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617A56" w14:textId="02454F11" w:rsidR="0025368A" w:rsidRPr="001D2B52" w:rsidRDefault="00E30CA1" w:rsidP="003D4508">
      <w:pPr>
        <w:jc w:val="both"/>
        <w:rPr>
          <w:rFonts w:ascii="Times New Roman" w:hAnsi="Times New Roman" w:cs="Times New Roman"/>
          <w:b/>
          <w:bCs/>
          <w:sz w:val="24"/>
          <w:szCs w:val="24"/>
        </w:rPr>
      </w:pPr>
      <w:r w:rsidRPr="001D2B52">
        <w:rPr>
          <w:rFonts w:ascii="Times New Roman" w:hAnsi="Times New Roman" w:cs="Times New Roman"/>
          <w:sz w:val="24"/>
          <w:szCs w:val="24"/>
        </w:rPr>
        <w:t xml:space="preserve">Transformando o Planejamento </w:t>
      </w:r>
      <w:r w:rsidRPr="001D2B52">
        <w:rPr>
          <w:rFonts w:ascii="Times New Roman" w:hAnsi="Times New Roman" w:cs="Times New Roman"/>
          <w:sz w:val="24"/>
          <w:szCs w:val="24"/>
        </w:rPr>
        <w:t>e Dimensionamento de Cirurgiões-Dentistas no Brasil</w:t>
      </w:r>
      <w:r w:rsidRPr="001D2B52">
        <w:rPr>
          <w:rFonts w:ascii="Times New Roman" w:hAnsi="Times New Roman" w:cs="Times New Roman"/>
          <w:sz w:val="24"/>
          <w:szCs w:val="24"/>
        </w:rPr>
        <w:t xml:space="preserve">: </w:t>
      </w:r>
      <w:r w:rsidRPr="001D2B52">
        <w:rPr>
          <w:rFonts w:ascii="Times New Roman" w:hAnsi="Times New Roman" w:cs="Times New Roman"/>
          <w:sz w:val="24"/>
          <w:szCs w:val="24"/>
        </w:rPr>
        <w:t>um modelo baseado em necessidades com apoio de uma tecnologia de simulação de cenários</w:t>
      </w:r>
    </w:p>
    <w:p w14:paraId="1B3E0D81" w14:textId="770A28CA" w:rsidR="00364338" w:rsidRPr="001D2B52" w:rsidRDefault="00364338" w:rsidP="003D4508">
      <w:pPr>
        <w:jc w:val="both"/>
        <w:rPr>
          <w:rFonts w:ascii="Times New Roman" w:hAnsi="Times New Roman" w:cs="Times New Roman"/>
          <w:sz w:val="24"/>
          <w:szCs w:val="24"/>
        </w:rPr>
      </w:pPr>
      <w:commentRangeStart w:id="0"/>
      <w:commentRangeStart w:id="1"/>
      <w:r w:rsidRPr="001D2B52">
        <w:rPr>
          <w:rFonts w:ascii="Times New Roman" w:hAnsi="Times New Roman" w:cs="Times New Roman"/>
          <w:b/>
          <w:bCs/>
          <w:sz w:val="24"/>
          <w:szCs w:val="24"/>
        </w:rPr>
        <w:t xml:space="preserve">Resumo: </w:t>
      </w:r>
      <w:commentRangeEnd w:id="0"/>
      <w:commentRangeEnd w:id="1"/>
      <w:r w:rsidR="007B268E" w:rsidRPr="001D2B52">
        <w:rPr>
          <w:rStyle w:val="Refdecomentrio"/>
          <w:rFonts w:ascii="Times New Roman" w:hAnsi="Times New Roman" w:cs="Times New Roman"/>
          <w:sz w:val="24"/>
          <w:szCs w:val="24"/>
        </w:rPr>
        <w:commentReference w:id="0"/>
      </w:r>
      <w:r w:rsidR="008A4FC9" w:rsidRPr="001D2B52">
        <w:rPr>
          <w:rStyle w:val="Refdecomentrio"/>
          <w:rFonts w:ascii="Times New Roman" w:hAnsi="Times New Roman" w:cs="Times New Roman"/>
          <w:sz w:val="24"/>
          <w:szCs w:val="24"/>
        </w:rPr>
        <w:commentReference w:id="1"/>
      </w:r>
      <w:r w:rsidRPr="001D2B52">
        <w:rPr>
          <w:rFonts w:ascii="Times New Roman" w:hAnsi="Times New Roman" w:cs="Times New Roman"/>
          <w:sz w:val="24"/>
          <w:szCs w:val="24"/>
        </w:rPr>
        <w:t>O Brasil guarda fatos contraditórios em relação à saúde bucal. De um lado, detém uma</w:t>
      </w:r>
      <w:r w:rsidR="00807B97" w:rsidRPr="001D2B52">
        <w:rPr>
          <w:rFonts w:ascii="Times New Roman" w:hAnsi="Times New Roman" w:cs="Times New Roman"/>
          <w:sz w:val="24"/>
          <w:szCs w:val="24"/>
        </w:rPr>
        <w:t xml:space="preserve"> das</w:t>
      </w:r>
      <w:r w:rsidRPr="001D2B52">
        <w:rPr>
          <w:rFonts w:ascii="Times New Roman" w:hAnsi="Times New Roman" w:cs="Times New Roman"/>
          <w:sz w:val="24"/>
          <w:szCs w:val="24"/>
        </w:rPr>
        <w:t xml:space="preserve"> maiores densidades de </w:t>
      </w:r>
      <w:r w:rsidR="00807B97" w:rsidRPr="001D2B52">
        <w:rPr>
          <w:rFonts w:ascii="Times New Roman" w:hAnsi="Times New Roman" w:cs="Times New Roman"/>
          <w:sz w:val="24"/>
          <w:szCs w:val="24"/>
        </w:rPr>
        <w:t>cirurgiões-</w:t>
      </w:r>
      <w:r w:rsidRPr="001D2B52">
        <w:rPr>
          <w:rFonts w:ascii="Times New Roman" w:hAnsi="Times New Roman" w:cs="Times New Roman"/>
          <w:sz w:val="24"/>
          <w:szCs w:val="24"/>
        </w:rPr>
        <w:t xml:space="preserve">dentistas por habitantes, do outro, possui um dos maiores contingentes populacionais de indivíduos que já perderam todos os dentes. Apesar de avanços importantes, </w:t>
      </w:r>
      <w:r w:rsidR="00807B97" w:rsidRPr="001D2B52">
        <w:rPr>
          <w:rFonts w:ascii="Times New Roman" w:hAnsi="Times New Roman" w:cs="Times New Roman"/>
          <w:sz w:val="24"/>
          <w:szCs w:val="24"/>
        </w:rPr>
        <w:t>como a política Brasil Sorridente</w:t>
      </w:r>
      <w:r w:rsidRPr="001D2B52">
        <w:rPr>
          <w:rFonts w:ascii="Times New Roman" w:hAnsi="Times New Roman" w:cs="Times New Roman"/>
          <w:sz w:val="24"/>
          <w:szCs w:val="24"/>
        </w:rPr>
        <w:t>, o país é marcado por grande desigualdade regional e socioeconômica no acesso dos serviços de saúde</w:t>
      </w:r>
      <w:r w:rsidR="00807B97" w:rsidRPr="001D2B52">
        <w:rPr>
          <w:rFonts w:ascii="Times New Roman" w:hAnsi="Times New Roman" w:cs="Times New Roman"/>
          <w:sz w:val="24"/>
          <w:szCs w:val="24"/>
        </w:rPr>
        <w:t xml:space="preserve"> bucal</w:t>
      </w:r>
      <w:r w:rsidRPr="001D2B52">
        <w:rPr>
          <w:rFonts w:ascii="Times New Roman" w:hAnsi="Times New Roman" w:cs="Times New Roman"/>
          <w:sz w:val="24"/>
          <w:szCs w:val="24"/>
        </w:rPr>
        <w:t xml:space="preserve">. </w:t>
      </w:r>
      <w:r w:rsidR="007023D3" w:rsidRPr="001D2B52">
        <w:rPr>
          <w:rFonts w:ascii="Times New Roman" w:hAnsi="Times New Roman" w:cs="Times New Roman"/>
          <w:sz w:val="24"/>
          <w:szCs w:val="24"/>
        </w:rPr>
        <w:t>Assim, o</w:t>
      </w:r>
      <w:r w:rsidR="00807B97" w:rsidRPr="001D2B52">
        <w:rPr>
          <w:rFonts w:ascii="Times New Roman" w:hAnsi="Times New Roman" w:cs="Times New Roman"/>
          <w:sz w:val="24"/>
          <w:szCs w:val="24"/>
        </w:rPr>
        <w:t xml:space="preserve"> </w:t>
      </w:r>
      <w:r w:rsidRPr="001D2B52">
        <w:rPr>
          <w:rFonts w:ascii="Times New Roman" w:hAnsi="Times New Roman" w:cs="Times New Roman"/>
          <w:sz w:val="24"/>
          <w:szCs w:val="24"/>
        </w:rPr>
        <w:t xml:space="preserve">presente </w:t>
      </w:r>
      <w:r w:rsidR="00807B97" w:rsidRPr="001D2B52">
        <w:rPr>
          <w:rFonts w:ascii="Times New Roman" w:hAnsi="Times New Roman" w:cs="Times New Roman"/>
          <w:sz w:val="24"/>
          <w:szCs w:val="24"/>
        </w:rPr>
        <w:t>estudo</w:t>
      </w:r>
      <w:r w:rsidRPr="001D2B52">
        <w:rPr>
          <w:rFonts w:ascii="Times New Roman" w:hAnsi="Times New Roman" w:cs="Times New Roman"/>
          <w:sz w:val="24"/>
          <w:szCs w:val="24"/>
        </w:rPr>
        <w:t xml:space="preserve"> tem como objetivo descrever a aplicação de uma metodologia de </w:t>
      </w:r>
      <w:commentRangeStart w:id="2"/>
      <w:r w:rsidRPr="001D2B52">
        <w:rPr>
          <w:rFonts w:ascii="Times New Roman" w:hAnsi="Times New Roman" w:cs="Times New Roman"/>
          <w:sz w:val="24"/>
          <w:szCs w:val="24"/>
        </w:rPr>
        <w:t xml:space="preserve">planejamento e dimensionamento da força </w:t>
      </w:r>
      <w:commentRangeEnd w:id="2"/>
      <w:r w:rsidR="007023D3" w:rsidRPr="001D2B52">
        <w:rPr>
          <w:rStyle w:val="Refdecomentrio"/>
          <w:rFonts w:ascii="Times New Roman" w:hAnsi="Times New Roman" w:cs="Times New Roman"/>
          <w:sz w:val="24"/>
          <w:szCs w:val="24"/>
        </w:rPr>
        <w:commentReference w:id="2"/>
      </w:r>
      <w:r w:rsidRPr="001D2B52">
        <w:rPr>
          <w:rFonts w:ascii="Times New Roman" w:hAnsi="Times New Roman" w:cs="Times New Roman"/>
          <w:sz w:val="24"/>
          <w:szCs w:val="24"/>
        </w:rPr>
        <w:t>de trabalho de cirurgiões dentistas, baseada em uma abordagem de necessidades</w:t>
      </w:r>
      <w:r w:rsidR="007023D3" w:rsidRPr="001D2B52">
        <w:rPr>
          <w:rFonts w:ascii="Times New Roman" w:hAnsi="Times New Roman" w:cs="Times New Roman"/>
          <w:sz w:val="24"/>
          <w:szCs w:val="24"/>
        </w:rPr>
        <w:t xml:space="preserve"> de profissionais para cuidado </w:t>
      </w:r>
      <w:r w:rsidR="00E30CA1" w:rsidRPr="001D2B52">
        <w:rPr>
          <w:rFonts w:ascii="Times New Roman" w:hAnsi="Times New Roman" w:cs="Times New Roman"/>
          <w:sz w:val="24"/>
          <w:szCs w:val="24"/>
        </w:rPr>
        <w:t>em saúde</w:t>
      </w:r>
      <w:r w:rsidRPr="001D2B52">
        <w:rPr>
          <w:rFonts w:ascii="Times New Roman" w:hAnsi="Times New Roman" w:cs="Times New Roman"/>
          <w:sz w:val="24"/>
          <w:szCs w:val="24"/>
        </w:rPr>
        <w:t xml:space="preserve"> bucal, a partir de características da população de </w:t>
      </w:r>
      <w:r w:rsidR="00A34173" w:rsidRPr="001D2B52">
        <w:rPr>
          <w:rFonts w:ascii="Times New Roman" w:hAnsi="Times New Roman" w:cs="Times New Roman"/>
          <w:sz w:val="24"/>
          <w:szCs w:val="24"/>
        </w:rPr>
        <w:t xml:space="preserve">regiões </w:t>
      </w:r>
      <w:r w:rsidRPr="001D2B52">
        <w:rPr>
          <w:rFonts w:ascii="Times New Roman" w:hAnsi="Times New Roman" w:cs="Times New Roman"/>
          <w:sz w:val="24"/>
          <w:szCs w:val="24"/>
        </w:rPr>
        <w:t xml:space="preserve">de saúde, com apoio de uma ferramenta interativa de simulação de cenários. Os resultados evidenciam que o Brasil possui déficit de profissionais e este varia pelo território nacional. Os resultados são discutidos à luz </w:t>
      </w:r>
      <w:r w:rsidR="00807B97" w:rsidRPr="001D2B52">
        <w:rPr>
          <w:rFonts w:ascii="Times New Roman" w:hAnsi="Times New Roman" w:cs="Times New Roman"/>
          <w:sz w:val="24"/>
          <w:szCs w:val="24"/>
        </w:rPr>
        <w:t xml:space="preserve">do histórico de desigualdades regionais do país, elementos de ensino superior e políticas públicas de saúde bucal. As contribuições do estudo provocam reflexões sobre a necessidade de diagnosticar e planejar a força de trabalho em saúde bucal de modo estratégico, </w:t>
      </w:r>
      <w:r w:rsidR="00A34173" w:rsidRPr="001D2B52">
        <w:rPr>
          <w:rFonts w:ascii="Times New Roman" w:hAnsi="Times New Roman" w:cs="Times New Roman"/>
          <w:sz w:val="24"/>
          <w:szCs w:val="24"/>
        </w:rPr>
        <w:t xml:space="preserve">a fim de conduzir ações que </w:t>
      </w:r>
      <w:r w:rsidR="00807B97" w:rsidRPr="001D2B52">
        <w:rPr>
          <w:rFonts w:ascii="Times New Roman" w:hAnsi="Times New Roman" w:cs="Times New Roman"/>
          <w:sz w:val="24"/>
          <w:szCs w:val="24"/>
        </w:rPr>
        <w:t xml:space="preserve">minimizem as desigualdades </w:t>
      </w:r>
      <w:r w:rsidR="002B4F09" w:rsidRPr="001D2B52">
        <w:rPr>
          <w:rFonts w:ascii="Times New Roman" w:hAnsi="Times New Roman" w:cs="Times New Roman"/>
          <w:sz w:val="24"/>
          <w:szCs w:val="24"/>
        </w:rPr>
        <w:t>regionais</w:t>
      </w:r>
      <w:r w:rsidR="00807B97" w:rsidRPr="001D2B52">
        <w:rPr>
          <w:rFonts w:ascii="Times New Roman" w:hAnsi="Times New Roman" w:cs="Times New Roman"/>
          <w:sz w:val="24"/>
          <w:szCs w:val="24"/>
        </w:rPr>
        <w:t xml:space="preserve">. </w:t>
      </w:r>
    </w:p>
    <w:p w14:paraId="2979B657" w14:textId="7F8D6E9D" w:rsidR="003D4508" w:rsidRPr="001D2B52" w:rsidRDefault="003D4508" w:rsidP="003D4508">
      <w:pPr>
        <w:jc w:val="both"/>
        <w:rPr>
          <w:rFonts w:ascii="Times New Roman" w:hAnsi="Times New Roman" w:cs="Times New Roman"/>
          <w:b/>
          <w:bCs/>
          <w:sz w:val="24"/>
          <w:szCs w:val="24"/>
        </w:rPr>
      </w:pPr>
      <w:r w:rsidRPr="001D2B52">
        <w:rPr>
          <w:rFonts w:ascii="Times New Roman" w:hAnsi="Times New Roman" w:cs="Times New Roman"/>
          <w:b/>
          <w:bCs/>
          <w:sz w:val="24"/>
          <w:szCs w:val="24"/>
        </w:rPr>
        <w:t>Introdução</w:t>
      </w:r>
    </w:p>
    <w:p w14:paraId="4CE3D01D" w14:textId="4AFC2732" w:rsidR="007023D3" w:rsidRPr="001D2B52" w:rsidRDefault="007023D3" w:rsidP="00CB0ABD">
      <w:pPr>
        <w:pStyle w:val="SemEspaamento"/>
        <w:spacing w:line="360" w:lineRule="auto"/>
        <w:ind w:firstLine="851"/>
        <w:jc w:val="both"/>
        <w:rPr>
          <w:ins w:id="3" w:author="Daiana Bonfim" w:date="2025-02-08T11:07:00Z"/>
          <w:rFonts w:ascii="Times New Roman" w:hAnsi="Times New Roman" w:cs="Times New Roman"/>
          <w:sz w:val="24"/>
          <w:szCs w:val="24"/>
        </w:rPr>
      </w:pPr>
      <w:ins w:id="4" w:author="Daiana Bonfim" w:date="2025-02-08T11:08:00Z">
        <w:r w:rsidRPr="001D2B52">
          <w:rPr>
            <w:rFonts w:ascii="Times New Roman" w:hAnsi="Times New Roman" w:cs="Times New Roman"/>
            <w:sz w:val="24"/>
            <w:szCs w:val="24"/>
          </w:rPr>
          <w:t>(</w:t>
        </w:r>
      </w:ins>
      <w:ins w:id="5" w:author="Daiana Bonfim" w:date="2025-02-08T11:07:00Z">
        <w:r w:rsidRPr="001D2B52">
          <w:rPr>
            <w:rFonts w:ascii="Times New Roman" w:hAnsi="Times New Roman" w:cs="Times New Roman"/>
            <w:sz w:val="24"/>
            <w:szCs w:val="24"/>
          </w:rPr>
          <w:t xml:space="preserve">Se </w:t>
        </w:r>
      </w:ins>
      <w:ins w:id="6" w:author="Daiana Bonfim" w:date="2025-02-08T11:08:00Z">
        <w:r w:rsidRPr="001D2B52">
          <w:rPr>
            <w:rFonts w:ascii="Times New Roman" w:hAnsi="Times New Roman" w:cs="Times New Roman"/>
            <w:sz w:val="24"/>
            <w:szCs w:val="24"/>
          </w:rPr>
          <w:t>o envio for para revista internacional vale abrir com um paragrafo sobre o problema e desafios do acesso ao cuidado em saúde bucal em diferentes países e depois trazer para o caso do Brasil. Se for para revista nacional, está ótimo abrir com Brasil</w:t>
        </w:r>
      </w:ins>
      <w:ins w:id="7" w:author="Daiana Bonfim" w:date="2025-02-08T11:09:00Z">
        <w:r w:rsidRPr="001D2B52">
          <w:rPr>
            <w:rFonts w:ascii="Times New Roman" w:hAnsi="Times New Roman" w:cs="Times New Roman"/>
            <w:sz w:val="24"/>
            <w:szCs w:val="24"/>
          </w:rPr>
          <w:t xml:space="preserve"> direto</w:t>
        </w:r>
      </w:ins>
      <w:ins w:id="8" w:author="Daiana Bonfim" w:date="2025-02-08T11:08:00Z">
        <w:r w:rsidRPr="001D2B52">
          <w:rPr>
            <w:rFonts w:ascii="Times New Roman" w:hAnsi="Times New Roman" w:cs="Times New Roman"/>
            <w:sz w:val="24"/>
            <w:szCs w:val="24"/>
          </w:rPr>
          <w:t xml:space="preserve">) </w:t>
        </w:r>
      </w:ins>
      <w:ins w:id="9" w:author="Daiana Bonfim" w:date="2025-02-08T12:15:00Z">
        <w:r w:rsidR="00BC25ED" w:rsidRPr="001D2B52">
          <w:rPr>
            <w:rFonts w:ascii="Times New Roman" w:hAnsi="Times New Roman" w:cs="Times New Roman"/>
            <w:sz w:val="24"/>
            <w:szCs w:val="24"/>
          </w:rPr>
          <w:t>Acredito que vale também</w:t>
        </w:r>
      </w:ins>
      <w:ins w:id="10" w:author="Daiana Bonfim" w:date="2025-02-08T12:16:00Z">
        <w:r w:rsidR="00BC25ED" w:rsidRPr="001D2B52">
          <w:rPr>
            <w:rFonts w:ascii="Times New Roman" w:hAnsi="Times New Roman" w:cs="Times New Roman"/>
            <w:sz w:val="24"/>
            <w:szCs w:val="24"/>
          </w:rPr>
          <w:t xml:space="preserve"> (se for internacional)</w:t>
        </w:r>
      </w:ins>
      <w:ins w:id="11" w:author="Daiana Bonfim" w:date="2025-02-08T12:15:00Z">
        <w:r w:rsidR="00BC25ED" w:rsidRPr="001D2B52">
          <w:rPr>
            <w:rFonts w:ascii="Times New Roman" w:hAnsi="Times New Roman" w:cs="Times New Roman"/>
            <w:sz w:val="24"/>
            <w:szCs w:val="24"/>
          </w:rPr>
          <w:t xml:space="preserve"> um </w:t>
        </w:r>
      </w:ins>
      <w:ins w:id="12" w:author="Daiana Bonfim" w:date="2025-02-08T12:16:00Z">
        <w:r w:rsidR="00BC25ED" w:rsidRPr="001D2B52">
          <w:rPr>
            <w:rFonts w:ascii="Times New Roman" w:hAnsi="Times New Roman" w:cs="Times New Roman"/>
            <w:sz w:val="24"/>
            <w:szCs w:val="24"/>
          </w:rPr>
          <w:t>parágrafo</w:t>
        </w:r>
      </w:ins>
      <w:ins w:id="13" w:author="Daiana Bonfim" w:date="2025-02-08T12:15:00Z">
        <w:r w:rsidR="00BC25ED" w:rsidRPr="001D2B52">
          <w:rPr>
            <w:rFonts w:ascii="Times New Roman" w:hAnsi="Times New Roman" w:cs="Times New Roman"/>
            <w:sz w:val="24"/>
            <w:szCs w:val="24"/>
          </w:rPr>
          <w:t xml:space="preserve"> contando da sa</w:t>
        </w:r>
      </w:ins>
      <w:ins w:id="14" w:author="Daiana Bonfim" w:date="2025-02-08T12:16:00Z">
        <w:r w:rsidR="00BC25ED" w:rsidRPr="001D2B52">
          <w:rPr>
            <w:rFonts w:ascii="Times New Roman" w:hAnsi="Times New Roman" w:cs="Times New Roman"/>
            <w:sz w:val="24"/>
            <w:szCs w:val="24"/>
          </w:rPr>
          <w:t>úde bucal no brasil que é gratuita, para todas as idades, que está organizada</w:t>
        </w:r>
      </w:ins>
      <w:ins w:id="15" w:author="Daiana Bonfim" w:date="2025-02-08T12:17:00Z">
        <w:r w:rsidR="00BC25ED" w:rsidRPr="001D2B52">
          <w:rPr>
            <w:rFonts w:ascii="Times New Roman" w:hAnsi="Times New Roman" w:cs="Times New Roman"/>
            <w:sz w:val="24"/>
            <w:szCs w:val="24"/>
          </w:rPr>
          <w:t xml:space="preserve"> e integrada a assistência a saúde</w:t>
        </w:r>
      </w:ins>
      <w:ins w:id="16" w:author="Daiana Bonfim" w:date="2025-02-08T12:16:00Z">
        <w:r w:rsidR="00BC25ED" w:rsidRPr="001D2B52">
          <w:rPr>
            <w:rFonts w:ascii="Times New Roman" w:hAnsi="Times New Roman" w:cs="Times New Roman"/>
            <w:sz w:val="24"/>
            <w:szCs w:val="24"/>
          </w:rPr>
          <w:t xml:space="preserve"> na APS, CEO, UPA, hospitais, etc ...</w:t>
        </w:r>
      </w:ins>
    </w:p>
    <w:p w14:paraId="3B8EAE87" w14:textId="0F42B6DF" w:rsidR="001D2B52" w:rsidRDefault="001D2B52" w:rsidP="00CB0ABD">
      <w:pPr>
        <w:pStyle w:val="SemEspaamento"/>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saúde bucal é desafio para todos os países. Parece que é uma área que não prioridade da maior parte dos países. </w:t>
      </w:r>
      <w:r w:rsidR="009F27C9">
        <w:rPr>
          <w:rFonts w:ascii="Times New Roman" w:hAnsi="Times New Roman" w:cs="Times New Roman"/>
          <w:sz w:val="24"/>
          <w:szCs w:val="24"/>
        </w:rPr>
        <w:t xml:space="preserve">O Brasil compartilha de alguns problemas, porém possui uma proposta de prover serviços a universais </w:t>
      </w:r>
      <w:r>
        <w:rPr>
          <w:rFonts w:ascii="Times New Roman" w:hAnsi="Times New Roman" w:cs="Times New Roman"/>
          <w:sz w:val="24"/>
          <w:szCs w:val="24"/>
        </w:rPr>
        <w:t xml:space="preserve"> </w:t>
      </w:r>
    </w:p>
    <w:p w14:paraId="191B7158" w14:textId="3A6C5A05" w:rsidR="004C446E" w:rsidRPr="001D2B52" w:rsidRDefault="00F33632" w:rsidP="00CB0ABD">
      <w:pPr>
        <w:pStyle w:val="SemEspaamento"/>
        <w:spacing w:line="360" w:lineRule="auto"/>
        <w:ind w:firstLine="851"/>
        <w:jc w:val="both"/>
        <w:rPr>
          <w:rFonts w:ascii="Times New Roman" w:hAnsi="Times New Roman" w:cs="Times New Roman"/>
          <w:sz w:val="24"/>
          <w:szCs w:val="24"/>
        </w:rPr>
      </w:pPr>
      <w:r w:rsidRPr="001D2B52">
        <w:rPr>
          <w:rFonts w:ascii="Times New Roman" w:hAnsi="Times New Roman" w:cs="Times New Roman"/>
          <w:sz w:val="24"/>
          <w:szCs w:val="24"/>
        </w:rPr>
        <w:t>O Brasil é um país de dimensões continentais, marcado por ampla desigualdade</w:t>
      </w:r>
      <w:r w:rsidR="002B4F09" w:rsidRPr="001D2B52">
        <w:rPr>
          <w:rFonts w:ascii="Times New Roman" w:hAnsi="Times New Roman" w:cs="Times New Roman"/>
          <w:sz w:val="24"/>
          <w:szCs w:val="24"/>
        </w:rPr>
        <w:t xml:space="preserve"> e </w:t>
      </w:r>
      <w:r w:rsidR="007F1105" w:rsidRPr="001D2B52">
        <w:rPr>
          <w:rFonts w:ascii="Times New Roman" w:hAnsi="Times New Roman" w:cs="Times New Roman"/>
          <w:sz w:val="24"/>
          <w:szCs w:val="24"/>
        </w:rPr>
        <w:t>fatos contraditórios</w:t>
      </w:r>
      <w:r w:rsidR="002B4F09" w:rsidRPr="001D2B52">
        <w:rPr>
          <w:rFonts w:ascii="Times New Roman" w:hAnsi="Times New Roman" w:cs="Times New Roman"/>
          <w:sz w:val="24"/>
          <w:szCs w:val="24"/>
        </w:rPr>
        <w:t xml:space="preserve"> sobre a saúde bucal</w:t>
      </w:r>
      <w:r w:rsidR="007023D3" w:rsidRPr="001D2B52">
        <w:rPr>
          <w:rFonts w:ascii="Times New Roman" w:hAnsi="Times New Roman" w:cs="Times New Roman"/>
          <w:sz w:val="24"/>
          <w:szCs w:val="24"/>
        </w:rPr>
        <w:t>, pois</w:t>
      </w:r>
      <w:r w:rsidR="00E30CA1" w:rsidRPr="001D2B52">
        <w:rPr>
          <w:rFonts w:ascii="Times New Roman" w:hAnsi="Times New Roman" w:cs="Times New Roman"/>
          <w:sz w:val="24"/>
          <w:szCs w:val="24"/>
        </w:rPr>
        <w:t xml:space="preserve">, </w:t>
      </w:r>
      <w:r w:rsidR="007023D3" w:rsidRPr="001D2B52">
        <w:rPr>
          <w:rFonts w:ascii="Times New Roman" w:hAnsi="Times New Roman" w:cs="Times New Roman"/>
          <w:sz w:val="24"/>
          <w:szCs w:val="24"/>
        </w:rPr>
        <w:t>p</w:t>
      </w:r>
      <w:r w:rsidR="00456262" w:rsidRPr="001D2B52">
        <w:rPr>
          <w:rFonts w:ascii="Times New Roman" w:hAnsi="Times New Roman" w:cs="Times New Roman"/>
          <w:sz w:val="24"/>
          <w:szCs w:val="24"/>
        </w:rPr>
        <w:t>or um lado</w:t>
      </w:r>
      <w:r w:rsidR="007F1105" w:rsidRPr="001D2B52">
        <w:rPr>
          <w:rFonts w:ascii="Times New Roman" w:hAnsi="Times New Roman" w:cs="Times New Roman"/>
          <w:sz w:val="24"/>
          <w:szCs w:val="24"/>
        </w:rPr>
        <w:t xml:space="preserve">, </w:t>
      </w:r>
      <w:r w:rsidR="00102EC8" w:rsidRPr="001D2B52">
        <w:rPr>
          <w:rFonts w:ascii="Times New Roman" w:hAnsi="Times New Roman" w:cs="Times New Roman"/>
          <w:sz w:val="24"/>
          <w:szCs w:val="24"/>
        </w:rPr>
        <w:t xml:space="preserve">possui </w:t>
      </w:r>
      <w:r w:rsidR="007F1105" w:rsidRPr="001D2B52">
        <w:rPr>
          <w:rFonts w:ascii="Times New Roman" w:hAnsi="Times New Roman" w:cs="Times New Roman"/>
          <w:sz w:val="24"/>
          <w:szCs w:val="24"/>
        </w:rPr>
        <w:t xml:space="preserve">uma densidade </w:t>
      </w:r>
      <w:r w:rsidR="00456262" w:rsidRPr="001D2B52">
        <w:rPr>
          <w:rFonts w:ascii="Times New Roman" w:hAnsi="Times New Roman" w:cs="Times New Roman"/>
          <w:sz w:val="24"/>
          <w:szCs w:val="24"/>
        </w:rPr>
        <w:t>de 6,68 dentistas para cada 10 mil habitantes</w:t>
      </w:r>
      <w:r w:rsidR="002B4F09" w:rsidRPr="001D2B52">
        <w:rPr>
          <w:rFonts w:ascii="Times New Roman" w:hAnsi="Times New Roman" w:cs="Times New Roman"/>
          <w:sz w:val="24"/>
          <w:szCs w:val="24"/>
        </w:rPr>
        <w:t>, n</w:t>
      </w:r>
      <w:r w:rsidR="00456262" w:rsidRPr="001D2B52">
        <w:rPr>
          <w:rFonts w:ascii="Times New Roman" w:hAnsi="Times New Roman" w:cs="Times New Roman"/>
          <w:sz w:val="24"/>
          <w:szCs w:val="24"/>
        </w:rPr>
        <w:t>úmero superior a países</w:t>
      </w:r>
      <w:r w:rsidR="00BC0850" w:rsidRPr="001D2B52">
        <w:rPr>
          <w:rFonts w:ascii="Times New Roman" w:hAnsi="Times New Roman" w:cs="Times New Roman"/>
          <w:sz w:val="24"/>
          <w:szCs w:val="24"/>
        </w:rPr>
        <w:t xml:space="preserve"> de renda elevada</w:t>
      </w:r>
      <w:r w:rsidR="00456262" w:rsidRPr="001D2B52">
        <w:rPr>
          <w:rFonts w:ascii="Times New Roman" w:hAnsi="Times New Roman" w:cs="Times New Roman"/>
          <w:sz w:val="24"/>
          <w:szCs w:val="24"/>
        </w:rPr>
        <w:t>, como Canadá, Inglaterra e Austrália</w:t>
      </w:r>
      <w:r w:rsidR="00EC579A" w:rsidRPr="001D2B5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"/>
          <w:id w:val="-894352883"/>
          <w:placeholder>
            <w:docPart w:val="DefaultPlaceholder_-1854013440"/>
          </w:placeholder>
        </w:sdtPr>
        <w:sdtEndPr/>
        <w:sdtContent>
          <w:r w:rsidR="009C2F75" w:rsidRPr="009C2F75">
            <w:rPr>
              <w:rFonts w:ascii="Times New Roman" w:hAnsi="Times New Roman" w:cs="Times New Roman"/>
              <w:color w:val="000000"/>
              <w:sz w:val="24"/>
              <w:szCs w:val="24"/>
            </w:rPr>
            <w:t>(WHO, 2024a)</w:t>
          </w:r>
        </w:sdtContent>
      </w:sdt>
      <w:r w:rsidR="00456262" w:rsidRPr="001D2B52">
        <w:rPr>
          <w:rFonts w:ascii="Times New Roman" w:hAnsi="Times New Roman" w:cs="Times New Roman"/>
          <w:sz w:val="24"/>
          <w:szCs w:val="24"/>
        </w:rPr>
        <w:t xml:space="preserve">. </w:t>
      </w:r>
      <w:r w:rsidR="007023D3" w:rsidRPr="001D2B52">
        <w:rPr>
          <w:rFonts w:ascii="Times New Roman" w:hAnsi="Times New Roman" w:cs="Times New Roman"/>
          <w:sz w:val="24"/>
          <w:szCs w:val="24"/>
        </w:rPr>
        <w:t>Todavia, p</w:t>
      </w:r>
      <w:r w:rsidR="00456262" w:rsidRPr="001D2B52">
        <w:rPr>
          <w:rFonts w:ascii="Times New Roman" w:hAnsi="Times New Roman" w:cs="Times New Roman"/>
          <w:sz w:val="24"/>
          <w:szCs w:val="24"/>
        </w:rPr>
        <w:t>or outro</w:t>
      </w:r>
      <w:r w:rsidR="001C7247" w:rsidRPr="001D2B52">
        <w:rPr>
          <w:rFonts w:ascii="Times New Roman" w:hAnsi="Times New Roman" w:cs="Times New Roman"/>
          <w:sz w:val="24"/>
          <w:szCs w:val="24"/>
        </w:rPr>
        <w:t xml:space="preserve">, </w:t>
      </w:r>
      <w:r w:rsidR="00623E6E" w:rsidRPr="001D2B52">
        <w:rPr>
          <w:rFonts w:ascii="Times New Roman" w:hAnsi="Times New Roman" w:cs="Times New Roman"/>
          <w:sz w:val="24"/>
          <w:szCs w:val="24"/>
        </w:rPr>
        <w:t>estimativas</w:t>
      </w:r>
      <w:r w:rsidR="00301D0F" w:rsidRPr="001D2B52">
        <w:rPr>
          <w:rFonts w:ascii="Times New Roman" w:hAnsi="Times New Roman" w:cs="Times New Roman"/>
          <w:sz w:val="24"/>
          <w:szCs w:val="24"/>
        </w:rPr>
        <w:t xml:space="preserve"> da última Pesquisa Nacional de Saúde (PNS)</w:t>
      </w:r>
      <w:r w:rsidR="00832DBF" w:rsidRPr="001D2B52">
        <w:rPr>
          <w:rFonts w:ascii="Times New Roman" w:hAnsi="Times New Roman" w:cs="Times New Roman"/>
          <w:sz w:val="24"/>
          <w:szCs w:val="24"/>
        </w:rPr>
        <w:t xml:space="preserve"> indicam que</w:t>
      </w:r>
      <w:r w:rsidR="00301D0F" w:rsidRPr="001D2B52">
        <w:rPr>
          <w:rFonts w:ascii="Times New Roman" w:hAnsi="Times New Roman" w:cs="Times New Roman"/>
          <w:sz w:val="24"/>
          <w:szCs w:val="24"/>
        </w:rPr>
        <w:t xml:space="preserve"> </w:t>
      </w:r>
      <w:r w:rsidR="003230F3" w:rsidRPr="001D2B52">
        <w:rPr>
          <w:rFonts w:ascii="Times New Roman" w:hAnsi="Times New Roman" w:cs="Times New Roman"/>
          <w:sz w:val="24"/>
          <w:szCs w:val="24"/>
        </w:rPr>
        <w:t xml:space="preserve">cerca de 14 milhões de </w:t>
      </w:r>
      <w:r w:rsidR="002B4F09" w:rsidRPr="001D2B52">
        <w:rPr>
          <w:rFonts w:ascii="Times New Roman" w:hAnsi="Times New Roman" w:cs="Times New Roman"/>
          <w:sz w:val="24"/>
          <w:szCs w:val="24"/>
        </w:rPr>
        <w:t xml:space="preserve">brasileiros </w:t>
      </w:r>
      <w:r w:rsidR="0077534B" w:rsidRPr="001D2B52">
        <w:rPr>
          <w:rFonts w:ascii="Times New Roman" w:hAnsi="Times New Roman" w:cs="Times New Roman"/>
          <w:sz w:val="24"/>
          <w:szCs w:val="24"/>
        </w:rPr>
        <w:t>havia perdido todos os dentes</w:t>
      </w:r>
      <w:r w:rsidR="00102EC8" w:rsidRPr="001D2B5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"/>
          <w:id w:val="-1030407510"/>
          <w:placeholder>
            <w:docPart w:val="DefaultPlaceholder_-1854013440"/>
          </w:placeholder>
        </w:sdtPr>
        <w:sdtEndPr/>
        <w:sdtContent>
          <w:r w:rsidR="009C2F75" w:rsidRPr="009C2F75">
            <w:rPr>
              <w:rFonts w:ascii="Times New Roman" w:hAnsi="Times New Roman" w:cs="Times New Roman"/>
              <w:color w:val="000000"/>
              <w:sz w:val="24"/>
              <w:szCs w:val="24"/>
            </w:rPr>
            <w:t>(IBGE, 2020)</w:t>
          </w:r>
        </w:sdtContent>
      </w:sdt>
      <w:r w:rsidR="00D81975" w:rsidRPr="001D2B52">
        <w:rPr>
          <w:rFonts w:ascii="Times New Roman" w:hAnsi="Times New Roman" w:cs="Times New Roman"/>
          <w:sz w:val="24"/>
          <w:szCs w:val="24"/>
        </w:rPr>
        <w:t xml:space="preserve">. </w:t>
      </w:r>
      <w:r w:rsidR="00BC0850" w:rsidRPr="001D2B52">
        <w:rPr>
          <w:rFonts w:ascii="Times New Roman" w:hAnsi="Times New Roman" w:cs="Times New Roman"/>
          <w:sz w:val="24"/>
          <w:szCs w:val="24"/>
        </w:rPr>
        <w:t>Portanto</w:t>
      </w:r>
      <w:r w:rsidRPr="001D2B52">
        <w:rPr>
          <w:rFonts w:ascii="Times New Roman" w:hAnsi="Times New Roman" w:cs="Times New Roman"/>
          <w:sz w:val="24"/>
          <w:szCs w:val="24"/>
        </w:rPr>
        <w:t xml:space="preserve">, apesar </w:t>
      </w:r>
      <w:r w:rsidR="00317440" w:rsidRPr="001D2B52">
        <w:rPr>
          <w:rFonts w:ascii="Times New Roman" w:hAnsi="Times New Roman" w:cs="Times New Roman"/>
          <w:sz w:val="24"/>
          <w:szCs w:val="24"/>
        </w:rPr>
        <w:t>da alta densidade de profissionais</w:t>
      </w:r>
      <w:r w:rsidRPr="001D2B52">
        <w:rPr>
          <w:rFonts w:ascii="Times New Roman" w:hAnsi="Times New Roman" w:cs="Times New Roman"/>
          <w:sz w:val="24"/>
          <w:szCs w:val="24"/>
        </w:rPr>
        <w:t xml:space="preserve">, o país ainda possui dificuldade para garantir </w:t>
      </w:r>
      <w:r w:rsidR="00473B81" w:rsidRPr="001D2B52">
        <w:rPr>
          <w:rFonts w:ascii="Times New Roman" w:hAnsi="Times New Roman" w:cs="Times New Roman"/>
          <w:sz w:val="24"/>
          <w:szCs w:val="24"/>
        </w:rPr>
        <w:t xml:space="preserve">o acesso equitativo a serviços de saúde bucal </w:t>
      </w:r>
      <w:sdt>
        <w:sdtPr>
          <w:rPr>
            <w:rFonts w:ascii="Times New Roman" w:hAnsi="Times New Roman" w:cs="Times New Roman"/>
            <w:color w:val="000000"/>
            <w:sz w:val="24"/>
            <w:szCs w:val="24"/>
          </w:rPr>
          <w:tag w:val="MENDELEY_CITATION_v3_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"/>
          <w:id w:val="551587930"/>
          <w:placeholder>
            <w:docPart w:val="DefaultPlaceholder_-1854013440"/>
          </w:placeholder>
        </w:sdtPr>
        <w:sdtEndPr/>
        <w:sdtContent>
          <w:r w:rsidR="009C2F75" w:rsidRPr="009C2F75">
            <w:rPr>
              <w:rFonts w:eastAsia="Times New Roman"/>
              <w:color w:val="000000"/>
              <w:sz w:val="24"/>
            </w:rPr>
            <w:t>(Bleicher &amp; Cangussu, 2024; Teixeira et al., 2023)</w:t>
          </w:r>
        </w:sdtContent>
      </w:sdt>
      <w:r w:rsidR="00190811" w:rsidRPr="001D2B52">
        <w:rPr>
          <w:rFonts w:ascii="Times New Roman" w:hAnsi="Times New Roman" w:cs="Times New Roman"/>
          <w:sz w:val="24"/>
          <w:szCs w:val="24"/>
        </w:rPr>
        <w:t xml:space="preserve">. </w:t>
      </w:r>
      <w:r w:rsidRPr="001D2B52">
        <w:rPr>
          <w:rFonts w:ascii="Times New Roman" w:hAnsi="Times New Roman" w:cs="Times New Roman"/>
          <w:sz w:val="24"/>
          <w:szCs w:val="24"/>
        </w:rPr>
        <w:t xml:space="preserve"> </w:t>
      </w:r>
    </w:p>
    <w:p w14:paraId="69B558EE" w14:textId="6D594DF2" w:rsidR="00F33632" w:rsidRPr="001D2B52" w:rsidRDefault="00BC25ED" w:rsidP="00CB0ABD">
      <w:pPr>
        <w:pStyle w:val="SemEspaamento"/>
        <w:spacing w:line="360" w:lineRule="auto"/>
        <w:ind w:firstLine="851"/>
        <w:jc w:val="both"/>
        <w:rPr>
          <w:rFonts w:ascii="Times New Roman" w:hAnsi="Times New Roman" w:cs="Times New Roman"/>
          <w:sz w:val="24"/>
          <w:szCs w:val="24"/>
        </w:rPr>
      </w:pPr>
      <w:r w:rsidRPr="001D2B52">
        <w:rPr>
          <w:rFonts w:ascii="Times New Roman" w:hAnsi="Times New Roman" w:cs="Times New Roman"/>
          <w:sz w:val="24"/>
          <w:szCs w:val="24"/>
        </w:rPr>
        <w:lastRenderedPageBreak/>
        <w:t xml:space="preserve">Portarias governamentais propostas pelo </w:t>
      </w:r>
      <w:r w:rsidR="00F33632" w:rsidRPr="001D2B52">
        <w:rPr>
          <w:rFonts w:ascii="Times New Roman" w:hAnsi="Times New Roman" w:cs="Times New Roman"/>
          <w:sz w:val="24"/>
          <w:szCs w:val="24"/>
        </w:rPr>
        <w:t>Ministério da Saúde</w:t>
      </w:r>
      <w:r w:rsidR="00E7526C" w:rsidRPr="001D2B52">
        <w:rPr>
          <w:rFonts w:ascii="Times New Roman" w:hAnsi="Times New Roman" w:cs="Times New Roman"/>
          <w:sz w:val="24"/>
          <w:szCs w:val="24"/>
        </w:rPr>
        <w:t xml:space="preserve"> definem a implantação de serviços e sugerem </w:t>
      </w:r>
      <w:r w:rsidR="0081439C" w:rsidRPr="001D2B52">
        <w:rPr>
          <w:rFonts w:ascii="Times New Roman" w:hAnsi="Times New Roman" w:cs="Times New Roman"/>
          <w:sz w:val="24"/>
          <w:szCs w:val="24"/>
        </w:rPr>
        <w:t xml:space="preserve">quantitativos de profissionais com base em parâmetros de razão populacional ou de capacidade instalada </w:t>
      </w:r>
      <w:sdt>
        <w:sdtPr>
          <w:rPr>
            <w:rFonts w:ascii="Times New Roman" w:hAnsi="Times New Roman" w:cs="Times New Roman"/>
            <w:color w:val="000000"/>
            <w:sz w:val="24"/>
            <w:szCs w:val="24"/>
          </w:rPr>
          <w:tag w:val="MENDELEY_CITATION_v3_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"/>
          <w:id w:val="-217055419"/>
          <w:placeholder>
            <w:docPart w:val="DefaultPlaceholder_-1854013440"/>
          </w:placeholder>
        </w:sdtPr>
        <w:sdtContent>
          <w:r w:rsidR="009C2F75" w:rsidRPr="009C2F75">
            <w:rPr>
              <w:rFonts w:ascii="Times New Roman" w:hAnsi="Times New Roman" w:cs="Times New Roman"/>
              <w:color w:val="000000"/>
              <w:sz w:val="24"/>
              <w:szCs w:val="24"/>
            </w:rPr>
            <w:t>(Brasil, 2006, 2018)</w:t>
          </w:r>
        </w:sdtContent>
      </w:sdt>
      <w:r w:rsidR="00F33632" w:rsidRPr="001D2B52">
        <w:rPr>
          <w:rFonts w:ascii="Times New Roman" w:hAnsi="Times New Roman" w:cs="Times New Roman"/>
          <w:sz w:val="24"/>
          <w:szCs w:val="24"/>
        </w:rPr>
        <w:t xml:space="preserve">. No entanto, geralmente são normativas que </w:t>
      </w:r>
      <w:r w:rsidR="00750FA4" w:rsidRPr="001D2B52">
        <w:rPr>
          <w:rFonts w:ascii="Times New Roman" w:hAnsi="Times New Roman" w:cs="Times New Roman"/>
          <w:sz w:val="24"/>
          <w:szCs w:val="24"/>
        </w:rPr>
        <w:t>recomendam</w:t>
      </w:r>
      <w:r w:rsidR="00F33632" w:rsidRPr="001D2B52">
        <w:rPr>
          <w:rFonts w:ascii="Times New Roman" w:hAnsi="Times New Roman" w:cs="Times New Roman"/>
          <w:sz w:val="24"/>
          <w:szCs w:val="24"/>
        </w:rPr>
        <w:t xml:space="preserve"> um parâmetro de razão populacional</w:t>
      </w:r>
      <w:r w:rsidR="00605BB2" w:rsidRPr="001D2B52">
        <w:rPr>
          <w:rFonts w:ascii="Times New Roman" w:hAnsi="Times New Roman" w:cs="Times New Roman"/>
          <w:sz w:val="24"/>
          <w:szCs w:val="24"/>
        </w:rPr>
        <w:t>, a exemplo da indicação</w:t>
      </w:r>
      <w:r w:rsidR="003A0F93" w:rsidRPr="001D2B52">
        <w:rPr>
          <w:rFonts w:ascii="Times New Roman" w:hAnsi="Times New Roman" w:cs="Times New Roman"/>
          <w:sz w:val="24"/>
          <w:szCs w:val="24"/>
        </w:rPr>
        <w:t xml:space="preserve"> de um cirurgião-dentista</w:t>
      </w:r>
      <w:r w:rsidR="00DE5319" w:rsidRPr="001D2B52">
        <w:rPr>
          <w:rFonts w:ascii="Times New Roman" w:hAnsi="Times New Roman" w:cs="Times New Roman"/>
          <w:sz w:val="24"/>
          <w:szCs w:val="24"/>
        </w:rPr>
        <w:t xml:space="preserve"> (CD)</w:t>
      </w:r>
      <w:r w:rsidR="003A0F93" w:rsidRPr="001D2B52">
        <w:rPr>
          <w:rFonts w:ascii="Times New Roman" w:hAnsi="Times New Roman" w:cs="Times New Roman"/>
          <w:sz w:val="24"/>
          <w:szCs w:val="24"/>
        </w:rPr>
        <w:t xml:space="preserve"> para cada 3</w:t>
      </w:r>
      <w:r w:rsidR="00797164" w:rsidRPr="001D2B52">
        <w:rPr>
          <w:rFonts w:ascii="Times New Roman" w:hAnsi="Times New Roman" w:cs="Times New Roman"/>
          <w:sz w:val="24"/>
          <w:szCs w:val="24"/>
        </w:rPr>
        <w:t>.</w:t>
      </w:r>
      <w:r w:rsidR="003A0F93" w:rsidRPr="001D2B52">
        <w:rPr>
          <w:rFonts w:ascii="Times New Roman" w:hAnsi="Times New Roman" w:cs="Times New Roman"/>
          <w:sz w:val="24"/>
          <w:szCs w:val="24"/>
        </w:rPr>
        <w:t>000 a 4</w:t>
      </w:r>
      <w:r w:rsidR="00797164" w:rsidRPr="001D2B52">
        <w:rPr>
          <w:rFonts w:ascii="Times New Roman" w:hAnsi="Times New Roman" w:cs="Times New Roman"/>
          <w:sz w:val="24"/>
          <w:szCs w:val="24"/>
        </w:rPr>
        <w:t>.</w:t>
      </w:r>
      <w:r w:rsidR="003A0F93" w:rsidRPr="001D2B52">
        <w:rPr>
          <w:rFonts w:ascii="Times New Roman" w:hAnsi="Times New Roman" w:cs="Times New Roman"/>
          <w:sz w:val="24"/>
          <w:szCs w:val="24"/>
        </w:rPr>
        <w:t xml:space="preserve">000 habitantes de um local </w:t>
      </w:r>
      <w:sdt>
        <w:sdtPr>
          <w:rPr>
            <w:rFonts w:ascii="Times New Roman" w:hAnsi="Times New Roman" w:cs="Times New Roman"/>
            <w:color w:val="000000"/>
            <w:sz w:val="24"/>
            <w:szCs w:val="24"/>
          </w:rPr>
          <w:tag w:val="MENDELEY_CITATION_v3_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"/>
          <w:id w:val="334033179"/>
          <w:placeholder>
            <w:docPart w:val="DefaultPlaceholder_-1854013440"/>
          </w:placeholder>
        </w:sdtPr>
        <w:sdtEndPr/>
        <w:sdtContent>
          <w:r w:rsidR="009C2F75" w:rsidRPr="009C2F75">
            <w:rPr>
              <w:rFonts w:ascii="Times New Roman" w:hAnsi="Times New Roman" w:cs="Times New Roman"/>
              <w:color w:val="000000"/>
              <w:sz w:val="24"/>
              <w:szCs w:val="24"/>
            </w:rPr>
            <w:t>(Brasil, 2018)</w:t>
          </w:r>
        </w:sdtContent>
      </w:sdt>
      <w:r w:rsidR="0081439C" w:rsidRPr="001D2B52">
        <w:rPr>
          <w:rFonts w:ascii="Times New Roman" w:hAnsi="Times New Roman" w:cs="Times New Roman"/>
          <w:color w:val="000000"/>
          <w:sz w:val="24"/>
          <w:szCs w:val="24"/>
        </w:rPr>
        <w:t xml:space="preserve"> ou um número de CD por Centro de Especialidades Odontológicas (CEO) </w:t>
      </w:r>
      <w:sdt>
        <w:sdtPr>
          <w:rPr>
            <w:rFonts w:ascii="Times New Roman" w:hAnsi="Times New Roman" w:cs="Times New Roman"/>
            <w:color w:val="000000"/>
            <w:sz w:val="24"/>
            <w:szCs w:val="24"/>
          </w:rPr>
          <w:tag w:val="MENDELEY_CITATION_v3_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"/>
          <w:id w:val="1861083806"/>
          <w:placeholder>
            <w:docPart w:val="DefaultPlaceholder_-1854013440"/>
          </w:placeholder>
        </w:sdtPr>
        <w:sdtContent>
          <w:r w:rsidR="009C2F75" w:rsidRPr="009C2F75">
            <w:rPr>
              <w:rFonts w:ascii="Times New Roman" w:hAnsi="Times New Roman" w:cs="Times New Roman"/>
              <w:color w:val="000000"/>
              <w:sz w:val="24"/>
              <w:szCs w:val="24"/>
            </w:rPr>
            <w:t>(Brasil, 2006)</w:t>
          </w:r>
        </w:sdtContent>
      </w:sdt>
      <w:r w:rsidR="00F33632" w:rsidRPr="001D2B52">
        <w:rPr>
          <w:rFonts w:ascii="Times New Roman" w:hAnsi="Times New Roman" w:cs="Times New Roman"/>
          <w:sz w:val="24"/>
          <w:szCs w:val="24"/>
        </w:rPr>
        <w:t xml:space="preserve">. </w:t>
      </w:r>
      <w:r w:rsidR="007A1CB1" w:rsidRPr="001D2B52">
        <w:rPr>
          <w:rFonts w:ascii="Times New Roman" w:hAnsi="Times New Roman" w:cs="Times New Roman"/>
          <w:sz w:val="24"/>
          <w:szCs w:val="24"/>
        </w:rPr>
        <w:t>Todavia</w:t>
      </w:r>
      <w:r w:rsidR="00F33632" w:rsidRPr="001D2B52">
        <w:rPr>
          <w:rFonts w:ascii="Times New Roman" w:hAnsi="Times New Roman" w:cs="Times New Roman"/>
          <w:sz w:val="24"/>
          <w:szCs w:val="24"/>
        </w:rPr>
        <w:t xml:space="preserve">, </w:t>
      </w:r>
      <w:r w:rsidR="002B4F09" w:rsidRPr="001D2B52">
        <w:rPr>
          <w:rFonts w:ascii="Times New Roman" w:hAnsi="Times New Roman" w:cs="Times New Roman"/>
          <w:sz w:val="24"/>
          <w:szCs w:val="24"/>
        </w:rPr>
        <w:t xml:space="preserve">estimar-se </w:t>
      </w:r>
      <w:r w:rsidR="00102EC8" w:rsidRPr="001D2B52">
        <w:rPr>
          <w:rFonts w:ascii="Times New Roman" w:hAnsi="Times New Roman" w:cs="Times New Roman"/>
          <w:sz w:val="24"/>
          <w:szCs w:val="24"/>
        </w:rPr>
        <w:t xml:space="preserve">a demanda por </w:t>
      </w:r>
      <w:r w:rsidR="00797164" w:rsidRPr="001D2B52">
        <w:rPr>
          <w:rFonts w:ascii="Times New Roman" w:hAnsi="Times New Roman" w:cs="Times New Roman"/>
          <w:sz w:val="24"/>
          <w:szCs w:val="24"/>
        </w:rPr>
        <w:t>profissiona</w:t>
      </w:r>
      <w:r w:rsidR="00102EC8" w:rsidRPr="001D2B52">
        <w:rPr>
          <w:rFonts w:ascii="Times New Roman" w:hAnsi="Times New Roman" w:cs="Times New Roman"/>
          <w:sz w:val="24"/>
          <w:szCs w:val="24"/>
        </w:rPr>
        <w:t>is</w:t>
      </w:r>
      <w:r w:rsidR="002B4F09" w:rsidRPr="001D2B52">
        <w:rPr>
          <w:rFonts w:ascii="Times New Roman" w:hAnsi="Times New Roman" w:cs="Times New Roman"/>
          <w:sz w:val="24"/>
          <w:szCs w:val="24"/>
        </w:rPr>
        <w:t xml:space="preserve"> </w:t>
      </w:r>
      <w:r w:rsidR="00102EC8" w:rsidRPr="001D2B52">
        <w:rPr>
          <w:rFonts w:ascii="Times New Roman" w:hAnsi="Times New Roman" w:cs="Times New Roman"/>
          <w:sz w:val="24"/>
          <w:szCs w:val="24"/>
        </w:rPr>
        <w:t>com base</w:t>
      </w:r>
      <w:r w:rsidR="002B4F09" w:rsidRPr="001D2B52">
        <w:rPr>
          <w:rFonts w:ascii="Times New Roman" w:hAnsi="Times New Roman" w:cs="Times New Roman"/>
          <w:sz w:val="24"/>
          <w:szCs w:val="24"/>
        </w:rPr>
        <w:t xml:space="preserve"> </w:t>
      </w:r>
      <w:r w:rsidR="00797164" w:rsidRPr="001D2B52">
        <w:rPr>
          <w:rFonts w:ascii="Times New Roman" w:hAnsi="Times New Roman" w:cs="Times New Roman"/>
          <w:sz w:val="24"/>
          <w:szCs w:val="24"/>
        </w:rPr>
        <w:t xml:space="preserve">em uma razão populacional </w:t>
      </w:r>
      <w:r w:rsidR="002B4F09" w:rsidRPr="001D2B52">
        <w:rPr>
          <w:rFonts w:ascii="Times New Roman" w:hAnsi="Times New Roman" w:cs="Times New Roman"/>
          <w:sz w:val="24"/>
          <w:szCs w:val="24"/>
        </w:rPr>
        <w:t xml:space="preserve">pressupõe que </w:t>
      </w:r>
      <w:r w:rsidR="00A70DEB" w:rsidRPr="001D2B52">
        <w:rPr>
          <w:rFonts w:ascii="Times New Roman" w:hAnsi="Times New Roman" w:cs="Times New Roman"/>
          <w:sz w:val="24"/>
          <w:szCs w:val="24"/>
        </w:rPr>
        <w:t>as necessidades</w:t>
      </w:r>
      <w:r w:rsidR="00797164" w:rsidRPr="001D2B52">
        <w:rPr>
          <w:rFonts w:ascii="Times New Roman" w:hAnsi="Times New Roman" w:cs="Times New Roman"/>
          <w:sz w:val="24"/>
          <w:szCs w:val="24"/>
        </w:rPr>
        <w:t xml:space="preserve"> de saúde</w:t>
      </w:r>
      <w:r w:rsidR="00A70DEB" w:rsidRPr="001D2B52">
        <w:rPr>
          <w:rFonts w:ascii="Times New Roman" w:hAnsi="Times New Roman" w:cs="Times New Roman"/>
          <w:sz w:val="24"/>
          <w:szCs w:val="24"/>
        </w:rPr>
        <w:t xml:space="preserve"> da população </w:t>
      </w:r>
      <w:r w:rsidR="002B4F09" w:rsidRPr="001D2B52">
        <w:rPr>
          <w:rFonts w:ascii="Times New Roman" w:hAnsi="Times New Roman" w:cs="Times New Roman"/>
          <w:sz w:val="24"/>
          <w:szCs w:val="24"/>
        </w:rPr>
        <w:t>sejam</w:t>
      </w:r>
      <w:r w:rsidR="00A70DEB" w:rsidRPr="001D2B52">
        <w:rPr>
          <w:rFonts w:ascii="Times New Roman" w:hAnsi="Times New Roman" w:cs="Times New Roman"/>
          <w:sz w:val="24"/>
          <w:szCs w:val="24"/>
        </w:rPr>
        <w:t xml:space="preserve"> homogêneas</w:t>
      </w:r>
      <w:r w:rsidR="00734D39" w:rsidRPr="001D2B5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"/>
          <w:id w:val="1561603682"/>
          <w:placeholder>
            <w:docPart w:val="DefaultPlaceholder_-1854013440"/>
          </w:placeholder>
        </w:sdtPr>
        <w:sdtEndPr/>
        <w:sdtContent>
          <w:r w:rsidR="009C2F75" w:rsidRPr="009C2F75">
            <w:rPr>
              <w:rFonts w:ascii="Times New Roman" w:eastAsia="Times New Roman" w:hAnsi="Times New Roman" w:cs="Times New Roman"/>
              <w:color w:val="000000"/>
              <w:sz w:val="24"/>
              <w:szCs w:val="24"/>
            </w:rPr>
            <w:t>(Dreesch et al., 2005; WHO, 2010)</w:t>
          </w:r>
        </w:sdtContent>
      </w:sdt>
      <w:r w:rsidR="00A70DEB" w:rsidRPr="001D2B52">
        <w:rPr>
          <w:rFonts w:ascii="Times New Roman" w:hAnsi="Times New Roman" w:cs="Times New Roman"/>
          <w:sz w:val="24"/>
          <w:szCs w:val="24"/>
        </w:rPr>
        <w:t>, um fato distante da realidade do Brasil</w:t>
      </w:r>
      <w:r w:rsidRPr="001D2B52">
        <w:rPr>
          <w:rFonts w:ascii="Times New Roman" w:hAnsi="Times New Roman" w:cs="Times New Roman"/>
          <w:sz w:val="24"/>
          <w:szCs w:val="24"/>
        </w:rPr>
        <w:t xml:space="preserve">, pois a </w:t>
      </w:r>
      <w:r w:rsidR="00A70DEB" w:rsidRPr="001D2B52">
        <w:rPr>
          <w:rFonts w:ascii="Times New Roman" w:hAnsi="Times New Roman" w:cs="Times New Roman"/>
          <w:sz w:val="24"/>
          <w:szCs w:val="24"/>
        </w:rPr>
        <w:t>distribuição demográfica, socioeconômica,</w:t>
      </w:r>
      <w:r w:rsidR="005256B9" w:rsidRPr="001D2B52">
        <w:rPr>
          <w:rFonts w:ascii="Times New Roman" w:hAnsi="Times New Roman" w:cs="Times New Roman"/>
          <w:sz w:val="24"/>
          <w:szCs w:val="24"/>
        </w:rPr>
        <w:t xml:space="preserve"> a</w:t>
      </w:r>
      <w:r w:rsidR="00A70DEB" w:rsidRPr="001D2B52">
        <w:rPr>
          <w:rFonts w:ascii="Times New Roman" w:hAnsi="Times New Roman" w:cs="Times New Roman"/>
          <w:sz w:val="24"/>
          <w:szCs w:val="24"/>
        </w:rPr>
        <w:t xml:space="preserve"> prevalência de condições</w:t>
      </w:r>
      <w:r w:rsidR="00233ECF" w:rsidRPr="001D2B52">
        <w:rPr>
          <w:rFonts w:ascii="Times New Roman" w:hAnsi="Times New Roman" w:cs="Times New Roman"/>
          <w:sz w:val="24"/>
          <w:szCs w:val="24"/>
        </w:rPr>
        <w:t xml:space="preserve"> de saúde</w:t>
      </w:r>
      <w:r w:rsidR="00A70DEB" w:rsidRPr="001D2B52">
        <w:rPr>
          <w:rFonts w:ascii="Times New Roman" w:hAnsi="Times New Roman" w:cs="Times New Roman"/>
          <w:sz w:val="24"/>
          <w:szCs w:val="24"/>
        </w:rPr>
        <w:t xml:space="preserve"> buc</w:t>
      </w:r>
      <w:r w:rsidR="00233ECF" w:rsidRPr="001D2B52">
        <w:rPr>
          <w:rFonts w:ascii="Times New Roman" w:hAnsi="Times New Roman" w:cs="Times New Roman"/>
          <w:sz w:val="24"/>
          <w:szCs w:val="24"/>
        </w:rPr>
        <w:t>al</w:t>
      </w:r>
      <w:r w:rsidR="00A70DEB" w:rsidRPr="001D2B52">
        <w:rPr>
          <w:rFonts w:ascii="Times New Roman" w:hAnsi="Times New Roman" w:cs="Times New Roman"/>
          <w:sz w:val="24"/>
          <w:szCs w:val="24"/>
        </w:rPr>
        <w:t xml:space="preserve"> e </w:t>
      </w:r>
      <w:r w:rsidR="005256B9" w:rsidRPr="001D2B52">
        <w:rPr>
          <w:rFonts w:ascii="Times New Roman" w:hAnsi="Times New Roman" w:cs="Times New Roman"/>
          <w:sz w:val="24"/>
          <w:szCs w:val="24"/>
        </w:rPr>
        <w:t xml:space="preserve">a </w:t>
      </w:r>
      <w:r w:rsidR="00A70DEB" w:rsidRPr="001D2B52">
        <w:rPr>
          <w:rFonts w:ascii="Times New Roman" w:hAnsi="Times New Roman" w:cs="Times New Roman"/>
          <w:sz w:val="24"/>
          <w:szCs w:val="24"/>
        </w:rPr>
        <w:t xml:space="preserve">retenção de profissionais ao longo dos mais de 8,5 milhões de km² do território nacional são </w:t>
      </w:r>
      <w:r w:rsidR="005256B9" w:rsidRPr="001D2B52">
        <w:rPr>
          <w:rFonts w:ascii="Times New Roman" w:hAnsi="Times New Roman" w:cs="Times New Roman"/>
          <w:sz w:val="24"/>
          <w:szCs w:val="24"/>
        </w:rPr>
        <w:t xml:space="preserve">elementos </w:t>
      </w:r>
      <w:r w:rsidR="00A70DEB" w:rsidRPr="001D2B52">
        <w:rPr>
          <w:rFonts w:ascii="Times New Roman" w:hAnsi="Times New Roman" w:cs="Times New Roman"/>
          <w:sz w:val="24"/>
          <w:szCs w:val="24"/>
        </w:rPr>
        <w:t>marcad</w:t>
      </w:r>
      <w:r w:rsidR="005256B9" w:rsidRPr="001D2B52">
        <w:rPr>
          <w:rFonts w:ascii="Times New Roman" w:hAnsi="Times New Roman" w:cs="Times New Roman"/>
          <w:sz w:val="24"/>
          <w:szCs w:val="24"/>
        </w:rPr>
        <w:t>os</w:t>
      </w:r>
      <w:r w:rsidR="00A70DEB" w:rsidRPr="001D2B52">
        <w:rPr>
          <w:rFonts w:ascii="Times New Roman" w:hAnsi="Times New Roman" w:cs="Times New Roman"/>
          <w:sz w:val="24"/>
          <w:szCs w:val="24"/>
        </w:rPr>
        <w:t xml:space="preserve"> por profundas desigualdades</w:t>
      </w:r>
      <w:r w:rsidR="00797164" w:rsidRPr="001D2B5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"/>
          <w:id w:val="-1744173039"/>
          <w:placeholder>
            <w:docPart w:val="DefaultPlaceholder_-1854013440"/>
          </w:placeholder>
        </w:sdtPr>
        <w:sdtEndPr/>
        <w:sdtContent>
          <w:r w:rsidR="009C2F75" w:rsidRPr="009C2F75">
            <w:rPr>
              <w:rFonts w:ascii="Times New Roman" w:hAnsi="Times New Roman" w:cs="Times New Roman"/>
              <w:color w:val="000000"/>
              <w:sz w:val="24"/>
              <w:szCs w:val="24"/>
            </w:rPr>
            <w:t>(Teixeira et al., 2023)</w:t>
          </w:r>
        </w:sdtContent>
      </w:sdt>
      <w:r w:rsidR="00A70DEB" w:rsidRPr="001D2B52">
        <w:rPr>
          <w:rFonts w:ascii="Times New Roman" w:hAnsi="Times New Roman" w:cs="Times New Roman"/>
          <w:sz w:val="24"/>
          <w:szCs w:val="24"/>
        </w:rPr>
        <w:t xml:space="preserve">. </w:t>
      </w:r>
      <w:r w:rsidR="00632760" w:rsidRPr="001D2B52">
        <w:rPr>
          <w:rFonts w:ascii="Times New Roman" w:hAnsi="Times New Roman" w:cs="Times New Roman"/>
          <w:sz w:val="24"/>
          <w:szCs w:val="24"/>
        </w:rPr>
        <w:t>S</w:t>
      </w:r>
      <w:r w:rsidR="00753413" w:rsidRPr="001D2B52">
        <w:rPr>
          <w:rFonts w:ascii="Times New Roman" w:hAnsi="Times New Roman" w:cs="Times New Roman"/>
          <w:sz w:val="24"/>
          <w:szCs w:val="24"/>
        </w:rPr>
        <w:t xml:space="preserve">ugerir uma </w:t>
      </w:r>
      <w:r w:rsidR="00A70DEB" w:rsidRPr="001D2B52">
        <w:rPr>
          <w:rFonts w:ascii="Times New Roman" w:hAnsi="Times New Roman" w:cs="Times New Roman"/>
          <w:sz w:val="24"/>
          <w:szCs w:val="24"/>
        </w:rPr>
        <w:t>força de trabalho baseada em critérios de razão populacional</w:t>
      </w:r>
      <w:r w:rsidR="002B4F09" w:rsidRPr="001D2B52">
        <w:rPr>
          <w:rFonts w:ascii="Times New Roman" w:hAnsi="Times New Roman" w:cs="Times New Roman"/>
          <w:sz w:val="24"/>
          <w:szCs w:val="24"/>
        </w:rPr>
        <w:t>, portanto,</w:t>
      </w:r>
      <w:r w:rsidR="00A70DEB" w:rsidRPr="001D2B52">
        <w:rPr>
          <w:rFonts w:ascii="Times New Roman" w:hAnsi="Times New Roman" w:cs="Times New Roman"/>
          <w:sz w:val="24"/>
          <w:szCs w:val="24"/>
        </w:rPr>
        <w:t xml:space="preserve"> pode</w:t>
      </w:r>
      <w:r w:rsidRPr="001D2B52">
        <w:rPr>
          <w:rFonts w:ascii="Times New Roman" w:hAnsi="Times New Roman" w:cs="Times New Roman"/>
          <w:sz w:val="24"/>
          <w:szCs w:val="24"/>
        </w:rPr>
        <w:t xml:space="preserve"> reforçar a inequidade e</w:t>
      </w:r>
      <w:r w:rsidR="00A70DEB" w:rsidRPr="001D2B52">
        <w:rPr>
          <w:rFonts w:ascii="Times New Roman" w:hAnsi="Times New Roman" w:cs="Times New Roman"/>
          <w:sz w:val="24"/>
          <w:szCs w:val="24"/>
        </w:rPr>
        <w:t xml:space="preserve"> </w:t>
      </w:r>
      <w:r w:rsidRPr="001D2B52">
        <w:rPr>
          <w:rFonts w:ascii="Times New Roman" w:hAnsi="Times New Roman" w:cs="Times New Roman"/>
          <w:sz w:val="24"/>
          <w:szCs w:val="24"/>
        </w:rPr>
        <w:t xml:space="preserve">ampliar </w:t>
      </w:r>
      <w:r w:rsidR="00E7526C" w:rsidRPr="001D2B52">
        <w:rPr>
          <w:rFonts w:ascii="Times New Roman" w:hAnsi="Times New Roman" w:cs="Times New Roman"/>
          <w:sz w:val="24"/>
          <w:szCs w:val="24"/>
        </w:rPr>
        <w:t>a</w:t>
      </w:r>
      <w:r w:rsidR="00A70DEB" w:rsidRPr="001D2B52">
        <w:rPr>
          <w:rFonts w:ascii="Times New Roman" w:hAnsi="Times New Roman" w:cs="Times New Roman"/>
          <w:sz w:val="24"/>
          <w:szCs w:val="24"/>
        </w:rPr>
        <w:t xml:space="preserve"> reprodução da ineficiência alocativa já existente. </w:t>
      </w:r>
    </w:p>
    <w:p w14:paraId="32082EB2" w14:textId="20A8CC81" w:rsidR="001E4309" w:rsidRPr="001D2B52" w:rsidRDefault="00A70DEB" w:rsidP="00CB0ABD">
      <w:pPr>
        <w:pStyle w:val="SemEspaamento"/>
        <w:spacing w:line="360" w:lineRule="auto"/>
        <w:ind w:firstLine="851"/>
        <w:jc w:val="both"/>
        <w:rPr>
          <w:rFonts w:ascii="Times New Roman" w:hAnsi="Times New Roman" w:cs="Times New Roman"/>
          <w:sz w:val="24"/>
          <w:szCs w:val="24"/>
        </w:rPr>
      </w:pPr>
      <w:r w:rsidRPr="001D2B52">
        <w:rPr>
          <w:rFonts w:ascii="Times New Roman" w:hAnsi="Times New Roman" w:cs="Times New Roman"/>
          <w:sz w:val="24"/>
          <w:szCs w:val="24"/>
        </w:rPr>
        <w:t xml:space="preserve">Em </w:t>
      </w:r>
      <w:r w:rsidR="00797164" w:rsidRPr="001D2B52">
        <w:rPr>
          <w:rFonts w:ascii="Times New Roman" w:hAnsi="Times New Roman" w:cs="Times New Roman"/>
          <w:sz w:val="24"/>
          <w:szCs w:val="24"/>
        </w:rPr>
        <w:t>resposta</w:t>
      </w:r>
      <w:r w:rsidR="002B4F09" w:rsidRPr="001D2B52">
        <w:rPr>
          <w:rFonts w:ascii="Times New Roman" w:hAnsi="Times New Roman" w:cs="Times New Roman"/>
          <w:sz w:val="24"/>
          <w:szCs w:val="24"/>
        </w:rPr>
        <w:t xml:space="preserve"> a modelo</w:t>
      </w:r>
      <w:r w:rsidR="00F87FD7" w:rsidRPr="001D2B52">
        <w:rPr>
          <w:rFonts w:ascii="Times New Roman" w:hAnsi="Times New Roman" w:cs="Times New Roman"/>
          <w:sz w:val="24"/>
          <w:szCs w:val="24"/>
        </w:rPr>
        <w:t>s baseados em razão populacional</w:t>
      </w:r>
      <w:r w:rsidRPr="001D2B52">
        <w:rPr>
          <w:rFonts w:ascii="Times New Roman" w:hAnsi="Times New Roman" w:cs="Times New Roman"/>
          <w:sz w:val="24"/>
          <w:szCs w:val="24"/>
        </w:rPr>
        <w:t xml:space="preserve">, organizações internacionais e pesquisadores têm </w:t>
      </w:r>
      <w:r w:rsidR="00750FA4" w:rsidRPr="001D2B52">
        <w:rPr>
          <w:rFonts w:ascii="Times New Roman" w:hAnsi="Times New Roman" w:cs="Times New Roman"/>
          <w:sz w:val="24"/>
          <w:szCs w:val="24"/>
        </w:rPr>
        <w:t>recomendado</w:t>
      </w:r>
      <w:r w:rsidRPr="001D2B52">
        <w:rPr>
          <w:rFonts w:ascii="Times New Roman" w:hAnsi="Times New Roman" w:cs="Times New Roman"/>
          <w:sz w:val="24"/>
          <w:szCs w:val="24"/>
        </w:rPr>
        <w:t xml:space="preserve"> inovar no planejamento e dimensionamento da força de trabalho</w:t>
      </w:r>
      <w:r w:rsidR="00223155" w:rsidRPr="001D2B52">
        <w:rPr>
          <w:rFonts w:ascii="Times New Roman" w:hAnsi="Times New Roman" w:cs="Times New Roman"/>
          <w:sz w:val="24"/>
          <w:szCs w:val="24"/>
        </w:rPr>
        <w:t xml:space="preserve"> (PDFT)</w:t>
      </w:r>
      <w:r w:rsidRPr="001D2B52">
        <w:rPr>
          <w:rFonts w:ascii="Times New Roman" w:hAnsi="Times New Roman" w:cs="Times New Roman"/>
          <w:sz w:val="24"/>
          <w:szCs w:val="24"/>
        </w:rPr>
        <w:t xml:space="preserve"> em saúde bucal</w:t>
      </w:r>
      <w:r w:rsidR="00223155" w:rsidRPr="001D2B5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"/>
          <w:id w:val="-1342318870"/>
          <w:placeholder>
            <w:docPart w:val="DefaultPlaceholder_-1854013440"/>
          </w:placeholder>
        </w:sdtPr>
        <w:sdtEndPr/>
        <w:sdtContent>
          <w:r w:rsidR="009C2F75" w:rsidRPr="009C2F75">
            <w:rPr>
              <w:rFonts w:ascii="Times New Roman" w:eastAsia="Times New Roman" w:hAnsi="Times New Roman" w:cs="Times New Roman"/>
              <w:color w:val="000000"/>
              <w:sz w:val="24"/>
              <w:szCs w:val="24"/>
            </w:rPr>
            <w:t>(Birch et al., 2021; Gallagher, 2024; O’Malley et al., 2022)</w:t>
          </w:r>
        </w:sdtContent>
      </w:sdt>
      <w:r w:rsidRPr="001D2B52">
        <w:rPr>
          <w:rFonts w:ascii="Times New Roman" w:hAnsi="Times New Roman" w:cs="Times New Roman"/>
          <w:sz w:val="24"/>
          <w:szCs w:val="24"/>
        </w:rPr>
        <w:t>. Neste sentido, há</w:t>
      </w:r>
      <w:r w:rsidR="00750FA4" w:rsidRPr="001D2B52">
        <w:rPr>
          <w:rFonts w:ascii="Times New Roman" w:hAnsi="Times New Roman" w:cs="Times New Roman"/>
          <w:sz w:val="24"/>
          <w:szCs w:val="24"/>
        </w:rPr>
        <w:t xml:space="preserve"> ampla </w:t>
      </w:r>
      <w:r w:rsidR="00481C8E" w:rsidRPr="001D2B52">
        <w:rPr>
          <w:rFonts w:ascii="Times New Roman" w:hAnsi="Times New Roman" w:cs="Times New Roman"/>
          <w:sz w:val="24"/>
          <w:szCs w:val="24"/>
        </w:rPr>
        <w:t>recomendação para o emprego de metodologias de PDFT baseadas na</w:t>
      </w:r>
      <w:r w:rsidR="00750FA4" w:rsidRPr="001D2B52">
        <w:rPr>
          <w:rFonts w:ascii="Times New Roman" w:hAnsi="Times New Roman" w:cs="Times New Roman"/>
          <w:sz w:val="24"/>
          <w:szCs w:val="24"/>
        </w:rPr>
        <w:t xml:space="preserve"> abordagem de necessidades</w:t>
      </w:r>
      <w:r w:rsidR="00797164" w:rsidRPr="001D2B52">
        <w:rPr>
          <w:rFonts w:ascii="Times New Roman" w:hAnsi="Times New Roman" w:cs="Times New Roman"/>
          <w:sz w:val="24"/>
          <w:szCs w:val="24"/>
        </w:rPr>
        <w:t xml:space="preserve"> de saúde</w:t>
      </w:r>
      <w:r w:rsidR="00750FA4" w:rsidRPr="001D2B52">
        <w:rPr>
          <w:rFonts w:ascii="Times New Roman" w:hAnsi="Times New Roman" w:cs="Times New Roman"/>
          <w:sz w:val="24"/>
          <w:szCs w:val="24"/>
        </w:rPr>
        <w:t xml:space="preserve">, </w:t>
      </w:r>
      <w:r w:rsidR="00F87FD7" w:rsidRPr="001D2B52">
        <w:rPr>
          <w:rFonts w:ascii="Times New Roman" w:hAnsi="Times New Roman" w:cs="Times New Roman"/>
          <w:sz w:val="24"/>
          <w:szCs w:val="24"/>
        </w:rPr>
        <w:t xml:space="preserve">com crescente reconhecimento por parte de </w:t>
      </w:r>
      <w:r w:rsidR="002C14E4" w:rsidRPr="001D2B52">
        <w:rPr>
          <w:rFonts w:ascii="Times New Roman" w:hAnsi="Times New Roman" w:cs="Times New Roman"/>
          <w:sz w:val="24"/>
          <w:szCs w:val="24"/>
        </w:rPr>
        <w:t xml:space="preserve">pesquisadores e organismos internacionais </w:t>
      </w:r>
      <w:sdt>
        <w:sdtPr>
          <w:rPr>
            <w:rFonts w:ascii="Times New Roman" w:hAnsi="Times New Roman" w:cs="Times New Roman"/>
            <w:color w:val="000000"/>
            <w:sz w:val="24"/>
            <w:szCs w:val="24"/>
          </w:rPr>
          <w:tag w:val="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"/>
          <w:id w:val="-24169546"/>
          <w:placeholder>
            <w:docPart w:val="67E15671C1584251889B8082602EADFC"/>
          </w:placeholder>
        </w:sdtPr>
        <w:sdtEndPr/>
        <w:sdtContent>
          <w:r w:rsidR="009C2F75" w:rsidRPr="009C2F75">
            <w:rPr>
              <w:rFonts w:ascii="Times New Roman" w:eastAsia="Times New Roman" w:hAnsi="Times New Roman" w:cs="Times New Roman"/>
              <w:color w:val="000000"/>
              <w:sz w:val="24"/>
              <w:szCs w:val="24"/>
            </w:rPr>
            <w:t>(Asamani et al., 2021; Birch et al., 2021; Gallagher, 2024; Gallagher et al., 2024; O’Malley et al., 2022; WHO, 2024b)</w:t>
          </w:r>
        </w:sdtContent>
      </w:sdt>
      <w:r w:rsidR="00F87FD7" w:rsidRPr="001D2B52">
        <w:rPr>
          <w:rFonts w:ascii="Times New Roman" w:hAnsi="Times New Roman" w:cs="Times New Roman"/>
          <w:color w:val="000000"/>
          <w:sz w:val="24"/>
          <w:szCs w:val="24"/>
        </w:rPr>
        <w:t>,</w:t>
      </w:r>
      <w:r w:rsidR="002C14E4" w:rsidRPr="001D2B52">
        <w:rPr>
          <w:rFonts w:ascii="Times New Roman" w:hAnsi="Times New Roman" w:cs="Times New Roman"/>
          <w:sz w:val="24"/>
          <w:szCs w:val="24"/>
        </w:rPr>
        <w:t xml:space="preserve"> a qual </w:t>
      </w:r>
      <w:r w:rsidR="00F87FD7" w:rsidRPr="001D2B52">
        <w:rPr>
          <w:rFonts w:ascii="Times New Roman" w:hAnsi="Times New Roman" w:cs="Times New Roman"/>
          <w:sz w:val="24"/>
          <w:szCs w:val="24"/>
        </w:rPr>
        <w:t>estima as</w:t>
      </w:r>
      <w:r w:rsidR="002C14E4" w:rsidRPr="001D2B52">
        <w:rPr>
          <w:rFonts w:ascii="Times New Roman" w:hAnsi="Times New Roman" w:cs="Times New Roman"/>
          <w:sz w:val="24"/>
          <w:szCs w:val="24"/>
        </w:rPr>
        <w:t xml:space="preserve"> necessidades </w:t>
      </w:r>
      <w:r w:rsidR="00F87FD7" w:rsidRPr="001D2B52">
        <w:rPr>
          <w:rFonts w:ascii="Times New Roman" w:hAnsi="Times New Roman" w:cs="Times New Roman"/>
          <w:sz w:val="24"/>
          <w:szCs w:val="24"/>
        </w:rPr>
        <w:t xml:space="preserve">por profissionais </w:t>
      </w:r>
      <w:r w:rsidR="002C14E4" w:rsidRPr="001D2B52">
        <w:rPr>
          <w:rFonts w:ascii="Times New Roman" w:hAnsi="Times New Roman" w:cs="Times New Roman"/>
          <w:sz w:val="24"/>
          <w:szCs w:val="24"/>
        </w:rPr>
        <w:t xml:space="preserve">por meio de demandas da população a partir de uma análise de fatores demográficos e epidemiológicos </w:t>
      </w:r>
      <w:r w:rsidR="0081439C" w:rsidRPr="001D2B52">
        <w:rPr>
          <w:rFonts w:ascii="Times New Roman" w:eastAsia="Times New Roman" w:hAnsi="Times New Roman" w:cs="Times New Roman"/>
          <w:color w:val="000000"/>
          <w:sz w:val="24"/>
          <w:szCs w:val="24"/>
        </w:rPr>
        <w:t>(Asamani et al., 2021; Birch et al., 2021; O’Malley et al., 2022; Sutton et al., 2023; WHO, 2016)</w:t>
      </w:r>
      <w:r w:rsidR="00F87FD7" w:rsidRPr="001D2B52">
        <w:rPr>
          <w:rFonts w:ascii="Times New Roman" w:eastAsia="Times New Roman" w:hAnsi="Times New Roman" w:cs="Times New Roman"/>
          <w:color w:val="000000"/>
          <w:sz w:val="24"/>
          <w:szCs w:val="24"/>
        </w:rPr>
        <w:t>.</w:t>
      </w:r>
    </w:p>
    <w:p w14:paraId="7007EE29" w14:textId="336E7883" w:rsidR="009377E0" w:rsidRPr="001D2B52" w:rsidRDefault="00A70DEB" w:rsidP="00CB0ABD">
      <w:pPr>
        <w:pStyle w:val="SemEspaamento"/>
        <w:spacing w:line="360" w:lineRule="auto"/>
        <w:ind w:firstLine="851"/>
        <w:jc w:val="both"/>
        <w:rPr>
          <w:rFonts w:ascii="Times New Roman" w:hAnsi="Times New Roman" w:cs="Times New Roman"/>
          <w:sz w:val="24"/>
          <w:szCs w:val="24"/>
        </w:rPr>
      </w:pPr>
      <w:r w:rsidRPr="001D2B52">
        <w:rPr>
          <w:rFonts w:ascii="Times New Roman" w:hAnsi="Times New Roman" w:cs="Times New Roman"/>
          <w:sz w:val="24"/>
          <w:szCs w:val="24"/>
        </w:rPr>
        <w:t>Estudos passad</w:t>
      </w:r>
      <w:r w:rsidR="00A24D3B" w:rsidRPr="001D2B52">
        <w:rPr>
          <w:rFonts w:ascii="Times New Roman" w:hAnsi="Times New Roman" w:cs="Times New Roman"/>
          <w:sz w:val="24"/>
          <w:szCs w:val="24"/>
        </w:rPr>
        <w:t>o</w:t>
      </w:r>
      <w:r w:rsidRPr="001D2B52">
        <w:rPr>
          <w:rFonts w:ascii="Times New Roman" w:hAnsi="Times New Roman" w:cs="Times New Roman"/>
          <w:sz w:val="24"/>
          <w:szCs w:val="24"/>
        </w:rPr>
        <w:t xml:space="preserve">s utilizando esta abordagem </w:t>
      </w:r>
      <w:r w:rsidR="0088592C" w:rsidRPr="001D2B52">
        <w:rPr>
          <w:rFonts w:ascii="Times New Roman" w:hAnsi="Times New Roman" w:cs="Times New Roman"/>
          <w:sz w:val="24"/>
          <w:szCs w:val="24"/>
        </w:rPr>
        <w:t>de PDFT para</w:t>
      </w:r>
      <w:r w:rsidR="00A24D3B" w:rsidRPr="001D2B52">
        <w:rPr>
          <w:rFonts w:ascii="Times New Roman" w:hAnsi="Times New Roman" w:cs="Times New Roman"/>
          <w:sz w:val="24"/>
          <w:szCs w:val="24"/>
        </w:rPr>
        <w:t xml:space="preserve"> saúde bucal foram </w:t>
      </w:r>
      <w:r w:rsidR="006D24A6" w:rsidRPr="001D2B52">
        <w:rPr>
          <w:rFonts w:ascii="Times New Roman" w:hAnsi="Times New Roman" w:cs="Times New Roman"/>
          <w:sz w:val="24"/>
          <w:szCs w:val="24"/>
        </w:rPr>
        <w:t>desenvolvidos sobretudo em países de alta renda</w:t>
      </w:r>
      <w:r w:rsidR="00C87C21" w:rsidRPr="001D2B5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"/>
          <w:id w:val="-1125690164"/>
          <w:placeholder>
            <w:docPart w:val="DefaultPlaceholder_-1854013440"/>
          </w:placeholder>
        </w:sdtPr>
        <w:sdtEndPr/>
        <w:sdtContent>
          <w:r w:rsidR="009C2F75" w:rsidRPr="009C2F75">
            <w:rPr>
              <w:rFonts w:ascii="Times New Roman" w:eastAsia="Times New Roman" w:hAnsi="Times New Roman" w:cs="Times New Roman"/>
              <w:color w:val="000000"/>
              <w:sz w:val="24"/>
              <w:szCs w:val="24"/>
            </w:rPr>
            <w:t>(Balasubramanian et al., 2021; O’Malley et al., 2022)</w:t>
          </w:r>
        </w:sdtContent>
      </w:sdt>
      <w:r w:rsidR="0088592C" w:rsidRPr="001D2B52">
        <w:rPr>
          <w:rFonts w:ascii="Times New Roman" w:hAnsi="Times New Roman" w:cs="Times New Roman"/>
          <w:sz w:val="24"/>
          <w:szCs w:val="24"/>
        </w:rPr>
        <w:t>.</w:t>
      </w:r>
      <w:r w:rsidR="00797164" w:rsidRPr="001D2B52">
        <w:rPr>
          <w:rFonts w:ascii="Times New Roman" w:hAnsi="Times New Roman" w:cs="Times New Roman"/>
          <w:sz w:val="24"/>
          <w:szCs w:val="24"/>
        </w:rPr>
        <w:t xml:space="preserve"> Em revisões de literatura nacionais e internacionais sobre modelos de PDFT não </w:t>
      </w:r>
      <w:r w:rsidR="002B4F09" w:rsidRPr="001D2B52">
        <w:rPr>
          <w:rFonts w:ascii="Times New Roman" w:hAnsi="Times New Roman" w:cs="Times New Roman"/>
          <w:sz w:val="24"/>
          <w:szCs w:val="24"/>
        </w:rPr>
        <w:t xml:space="preserve">houve </w:t>
      </w:r>
      <w:r w:rsidR="00797164" w:rsidRPr="001D2B52">
        <w:rPr>
          <w:rFonts w:ascii="Times New Roman" w:hAnsi="Times New Roman" w:cs="Times New Roman"/>
          <w:sz w:val="24"/>
          <w:szCs w:val="24"/>
        </w:rPr>
        <w:t>registros dedicados à estimativa de profissionais de saúde bucal no contexto brasileiro</w:t>
      </w:r>
      <w:r w:rsidR="0032103C" w:rsidRPr="001D2B52">
        <w:rPr>
          <w:rFonts w:ascii="Times New Roman" w:hAnsi="Times New Roman" w:cs="Times New Roman"/>
          <w:sz w:val="24"/>
          <w:szCs w:val="24"/>
        </w:rPr>
        <w:t>, tampouco empregando métodos baseados em necessidades</w:t>
      </w:r>
      <w:r w:rsidR="00186572" w:rsidRPr="001D2B5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"/>
          <w:id w:val="1706136142"/>
          <w:placeholder>
            <w:docPart w:val="DefaultPlaceholder_-1854013440"/>
          </w:placeholder>
        </w:sdtPr>
        <w:sdtEndPr/>
        <w:sdtContent>
          <w:r w:rsidR="009C2F75" w:rsidRPr="009C2F75">
            <w:rPr>
              <w:rFonts w:eastAsia="Times New Roman"/>
              <w:color w:val="000000"/>
              <w:sz w:val="24"/>
            </w:rPr>
            <w:t>(Asamani et al., 2021; Balasubramanian et al., 2021; Carvalho et al., 2022; Machado &amp; Poz, 2015; O’Malley et al., 2022; Sutton et al., 2023)</w:t>
          </w:r>
        </w:sdtContent>
      </w:sdt>
      <w:r w:rsidR="0032103C" w:rsidRPr="001D2B52">
        <w:rPr>
          <w:rFonts w:ascii="Times New Roman" w:hAnsi="Times New Roman" w:cs="Times New Roman"/>
          <w:sz w:val="24"/>
          <w:szCs w:val="24"/>
        </w:rPr>
        <w:t xml:space="preserve">. </w:t>
      </w:r>
    </w:p>
    <w:p w14:paraId="3DA565FD" w14:textId="6BFB8F5D" w:rsidR="001E4309" w:rsidRPr="001D2B52" w:rsidRDefault="001E4309" w:rsidP="001D2B52">
      <w:pPr>
        <w:pStyle w:val="SemEspaamento"/>
        <w:spacing w:line="360" w:lineRule="auto"/>
        <w:ind w:firstLine="851"/>
        <w:jc w:val="both"/>
        <w:rPr>
          <w:rFonts w:ascii="Times New Roman" w:hAnsi="Times New Roman" w:cs="Times New Roman"/>
          <w:sz w:val="24"/>
          <w:szCs w:val="24"/>
        </w:rPr>
      </w:pPr>
      <w:r w:rsidRPr="001D2B52">
        <w:rPr>
          <w:rFonts w:ascii="Times New Roman" w:hAnsi="Times New Roman" w:cs="Times New Roman"/>
          <w:sz w:val="24"/>
          <w:szCs w:val="24"/>
        </w:rPr>
        <w:lastRenderedPageBreak/>
        <w:t xml:space="preserve">O avanço sobre esta abordagem para a saúde bucal brasileira se torna particularmente relevante devido a um conjunto de motivos. Primeiro, a Política Nacional de Saúde Bucal (PNSB) reconhece a importância do tema ao instituir, dentre as suas estratégias, a busca permanente pelo dimensionamento adequado da força de trabalho em saúde compatível com as necessidades da população </w:t>
      </w:r>
      <w:sdt>
        <w:sdtPr>
          <w:rPr>
            <w:rFonts w:ascii="Times New Roman" w:hAnsi="Times New Roman" w:cs="Times New Roman"/>
            <w:color w:val="000000"/>
            <w:sz w:val="24"/>
            <w:szCs w:val="24"/>
          </w:rPr>
          <w:tag w:val="MENDELEY_CITATION_v3_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"/>
          <w:id w:val="-1970739173"/>
          <w:placeholder>
            <w:docPart w:val="8903B1D0E0714B1AAC3EE12084468646"/>
          </w:placeholder>
        </w:sdtPr>
        <w:sdtEndPr/>
        <w:sdtContent>
          <w:r w:rsidR="009C2F75" w:rsidRPr="009C2F75">
            <w:rPr>
              <w:rFonts w:ascii="Times New Roman" w:hAnsi="Times New Roman" w:cs="Times New Roman"/>
              <w:color w:val="000000"/>
              <w:sz w:val="24"/>
              <w:szCs w:val="24"/>
            </w:rPr>
            <w:t>(Brasil, 2024)</w:t>
          </w:r>
        </w:sdtContent>
      </w:sdt>
      <w:r w:rsidR="00F87FD7" w:rsidRPr="001D2B52">
        <w:rPr>
          <w:rFonts w:ascii="Times New Roman" w:hAnsi="Times New Roman" w:cs="Times New Roman"/>
          <w:color w:val="000000"/>
          <w:sz w:val="24"/>
          <w:szCs w:val="24"/>
        </w:rPr>
        <w:t>.</w:t>
      </w:r>
      <w:r w:rsidRPr="001D2B52">
        <w:rPr>
          <w:rFonts w:ascii="Times New Roman" w:hAnsi="Times New Roman" w:cs="Times New Roman"/>
          <w:sz w:val="24"/>
          <w:szCs w:val="24"/>
        </w:rPr>
        <w:t xml:space="preserve">As poucas diretrizes sobre estimativas para determinar profissionais de saúde bucal empregam parâmetros baseados em razão populacional </w:t>
      </w:r>
      <w:sdt>
        <w:sdtPr>
          <w:rPr>
            <w:rFonts w:ascii="Times New Roman" w:hAnsi="Times New Roman" w:cs="Times New Roman"/>
            <w:color w:val="000000"/>
            <w:sz w:val="24"/>
            <w:szCs w:val="24"/>
          </w:rPr>
          <w:tag w:val="MENDELEY_CITATION_v3_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"/>
          <w:id w:val="1370185186"/>
          <w:placeholder>
            <w:docPart w:val="39E6F69F40AD4FAE8850D3A077404261"/>
          </w:placeholder>
        </w:sdtPr>
        <w:sdtEndPr/>
        <w:sdtContent>
          <w:r w:rsidR="009C2F75" w:rsidRPr="009C2F75">
            <w:rPr>
              <w:rFonts w:ascii="Times New Roman" w:hAnsi="Times New Roman" w:cs="Times New Roman"/>
              <w:color w:val="000000"/>
              <w:sz w:val="24"/>
              <w:szCs w:val="24"/>
            </w:rPr>
            <w:t>(Brasil, 2006, 2018)</w:t>
          </w:r>
        </w:sdtContent>
      </w:sdt>
      <w:r w:rsidRPr="001D2B52">
        <w:rPr>
          <w:rFonts w:ascii="Times New Roman" w:hAnsi="Times New Roman" w:cs="Times New Roman"/>
          <w:sz w:val="24"/>
          <w:szCs w:val="24"/>
        </w:rPr>
        <w:t xml:space="preserve">, que não capturam a diversidade da população </w:t>
      </w:r>
      <w:sdt>
        <w:sdtPr>
          <w:rPr>
            <w:rFonts w:ascii="Times New Roman" w:hAnsi="Times New Roman" w:cs="Times New Roman"/>
            <w:color w:val="000000"/>
            <w:sz w:val="24"/>
            <w:szCs w:val="24"/>
          </w:rPr>
          <w:tag w:val="MENDELEY_CITATION_v3_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"/>
          <w:id w:val="152415622"/>
          <w:placeholder>
            <w:docPart w:val="39E6F69F40AD4FAE8850D3A077404261"/>
          </w:placeholder>
        </w:sdtPr>
        <w:sdtEndPr/>
        <w:sdtContent>
          <w:r w:rsidR="009C2F75" w:rsidRPr="009C2F75">
            <w:rPr>
              <w:rFonts w:ascii="Times New Roman" w:eastAsia="Times New Roman" w:hAnsi="Times New Roman" w:cs="Times New Roman"/>
              <w:color w:val="000000"/>
              <w:sz w:val="24"/>
              <w:szCs w:val="24"/>
            </w:rPr>
            <w:t>(Dreesch et al., 2005; Lopes et al., 2015; WHO, 2010)</w:t>
          </w:r>
        </w:sdtContent>
      </w:sdt>
      <w:r w:rsidRPr="001D2B52">
        <w:rPr>
          <w:rFonts w:ascii="Times New Roman" w:hAnsi="Times New Roman" w:cs="Times New Roman"/>
          <w:sz w:val="24"/>
          <w:szCs w:val="24"/>
        </w:rPr>
        <w:t xml:space="preserve">. Maior parte dos registros na literatura se concentra em países de renda elevada </w:t>
      </w:r>
      <w:sdt>
        <w:sdtPr>
          <w:rPr>
            <w:rFonts w:ascii="Times New Roman" w:hAnsi="Times New Roman" w:cs="Times New Roman"/>
            <w:color w:val="000000"/>
            <w:sz w:val="24"/>
            <w:szCs w:val="24"/>
          </w:rPr>
          <w:tag w:val="MENDELEY_CITATION_v3_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"/>
          <w:id w:val="605151301"/>
          <w:placeholder>
            <w:docPart w:val="FFE55BD8CF2F434F8C6E9EEB7B52278E"/>
          </w:placeholder>
        </w:sdtPr>
        <w:sdtEndPr/>
        <w:sdtContent>
          <w:r w:rsidR="009C2F75" w:rsidRPr="009C2F75">
            <w:rPr>
              <w:rFonts w:ascii="Times New Roman" w:hAnsi="Times New Roman" w:cs="Times New Roman"/>
              <w:color w:val="000000"/>
              <w:sz w:val="24"/>
              <w:szCs w:val="24"/>
            </w:rPr>
            <w:t>(Balasubramanian et al., 2021; O’Malley et al., 2022)</w:t>
          </w:r>
        </w:sdtContent>
      </w:sdt>
      <w:r w:rsidRPr="001D2B52">
        <w:rPr>
          <w:rFonts w:ascii="Times New Roman" w:hAnsi="Times New Roman" w:cs="Times New Roman"/>
          <w:sz w:val="24"/>
          <w:szCs w:val="24"/>
        </w:rPr>
        <w:t xml:space="preserve"> e estes, geralmente, apresentaram déficits na força de trabalho em saúde (FTS) bucal </w:t>
      </w:r>
      <w:sdt>
        <w:sdtPr>
          <w:rPr>
            <w:rFonts w:ascii="Times New Roman" w:hAnsi="Times New Roman" w:cs="Times New Roman"/>
            <w:color w:val="000000"/>
            <w:sz w:val="24"/>
            <w:szCs w:val="24"/>
          </w:rPr>
          <w:tag w:val="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"/>
          <w:id w:val="357245131"/>
          <w:placeholder>
            <w:docPart w:val="FFE55BD8CF2F434F8C6E9EEB7B52278E"/>
          </w:placeholder>
        </w:sdtPr>
        <w:sdtEndPr/>
        <w:sdtContent>
          <w:r w:rsidR="009C2F75" w:rsidRPr="009C2F75">
            <w:rPr>
              <w:rFonts w:eastAsia="Times New Roman"/>
              <w:color w:val="000000"/>
              <w:sz w:val="24"/>
            </w:rPr>
            <w:t>(Cao et al., 2017; Gupta &amp; Miah, 2024; Janssen et al., 2024; Surdu et al., 2019)</w:t>
          </w:r>
        </w:sdtContent>
      </w:sdt>
      <w:r w:rsidRPr="001D2B52">
        <w:rPr>
          <w:rFonts w:ascii="Times New Roman" w:hAnsi="Times New Roman" w:cs="Times New Roman"/>
          <w:sz w:val="24"/>
          <w:szCs w:val="24"/>
        </w:rPr>
        <w:t xml:space="preserve">. Obter resultados sobre o tema para o Brasil é relevante devido às características do país, que possui um sistema de saúde universal, inclusive no âmbito da saúde bucal </w:t>
      </w:r>
      <w:sdt>
        <w:sdtPr>
          <w:rPr>
            <w:rFonts w:ascii="Times New Roman" w:hAnsi="Times New Roman" w:cs="Times New Roman"/>
            <w:color w:val="000000"/>
            <w:sz w:val="24"/>
            <w:szCs w:val="24"/>
          </w:rPr>
          <w:tag w:val="MENDELEY_CITATION_v3_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"/>
          <w:id w:val="1422065794"/>
          <w:placeholder>
            <w:docPart w:val="FFE55BD8CF2F434F8C6E9EEB7B52278E"/>
          </w:placeholder>
        </w:sdtPr>
        <w:sdtEndPr/>
        <w:sdtContent>
          <w:r w:rsidR="009C2F75" w:rsidRPr="009C2F75">
            <w:rPr>
              <w:rFonts w:ascii="Times New Roman" w:hAnsi="Times New Roman" w:cs="Times New Roman"/>
              <w:color w:val="000000"/>
              <w:sz w:val="24"/>
              <w:szCs w:val="24"/>
            </w:rPr>
            <w:t>(Santos et al., 2023)</w:t>
          </w:r>
        </w:sdtContent>
      </w:sdt>
      <w:r w:rsidRPr="001D2B52">
        <w:rPr>
          <w:rFonts w:ascii="Times New Roman" w:hAnsi="Times New Roman" w:cs="Times New Roman"/>
          <w:sz w:val="24"/>
          <w:szCs w:val="24"/>
        </w:rPr>
        <w:t>. Logo, uma análise desta realidade pode levantar reflexões que contribuem para o avanço da pesquisa sobre PDFT em nível global, além de gerar evidências que podem subsidiar a elaboração e gestão de políticas públicas no país</w:t>
      </w:r>
    </w:p>
    <w:p w14:paraId="4BCBDD3A" w14:textId="40EE5760" w:rsidR="003D4508" w:rsidRPr="001D2B52" w:rsidRDefault="001E4309" w:rsidP="00233484">
      <w:pPr>
        <w:pStyle w:val="SemEspaamento"/>
        <w:spacing w:line="360" w:lineRule="auto"/>
        <w:ind w:firstLine="851"/>
        <w:jc w:val="both"/>
        <w:rPr>
          <w:rFonts w:ascii="Times New Roman" w:hAnsi="Times New Roman" w:cs="Times New Roman"/>
          <w:sz w:val="24"/>
          <w:szCs w:val="24"/>
        </w:rPr>
      </w:pPr>
      <w:r w:rsidRPr="001D2B52">
        <w:rPr>
          <w:rFonts w:ascii="Times New Roman" w:hAnsi="Times New Roman" w:cs="Times New Roman"/>
          <w:sz w:val="24"/>
          <w:szCs w:val="24"/>
        </w:rPr>
        <w:t>Deste modo, d</w:t>
      </w:r>
      <w:r w:rsidR="00A24D3B" w:rsidRPr="001D2B52">
        <w:rPr>
          <w:rFonts w:ascii="Times New Roman" w:hAnsi="Times New Roman" w:cs="Times New Roman"/>
          <w:sz w:val="24"/>
          <w:szCs w:val="24"/>
        </w:rPr>
        <w:t>iante destas lacunas</w:t>
      </w:r>
      <w:r w:rsidR="00A70DEB" w:rsidRPr="001D2B52">
        <w:rPr>
          <w:rFonts w:ascii="Times New Roman" w:hAnsi="Times New Roman" w:cs="Times New Roman"/>
          <w:sz w:val="24"/>
          <w:szCs w:val="24"/>
        </w:rPr>
        <w:t xml:space="preserve">, </w:t>
      </w:r>
      <w:r w:rsidRPr="001D2B52">
        <w:rPr>
          <w:rFonts w:ascii="Times New Roman" w:hAnsi="Times New Roman" w:cs="Times New Roman"/>
          <w:sz w:val="24"/>
          <w:szCs w:val="24"/>
        </w:rPr>
        <w:t xml:space="preserve">foram investigadas </w:t>
      </w:r>
      <w:r w:rsidR="001D2B52" w:rsidRPr="001D2B52">
        <w:rPr>
          <w:rFonts w:ascii="Times New Roman" w:hAnsi="Times New Roman" w:cs="Times New Roman"/>
          <w:sz w:val="24"/>
          <w:szCs w:val="24"/>
        </w:rPr>
        <w:t>as perguntas</w:t>
      </w:r>
      <w:r w:rsidRPr="001D2B52">
        <w:rPr>
          <w:rFonts w:ascii="Times New Roman" w:hAnsi="Times New Roman" w:cs="Times New Roman"/>
          <w:sz w:val="24"/>
          <w:szCs w:val="24"/>
        </w:rPr>
        <w:t xml:space="preserve"> </w:t>
      </w:r>
      <w:r w:rsidR="00A70DEB" w:rsidRPr="001D2B52">
        <w:rPr>
          <w:rFonts w:ascii="Times New Roman" w:hAnsi="Times New Roman" w:cs="Times New Roman"/>
          <w:sz w:val="24"/>
          <w:szCs w:val="24"/>
        </w:rPr>
        <w:t xml:space="preserve">de pesquisa:  como mensurar a </w:t>
      </w:r>
      <w:r w:rsidR="00233484" w:rsidRPr="001D2B52">
        <w:rPr>
          <w:rFonts w:ascii="Times New Roman" w:hAnsi="Times New Roman" w:cs="Times New Roman"/>
          <w:sz w:val="24"/>
          <w:szCs w:val="24"/>
        </w:rPr>
        <w:t>necessidade</w:t>
      </w:r>
      <w:r w:rsidR="00A24D3B" w:rsidRPr="001D2B52">
        <w:rPr>
          <w:rFonts w:ascii="Times New Roman" w:hAnsi="Times New Roman" w:cs="Times New Roman"/>
          <w:sz w:val="24"/>
          <w:szCs w:val="24"/>
        </w:rPr>
        <w:t xml:space="preserve"> por </w:t>
      </w:r>
      <w:r w:rsidR="00A70DEB" w:rsidRPr="001D2B52">
        <w:rPr>
          <w:rFonts w:ascii="Times New Roman" w:hAnsi="Times New Roman" w:cs="Times New Roman"/>
          <w:sz w:val="24"/>
          <w:szCs w:val="24"/>
        </w:rPr>
        <w:t xml:space="preserve">serviços </w:t>
      </w:r>
      <w:r w:rsidR="00A24D3B" w:rsidRPr="001D2B52">
        <w:rPr>
          <w:rFonts w:ascii="Times New Roman" w:hAnsi="Times New Roman" w:cs="Times New Roman"/>
          <w:sz w:val="24"/>
          <w:szCs w:val="24"/>
        </w:rPr>
        <w:t>de saúde bucal</w:t>
      </w:r>
      <w:r w:rsidR="00233484" w:rsidRPr="001D2B52">
        <w:rPr>
          <w:rFonts w:ascii="Times New Roman" w:hAnsi="Times New Roman" w:cs="Times New Roman"/>
          <w:sz w:val="24"/>
          <w:szCs w:val="24"/>
        </w:rPr>
        <w:t xml:space="preserve"> e t</w:t>
      </w:r>
      <w:r w:rsidR="00A70DEB" w:rsidRPr="001D2B52">
        <w:rPr>
          <w:rFonts w:ascii="Times New Roman" w:hAnsi="Times New Roman" w:cs="Times New Roman"/>
          <w:sz w:val="24"/>
          <w:szCs w:val="24"/>
        </w:rPr>
        <w:t>raduzi</w:t>
      </w:r>
      <w:r w:rsidR="00D4747D" w:rsidRPr="001D2B52">
        <w:rPr>
          <w:rFonts w:ascii="Times New Roman" w:hAnsi="Times New Roman" w:cs="Times New Roman"/>
          <w:sz w:val="24"/>
          <w:szCs w:val="24"/>
        </w:rPr>
        <w:t>-la</w:t>
      </w:r>
      <w:r w:rsidR="00A70DEB" w:rsidRPr="001D2B52">
        <w:rPr>
          <w:rFonts w:ascii="Times New Roman" w:hAnsi="Times New Roman" w:cs="Times New Roman"/>
          <w:sz w:val="24"/>
          <w:szCs w:val="24"/>
        </w:rPr>
        <w:t xml:space="preserve"> em números</w:t>
      </w:r>
      <w:r w:rsidR="00D4747D" w:rsidRPr="001D2B52">
        <w:rPr>
          <w:rFonts w:ascii="Times New Roman" w:hAnsi="Times New Roman" w:cs="Times New Roman"/>
          <w:sz w:val="24"/>
          <w:szCs w:val="24"/>
        </w:rPr>
        <w:t xml:space="preserve"> de</w:t>
      </w:r>
      <w:r w:rsidR="00A70DEB" w:rsidRPr="001D2B52">
        <w:rPr>
          <w:rFonts w:ascii="Times New Roman" w:hAnsi="Times New Roman" w:cs="Times New Roman"/>
          <w:sz w:val="24"/>
          <w:szCs w:val="24"/>
        </w:rPr>
        <w:t xml:space="preserve"> </w:t>
      </w:r>
      <w:r w:rsidR="00233484" w:rsidRPr="001D2B52">
        <w:rPr>
          <w:rFonts w:ascii="Times New Roman" w:hAnsi="Times New Roman" w:cs="Times New Roman"/>
          <w:sz w:val="24"/>
          <w:szCs w:val="24"/>
        </w:rPr>
        <w:t>CD</w:t>
      </w:r>
      <w:r w:rsidR="00A70DEB" w:rsidRPr="001D2B52">
        <w:rPr>
          <w:rFonts w:ascii="Times New Roman" w:hAnsi="Times New Roman" w:cs="Times New Roman"/>
          <w:sz w:val="24"/>
          <w:szCs w:val="24"/>
        </w:rPr>
        <w:t xml:space="preserve">? Qual o tamanho da lacuna entre a necessidade de </w:t>
      </w:r>
      <w:r w:rsidR="006E0B52" w:rsidRPr="001D2B52">
        <w:rPr>
          <w:rFonts w:ascii="Times New Roman" w:hAnsi="Times New Roman" w:cs="Times New Roman"/>
          <w:sz w:val="24"/>
          <w:szCs w:val="24"/>
        </w:rPr>
        <w:t>CD</w:t>
      </w:r>
      <w:r w:rsidR="00A70DEB" w:rsidRPr="001D2B52">
        <w:rPr>
          <w:rFonts w:ascii="Times New Roman" w:hAnsi="Times New Roman" w:cs="Times New Roman"/>
          <w:sz w:val="24"/>
          <w:szCs w:val="24"/>
        </w:rPr>
        <w:t xml:space="preserve"> e </w:t>
      </w:r>
      <w:r w:rsidR="00D4747D" w:rsidRPr="001D2B52">
        <w:rPr>
          <w:rFonts w:ascii="Times New Roman" w:hAnsi="Times New Roman" w:cs="Times New Roman"/>
          <w:sz w:val="24"/>
          <w:szCs w:val="24"/>
        </w:rPr>
        <w:t xml:space="preserve">a </w:t>
      </w:r>
      <w:r w:rsidR="00A24D3B" w:rsidRPr="001D2B52">
        <w:rPr>
          <w:rFonts w:ascii="Times New Roman" w:hAnsi="Times New Roman" w:cs="Times New Roman"/>
          <w:sz w:val="24"/>
          <w:szCs w:val="24"/>
        </w:rPr>
        <w:t xml:space="preserve">disponibilidade </w:t>
      </w:r>
      <w:r w:rsidR="00A70DEB" w:rsidRPr="001D2B52">
        <w:rPr>
          <w:rFonts w:ascii="Times New Roman" w:hAnsi="Times New Roman" w:cs="Times New Roman"/>
          <w:sz w:val="24"/>
          <w:szCs w:val="24"/>
        </w:rPr>
        <w:t xml:space="preserve">destes? </w:t>
      </w:r>
      <w:r w:rsidR="002C14E4" w:rsidRPr="001D2B52">
        <w:rPr>
          <w:rFonts w:ascii="Times New Roman" w:hAnsi="Times New Roman" w:cs="Times New Roman"/>
          <w:sz w:val="24"/>
          <w:szCs w:val="24"/>
        </w:rPr>
        <w:t>Assim, d</w:t>
      </w:r>
      <w:r w:rsidR="00A70DEB" w:rsidRPr="001D2B52">
        <w:rPr>
          <w:rFonts w:ascii="Times New Roman" w:hAnsi="Times New Roman" w:cs="Times New Roman"/>
          <w:sz w:val="24"/>
          <w:szCs w:val="24"/>
        </w:rPr>
        <w:t xml:space="preserve">iante destas questões, </w:t>
      </w:r>
      <w:r w:rsidR="00807B97" w:rsidRPr="001D2B52">
        <w:rPr>
          <w:rFonts w:ascii="Times New Roman" w:hAnsi="Times New Roman" w:cs="Times New Roman"/>
          <w:sz w:val="24"/>
          <w:szCs w:val="24"/>
        </w:rPr>
        <w:t xml:space="preserve">o presente estudo tem como objetivo </w:t>
      </w:r>
      <w:commentRangeStart w:id="17"/>
      <w:r w:rsidR="00807B97" w:rsidRPr="001D2B52">
        <w:rPr>
          <w:rFonts w:ascii="Times New Roman" w:hAnsi="Times New Roman" w:cs="Times New Roman"/>
          <w:color w:val="FF0000"/>
          <w:sz w:val="24"/>
          <w:szCs w:val="24"/>
          <w:rPrChange w:id="18" w:author="Daiana Bonfim" w:date="2025-02-08T14:40:00Z">
            <w:rPr>
              <w:rFonts w:ascii="Times New Roman" w:hAnsi="Times New Roman" w:cs="Times New Roman"/>
              <w:sz w:val="24"/>
              <w:szCs w:val="24"/>
            </w:rPr>
          </w:rPrChange>
        </w:rPr>
        <w:t xml:space="preserve">descrever a aplicação de uma metodologia de planejamento e dimensionamento da força de trabalho </w:t>
      </w:r>
      <w:r w:rsidR="006E0B52" w:rsidRPr="001D2B52">
        <w:rPr>
          <w:rFonts w:ascii="Times New Roman" w:hAnsi="Times New Roman" w:cs="Times New Roman"/>
          <w:color w:val="FF0000"/>
          <w:sz w:val="24"/>
          <w:szCs w:val="24"/>
          <w:rPrChange w:id="19" w:author="Daiana Bonfim" w:date="2025-02-08T14:40:00Z">
            <w:rPr>
              <w:rFonts w:ascii="Times New Roman" w:hAnsi="Times New Roman" w:cs="Times New Roman"/>
              <w:sz w:val="24"/>
              <w:szCs w:val="24"/>
            </w:rPr>
          </w:rPrChange>
        </w:rPr>
        <w:t>de CD</w:t>
      </w:r>
      <w:r w:rsidR="00807B97" w:rsidRPr="001D2B52">
        <w:rPr>
          <w:rFonts w:ascii="Times New Roman" w:hAnsi="Times New Roman" w:cs="Times New Roman"/>
          <w:color w:val="FF0000"/>
          <w:sz w:val="24"/>
          <w:szCs w:val="24"/>
          <w:rPrChange w:id="20" w:author="Daiana Bonfim" w:date="2025-02-08T14:40:00Z">
            <w:rPr>
              <w:rFonts w:ascii="Times New Roman" w:hAnsi="Times New Roman" w:cs="Times New Roman"/>
              <w:sz w:val="24"/>
              <w:szCs w:val="24"/>
            </w:rPr>
          </w:rPrChange>
        </w:rPr>
        <w:t>, baseada em uma abordagem de necessidades d</w:t>
      </w:r>
      <w:r w:rsidR="00D4747D" w:rsidRPr="001D2B52">
        <w:rPr>
          <w:rFonts w:ascii="Times New Roman" w:hAnsi="Times New Roman" w:cs="Times New Roman"/>
          <w:color w:val="FF0000"/>
          <w:sz w:val="24"/>
          <w:szCs w:val="24"/>
          <w:rPrChange w:id="21" w:author="Daiana Bonfim" w:date="2025-02-08T14:40:00Z">
            <w:rPr>
              <w:rFonts w:ascii="Times New Roman" w:hAnsi="Times New Roman" w:cs="Times New Roman"/>
              <w:sz w:val="24"/>
              <w:szCs w:val="24"/>
            </w:rPr>
          </w:rPrChange>
        </w:rPr>
        <w:t>e</w:t>
      </w:r>
      <w:r w:rsidR="00807B97" w:rsidRPr="001D2B52">
        <w:rPr>
          <w:rFonts w:ascii="Times New Roman" w:hAnsi="Times New Roman" w:cs="Times New Roman"/>
          <w:color w:val="FF0000"/>
          <w:sz w:val="24"/>
          <w:szCs w:val="24"/>
          <w:rPrChange w:id="22" w:author="Daiana Bonfim" w:date="2025-02-08T14:40:00Z">
            <w:rPr>
              <w:rFonts w:ascii="Times New Roman" w:hAnsi="Times New Roman" w:cs="Times New Roman"/>
              <w:sz w:val="24"/>
              <w:szCs w:val="24"/>
            </w:rPr>
          </w:rPrChange>
        </w:rPr>
        <w:t xml:space="preserve"> saúde bucal, a partir de características da população de </w:t>
      </w:r>
      <w:r w:rsidR="00D4747D" w:rsidRPr="001D2B52">
        <w:rPr>
          <w:rFonts w:ascii="Times New Roman" w:hAnsi="Times New Roman" w:cs="Times New Roman"/>
          <w:color w:val="FF0000"/>
          <w:sz w:val="24"/>
          <w:szCs w:val="24"/>
          <w:rPrChange w:id="23" w:author="Daiana Bonfim" w:date="2025-02-08T14:40:00Z">
            <w:rPr>
              <w:rFonts w:ascii="Times New Roman" w:hAnsi="Times New Roman" w:cs="Times New Roman"/>
              <w:sz w:val="24"/>
              <w:szCs w:val="24"/>
            </w:rPr>
          </w:rPrChange>
        </w:rPr>
        <w:t>regiões de saúde</w:t>
      </w:r>
      <w:r w:rsidR="00807B97" w:rsidRPr="001D2B52">
        <w:rPr>
          <w:rFonts w:ascii="Times New Roman" w:hAnsi="Times New Roman" w:cs="Times New Roman"/>
          <w:color w:val="FF0000"/>
          <w:sz w:val="24"/>
          <w:szCs w:val="24"/>
          <w:rPrChange w:id="24" w:author="Daiana Bonfim" w:date="2025-02-08T14:40:00Z">
            <w:rPr>
              <w:rFonts w:ascii="Times New Roman" w:hAnsi="Times New Roman" w:cs="Times New Roman"/>
              <w:sz w:val="24"/>
              <w:szCs w:val="24"/>
            </w:rPr>
          </w:rPrChange>
        </w:rPr>
        <w:t>, com apoio de uma ferramenta interativa de simulação de cenários</w:t>
      </w:r>
      <w:commentRangeEnd w:id="17"/>
      <w:r w:rsidR="008A4FC9" w:rsidRPr="001D2B52">
        <w:rPr>
          <w:rStyle w:val="Refdecomentrio"/>
          <w:rFonts w:ascii="Times New Roman" w:hAnsi="Times New Roman" w:cs="Times New Roman"/>
          <w:sz w:val="24"/>
          <w:szCs w:val="24"/>
        </w:rPr>
        <w:commentReference w:id="17"/>
      </w:r>
      <w:r w:rsidR="00A70DEB" w:rsidRPr="001D2B52">
        <w:rPr>
          <w:rFonts w:ascii="Times New Roman" w:hAnsi="Times New Roman" w:cs="Times New Roman"/>
          <w:sz w:val="24"/>
          <w:szCs w:val="24"/>
        </w:rPr>
        <w:t xml:space="preserve">. </w:t>
      </w:r>
    </w:p>
    <w:p w14:paraId="306A09D8" w14:textId="712129CA" w:rsidR="0017067C" w:rsidRPr="001D2B52" w:rsidRDefault="00371B7E" w:rsidP="00CB0ABD">
      <w:pPr>
        <w:pStyle w:val="SemEspaamento"/>
        <w:spacing w:line="360" w:lineRule="auto"/>
        <w:ind w:firstLine="851"/>
        <w:jc w:val="both"/>
        <w:rPr>
          <w:rFonts w:ascii="Times New Roman" w:hAnsi="Times New Roman" w:cs="Times New Roman"/>
          <w:sz w:val="24"/>
          <w:szCs w:val="24"/>
        </w:rPr>
      </w:pPr>
      <w:r w:rsidRPr="001D2B52">
        <w:rPr>
          <w:rFonts w:ascii="Times New Roman" w:hAnsi="Times New Roman" w:cs="Times New Roman"/>
          <w:sz w:val="24"/>
          <w:szCs w:val="24"/>
        </w:rPr>
        <w:t xml:space="preserve">Dentre as contribuições para a literatura da área, temos a aplicação do modelo no </w:t>
      </w:r>
      <w:r w:rsidR="006E0B52" w:rsidRPr="001D2B52">
        <w:rPr>
          <w:rFonts w:ascii="Times New Roman" w:hAnsi="Times New Roman" w:cs="Times New Roman"/>
          <w:sz w:val="24"/>
          <w:szCs w:val="24"/>
        </w:rPr>
        <w:t xml:space="preserve">contexto brasileiro. </w:t>
      </w:r>
      <w:r w:rsidR="00797164" w:rsidRPr="001D2B52">
        <w:rPr>
          <w:rFonts w:ascii="Times New Roman" w:hAnsi="Times New Roman" w:cs="Times New Roman"/>
          <w:sz w:val="24"/>
          <w:szCs w:val="24"/>
        </w:rPr>
        <w:t>Maior parte dos registros na literatura se concentra em países de renda elevada</w:t>
      </w:r>
      <w:r w:rsidR="0088592C" w:rsidRPr="001D2B5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"/>
          <w:id w:val="-1968655961"/>
          <w:placeholder>
            <w:docPart w:val="DefaultPlaceholder_-1854013440"/>
          </w:placeholder>
        </w:sdtPr>
        <w:sdtEndPr/>
        <w:sdtContent>
          <w:r w:rsidR="009C2F75" w:rsidRPr="009C2F75">
            <w:rPr>
              <w:rFonts w:ascii="Times New Roman" w:hAnsi="Times New Roman" w:cs="Times New Roman"/>
              <w:color w:val="000000"/>
              <w:sz w:val="24"/>
              <w:szCs w:val="24"/>
            </w:rPr>
            <w:t>(Balasubramanian et al., 2021; O’Malley et al., 2022)</w:t>
          </w:r>
        </w:sdtContent>
      </w:sdt>
      <w:r w:rsidR="0088592C" w:rsidRPr="001D2B52">
        <w:rPr>
          <w:rFonts w:ascii="Times New Roman" w:hAnsi="Times New Roman" w:cs="Times New Roman"/>
          <w:sz w:val="24"/>
          <w:szCs w:val="24"/>
        </w:rPr>
        <w:t xml:space="preserve"> e</w:t>
      </w:r>
      <w:r w:rsidR="006E0B52" w:rsidRPr="001D2B52">
        <w:rPr>
          <w:rFonts w:ascii="Times New Roman" w:hAnsi="Times New Roman" w:cs="Times New Roman"/>
          <w:sz w:val="24"/>
          <w:szCs w:val="24"/>
        </w:rPr>
        <w:t xml:space="preserve"> estes</w:t>
      </w:r>
      <w:r w:rsidR="0088592C" w:rsidRPr="001D2B52">
        <w:rPr>
          <w:rFonts w:ascii="Times New Roman" w:hAnsi="Times New Roman" w:cs="Times New Roman"/>
          <w:sz w:val="24"/>
          <w:szCs w:val="24"/>
        </w:rPr>
        <w:t xml:space="preserve">, </w:t>
      </w:r>
      <w:r w:rsidR="006E0B52" w:rsidRPr="001D2B52">
        <w:rPr>
          <w:rFonts w:ascii="Times New Roman" w:hAnsi="Times New Roman" w:cs="Times New Roman"/>
          <w:sz w:val="24"/>
          <w:szCs w:val="24"/>
        </w:rPr>
        <w:t>geralmente</w:t>
      </w:r>
      <w:r w:rsidR="0088592C" w:rsidRPr="001D2B52">
        <w:rPr>
          <w:rFonts w:ascii="Times New Roman" w:hAnsi="Times New Roman" w:cs="Times New Roman"/>
          <w:sz w:val="24"/>
          <w:szCs w:val="24"/>
        </w:rPr>
        <w:t>, apresenta</w:t>
      </w:r>
      <w:r w:rsidR="006E0B52" w:rsidRPr="001D2B52">
        <w:rPr>
          <w:rFonts w:ascii="Times New Roman" w:hAnsi="Times New Roman" w:cs="Times New Roman"/>
          <w:sz w:val="24"/>
          <w:szCs w:val="24"/>
        </w:rPr>
        <w:t>ra</w:t>
      </w:r>
      <w:r w:rsidR="0088592C" w:rsidRPr="001D2B52">
        <w:rPr>
          <w:rFonts w:ascii="Times New Roman" w:hAnsi="Times New Roman" w:cs="Times New Roman"/>
          <w:sz w:val="24"/>
          <w:szCs w:val="24"/>
        </w:rPr>
        <w:t xml:space="preserve">m déficits na força de trabalho em saúde (FTS) bucal </w:t>
      </w:r>
      <w:sdt>
        <w:sdtPr>
          <w:rPr>
            <w:rFonts w:ascii="Times New Roman" w:hAnsi="Times New Roman" w:cs="Times New Roman"/>
            <w:color w:val="000000"/>
            <w:sz w:val="24"/>
            <w:szCs w:val="24"/>
          </w:rPr>
          <w:tag w:val="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"/>
          <w:id w:val="-965743961"/>
          <w:placeholder>
            <w:docPart w:val="DefaultPlaceholder_-1854013440"/>
          </w:placeholder>
        </w:sdtPr>
        <w:sdtEndPr/>
        <w:sdtContent>
          <w:r w:rsidR="009C2F75" w:rsidRPr="009C2F75">
            <w:rPr>
              <w:rFonts w:eastAsia="Times New Roman"/>
              <w:color w:val="000000"/>
              <w:sz w:val="24"/>
            </w:rPr>
            <w:t>(Cao et al., 2017; Gupta &amp; Miah, 2024; Janssen et al., 2024; Surdu et al., 2019)</w:t>
          </w:r>
        </w:sdtContent>
      </w:sdt>
      <w:r w:rsidR="0088592C" w:rsidRPr="001D2B52">
        <w:rPr>
          <w:rFonts w:ascii="Times New Roman" w:hAnsi="Times New Roman" w:cs="Times New Roman"/>
          <w:sz w:val="24"/>
          <w:szCs w:val="24"/>
        </w:rPr>
        <w:t>.</w:t>
      </w:r>
      <w:del w:id="25" w:author="Daiana Bonfim" w:date="2025-02-08T12:34:00Z">
        <w:r w:rsidR="00797164" w:rsidRPr="001D2B52" w:rsidDel="001E4309">
          <w:rPr>
            <w:rFonts w:ascii="Times New Roman" w:hAnsi="Times New Roman" w:cs="Times New Roman"/>
            <w:sz w:val="24"/>
            <w:szCs w:val="24"/>
          </w:rPr>
          <w:delText xml:space="preserve"> </w:delText>
        </w:r>
        <w:r w:rsidRPr="001D2B52" w:rsidDel="001E4309">
          <w:rPr>
            <w:rFonts w:ascii="Times New Roman" w:hAnsi="Times New Roman" w:cs="Times New Roman"/>
            <w:sz w:val="24"/>
            <w:szCs w:val="24"/>
          </w:rPr>
          <w:delText>Obter resultados sobre o tema para o Brasil é relevante devido às características do país, que possui um sistema de saúde universal, inclusive no âmbito da saúde bucal</w:delText>
        </w:r>
        <w:r w:rsidR="006E0B52" w:rsidRPr="001D2B52" w:rsidDel="001E4309">
          <w:rPr>
            <w:rFonts w:ascii="Times New Roman" w:hAnsi="Times New Roman" w:cs="Times New Roman"/>
            <w:sz w:val="24"/>
            <w:szCs w:val="24"/>
          </w:rPr>
          <w:delText xml:space="preserve"> </w:delText>
        </w:r>
      </w:del>
      <w:customXmlDelRangeStart w:id="26" w:author="Daiana Bonfim" w:date="2025-02-08T12:34:00Z"/>
      <w:sdt>
        <w:sdtPr>
          <w:rPr>
            <w:rFonts w:ascii="Times New Roman" w:hAnsi="Times New Roman" w:cs="Times New Roman"/>
            <w:color w:val="000000"/>
            <w:sz w:val="24"/>
            <w:szCs w:val="24"/>
          </w:rPr>
          <w:tag w:val="MENDELEY_CITATION_v3_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"/>
          <w:id w:val="683562924"/>
          <w:placeholder>
            <w:docPart w:val="DefaultPlaceholder_-1854013440"/>
          </w:placeholder>
        </w:sdtPr>
        <w:sdtEndPr/>
        <w:sdtContent>
          <w:customXmlDelRangeEnd w:id="26"/>
          <w:r w:rsidR="009C2F75" w:rsidRPr="009C2F75">
            <w:rPr>
              <w:rFonts w:ascii="Times New Roman" w:hAnsi="Times New Roman" w:cs="Times New Roman"/>
              <w:color w:val="000000"/>
              <w:sz w:val="24"/>
              <w:szCs w:val="24"/>
            </w:rPr>
            <w:t>(Santos et al., 2023)</w:t>
          </w:r>
          <w:customXmlDelRangeStart w:id="27" w:author="Daiana Bonfim" w:date="2025-02-08T12:34:00Z"/>
        </w:sdtContent>
      </w:sdt>
      <w:customXmlDelRangeEnd w:id="27"/>
      <w:del w:id="28" w:author="Daiana Bonfim" w:date="2025-02-08T12:34:00Z">
        <w:r w:rsidR="00006B96" w:rsidRPr="001D2B52" w:rsidDel="001E4309">
          <w:rPr>
            <w:rFonts w:ascii="Times New Roman" w:hAnsi="Times New Roman" w:cs="Times New Roman"/>
            <w:sz w:val="24"/>
            <w:szCs w:val="24"/>
          </w:rPr>
          <w:delText>. Logo,</w:delText>
        </w:r>
        <w:r w:rsidRPr="001D2B52" w:rsidDel="001E4309">
          <w:rPr>
            <w:rFonts w:ascii="Times New Roman" w:hAnsi="Times New Roman" w:cs="Times New Roman"/>
            <w:sz w:val="24"/>
            <w:szCs w:val="24"/>
          </w:rPr>
          <w:delText xml:space="preserve"> </w:delText>
        </w:r>
        <w:r w:rsidR="00006B96" w:rsidRPr="001D2B52" w:rsidDel="001E4309">
          <w:rPr>
            <w:rFonts w:ascii="Times New Roman" w:hAnsi="Times New Roman" w:cs="Times New Roman"/>
            <w:sz w:val="24"/>
            <w:szCs w:val="24"/>
          </w:rPr>
          <w:delText xml:space="preserve">uma análise desta realidade pode levantar reflexões que contribuem para o avanço da pesquisa sobre </w:delText>
        </w:r>
        <w:r w:rsidR="00C20BDC" w:rsidRPr="001D2B52" w:rsidDel="001E4309">
          <w:rPr>
            <w:rFonts w:ascii="Times New Roman" w:hAnsi="Times New Roman" w:cs="Times New Roman"/>
            <w:sz w:val="24"/>
            <w:szCs w:val="24"/>
          </w:rPr>
          <w:lastRenderedPageBreak/>
          <w:delText>PDFT</w:delText>
        </w:r>
        <w:r w:rsidR="00006B96" w:rsidRPr="001D2B52" w:rsidDel="001E4309">
          <w:rPr>
            <w:rFonts w:ascii="Times New Roman" w:hAnsi="Times New Roman" w:cs="Times New Roman"/>
            <w:sz w:val="24"/>
            <w:szCs w:val="24"/>
          </w:rPr>
          <w:delText xml:space="preserve"> </w:delText>
        </w:r>
        <w:r w:rsidR="00D4747D" w:rsidRPr="001D2B52" w:rsidDel="001E4309">
          <w:rPr>
            <w:rFonts w:ascii="Times New Roman" w:hAnsi="Times New Roman" w:cs="Times New Roman"/>
            <w:sz w:val="24"/>
            <w:szCs w:val="24"/>
          </w:rPr>
          <w:delText xml:space="preserve">em </w:delText>
        </w:r>
        <w:r w:rsidR="00006B96" w:rsidRPr="001D2B52" w:rsidDel="001E4309">
          <w:rPr>
            <w:rFonts w:ascii="Times New Roman" w:hAnsi="Times New Roman" w:cs="Times New Roman"/>
            <w:sz w:val="24"/>
            <w:szCs w:val="24"/>
          </w:rPr>
          <w:delText>nível global, além de gerar evidências que podem subsidiar a elaboração e gestão de políticas públicas no país</w:delText>
        </w:r>
      </w:del>
      <w:r w:rsidR="00C20BDC" w:rsidRPr="001D2B52">
        <w:rPr>
          <w:rFonts w:ascii="Times New Roman" w:hAnsi="Times New Roman" w:cs="Times New Roman"/>
          <w:sz w:val="24"/>
          <w:szCs w:val="24"/>
        </w:rPr>
        <w:t xml:space="preserve">. </w:t>
      </w:r>
      <w:commentRangeStart w:id="29"/>
      <w:r w:rsidR="00F172B2" w:rsidRPr="001D2B52">
        <w:rPr>
          <w:rFonts w:ascii="Times New Roman" w:hAnsi="Times New Roman" w:cs="Times New Roman"/>
          <w:sz w:val="24"/>
          <w:szCs w:val="24"/>
        </w:rPr>
        <w:t xml:space="preserve">Outra contribuição </w:t>
      </w:r>
      <w:r w:rsidR="00006B96" w:rsidRPr="001D2B52">
        <w:rPr>
          <w:rFonts w:ascii="Times New Roman" w:hAnsi="Times New Roman" w:cs="Times New Roman"/>
          <w:sz w:val="24"/>
          <w:szCs w:val="24"/>
        </w:rPr>
        <w:t>do</w:t>
      </w:r>
      <w:r w:rsidR="00F172B2" w:rsidRPr="001D2B52">
        <w:rPr>
          <w:rFonts w:ascii="Times New Roman" w:hAnsi="Times New Roman" w:cs="Times New Roman"/>
          <w:sz w:val="24"/>
          <w:szCs w:val="24"/>
        </w:rPr>
        <w:t xml:space="preserve"> estudo reside no emprego de análises com maior </w:t>
      </w:r>
      <w:r w:rsidR="0017067C" w:rsidRPr="001D2B52">
        <w:rPr>
          <w:rFonts w:ascii="Times New Roman" w:hAnsi="Times New Roman" w:cs="Times New Roman"/>
          <w:sz w:val="24"/>
          <w:szCs w:val="24"/>
        </w:rPr>
        <w:t>desagregação geográfica</w:t>
      </w:r>
      <w:r w:rsidR="006E0B52" w:rsidRPr="001D2B52">
        <w:rPr>
          <w:rFonts w:ascii="Times New Roman" w:hAnsi="Times New Roman" w:cs="Times New Roman"/>
          <w:sz w:val="24"/>
          <w:szCs w:val="24"/>
        </w:rPr>
        <w:t xml:space="preserve">, visto que um olhar subnacional garante um diagnóstico aprimorado das diferentes realidades dentro de um mesmo país </w:t>
      </w:r>
      <w:sdt>
        <w:sdtPr>
          <w:rPr>
            <w:rFonts w:ascii="Times New Roman" w:hAnsi="Times New Roman" w:cs="Times New Roman"/>
            <w:color w:val="000000"/>
            <w:sz w:val="24"/>
            <w:szCs w:val="24"/>
          </w:rPr>
          <w:tag w:val="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"/>
          <w:id w:val="32306462"/>
          <w:placeholder>
            <w:docPart w:val="DefaultPlaceholder_-1854013440"/>
          </w:placeholder>
        </w:sdtPr>
        <w:sdtEndPr/>
        <w:sdtContent>
          <w:r w:rsidR="009C2F75" w:rsidRPr="009C2F75">
            <w:rPr>
              <w:rFonts w:ascii="Times New Roman" w:eastAsia="Times New Roman" w:hAnsi="Times New Roman" w:cs="Times New Roman"/>
              <w:color w:val="000000"/>
              <w:sz w:val="24"/>
              <w:szCs w:val="24"/>
            </w:rPr>
            <w:t>(Asamani et al., 2021; Lee et al., 2024; Sutton et al., 2023)</w:t>
          </w:r>
        </w:sdtContent>
      </w:sdt>
      <w:r w:rsidR="0088592C" w:rsidRPr="001D2B52">
        <w:rPr>
          <w:rFonts w:ascii="Times New Roman" w:hAnsi="Times New Roman" w:cs="Times New Roman"/>
          <w:sz w:val="24"/>
          <w:szCs w:val="24"/>
        </w:rPr>
        <w:t>.</w:t>
      </w:r>
      <w:r w:rsidR="00F172B2" w:rsidRPr="001D2B52">
        <w:rPr>
          <w:rFonts w:ascii="Times New Roman" w:hAnsi="Times New Roman" w:cs="Times New Roman"/>
          <w:sz w:val="24"/>
          <w:szCs w:val="24"/>
        </w:rPr>
        <w:t xml:space="preserve"> </w:t>
      </w:r>
      <w:commentRangeEnd w:id="29"/>
      <w:r w:rsidR="001E4309" w:rsidRPr="001D2B52">
        <w:rPr>
          <w:rStyle w:val="Refdecomentrio"/>
          <w:rFonts w:ascii="Times New Roman" w:hAnsi="Times New Roman" w:cs="Times New Roman"/>
          <w:sz w:val="24"/>
          <w:szCs w:val="24"/>
        </w:rPr>
        <w:commentReference w:id="29"/>
      </w:r>
    </w:p>
    <w:p w14:paraId="4A7FC15E" w14:textId="77777777" w:rsidR="00CF7CB7" w:rsidRPr="001D2B52" w:rsidRDefault="00CF7CB7" w:rsidP="003D4508">
      <w:pPr>
        <w:jc w:val="both"/>
        <w:rPr>
          <w:rFonts w:ascii="Times New Roman" w:hAnsi="Times New Roman" w:cs="Times New Roman"/>
          <w:b/>
          <w:bCs/>
          <w:sz w:val="24"/>
          <w:szCs w:val="24"/>
        </w:rPr>
      </w:pPr>
    </w:p>
    <w:p w14:paraId="597BD2D2" w14:textId="5955C552" w:rsidR="00A24D3B" w:rsidRPr="001D2B52" w:rsidRDefault="00A24D3B" w:rsidP="003D4508">
      <w:pPr>
        <w:jc w:val="both"/>
        <w:rPr>
          <w:rFonts w:ascii="Times New Roman" w:hAnsi="Times New Roman" w:cs="Times New Roman"/>
          <w:b/>
          <w:bCs/>
          <w:sz w:val="24"/>
          <w:szCs w:val="24"/>
        </w:rPr>
      </w:pPr>
      <w:commentRangeStart w:id="30"/>
      <w:commentRangeStart w:id="31"/>
      <w:r w:rsidRPr="001D2B52">
        <w:rPr>
          <w:rFonts w:ascii="Times New Roman" w:hAnsi="Times New Roman" w:cs="Times New Roman"/>
          <w:b/>
          <w:bCs/>
          <w:sz w:val="24"/>
          <w:szCs w:val="24"/>
        </w:rPr>
        <w:t xml:space="preserve">Método </w:t>
      </w:r>
      <w:commentRangeEnd w:id="30"/>
      <w:r w:rsidR="005A2F65" w:rsidRPr="001D2B52">
        <w:rPr>
          <w:rStyle w:val="Refdecomentrio"/>
          <w:rFonts w:ascii="Times New Roman" w:hAnsi="Times New Roman" w:cs="Times New Roman"/>
          <w:sz w:val="24"/>
          <w:szCs w:val="24"/>
        </w:rPr>
        <w:commentReference w:id="30"/>
      </w:r>
      <w:commentRangeEnd w:id="31"/>
      <w:r w:rsidR="00175B1B">
        <w:rPr>
          <w:rStyle w:val="Refdecomentrio"/>
        </w:rPr>
        <w:commentReference w:id="31"/>
      </w:r>
    </w:p>
    <w:p w14:paraId="0B911821" w14:textId="6BEE2726" w:rsidR="005A2F65" w:rsidRPr="001D2B52" w:rsidRDefault="005A2F65" w:rsidP="00FE7239">
      <w:pPr>
        <w:pStyle w:val="SemEspaamento"/>
        <w:spacing w:line="360" w:lineRule="auto"/>
        <w:ind w:firstLine="851"/>
        <w:jc w:val="both"/>
        <w:rPr>
          <w:ins w:id="32" w:author="Daiana Bonfim" w:date="2025-02-08T12:37:00Z"/>
          <w:rFonts w:ascii="Times New Roman" w:hAnsi="Times New Roman" w:cs="Times New Roman"/>
          <w:sz w:val="24"/>
          <w:szCs w:val="24"/>
        </w:rPr>
      </w:pPr>
      <w:ins w:id="33" w:author="Daiana Bonfim" w:date="2025-02-08T12:36:00Z">
        <w:r w:rsidRPr="001D2B52">
          <w:rPr>
            <w:rFonts w:ascii="Times New Roman" w:hAnsi="Times New Roman" w:cs="Times New Roman"/>
            <w:sz w:val="24"/>
            <w:szCs w:val="24"/>
          </w:rPr>
          <w:t>Tipo de estudo</w:t>
        </w:r>
      </w:ins>
    </w:p>
    <w:p w14:paraId="4C4C830D" w14:textId="4797F1B8" w:rsidR="00D06EF8" w:rsidRPr="001D2B52" w:rsidRDefault="005A2F65" w:rsidP="00D06EF8">
      <w:pPr>
        <w:spacing w:line="360" w:lineRule="auto"/>
        <w:ind w:firstLine="851"/>
        <w:jc w:val="both"/>
        <w:rPr>
          <w:ins w:id="34" w:author="Daiana Bonfim" w:date="2025-02-08T13:23:00Z"/>
          <w:rFonts w:ascii="Times New Roman" w:hAnsi="Times New Roman" w:cs="Times New Roman"/>
          <w:sz w:val="24"/>
          <w:szCs w:val="24"/>
        </w:rPr>
      </w:pPr>
      <w:ins w:id="35" w:author="Daiana Bonfim" w:date="2025-02-08T12:37:00Z">
        <w:r w:rsidRPr="001D2B52">
          <w:rPr>
            <w:rFonts w:ascii="Times New Roman" w:hAnsi="Times New Roman" w:cs="Times New Roman"/>
            <w:sz w:val="24"/>
            <w:szCs w:val="24"/>
          </w:rPr>
          <w:t xml:space="preserve">Estudo observacional, de abordagem quantitativa a partir </w:t>
        </w:r>
      </w:ins>
      <w:r w:rsidR="00175B1B">
        <w:rPr>
          <w:rFonts w:ascii="Times New Roman" w:hAnsi="Times New Roman" w:cs="Times New Roman"/>
          <w:sz w:val="24"/>
          <w:szCs w:val="24"/>
        </w:rPr>
        <w:t xml:space="preserve">de </w:t>
      </w:r>
      <w:ins w:id="36" w:author="Daiana Bonfim" w:date="2025-02-08T13:23:00Z">
        <w:r w:rsidR="00D06EF8" w:rsidRPr="001D2B52">
          <w:rPr>
            <w:rFonts w:ascii="Times New Roman" w:hAnsi="Times New Roman" w:cs="Times New Roman"/>
            <w:sz w:val="24"/>
            <w:szCs w:val="24"/>
          </w:rPr>
          <w:t xml:space="preserve">dados obtidos a partir de múltiplas bases de dados de domínio público. Portanto, não foi necessária a aprovação em comitê de ética </w:t>
        </w:r>
      </w:ins>
      <w:customXmlInsRangeStart w:id="37" w:author="Daiana Bonfim" w:date="2025-02-08T13:23:00Z"/>
      <w:sdt>
        <w:sdtPr>
          <w:rPr>
            <w:rFonts w:ascii="Times New Roman" w:hAnsi="Times New Roman" w:cs="Times New Roman"/>
            <w:color w:val="000000"/>
            <w:sz w:val="24"/>
            <w:szCs w:val="24"/>
          </w:rPr>
          <w:tag w:val="MENDELEY_CITATION_v3_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"/>
          <w:id w:val="1783067442"/>
          <w:placeholder>
            <w:docPart w:val="A3E20FAC4EB14FBA84D0DAD45A099AF8"/>
          </w:placeholder>
        </w:sdtPr>
        <w:sdtEndPr/>
        <w:sdtContent>
          <w:customXmlInsRangeEnd w:id="37"/>
          <w:r w:rsidR="009C2F75" w:rsidRPr="009C2F75">
            <w:rPr>
              <w:rFonts w:ascii="Times New Roman" w:hAnsi="Times New Roman" w:cs="Times New Roman"/>
              <w:color w:val="000000"/>
              <w:sz w:val="24"/>
              <w:szCs w:val="24"/>
            </w:rPr>
            <w:t>(Brasil, 2012b)</w:t>
          </w:r>
          <w:customXmlInsRangeStart w:id="38" w:author="Daiana Bonfim" w:date="2025-02-08T13:23:00Z"/>
        </w:sdtContent>
      </w:sdt>
      <w:customXmlInsRangeEnd w:id="38"/>
      <w:ins w:id="39" w:author="Daiana Bonfim" w:date="2025-02-08T13:23:00Z">
        <w:r w:rsidR="00D06EF8" w:rsidRPr="001D2B52">
          <w:rPr>
            <w:rFonts w:ascii="Times New Roman" w:hAnsi="Times New Roman" w:cs="Times New Roman"/>
            <w:sz w:val="24"/>
            <w:szCs w:val="24"/>
          </w:rPr>
          <w:t xml:space="preserve">. </w:t>
        </w:r>
      </w:ins>
    </w:p>
    <w:p w14:paraId="22D8736B" w14:textId="77777777" w:rsidR="005A2F65" w:rsidRPr="001D2B52" w:rsidRDefault="005A2F65" w:rsidP="005A2F65">
      <w:pPr>
        <w:pStyle w:val="SemEspaamento"/>
        <w:spacing w:line="360" w:lineRule="auto"/>
        <w:ind w:firstLine="851"/>
        <w:jc w:val="both"/>
        <w:rPr>
          <w:ins w:id="40" w:author="Daiana Bonfim" w:date="2025-02-08T12:38:00Z"/>
          <w:rFonts w:ascii="Times New Roman" w:hAnsi="Times New Roman" w:cs="Times New Roman"/>
          <w:color w:val="000000"/>
          <w:sz w:val="24"/>
          <w:szCs w:val="24"/>
        </w:rPr>
      </w:pPr>
    </w:p>
    <w:p w14:paraId="10E01517" w14:textId="17794854" w:rsidR="005A2F65" w:rsidRPr="001D2B52" w:rsidRDefault="005A2F65" w:rsidP="005A2F65">
      <w:pPr>
        <w:pStyle w:val="SemEspaamento"/>
        <w:spacing w:line="360" w:lineRule="auto"/>
        <w:ind w:firstLine="851"/>
        <w:jc w:val="both"/>
        <w:rPr>
          <w:ins w:id="41" w:author="Daiana Bonfim" w:date="2025-02-08T12:38:00Z"/>
          <w:rFonts w:ascii="Times New Roman" w:hAnsi="Times New Roman" w:cs="Times New Roman"/>
          <w:color w:val="000000"/>
          <w:sz w:val="24"/>
          <w:szCs w:val="24"/>
        </w:rPr>
      </w:pPr>
      <w:ins w:id="42" w:author="Daiana Bonfim" w:date="2025-02-08T12:38:00Z">
        <w:r w:rsidRPr="001D2B52">
          <w:rPr>
            <w:rFonts w:ascii="Times New Roman" w:hAnsi="Times New Roman" w:cs="Times New Roman"/>
            <w:color w:val="000000"/>
            <w:sz w:val="24"/>
            <w:szCs w:val="24"/>
          </w:rPr>
          <w:t xml:space="preserve">Local do estudo </w:t>
        </w:r>
      </w:ins>
    </w:p>
    <w:p w14:paraId="3586F841" w14:textId="77777777" w:rsidR="00803BFC" w:rsidRPr="001D2B52" w:rsidRDefault="00803BFC" w:rsidP="00803BFC">
      <w:pPr>
        <w:pStyle w:val="SemEspaamento"/>
        <w:spacing w:line="360" w:lineRule="auto"/>
        <w:ind w:firstLine="851"/>
        <w:jc w:val="both"/>
        <w:rPr>
          <w:moveTo w:id="43" w:author="Daiana Bonfim" w:date="2025-02-08T12:48:00Z"/>
          <w:rFonts w:ascii="Times New Roman" w:hAnsi="Times New Roman" w:cs="Times New Roman"/>
          <w:sz w:val="24"/>
          <w:szCs w:val="24"/>
        </w:rPr>
      </w:pPr>
      <w:moveToRangeStart w:id="44" w:author="Daiana Bonfim" w:date="2025-02-08T12:48:00Z" w:name="move189911328"/>
      <w:moveTo w:id="45" w:author="Daiana Bonfim" w:date="2025-02-08T12:48:00Z">
        <w:r w:rsidRPr="001D2B52">
          <w:rPr>
            <w:rFonts w:ascii="Times New Roman" w:hAnsi="Times New Roman" w:cs="Times New Roman"/>
            <w:sz w:val="24"/>
            <w:szCs w:val="24"/>
          </w:rPr>
          <w:t>O Brasil está localizado na América do Sul e é o país com a quinta maior extensão territorial do mundo, com uma área de 8,5 milhões de km</w:t>
        </w:r>
        <w:r w:rsidRPr="001D2B52">
          <w:rPr>
            <w:rFonts w:ascii="Times New Roman" w:hAnsi="Times New Roman" w:cs="Times New Roman"/>
            <w:sz w:val="24"/>
            <w:szCs w:val="24"/>
            <w:vertAlign w:val="superscript"/>
          </w:rPr>
          <w:t>2</w:t>
        </w:r>
        <w:r w:rsidRPr="001D2B52">
          <w:rPr>
            <w:rFonts w:ascii="Times New Roman" w:hAnsi="Times New Roman" w:cs="Times New Roman"/>
            <w:sz w:val="24"/>
            <w:szCs w:val="24"/>
          </w:rPr>
          <w:t xml:space="preserve">, e uma população de aproximadamente 203 milhões de habitantes dividida em cinco regiões, 27 unidades da federação (26 estados e o Distrito Federal) e 5.570 municípios. A saúde no Brasil é um direito universal assegurado pela Constituição. Este direito se manifesta por meio do Sistema Único de Saúde (SUS), que oferta um serviço público universal com margem de atuação complementar de organizações privadas. </w:t>
        </w:r>
      </w:moveTo>
    </w:p>
    <w:p w14:paraId="15EE9A1A" w14:textId="1A0FE28A" w:rsidR="00803BFC" w:rsidRPr="001D2B52" w:rsidRDefault="00803BFC" w:rsidP="00803BFC">
      <w:pPr>
        <w:pStyle w:val="SemEspaamento"/>
        <w:spacing w:line="360" w:lineRule="auto"/>
        <w:ind w:firstLine="851"/>
        <w:jc w:val="both"/>
        <w:rPr>
          <w:moveTo w:id="46" w:author="Daiana Bonfim" w:date="2025-02-08T12:48:00Z"/>
          <w:rFonts w:ascii="Times New Roman" w:hAnsi="Times New Roman" w:cs="Times New Roman"/>
          <w:sz w:val="24"/>
          <w:szCs w:val="24"/>
        </w:rPr>
      </w:pPr>
      <w:moveTo w:id="47" w:author="Daiana Bonfim" w:date="2025-02-08T12:48:00Z">
        <w:r w:rsidRPr="001D2B52">
          <w:rPr>
            <w:rFonts w:ascii="Times New Roman" w:hAnsi="Times New Roman" w:cs="Times New Roman"/>
            <w:sz w:val="24"/>
            <w:szCs w:val="24"/>
          </w:rPr>
          <w:t xml:space="preserve">A saúde bucal no SUS, nos moldes atuais, foi induzida a partir da Política Nacional de Saúde Bucal, conhecida como “Brasil Sorridente”, a partir de 2004. Dentre as medidas, destaca-se o estabelecimento de uma estrutura poli-hierárquica contendo organizações em diferentes níveis de atenção. Na base, estão as equipes de saúde bucal, que seguem os moldes da saúde da família e ordenam o cuidado para estruturas de maior complexidade, como os Centros de Especialidades Odontológicas (CEOs), na atenção secundária, e os hospitais, na atenção terciária. A estrutura ainda conta com outras instalações de suporte, como unidades odontológicas móveis e laboratórios regionais de prótese dentária </w:t>
        </w:r>
      </w:moveTo>
      <w:sdt>
        <w:sdtPr>
          <w:rPr>
            <w:rFonts w:ascii="Times New Roman" w:hAnsi="Times New Roman" w:cs="Times New Roman"/>
            <w:color w:val="000000"/>
            <w:sz w:val="24"/>
            <w:szCs w:val="24"/>
          </w:rPr>
          <w:tag w:val="MENDELEY_CITATION_v3_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"/>
          <w:id w:val="1161584361"/>
          <w:placeholder>
            <w:docPart w:val="B5DFEF24C3134DDBAEEE2AD4DE087238"/>
          </w:placeholder>
        </w:sdtPr>
        <w:sdtEndPr/>
        <w:sdtContent>
          <w:r w:rsidR="009C2F75" w:rsidRPr="009C2F75">
            <w:rPr>
              <w:rFonts w:ascii="Times New Roman" w:eastAsia="Times New Roman" w:hAnsi="Times New Roman" w:cs="Times New Roman"/>
              <w:color w:val="000000"/>
              <w:sz w:val="24"/>
              <w:szCs w:val="24"/>
            </w:rPr>
            <w:t>(Pucca et al., 2015)</w:t>
          </w:r>
        </w:sdtContent>
      </w:sdt>
      <w:moveTo w:id="48" w:author="Daiana Bonfim" w:date="2025-02-08T12:48:00Z">
        <w:r w:rsidRPr="001D2B52">
          <w:rPr>
            <w:rFonts w:ascii="Times New Roman" w:hAnsi="Times New Roman" w:cs="Times New Roman"/>
            <w:sz w:val="24"/>
            <w:szCs w:val="24"/>
          </w:rPr>
          <w:t xml:space="preserve">. </w:t>
        </w:r>
      </w:moveTo>
    </w:p>
    <w:moveToRangeEnd w:id="44"/>
    <w:p w14:paraId="498FF59B" w14:textId="3D989A12" w:rsidR="005A2F65" w:rsidRPr="001D2B52" w:rsidRDefault="005A2F65" w:rsidP="005A2F65">
      <w:pPr>
        <w:pStyle w:val="SemEspaamento"/>
        <w:spacing w:line="360" w:lineRule="auto"/>
        <w:ind w:firstLine="851"/>
        <w:jc w:val="both"/>
        <w:rPr>
          <w:ins w:id="49" w:author="Daiana Bonfim" w:date="2025-02-08T12:38:00Z"/>
          <w:rFonts w:ascii="Times New Roman" w:hAnsi="Times New Roman" w:cs="Times New Roman"/>
          <w:color w:val="000000"/>
          <w:sz w:val="24"/>
          <w:szCs w:val="24"/>
        </w:rPr>
      </w:pPr>
    </w:p>
    <w:p w14:paraId="15E2A868" w14:textId="1B3B50B2" w:rsidR="005A2F65" w:rsidRPr="001D2B52" w:rsidRDefault="005A2F65" w:rsidP="005A2F65">
      <w:pPr>
        <w:pStyle w:val="SemEspaamento"/>
        <w:spacing w:line="360" w:lineRule="auto"/>
        <w:ind w:firstLine="851"/>
        <w:jc w:val="both"/>
        <w:rPr>
          <w:ins w:id="50" w:author="Daiana Bonfim" w:date="2025-02-08T12:38:00Z"/>
          <w:rFonts w:ascii="Times New Roman" w:hAnsi="Times New Roman" w:cs="Times New Roman"/>
          <w:sz w:val="24"/>
          <w:szCs w:val="24"/>
        </w:rPr>
      </w:pPr>
      <w:ins w:id="51" w:author="Daiana Bonfim" w:date="2025-02-08T12:38:00Z">
        <w:r w:rsidRPr="001D2B52">
          <w:rPr>
            <w:rFonts w:ascii="Times New Roman" w:hAnsi="Times New Roman" w:cs="Times New Roman"/>
            <w:color w:val="000000"/>
            <w:sz w:val="24"/>
            <w:szCs w:val="24"/>
          </w:rPr>
          <w:t xml:space="preserve">Coleta e análise de dados </w:t>
        </w:r>
      </w:ins>
    </w:p>
    <w:p w14:paraId="63822710" w14:textId="77777777" w:rsidR="005A2F65" w:rsidRPr="001D2B52" w:rsidRDefault="005A2F65" w:rsidP="00FE7239">
      <w:pPr>
        <w:pStyle w:val="SemEspaamento"/>
        <w:spacing w:line="360" w:lineRule="auto"/>
        <w:ind w:firstLine="851"/>
        <w:jc w:val="both"/>
        <w:rPr>
          <w:ins w:id="52" w:author="Daiana Bonfim" w:date="2025-02-08T12:36:00Z"/>
          <w:rFonts w:ascii="Times New Roman" w:hAnsi="Times New Roman" w:cs="Times New Roman"/>
          <w:sz w:val="24"/>
          <w:szCs w:val="24"/>
        </w:rPr>
      </w:pPr>
    </w:p>
    <w:p w14:paraId="0738E231" w14:textId="03D58442" w:rsidR="007C4E3F" w:rsidRPr="001D2B52" w:rsidRDefault="004F14F1" w:rsidP="00FE7239">
      <w:pPr>
        <w:pStyle w:val="SemEspaamento"/>
        <w:spacing w:line="360" w:lineRule="auto"/>
        <w:ind w:firstLine="851"/>
        <w:jc w:val="both"/>
        <w:rPr>
          <w:ins w:id="53" w:author="Daiana Bonfim" w:date="2025-02-08T12:36:00Z"/>
          <w:rFonts w:ascii="Times New Roman" w:hAnsi="Times New Roman" w:cs="Times New Roman"/>
          <w:color w:val="000000"/>
          <w:sz w:val="24"/>
          <w:szCs w:val="24"/>
        </w:rPr>
      </w:pPr>
      <w:r w:rsidRPr="001D2B52">
        <w:rPr>
          <w:rFonts w:ascii="Times New Roman" w:hAnsi="Times New Roman" w:cs="Times New Roman"/>
          <w:sz w:val="24"/>
          <w:szCs w:val="24"/>
        </w:rPr>
        <w:lastRenderedPageBreak/>
        <w:t>A</w:t>
      </w:r>
      <w:r w:rsidR="00F94595" w:rsidRPr="001D2B52">
        <w:rPr>
          <w:rFonts w:ascii="Times New Roman" w:hAnsi="Times New Roman" w:cs="Times New Roman"/>
          <w:sz w:val="24"/>
          <w:szCs w:val="24"/>
        </w:rPr>
        <w:t xml:space="preserve"> construção do modelo de PDFT</w:t>
      </w:r>
      <w:r w:rsidR="007C4E3F" w:rsidRPr="001D2B52">
        <w:rPr>
          <w:rFonts w:ascii="Times New Roman" w:hAnsi="Times New Roman" w:cs="Times New Roman"/>
          <w:sz w:val="24"/>
          <w:szCs w:val="24"/>
        </w:rPr>
        <w:t xml:space="preserve"> para saúde bucal</w:t>
      </w:r>
      <w:r w:rsidR="00F94595" w:rsidRPr="001D2B52">
        <w:rPr>
          <w:rFonts w:ascii="Times New Roman" w:hAnsi="Times New Roman" w:cs="Times New Roman"/>
          <w:sz w:val="24"/>
          <w:szCs w:val="24"/>
        </w:rPr>
        <w:t xml:space="preserve"> baseado em necessidades foi </w:t>
      </w:r>
      <w:r w:rsidR="00D4747D" w:rsidRPr="001D2B52">
        <w:rPr>
          <w:rFonts w:ascii="Times New Roman" w:hAnsi="Times New Roman" w:cs="Times New Roman"/>
          <w:sz w:val="24"/>
          <w:szCs w:val="24"/>
        </w:rPr>
        <w:t>elaborada com base</w:t>
      </w:r>
      <w:r w:rsidR="00F94595" w:rsidRPr="001D2B52">
        <w:rPr>
          <w:rFonts w:ascii="Times New Roman" w:hAnsi="Times New Roman" w:cs="Times New Roman"/>
          <w:sz w:val="24"/>
          <w:szCs w:val="24"/>
        </w:rPr>
        <w:t xml:space="preserve"> </w:t>
      </w:r>
      <w:r w:rsidR="00AF7075" w:rsidRPr="001D2B52">
        <w:rPr>
          <w:rFonts w:ascii="Times New Roman" w:hAnsi="Times New Roman" w:cs="Times New Roman"/>
          <w:sz w:val="24"/>
          <w:szCs w:val="24"/>
        </w:rPr>
        <w:t>nas</w:t>
      </w:r>
      <w:r w:rsidR="00F94595" w:rsidRPr="001D2B52">
        <w:rPr>
          <w:rFonts w:ascii="Times New Roman" w:hAnsi="Times New Roman" w:cs="Times New Roman"/>
          <w:sz w:val="24"/>
          <w:szCs w:val="24"/>
        </w:rPr>
        <w:t xml:space="preserve"> orientações de </w:t>
      </w:r>
      <w:sdt>
        <w:sdtPr>
          <w:rPr>
            <w:rFonts w:ascii="Times New Roman" w:hAnsi="Times New Roman" w:cs="Times New Roman"/>
            <w:color w:val="000000"/>
            <w:sz w:val="24"/>
            <w:szCs w:val="24"/>
          </w:rPr>
          <w:tag w:val="MENDELEY_CITATION_v3_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"/>
          <w:id w:val="187651942"/>
          <w:placeholder>
            <w:docPart w:val="DefaultPlaceholder_-1854013440"/>
          </w:placeholder>
        </w:sdtPr>
        <w:sdtEndPr/>
        <w:sdtContent>
          <w:r w:rsidR="009C2F75" w:rsidRPr="009C2F75">
            <w:rPr>
              <w:rFonts w:ascii="Times New Roman" w:hAnsi="Times New Roman" w:cs="Times New Roman"/>
              <w:color w:val="000000"/>
              <w:sz w:val="24"/>
              <w:szCs w:val="24"/>
            </w:rPr>
            <w:t>Asamani et al. (2021)</w:t>
          </w:r>
        </w:sdtContent>
      </w:sdt>
      <w:r w:rsidR="00CA1FB9" w:rsidRPr="001D2B52">
        <w:rPr>
          <w:rFonts w:ascii="Times New Roman" w:hAnsi="Times New Roman" w:cs="Times New Roman"/>
          <w:sz w:val="24"/>
          <w:szCs w:val="24"/>
        </w:rPr>
        <w:t xml:space="preserve"> que sugerem </w:t>
      </w:r>
      <w:r w:rsidRPr="001D2B52">
        <w:rPr>
          <w:rFonts w:ascii="Times New Roman" w:hAnsi="Times New Roman" w:cs="Times New Roman"/>
          <w:sz w:val="24"/>
          <w:szCs w:val="24"/>
        </w:rPr>
        <w:t>algumas etapas</w:t>
      </w:r>
      <w:r w:rsidR="004E5126" w:rsidRPr="001D2B52">
        <w:rPr>
          <w:rFonts w:ascii="Times New Roman" w:hAnsi="Times New Roman" w:cs="Times New Roman"/>
          <w:sz w:val="24"/>
          <w:szCs w:val="24"/>
        </w:rPr>
        <w:t>, que serão descritas com maior detalhamento a seguir</w:t>
      </w:r>
      <w:r w:rsidR="00550B66" w:rsidRPr="001D2B52">
        <w:rPr>
          <w:rFonts w:ascii="Times New Roman" w:hAnsi="Times New Roman" w:cs="Times New Roman"/>
          <w:sz w:val="24"/>
          <w:szCs w:val="24"/>
        </w:rPr>
        <w:t xml:space="preserve">. </w:t>
      </w:r>
      <w:r w:rsidR="00D4747D" w:rsidRPr="001D2B52">
        <w:rPr>
          <w:rFonts w:ascii="Times New Roman" w:hAnsi="Times New Roman" w:cs="Times New Roman"/>
          <w:sz w:val="24"/>
          <w:szCs w:val="24"/>
        </w:rPr>
        <w:t>Além disso</w:t>
      </w:r>
      <w:r w:rsidR="00550B66" w:rsidRPr="001D2B52">
        <w:rPr>
          <w:rFonts w:ascii="Times New Roman" w:hAnsi="Times New Roman" w:cs="Times New Roman"/>
          <w:sz w:val="24"/>
          <w:szCs w:val="24"/>
        </w:rPr>
        <w:t xml:space="preserve">, </w:t>
      </w:r>
      <w:r w:rsidR="006E0B52" w:rsidRPr="001D2B52">
        <w:rPr>
          <w:rFonts w:ascii="Times New Roman" w:hAnsi="Times New Roman" w:cs="Times New Roman"/>
          <w:sz w:val="24"/>
          <w:szCs w:val="24"/>
        </w:rPr>
        <w:t>a</w:t>
      </w:r>
      <w:r w:rsidR="00550B66" w:rsidRPr="001D2B52">
        <w:rPr>
          <w:rFonts w:ascii="Times New Roman" w:hAnsi="Times New Roman" w:cs="Times New Roman"/>
          <w:sz w:val="24"/>
          <w:szCs w:val="24"/>
        </w:rPr>
        <w:t xml:space="preserve">dotamos as orientações de </w:t>
      </w:r>
      <w:sdt>
        <w:sdtPr>
          <w:rPr>
            <w:rFonts w:ascii="Times New Roman" w:hAnsi="Times New Roman" w:cs="Times New Roman"/>
            <w:color w:val="000000"/>
            <w:sz w:val="24"/>
            <w:szCs w:val="24"/>
          </w:rPr>
          <w:tag w:val="MENDELEY_CITATION_v3_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"/>
          <w:id w:val="-627545575"/>
          <w:placeholder>
            <w:docPart w:val="05A2F74692C84557A9CAC723C1EDA25A"/>
          </w:placeholder>
        </w:sdtPr>
        <w:sdtEndPr/>
        <w:sdtContent>
          <w:r w:rsidR="009C2F75" w:rsidRPr="009C2F75">
            <w:rPr>
              <w:rFonts w:ascii="Times New Roman" w:hAnsi="Times New Roman" w:cs="Times New Roman"/>
              <w:color w:val="000000"/>
              <w:sz w:val="24"/>
              <w:szCs w:val="24"/>
            </w:rPr>
            <w:t>Lee et al. (2024)</w:t>
          </w:r>
        </w:sdtContent>
      </w:sdt>
      <w:r w:rsidR="00D4747D" w:rsidRPr="001D2B52">
        <w:rPr>
          <w:rFonts w:ascii="Times New Roman" w:hAnsi="Times New Roman" w:cs="Times New Roman"/>
          <w:color w:val="000000"/>
          <w:sz w:val="24"/>
          <w:szCs w:val="24"/>
        </w:rPr>
        <w:t xml:space="preserve"> para garantir maior transparência </w:t>
      </w:r>
      <w:r w:rsidR="00262BE9" w:rsidRPr="001D2B52">
        <w:rPr>
          <w:rFonts w:ascii="Times New Roman" w:hAnsi="Times New Roman" w:cs="Times New Roman"/>
          <w:color w:val="000000"/>
          <w:sz w:val="24"/>
          <w:szCs w:val="24"/>
        </w:rPr>
        <w:t xml:space="preserve">e reprodutibilidade </w:t>
      </w:r>
      <w:r w:rsidR="00D4747D" w:rsidRPr="001D2B52">
        <w:rPr>
          <w:rFonts w:ascii="Times New Roman" w:hAnsi="Times New Roman" w:cs="Times New Roman"/>
          <w:color w:val="000000"/>
          <w:sz w:val="24"/>
          <w:szCs w:val="24"/>
        </w:rPr>
        <w:t xml:space="preserve">da do método, visto que frequentemente modelos de PDFT são descritos como </w:t>
      </w:r>
      <w:ins w:id="54" w:author="Daiana Bonfim" w:date="2025-02-08T12:36:00Z">
        <w:r w:rsidR="005A2F65" w:rsidRPr="001D2B52">
          <w:rPr>
            <w:rFonts w:ascii="Times New Roman" w:hAnsi="Times New Roman" w:cs="Times New Roman"/>
            <w:color w:val="000000"/>
            <w:sz w:val="24"/>
            <w:szCs w:val="24"/>
          </w:rPr>
          <w:t>“</w:t>
        </w:r>
      </w:ins>
      <w:r w:rsidR="00D4747D" w:rsidRPr="001D2B52">
        <w:rPr>
          <w:rFonts w:ascii="Times New Roman" w:hAnsi="Times New Roman" w:cs="Times New Roman"/>
          <w:color w:val="000000"/>
          <w:sz w:val="24"/>
          <w:szCs w:val="24"/>
        </w:rPr>
        <w:t>caixas-pretas</w:t>
      </w:r>
      <w:ins w:id="55" w:author="Daiana Bonfim" w:date="2025-02-08T12:36:00Z">
        <w:r w:rsidR="005A2F65" w:rsidRPr="001D2B52">
          <w:rPr>
            <w:rFonts w:ascii="Times New Roman" w:hAnsi="Times New Roman" w:cs="Times New Roman"/>
            <w:color w:val="000000"/>
            <w:sz w:val="24"/>
            <w:szCs w:val="24"/>
          </w:rPr>
          <w:t>”</w:t>
        </w:r>
      </w:ins>
      <w:r w:rsidR="00D4747D" w:rsidRPr="001D2B52">
        <w:rPr>
          <w:rFonts w:ascii="Times New Roman" w:hAnsi="Times New Roman" w:cs="Times New Roman"/>
          <w:color w:val="000000"/>
          <w:sz w:val="24"/>
          <w:szCs w:val="24"/>
        </w:rPr>
        <w:t xml:space="preserve">. </w:t>
      </w:r>
    </w:p>
    <w:p w14:paraId="385C9935" w14:textId="1188D64B" w:rsidR="005A2F65" w:rsidRPr="001D2B52" w:rsidDel="005A2F65" w:rsidRDefault="00803BFC" w:rsidP="00FE7239">
      <w:pPr>
        <w:pStyle w:val="SemEspaamento"/>
        <w:spacing w:line="360" w:lineRule="auto"/>
        <w:ind w:firstLine="851"/>
        <w:jc w:val="both"/>
        <w:rPr>
          <w:del w:id="56" w:author="Daiana Bonfim" w:date="2025-02-08T12:38:00Z"/>
          <w:rFonts w:ascii="Times New Roman" w:hAnsi="Times New Roman" w:cs="Times New Roman"/>
          <w:sz w:val="24"/>
          <w:szCs w:val="24"/>
        </w:rPr>
      </w:pPr>
      <w:ins w:id="57" w:author="Daiana Bonfim" w:date="2025-02-08T12:42:00Z">
        <w:r w:rsidRPr="001D2B52">
          <w:rPr>
            <w:rFonts w:ascii="Times New Roman" w:hAnsi="Times New Roman" w:cs="Times New Roman"/>
            <w:sz w:val="24"/>
            <w:szCs w:val="24"/>
          </w:rPr>
          <w:t>Etapas:</w:t>
        </w:r>
      </w:ins>
    </w:p>
    <w:p w14:paraId="5614ED0D" w14:textId="7F9FC2B4" w:rsidR="000449FB" w:rsidRPr="001D2B52" w:rsidRDefault="00803BFC">
      <w:pPr>
        <w:spacing w:line="360" w:lineRule="auto"/>
        <w:ind w:left="708"/>
        <w:jc w:val="both"/>
        <w:rPr>
          <w:rFonts w:ascii="Times New Roman" w:hAnsi="Times New Roman" w:cs="Times New Roman"/>
          <w:sz w:val="24"/>
          <w:szCs w:val="24"/>
          <w:rPrChange w:id="58" w:author="Daiana Bonfim" w:date="2025-02-08T12:42:00Z">
            <w:rPr/>
          </w:rPrChange>
        </w:rPr>
        <w:pPrChange w:id="59" w:author="Daiana Bonfim" w:date="2025-02-08T12:42:00Z">
          <w:pPr>
            <w:pStyle w:val="PargrafodaLista"/>
            <w:numPr>
              <w:numId w:val="1"/>
            </w:numPr>
            <w:spacing w:line="360" w:lineRule="auto"/>
            <w:ind w:left="1068" w:hanging="360"/>
            <w:jc w:val="both"/>
          </w:pPr>
        </w:pPrChange>
      </w:pPr>
      <w:ins w:id="60" w:author="Daiana Bonfim" w:date="2025-02-08T12:42:00Z">
        <w:r w:rsidRPr="001D2B52">
          <w:rPr>
            <w:rFonts w:ascii="Times New Roman" w:hAnsi="Times New Roman" w:cs="Times New Roman"/>
            <w:sz w:val="24"/>
            <w:szCs w:val="24"/>
          </w:rPr>
          <w:t xml:space="preserve">Etapa 1: </w:t>
        </w:r>
      </w:ins>
      <w:r w:rsidR="007C4E3F" w:rsidRPr="001D2B52">
        <w:rPr>
          <w:rFonts w:ascii="Times New Roman" w:hAnsi="Times New Roman" w:cs="Times New Roman"/>
          <w:sz w:val="24"/>
          <w:szCs w:val="24"/>
          <w:rPrChange w:id="61" w:author="Daiana Bonfim" w:date="2025-02-08T12:42:00Z">
            <w:rPr/>
          </w:rPrChange>
        </w:rPr>
        <w:t>Definição de escopo da metodo</w:t>
      </w:r>
      <w:r w:rsidR="0042615D" w:rsidRPr="001D2B52">
        <w:rPr>
          <w:rFonts w:ascii="Times New Roman" w:hAnsi="Times New Roman" w:cs="Times New Roman"/>
          <w:sz w:val="24"/>
          <w:szCs w:val="24"/>
          <w:rPrChange w:id="62" w:author="Daiana Bonfim" w:date="2025-02-08T12:42:00Z">
            <w:rPr/>
          </w:rPrChange>
        </w:rPr>
        <w:t>logia em termos de cobertura jurisdicional, objetivos e horizonte temporal</w:t>
      </w:r>
      <w:r w:rsidR="009C5E2F" w:rsidRPr="001D2B52">
        <w:rPr>
          <w:rFonts w:ascii="Times New Roman" w:hAnsi="Times New Roman" w:cs="Times New Roman"/>
          <w:sz w:val="24"/>
          <w:szCs w:val="24"/>
          <w:rPrChange w:id="63" w:author="Daiana Bonfim" w:date="2025-02-08T12:42:00Z">
            <w:rPr/>
          </w:rPrChange>
        </w:rPr>
        <w:t>;</w:t>
      </w:r>
    </w:p>
    <w:p w14:paraId="59867AE4" w14:textId="3E71A395" w:rsidR="0042615D" w:rsidRPr="001D2B52" w:rsidRDefault="00803BFC" w:rsidP="00CB0ABD">
      <w:pPr>
        <w:pStyle w:val="PargrafodaLista"/>
        <w:numPr>
          <w:ilvl w:val="0"/>
          <w:numId w:val="1"/>
        </w:numPr>
        <w:spacing w:line="360" w:lineRule="auto"/>
        <w:jc w:val="both"/>
        <w:rPr>
          <w:rFonts w:ascii="Times New Roman" w:hAnsi="Times New Roman" w:cs="Times New Roman"/>
          <w:sz w:val="24"/>
          <w:szCs w:val="24"/>
        </w:rPr>
      </w:pPr>
      <w:ins w:id="64" w:author="Daiana Bonfim" w:date="2025-02-08T12:42:00Z">
        <w:r w:rsidRPr="001D2B52">
          <w:rPr>
            <w:rFonts w:ascii="Times New Roman" w:hAnsi="Times New Roman" w:cs="Times New Roman"/>
            <w:sz w:val="24"/>
            <w:szCs w:val="24"/>
          </w:rPr>
          <w:t xml:space="preserve">Etapa 2: </w:t>
        </w:r>
      </w:ins>
      <w:r w:rsidR="00D6573A" w:rsidRPr="001D2B52">
        <w:rPr>
          <w:rFonts w:ascii="Times New Roman" w:hAnsi="Times New Roman" w:cs="Times New Roman"/>
          <w:sz w:val="24"/>
          <w:szCs w:val="24"/>
        </w:rPr>
        <w:t xml:space="preserve">Análise da necessidade </w:t>
      </w:r>
      <w:r w:rsidR="00402FB5" w:rsidRPr="001D2B52">
        <w:rPr>
          <w:rFonts w:ascii="Times New Roman" w:hAnsi="Times New Roman" w:cs="Times New Roman"/>
          <w:sz w:val="24"/>
          <w:szCs w:val="24"/>
        </w:rPr>
        <w:t xml:space="preserve">de saúde bucal com base em aspectos da demografia, epidemiologia e serviços destinados </w:t>
      </w:r>
      <w:r w:rsidR="00D06766" w:rsidRPr="001D2B52">
        <w:rPr>
          <w:rFonts w:ascii="Times New Roman" w:hAnsi="Times New Roman" w:cs="Times New Roman"/>
          <w:sz w:val="24"/>
          <w:szCs w:val="24"/>
        </w:rPr>
        <w:t>à</w:t>
      </w:r>
      <w:r w:rsidR="00875392" w:rsidRPr="001D2B52">
        <w:rPr>
          <w:rFonts w:ascii="Times New Roman" w:hAnsi="Times New Roman" w:cs="Times New Roman"/>
          <w:sz w:val="24"/>
          <w:szCs w:val="24"/>
        </w:rPr>
        <w:t xml:space="preserve"> população a</w:t>
      </w:r>
      <w:r w:rsidR="00402FB5" w:rsidRPr="001D2B52">
        <w:rPr>
          <w:rFonts w:ascii="Times New Roman" w:hAnsi="Times New Roman" w:cs="Times New Roman"/>
          <w:sz w:val="24"/>
          <w:szCs w:val="24"/>
        </w:rPr>
        <w:t xml:space="preserve"> local; </w:t>
      </w:r>
    </w:p>
    <w:p w14:paraId="3724CAEB" w14:textId="773F035A" w:rsidR="00402FB5" w:rsidRPr="001D2B52" w:rsidRDefault="00803BFC" w:rsidP="00CB0ABD">
      <w:pPr>
        <w:pStyle w:val="PargrafodaLista"/>
        <w:numPr>
          <w:ilvl w:val="0"/>
          <w:numId w:val="1"/>
        </w:numPr>
        <w:spacing w:line="360" w:lineRule="auto"/>
        <w:jc w:val="both"/>
        <w:rPr>
          <w:rFonts w:ascii="Times New Roman" w:hAnsi="Times New Roman" w:cs="Times New Roman"/>
          <w:sz w:val="24"/>
          <w:szCs w:val="24"/>
        </w:rPr>
      </w:pPr>
      <w:ins w:id="65" w:author="Daiana Bonfim" w:date="2025-02-08T12:42:00Z">
        <w:r w:rsidRPr="001D2B52">
          <w:rPr>
            <w:rFonts w:ascii="Times New Roman" w:hAnsi="Times New Roman" w:cs="Times New Roman"/>
            <w:sz w:val="24"/>
            <w:szCs w:val="24"/>
          </w:rPr>
          <w:t xml:space="preserve">Etapa </w:t>
        </w:r>
      </w:ins>
      <w:ins w:id="66" w:author="Daiana Bonfim" w:date="2025-02-08T12:43:00Z">
        <w:r w:rsidRPr="001D2B52">
          <w:rPr>
            <w:rFonts w:ascii="Times New Roman" w:hAnsi="Times New Roman" w:cs="Times New Roman"/>
            <w:sz w:val="24"/>
            <w:szCs w:val="24"/>
          </w:rPr>
          <w:t xml:space="preserve">3: </w:t>
        </w:r>
      </w:ins>
      <w:r w:rsidR="00D4747D" w:rsidRPr="001D2B52">
        <w:rPr>
          <w:rFonts w:ascii="Times New Roman" w:hAnsi="Times New Roman" w:cs="Times New Roman"/>
          <w:sz w:val="24"/>
          <w:szCs w:val="24"/>
        </w:rPr>
        <w:t>Conversão</w:t>
      </w:r>
      <w:r w:rsidR="00402FB5" w:rsidRPr="001D2B52">
        <w:rPr>
          <w:rFonts w:ascii="Times New Roman" w:hAnsi="Times New Roman" w:cs="Times New Roman"/>
          <w:sz w:val="24"/>
          <w:szCs w:val="24"/>
        </w:rPr>
        <w:t xml:space="preserve"> do número de serviços em número de profissionais necessários; </w:t>
      </w:r>
    </w:p>
    <w:p w14:paraId="0912F849" w14:textId="14A1021C" w:rsidR="00402FB5" w:rsidRPr="001D2B52" w:rsidRDefault="00803BFC" w:rsidP="00CB0ABD">
      <w:pPr>
        <w:pStyle w:val="PargrafodaLista"/>
        <w:numPr>
          <w:ilvl w:val="0"/>
          <w:numId w:val="1"/>
        </w:numPr>
        <w:spacing w:line="360" w:lineRule="auto"/>
        <w:jc w:val="both"/>
        <w:rPr>
          <w:rFonts w:ascii="Times New Roman" w:hAnsi="Times New Roman" w:cs="Times New Roman"/>
          <w:sz w:val="24"/>
          <w:szCs w:val="24"/>
        </w:rPr>
      </w:pPr>
      <w:ins w:id="67" w:author="Daiana Bonfim" w:date="2025-02-08T12:43:00Z">
        <w:r w:rsidRPr="001D2B52">
          <w:rPr>
            <w:rFonts w:ascii="Times New Roman" w:hAnsi="Times New Roman" w:cs="Times New Roman"/>
            <w:sz w:val="24"/>
            <w:szCs w:val="24"/>
          </w:rPr>
          <w:t xml:space="preserve">Etapa 4: </w:t>
        </w:r>
      </w:ins>
      <w:r w:rsidR="00944172" w:rsidRPr="001D2B52">
        <w:rPr>
          <w:rFonts w:ascii="Times New Roman" w:hAnsi="Times New Roman" w:cs="Times New Roman"/>
          <w:sz w:val="24"/>
          <w:szCs w:val="24"/>
        </w:rPr>
        <w:t xml:space="preserve">Exploração das implicações em termos </w:t>
      </w:r>
      <w:r w:rsidR="00E10D73" w:rsidRPr="001D2B52">
        <w:rPr>
          <w:rFonts w:ascii="Times New Roman" w:hAnsi="Times New Roman" w:cs="Times New Roman"/>
          <w:sz w:val="24"/>
          <w:szCs w:val="24"/>
        </w:rPr>
        <w:t>da oferta de profissionais</w:t>
      </w:r>
      <w:r w:rsidR="00D97DB2" w:rsidRPr="001D2B52">
        <w:rPr>
          <w:rFonts w:ascii="Times New Roman" w:hAnsi="Times New Roman" w:cs="Times New Roman"/>
          <w:sz w:val="24"/>
          <w:szCs w:val="24"/>
        </w:rPr>
        <w:t xml:space="preserve">; </w:t>
      </w:r>
    </w:p>
    <w:p w14:paraId="6A4D8993" w14:textId="61224E38" w:rsidR="008F7C04" w:rsidRPr="001D2B52" w:rsidRDefault="00803BFC" w:rsidP="00CB0ABD">
      <w:pPr>
        <w:pStyle w:val="PargrafodaLista"/>
        <w:numPr>
          <w:ilvl w:val="0"/>
          <w:numId w:val="1"/>
        </w:numPr>
        <w:spacing w:line="360" w:lineRule="auto"/>
        <w:jc w:val="both"/>
        <w:rPr>
          <w:rFonts w:ascii="Times New Roman" w:hAnsi="Times New Roman" w:cs="Times New Roman"/>
          <w:sz w:val="24"/>
          <w:szCs w:val="24"/>
        </w:rPr>
      </w:pPr>
      <w:ins w:id="68" w:author="Daiana Bonfim" w:date="2025-02-08T12:43:00Z">
        <w:r w:rsidRPr="001D2B52">
          <w:rPr>
            <w:rFonts w:ascii="Times New Roman" w:hAnsi="Times New Roman" w:cs="Times New Roman"/>
            <w:sz w:val="24"/>
            <w:szCs w:val="24"/>
          </w:rPr>
          <w:t xml:space="preserve">Etapa 5: </w:t>
        </w:r>
      </w:ins>
      <w:r w:rsidR="008F7C04" w:rsidRPr="001D2B52">
        <w:rPr>
          <w:rFonts w:ascii="Times New Roman" w:hAnsi="Times New Roman" w:cs="Times New Roman"/>
          <w:sz w:val="24"/>
          <w:szCs w:val="24"/>
        </w:rPr>
        <w:t>Exploração das implicações em termos de custos;</w:t>
      </w:r>
    </w:p>
    <w:p w14:paraId="019E8B3F" w14:textId="66D31453" w:rsidR="00D97DB2" w:rsidRPr="001D2B52" w:rsidRDefault="00803BFC" w:rsidP="00CB0ABD">
      <w:pPr>
        <w:pStyle w:val="PargrafodaLista"/>
        <w:numPr>
          <w:ilvl w:val="0"/>
          <w:numId w:val="1"/>
        </w:numPr>
        <w:spacing w:line="360" w:lineRule="auto"/>
        <w:jc w:val="both"/>
        <w:rPr>
          <w:rFonts w:ascii="Times New Roman" w:hAnsi="Times New Roman" w:cs="Times New Roman"/>
          <w:sz w:val="24"/>
          <w:szCs w:val="24"/>
        </w:rPr>
      </w:pPr>
      <w:ins w:id="69" w:author="Daiana Bonfim" w:date="2025-02-08T12:43:00Z">
        <w:r w:rsidRPr="001D2B52">
          <w:rPr>
            <w:rFonts w:ascii="Times New Roman" w:hAnsi="Times New Roman" w:cs="Times New Roman"/>
            <w:sz w:val="24"/>
            <w:szCs w:val="24"/>
          </w:rPr>
          <w:t>Etapa 6:</w:t>
        </w:r>
      </w:ins>
      <w:r w:rsidR="00DB4FBE" w:rsidRPr="001D2B52">
        <w:rPr>
          <w:rFonts w:ascii="Times New Roman" w:hAnsi="Times New Roman" w:cs="Times New Roman"/>
          <w:sz w:val="24"/>
          <w:szCs w:val="24"/>
        </w:rPr>
        <w:t xml:space="preserve">Análise de sensibilidade para simulação de parâmetros de incerteza; </w:t>
      </w:r>
    </w:p>
    <w:p w14:paraId="66487624" w14:textId="0987C4D9" w:rsidR="008750DD" w:rsidRPr="001D2B52" w:rsidRDefault="00803BFC" w:rsidP="002B4F09">
      <w:pPr>
        <w:pStyle w:val="PargrafodaLista"/>
        <w:numPr>
          <w:ilvl w:val="0"/>
          <w:numId w:val="1"/>
        </w:numPr>
        <w:spacing w:line="360" w:lineRule="auto"/>
        <w:jc w:val="both"/>
        <w:rPr>
          <w:rFonts w:ascii="Times New Roman" w:hAnsi="Times New Roman" w:cs="Times New Roman"/>
          <w:sz w:val="24"/>
          <w:szCs w:val="24"/>
        </w:rPr>
      </w:pPr>
      <w:ins w:id="70" w:author="Daiana Bonfim" w:date="2025-02-08T12:43:00Z">
        <w:r w:rsidRPr="001D2B52">
          <w:rPr>
            <w:rFonts w:ascii="Times New Roman" w:hAnsi="Times New Roman" w:cs="Times New Roman"/>
            <w:sz w:val="24"/>
            <w:szCs w:val="24"/>
          </w:rPr>
          <w:t>Etapa 7:</w:t>
        </w:r>
      </w:ins>
      <w:r w:rsidR="00DB4FBE" w:rsidRPr="001D2B52">
        <w:rPr>
          <w:rFonts w:ascii="Times New Roman" w:hAnsi="Times New Roman" w:cs="Times New Roman"/>
          <w:sz w:val="24"/>
          <w:szCs w:val="24"/>
        </w:rPr>
        <w:t xml:space="preserve">Validação de modelo por meio de consulta a </w:t>
      </w:r>
      <w:r w:rsidR="00DB4FBE" w:rsidRPr="001D2B52">
        <w:rPr>
          <w:rFonts w:ascii="Times New Roman" w:hAnsi="Times New Roman" w:cs="Times New Roman"/>
          <w:i/>
          <w:iCs/>
          <w:sz w:val="24"/>
          <w:szCs w:val="24"/>
        </w:rPr>
        <w:t>stakeholders</w:t>
      </w:r>
      <w:r w:rsidR="00DB4FBE" w:rsidRPr="001D2B52">
        <w:rPr>
          <w:rFonts w:ascii="Times New Roman" w:hAnsi="Times New Roman" w:cs="Times New Roman"/>
          <w:sz w:val="24"/>
          <w:szCs w:val="24"/>
        </w:rPr>
        <w:t xml:space="preserve">. </w:t>
      </w:r>
    </w:p>
    <w:p w14:paraId="71FACF8F" w14:textId="3CBADDE1" w:rsidR="002B4F09" w:rsidRPr="001D2B52" w:rsidRDefault="00803BFC" w:rsidP="000508FA">
      <w:pPr>
        <w:pStyle w:val="SemEspaamento"/>
        <w:jc w:val="both"/>
        <w:rPr>
          <w:rFonts w:ascii="Times New Roman" w:hAnsi="Times New Roman" w:cs="Times New Roman"/>
          <w:i/>
          <w:iCs/>
          <w:sz w:val="24"/>
          <w:szCs w:val="24"/>
        </w:rPr>
      </w:pPr>
      <w:ins w:id="71" w:author="Daiana Bonfim" w:date="2025-02-08T12:43:00Z">
        <w:r w:rsidRPr="001D2B52">
          <w:rPr>
            <w:rFonts w:ascii="Times New Roman" w:hAnsi="Times New Roman" w:cs="Times New Roman"/>
            <w:i/>
            <w:iCs/>
            <w:sz w:val="24"/>
            <w:szCs w:val="24"/>
          </w:rPr>
          <w:t xml:space="preserve">Etapa 1: </w:t>
        </w:r>
      </w:ins>
      <w:del w:id="72" w:author="Daiana Bonfim" w:date="2025-02-08T12:43:00Z">
        <w:r w:rsidR="00FE7239" w:rsidRPr="001D2B52" w:rsidDel="00803BFC">
          <w:rPr>
            <w:rFonts w:ascii="Times New Roman" w:hAnsi="Times New Roman" w:cs="Times New Roman"/>
            <w:i/>
            <w:iCs/>
            <w:sz w:val="24"/>
            <w:szCs w:val="24"/>
          </w:rPr>
          <w:delText>1</w:delText>
        </w:r>
      </w:del>
      <w:r w:rsidR="00FE7239" w:rsidRPr="001D2B52">
        <w:rPr>
          <w:rFonts w:ascii="Times New Roman" w:hAnsi="Times New Roman" w:cs="Times New Roman"/>
          <w:i/>
          <w:iCs/>
          <w:sz w:val="24"/>
          <w:szCs w:val="24"/>
        </w:rPr>
        <w:t xml:space="preserve"> - Definição de escopo da metodologia em termos de cobertura jurisdicional, objetivos e horizonte temporal</w:t>
      </w:r>
    </w:p>
    <w:p w14:paraId="492A3076" w14:textId="53C70A72" w:rsidR="000508FA" w:rsidRPr="001D2B52" w:rsidRDefault="00803BFC">
      <w:pPr>
        <w:pStyle w:val="SemEspaamento"/>
        <w:numPr>
          <w:ilvl w:val="0"/>
          <w:numId w:val="17"/>
        </w:numPr>
        <w:spacing w:line="360" w:lineRule="auto"/>
        <w:jc w:val="both"/>
        <w:rPr>
          <w:rFonts w:ascii="Times New Roman" w:hAnsi="Times New Roman" w:cs="Times New Roman"/>
          <w:sz w:val="24"/>
          <w:szCs w:val="24"/>
        </w:rPr>
        <w:pPrChange w:id="73" w:author="Daiana Bonfim" w:date="2025-02-08T12:49:00Z">
          <w:pPr>
            <w:pStyle w:val="SemEspaamento"/>
            <w:spacing w:line="360" w:lineRule="auto"/>
            <w:ind w:firstLine="851"/>
            <w:jc w:val="both"/>
          </w:pPr>
        </w:pPrChange>
      </w:pPr>
      <w:ins w:id="74" w:author="Daiana Bonfim" w:date="2025-02-08T12:49:00Z">
        <w:r w:rsidRPr="001D2B52">
          <w:rPr>
            <w:rFonts w:ascii="Times New Roman" w:hAnsi="Times New Roman" w:cs="Times New Roman"/>
            <w:sz w:val="24"/>
            <w:szCs w:val="24"/>
          </w:rPr>
          <w:t xml:space="preserve">Cobertura jurisdicional </w:t>
        </w:r>
      </w:ins>
    </w:p>
    <w:p w14:paraId="1688EEDD" w14:textId="22EE4048" w:rsidR="000A4AB2" w:rsidRPr="001D2B52" w:rsidDel="00803BFC" w:rsidRDefault="00E60AD5" w:rsidP="000A4AB2">
      <w:pPr>
        <w:pStyle w:val="SemEspaamento"/>
        <w:spacing w:line="360" w:lineRule="auto"/>
        <w:ind w:firstLine="851"/>
        <w:jc w:val="both"/>
        <w:rPr>
          <w:moveFrom w:id="75" w:author="Daiana Bonfim" w:date="2025-02-08T12:48:00Z"/>
          <w:rFonts w:ascii="Times New Roman" w:hAnsi="Times New Roman" w:cs="Times New Roman"/>
          <w:sz w:val="24"/>
          <w:szCs w:val="24"/>
        </w:rPr>
      </w:pPr>
      <w:moveFromRangeStart w:id="76" w:author="Daiana Bonfim" w:date="2025-02-08T12:48:00Z" w:name="move189911328"/>
      <w:moveFrom w:id="77" w:author="Daiana Bonfim" w:date="2025-02-08T12:48:00Z">
        <w:r w:rsidRPr="001D2B52" w:rsidDel="00803BFC">
          <w:rPr>
            <w:rFonts w:ascii="Times New Roman" w:hAnsi="Times New Roman" w:cs="Times New Roman"/>
            <w:sz w:val="24"/>
            <w:szCs w:val="24"/>
          </w:rPr>
          <w:t>O Brasil</w:t>
        </w:r>
        <w:r w:rsidR="001D4279" w:rsidRPr="001D2B52" w:rsidDel="00803BFC">
          <w:rPr>
            <w:rFonts w:ascii="Times New Roman" w:hAnsi="Times New Roman" w:cs="Times New Roman"/>
            <w:sz w:val="24"/>
            <w:szCs w:val="24"/>
          </w:rPr>
          <w:t xml:space="preserve"> está localizado na América do Sul</w:t>
        </w:r>
        <w:r w:rsidR="00FA64BE" w:rsidRPr="001D2B52" w:rsidDel="00803BFC">
          <w:rPr>
            <w:rFonts w:ascii="Times New Roman" w:hAnsi="Times New Roman" w:cs="Times New Roman"/>
            <w:sz w:val="24"/>
            <w:szCs w:val="24"/>
          </w:rPr>
          <w:t xml:space="preserve"> e é o país</w:t>
        </w:r>
        <w:r w:rsidRPr="001D2B52" w:rsidDel="00803BFC">
          <w:rPr>
            <w:rFonts w:ascii="Times New Roman" w:hAnsi="Times New Roman" w:cs="Times New Roman"/>
            <w:sz w:val="24"/>
            <w:szCs w:val="24"/>
          </w:rPr>
          <w:t xml:space="preserve"> </w:t>
        </w:r>
        <w:r w:rsidR="00FA64BE" w:rsidRPr="001D2B52" w:rsidDel="00803BFC">
          <w:rPr>
            <w:rFonts w:ascii="Times New Roman" w:hAnsi="Times New Roman" w:cs="Times New Roman"/>
            <w:sz w:val="24"/>
            <w:szCs w:val="24"/>
          </w:rPr>
          <w:t>com a</w:t>
        </w:r>
        <w:r w:rsidR="008E0294" w:rsidRPr="001D2B52" w:rsidDel="00803BFC">
          <w:rPr>
            <w:rFonts w:ascii="Times New Roman" w:hAnsi="Times New Roman" w:cs="Times New Roman"/>
            <w:sz w:val="24"/>
            <w:szCs w:val="24"/>
          </w:rPr>
          <w:t xml:space="preserve"> quinta maior extensão territorial</w:t>
        </w:r>
        <w:r w:rsidR="00FA64BE" w:rsidRPr="001D2B52" w:rsidDel="00803BFC">
          <w:rPr>
            <w:rFonts w:ascii="Times New Roman" w:hAnsi="Times New Roman" w:cs="Times New Roman"/>
            <w:sz w:val="24"/>
            <w:szCs w:val="24"/>
          </w:rPr>
          <w:t xml:space="preserve"> do mundo</w:t>
        </w:r>
        <w:r w:rsidR="008E0294" w:rsidRPr="001D2B52" w:rsidDel="00803BFC">
          <w:rPr>
            <w:rFonts w:ascii="Times New Roman" w:hAnsi="Times New Roman" w:cs="Times New Roman"/>
            <w:sz w:val="24"/>
            <w:szCs w:val="24"/>
          </w:rPr>
          <w:t xml:space="preserve">, com </w:t>
        </w:r>
        <w:r w:rsidR="004616A8" w:rsidRPr="001D2B52" w:rsidDel="00803BFC">
          <w:rPr>
            <w:rFonts w:ascii="Times New Roman" w:hAnsi="Times New Roman" w:cs="Times New Roman"/>
            <w:sz w:val="24"/>
            <w:szCs w:val="24"/>
          </w:rPr>
          <w:t>uma área de 8,5 milhões de km</w:t>
        </w:r>
        <w:r w:rsidR="004616A8" w:rsidRPr="001D2B52" w:rsidDel="00803BFC">
          <w:rPr>
            <w:rFonts w:ascii="Times New Roman" w:hAnsi="Times New Roman" w:cs="Times New Roman"/>
            <w:sz w:val="24"/>
            <w:szCs w:val="24"/>
            <w:vertAlign w:val="superscript"/>
          </w:rPr>
          <w:t>2</w:t>
        </w:r>
        <w:r w:rsidR="008E0294" w:rsidRPr="001D2B52" w:rsidDel="00803BFC">
          <w:rPr>
            <w:rFonts w:ascii="Times New Roman" w:hAnsi="Times New Roman" w:cs="Times New Roman"/>
            <w:sz w:val="24"/>
            <w:szCs w:val="24"/>
          </w:rPr>
          <w:t xml:space="preserve">, </w:t>
        </w:r>
        <w:r w:rsidR="0037624E" w:rsidRPr="001D2B52" w:rsidDel="00803BFC">
          <w:rPr>
            <w:rFonts w:ascii="Times New Roman" w:hAnsi="Times New Roman" w:cs="Times New Roman"/>
            <w:sz w:val="24"/>
            <w:szCs w:val="24"/>
          </w:rPr>
          <w:t xml:space="preserve">e uma população de </w:t>
        </w:r>
        <w:r w:rsidR="00007ABF" w:rsidRPr="001D2B52" w:rsidDel="00803BFC">
          <w:rPr>
            <w:rFonts w:ascii="Times New Roman" w:hAnsi="Times New Roman" w:cs="Times New Roman"/>
            <w:sz w:val="24"/>
            <w:szCs w:val="24"/>
          </w:rPr>
          <w:t>aproximadamente 203 milhões de habitantes</w:t>
        </w:r>
        <w:r w:rsidR="0037624E" w:rsidRPr="001D2B52" w:rsidDel="00803BFC">
          <w:rPr>
            <w:rFonts w:ascii="Times New Roman" w:hAnsi="Times New Roman" w:cs="Times New Roman"/>
            <w:sz w:val="24"/>
            <w:szCs w:val="24"/>
          </w:rPr>
          <w:t xml:space="preserve"> dividi</w:t>
        </w:r>
        <w:r w:rsidR="009159AD" w:rsidRPr="001D2B52" w:rsidDel="00803BFC">
          <w:rPr>
            <w:rFonts w:ascii="Times New Roman" w:hAnsi="Times New Roman" w:cs="Times New Roman"/>
            <w:sz w:val="24"/>
            <w:szCs w:val="24"/>
          </w:rPr>
          <w:t>d</w:t>
        </w:r>
        <w:r w:rsidR="0037624E" w:rsidRPr="001D2B52" w:rsidDel="00803BFC">
          <w:rPr>
            <w:rFonts w:ascii="Times New Roman" w:hAnsi="Times New Roman" w:cs="Times New Roman"/>
            <w:sz w:val="24"/>
            <w:szCs w:val="24"/>
          </w:rPr>
          <w:t>a em</w:t>
        </w:r>
        <w:r w:rsidR="00236282" w:rsidRPr="001D2B52" w:rsidDel="00803BFC">
          <w:rPr>
            <w:rFonts w:ascii="Times New Roman" w:hAnsi="Times New Roman" w:cs="Times New Roman"/>
            <w:sz w:val="24"/>
            <w:szCs w:val="24"/>
          </w:rPr>
          <w:t xml:space="preserve"> </w:t>
        </w:r>
        <w:r w:rsidR="00FA64BE" w:rsidRPr="001D2B52" w:rsidDel="00803BFC">
          <w:rPr>
            <w:rFonts w:ascii="Times New Roman" w:hAnsi="Times New Roman" w:cs="Times New Roman"/>
            <w:sz w:val="24"/>
            <w:szCs w:val="24"/>
          </w:rPr>
          <w:t xml:space="preserve">cinco regiões, </w:t>
        </w:r>
        <w:r w:rsidR="00DE1C0D" w:rsidRPr="001D2B52" w:rsidDel="00803BFC">
          <w:rPr>
            <w:rFonts w:ascii="Times New Roman" w:hAnsi="Times New Roman" w:cs="Times New Roman"/>
            <w:sz w:val="24"/>
            <w:szCs w:val="24"/>
          </w:rPr>
          <w:t>2</w:t>
        </w:r>
        <w:r w:rsidR="00281080" w:rsidRPr="001D2B52" w:rsidDel="00803BFC">
          <w:rPr>
            <w:rFonts w:ascii="Times New Roman" w:hAnsi="Times New Roman" w:cs="Times New Roman"/>
            <w:sz w:val="24"/>
            <w:szCs w:val="24"/>
          </w:rPr>
          <w:t>7 unidades da federação</w:t>
        </w:r>
        <w:r w:rsidR="00DC5313" w:rsidRPr="001D2B52" w:rsidDel="00803BFC">
          <w:rPr>
            <w:rFonts w:ascii="Times New Roman" w:hAnsi="Times New Roman" w:cs="Times New Roman"/>
            <w:sz w:val="24"/>
            <w:szCs w:val="24"/>
          </w:rPr>
          <w:t xml:space="preserve"> (26 estados e o Distrito Federal)</w:t>
        </w:r>
        <w:r w:rsidR="00DE1C0D" w:rsidRPr="001D2B52" w:rsidDel="00803BFC">
          <w:rPr>
            <w:rFonts w:ascii="Times New Roman" w:hAnsi="Times New Roman" w:cs="Times New Roman"/>
            <w:sz w:val="24"/>
            <w:szCs w:val="24"/>
          </w:rPr>
          <w:t xml:space="preserve"> e</w:t>
        </w:r>
        <w:r w:rsidR="0037624E" w:rsidRPr="001D2B52" w:rsidDel="00803BFC">
          <w:rPr>
            <w:rFonts w:ascii="Times New Roman" w:hAnsi="Times New Roman" w:cs="Times New Roman"/>
            <w:sz w:val="24"/>
            <w:szCs w:val="24"/>
          </w:rPr>
          <w:t xml:space="preserve"> </w:t>
        </w:r>
        <w:r w:rsidR="008F14E4" w:rsidRPr="001D2B52" w:rsidDel="00803BFC">
          <w:rPr>
            <w:rFonts w:ascii="Times New Roman" w:hAnsi="Times New Roman" w:cs="Times New Roman"/>
            <w:sz w:val="24"/>
            <w:szCs w:val="24"/>
          </w:rPr>
          <w:t>5</w:t>
        </w:r>
        <w:r w:rsidR="00D4747D" w:rsidRPr="001D2B52" w:rsidDel="00803BFC">
          <w:rPr>
            <w:rFonts w:ascii="Times New Roman" w:hAnsi="Times New Roman" w:cs="Times New Roman"/>
            <w:sz w:val="24"/>
            <w:szCs w:val="24"/>
          </w:rPr>
          <w:t>.</w:t>
        </w:r>
        <w:r w:rsidR="008F14E4" w:rsidRPr="001D2B52" w:rsidDel="00803BFC">
          <w:rPr>
            <w:rFonts w:ascii="Times New Roman" w:hAnsi="Times New Roman" w:cs="Times New Roman"/>
            <w:sz w:val="24"/>
            <w:szCs w:val="24"/>
          </w:rPr>
          <w:t>570 municípios</w:t>
        </w:r>
        <w:r w:rsidRPr="001D2B52" w:rsidDel="00803BFC">
          <w:rPr>
            <w:rFonts w:ascii="Times New Roman" w:hAnsi="Times New Roman" w:cs="Times New Roman"/>
            <w:sz w:val="24"/>
            <w:szCs w:val="24"/>
          </w:rPr>
          <w:t>.</w:t>
        </w:r>
        <w:r w:rsidR="008F14E4" w:rsidRPr="001D2B52" w:rsidDel="00803BFC">
          <w:rPr>
            <w:rFonts w:ascii="Times New Roman" w:hAnsi="Times New Roman" w:cs="Times New Roman"/>
            <w:sz w:val="24"/>
            <w:szCs w:val="24"/>
          </w:rPr>
          <w:t xml:space="preserve"> </w:t>
        </w:r>
        <w:r w:rsidR="00D4747D" w:rsidRPr="001D2B52" w:rsidDel="00803BFC">
          <w:rPr>
            <w:rFonts w:ascii="Times New Roman" w:hAnsi="Times New Roman" w:cs="Times New Roman"/>
            <w:sz w:val="24"/>
            <w:szCs w:val="24"/>
          </w:rPr>
          <w:t>A s</w:t>
        </w:r>
        <w:r w:rsidR="000508FA" w:rsidRPr="001D2B52" w:rsidDel="00803BFC">
          <w:rPr>
            <w:rFonts w:ascii="Times New Roman" w:hAnsi="Times New Roman" w:cs="Times New Roman"/>
            <w:sz w:val="24"/>
            <w:szCs w:val="24"/>
          </w:rPr>
          <w:t xml:space="preserve">aúde no Brasil é um direito universal assegurado pela </w:t>
        </w:r>
        <w:r w:rsidR="00D4747D" w:rsidRPr="001D2B52" w:rsidDel="00803BFC">
          <w:rPr>
            <w:rFonts w:ascii="Times New Roman" w:hAnsi="Times New Roman" w:cs="Times New Roman"/>
            <w:sz w:val="24"/>
            <w:szCs w:val="24"/>
          </w:rPr>
          <w:t>C</w:t>
        </w:r>
        <w:r w:rsidR="000508FA" w:rsidRPr="001D2B52" w:rsidDel="00803BFC">
          <w:rPr>
            <w:rFonts w:ascii="Times New Roman" w:hAnsi="Times New Roman" w:cs="Times New Roman"/>
            <w:sz w:val="24"/>
            <w:szCs w:val="24"/>
          </w:rPr>
          <w:t xml:space="preserve">onstituição. Este direito se manifesta por meio do Sistema Único de Saúde (SUS), </w:t>
        </w:r>
        <w:r w:rsidR="00DC5313" w:rsidRPr="001D2B52" w:rsidDel="00803BFC">
          <w:rPr>
            <w:rFonts w:ascii="Times New Roman" w:hAnsi="Times New Roman" w:cs="Times New Roman"/>
            <w:sz w:val="24"/>
            <w:szCs w:val="24"/>
          </w:rPr>
          <w:t>que oferta</w:t>
        </w:r>
        <w:r w:rsidR="000508FA" w:rsidRPr="001D2B52" w:rsidDel="00803BFC">
          <w:rPr>
            <w:rFonts w:ascii="Times New Roman" w:hAnsi="Times New Roman" w:cs="Times New Roman"/>
            <w:sz w:val="24"/>
            <w:szCs w:val="24"/>
          </w:rPr>
          <w:t xml:space="preserve"> um serviço público universal</w:t>
        </w:r>
        <w:r w:rsidR="00DC5313" w:rsidRPr="001D2B52" w:rsidDel="00803BFC">
          <w:rPr>
            <w:rFonts w:ascii="Times New Roman" w:hAnsi="Times New Roman" w:cs="Times New Roman"/>
            <w:sz w:val="24"/>
            <w:szCs w:val="24"/>
          </w:rPr>
          <w:t xml:space="preserve"> com </w:t>
        </w:r>
        <w:r w:rsidR="000508FA" w:rsidRPr="001D2B52" w:rsidDel="00803BFC">
          <w:rPr>
            <w:rFonts w:ascii="Times New Roman" w:hAnsi="Times New Roman" w:cs="Times New Roman"/>
            <w:sz w:val="24"/>
            <w:szCs w:val="24"/>
          </w:rPr>
          <w:t>margem de atuação</w:t>
        </w:r>
        <w:r w:rsidR="00DC5313" w:rsidRPr="001D2B52" w:rsidDel="00803BFC">
          <w:rPr>
            <w:rFonts w:ascii="Times New Roman" w:hAnsi="Times New Roman" w:cs="Times New Roman"/>
            <w:sz w:val="24"/>
            <w:szCs w:val="24"/>
          </w:rPr>
          <w:t xml:space="preserve"> complementar</w:t>
        </w:r>
        <w:r w:rsidR="000508FA" w:rsidRPr="001D2B52" w:rsidDel="00803BFC">
          <w:rPr>
            <w:rFonts w:ascii="Times New Roman" w:hAnsi="Times New Roman" w:cs="Times New Roman"/>
            <w:sz w:val="24"/>
            <w:szCs w:val="24"/>
          </w:rPr>
          <w:t xml:space="preserve"> de organizações privadas. </w:t>
        </w:r>
      </w:moveFrom>
    </w:p>
    <w:p w14:paraId="6BEB1133" w14:textId="3A75959E" w:rsidR="00753461" w:rsidRPr="001D2B52" w:rsidDel="00803BFC" w:rsidRDefault="00753461" w:rsidP="00E70B8D">
      <w:pPr>
        <w:pStyle w:val="SemEspaamento"/>
        <w:spacing w:line="360" w:lineRule="auto"/>
        <w:ind w:firstLine="851"/>
        <w:jc w:val="both"/>
        <w:rPr>
          <w:moveFrom w:id="78" w:author="Daiana Bonfim" w:date="2025-02-08T12:48:00Z"/>
          <w:rFonts w:ascii="Times New Roman" w:hAnsi="Times New Roman" w:cs="Times New Roman"/>
          <w:sz w:val="24"/>
          <w:szCs w:val="24"/>
        </w:rPr>
      </w:pPr>
      <w:moveFrom w:id="79" w:author="Daiana Bonfim" w:date="2025-02-08T12:48:00Z">
        <w:r w:rsidRPr="001D2B52" w:rsidDel="00803BFC">
          <w:rPr>
            <w:rFonts w:ascii="Times New Roman" w:hAnsi="Times New Roman" w:cs="Times New Roman"/>
            <w:sz w:val="24"/>
            <w:szCs w:val="24"/>
          </w:rPr>
          <w:t>A saúde bucal</w:t>
        </w:r>
        <w:r w:rsidR="00DC5313" w:rsidRPr="001D2B52" w:rsidDel="00803BFC">
          <w:rPr>
            <w:rFonts w:ascii="Times New Roman" w:hAnsi="Times New Roman" w:cs="Times New Roman"/>
            <w:sz w:val="24"/>
            <w:szCs w:val="24"/>
          </w:rPr>
          <w:t xml:space="preserve"> no SUS</w:t>
        </w:r>
        <w:r w:rsidRPr="001D2B52" w:rsidDel="00803BFC">
          <w:rPr>
            <w:rFonts w:ascii="Times New Roman" w:hAnsi="Times New Roman" w:cs="Times New Roman"/>
            <w:sz w:val="24"/>
            <w:szCs w:val="24"/>
          </w:rPr>
          <w:t xml:space="preserve">, nos moldes atuais, foi </w:t>
        </w:r>
        <w:r w:rsidR="00006B96" w:rsidRPr="001D2B52" w:rsidDel="00803BFC">
          <w:rPr>
            <w:rFonts w:ascii="Times New Roman" w:hAnsi="Times New Roman" w:cs="Times New Roman"/>
            <w:sz w:val="24"/>
            <w:szCs w:val="24"/>
          </w:rPr>
          <w:t>induzida</w:t>
        </w:r>
        <w:r w:rsidRPr="001D2B52" w:rsidDel="00803BFC">
          <w:rPr>
            <w:rFonts w:ascii="Times New Roman" w:hAnsi="Times New Roman" w:cs="Times New Roman"/>
            <w:sz w:val="24"/>
            <w:szCs w:val="24"/>
          </w:rPr>
          <w:t xml:space="preserve"> a partir da Política Nacional de Saúde Bucal, conhecida como “Brasil Sorridente”, a partir de 2004.</w:t>
        </w:r>
        <w:r w:rsidR="00DE5319" w:rsidRPr="001D2B52" w:rsidDel="00803BFC">
          <w:rPr>
            <w:rFonts w:ascii="Times New Roman" w:hAnsi="Times New Roman" w:cs="Times New Roman"/>
            <w:sz w:val="24"/>
            <w:szCs w:val="24"/>
          </w:rPr>
          <w:t xml:space="preserve"> Dentre as medidas, destaca-se o estabelecimento de uma estrutura poli-hierárquica contendo organizações em diferentes níveis de atenção. Na base, estão as equipes de saúde bucal, que segue</w:t>
        </w:r>
        <w:r w:rsidR="00D06766" w:rsidRPr="001D2B52" w:rsidDel="00803BFC">
          <w:rPr>
            <w:rFonts w:ascii="Times New Roman" w:hAnsi="Times New Roman" w:cs="Times New Roman"/>
            <w:sz w:val="24"/>
            <w:szCs w:val="24"/>
          </w:rPr>
          <w:t>m</w:t>
        </w:r>
        <w:r w:rsidR="00DE5319" w:rsidRPr="001D2B52" w:rsidDel="00803BFC">
          <w:rPr>
            <w:rFonts w:ascii="Times New Roman" w:hAnsi="Times New Roman" w:cs="Times New Roman"/>
            <w:sz w:val="24"/>
            <w:szCs w:val="24"/>
          </w:rPr>
          <w:t xml:space="preserve"> os </w:t>
        </w:r>
        <w:r w:rsidR="00E70B8D" w:rsidRPr="001D2B52" w:rsidDel="00803BFC">
          <w:rPr>
            <w:rFonts w:ascii="Times New Roman" w:hAnsi="Times New Roman" w:cs="Times New Roman"/>
            <w:sz w:val="24"/>
            <w:szCs w:val="24"/>
          </w:rPr>
          <w:t>moldes</w:t>
        </w:r>
        <w:r w:rsidR="00DE5319" w:rsidRPr="001D2B52" w:rsidDel="00803BFC">
          <w:rPr>
            <w:rFonts w:ascii="Times New Roman" w:hAnsi="Times New Roman" w:cs="Times New Roman"/>
            <w:sz w:val="24"/>
            <w:szCs w:val="24"/>
          </w:rPr>
          <w:t xml:space="preserve"> da saúde da família</w:t>
        </w:r>
        <w:r w:rsidR="006B2B9C" w:rsidRPr="001D2B52" w:rsidDel="00803BFC">
          <w:rPr>
            <w:rFonts w:ascii="Times New Roman" w:hAnsi="Times New Roman" w:cs="Times New Roman"/>
            <w:sz w:val="24"/>
            <w:szCs w:val="24"/>
          </w:rPr>
          <w:t xml:space="preserve"> e ordenam o cuidado para estruturas de maior complexidade, como os </w:t>
        </w:r>
        <w:r w:rsidR="00DE5319" w:rsidRPr="001D2B52" w:rsidDel="00803BFC">
          <w:rPr>
            <w:rFonts w:ascii="Times New Roman" w:hAnsi="Times New Roman" w:cs="Times New Roman"/>
            <w:sz w:val="24"/>
            <w:szCs w:val="24"/>
          </w:rPr>
          <w:t>Centros de Especialidades Odontológicas (CEOs)</w:t>
        </w:r>
        <w:r w:rsidR="006B2B9C" w:rsidRPr="001D2B52" w:rsidDel="00803BFC">
          <w:rPr>
            <w:rFonts w:ascii="Times New Roman" w:hAnsi="Times New Roman" w:cs="Times New Roman"/>
            <w:sz w:val="24"/>
            <w:szCs w:val="24"/>
          </w:rPr>
          <w:t xml:space="preserve">, na atenção secundária, e os hospitais, na atenção terciária. </w:t>
        </w:r>
        <w:r w:rsidR="00E70B8D" w:rsidRPr="001D2B52" w:rsidDel="00803BFC">
          <w:rPr>
            <w:rFonts w:ascii="Times New Roman" w:hAnsi="Times New Roman" w:cs="Times New Roman"/>
            <w:sz w:val="24"/>
            <w:szCs w:val="24"/>
          </w:rPr>
          <w:t>A</w:t>
        </w:r>
        <w:r w:rsidR="006B2B9C" w:rsidRPr="001D2B52" w:rsidDel="00803BFC">
          <w:rPr>
            <w:rFonts w:ascii="Times New Roman" w:hAnsi="Times New Roman" w:cs="Times New Roman"/>
            <w:sz w:val="24"/>
            <w:szCs w:val="24"/>
          </w:rPr>
          <w:t xml:space="preserve"> estrutura </w:t>
        </w:r>
        <w:r w:rsidR="00E70B8D" w:rsidRPr="001D2B52" w:rsidDel="00803BFC">
          <w:rPr>
            <w:rFonts w:ascii="Times New Roman" w:hAnsi="Times New Roman" w:cs="Times New Roman"/>
            <w:sz w:val="24"/>
            <w:szCs w:val="24"/>
          </w:rPr>
          <w:t xml:space="preserve">ainda </w:t>
        </w:r>
        <w:r w:rsidR="006B2B9C" w:rsidRPr="001D2B52" w:rsidDel="00803BFC">
          <w:rPr>
            <w:rFonts w:ascii="Times New Roman" w:hAnsi="Times New Roman" w:cs="Times New Roman"/>
            <w:sz w:val="24"/>
            <w:szCs w:val="24"/>
          </w:rPr>
          <w:t xml:space="preserve">conta com outras </w:t>
        </w:r>
        <w:r w:rsidR="006B2B9C" w:rsidRPr="001D2B52" w:rsidDel="00803BFC">
          <w:rPr>
            <w:rFonts w:ascii="Times New Roman" w:hAnsi="Times New Roman" w:cs="Times New Roman"/>
            <w:sz w:val="24"/>
            <w:szCs w:val="24"/>
          </w:rPr>
          <w:lastRenderedPageBreak/>
          <w:t>instalações de suporte</w:t>
        </w:r>
        <w:r w:rsidR="00D06766" w:rsidRPr="001D2B52" w:rsidDel="00803BFC">
          <w:rPr>
            <w:rFonts w:ascii="Times New Roman" w:hAnsi="Times New Roman" w:cs="Times New Roman"/>
            <w:sz w:val="24"/>
            <w:szCs w:val="24"/>
          </w:rPr>
          <w:t>,</w:t>
        </w:r>
        <w:r w:rsidR="006B2B9C" w:rsidRPr="001D2B52" w:rsidDel="00803BFC">
          <w:rPr>
            <w:rFonts w:ascii="Times New Roman" w:hAnsi="Times New Roman" w:cs="Times New Roman"/>
            <w:sz w:val="24"/>
            <w:szCs w:val="24"/>
          </w:rPr>
          <w:t xml:space="preserve"> como unidades odontológicas móveis e laboratórios regionais de prótese dentária </w:t>
        </w:r>
      </w:moveFrom>
      <w:sdt>
        <w:sdtPr>
          <w:rPr>
            <w:rFonts w:ascii="Times New Roman" w:hAnsi="Times New Roman" w:cs="Times New Roman"/>
            <w:color w:val="000000"/>
            <w:sz w:val="24"/>
            <w:szCs w:val="24"/>
          </w:rPr>
          <w:tag w:val="MENDELEY_CITATION_v3_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"/>
          <w:id w:val="-221899772"/>
          <w:placeholder>
            <w:docPart w:val="DefaultPlaceholder_-1854013440"/>
          </w:placeholder>
        </w:sdtPr>
        <w:sdtEndPr/>
        <w:sdtContent>
          <w:r w:rsidR="009C2F75" w:rsidRPr="009C2F75">
            <w:rPr>
              <w:rFonts w:ascii="Times New Roman" w:eastAsia="Times New Roman" w:hAnsi="Times New Roman" w:cs="Times New Roman"/>
              <w:color w:val="000000"/>
              <w:sz w:val="24"/>
              <w:szCs w:val="24"/>
            </w:rPr>
            <w:t>(Pucca et al., 2015)</w:t>
          </w:r>
        </w:sdtContent>
      </w:sdt>
      <w:moveFrom w:id="80" w:author="Daiana Bonfim" w:date="2025-02-08T12:48:00Z">
        <w:r w:rsidR="006B2B9C" w:rsidRPr="001D2B52" w:rsidDel="00803BFC">
          <w:rPr>
            <w:rFonts w:ascii="Times New Roman" w:hAnsi="Times New Roman" w:cs="Times New Roman"/>
            <w:sz w:val="24"/>
            <w:szCs w:val="24"/>
          </w:rPr>
          <w:t xml:space="preserve">. </w:t>
        </w:r>
      </w:moveFrom>
    </w:p>
    <w:moveFromRangeEnd w:id="76"/>
    <w:p w14:paraId="377D0741" w14:textId="1B60A89A" w:rsidR="000A6103" w:rsidRPr="001D2B52" w:rsidRDefault="008F14E4" w:rsidP="000B3499">
      <w:pPr>
        <w:pStyle w:val="SemEspaamento"/>
        <w:spacing w:line="360" w:lineRule="auto"/>
        <w:ind w:firstLine="851"/>
        <w:jc w:val="both"/>
        <w:rPr>
          <w:rFonts w:ascii="Times New Roman" w:hAnsi="Times New Roman" w:cs="Times New Roman"/>
          <w:sz w:val="24"/>
          <w:szCs w:val="24"/>
        </w:rPr>
      </w:pPr>
      <w:r w:rsidRPr="001D2B52">
        <w:rPr>
          <w:rFonts w:ascii="Times New Roman" w:hAnsi="Times New Roman" w:cs="Times New Roman"/>
          <w:sz w:val="24"/>
          <w:szCs w:val="24"/>
        </w:rPr>
        <w:t xml:space="preserve">O SUS </w:t>
      </w:r>
      <w:r w:rsidR="006B2B9C" w:rsidRPr="001D2B52">
        <w:rPr>
          <w:rFonts w:ascii="Times New Roman" w:hAnsi="Times New Roman" w:cs="Times New Roman"/>
          <w:sz w:val="24"/>
          <w:szCs w:val="24"/>
        </w:rPr>
        <w:t xml:space="preserve">opera </w:t>
      </w:r>
      <w:del w:id="81" w:author="Daiana Bonfim" w:date="2025-02-08T12:44:00Z">
        <w:r w:rsidR="00E70B8D" w:rsidRPr="001D2B52" w:rsidDel="00803BFC">
          <w:rPr>
            <w:rFonts w:ascii="Times New Roman" w:hAnsi="Times New Roman" w:cs="Times New Roman"/>
            <w:sz w:val="24"/>
            <w:szCs w:val="24"/>
          </w:rPr>
          <w:delText>conforme</w:delText>
        </w:r>
        <w:r w:rsidR="009159AD" w:rsidRPr="001D2B52" w:rsidDel="00803BFC">
          <w:rPr>
            <w:rFonts w:ascii="Times New Roman" w:hAnsi="Times New Roman" w:cs="Times New Roman"/>
            <w:sz w:val="24"/>
            <w:szCs w:val="24"/>
          </w:rPr>
          <w:delText xml:space="preserve"> uma desagregação</w:delText>
        </w:r>
      </w:del>
      <w:ins w:id="82" w:author="Daiana Bonfim" w:date="2025-02-08T12:44:00Z">
        <w:r w:rsidR="00803BFC" w:rsidRPr="001D2B52">
          <w:rPr>
            <w:rFonts w:ascii="Times New Roman" w:hAnsi="Times New Roman" w:cs="Times New Roman"/>
            <w:sz w:val="24"/>
            <w:szCs w:val="24"/>
          </w:rPr>
          <w:t>de modo descentralizado, fracio</w:t>
        </w:r>
      </w:ins>
      <w:ins w:id="83" w:author="Daiana Bonfim" w:date="2025-02-08T12:45:00Z">
        <w:r w:rsidR="00803BFC" w:rsidRPr="001D2B52">
          <w:rPr>
            <w:rFonts w:ascii="Times New Roman" w:hAnsi="Times New Roman" w:cs="Times New Roman"/>
            <w:sz w:val="24"/>
            <w:szCs w:val="24"/>
          </w:rPr>
          <w:t xml:space="preserve">nando </w:t>
        </w:r>
      </w:ins>
      <w:r w:rsidR="009159AD" w:rsidRPr="001D2B52">
        <w:rPr>
          <w:rFonts w:ascii="Times New Roman" w:hAnsi="Times New Roman" w:cs="Times New Roman"/>
          <w:sz w:val="24"/>
          <w:szCs w:val="24"/>
        </w:rPr>
        <w:t xml:space="preserve"> </w:t>
      </w:r>
      <w:del w:id="84" w:author="Daiana Bonfim" w:date="2025-02-08T12:45:00Z">
        <w:r w:rsidR="009159AD" w:rsidRPr="001D2B52" w:rsidDel="00803BFC">
          <w:rPr>
            <w:rFonts w:ascii="Times New Roman" w:hAnsi="Times New Roman" w:cs="Times New Roman"/>
            <w:sz w:val="24"/>
            <w:szCs w:val="24"/>
          </w:rPr>
          <w:delText>territori</w:delText>
        </w:r>
        <w:r w:rsidR="008351EB" w:rsidRPr="001D2B52" w:rsidDel="00803BFC">
          <w:rPr>
            <w:rFonts w:ascii="Times New Roman" w:hAnsi="Times New Roman" w:cs="Times New Roman"/>
            <w:sz w:val="24"/>
            <w:szCs w:val="24"/>
          </w:rPr>
          <w:delText>al</w:delText>
        </w:r>
        <w:r w:rsidR="007E0C4A" w:rsidRPr="001D2B52" w:rsidDel="00803BFC">
          <w:rPr>
            <w:rFonts w:ascii="Times New Roman" w:hAnsi="Times New Roman" w:cs="Times New Roman"/>
            <w:sz w:val="24"/>
            <w:szCs w:val="24"/>
          </w:rPr>
          <w:delText xml:space="preserve"> </w:delText>
        </w:r>
        <w:r w:rsidR="008351EB" w:rsidRPr="001D2B52" w:rsidDel="00803BFC">
          <w:rPr>
            <w:rFonts w:ascii="Times New Roman" w:hAnsi="Times New Roman" w:cs="Times New Roman"/>
            <w:sz w:val="24"/>
            <w:szCs w:val="24"/>
          </w:rPr>
          <w:delText xml:space="preserve">que </w:delText>
        </w:r>
        <w:r w:rsidR="001B7935" w:rsidRPr="001D2B52" w:rsidDel="00803BFC">
          <w:rPr>
            <w:rFonts w:ascii="Times New Roman" w:hAnsi="Times New Roman" w:cs="Times New Roman"/>
            <w:sz w:val="24"/>
            <w:szCs w:val="24"/>
          </w:rPr>
          <w:delText>fraciona</w:delText>
        </w:r>
        <w:r w:rsidR="000A6103" w:rsidRPr="001D2B52" w:rsidDel="00803BFC">
          <w:rPr>
            <w:rFonts w:ascii="Times New Roman" w:hAnsi="Times New Roman" w:cs="Times New Roman"/>
            <w:sz w:val="24"/>
            <w:szCs w:val="24"/>
          </w:rPr>
          <w:delText xml:space="preserve"> estados</w:delText>
        </w:r>
      </w:del>
      <w:ins w:id="85" w:author="Daiana Bonfim" w:date="2025-02-08T12:45:00Z">
        <w:r w:rsidR="00803BFC" w:rsidRPr="001D2B52">
          <w:rPr>
            <w:rFonts w:ascii="Times New Roman" w:hAnsi="Times New Roman" w:cs="Times New Roman"/>
            <w:sz w:val="24"/>
            <w:szCs w:val="24"/>
          </w:rPr>
          <w:t>territorialmente estados</w:t>
        </w:r>
      </w:ins>
      <w:r w:rsidR="000A6103" w:rsidRPr="001D2B52">
        <w:rPr>
          <w:rFonts w:ascii="Times New Roman" w:hAnsi="Times New Roman" w:cs="Times New Roman"/>
          <w:sz w:val="24"/>
          <w:szCs w:val="24"/>
        </w:rPr>
        <w:t xml:space="preserve"> e</w:t>
      </w:r>
      <w:r w:rsidR="008351EB" w:rsidRPr="001D2B52">
        <w:rPr>
          <w:rFonts w:ascii="Times New Roman" w:hAnsi="Times New Roman" w:cs="Times New Roman"/>
          <w:sz w:val="24"/>
          <w:szCs w:val="24"/>
        </w:rPr>
        <w:t xml:space="preserve"> municípios em regiões de saúde, que são localidades próximas, com similaridades </w:t>
      </w:r>
      <w:r w:rsidR="007E0C4A" w:rsidRPr="001D2B52">
        <w:rPr>
          <w:rFonts w:ascii="Times New Roman" w:hAnsi="Times New Roman" w:cs="Times New Roman"/>
          <w:sz w:val="24"/>
          <w:szCs w:val="24"/>
        </w:rPr>
        <w:t>culturais e socioeconômicas, e que contribuem para o melhor planejamento e gestão dos serviços de saúde</w:t>
      </w:r>
      <w:r w:rsidR="002D15A0" w:rsidRPr="001D2B5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"/>
          <w:id w:val="-466350639"/>
          <w:placeholder>
            <w:docPart w:val="DefaultPlaceholder_-1854013440"/>
          </w:placeholder>
        </w:sdtPr>
        <w:sdtEndPr/>
        <w:sdtContent>
          <w:r w:rsidR="009C2F75" w:rsidRPr="009C2F75">
            <w:rPr>
              <w:rFonts w:ascii="Times New Roman" w:hAnsi="Times New Roman" w:cs="Times New Roman"/>
              <w:color w:val="000000"/>
              <w:sz w:val="24"/>
              <w:szCs w:val="24"/>
            </w:rPr>
            <w:t>(Brasil, 2011)</w:t>
          </w:r>
        </w:sdtContent>
      </w:sdt>
      <w:r w:rsidR="007E0C4A" w:rsidRPr="001D2B52">
        <w:rPr>
          <w:rFonts w:ascii="Times New Roman" w:hAnsi="Times New Roman" w:cs="Times New Roman"/>
          <w:sz w:val="24"/>
          <w:szCs w:val="24"/>
        </w:rPr>
        <w:t xml:space="preserve">. </w:t>
      </w:r>
      <w:r w:rsidR="00006B96" w:rsidRPr="001D2B52">
        <w:rPr>
          <w:rFonts w:ascii="Times New Roman" w:hAnsi="Times New Roman" w:cs="Times New Roman"/>
          <w:sz w:val="24"/>
          <w:szCs w:val="24"/>
        </w:rPr>
        <w:t>As regiões de saúde</w:t>
      </w:r>
      <w:ins w:id="86" w:author="Daiana Bonfim" w:date="2025-02-08T12:46:00Z">
        <w:r w:rsidR="00803BFC" w:rsidRPr="001D2B52">
          <w:rPr>
            <w:rFonts w:ascii="Times New Roman" w:hAnsi="Times New Roman" w:cs="Times New Roman"/>
            <w:sz w:val="24"/>
            <w:szCs w:val="24"/>
          </w:rPr>
          <w:t xml:space="preserve"> e sua hierarquia territorial</w:t>
        </w:r>
      </w:ins>
      <w:r w:rsidR="00006B96" w:rsidRPr="001D2B52">
        <w:rPr>
          <w:rFonts w:ascii="Times New Roman" w:hAnsi="Times New Roman" w:cs="Times New Roman"/>
          <w:sz w:val="24"/>
          <w:szCs w:val="24"/>
        </w:rPr>
        <w:t xml:space="preserve">, destacadas </w:t>
      </w:r>
      <w:ins w:id="87" w:author="Daiana Bonfim" w:date="2025-02-08T12:46:00Z">
        <w:r w:rsidR="00803BFC" w:rsidRPr="001D2B52">
          <w:rPr>
            <w:rFonts w:ascii="Times New Roman" w:hAnsi="Times New Roman" w:cs="Times New Roman"/>
            <w:sz w:val="24"/>
            <w:szCs w:val="24"/>
          </w:rPr>
          <w:t xml:space="preserve">respectivamente </w:t>
        </w:r>
      </w:ins>
      <w:r w:rsidR="00006B96" w:rsidRPr="001D2B52">
        <w:rPr>
          <w:rFonts w:ascii="Times New Roman" w:hAnsi="Times New Roman" w:cs="Times New Roman"/>
          <w:sz w:val="24"/>
          <w:szCs w:val="24"/>
        </w:rPr>
        <w:t xml:space="preserve">na </w:t>
      </w:r>
      <w:r w:rsidR="00D06766" w:rsidRPr="001D2B52">
        <w:rPr>
          <w:rFonts w:ascii="Times New Roman" w:hAnsi="Times New Roman" w:cs="Times New Roman"/>
          <w:sz w:val="24"/>
          <w:szCs w:val="24"/>
        </w:rPr>
        <w:t>F</w:t>
      </w:r>
      <w:r w:rsidR="00006B96" w:rsidRPr="001D2B52">
        <w:rPr>
          <w:rFonts w:ascii="Times New Roman" w:hAnsi="Times New Roman" w:cs="Times New Roman"/>
          <w:sz w:val="24"/>
          <w:szCs w:val="24"/>
        </w:rPr>
        <w:t>igura 1</w:t>
      </w:r>
      <w:ins w:id="88" w:author="Daiana Bonfim" w:date="2025-02-08T12:45:00Z">
        <w:r w:rsidR="00803BFC" w:rsidRPr="001D2B52">
          <w:rPr>
            <w:rFonts w:ascii="Times New Roman" w:hAnsi="Times New Roman" w:cs="Times New Roman"/>
            <w:sz w:val="24"/>
            <w:szCs w:val="24"/>
          </w:rPr>
          <w:t xml:space="preserve"> e Figura 2 </w:t>
        </w:r>
      </w:ins>
      <w:r w:rsidR="00006B96" w:rsidRPr="001D2B52">
        <w:rPr>
          <w:rFonts w:ascii="Times New Roman" w:hAnsi="Times New Roman" w:cs="Times New Roman"/>
          <w:sz w:val="24"/>
          <w:szCs w:val="24"/>
        </w:rPr>
        <w:t xml:space="preserve">, contemplam o escopo geográfico </w:t>
      </w:r>
      <w:r w:rsidR="000508FA" w:rsidRPr="001D2B52">
        <w:rPr>
          <w:rFonts w:ascii="Times New Roman" w:hAnsi="Times New Roman" w:cs="Times New Roman"/>
          <w:sz w:val="24"/>
          <w:szCs w:val="24"/>
        </w:rPr>
        <w:t xml:space="preserve">do </w:t>
      </w:r>
      <w:r w:rsidR="00D061C1" w:rsidRPr="001D2B52">
        <w:rPr>
          <w:rFonts w:ascii="Times New Roman" w:hAnsi="Times New Roman" w:cs="Times New Roman"/>
          <w:sz w:val="24"/>
          <w:szCs w:val="24"/>
        </w:rPr>
        <w:t>estudo</w:t>
      </w:r>
      <w:r w:rsidR="000508FA" w:rsidRPr="001D2B52">
        <w:rPr>
          <w:rFonts w:ascii="Times New Roman" w:hAnsi="Times New Roman" w:cs="Times New Roman"/>
          <w:sz w:val="24"/>
          <w:szCs w:val="24"/>
        </w:rPr>
        <w:t xml:space="preserve">. </w:t>
      </w:r>
      <w:commentRangeStart w:id="89"/>
      <w:r w:rsidR="000508FA" w:rsidRPr="001D2B52">
        <w:rPr>
          <w:rFonts w:ascii="Times New Roman" w:hAnsi="Times New Roman" w:cs="Times New Roman"/>
          <w:sz w:val="24"/>
          <w:szCs w:val="24"/>
        </w:rPr>
        <w:t xml:space="preserve">No momento de sua realização </w:t>
      </w:r>
      <w:commentRangeEnd w:id="89"/>
      <w:r w:rsidR="00803BFC" w:rsidRPr="001D2B52">
        <w:rPr>
          <w:rStyle w:val="Refdecomentrio"/>
          <w:rFonts w:ascii="Times New Roman" w:hAnsi="Times New Roman" w:cs="Times New Roman"/>
          <w:sz w:val="24"/>
          <w:szCs w:val="24"/>
        </w:rPr>
        <w:commentReference w:id="89"/>
      </w:r>
      <w:r w:rsidR="000508FA" w:rsidRPr="001D2B52">
        <w:rPr>
          <w:rFonts w:ascii="Times New Roman" w:hAnsi="Times New Roman" w:cs="Times New Roman"/>
          <w:sz w:val="24"/>
          <w:szCs w:val="24"/>
        </w:rPr>
        <w:t>eram 450</w:t>
      </w:r>
      <w:r w:rsidR="00D06766" w:rsidRPr="001D2B52">
        <w:rPr>
          <w:rFonts w:ascii="Times New Roman" w:hAnsi="Times New Roman" w:cs="Times New Roman"/>
          <w:sz w:val="24"/>
          <w:szCs w:val="24"/>
        </w:rPr>
        <w:t xml:space="preserve"> regiões de saúde</w:t>
      </w:r>
      <w:r w:rsidR="006F2F92" w:rsidRPr="001D2B52">
        <w:rPr>
          <w:rFonts w:ascii="Times New Roman" w:hAnsi="Times New Roman" w:cs="Times New Roman"/>
          <w:sz w:val="24"/>
          <w:szCs w:val="24"/>
        </w:rPr>
        <w:t xml:space="preserve">. </w:t>
      </w:r>
    </w:p>
    <w:p w14:paraId="5A148EC8" w14:textId="61B6668C" w:rsidR="00511786" w:rsidRPr="001D2B52" w:rsidRDefault="00511786" w:rsidP="00511786">
      <w:pPr>
        <w:pStyle w:val="SemEspaamento"/>
        <w:spacing w:line="360" w:lineRule="auto"/>
        <w:jc w:val="both"/>
        <w:rPr>
          <w:rFonts w:ascii="Times New Roman" w:hAnsi="Times New Roman" w:cs="Times New Roman"/>
          <w:sz w:val="24"/>
          <w:szCs w:val="24"/>
        </w:rPr>
      </w:pPr>
    </w:p>
    <w:p w14:paraId="1FD0CE64" w14:textId="77777777" w:rsidR="00511786" w:rsidRPr="001D2B52" w:rsidRDefault="00511786" w:rsidP="00511786">
      <w:pPr>
        <w:pStyle w:val="SemEspaamento"/>
        <w:keepNext/>
        <w:spacing w:line="360" w:lineRule="auto"/>
        <w:jc w:val="both"/>
        <w:rPr>
          <w:rFonts w:ascii="Times New Roman" w:hAnsi="Times New Roman" w:cs="Times New Roman"/>
          <w:sz w:val="24"/>
          <w:szCs w:val="24"/>
        </w:rPr>
      </w:pPr>
      <w:r w:rsidRPr="001D2B52">
        <w:rPr>
          <w:rFonts w:ascii="Times New Roman" w:hAnsi="Times New Roman" w:cs="Times New Roman"/>
          <w:noProof/>
          <w:sz w:val="24"/>
          <w:szCs w:val="24"/>
        </w:rPr>
        <w:drawing>
          <wp:inline distT="0" distB="0" distL="0" distR="0" wp14:anchorId="5554D7F0" wp14:editId="71F1FD4F">
            <wp:extent cx="5400040" cy="701040"/>
            <wp:effectExtent l="0" t="0" r="10160" b="381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2D88E52C" w14:textId="17BDB39A" w:rsidR="00511786" w:rsidRPr="001D2B52" w:rsidRDefault="00511786" w:rsidP="00511786">
      <w:pPr>
        <w:pStyle w:val="Legenda"/>
        <w:rPr>
          <w:rFonts w:ascii="Times New Roman" w:hAnsi="Times New Roman" w:cs="Times New Roman"/>
          <w:i w:val="0"/>
          <w:iCs w:val="0"/>
          <w:color w:val="auto"/>
          <w:sz w:val="24"/>
          <w:szCs w:val="24"/>
        </w:rPr>
      </w:pPr>
      <w:r w:rsidRPr="001D2B52">
        <w:rPr>
          <w:rFonts w:ascii="Times New Roman" w:hAnsi="Times New Roman" w:cs="Times New Roman"/>
          <w:i w:val="0"/>
          <w:iCs w:val="0"/>
          <w:color w:val="auto"/>
          <w:sz w:val="24"/>
          <w:szCs w:val="24"/>
        </w:rPr>
        <w:t xml:space="preserve">Fig. </w:t>
      </w:r>
      <w:r w:rsidR="003363F2" w:rsidRPr="001D2B52">
        <w:rPr>
          <w:rFonts w:ascii="Times New Roman" w:hAnsi="Times New Roman" w:cs="Times New Roman"/>
          <w:i w:val="0"/>
          <w:iCs w:val="0"/>
          <w:color w:val="auto"/>
          <w:sz w:val="24"/>
          <w:szCs w:val="24"/>
        </w:rPr>
        <w:fldChar w:fldCharType="begin"/>
      </w:r>
      <w:r w:rsidR="003363F2" w:rsidRPr="001D2B52">
        <w:rPr>
          <w:rFonts w:ascii="Times New Roman" w:hAnsi="Times New Roman" w:cs="Times New Roman"/>
          <w:i w:val="0"/>
          <w:iCs w:val="0"/>
          <w:color w:val="auto"/>
          <w:sz w:val="24"/>
          <w:szCs w:val="24"/>
        </w:rPr>
        <w:instrText xml:space="preserve"> SEQ Fig. \* ARABIC </w:instrText>
      </w:r>
      <w:r w:rsidR="003363F2" w:rsidRPr="001D2B52">
        <w:rPr>
          <w:rFonts w:ascii="Times New Roman" w:hAnsi="Times New Roman" w:cs="Times New Roman"/>
          <w:i w:val="0"/>
          <w:iCs w:val="0"/>
          <w:color w:val="auto"/>
          <w:sz w:val="24"/>
          <w:szCs w:val="24"/>
        </w:rPr>
        <w:fldChar w:fldCharType="separate"/>
      </w:r>
      <w:r w:rsidR="003363F2" w:rsidRPr="001D2B52">
        <w:rPr>
          <w:rFonts w:ascii="Times New Roman" w:hAnsi="Times New Roman" w:cs="Times New Roman"/>
          <w:i w:val="0"/>
          <w:iCs w:val="0"/>
          <w:noProof/>
          <w:color w:val="auto"/>
          <w:sz w:val="24"/>
          <w:szCs w:val="24"/>
        </w:rPr>
        <w:t>1</w:t>
      </w:r>
      <w:r w:rsidR="003363F2" w:rsidRPr="001D2B52">
        <w:rPr>
          <w:rFonts w:ascii="Times New Roman" w:hAnsi="Times New Roman" w:cs="Times New Roman"/>
          <w:i w:val="0"/>
          <w:iCs w:val="0"/>
          <w:color w:val="auto"/>
          <w:sz w:val="24"/>
          <w:szCs w:val="24"/>
        </w:rPr>
        <w:fldChar w:fldCharType="end"/>
      </w:r>
      <w:r w:rsidRPr="001D2B52">
        <w:rPr>
          <w:rFonts w:ascii="Times New Roman" w:hAnsi="Times New Roman" w:cs="Times New Roman"/>
          <w:i w:val="0"/>
          <w:iCs w:val="0"/>
          <w:color w:val="auto"/>
          <w:sz w:val="24"/>
          <w:szCs w:val="24"/>
        </w:rPr>
        <w:t xml:space="preserve"> - </w:t>
      </w:r>
      <w:r w:rsidR="00CD3316" w:rsidRPr="001D2B52">
        <w:rPr>
          <w:rFonts w:ascii="Times New Roman" w:hAnsi="Times New Roman" w:cs="Times New Roman"/>
          <w:i w:val="0"/>
          <w:iCs w:val="0"/>
          <w:color w:val="auto"/>
          <w:sz w:val="24"/>
          <w:szCs w:val="24"/>
        </w:rPr>
        <w:t>Hierarquia geográfica</w:t>
      </w:r>
    </w:p>
    <w:p w14:paraId="7EF76495" w14:textId="77777777" w:rsidR="002B4F09" w:rsidRPr="001D2B52" w:rsidRDefault="002B4F09" w:rsidP="000B3499">
      <w:pPr>
        <w:pStyle w:val="SemEspaamento"/>
        <w:spacing w:line="360" w:lineRule="auto"/>
        <w:ind w:firstLine="851"/>
        <w:jc w:val="both"/>
        <w:rPr>
          <w:rFonts w:ascii="Times New Roman" w:hAnsi="Times New Roman" w:cs="Times New Roman"/>
          <w:sz w:val="24"/>
          <w:szCs w:val="24"/>
        </w:rPr>
      </w:pPr>
    </w:p>
    <w:p w14:paraId="6E55A4D8" w14:textId="0A22AC61" w:rsidR="006B3B63" w:rsidRPr="001D2B52" w:rsidRDefault="001A366A" w:rsidP="000B3499">
      <w:pPr>
        <w:pStyle w:val="SemEspaamento"/>
        <w:spacing w:line="360" w:lineRule="auto"/>
        <w:ind w:firstLine="851"/>
        <w:jc w:val="both"/>
        <w:rPr>
          <w:rFonts w:ascii="Times New Roman" w:hAnsi="Times New Roman" w:cs="Times New Roman"/>
          <w:sz w:val="24"/>
          <w:szCs w:val="24"/>
        </w:rPr>
      </w:pPr>
      <w:r w:rsidRPr="001D2B52">
        <w:rPr>
          <w:rFonts w:ascii="Times New Roman" w:hAnsi="Times New Roman" w:cs="Times New Roman"/>
          <w:sz w:val="24"/>
          <w:szCs w:val="24"/>
        </w:rPr>
        <w:t xml:space="preserve">A </w:t>
      </w:r>
      <w:r w:rsidR="00D06766" w:rsidRPr="001D2B52">
        <w:rPr>
          <w:rFonts w:ascii="Times New Roman" w:hAnsi="Times New Roman" w:cs="Times New Roman"/>
          <w:sz w:val="24"/>
          <w:szCs w:val="24"/>
        </w:rPr>
        <w:t>F</w:t>
      </w:r>
      <w:r w:rsidRPr="001D2B52">
        <w:rPr>
          <w:rFonts w:ascii="Times New Roman" w:hAnsi="Times New Roman" w:cs="Times New Roman"/>
          <w:sz w:val="24"/>
          <w:szCs w:val="24"/>
        </w:rPr>
        <w:t xml:space="preserve">igura </w:t>
      </w:r>
      <w:r w:rsidR="00511786" w:rsidRPr="001D2B52">
        <w:rPr>
          <w:rFonts w:ascii="Times New Roman" w:hAnsi="Times New Roman" w:cs="Times New Roman"/>
          <w:sz w:val="24"/>
          <w:szCs w:val="24"/>
        </w:rPr>
        <w:t>2</w:t>
      </w:r>
      <w:r w:rsidRPr="001D2B52">
        <w:rPr>
          <w:rFonts w:ascii="Times New Roman" w:hAnsi="Times New Roman" w:cs="Times New Roman"/>
          <w:sz w:val="24"/>
          <w:szCs w:val="24"/>
        </w:rPr>
        <w:t xml:space="preserve"> </w:t>
      </w:r>
      <w:r w:rsidR="000B3499" w:rsidRPr="001D2B52">
        <w:rPr>
          <w:rFonts w:ascii="Times New Roman" w:hAnsi="Times New Roman" w:cs="Times New Roman"/>
          <w:sz w:val="24"/>
          <w:szCs w:val="24"/>
        </w:rPr>
        <w:t>ilustra</w:t>
      </w:r>
      <w:r w:rsidRPr="001D2B52">
        <w:rPr>
          <w:rFonts w:ascii="Times New Roman" w:hAnsi="Times New Roman" w:cs="Times New Roman"/>
          <w:sz w:val="24"/>
          <w:szCs w:val="24"/>
        </w:rPr>
        <w:t xml:space="preserve"> </w:t>
      </w:r>
      <w:del w:id="90" w:author="Daiana Bonfim" w:date="2025-02-08T12:47:00Z">
        <w:r w:rsidR="00DC5313" w:rsidRPr="001D2B52" w:rsidDel="00803BFC">
          <w:rPr>
            <w:rFonts w:ascii="Times New Roman" w:hAnsi="Times New Roman" w:cs="Times New Roman"/>
            <w:sz w:val="24"/>
            <w:szCs w:val="24"/>
          </w:rPr>
          <w:delText>a</w:delText>
        </w:r>
        <w:r w:rsidRPr="001D2B52" w:rsidDel="00803BFC">
          <w:rPr>
            <w:rFonts w:ascii="Times New Roman" w:hAnsi="Times New Roman" w:cs="Times New Roman"/>
            <w:sz w:val="24"/>
            <w:szCs w:val="24"/>
          </w:rPr>
          <w:delText xml:space="preserve"> </w:delText>
        </w:r>
        <w:r w:rsidR="006F2F92" w:rsidRPr="001D2B52" w:rsidDel="00803BFC">
          <w:rPr>
            <w:rFonts w:ascii="Times New Roman" w:hAnsi="Times New Roman" w:cs="Times New Roman"/>
            <w:sz w:val="24"/>
            <w:szCs w:val="24"/>
          </w:rPr>
          <w:delText>hierarquia</w:delText>
        </w:r>
        <w:r w:rsidRPr="001D2B52" w:rsidDel="00803BFC">
          <w:rPr>
            <w:rFonts w:ascii="Times New Roman" w:hAnsi="Times New Roman" w:cs="Times New Roman"/>
            <w:sz w:val="24"/>
            <w:szCs w:val="24"/>
          </w:rPr>
          <w:delText xml:space="preserve"> territorial</w:delText>
        </w:r>
        <w:r w:rsidR="000508FA" w:rsidRPr="001D2B52" w:rsidDel="00803BFC">
          <w:rPr>
            <w:rFonts w:ascii="Times New Roman" w:hAnsi="Times New Roman" w:cs="Times New Roman"/>
            <w:sz w:val="24"/>
            <w:szCs w:val="24"/>
          </w:rPr>
          <w:delText xml:space="preserve"> descrita no último parágrafo</w:delText>
        </w:r>
        <w:r w:rsidR="000A4AB2" w:rsidRPr="001D2B52" w:rsidDel="00803BFC">
          <w:rPr>
            <w:rFonts w:ascii="Times New Roman" w:hAnsi="Times New Roman" w:cs="Times New Roman"/>
            <w:sz w:val="24"/>
            <w:szCs w:val="24"/>
          </w:rPr>
          <w:delText>. No</w:delText>
        </w:r>
      </w:del>
      <w:ins w:id="91" w:author="Daiana Bonfim" w:date="2025-02-08T12:47:00Z">
        <w:r w:rsidR="00803BFC" w:rsidRPr="001D2B52">
          <w:rPr>
            <w:rFonts w:ascii="Times New Roman" w:hAnsi="Times New Roman" w:cs="Times New Roman"/>
            <w:sz w:val="24"/>
            <w:szCs w:val="24"/>
          </w:rPr>
          <w:t>no</w:t>
        </w:r>
      </w:ins>
      <w:r w:rsidR="000A4AB2" w:rsidRPr="001D2B52">
        <w:rPr>
          <w:rFonts w:ascii="Times New Roman" w:hAnsi="Times New Roman" w:cs="Times New Roman"/>
          <w:sz w:val="24"/>
          <w:szCs w:val="24"/>
        </w:rPr>
        <w:t xml:space="preserve"> </w:t>
      </w:r>
      <w:r w:rsidR="00E22542" w:rsidRPr="001D2B52">
        <w:rPr>
          <w:rFonts w:ascii="Times New Roman" w:hAnsi="Times New Roman" w:cs="Times New Roman"/>
          <w:sz w:val="24"/>
          <w:szCs w:val="24"/>
        </w:rPr>
        <w:t>mapa à esquerda (</w:t>
      </w:r>
      <w:r w:rsidR="00344C6A" w:rsidRPr="001D2B52">
        <w:rPr>
          <w:rFonts w:ascii="Times New Roman" w:hAnsi="Times New Roman" w:cs="Times New Roman"/>
          <w:sz w:val="24"/>
          <w:szCs w:val="24"/>
        </w:rPr>
        <w:t>A</w:t>
      </w:r>
      <w:r w:rsidR="00E22542" w:rsidRPr="001D2B52">
        <w:rPr>
          <w:rFonts w:ascii="Times New Roman" w:hAnsi="Times New Roman" w:cs="Times New Roman"/>
          <w:sz w:val="24"/>
          <w:szCs w:val="24"/>
        </w:rPr>
        <w:t>)</w:t>
      </w:r>
      <w:del w:id="92" w:author="Daiana Bonfim" w:date="2025-02-08T12:47:00Z">
        <w:r w:rsidR="00E22542" w:rsidRPr="001D2B52" w:rsidDel="00803BFC">
          <w:rPr>
            <w:rFonts w:ascii="Times New Roman" w:hAnsi="Times New Roman" w:cs="Times New Roman"/>
            <w:sz w:val="24"/>
            <w:szCs w:val="24"/>
          </w:rPr>
          <w:delText xml:space="preserve">, observa-se </w:delText>
        </w:r>
      </w:del>
      <w:r w:rsidR="00E22542" w:rsidRPr="001D2B52">
        <w:rPr>
          <w:rFonts w:ascii="Times New Roman" w:hAnsi="Times New Roman" w:cs="Times New Roman"/>
          <w:sz w:val="24"/>
          <w:szCs w:val="24"/>
        </w:rPr>
        <w:t xml:space="preserve">a divisão territorial do Brasil </w:t>
      </w:r>
      <w:r w:rsidR="000A6103" w:rsidRPr="001D2B52">
        <w:rPr>
          <w:rFonts w:ascii="Times New Roman" w:hAnsi="Times New Roman" w:cs="Times New Roman"/>
          <w:sz w:val="24"/>
          <w:szCs w:val="24"/>
        </w:rPr>
        <w:t>nas</w:t>
      </w:r>
      <w:r w:rsidR="00E22542" w:rsidRPr="001D2B52">
        <w:rPr>
          <w:rFonts w:ascii="Times New Roman" w:hAnsi="Times New Roman" w:cs="Times New Roman"/>
          <w:sz w:val="24"/>
          <w:szCs w:val="24"/>
        </w:rPr>
        <w:t xml:space="preserve"> </w:t>
      </w:r>
      <w:r w:rsidR="00344C6A" w:rsidRPr="001D2B52">
        <w:rPr>
          <w:rFonts w:ascii="Times New Roman" w:hAnsi="Times New Roman" w:cs="Times New Roman"/>
          <w:sz w:val="24"/>
          <w:szCs w:val="24"/>
        </w:rPr>
        <w:t xml:space="preserve">cinco </w:t>
      </w:r>
      <w:r w:rsidR="0008357C" w:rsidRPr="001D2B52">
        <w:rPr>
          <w:rFonts w:ascii="Times New Roman" w:hAnsi="Times New Roman" w:cs="Times New Roman"/>
          <w:sz w:val="24"/>
          <w:szCs w:val="24"/>
        </w:rPr>
        <w:t xml:space="preserve">grandes </w:t>
      </w:r>
      <w:r w:rsidR="00E22542" w:rsidRPr="001D2B52">
        <w:rPr>
          <w:rFonts w:ascii="Times New Roman" w:hAnsi="Times New Roman" w:cs="Times New Roman"/>
          <w:sz w:val="24"/>
          <w:szCs w:val="24"/>
        </w:rPr>
        <w:t>regiões</w:t>
      </w:r>
      <w:r w:rsidR="0008357C" w:rsidRPr="001D2B52">
        <w:rPr>
          <w:rFonts w:ascii="Times New Roman" w:hAnsi="Times New Roman" w:cs="Times New Roman"/>
          <w:sz w:val="24"/>
          <w:szCs w:val="24"/>
        </w:rPr>
        <w:t xml:space="preserve"> (Sudeste, Sul, Centro-Oeste, Nordeste e Norte)</w:t>
      </w:r>
      <w:r w:rsidR="00E22542" w:rsidRPr="001D2B52">
        <w:rPr>
          <w:rFonts w:ascii="Times New Roman" w:hAnsi="Times New Roman" w:cs="Times New Roman"/>
          <w:sz w:val="24"/>
          <w:szCs w:val="24"/>
        </w:rPr>
        <w:t xml:space="preserve">, </w:t>
      </w:r>
      <w:r w:rsidR="00344C6A" w:rsidRPr="001D2B52">
        <w:rPr>
          <w:rFonts w:ascii="Times New Roman" w:hAnsi="Times New Roman" w:cs="Times New Roman"/>
          <w:sz w:val="24"/>
          <w:szCs w:val="24"/>
        </w:rPr>
        <w:t xml:space="preserve">27 </w:t>
      </w:r>
      <w:r w:rsidR="00D06766" w:rsidRPr="001D2B52">
        <w:rPr>
          <w:rFonts w:ascii="Times New Roman" w:hAnsi="Times New Roman" w:cs="Times New Roman"/>
          <w:sz w:val="24"/>
          <w:szCs w:val="24"/>
        </w:rPr>
        <w:t>unidades federativas</w:t>
      </w:r>
      <w:r w:rsidR="00FA64BE" w:rsidRPr="001D2B52">
        <w:rPr>
          <w:rFonts w:ascii="Times New Roman" w:hAnsi="Times New Roman" w:cs="Times New Roman"/>
          <w:sz w:val="24"/>
          <w:szCs w:val="24"/>
        </w:rPr>
        <w:t xml:space="preserve"> (ex.: SP, MG, GO, PA)</w:t>
      </w:r>
      <w:r w:rsidR="00E22542" w:rsidRPr="001D2B52">
        <w:rPr>
          <w:rFonts w:ascii="Times New Roman" w:hAnsi="Times New Roman" w:cs="Times New Roman"/>
          <w:sz w:val="24"/>
          <w:szCs w:val="24"/>
        </w:rPr>
        <w:t xml:space="preserve"> e </w:t>
      </w:r>
      <w:r w:rsidR="00344C6A" w:rsidRPr="001D2B52">
        <w:rPr>
          <w:rFonts w:ascii="Times New Roman" w:hAnsi="Times New Roman" w:cs="Times New Roman"/>
          <w:sz w:val="24"/>
          <w:szCs w:val="24"/>
        </w:rPr>
        <w:t>5</w:t>
      </w:r>
      <w:r w:rsidR="00D06766" w:rsidRPr="001D2B52">
        <w:rPr>
          <w:rFonts w:ascii="Times New Roman" w:hAnsi="Times New Roman" w:cs="Times New Roman"/>
          <w:sz w:val="24"/>
          <w:szCs w:val="24"/>
        </w:rPr>
        <w:t>.</w:t>
      </w:r>
      <w:r w:rsidR="00344C6A" w:rsidRPr="001D2B52">
        <w:rPr>
          <w:rFonts w:ascii="Times New Roman" w:hAnsi="Times New Roman" w:cs="Times New Roman"/>
          <w:sz w:val="24"/>
          <w:szCs w:val="24"/>
        </w:rPr>
        <w:t xml:space="preserve">570 </w:t>
      </w:r>
      <w:r w:rsidR="00E22542" w:rsidRPr="001D2B52">
        <w:rPr>
          <w:rFonts w:ascii="Times New Roman" w:hAnsi="Times New Roman" w:cs="Times New Roman"/>
          <w:sz w:val="24"/>
          <w:szCs w:val="24"/>
        </w:rPr>
        <w:t>municípios. No mapa à direita</w:t>
      </w:r>
      <w:r w:rsidR="000B3499" w:rsidRPr="001D2B52">
        <w:rPr>
          <w:rFonts w:ascii="Times New Roman" w:hAnsi="Times New Roman" w:cs="Times New Roman"/>
          <w:sz w:val="24"/>
          <w:szCs w:val="24"/>
        </w:rPr>
        <w:t xml:space="preserve"> (B)</w:t>
      </w:r>
      <w:r w:rsidR="00344C6A" w:rsidRPr="001D2B52">
        <w:rPr>
          <w:rFonts w:ascii="Times New Roman" w:hAnsi="Times New Roman" w:cs="Times New Roman"/>
          <w:sz w:val="24"/>
          <w:szCs w:val="24"/>
        </w:rPr>
        <w:t>,</w:t>
      </w:r>
      <w:r w:rsidR="00E22542" w:rsidRPr="001D2B52">
        <w:rPr>
          <w:rFonts w:ascii="Times New Roman" w:hAnsi="Times New Roman" w:cs="Times New Roman"/>
          <w:sz w:val="24"/>
          <w:szCs w:val="24"/>
        </w:rPr>
        <w:t xml:space="preserve"> </w:t>
      </w:r>
      <w:r w:rsidR="00D06766" w:rsidRPr="001D2B52">
        <w:rPr>
          <w:rFonts w:ascii="Times New Roman" w:hAnsi="Times New Roman" w:cs="Times New Roman"/>
          <w:sz w:val="24"/>
          <w:szCs w:val="24"/>
        </w:rPr>
        <w:t>foi selecionado</w:t>
      </w:r>
      <w:r w:rsidR="006561C9" w:rsidRPr="001D2B52">
        <w:rPr>
          <w:rFonts w:ascii="Times New Roman" w:hAnsi="Times New Roman" w:cs="Times New Roman"/>
          <w:sz w:val="24"/>
          <w:szCs w:val="24"/>
        </w:rPr>
        <w:t xml:space="preserve"> o estado de Goiás</w:t>
      </w:r>
      <w:r w:rsidR="000A6103" w:rsidRPr="001D2B52">
        <w:rPr>
          <w:rFonts w:ascii="Times New Roman" w:hAnsi="Times New Roman" w:cs="Times New Roman"/>
          <w:sz w:val="24"/>
          <w:szCs w:val="24"/>
        </w:rPr>
        <w:t>, localizado na região Centro-Oeste do país,</w:t>
      </w:r>
      <w:r w:rsidR="006561C9" w:rsidRPr="001D2B52">
        <w:rPr>
          <w:rFonts w:ascii="Times New Roman" w:hAnsi="Times New Roman" w:cs="Times New Roman"/>
          <w:sz w:val="24"/>
          <w:szCs w:val="24"/>
        </w:rPr>
        <w:t xml:space="preserve"> para ilustrar sua divisão territorial, </w:t>
      </w:r>
      <w:r w:rsidR="008D5685" w:rsidRPr="001D2B52">
        <w:rPr>
          <w:rFonts w:ascii="Times New Roman" w:hAnsi="Times New Roman" w:cs="Times New Roman"/>
          <w:sz w:val="24"/>
          <w:szCs w:val="24"/>
        </w:rPr>
        <w:t xml:space="preserve">com </w:t>
      </w:r>
      <w:r w:rsidR="00E75059" w:rsidRPr="001D2B52">
        <w:rPr>
          <w:rFonts w:ascii="Times New Roman" w:hAnsi="Times New Roman" w:cs="Times New Roman"/>
          <w:sz w:val="24"/>
          <w:szCs w:val="24"/>
        </w:rPr>
        <w:t>246 municípios</w:t>
      </w:r>
      <w:r w:rsidR="00D06766" w:rsidRPr="001D2B52">
        <w:rPr>
          <w:rFonts w:ascii="Times New Roman" w:hAnsi="Times New Roman" w:cs="Times New Roman"/>
          <w:sz w:val="24"/>
          <w:szCs w:val="24"/>
        </w:rPr>
        <w:t>,</w:t>
      </w:r>
      <w:r w:rsidR="00E75059" w:rsidRPr="001D2B52">
        <w:rPr>
          <w:rFonts w:ascii="Times New Roman" w:hAnsi="Times New Roman" w:cs="Times New Roman"/>
          <w:sz w:val="24"/>
          <w:szCs w:val="24"/>
        </w:rPr>
        <w:t xml:space="preserve"> </w:t>
      </w:r>
      <w:r w:rsidR="008D5685" w:rsidRPr="001D2B52">
        <w:rPr>
          <w:rFonts w:ascii="Times New Roman" w:hAnsi="Times New Roman" w:cs="Times New Roman"/>
          <w:sz w:val="24"/>
          <w:szCs w:val="24"/>
        </w:rPr>
        <w:t>organizados</w:t>
      </w:r>
      <w:r w:rsidR="003E0B82" w:rsidRPr="001D2B52">
        <w:rPr>
          <w:rFonts w:ascii="Times New Roman" w:hAnsi="Times New Roman" w:cs="Times New Roman"/>
          <w:sz w:val="24"/>
          <w:szCs w:val="24"/>
        </w:rPr>
        <w:t xml:space="preserve"> em 18 regiões de saúde</w:t>
      </w:r>
      <w:r w:rsidR="000508FA" w:rsidRPr="001D2B52">
        <w:rPr>
          <w:rFonts w:ascii="Times New Roman" w:hAnsi="Times New Roman" w:cs="Times New Roman"/>
          <w:sz w:val="24"/>
          <w:szCs w:val="24"/>
        </w:rPr>
        <w:t xml:space="preserve">, cada uma com </w:t>
      </w:r>
      <w:r w:rsidR="00792570" w:rsidRPr="001D2B52">
        <w:rPr>
          <w:rFonts w:ascii="Times New Roman" w:hAnsi="Times New Roman" w:cs="Times New Roman"/>
          <w:sz w:val="24"/>
          <w:szCs w:val="24"/>
        </w:rPr>
        <w:t>uma cor</w:t>
      </w:r>
      <w:r w:rsidR="003E0B82" w:rsidRPr="001D2B52">
        <w:rPr>
          <w:rFonts w:ascii="Times New Roman" w:hAnsi="Times New Roman" w:cs="Times New Roman"/>
          <w:sz w:val="24"/>
          <w:szCs w:val="24"/>
        </w:rPr>
        <w:t xml:space="preserve">. </w:t>
      </w:r>
    </w:p>
    <w:p w14:paraId="071D352E" w14:textId="77777777" w:rsidR="004B0262" w:rsidRPr="001D2B52" w:rsidRDefault="007C318E" w:rsidP="004B0262">
      <w:pPr>
        <w:keepNext/>
        <w:spacing w:before="100" w:beforeAutospacing="1" w:after="100" w:afterAutospacing="1" w:line="240" w:lineRule="auto"/>
        <w:rPr>
          <w:rFonts w:ascii="Times New Roman" w:hAnsi="Times New Roman" w:cs="Times New Roman"/>
          <w:sz w:val="24"/>
          <w:szCs w:val="24"/>
        </w:rPr>
      </w:pPr>
      <w:r w:rsidRPr="001D2B52">
        <w:rPr>
          <w:rFonts w:ascii="Times New Roman" w:eastAsia="Times New Roman" w:hAnsi="Times New Roman" w:cs="Times New Roman"/>
          <w:noProof/>
          <w:kern w:val="0"/>
          <w:sz w:val="24"/>
          <w:szCs w:val="24"/>
          <w:lang w:eastAsia="pt-BR"/>
          <w14:ligatures w14:val="none"/>
        </w:rPr>
        <w:lastRenderedPageBreak/>
        <w:drawing>
          <wp:inline distT="0" distB="0" distL="0" distR="0" wp14:anchorId="53227137" wp14:editId="36822308">
            <wp:extent cx="5332780" cy="2910840"/>
            <wp:effectExtent l="19050" t="19050" r="20320" b="2286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5411" r="1201" b="17177"/>
                    <a:stretch/>
                  </pic:blipFill>
                  <pic:spPr bwMode="auto">
                    <a:xfrm>
                      <a:off x="0" y="0"/>
                      <a:ext cx="5335145" cy="291213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1853388" w14:textId="53C99511" w:rsidR="00AF7075" w:rsidRPr="001D2B52" w:rsidRDefault="004B0262" w:rsidP="00AF7075">
      <w:pPr>
        <w:pStyle w:val="Legenda"/>
        <w:rPr>
          <w:rFonts w:ascii="Times New Roman" w:hAnsi="Times New Roman" w:cs="Times New Roman"/>
          <w:i w:val="0"/>
          <w:iCs w:val="0"/>
          <w:color w:val="auto"/>
          <w:sz w:val="24"/>
          <w:szCs w:val="24"/>
        </w:rPr>
      </w:pPr>
      <w:r w:rsidRPr="001D2B52">
        <w:rPr>
          <w:rFonts w:ascii="Times New Roman" w:hAnsi="Times New Roman" w:cs="Times New Roman"/>
          <w:i w:val="0"/>
          <w:iCs w:val="0"/>
          <w:color w:val="auto"/>
          <w:sz w:val="24"/>
          <w:szCs w:val="24"/>
        </w:rPr>
        <w:t xml:space="preserve">Fig. </w:t>
      </w:r>
      <w:r w:rsidR="003363F2" w:rsidRPr="001D2B52">
        <w:rPr>
          <w:rFonts w:ascii="Times New Roman" w:hAnsi="Times New Roman" w:cs="Times New Roman"/>
          <w:i w:val="0"/>
          <w:iCs w:val="0"/>
          <w:color w:val="auto"/>
          <w:sz w:val="24"/>
          <w:szCs w:val="24"/>
        </w:rPr>
        <w:fldChar w:fldCharType="begin"/>
      </w:r>
      <w:r w:rsidR="003363F2" w:rsidRPr="001D2B52">
        <w:rPr>
          <w:rFonts w:ascii="Times New Roman" w:hAnsi="Times New Roman" w:cs="Times New Roman"/>
          <w:i w:val="0"/>
          <w:iCs w:val="0"/>
          <w:color w:val="auto"/>
          <w:sz w:val="24"/>
          <w:szCs w:val="24"/>
        </w:rPr>
        <w:instrText xml:space="preserve"> SEQ Fig. \* ARABIC </w:instrText>
      </w:r>
      <w:r w:rsidR="003363F2" w:rsidRPr="001D2B52">
        <w:rPr>
          <w:rFonts w:ascii="Times New Roman" w:hAnsi="Times New Roman" w:cs="Times New Roman"/>
          <w:i w:val="0"/>
          <w:iCs w:val="0"/>
          <w:color w:val="auto"/>
          <w:sz w:val="24"/>
          <w:szCs w:val="24"/>
        </w:rPr>
        <w:fldChar w:fldCharType="separate"/>
      </w:r>
      <w:r w:rsidR="003363F2" w:rsidRPr="001D2B52">
        <w:rPr>
          <w:rFonts w:ascii="Times New Roman" w:hAnsi="Times New Roman" w:cs="Times New Roman"/>
          <w:i w:val="0"/>
          <w:iCs w:val="0"/>
          <w:noProof/>
          <w:color w:val="auto"/>
          <w:sz w:val="24"/>
          <w:szCs w:val="24"/>
        </w:rPr>
        <w:t>2</w:t>
      </w:r>
      <w:r w:rsidR="003363F2" w:rsidRPr="001D2B52">
        <w:rPr>
          <w:rFonts w:ascii="Times New Roman" w:hAnsi="Times New Roman" w:cs="Times New Roman"/>
          <w:i w:val="0"/>
          <w:iCs w:val="0"/>
          <w:color w:val="auto"/>
          <w:sz w:val="24"/>
          <w:szCs w:val="24"/>
        </w:rPr>
        <w:fldChar w:fldCharType="end"/>
      </w:r>
      <w:r w:rsidRPr="001D2B52">
        <w:rPr>
          <w:rFonts w:ascii="Times New Roman" w:hAnsi="Times New Roman" w:cs="Times New Roman"/>
          <w:i w:val="0"/>
          <w:iCs w:val="0"/>
          <w:color w:val="auto"/>
          <w:sz w:val="24"/>
          <w:szCs w:val="24"/>
        </w:rPr>
        <w:t xml:space="preserve"> A: </w:t>
      </w:r>
      <w:r w:rsidR="009237CF" w:rsidRPr="001D2B52">
        <w:rPr>
          <w:rFonts w:ascii="Times New Roman" w:hAnsi="Times New Roman" w:cs="Times New Roman"/>
          <w:i w:val="0"/>
          <w:iCs w:val="0"/>
          <w:color w:val="auto"/>
          <w:sz w:val="24"/>
          <w:szCs w:val="24"/>
        </w:rPr>
        <w:t>Regiões, estados e municípios</w:t>
      </w:r>
      <w:r w:rsidRPr="001D2B52">
        <w:rPr>
          <w:rFonts w:ascii="Times New Roman" w:hAnsi="Times New Roman" w:cs="Times New Roman"/>
          <w:i w:val="0"/>
          <w:iCs w:val="0"/>
          <w:color w:val="auto"/>
          <w:sz w:val="24"/>
          <w:szCs w:val="24"/>
        </w:rPr>
        <w:t xml:space="preserve">; B: </w:t>
      </w:r>
      <w:r w:rsidR="009237CF" w:rsidRPr="001D2B52">
        <w:rPr>
          <w:rFonts w:ascii="Times New Roman" w:hAnsi="Times New Roman" w:cs="Times New Roman"/>
          <w:i w:val="0"/>
          <w:iCs w:val="0"/>
          <w:color w:val="auto"/>
          <w:sz w:val="24"/>
          <w:szCs w:val="24"/>
        </w:rPr>
        <w:t xml:space="preserve">Mapa do estado de Goiás (GO), dividido em 18 regiões de saúde </w:t>
      </w:r>
    </w:p>
    <w:p w14:paraId="47C67F2D" w14:textId="002DA2CD" w:rsidR="00803BFC" w:rsidRPr="001D2B52" w:rsidRDefault="00803BFC" w:rsidP="00803BFC">
      <w:pPr>
        <w:pStyle w:val="PargrafodaLista"/>
        <w:numPr>
          <w:ilvl w:val="0"/>
          <w:numId w:val="17"/>
        </w:numPr>
        <w:spacing w:line="360" w:lineRule="auto"/>
        <w:jc w:val="both"/>
        <w:rPr>
          <w:ins w:id="93" w:author="Daiana Bonfim" w:date="2025-02-08T12:49:00Z"/>
          <w:rFonts w:ascii="Times New Roman" w:hAnsi="Times New Roman" w:cs="Times New Roman"/>
          <w:i/>
          <w:iCs/>
          <w:sz w:val="24"/>
          <w:szCs w:val="24"/>
          <w:rPrChange w:id="94" w:author="Daiana Bonfim" w:date="2025-02-08T12:49:00Z">
            <w:rPr>
              <w:ins w:id="95" w:author="Daiana Bonfim" w:date="2025-02-08T12:49:00Z"/>
              <w:rFonts w:ascii="Times New Roman" w:hAnsi="Times New Roman" w:cs="Times New Roman"/>
              <w:sz w:val="24"/>
              <w:szCs w:val="24"/>
            </w:rPr>
          </w:rPrChange>
        </w:rPr>
      </w:pPr>
      <w:ins w:id="96" w:author="Daiana Bonfim" w:date="2025-02-08T12:49:00Z">
        <w:r w:rsidRPr="001D2B52">
          <w:rPr>
            <w:rFonts w:ascii="Times New Roman" w:hAnsi="Times New Roman" w:cs="Times New Roman"/>
            <w:sz w:val="24"/>
            <w:szCs w:val="24"/>
          </w:rPr>
          <w:t xml:space="preserve">Objetivo e horizonte temporal </w:t>
        </w:r>
      </w:ins>
    </w:p>
    <w:p w14:paraId="535C6F27" w14:textId="6CD879D3" w:rsidR="00AF7075" w:rsidRPr="001D2B52" w:rsidRDefault="00DE5319">
      <w:pPr>
        <w:spacing w:line="360" w:lineRule="auto"/>
        <w:ind w:firstLine="708"/>
        <w:jc w:val="both"/>
        <w:rPr>
          <w:rFonts w:ascii="Times New Roman" w:hAnsi="Times New Roman" w:cs="Times New Roman"/>
          <w:i/>
          <w:iCs/>
          <w:sz w:val="24"/>
          <w:szCs w:val="24"/>
          <w:rPrChange w:id="97" w:author="Daiana Bonfim" w:date="2025-02-08T12:49:00Z">
            <w:rPr>
              <w:i/>
              <w:iCs/>
            </w:rPr>
          </w:rPrChange>
        </w:rPr>
        <w:pPrChange w:id="98" w:author="Daiana Bonfim" w:date="2025-02-08T12:49:00Z">
          <w:pPr>
            <w:spacing w:line="360" w:lineRule="auto"/>
            <w:ind w:firstLine="851"/>
            <w:jc w:val="both"/>
          </w:pPr>
        </w:pPrChange>
      </w:pPr>
      <w:r w:rsidRPr="001D2B52">
        <w:rPr>
          <w:rFonts w:ascii="Times New Roman" w:hAnsi="Times New Roman" w:cs="Times New Roman"/>
          <w:sz w:val="24"/>
          <w:szCs w:val="24"/>
          <w:rPrChange w:id="99" w:author="Daiana Bonfim" w:date="2025-02-08T12:49:00Z">
            <w:rPr/>
          </w:rPrChange>
        </w:rPr>
        <w:t xml:space="preserve">A metodologia desenvolvida neste trabalho tem como escopo estimar a força de trabalho de cirurgiões-dentistas (CD) no Brasil </w:t>
      </w:r>
      <w:r w:rsidR="00E70B8D" w:rsidRPr="001D2B52">
        <w:rPr>
          <w:rFonts w:ascii="Times New Roman" w:hAnsi="Times New Roman" w:cs="Times New Roman"/>
          <w:sz w:val="24"/>
          <w:szCs w:val="24"/>
          <w:rPrChange w:id="100" w:author="Daiana Bonfim" w:date="2025-02-08T12:49:00Z">
            <w:rPr/>
          </w:rPrChange>
        </w:rPr>
        <w:t xml:space="preserve">para atender </w:t>
      </w:r>
      <w:r w:rsidR="00D06766" w:rsidRPr="001D2B52">
        <w:rPr>
          <w:rFonts w:ascii="Times New Roman" w:hAnsi="Times New Roman" w:cs="Times New Roman"/>
          <w:sz w:val="24"/>
          <w:szCs w:val="24"/>
          <w:rPrChange w:id="101" w:author="Daiana Bonfim" w:date="2025-02-08T12:49:00Z">
            <w:rPr/>
          </w:rPrChange>
        </w:rPr>
        <w:t xml:space="preserve">a </w:t>
      </w:r>
      <w:r w:rsidR="00E70B8D" w:rsidRPr="001D2B52">
        <w:rPr>
          <w:rFonts w:ascii="Times New Roman" w:hAnsi="Times New Roman" w:cs="Times New Roman"/>
          <w:sz w:val="24"/>
          <w:szCs w:val="24"/>
          <w:rPrChange w:id="102" w:author="Daiana Bonfim" w:date="2025-02-08T12:49:00Z">
            <w:rPr/>
          </w:rPrChange>
        </w:rPr>
        <w:t>procedimentos individuais na</w:t>
      </w:r>
      <w:r w:rsidRPr="001D2B52">
        <w:rPr>
          <w:rFonts w:ascii="Times New Roman" w:hAnsi="Times New Roman" w:cs="Times New Roman"/>
          <w:sz w:val="24"/>
          <w:szCs w:val="24"/>
          <w:rPrChange w:id="103" w:author="Daiana Bonfim" w:date="2025-02-08T12:49:00Z">
            <w:rPr/>
          </w:rPrChange>
        </w:rPr>
        <w:t xml:space="preserve"> atenção primária à saúde (APS) e</w:t>
      </w:r>
      <w:r w:rsidR="00D06766" w:rsidRPr="001D2B52">
        <w:rPr>
          <w:rFonts w:ascii="Times New Roman" w:hAnsi="Times New Roman" w:cs="Times New Roman"/>
          <w:sz w:val="24"/>
          <w:szCs w:val="24"/>
          <w:rPrChange w:id="104" w:author="Daiana Bonfim" w:date="2025-02-08T12:49:00Z">
            <w:rPr/>
          </w:rPrChange>
        </w:rPr>
        <w:t xml:space="preserve"> a</w:t>
      </w:r>
      <w:r w:rsidRPr="001D2B52">
        <w:rPr>
          <w:rFonts w:ascii="Times New Roman" w:hAnsi="Times New Roman" w:cs="Times New Roman"/>
          <w:sz w:val="24"/>
          <w:szCs w:val="24"/>
          <w:rPrChange w:id="105" w:author="Daiana Bonfim" w:date="2025-02-08T12:49:00Z">
            <w:rPr/>
          </w:rPrChange>
        </w:rPr>
        <w:t xml:space="preserve"> </w:t>
      </w:r>
      <w:r w:rsidR="00E70B8D" w:rsidRPr="001D2B52">
        <w:rPr>
          <w:rFonts w:ascii="Times New Roman" w:hAnsi="Times New Roman" w:cs="Times New Roman"/>
          <w:sz w:val="24"/>
          <w:szCs w:val="24"/>
          <w:rPrChange w:id="106" w:author="Daiana Bonfim" w:date="2025-02-08T12:49:00Z">
            <w:rPr/>
          </w:rPrChange>
        </w:rPr>
        <w:t xml:space="preserve">serviços de endodontia, periodontia e prótese na </w:t>
      </w:r>
      <w:r w:rsidRPr="001D2B52">
        <w:rPr>
          <w:rFonts w:ascii="Times New Roman" w:hAnsi="Times New Roman" w:cs="Times New Roman"/>
          <w:sz w:val="24"/>
          <w:szCs w:val="24"/>
          <w:rPrChange w:id="107" w:author="Daiana Bonfim" w:date="2025-02-08T12:49:00Z">
            <w:rPr/>
          </w:rPrChange>
        </w:rPr>
        <w:t>atenção especializada à saúde (AES)</w:t>
      </w:r>
      <w:r w:rsidR="000508FA" w:rsidRPr="001D2B52">
        <w:rPr>
          <w:rFonts w:ascii="Times New Roman" w:hAnsi="Times New Roman" w:cs="Times New Roman"/>
          <w:sz w:val="24"/>
          <w:szCs w:val="24"/>
          <w:rPrChange w:id="108" w:author="Daiana Bonfim" w:date="2025-02-08T12:49:00Z">
            <w:rPr/>
          </w:rPrChange>
        </w:rPr>
        <w:t>.</w:t>
      </w:r>
      <w:r w:rsidR="006B2B9C" w:rsidRPr="001D2B52">
        <w:rPr>
          <w:rFonts w:ascii="Times New Roman" w:hAnsi="Times New Roman" w:cs="Times New Roman"/>
          <w:sz w:val="24"/>
          <w:szCs w:val="24"/>
          <w:rPrChange w:id="109" w:author="Daiana Bonfim" w:date="2025-02-08T12:49:00Z">
            <w:rPr/>
          </w:rPrChange>
        </w:rPr>
        <w:t xml:space="preserve"> </w:t>
      </w:r>
    </w:p>
    <w:p w14:paraId="24C9194E" w14:textId="495218E1" w:rsidR="001F49FE" w:rsidRPr="001D2B52" w:rsidRDefault="00BD7512" w:rsidP="000508FA">
      <w:pPr>
        <w:spacing w:line="240" w:lineRule="auto"/>
        <w:jc w:val="both"/>
        <w:rPr>
          <w:rFonts w:ascii="Times New Roman" w:hAnsi="Times New Roman" w:cs="Times New Roman"/>
          <w:i/>
          <w:iCs/>
          <w:sz w:val="24"/>
          <w:szCs w:val="24"/>
        </w:rPr>
      </w:pPr>
      <w:r w:rsidRPr="001D2B52">
        <w:rPr>
          <w:rFonts w:ascii="Times New Roman" w:hAnsi="Times New Roman" w:cs="Times New Roman"/>
          <w:i/>
          <w:iCs/>
          <w:sz w:val="24"/>
          <w:szCs w:val="24"/>
        </w:rPr>
        <w:t xml:space="preserve">2 – </w:t>
      </w:r>
      <w:r w:rsidR="001F49FE" w:rsidRPr="001D2B52">
        <w:rPr>
          <w:rFonts w:ascii="Times New Roman" w:hAnsi="Times New Roman" w:cs="Times New Roman"/>
          <w:i/>
          <w:iCs/>
          <w:sz w:val="24"/>
          <w:szCs w:val="24"/>
        </w:rPr>
        <w:t xml:space="preserve">Análise da necessidade de saúde bucal com base em aspectos da demografia, epidemiologia e serviços destinados </w:t>
      </w:r>
      <w:r w:rsidR="00D06766" w:rsidRPr="001D2B52">
        <w:rPr>
          <w:rFonts w:ascii="Times New Roman" w:hAnsi="Times New Roman" w:cs="Times New Roman"/>
          <w:i/>
          <w:iCs/>
          <w:sz w:val="24"/>
          <w:szCs w:val="24"/>
        </w:rPr>
        <w:t>à</w:t>
      </w:r>
      <w:r w:rsidR="001F49FE" w:rsidRPr="001D2B52">
        <w:rPr>
          <w:rFonts w:ascii="Times New Roman" w:hAnsi="Times New Roman" w:cs="Times New Roman"/>
          <w:i/>
          <w:iCs/>
          <w:sz w:val="24"/>
          <w:szCs w:val="24"/>
        </w:rPr>
        <w:t xml:space="preserve"> população a local; </w:t>
      </w:r>
    </w:p>
    <w:p w14:paraId="08F440B7" w14:textId="77777777" w:rsidR="000508FA" w:rsidRPr="001D2B52" w:rsidRDefault="000508FA" w:rsidP="000508FA">
      <w:pPr>
        <w:pStyle w:val="SemEspaamento"/>
        <w:ind w:firstLine="851"/>
        <w:jc w:val="both"/>
        <w:rPr>
          <w:rFonts w:ascii="Times New Roman" w:hAnsi="Times New Roman" w:cs="Times New Roman"/>
          <w:sz w:val="24"/>
          <w:szCs w:val="24"/>
        </w:rPr>
      </w:pPr>
    </w:p>
    <w:p w14:paraId="3803D350" w14:textId="6903D95F" w:rsidR="00EC6498" w:rsidRPr="001D2B52" w:rsidRDefault="00322ABA" w:rsidP="000A4AB2">
      <w:pPr>
        <w:pStyle w:val="SemEspaamento"/>
        <w:spacing w:line="360" w:lineRule="auto"/>
        <w:ind w:firstLine="851"/>
        <w:jc w:val="both"/>
        <w:rPr>
          <w:rFonts w:ascii="Times New Roman" w:hAnsi="Times New Roman" w:cs="Times New Roman"/>
          <w:sz w:val="24"/>
          <w:szCs w:val="24"/>
        </w:rPr>
      </w:pPr>
      <w:r w:rsidRPr="001D2B52">
        <w:rPr>
          <w:rFonts w:ascii="Times New Roman" w:hAnsi="Times New Roman" w:cs="Times New Roman"/>
          <w:sz w:val="24"/>
          <w:szCs w:val="24"/>
        </w:rPr>
        <w:t>A análise da necessidade de saúde</w:t>
      </w:r>
      <w:r w:rsidR="00CE2B53" w:rsidRPr="001D2B52">
        <w:rPr>
          <w:rFonts w:ascii="Times New Roman" w:hAnsi="Times New Roman" w:cs="Times New Roman"/>
          <w:sz w:val="24"/>
          <w:szCs w:val="24"/>
        </w:rPr>
        <w:t xml:space="preserve"> </w:t>
      </w:r>
      <w:r w:rsidR="00771C12" w:rsidRPr="001D2B52">
        <w:rPr>
          <w:rFonts w:ascii="Times New Roman" w:hAnsi="Times New Roman" w:cs="Times New Roman"/>
          <w:sz w:val="24"/>
          <w:szCs w:val="24"/>
        </w:rPr>
        <w:t xml:space="preserve">bucal </w:t>
      </w:r>
      <w:r w:rsidR="00CE2B53" w:rsidRPr="001D2B52">
        <w:rPr>
          <w:rFonts w:ascii="Times New Roman" w:hAnsi="Times New Roman" w:cs="Times New Roman"/>
          <w:sz w:val="24"/>
          <w:szCs w:val="24"/>
        </w:rPr>
        <w:t>(NS</w:t>
      </w:r>
      <w:r w:rsidR="00771C12" w:rsidRPr="001D2B52">
        <w:rPr>
          <w:rFonts w:ascii="Times New Roman" w:hAnsi="Times New Roman" w:cs="Times New Roman"/>
          <w:sz w:val="24"/>
          <w:szCs w:val="24"/>
        </w:rPr>
        <w:t>B</w:t>
      </w:r>
      <w:r w:rsidR="00CE2B53" w:rsidRPr="001D2B52">
        <w:rPr>
          <w:rFonts w:ascii="Times New Roman" w:hAnsi="Times New Roman" w:cs="Times New Roman"/>
          <w:sz w:val="24"/>
          <w:szCs w:val="24"/>
        </w:rPr>
        <w:t>)</w:t>
      </w:r>
      <w:r w:rsidRPr="001D2B52">
        <w:rPr>
          <w:rFonts w:ascii="Times New Roman" w:hAnsi="Times New Roman" w:cs="Times New Roman"/>
          <w:sz w:val="24"/>
          <w:szCs w:val="24"/>
        </w:rPr>
        <w:t xml:space="preserve"> foi construída </w:t>
      </w:r>
      <w:r w:rsidR="00D06766" w:rsidRPr="001D2B52">
        <w:rPr>
          <w:rFonts w:ascii="Times New Roman" w:hAnsi="Times New Roman" w:cs="Times New Roman"/>
          <w:sz w:val="24"/>
          <w:szCs w:val="24"/>
        </w:rPr>
        <w:t xml:space="preserve">com base em </w:t>
      </w:r>
      <w:r w:rsidR="007A1E38" w:rsidRPr="001D2B52">
        <w:rPr>
          <w:rFonts w:ascii="Times New Roman" w:hAnsi="Times New Roman" w:cs="Times New Roman"/>
          <w:sz w:val="24"/>
          <w:szCs w:val="24"/>
        </w:rPr>
        <w:t>três elementos: distribuição da população por faixa etária</w:t>
      </w:r>
      <w:r w:rsidR="00F37EA9" w:rsidRPr="001D2B52">
        <w:rPr>
          <w:rFonts w:ascii="Times New Roman" w:hAnsi="Times New Roman" w:cs="Times New Roman"/>
          <w:sz w:val="24"/>
          <w:szCs w:val="24"/>
        </w:rPr>
        <w:t xml:space="preserve"> (P)</w:t>
      </w:r>
      <w:r w:rsidR="00252349" w:rsidRPr="001D2B52">
        <w:rPr>
          <w:rFonts w:ascii="Times New Roman" w:hAnsi="Times New Roman" w:cs="Times New Roman"/>
          <w:sz w:val="24"/>
          <w:szCs w:val="24"/>
        </w:rPr>
        <w:t>, prevalência de condições de saúde bucal</w:t>
      </w:r>
      <w:r w:rsidR="00F37EA9" w:rsidRPr="001D2B52">
        <w:rPr>
          <w:rFonts w:ascii="Times New Roman" w:hAnsi="Times New Roman" w:cs="Times New Roman"/>
          <w:sz w:val="24"/>
          <w:szCs w:val="24"/>
        </w:rPr>
        <w:t xml:space="preserve"> (H)</w:t>
      </w:r>
      <w:r w:rsidR="00252349" w:rsidRPr="001D2B52">
        <w:rPr>
          <w:rFonts w:ascii="Times New Roman" w:hAnsi="Times New Roman" w:cs="Times New Roman"/>
          <w:sz w:val="24"/>
          <w:szCs w:val="24"/>
        </w:rPr>
        <w:t xml:space="preserve"> e </w:t>
      </w:r>
      <w:r w:rsidR="00F37EA9" w:rsidRPr="001D2B52">
        <w:rPr>
          <w:rFonts w:ascii="Times New Roman" w:hAnsi="Times New Roman" w:cs="Times New Roman"/>
          <w:sz w:val="24"/>
          <w:szCs w:val="24"/>
        </w:rPr>
        <w:t>procedimentos per capita (S)</w:t>
      </w:r>
      <w:r w:rsidR="007B121A" w:rsidRPr="001D2B52">
        <w:rPr>
          <w:rFonts w:ascii="Times New Roman" w:hAnsi="Times New Roman" w:cs="Times New Roman"/>
          <w:sz w:val="24"/>
          <w:szCs w:val="24"/>
        </w:rPr>
        <w:t xml:space="preserve">. </w:t>
      </w:r>
      <w:r w:rsidR="00F37EA9" w:rsidRPr="001D2B52">
        <w:rPr>
          <w:rFonts w:ascii="Times New Roman" w:hAnsi="Times New Roman" w:cs="Times New Roman"/>
          <w:sz w:val="24"/>
          <w:szCs w:val="24"/>
        </w:rPr>
        <w:t>O</w:t>
      </w:r>
      <w:r w:rsidR="00DE429F" w:rsidRPr="001D2B52">
        <w:rPr>
          <w:rFonts w:ascii="Times New Roman" w:hAnsi="Times New Roman" w:cs="Times New Roman"/>
          <w:sz w:val="24"/>
          <w:szCs w:val="24"/>
        </w:rPr>
        <w:t xml:space="preserve">s dados </w:t>
      </w:r>
      <w:r w:rsidR="007A2EF7" w:rsidRPr="001D2B52">
        <w:rPr>
          <w:rFonts w:ascii="Times New Roman" w:hAnsi="Times New Roman" w:cs="Times New Roman"/>
          <w:sz w:val="24"/>
          <w:szCs w:val="24"/>
        </w:rPr>
        <w:t>da população por faixa etária (P)</w:t>
      </w:r>
      <w:r w:rsidR="00DE429F" w:rsidRPr="001D2B52">
        <w:rPr>
          <w:rFonts w:ascii="Times New Roman" w:hAnsi="Times New Roman" w:cs="Times New Roman"/>
          <w:sz w:val="24"/>
          <w:szCs w:val="24"/>
        </w:rPr>
        <w:t xml:space="preserve"> </w:t>
      </w:r>
      <w:r w:rsidR="00D06766" w:rsidRPr="001D2B52">
        <w:rPr>
          <w:rFonts w:ascii="Times New Roman" w:hAnsi="Times New Roman" w:cs="Times New Roman"/>
          <w:sz w:val="24"/>
          <w:szCs w:val="24"/>
        </w:rPr>
        <w:t>são oriundos</w:t>
      </w:r>
      <w:r w:rsidR="00DE429F" w:rsidRPr="001D2B52">
        <w:rPr>
          <w:rFonts w:ascii="Times New Roman" w:hAnsi="Times New Roman" w:cs="Times New Roman"/>
          <w:sz w:val="24"/>
          <w:szCs w:val="24"/>
        </w:rPr>
        <w:t xml:space="preserve"> do </w:t>
      </w:r>
      <w:commentRangeStart w:id="110"/>
      <w:r w:rsidR="00DE429F" w:rsidRPr="001D2B52">
        <w:rPr>
          <w:rFonts w:ascii="Times New Roman" w:hAnsi="Times New Roman" w:cs="Times New Roman"/>
          <w:sz w:val="24"/>
          <w:szCs w:val="24"/>
        </w:rPr>
        <w:t>último censo</w:t>
      </w:r>
      <w:commentRangeEnd w:id="110"/>
      <w:r w:rsidR="001D2B52" w:rsidRPr="001D2B52">
        <w:rPr>
          <w:rFonts w:ascii="Times New Roman" w:hAnsi="Times New Roman" w:cs="Times New Roman"/>
          <w:sz w:val="24"/>
          <w:szCs w:val="24"/>
        </w:rPr>
        <w:t xml:space="preserve"> (2022)</w:t>
      </w:r>
      <w:r w:rsidR="00766CFD" w:rsidRPr="001D2B52">
        <w:rPr>
          <w:rStyle w:val="Refdecomentrio"/>
          <w:rFonts w:ascii="Times New Roman" w:hAnsi="Times New Roman" w:cs="Times New Roman"/>
          <w:sz w:val="24"/>
          <w:szCs w:val="24"/>
        </w:rPr>
        <w:commentReference w:id="110"/>
      </w:r>
      <w:r w:rsidR="00766CFD" w:rsidRPr="001D2B52">
        <w:rPr>
          <w:rFonts w:ascii="Times New Roman" w:hAnsi="Times New Roman" w:cs="Times New Roman"/>
          <w:sz w:val="24"/>
          <w:szCs w:val="24"/>
        </w:rPr>
        <w:t>, considerando</w:t>
      </w:r>
      <w:r w:rsidR="00214475" w:rsidRPr="001D2B52">
        <w:rPr>
          <w:rFonts w:ascii="Times New Roman" w:hAnsi="Times New Roman" w:cs="Times New Roman"/>
          <w:sz w:val="24"/>
          <w:szCs w:val="24"/>
        </w:rPr>
        <w:t>: 0 a 14 anos, 15 a 29 anos, 30 a 59 anos e 60 anos ou mais</w:t>
      </w:r>
      <w:r w:rsidR="0053499E" w:rsidRPr="001D2B52">
        <w:rPr>
          <w:rFonts w:ascii="Times New Roman" w:hAnsi="Times New Roman" w:cs="Times New Roman"/>
          <w:sz w:val="24"/>
          <w:szCs w:val="24"/>
        </w:rPr>
        <w:t xml:space="preserve"> (IBGE</w:t>
      </w:r>
      <w:r w:rsidR="007C7352" w:rsidRPr="001D2B52">
        <w:rPr>
          <w:rFonts w:ascii="Times New Roman" w:hAnsi="Times New Roman" w:cs="Times New Roman"/>
          <w:sz w:val="24"/>
          <w:szCs w:val="24"/>
        </w:rPr>
        <w:t>, 2022</w:t>
      </w:r>
      <w:r w:rsidR="0053499E" w:rsidRPr="001D2B52">
        <w:rPr>
          <w:rFonts w:ascii="Times New Roman" w:hAnsi="Times New Roman" w:cs="Times New Roman"/>
          <w:sz w:val="24"/>
          <w:szCs w:val="24"/>
        </w:rPr>
        <w:t>)</w:t>
      </w:r>
      <w:r w:rsidR="00F37EA9" w:rsidRPr="001D2B52">
        <w:rPr>
          <w:rFonts w:ascii="Times New Roman" w:hAnsi="Times New Roman" w:cs="Times New Roman"/>
          <w:sz w:val="24"/>
          <w:szCs w:val="24"/>
        </w:rPr>
        <w:t>.</w:t>
      </w:r>
      <w:r w:rsidR="007A1E38" w:rsidRPr="001D2B52">
        <w:rPr>
          <w:rFonts w:ascii="Times New Roman" w:hAnsi="Times New Roman" w:cs="Times New Roman"/>
          <w:sz w:val="24"/>
          <w:szCs w:val="24"/>
        </w:rPr>
        <w:t xml:space="preserve"> </w:t>
      </w:r>
    </w:p>
    <w:p w14:paraId="45BFE333" w14:textId="0E1B7AAA" w:rsidR="00E70B8D" w:rsidRPr="001D2B52" w:rsidRDefault="007D0C75" w:rsidP="007B121A">
      <w:pPr>
        <w:pStyle w:val="SemEspaamento"/>
        <w:spacing w:line="360" w:lineRule="auto"/>
        <w:ind w:firstLine="851"/>
        <w:jc w:val="both"/>
        <w:rPr>
          <w:rFonts w:ascii="Times New Roman" w:hAnsi="Times New Roman" w:cs="Times New Roman"/>
          <w:sz w:val="24"/>
          <w:szCs w:val="24"/>
        </w:rPr>
      </w:pPr>
      <w:r w:rsidRPr="001D2B52">
        <w:rPr>
          <w:rFonts w:ascii="Times New Roman" w:hAnsi="Times New Roman" w:cs="Times New Roman"/>
          <w:sz w:val="24"/>
          <w:szCs w:val="24"/>
        </w:rPr>
        <w:t>O</w:t>
      </w:r>
      <w:r w:rsidR="00262BE9" w:rsidRPr="001D2B52">
        <w:rPr>
          <w:rFonts w:ascii="Times New Roman" w:hAnsi="Times New Roman" w:cs="Times New Roman"/>
          <w:sz w:val="24"/>
          <w:szCs w:val="24"/>
        </w:rPr>
        <w:t>s parâmetros H e S</w:t>
      </w:r>
      <w:r w:rsidRPr="001D2B52">
        <w:rPr>
          <w:rFonts w:ascii="Times New Roman" w:hAnsi="Times New Roman" w:cs="Times New Roman"/>
          <w:sz w:val="24"/>
          <w:szCs w:val="24"/>
        </w:rPr>
        <w:t xml:space="preserve"> </w:t>
      </w:r>
      <w:r w:rsidR="00262BE9" w:rsidRPr="001D2B52">
        <w:rPr>
          <w:rFonts w:ascii="Times New Roman" w:hAnsi="Times New Roman" w:cs="Times New Roman"/>
          <w:sz w:val="24"/>
          <w:szCs w:val="24"/>
        </w:rPr>
        <w:t>foram</w:t>
      </w:r>
      <w:r w:rsidR="00677F49" w:rsidRPr="001D2B52">
        <w:rPr>
          <w:rFonts w:ascii="Times New Roman" w:hAnsi="Times New Roman" w:cs="Times New Roman"/>
          <w:sz w:val="24"/>
          <w:szCs w:val="24"/>
        </w:rPr>
        <w:t xml:space="preserve"> </w:t>
      </w:r>
      <w:r w:rsidR="00262BE9" w:rsidRPr="001D2B52">
        <w:rPr>
          <w:rFonts w:ascii="Times New Roman" w:hAnsi="Times New Roman" w:cs="Times New Roman"/>
          <w:sz w:val="24"/>
          <w:szCs w:val="24"/>
        </w:rPr>
        <w:t xml:space="preserve">estimados de acordo com a necessidade de </w:t>
      </w:r>
      <w:r w:rsidR="00B46EEB" w:rsidRPr="001D2B52">
        <w:rPr>
          <w:rFonts w:ascii="Times New Roman" w:hAnsi="Times New Roman" w:cs="Times New Roman"/>
          <w:sz w:val="24"/>
          <w:szCs w:val="24"/>
        </w:rPr>
        <w:t xml:space="preserve">procedimentos individuais na </w:t>
      </w:r>
      <w:r w:rsidR="00262BE9" w:rsidRPr="001D2B52">
        <w:rPr>
          <w:rFonts w:ascii="Times New Roman" w:hAnsi="Times New Roman" w:cs="Times New Roman"/>
          <w:sz w:val="24"/>
          <w:szCs w:val="24"/>
        </w:rPr>
        <w:t xml:space="preserve">APS e </w:t>
      </w:r>
      <w:del w:id="111" w:author="Daiana Bonfim" w:date="2025-02-08T12:56:00Z">
        <w:r w:rsidR="00262BE9" w:rsidRPr="001D2B52" w:rsidDel="00766CFD">
          <w:rPr>
            <w:rFonts w:ascii="Times New Roman" w:hAnsi="Times New Roman" w:cs="Times New Roman"/>
            <w:sz w:val="24"/>
            <w:szCs w:val="24"/>
          </w:rPr>
          <w:delText xml:space="preserve">alguns </w:delText>
        </w:r>
      </w:del>
      <w:r w:rsidR="00262BE9" w:rsidRPr="001D2B52">
        <w:rPr>
          <w:rFonts w:ascii="Times New Roman" w:hAnsi="Times New Roman" w:cs="Times New Roman"/>
          <w:sz w:val="24"/>
          <w:szCs w:val="24"/>
        </w:rPr>
        <w:t>serviços na AES</w:t>
      </w:r>
      <w:r w:rsidR="00E77E0A" w:rsidRPr="001D2B52">
        <w:rPr>
          <w:rFonts w:ascii="Times New Roman" w:hAnsi="Times New Roman" w:cs="Times New Roman"/>
          <w:sz w:val="24"/>
          <w:szCs w:val="24"/>
        </w:rPr>
        <w:t xml:space="preserve"> (periodontia, endodontia e prótese)</w:t>
      </w:r>
      <w:r w:rsidR="00D06766" w:rsidRPr="001D2B52">
        <w:rPr>
          <w:rFonts w:ascii="Times New Roman" w:hAnsi="Times New Roman" w:cs="Times New Roman"/>
          <w:sz w:val="24"/>
          <w:szCs w:val="24"/>
        </w:rPr>
        <w:t>, com base nos</w:t>
      </w:r>
      <w:r w:rsidR="00B46EEB" w:rsidRPr="001D2B52">
        <w:rPr>
          <w:rFonts w:ascii="Times New Roman" w:hAnsi="Times New Roman" w:cs="Times New Roman"/>
          <w:sz w:val="24"/>
          <w:szCs w:val="24"/>
        </w:rPr>
        <w:t xml:space="preserve"> resultados do inquérito Saúde Bucal </w:t>
      </w:r>
      <w:ins w:id="112" w:author="Daiana Bonfim" w:date="2025-02-08T12:56:00Z">
        <w:r w:rsidR="00766CFD" w:rsidRPr="001D2B52">
          <w:rPr>
            <w:rFonts w:ascii="Times New Roman" w:hAnsi="Times New Roman" w:cs="Times New Roman"/>
            <w:sz w:val="24"/>
            <w:szCs w:val="24"/>
          </w:rPr>
          <w:t xml:space="preserve">de </w:t>
        </w:r>
      </w:ins>
      <w:r w:rsidR="00B46EEB" w:rsidRPr="001D2B52">
        <w:rPr>
          <w:rFonts w:ascii="Times New Roman" w:hAnsi="Times New Roman" w:cs="Times New Roman"/>
          <w:sz w:val="24"/>
          <w:szCs w:val="24"/>
        </w:rPr>
        <w:t>2010 (SB2010)</w:t>
      </w:r>
      <w:ins w:id="113" w:author="Daiana Bonfim" w:date="2025-02-08T12:56:00Z">
        <w:r w:rsidR="00766CFD" w:rsidRPr="001D2B52">
          <w:rPr>
            <w:rFonts w:ascii="Times New Roman" w:hAnsi="Times New Roman" w:cs="Times New Roman"/>
            <w:sz w:val="24"/>
            <w:szCs w:val="24"/>
          </w:rPr>
          <w:t>, considerando as</w:t>
        </w:r>
      </w:ins>
      <w:del w:id="114" w:author="Daiana Bonfim" w:date="2025-02-08T12:56:00Z">
        <w:r w:rsidR="00214475" w:rsidRPr="001D2B52" w:rsidDel="00766CFD">
          <w:rPr>
            <w:rFonts w:ascii="Times New Roman" w:hAnsi="Times New Roman" w:cs="Times New Roman"/>
            <w:sz w:val="24"/>
            <w:szCs w:val="24"/>
          </w:rPr>
          <w:delText xml:space="preserve"> para as </w:delText>
        </w:r>
      </w:del>
      <w:r w:rsidR="00214475" w:rsidRPr="001D2B52">
        <w:rPr>
          <w:rFonts w:ascii="Times New Roman" w:hAnsi="Times New Roman" w:cs="Times New Roman"/>
          <w:sz w:val="24"/>
          <w:szCs w:val="24"/>
        </w:rPr>
        <w:t xml:space="preserve">faixas etárias </w:t>
      </w:r>
      <w:ins w:id="115" w:author="Daiana Bonfim" w:date="2025-02-08T12:56:00Z">
        <w:r w:rsidR="00766CFD" w:rsidRPr="001D2B52">
          <w:rPr>
            <w:rFonts w:ascii="Times New Roman" w:hAnsi="Times New Roman" w:cs="Times New Roman"/>
            <w:sz w:val="24"/>
            <w:szCs w:val="24"/>
          </w:rPr>
          <w:t xml:space="preserve">estabelecidas no P, </w:t>
        </w:r>
      </w:ins>
      <w:del w:id="116" w:author="Daiana Bonfim" w:date="2025-02-08T12:56:00Z">
        <w:r w:rsidR="00214475" w:rsidRPr="001D2B52" w:rsidDel="00766CFD">
          <w:rPr>
            <w:rFonts w:ascii="Times New Roman" w:hAnsi="Times New Roman" w:cs="Times New Roman"/>
            <w:sz w:val="24"/>
            <w:szCs w:val="24"/>
          </w:rPr>
          <w:delText xml:space="preserve">descritas </w:delText>
        </w:r>
      </w:del>
      <w:r w:rsidR="00214475" w:rsidRPr="001D2B52">
        <w:rPr>
          <w:rFonts w:ascii="Times New Roman" w:hAnsi="Times New Roman" w:cs="Times New Roman"/>
          <w:sz w:val="24"/>
          <w:szCs w:val="24"/>
        </w:rPr>
        <w:t>anteriormente</w:t>
      </w:r>
      <w:r w:rsidR="00440680" w:rsidRPr="001D2B52">
        <w:rPr>
          <w:rFonts w:ascii="Times New Roman" w:hAnsi="Times New Roman" w:cs="Times New Roman"/>
          <w:sz w:val="24"/>
          <w:szCs w:val="24"/>
        </w:rPr>
        <w:t>.</w:t>
      </w:r>
      <w:r w:rsidR="00721710" w:rsidRPr="001D2B52">
        <w:rPr>
          <w:rFonts w:ascii="Times New Roman" w:hAnsi="Times New Roman" w:cs="Times New Roman"/>
          <w:sz w:val="24"/>
          <w:szCs w:val="24"/>
        </w:rPr>
        <w:t xml:space="preserve"> </w:t>
      </w:r>
      <w:ins w:id="117" w:author="Daiana Bonfim" w:date="2025-02-08T12:57:00Z">
        <w:r w:rsidR="00766CFD" w:rsidRPr="001D2B52">
          <w:rPr>
            <w:rFonts w:ascii="Times New Roman" w:hAnsi="Times New Roman" w:cs="Times New Roman"/>
            <w:sz w:val="24"/>
            <w:szCs w:val="24"/>
          </w:rPr>
          <w:t>A escolha do inquériodo de</w:t>
        </w:r>
      </w:ins>
      <w:del w:id="118" w:author="Daiana Bonfim" w:date="2025-02-08T12:57:00Z">
        <w:r w:rsidR="00D75BDD" w:rsidRPr="001D2B52" w:rsidDel="00766CFD">
          <w:rPr>
            <w:rFonts w:ascii="Times New Roman" w:hAnsi="Times New Roman" w:cs="Times New Roman"/>
            <w:sz w:val="24"/>
            <w:szCs w:val="24"/>
          </w:rPr>
          <w:delText>A</w:delText>
        </w:r>
      </w:del>
      <w:r w:rsidR="00D75BDD" w:rsidRPr="001D2B52">
        <w:rPr>
          <w:rFonts w:ascii="Times New Roman" w:hAnsi="Times New Roman" w:cs="Times New Roman"/>
          <w:sz w:val="24"/>
          <w:szCs w:val="24"/>
        </w:rPr>
        <w:t xml:space="preserve"> SB</w:t>
      </w:r>
      <w:ins w:id="119" w:author="Daiana Bonfim" w:date="2025-02-08T12:57:00Z">
        <w:r w:rsidR="00766CFD" w:rsidRPr="001D2B52">
          <w:rPr>
            <w:rFonts w:ascii="Times New Roman" w:hAnsi="Times New Roman" w:cs="Times New Roman"/>
            <w:sz w:val="24"/>
            <w:szCs w:val="24"/>
          </w:rPr>
          <w:t xml:space="preserve"> de</w:t>
        </w:r>
      </w:ins>
      <w:r w:rsidR="00D75BDD" w:rsidRPr="001D2B52">
        <w:rPr>
          <w:rFonts w:ascii="Times New Roman" w:hAnsi="Times New Roman" w:cs="Times New Roman"/>
          <w:sz w:val="24"/>
          <w:szCs w:val="24"/>
        </w:rPr>
        <w:t xml:space="preserve"> 2010 </w:t>
      </w:r>
      <w:ins w:id="120" w:author="Daiana Bonfim" w:date="2025-02-08T12:57:00Z">
        <w:r w:rsidR="00766CFD" w:rsidRPr="001D2B52">
          <w:rPr>
            <w:rFonts w:ascii="Times New Roman" w:hAnsi="Times New Roman" w:cs="Times New Roman"/>
            <w:sz w:val="24"/>
            <w:szCs w:val="24"/>
          </w:rPr>
          <w:t xml:space="preserve">se deu por este ser o relatório mais atual disponível sobre </w:t>
        </w:r>
      </w:ins>
      <w:del w:id="121" w:author="Daiana Bonfim" w:date="2025-02-08T12:57:00Z">
        <w:r w:rsidR="00D75BDD" w:rsidRPr="001D2B52" w:rsidDel="00766CFD">
          <w:rPr>
            <w:rFonts w:ascii="Times New Roman" w:hAnsi="Times New Roman" w:cs="Times New Roman"/>
            <w:sz w:val="24"/>
            <w:szCs w:val="24"/>
          </w:rPr>
          <w:delText xml:space="preserve">é a </w:delText>
        </w:r>
        <w:r w:rsidR="00DC5313" w:rsidRPr="001D2B52" w:rsidDel="00766CFD">
          <w:rPr>
            <w:rFonts w:ascii="Times New Roman" w:hAnsi="Times New Roman" w:cs="Times New Roman"/>
            <w:sz w:val="24"/>
            <w:szCs w:val="24"/>
          </w:rPr>
          <w:delText xml:space="preserve">última atualização </w:delText>
        </w:r>
        <w:r w:rsidR="00403C93" w:rsidRPr="001D2B52" w:rsidDel="00766CFD">
          <w:rPr>
            <w:rFonts w:ascii="Times New Roman" w:hAnsi="Times New Roman" w:cs="Times New Roman"/>
            <w:sz w:val="24"/>
            <w:szCs w:val="24"/>
          </w:rPr>
          <w:delText xml:space="preserve">sobre </w:delText>
        </w:r>
      </w:del>
      <w:r w:rsidR="00403C93" w:rsidRPr="001D2B52">
        <w:rPr>
          <w:rFonts w:ascii="Times New Roman" w:hAnsi="Times New Roman" w:cs="Times New Roman"/>
          <w:sz w:val="24"/>
          <w:szCs w:val="24"/>
        </w:rPr>
        <w:t>condições bucais da população brasileira</w:t>
      </w:r>
      <w:r w:rsidR="00EC6498" w:rsidRPr="001D2B52">
        <w:rPr>
          <w:rFonts w:ascii="Times New Roman" w:hAnsi="Times New Roman" w:cs="Times New Roman"/>
          <w:sz w:val="24"/>
          <w:szCs w:val="24"/>
        </w:rPr>
        <w:t xml:space="preserve">, com uma </w:t>
      </w:r>
      <w:r w:rsidR="00EC6498" w:rsidRPr="001D2B52">
        <w:rPr>
          <w:rFonts w:ascii="Times New Roman" w:hAnsi="Times New Roman" w:cs="Times New Roman"/>
          <w:sz w:val="24"/>
          <w:szCs w:val="24"/>
        </w:rPr>
        <w:lastRenderedPageBreak/>
        <w:t xml:space="preserve">amostra </w:t>
      </w:r>
      <w:r w:rsidR="001E43FD" w:rsidRPr="001D2B52">
        <w:rPr>
          <w:rFonts w:ascii="Times New Roman" w:hAnsi="Times New Roman" w:cs="Times New Roman"/>
          <w:sz w:val="24"/>
          <w:szCs w:val="24"/>
        </w:rPr>
        <w:t xml:space="preserve">representativa </w:t>
      </w:r>
      <w:r w:rsidR="00D06766" w:rsidRPr="001D2B52">
        <w:rPr>
          <w:rFonts w:ascii="Times New Roman" w:hAnsi="Times New Roman" w:cs="Times New Roman"/>
          <w:sz w:val="24"/>
          <w:szCs w:val="24"/>
        </w:rPr>
        <w:t>da</w:t>
      </w:r>
      <w:r w:rsidR="009632CA" w:rsidRPr="001D2B52">
        <w:rPr>
          <w:rFonts w:ascii="Times New Roman" w:hAnsi="Times New Roman" w:cs="Times New Roman"/>
          <w:sz w:val="24"/>
          <w:szCs w:val="24"/>
        </w:rPr>
        <w:t xml:space="preserve"> prevalência </w:t>
      </w:r>
      <w:r w:rsidR="007D05EE" w:rsidRPr="001D2B52">
        <w:rPr>
          <w:rFonts w:ascii="Times New Roman" w:hAnsi="Times New Roman" w:cs="Times New Roman"/>
          <w:sz w:val="24"/>
          <w:szCs w:val="24"/>
        </w:rPr>
        <w:t xml:space="preserve">dos principais agravos nas </w:t>
      </w:r>
      <w:r w:rsidR="00EC6498" w:rsidRPr="001D2B52">
        <w:rPr>
          <w:rFonts w:ascii="Times New Roman" w:hAnsi="Times New Roman" w:cs="Times New Roman"/>
          <w:sz w:val="24"/>
          <w:szCs w:val="24"/>
        </w:rPr>
        <w:t xml:space="preserve">27 </w:t>
      </w:r>
      <w:r w:rsidR="007D05EE" w:rsidRPr="001D2B52">
        <w:rPr>
          <w:rFonts w:ascii="Times New Roman" w:hAnsi="Times New Roman" w:cs="Times New Roman"/>
          <w:sz w:val="24"/>
          <w:szCs w:val="24"/>
        </w:rPr>
        <w:t xml:space="preserve">capitais </w:t>
      </w:r>
      <w:r w:rsidR="00D06766" w:rsidRPr="001D2B52">
        <w:rPr>
          <w:rFonts w:ascii="Times New Roman" w:hAnsi="Times New Roman" w:cs="Times New Roman"/>
          <w:sz w:val="24"/>
          <w:szCs w:val="24"/>
        </w:rPr>
        <w:t>das</w:t>
      </w:r>
      <w:r w:rsidR="007D05EE" w:rsidRPr="001D2B52">
        <w:rPr>
          <w:rFonts w:ascii="Times New Roman" w:hAnsi="Times New Roman" w:cs="Times New Roman"/>
          <w:sz w:val="24"/>
          <w:szCs w:val="24"/>
        </w:rPr>
        <w:t xml:space="preserve"> unidade</w:t>
      </w:r>
      <w:r w:rsidR="00D06766" w:rsidRPr="001D2B52">
        <w:rPr>
          <w:rFonts w:ascii="Times New Roman" w:hAnsi="Times New Roman" w:cs="Times New Roman"/>
          <w:sz w:val="24"/>
          <w:szCs w:val="24"/>
        </w:rPr>
        <w:t>s</w:t>
      </w:r>
      <w:r w:rsidR="007D05EE" w:rsidRPr="001D2B52">
        <w:rPr>
          <w:rFonts w:ascii="Times New Roman" w:hAnsi="Times New Roman" w:cs="Times New Roman"/>
          <w:sz w:val="24"/>
          <w:szCs w:val="24"/>
        </w:rPr>
        <w:t xml:space="preserve"> da federação, bem como no interior das regiões</w:t>
      </w:r>
      <w:r w:rsidR="004F029E" w:rsidRPr="001D2B5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"/>
          <w:id w:val="-230696233"/>
          <w:placeholder>
            <w:docPart w:val="DefaultPlaceholder_-1854013440"/>
          </w:placeholder>
        </w:sdtPr>
        <w:sdtEndPr/>
        <w:sdtContent>
          <w:r w:rsidR="009C2F75" w:rsidRPr="009C2F75">
            <w:rPr>
              <w:rFonts w:ascii="Times New Roman" w:hAnsi="Times New Roman" w:cs="Times New Roman"/>
              <w:color w:val="000000"/>
              <w:sz w:val="24"/>
              <w:szCs w:val="24"/>
            </w:rPr>
            <w:t>(Brasil, 2012a)</w:t>
          </w:r>
        </w:sdtContent>
      </w:sdt>
      <w:r w:rsidR="007D05EE" w:rsidRPr="001D2B52">
        <w:rPr>
          <w:rFonts w:ascii="Times New Roman" w:hAnsi="Times New Roman" w:cs="Times New Roman"/>
          <w:sz w:val="24"/>
          <w:szCs w:val="24"/>
        </w:rPr>
        <w:t xml:space="preserve">. </w:t>
      </w:r>
    </w:p>
    <w:p w14:paraId="6B972998" w14:textId="6F1520B0" w:rsidR="00835CBB" w:rsidRPr="001D2B52" w:rsidRDefault="00E70B8D" w:rsidP="00D34F1C">
      <w:pPr>
        <w:pStyle w:val="SemEspaamento"/>
        <w:spacing w:line="360" w:lineRule="auto"/>
        <w:ind w:firstLine="851"/>
        <w:jc w:val="both"/>
        <w:rPr>
          <w:rFonts w:ascii="Times New Roman" w:hAnsi="Times New Roman" w:cs="Times New Roman"/>
          <w:sz w:val="24"/>
          <w:szCs w:val="24"/>
        </w:rPr>
      </w:pPr>
      <w:r w:rsidRPr="001D2B52">
        <w:rPr>
          <w:rFonts w:ascii="Times New Roman" w:hAnsi="Times New Roman" w:cs="Times New Roman"/>
          <w:sz w:val="24"/>
          <w:szCs w:val="24"/>
        </w:rPr>
        <w:t xml:space="preserve">O valor do parâmetro H </w:t>
      </w:r>
      <w:ins w:id="122" w:author="Daiana Bonfim" w:date="2025-02-08T12:58:00Z">
        <w:r w:rsidR="00766CFD" w:rsidRPr="001D2B52">
          <w:rPr>
            <w:rFonts w:ascii="Times New Roman" w:hAnsi="Times New Roman" w:cs="Times New Roman"/>
            <w:sz w:val="24"/>
            <w:szCs w:val="24"/>
          </w:rPr>
          <w:t xml:space="preserve">utilizado é o </w:t>
        </w:r>
      </w:ins>
      <w:del w:id="123" w:author="Daiana Bonfim" w:date="2025-02-08T12:58:00Z">
        <w:r w:rsidRPr="001D2B52" w:rsidDel="00766CFD">
          <w:rPr>
            <w:rFonts w:ascii="Times New Roman" w:hAnsi="Times New Roman" w:cs="Times New Roman"/>
            <w:sz w:val="24"/>
            <w:szCs w:val="24"/>
          </w:rPr>
          <w:delText>já foi</w:delText>
        </w:r>
      </w:del>
      <w:r w:rsidRPr="001D2B52">
        <w:rPr>
          <w:rFonts w:ascii="Times New Roman" w:hAnsi="Times New Roman" w:cs="Times New Roman"/>
          <w:sz w:val="24"/>
          <w:szCs w:val="24"/>
        </w:rPr>
        <w:t xml:space="preserve"> </w:t>
      </w:r>
      <w:r w:rsidR="00214988" w:rsidRPr="001D2B52">
        <w:rPr>
          <w:rFonts w:ascii="Times New Roman" w:hAnsi="Times New Roman" w:cs="Times New Roman"/>
          <w:sz w:val="24"/>
          <w:szCs w:val="24"/>
        </w:rPr>
        <w:t>estimado</w:t>
      </w:r>
      <w:r w:rsidR="00BA5191" w:rsidRPr="001D2B52">
        <w:rPr>
          <w:rFonts w:ascii="Times New Roman" w:hAnsi="Times New Roman" w:cs="Times New Roman"/>
          <w:sz w:val="24"/>
          <w:szCs w:val="24"/>
        </w:rPr>
        <w:t xml:space="preserve"> </w:t>
      </w:r>
      <w:del w:id="124" w:author="Daiana Bonfim" w:date="2025-02-08T12:58:00Z">
        <w:r w:rsidR="00BA5191" w:rsidRPr="001D2B52" w:rsidDel="00766CFD">
          <w:rPr>
            <w:rFonts w:ascii="Times New Roman" w:hAnsi="Times New Roman" w:cs="Times New Roman"/>
            <w:sz w:val="24"/>
            <w:szCs w:val="24"/>
          </w:rPr>
          <w:delText xml:space="preserve">previamente </w:delText>
        </w:r>
        <w:r w:rsidRPr="001D2B52" w:rsidDel="00766CFD">
          <w:rPr>
            <w:rFonts w:ascii="Times New Roman" w:hAnsi="Times New Roman" w:cs="Times New Roman"/>
            <w:sz w:val="24"/>
            <w:szCs w:val="24"/>
          </w:rPr>
          <w:delText xml:space="preserve">em </w:delText>
        </w:r>
        <w:r w:rsidR="00D06766" w:rsidRPr="001D2B52" w:rsidDel="00766CFD">
          <w:rPr>
            <w:rFonts w:ascii="Times New Roman" w:hAnsi="Times New Roman" w:cs="Times New Roman"/>
            <w:sz w:val="24"/>
            <w:szCs w:val="24"/>
          </w:rPr>
          <w:delText xml:space="preserve">uma </w:delText>
        </w:r>
      </w:del>
      <w:ins w:id="125" w:author="Daiana Bonfim" w:date="2025-02-08T12:58:00Z">
        <w:r w:rsidR="00766CFD" w:rsidRPr="001D2B52">
          <w:rPr>
            <w:rFonts w:ascii="Times New Roman" w:hAnsi="Times New Roman" w:cs="Times New Roman"/>
            <w:sz w:val="24"/>
            <w:szCs w:val="24"/>
          </w:rPr>
          <w:t xml:space="preserve">pelo </w:t>
        </w:r>
      </w:ins>
      <w:del w:id="126" w:author="Daiana Bonfim" w:date="2025-02-08T12:58:00Z">
        <w:r w:rsidRPr="001D2B52" w:rsidDel="00766CFD">
          <w:rPr>
            <w:rFonts w:ascii="Times New Roman" w:hAnsi="Times New Roman" w:cs="Times New Roman"/>
            <w:sz w:val="24"/>
            <w:szCs w:val="24"/>
          </w:rPr>
          <w:delText>publicação do</w:delText>
        </w:r>
      </w:del>
      <w:r w:rsidR="0026733B" w:rsidRPr="001D2B52">
        <w:rPr>
          <w:rFonts w:ascii="Times New Roman" w:hAnsi="Times New Roman" w:cs="Times New Roman"/>
          <w:sz w:val="24"/>
          <w:szCs w:val="24"/>
        </w:rPr>
        <w:t xml:space="preserve"> Ministério da Saúde </w:t>
      </w:r>
      <w:sdt>
        <w:sdtPr>
          <w:rPr>
            <w:rFonts w:ascii="Times New Roman" w:hAnsi="Times New Roman" w:cs="Times New Roman"/>
            <w:color w:val="000000"/>
            <w:sz w:val="24"/>
            <w:szCs w:val="24"/>
          </w:rPr>
          <w:tag w:val="MENDELEY_CITATION_v3_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"/>
          <w:id w:val="-1961795175"/>
          <w:placeholder>
            <w:docPart w:val="DefaultPlaceholder_-1854013440"/>
          </w:placeholder>
        </w:sdtPr>
        <w:sdtEndPr/>
        <w:sdtContent>
          <w:r w:rsidR="009C2F75" w:rsidRPr="009C2F75">
            <w:rPr>
              <w:rFonts w:ascii="Times New Roman" w:hAnsi="Times New Roman" w:cs="Times New Roman"/>
              <w:color w:val="000000"/>
              <w:sz w:val="24"/>
              <w:szCs w:val="24"/>
            </w:rPr>
            <w:t>(Brasil, 2021a)</w:t>
          </w:r>
        </w:sdtContent>
      </w:sdt>
      <w:r w:rsidR="0026733B" w:rsidRPr="001D2B52">
        <w:rPr>
          <w:rFonts w:ascii="Times New Roman" w:hAnsi="Times New Roman" w:cs="Times New Roman"/>
          <w:sz w:val="24"/>
          <w:szCs w:val="24"/>
        </w:rPr>
        <w:t xml:space="preserve"> e o </w:t>
      </w:r>
      <w:r w:rsidRPr="001D2B52">
        <w:rPr>
          <w:rFonts w:ascii="Times New Roman" w:hAnsi="Times New Roman" w:cs="Times New Roman"/>
          <w:sz w:val="24"/>
          <w:szCs w:val="24"/>
        </w:rPr>
        <w:t xml:space="preserve">seu </w:t>
      </w:r>
      <w:r w:rsidR="0026733B" w:rsidRPr="001D2B52">
        <w:rPr>
          <w:rFonts w:ascii="Times New Roman" w:hAnsi="Times New Roman" w:cs="Times New Roman"/>
          <w:sz w:val="24"/>
          <w:szCs w:val="24"/>
        </w:rPr>
        <w:t xml:space="preserve">método de cálculo </w:t>
      </w:r>
      <w:r w:rsidR="00D06766" w:rsidRPr="001D2B52">
        <w:rPr>
          <w:rFonts w:ascii="Times New Roman" w:hAnsi="Times New Roman" w:cs="Times New Roman"/>
          <w:sz w:val="24"/>
          <w:szCs w:val="24"/>
        </w:rPr>
        <w:t>está descrito</w:t>
      </w:r>
      <w:r w:rsidRPr="001D2B52">
        <w:rPr>
          <w:rFonts w:ascii="Times New Roman" w:hAnsi="Times New Roman" w:cs="Times New Roman"/>
          <w:sz w:val="24"/>
          <w:szCs w:val="24"/>
        </w:rPr>
        <w:t xml:space="preserve"> </w:t>
      </w:r>
      <w:r w:rsidR="007B121A" w:rsidRPr="001D2B52">
        <w:rPr>
          <w:rFonts w:ascii="Times New Roman" w:hAnsi="Times New Roman" w:cs="Times New Roman"/>
          <w:sz w:val="24"/>
          <w:szCs w:val="24"/>
        </w:rPr>
        <w:t xml:space="preserve">no </w:t>
      </w:r>
      <w:r w:rsidR="00BD3266" w:rsidRPr="001D2B52">
        <w:rPr>
          <w:rFonts w:ascii="Times New Roman" w:hAnsi="Times New Roman" w:cs="Times New Roman"/>
          <w:sz w:val="24"/>
          <w:szCs w:val="24"/>
        </w:rPr>
        <w:t>A</w:t>
      </w:r>
      <w:r w:rsidR="007B121A" w:rsidRPr="001D2B52">
        <w:rPr>
          <w:rFonts w:ascii="Times New Roman" w:hAnsi="Times New Roman" w:cs="Times New Roman"/>
          <w:sz w:val="24"/>
          <w:szCs w:val="24"/>
        </w:rPr>
        <w:t>nexo A</w:t>
      </w:r>
      <w:r w:rsidR="002A5159" w:rsidRPr="001D2B52">
        <w:rPr>
          <w:rFonts w:ascii="Times New Roman" w:hAnsi="Times New Roman" w:cs="Times New Roman"/>
          <w:sz w:val="24"/>
          <w:szCs w:val="24"/>
        </w:rPr>
        <w:t>.</w:t>
      </w:r>
      <w:r w:rsidRPr="001D2B52">
        <w:rPr>
          <w:rFonts w:ascii="Times New Roman" w:hAnsi="Times New Roman" w:cs="Times New Roman"/>
          <w:sz w:val="24"/>
          <w:szCs w:val="24"/>
        </w:rPr>
        <w:t xml:space="preserve"> </w:t>
      </w:r>
      <w:r w:rsidR="00440680" w:rsidRPr="001D2B52">
        <w:rPr>
          <w:rFonts w:ascii="Times New Roman" w:hAnsi="Times New Roman" w:cs="Times New Roman"/>
          <w:sz w:val="24"/>
          <w:szCs w:val="24"/>
        </w:rPr>
        <w:t>O terceiro elemento</w:t>
      </w:r>
      <w:r w:rsidR="00E45A67" w:rsidRPr="001D2B52">
        <w:rPr>
          <w:rFonts w:ascii="Times New Roman" w:hAnsi="Times New Roman" w:cs="Times New Roman"/>
          <w:sz w:val="24"/>
          <w:szCs w:val="24"/>
        </w:rPr>
        <w:t xml:space="preserve">, procedimentos per capita (S), também </w:t>
      </w:r>
      <w:r w:rsidR="00D06766" w:rsidRPr="001D2B52">
        <w:rPr>
          <w:rFonts w:ascii="Times New Roman" w:hAnsi="Times New Roman" w:cs="Times New Roman"/>
          <w:sz w:val="24"/>
          <w:szCs w:val="24"/>
        </w:rPr>
        <w:t>teve</w:t>
      </w:r>
      <w:r w:rsidR="00E45A67" w:rsidRPr="001D2B52">
        <w:rPr>
          <w:rFonts w:ascii="Times New Roman" w:hAnsi="Times New Roman" w:cs="Times New Roman"/>
          <w:sz w:val="24"/>
          <w:szCs w:val="24"/>
        </w:rPr>
        <w:t xml:space="preserve"> como referência </w:t>
      </w:r>
      <w:r w:rsidR="00F159C2" w:rsidRPr="001D2B52">
        <w:rPr>
          <w:rFonts w:ascii="Times New Roman" w:hAnsi="Times New Roman" w:cs="Times New Roman"/>
          <w:sz w:val="24"/>
          <w:szCs w:val="24"/>
        </w:rPr>
        <w:t>a SB</w:t>
      </w:r>
      <w:r w:rsidR="00441B1C" w:rsidRPr="001D2B52">
        <w:rPr>
          <w:rFonts w:ascii="Times New Roman" w:hAnsi="Times New Roman" w:cs="Times New Roman"/>
          <w:sz w:val="24"/>
          <w:szCs w:val="24"/>
        </w:rPr>
        <w:t>2010 e</w:t>
      </w:r>
      <w:r w:rsidR="00811C1B" w:rsidRPr="001D2B52">
        <w:rPr>
          <w:rFonts w:ascii="Times New Roman" w:hAnsi="Times New Roman" w:cs="Times New Roman"/>
          <w:sz w:val="24"/>
          <w:szCs w:val="24"/>
        </w:rPr>
        <w:t xml:space="preserve"> foi calculado anteriormente no âmbito da </w:t>
      </w:r>
      <w:r w:rsidR="00A93AEC" w:rsidRPr="001D2B52">
        <w:rPr>
          <w:rFonts w:ascii="Times New Roman" w:hAnsi="Times New Roman" w:cs="Times New Roman"/>
          <w:sz w:val="24"/>
          <w:szCs w:val="24"/>
        </w:rPr>
        <w:t xml:space="preserve">publicação institucional </w:t>
      </w:r>
      <w:r w:rsidR="00441B1C" w:rsidRPr="001D2B52">
        <w:rPr>
          <w:rFonts w:ascii="Times New Roman" w:hAnsi="Times New Roman" w:cs="Times New Roman"/>
          <w:sz w:val="24"/>
          <w:szCs w:val="24"/>
        </w:rPr>
        <w:t xml:space="preserve">do Ministério da Saúde </w:t>
      </w:r>
      <w:sdt>
        <w:sdtPr>
          <w:rPr>
            <w:rFonts w:ascii="Times New Roman" w:hAnsi="Times New Roman" w:cs="Times New Roman"/>
            <w:color w:val="000000"/>
            <w:sz w:val="24"/>
            <w:szCs w:val="24"/>
          </w:rPr>
          <w:tag w:val="MENDELEY_CITATION_v3_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"/>
          <w:id w:val="1863934192"/>
          <w:placeholder>
            <w:docPart w:val="DefaultPlaceholder_-1854013440"/>
          </w:placeholder>
        </w:sdtPr>
        <w:sdtEndPr/>
        <w:sdtContent>
          <w:r w:rsidR="009C2F75" w:rsidRPr="009C2F75">
            <w:rPr>
              <w:rFonts w:ascii="Times New Roman" w:hAnsi="Times New Roman" w:cs="Times New Roman"/>
              <w:color w:val="000000"/>
              <w:sz w:val="24"/>
              <w:szCs w:val="24"/>
            </w:rPr>
            <w:t>(Brasil, 2021a)</w:t>
          </w:r>
        </w:sdtContent>
      </w:sdt>
      <w:r w:rsidR="00252349" w:rsidRPr="001D2B52">
        <w:rPr>
          <w:rFonts w:ascii="Times New Roman" w:hAnsi="Times New Roman" w:cs="Times New Roman"/>
          <w:sz w:val="24"/>
          <w:szCs w:val="24"/>
        </w:rPr>
        <w:t>.</w:t>
      </w:r>
      <w:r w:rsidR="000B658C" w:rsidRPr="001D2B52">
        <w:rPr>
          <w:rFonts w:ascii="Times New Roman" w:hAnsi="Times New Roman" w:cs="Times New Roman"/>
          <w:sz w:val="24"/>
          <w:szCs w:val="24"/>
        </w:rPr>
        <w:t xml:space="preserve"> </w:t>
      </w:r>
      <w:r w:rsidR="007B121A" w:rsidRPr="001D2B52">
        <w:rPr>
          <w:rFonts w:ascii="Times New Roman" w:hAnsi="Times New Roman" w:cs="Times New Roman"/>
          <w:sz w:val="24"/>
          <w:szCs w:val="24"/>
        </w:rPr>
        <w:t xml:space="preserve">O </w:t>
      </w:r>
      <w:commentRangeStart w:id="127"/>
      <w:r w:rsidR="00BD3266" w:rsidRPr="001D2B52">
        <w:rPr>
          <w:rFonts w:ascii="Times New Roman" w:hAnsi="Times New Roman" w:cs="Times New Roman"/>
          <w:sz w:val="24"/>
          <w:szCs w:val="24"/>
        </w:rPr>
        <w:t>A</w:t>
      </w:r>
      <w:r w:rsidR="007B121A" w:rsidRPr="001D2B52">
        <w:rPr>
          <w:rFonts w:ascii="Times New Roman" w:hAnsi="Times New Roman" w:cs="Times New Roman"/>
          <w:sz w:val="24"/>
          <w:szCs w:val="24"/>
        </w:rPr>
        <w:t xml:space="preserve">nexo B </w:t>
      </w:r>
      <w:commentRangeEnd w:id="127"/>
      <w:r w:rsidR="00766CFD" w:rsidRPr="001D2B52">
        <w:rPr>
          <w:rStyle w:val="Refdecomentrio"/>
          <w:rFonts w:ascii="Times New Roman" w:hAnsi="Times New Roman" w:cs="Times New Roman"/>
          <w:sz w:val="24"/>
          <w:szCs w:val="24"/>
        </w:rPr>
        <w:commentReference w:id="127"/>
      </w:r>
      <w:r w:rsidR="007B121A" w:rsidRPr="001D2B52">
        <w:rPr>
          <w:rFonts w:ascii="Times New Roman" w:hAnsi="Times New Roman" w:cs="Times New Roman"/>
          <w:sz w:val="24"/>
          <w:szCs w:val="24"/>
        </w:rPr>
        <w:t xml:space="preserve">descreve como </w:t>
      </w:r>
      <w:r w:rsidR="00D06766" w:rsidRPr="001D2B52">
        <w:rPr>
          <w:rFonts w:ascii="Times New Roman" w:hAnsi="Times New Roman" w:cs="Times New Roman"/>
          <w:sz w:val="24"/>
          <w:szCs w:val="24"/>
        </w:rPr>
        <w:t>esse</w:t>
      </w:r>
      <w:r w:rsidR="007B554C" w:rsidRPr="001D2B52">
        <w:rPr>
          <w:rFonts w:ascii="Times New Roman" w:hAnsi="Times New Roman" w:cs="Times New Roman"/>
          <w:sz w:val="24"/>
          <w:szCs w:val="24"/>
        </w:rPr>
        <w:t xml:space="preserve"> parâmetro foi </w:t>
      </w:r>
      <w:r w:rsidR="00214988" w:rsidRPr="001D2B52">
        <w:rPr>
          <w:rFonts w:ascii="Times New Roman" w:hAnsi="Times New Roman" w:cs="Times New Roman"/>
          <w:sz w:val="24"/>
          <w:szCs w:val="24"/>
        </w:rPr>
        <w:t>estimado</w:t>
      </w:r>
      <w:r w:rsidR="007B554C" w:rsidRPr="001D2B52">
        <w:rPr>
          <w:rFonts w:ascii="Times New Roman" w:hAnsi="Times New Roman" w:cs="Times New Roman"/>
          <w:sz w:val="24"/>
          <w:szCs w:val="24"/>
        </w:rPr>
        <w:t xml:space="preserve">. </w:t>
      </w:r>
      <w:r w:rsidR="00D34F1C" w:rsidRPr="001D2B52">
        <w:rPr>
          <w:rFonts w:ascii="Times New Roman" w:hAnsi="Times New Roman" w:cs="Times New Roman"/>
          <w:sz w:val="24"/>
          <w:szCs w:val="24"/>
        </w:rPr>
        <w:t xml:space="preserve">Os valores de H e S variam de acordo com a unidade da federação da região de saúde e se esta </w:t>
      </w:r>
      <w:r w:rsidR="00D06766" w:rsidRPr="001D2B52">
        <w:rPr>
          <w:rFonts w:ascii="Times New Roman" w:hAnsi="Times New Roman" w:cs="Times New Roman"/>
          <w:sz w:val="24"/>
          <w:szCs w:val="24"/>
        </w:rPr>
        <w:t>inclui</w:t>
      </w:r>
      <w:r w:rsidR="00D34F1C" w:rsidRPr="001D2B52">
        <w:rPr>
          <w:rFonts w:ascii="Times New Roman" w:hAnsi="Times New Roman" w:cs="Times New Roman"/>
          <w:sz w:val="24"/>
          <w:szCs w:val="24"/>
        </w:rPr>
        <w:t xml:space="preserve"> a capital do estado.</w:t>
      </w:r>
    </w:p>
    <w:p w14:paraId="69473925" w14:textId="22BB6BC0" w:rsidR="00AE1623" w:rsidRPr="001D2B52" w:rsidRDefault="00E86F41" w:rsidP="00A93AEC">
      <w:pPr>
        <w:ind w:firstLine="851"/>
        <w:jc w:val="both"/>
        <w:rPr>
          <w:rFonts w:ascii="Times New Roman" w:hAnsi="Times New Roman" w:cs="Times New Roman"/>
          <w:sz w:val="24"/>
          <w:szCs w:val="24"/>
        </w:rPr>
      </w:pPr>
      <w:r w:rsidRPr="001D2B52">
        <w:rPr>
          <w:rFonts w:ascii="Times New Roman" w:hAnsi="Times New Roman" w:cs="Times New Roman"/>
          <w:sz w:val="24"/>
          <w:szCs w:val="24"/>
        </w:rPr>
        <w:t xml:space="preserve">A </w:t>
      </w:r>
      <w:r w:rsidR="00BD3266" w:rsidRPr="001D2B52">
        <w:rPr>
          <w:rFonts w:ascii="Times New Roman" w:hAnsi="Times New Roman" w:cs="Times New Roman"/>
          <w:sz w:val="24"/>
          <w:szCs w:val="24"/>
        </w:rPr>
        <w:t>E</w:t>
      </w:r>
      <w:r w:rsidRPr="001D2B52">
        <w:rPr>
          <w:rFonts w:ascii="Times New Roman" w:hAnsi="Times New Roman" w:cs="Times New Roman"/>
          <w:sz w:val="24"/>
          <w:szCs w:val="24"/>
        </w:rPr>
        <w:t xml:space="preserve">quação 1 ilustra </w:t>
      </w:r>
      <w:r w:rsidR="0053499E" w:rsidRPr="001D2B52">
        <w:rPr>
          <w:rFonts w:ascii="Times New Roman" w:hAnsi="Times New Roman" w:cs="Times New Roman"/>
          <w:sz w:val="24"/>
          <w:szCs w:val="24"/>
        </w:rPr>
        <w:t>os cálculos da NSB</w:t>
      </w:r>
      <w:r w:rsidR="00AE6A49" w:rsidRPr="001D2B52">
        <w:rPr>
          <w:rFonts w:ascii="Times New Roman" w:hAnsi="Times New Roman" w:cs="Times New Roman"/>
          <w:sz w:val="24"/>
          <w:szCs w:val="24"/>
        </w:rPr>
        <w:t xml:space="preserve">. </w:t>
      </w:r>
    </w:p>
    <w:p w14:paraId="6B23F5B7" w14:textId="3ED52465" w:rsidR="00AE6A49" w:rsidRPr="001D2B52" w:rsidRDefault="006B1180" w:rsidP="00B37BA0">
      <w:pPr>
        <w:ind w:firstLine="851"/>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NSB</m:t>
              </m:r>
            </m:e>
            <m:sub>
              <m:r>
                <w:rPr>
                  <w:rFonts w:ascii="Cambria Math" w:hAnsi="Cambria Math" w:cs="Times New Roman"/>
                  <w:sz w:val="24"/>
                  <w:szCs w:val="24"/>
                </w:rPr>
                <m:t>t</m:t>
              </m:r>
              <m:r>
                <w:rPr>
                  <w:rFonts w:ascii="Cambria Math" w:hAnsi="Cambria Math" w:cs="Times New Roman"/>
                  <w:sz w:val="24"/>
                  <w:szCs w:val="24"/>
                </w:rPr>
                <m:t xml:space="preserve">, </m:t>
              </m:r>
              <m:r>
                <w:rPr>
                  <w:rFonts w:ascii="Cambria Math" w:hAnsi="Cambria Math" w:cs="Times New Roman"/>
                  <w:sz w:val="24"/>
                  <w:szCs w:val="24"/>
                </w:rPr>
                <m:t>i</m:t>
              </m:r>
              <m:r>
                <w:rPr>
                  <w:rFonts w:ascii="Cambria Math" w:hAnsi="Cambria Math" w:cs="Times New Roman"/>
                  <w:sz w:val="24"/>
                  <w:szCs w:val="24"/>
                </w:rPr>
                <m:t>,</m:t>
              </m:r>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r>
                <w:rPr>
                  <w:rFonts w:ascii="Cambria Math" w:hAnsi="Cambria Math" w:cs="Times New Roman"/>
                  <w:sz w:val="24"/>
                  <w:szCs w:val="24"/>
                </w:rPr>
                <m:t>,</m:t>
              </m:r>
              <m:r>
                <w:rPr>
                  <w:rFonts w:ascii="Cambria Math" w:hAnsi="Cambria Math" w:cs="Times New Roman"/>
                  <w:sz w:val="24"/>
                  <w:szCs w:val="24"/>
                </w:rPr>
                <m:t>l</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m:t>
              </m:r>
              <m:r>
                <w:rPr>
                  <w:rFonts w:ascii="Cambria Math" w:hAnsi="Cambria Math" w:cs="Times New Roman"/>
                  <w:sz w:val="24"/>
                  <w:szCs w:val="24"/>
                </w:rPr>
                <m:t xml:space="preserve">, </m:t>
              </m:r>
              <m:r>
                <w:rPr>
                  <w:rFonts w:ascii="Cambria Math" w:hAnsi="Cambria Math" w:cs="Times New Roman"/>
                  <w:sz w:val="24"/>
                  <w:szCs w:val="24"/>
                </w:rPr>
                <m:t>i</m:t>
              </m:r>
              <m:r>
                <w:rPr>
                  <w:rFonts w:ascii="Cambria Math" w:hAnsi="Cambria Math" w:cs="Times New Roman"/>
                  <w:sz w:val="24"/>
                  <w:szCs w:val="24"/>
                </w:rPr>
                <m:t>,</m:t>
              </m:r>
              <m:r>
                <w:rPr>
                  <w:rFonts w:ascii="Cambria Math" w:hAnsi="Cambria Math" w:cs="Times New Roman"/>
                  <w:sz w:val="24"/>
                  <w:szCs w:val="24"/>
                </w:rPr>
                <m:t>l</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r>
                <w:rPr>
                  <w:rFonts w:ascii="Cambria Math" w:hAnsi="Cambria Math" w:cs="Times New Roman"/>
                  <w:sz w:val="24"/>
                  <w:szCs w:val="24"/>
                </w:rPr>
                <m:t xml:space="preserve">, </m:t>
              </m:r>
              <m:r>
                <w:rPr>
                  <w:rFonts w:ascii="Cambria Math" w:hAnsi="Cambria Math" w:cs="Times New Roman"/>
                  <w:sz w:val="24"/>
                  <w:szCs w:val="24"/>
                </w:rPr>
                <m:t>i</m:t>
              </m:r>
              <m:r>
                <w:rPr>
                  <w:rFonts w:ascii="Cambria Math" w:hAnsi="Cambria Math" w:cs="Times New Roman"/>
                  <w:sz w:val="24"/>
                  <w:szCs w:val="24"/>
                </w:rPr>
                <m:t>,</m:t>
              </m:r>
              <m:r>
                <w:rPr>
                  <w:rFonts w:ascii="Cambria Math" w:hAnsi="Cambria Math" w:cs="Times New Roman"/>
                  <w:sz w:val="24"/>
                  <w:szCs w:val="24"/>
                </w:rPr>
                <m:t>l</m:t>
              </m:r>
            </m:sub>
          </m:sSub>
          <m:r>
            <w:rPr>
              <w:rFonts w:ascii="Cambria Math" w:eastAsiaTheme="minorEastAsia" w:hAnsi="Cambria Math" w:cs="Times New Roman"/>
              <w:sz w:val="24"/>
              <w:szCs w:val="24"/>
            </w:rPr>
            <m:t xml:space="preserve">        (1)</m:t>
          </m:r>
        </m:oMath>
      </m:oMathPara>
    </w:p>
    <w:p w14:paraId="57A80475" w14:textId="30639262" w:rsidR="00476E3F" w:rsidRPr="001D2B52" w:rsidRDefault="00305CF6" w:rsidP="00FF224F">
      <w:pPr>
        <w:pStyle w:val="SemEspaamento"/>
        <w:jc w:val="both"/>
        <w:rPr>
          <w:rFonts w:ascii="Times New Roman" w:hAnsi="Times New Roman" w:cs="Times New Roman"/>
          <w:sz w:val="24"/>
          <w:szCs w:val="24"/>
        </w:rPr>
      </w:pPr>
      <w:r w:rsidRPr="001D2B52">
        <w:rPr>
          <w:rFonts w:ascii="Times New Roman" w:hAnsi="Times New Roman" w:cs="Times New Roman"/>
          <w:sz w:val="24"/>
          <w:szCs w:val="24"/>
        </w:rPr>
        <w:t>Onde:</w:t>
      </w:r>
    </w:p>
    <w:p w14:paraId="637D9696" w14:textId="3C453E89" w:rsidR="0004221E" w:rsidRPr="001D2B52" w:rsidRDefault="005F7FA4" w:rsidP="002D1697">
      <w:pPr>
        <w:pStyle w:val="SemEspaamento"/>
        <w:numPr>
          <w:ilvl w:val="0"/>
          <w:numId w:val="3"/>
        </w:numPr>
        <w:spacing w:line="276" w:lineRule="auto"/>
        <w:jc w:val="both"/>
        <w:rPr>
          <w:rFonts w:ascii="Times New Roman" w:hAnsi="Times New Roman" w:cs="Times New Roman"/>
          <w:sz w:val="24"/>
          <w:szCs w:val="24"/>
        </w:rPr>
      </w:pPr>
      <w:r w:rsidRPr="001D2B52">
        <w:rPr>
          <w:rFonts w:ascii="Times New Roman" w:hAnsi="Times New Roman" w:cs="Times New Roman"/>
          <w:sz w:val="24"/>
          <w:szCs w:val="24"/>
        </w:rPr>
        <w:t>N</w:t>
      </w:r>
      <w:r w:rsidR="00820B8C" w:rsidRPr="001D2B52">
        <w:rPr>
          <w:rFonts w:ascii="Times New Roman" w:hAnsi="Times New Roman" w:cs="Times New Roman"/>
          <w:sz w:val="24"/>
          <w:szCs w:val="24"/>
        </w:rPr>
        <w:t>S</w:t>
      </w:r>
      <w:r w:rsidR="00771C12" w:rsidRPr="001D2B52">
        <w:rPr>
          <w:rFonts w:ascii="Times New Roman" w:hAnsi="Times New Roman" w:cs="Times New Roman"/>
          <w:sz w:val="24"/>
          <w:szCs w:val="24"/>
        </w:rPr>
        <w:t>B</w:t>
      </w:r>
      <w:r w:rsidR="00D318C8" w:rsidRPr="001D2B52">
        <w:rPr>
          <w:rFonts w:ascii="Times New Roman" w:hAnsi="Times New Roman" w:cs="Times New Roman"/>
          <w:sz w:val="24"/>
          <w:szCs w:val="24"/>
        </w:rPr>
        <w:t xml:space="preserve">: </w:t>
      </w:r>
      <w:r w:rsidR="009B5216" w:rsidRPr="001D2B52">
        <w:rPr>
          <w:rFonts w:ascii="Times New Roman" w:hAnsi="Times New Roman" w:cs="Times New Roman"/>
          <w:sz w:val="24"/>
          <w:szCs w:val="24"/>
        </w:rPr>
        <w:t xml:space="preserve">Necessidade de saúde bucal contabilizada pelo número de serviços do tipo t </w:t>
      </w:r>
      <w:r w:rsidR="0007685E" w:rsidRPr="001D2B52">
        <w:rPr>
          <w:rFonts w:ascii="Times New Roman" w:hAnsi="Times New Roman" w:cs="Times New Roman"/>
          <w:sz w:val="24"/>
          <w:szCs w:val="24"/>
        </w:rPr>
        <w:t>destinados ao atendimento de</w:t>
      </w:r>
      <w:r w:rsidR="009B5216" w:rsidRPr="001D2B52">
        <w:rPr>
          <w:rFonts w:ascii="Times New Roman" w:hAnsi="Times New Roman" w:cs="Times New Roman"/>
          <w:sz w:val="24"/>
          <w:szCs w:val="24"/>
        </w:rPr>
        <w:t xml:space="preserve"> população de faixa etária i e localidade l</w:t>
      </w:r>
      <w:r w:rsidR="0004221E" w:rsidRPr="001D2B52">
        <w:rPr>
          <w:rFonts w:ascii="Times New Roman" w:hAnsi="Times New Roman" w:cs="Times New Roman"/>
          <w:sz w:val="24"/>
          <w:szCs w:val="24"/>
        </w:rPr>
        <w:t>;</w:t>
      </w:r>
    </w:p>
    <w:p w14:paraId="48FD7CD9" w14:textId="444454A6" w:rsidR="005F7FA4" w:rsidRPr="001D2B52" w:rsidRDefault="0004221E" w:rsidP="002D1697">
      <w:pPr>
        <w:pStyle w:val="SemEspaamento"/>
        <w:numPr>
          <w:ilvl w:val="0"/>
          <w:numId w:val="3"/>
        </w:numPr>
        <w:spacing w:line="276" w:lineRule="auto"/>
        <w:jc w:val="both"/>
        <w:rPr>
          <w:rFonts w:ascii="Times New Roman" w:hAnsi="Times New Roman" w:cs="Times New Roman"/>
          <w:sz w:val="24"/>
          <w:szCs w:val="24"/>
        </w:rPr>
      </w:pPr>
      <w:r w:rsidRPr="001D2B52">
        <w:rPr>
          <w:rFonts w:ascii="Times New Roman" w:hAnsi="Times New Roman" w:cs="Times New Roman"/>
          <w:sz w:val="24"/>
          <w:szCs w:val="24"/>
        </w:rPr>
        <w:t>P</w:t>
      </w:r>
      <w:r w:rsidR="00D318C8" w:rsidRPr="001D2B52">
        <w:rPr>
          <w:rFonts w:ascii="Times New Roman" w:hAnsi="Times New Roman" w:cs="Times New Roman"/>
          <w:sz w:val="24"/>
          <w:szCs w:val="24"/>
        </w:rPr>
        <w:t xml:space="preserve">: </w:t>
      </w:r>
      <w:r w:rsidRPr="001D2B52">
        <w:rPr>
          <w:rFonts w:ascii="Times New Roman" w:hAnsi="Times New Roman" w:cs="Times New Roman"/>
          <w:sz w:val="24"/>
          <w:szCs w:val="24"/>
        </w:rPr>
        <w:t>População por faixa</w:t>
      </w:r>
      <w:r w:rsidR="00BD3266" w:rsidRPr="001D2B52">
        <w:rPr>
          <w:rFonts w:ascii="Times New Roman" w:hAnsi="Times New Roman" w:cs="Times New Roman"/>
          <w:sz w:val="24"/>
          <w:szCs w:val="24"/>
        </w:rPr>
        <w:t xml:space="preserve"> </w:t>
      </w:r>
      <w:r w:rsidRPr="001D2B52">
        <w:rPr>
          <w:rFonts w:ascii="Times New Roman" w:hAnsi="Times New Roman" w:cs="Times New Roman"/>
          <w:sz w:val="24"/>
          <w:szCs w:val="24"/>
        </w:rPr>
        <w:t xml:space="preserve">etária i de uma localidade l; </w:t>
      </w:r>
    </w:p>
    <w:p w14:paraId="08420C60" w14:textId="0B2A4CA7" w:rsidR="0004221E" w:rsidRPr="001D2B52" w:rsidRDefault="0004221E" w:rsidP="002D1697">
      <w:pPr>
        <w:pStyle w:val="SemEspaamento"/>
        <w:numPr>
          <w:ilvl w:val="0"/>
          <w:numId w:val="3"/>
        </w:numPr>
        <w:spacing w:line="276" w:lineRule="auto"/>
        <w:jc w:val="both"/>
        <w:rPr>
          <w:rFonts w:ascii="Times New Roman" w:hAnsi="Times New Roman" w:cs="Times New Roman"/>
          <w:sz w:val="24"/>
          <w:szCs w:val="24"/>
        </w:rPr>
      </w:pPr>
      <w:r w:rsidRPr="001D2B52">
        <w:rPr>
          <w:rFonts w:ascii="Times New Roman" w:hAnsi="Times New Roman" w:cs="Times New Roman"/>
          <w:sz w:val="24"/>
          <w:szCs w:val="24"/>
        </w:rPr>
        <w:t>H</w:t>
      </w:r>
      <w:r w:rsidR="00D318C8" w:rsidRPr="001D2B52">
        <w:rPr>
          <w:rFonts w:ascii="Times New Roman" w:hAnsi="Times New Roman" w:cs="Times New Roman"/>
          <w:sz w:val="24"/>
          <w:szCs w:val="24"/>
        </w:rPr>
        <w:t xml:space="preserve">: </w:t>
      </w:r>
      <w:r w:rsidR="00275587" w:rsidRPr="001D2B52">
        <w:rPr>
          <w:rFonts w:ascii="Times New Roman" w:hAnsi="Times New Roman" w:cs="Times New Roman"/>
          <w:sz w:val="24"/>
          <w:szCs w:val="24"/>
        </w:rPr>
        <w:t>Cobertura</w:t>
      </w:r>
      <w:r w:rsidR="001975E5" w:rsidRPr="001D2B52">
        <w:rPr>
          <w:rFonts w:ascii="Times New Roman" w:hAnsi="Times New Roman" w:cs="Times New Roman"/>
          <w:sz w:val="24"/>
          <w:szCs w:val="24"/>
        </w:rPr>
        <w:t xml:space="preserve"> de condições de saúde bucal que levam à necessidade de procedimentos do tipo t por faixa</w:t>
      </w:r>
      <w:r w:rsidR="00BD3266" w:rsidRPr="001D2B52">
        <w:rPr>
          <w:rFonts w:ascii="Times New Roman" w:hAnsi="Times New Roman" w:cs="Times New Roman"/>
          <w:sz w:val="24"/>
          <w:szCs w:val="24"/>
        </w:rPr>
        <w:t xml:space="preserve"> </w:t>
      </w:r>
      <w:r w:rsidR="001975E5" w:rsidRPr="001D2B52">
        <w:rPr>
          <w:rFonts w:ascii="Times New Roman" w:hAnsi="Times New Roman" w:cs="Times New Roman"/>
          <w:sz w:val="24"/>
          <w:szCs w:val="24"/>
        </w:rPr>
        <w:t>etária i e dentro de uma localidade l</w:t>
      </w:r>
      <w:r w:rsidR="00273E15" w:rsidRPr="001D2B52">
        <w:rPr>
          <w:rFonts w:ascii="Times New Roman" w:hAnsi="Times New Roman" w:cs="Times New Roman"/>
          <w:sz w:val="24"/>
          <w:szCs w:val="24"/>
        </w:rPr>
        <w:t xml:space="preserve">. Tal parâmetro </w:t>
      </w:r>
      <w:r w:rsidR="002A5296" w:rsidRPr="001D2B52">
        <w:rPr>
          <w:rFonts w:ascii="Times New Roman" w:hAnsi="Times New Roman" w:cs="Times New Roman"/>
          <w:sz w:val="24"/>
          <w:szCs w:val="24"/>
        </w:rPr>
        <w:t>varia conforme a unidade da federação</w:t>
      </w:r>
      <w:r w:rsidR="009A7841" w:rsidRPr="001D2B52">
        <w:rPr>
          <w:rFonts w:ascii="Times New Roman" w:hAnsi="Times New Roman" w:cs="Times New Roman"/>
          <w:sz w:val="24"/>
          <w:szCs w:val="24"/>
        </w:rPr>
        <w:t xml:space="preserve"> (UF)</w:t>
      </w:r>
      <w:r w:rsidR="002A5296" w:rsidRPr="001D2B52">
        <w:rPr>
          <w:rFonts w:ascii="Times New Roman" w:hAnsi="Times New Roman" w:cs="Times New Roman"/>
          <w:sz w:val="24"/>
          <w:szCs w:val="24"/>
        </w:rPr>
        <w:t>. Além disso, dentro da UF</w:t>
      </w:r>
      <w:r w:rsidR="00273E15" w:rsidRPr="001D2B52">
        <w:rPr>
          <w:rFonts w:ascii="Times New Roman" w:hAnsi="Times New Roman" w:cs="Times New Roman"/>
          <w:sz w:val="24"/>
          <w:szCs w:val="24"/>
        </w:rPr>
        <w:t xml:space="preserve"> </w:t>
      </w:r>
      <w:r w:rsidR="00BD3266" w:rsidRPr="001D2B52">
        <w:rPr>
          <w:rFonts w:ascii="Times New Roman" w:hAnsi="Times New Roman" w:cs="Times New Roman"/>
          <w:sz w:val="24"/>
          <w:szCs w:val="24"/>
        </w:rPr>
        <w:t>há</w:t>
      </w:r>
      <w:r w:rsidR="009A7841" w:rsidRPr="001D2B52">
        <w:rPr>
          <w:rFonts w:ascii="Times New Roman" w:hAnsi="Times New Roman" w:cs="Times New Roman"/>
          <w:sz w:val="24"/>
          <w:szCs w:val="24"/>
        </w:rPr>
        <w:t xml:space="preserve"> cobertura</w:t>
      </w:r>
      <w:r w:rsidR="00BD3266" w:rsidRPr="001D2B52">
        <w:rPr>
          <w:rFonts w:ascii="Times New Roman" w:hAnsi="Times New Roman" w:cs="Times New Roman"/>
          <w:sz w:val="24"/>
          <w:szCs w:val="24"/>
        </w:rPr>
        <w:t>s</w:t>
      </w:r>
      <w:r w:rsidR="009A7841" w:rsidRPr="001D2B52">
        <w:rPr>
          <w:rFonts w:ascii="Times New Roman" w:hAnsi="Times New Roman" w:cs="Times New Roman"/>
          <w:sz w:val="24"/>
          <w:szCs w:val="24"/>
        </w:rPr>
        <w:t xml:space="preserve"> diferenciadas se é região de saúde contempla</w:t>
      </w:r>
      <w:r w:rsidR="00BD3266" w:rsidRPr="001D2B52">
        <w:rPr>
          <w:rFonts w:ascii="Times New Roman" w:hAnsi="Times New Roman" w:cs="Times New Roman"/>
          <w:sz w:val="24"/>
          <w:szCs w:val="24"/>
        </w:rPr>
        <w:t xml:space="preserve"> a</w:t>
      </w:r>
      <w:r w:rsidR="009A7841" w:rsidRPr="001D2B52">
        <w:rPr>
          <w:rFonts w:ascii="Times New Roman" w:hAnsi="Times New Roman" w:cs="Times New Roman"/>
          <w:sz w:val="24"/>
          <w:szCs w:val="24"/>
        </w:rPr>
        <w:t xml:space="preserve"> capital ou </w:t>
      </w:r>
      <w:r w:rsidR="00BD3266" w:rsidRPr="001D2B52">
        <w:rPr>
          <w:rFonts w:ascii="Times New Roman" w:hAnsi="Times New Roman" w:cs="Times New Roman"/>
          <w:sz w:val="24"/>
          <w:szCs w:val="24"/>
        </w:rPr>
        <w:t xml:space="preserve">os </w:t>
      </w:r>
      <w:r w:rsidR="00D34F1C" w:rsidRPr="001D2B52">
        <w:rPr>
          <w:rFonts w:ascii="Times New Roman" w:hAnsi="Times New Roman" w:cs="Times New Roman"/>
          <w:sz w:val="24"/>
          <w:szCs w:val="24"/>
        </w:rPr>
        <w:t xml:space="preserve">demais </w:t>
      </w:r>
      <w:r w:rsidR="00437751" w:rsidRPr="001D2B52">
        <w:rPr>
          <w:rFonts w:ascii="Times New Roman" w:hAnsi="Times New Roman" w:cs="Times New Roman"/>
          <w:sz w:val="24"/>
          <w:szCs w:val="24"/>
        </w:rPr>
        <w:t>municípios</w:t>
      </w:r>
      <w:r w:rsidR="001975E5" w:rsidRPr="001D2B52">
        <w:rPr>
          <w:rFonts w:ascii="Times New Roman" w:hAnsi="Times New Roman" w:cs="Times New Roman"/>
          <w:sz w:val="24"/>
          <w:szCs w:val="24"/>
        </w:rPr>
        <w:t xml:space="preserve">; </w:t>
      </w:r>
    </w:p>
    <w:p w14:paraId="24FCF13D" w14:textId="46D97C76" w:rsidR="001975E5" w:rsidRPr="001D2B52" w:rsidRDefault="001975E5" w:rsidP="002D1697">
      <w:pPr>
        <w:pStyle w:val="SemEspaamento"/>
        <w:numPr>
          <w:ilvl w:val="0"/>
          <w:numId w:val="3"/>
        </w:numPr>
        <w:spacing w:line="276" w:lineRule="auto"/>
        <w:jc w:val="both"/>
        <w:rPr>
          <w:rFonts w:ascii="Times New Roman" w:hAnsi="Times New Roman" w:cs="Times New Roman"/>
          <w:sz w:val="24"/>
          <w:szCs w:val="24"/>
        </w:rPr>
      </w:pPr>
      <w:r w:rsidRPr="001D2B52">
        <w:rPr>
          <w:rFonts w:ascii="Times New Roman" w:hAnsi="Times New Roman" w:cs="Times New Roman"/>
          <w:sz w:val="24"/>
          <w:szCs w:val="24"/>
        </w:rPr>
        <w:t>S</w:t>
      </w:r>
      <w:r w:rsidR="00D318C8" w:rsidRPr="001D2B52">
        <w:rPr>
          <w:rFonts w:ascii="Times New Roman" w:hAnsi="Times New Roman" w:cs="Times New Roman"/>
          <w:sz w:val="24"/>
          <w:szCs w:val="24"/>
        </w:rPr>
        <w:t xml:space="preserve">: </w:t>
      </w:r>
      <w:r w:rsidRPr="001D2B52">
        <w:rPr>
          <w:rFonts w:ascii="Times New Roman" w:hAnsi="Times New Roman" w:cs="Times New Roman"/>
          <w:sz w:val="24"/>
          <w:szCs w:val="24"/>
        </w:rPr>
        <w:t xml:space="preserve">Procedimentos per capita do tipo t, </w:t>
      </w:r>
      <w:r w:rsidR="00FA65B5" w:rsidRPr="001D2B52">
        <w:rPr>
          <w:rFonts w:ascii="Times New Roman" w:hAnsi="Times New Roman" w:cs="Times New Roman"/>
          <w:sz w:val="24"/>
          <w:szCs w:val="24"/>
        </w:rPr>
        <w:t>para cada faixa</w:t>
      </w:r>
      <w:r w:rsidR="00BD3266" w:rsidRPr="001D2B52">
        <w:rPr>
          <w:rFonts w:ascii="Times New Roman" w:hAnsi="Times New Roman" w:cs="Times New Roman"/>
          <w:sz w:val="24"/>
          <w:szCs w:val="24"/>
        </w:rPr>
        <w:t xml:space="preserve"> </w:t>
      </w:r>
      <w:r w:rsidR="00FA65B5" w:rsidRPr="001D2B52">
        <w:rPr>
          <w:rFonts w:ascii="Times New Roman" w:hAnsi="Times New Roman" w:cs="Times New Roman"/>
          <w:sz w:val="24"/>
          <w:szCs w:val="24"/>
        </w:rPr>
        <w:t>etária i e dentro de uma localidade l</w:t>
      </w:r>
      <w:r w:rsidR="005B2C76" w:rsidRPr="001D2B52">
        <w:rPr>
          <w:rFonts w:ascii="Times New Roman" w:hAnsi="Times New Roman" w:cs="Times New Roman"/>
          <w:sz w:val="24"/>
          <w:szCs w:val="24"/>
        </w:rPr>
        <w:t>.</w:t>
      </w:r>
      <w:r w:rsidR="00437751" w:rsidRPr="001D2B52">
        <w:rPr>
          <w:rFonts w:ascii="Times New Roman" w:hAnsi="Times New Roman" w:cs="Times New Roman"/>
          <w:sz w:val="24"/>
          <w:szCs w:val="24"/>
        </w:rPr>
        <w:t xml:space="preserve"> Tal parâmetro varia conforme a unidade da federação (UF). </w:t>
      </w:r>
    </w:p>
    <w:p w14:paraId="00D1C640" w14:textId="50E590A6" w:rsidR="00476E3F" w:rsidRPr="001D2B52" w:rsidRDefault="00476E3F" w:rsidP="00774348">
      <w:pPr>
        <w:ind w:firstLine="851"/>
        <w:jc w:val="both"/>
        <w:rPr>
          <w:rFonts w:ascii="Times New Roman" w:hAnsi="Times New Roman" w:cs="Times New Roman"/>
          <w:sz w:val="24"/>
          <w:szCs w:val="24"/>
        </w:rPr>
      </w:pPr>
    </w:p>
    <w:p w14:paraId="11EB0C78" w14:textId="7F50FC3F" w:rsidR="00D06766" w:rsidRPr="001D2B52" w:rsidRDefault="00A34385" w:rsidP="00262BE9">
      <w:pPr>
        <w:pStyle w:val="SemEspaamento"/>
        <w:spacing w:line="360" w:lineRule="auto"/>
        <w:ind w:firstLine="851"/>
        <w:jc w:val="both"/>
        <w:rPr>
          <w:rFonts w:ascii="Times New Roman" w:hAnsi="Times New Roman" w:cs="Times New Roman"/>
          <w:sz w:val="24"/>
          <w:szCs w:val="24"/>
        </w:rPr>
      </w:pPr>
      <w:commentRangeStart w:id="128"/>
      <w:r w:rsidRPr="001D2B52">
        <w:rPr>
          <w:rFonts w:ascii="Times New Roman" w:hAnsi="Times New Roman" w:cs="Times New Roman"/>
          <w:sz w:val="24"/>
          <w:szCs w:val="24"/>
        </w:rPr>
        <w:t>E</w:t>
      </w:r>
      <w:r w:rsidR="00262BE9" w:rsidRPr="001D2B52">
        <w:rPr>
          <w:rFonts w:ascii="Times New Roman" w:hAnsi="Times New Roman" w:cs="Times New Roman"/>
          <w:sz w:val="24"/>
          <w:szCs w:val="24"/>
        </w:rPr>
        <w:t>ste</w:t>
      </w:r>
      <w:r w:rsidR="00D06766" w:rsidRPr="001D2B52">
        <w:rPr>
          <w:rFonts w:ascii="Times New Roman" w:hAnsi="Times New Roman" w:cs="Times New Roman"/>
          <w:sz w:val="24"/>
          <w:szCs w:val="24"/>
        </w:rPr>
        <w:t xml:space="preserve"> parágrafo traz o exemplo de como os cálculos</w:t>
      </w:r>
      <w:r w:rsidR="00262BE9" w:rsidRPr="001D2B52">
        <w:rPr>
          <w:rFonts w:ascii="Times New Roman" w:hAnsi="Times New Roman" w:cs="Times New Roman"/>
          <w:sz w:val="24"/>
          <w:szCs w:val="24"/>
        </w:rPr>
        <w:t xml:space="preserve"> da NSB</w:t>
      </w:r>
      <w:r w:rsidR="00D06766" w:rsidRPr="001D2B52">
        <w:rPr>
          <w:rFonts w:ascii="Times New Roman" w:hAnsi="Times New Roman" w:cs="Times New Roman"/>
          <w:sz w:val="24"/>
          <w:szCs w:val="24"/>
        </w:rPr>
        <w:t xml:space="preserve"> foram realizados para </w:t>
      </w:r>
      <w:r w:rsidR="00262BE9" w:rsidRPr="001D2B52">
        <w:rPr>
          <w:rFonts w:ascii="Times New Roman" w:hAnsi="Times New Roman" w:cs="Times New Roman"/>
          <w:sz w:val="24"/>
          <w:szCs w:val="24"/>
        </w:rPr>
        <w:t>um</w:t>
      </w:r>
      <w:r w:rsidR="00D06766" w:rsidRPr="001D2B52">
        <w:rPr>
          <w:rFonts w:ascii="Times New Roman" w:hAnsi="Times New Roman" w:cs="Times New Roman"/>
          <w:sz w:val="24"/>
          <w:szCs w:val="24"/>
        </w:rPr>
        <w:t xml:space="preserve"> recorte no município de Palmas, capital do estado do Tocantins. Palmas</w:t>
      </w:r>
      <w:r w:rsidR="00262BE9" w:rsidRPr="001D2B52">
        <w:rPr>
          <w:rFonts w:ascii="Times New Roman" w:hAnsi="Times New Roman" w:cs="Times New Roman"/>
          <w:sz w:val="24"/>
          <w:szCs w:val="24"/>
        </w:rPr>
        <w:t xml:space="preserve"> (TO)</w:t>
      </w:r>
      <w:r w:rsidR="00D06766" w:rsidRPr="001D2B52">
        <w:rPr>
          <w:rFonts w:ascii="Times New Roman" w:hAnsi="Times New Roman" w:cs="Times New Roman"/>
          <w:sz w:val="24"/>
          <w:szCs w:val="24"/>
        </w:rPr>
        <w:t xml:space="preserve"> </w:t>
      </w:r>
      <w:r w:rsidR="00BD3266" w:rsidRPr="001D2B52">
        <w:rPr>
          <w:rFonts w:ascii="Times New Roman" w:hAnsi="Times New Roman" w:cs="Times New Roman"/>
          <w:sz w:val="24"/>
          <w:szCs w:val="24"/>
        </w:rPr>
        <w:t>possui</w:t>
      </w:r>
      <w:r w:rsidR="00D06766" w:rsidRPr="001D2B52">
        <w:rPr>
          <w:rFonts w:ascii="Times New Roman" w:hAnsi="Times New Roman" w:cs="Times New Roman"/>
          <w:sz w:val="24"/>
          <w:szCs w:val="24"/>
        </w:rPr>
        <w:t xml:space="preserve"> </w:t>
      </w:r>
      <w:r w:rsidR="00262BE9" w:rsidRPr="001D2B52">
        <w:rPr>
          <w:rFonts w:ascii="Times New Roman" w:hAnsi="Times New Roman" w:cs="Times New Roman"/>
          <w:sz w:val="24"/>
          <w:szCs w:val="24"/>
        </w:rPr>
        <w:t>25 mil pessoas com 60 anos ou mais. A cobertura de serviços na APS (H)</w:t>
      </w:r>
      <w:r w:rsidR="00DC5313" w:rsidRPr="001D2B52">
        <w:rPr>
          <w:rFonts w:ascii="Times New Roman" w:hAnsi="Times New Roman" w:cs="Times New Roman"/>
          <w:sz w:val="24"/>
          <w:szCs w:val="24"/>
        </w:rPr>
        <w:t xml:space="preserve">, </w:t>
      </w:r>
      <w:r w:rsidR="00BD3266" w:rsidRPr="001D2B52">
        <w:rPr>
          <w:rFonts w:ascii="Times New Roman" w:hAnsi="Times New Roman" w:cs="Times New Roman"/>
          <w:sz w:val="24"/>
          <w:szCs w:val="24"/>
        </w:rPr>
        <w:t xml:space="preserve">segundo </w:t>
      </w:r>
      <w:r w:rsidR="00262BE9" w:rsidRPr="001D2B52">
        <w:rPr>
          <w:rFonts w:ascii="Times New Roman" w:hAnsi="Times New Roman" w:cs="Times New Roman"/>
          <w:sz w:val="24"/>
          <w:szCs w:val="24"/>
        </w:rPr>
        <w:t>cálculos da SB2010</w:t>
      </w:r>
      <w:r w:rsidR="00BD3266" w:rsidRPr="001D2B52">
        <w:rPr>
          <w:rFonts w:ascii="Times New Roman" w:hAnsi="Times New Roman" w:cs="Times New Roman"/>
          <w:sz w:val="24"/>
          <w:szCs w:val="24"/>
        </w:rPr>
        <w:t>,</w:t>
      </w:r>
      <w:r w:rsidR="00262BE9" w:rsidRPr="001D2B52">
        <w:rPr>
          <w:rFonts w:ascii="Times New Roman" w:hAnsi="Times New Roman" w:cs="Times New Roman"/>
          <w:sz w:val="24"/>
          <w:szCs w:val="24"/>
        </w:rPr>
        <w:t xml:space="preserve"> deve ser de 0,412 para este público. A necessidade de serviços per capita (S) é </w:t>
      </w:r>
      <w:r w:rsidR="00BD3266" w:rsidRPr="001D2B52">
        <w:rPr>
          <w:rFonts w:ascii="Times New Roman" w:hAnsi="Times New Roman" w:cs="Times New Roman"/>
          <w:sz w:val="24"/>
          <w:szCs w:val="24"/>
        </w:rPr>
        <w:t>estimada em</w:t>
      </w:r>
      <w:r w:rsidR="00262BE9" w:rsidRPr="001D2B52">
        <w:rPr>
          <w:rFonts w:ascii="Times New Roman" w:hAnsi="Times New Roman" w:cs="Times New Roman"/>
          <w:sz w:val="24"/>
          <w:szCs w:val="24"/>
        </w:rPr>
        <w:t xml:space="preserve"> 1,24 procedimentos. Logo, a NSB é de 12.772 procedimentos na APS</w:t>
      </w:r>
      <w:r w:rsidR="00DC5313" w:rsidRPr="001D2B52">
        <w:rPr>
          <w:rFonts w:ascii="Times New Roman" w:hAnsi="Times New Roman" w:cs="Times New Roman"/>
          <w:sz w:val="24"/>
          <w:szCs w:val="24"/>
        </w:rPr>
        <w:t>,</w:t>
      </w:r>
      <w:r w:rsidR="00262BE9" w:rsidRPr="001D2B52">
        <w:rPr>
          <w:rFonts w:ascii="Times New Roman" w:hAnsi="Times New Roman" w:cs="Times New Roman"/>
          <w:sz w:val="24"/>
          <w:szCs w:val="24"/>
        </w:rPr>
        <w:t xml:space="preserve"> </w:t>
      </w:r>
      <w:r w:rsidR="00DC5313" w:rsidRPr="001D2B52">
        <w:rPr>
          <w:rFonts w:ascii="Times New Roman" w:hAnsi="Times New Roman" w:cs="Times New Roman"/>
          <w:sz w:val="24"/>
          <w:szCs w:val="24"/>
        </w:rPr>
        <w:t xml:space="preserve">ao longo de um ano, </w:t>
      </w:r>
      <w:r w:rsidR="00BD3266" w:rsidRPr="001D2B52">
        <w:rPr>
          <w:rFonts w:ascii="Times New Roman" w:hAnsi="Times New Roman" w:cs="Times New Roman"/>
          <w:sz w:val="24"/>
          <w:szCs w:val="24"/>
        </w:rPr>
        <w:t>para</w:t>
      </w:r>
      <w:r w:rsidR="00262BE9" w:rsidRPr="001D2B52">
        <w:rPr>
          <w:rFonts w:ascii="Times New Roman" w:hAnsi="Times New Roman" w:cs="Times New Roman"/>
          <w:sz w:val="24"/>
          <w:szCs w:val="24"/>
        </w:rPr>
        <w:t xml:space="preserve"> o público de 60 anos ou mais ao longo de um ano (25 mil x 0,412 x 1,24). O mesmo cálculo foi realizado para cada faixa etária (P), cada condição de saúde bucal (H) e cada tipo de procedimento (S)</w:t>
      </w:r>
      <w:r w:rsidR="00BD3266" w:rsidRPr="001D2B52">
        <w:rPr>
          <w:rFonts w:ascii="Times New Roman" w:hAnsi="Times New Roman" w:cs="Times New Roman"/>
          <w:sz w:val="24"/>
          <w:szCs w:val="24"/>
        </w:rPr>
        <w:t>, em todas as localidades do escopo deste estudo</w:t>
      </w:r>
      <w:r w:rsidR="00262BE9" w:rsidRPr="001D2B52">
        <w:rPr>
          <w:rFonts w:ascii="Times New Roman" w:hAnsi="Times New Roman" w:cs="Times New Roman"/>
          <w:sz w:val="24"/>
          <w:szCs w:val="24"/>
        </w:rPr>
        <w:t xml:space="preserve">. </w:t>
      </w:r>
      <w:commentRangeEnd w:id="128"/>
      <w:r w:rsidR="00766CFD" w:rsidRPr="001D2B52">
        <w:rPr>
          <w:rStyle w:val="Refdecomentrio"/>
          <w:rFonts w:ascii="Times New Roman" w:hAnsi="Times New Roman" w:cs="Times New Roman"/>
          <w:sz w:val="24"/>
          <w:szCs w:val="24"/>
        </w:rPr>
        <w:commentReference w:id="128"/>
      </w:r>
    </w:p>
    <w:p w14:paraId="5DC3EAFB" w14:textId="77777777" w:rsidR="00262BE9" w:rsidRPr="001D2B52" w:rsidRDefault="00262BE9" w:rsidP="00262BE9">
      <w:pPr>
        <w:pStyle w:val="SemEspaamento"/>
        <w:spacing w:line="360" w:lineRule="auto"/>
        <w:ind w:firstLine="851"/>
        <w:jc w:val="both"/>
        <w:rPr>
          <w:rFonts w:ascii="Times New Roman" w:hAnsi="Times New Roman" w:cs="Times New Roman"/>
          <w:sz w:val="24"/>
          <w:szCs w:val="24"/>
        </w:rPr>
      </w:pPr>
    </w:p>
    <w:p w14:paraId="1B5B5B34" w14:textId="4DBE5635" w:rsidR="00EB5DFC" w:rsidRPr="001D2B52" w:rsidRDefault="00EB5DFC" w:rsidP="007B121A">
      <w:pPr>
        <w:spacing w:line="240" w:lineRule="auto"/>
        <w:jc w:val="both"/>
        <w:rPr>
          <w:rFonts w:ascii="Times New Roman" w:hAnsi="Times New Roman" w:cs="Times New Roman"/>
          <w:i/>
          <w:iCs/>
          <w:sz w:val="24"/>
          <w:szCs w:val="24"/>
        </w:rPr>
      </w:pPr>
      <w:r w:rsidRPr="001D2B52">
        <w:rPr>
          <w:rFonts w:ascii="Times New Roman" w:hAnsi="Times New Roman" w:cs="Times New Roman"/>
          <w:i/>
          <w:iCs/>
          <w:sz w:val="24"/>
          <w:szCs w:val="24"/>
        </w:rPr>
        <w:t xml:space="preserve">3 – </w:t>
      </w:r>
      <w:r w:rsidR="00D4747D" w:rsidRPr="001D2B52">
        <w:rPr>
          <w:rFonts w:ascii="Times New Roman" w:hAnsi="Times New Roman" w:cs="Times New Roman"/>
          <w:i/>
          <w:iCs/>
          <w:sz w:val="24"/>
          <w:szCs w:val="24"/>
        </w:rPr>
        <w:t>Conversão</w:t>
      </w:r>
      <w:r w:rsidR="00B81A51" w:rsidRPr="001D2B52">
        <w:rPr>
          <w:rFonts w:ascii="Times New Roman" w:hAnsi="Times New Roman" w:cs="Times New Roman"/>
          <w:i/>
          <w:iCs/>
          <w:sz w:val="24"/>
          <w:szCs w:val="24"/>
        </w:rPr>
        <w:t xml:space="preserve"> do número de serviços</w:t>
      </w:r>
      <w:r w:rsidR="00214988" w:rsidRPr="001D2B52">
        <w:rPr>
          <w:rFonts w:ascii="Times New Roman" w:hAnsi="Times New Roman" w:cs="Times New Roman"/>
          <w:i/>
          <w:iCs/>
          <w:sz w:val="24"/>
          <w:szCs w:val="24"/>
        </w:rPr>
        <w:t xml:space="preserve"> (NSB)</w:t>
      </w:r>
      <w:r w:rsidR="00B81A51" w:rsidRPr="001D2B52">
        <w:rPr>
          <w:rFonts w:ascii="Times New Roman" w:hAnsi="Times New Roman" w:cs="Times New Roman"/>
          <w:i/>
          <w:iCs/>
          <w:sz w:val="24"/>
          <w:szCs w:val="24"/>
        </w:rPr>
        <w:t xml:space="preserve"> em número de profissionais necessários </w:t>
      </w:r>
      <w:r w:rsidR="00214988" w:rsidRPr="001D2B52">
        <w:rPr>
          <w:rFonts w:ascii="Times New Roman" w:hAnsi="Times New Roman" w:cs="Times New Roman"/>
          <w:i/>
          <w:iCs/>
          <w:sz w:val="24"/>
          <w:szCs w:val="24"/>
        </w:rPr>
        <w:t>(NPSB)</w:t>
      </w:r>
    </w:p>
    <w:p w14:paraId="1A548864" w14:textId="77777777" w:rsidR="007B121A" w:rsidRPr="001D2B52" w:rsidRDefault="007B121A" w:rsidP="007B121A">
      <w:pPr>
        <w:pStyle w:val="SemEspaamento"/>
        <w:ind w:firstLine="851"/>
        <w:jc w:val="both"/>
        <w:rPr>
          <w:rFonts w:ascii="Times New Roman" w:hAnsi="Times New Roman" w:cs="Times New Roman"/>
          <w:sz w:val="24"/>
          <w:szCs w:val="24"/>
        </w:rPr>
      </w:pPr>
    </w:p>
    <w:p w14:paraId="366C7239" w14:textId="77777777" w:rsidR="003B40A6" w:rsidRPr="001D2B52" w:rsidRDefault="000E5BB3" w:rsidP="002D1697">
      <w:pPr>
        <w:pStyle w:val="SemEspaamento"/>
        <w:spacing w:line="360" w:lineRule="auto"/>
        <w:ind w:firstLine="851"/>
        <w:jc w:val="both"/>
        <w:rPr>
          <w:rFonts w:ascii="Times New Roman" w:hAnsi="Times New Roman" w:cs="Times New Roman"/>
          <w:sz w:val="24"/>
          <w:szCs w:val="24"/>
        </w:rPr>
      </w:pPr>
      <w:r w:rsidRPr="001D2B52">
        <w:rPr>
          <w:rFonts w:ascii="Times New Roman" w:hAnsi="Times New Roman" w:cs="Times New Roman"/>
          <w:sz w:val="24"/>
          <w:szCs w:val="24"/>
        </w:rPr>
        <w:lastRenderedPageBreak/>
        <w:t>A etapa 3</w:t>
      </w:r>
      <w:r w:rsidR="00774348" w:rsidRPr="001D2B52">
        <w:rPr>
          <w:rFonts w:ascii="Times New Roman" w:hAnsi="Times New Roman" w:cs="Times New Roman"/>
          <w:sz w:val="24"/>
          <w:szCs w:val="24"/>
        </w:rPr>
        <w:t xml:space="preserve"> consiste na </w:t>
      </w:r>
      <w:r w:rsidR="00BD3266" w:rsidRPr="001D2B52">
        <w:rPr>
          <w:rFonts w:ascii="Times New Roman" w:hAnsi="Times New Roman" w:cs="Times New Roman"/>
          <w:sz w:val="24"/>
          <w:szCs w:val="24"/>
        </w:rPr>
        <w:t>conversão</w:t>
      </w:r>
      <w:r w:rsidR="00774348" w:rsidRPr="001D2B52">
        <w:rPr>
          <w:rFonts w:ascii="Times New Roman" w:hAnsi="Times New Roman" w:cs="Times New Roman"/>
          <w:sz w:val="24"/>
          <w:szCs w:val="24"/>
        </w:rPr>
        <w:t xml:space="preserve"> do número de serviços</w:t>
      </w:r>
      <w:r w:rsidR="001A0807" w:rsidRPr="001D2B52">
        <w:rPr>
          <w:rFonts w:ascii="Times New Roman" w:hAnsi="Times New Roman" w:cs="Times New Roman"/>
          <w:sz w:val="24"/>
          <w:szCs w:val="24"/>
        </w:rPr>
        <w:t xml:space="preserve"> (NSB)</w:t>
      </w:r>
      <w:r w:rsidR="00774348" w:rsidRPr="001D2B52">
        <w:rPr>
          <w:rFonts w:ascii="Times New Roman" w:hAnsi="Times New Roman" w:cs="Times New Roman"/>
          <w:sz w:val="24"/>
          <w:szCs w:val="24"/>
        </w:rPr>
        <w:t xml:space="preserve"> </w:t>
      </w:r>
      <w:r w:rsidR="00BD3266" w:rsidRPr="001D2B52">
        <w:rPr>
          <w:rFonts w:ascii="Times New Roman" w:hAnsi="Times New Roman" w:cs="Times New Roman"/>
          <w:sz w:val="24"/>
          <w:szCs w:val="24"/>
        </w:rPr>
        <w:t>para</w:t>
      </w:r>
      <w:r w:rsidR="00774348" w:rsidRPr="001D2B52">
        <w:rPr>
          <w:rFonts w:ascii="Times New Roman" w:hAnsi="Times New Roman" w:cs="Times New Roman"/>
          <w:sz w:val="24"/>
          <w:szCs w:val="24"/>
        </w:rPr>
        <w:t xml:space="preserve"> número de </w:t>
      </w:r>
      <w:r w:rsidR="00DC5313" w:rsidRPr="001D2B52">
        <w:rPr>
          <w:rFonts w:ascii="Times New Roman" w:hAnsi="Times New Roman" w:cs="Times New Roman"/>
          <w:sz w:val="24"/>
          <w:szCs w:val="24"/>
        </w:rPr>
        <w:t>profissionais</w:t>
      </w:r>
      <w:r w:rsidR="00774348" w:rsidRPr="001D2B52">
        <w:rPr>
          <w:rFonts w:ascii="Times New Roman" w:hAnsi="Times New Roman" w:cs="Times New Roman"/>
          <w:sz w:val="24"/>
          <w:szCs w:val="24"/>
        </w:rPr>
        <w:t xml:space="preserve"> necessários</w:t>
      </w:r>
      <w:r w:rsidR="009E44C3" w:rsidRPr="001D2B52">
        <w:rPr>
          <w:rFonts w:ascii="Times New Roman" w:hAnsi="Times New Roman" w:cs="Times New Roman"/>
          <w:sz w:val="24"/>
          <w:szCs w:val="24"/>
        </w:rPr>
        <w:t xml:space="preserve"> (NPSB)</w:t>
      </w:r>
      <w:r w:rsidR="00774348" w:rsidRPr="001D2B52">
        <w:rPr>
          <w:rFonts w:ascii="Times New Roman" w:hAnsi="Times New Roman" w:cs="Times New Roman"/>
          <w:sz w:val="24"/>
          <w:szCs w:val="24"/>
        </w:rPr>
        <w:t xml:space="preserve">. </w:t>
      </w:r>
      <w:r w:rsidR="000120CD" w:rsidRPr="001D2B52">
        <w:rPr>
          <w:rFonts w:ascii="Times New Roman" w:hAnsi="Times New Roman" w:cs="Times New Roman"/>
          <w:sz w:val="24"/>
          <w:szCs w:val="24"/>
        </w:rPr>
        <w:t xml:space="preserve">Para isso, devem ser considerados </w:t>
      </w:r>
      <w:r w:rsidR="00CA6399" w:rsidRPr="001D2B52">
        <w:rPr>
          <w:rFonts w:ascii="Times New Roman" w:hAnsi="Times New Roman" w:cs="Times New Roman"/>
          <w:sz w:val="24"/>
          <w:szCs w:val="24"/>
        </w:rPr>
        <w:t>dois elementos: produtividade</w:t>
      </w:r>
      <w:r w:rsidR="0023022F" w:rsidRPr="001D2B52">
        <w:rPr>
          <w:rFonts w:ascii="Times New Roman" w:hAnsi="Times New Roman" w:cs="Times New Roman"/>
          <w:sz w:val="24"/>
          <w:szCs w:val="24"/>
        </w:rPr>
        <w:t xml:space="preserve"> (T)</w:t>
      </w:r>
      <w:r w:rsidR="00CA6399" w:rsidRPr="001D2B52">
        <w:rPr>
          <w:rFonts w:ascii="Times New Roman" w:hAnsi="Times New Roman" w:cs="Times New Roman"/>
          <w:sz w:val="24"/>
          <w:szCs w:val="24"/>
        </w:rPr>
        <w:t xml:space="preserve"> </w:t>
      </w:r>
      <w:r w:rsidR="002C5BEC" w:rsidRPr="001D2B52">
        <w:rPr>
          <w:rFonts w:ascii="Times New Roman" w:hAnsi="Times New Roman" w:cs="Times New Roman"/>
          <w:sz w:val="24"/>
          <w:szCs w:val="24"/>
        </w:rPr>
        <w:t>e o tempo total disponível</w:t>
      </w:r>
      <w:r w:rsidR="00404215" w:rsidRPr="001D2B52">
        <w:rPr>
          <w:rFonts w:ascii="Times New Roman" w:hAnsi="Times New Roman" w:cs="Times New Roman"/>
          <w:sz w:val="24"/>
          <w:szCs w:val="24"/>
        </w:rPr>
        <w:t xml:space="preserve"> (TTD)</w:t>
      </w:r>
      <w:r w:rsidR="002C5BEC" w:rsidRPr="001D2B52">
        <w:rPr>
          <w:rFonts w:ascii="Times New Roman" w:hAnsi="Times New Roman" w:cs="Times New Roman"/>
          <w:sz w:val="24"/>
          <w:szCs w:val="24"/>
        </w:rPr>
        <w:t xml:space="preserve">. </w:t>
      </w:r>
    </w:p>
    <w:p w14:paraId="74D39DD4" w14:textId="2B1FA121" w:rsidR="003B40A6" w:rsidRPr="001D2B52" w:rsidRDefault="002C5BEC" w:rsidP="002D1697">
      <w:pPr>
        <w:pStyle w:val="SemEspaamento"/>
        <w:spacing w:line="360" w:lineRule="auto"/>
        <w:ind w:firstLine="851"/>
        <w:jc w:val="both"/>
        <w:rPr>
          <w:rFonts w:ascii="Times New Roman" w:hAnsi="Times New Roman" w:cs="Times New Roman"/>
          <w:sz w:val="24"/>
          <w:szCs w:val="24"/>
        </w:rPr>
      </w:pPr>
      <w:r w:rsidRPr="001D2B52">
        <w:rPr>
          <w:rFonts w:ascii="Times New Roman" w:hAnsi="Times New Roman" w:cs="Times New Roman"/>
          <w:sz w:val="24"/>
          <w:szCs w:val="24"/>
        </w:rPr>
        <w:t>O</w:t>
      </w:r>
      <w:r w:rsidR="009332FD" w:rsidRPr="001D2B52">
        <w:rPr>
          <w:rFonts w:ascii="Times New Roman" w:hAnsi="Times New Roman" w:cs="Times New Roman"/>
          <w:sz w:val="24"/>
          <w:szCs w:val="24"/>
        </w:rPr>
        <w:t xml:space="preserve"> primeiro</w:t>
      </w:r>
      <w:r w:rsidR="003B40A6" w:rsidRPr="001D2B52">
        <w:rPr>
          <w:rFonts w:ascii="Times New Roman" w:hAnsi="Times New Roman" w:cs="Times New Roman"/>
          <w:sz w:val="24"/>
          <w:szCs w:val="24"/>
        </w:rPr>
        <w:t xml:space="preserve"> elemento (T)</w:t>
      </w:r>
      <w:r w:rsidR="009332FD" w:rsidRPr="001D2B52">
        <w:rPr>
          <w:rFonts w:ascii="Times New Roman" w:hAnsi="Times New Roman" w:cs="Times New Roman"/>
          <w:sz w:val="24"/>
          <w:szCs w:val="24"/>
        </w:rPr>
        <w:t xml:space="preserve"> pode ser </w:t>
      </w:r>
      <w:r w:rsidR="00BD3266" w:rsidRPr="001D2B52">
        <w:rPr>
          <w:rFonts w:ascii="Times New Roman" w:hAnsi="Times New Roman" w:cs="Times New Roman"/>
          <w:sz w:val="24"/>
          <w:szCs w:val="24"/>
        </w:rPr>
        <w:t>obtido</w:t>
      </w:r>
      <w:r w:rsidR="009332FD" w:rsidRPr="001D2B52">
        <w:rPr>
          <w:rFonts w:ascii="Times New Roman" w:hAnsi="Times New Roman" w:cs="Times New Roman"/>
          <w:sz w:val="24"/>
          <w:szCs w:val="24"/>
        </w:rPr>
        <w:t xml:space="preserve"> por meio de observaç</w:t>
      </w:r>
      <w:r w:rsidR="00DF7003" w:rsidRPr="001D2B52">
        <w:rPr>
          <w:rFonts w:ascii="Times New Roman" w:hAnsi="Times New Roman" w:cs="Times New Roman"/>
          <w:sz w:val="24"/>
          <w:szCs w:val="24"/>
        </w:rPr>
        <w:t>ões</w:t>
      </w:r>
      <w:r w:rsidR="003B40A6" w:rsidRPr="001D2B52">
        <w:rPr>
          <w:rFonts w:ascii="Times New Roman" w:hAnsi="Times New Roman" w:cs="Times New Roman"/>
          <w:sz w:val="24"/>
          <w:szCs w:val="24"/>
        </w:rPr>
        <w:t xml:space="preserve"> e técnicas de medida do tempo médio (</w:t>
      </w:r>
      <w:r w:rsidR="003B40A6" w:rsidRPr="001D2B52">
        <w:rPr>
          <w:rFonts w:ascii="Times New Roman" w:hAnsi="Times New Roman" w:cs="Times New Roman"/>
          <w:i/>
          <w:iCs/>
          <w:sz w:val="24"/>
          <w:szCs w:val="24"/>
        </w:rPr>
        <w:t>time motion</w:t>
      </w:r>
      <w:r w:rsidR="003B40A6" w:rsidRPr="001D2B52">
        <w:rPr>
          <w:rFonts w:ascii="Times New Roman" w:hAnsi="Times New Roman" w:cs="Times New Roman"/>
          <w:sz w:val="24"/>
          <w:szCs w:val="24"/>
        </w:rPr>
        <w:t>)</w:t>
      </w:r>
      <w:r w:rsidR="007940E2" w:rsidRPr="001D2B52">
        <w:rPr>
          <w:rFonts w:ascii="Times New Roman" w:hAnsi="Times New Roman" w:cs="Times New Roman"/>
          <w:sz w:val="24"/>
          <w:szCs w:val="24"/>
        </w:rPr>
        <w:t xml:space="preserve">, </w:t>
      </w:r>
      <w:r w:rsidR="00BD3266" w:rsidRPr="001D2B52">
        <w:rPr>
          <w:rFonts w:ascii="Times New Roman" w:hAnsi="Times New Roman" w:cs="Times New Roman"/>
          <w:sz w:val="24"/>
          <w:szCs w:val="24"/>
        </w:rPr>
        <w:t>como no estudo conduzido</w:t>
      </w:r>
      <w:r w:rsidR="007940E2" w:rsidRPr="001D2B52">
        <w:rPr>
          <w:rFonts w:ascii="Times New Roman" w:hAnsi="Times New Roman" w:cs="Times New Roman"/>
          <w:sz w:val="24"/>
          <w:szCs w:val="24"/>
        </w:rPr>
        <w:t xml:space="preserve"> por </w:t>
      </w:r>
      <w:sdt>
        <w:sdtPr>
          <w:rPr>
            <w:rFonts w:ascii="Times New Roman" w:hAnsi="Times New Roman" w:cs="Times New Roman"/>
            <w:color w:val="000000"/>
            <w:sz w:val="24"/>
            <w:szCs w:val="24"/>
          </w:rPr>
          <w:tag w:val="MENDELEY_CITATION_v3_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"/>
          <w:id w:val="1359239136"/>
          <w:placeholder>
            <w:docPart w:val="DefaultPlaceholder_-1854013440"/>
          </w:placeholder>
        </w:sdtPr>
        <w:sdtEndPr/>
        <w:sdtContent>
          <w:r w:rsidR="009C2F75" w:rsidRPr="009C2F75">
            <w:rPr>
              <w:rFonts w:ascii="Times New Roman" w:hAnsi="Times New Roman" w:cs="Times New Roman"/>
              <w:color w:val="000000"/>
              <w:sz w:val="24"/>
              <w:szCs w:val="24"/>
            </w:rPr>
            <w:t>Belotti et al. (2024)</w:t>
          </w:r>
        </w:sdtContent>
      </w:sdt>
      <w:r w:rsidR="004E18B0" w:rsidRPr="001D2B52">
        <w:rPr>
          <w:rFonts w:ascii="Times New Roman" w:hAnsi="Times New Roman" w:cs="Times New Roman"/>
          <w:sz w:val="24"/>
          <w:szCs w:val="24"/>
        </w:rPr>
        <w:t xml:space="preserve"> e que</w:t>
      </w:r>
      <w:r w:rsidR="00A74D6C" w:rsidRPr="001D2B52">
        <w:rPr>
          <w:rFonts w:ascii="Times New Roman" w:hAnsi="Times New Roman" w:cs="Times New Roman"/>
          <w:sz w:val="24"/>
          <w:szCs w:val="24"/>
        </w:rPr>
        <w:t xml:space="preserve"> </w:t>
      </w:r>
      <w:r w:rsidR="0042403E" w:rsidRPr="001D2B52">
        <w:rPr>
          <w:rFonts w:ascii="Times New Roman" w:hAnsi="Times New Roman" w:cs="Times New Roman"/>
          <w:sz w:val="24"/>
          <w:szCs w:val="24"/>
        </w:rPr>
        <w:t>é u</w:t>
      </w:r>
      <w:r w:rsidR="003B40A6" w:rsidRPr="001D2B52">
        <w:rPr>
          <w:rFonts w:ascii="Times New Roman" w:hAnsi="Times New Roman" w:cs="Times New Roman"/>
          <w:sz w:val="24"/>
          <w:szCs w:val="24"/>
        </w:rPr>
        <w:t>tilizado</w:t>
      </w:r>
      <w:r w:rsidR="001D2B52" w:rsidRPr="001D2B52">
        <w:rPr>
          <w:rFonts w:ascii="Times New Roman" w:hAnsi="Times New Roman" w:cs="Times New Roman"/>
          <w:sz w:val="24"/>
          <w:szCs w:val="24"/>
        </w:rPr>
        <w:t xml:space="preserve"> </w:t>
      </w:r>
      <w:r w:rsidR="0042403E" w:rsidRPr="001D2B52">
        <w:rPr>
          <w:rFonts w:ascii="Times New Roman" w:hAnsi="Times New Roman" w:cs="Times New Roman"/>
          <w:sz w:val="24"/>
          <w:szCs w:val="24"/>
        </w:rPr>
        <w:t>como</w:t>
      </w:r>
      <w:r w:rsidR="00A74D6C" w:rsidRPr="001D2B52">
        <w:rPr>
          <w:rFonts w:ascii="Times New Roman" w:hAnsi="Times New Roman" w:cs="Times New Roman"/>
          <w:sz w:val="24"/>
          <w:szCs w:val="24"/>
        </w:rPr>
        <w:t xml:space="preserve"> referência inicial</w:t>
      </w:r>
      <w:r w:rsidR="009332FD" w:rsidRPr="001D2B52">
        <w:rPr>
          <w:rFonts w:ascii="Times New Roman" w:hAnsi="Times New Roman" w:cs="Times New Roman"/>
          <w:sz w:val="24"/>
          <w:szCs w:val="24"/>
        </w:rPr>
        <w:t>.</w:t>
      </w:r>
      <w:r w:rsidR="00810CCA" w:rsidRPr="001D2B52">
        <w:rPr>
          <w:rFonts w:ascii="Times New Roman" w:hAnsi="Times New Roman" w:cs="Times New Roman"/>
          <w:sz w:val="24"/>
          <w:szCs w:val="24"/>
        </w:rPr>
        <w:t xml:space="preserve"> </w:t>
      </w:r>
      <w:r w:rsidR="00A74D6C" w:rsidRPr="001D2B52">
        <w:rPr>
          <w:rFonts w:ascii="Times New Roman" w:hAnsi="Times New Roman" w:cs="Times New Roman"/>
          <w:sz w:val="24"/>
          <w:szCs w:val="24"/>
        </w:rPr>
        <w:t>No entanto, c</w:t>
      </w:r>
      <w:r w:rsidR="00810CCA" w:rsidRPr="001D2B52">
        <w:rPr>
          <w:rFonts w:ascii="Times New Roman" w:hAnsi="Times New Roman" w:cs="Times New Roman"/>
          <w:sz w:val="24"/>
          <w:szCs w:val="24"/>
        </w:rPr>
        <w:t xml:space="preserve">omo </w:t>
      </w:r>
      <w:r w:rsidR="001B3EBD" w:rsidRPr="001D2B52">
        <w:rPr>
          <w:rFonts w:ascii="Times New Roman" w:hAnsi="Times New Roman" w:cs="Times New Roman"/>
          <w:sz w:val="24"/>
          <w:szCs w:val="24"/>
        </w:rPr>
        <w:t>o levantamento das pesquisadoras abrange apenas um recorte de APS</w:t>
      </w:r>
      <w:r w:rsidR="003B40A6" w:rsidRPr="001D2B52">
        <w:rPr>
          <w:rFonts w:ascii="Times New Roman" w:hAnsi="Times New Roman" w:cs="Times New Roman"/>
          <w:sz w:val="24"/>
          <w:szCs w:val="24"/>
        </w:rPr>
        <w:t xml:space="preserve"> em uma capital da região sudeste brasileira</w:t>
      </w:r>
      <w:r w:rsidR="00810CCA" w:rsidRPr="001D2B52">
        <w:rPr>
          <w:rFonts w:ascii="Times New Roman" w:hAnsi="Times New Roman" w:cs="Times New Roman"/>
          <w:sz w:val="24"/>
          <w:szCs w:val="24"/>
        </w:rPr>
        <w:t xml:space="preserve">, </w:t>
      </w:r>
      <w:r w:rsidR="003B40A6" w:rsidRPr="001D2B52">
        <w:rPr>
          <w:rFonts w:ascii="Times New Roman" w:hAnsi="Times New Roman" w:cs="Times New Roman"/>
          <w:sz w:val="24"/>
          <w:szCs w:val="24"/>
        </w:rPr>
        <w:t xml:space="preserve">optou-se por utilizar </w:t>
      </w:r>
      <w:r w:rsidR="00DF7003" w:rsidRPr="001D2B52">
        <w:rPr>
          <w:rFonts w:ascii="Times New Roman" w:hAnsi="Times New Roman" w:cs="Times New Roman"/>
          <w:sz w:val="24"/>
          <w:szCs w:val="24"/>
        </w:rPr>
        <w:t>o</w:t>
      </w:r>
      <w:r w:rsidR="00810CCA" w:rsidRPr="001D2B52">
        <w:rPr>
          <w:rFonts w:ascii="Times New Roman" w:hAnsi="Times New Roman" w:cs="Times New Roman"/>
          <w:sz w:val="24"/>
          <w:szCs w:val="24"/>
        </w:rPr>
        <w:t xml:space="preserve"> recurso </w:t>
      </w:r>
      <w:r w:rsidR="00DF7003" w:rsidRPr="001D2B52">
        <w:rPr>
          <w:rFonts w:ascii="Times New Roman" w:hAnsi="Times New Roman" w:cs="Times New Roman"/>
          <w:sz w:val="24"/>
          <w:szCs w:val="24"/>
        </w:rPr>
        <w:t xml:space="preserve">da </w:t>
      </w:r>
      <w:r w:rsidR="00810CCA" w:rsidRPr="001D2B52">
        <w:rPr>
          <w:rFonts w:ascii="Times New Roman" w:hAnsi="Times New Roman" w:cs="Times New Roman"/>
          <w:sz w:val="24"/>
          <w:szCs w:val="24"/>
        </w:rPr>
        <w:t>simulação de cenários</w:t>
      </w:r>
      <w:r w:rsidR="00404215" w:rsidRPr="001D2B52">
        <w:rPr>
          <w:rFonts w:ascii="Times New Roman" w:hAnsi="Times New Roman" w:cs="Times New Roman"/>
          <w:sz w:val="24"/>
          <w:szCs w:val="24"/>
        </w:rPr>
        <w:t>, recomendado</w:t>
      </w:r>
      <w:r w:rsidR="00810CCA" w:rsidRPr="001D2B52">
        <w:rPr>
          <w:rFonts w:ascii="Times New Roman" w:hAnsi="Times New Roman" w:cs="Times New Roman"/>
          <w:sz w:val="24"/>
          <w:szCs w:val="24"/>
        </w:rPr>
        <w:t xml:space="preserve"> </w:t>
      </w:r>
      <w:r w:rsidR="00D81297" w:rsidRPr="001D2B52">
        <w:rPr>
          <w:rFonts w:ascii="Times New Roman" w:hAnsi="Times New Roman" w:cs="Times New Roman"/>
          <w:sz w:val="24"/>
          <w:szCs w:val="24"/>
        </w:rPr>
        <w:t xml:space="preserve">quando </w:t>
      </w:r>
      <w:r w:rsidR="00810CCA" w:rsidRPr="001D2B52">
        <w:rPr>
          <w:rFonts w:ascii="Times New Roman" w:hAnsi="Times New Roman" w:cs="Times New Roman"/>
          <w:sz w:val="24"/>
          <w:szCs w:val="24"/>
        </w:rPr>
        <w:t xml:space="preserve">se tem </w:t>
      </w:r>
      <w:r w:rsidR="002072C9" w:rsidRPr="001D2B52">
        <w:rPr>
          <w:rFonts w:ascii="Times New Roman" w:hAnsi="Times New Roman" w:cs="Times New Roman"/>
          <w:sz w:val="24"/>
          <w:szCs w:val="24"/>
        </w:rPr>
        <w:t xml:space="preserve">parâmetros </w:t>
      </w:r>
      <w:r w:rsidR="00D907DE" w:rsidRPr="001D2B52">
        <w:rPr>
          <w:rFonts w:ascii="Times New Roman" w:hAnsi="Times New Roman" w:cs="Times New Roman"/>
          <w:sz w:val="24"/>
          <w:szCs w:val="24"/>
        </w:rPr>
        <w:t xml:space="preserve">caracterizados </w:t>
      </w:r>
      <w:r w:rsidR="00810CCA" w:rsidRPr="001D2B52">
        <w:rPr>
          <w:rFonts w:ascii="Times New Roman" w:hAnsi="Times New Roman" w:cs="Times New Roman"/>
          <w:sz w:val="24"/>
          <w:szCs w:val="24"/>
        </w:rPr>
        <w:t>por alta</w:t>
      </w:r>
      <w:r w:rsidR="00404215" w:rsidRPr="001D2B52">
        <w:rPr>
          <w:rFonts w:ascii="Times New Roman" w:hAnsi="Times New Roman" w:cs="Times New Roman"/>
          <w:sz w:val="24"/>
          <w:szCs w:val="24"/>
        </w:rPr>
        <w:t xml:space="preserve"> variação ou incerteza (Asamani et al., 2021). </w:t>
      </w:r>
    </w:p>
    <w:p w14:paraId="67D5ED82" w14:textId="500B1B40" w:rsidR="003B40A6" w:rsidRPr="001D2B52" w:rsidRDefault="0042403E" w:rsidP="002D1697">
      <w:pPr>
        <w:pStyle w:val="SemEspaamento"/>
        <w:spacing w:line="360" w:lineRule="auto"/>
        <w:ind w:firstLine="851"/>
        <w:jc w:val="both"/>
        <w:rPr>
          <w:rFonts w:ascii="Times New Roman" w:hAnsi="Times New Roman" w:cs="Times New Roman"/>
          <w:sz w:val="24"/>
          <w:szCs w:val="24"/>
        </w:rPr>
      </w:pPr>
      <w:r w:rsidRPr="001D2B52">
        <w:rPr>
          <w:rFonts w:ascii="Times New Roman" w:hAnsi="Times New Roman" w:cs="Times New Roman"/>
          <w:sz w:val="24"/>
          <w:szCs w:val="24"/>
        </w:rPr>
        <w:t>O</w:t>
      </w:r>
      <w:r w:rsidR="00404215" w:rsidRPr="001D2B52">
        <w:rPr>
          <w:rFonts w:ascii="Times New Roman" w:hAnsi="Times New Roman" w:cs="Times New Roman"/>
          <w:sz w:val="24"/>
          <w:szCs w:val="24"/>
        </w:rPr>
        <w:t xml:space="preserve"> TTD é um cálculo </w:t>
      </w:r>
      <w:r w:rsidR="00BD3266" w:rsidRPr="001D2B52">
        <w:rPr>
          <w:rFonts w:ascii="Times New Roman" w:hAnsi="Times New Roman" w:cs="Times New Roman"/>
          <w:sz w:val="24"/>
          <w:szCs w:val="24"/>
        </w:rPr>
        <w:t>utilizado</w:t>
      </w:r>
      <w:r w:rsidR="00404215" w:rsidRPr="001D2B52">
        <w:rPr>
          <w:rFonts w:ascii="Times New Roman" w:hAnsi="Times New Roman" w:cs="Times New Roman"/>
          <w:sz w:val="24"/>
          <w:szCs w:val="24"/>
        </w:rPr>
        <w:t xml:space="preserve"> por métodos de dimensionamento da FTS</w:t>
      </w:r>
      <w:r w:rsidR="00BD3266" w:rsidRPr="001D2B52">
        <w:rPr>
          <w:rFonts w:ascii="Times New Roman" w:hAnsi="Times New Roman" w:cs="Times New Roman"/>
          <w:sz w:val="24"/>
          <w:szCs w:val="24"/>
        </w:rPr>
        <w:t>,</w:t>
      </w:r>
      <w:r w:rsidR="00404215" w:rsidRPr="001D2B52">
        <w:rPr>
          <w:rFonts w:ascii="Times New Roman" w:hAnsi="Times New Roman" w:cs="Times New Roman"/>
          <w:sz w:val="24"/>
          <w:szCs w:val="24"/>
        </w:rPr>
        <w:t xml:space="preserve"> como o </w:t>
      </w:r>
      <w:r w:rsidR="00404215" w:rsidRPr="001D2B52">
        <w:rPr>
          <w:rFonts w:ascii="Times New Roman" w:hAnsi="Times New Roman" w:cs="Times New Roman"/>
          <w:i/>
          <w:iCs/>
          <w:sz w:val="24"/>
          <w:szCs w:val="24"/>
        </w:rPr>
        <w:t>Workload Indicator of Staffing Needs</w:t>
      </w:r>
      <w:r w:rsidR="00404215" w:rsidRPr="001D2B52">
        <w:rPr>
          <w:rFonts w:ascii="Times New Roman" w:hAnsi="Times New Roman" w:cs="Times New Roman"/>
          <w:sz w:val="24"/>
          <w:szCs w:val="24"/>
        </w:rPr>
        <w:t xml:space="preserve"> (WISN)</w:t>
      </w:r>
      <w:r w:rsidR="00BD3266" w:rsidRPr="001D2B52">
        <w:rPr>
          <w:rFonts w:ascii="Times New Roman" w:hAnsi="Times New Roman" w:cs="Times New Roman"/>
          <w:sz w:val="24"/>
          <w:szCs w:val="24"/>
        </w:rPr>
        <w:t xml:space="preserve">, </w:t>
      </w:r>
      <w:r w:rsidR="00404215" w:rsidRPr="001D2B52">
        <w:rPr>
          <w:rFonts w:ascii="Times New Roman" w:hAnsi="Times New Roman" w:cs="Times New Roman"/>
          <w:sz w:val="24"/>
          <w:szCs w:val="24"/>
        </w:rPr>
        <w:t xml:space="preserve">e serve para aferir o tempo anual </w:t>
      </w:r>
      <w:r w:rsidR="003B40A6" w:rsidRPr="001D2B52">
        <w:rPr>
          <w:rFonts w:ascii="Times New Roman" w:hAnsi="Times New Roman" w:cs="Times New Roman"/>
          <w:sz w:val="24"/>
          <w:szCs w:val="24"/>
        </w:rPr>
        <w:t xml:space="preserve">disponível para o trabalho </w:t>
      </w:r>
      <w:r w:rsidR="00404215" w:rsidRPr="001D2B52">
        <w:rPr>
          <w:rFonts w:ascii="Times New Roman" w:hAnsi="Times New Roman" w:cs="Times New Roman"/>
          <w:sz w:val="24"/>
          <w:szCs w:val="24"/>
        </w:rPr>
        <w:t xml:space="preserve">de um profissional, medido em horas, </w:t>
      </w:r>
      <w:r w:rsidR="00BD3266" w:rsidRPr="001D2B52">
        <w:rPr>
          <w:rFonts w:ascii="Times New Roman" w:hAnsi="Times New Roman" w:cs="Times New Roman"/>
          <w:sz w:val="24"/>
          <w:szCs w:val="24"/>
        </w:rPr>
        <w:t>deduzindo-se</w:t>
      </w:r>
      <w:r w:rsidR="00404215" w:rsidRPr="001D2B52">
        <w:rPr>
          <w:rFonts w:ascii="Times New Roman" w:hAnsi="Times New Roman" w:cs="Times New Roman"/>
          <w:sz w:val="24"/>
          <w:szCs w:val="24"/>
        </w:rPr>
        <w:t xml:space="preserve"> ausências </w:t>
      </w:r>
      <w:r w:rsidR="00BD3266" w:rsidRPr="001D2B52">
        <w:rPr>
          <w:rFonts w:ascii="Times New Roman" w:hAnsi="Times New Roman" w:cs="Times New Roman"/>
          <w:sz w:val="24"/>
          <w:szCs w:val="24"/>
        </w:rPr>
        <w:t>programadas</w:t>
      </w:r>
      <w:r w:rsidR="00404215" w:rsidRPr="001D2B52">
        <w:rPr>
          <w:rFonts w:ascii="Times New Roman" w:hAnsi="Times New Roman" w:cs="Times New Roman"/>
          <w:sz w:val="24"/>
          <w:szCs w:val="24"/>
        </w:rPr>
        <w:t xml:space="preserve"> (ex.: férias e </w:t>
      </w:r>
      <w:r w:rsidR="00CB35D4" w:rsidRPr="001D2B52">
        <w:rPr>
          <w:rFonts w:ascii="Times New Roman" w:hAnsi="Times New Roman" w:cs="Times New Roman"/>
          <w:sz w:val="24"/>
          <w:szCs w:val="24"/>
        </w:rPr>
        <w:t>feriados) e não program</w:t>
      </w:r>
      <w:r w:rsidR="00BD3266" w:rsidRPr="001D2B52">
        <w:rPr>
          <w:rFonts w:ascii="Times New Roman" w:hAnsi="Times New Roman" w:cs="Times New Roman"/>
          <w:sz w:val="24"/>
          <w:szCs w:val="24"/>
        </w:rPr>
        <w:t>adas</w:t>
      </w:r>
      <w:r w:rsidR="00CB35D4" w:rsidRPr="001D2B52">
        <w:rPr>
          <w:rFonts w:ascii="Times New Roman" w:hAnsi="Times New Roman" w:cs="Times New Roman"/>
          <w:sz w:val="24"/>
          <w:szCs w:val="24"/>
        </w:rPr>
        <w:t xml:space="preserve"> (ex.: licença capacitação</w:t>
      </w:r>
      <w:r w:rsidR="00BD3266" w:rsidRPr="001D2B52">
        <w:rPr>
          <w:rFonts w:ascii="Times New Roman" w:hAnsi="Times New Roman" w:cs="Times New Roman"/>
          <w:sz w:val="24"/>
          <w:szCs w:val="24"/>
        </w:rPr>
        <w:t xml:space="preserve"> ou </w:t>
      </w:r>
      <w:r w:rsidR="00CB35D4" w:rsidRPr="001D2B52">
        <w:rPr>
          <w:rFonts w:ascii="Times New Roman" w:hAnsi="Times New Roman" w:cs="Times New Roman"/>
          <w:sz w:val="24"/>
          <w:szCs w:val="24"/>
        </w:rPr>
        <w:t>tratamento de saúde)</w:t>
      </w:r>
      <w:r w:rsidR="00EB5C41" w:rsidRPr="001D2B5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"/>
          <w:id w:val="942266702"/>
          <w:placeholder>
            <w:docPart w:val="DefaultPlaceholder_-1854013440"/>
          </w:placeholder>
        </w:sdtPr>
        <w:sdtEndPr/>
        <w:sdtContent>
          <w:r w:rsidR="009C2F75" w:rsidRPr="009C2F75">
            <w:rPr>
              <w:rFonts w:ascii="Times New Roman" w:hAnsi="Times New Roman" w:cs="Times New Roman"/>
              <w:color w:val="000000"/>
              <w:sz w:val="24"/>
              <w:szCs w:val="24"/>
            </w:rPr>
            <w:t>(WHO, 2023)</w:t>
          </w:r>
        </w:sdtContent>
      </w:sdt>
      <w:r w:rsidR="00CB35D4" w:rsidRPr="001D2B52">
        <w:rPr>
          <w:rFonts w:ascii="Times New Roman" w:hAnsi="Times New Roman" w:cs="Times New Roman"/>
          <w:sz w:val="24"/>
          <w:szCs w:val="24"/>
        </w:rPr>
        <w:t>.</w:t>
      </w:r>
      <w:r w:rsidR="009E44C3" w:rsidRPr="001D2B52">
        <w:rPr>
          <w:rFonts w:ascii="Times New Roman" w:hAnsi="Times New Roman" w:cs="Times New Roman"/>
          <w:sz w:val="24"/>
          <w:szCs w:val="24"/>
        </w:rPr>
        <w:t xml:space="preserve"> </w:t>
      </w:r>
    </w:p>
    <w:p w14:paraId="4BD49C39" w14:textId="50F98509" w:rsidR="002D1697" w:rsidRPr="001D2B52" w:rsidRDefault="003B40A6" w:rsidP="002D1697">
      <w:pPr>
        <w:pStyle w:val="SemEspaamento"/>
        <w:spacing w:line="360" w:lineRule="auto"/>
        <w:ind w:firstLine="851"/>
        <w:jc w:val="both"/>
        <w:rPr>
          <w:rFonts w:ascii="Times New Roman" w:hAnsi="Times New Roman" w:cs="Times New Roman"/>
          <w:sz w:val="24"/>
          <w:szCs w:val="24"/>
        </w:rPr>
      </w:pPr>
      <w:r w:rsidRPr="001D2B52">
        <w:rPr>
          <w:rFonts w:ascii="Times New Roman" w:hAnsi="Times New Roman" w:cs="Times New Roman"/>
          <w:sz w:val="24"/>
          <w:szCs w:val="24"/>
        </w:rPr>
        <w:t xml:space="preserve">Assim, NPSB é calculado pela </w:t>
      </w:r>
      <w:r w:rsidR="00BD3266" w:rsidRPr="001D2B52">
        <w:rPr>
          <w:rFonts w:ascii="Times New Roman" w:hAnsi="Times New Roman" w:cs="Times New Roman"/>
          <w:sz w:val="24"/>
          <w:szCs w:val="24"/>
        </w:rPr>
        <w:t>E</w:t>
      </w:r>
      <w:r w:rsidR="009E44C3" w:rsidRPr="001D2B52">
        <w:rPr>
          <w:rFonts w:ascii="Times New Roman" w:hAnsi="Times New Roman" w:cs="Times New Roman"/>
          <w:sz w:val="24"/>
          <w:szCs w:val="24"/>
        </w:rPr>
        <w:t xml:space="preserve">quação 2. </w:t>
      </w:r>
    </w:p>
    <w:p w14:paraId="2ECB7BB1" w14:textId="367A2441" w:rsidR="005663E9" w:rsidRPr="001D2B52" w:rsidRDefault="006B1180" w:rsidP="002D1697">
      <w:pPr>
        <w:pStyle w:val="SemEspaamento"/>
        <w:spacing w:line="360" w:lineRule="auto"/>
        <w:ind w:firstLine="851"/>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NPSB</m:t>
              </m:r>
            </m:e>
            <m:sub>
              <m:r>
                <w:rPr>
                  <w:rFonts w:ascii="Cambria Math" w:hAnsi="Cambria Math" w:cs="Times New Roman"/>
                  <w:sz w:val="24"/>
                  <w:szCs w:val="24"/>
                </w:rPr>
                <m:t xml:space="preserve"> </m:t>
              </m:r>
              <m:r>
                <w:rPr>
                  <w:rFonts w:ascii="Cambria Math" w:hAnsi="Cambria Math" w:cs="Times New Roman"/>
                  <w:sz w:val="24"/>
                  <w:szCs w:val="24"/>
                </w:rPr>
                <m:t>l</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NSB</m:t>
                  </m:r>
                </m:e>
                <m:sub>
                  <m:r>
                    <w:rPr>
                      <w:rFonts w:ascii="Cambria Math" w:hAnsi="Cambria Math" w:cs="Times New Roman"/>
                      <w:sz w:val="24"/>
                      <w:szCs w:val="24"/>
                    </w:rPr>
                    <m:t>t</m:t>
                  </m:r>
                  <m:r>
                    <w:rPr>
                      <w:rFonts w:ascii="Cambria Math" w:hAnsi="Cambria Math" w:cs="Times New Roman"/>
                      <w:sz w:val="24"/>
                      <w:szCs w:val="24"/>
                    </w:rPr>
                    <m:t>,</m:t>
                  </m:r>
                  <m:r>
                    <w:rPr>
                      <w:rFonts w:ascii="Cambria Math" w:hAnsi="Cambria Math" w:cs="Times New Roman"/>
                      <w:sz w:val="24"/>
                      <w:szCs w:val="24"/>
                    </w:rPr>
                    <m:t>i</m:t>
                  </m:r>
                  <m:r>
                    <w:rPr>
                      <w:rFonts w:ascii="Cambria Math" w:hAnsi="Cambria Math" w:cs="Times New Roman"/>
                      <w:sz w:val="24"/>
                      <w:szCs w:val="24"/>
                    </w:rPr>
                    <m:t>,</m:t>
                  </m:r>
                  <m:r>
                    <w:rPr>
                      <w:rFonts w:ascii="Cambria Math" w:hAnsi="Cambria Math" w:cs="Times New Roman"/>
                      <w:sz w:val="24"/>
                      <w:szCs w:val="24"/>
                    </w:rPr>
                    <m:t>l</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t</m:t>
                  </m:r>
                </m:sub>
              </m:sSub>
            </m:num>
            <m:den>
              <m:r>
                <w:rPr>
                  <w:rFonts w:ascii="Cambria Math" w:hAnsi="Cambria Math" w:cs="Times New Roman"/>
                  <w:sz w:val="24"/>
                  <w:szCs w:val="24"/>
                </w:rPr>
                <m:t>TTD</m:t>
              </m:r>
            </m:den>
          </m:f>
          <m:r>
            <w:rPr>
              <w:rFonts w:ascii="Cambria Math" w:eastAsiaTheme="minorEastAsia" w:hAnsi="Cambria Math" w:cs="Times New Roman"/>
              <w:sz w:val="24"/>
              <w:szCs w:val="24"/>
            </w:rPr>
            <m:t xml:space="preserve">        (2)</m:t>
          </m:r>
        </m:oMath>
      </m:oMathPara>
    </w:p>
    <w:p w14:paraId="54773E25" w14:textId="2D717A43" w:rsidR="00476E3F" w:rsidRPr="001D2B52" w:rsidRDefault="00305CF6" w:rsidP="001B3EBD">
      <w:pPr>
        <w:pStyle w:val="SemEspaamento"/>
        <w:jc w:val="both"/>
        <w:rPr>
          <w:rFonts w:ascii="Times New Roman" w:hAnsi="Times New Roman" w:cs="Times New Roman"/>
          <w:sz w:val="24"/>
          <w:szCs w:val="24"/>
        </w:rPr>
      </w:pPr>
      <w:r w:rsidRPr="001D2B52">
        <w:rPr>
          <w:rFonts w:ascii="Times New Roman" w:hAnsi="Times New Roman" w:cs="Times New Roman"/>
          <w:sz w:val="24"/>
          <w:szCs w:val="24"/>
        </w:rPr>
        <w:t>Onde:</w:t>
      </w:r>
    </w:p>
    <w:p w14:paraId="054B54A1" w14:textId="74898912" w:rsidR="0023022F" w:rsidRPr="001D2B52" w:rsidRDefault="0023022F" w:rsidP="002D1697">
      <w:pPr>
        <w:pStyle w:val="SemEspaamento"/>
        <w:numPr>
          <w:ilvl w:val="0"/>
          <w:numId w:val="3"/>
        </w:numPr>
        <w:spacing w:line="276" w:lineRule="auto"/>
        <w:jc w:val="both"/>
        <w:rPr>
          <w:rFonts w:ascii="Times New Roman" w:hAnsi="Times New Roman" w:cs="Times New Roman"/>
          <w:sz w:val="24"/>
          <w:szCs w:val="24"/>
        </w:rPr>
      </w:pPr>
      <w:r w:rsidRPr="001D2B52">
        <w:rPr>
          <w:rFonts w:ascii="Times New Roman" w:hAnsi="Times New Roman" w:cs="Times New Roman"/>
          <w:sz w:val="24"/>
          <w:szCs w:val="24"/>
        </w:rPr>
        <w:t>NPSB</w:t>
      </w:r>
      <w:r w:rsidR="00D318C8" w:rsidRPr="001D2B52">
        <w:rPr>
          <w:rFonts w:ascii="Times New Roman" w:hAnsi="Times New Roman" w:cs="Times New Roman"/>
          <w:sz w:val="24"/>
          <w:szCs w:val="24"/>
        </w:rPr>
        <w:t>:</w:t>
      </w:r>
      <w:r w:rsidRPr="001D2B52">
        <w:rPr>
          <w:rFonts w:ascii="Times New Roman" w:hAnsi="Times New Roman" w:cs="Times New Roman"/>
          <w:sz w:val="24"/>
          <w:szCs w:val="24"/>
        </w:rPr>
        <w:t xml:space="preserve"> Necessidade de profissionais de saúde bucal</w:t>
      </w:r>
      <w:r w:rsidR="001A0DF6" w:rsidRPr="001D2B52">
        <w:rPr>
          <w:rFonts w:ascii="Times New Roman" w:hAnsi="Times New Roman" w:cs="Times New Roman"/>
          <w:sz w:val="24"/>
          <w:szCs w:val="24"/>
        </w:rPr>
        <w:t xml:space="preserve"> em localidade l</w:t>
      </w:r>
      <w:r w:rsidR="00BC0A3F" w:rsidRPr="001D2B52">
        <w:rPr>
          <w:rFonts w:ascii="Times New Roman" w:hAnsi="Times New Roman" w:cs="Times New Roman"/>
          <w:sz w:val="24"/>
          <w:szCs w:val="24"/>
        </w:rPr>
        <w:t xml:space="preserve"> padronizado </w:t>
      </w:r>
      <w:r w:rsidR="00D34F1C" w:rsidRPr="001D2B52">
        <w:rPr>
          <w:rFonts w:ascii="Times New Roman" w:hAnsi="Times New Roman" w:cs="Times New Roman"/>
          <w:sz w:val="24"/>
          <w:szCs w:val="24"/>
        </w:rPr>
        <w:t>em profissionais de tempo integral</w:t>
      </w:r>
      <w:r w:rsidR="00BB66AB" w:rsidRPr="001D2B52">
        <w:rPr>
          <w:rFonts w:ascii="Times New Roman" w:hAnsi="Times New Roman" w:cs="Times New Roman"/>
          <w:sz w:val="24"/>
          <w:szCs w:val="24"/>
        </w:rPr>
        <w:t>;</w:t>
      </w:r>
    </w:p>
    <w:p w14:paraId="13D6BC10" w14:textId="1A18FF23" w:rsidR="00043132" w:rsidRPr="001D2B52" w:rsidRDefault="00043132" w:rsidP="002D1697">
      <w:pPr>
        <w:pStyle w:val="SemEspaamento"/>
        <w:numPr>
          <w:ilvl w:val="0"/>
          <w:numId w:val="3"/>
        </w:numPr>
        <w:spacing w:line="276" w:lineRule="auto"/>
        <w:jc w:val="both"/>
        <w:rPr>
          <w:rFonts w:ascii="Times New Roman" w:hAnsi="Times New Roman" w:cs="Times New Roman"/>
          <w:sz w:val="24"/>
          <w:szCs w:val="24"/>
        </w:rPr>
      </w:pPr>
      <w:r w:rsidRPr="001D2B52">
        <w:rPr>
          <w:rFonts w:ascii="Times New Roman" w:hAnsi="Times New Roman" w:cs="Times New Roman"/>
          <w:sz w:val="24"/>
          <w:szCs w:val="24"/>
        </w:rPr>
        <w:t>NSB</w:t>
      </w:r>
      <w:r w:rsidR="00D318C8" w:rsidRPr="001D2B52">
        <w:rPr>
          <w:rFonts w:ascii="Times New Roman" w:hAnsi="Times New Roman" w:cs="Times New Roman"/>
          <w:sz w:val="24"/>
          <w:szCs w:val="24"/>
        </w:rPr>
        <w:t>:</w:t>
      </w:r>
      <w:r w:rsidRPr="001D2B52">
        <w:rPr>
          <w:rFonts w:ascii="Times New Roman" w:hAnsi="Times New Roman" w:cs="Times New Roman"/>
          <w:sz w:val="24"/>
          <w:szCs w:val="24"/>
        </w:rPr>
        <w:t xml:space="preserve"> </w:t>
      </w:r>
      <w:r w:rsidR="00E65406" w:rsidRPr="001D2B52">
        <w:rPr>
          <w:rFonts w:ascii="Times New Roman" w:hAnsi="Times New Roman" w:cs="Times New Roman"/>
          <w:sz w:val="24"/>
          <w:szCs w:val="24"/>
        </w:rPr>
        <w:t>Necessidade de saúde bucal</w:t>
      </w:r>
      <w:r w:rsidR="00D34F1C" w:rsidRPr="001D2B52">
        <w:rPr>
          <w:rFonts w:ascii="Times New Roman" w:hAnsi="Times New Roman" w:cs="Times New Roman"/>
          <w:sz w:val="24"/>
          <w:szCs w:val="24"/>
        </w:rPr>
        <w:t>, calculada na equação 1,</w:t>
      </w:r>
      <w:r w:rsidR="00E65406" w:rsidRPr="001D2B52">
        <w:rPr>
          <w:rFonts w:ascii="Times New Roman" w:hAnsi="Times New Roman" w:cs="Times New Roman"/>
          <w:sz w:val="24"/>
          <w:szCs w:val="24"/>
        </w:rPr>
        <w:t xml:space="preserve"> contabilizada pelo número de serviços do tipo t destinados ao atendimento de população de faixa etária i e localidade l;</w:t>
      </w:r>
    </w:p>
    <w:p w14:paraId="616660E2" w14:textId="61A4358A" w:rsidR="0023022F" w:rsidRPr="001D2B52" w:rsidRDefault="00EE00D8" w:rsidP="002D1697">
      <w:pPr>
        <w:pStyle w:val="SemEspaamento"/>
        <w:numPr>
          <w:ilvl w:val="0"/>
          <w:numId w:val="3"/>
        </w:numPr>
        <w:spacing w:line="276" w:lineRule="auto"/>
        <w:jc w:val="both"/>
        <w:rPr>
          <w:rFonts w:ascii="Times New Roman" w:hAnsi="Times New Roman" w:cs="Times New Roman"/>
          <w:sz w:val="24"/>
          <w:szCs w:val="24"/>
        </w:rPr>
      </w:pPr>
      <w:r w:rsidRPr="001D2B52">
        <w:rPr>
          <w:rFonts w:ascii="Times New Roman" w:hAnsi="Times New Roman" w:cs="Times New Roman"/>
          <w:sz w:val="24"/>
          <w:szCs w:val="24"/>
        </w:rPr>
        <w:t>T</w:t>
      </w:r>
      <w:r w:rsidR="00D318C8" w:rsidRPr="001D2B52">
        <w:rPr>
          <w:rFonts w:ascii="Times New Roman" w:hAnsi="Times New Roman" w:cs="Times New Roman"/>
          <w:sz w:val="24"/>
          <w:szCs w:val="24"/>
        </w:rPr>
        <w:t>:</w:t>
      </w:r>
      <w:r w:rsidR="0023022F" w:rsidRPr="001D2B52">
        <w:rPr>
          <w:rFonts w:ascii="Times New Roman" w:hAnsi="Times New Roman" w:cs="Times New Roman"/>
          <w:sz w:val="24"/>
          <w:szCs w:val="24"/>
        </w:rPr>
        <w:t xml:space="preserve"> </w:t>
      </w:r>
      <w:r w:rsidRPr="001D2B52">
        <w:rPr>
          <w:rFonts w:ascii="Times New Roman" w:hAnsi="Times New Roman" w:cs="Times New Roman"/>
          <w:sz w:val="24"/>
          <w:szCs w:val="24"/>
        </w:rPr>
        <w:t>Tempo médio de serviços do tipo t</w:t>
      </w:r>
      <w:r w:rsidR="0023022F" w:rsidRPr="001D2B52">
        <w:rPr>
          <w:rFonts w:ascii="Times New Roman" w:hAnsi="Times New Roman" w:cs="Times New Roman"/>
          <w:sz w:val="24"/>
          <w:szCs w:val="24"/>
        </w:rPr>
        <w:t xml:space="preserve">; </w:t>
      </w:r>
    </w:p>
    <w:p w14:paraId="2F9F9BB0" w14:textId="32121BF2" w:rsidR="0023022F" w:rsidRPr="001D2B52" w:rsidRDefault="00EE00D8" w:rsidP="002D1697">
      <w:pPr>
        <w:pStyle w:val="SemEspaamento"/>
        <w:numPr>
          <w:ilvl w:val="0"/>
          <w:numId w:val="3"/>
        </w:numPr>
        <w:spacing w:line="276" w:lineRule="auto"/>
        <w:jc w:val="both"/>
        <w:rPr>
          <w:rFonts w:ascii="Times New Roman" w:hAnsi="Times New Roman" w:cs="Times New Roman"/>
          <w:sz w:val="24"/>
          <w:szCs w:val="24"/>
        </w:rPr>
      </w:pPr>
      <w:r w:rsidRPr="001D2B52">
        <w:rPr>
          <w:rFonts w:ascii="Times New Roman" w:hAnsi="Times New Roman" w:cs="Times New Roman"/>
          <w:sz w:val="24"/>
          <w:szCs w:val="24"/>
        </w:rPr>
        <w:t>TTD</w:t>
      </w:r>
      <w:r w:rsidR="00D318C8" w:rsidRPr="001D2B52">
        <w:rPr>
          <w:rFonts w:ascii="Times New Roman" w:hAnsi="Times New Roman" w:cs="Times New Roman"/>
          <w:sz w:val="24"/>
          <w:szCs w:val="24"/>
        </w:rPr>
        <w:t>:</w:t>
      </w:r>
      <w:r w:rsidR="0023022F" w:rsidRPr="001D2B52">
        <w:rPr>
          <w:rFonts w:ascii="Times New Roman" w:hAnsi="Times New Roman" w:cs="Times New Roman"/>
          <w:sz w:val="24"/>
          <w:szCs w:val="24"/>
        </w:rPr>
        <w:t xml:space="preserve"> </w:t>
      </w:r>
      <w:r w:rsidRPr="001D2B52">
        <w:rPr>
          <w:rFonts w:ascii="Times New Roman" w:hAnsi="Times New Roman" w:cs="Times New Roman"/>
          <w:sz w:val="24"/>
          <w:szCs w:val="24"/>
        </w:rPr>
        <w:t>Tempo total disponível de um profissional ao longo de um ano</w:t>
      </w:r>
      <w:r w:rsidR="0023022F" w:rsidRPr="001D2B52">
        <w:rPr>
          <w:rFonts w:ascii="Times New Roman" w:hAnsi="Times New Roman" w:cs="Times New Roman"/>
          <w:sz w:val="24"/>
          <w:szCs w:val="24"/>
        </w:rPr>
        <w:t xml:space="preserve">. </w:t>
      </w:r>
    </w:p>
    <w:p w14:paraId="541926D3" w14:textId="77777777" w:rsidR="00072396" w:rsidRPr="001D2B52" w:rsidRDefault="00072396" w:rsidP="000449FB">
      <w:pPr>
        <w:jc w:val="both"/>
        <w:rPr>
          <w:rFonts w:ascii="Times New Roman" w:hAnsi="Times New Roman" w:cs="Times New Roman"/>
          <w:sz w:val="24"/>
          <w:szCs w:val="24"/>
        </w:rPr>
      </w:pPr>
    </w:p>
    <w:p w14:paraId="03180AE2" w14:textId="6F0D9EAD" w:rsidR="006D3589" w:rsidRPr="001D2B52" w:rsidRDefault="006D3589" w:rsidP="000508FA">
      <w:pPr>
        <w:spacing w:line="240" w:lineRule="auto"/>
        <w:jc w:val="both"/>
        <w:rPr>
          <w:rFonts w:ascii="Times New Roman" w:hAnsi="Times New Roman" w:cs="Times New Roman"/>
          <w:i/>
          <w:iCs/>
          <w:sz w:val="24"/>
          <w:szCs w:val="24"/>
        </w:rPr>
      </w:pPr>
      <w:r w:rsidRPr="001D2B52">
        <w:rPr>
          <w:rFonts w:ascii="Times New Roman" w:hAnsi="Times New Roman" w:cs="Times New Roman"/>
          <w:i/>
          <w:iCs/>
          <w:sz w:val="24"/>
          <w:szCs w:val="24"/>
        </w:rPr>
        <w:t xml:space="preserve">4 – Exploração das implicações em termos </w:t>
      </w:r>
      <w:r w:rsidR="008F7C04" w:rsidRPr="001D2B52">
        <w:rPr>
          <w:rFonts w:ascii="Times New Roman" w:hAnsi="Times New Roman" w:cs="Times New Roman"/>
          <w:i/>
          <w:iCs/>
          <w:sz w:val="24"/>
          <w:szCs w:val="24"/>
        </w:rPr>
        <w:t>da oferta atual de profissionais</w:t>
      </w:r>
    </w:p>
    <w:p w14:paraId="120EE73D" w14:textId="0355A57D" w:rsidR="00C62657" w:rsidRPr="001D2B52" w:rsidRDefault="00D34F1C" w:rsidP="00747C57">
      <w:pPr>
        <w:pStyle w:val="SemEspaamento"/>
        <w:spacing w:line="360" w:lineRule="auto"/>
        <w:ind w:firstLine="851"/>
        <w:jc w:val="both"/>
        <w:rPr>
          <w:rFonts w:ascii="Times New Roman" w:hAnsi="Times New Roman" w:cs="Times New Roman"/>
          <w:sz w:val="24"/>
          <w:szCs w:val="24"/>
        </w:rPr>
      </w:pPr>
      <w:r w:rsidRPr="001D2B52">
        <w:rPr>
          <w:rFonts w:ascii="Times New Roman" w:hAnsi="Times New Roman" w:cs="Times New Roman"/>
          <w:sz w:val="24"/>
          <w:szCs w:val="24"/>
        </w:rPr>
        <w:t xml:space="preserve">Nesta etapa, </w:t>
      </w:r>
      <w:r w:rsidR="00FE70D3" w:rsidRPr="001D2B52">
        <w:rPr>
          <w:rFonts w:ascii="Times New Roman" w:hAnsi="Times New Roman" w:cs="Times New Roman"/>
          <w:sz w:val="24"/>
          <w:szCs w:val="24"/>
        </w:rPr>
        <w:t xml:space="preserve">analisamos as </w:t>
      </w:r>
      <w:r w:rsidR="00170161" w:rsidRPr="001D2B52">
        <w:rPr>
          <w:rFonts w:ascii="Times New Roman" w:hAnsi="Times New Roman" w:cs="Times New Roman"/>
          <w:sz w:val="24"/>
          <w:szCs w:val="24"/>
        </w:rPr>
        <w:t xml:space="preserve">implicações </w:t>
      </w:r>
      <w:r w:rsidR="0034574B" w:rsidRPr="001D2B52">
        <w:rPr>
          <w:rFonts w:ascii="Times New Roman" w:hAnsi="Times New Roman" w:cs="Times New Roman"/>
          <w:sz w:val="24"/>
          <w:szCs w:val="24"/>
        </w:rPr>
        <w:t>NPSB</w:t>
      </w:r>
      <w:r w:rsidR="00FE70D3" w:rsidRPr="001D2B52">
        <w:rPr>
          <w:rFonts w:ascii="Times New Roman" w:hAnsi="Times New Roman" w:cs="Times New Roman"/>
          <w:sz w:val="24"/>
          <w:szCs w:val="24"/>
        </w:rPr>
        <w:t xml:space="preserve"> </w:t>
      </w:r>
      <w:r w:rsidR="00485469" w:rsidRPr="001D2B52">
        <w:rPr>
          <w:rFonts w:ascii="Times New Roman" w:hAnsi="Times New Roman" w:cs="Times New Roman"/>
          <w:sz w:val="24"/>
          <w:szCs w:val="24"/>
        </w:rPr>
        <w:t>ao compará-l</w:t>
      </w:r>
      <w:r w:rsidR="00FE70D3" w:rsidRPr="001D2B52">
        <w:rPr>
          <w:rFonts w:ascii="Times New Roman" w:hAnsi="Times New Roman" w:cs="Times New Roman"/>
          <w:sz w:val="24"/>
          <w:szCs w:val="24"/>
        </w:rPr>
        <w:t>a</w:t>
      </w:r>
      <w:r w:rsidR="00485469" w:rsidRPr="001D2B52">
        <w:rPr>
          <w:rFonts w:ascii="Times New Roman" w:hAnsi="Times New Roman" w:cs="Times New Roman"/>
          <w:sz w:val="24"/>
          <w:szCs w:val="24"/>
        </w:rPr>
        <w:t xml:space="preserve"> com a disponibilidade atual de profissionais nas regiões</w:t>
      </w:r>
      <w:r w:rsidRPr="001D2B52">
        <w:rPr>
          <w:rFonts w:ascii="Times New Roman" w:hAnsi="Times New Roman" w:cs="Times New Roman"/>
          <w:sz w:val="24"/>
          <w:szCs w:val="24"/>
        </w:rPr>
        <w:t xml:space="preserve"> de saúde</w:t>
      </w:r>
      <w:r w:rsidR="00485469" w:rsidRPr="001D2B52">
        <w:rPr>
          <w:rFonts w:ascii="Times New Roman" w:hAnsi="Times New Roman" w:cs="Times New Roman"/>
          <w:sz w:val="24"/>
          <w:szCs w:val="24"/>
        </w:rPr>
        <w:t>.</w:t>
      </w:r>
      <w:r w:rsidR="00011800" w:rsidRPr="001D2B52">
        <w:rPr>
          <w:rFonts w:ascii="Times New Roman" w:hAnsi="Times New Roman" w:cs="Times New Roman"/>
          <w:sz w:val="24"/>
          <w:szCs w:val="24"/>
        </w:rPr>
        <w:t xml:space="preserve"> </w:t>
      </w:r>
      <w:r w:rsidR="009950B3" w:rsidRPr="001D2B52">
        <w:rPr>
          <w:rFonts w:ascii="Times New Roman" w:hAnsi="Times New Roman" w:cs="Times New Roman"/>
          <w:sz w:val="24"/>
          <w:szCs w:val="24"/>
        </w:rPr>
        <w:t>A estimativa do total de profissionais disponíve</w:t>
      </w:r>
      <w:r w:rsidR="00FE70D3" w:rsidRPr="001D2B52">
        <w:rPr>
          <w:rFonts w:ascii="Times New Roman" w:hAnsi="Times New Roman" w:cs="Times New Roman"/>
          <w:sz w:val="24"/>
          <w:szCs w:val="24"/>
        </w:rPr>
        <w:t>is</w:t>
      </w:r>
      <w:r w:rsidR="009950B3" w:rsidRPr="001D2B52">
        <w:rPr>
          <w:rFonts w:ascii="Times New Roman" w:hAnsi="Times New Roman" w:cs="Times New Roman"/>
          <w:sz w:val="24"/>
          <w:szCs w:val="24"/>
        </w:rPr>
        <w:t xml:space="preserve"> </w:t>
      </w:r>
      <w:r w:rsidR="00011800" w:rsidRPr="001D2B52">
        <w:rPr>
          <w:rFonts w:ascii="Times New Roman" w:hAnsi="Times New Roman" w:cs="Times New Roman"/>
          <w:sz w:val="24"/>
          <w:szCs w:val="24"/>
        </w:rPr>
        <w:t>é calculada em função d</w:t>
      </w:r>
      <w:r w:rsidR="00EE48BD" w:rsidRPr="001D2B52">
        <w:rPr>
          <w:rFonts w:ascii="Times New Roman" w:hAnsi="Times New Roman" w:cs="Times New Roman"/>
          <w:sz w:val="24"/>
          <w:szCs w:val="24"/>
        </w:rPr>
        <w:t>o estoque de profissionais atuantes</w:t>
      </w:r>
      <w:r w:rsidR="004D3D15" w:rsidRPr="001D2B52">
        <w:rPr>
          <w:rFonts w:ascii="Times New Roman" w:hAnsi="Times New Roman" w:cs="Times New Roman"/>
          <w:sz w:val="24"/>
          <w:szCs w:val="24"/>
        </w:rPr>
        <w:t xml:space="preserve"> (E)</w:t>
      </w:r>
      <w:r w:rsidR="00EE48BD" w:rsidRPr="001D2B52">
        <w:rPr>
          <w:rFonts w:ascii="Times New Roman" w:hAnsi="Times New Roman" w:cs="Times New Roman"/>
          <w:sz w:val="24"/>
          <w:szCs w:val="24"/>
        </w:rPr>
        <w:t xml:space="preserve"> </w:t>
      </w:r>
      <w:r w:rsidR="0017462D" w:rsidRPr="001D2B52">
        <w:rPr>
          <w:rFonts w:ascii="Times New Roman" w:hAnsi="Times New Roman" w:cs="Times New Roman"/>
          <w:sz w:val="24"/>
          <w:szCs w:val="24"/>
        </w:rPr>
        <w:t>conforme registrado</w:t>
      </w:r>
      <w:r w:rsidR="006B7717" w:rsidRPr="001D2B52">
        <w:rPr>
          <w:rFonts w:ascii="Times New Roman" w:hAnsi="Times New Roman" w:cs="Times New Roman"/>
          <w:sz w:val="24"/>
          <w:szCs w:val="24"/>
        </w:rPr>
        <w:t xml:space="preserve"> n</w:t>
      </w:r>
      <w:r w:rsidR="00747C57" w:rsidRPr="001D2B52">
        <w:rPr>
          <w:rFonts w:ascii="Times New Roman" w:hAnsi="Times New Roman" w:cs="Times New Roman"/>
          <w:sz w:val="24"/>
          <w:szCs w:val="24"/>
        </w:rPr>
        <w:t>a base</w:t>
      </w:r>
      <w:r w:rsidR="006B7717" w:rsidRPr="001D2B52">
        <w:rPr>
          <w:rFonts w:ascii="Times New Roman" w:hAnsi="Times New Roman" w:cs="Times New Roman"/>
          <w:sz w:val="24"/>
          <w:szCs w:val="24"/>
        </w:rPr>
        <w:t xml:space="preserve"> </w:t>
      </w:r>
      <w:r w:rsidR="0014166E" w:rsidRPr="001D2B52">
        <w:rPr>
          <w:rFonts w:ascii="Times New Roman" w:hAnsi="Times New Roman" w:cs="Times New Roman"/>
          <w:sz w:val="24"/>
          <w:szCs w:val="24"/>
        </w:rPr>
        <w:t>Cadastro Nacional de Estabelecimentos de Saúde, tabela profissionais (CNES-PF)</w:t>
      </w:r>
      <w:r w:rsidR="00C35098" w:rsidRPr="001D2B52">
        <w:rPr>
          <w:rFonts w:ascii="Times New Roman" w:hAnsi="Times New Roman" w:cs="Times New Roman"/>
          <w:sz w:val="24"/>
          <w:szCs w:val="24"/>
        </w:rPr>
        <w:t>.</w:t>
      </w:r>
      <w:r w:rsidR="008031C3" w:rsidRPr="001D2B52">
        <w:rPr>
          <w:rFonts w:ascii="Times New Roman" w:hAnsi="Times New Roman" w:cs="Times New Roman"/>
          <w:sz w:val="24"/>
          <w:szCs w:val="24"/>
        </w:rPr>
        <w:t xml:space="preserve"> </w:t>
      </w:r>
      <w:r w:rsidR="00C83C57" w:rsidRPr="001D2B52">
        <w:rPr>
          <w:rFonts w:ascii="Times New Roman" w:hAnsi="Times New Roman" w:cs="Times New Roman"/>
          <w:sz w:val="24"/>
          <w:szCs w:val="24"/>
        </w:rPr>
        <w:t>Como um mesmo profissional pode ter múltiplos vínculos e o CNES-PF registra a carga horária,</w:t>
      </w:r>
      <w:r w:rsidR="00017282" w:rsidRPr="001D2B52">
        <w:rPr>
          <w:rFonts w:ascii="Times New Roman" w:hAnsi="Times New Roman" w:cs="Times New Roman"/>
          <w:sz w:val="24"/>
          <w:szCs w:val="24"/>
        </w:rPr>
        <w:t xml:space="preserve"> </w:t>
      </w:r>
      <w:r w:rsidR="006D30BF" w:rsidRPr="001D2B52">
        <w:rPr>
          <w:rFonts w:ascii="Times New Roman" w:hAnsi="Times New Roman" w:cs="Times New Roman"/>
          <w:sz w:val="24"/>
          <w:szCs w:val="24"/>
        </w:rPr>
        <w:t xml:space="preserve">a contagem de profissionais foi convertida em </w:t>
      </w:r>
      <w:r w:rsidR="006D30BF" w:rsidRPr="001D2B52">
        <w:rPr>
          <w:rFonts w:ascii="Times New Roman" w:hAnsi="Times New Roman" w:cs="Times New Roman"/>
          <w:i/>
          <w:iCs/>
          <w:sz w:val="24"/>
          <w:szCs w:val="24"/>
        </w:rPr>
        <w:t>Full-Time Equivalent</w:t>
      </w:r>
      <w:r w:rsidR="006D30BF" w:rsidRPr="001D2B52">
        <w:rPr>
          <w:rFonts w:ascii="Times New Roman" w:hAnsi="Times New Roman" w:cs="Times New Roman"/>
          <w:sz w:val="24"/>
          <w:szCs w:val="24"/>
        </w:rPr>
        <w:t xml:space="preserve"> (FTE). </w:t>
      </w:r>
      <w:r w:rsidR="00C83C57" w:rsidRPr="001D2B52">
        <w:rPr>
          <w:rFonts w:ascii="Times New Roman" w:hAnsi="Times New Roman" w:cs="Times New Roman"/>
          <w:sz w:val="24"/>
          <w:szCs w:val="24"/>
        </w:rPr>
        <w:t xml:space="preserve"> </w:t>
      </w:r>
    </w:p>
    <w:p w14:paraId="091B97E5" w14:textId="6176E982" w:rsidR="00CB0088" w:rsidRPr="001D2B52" w:rsidRDefault="00B9106B" w:rsidP="00747C57">
      <w:pPr>
        <w:pStyle w:val="SemEspaamento"/>
        <w:spacing w:line="360" w:lineRule="auto"/>
        <w:ind w:firstLine="851"/>
        <w:jc w:val="both"/>
        <w:rPr>
          <w:rFonts w:ascii="Times New Roman" w:hAnsi="Times New Roman" w:cs="Times New Roman"/>
          <w:sz w:val="24"/>
          <w:szCs w:val="24"/>
        </w:rPr>
      </w:pPr>
      <w:r w:rsidRPr="001D2B52">
        <w:rPr>
          <w:rFonts w:ascii="Times New Roman" w:hAnsi="Times New Roman" w:cs="Times New Roman"/>
          <w:sz w:val="24"/>
          <w:szCs w:val="24"/>
        </w:rPr>
        <w:t xml:space="preserve">De acordo com o </w:t>
      </w:r>
      <w:r w:rsidR="00072FB5" w:rsidRPr="001D2B52">
        <w:rPr>
          <w:rFonts w:ascii="Times New Roman" w:hAnsi="Times New Roman" w:cs="Times New Roman"/>
          <w:sz w:val="24"/>
          <w:szCs w:val="24"/>
        </w:rPr>
        <w:t xml:space="preserve">escopo </w:t>
      </w:r>
      <w:r w:rsidR="00797903" w:rsidRPr="001D2B52">
        <w:rPr>
          <w:rFonts w:ascii="Times New Roman" w:hAnsi="Times New Roman" w:cs="Times New Roman"/>
          <w:sz w:val="24"/>
          <w:szCs w:val="24"/>
        </w:rPr>
        <w:t xml:space="preserve">da </w:t>
      </w:r>
      <w:r w:rsidR="00FE70D3" w:rsidRPr="001D2B52">
        <w:rPr>
          <w:rFonts w:ascii="Times New Roman" w:hAnsi="Times New Roman" w:cs="Times New Roman"/>
          <w:sz w:val="24"/>
          <w:szCs w:val="24"/>
        </w:rPr>
        <w:t>E</w:t>
      </w:r>
      <w:r w:rsidR="00797903" w:rsidRPr="001D2B52">
        <w:rPr>
          <w:rFonts w:ascii="Times New Roman" w:hAnsi="Times New Roman" w:cs="Times New Roman"/>
          <w:sz w:val="24"/>
          <w:szCs w:val="24"/>
        </w:rPr>
        <w:t>tapa 1</w:t>
      </w:r>
      <w:r w:rsidR="00072FB5" w:rsidRPr="001D2B52">
        <w:rPr>
          <w:rFonts w:ascii="Times New Roman" w:hAnsi="Times New Roman" w:cs="Times New Roman"/>
          <w:sz w:val="24"/>
          <w:szCs w:val="24"/>
        </w:rPr>
        <w:t xml:space="preserve">, </w:t>
      </w:r>
      <w:r w:rsidR="00FE70D3" w:rsidRPr="001D2B52">
        <w:rPr>
          <w:rFonts w:ascii="Times New Roman" w:hAnsi="Times New Roman" w:cs="Times New Roman"/>
          <w:sz w:val="24"/>
          <w:szCs w:val="24"/>
        </w:rPr>
        <w:t xml:space="preserve">foram considerados </w:t>
      </w:r>
      <w:r w:rsidR="00255121" w:rsidRPr="001D2B52">
        <w:rPr>
          <w:rFonts w:ascii="Times New Roman" w:hAnsi="Times New Roman" w:cs="Times New Roman"/>
          <w:sz w:val="24"/>
          <w:szCs w:val="24"/>
        </w:rPr>
        <w:t>apenas os profissionais</w:t>
      </w:r>
      <w:r w:rsidR="00EC4C7E" w:rsidRPr="001D2B52">
        <w:rPr>
          <w:rFonts w:ascii="Times New Roman" w:hAnsi="Times New Roman" w:cs="Times New Roman"/>
          <w:sz w:val="24"/>
          <w:szCs w:val="24"/>
        </w:rPr>
        <w:t xml:space="preserve"> com vínculo</w:t>
      </w:r>
      <w:r w:rsidR="00255121" w:rsidRPr="001D2B52">
        <w:rPr>
          <w:rFonts w:ascii="Times New Roman" w:hAnsi="Times New Roman" w:cs="Times New Roman"/>
          <w:sz w:val="24"/>
          <w:szCs w:val="24"/>
        </w:rPr>
        <w:t xml:space="preserve"> </w:t>
      </w:r>
      <w:r w:rsidRPr="001D2B52">
        <w:rPr>
          <w:rFonts w:ascii="Times New Roman" w:hAnsi="Times New Roman" w:cs="Times New Roman"/>
          <w:sz w:val="24"/>
          <w:szCs w:val="24"/>
        </w:rPr>
        <w:t>a</w:t>
      </w:r>
      <w:r w:rsidR="00797903" w:rsidRPr="001D2B52">
        <w:rPr>
          <w:rFonts w:ascii="Times New Roman" w:hAnsi="Times New Roman" w:cs="Times New Roman"/>
          <w:sz w:val="24"/>
          <w:szCs w:val="24"/>
        </w:rPr>
        <w:t xml:space="preserve"> unidades </w:t>
      </w:r>
      <w:r w:rsidR="0003747A" w:rsidRPr="001D2B52">
        <w:rPr>
          <w:rFonts w:ascii="Times New Roman" w:hAnsi="Times New Roman" w:cs="Times New Roman"/>
          <w:sz w:val="24"/>
          <w:szCs w:val="24"/>
        </w:rPr>
        <w:t>ligadas à</w:t>
      </w:r>
      <w:r w:rsidR="00237C17" w:rsidRPr="001D2B52">
        <w:rPr>
          <w:rFonts w:ascii="Times New Roman" w:hAnsi="Times New Roman" w:cs="Times New Roman"/>
          <w:sz w:val="24"/>
          <w:szCs w:val="24"/>
        </w:rPr>
        <w:t xml:space="preserve"> APS</w:t>
      </w:r>
      <w:r w:rsidR="00C334F8" w:rsidRPr="001D2B52">
        <w:rPr>
          <w:rFonts w:ascii="Times New Roman" w:hAnsi="Times New Roman" w:cs="Times New Roman"/>
          <w:sz w:val="24"/>
          <w:szCs w:val="24"/>
        </w:rPr>
        <w:t xml:space="preserve"> (</w:t>
      </w:r>
      <w:r w:rsidR="00496BDE" w:rsidRPr="001D2B52">
        <w:rPr>
          <w:rFonts w:ascii="Times New Roman" w:hAnsi="Times New Roman" w:cs="Times New Roman"/>
          <w:sz w:val="24"/>
          <w:szCs w:val="24"/>
        </w:rPr>
        <w:t xml:space="preserve">Posto de saúde, Centro de Saúde, Unidade Básica, </w:t>
      </w:r>
      <w:r w:rsidR="00496BDE" w:rsidRPr="001D2B52">
        <w:rPr>
          <w:rFonts w:ascii="Times New Roman" w:hAnsi="Times New Roman" w:cs="Times New Roman"/>
          <w:sz w:val="24"/>
          <w:szCs w:val="24"/>
        </w:rPr>
        <w:lastRenderedPageBreak/>
        <w:t>Unidade Móvel Fluvial, Unidade Móvel Terrestre)</w:t>
      </w:r>
      <w:r w:rsidR="00237C17" w:rsidRPr="001D2B52">
        <w:rPr>
          <w:rFonts w:ascii="Times New Roman" w:hAnsi="Times New Roman" w:cs="Times New Roman"/>
          <w:sz w:val="24"/>
          <w:szCs w:val="24"/>
        </w:rPr>
        <w:t xml:space="preserve"> ou AES</w:t>
      </w:r>
      <w:r w:rsidR="00496BDE" w:rsidRPr="001D2B52">
        <w:rPr>
          <w:rFonts w:ascii="Times New Roman" w:hAnsi="Times New Roman" w:cs="Times New Roman"/>
          <w:sz w:val="24"/>
          <w:szCs w:val="24"/>
        </w:rPr>
        <w:t xml:space="preserve"> (Clínica/Centro de Especialidade, </w:t>
      </w:r>
      <w:r w:rsidR="006C1834" w:rsidRPr="001D2B52">
        <w:rPr>
          <w:rFonts w:ascii="Times New Roman" w:hAnsi="Times New Roman" w:cs="Times New Roman"/>
          <w:sz w:val="24"/>
          <w:szCs w:val="24"/>
        </w:rPr>
        <w:t>Pronto Atendimento, Policlínica, Consultório Isolado)</w:t>
      </w:r>
      <w:r w:rsidR="00072FB5" w:rsidRPr="001D2B52">
        <w:rPr>
          <w:rFonts w:ascii="Times New Roman" w:hAnsi="Times New Roman" w:cs="Times New Roman"/>
          <w:sz w:val="24"/>
          <w:szCs w:val="24"/>
        </w:rPr>
        <w:t xml:space="preserve">. </w:t>
      </w:r>
      <w:r w:rsidRPr="001D2B52">
        <w:rPr>
          <w:rFonts w:ascii="Times New Roman" w:hAnsi="Times New Roman" w:cs="Times New Roman"/>
          <w:sz w:val="24"/>
          <w:szCs w:val="24"/>
        </w:rPr>
        <w:t>Em um cenário base,</w:t>
      </w:r>
      <w:r w:rsidR="00C62657" w:rsidRPr="001D2B52">
        <w:rPr>
          <w:rFonts w:ascii="Times New Roman" w:hAnsi="Times New Roman" w:cs="Times New Roman"/>
          <w:sz w:val="24"/>
          <w:szCs w:val="24"/>
        </w:rPr>
        <w:t xml:space="preserve"> vamos acessar apenas aqueles profissionais que possuem vínculo SUS. Mas em uma variação de cenário, </w:t>
      </w:r>
      <w:r w:rsidR="0034574B" w:rsidRPr="001D2B52">
        <w:rPr>
          <w:rFonts w:ascii="Times New Roman" w:hAnsi="Times New Roman" w:cs="Times New Roman"/>
          <w:sz w:val="24"/>
          <w:szCs w:val="24"/>
        </w:rPr>
        <w:t xml:space="preserve">um novo cenário </w:t>
      </w:r>
      <w:commentRangeStart w:id="129"/>
      <w:r w:rsidR="0034574B" w:rsidRPr="001D2B52">
        <w:rPr>
          <w:rFonts w:ascii="Times New Roman" w:hAnsi="Times New Roman" w:cs="Times New Roman"/>
          <w:sz w:val="24"/>
          <w:szCs w:val="24"/>
        </w:rPr>
        <w:t xml:space="preserve">é </w:t>
      </w:r>
      <w:commentRangeEnd w:id="129"/>
      <w:r w:rsidR="00EA3F7D" w:rsidRPr="001D2B52">
        <w:rPr>
          <w:rStyle w:val="Refdecomentrio"/>
          <w:rFonts w:ascii="Times New Roman" w:hAnsi="Times New Roman" w:cs="Times New Roman"/>
          <w:sz w:val="24"/>
          <w:szCs w:val="24"/>
        </w:rPr>
        <w:commentReference w:id="129"/>
      </w:r>
      <w:r w:rsidR="0034574B" w:rsidRPr="001D2B52">
        <w:rPr>
          <w:rFonts w:ascii="Times New Roman" w:hAnsi="Times New Roman" w:cs="Times New Roman"/>
          <w:sz w:val="24"/>
          <w:szCs w:val="24"/>
        </w:rPr>
        <w:t>testado incluindo-se</w:t>
      </w:r>
      <w:r w:rsidR="00C62657" w:rsidRPr="001D2B52">
        <w:rPr>
          <w:rFonts w:ascii="Times New Roman" w:hAnsi="Times New Roman" w:cs="Times New Roman"/>
          <w:sz w:val="24"/>
          <w:szCs w:val="24"/>
        </w:rPr>
        <w:t xml:space="preserve"> todos os profissionais destas unidades, independente do vínculo. </w:t>
      </w:r>
    </w:p>
    <w:p w14:paraId="16C4645E" w14:textId="32193054" w:rsidR="00EA3F7D" w:rsidRPr="001D2B52" w:rsidRDefault="008031C3" w:rsidP="00EF2EFE">
      <w:pPr>
        <w:pStyle w:val="SemEspaamento"/>
        <w:spacing w:line="360" w:lineRule="auto"/>
        <w:ind w:firstLine="851"/>
        <w:jc w:val="both"/>
        <w:rPr>
          <w:ins w:id="130" w:author="Daiana Bonfim" w:date="2025-02-08T13:10:00Z"/>
          <w:rFonts w:ascii="Times New Roman" w:hAnsi="Times New Roman" w:cs="Times New Roman"/>
          <w:sz w:val="24"/>
          <w:szCs w:val="24"/>
        </w:rPr>
      </w:pPr>
      <w:r w:rsidRPr="001D2B52">
        <w:rPr>
          <w:rFonts w:ascii="Times New Roman" w:hAnsi="Times New Roman" w:cs="Times New Roman"/>
          <w:sz w:val="24"/>
          <w:szCs w:val="24"/>
        </w:rPr>
        <w:t xml:space="preserve">O parâmetro </w:t>
      </w:r>
      <w:r w:rsidR="00F165D9" w:rsidRPr="001D2B52">
        <w:rPr>
          <w:rFonts w:ascii="Times New Roman" w:hAnsi="Times New Roman" w:cs="Times New Roman"/>
          <w:sz w:val="24"/>
          <w:szCs w:val="24"/>
        </w:rPr>
        <w:t>percentual de carga de trabalho dedicada a atividades</w:t>
      </w:r>
      <w:ins w:id="131" w:author="Daiana Bonfim" w:date="2025-02-08T13:09:00Z">
        <w:r w:rsidR="00EA3F7D" w:rsidRPr="001D2B52">
          <w:rPr>
            <w:rFonts w:ascii="Times New Roman" w:hAnsi="Times New Roman" w:cs="Times New Roman"/>
            <w:sz w:val="24"/>
            <w:szCs w:val="24"/>
          </w:rPr>
          <w:t xml:space="preserve"> de cuidado</w:t>
        </w:r>
      </w:ins>
      <w:r w:rsidR="00F165D9" w:rsidRPr="001D2B52">
        <w:rPr>
          <w:rFonts w:ascii="Times New Roman" w:hAnsi="Times New Roman" w:cs="Times New Roman"/>
          <w:sz w:val="24"/>
          <w:szCs w:val="24"/>
        </w:rPr>
        <w:t xml:space="preserve"> diretas (</w:t>
      </w:r>
      <w:r w:rsidRPr="001D2B52">
        <w:rPr>
          <w:rFonts w:ascii="Times New Roman" w:hAnsi="Times New Roman" w:cs="Times New Roman"/>
          <w:sz w:val="24"/>
          <w:szCs w:val="24"/>
        </w:rPr>
        <w:t>AD</w:t>
      </w:r>
      <w:r w:rsidR="00F165D9" w:rsidRPr="001D2B52">
        <w:rPr>
          <w:rFonts w:ascii="Times New Roman" w:hAnsi="Times New Roman" w:cs="Times New Roman"/>
          <w:sz w:val="24"/>
          <w:szCs w:val="24"/>
        </w:rPr>
        <w:t>)</w:t>
      </w:r>
      <w:r w:rsidRPr="001D2B52">
        <w:rPr>
          <w:rFonts w:ascii="Times New Roman" w:hAnsi="Times New Roman" w:cs="Times New Roman"/>
          <w:sz w:val="24"/>
          <w:szCs w:val="24"/>
        </w:rPr>
        <w:t xml:space="preserve"> </w:t>
      </w:r>
      <w:r w:rsidR="009F1252" w:rsidRPr="001D2B52">
        <w:rPr>
          <w:rFonts w:ascii="Times New Roman" w:hAnsi="Times New Roman" w:cs="Times New Roman"/>
          <w:sz w:val="24"/>
          <w:szCs w:val="24"/>
        </w:rPr>
        <w:t>decorre</w:t>
      </w:r>
      <w:r w:rsidRPr="001D2B52">
        <w:rPr>
          <w:rFonts w:ascii="Times New Roman" w:hAnsi="Times New Roman" w:cs="Times New Roman"/>
          <w:sz w:val="24"/>
          <w:szCs w:val="24"/>
        </w:rPr>
        <w:t xml:space="preserve"> </w:t>
      </w:r>
      <w:r w:rsidR="00D72C99" w:rsidRPr="001D2B52">
        <w:rPr>
          <w:rFonts w:ascii="Times New Roman" w:hAnsi="Times New Roman" w:cs="Times New Roman"/>
          <w:sz w:val="24"/>
          <w:szCs w:val="24"/>
        </w:rPr>
        <w:t xml:space="preserve">de levantamento prévio </w:t>
      </w:r>
      <w:sdt>
        <w:sdtPr>
          <w:rPr>
            <w:rFonts w:ascii="Times New Roman" w:hAnsi="Times New Roman" w:cs="Times New Roman"/>
            <w:color w:val="000000"/>
            <w:sz w:val="24"/>
            <w:szCs w:val="24"/>
          </w:rPr>
          <w:tag w:val="MENDELEY_CITATION_v3_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"/>
          <w:id w:val="-912234068"/>
          <w:placeholder>
            <w:docPart w:val="DefaultPlaceholder_-1854013440"/>
          </w:placeholder>
        </w:sdtPr>
        <w:sdtEndPr/>
        <w:sdtContent>
          <w:r w:rsidR="009C2F75" w:rsidRPr="009C2F75">
            <w:rPr>
              <w:rFonts w:ascii="Times New Roman" w:eastAsia="Times New Roman" w:hAnsi="Times New Roman" w:cs="Times New Roman"/>
              <w:color w:val="000000"/>
              <w:sz w:val="24"/>
              <w:szCs w:val="24"/>
            </w:rPr>
            <w:t>(Belotti et al., 2024)</w:t>
          </w:r>
        </w:sdtContent>
      </w:sdt>
      <w:r w:rsidR="009C141D" w:rsidRPr="001D2B52">
        <w:rPr>
          <w:rFonts w:ascii="Times New Roman" w:hAnsi="Times New Roman" w:cs="Times New Roman"/>
          <w:sz w:val="24"/>
          <w:szCs w:val="24"/>
        </w:rPr>
        <w:t xml:space="preserve"> </w:t>
      </w:r>
      <w:r w:rsidR="009F663E" w:rsidRPr="001D2B52">
        <w:rPr>
          <w:rFonts w:ascii="Times New Roman" w:hAnsi="Times New Roman" w:cs="Times New Roman"/>
          <w:sz w:val="24"/>
          <w:szCs w:val="24"/>
        </w:rPr>
        <w:t>mas</w:t>
      </w:r>
      <w:r w:rsidR="009F1252" w:rsidRPr="001D2B52">
        <w:rPr>
          <w:rFonts w:ascii="Times New Roman" w:hAnsi="Times New Roman" w:cs="Times New Roman"/>
          <w:sz w:val="24"/>
          <w:szCs w:val="24"/>
        </w:rPr>
        <w:t xml:space="preserve"> também</w:t>
      </w:r>
      <w:r w:rsidR="00DC3E77" w:rsidRPr="001D2B52">
        <w:rPr>
          <w:rFonts w:ascii="Times New Roman" w:hAnsi="Times New Roman" w:cs="Times New Roman"/>
          <w:sz w:val="24"/>
          <w:szCs w:val="24"/>
        </w:rPr>
        <w:t xml:space="preserve"> foi objeto de </w:t>
      </w:r>
      <w:r w:rsidR="009F663E" w:rsidRPr="001D2B52">
        <w:rPr>
          <w:rFonts w:ascii="Times New Roman" w:hAnsi="Times New Roman" w:cs="Times New Roman"/>
          <w:sz w:val="24"/>
          <w:szCs w:val="24"/>
        </w:rPr>
        <w:t>simulação</w:t>
      </w:r>
      <w:r w:rsidR="00D34F1C" w:rsidRPr="001D2B52">
        <w:rPr>
          <w:rFonts w:ascii="Times New Roman" w:hAnsi="Times New Roman" w:cs="Times New Roman"/>
          <w:sz w:val="24"/>
          <w:szCs w:val="24"/>
        </w:rPr>
        <w:t>, conforme será exposto na etapa 5</w:t>
      </w:r>
      <w:r w:rsidR="00C62657" w:rsidRPr="001D2B52">
        <w:rPr>
          <w:rFonts w:ascii="Times New Roman" w:hAnsi="Times New Roman" w:cs="Times New Roman"/>
          <w:sz w:val="24"/>
          <w:szCs w:val="24"/>
        </w:rPr>
        <w:t xml:space="preserve">. Já o parâmetro </w:t>
      </w:r>
      <w:r w:rsidR="00F165D9" w:rsidRPr="001D2B52">
        <w:rPr>
          <w:rFonts w:ascii="Times New Roman" w:hAnsi="Times New Roman" w:cs="Times New Roman"/>
          <w:sz w:val="24"/>
          <w:szCs w:val="24"/>
        </w:rPr>
        <w:t>foco clínico (</w:t>
      </w:r>
      <w:r w:rsidR="00C62657" w:rsidRPr="001D2B52">
        <w:rPr>
          <w:rFonts w:ascii="Times New Roman" w:hAnsi="Times New Roman" w:cs="Times New Roman"/>
          <w:sz w:val="24"/>
          <w:szCs w:val="24"/>
        </w:rPr>
        <w:t>FC</w:t>
      </w:r>
      <w:r w:rsidR="00F165D9" w:rsidRPr="001D2B52">
        <w:rPr>
          <w:rFonts w:ascii="Times New Roman" w:hAnsi="Times New Roman" w:cs="Times New Roman"/>
          <w:sz w:val="24"/>
          <w:szCs w:val="24"/>
        </w:rPr>
        <w:t xml:space="preserve">) foi empregado em estudos prévios e é usado para </w:t>
      </w:r>
      <w:r w:rsidR="00230F36" w:rsidRPr="001D2B52">
        <w:rPr>
          <w:rFonts w:ascii="Times New Roman" w:hAnsi="Times New Roman" w:cs="Times New Roman"/>
          <w:sz w:val="24"/>
          <w:szCs w:val="24"/>
        </w:rPr>
        <w:t xml:space="preserve">estimar </w:t>
      </w:r>
      <w:r w:rsidR="000473A7" w:rsidRPr="001D2B52">
        <w:rPr>
          <w:rFonts w:ascii="Times New Roman" w:hAnsi="Times New Roman" w:cs="Times New Roman"/>
          <w:sz w:val="24"/>
          <w:szCs w:val="24"/>
        </w:rPr>
        <w:t>o percentual da carga horária dedicado a uma linha de cuidado</w:t>
      </w:r>
      <w:r w:rsidR="005C0557" w:rsidRPr="001D2B5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"/>
          <w:id w:val="573093802"/>
          <w:placeholder>
            <w:docPart w:val="DefaultPlaceholder_-1854013440"/>
          </w:placeholder>
        </w:sdtPr>
        <w:sdtEndPr/>
        <w:sdtContent>
          <w:r w:rsidR="009C2F75" w:rsidRPr="009C2F75">
            <w:rPr>
              <w:rFonts w:ascii="Times New Roman" w:hAnsi="Times New Roman" w:cs="Times New Roman"/>
              <w:color w:val="000000"/>
              <w:sz w:val="24"/>
              <w:szCs w:val="24"/>
            </w:rPr>
            <w:t>(MacKenzie et al., 2019)</w:t>
          </w:r>
        </w:sdtContent>
      </w:sdt>
      <w:r w:rsidR="000473A7" w:rsidRPr="001D2B52">
        <w:rPr>
          <w:rFonts w:ascii="Times New Roman" w:hAnsi="Times New Roman" w:cs="Times New Roman"/>
          <w:sz w:val="24"/>
          <w:szCs w:val="24"/>
        </w:rPr>
        <w:t xml:space="preserve">. </w:t>
      </w:r>
    </w:p>
    <w:p w14:paraId="185A2387" w14:textId="25523DE6" w:rsidR="00170161" w:rsidRPr="001D2B52" w:rsidRDefault="000473A7" w:rsidP="00EF2EFE">
      <w:pPr>
        <w:pStyle w:val="SemEspaamento"/>
        <w:spacing w:line="360" w:lineRule="auto"/>
        <w:ind w:firstLine="851"/>
        <w:jc w:val="both"/>
        <w:rPr>
          <w:rFonts w:ascii="Times New Roman" w:hAnsi="Times New Roman" w:cs="Times New Roman"/>
          <w:sz w:val="24"/>
          <w:szCs w:val="24"/>
        </w:rPr>
      </w:pPr>
      <w:r w:rsidRPr="001D2B52">
        <w:rPr>
          <w:rFonts w:ascii="Times New Roman" w:hAnsi="Times New Roman" w:cs="Times New Roman"/>
          <w:sz w:val="24"/>
          <w:szCs w:val="24"/>
        </w:rPr>
        <w:t xml:space="preserve">Como </w:t>
      </w:r>
      <w:ins w:id="132" w:author="Daiana Bonfim" w:date="2025-02-08T13:10:00Z">
        <w:r w:rsidR="00EA3F7D" w:rsidRPr="001D2B52">
          <w:rPr>
            <w:rFonts w:ascii="Times New Roman" w:hAnsi="Times New Roman" w:cs="Times New Roman"/>
            <w:sz w:val="24"/>
            <w:szCs w:val="24"/>
          </w:rPr>
          <w:t xml:space="preserve">descrito </w:t>
        </w:r>
      </w:ins>
      <w:del w:id="133" w:author="Daiana Bonfim" w:date="2025-02-08T13:10:00Z">
        <w:r w:rsidRPr="001D2B52" w:rsidDel="00EA3F7D">
          <w:rPr>
            <w:rFonts w:ascii="Times New Roman" w:hAnsi="Times New Roman" w:cs="Times New Roman"/>
            <w:sz w:val="24"/>
            <w:szCs w:val="24"/>
          </w:rPr>
          <w:delText>já mostrado</w:delText>
        </w:r>
      </w:del>
      <w:r w:rsidRPr="001D2B52">
        <w:rPr>
          <w:rFonts w:ascii="Times New Roman" w:hAnsi="Times New Roman" w:cs="Times New Roman"/>
          <w:sz w:val="24"/>
          <w:szCs w:val="24"/>
        </w:rPr>
        <w:t xml:space="preserve"> nas etapas </w:t>
      </w:r>
      <w:ins w:id="134" w:author="Daiana Bonfim" w:date="2025-02-08T13:10:00Z">
        <w:r w:rsidR="00EA3F7D" w:rsidRPr="001D2B52">
          <w:rPr>
            <w:rFonts w:ascii="Times New Roman" w:hAnsi="Times New Roman" w:cs="Times New Roman"/>
            <w:sz w:val="24"/>
            <w:szCs w:val="24"/>
          </w:rPr>
          <w:t xml:space="preserve">1 e 2 </w:t>
        </w:r>
      </w:ins>
      <w:del w:id="135" w:author="Daiana Bonfim" w:date="2025-02-08T13:10:00Z">
        <w:r w:rsidR="006B5CFB" w:rsidRPr="001D2B52" w:rsidDel="00EA3F7D">
          <w:rPr>
            <w:rFonts w:ascii="Times New Roman" w:hAnsi="Times New Roman" w:cs="Times New Roman"/>
            <w:sz w:val="24"/>
            <w:szCs w:val="24"/>
          </w:rPr>
          <w:delText>anteriores</w:delText>
        </w:r>
      </w:del>
      <w:r w:rsidR="006B5CFB" w:rsidRPr="001D2B52">
        <w:rPr>
          <w:rFonts w:ascii="Times New Roman" w:hAnsi="Times New Roman" w:cs="Times New Roman"/>
          <w:sz w:val="24"/>
          <w:szCs w:val="24"/>
        </w:rPr>
        <w:t>,</w:t>
      </w:r>
      <w:r w:rsidR="007943EF" w:rsidRPr="001D2B52">
        <w:rPr>
          <w:rFonts w:ascii="Times New Roman" w:hAnsi="Times New Roman" w:cs="Times New Roman"/>
          <w:sz w:val="24"/>
          <w:szCs w:val="24"/>
        </w:rPr>
        <w:t xml:space="preserve"> </w:t>
      </w:r>
      <w:r w:rsidR="005C0557" w:rsidRPr="001D2B52">
        <w:rPr>
          <w:rFonts w:ascii="Times New Roman" w:hAnsi="Times New Roman" w:cs="Times New Roman"/>
          <w:sz w:val="24"/>
          <w:szCs w:val="24"/>
        </w:rPr>
        <w:t>nest</w:t>
      </w:r>
      <w:r w:rsidR="00AA0054" w:rsidRPr="001D2B52">
        <w:rPr>
          <w:rFonts w:ascii="Times New Roman" w:hAnsi="Times New Roman" w:cs="Times New Roman"/>
          <w:sz w:val="24"/>
          <w:szCs w:val="24"/>
        </w:rPr>
        <w:t xml:space="preserve">a investigação </w:t>
      </w:r>
      <w:r w:rsidR="00C72A56" w:rsidRPr="001D2B52">
        <w:rPr>
          <w:rFonts w:ascii="Times New Roman" w:hAnsi="Times New Roman" w:cs="Times New Roman"/>
          <w:sz w:val="24"/>
          <w:szCs w:val="24"/>
        </w:rPr>
        <w:t xml:space="preserve">realizamos um recorte para procedimentos individuais na APS, bem como </w:t>
      </w:r>
      <w:r w:rsidR="0012666C" w:rsidRPr="001D2B52">
        <w:rPr>
          <w:rFonts w:ascii="Times New Roman" w:hAnsi="Times New Roman" w:cs="Times New Roman"/>
          <w:sz w:val="24"/>
          <w:szCs w:val="24"/>
        </w:rPr>
        <w:t xml:space="preserve">endodontia, </w:t>
      </w:r>
      <w:r w:rsidR="00C72A56" w:rsidRPr="001D2B52">
        <w:rPr>
          <w:rFonts w:ascii="Times New Roman" w:hAnsi="Times New Roman" w:cs="Times New Roman"/>
          <w:sz w:val="24"/>
          <w:szCs w:val="24"/>
        </w:rPr>
        <w:t>periodontia</w:t>
      </w:r>
      <w:r w:rsidR="0012666C" w:rsidRPr="001D2B52">
        <w:rPr>
          <w:rFonts w:ascii="Times New Roman" w:hAnsi="Times New Roman" w:cs="Times New Roman"/>
          <w:sz w:val="24"/>
          <w:szCs w:val="24"/>
        </w:rPr>
        <w:t xml:space="preserve"> e </w:t>
      </w:r>
      <w:r w:rsidR="00C72A56" w:rsidRPr="001D2B52">
        <w:rPr>
          <w:rFonts w:ascii="Times New Roman" w:hAnsi="Times New Roman" w:cs="Times New Roman"/>
          <w:sz w:val="24"/>
          <w:szCs w:val="24"/>
        </w:rPr>
        <w:t>prótese</w:t>
      </w:r>
      <w:r w:rsidR="0012666C" w:rsidRPr="001D2B52">
        <w:rPr>
          <w:rFonts w:ascii="Times New Roman" w:hAnsi="Times New Roman" w:cs="Times New Roman"/>
          <w:sz w:val="24"/>
          <w:szCs w:val="24"/>
        </w:rPr>
        <w:t xml:space="preserve">. Portanto, o FC deve ser o percentual </w:t>
      </w:r>
      <w:r w:rsidR="00EF2EFE" w:rsidRPr="001D2B52">
        <w:rPr>
          <w:rFonts w:ascii="Times New Roman" w:hAnsi="Times New Roman" w:cs="Times New Roman"/>
          <w:sz w:val="24"/>
          <w:szCs w:val="24"/>
        </w:rPr>
        <w:t xml:space="preserve">da carga de trabalho </w:t>
      </w:r>
      <w:r w:rsidR="0012666C" w:rsidRPr="001D2B52">
        <w:rPr>
          <w:rFonts w:ascii="Times New Roman" w:hAnsi="Times New Roman" w:cs="Times New Roman"/>
          <w:sz w:val="24"/>
          <w:szCs w:val="24"/>
        </w:rPr>
        <w:t xml:space="preserve">associado a estes </w:t>
      </w:r>
      <w:r w:rsidR="00EF2EFE" w:rsidRPr="001D2B52">
        <w:rPr>
          <w:rFonts w:ascii="Times New Roman" w:hAnsi="Times New Roman" w:cs="Times New Roman"/>
          <w:sz w:val="24"/>
          <w:szCs w:val="24"/>
        </w:rPr>
        <w:t xml:space="preserve">serviços </w:t>
      </w:r>
      <w:r w:rsidR="0012666C" w:rsidRPr="001D2B52">
        <w:rPr>
          <w:rFonts w:ascii="Times New Roman" w:hAnsi="Times New Roman" w:cs="Times New Roman"/>
          <w:sz w:val="24"/>
          <w:szCs w:val="24"/>
        </w:rPr>
        <w:t>nos respectivos níveis de atenção</w:t>
      </w:r>
      <w:r w:rsidR="00EF2EFE" w:rsidRPr="001D2B52">
        <w:rPr>
          <w:rFonts w:ascii="Times New Roman" w:hAnsi="Times New Roman" w:cs="Times New Roman"/>
          <w:sz w:val="24"/>
          <w:szCs w:val="24"/>
        </w:rPr>
        <w:t xml:space="preserve">, uma vez que existem outros que não são contemplados. Como não </w:t>
      </w:r>
      <w:r w:rsidR="00FE70D3" w:rsidRPr="001D2B52">
        <w:rPr>
          <w:rFonts w:ascii="Times New Roman" w:hAnsi="Times New Roman" w:cs="Times New Roman"/>
          <w:sz w:val="24"/>
          <w:szCs w:val="24"/>
        </w:rPr>
        <w:t>há</w:t>
      </w:r>
      <w:r w:rsidR="00EF2EFE" w:rsidRPr="001D2B52">
        <w:rPr>
          <w:rFonts w:ascii="Times New Roman" w:hAnsi="Times New Roman" w:cs="Times New Roman"/>
          <w:sz w:val="24"/>
          <w:szCs w:val="24"/>
        </w:rPr>
        <w:t xml:space="preserve"> estimativa aproximada deste parâmetro</w:t>
      </w:r>
      <w:r w:rsidR="00D4747D" w:rsidRPr="001D2B52">
        <w:rPr>
          <w:rFonts w:ascii="Times New Roman" w:hAnsi="Times New Roman" w:cs="Times New Roman"/>
          <w:sz w:val="24"/>
          <w:szCs w:val="24"/>
        </w:rPr>
        <w:t xml:space="preserve"> documentado na literatura</w:t>
      </w:r>
      <w:r w:rsidR="00EF2EFE" w:rsidRPr="001D2B52">
        <w:rPr>
          <w:rFonts w:ascii="Times New Roman" w:hAnsi="Times New Roman" w:cs="Times New Roman"/>
          <w:sz w:val="24"/>
          <w:szCs w:val="24"/>
        </w:rPr>
        <w:t xml:space="preserve">, ele será assumido e, em sequência, será objeto de simulação dos cenários. </w:t>
      </w:r>
      <w:r w:rsidR="00FE70D3" w:rsidRPr="001D2B52">
        <w:rPr>
          <w:rFonts w:ascii="Times New Roman" w:hAnsi="Times New Roman" w:cs="Times New Roman"/>
          <w:sz w:val="24"/>
          <w:szCs w:val="24"/>
        </w:rPr>
        <w:t>A E</w:t>
      </w:r>
      <w:r w:rsidR="00EF2EFE" w:rsidRPr="001D2B52">
        <w:rPr>
          <w:rFonts w:ascii="Times New Roman" w:hAnsi="Times New Roman" w:cs="Times New Roman"/>
          <w:sz w:val="24"/>
          <w:szCs w:val="24"/>
        </w:rPr>
        <w:t>quação 3</w:t>
      </w:r>
      <w:r w:rsidR="00FE70D3" w:rsidRPr="001D2B52">
        <w:rPr>
          <w:rFonts w:ascii="Times New Roman" w:hAnsi="Times New Roman" w:cs="Times New Roman"/>
          <w:sz w:val="24"/>
          <w:szCs w:val="24"/>
        </w:rPr>
        <w:t xml:space="preserve"> descreve o cálculo da oferta</w:t>
      </w:r>
      <w:r w:rsidR="001B3EBD" w:rsidRPr="001D2B52">
        <w:rPr>
          <w:rFonts w:ascii="Times New Roman" w:hAnsi="Times New Roman" w:cs="Times New Roman"/>
          <w:sz w:val="24"/>
          <w:szCs w:val="24"/>
        </w:rPr>
        <w:t>.</w:t>
      </w:r>
      <w:r w:rsidR="0014166E" w:rsidRPr="001D2B52">
        <w:rPr>
          <w:rFonts w:ascii="Times New Roman" w:hAnsi="Times New Roman" w:cs="Times New Roman"/>
          <w:sz w:val="24"/>
          <w:szCs w:val="24"/>
        </w:rPr>
        <w:t xml:space="preserve"> </w:t>
      </w:r>
    </w:p>
    <w:p w14:paraId="7EE4F119" w14:textId="77777777" w:rsidR="009B273B" w:rsidRPr="001D2B52" w:rsidRDefault="009B273B" w:rsidP="002D1697">
      <w:pPr>
        <w:pStyle w:val="SemEspaamento"/>
        <w:spacing w:line="360" w:lineRule="auto"/>
        <w:jc w:val="both"/>
        <w:rPr>
          <w:rFonts w:ascii="Times New Roman" w:hAnsi="Times New Roman" w:cs="Times New Roman"/>
          <w:sz w:val="24"/>
          <w:szCs w:val="24"/>
        </w:rPr>
      </w:pPr>
    </w:p>
    <w:p w14:paraId="28C6B1FD" w14:textId="3E801E37" w:rsidR="002E5790" w:rsidRPr="001D2B52" w:rsidRDefault="006B1180" w:rsidP="002D1697">
      <w:pPr>
        <w:jc w:val="both"/>
        <w:rPr>
          <w:rFonts w:ascii="Times New Roman" w:eastAsiaTheme="minorEastAsia"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AD</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FC</m:t>
              </m:r>
            </m:e>
            <m:sub>
              <m:r>
                <w:rPr>
                  <w:rFonts w:ascii="Cambria Math" w:hAnsi="Cambria Math" w:cs="Times New Roman"/>
                  <w:sz w:val="24"/>
                  <w:szCs w:val="24"/>
                </w:rPr>
                <m:t>l</m:t>
              </m:r>
            </m:sub>
          </m:sSub>
          <m:r>
            <w:rPr>
              <w:rFonts w:ascii="Cambria Math" w:eastAsiaTheme="minorEastAsia" w:hAnsi="Cambria Math" w:cs="Times New Roman"/>
              <w:sz w:val="24"/>
              <w:szCs w:val="24"/>
            </w:rPr>
            <m:t xml:space="preserve">        (3)</m:t>
          </m:r>
        </m:oMath>
      </m:oMathPara>
    </w:p>
    <w:p w14:paraId="3E3AAC47" w14:textId="1CF136A3" w:rsidR="002E5790" w:rsidRPr="001D2B52" w:rsidRDefault="002E5790" w:rsidP="00FF224F">
      <w:pPr>
        <w:pStyle w:val="SemEspaamento"/>
        <w:jc w:val="both"/>
        <w:rPr>
          <w:rFonts w:ascii="Times New Roman" w:hAnsi="Times New Roman" w:cs="Times New Roman"/>
          <w:sz w:val="24"/>
          <w:szCs w:val="24"/>
        </w:rPr>
      </w:pPr>
      <w:r w:rsidRPr="001D2B52">
        <w:rPr>
          <w:rFonts w:ascii="Times New Roman" w:hAnsi="Times New Roman" w:cs="Times New Roman"/>
          <w:sz w:val="24"/>
          <w:szCs w:val="24"/>
        </w:rPr>
        <w:t xml:space="preserve">Onde: </w:t>
      </w:r>
    </w:p>
    <w:p w14:paraId="00EF11B9" w14:textId="13AFBC6D" w:rsidR="00211407" w:rsidRPr="001D2B52" w:rsidRDefault="00211407" w:rsidP="00DC39B8">
      <w:pPr>
        <w:pStyle w:val="SemEspaamento"/>
        <w:numPr>
          <w:ilvl w:val="0"/>
          <w:numId w:val="3"/>
        </w:numPr>
        <w:spacing w:line="276" w:lineRule="auto"/>
        <w:jc w:val="both"/>
        <w:rPr>
          <w:rFonts w:ascii="Times New Roman" w:hAnsi="Times New Roman" w:cs="Times New Roman"/>
          <w:sz w:val="24"/>
          <w:szCs w:val="24"/>
        </w:rPr>
      </w:pPr>
      <w:r w:rsidRPr="001D2B52">
        <w:rPr>
          <w:rFonts w:ascii="Times New Roman" w:hAnsi="Times New Roman" w:cs="Times New Roman"/>
          <w:sz w:val="24"/>
          <w:szCs w:val="24"/>
        </w:rPr>
        <w:t>O</w:t>
      </w:r>
      <w:r w:rsidR="00D318C8" w:rsidRPr="001D2B52">
        <w:rPr>
          <w:rFonts w:ascii="Times New Roman" w:hAnsi="Times New Roman" w:cs="Times New Roman"/>
          <w:sz w:val="24"/>
          <w:szCs w:val="24"/>
        </w:rPr>
        <w:t>:</w:t>
      </w:r>
      <w:r w:rsidRPr="001D2B52">
        <w:rPr>
          <w:rFonts w:ascii="Times New Roman" w:hAnsi="Times New Roman" w:cs="Times New Roman"/>
          <w:sz w:val="24"/>
          <w:szCs w:val="24"/>
        </w:rPr>
        <w:t xml:space="preserve"> Oferta </w:t>
      </w:r>
      <w:r w:rsidR="00364338" w:rsidRPr="001D2B52">
        <w:rPr>
          <w:rFonts w:ascii="Times New Roman" w:hAnsi="Times New Roman" w:cs="Times New Roman"/>
          <w:sz w:val="24"/>
          <w:szCs w:val="24"/>
        </w:rPr>
        <w:t xml:space="preserve">líquida </w:t>
      </w:r>
      <w:r w:rsidRPr="001D2B52">
        <w:rPr>
          <w:rFonts w:ascii="Times New Roman" w:hAnsi="Times New Roman" w:cs="Times New Roman"/>
          <w:sz w:val="24"/>
          <w:szCs w:val="24"/>
        </w:rPr>
        <w:t xml:space="preserve">de </w:t>
      </w:r>
      <w:r w:rsidR="00DE5319" w:rsidRPr="001D2B52">
        <w:rPr>
          <w:rFonts w:ascii="Times New Roman" w:hAnsi="Times New Roman" w:cs="Times New Roman"/>
          <w:sz w:val="24"/>
          <w:szCs w:val="24"/>
        </w:rPr>
        <w:t>CDs</w:t>
      </w:r>
      <w:r w:rsidRPr="001D2B52">
        <w:rPr>
          <w:rFonts w:ascii="Times New Roman" w:hAnsi="Times New Roman" w:cs="Times New Roman"/>
          <w:sz w:val="24"/>
          <w:szCs w:val="24"/>
        </w:rPr>
        <w:t xml:space="preserve"> em dada localidade l;</w:t>
      </w:r>
    </w:p>
    <w:p w14:paraId="786A01F2" w14:textId="7DDC14AF" w:rsidR="00211407" w:rsidRPr="001D2B52" w:rsidRDefault="00211407" w:rsidP="00DC39B8">
      <w:pPr>
        <w:pStyle w:val="SemEspaamento"/>
        <w:numPr>
          <w:ilvl w:val="0"/>
          <w:numId w:val="3"/>
        </w:numPr>
        <w:spacing w:line="276" w:lineRule="auto"/>
        <w:jc w:val="both"/>
        <w:rPr>
          <w:rFonts w:ascii="Times New Roman" w:hAnsi="Times New Roman" w:cs="Times New Roman"/>
          <w:sz w:val="24"/>
          <w:szCs w:val="24"/>
        </w:rPr>
      </w:pPr>
      <w:r w:rsidRPr="001D2B52">
        <w:rPr>
          <w:rFonts w:ascii="Times New Roman" w:hAnsi="Times New Roman" w:cs="Times New Roman"/>
          <w:sz w:val="24"/>
          <w:szCs w:val="24"/>
        </w:rPr>
        <w:t>E</w:t>
      </w:r>
      <w:r w:rsidR="00D318C8" w:rsidRPr="001D2B52">
        <w:rPr>
          <w:rFonts w:ascii="Times New Roman" w:hAnsi="Times New Roman" w:cs="Times New Roman"/>
          <w:sz w:val="24"/>
          <w:szCs w:val="24"/>
        </w:rPr>
        <w:t>:</w:t>
      </w:r>
      <w:r w:rsidRPr="001D2B52">
        <w:rPr>
          <w:rFonts w:ascii="Times New Roman" w:hAnsi="Times New Roman" w:cs="Times New Roman"/>
          <w:sz w:val="24"/>
          <w:szCs w:val="24"/>
        </w:rPr>
        <w:t xml:space="preserve"> Estoque de profissionais atuantes em estabelecimentos de saúde em dado local l</w:t>
      </w:r>
      <w:r w:rsidR="00356450" w:rsidRPr="001D2B52">
        <w:rPr>
          <w:rFonts w:ascii="Times New Roman" w:hAnsi="Times New Roman" w:cs="Times New Roman"/>
          <w:sz w:val="24"/>
          <w:szCs w:val="24"/>
        </w:rPr>
        <w:t>, padronizado em</w:t>
      </w:r>
      <w:r w:rsidR="00BC0A3F" w:rsidRPr="001D2B52">
        <w:rPr>
          <w:rFonts w:ascii="Times New Roman" w:hAnsi="Times New Roman" w:cs="Times New Roman"/>
          <w:sz w:val="24"/>
          <w:szCs w:val="24"/>
        </w:rPr>
        <w:t xml:space="preserve"> FTE</w:t>
      </w:r>
      <w:r w:rsidRPr="001D2B52">
        <w:rPr>
          <w:rFonts w:ascii="Times New Roman" w:hAnsi="Times New Roman" w:cs="Times New Roman"/>
          <w:sz w:val="24"/>
          <w:szCs w:val="24"/>
        </w:rPr>
        <w:t xml:space="preserve">; </w:t>
      </w:r>
    </w:p>
    <w:p w14:paraId="54149A69" w14:textId="52305F8E" w:rsidR="00211407" w:rsidRPr="001D2B52" w:rsidRDefault="00211407" w:rsidP="00DC39B8">
      <w:pPr>
        <w:pStyle w:val="SemEspaamento"/>
        <w:numPr>
          <w:ilvl w:val="0"/>
          <w:numId w:val="3"/>
        </w:numPr>
        <w:spacing w:line="276" w:lineRule="auto"/>
        <w:jc w:val="both"/>
        <w:rPr>
          <w:rFonts w:ascii="Times New Roman" w:hAnsi="Times New Roman" w:cs="Times New Roman"/>
          <w:sz w:val="24"/>
          <w:szCs w:val="24"/>
        </w:rPr>
      </w:pPr>
      <w:r w:rsidRPr="001D2B52">
        <w:rPr>
          <w:rFonts w:ascii="Times New Roman" w:hAnsi="Times New Roman" w:cs="Times New Roman"/>
          <w:sz w:val="24"/>
          <w:szCs w:val="24"/>
        </w:rPr>
        <w:t>AD</w:t>
      </w:r>
      <w:r w:rsidR="00D318C8" w:rsidRPr="001D2B52">
        <w:rPr>
          <w:rFonts w:ascii="Times New Roman" w:hAnsi="Times New Roman" w:cs="Times New Roman"/>
          <w:sz w:val="24"/>
          <w:szCs w:val="24"/>
        </w:rPr>
        <w:t>:</w:t>
      </w:r>
      <w:r w:rsidRPr="001D2B52">
        <w:rPr>
          <w:rFonts w:ascii="Times New Roman" w:hAnsi="Times New Roman" w:cs="Times New Roman"/>
          <w:sz w:val="24"/>
          <w:szCs w:val="24"/>
        </w:rPr>
        <w:t xml:space="preserve"> </w:t>
      </w:r>
      <w:r w:rsidR="00061E1C" w:rsidRPr="001D2B52">
        <w:rPr>
          <w:rFonts w:ascii="Times New Roman" w:hAnsi="Times New Roman" w:cs="Times New Roman"/>
          <w:sz w:val="24"/>
          <w:szCs w:val="24"/>
        </w:rPr>
        <w:t xml:space="preserve">Percentual da carga de trabalho dedicada a atividades </w:t>
      </w:r>
      <w:ins w:id="136" w:author="Daiana Bonfim" w:date="2025-02-08T13:11:00Z">
        <w:r w:rsidR="00EA3F7D" w:rsidRPr="001D2B52">
          <w:rPr>
            <w:rFonts w:ascii="Times New Roman" w:hAnsi="Times New Roman" w:cs="Times New Roman"/>
            <w:sz w:val="24"/>
            <w:szCs w:val="24"/>
          </w:rPr>
          <w:t xml:space="preserve">de cuidado </w:t>
        </w:r>
      </w:ins>
      <w:r w:rsidR="00061E1C" w:rsidRPr="001D2B52">
        <w:rPr>
          <w:rFonts w:ascii="Times New Roman" w:hAnsi="Times New Roman" w:cs="Times New Roman"/>
          <w:sz w:val="24"/>
          <w:szCs w:val="24"/>
        </w:rPr>
        <w:t>dire</w:t>
      </w:r>
      <w:ins w:id="137" w:author="Daiana Bonfim" w:date="2025-02-08T13:11:00Z">
        <w:r w:rsidR="00EA3F7D" w:rsidRPr="001D2B52">
          <w:rPr>
            <w:rFonts w:ascii="Times New Roman" w:hAnsi="Times New Roman" w:cs="Times New Roman"/>
            <w:sz w:val="24"/>
            <w:szCs w:val="24"/>
          </w:rPr>
          <w:t>t</w:t>
        </w:r>
      </w:ins>
      <w:del w:id="138" w:author="Daiana Bonfim" w:date="2025-02-08T13:11:00Z">
        <w:r w:rsidR="00061E1C" w:rsidRPr="001D2B52" w:rsidDel="00EA3F7D">
          <w:rPr>
            <w:rFonts w:ascii="Times New Roman" w:hAnsi="Times New Roman" w:cs="Times New Roman"/>
            <w:sz w:val="24"/>
            <w:szCs w:val="24"/>
          </w:rPr>
          <w:delText>t</w:delText>
        </w:r>
      </w:del>
      <w:r w:rsidR="00061E1C" w:rsidRPr="001D2B52">
        <w:rPr>
          <w:rFonts w:ascii="Times New Roman" w:hAnsi="Times New Roman" w:cs="Times New Roman"/>
          <w:sz w:val="24"/>
          <w:szCs w:val="24"/>
        </w:rPr>
        <w:t>as (%) em dado local l;</w:t>
      </w:r>
    </w:p>
    <w:p w14:paraId="0B096363" w14:textId="0C34E161" w:rsidR="00061E1C" w:rsidRPr="001D2B52" w:rsidRDefault="00061E1C" w:rsidP="00DC39B8">
      <w:pPr>
        <w:pStyle w:val="SemEspaamento"/>
        <w:numPr>
          <w:ilvl w:val="0"/>
          <w:numId w:val="3"/>
        </w:numPr>
        <w:spacing w:line="276" w:lineRule="auto"/>
        <w:jc w:val="both"/>
        <w:rPr>
          <w:rFonts w:ascii="Times New Roman" w:hAnsi="Times New Roman" w:cs="Times New Roman"/>
          <w:sz w:val="24"/>
          <w:szCs w:val="24"/>
        </w:rPr>
      </w:pPr>
      <w:r w:rsidRPr="001D2B52">
        <w:rPr>
          <w:rFonts w:ascii="Times New Roman" w:hAnsi="Times New Roman" w:cs="Times New Roman"/>
          <w:sz w:val="24"/>
          <w:szCs w:val="24"/>
        </w:rPr>
        <w:t>FC</w:t>
      </w:r>
      <w:r w:rsidR="00D318C8" w:rsidRPr="001D2B52">
        <w:rPr>
          <w:rFonts w:ascii="Times New Roman" w:hAnsi="Times New Roman" w:cs="Times New Roman"/>
          <w:sz w:val="24"/>
          <w:szCs w:val="24"/>
        </w:rPr>
        <w:t>:</w:t>
      </w:r>
      <w:r w:rsidRPr="001D2B52">
        <w:rPr>
          <w:rFonts w:ascii="Times New Roman" w:hAnsi="Times New Roman" w:cs="Times New Roman"/>
          <w:sz w:val="24"/>
          <w:szCs w:val="24"/>
        </w:rPr>
        <w:t xml:space="preserve"> Percentual da carga de trabalho dedicada a um foco clínico (%)</w:t>
      </w:r>
      <w:r w:rsidR="009950B3" w:rsidRPr="001D2B52">
        <w:rPr>
          <w:rFonts w:ascii="Times New Roman" w:hAnsi="Times New Roman" w:cs="Times New Roman"/>
          <w:sz w:val="24"/>
          <w:szCs w:val="24"/>
        </w:rPr>
        <w:t>.</w:t>
      </w:r>
    </w:p>
    <w:p w14:paraId="291CA1DB" w14:textId="77777777" w:rsidR="00DC39B8" w:rsidRPr="001D2B52" w:rsidRDefault="00DC39B8" w:rsidP="00DC39B8">
      <w:pPr>
        <w:spacing w:line="240" w:lineRule="auto"/>
        <w:ind w:firstLine="851"/>
        <w:jc w:val="both"/>
        <w:rPr>
          <w:rFonts w:ascii="Times New Roman" w:hAnsi="Times New Roman" w:cs="Times New Roman"/>
          <w:sz w:val="24"/>
          <w:szCs w:val="24"/>
        </w:rPr>
      </w:pPr>
    </w:p>
    <w:p w14:paraId="1C957998" w14:textId="2465B55A" w:rsidR="002E5790" w:rsidRPr="001D2B52" w:rsidRDefault="008376F9" w:rsidP="00DC39B8">
      <w:pPr>
        <w:spacing w:line="360" w:lineRule="auto"/>
        <w:ind w:firstLine="851"/>
        <w:jc w:val="both"/>
        <w:rPr>
          <w:rFonts w:ascii="Times New Roman" w:hAnsi="Times New Roman" w:cs="Times New Roman"/>
          <w:sz w:val="24"/>
          <w:szCs w:val="24"/>
        </w:rPr>
      </w:pPr>
      <w:r w:rsidRPr="001D2B52">
        <w:rPr>
          <w:rFonts w:ascii="Times New Roman" w:hAnsi="Times New Roman" w:cs="Times New Roman"/>
          <w:sz w:val="24"/>
          <w:szCs w:val="24"/>
        </w:rPr>
        <w:t>A</w:t>
      </w:r>
      <w:r w:rsidR="00C16DD4" w:rsidRPr="001D2B52">
        <w:rPr>
          <w:rFonts w:ascii="Times New Roman" w:hAnsi="Times New Roman" w:cs="Times New Roman"/>
          <w:sz w:val="24"/>
          <w:szCs w:val="24"/>
        </w:rPr>
        <w:t xml:space="preserve"> </w:t>
      </w:r>
      <w:r w:rsidR="00FE70D3" w:rsidRPr="001D2B52">
        <w:rPr>
          <w:rFonts w:ascii="Times New Roman" w:hAnsi="Times New Roman" w:cs="Times New Roman"/>
          <w:sz w:val="24"/>
          <w:szCs w:val="24"/>
        </w:rPr>
        <w:t>E</w:t>
      </w:r>
      <w:r w:rsidR="00C16DD4" w:rsidRPr="001D2B52">
        <w:rPr>
          <w:rFonts w:ascii="Times New Roman" w:hAnsi="Times New Roman" w:cs="Times New Roman"/>
          <w:sz w:val="24"/>
          <w:szCs w:val="24"/>
        </w:rPr>
        <w:t xml:space="preserve">quação </w:t>
      </w:r>
      <w:r w:rsidR="009154C9" w:rsidRPr="001D2B52">
        <w:rPr>
          <w:rFonts w:ascii="Times New Roman" w:hAnsi="Times New Roman" w:cs="Times New Roman"/>
          <w:sz w:val="24"/>
          <w:szCs w:val="24"/>
        </w:rPr>
        <w:t>4</w:t>
      </w:r>
      <w:r w:rsidR="00C16DD4" w:rsidRPr="001D2B52">
        <w:rPr>
          <w:rFonts w:ascii="Times New Roman" w:hAnsi="Times New Roman" w:cs="Times New Roman"/>
          <w:sz w:val="24"/>
          <w:szCs w:val="24"/>
        </w:rPr>
        <w:t xml:space="preserve"> é aplicada </w:t>
      </w:r>
      <w:r w:rsidRPr="001D2B52">
        <w:rPr>
          <w:rFonts w:ascii="Times New Roman" w:hAnsi="Times New Roman" w:cs="Times New Roman"/>
          <w:sz w:val="24"/>
          <w:szCs w:val="24"/>
        </w:rPr>
        <w:t xml:space="preserve">para comparar o número de profissionais disponíveis </w:t>
      </w:r>
      <w:r w:rsidR="009154C9" w:rsidRPr="001D2B52">
        <w:rPr>
          <w:rFonts w:ascii="Times New Roman" w:hAnsi="Times New Roman" w:cs="Times New Roman"/>
          <w:sz w:val="24"/>
          <w:szCs w:val="24"/>
        </w:rPr>
        <w:t xml:space="preserve">(O) </w:t>
      </w:r>
      <w:r w:rsidRPr="001D2B52">
        <w:rPr>
          <w:rFonts w:ascii="Times New Roman" w:hAnsi="Times New Roman" w:cs="Times New Roman"/>
          <w:sz w:val="24"/>
          <w:szCs w:val="24"/>
        </w:rPr>
        <w:t>e o número de profissionais necessários</w:t>
      </w:r>
      <w:r w:rsidR="009154C9" w:rsidRPr="001D2B52">
        <w:rPr>
          <w:rFonts w:ascii="Times New Roman" w:hAnsi="Times New Roman" w:cs="Times New Roman"/>
          <w:sz w:val="24"/>
          <w:szCs w:val="24"/>
        </w:rPr>
        <w:t xml:space="preserve"> (NPSB)</w:t>
      </w:r>
      <w:r w:rsidRPr="001D2B52">
        <w:rPr>
          <w:rFonts w:ascii="Times New Roman" w:hAnsi="Times New Roman" w:cs="Times New Roman"/>
          <w:sz w:val="24"/>
          <w:szCs w:val="24"/>
        </w:rPr>
        <w:t>, gerando um valor absoluto.</w:t>
      </w:r>
    </w:p>
    <w:p w14:paraId="29B9425C" w14:textId="30A21E6A" w:rsidR="00C27F10" w:rsidRPr="001D2B52" w:rsidRDefault="006B1180" w:rsidP="00771AE8">
      <w:pPr>
        <w:ind w:firstLine="851"/>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l</m:t>
              </m:r>
            </m:sub>
          </m:sSub>
          <m:r>
            <w:rPr>
              <w:rFonts w:ascii="Cambria Math" w:hAnsi="Cambria Math" w:cs="Times New Roman"/>
              <w:sz w:val="24"/>
              <w:szCs w:val="24"/>
            </w:rPr>
            <m:t>-</m:t>
          </m:r>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NPSB</m:t>
              </m:r>
            </m:e>
            <m:sub>
              <m:r>
                <w:rPr>
                  <w:rFonts w:ascii="Cambria Math" w:hAnsi="Cambria Math" w:cs="Times New Roman"/>
                  <w:sz w:val="24"/>
                  <w:szCs w:val="24"/>
                </w:rPr>
                <m:t>l</m:t>
              </m:r>
            </m:sub>
          </m:sSub>
          <m:r>
            <w:rPr>
              <w:rFonts w:ascii="Cambria Math" w:eastAsiaTheme="minorEastAsia" w:hAnsi="Cambria Math" w:cs="Times New Roman"/>
              <w:sz w:val="24"/>
              <w:szCs w:val="24"/>
            </w:rPr>
            <m:t xml:space="preserve">        (4)</m:t>
          </m:r>
        </m:oMath>
      </m:oMathPara>
    </w:p>
    <w:p w14:paraId="7587828B" w14:textId="77777777" w:rsidR="00305CF6" w:rsidRPr="001D2B52" w:rsidRDefault="00305CF6" w:rsidP="00FF224F">
      <w:pPr>
        <w:pStyle w:val="SemEspaamento"/>
        <w:jc w:val="both"/>
        <w:rPr>
          <w:rFonts w:ascii="Times New Roman" w:hAnsi="Times New Roman" w:cs="Times New Roman"/>
          <w:sz w:val="24"/>
          <w:szCs w:val="24"/>
        </w:rPr>
      </w:pPr>
      <w:r w:rsidRPr="001D2B52">
        <w:rPr>
          <w:rFonts w:ascii="Times New Roman" w:hAnsi="Times New Roman" w:cs="Times New Roman"/>
          <w:sz w:val="24"/>
          <w:szCs w:val="24"/>
        </w:rPr>
        <w:t>Onde:</w:t>
      </w:r>
    </w:p>
    <w:p w14:paraId="6AA7F7B1" w14:textId="706351ED" w:rsidR="00305CF6" w:rsidRPr="001D2B52" w:rsidRDefault="00305CF6" w:rsidP="00DC39B8">
      <w:pPr>
        <w:pStyle w:val="SemEspaamento"/>
        <w:numPr>
          <w:ilvl w:val="0"/>
          <w:numId w:val="3"/>
        </w:numPr>
        <w:spacing w:line="276" w:lineRule="auto"/>
        <w:jc w:val="both"/>
        <w:rPr>
          <w:rFonts w:ascii="Times New Roman" w:hAnsi="Times New Roman" w:cs="Times New Roman"/>
          <w:sz w:val="24"/>
          <w:szCs w:val="24"/>
        </w:rPr>
      </w:pPr>
      <w:r w:rsidRPr="001D2B52">
        <w:rPr>
          <w:rFonts w:ascii="Times New Roman" w:hAnsi="Times New Roman" w:cs="Times New Roman"/>
          <w:sz w:val="24"/>
          <w:szCs w:val="24"/>
        </w:rPr>
        <w:t>RA</w:t>
      </w:r>
      <w:r w:rsidR="00356450" w:rsidRPr="001D2B52">
        <w:rPr>
          <w:rFonts w:ascii="Times New Roman" w:hAnsi="Times New Roman" w:cs="Times New Roman"/>
          <w:sz w:val="24"/>
          <w:szCs w:val="24"/>
        </w:rPr>
        <w:t xml:space="preserve">: </w:t>
      </w:r>
      <w:r w:rsidRPr="001D2B52">
        <w:rPr>
          <w:rFonts w:ascii="Times New Roman" w:hAnsi="Times New Roman" w:cs="Times New Roman"/>
          <w:sz w:val="24"/>
          <w:szCs w:val="24"/>
        </w:rPr>
        <w:t>Resultado absoluto</w:t>
      </w:r>
      <w:r w:rsidR="00AC29A2" w:rsidRPr="001D2B52">
        <w:rPr>
          <w:rFonts w:ascii="Times New Roman" w:hAnsi="Times New Roman" w:cs="Times New Roman"/>
          <w:sz w:val="24"/>
          <w:szCs w:val="24"/>
        </w:rPr>
        <w:t xml:space="preserve"> em dada localidade l</w:t>
      </w:r>
      <w:r w:rsidRPr="001D2B52">
        <w:rPr>
          <w:rFonts w:ascii="Times New Roman" w:hAnsi="Times New Roman" w:cs="Times New Roman"/>
          <w:sz w:val="24"/>
          <w:szCs w:val="24"/>
        </w:rPr>
        <w:t>;</w:t>
      </w:r>
    </w:p>
    <w:p w14:paraId="48D64267" w14:textId="0B1A2D34" w:rsidR="00305CF6" w:rsidRPr="001D2B52" w:rsidRDefault="00305CF6" w:rsidP="00DC39B8">
      <w:pPr>
        <w:pStyle w:val="SemEspaamento"/>
        <w:numPr>
          <w:ilvl w:val="0"/>
          <w:numId w:val="3"/>
        </w:numPr>
        <w:spacing w:line="276" w:lineRule="auto"/>
        <w:jc w:val="both"/>
        <w:rPr>
          <w:rFonts w:ascii="Times New Roman" w:hAnsi="Times New Roman" w:cs="Times New Roman"/>
          <w:sz w:val="24"/>
          <w:szCs w:val="24"/>
        </w:rPr>
      </w:pPr>
      <w:r w:rsidRPr="001D2B52">
        <w:rPr>
          <w:rFonts w:ascii="Times New Roman" w:hAnsi="Times New Roman" w:cs="Times New Roman"/>
          <w:sz w:val="24"/>
          <w:szCs w:val="24"/>
        </w:rPr>
        <w:t>O</w:t>
      </w:r>
      <w:r w:rsidR="00356450" w:rsidRPr="001D2B52">
        <w:rPr>
          <w:rFonts w:ascii="Times New Roman" w:hAnsi="Times New Roman" w:cs="Times New Roman"/>
          <w:sz w:val="24"/>
          <w:szCs w:val="24"/>
        </w:rPr>
        <w:t>:</w:t>
      </w:r>
      <w:r w:rsidRPr="001D2B52">
        <w:rPr>
          <w:rFonts w:ascii="Times New Roman" w:hAnsi="Times New Roman" w:cs="Times New Roman"/>
          <w:sz w:val="24"/>
          <w:szCs w:val="24"/>
        </w:rPr>
        <w:t xml:space="preserve"> Oferta de </w:t>
      </w:r>
      <w:r w:rsidR="00DE5319" w:rsidRPr="001D2B52">
        <w:rPr>
          <w:rFonts w:ascii="Times New Roman" w:hAnsi="Times New Roman" w:cs="Times New Roman"/>
          <w:sz w:val="24"/>
          <w:szCs w:val="24"/>
        </w:rPr>
        <w:t>CDs</w:t>
      </w:r>
      <w:r w:rsidRPr="001D2B52">
        <w:rPr>
          <w:rFonts w:ascii="Times New Roman" w:hAnsi="Times New Roman" w:cs="Times New Roman"/>
          <w:sz w:val="24"/>
          <w:szCs w:val="24"/>
        </w:rPr>
        <w:t xml:space="preserve"> em dada localidade l; </w:t>
      </w:r>
    </w:p>
    <w:p w14:paraId="5EBE41FB" w14:textId="1A6E7E2B" w:rsidR="00305CF6" w:rsidRPr="001D2B52" w:rsidRDefault="002D1A1D" w:rsidP="00DC39B8">
      <w:pPr>
        <w:pStyle w:val="SemEspaamento"/>
        <w:numPr>
          <w:ilvl w:val="0"/>
          <w:numId w:val="3"/>
        </w:numPr>
        <w:spacing w:line="276" w:lineRule="auto"/>
        <w:jc w:val="both"/>
        <w:rPr>
          <w:rFonts w:ascii="Times New Roman" w:hAnsi="Times New Roman" w:cs="Times New Roman"/>
          <w:sz w:val="24"/>
          <w:szCs w:val="24"/>
        </w:rPr>
      </w:pPr>
      <w:r w:rsidRPr="001D2B52">
        <w:rPr>
          <w:rFonts w:ascii="Times New Roman" w:hAnsi="Times New Roman" w:cs="Times New Roman"/>
          <w:sz w:val="24"/>
          <w:szCs w:val="24"/>
        </w:rPr>
        <w:t>NPSB</w:t>
      </w:r>
      <w:r w:rsidR="00356450" w:rsidRPr="001D2B52">
        <w:rPr>
          <w:rFonts w:ascii="Times New Roman" w:hAnsi="Times New Roman" w:cs="Times New Roman"/>
          <w:sz w:val="24"/>
          <w:szCs w:val="24"/>
        </w:rPr>
        <w:t>:</w:t>
      </w:r>
      <w:r w:rsidRPr="001D2B52">
        <w:rPr>
          <w:rFonts w:ascii="Times New Roman" w:hAnsi="Times New Roman" w:cs="Times New Roman"/>
          <w:sz w:val="24"/>
          <w:szCs w:val="24"/>
        </w:rPr>
        <w:t xml:space="preserve"> N</w:t>
      </w:r>
      <w:r w:rsidR="00B76F61" w:rsidRPr="001D2B52">
        <w:rPr>
          <w:rFonts w:ascii="Times New Roman" w:hAnsi="Times New Roman" w:cs="Times New Roman"/>
          <w:sz w:val="24"/>
          <w:szCs w:val="24"/>
        </w:rPr>
        <w:t xml:space="preserve">ecessidades </w:t>
      </w:r>
      <w:r w:rsidR="00DE5319" w:rsidRPr="001D2B52">
        <w:rPr>
          <w:rFonts w:ascii="Times New Roman" w:hAnsi="Times New Roman" w:cs="Times New Roman"/>
          <w:sz w:val="24"/>
          <w:szCs w:val="24"/>
        </w:rPr>
        <w:t>CDs</w:t>
      </w:r>
      <w:r w:rsidR="00B76F61" w:rsidRPr="001D2B52">
        <w:rPr>
          <w:rFonts w:ascii="Times New Roman" w:hAnsi="Times New Roman" w:cs="Times New Roman"/>
          <w:sz w:val="24"/>
          <w:szCs w:val="24"/>
        </w:rPr>
        <w:t xml:space="preserve"> em dada localidade l</w:t>
      </w:r>
      <w:r w:rsidR="00DC39B8" w:rsidRPr="001D2B52">
        <w:rPr>
          <w:rFonts w:ascii="Times New Roman" w:hAnsi="Times New Roman" w:cs="Times New Roman"/>
          <w:sz w:val="24"/>
          <w:szCs w:val="24"/>
        </w:rPr>
        <w:t>.</w:t>
      </w:r>
    </w:p>
    <w:p w14:paraId="3F37802A" w14:textId="77777777" w:rsidR="009154C9" w:rsidRPr="001D2B52" w:rsidRDefault="009154C9" w:rsidP="009154C9">
      <w:pPr>
        <w:pStyle w:val="SemEspaamento"/>
        <w:jc w:val="both"/>
        <w:rPr>
          <w:rFonts w:ascii="Times New Roman" w:hAnsi="Times New Roman" w:cs="Times New Roman"/>
          <w:sz w:val="24"/>
          <w:szCs w:val="24"/>
        </w:rPr>
      </w:pPr>
    </w:p>
    <w:p w14:paraId="5E53EA4E" w14:textId="107DE9A4" w:rsidR="00B76F61" w:rsidRPr="001D2B52" w:rsidRDefault="009154C9" w:rsidP="00DC39B8">
      <w:pPr>
        <w:spacing w:line="360" w:lineRule="auto"/>
        <w:ind w:firstLine="851"/>
        <w:jc w:val="both"/>
        <w:rPr>
          <w:rFonts w:ascii="Times New Roman" w:hAnsi="Times New Roman" w:cs="Times New Roman"/>
          <w:sz w:val="24"/>
          <w:szCs w:val="24"/>
        </w:rPr>
      </w:pPr>
      <w:r w:rsidRPr="001D2B52">
        <w:rPr>
          <w:rFonts w:ascii="Times New Roman" w:hAnsi="Times New Roman" w:cs="Times New Roman"/>
          <w:sz w:val="24"/>
          <w:szCs w:val="24"/>
        </w:rPr>
        <w:lastRenderedPageBreak/>
        <w:t xml:space="preserve">A </w:t>
      </w:r>
      <w:r w:rsidR="00FE70D3" w:rsidRPr="001D2B52">
        <w:rPr>
          <w:rFonts w:ascii="Times New Roman" w:hAnsi="Times New Roman" w:cs="Times New Roman"/>
          <w:sz w:val="24"/>
          <w:szCs w:val="24"/>
        </w:rPr>
        <w:t>E</w:t>
      </w:r>
      <w:r w:rsidRPr="001D2B52">
        <w:rPr>
          <w:rFonts w:ascii="Times New Roman" w:hAnsi="Times New Roman" w:cs="Times New Roman"/>
          <w:sz w:val="24"/>
          <w:szCs w:val="24"/>
        </w:rPr>
        <w:t xml:space="preserve">quação 5 é aplicada para comparar o número </w:t>
      </w:r>
      <w:r w:rsidR="0034574B" w:rsidRPr="001D2B52">
        <w:rPr>
          <w:rFonts w:ascii="Times New Roman" w:hAnsi="Times New Roman" w:cs="Times New Roman"/>
          <w:sz w:val="24"/>
          <w:szCs w:val="24"/>
        </w:rPr>
        <w:t xml:space="preserve">líquido </w:t>
      </w:r>
      <w:r w:rsidRPr="001D2B52">
        <w:rPr>
          <w:rFonts w:ascii="Times New Roman" w:hAnsi="Times New Roman" w:cs="Times New Roman"/>
          <w:sz w:val="24"/>
          <w:szCs w:val="24"/>
        </w:rPr>
        <w:t>de profissionais disponíveis (O) e o número de profissionais necessários (NPSB), gerando um valor relativo</w:t>
      </w:r>
      <w:r w:rsidR="001E5E64" w:rsidRPr="001D2B52">
        <w:rPr>
          <w:rFonts w:ascii="Times New Roman" w:hAnsi="Times New Roman" w:cs="Times New Roman"/>
          <w:sz w:val="24"/>
          <w:szCs w:val="24"/>
        </w:rPr>
        <w:t>, no qual números que tendem a 100% indicam balanceamento entre oferta e necessidade</w:t>
      </w:r>
      <w:r w:rsidRPr="001D2B52">
        <w:rPr>
          <w:rFonts w:ascii="Times New Roman" w:hAnsi="Times New Roman" w:cs="Times New Roman"/>
          <w:sz w:val="24"/>
          <w:szCs w:val="24"/>
        </w:rPr>
        <w:t>.</w:t>
      </w:r>
    </w:p>
    <w:p w14:paraId="6368ED61" w14:textId="7F5D20DE" w:rsidR="00B76F61" w:rsidRPr="001D2B52" w:rsidRDefault="006B1180" w:rsidP="00B76F61">
      <w:pPr>
        <w:ind w:firstLine="851"/>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RR</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l</m:t>
                      </m:r>
                    </m:sub>
                  </m:sSub>
                </m:num>
                <m:den>
                  <m:sSub>
                    <m:sSubPr>
                      <m:ctrlPr>
                        <w:rPr>
                          <w:rFonts w:ascii="Cambria Math" w:hAnsi="Cambria Math" w:cs="Times New Roman"/>
                          <w:i/>
                          <w:sz w:val="24"/>
                          <w:szCs w:val="24"/>
                        </w:rPr>
                      </m:ctrlPr>
                    </m:sSubPr>
                    <m:e>
                      <m:r>
                        <w:rPr>
                          <w:rFonts w:ascii="Cambria Math" w:hAnsi="Cambria Math" w:cs="Times New Roman"/>
                          <w:sz w:val="24"/>
                          <w:szCs w:val="24"/>
                        </w:rPr>
                        <m:t>NPSB</m:t>
                      </m:r>
                    </m:e>
                    <m:sub>
                      <m:r>
                        <w:rPr>
                          <w:rFonts w:ascii="Cambria Math" w:hAnsi="Cambria Math" w:cs="Times New Roman"/>
                          <w:sz w:val="24"/>
                          <w:szCs w:val="24"/>
                        </w:rPr>
                        <m:t>l</m:t>
                      </m:r>
                    </m:sub>
                  </m:sSub>
                </m:den>
              </m:f>
              <m:r>
                <w:rPr>
                  <w:rFonts w:ascii="Cambria Math" w:hAnsi="Cambria Math" w:cs="Times New Roman"/>
                  <w:sz w:val="24"/>
                  <w:szCs w:val="24"/>
                </w:rPr>
                <m:t xml:space="preserve"> ×100</m:t>
              </m:r>
            </m:e>
            <m:sub>
              <m:r>
                <w:rPr>
                  <w:rFonts w:ascii="Cambria Math" w:hAnsi="Cambria Math" w:cs="Times New Roman"/>
                  <w:sz w:val="24"/>
                  <w:szCs w:val="24"/>
                </w:rPr>
                <m:t xml:space="preserve"> </m:t>
              </m:r>
            </m:sub>
          </m:sSub>
          <m:r>
            <w:rPr>
              <w:rFonts w:ascii="Cambria Math" w:eastAsiaTheme="minorEastAsia" w:hAnsi="Cambria Math" w:cs="Times New Roman"/>
              <w:sz w:val="24"/>
              <w:szCs w:val="24"/>
            </w:rPr>
            <m:t xml:space="preserve">       (5)</m:t>
          </m:r>
        </m:oMath>
      </m:oMathPara>
    </w:p>
    <w:p w14:paraId="21FCFF3F" w14:textId="62FAD093" w:rsidR="00AD35B8" w:rsidRPr="001D2B52" w:rsidRDefault="00AD35B8" w:rsidP="00FF224F">
      <w:pPr>
        <w:pStyle w:val="SemEspaamento"/>
        <w:jc w:val="both"/>
        <w:rPr>
          <w:rFonts w:ascii="Times New Roman" w:hAnsi="Times New Roman" w:cs="Times New Roman"/>
          <w:sz w:val="24"/>
          <w:szCs w:val="24"/>
        </w:rPr>
      </w:pPr>
      <w:r w:rsidRPr="001D2B52">
        <w:rPr>
          <w:rFonts w:ascii="Times New Roman" w:hAnsi="Times New Roman" w:cs="Times New Roman"/>
          <w:sz w:val="24"/>
          <w:szCs w:val="24"/>
        </w:rPr>
        <w:t>Onde:</w:t>
      </w:r>
    </w:p>
    <w:p w14:paraId="01D8D18F" w14:textId="0EDC1EBC" w:rsidR="00AD35B8" w:rsidRPr="001D2B52" w:rsidRDefault="00AD35B8" w:rsidP="00DC39B8">
      <w:pPr>
        <w:pStyle w:val="SemEspaamento"/>
        <w:numPr>
          <w:ilvl w:val="0"/>
          <w:numId w:val="3"/>
        </w:numPr>
        <w:spacing w:line="276" w:lineRule="auto"/>
        <w:jc w:val="both"/>
        <w:rPr>
          <w:rFonts w:ascii="Times New Roman" w:hAnsi="Times New Roman" w:cs="Times New Roman"/>
          <w:sz w:val="24"/>
          <w:szCs w:val="24"/>
        </w:rPr>
      </w:pPr>
      <w:r w:rsidRPr="001D2B52">
        <w:rPr>
          <w:rFonts w:ascii="Times New Roman" w:hAnsi="Times New Roman" w:cs="Times New Roman"/>
          <w:sz w:val="24"/>
          <w:szCs w:val="24"/>
        </w:rPr>
        <w:t>RR</w:t>
      </w:r>
      <w:r w:rsidR="00356450" w:rsidRPr="001D2B52">
        <w:rPr>
          <w:rFonts w:ascii="Times New Roman" w:hAnsi="Times New Roman" w:cs="Times New Roman"/>
          <w:sz w:val="24"/>
          <w:szCs w:val="24"/>
        </w:rPr>
        <w:t>:</w:t>
      </w:r>
      <w:r w:rsidRPr="001D2B52">
        <w:rPr>
          <w:rFonts w:ascii="Times New Roman" w:hAnsi="Times New Roman" w:cs="Times New Roman"/>
          <w:sz w:val="24"/>
          <w:szCs w:val="24"/>
        </w:rPr>
        <w:t xml:space="preserve"> Resultado relativo</w:t>
      </w:r>
      <w:r w:rsidR="0024172F" w:rsidRPr="001D2B52">
        <w:rPr>
          <w:rFonts w:ascii="Times New Roman" w:hAnsi="Times New Roman" w:cs="Times New Roman"/>
          <w:sz w:val="24"/>
          <w:szCs w:val="24"/>
        </w:rPr>
        <w:t xml:space="preserve"> na localidade l</w:t>
      </w:r>
      <w:r w:rsidRPr="001D2B52">
        <w:rPr>
          <w:rFonts w:ascii="Times New Roman" w:hAnsi="Times New Roman" w:cs="Times New Roman"/>
          <w:sz w:val="24"/>
          <w:szCs w:val="24"/>
        </w:rPr>
        <w:t>;</w:t>
      </w:r>
    </w:p>
    <w:p w14:paraId="75EBFADE" w14:textId="1EFC27BD" w:rsidR="00AD35B8" w:rsidRPr="001D2B52" w:rsidRDefault="00AD35B8" w:rsidP="00DC39B8">
      <w:pPr>
        <w:pStyle w:val="SemEspaamento"/>
        <w:numPr>
          <w:ilvl w:val="0"/>
          <w:numId w:val="3"/>
        </w:numPr>
        <w:spacing w:line="276" w:lineRule="auto"/>
        <w:jc w:val="both"/>
        <w:rPr>
          <w:rFonts w:ascii="Times New Roman" w:hAnsi="Times New Roman" w:cs="Times New Roman"/>
          <w:sz w:val="24"/>
          <w:szCs w:val="24"/>
        </w:rPr>
      </w:pPr>
      <w:r w:rsidRPr="001D2B52">
        <w:rPr>
          <w:rFonts w:ascii="Times New Roman" w:hAnsi="Times New Roman" w:cs="Times New Roman"/>
          <w:sz w:val="24"/>
          <w:szCs w:val="24"/>
        </w:rPr>
        <w:t>O</w:t>
      </w:r>
      <w:r w:rsidR="00356450" w:rsidRPr="001D2B52">
        <w:rPr>
          <w:rFonts w:ascii="Times New Roman" w:hAnsi="Times New Roman" w:cs="Times New Roman"/>
          <w:sz w:val="24"/>
          <w:szCs w:val="24"/>
        </w:rPr>
        <w:t>:</w:t>
      </w:r>
      <w:r w:rsidRPr="001D2B52">
        <w:rPr>
          <w:rFonts w:ascii="Times New Roman" w:hAnsi="Times New Roman" w:cs="Times New Roman"/>
          <w:sz w:val="24"/>
          <w:szCs w:val="24"/>
        </w:rPr>
        <w:t xml:space="preserve"> Oferta de </w:t>
      </w:r>
      <w:r w:rsidR="00DE5319" w:rsidRPr="001D2B52">
        <w:rPr>
          <w:rFonts w:ascii="Times New Roman" w:hAnsi="Times New Roman" w:cs="Times New Roman"/>
          <w:sz w:val="24"/>
          <w:szCs w:val="24"/>
        </w:rPr>
        <w:t>CDs</w:t>
      </w:r>
      <w:r w:rsidRPr="001D2B52">
        <w:rPr>
          <w:rFonts w:ascii="Times New Roman" w:hAnsi="Times New Roman" w:cs="Times New Roman"/>
          <w:sz w:val="24"/>
          <w:szCs w:val="24"/>
        </w:rPr>
        <w:t xml:space="preserve"> em dada localidade l; </w:t>
      </w:r>
    </w:p>
    <w:p w14:paraId="7903FF06" w14:textId="2785C7A9" w:rsidR="00AD35B8" w:rsidRPr="001D2B52" w:rsidRDefault="00AD35B8" w:rsidP="00DC39B8">
      <w:pPr>
        <w:pStyle w:val="SemEspaamento"/>
        <w:numPr>
          <w:ilvl w:val="0"/>
          <w:numId w:val="3"/>
        </w:numPr>
        <w:spacing w:line="276" w:lineRule="auto"/>
        <w:jc w:val="both"/>
        <w:rPr>
          <w:rFonts w:ascii="Times New Roman" w:hAnsi="Times New Roman" w:cs="Times New Roman"/>
          <w:sz w:val="24"/>
          <w:szCs w:val="24"/>
        </w:rPr>
      </w:pPr>
      <w:r w:rsidRPr="001D2B52">
        <w:rPr>
          <w:rFonts w:ascii="Times New Roman" w:hAnsi="Times New Roman" w:cs="Times New Roman"/>
          <w:sz w:val="24"/>
          <w:szCs w:val="24"/>
        </w:rPr>
        <w:t>NPSB</w:t>
      </w:r>
      <w:r w:rsidR="00356450" w:rsidRPr="001D2B52">
        <w:rPr>
          <w:rFonts w:ascii="Times New Roman" w:hAnsi="Times New Roman" w:cs="Times New Roman"/>
          <w:sz w:val="24"/>
          <w:szCs w:val="24"/>
        </w:rPr>
        <w:t>:</w:t>
      </w:r>
      <w:r w:rsidRPr="001D2B52">
        <w:rPr>
          <w:rFonts w:ascii="Times New Roman" w:hAnsi="Times New Roman" w:cs="Times New Roman"/>
          <w:sz w:val="24"/>
          <w:szCs w:val="24"/>
        </w:rPr>
        <w:t xml:space="preserve"> Necessidades </w:t>
      </w:r>
      <w:r w:rsidR="00DE5319" w:rsidRPr="001D2B52">
        <w:rPr>
          <w:rFonts w:ascii="Times New Roman" w:hAnsi="Times New Roman" w:cs="Times New Roman"/>
          <w:sz w:val="24"/>
          <w:szCs w:val="24"/>
        </w:rPr>
        <w:t>CDs</w:t>
      </w:r>
      <w:r w:rsidRPr="001D2B52">
        <w:rPr>
          <w:rFonts w:ascii="Times New Roman" w:hAnsi="Times New Roman" w:cs="Times New Roman"/>
          <w:sz w:val="24"/>
          <w:szCs w:val="24"/>
        </w:rPr>
        <w:t xml:space="preserve"> em dada localidade l</w:t>
      </w:r>
      <w:r w:rsidR="00DC39B8" w:rsidRPr="001D2B52">
        <w:rPr>
          <w:rFonts w:ascii="Times New Roman" w:hAnsi="Times New Roman" w:cs="Times New Roman"/>
          <w:sz w:val="24"/>
          <w:szCs w:val="24"/>
        </w:rPr>
        <w:t>.</w:t>
      </w:r>
    </w:p>
    <w:p w14:paraId="5B298890" w14:textId="77777777" w:rsidR="00B76F61" w:rsidRPr="001D2B52" w:rsidRDefault="00B76F61" w:rsidP="00B76F61">
      <w:pPr>
        <w:jc w:val="both"/>
        <w:rPr>
          <w:rFonts w:ascii="Times New Roman" w:hAnsi="Times New Roman" w:cs="Times New Roman"/>
          <w:sz w:val="24"/>
          <w:szCs w:val="24"/>
        </w:rPr>
      </w:pPr>
    </w:p>
    <w:p w14:paraId="7A42DCCE" w14:textId="00B2AC99" w:rsidR="008F7C04" w:rsidRPr="001D2B52" w:rsidRDefault="00356450" w:rsidP="008F7C04">
      <w:pPr>
        <w:spacing w:line="360" w:lineRule="auto"/>
        <w:jc w:val="both"/>
        <w:rPr>
          <w:rFonts w:ascii="Times New Roman" w:hAnsi="Times New Roman" w:cs="Times New Roman"/>
          <w:i/>
          <w:iCs/>
          <w:sz w:val="24"/>
          <w:szCs w:val="24"/>
        </w:rPr>
      </w:pPr>
      <w:r w:rsidRPr="001D2B52">
        <w:rPr>
          <w:rFonts w:ascii="Times New Roman" w:hAnsi="Times New Roman" w:cs="Times New Roman"/>
          <w:i/>
          <w:iCs/>
          <w:sz w:val="24"/>
          <w:szCs w:val="24"/>
        </w:rPr>
        <w:t>5</w:t>
      </w:r>
      <w:r w:rsidR="008F7C04" w:rsidRPr="001D2B52">
        <w:rPr>
          <w:rFonts w:ascii="Times New Roman" w:hAnsi="Times New Roman" w:cs="Times New Roman"/>
          <w:i/>
          <w:iCs/>
          <w:sz w:val="24"/>
          <w:szCs w:val="24"/>
        </w:rPr>
        <w:t xml:space="preserve"> – Exploração das implicações em termos de custo de pessoal</w:t>
      </w:r>
    </w:p>
    <w:p w14:paraId="0764B483" w14:textId="28489906" w:rsidR="009E350E" w:rsidRPr="001D2B52" w:rsidRDefault="00FE70D3" w:rsidP="00DC39B8">
      <w:pPr>
        <w:spacing w:line="360" w:lineRule="auto"/>
        <w:ind w:firstLine="851"/>
        <w:jc w:val="both"/>
        <w:rPr>
          <w:ins w:id="139" w:author="Daiana Bonfim" w:date="2025-02-08T13:27:00Z"/>
          <w:rFonts w:ascii="Times New Roman" w:hAnsi="Times New Roman" w:cs="Times New Roman"/>
          <w:sz w:val="24"/>
          <w:szCs w:val="24"/>
        </w:rPr>
      </w:pPr>
      <w:r w:rsidRPr="001D2B52">
        <w:rPr>
          <w:rFonts w:ascii="Times New Roman" w:hAnsi="Times New Roman" w:cs="Times New Roman"/>
          <w:sz w:val="24"/>
          <w:szCs w:val="24"/>
        </w:rPr>
        <w:t>A Etapa 5</w:t>
      </w:r>
      <w:ins w:id="140" w:author="Daiana Bonfim" w:date="2025-02-08T13:13:00Z">
        <w:r w:rsidR="00F63B22" w:rsidRPr="001D2B52">
          <w:rPr>
            <w:rFonts w:ascii="Times New Roman" w:hAnsi="Times New Roman" w:cs="Times New Roman"/>
            <w:sz w:val="24"/>
            <w:szCs w:val="24"/>
          </w:rPr>
          <w:t xml:space="preserve"> tem como objetivo</w:t>
        </w:r>
      </w:ins>
      <w:r w:rsidRPr="001D2B52">
        <w:rPr>
          <w:rFonts w:ascii="Times New Roman" w:hAnsi="Times New Roman" w:cs="Times New Roman"/>
          <w:sz w:val="24"/>
          <w:szCs w:val="24"/>
        </w:rPr>
        <w:t xml:space="preserve"> converte</w:t>
      </w:r>
      <w:ins w:id="141" w:author="Daiana Bonfim" w:date="2025-02-08T13:13:00Z">
        <w:r w:rsidR="00F63B22" w:rsidRPr="001D2B52">
          <w:rPr>
            <w:rFonts w:ascii="Times New Roman" w:hAnsi="Times New Roman" w:cs="Times New Roman"/>
            <w:sz w:val="24"/>
            <w:szCs w:val="24"/>
          </w:rPr>
          <w:t>r</w:t>
        </w:r>
      </w:ins>
      <w:r w:rsidR="00356450" w:rsidRPr="001D2B52">
        <w:rPr>
          <w:rFonts w:ascii="Times New Roman" w:hAnsi="Times New Roman" w:cs="Times New Roman"/>
          <w:sz w:val="24"/>
          <w:szCs w:val="24"/>
        </w:rPr>
        <w:t xml:space="preserve"> a lacuna de profissionais em termos financeiros.</w:t>
      </w:r>
      <w:ins w:id="142" w:author="Daiana Bonfim" w:date="2025-02-08T13:13:00Z">
        <w:r w:rsidR="00F63B22" w:rsidRPr="001D2B52">
          <w:rPr>
            <w:rFonts w:ascii="Times New Roman" w:hAnsi="Times New Roman" w:cs="Times New Roman"/>
            <w:sz w:val="24"/>
            <w:szCs w:val="24"/>
          </w:rPr>
          <w:t xml:space="preserve"> Para isso, foi aplicado </w:t>
        </w:r>
      </w:ins>
      <w:del w:id="143" w:author="Daiana Bonfim" w:date="2025-02-08T13:13:00Z">
        <w:r w:rsidR="00356450" w:rsidRPr="001D2B52" w:rsidDel="00F63B22">
          <w:rPr>
            <w:rFonts w:ascii="Times New Roman" w:hAnsi="Times New Roman" w:cs="Times New Roman"/>
            <w:sz w:val="24"/>
            <w:szCs w:val="24"/>
          </w:rPr>
          <w:delText xml:space="preserve"> </w:delText>
        </w:r>
        <w:r w:rsidR="00370A62" w:rsidRPr="001D2B52" w:rsidDel="00F63B22">
          <w:rPr>
            <w:rFonts w:ascii="Times New Roman" w:hAnsi="Times New Roman" w:cs="Times New Roman"/>
            <w:sz w:val="24"/>
            <w:szCs w:val="24"/>
          </w:rPr>
          <w:delText>A</w:delText>
        </w:r>
      </w:del>
      <w:ins w:id="144" w:author="Daiana Bonfim" w:date="2025-02-08T13:13:00Z">
        <w:r w:rsidR="00F63B22" w:rsidRPr="001D2B52">
          <w:rPr>
            <w:rFonts w:ascii="Times New Roman" w:hAnsi="Times New Roman" w:cs="Times New Roman"/>
            <w:sz w:val="24"/>
            <w:szCs w:val="24"/>
          </w:rPr>
          <w:t>a</w:t>
        </w:r>
      </w:ins>
      <w:r w:rsidR="00370A62" w:rsidRPr="001D2B52">
        <w:rPr>
          <w:rFonts w:ascii="Times New Roman" w:hAnsi="Times New Roman" w:cs="Times New Roman"/>
          <w:sz w:val="24"/>
          <w:szCs w:val="24"/>
        </w:rPr>
        <w:t xml:space="preserve"> </w:t>
      </w:r>
      <w:r w:rsidRPr="001D2B52">
        <w:rPr>
          <w:rFonts w:ascii="Times New Roman" w:hAnsi="Times New Roman" w:cs="Times New Roman"/>
          <w:sz w:val="24"/>
          <w:szCs w:val="24"/>
        </w:rPr>
        <w:t>E</w:t>
      </w:r>
      <w:r w:rsidR="00370A62" w:rsidRPr="001D2B52">
        <w:rPr>
          <w:rFonts w:ascii="Times New Roman" w:hAnsi="Times New Roman" w:cs="Times New Roman"/>
          <w:sz w:val="24"/>
          <w:szCs w:val="24"/>
        </w:rPr>
        <w:t xml:space="preserve">quação 6 </w:t>
      </w:r>
      <w:ins w:id="145" w:author="Daiana Bonfim" w:date="2025-02-08T13:13:00Z">
        <w:r w:rsidR="00F63B22" w:rsidRPr="001D2B52">
          <w:rPr>
            <w:rFonts w:ascii="Times New Roman" w:hAnsi="Times New Roman" w:cs="Times New Roman"/>
            <w:sz w:val="24"/>
            <w:szCs w:val="24"/>
          </w:rPr>
          <w:t>que ap</w:t>
        </w:r>
      </w:ins>
      <w:ins w:id="146" w:author="Daiana Bonfim" w:date="2025-02-08T13:14:00Z">
        <w:r w:rsidR="00F63B22" w:rsidRPr="001D2B52">
          <w:rPr>
            <w:rFonts w:ascii="Times New Roman" w:hAnsi="Times New Roman" w:cs="Times New Roman"/>
            <w:sz w:val="24"/>
            <w:szCs w:val="24"/>
          </w:rPr>
          <w:t xml:space="preserve">resenta </w:t>
        </w:r>
      </w:ins>
      <w:del w:id="147" w:author="Daiana Bonfim" w:date="2025-02-08T13:14:00Z">
        <w:r w:rsidR="008F1C33" w:rsidRPr="001D2B52" w:rsidDel="00F63B22">
          <w:rPr>
            <w:rFonts w:ascii="Times New Roman" w:hAnsi="Times New Roman" w:cs="Times New Roman"/>
            <w:sz w:val="24"/>
            <w:szCs w:val="24"/>
          </w:rPr>
          <w:delText xml:space="preserve">traz </w:delText>
        </w:r>
      </w:del>
      <w:r w:rsidR="008F1C33" w:rsidRPr="001D2B52">
        <w:rPr>
          <w:rFonts w:ascii="Times New Roman" w:hAnsi="Times New Roman" w:cs="Times New Roman"/>
          <w:sz w:val="24"/>
          <w:szCs w:val="24"/>
        </w:rPr>
        <w:t xml:space="preserve">o </w:t>
      </w:r>
      <w:r w:rsidR="000F32A8" w:rsidRPr="001D2B52">
        <w:rPr>
          <w:rFonts w:ascii="Times New Roman" w:hAnsi="Times New Roman" w:cs="Times New Roman"/>
          <w:sz w:val="24"/>
          <w:szCs w:val="24"/>
        </w:rPr>
        <w:t xml:space="preserve">custo </w:t>
      </w:r>
      <w:r w:rsidR="00370A62" w:rsidRPr="001D2B52">
        <w:rPr>
          <w:rFonts w:ascii="Times New Roman" w:hAnsi="Times New Roman" w:cs="Times New Roman"/>
          <w:sz w:val="24"/>
          <w:szCs w:val="24"/>
        </w:rPr>
        <w:t xml:space="preserve">de profissionais </w:t>
      </w:r>
      <w:r w:rsidR="000F32A8" w:rsidRPr="001D2B52">
        <w:rPr>
          <w:rFonts w:ascii="Times New Roman" w:hAnsi="Times New Roman" w:cs="Times New Roman"/>
          <w:sz w:val="24"/>
          <w:szCs w:val="24"/>
        </w:rPr>
        <w:t>em função da lacuna de profissionais (RA)</w:t>
      </w:r>
      <w:r w:rsidR="002154FF" w:rsidRPr="001D2B52">
        <w:rPr>
          <w:rFonts w:ascii="Times New Roman" w:hAnsi="Times New Roman" w:cs="Times New Roman"/>
          <w:sz w:val="24"/>
          <w:szCs w:val="24"/>
        </w:rPr>
        <w:t xml:space="preserve">, </w:t>
      </w:r>
      <w:ins w:id="148" w:author="Daiana Bonfim" w:date="2025-02-08T13:14:00Z">
        <w:r w:rsidR="00F63B22" w:rsidRPr="001D2B52">
          <w:rPr>
            <w:rFonts w:ascii="Times New Roman" w:hAnsi="Times New Roman" w:cs="Times New Roman"/>
            <w:sz w:val="24"/>
            <w:szCs w:val="24"/>
          </w:rPr>
          <w:t xml:space="preserve">considerando </w:t>
        </w:r>
      </w:ins>
      <w:r w:rsidR="002154FF" w:rsidRPr="001D2B52">
        <w:rPr>
          <w:rFonts w:ascii="Times New Roman" w:hAnsi="Times New Roman" w:cs="Times New Roman"/>
          <w:sz w:val="24"/>
          <w:szCs w:val="24"/>
        </w:rPr>
        <w:t xml:space="preserve">o salário médio de um </w:t>
      </w:r>
      <w:r w:rsidR="00DE5319" w:rsidRPr="001D2B52">
        <w:rPr>
          <w:rFonts w:ascii="Times New Roman" w:hAnsi="Times New Roman" w:cs="Times New Roman"/>
          <w:sz w:val="24"/>
          <w:szCs w:val="24"/>
        </w:rPr>
        <w:t>CD</w:t>
      </w:r>
      <w:r w:rsidR="002154FF" w:rsidRPr="001D2B52">
        <w:rPr>
          <w:rFonts w:ascii="Times New Roman" w:hAnsi="Times New Roman" w:cs="Times New Roman"/>
          <w:sz w:val="24"/>
          <w:szCs w:val="24"/>
        </w:rPr>
        <w:t xml:space="preserve"> na respectiva unidade da federação </w:t>
      </w:r>
      <w:r w:rsidR="002E18D6" w:rsidRPr="001D2B52">
        <w:rPr>
          <w:rFonts w:ascii="Times New Roman" w:hAnsi="Times New Roman" w:cs="Times New Roman"/>
          <w:sz w:val="24"/>
          <w:szCs w:val="24"/>
        </w:rPr>
        <w:t xml:space="preserve">de acordo com resultados da Pesquisa Nacional </w:t>
      </w:r>
      <w:r w:rsidR="005A0533" w:rsidRPr="001D2B52">
        <w:rPr>
          <w:rFonts w:ascii="Times New Roman" w:hAnsi="Times New Roman" w:cs="Times New Roman"/>
          <w:sz w:val="24"/>
          <w:szCs w:val="24"/>
        </w:rPr>
        <w:t>por</w:t>
      </w:r>
      <w:r w:rsidR="002E18D6" w:rsidRPr="001D2B52">
        <w:rPr>
          <w:rFonts w:ascii="Times New Roman" w:hAnsi="Times New Roman" w:cs="Times New Roman"/>
          <w:sz w:val="24"/>
          <w:szCs w:val="24"/>
        </w:rPr>
        <w:t xml:space="preserve"> Amostra </w:t>
      </w:r>
      <w:r w:rsidR="005A0533" w:rsidRPr="001D2B52">
        <w:rPr>
          <w:rFonts w:ascii="Times New Roman" w:hAnsi="Times New Roman" w:cs="Times New Roman"/>
          <w:sz w:val="24"/>
          <w:szCs w:val="24"/>
        </w:rPr>
        <w:t>de</w:t>
      </w:r>
      <w:r w:rsidR="002E18D6" w:rsidRPr="001D2B52">
        <w:rPr>
          <w:rFonts w:ascii="Times New Roman" w:hAnsi="Times New Roman" w:cs="Times New Roman"/>
          <w:sz w:val="24"/>
          <w:szCs w:val="24"/>
        </w:rPr>
        <w:t xml:space="preserve"> Domicílio</w:t>
      </w:r>
      <w:r w:rsidR="005A0533" w:rsidRPr="001D2B52">
        <w:rPr>
          <w:rFonts w:ascii="Times New Roman" w:hAnsi="Times New Roman" w:cs="Times New Roman"/>
          <w:sz w:val="24"/>
          <w:szCs w:val="24"/>
        </w:rPr>
        <w:t xml:space="preserve"> Contínua (PNADc – IBGE)</w:t>
      </w:r>
      <w:r w:rsidR="007A0161" w:rsidRPr="001D2B52">
        <w:rPr>
          <w:rFonts w:ascii="Times New Roman" w:hAnsi="Times New Roman" w:cs="Times New Roman"/>
          <w:sz w:val="24"/>
          <w:szCs w:val="24"/>
        </w:rPr>
        <w:t xml:space="preserve">, </w:t>
      </w:r>
      <w:ins w:id="149" w:author="Daiana Bonfim" w:date="2025-02-08T13:27:00Z">
        <w:r w:rsidR="009E350E" w:rsidRPr="001D2B52">
          <w:rPr>
            <w:rFonts w:ascii="Times New Roman" w:hAnsi="Times New Roman" w:cs="Times New Roman"/>
            <w:sz w:val="24"/>
            <w:szCs w:val="24"/>
          </w:rPr>
          <w:t>com base na estimativa de um salário médio de CD no Brasil, de aproximadamente R$ 6.870, de acordo com a PNADc (3º Trim/2024), acrescidos custos trabalhistas brasileiro de 45%.</w:t>
        </w:r>
      </w:ins>
    </w:p>
    <w:p w14:paraId="143E3304" w14:textId="4F603549" w:rsidR="005B7802" w:rsidRPr="001D2B52" w:rsidDel="009E350E" w:rsidRDefault="007A0161" w:rsidP="00DC39B8">
      <w:pPr>
        <w:spacing w:line="360" w:lineRule="auto"/>
        <w:ind w:firstLine="851"/>
        <w:jc w:val="both"/>
        <w:rPr>
          <w:del w:id="150" w:author="Daiana Bonfim" w:date="2025-02-08T13:27:00Z"/>
          <w:rFonts w:ascii="Times New Roman" w:hAnsi="Times New Roman" w:cs="Times New Roman"/>
          <w:sz w:val="24"/>
          <w:szCs w:val="24"/>
        </w:rPr>
      </w:pPr>
      <w:del w:id="151" w:author="Daiana Bonfim" w:date="2025-02-08T13:27:00Z">
        <w:r w:rsidRPr="001D2B52" w:rsidDel="009E350E">
          <w:rPr>
            <w:rFonts w:ascii="Times New Roman" w:hAnsi="Times New Roman" w:cs="Times New Roman"/>
            <w:sz w:val="24"/>
            <w:szCs w:val="24"/>
          </w:rPr>
          <w:delText>acrescidos 45% que é o percentual aproximado de custo</w:delText>
        </w:r>
        <w:r w:rsidR="00D318C8" w:rsidRPr="001D2B52" w:rsidDel="009E350E">
          <w:rPr>
            <w:rFonts w:ascii="Times New Roman" w:hAnsi="Times New Roman" w:cs="Times New Roman"/>
            <w:sz w:val="24"/>
            <w:szCs w:val="24"/>
          </w:rPr>
          <w:delText>s</w:delText>
        </w:r>
        <w:r w:rsidRPr="001D2B52" w:rsidDel="009E350E">
          <w:rPr>
            <w:rFonts w:ascii="Times New Roman" w:hAnsi="Times New Roman" w:cs="Times New Roman"/>
            <w:sz w:val="24"/>
            <w:szCs w:val="24"/>
          </w:rPr>
          <w:delText xml:space="preserve"> trabalhista</w:delText>
        </w:r>
        <w:r w:rsidR="00D318C8" w:rsidRPr="001D2B52" w:rsidDel="009E350E">
          <w:rPr>
            <w:rFonts w:ascii="Times New Roman" w:hAnsi="Times New Roman" w:cs="Times New Roman"/>
            <w:sz w:val="24"/>
            <w:szCs w:val="24"/>
          </w:rPr>
          <w:delText>s</w:delText>
        </w:r>
        <w:r w:rsidR="00356450" w:rsidRPr="001D2B52" w:rsidDel="009E350E">
          <w:rPr>
            <w:rFonts w:ascii="Times New Roman" w:hAnsi="Times New Roman" w:cs="Times New Roman"/>
            <w:sz w:val="24"/>
            <w:szCs w:val="24"/>
          </w:rPr>
          <w:delText xml:space="preserve"> no Brasil</w:delText>
        </w:r>
        <w:r w:rsidR="005A0533" w:rsidRPr="001D2B52" w:rsidDel="009E350E">
          <w:rPr>
            <w:rFonts w:ascii="Times New Roman" w:hAnsi="Times New Roman" w:cs="Times New Roman"/>
            <w:sz w:val="24"/>
            <w:szCs w:val="24"/>
          </w:rPr>
          <w:delText xml:space="preserve">. </w:delText>
        </w:r>
      </w:del>
    </w:p>
    <w:p w14:paraId="4DDEE698" w14:textId="2F6E7788" w:rsidR="00EA391D" w:rsidRPr="001D2B52" w:rsidRDefault="006B1180" w:rsidP="00816007">
      <w:pPr>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CP</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RA</m:t>
            </m:r>
          </m:e>
          <m:sub>
            <m:r>
              <w:rPr>
                <w:rFonts w:ascii="Cambria Math" w:hAnsi="Cambria Math" w:cs="Times New Roman"/>
                <w:sz w:val="24"/>
                <w:szCs w:val="24"/>
              </w:rPr>
              <m:t>l</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r>
          <w:rPr>
            <w:rFonts w:ascii="Cambria Math" w:hAnsi="Cambria Math" w:cs="Times New Roman"/>
            <w:sz w:val="24"/>
            <w:szCs w:val="24"/>
          </w:rPr>
          <m:t>×1,45    (</m:t>
        </m:r>
      </m:oMath>
      <w:r w:rsidR="00816007" w:rsidRPr="001D2B52">
        <w:rPr>
          <w:rFonts w:ascii="Times New Roman" w:eastAsiaTheme="minorEastAsia" w:hAnsi="Times New Roman" w:cs="Times New Roman"/>
          <w:sz w:val="24"/>
          <w:szCs w:val="24"/>
        </w:rPr>
        <w:t>6)</w:t>
      </w:r>
    </w:p>
    <w:p w14:paraId="5E3C388F" w14:textId="77777777" w:rsidR="00816007" w:rsidRPr="001D2B52" w:rsidRDefault="00816007" w:rsidP="00DC39B8">
      <w:pPr>
        <w:pStyle w:val="SemEspaamento"/>
        <w:jc w:val="both"/>
        <w:rPr>
          <w:rFonts w:ascii="Times New Roman" w:hAnsi="Times New Roman" w:cs="Times New Roman"/>
          <w:sz w:val="24"/>
          <w:szCs w:val="24"/>
        </w:rPr>
      </w:pPr>
      <w:r w:rsidRPr="001D2B52">
        <w:rPr>
          <w:rFonts w:ascii="Times New Roman" w:hAnsi="Times New Roman" w:cs="Times New Roman"/>
          <w:sz w:val="24"/>
          <w:szCs w:val="24"/>
        </w:rPr>
        <w:t>Onde:</w:t>
      </w:r>
    </w:p>
    <w:p w14:paraId="47529F6A" w14:textId="024F18FD" w:rsidR="00816007" w:rsidRPr="001D2B52" w:rsidRDefault="00816007" w:rsidP="00283A71">
      <w:pPr>
        <w:pStyle w:val="SemEspaamento"/>
        <w:numPr>
          <w:ilvl w:val="0"/>
          <w:numId w:val="3"/>
        </w:numPr>
        <w:spacing w:line="276" w:lineRule="auto"/>
        <w:jc w:val="both"/>
        <w:rPr>
          <w:rFonts w:ascii="Times New Roman" w:hAnsi="Times New Roman" w:cs="Times New Roman"/>
          <w:sz w:val="24"/>
          <w:szCs w:val="24"/>
        </w:rPr>
      </w:pPr>
      <w:r w:rsidRPr="001D2B52">
        <w:rPr>
          <w:rFonts w:ascii="Times New Roman" w:hAnsi="Times New Roman" w:cs="Times New Roman"/>
          <w:sz w:val="24"/>
          <w:szCs w:val="24"/>
        </w:rPr>
        <w:t>CP</w:t>
      </w:r>
      <w:r w:rsidR="00DC39B8" w:rsidRPr="001D2B52">
        <w:rPr>
          <w:rFonts w:ascii="Times New Roman" w:hAnsi="Times New Roman" w:cs="Times New Roman"/>
          <w:sz w:val="24"/>
          <w:szCs w:val="24"/>
        </w:rPr>
        <w:t>:</w:t>
      </w:r>
      <w:r w:rsidRPr="001D2B52">
        <w:rPr>
          <w:rFonts w:ascii="Times New Roman" w:hAnsi="Times New Roman" w:cs="Times New Roman"/>
          <w:sz w:val="24"/>
          <w:szCs w:val="24"/>
        </w:rPr>
        <w:t xml:space="preserve"> Custo de profissional</w:t>
      </w:r>
      <w:r w:rsidR="006B0D89" w:rsidRPr="001D2B52">
        <w:rPr>
          <w:rFonts w:ascii="Times New Roman" w:hAnsi="Times New Roman" w:cs="Times New Roman"/>
          <w:sz w:val="24"/>
          <w:szCs w:val="24"/>
        </w:rPr>
        <w:t xml:space="preserve"> em localidade l</w:t>
      </w:r>
      <w:r w:rsidRPr="001D2B52">
        <w:rPr>
          <w:rFonts w:ascii="Times New Roman" w:hAnsi="Times New Roman" w:cs="Times New Roman"/>
          <w:sz w:val="24"/>
          <w:szCs w:val="24"/>
        </w:rPr>
        <w:t>;</w:t>
      </w:r>
    </w:p>
    <w:p w14:paraId="031EEFDB" w14:textId="3089C9D9" w:rsidR="00816007" w:rsidRPr="001D2B52" w:rsidRDefault="00816007" w:rsidP="00283A71">
      <w:pPr>
        <w:pStyle w:val="SemEspaamento"/>
        <w:numPr>
          <w:ilvl w:val="0"/>
          <w:numId w:val="3"/>
        </w:numPr>
        <w:spacing w:line="276" w:lineRule="auto"/>
        <w:jc w:val="both"/>
        <w:rPr>
          <w:rFonts w:ascii="Times New Roman" w:hAnsi="Times New Roman" w:cs="Times New Roman"/>
          <w:sz w:val="24"/>
          <w:szCs w:val="24"/>
        </w:rPr>
      </w:pPr>
      <w:r w:rsidRPr="001D2B52">
        <w:rPr>
          <w:rFonts w:ascii="Times New Roman" w:hAnsi="Times New Roman" w:cs="Times New Roman"/>
          <w:sz w:val="24"/>
          <w:szCs w:val="24"/>
        </w:rPr>
        <w:t>RA</w:t>
      </w:r>
      <w:r w:rsidR="00DC39B8" w:rsidRPr="001D2B52">
        <w:rPr>
          <w:rFonts w:ascii="Times New Roman" w:hAnsi="Times New Roman" w:cs="Times New Roman"/>
          <w:sz w:val="24"/>
          <w:szCs w:val="24"/>
        </w:rPr>
        <w:t>:</w:t>
      </w:r>
      <w:r w:rsidRPr="001D2B52">
        <w:rPr>
          <w:rFonts w:ascii="Times New Roman" w:hAnsi="Times New Roman" w:cs="Times New Roman"/>
          <w:sz w:val="24"/>
          <w:szCs w:val="24"/>
        </w:rPr>
        <w:t xml:space="preserve"> </w:t>
      </w:r>
      <w:r w:rsidR="00514AA7" w:rsidRPr="001D2B52">
        <w:rPr>
          <w:rFonts w:ascii="Times New Roman" w:hAnsi="Times New Roman" w:cs="Times New Roman"/>
          <w:sz w:val="24"/>
          <w:szCs w:val="24"/>
        </w:rPr>
        <w:t>Resultado absoluto de profissionais</w:t>
      </w:r>
      <w:r w:rsidR="006B0D89" w:rsidRPr="001D2B52">
        <w:rPr>
          <w:rFonts w:ascii="Times New Roman" w:hAnsi="Times New Roman" w:cs="Times New Roman"/>
          <w:sz w:val="24"/>
          <w:szCs w:val="24"/>
        </w:rPr>
        <w:t xml:space="preserve"> em localidade l</w:t>
      </w:r>
      <w:r w:rsidR="00514AA7" w:rsidRPr="001D2B52">
        <w:rPr>
          <w:rFonts w:ascii="Times New Roman" w:hAnsi="Times New Roman" w:cs="Times New Roman"/>
          <w:sz w:val="24"/>
          <w:szCs w:val="24"/>
        </w:rPr>
        <w:t>;</w:t>
      </w:r>
    </w:p>
    <w:p w14:paraId="756D9B62" w14:textId="26A22B1F" w:rsidR="00283A71" w:rsidRPr="001D2B52" w:rsidRDefault="00260B84" w:rsidP="00EB0016">
      <w:pPr>
        <w:pStyle w:val="SemEspaamento"/>
        <w:numPr>
          <w:ilvl w:val="0"/>
          <w:numId w:val="3"/>
        </w:numPr>
        <w:spacing w:line="276" w:lineRule="auto"/>
        <w:jc w:val="both"/>
        <w:rPr>
          <w:rFonts w:ascii="Times New Roman" w:hAnsi="Times New Roman" w:cs="Times New Roman"/>
          <w:sz w:val="24"/>
          <w:szCs w:val="24"/>
        </w:rPr>
      </w:pPr>
      <w:r w:rsidRPr="001D2B52">
        <w:rPr>
          <w:rFonts w:ascii="Times New Roman" w:hAnsi="Times New Roman" w:cs="Times New Roman"/>
          <w:sz w:val="24"/>
          <w:szCs w:val="24"/>
        </w:rPr>
        <w:t>R</w:t>
      </w:r>
      <w:r w:rsidR="00DC39B8" w:rsidRPr="001D2B52">
        <w:rPr>
          <w:rFonts w:ascii="Times New Roman" w:hAnsi="Times New Roman" w:cs="Times New Roman"/>
          <w:sz w:val="24"/>
          <w:szCs w:val="24"/>
        </w:rPr>
        <w:t>:</w:t>
      </w:r>
      <w:r w:rsidRPr="001D2B52">
        <w:rPr>
          <w:rFonts w:ascii="Times New Roman" w:hAnsi="Times New Roman" w:cs="Times New Roman"/>
          <w:sz w:val="24"/>
          <w:szCs w:val="24"/>
        </w:rPr>
        <w:t xml:space="preserve"> Rendimento médio </w:t>
      </w:r>
      <w:r w:rsidR="006B0D89" w:rsidRPr="001D2B52">
        <w:rPr>
          <w:rFonts w:ascii="Times New Roman" w:hAnsi="Times New Roman" w:cs="Times New Roman"/>
          <w:sz w:val="24"/>
          <w:szCs w:val="24"/>
        </w:rPr>
        <w:t>da categoria profissional na localidade l</w:t>
      </w:r>
      <w:r w:rsidR="00DC39B8" w:rsidRPr="001D2B52">
        <w:rPr>
          <w:rFonts w:ascii="Times New Roman" w:hAnsi="Times New Roman" w:cs="Times New Roman"/>
          <w:sz w:val="24"/>
          <w:szCs w:val="24"/>
        </w:rPr>
        <w:t>.</w:t>
      </w:r>
    </w:p>
    <w:p w14:paraId="365D005B" w14:textId="77777777" w:rsidR="00EB0016" w:rsidRPr="001D2B52" w:rsidRDefault="00EB0016" w:rsidP="00EB0016">
      <w:pPr>
        <w:pStyle w:val="SemEspaamento"/>
        <w:spacing w:line="276" w:lineRule="auto"/>
        <w:ind w:left="720"/>
        <w:jc w:val="both"/>
        <w:rPr>
          <w:rFonts w:ascii="Times New Roman" w:hAnsi="Times New Roman" w:cs="Times New Roman"/>
          <w:sz w:val="24"/>
          <w:szCs w:val="24"/>
        </w:rPr>
      </w:pPr>
    </w:p>
    <w:p w14:paraId="20886EE4" w14:textId="4F0B0938" w:rsidR="00283A71" w:rsidRPr="001D2B52" w:rsidRDefault="00283A71" w:rsidP="00283A71">
      <w:pPr>
        <w:spacing w:line="360" w:lineRule="auto"/>
        <w:jc w:val="both"/>
        <w:rPr>
          <w:rFonts w:ascii="Times New Roman" w:hAnsi="Times New Roman" w:cs="Times New Roman"/>
          <w:i/>
          <w:iCs/>
          <w:sz w:val="24"/>
          <w:szCs w:val="24"/>
        </w:rPr>
      </w:pPr>
      <w:r w:rsidRPr="001D2B52">
        <w:rPr>
          <w:rFonts w:ascii="Times New Roman" w:hAnsi="Times New Roman" w:cs="Times New Roman"/>
          <w:i/>
          <w:iCs/>
          <w:sz w:val="24"/>
          <w:szCs w:val="24"/>
        </w:rPr>
        <w:t xml:space="preserve">6 </w:t>
      </w:r>
      <w:r w:rsidR="00356450" w:rsidRPr="001D2B52">
        <w:rPr>
          <w:rFonts w:ascii="Times New Roman" w:hAnsi="Times New Roman" w:cs="Times New Roman"/>
          <w:i/>
          <w:iCs/>
          <w:sz w:val="24"/>
          <w:szCs w:val="24"/>
        </w:rPr>
        <w:t xml:space="preserve">– </w:t>
      </w:r>
      <w:r w:rsidRPr="001D2B52">
        <w:rPr>
          <w:rFonts w:ascii="Times New Roman" w:hAnsi="Times New Roman" w:cs="Times New Roman"/>
          <w:i/>
          <w:iCs/>
          <w:sz w:val="24"/>
          <w:szCs w:val="24"/>
        </w:rPr>
        <w:t xml:space="preserve">Análise de sensibilidade para simulação de parâmetros de incerteza; </w:t>
      </w:r>
    </w:p>
    <w:p w14:paraId="2058CEB6" w14:textId="2765C3FD" w:rsidR="00F63B22" w:rsidRPr="001D2B52" w:rsidRDefault="00E81A6D" w:rsidP="00940D05">
      <w:pPr>
        <w:spacing w:line="360" w:lineRule="auto"/>
        <w:ind w:firstLine="851"/>
        <w:jc w:val="both"/>
        <w:rPr>
          <w:ins w:id="152" w:author="Daiana Bonfim" w:date="2025-02-08T13:15:00Z"/>
          <w:rFonts w:ascii="Times New Roman" w:hAnsi="Times New Roman" w:cs="Times New Roman"/>
          <w:sz w:val="24"/>
          <w:szCs w:val="24"/>
        </w:rPr>
      </w:pPr>
      <w:r w:rsidRPr="001D2B52">
        <w:rPr>
          <w:rFonts w:ascii="Times New Roman" w:hAnsi="Times New Roman" w:cs="Times New Roman"/>
          <w:sz w:val="24"/>
          <w:szCs w:val="24"/>
        </w:rPr>
        <w:t xml:space="preserve">A </w:t>
      </w:r>
      <w:r w:rsidR="00FE70D3" w:rsidRPr="001D2B52">
        <w:rPr>
          <w:rFonts w:ascii="Times New Roman" w:hAnsi="Times New Roman" w:cs="Times New Roman"/>
          <w:sz w:val="24"/>
          <w:szCs w:val="24"/>
        </w:rPr>
        <w:t>E</w:t>
      </w:r>
      <w:r w:rsidRPr="001D2B52">
        <w:rPr>
          <w:rFonts w:ascii="Times New Roman" w:hAnsi="Times New Roman" w:cs="Times New Roman"/>
          <w:sz w:val="24"/>
          <w:szCs w:val="24"/>
        </w:rPr>
        <w:t>tapa</w:t>
      </w:r>
      <w:r w:rsidR="00386EF8" w:rsidRPr="001D2B52">
        <w:rPr>
          <w:rFonts w:ascii="Times New Roman" w:hAnsi="Times New Roman" w:cs="Times New Roman"/>
          <w:sz w:val="24"/>
          <w:szCs w:val="24"/>
        </w:rPr>
        <w:t xml:space="preserve"> </w:t>
      </w:r>
      <w:r w:rsidR="00CE4AA0" w:rsidRPr="001D2B52">
        <w:rPr>
          <w:rFonts w:ascii="Times New Roman" w:hAnsi="Times New Roman" w:cs="Times New Roman"/>
          <w:sz w:val="24"/>
          <w:szCs w:val="24"/>
        </w:rPr>
        <w:t>6</w:t>
      </w:r>
      <w:r w:rsidRPr="001D2B52">
        <w:rPr>
          <w:rFonts w:ascii="Times New Roman" w:hAnsi="Times New Roman" w:cs="Times New Roman"/>
          <w:sz w:val="24"/>
          <w:szCs w:val="24"/>
        </w:rPr>
        <w:t xml:space="preserve"> é utilizada para simular </w:t>
      </w:r>
      <w:r w:rsidR="00045A4C" w:rsidRPr="001D2B52">
        <w:rPr>
          <w:rFonts w:ascii="Times New Roman" w:hAnsi="Times New Roman" w:cs="Times New Roman"/>
          <w:sz w:val="24"/>
          <w:szCs w:val="24"/>
        </w:rPr>
        <w:t>parâmetros</w:t>
      </w:r>
      <w:r w:rsidR="002928E9" w:rsidRPr="001D2B52">
        <w:rPr>
          <w:rFonts w:ascii="Times New Roman" w:hAnsi="Times New Roman" w:cs="Times New Roman"/>
          <w:sz w:val="24"/>
          <w:szCs w:val="24"/>
        </w:rPr>
        <w:t xml:space="preserve">, </w:t>
      </w:r>
      <w:r w:rsidR="00FE70D3" w:rsidRPr="001D2B52">
        <w:rPr>
          <w:rFonts w:ascii="Times New Roman" w:hAnsi="Times New Roman" w:cs="Times New Roman"/>
          <w:sz w:val="24"/>
          <w:szCs w:val="24"/>
        </w:rPr>
        <w:t>especialmente</w:t>
      </w:r>
      <w:r w:rsidR="00E62AF3" w:rsidRPr="001D2B52">
        <w:rPr>
          <w:rFonts w:ascii="Times New Roman" w:hAnsi="Times New Roman" w:cs="Times New Roman"/>
          <w:sz w:val="24"/>
          <w:szCs w:val="24"/>
        </w:rPr>
        <w:t xml:space="preserve"> em </w:t>
      </w:r>
      <w:r w:rsidR="00B25661" w:rsidRPr="001D2B52">
        <w:rPr>
          <w:rFonts w:ascii="Times New Roman" w:hAnsi="Times New Roman" w:cs="Times New Roman"/>
          <w:sz w:val="24"/>
          <w:szCs w:val="24"/>
        </w:rPr>
        <w:t xml:space="preserve">circunstâncias </w:t>
      </w:r>
      <w:r w:rsidR="00FE70D3" w:rsidRPr="001D2B52">
        <w:rPr>
          <w:rFonts w:ascii="Times New Roman" w:hAnsi="Times New Roman" w:cs="Times New Roman"/>
          <w:sz w:val="24"/>
          <w:szCs w:val="24"/>
        </w:rPr>
        <w:t>em que</w:t>
      </w:r>
      <w:r w:rsidR="00B25661" w:rsidRPr="001D2B52">
        <w:rPr>
          <w:rFonts w:ascii="Times New Roman" w:hAnsi="Times New Roman" w:cs="Times New Roman"/>
          <w:sz w:val="24"/>
          <w:szCs w:val="24"/>
        </w:rPr>
        <w:t xml:space="preserve"> estes podem ter alta </w:t>
      </w:r>
      <w:r w:rsidR="00E62AF3" w:rsidRPr="001D2B52">
        <w:rPr>
          <w:rFonts w:ascii="Times New Roman" w:hAnsi="Times New Roman" w:cs="Times New Roman"/>
          <w:sz w:val="24"/>
          <w:szCs w:val="24"/>
        </w:rPr>
        <w:t>variabilidade</w:t>
      </w:r>
      <w:r w:rsidR="00B25661" w:rsidRPr="001D2B52">
        <w:rPr>
          <w:rFonts w:ascii="Times New Roman" w:hAnsi="Times New Roman" w:cs="Times New Roman"/>
          <w:sz w:val="24"/>
          <w:szCs w:val="24"/>
        </w:rPr>
        <w:t xml:space="preserve">. Isso permite </w:t>
      </w:r>
      <w:r w:rsidR="00FE70D3" w:rsidRPr="001D2B52">
        <w:rPr>
          <w:rFonts w:ascii="Times New Roman" w:hAnsi="Times New Roman" w:cs="Times New Roman"/>
          <w:sz w:val="24"/>
          <w:szCs w:val="24"/>
        </w:rPr>
        <w:t>avaliar</w:t>
      </w:r>
      <w:r w:rsidR="00B25661" w:rsidRPr="001D2B52">
        <w:rPr>
          <w:rFonts w:ascii="Times New Roman" w:hAnsi="Times New Roman" w:cs="Times New Roman"/>
          <w:sz w:val="24"/>
          <w:szCs w:val="24"/>
        </w:rPr>
        <w:t xml:space="preserve"> como a alteração de um parâmetro afeta o resultado geral</w:t>
      </w:r>
      <w:r w:rsidR="00AB2184" w:rsidRPr="001D2B5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"/>
          <w:id w:val="-989945621"/>
          <w:placeholder>
            <w:docPart w:val="DefaultPlaceholder_-1854013440"/>
          </w:placeholder>
        </w:sdtPr>
        <w:sdtEndPr/>
        <w:sdtContent>
          <w:r w:rsidR="009C2F75" w:rsidRPr="009C2F75">
            <w:rPr>
              <w:rFonts w:ascii="Times New Roman" w:eastAsia="Times New Roman" w:hAnsi="Times New Roman" w:cs="Times New Roman"/>
              <w:color w:val="000000"/>
              <w:sz w:val="24"/>
              <w:szCs w:val="24"/>
            </w:rPr>
            <w:t>(Asamani et al., 2021; Razavi et al., 2021)</w:t>
          </w:r>
        </w:sdtContent>
      </w:sdt>
      <w:r w:rsidR="00607927" w:rsidRPr="001D2B52">
        <w:rPr>
          <w:rFonts w:ascii="Times New Roman" w:hAnsi="Times New Roman" w:cs="Times New Roman"/>
          <w:sz w:val="24"/>
          <w:szCs w:val="24"/>
        </w:rPr>
        <w:t xml:space="preserve">. </w:t>
      </w:r>
      <w:r w:rsidR="009A7460" w:rsidRPr="001D2B52">
        <w:rPr>
          <w:rFonts w:ascii="Times New Roman" w:hAnsi="Times New Roman" w:cs="Times New Roman"/>
          <w:sz w:val="24"/>
          <w:szCs w:val="24"/>
        </w:rPr>
        <w:t xml:space="preserve">Para </w:t>
      </w:r>
      <w:r w:rsidR="00B25661" w:rsidRPr="001D2B52">
        <w:rPr>
          <w:rFonts w:ascii="Times New Roman" w:hAnsi="Times New Roman" w:cs="Times New Roman"/>
          <w:sz w:val="24"/>
          <w:szCs w:val="24"/>
        </w:rPr>
        <w:t>conduzir esta etapa</w:t>
      </w:r>
      <w:r w:rsidR="009A7460" w:rsidRPr="001D2B52">
        <w:rPr>
          <w:rFonts w:ascii="Times New Roman" w:hAnsi="Times New Roman" w:cs="Times New Roman"/>
          <w:sz w:val="24"/>
          <w:szCs w:val="24"/>
        </w:rPr>
        <w:t>,</w:t>
      </w:r>
      <w:r w:rsidR="00E66203" w:rsidRPr="001D2B52">
        <w:rPr>
          <w:rFonts w:ascii="Times New Roman" w:hAnsi="Times New Roman" w:cs="Times New Roman"/>
          <w:sz w:val="24"/>
          <w:szCs w:val="24"/>
        </w:rPr>
        <w:t xml:space="preserve"> fo</w:t>
      </w:r>
      <w:r w:rsidR="00B25661" w:rsidRPr="001D2B52">
        <w:rPr>
          <w:rFonts w:ascii="Times New Roman" w:hAnsi="Times New Roman" w:cs="Times New Roman"/>
          <w:sz w:val="24"/>
          <w:szCs w:val="24"/>
        </w:rPr>
        <w:t>i</w:t>
      </w:r>
      <w:r w:rsidR="00E66203" w:rsidRPr="001D2B52">
        <w:rPr>
          <w:rFonts w:ascii="Times New Roman" w:hAnsi="Times New Roman" w:cs="Times New Roman"/>
          <w:sz w:val="24"/>
          <w:szCs w:val="24"/>
        </w:rPr>
        <w:t xml:space="preserve"> </w:t>
      </w:r>
      <w:r w:rsidR="00FE70D3" w:rsidRPr="001D2B52">
        <w:rPr>
          <w:rFonts w:ascii="Times New Roman" w:hAnsi="Times New Roman" w:cs="Times New Roman"/>
          <w:sz w:val="24"/>
          <w:szCs w:val="24"/>
        </w:rPr>
        <w:t>desenvolvido</w:t>
      </w:r>
      <w:r w:rsidR="003363F2" w:rsidRPr="001D2B52">
        <w:rPr>
          <w:rFonts w:ascii="Times New Roman" w:hAnsi="Times New Roman" w:cs="Times New Roman"/>
          <w:sz w:val="24"/>
          <w:szCs w:val="24"/>
        </w:rPr>
        <w:t xml:space="preserve"> um </w:t>
      </w:r>
      <w:r w:rsidR="00233484" w:rsidRPr="001D2B52">
        <w:rPr>
          <w:rFonts w:ascii="Times New Roman" w:hAnsi="Times New Roman" w:cs="Times New Roman"/>
          <w:sz w:val="24"/>
          <w:szCs w:val="24"/>
        </w:rPr>
        <w:t>software</w:t>
      </w:r>
      <w:r w:rsidR="003363F2" w:rsidRPr="001D2B52">
        <w:rPr>
          <w:rFonts w:ascii="Times New Roman" w:hAnsi="Times New Roman" w:cs="Times New Roman"/>
          <w:sz w:val="24"/>
          <w:szCs w:val="24"/>
        </w:rPr>
        <w:t xml:space="preserve"> que permite simular nove parâmetros (Fig</w:t>
      </w:r>
      <w:ins w:id="153" w:author="Daiana Bonfim" w:date="2025-02-08T13:15:00Z">
        <w:r w:rsidR="00F63B22" w:rsidRPr="001D2B52">
          <w:rPr>
            <w:rFonts w:ascii="Times New Roman" w:hAnsi="Times New Roman" w:cs="Times New Roman"/>
            <w:sz w:val="24"/>
            <w:szCs w:val="24"/>
          </w:rPr>
          <w:t>ura</w:t>
        </w:r>
      </w:ins>
      <w:del w:id="154" w:author="Daiana Bonfim" w:date="2025-02-08T13:15:00Z">
        <w:r w:rsidR="003363F2" w:rsidRPr="001D2B52" w:rsidDel="00F63B22">
          <w:rPr>
            <w:rFonts w:ascii="Times New Roman" w:hAnsi="Times New Roman" w:cs="Times New Roman"/>
            <w:sz w:val="24"/>
            <w:szCs w:val="24"/>
          </w:rPr>
          <w:delText>.</w:delText>
        </w:r>
      </w:del>
      <w:r w:rsidR="003363F2" w:rsidRPr="001D2B52">
        <w:rPr>
          <w:rFonts w:ascii="Times New Roman" w:hAnsi="Times New Roman" w:cs="Times New Roman"/>
          <w:sz w:val="24"/>
          <w:szCs w:val="24"/>
        </w:rPr>
        <w:t xml:space="preserve"> 3)</w:t>
      </w:r>
      <w:ins w:id="155" w:author="Daiana Bonfim" w:date="2025-02-08T13:15:00Z">
        <w:r w:rsidR="00F63B22" w:rsidRPr="001D2B52">
          <w:rPr>
            <w:rFonts w:ascii="Times New Roman" w:hAnsi="Times New Roman" w:cs="Times New Roman"/>
            <w:sz w:val="24"/>
            <w:szCs w:val="24"/>
          </w:rPr>
          <w:t>,a  saber</w:t>
        </w:r>
      </w:ins>
      <w:r w:rsidR="00B25661" w:rsidRPr="001D2B52">
        <w:rPr>
          <w:rFonts w:ascii="Times New Roman" w:hAnsi="Times New Roman" w:cs="Times New Roman"/>
          <w:sz w:val="24"/>
          <w:szCs w:val="24"/>
        </w:rPr>
        <w:t>: tempo médio de procedimentos (</w:t>
      </w:r>
      <w:r w:rsidR="0034574B" w:rsidRPr="001D2B52">
        <w:rPr>
          <w:rFonts w:ascii="Times New Roman" w:hAnsi="Times New Roman" w:cs="Times New Roman"/>
          <w:sz w:val="24"/>
          <w:szCs w:val="24"/>
        </w:rPr>
        <w:t xml:space="preserve">individuais na </w:t>
      </w:r>
      <w:r w:rsidR="00B25661" w:rsidRPr="001D2B52">
        <w:rPr>
          <w:rFonts w:ascii="Times New Roman" w:hAnsi="Times New Roman" w:cs="Times New Roman"/>
          <w:sz w:val="24"/>
          <w:szCs w:val="24"/>
        </w:rPr>
        <w:t>APS</w:t>
      </w:r>
      <w:r w:rsidR="0034574B" w:rsidRPr="001D2B52">
        <w:rPr>
          <w:rFonts w:ascii="Times New Roman" w:hAnsi="Times New Roman" w:cs="Times New Roman"/>
          <w:sz w:val="24"/>
          <w:szCs w:val="24"/>
        </w:rPr>
        <w:t>;</w:t>
      </w:r>
      <w:r w:rsidR="00B25661" w:rsidRPr="001D2B52">
        <w:rPr>
          <w:rFonts w:ascii="Times New Roman" w:hAnsi="Times New Roman" w:cs="Times New Roman"/>
          <w:sz w:val="24"/>
          <w:szCs w:val="24"/>
        </w:rPr>
        <w:t xml:space="preserve"> endodontia, periodontia e prótese</w:t>
      </w:r>
      <w:r w:rsidR="0034574B" w:rsidRPr="001D2B52">
        <w:rPr>
          <w:rFonts w:ascii="Times New Roman" w:hAnsi="Times New Roman" w:cs="Times New Roman"/>
          <w:sz w:val="24"/>
          <w:szCs w:val="24"/>
        </w:rPr>
        <w:t xml:space="preserve"> na AES</w:t>
      </w:r>
      <w:r w:rsidR="00B25661" w:rsidRPr="001D2B52">
        <w:rPr>
          <w:rFonts w:ascii="Times New Roman" w:hAnsi="Times New Roman" w:cs="Times New Roman"/>
          <w:sz w:val="24"/>
          <w:szCs w:val="24"/>
        </w:rPr>
        <w:t xml:space="preserve">), TTD, PD, FC, dedução da população detentora de plano </w:t>
      </w:r>
      <w:r w:rsidR="00B25661" w:rsidRPr="001D2B52">
        <w:rPr>
          <w:rFonts w:ascii="Times New Roman" w:hAnsi="Times New Roman" w:cs="Times New Roman"/>
          <w:sz w:val="24"/>
          <w:szCs w:val="24"/>
        </w:rPr>
        <w:lastRenderedPageBreak/>
        <w:t>de saúde odontológico, inclusão da força de trabalho atuante em estabelecimentos não vinculados ao SUS</w:t>
      </w:r>
      <w:r w:rsidR="003363F2" w:rsidRPr="001D2B52">
        <w:rPr>
          <w:rFonts w:ascii="Times New Roman" w:hAnsi="Times New Roman" w:cs="Times New Roman"/>
          <w:sz w:val="24"/>
          <w:szCs w:val="24"/>
        </w:rPr>
        <w:t xml:space="preserve">. </w:t>
      </w:r>
    </w:p>
    <w:p w14:paraId="7C7FDFB2" w14:textId="1EE96949" w:rsidR="009950B3" w:rsidRPr="001D2B52" w:rsidRDefault="003363F2" w:rsidP="00940D05">
      <w:pPr>
        <w:spacing w:line="360" w:lineRule="auto"/>
        <w:ind w:firstLine="851"/>
        <w:jc w:val="both"/>
        <w:rPr>
          <w:rFonts w:ascii="Times New Roman" w:hAnsi="Times New Roman" w:cs="Times New Roman"/>
          <w:sz w:val="24"/>
          <w:szCs w:val="24"/>
        </w:rPr>
      </w:pPr>
      <w:r w:rsidRPr="001D2B52">
        <w:rPr>
          <w:rFonts w:ascii="Times New Roman" w:hAnsi="Times New Roman" w:cs="Times New Roman"/>
          <w:sz w:val="24"/>
          <w:szCs w:val="24"/>
        </w:rPr>
        <w:t>Com base nos valores que os parâmetros podem assumir</w:t>
      </w:r>
      <w:ins w:id="156" w:author="Daiana Bonfim" w:date="2025-02-08T13:15:00Z">
        <w:r w:rsidR="00F63B22" w:rsidRPr="001D2B52">
          <w:rPr>
            <w:rFonts w:ascii="Times New Roman" w:hAnsi="Times New Roman" w:cs="Times New Roman"/>
            <w:sz w:val="24"/>
            <w:szCs w:val="24"/>
          </w:rPr>
          <w:t>, via</w:t>
        </w:r>
      </w:ins>
      <w:r w:rsidR="0034574B" w:rsidRPr="001D2B52">
        <w:rPr>
          <w:rFonts w:ascii="Times New Roman" w:hAnsi="Times New Roman" w:cs="Times New Roman"/>
          <w:sz w:val="24"/>
          <w:szCs w:val="24"/>
        </w:rPr>
        <w:t xml:space="preserve"> software</w:t>
      </w:r>
      <w:r w:rsidRPr="001D2B52">
        <w:rPr>
          <w:rFonts w:ascii="Times New Roman" w:hAnsi="Times New Roman" w:cs="Times New Roman"/>
          <w:sz w:val="24"/>
          <w:szCs w:val="24"/>
        </w:rPr>
        <w:t xml:space="preserve">, é possível executar </w:t>
      </w:r>
      <w:r w:rsidR="001360B5" w:rsidRPr="001D2B52">
        <w:rPr>
          <w:rFonts w:ascii="Times New Roman" w:hAnsi="Times New Roman" w:cs="Times New Roman"/>
          <w:sz w:val="24"/>
          <w:szCs w:val="24"/>
        </w:rPr>
        <w:t>cerca de</w:t>
      </w:r>
      <w:r w:rsidRPr="001D2B52">
        <w:rPr>
          <w:rFonts w:ascii="Times New Roman" w:hAnsi="Times New Roman" w:cs="Times New Roman"/>
          <w:sz w:val="24"/>
          <w:szCs w:val="24"/>
        </w:rPr>
        <w:t xml:space="preserve"> 12 bilhões de combinações diferentes (12</w:t>
      </w:r>
      <w:r w:rsidR="001360B5" w:rsidRPr="001D2B52">
        <w:rPr>
          <w:rFonts w:ascii="Times New Roman" w:hAnsi="Times New Roman" w:cs="Times New Roman"/>
          <w:sz w:val="24"/>
          <w:szCs w:val="24"/>
        </w:rPr>
        <w:t xml:space="preserve"> tempos de APS</w:t>
      </w:r>
      <w:r w:rsidRPr="001D2B52">
        <w:rPr>
          <w:rFonts w:ascii="Times New Roman" w:hAnsi="Times New Roman" w:cs="Times New Roman"/>
          <w:sz w:val="24"/>
          <w:szCs w:val="24"/>
        </w:rPr>
        <w:t xml:space="preserve"> x 2</w:t>
      </w:r>
      <w:r w:rsidR="00FE70D3" w:rsidRPr="001D2B52">
        <w:rPr>
          <w:rFonts w:ascii="Times New Roman" w:hAnsi="Times New Roman" w:cs="Times New Roman"/>
          <w:sz w:val="24"/>
          <w:szCs w:val="24"/>
        </w:rPr>
        <w:t>.</w:t>
      </w:r>
      <w:r w:rsidRPr="001D2B52">
        <w:rPr>
          <w:rFonts w:ascii="Times New Roman" w:hAnsi="Times New Roman" w:cs="Times New Roman"/>
          <w:sz w:val="24"/>
          <w:szCs w:val="24"/>
        </w:rPr>
        <w:t>000</w:t>
      </w:r>
      <w:r w:rsidR="001360B5" w:rsidRPr="001D2B52">
        <w:rPr>
          <w:rFonts w:ascii="Times New Roman" w:hAnsi="Times New Roman" w:cs="Times New Roman"/>
          <w:sz w:val="24"/>
          <w:szCs w:val="24"/>
        </w:rPr>
        <w:t xml:space="preserve"> TTD</w:t>
      </w:r>
      <w:r w:rsidRPr="001D2B52">
        <w:rPr>
          <w:rFonts w:ascii="Times New Roman" w:hAnsi="Times New Roman" w:cs="Times New Roman"/>
          <w:sz w:val="24"/>
          <w:szCs w:val="24"/>
        </w:rPr>
        <w:t xml:space="preserve"> x 8</w:t>
      </w:r>
      <w:r w:rsidR="001360B5" w:rsidRPr="001D2B52">
        <w:rPr>
          <w:rFonts w:ascii="Times New Roman" w:hAnsi="Times New Roman" w:cs="Times New Roman"/>
          <w:sz w:val="24"/>
          <w:szCs w:val="24"/>
        </w:rPr>
        <w:t xml:space="preserve"> PD</w:t>
      </w:r>
      <w:r w:rsidRPr="001D2B52">
        <w:rPr>
          <w:rFonts w:ascii="Times New Roman" w:hAnsi="Times New Roman" w:cs="Times New Roman"/>
          <w:sz w:val="24"/>
          <w:szCs w:val="24"/>
        </w:rPr>
        <w:t xml:space="preserve"> x 10</w:t>
      </w:r>
      <w:r w:rsidR="001360B5" w:rsidRPr="001D2B52">
        <w:rPr>
          <w:rFonts w:ascii="Times New Roman" w:hAnsi="Times New Roman" w:cs="Times New Roman"/>
          <w:sz w:val="24"/>
          <w:szCs w:val="24"/>
        </w:rPr>
        <w:t xml:space="preserve"> PL</w:t>
      </w:r>
      <w:r w:rsidRPr="001D2B52">
        <w:rPr>
          <w:rFonts w:ascii="Times New Roman" w:hAnsi="Times New Roman" w:cs="Times New Roman"/>
          <w:sz w:val="24"/>
          <w:szCs w:val="24"/>
        </w:rPr>
        <w:t xml:space="preserve"> x 2</w:t>
      </w:r>
      <w:r w:rsidR="001360B5" w:rsidRPr="001D2B52">
        <w:rPr>
          <w:rFonts w:ascii="Times New Roman" w:hAnsi="Times New Roman" w:cs="Times New Roman"/>
          <w:sz w:val="24"/>
          <w:szCs w:val="24"/>
        </w:rPr>
        <w:t xml:space="preserve"> tipos vínculos para profissionais SUS</w:t>
      </w:r>
      <w:r w:rsidRPr="001D2B52">
        <w:rPr>
          <w:rFonts w:ascii="Times New Roman" w:hAnsi="Times New Roman" w:cs="Times New Roman"/>
          <w:sz w:val="24"/>
          <w:szCs w:val="24"/>
        </w:rPr>
        <w:t xml:space="preserve"> x 2 </w:t>
      </w:r>
      <w:r w:rsidR="001360B5" w:rsidRPr="001D2B52">
        <w:rPr>
          <w:rFonts w:ascii="Times New Roman" w:hAnsi="Times New Roman" w:cs="Times New Roman"/>
          <w:sz w:val="24"/>
          <w:szCs w:val="24"/>
        </w:rPr>
        <w:t xml:space="preserve">de tipos de população </w:t>
      </w:r>
      <w:r w:rsidRPr="001D2B52">
        <w:rPr>
          <w:rFonts w:ascii="Times New Roman" w:hAnsi="Times New Roman" w:cs="Times New Roman"/>
          <w:sz w:val="24"/>
          <w:szCs w:val="24"/>
        </w:rPr>
        <w:t>x 10</w:t>
      </w:r>
      <w:r w:rsidR="001360B5" w:rsidRPr="001D2B52">
        <w:rPr>
          <w:rFonts w:ascii="Times New Roman" w:hAnsi="Times New Roman" w:cs="Times New Roman"/>
          <w:sz w:val="24"/>
          <w:szCs w:val="24"/>
        </w:rPr>
        <w:t xml:space="preserve"> tempos de Endodontia</w:t>
      </w:r>
      <w:r w:rsidRPr="001D2B52">
        <w:rPr>
          <w:rFonts w:ascii="Times New Roman" w:hAnsi="Times New Roman" w:cs="Times New Roman"/>
          <w:sz w:val="24"/>
          <w:szCs w:val="24"/>
        </w:rPr>
        <w:t xml:space="preserve"> x 16 </w:t>
      </w:r>
      <w:r w:rsidR="001360B5" w:rsidRPr="001D2B52">
        <w:rPr>
          <w:rFonts w:ascii="Times New Roman" w:hAnsi="Times New Roman" w:cs="Times New Roman"/>
          <w:sz w:val="24"/>
          <w:szCs w:val="24"/>
        </w:rPr>
        <w:t xml:space="preserve">tempos de Prótese </w:t>
      </w:r>
      <w:r w:rsidRPr="001D2B52">
        <w:rPr>
          <w:rFonts w:ascii="Times New Roman" w:hAnsi="Times New Roman" w:cs="Times New Roman"/>
          <w:sz w:val="24"/>
          <w:szCs w:val="24"/>
        </w:rPr>
        <w:t>x 10</w:t>
      </w:r>
      <w:r w:rsidR="001360B5" w:rsidRPr="001D2B52">
        <w:rPr>
          <w:rFonts w:ascii="Times New Roman" w:hAnsi="Times New Roman" w:cs="Times New Roman"/>
          <w:sz w:val="24"/>
          <w:szCs w:val="24"/>
        </w:rPr>
        <w:t xml:space="preserve"> tempos de Periodontia</w:t>
      </w:r>
      <w:r w:rsidRPr="001D2B52">
        <w:rPr>
          <w:rFonts w:ascii="Times New Roman" w:hAnsi="Times New Roman" w:cs="Times New Roman"/>
          <w:sz w:val="24"/>
          <w:szCs w:val="24"/>
        </w:rPr>
        <w:t xml:space="preserve">). </w:t>
      </w:r>
      <w:r w:rsidR="001D7F1D" w:rsidRPr="001D2B52">
        <w:rPr>
          <w:rFonts w:ascii="Times New Roman" w:hAnsi="Times New Roman" w:cs="Times New Roman"/>
          <w:sz w:val="24"/>
          <w:szCs w:val="24"/>
        </w:rPr>
        <w:t xml:space="preserve"> </w:t>
      </w:r>
    </w:p>
    <w:p w14:paraId="07FC7899" w14:textId="77777777" w:rsidR="003363F2" w:rsidRPr="001D2B52" w:rsidRDefault="003363F2" w:rsidP="003363F2">
      <w:pPr>
        <w:pStyle w:val="SemEspaamento"/>
        <w:rPr>
          <w:rFonts w:ascii="Times New Roman" w:hAnsi="Times New Roman" w:cs="Times New Roman"/>
          <w:sz w:val="24"/>
          <w:szCs w:val="24"/>
        </w:rPr>
      </w:pPr>
      <w:r w:rsidRPr="001D2B52">
        <w:rPr>
          <w:rFonts w:ascii="Times New Roman" w:hAnsi="Times New Roman" w:cs="Times New Roman"/>
          <w:noProof/>
          <w:sz w:val="24"/>
          <w:szCs w:val="24"/>
        </w:rPr>
        <w:drawing>
          <wp:inline distT="0" distB="0" distL="0" distR="0" wp14:anchorId="0B94F8E0" wp14:editId="04CBBA74">
            <wp:extent cx="5343525" cy="2551430"/>
            <wp:effectExtent l="19050" t="19050" r="28575" b="203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047"/>
                    <a:stretch/>
                  </pic:blipFill>
                  <pic:spPr bwMode="auto">
                    <a:xfrm>
                      <a:off x="0" y="0"/>
                      <a:ext cx="5343525" cy="255143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E56D7B8" w14:textId="3C6E8863" w:rsidR="003363F2" w:rsidRPr="001D2B52" w:rsidRDefault="003363F2" w:rsidP="003363F2">
      <w:pPr>
        <w:pStyle w:val="SemEspaamento"/>
        <w:rPr>
          <w:rFonts w:ascii="Times New Roman" w:hAnsi="Times New Roman" w:cs="Times New Roman"/>
          <w:sz w:val="24"/>
          <w:szCs w:val="24"/>
        </w:rPr>
      </w:pPr>
      <w:r w:rsidRPr="001D2B52">
        <w:rPr>
          <w:rFonts w:ascii="Times New Roman" w:hAnsi="Times New Roman" w:cs="Times New Roman"/>
          <w:sz w:val="24"/>
          <w:szCs w:val="24"/>
        </w:rPr>
        <w:t xml:space="preserve">Fig. </w:t>
      </w:r>
      <w:r w:rsidRPr="001D2B52">
        <w:rPr>
          <w:rFonts w:ascii="Times New Roman" w:hAnsi="Times New Roman" w:cs="Times New Roman"/>
          <w:sz w:val="24"/>
          <w:szCs w:val="24"/>
        </w:rPr>
        <w:fldChar w:fldCharType="begin"/>
      </w:r>
      <w:r w:rsidRPr="001D2B52">
        <w:rPr>
          <w:rFonts w:ascii="Times New Roman" w:hAnsi="Times New Roman" w:cs="Times New Roman"/>
          <w:sz w:val="24"/>
          <w:szCs w:val="24"/>
        </w:rPr>
        <w:instrText xml:space="preserve"> SEQ Fig. \* ARABIC </w:instrText>
      </w:r>
      <w:r w:rsidRPr="001D2B52">
        <w:rPr>
          <w:rFonts w:ascii="Times New Roman" w:hAnsi="Times New Roman" w:cs="Times New Roman"/>
          <w:sz w:val="24"/>
          <w:szCs w:val="24"/>
        </w:rPr>
        <w:fldChar w:fldCharType="separate"/>
      </w:r>
      <w:r w:rsidRPr="001D2B52">
        <w:rPr>
          <w:rFonts w:ascii="Times New Roman" w:hAnsi="Times New Roman" w:cs="Times New Roman"/>
          <w:noProof/>
          <w:sz w:val="24"/>
          <w:szCs w:val="24"/>
        </w:rPr>
        <w:t>3</w:t>
      </w:r>
      <w:r w:rsidRPr="001D2B52">
        <w:rPr>
          <w:rFonts w:ascii="Times New Roman" w:hAnsi="Times New Roman" w:cs="Times New Roman"/>
          <w:sz w:val="24"/>
          <w:szCs w:val="24"/>
        </w:rPr>
        <w:fldChar w:fldCharType="end"/>
      </w:r>
      <w:r w:rsidRPr="001D2B52">
        <w:rPr>
          <w:rFonts w:ascii="Times New Roman" w:hAnsi="Times New Roman" w:cs="Times New Roman"/>
          <w:sz w:val="24"/>
          <w:szCs w:val="24"/>
        </w:rPr>
        <w:t xml:space="preserve"> - Ferramenta interativa para planejamento da força de trabalho em saúde bucal</w:t>
      </w:r>
    </w:p>
    <w:p w14:paraId="4D57468C" w14:textId="77777777" w:rsidR="0096774B" w:rsidRPr="001D2B52" w:rsidRDefault="0096774B" w:rsidP="00330EB1">
      <w:pPr>
        <w:ind w:firstLine="851"/>
        <w:jc w:val="both"/>
        <w:rPr>
          <w:rFonts w:ascii="Times New Roman" w:hAnsi="Times New Roman" w:cs="Times New Roman"/>
          <w:sz w:val="24"/>
          <w:szCs w:val="24"/>
        </w:rPr>
      </w:pPr>
    </w:p>
    <w:p w14:paraId="0379390D" w14:textId="40D12149" w:rsidR="00B95670" w:rsidRPr="001D2B52" w:rsidRDefault="00F63B22" w:rsidP="00F63B22">
      <w:pPr>
        <w:spacing w:line="360" w:lineRule="auto"/>
        <w:ind w:firstLine="851"/>
        <w:jc w:val="both"/>
        <w:rPr>
          <w:rFonts w:ascii="Times New Roman" w:hAnsi="Times New Roman" w:cs="Times New Roman"/>
          <w:sz w:val="24"/>
          <w:szCs w:val="24"/>
        </w:rPr>
      </w:pPr>
      <w:ins w:id="157" w:author="Daiana Bonfim" w:date="2025-02-08T13:15:00Z">
        <w:r w:rsidRPr="001D2B52">
          <w:rPr>
            <w:rFonts w:ascii="Times New Roman" w:hAnsi="Times New Roman" w:cs="Times New Roman"/>
            <w:sz w:val="24"/>
            <w:szCs w:val="24"/>
          </w:rPr>
          <w:t xml:space="preserve">Assim, </w:t>
        </w:r>
      </w:ins>
      <w:del w:id="158" w:author="Daiana Bonfim" w:date="2025-02-08T13:15:00Z">
        <w:r w:rsidR="00B95670" w:rsidRPr="001D2B52" w:rsidDel="00F63B22">
          <w:rPr>
            <w:rFonts w:ascii="Times New Roman" w:hAnsi="Times New Roman" w:cs="Times New Roman"/>
            <w:sz w:val="24"/>
            <w:szCs w:val="24"/>
          </w:rPr>
          <w:delText>A</w:delText>
        </w:r>
      </w:del>
      <w:ins w:id="159" w:author="Daiana Bonfim" w:date="2025-02-08T13:15:00Z">
        <w:r w:rsidRPr="001D2B52">
          <w:rPr>
            <w:rFonts w:ascii="Times New Roman" w:hAnsi="Times New Roman" w:cs="Times New Roman"/>
            <w:sz w:val="24"/>
            <w:szCs w:val="24"/>
          </w:rPr>
          <w:t>a</w:t>
        </w:r>
      </w:ins>
      <w:r w:rsidR="00B95670" w:rsidRPr="001D2B52">
        <w:rPr>
          <w:rFonts w:ascii="Times New Roman" w:hAnsi="Times New Roman" w:cs="Times New Roman"/>
          <w:sz w:val="24"/>
          <w:szCs w:val="24"/>
        </w:rPr>
        <w:t xml:space="preserve">lgumas combinações foram </w:t>
      </w:r>
      <w:r w:rsidR="00B25661" w:rsidRPr="001D2B52">
        <w:rPr>
          <w:rFonts w:ascii="Times New Roman" w:hAnsi="Times New Roman" w:cs="Times New Roman"/>
          <w:sz w:val="24"/>
          <w:szCs w:val="24"/>
        </w:rPr>
        <w:t>selecionadas</w:t>
      </w:r>
      <w:r w:rsidR="00B95670" w:rsidRPr="001D2B52">
        <w:rPr>
          <w:rFonts w:ascii="Times New Roman" w:hAnsi="Times New Roman" w:cs="Times New Roman"/>
          <w:sz w:val="24"/>
          <w:szCs w:val="24"/>
        </w:rPr>
        <w:t xml:space="preserve"> para representar quatro cenários distinto</w:t>
      </w:r>
      <w:r w:rsidR="00607E51" w:rsidRPr="001D2B52">
        <w:rPr>
          <w:rFonts w:ascii="Times New Roman" w:hAnsi="Times New Roman" w:cs="Times New Roman"/>
          <w:sz w:val="24"/>
          <w:szCs w:val="24"/>
        </w:rPr>
        <w:t xml:space="preserve">s, conforme </w:t>
      </w:r>
      <w:r w:rsidR="00B25661" w:rsidRPr="001D2B52">
        <w:rPr>
          <w:rFonts w:ascii="Times New Roman" w:hAnsi="Times New Roman" w:cs="Times New Roman"/>
          <w:sz w:val="24"/>
          <w:szCs w:val="24"/>
        </w:rPr>
        <w:t>a</w:t>
      </w:r>
      <w:ins w:id="160" w:author="Daiana Bonfim" w:date="2025-02-08T13:16:00Z">
        <w:r w:rsidRPr="001D2B52">
          <w:rPr>
            <w:rFonts w:ascii="Times New Roman" w:hAnsi="Times New Roman" w:cs="Times New Roman"/>
            <w:sz w:val="24"/>
            <w:szCs w:val="24"/>
          </w:rPr>
          <w:t>presentados na</w:t>
        </w:r>
      </w:ins>
      <w:r w:rsidR="00B25661" w:rsidRPr="001D2B52">
        <w:rPr>
          <w:rFonts w:ascii="Times New Roman" w:hAnsi="Times New Roman" w:cs="Times New Roman"/>
          <w:sz w:val="24"/>
          <w:szCs w:val="24"/>
        </w:rPr>
        <w:t xml:space="preserve"> </w:t>
      </w:r>
      <w:r w:rsidR="00FE70D3" w:rsidRPr="001D2B52">
        <w:rPr>
          <w:rFonts w:ascii="Times New Roman" w:hAnsi="Times New Roman" w:cs="Times New Roman"/>
          <w:sz w:val="24"/>
          <w:szCs w:val="24"/>
        </w:rPr>
        <w:t>T</w:t>
      </w:r>
      <w:r w:rsidR="00B25661" w:rsidRPr="001D2B52">
        <w:rPr>
          <w:rFonts w:ascii="Times New Roman" w:hAnsi="Times New Roman" w:cs="Times New Roman"/>
          <w:sz w:val="24"/>
          <w:szCs w:val="24"/>
        </w:rPr>
        <w:t>abela 1</w:t>
      </w:r>
      <w:r w:rsidR="00607E51" w:rsidRPr="001D2B52">
        <w:rPr>
          <w:rFonts w:ascii="Times New Roman" w:hAnsi="Times New Roman" w:cs="Times New Roman"/>
          <w:sz w:val="24"/>
          <w:szCs w:val="24"/>
        </w:rPr>
        <w:t xml:space="preserve">. </w:t>
      </w:r>
      <w:r w:rsidR="00FE70D3" w:rsidRPr="001D2B52">
        <w:rPr>
          <w:rFonts w:ascii="Times New Roman" w:hAnsi="Times New Roman" w:cs="Times New Roman"/>
          <w:sz w:val="24"/>
          <w:szCs w:val="24"/>
        </w:rPr>
        <w:t>Em</w:t>
      </w:r>
      <w:r w:rsidR="00607E51" w:rsidRPr="001D2B52">
        <w:rPr>
          <w:rFonts w:ascii="Times New Roman" w:hAnsi="Times New Roman" w:cs="Times New Roman"/>
          <w:sz w:val="24"/>
          <w:szCs w:val="24"/>
        </w:rPr>
        <w:t xml:space="preserve"> cada cenário, há mudança de parâmetros que </w:t>
      </w:r>
      <w:r w:rsidR="00FE70D3" w:rsidRPr="001D2B52">
        <w:rPr>
          <w:rFonts w:ascii="Times New Roman" w:hAnsi="Times New Roman" w:cs="Times New Roman"/>
          <w:sz w:val="24"/>
          <w:szCs w:val="24"/>
        </w:rPr>
        <w:t>resulta</w:t>
      </w:r>
      <w:ins w:id="161" w:author="Daiana Bonfim" w:date="2025-02-08T13:16:00Z">
        <w:r w:rsidRPr="001D2B52">
          <w:rPr>
            <w:rFonts w:ascii="Times New Roman" w:hAnsi="Times New Roman" w:cs="Times New Roman"/>
            <w:sz w:val="24"/>
            <w:szCs w:val="24"/>
          </w:rPr>
          <w:t>m</w:t>
        </w:r>
      </w:ins>
      <w:r w:rsidR="00FE70D3" w:rsidRPr="001D2B52">
        <w:rPr>
          <w:rFonts w:ascii="Times New Roman" w:hAnsi="Times New Roman" w:cs="Times New Roman"/>
          <w:sz w:val="24"/>
          <w:szCs w:val="24"/>
        </w:rPr>
        <w:t xml:space="preserve"> em condições que reduzem</w:t>
      </w:r>
      <w:r w:rsidR="00607E51" w:rsidRPr="001D2B52">
        <w:rPr>
          <w:rFonts w:ascii="Times New Roman" w:hAnsi="Times New Roman" w:cs="Times New Roman"/>
          <w:sz w:val="24"/>
          <w:szCs w:val="24"/>
        </w:rPr>
        <w:t xml:space="preserve"> as lacunas entre necessidade e oferta</w:t>
      </w:r>
      <w:ins w:id="162" w:author="Daiana Bonfim" w:date="2025-02-08T13:20:00Z">
        <w:r w:rsidRPr="001D2B52">
          <w:rPr>
            <w:rFonts w:ascii="Times New Roman" w:hAnsi="Times New Roman" w:cs="Times New Roman"/>
            <w:sz w:val="24"/>
            <w:szCs w:val="24"/>
          </w:rPr>
          <w:t xml:space="preserve"> d</w:t>
        </w:r>
      </w:ins>
      <w:ins w:id="163" w:author="Daiana Bonfim" w:date="2025-02-08T13:21:00Z">
        <w:r w:rsidRPr="001D2B52">
          <w:rPr>
            <w:rFonts w:ascii="Times New Roman" w:hAnsi="Times New Roman" w:cs="Times New Roman"/>
            <w:sz w:val="24"/>
            <w:szCs w:val="24"/>
          </w:rPr>
          <w:t>e profissionais de saúde bucal</w:t>
        </w:r>
      </w:ins>
      <w:r w:rsidR="00607E51" w:rsidRPr="001D2B52">
        <w:rPr>
          <w:rFonts w:ascii="Times New Roman" w:hAnsi="Times New Roman" w:cs="Times New Roman"/>
          <w:sz w:val="24"/>
          <w:szCs w:val="24"/>
        </w:rPr>
        <w:t>. Na primeira mudança</w:t>
      </w:r>
      <w:ins w:id="164" w:author="Daiana Bonfim" w:date="2025-02-08T13:21:00Z">
        <w:r w:rsidRPr="001D2B52">
          <w:rPr>
            <w:rFonts w:ascii="Times New Roman" w:hAnsi="Times New Roman" w:cs="Times New Roman"/>
            <w:sz w:val="24"/>
            <w:szCs w:val="24"/>
          </w:rPr>
          <w:t xml:space="preserve"> do baseline</w:t>
        </w:r>
      </w:ins>
      <w:r w:rsidR="00607E51" w:rsidRPr="001D2B52">
        <w:rPr>
          <w:rFonts w:ascii="Times New Roman" w:hAnsi="Times New Roman" w:cs="Times New Roman"/>
          <w:sz w:val="24"/>
          <w:szCs w:val="24"/>
        </w:rPr>
        <w:t xml:space="preserve">, </w:t>
      </w:r>
      <w:r w:rsidR="00561073" w:rsidRPr="001D2B52">
        <w:rPr>
          <w:rFonts w:ascii="Times New Roman" w:hAnsi="Times New Roman" w:cs="Times New Roman"/>
          <w:sz w:val="24"/>
          <w:szCs w:val="24"/>
        </w:rPr>
        <w:t>correspondente ao C</w:t>
      </w:r>
      <w:r w:rsidR="00607E51" w:rsidRPr="001D2B52">
        <w:rPr>
          <w:rFonts w:ascii="Times New Roman" w:hAnsi="Times New Roman" w:cs="Times New Roman"/>
          <w:sz w:val="24"/>
          <w:szCs w:val="24"/>
        </w:rPr>
        <w:t xml:space="preserve">enário 2, há </w:t>
      </w:r>
      <w:r w:rsidR="00B25661" w:rsidRPr="001D2B52">
        <w:rPr>
          <w:rFonts w:ascii="Times New Roman" w:hAnsi="Times New Roman" w:cs="Times New Roman"/>
          <w:sz w:val="24"/>
          <w:szCs w:val="24"/>
        </w:rPr>
        <w:t>redução no tempo de procedimentos e aumento nos percentuais de PD e FC</w:t>
      </w:r>
      <w:r w:rsidR="00607E51" w:rsidRPr="001D2B52">
        <w:rPr>
          <w:rFonts w:ascii="Times New Roman" w:hAnsi="Times New Roman" w:cs="Times New Roman"/>
          <w:sz w:val="24"/>
          <w:szCs w:val="24"/>
        </w:rPr>
        <w:t xml:space="preserve">. No </w:t>
      </w:r>
      <w:r w:rsidR="00561073" w:rsidRPr="001D2B52">
        <w:rPr>
          <w:rFonts w:ascii="Times New Roman" w:hAnsi="Times New Roman" w:cs="Times New Roman"/>
          <w:sz w:val="24"/>
          <w:szCs w:val="24"/>
        </w:rPr>
        <w:t>Cenário 3</w:t>
      </w:r>
      <w:r w:rsidR="00607E51" w:rsidRPr="001D2B52">
        <w:rPr>
          <w:rFonts w:ascii="Times New Roman" w:hAnsi="Times New Roman" w:cs="Times New Roman"/>
          <w:sz w:val="24"/>
          <w:szCs w:val="24"/>
        </w:rPr>
        <w:t xml:space="preserve">, os parâmetros de produtividade são mantidos e se deduz aqueles indivíduos que acessam serviços de saúde por meio de planos odontológicos, de acordo com dados da </w:t>
      </w:r>
      <w:r w:rsidR="00561073" w:rsidRPr="001D2B52">
        <w:rPr>
          <w:rFonts w:ascii="Times New Roman" w:hAnsi="Times New Roman" w:cs="Times New Roman"/>
          <w:sz w:val="24"/>
          <w:szCs w:val="24"/>
        </w:rPr>
        <w:t>Agência Nacional de Saúde Suplementar (ANS)</w:t>
      </w:r>
      <w:r w:rsidR="00607E51" w:rsidRPr="001D2B52">
        <w:rPr>
          <w:rFonts w:ascii="Times New Roman" w:hAnsi="Times New Roman" w:cs="Times New Roman"/>
          <w:sz w:val="24"/>
          <w:szCs w:val="24"/>
        </w:rPr>
        <w:t xml:space="preserve">. Por fim, </w:t>
      </w:r>
      <w:r w:rsidR="00E53127" w:rsidRPr="001D2B52">
        <w:rPr>
          <w:rFonts w:ascii="Times New Roman" w:hAnsi="Times New Roman" w:cs="Times New Roman"/>
          <w:sz w:val="24"/>
          <w:szCs w:val="24"/>
        </w:rPr>
        <w:t xml:space="preserve">o </w:t>
      </w:r>
      <w:r w:rsidR="00561073" w:rsidRPr="001D2B52">
        <w:rPr>
          <w:rFonts w:ascii="Times New Roman" w:hAnsi="Times New Roman" w:cs="Times New Roman"/>
          <w:sz w:val="24"/>
          <w:szCs w:val="24"/>
        </w:rPr>
        <w:t>C</w:t>
      </w:r>
      <w:r w:rsidR="00E53127" w:rsidRPr="001D2B52">
        <w:rPr>
          <w:rFonts w:ascii="Times New Roman" w:hAnsi="Times New Roman" w:cs="Times New Roman"/>
          <w:sz w:val="24"/>
          <w:szCs w:val="24"/>
        </w:rPr>
        <w:t xml:space="preserve">enário </w:t>
      </w:r>
      <w:r w:rsidR="00561073" w:rsidRPr="001D2B52">
        <w:rPr>
          <w:rFonts w:ascii="Times New Roman" w:hAnsi="Times New Roman" w:cs="Times New Roman"/>
          <w:sz w:val="24"/>
          <w:szCs w:val="24"/>
        </w:rPr>
        <w:t xml:space="preserve">4 </w:t>
      </w:r>
      <w:ins w:id="165" w:author="Daiana Bonfim" w:date="2025-02-08T13:21:00Z">
        <w:r w:rsidRPr="001D2B52">
          <w:rPr>
            <w:rFonts w:ascii="Times New Roman" w:hAnsi="Times New Roman" w:cs="Times New Roman"/>
            <w:sz w:val="24"/>
            <w:szCs w:val="24"/>
          </w:rPr>
          <w:t xml:space="preserve">se propõe </w:t>
        </w:r>
      </w:ins>
      <w:del w:id="166" w:author="Daiana Bonfim" w:date="2025-02-08T13:21:00Z">
        <w:r w:rsidR="00E53127" w:rsidRPr="001D2B52" w:rsidDel="00F63B22">
          <w:rPr>
            <w:rFonts w:ascii="Times New Roman" w:hAnsi="Times New Roman" w:cs="Times New Roman"/>
            <w:sz w:val="24"/>
            <w:szCs w:val="24"/>
          </w:rPr>
          <w:delText xml:space="preserve">ajuda </w:delText>
        </w:r>
      </w:del>
      <w:r w:rsidR="00E53127" w:rsidRPr="001D2B52">
        <w:rPr>
          <w:rFonts w:ascii="Times New Roman" w:hAnsi="Times New Roman" w:cs="Times New Roman"/>
          <w:sz w:val="24"/>
          <w:szCs w:val="24"/>
        </w:rPr>
        <w:t xml:space="preserve">a compreender </w:t>
      </w:r>
      <w:r w:rsidR="008B24EB" w:rsidRPr="001D2B52">
        <w:rPr>
          <w:rFonts w:ascii="Times New Roman" w:hAnsi="Times New Roman" w:cs="Times New Roman"/>
          <w:sz w:val="24"/>
          <w:szCs w:val="24"/>
        </w:rPr>
        <w:t xml:space="preserve">se as regiões </w:t>
      </w:r>
      <w:ins w:id="167" w:author="Daiana Bonfim" w:date="2025-02-08T13:17:00Z">
        <w:r w:rsidRPr="001D2B52">
          <w:rPr>
            <w:rFonts w:ascii="Times New Roman" w:hAnsi="Times New Roman" w:cs="Times New Roman"/>
            <w:sz w:val="24"/>
            <w:szCs w:val="24"/>
          </w:rPr>
          <w:t xml:space="preserve">de saúde </w:t>
        </w:r>
      </w:ins>
      <w:r w:rsidR="008B24EB" w:rsidRPr="001D2B52">
        <w:rPr>
          <w:rFonts w:ascii="Times New Roman" w:hAnsi="Times New Roman" w:cs="Times New Roman"/>
          <w:sz w:val="24"/>
          <w:szCs w:val="24"/>
        </w:rPr>
        <w:t xml:space="preserve">teriam força de trabalho disponível, considerando a situação hipotética de </w:t>
      </w:r>
      <w:r w:rsidR="00B25661" w:rsidRPr="001D2B52">
        <w:rPr>
          <w:rFonts w:ascii="Times New Roman" w:hAnsi="Times New Roman" w:cs="Times New Roman"/>
          <w:sz w:val="24"/>
          <w:szCs w:val="24"/>
        </w:rPr>
        <w:t xml:space="preserve">adicionar </w:t>
      </w:r>
      <w:r w:rsidR="00561073" w:rsidRPr="001D2B52">
        <w:rPr>
          <w:rFonts w:ascii="Times New Roman" w:hAnsi="Times New Roman" w:cs="Times New Roman"/>
          <w:sz w:val="24"/>
          <w:szCs w:val="24"/>
        </w:rPr>
        <w:t xml:space="preserve">também a carga de trabalho </w:t>
      </w:r>
      <w:ins w:id="168" w:author="Daiana Bonfim" w:date="2025-02-08T13:22:00Z">
        <w:r w:rsidRPr="001D2B52">
          <w:rPr>
            <w:rFonts w:ascii="Times New Roman" w:hAnsi="Times New Roman" w:cs="Times New Roman"/>
            <w:sz w:val="24"/>
            <w:szCs w:val="24"/>
          </w:rPr>
          <w:t>a</w:t>
        </w:r>
      </w:ins>
      <w:del w:id="169" w:author="Daiana Bonfim" w:date="2025-02-08T13:22:00Z">
        <w:r w:rsidR="00561073" w:rsidRPr="001D2B52" w:rsidDel="00F63B22">
          <w:rPr>
            <w:rFonts w:ascii="Times New Roman" w:hAnsi="Times New Roman" w:cs="Times New Roman"/>
            <w:sz w:val="24"/>
            <w:szCs w:val="24"/>
          </w:rPr>
          <w:delText>d</w:delText>
        </w:r>
      </w:del>
      <w:r w:rsidR="00561073" w:rsidRPr="001D2B52">
        <w:rPr>
          <w:rFonts w:ascii="Times New Roman" w:hAnsi="Times New Roman" w:cs="Times New Roman"/>
          <w:sz w:val="24"/>
          <w:szCs w:val="24"/>
        </w:rPr>
        <w:t xml:space="preserve">os </w:t>
      </w:r>
      <w:r w:rsidR="00B25661" w:rsidRPr="001D2B52">
        <w:rPr>
          <w:rFonts w:ascii="Times New Roman" w:hAnsi="Times New Roman" w:cs="Times New Roman"/>
          <w:sz w:val="24"/>
          <w:szCs w:val="24"/>
        </w:rPr>
        <w:t xml:space="preserve">demais </w:t>
      </w:r>
      <w:r w:rsidR="008B24EB" w:rsidRPr="001D2B52">
        <w:rPr>
          <w:rFonts w:ascii="Times New Roman" w:hAnsi="Times New Roman" w:cs="Times New Roman"/>
          <w:sz w:val="24"/>
          <w:szCs w:val="24"/>
        </w:rPr>
        <w:t>profissionais</w:t>
      </w:r>
      <w:ins w:id="170" w:author="Daiana Bonfim" w:date="2025-02-08T13:22:00Z">
        <w:r w:rsidRPr="001D2B52">
          <w:rPr>
            <w:rFonts w:ascii="Times New Roman" w:hAnsi="Times New Roman" w:cs="Times New Roman"/>
            <w:sz w:val="24"/>
            <w:szCs w:val="24"/>
          </w:rPr>
          <w:t xml:space="preserve"> que não apresentam</w:t>
        </w:r>
      </w:ins>
      <w:del w:id="171" w:author="Daiana Bonfim" w:date="2025-02-08T13:22:00Z">
        <w:r w:rsidR="00B25661" w:rsidRPr="001D2B52" w:rsidDel="00F63B22">
          <w:rPr>
            <w:rFonts w:ascii="Times New Roman" w:hAnsi="Times New Roman" w:cs="Times New Roman"/>
            <w:sz w:val="24"/>
            <w:szCs w:val="24"/>
          </w:rPr>
          <w:delText>, sem</w:delText>
        </w:r>
      </w:del>
      <w:r w:rsidR="00B25661" w:rsidRPr="001D2B52">
        <w:rPr>
          <w:rFonts w:ascii="Times New Roman" w:hAnsi="Times New Roman" w:cs="Times New Roman"/>
          <w:sz w:val="24"/>
          <w:szCs w:val="24"/>
        </w:rPr>
        <w:t xml:space="preserve"> vínculo </w:t>
      </w:r>
      <w:ins w:id="172" w:author="Daiana Bonfim" w:date="2025-02-08T13:22:00Z">
        <w:r w:rsidRPr="001D2B52">
          <w:rPr>
            <w:rFonts w:ascii="Times New Roman" w:hAnsi="Times New Roman" w:cs="Times New Roman"/>
            <w:sz w:val="24"/>
            <w:szCs w:val="24"/>
          </w:rPr>
          <w:t xml:space="preserve">de trabalho com serviços </w:t>
        </w:r>
      </w:ins>
      <w:del w:id="173" w:author="Daiana Bonfim" w:date="2025-02-08T13:22:00Z">
        <w:r w:rsidR="00B25661" w:rsidRPr="001D2B52" w:rsidDel="00F63B22">
          <w:rPr>
            <w:rFonts w:ascii="Times New Roman" w:hAnsi="Times New Roman" w:cs="Times New Roman"/>
            <w:sz w:val="24"/>
            <w:szCs w:val="24"/>
          </w:rPr>
          <w:delText>a</w:delText>
        </w:r>
      </w:del>
      <w:ins w:id="174" w:author="Daiana Bonfim" w:date="2025-02-08T13:22:00Z">
        <w:r w:rsidRPr="001D2B52">
          <w:rPr>
            <w:rFonts w:ascii="Times New Roman" w:hAnsi="Times New Roman" w:cs="Times New Roman"/>
            <w:sz w:val="24"/>
            <w:szCs w:val="24"/>
          </w:rPr>
          <w:t>d</w:t>
        </w:r>
      </w:ins>
      <w:r w:rsidR="00B25661" w:rsidRPr="001D2B52">
        <w:rPr>
          <w:rFonts w:ascii="Times New Roman" w:hAnsi="Times New Roman" w:cs="Times New Roman"/>
          <w:sz w:val="24"/>
          <w:szCs w:val="24"/>
        </w:rPr>
        <w:t>o SUS</w:t>
      </w:r>
      <w:r w:rsidR="00E53127" w:rsidRPr="001D2B52">
        <w:rPr>
          <w:rFonts w:ascii="Times New Roman" w:hAnsi="Times New Roman" w:cs="Times New Roman"/>
          <w:sz w:val="24"/>
          <w:szCs w:val="24"/>
        </w:rPr>
        <w:t xml:space="preserve">. </w:t>
      </w:r>
      <w:r w:rsidR="00607E51" w:rsidRPr="001D2B52">
        <w:rPr>
          <w:rFonts w:ascii="Times New Roman" w:hAnsi="Times New Roman" w:cs="Times New Roman"/>
          <w:sz w:val="24"/>
          <w:szCs w:val="24"/>
        </w:rPr>
        <w:t xml:space="preserve"> </w:t>
      </w:r>
      <w:r w:rsidR="00B83F2A" w:rsidRPr="001D2B52">
        <w:rPr>
          <w:rFonts w:ascii="Times New Roman" w:hAnsi="Times New Roman" w:cs="Times New Roman"/>
          <w:sz w:val="24"/>
          <w:szCs w:val="24"/>
        </w:rPr>
        <w:t xml:space="preserve">  </w:t>
      </w:r>
    </w:p>
    <w:p w14:paraId="5013F150" w14:textId="28CA8E51" w:rsidR="00A00A5A" w:rsidRPr="001D2B52" w:rsidRDefault="00A00A5A" w:rsidP="00A00A5A">
      <w:pPr>
        <w:pStyle w:val="SemEspaamento"/>
        <w:rPr>
          <w:rFonts w:ascii="Times New Roman" w:hAnsi="Times New Roman" w:cs="Times New Roman"/>
          <w:sz w:val="24"/>
          <w:szCs w:val="24"/>
        </w:rPr>
      </w:pPr>
      <w:r w:rsidRPr="001D2B52">
        <w:rPr>
          <w:rFonts w:ascii="Times New Roman" w:hAnsi="Times New Roman" w:cs="Times New Roman"/>
          <w:sz w:val="24"/>
          <w:szCs w:val="24"/>
        </w:rPr>
        <w:t>Tabela 1 – Cenários para simulação</w:t>
      </w:r>
    </w:p>
    <w:tbl>
      <w:tblPr>
        <w:tblStyle w:val="TabeladeLista1Clara"/>
        <w:tblW w:w="0" w:type="auto"/>
        <w:shd w:val="clear" w:color="auto" w:fill="FFFFFF" w:themeFill="background1"/>
        <w:tblLook w:val="04A0" w:firstRow="1" w:lastRow="0" w:firstColumn="1" w:lastColumn="0" w:noHBand="0" w:noVBand="1"/>
        <w:tblPrChange w:id="175" w:author="Daiana Bonfim" w:date="2025-02-08T13:19:00Z">
          <w:tblPr>
            <w:tblStyle w:val="TabeladeLista1Clara"/>
            <w:tblW w:w="0" w:type="auto"/>
            <w:shd w:val="clear" w:color="auto" w:fill="FFFFFF" w:themeFill="background1"/>
            <w:tblLook w:val="04A0" w:firstRow="1" w:lastRow="0" w:firstColumn="1" w:lastColumn="0" w:noHBand="0" w:noVBand="1"/>
          </w:tblPr>
        </w:tblPrChange>
      </w:tblPr>
      <w:tblGrid>
        <w:gridCol w:w="1663"/>
        <w:gridCol w:w="2120"/>
        <w:gridCol w:w="4721"/>
        <w:tblGridChange w:id="176">
          <w:tblGrid>
            <w:gridCol w:w="2410"/>
            <w:gridCol w:w="2410"/>
            <w:gridCol w:w="6084"/>
          </w:tblGrid>
        </w:tblGridChange>
      </w:tblGrid>
      <w:tr w:rsidR="00F63B22" w:rsidRPr="001D2B52" w14:paraId="2E481353" w14:textId="77777777" w:rsidTr="00F63B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3" w:type="dxa"/>
            <w:tcBorders>
              <w:top w:val="single" w:sz="4" w:space="0" w:color="auto"/>
            </w:tcBorders>
            <w:shd w:val="clear" w:color="auto" w:fill="FFFFFF" w:themeFill="background1"/>
            <w:tcPrChange w:id="177" w:author="Daiana Bonfim" w:date="2025-02-08T13:19:00Z">
              <w:tcPr>
                <w:tcW w:w="2410" w:type="dxa"/>
                <w:tcBorders>
                  <w:top w:val="single" w:sz="4" w:space="0" w:color="auto"/>
                </w:tcBorders>
                <w:shd w:val="clear" w:color="auto" w:fill="FFFFFF" w:themeFill="background1"/>
              </w:tcPr>
            </w:tcPrChange>
          </w:tcPr>
          <w:p w14:paraId="4F661696" w14:textId="77777777" w:rsidR="00F63B22" w:rsidRPr="001D2B52" w:rsidRDefault="00F63B22" w:rsidP="00DC47C3">
            <w:pPr>
              <w:jc w:val="center"/>
              <w:cnfStyle w:val="101000000000" w:firstRow="1" w:lastRow="0" w:firstColumn="1" w:lastColumn="0" w:oddVBand="0" w:evenVBand="0" w:oddHBand="0" w:evenHBand="0" w:firstRowFirstColumn="0" w:firstRowLastColumn="0" w:lastRowFirstColumn="0" w:lastRowLastColumn="0"/>
              <w:rPr>
                <w:rFonts w:ascii="Times New Roman" w:hAnsi="Times New Roman" w:cs="Times New Roman"/>
                <w:sz w:val="24"/>
                <w:szCs w:val="24"/>
              </w:rPr>
            </w:pPr>
          </w:p>
        </w:tc>
        <w:tc>
          <w:tcPr>
            <w:tcW w:w="2120" w:type="dxa"/>
            <w:tcBorders>
              <w:top w:val="single" w:sz="4" w:space="0" w:color="auto"/>
            </w:tcBorders>
            <w:shd w:val="clear" w:color="auto" w:fill="FFFFFF" w:themeFill="background1"/>
            <w:tcPrChange w:id="178" w:author="Daiana Bonfim" w:date="2025-02-08T13:19:00Z">
              <w:tcPr>
                <w:tcW w:w="2410" w:type="dxa"/>
                <w:tcBorders>
                  <w:top w:val="single" w:sz="4" w:space="0" w:color="auto"/>
                </w:tcBorders>
                <w:shd w:val="clear" w:color="auto" w:fill="FFFFFF" w:themeFill="background1"/>
              </w:tcPr>
            </w:tcPrChange>
          </w:tcPr>
          <w:p w14:paraId="56015929" w14:textId="0B36C667" w:rsidR="00F63B22" w:rsidRPr="001D2B52" w:rsidRDefault="00F63B22" w:rsidP="00DC47C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D2B52">
              <w:rPr>
                <w:rFonts w:ascii="Times New Roman" w:hAnsi="Times New Roman" w:cs="Times New Roman"/>
                <w:sz w:val="24"/>
                <w:szCs w:val="24"/>
              </w:rPr>
              <w:t>Parâmetro</w:t>
            </w:r>
          </w:p>
        </w:tc>
        <w:tc>
          <w:tcPr>
            <w:tcW w:w="4721" w:type="dxa"/>
            <w:tcBorders>
              <w:top w:val="single" w:sz="4" w:space="0" w:color="auto"/>
            </w:tcBorders>
            <w:shd w:val="clear" w:color="auto" w:fill="FFFFFF" w:themeFill="background1"/>
            <w:tcPrChange w:id="179" w:author="Daiana Bonfim" w:date="2025-02-08T13:19:00Z">
              <w:tcPr>
                <w:tcW w:w="6084" w:type="dxa"/>
                <w:tcBorders>
                  <w:top w:val="single" w:sz="4" w:space="0" w:color="auto"/>
                </w:tcBorders>
                <w:shd w:val="clear" w:color="auto" w:fill="FFFFFF" w:themeFill="background1"/>
              </w:tcPr>
            </w:tcPrChange>
          </w:tcPr>
          <w:p w14:paraId="0CC64B6C" w14:textId="77777777" w:rsidR="00F63B22" w:rsidRPr="001D2B52" w:rsidRDefault="00F63B22" w:rsidP="00DC47C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D2B52">
              <w:rPr>
                <w:rFonts w:ascii="Times New Roman" w:hAnsi="Times New Roman" w:cs="Times New Roman"/>
                <w:sz w:val="24"/>
                <w:szCs w:val="24"/>
              </w:rPr>
              <w:t>Valores simulados</w:t>
            </w:r>
          </w:p>
        </w:tc>
      </w:tr>
      <w:tr w:rsidR="00F63B22" w:rsidRPr="001D2B52" w14:paraId="6FB1ED39" w14:textId="77777777" w:rsidTr="001D2B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3" w:type="dxa"/>
            <w:tcBorders>
              <w:top w:val="single" w:sz="4" w:space="0" w:color="666666" w:themeColor="text1" w:themeTint="99"/>
              <w:bottom w:val="single" w:sz="4" w:space="0" w:color="auto"/>
              <w:right w:val="single" w:sz="4" w:space="0" w:color="auto"/>
            </w:tcBorders>
            <w:shd w:val="clear" w:color="auto" w:fill="FFFFFF" w:themeFill="background1"/>
            <w:vAlign w:val="center"/>
            <w:tcPrChange w:id="180" w:author="Daiana Bonfim" w:date="2025-02-08T13:19:00Z">
              <w:tcPr>
                <w:tcW w:w="2410" w:type="dxa"/>
                <w:tcBorders>
                  <w:top w:val="single" w:sz="4" w:space="0" w:color="666666" w:themeColor="text1" w:themeTint="99"/>
                  <w:bottom w:val="single" w:sz="4" w:space="0" w:color="auto"/>
                  <w:right w:val="single" w:sz="4" w:space="0" w:color="auto"/>
                </w:tcBorders>
                <w:shd w:val="clear" w:color="auto" w:fill="FFFFFF" w:themeFill="background1"/>
              </w:tcPr>
            </w:tcPrChange>
          </w:tcPr>
          <w:p w14:paraId="5833515D" w14:textId="20BA41CB" w:rsidR="00F63B22" w:rsidRPr="001D2B52" w:rsidRDefault="00F63B22" w:rsidP="001D2B52">
            <w:pPr>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sz w:val="24"/>
                <w:szCs w:val="24"/>
              </w:rPr>
            </w:pPr>
            <w:r w:rsidRPr="001D2B52">
              <w:rPr>
                <w:rFonts w:ascii="Times New Roman" w:hAnsi="Times New Roman" w:cs="Times New Roman"/>
                <w:sz w:val="24"/>
                <w:szCs w:val="24"/>
              </w:rPr>
              <w:t>Cenário 1</w:t>
            </w:r>
          </w:p>
        </w:tc>
        <w:tc>
          <w:tcPr>
            <w:tcW w:w="2120" w:type="dxa"/>
            <w:tcBorders>
              <w:top w:val="single" w:sz="4" w:space="0" w:color="666666" w:themeColor="text1" w:themeTint="99"/>
              <w:bottom w:val="single" w:sz="4" w:space="0" w:color="auto"/>
              <w:right w:val="single" w:sz="4" w:space="0" w:color="auto"/>
            </w:tcBorders>
            <w:shd w:val="clear" w:color="auto" w:fill="FFFFFF" w:themeFill="background1"/>
            <w:vAlign w:val="center"/>
            <w:tcPrChange w:id="181" w:author="Daiana Bonfim" w:date="2025-02-08T13:19:00Z">
              <w:tcPr>
                <w:tcW w:w="2410" w:type="dxa"/>
                <w:tcBorders>
                  <w:top w:val="single" w:sz="4" w:space="0" w:color="666666" w:themeColor="text1" w:themeTint="99"/>
                  <w:bottom w:val="single" w:sz="4" w:space="0" w:color="auto"/>
                  <w:right w:val="single" w:sz="4" w:space="0" w:color="auto"/>
                </w:tcBorders>
                <w:shd w:val="clear" w:color="auto" w:fill="FFFFFF" w:themeFill="background1"/>
                <w:vAlign w:val="center"/>
              </w:tcPr>
            </w:tcPrChange>
          </w:tcPr>
          <w:p w14:paraId="1E1A2D9F" w14:textId="344533B0" w:rsidR="00F63B22" w:rsidRPr="001D2B52" w:rsidRDefault="00F63B22" w:rsidP="00DC47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1D2B52">
              <w:rPr>
                <w:rFonts w:ascii="Times New Roman" w:hAnsi="Times New Roman" w:cs="Times New Roman"/>
                <w:sz w:val="24"/>
                <w:szCs w:val="24"/>
              </w:rPr>
              <w:t>baseline</w:t>
            </w:r>
          </w:p>
        </w:tc>
        <w:tc>
          <w:tcPr>
            <w:tcW w:w="4721" w:type="dxa"/>
            <w:tcBorders>
              <w:top w:val="single" w:sz="4" w:space="0" w:color="666666" w:themeColor="text1" w:themeTint="99"/>
              <w:left w:val="single" w:sz="4" w:space="0" w:color="auto"/>
              <w:bottom w:val="single" w:sz="4" w:space="0" w:color="auto"/>
            </w:tcBorders>
            <w:shd w:val="clear" w:color="auto" w:fill="FFFFFF" w:themeFill="background1"/>
            <w:tcPrChange w:id="182" w:author="Daiana Bonfim" w:date="2025-02-08T13:19:00Z">
              <w:tcPr>
                <w:tcW w:w="6084" w:type="dxa"/>
                <w:tcBorders>
                  <w:top w:val="single" w:sz="4" w:space="0" w:color="666666" w:themeColor="text1" w:themeTint="99"/>
                  <w:left w:val="single" w:sz="4" w:space="0" w:color="auto"/>
                  <w:bottom w:val="single" w:sz="4" w:space="0" w:color="auto"/>
                </w:tcBorders>
                <w:shd w:val="clear" w:color="auto" w:fill="FFFFFF" w:themeFill="background1"/>
              </w:tcPr>
            </w:tcPrChange>
          </w:tcPr>
          <w:p w14:paraId="4AFBE232" w14:textId="7C5BBE35" w:rsidR="00F63B22" w:rsidRPr="001D2B52" w:rsidRDefault="00F63B22"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D2B52">
              <w:rPr>
                <w:rFonts w:ascii="Times New Roman" w:hAnsi="Times New Roman" w:cs="Times New Roman"/>
                <w:sz w:val="24"/>
                <w:szCs w:val="24"/>
              </w:rPr>
              <w:t>TTD = 1576</w:t>
            </w:r>
          </w:p>
          <w:p w14:paraId="726E4DB4" w14:textId="56BB2999" w:rsidR="00F63B22" w:rsidRPr="001D2B52" w:rsidRDefault="00F63B22"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D2B52">
              <w:rPr>
                <w:rFonts w:ascii="Times New Roman" w:hAnsi="Times New Roman" w:cs="Times New Roman"/>
                <w:sz w:val="24"/>
                <w:szCs w:val="24"/>
              </w:rPr>
              <w:t xml:space="preserve">Produtividade de serviços na APS = 45 min. </w:t>
            </w:r>
          </w:p>
          <w:p w14:paraId="215A8B3F" w14:textId="2D178F70" w:rsidR="00F63B22" w:rsidRPr="001D2B52" w:rsidRDefault="00F63B22"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D2B52">
              <w:rPr>
                <w:rFonts w:ascii="Times New Roman" w:hAnsi="Times New Roman" w:cs="Times New Roman"/>
                <w:sz w:val="24"/>
                <w:szCs w:val="24"/>
              </w:rPr>
              <w:lastRenderedPageBreak/>
              <w:t>Produtividade de serviços de periodontia = 55 min.</w:t>
            </w:r>
          </w:p>
          <w:p w14:paraId="7976157B" w14:textId="4774576A" w:rsidR="00F63B22" w:rsidRPr="001D2B52" w:rsidRDefault="00F63B22"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D2B52">
              <w:rPr>
                <w:rFonts w:ascii="Times New Roman" w:hAnsi="Times New Roman" w:cs="Times New Roman"/>
                <w:sz w:val="24"/>
                <w:szCs w:val="24"/>
              </w:rPr>
              <w:t xml:space="preserve">Produtividade de serviços de endodontia = 45 min. </w:t>
            </w:r>
          </w:p>
          <w:p w14:paraId="398B99C5" w14:textId="56B1622D" w:rsidR="00F63B22" w:rsidRPr="001D2B52" w:rsidRDefault="00F63B22"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D2B52">
              <w:rPr>
                <w:rFonts w:ascii="Times New Roman" w:hAnsi="Times New Roman" w:cs="Times New Roman"/>
                <w:sz w:val="24"/>
                <w:szCs w:val="24"/>
              </w:rPr>
              <w:t>Produtividade de serviços de prótese = 55 min.</w:t>
            </w:r>
          </w:p>
          <w:p w14:paraId="535F4914" w14:textId="4D21F8CB" w:rsidR="00F63B22" w:rsidRPr="001D2B52" w:rsidRDefault="00F63B22"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D2B52">
              <w:rPr>
                <w:rFonts w:ascii="Times New Roman" w:hAnsi="Times New Roman" w:cs="Times New Roman"/>
                <w:sz w:val="24"/>
                <w:szCs w:val="24"/>
              </w:rPr>
              <w:t xml:space="preserve">Percentual de atividades diretas = 40% </w:t>
            </w:r>
          </w:p>
          <w:p w14:paraId="12BD80F4" w14:textId="37CA50D4" w:rsidR="00F63B22" w:rsidRPr="001D2B52" w:rsidRDefault="00F63B22"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D2B52">
              <w:rPr>
                <w:rFonts w:ascii="Times New Roman" w:hAnsi="Times New Roman" w:cs="Times New Roman"/>
                <w:sz w:val="24"/>
                <w:szCs w:val="24"/>
              </w:rPr>
              <w:t>Percentual de foco clínico = 50%</w:t>
            </w:r>
          </w:p>
          <w:p w14:paraId="6C1BD044" w14:textId="6EE151A5" w:rsidR="00F63B22" w:rsidRPr="001D2B52" w:rsidRDefault="00F63B22"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D2B52">
              <w:rPr>
                <w:rFonts w:ascii="Times New Roman" w:hAnsi="Times New Roman" w:cs="Times New Roman"/>
                <w:sz w:val="24"/>
                <w:szCs w:val="24"/>
              </w:rPr>
              <w:t xml:space="preserve">Cobertura de toda a população </w:t>
            </w:r>
          </w:p>
          <w:p w14:paraId="6D54F7C3" w14:textId="64212397" w:rsidR="00F63B22" w:rsidRPr="001D2B52" w:rsidRDefault="00F63B22"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D2B52">
              <w:rPr>
                <w:rFonts w:ascii="Times New Roman" w:hAnsi="Times New Roman" w:cs="Times New Roman"/>
                <w:sz w:val="24"/>
                <w:szCs w:val="24"/>
              </w:rPr>
              <w:t>Oferta de profissionais atuantes no SUS</w:t>
            </w:r>
          </w:p>
        </w:tc>
      </w:tr>
      <w:tr w:rsidR="00F63B22" w:rsidRPr="001D2B52" w14:paraId="0842F53D" w14:textId="77777777" w:rsidTr="001D2B52">
        <w:tc>
          <w:tcPr>
            <w:cnfStyle w:val="001000000000" w:firstRow="0" w:lastRow="0" w:firstColumn="1" w:lastColumn="0" w:oddVBand="0" w:evenVBand="0" w:oddHBand="0" w:evenHBand="0" w:firstRowFirstColumn="0" w:firstRowLastColumn="0" w:lastRowFirstColumn="0" w:lastRowLastColumn="0"/>
            <w:tcW w:w="1663" w:type="dxa"/>
            <w:tcBorders>
              <w:top w:val="single" w:sz="4" w:space="0" w:color="auto"/>
              <w:bottom w:val="single" w:sz="4" w:space="0" w:color="auto"/>
              <w:right w:val="single" w:sz="4" w:space="0" w:color="auto"/>
            </w:tcBorders>
            <w:shd w:val="clear" w:color="auto" w:fill="FFFFFF" w:themeFill="background1"/>
            <w:vAlign w:val="center"/>
            <w:tcPrChange w:id="183" w:author="Daiana Bonfim" w:date="2025-02-08T13:19:00Z">
              <w:tcPr>
                <w:tcW w:w="2410" w:type="dxa"/>
                <w:tcBorders>
                  <w:top w:val="single" w:sz="4" w:space="0" w:color="auto"/>
                  <w:bottom w:val="single" w:sz="4" w:space="0" w:color="auto"/>
                  <w:right w:val="single" w:sz="4" w:space="0" w:color="auto"/>
                </w:tcBorders>
                <w:shd w:val="clear" w:color="auto" w:fill="FFFFFF" w:themeFill="background1"/>
              </w:tcPr>
            </w:tcPrChange>
          </w:tcPr>
          <w:p w14:paraId="02542CB4" w14:textId="07A6C416" w:rsidR="00F63B22" w:rsidRPr="001D2B52" w:rsidRDefault="00F63B22" w:rsidP="001D2B52">
            <w:pPr>
              <w:rPr>
                <w:rFonts w:ascii="Times New Roman" w:hAnsi="Times New Roman" w:cs="Times New Roman"/>
                <w:sz w:val="24"/>
                <w:szCs w:val="24"/>
              </w:rPr>
            </w:pPr>
            <w:r w:rsidRPr="001D2B52">
              <w:rPr>
                <w:rFonts w:ascii="Times New Roman" w:hAnsi="Times New Roman" w:cs="Times New Roman"/>
                <w:sz w:val="24"/>
                <w:szCs w:val="24"/>
              </w:rPr>
              <w:lastRenderedPageBreak/>
              <w:t xml:space="preserve">Cenário 2 </w:t>
            </w:r>
          </w:p>
        </w:tc>
        <w:tc>
          <w:tcPr>
            <w:tcW w:w="2120" w:type="dxa"/>
            <w:tcBorders>
              <w:top w:val="single" w:sz="4" w:space="0" w:color="auto"/>
              <w:bottom w:val="single" w:sz="4" w:space="0" w:color="auto"/>
              <w:right w:val="single" w:sz="4" w:space="0" w:color="auto"/>
            </w:tcBorders>
            <w:shd w:val="clear" w:color="auto" w:fill="FFFFFF" w:themeFill="background1"/>
            <w:vAlign w:val="center"/>
            <w:tcPrChange w:id="184" w:author="Daiana Bonfim" w:date="2025-02-08T13:19:00Z">
              <w:tcPr>
                <w:tcW w:w="2410" w:type="dxa"/>
                <w:tcBorders>
                  <w:top w:val="single" w:sz="4" w:space="0" w:color="auto"/>
                  <w:bottom w:val="single" w:sz="4" w:space="0" w:color="auto"/>
                  <w:right w:val="single" w:sz="4" w:space="0" w:color="auto"/>
                </w:tcBorders>
                <w:shd w:val="clear" w:color="auto" w:fill="FFFFFF" w:themeFill="background1"/>
                <w:vAlign w:val="center"/>
              </w:tcPr>
            </w:tcPrChange>
          </w:tcPr>
          <w:p w14:paraId="17E68770" w14:textId="5DDCB4F0" w:rsidR="00F63B22" w:rsidRPr="001D2B52" w:rsidRDefault="00F63B22" w:rsidP="00DC47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1D2B52">
              <w:rPr>
                <w:rFonts w:ascii="Times New Roman" w:hAnsi="Times New Roman" w:cs="Times New Roman"/>
                <w:sz w:val="24"/>
                <w:szCs w:val="24"/>
              </w:rPr>
              <w:t>Aprimoramento da produtividade</w:t>
            </w:r>
          </w:p>
        </w:tc>
        <w:tc>
          <w:tcPr>
            <w:tcW w:w="4721" w:type="dxa"/>
            <w:tcBorders>
              <w:top w:val="single" w:sz="4" w:space="0" w:color="auto"/>
              <w:left w:val="single" w:sz="4" w:space="0" w:color="auto"/>
              <w:bottom w:val="single" w:sz="4" w:space="0" w:color="auto"/>
            </w:tcBorders>
            <w:shd w:val="clear" w:color="auto" w:fill="FFFFFF" w:themeFill="background1"/>
            <w:tcPrChange w:id="185" w:author="Daiana Bonfim" w:date="2025-02-08T13:19:00Z">
              <w:tcPr>
                <w:tcW w:w="6084" w:type="dxa"/>
                <w:tcBorders>
                  <w:top w:val="single" w:sz="4" w:space="0" w:color="auto"/>
                  <w:left w:val="single" w:sz="4" w:space="0" w:color="auto"/>
                  <w:bottom w:val="single" w:sz="4" w:space="0" w:color="auto"/>
                </w:tcBorders>
                <w:shd w:val="clear" w:color="auto" w:fill="FFFFFF" w:themeFill="background1"/>
              </w:tcPr>
            </w:tcPrChange>
          </w:tcPr>
          <w:p w14:paraId="75B0E713" w14:textId="4849D7A7" w:rsidR="00F63B22" w:rsidRPr="001D2B52" w:rsidRDefault="00F63B22"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D2B52">
              <w:rPr>
                <w:rFonts w:ascii="Times New Roman" w:hAnsi="Times New Roman" w:cs="Times New Roman"/>
                <w:sz w:val="24"/>
                <w:szCs w:val="24"/>
              </w:rPr>
              <w:t>TTD = 1676</w:t>
            </w:r>
          </w:p>
          <w:p w14:paraId="1E9DC11C" w14:textId="7E8FE90B" w:rsidR="00F63B22" w:rsidRPr="001D2B52" w:rsidRDefault="00F63B22"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D2B52">
              <w:rPr>
                <w:rFonts w:ascii="Times New Roman" w:hAnsi="Times New Roman" w:cs="Times New Roman"/>
                <w:sz w:val="24"/>
                <w:szCs w:val="24"/>
              </w:rPr>
              <w:t xml:space="preserve">Produtividade de serviços na APS = 25 min. </w:t>
            </w:r>
          </w:p>
          <w:p w14:paraId="250616BB" w14:textId="58222325" w:rsidR="00F63B22" w:rsidRPr="001D2B52" w:rsidRDefault="00F63B22"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D2B52">
              <w:rPr>
                <w:rFonts w:ascii="Times New Roman" w:hAnsi="Times New Roman" w:cs="Times New Roman"/>
                <w:sz w:val="24"/>
                <w:szCs w:val="24"/>
              </w:rPr>
              <w:t>Produtividade de serviços de periodontia = 35 min.</w:t>
            </w:r>
          </w:p>
          <w:p w14:paraId="75A2C950" w14:textId="43CB6BDE" w:rsidR="00F63B22" w:rsidRPr="001D2B52" w:rsidRDefault="00F63B22"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D2B52">
              <w:rPr>
                <w:rFonts w:ascii="Times New Roman" w:hAnsi="Times New Roman" w:cs="Times New Roman"/>
                <w:sz w:val="24"/>
                <w:szCs w:val="24"/>
              </w:rPr>
              <w:t xml:space="preserve">Produtividade de serviços de endodontia = 35 min. </w:t>
            </w:r>
          </w:p>
          <w:p w14:paraId="011209E9" w14:textId="5F79651F" w:rsidR="00F63B22" w:rsidRPr="001D2B52" w:rsidRDefault="00F63B22"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D2B52">
              <w:rPr>
                <w:rFonts w:ascii="Times New Roman" w:hAnsi="Times New Roman" w:cs="Times New Roman"/>
                <w:sz w:val="24"/>
                <w:szCs w:val="24"/>
              </w:rPr>
              <w:t>Produtividade de serviços de prótese = 35 min.</w:t>
            </w:r>
          </w:p>
          <w:p w14:paraId="2C12EF43" w14:textId="43472812" w:rsidR="00F63B22" w:rsidRPr="001D2B52" w:rsidRDefault="00F63B22"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D2B52">
              <w:rPr>
                <w:rFonts w:ascii="Times New Roman" w:hAnsi="Times New Roman" w:cs="Times New Roman"/>
                <w:sz w:val="24"/>
                <w:szCs w:val="24"/>
              </w:rPr>
              <w:t xml:space="preserve">Percentual de atividades diretas = 60% </w:t>
            </w:r>
          </w:p>
          <w:p w14:paraId="6D7198FB" w14:textId="11744767" w:rsidR="00F63B22" w:rsidRPr="001D2B52" w:rsidRDefault="00F63B22"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D2B52">
              <w:rPr>
                <w:rFonts w:ascii="Times New Roman" w:hAnsi="Times New Roman" w:cs="Times New Roman"/>
                <w:sz w:val="24"/>
                <w:szCs w:val="24"/>
              </w:rPr>
              <w:t>Percentual do foco clínico = 60%</w:t>
            </w:r>
          </w:p>
          <w:p w14:paraId="057C4CC7" w14:textId="12DEC3E6" w:rsidR="00F63B22" w:rsidRPr="001D2B52" w:rsidRDefault="00F63B22"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D2B52">
              <w:rPr>
                <w:rFonts w:ascii="Times New Roman" w:hAnsi="Times New Roman" w:cs="Times New Roman"/>
                <w:sz w:val="24"/>
                <w:szCs w:val="24"/>
              </w:rPr>
              <w:t xml:space="preserve">Cobertura de toda a população </w:t>
            </w:r>
          </w:p>
          <w:p w14:paraId="01E6A48A" w14:textId="2A213967" w:rsidR="00F63B22" w:rsidRPr="001D2B52" w:rsidRDefault="00F63B22"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D2B52">
              <w:rPr>
                <w:rFonts w:ascii="Times New Roman" w:hAnsi="Times New Roman" w:cs="Times New Roman"/>
                <w:sz w:val="24"/>
                <w:szCs w:val="24"/>
              </w:rPr>
              <w:t>Oferta de profissionais atuantes no SUS</w:t>
            </w:r>
          </w:p>
        </w:tc>
      </w:tr>
      <w:tr w:rsidR="00F63B22" w:rsidRPr="001D2B52" w14:paraId="01E672F3" w14:textId="77777777" w:rsidTr="001D2B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3" w:type="dxa"/>
            <w:tcBorders>
              <w:top w:val="single" w:sz="4" w:space="0" w:color="auto"/>
              <w:bottom w:val="single" w:sz="4" w:space="0" w:color="auto"/>
              <w:right w:val="single" w:sz="4" w:space="0" w:color="auto"/>
            </w:tcBorders>
            <w:shd w:val="clear" w:color="auto" w:fill="FFFFFF" w:themeFill="background1"/>
            <w:vAlign w:val="center"/>
            <w:tcPrChange w:id="186" w:author="Daiana Bonfim" w:date="2025-02-08T13:19:00Z">
              <w:tcPr>
                <w:tcW w:w="2410" w:type="dxa"/>
                <w:tcBorders>
                  <w:top w:val="single" w:sz="4" w:space="0" w:color="auto"/>
                  <w:bottom w:val="single" w:sz="4" w:space="0" w:color="auto"/>
                  <w:right w:val="single" w:sz="4" w:space="0" w:color="auto"/>
                </w:tcBorders>
                <w:shd w:val="clear" w:color="auto" w:fill="FFFFFF" w:themeFill="background1"/>
              </w:tcPr>
            </w:tcPrChange>
          </w:tcPr>
          <w:p w14:paraId="27A6CA5A" w14:textId="5EAED1E9" w:rsidR="00F63B22" w:rsidRPr="001D2B52" w:rsidRDefault="00F63B22" w:rsidP="001D2B52">
            <w:pPr>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sz w:val="24"/>
                <w:szCs w:val="24"/>
              </w:rPr>
            </w:pPr>
            <w:r w:rsidRPr="001D2B52">
              <w:rPr>
                <w:rFonts w:ascii="Times New Roman" w:hAnsi="Times New Roman" w:cs="Times New Roman"/>
                <w:sz w:val="24"/>
                <w:szCs w:val="24"/>
              </w:rPr>
              <w:t xml:space="preserve">Cenário 3 </w:t>
            </w:r>
          </w:p>
        </w:tc>
        <w:tc>
          <w:tcPr>
            <w:tcW w:w="2120" w:type="dxa"/>
            <w:tcBorders>
              <w:top w:val="single" w:sz="4" w:space="0" w:color="auto"/>
              <w:bottom w:val="single" w:sz="4" w:space="0" w:color="auto"/>
              <w:right w:val="single" w:sz="4" w:space="0" w:color="auto"/>
            </w:tcBorders>
            <w:shd w:val="clear" w:color="auto" w:fill="FFFFFF" w:themeFill="background1"/>
            <w:vAlign w:val="center"/>
            <w:tcPrChange w:id="187" w:author="Daiana Bonfim" w:date="2025-02-08T13:19:00Z">
              <w:tcPr>
                <w:tcW w:w="2410" w:type="dxa"/>
                <w:tcBorders>
                  <w:top w:val="single" w:sz="4" w:space="0" w:color="auto"/>
                  <w:bottom w:val="single" w:sz="4" w:space="0" w:color="auto"/>
                  <w:right w:val="single" w:sz="4" w:space="0" w:color="auto"/>
                </w:tcBorders>
                <w:shd w:val="clear" w:color="auto" w:fill="FFFFFF" w:themeFill="background1"/>
                <w:vAlign w:val="center"/>
              </w:tcPr>
            </w:tcPrChange>
          </w:tcPr>
          <w:p w14:paraId="0BC6D3FF" w14:textId="77163865" w:rsidR="00F63B22" w:rsidRPr="001D2B52" w:rsidRDefault="00F63B22" w:rsidP="00DC47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1D2B52">
              <w:rPr>
                <w:rFonts w:ascii="Times New Roman" w:hAnsi="Times New Roman" w:cs="Times New Roman"/>
                <w:sz w:val="24"/>
                <w:szCs w:val="24"/>
              </w:rPr>
              <w:t xml:space="preserve">Cenário 2 + Dedução da população detentora de plano de saúde </w:t>
            </w:r>
          </w:p>
        </w:tc>
        <w:tc>
          <w:tcPr>
            <w:tcW w:w="4721" w:type="dxa"/>
            <w:tcBorders>
              <w:top w:val="single" w:sz="4" w:space="0" w:color="auto"/>
              <w:left w:val="single" w:sz="4" w:space="0" w:color="auto"/>
              <w:bottom w:val="single" w:sz="4" w:space="0" w:color="auto"/>
            </w:tcBorders>
            <w:shd w:val="clear" w:color="auto" w:fill="FFFFFF" w:themeFill="background1"/>
            <w:tcPrChange w:id="188" w:author="Daiana Bonfim" w:date="2025-02-08T13:19:00Z">
              <w:tcPr>
                <w:tcW w:w="6084" w:type="dxa"/>
                <w:tcBorders>
                  <w:top w:val="single" w:sz="4" w:space="0" w:color="auto"/>
                  <w:left w:val="single" w:sz="4" w:space="0" w:color="auto"/>
                  <w:bottom w:val="single" w:sz="4" w:space="0" w:color="auto"/>
                </w:tcBorders>
                <w:shd w:val="clear" w:color="auto" w:fill="FFFFFF" w:themeFill="background1"/>
              </w:tcPr>
            </w:tcPrChange>
          </w:tcPr>
          <w:p w14:paraId="77D6AFDB" w14:textId="3E8DA353" w:rsidR="00F63B22" w:rsidRPr="001D2B52" w:rsidRDefault="00F63B22" w:rsidP="00607E51">
            <w:pPr>
              <w:pStyle w:val="SemEspaamento"/>
              <w:numPr>
                <w:ilvl w:val="0"/>
                <w:numId w:val="14"/>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D2B52">
              <w:rPr>
                <w:rFonts w:ascii="Times New Roman" w:hAnsi="Times New Roman" w:cs="Times New Roman"/>
                <w:sz w:val="24"/>
                <w:szCs w:val="24"/>
              </w:rPr>
              <w:t xml:space="preserve">Os mesmos parâmetros de “a” até “i” do cenário 2 </w:t>
            </w:r>
          </w:p>
          <w:p w14:paraId="48E7EE1C" w14:textId="5EA11802" w:rsidR="00F63B22" w:rsidRPr="001D2B52" w:rsidRDefault="00F63B22" w:rsidP="00607E51">
            <w:pPr>
              <w:pStyle w:val="SemEspaamento"/>
              <w:numPr>
                <w:ilvl w:val="0"/>
                <w:numId w:val="14"/>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D2B52">
              <w:rPr>
                <w:rFonts w:ascii="Times New Roman" w:hAnsi="Times New Roman" w:cs="Times New Roman"/>
                <w:sz w:val="24"/>
                <w:szCs w:val="24"/>
              </w:rPr>
              <w:t>Apenas a população que não detém plano de saúde</w:t>
            </w:r>
          </w:p>
          <w:p w14:paraId="65BF95E6" w14:textId="3EADD9B9" w:rsidR="00F63B22" w:rsidRPr="001D2B52" w:rsidRDefault="00F63B22" w:rsidP="00607E51">
            <w:pPr>
              <w:pStyle w:val="SemEspaamento"/>
              <w:numPr>
                <w:ilvl w:val="0"/>
                <w:numId w:val="14"/>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D2B52">
              <w:rPr>
                <w:rFonts w:ascii="Times New Roman" w:hAnsi="Times New Roman" w:cs="Times New Roman"/>
                <w:sz w:val="24"/>
                <w:szCs w:val="24"/>
              </w:rPr>
              <w:t xml:space="preserve">Oferta de profissionais atuantes no SUS </w:t>
            </w:r>
          </w:p>
        </w:tc>
      </w:tr>
      <w:tr w:rsidR="00F63B22" w:rsidRPr="001D2B52" w14:paraId="0467134E" w14:textId="77777777" w:rsidTr="001D2B52">
        <w:tc>
          <w:tcPr>
            <w:cnfStyle w:val="001000000000" w:firstRow="0" w:lastRow="0" w:firstColumn="1" w:lastColumn="0" w:oddVBand="0" w:evenVBand="0" w:oddHBand="0" w:evenHBand="0" w:firstRowFirstColumn="0" w:firstRowLastColumn="0" w:lastRowFirstColumn="0" w:lastRowLastColumn="0"/>
            <w:tcW w:w="1663" w:type="dxa"/>
            <w:tcBorders>
              <w:top w:val="single" w:sz="4" w:space="0" w:color="auto"/>
              <w:bottom w:val="single" w:sz="4" w:space="0" w:color="auto"/>
              <w:right w:val="single" w:sz="4" w:space="0" w:color="auto"/>
            </w:tcBorders>
            <w:shd w:val="clear" w:color="auto" w:fill="FFFFFF" w:themeFill="background1"/>
            <w:vAlign w:val="center"/>
            <w:tcPrChange w:id="189" w:author="Daiana Bonfim" w:date="2025-02-08T13:19:00Z">
              <w:tcPr>
                <w:tcW w:w="2410" w:type="dxa"/>
                <w:tcBorders>
                  <w:top w:val="single" w:sz="4" w:space="0" w:color="auto"/>
                  <w:bottom w:val="single" w:sz="4" w:space="0" w:color="auto"/>
                  <w:right w:val="single" w:sz="4" w:space="0" w:color="auto"/>
                </w:tcBorders>
                <w:shd w:val="clear" w:color="auto" w:fill="FFFFFF" w:themeFill="background1"/>
              </w:tcPr>
            </w:tcPrChange>
          </w:tcPr>
          <w:p w14:paraId="55204D60" w14:textId="2F932851" w:rsidR="00F63B22" w:rsidRPr="001D2B52" w:rsidRDefault="00F63B22" w:rsidP="001D2B52">
            <w:pPr>
              <w:rPr>
                <w:rFonts w:ascii="Times New Roman" w:hAnsi="Times New Roman" w:cs="Times New Roman"/>
                <w:sz w:val="24"/>
                <w:szCs w:val="24"/>
              </w:rPr>
            </w:pPr>
            <w:r w:rsidRPr="001D2B52">
              <w:rPr>
                <w:rFonts w:ascii="Times New Roman" w:hAnsi="Times New Roman" w:cs="Times New Roman"/>
                <w:sz w:val="24"/>
                <w:szCs w:val="24"/>
              </w:rPr>
              <w:t>Cenário 4</w:t>
            </w:r>
          </w:p>
        </w:tc>
        <w:tc>
          <w:tcPr>
            <w:tcW w:w="2120" w:type="dxa"/>
            <w:tcBorders>
              <w:top w:val="single" w:sz="4" w:space="0" w:color="auto"/>
              <w:bottom w:val="single" w:sz="4" w:space="0" w:color="auto"/>
              <w:right w:val="single" w:sz="4" w:space="0" w:color="auto"/>
            </w:tcBorders>
            <w:shd w:val="clear" w:color="auto" w:fill="FFFFFF" w:themeFill="background1"/>
            <w:vAlign w:val="center"/>
            <w:tcPrChange w:id="190" w:author="Daiana Bonfim" w:date="2025-02-08T13:19:00Z">
              <w:tcPr>
                <w:tcW w:w="2410" w:type="dxa"/>
                <w:tcBorders>
                  <w:top w:val="single" w:sz="4" w:space="0" w:color="auto"/>
                  <w:bottom w:val="single" w:sz="4" w:space="0" w:color="auto"/>
                  <w:right w:val="single" w:sz="4" w:space="0" w:color="auto"/>
                </w:tcBorders>
                <w:shd w:val="clear" w:color="auto" w:fill="FFFFFF" w:themeFill="background1"/>
                <w:vAlign w:val="center"/>
              </w:tcPr>
            </w:tcPrChange>
          </w:tcPr>
          <w:p w14:paraId="00D4916C" w14:textId="2A7E7966" w:rsidR="00F63B22" w:rsidRPr="001D2B52" w:rsidRDefault="00F63B22" w:rsidP="00DC47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1D2B52">
              <w:rPr>
                <w:rFonts w:ascii="Times New Roman" w:hAnsi="Times New Roman" w:cs="Times New Roman"/>
                <w:sz w:val="24"/>
                <w:szCs w:val="24"/>
              </w:rPr>
              <w:t>Cenário 3 + Oferta de profissionais com qualquer tipo de contrato</w:t>
            </w:r>
          </w:p>
        </w:tc>
        <w:tc>
          <w:tcPr>
            <w:tcW w:w="4721" w:type="dxa"/>
            <w:tcBorders>
              <w:top w:val="single" w:sz="4" w:space="0" w:color="auto"/>
              <w:left w:val="single" w:sz="4" w:space="0" w:color="auto"/>
              <w:bottom w:val="single" w:sz="4" w:space="0" w:color="auto"/>
            </w:tcBorders>
            <w:shd w:val="clear" w:color="auto" w:fill="FFFFFF" w:themeFill="background1"/>
            <w:tcPrChange w:id="191" w:author="Daiana Bonfim" w:date="2025-02-08T13:19:00Z">
              <w:tcPr>
                <w:tcW w:w="6084" w:type="dxa"/>
                <w:tcBorders>
                  <w:top w:val="single" w:sz="4" w:space="0" w:color="auto"/>
                  <w:left w:val="single" w:sz="4" w:space="0" w:color="auto"/>
                  <w:bottom w:val="single" w:sz="4" w:space="0" w:color="auto"/>
                </w:tcBorders>
                <w:shd w:val="clear" w:color="auto" w:fill="FFFFFF" w:themeFill="background1"/>
              </w:tcPr>
            </w:tcPrChange>
          </w:tcPr>
          <w:p w14:paraId="75C74741" w14:textId="7165D5E4" w:rsidR="00F63B22" w:rsidRPr="001D2B52" w:rsidRDefault="00F63B22" w:rsidP="00607E51">
            <w:pPr>
              <w:pStyle w:val="SemEspaamento"/>
              <w:numPr>
                <w:ilvl w:val="0"/>
                <w:numId w:val="15"/>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D2B52">
              <w:rPr>
                <w:rFonts w:ascii="Times New Roman" w:hAnsi="Times New Roman" w:cs="Times New Roman"/>
                <w:sz w:val="24"/>
                <w:szCs w:val="24"/>
              </w:rPr>
              <w:t xml:space="preserve">Os meses parâmetros de “a” até “b” do cenário 3 </w:t>
            </w:r>
          </w:p>
          <w:p w14:paraId="75DB981A" w14:textId="1899B2D5" w:rsidR="00F63B22" w:rsidRPr="001D2B52" w:rsidRDefault="00F63B22" w:rsidP="00607E51">
            <w:pPr>
              <w:pStyle w:val="SemEspaamento"/>
              <w:numPr>
                <w:ilvl w:val="0"/>
                <w:numId w:val="15"/>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D2B52">
              <w:rPr>
                <w:rFonts w:ascii="Times New Roman" w:hAnsi="Times New Roman" w:cs="Times New Roman"/>
                <w:sz w:val="24"/>
                <w:szCs w:val="24"/>
              </w:rPr>
              <w:t xml:space="preserve">Oferta de profissionais que atuam em estabelecimentos de saúde, independentemente do tipo de vínculo </w:t>
            </w:r>
          </w:p>
        </w:tc>
      </w:tr>
    </w:tbl>
    <w:p w14:paraId="781BD231" w14:textId="77777777" w:rsidR="00752173" w:rsidRPr="001D2B52" w:rsidRDefault="00752173" w:rsidP="00940D05">
      <w:pPr>
        <w:spacing w:line="360" w:lineRule="auto"/>
        <w:ind w:firstLine="851"/>
        <w:jc w:val="both"/>
        <w:rPr>
          <w:rFonts w:ascii="Times New Roman" w:hAnsi="Times New Roman" w:cs="Times New Roman"/>
          <w:sz w:val="24"/>
          <w:szCs w:val="24"/>
        </w:rPr>
      </w:pPr>
    </w:p>
    <w:p w14:paraId="3B95BDBF" w14:textId="597305D8" w:rsidR="009A7460" w:rsidRPr="001D2B52" w:rsidRDefault="00B95670" w:rsidP="00940D05">
      <w:pPr>
        <w:spacing w:line="360" w:lineRule="auto"/>
        <w:ind w:firstLine="851"/>
        <w:jc w:val="both"/>
        <w:rPr>
          <w:rFonts w:ascii="Times New Roman" w:hAnsi="Times New Roman" w:cs="Times New Roman"/>
          <w:sz w:val="24"/>
          <w:szCs w:val="24"/>
        </w:rPr>
      </w:pPr>
      <w:r w:rsidRPr="001D2B52">
        <w:rPr>
          <w:rFonts w:ascii="Times New Roman" w:hAnsi="Times New Roman" w:cs="Times New Roman"/>
          <w:sz w:val="24"/>
          <w:szCs w:val="24"/>
        </w:rPr>
        <w:t>Algoritmos foram desenvolvidos em linguagem de programação R</w:t>
      </w:r>
      <w:r w:rsidR="00607927" w:rsidRPr="001D2B52">
        <w:rPr>
          <w:rFonts w:ascii="Times New Roman" w:hAnsi="Times New Roman" w:cs="Times New Roman"/>
          <w:sz w:val="24"/>
          <w:szCs w:val="24"/>
        </w:rPr>
        <w:t xml:space="preserve"> e</w:t>
      </w:r>
      <w:r w:rsidR="0096774B" w:rsidRPr="001D2B52">
        <w:rPr>
          <w:rFonts w:ascii="Times New Roman" w:hAnsi="Times New Roman" w:cs="Times New Roman"/>
          <w:sz w:val="24"/>
          <w:szCs w:val="24"/>
        </w:rPr>
        <w:t xml:space="preserve"> os scripts</w:t>
      </w:r>
      <w:r w:rsidR="00607927" w:rsidRPr="001D2B52">
        <w:rPr>
          <w:rFonts w:ascii="Times New Roman" w:hAnsi="Times New Roman" w:cs="Times New Roman"/>
          <w:sz w:val="24"/>
          <w:szCs w:val="24"/>
        </w:rPr>
        <w:t xml:space="preserve"> </w:t>
      </w:r>
      <w:r w:rsidR="00C96D6A" w:rsidRPr="001D2B52">
        <w:rPr>
          <w:rFonts w:ascii="Times New Roman" w:hAnsi="Times New Roman" w:cs="Times New Roman"/>
          <w:sz w:val="24"/>
          <w:szCs w:val="24"/>
        </w:rPr>
        <w:t xml:space="preserve">das análises e mapas </w:t>
      </w:r>
      <w:r w:rsidR="00607927" w:rsidRPr="001D2B52">
        <w:rPr>
          <w:rFonts w:ascii="Times New Roman" w:hAnsi="Times New Roman" w:cs="Times New Roman"/>
          <w:sz w:val="24"/>
          <w:szCs w:val="24"/>
        </w:rPr>
        <w:t>podem ser acessad</w:t>
      </w:r>
      <w:r w:rsidR="00C96D6A" w:rsidRPr="001D2B52">
        <w:rPr>
          <w:rFonts w:ascii="Times New Roman" w:hAnsi="Times New Roman" w:cs="Times New Roman"/>
          <w:sz w:val="24"/>
          <w:szCs w:val="24"/>
        </w:rPr>
        <w:t>o</w:t>
      </w:r>
      <w:r w:rsidR="00607927" w:rsidRPr="001D2B52">
        <w:rPr>
          <w:rFonts w:ascii="Times New Roman" w:hAnsi="Times New Roman" w:cs="Times New Roman"/>
          <w:sz w:val="24"/>
          <w:szCs w:val="24"/>
        </w:rPr>
        <w:t xml:space="preserve">s </w:t>
      </w:r>
      <w:r w:rsidR="00561073" w:rsidRPr="001D2B52">
        <w:rPr>
          <w:rFonts w:ascii="Times New Roman" w:hAnsi="Times New Roman" w:cs="Times New Roman"/>
          <w:sz w:val="24"/>
          <w:szCs w:val="24"/>
        </w:rPr>
        <w:t>no</w:t>
      </w:r>
      <w:r w:rsidR="00607927" w:rsidRPr="001D2B52">
        <w:rPr>
          <w:rFonts w:ascii="Times New Roman" w:hAnsi="Times New Roman" w:cs="Times New Roman"/>
          <w:sz w:val="24"/>
          <w:szCs w:val="24"/>
        </w:rPr>
        <w:t xml:space="preserve"> material suplementar</w:t>
      </w:r>
      <w:r w:rsidR="00D34F1C" w:rsidRPr="001D2B52">
        <w:rPr>
          <w:rFonts w:ascii="Times New Roman" w:hAnsi="Times New Roman" w:cs="Times New Roman"/>
          <w:sz w:val="24"/>
          <w:szCs w:val="24"/>
        </w:rPr>
        <w:t xml:space="preserve"> S1</w:t>
      </w:r>
      <w:r w:rsidR="0096774B" w:rsidRPr="001D2B52">
        <w:rPr>
          <w:rFonts w:ascii="Times New Roman" w:hAnsi="Times New Roman" w:cs="Times New Roman"/>
          <w:sz w:val="24"/>
          <w:szCs w:val="24"/>
        </w:rPr>
        <w:t xml:space="preserve">. </w:t>
      </w:r>
      <w:r w:rsidR="008865BA" w:rsidRPr="001D2B52">
        <w:rPr>
          <w:rFonts w:ascii="Times New Roman" w:hAnsi="Times New Roman" w:cs="Times New Roman"/>
          <w:sz w:val="24"/>
          <w:szCs w:val="24"/>
        </w:rPr>
        <w:t xml:space="preserve">O </w:t>
      </w:r>
      <w:r w:rsidR="00561073" w:rsidRPr="001D2B52">
        <w:rPr>
          <w:rFonts w:ascii="Times New Roman" w:hAnsi="Times New Roman" w:cs="Times New Roman"/>
          <w:sz w:val="24"/>
          <w:szCs w:val="24"/>
        </w:rPr>
        <w:t xml:space="preserve">software </w:t>
      </w:r>
      <w:r w:rsidR="008865BA" w:rsidRPr="001D2B52">
        <w:rPr>
          <w:rFonts w:ascii="Times New Roman" w:hAnsi="Times New Roman" w:cs="Times New Roman"/>
          <w:sz w:val="24"/>
          <w:szCs w:val="24"/>
        </w:rPr>
        <w:t xml:space="preserve">foi </w:t>
      </w:r>
      <w:r w:rsidR="00561073" w:rsidRPr="001D2B52">
        <w:rPr>
          <w:rFonts w:ascii="Times New Roman" w:hAnsi="Times New Roman" w:cs="Times New Roman"/>
          <w:sz w:val="24"/>
          <w:szCs w:val="24"/>
        </w:rPr>
        <w:t xml:space="preserve">desenvolvido utilizando </w:t>
      </w:r>
      <w:r w:rsidR="008865BA" w:rsidRPr="001D2B52">
        <w:rPr>
          <w:rFonts w:ascii="Times New Roman" w:hAnsi="Times New Roman" w:cs="Times New Roman"/>
          <w:sz w:val="24"/>
          <w:szCs w:val="24"/>
        </w:rPr>
        <w:t>o pacote Shiny da linguagem R.</w:t>
      </w:r>
      <w:del w:id="192" w:author="Daiana Bonfim" w:date="2025-02-08T13:24:00Z">
        <w:r w:rsidR="008865BA" w:rsidRPr="001D2B52" w:rsidDel="00D06EF8">
          <w:rPr>
            <w:rFonts w:ascii="Times New Roman" w:hAnsi="Times New Roman" w:cs="Times New Roman"/>
            <w:sz w:val="24"/>
            <w:szCs w:val="24"/>
          </w:rPr>
          <w:delText xml:space="preserve"> </w:delText>
        </w:r>
        <w:r w:rsidR="00744E0C" w:rsidRPr="001D2B52" w:rsidDel="00D06EF8">
          <w:rPr>
            <w:rFonts w:ascii="Times New Roman" w:hAnsi="Times New Roman" w:cs="Times New Roman"/>
            <w:sz w:val="24"/>
            <w:szCs w:val="24"/>
          </w:rPr>
          <w:delText xml:space="preserve">Todos os dados foram </w:delText>
        </w:r>
        <w:r w:rsidR="00561073" w:rsidRPr="001D2B52" w:rsidDel="00D06EF8">
          <w:rPr>
            <w:rFonts w:ascii="Times New Roman" w:hAnsi="Times New Roman" w:cs="Times New Roman"/>
            <w:sz w:val="24"/>
            <w:szCs w:val="24"/>
          </w:rPr>
          <w:delText>obtidos</w:delText>
        </w:r>
        <w:r w:rsidR="00744E0C" w:rsidRPr="001D2B52" w:rsidDel="00D06EF8">
          <w:rPr>
            <w:rFonts w:ascii="Times New Roman" w:hAnsi="Times New Roman" w:cs="Times New Roman"/>
            <w:sz w:val="24"/>
            <w:szCs w:val="24"/>
          </w:rPr>
          <w:delText xml:space="preserve"> a partir de múltiplas </w:delText>
        </w:r>
        <w:r w:rsidR="00B25661" w:rsidRPr="001D2B52" w:rsidDel="00D06EF8">
          <w:rPr>
            <w:rFonts w:ascii="Times New Roman" w:hAnsi="Times New Roman" w:cs="Times New Roman"/>
            <w:sz w:val="24"/>
            <w:szCs w:val="24"/>
          </w:rPr>
          <w:delText>bases</w:delText>
        </w:r>
        <w:r w:rsidR="00744E0C" w:rsidRPr="001D2B52" w:rsidDel="00D06EF8">
          <w:rPr>
            <w:rFonts w:ascii="Times New Roman" w:hAnsi="Times New Roman" w:cs="Times New Roman"/>
            <w:sz w:val="24"/>
            <w:szCs w:val="24"/>
          </w:rPr>
          <w:delText xml:space="preserve"> de</w:delText>
        </w:r>
        <w:r w:rsidR="00B25661" w:rsidRPr="001D2B52" w:rsidDel="00D06EF8">
          <w:rPr>
            <w:rFonts w:ascii="Times New Roman" w:hAnsi="Times New Roman" w:cs="Times New Roman"/>
            <w:sz w:val="24"/>
            <w:szCs w:val="24"/>
          </w:rPr>
          <w:delText xml:space="preserve"> </w:delText>
        </w:r>
        <w:r w:rsidR="00744E0C" w:rsidRPr="001D2B52" w:rsidDel="00D06EF8">
          <w:rPr>
            <w:rFonts w:ascii="Times New Roman" w:hAnsi="Times New Roman" w:cs="Times New Roman"/>
            <w:sz w:val="24"/>
            <w:szCs w:val="24"/>
          </w:rPr>
          <w:delText xml:space="preserve">dados de domínio público. </w:delText>
        </w:r>
        <w:r w:rsidR="00561073" w:rsidRPr="001D2B52" w:rsidDel="00D06EF8">
          <w:rPr>
            <w:rFonts w:ascii="Times New Roman" w:hAnsi="Times New Roman" w:cs="Times New Roman"/>
            <w:sz w:val="24"/>
            <w:szCs w:val="24"/>
          </w:rPr>
          <w:delText>Portanto</w:delText>
        </w:r>
        <w:r w:rsidR="00744E0C" w:rsidRPr="001D2B52" w:rsidDel="00D06EF8">
          <w:rPr>
            <w:rFonts w:ascii="Times New Roman" w:hAnsi="Times New Roman" w:cs="Times New Roman"/>
            <w:sz w:val="24"/>
            <w:szCs w:val="24"/>
          </w:rPr>
          <w:delText>, não foi necessária a aprovação em comitê de ética</w:delText>
        </w:r>
        <w:r w:rsidR="00B25661" w:rsidRPr="001D2B52" w:rsidDel="00D06EF8">
          <w:rPr>
            <w:rFonts w:ascii="Times New Roman" w:hAnsi="Times New Roman" w:cs="Times New Roman"/>
            <w:sz w:val="24"/>
            <w:szCs w:val="24"/>
          </w:rPr>
          <w:delText xml:space="preserve"> </w:delText>
        </w:r>
      </w:del>
      <w:customXmlDelRangeStart w:id="193" w:author="Daiana Bonfim" w:date="2025-02-08T13:24:00Z"/>
      <w:sdt>
        <w:sdtPr>
          <w:rPr>
            <w:rFonts w:ascii="Times New Roman" w:hAnsi="Times New Roman" w:cs="Times New Roman"/>
            <w:color w:val="000000"/>
            <w:sz w:val="24"/>
            <w:szCs w:val="24"/>
          </w:rPr>
          <w:tag w:val="MENDELEY_CITATION_v3_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"/>
          <w:id w:val="-1675406336"/>
          <w:placeholder>
            <w:docPart w:val="DefaultPlaceholder_-1854013440"/>
          </w:placeholder>
        </w:sdtPr>
        <w:sdtEndPr/>
        <w:sdtContent>
          <w:customXmlDelRangeEnd w:id="193"/>
          <w:r w:rsidR="009C2F75" w:rsidRPr="009C2F75">
            <w:rPr>
              <w:rFonts w:ascii="Times New Roman" w:hAnsi="Times New Roman" w:cs="Times New Roman"/>
              <w:color w:val="000000"/>
              <w:sz w:val="24"/>
              <w:szCs w:val="24"/>
            </w:rPr>
            <w:t>(Brasil, 2012b)</w:t>
          </w:r>
          <w:customXmlDelRangeStart w:id="194" w:author="Daiana Bonfim" w:date="2025-02-08T13:24:00Z"/>
        </w:sdtContent>
      </w:sdt>
      <w:customXmlDelRangeEnd w:id="194"/>
      <w:del w:id="195" w:author="Daiana Bonfim" w:date="2025-02-08T13:24:00Z">
        <w:r w:rsidR="00744E0C" w:rsidRPr="001D2B52" w:rsidDel="00D06EF8">
          <w:rPr>
            <w:rFonts w:ascii="Times New Roman" w:hAnsi="Times New Roman" w:cs="Times New Roman"/>
            <w:sz w:val="24"/>
            <w:szCs w:val="24"/>
          </w:rPr>
          <w:delText>.</w:delText>
        </w:r>
      </w:del>
      <w:r w:rsidR="00744E0C" w:rsidRPr="001D2B52">
        <w:rPr>
          <w:rFonts w:ascii="Times New Roman" w:hAnsi="Times New Roman" w:cs="Times New Roman"/>
          <w:sz w:val="24"/>
          <w:szCs w:val="24"/>
        </w:rPr>
        <w:t xml:space="preserve"> </w:t>
      </w:r>
    </w:p>
    <w:p w14:paraId="033E63D7" w14:textId="1733DC43" w:rsidR="00A24D3B" w:rsidRPr="001D2B52" w:rsidRDefault="00A24D3B" w:rsidP="000449FB">
      <w:pPr>
        <w:jc w:val="both"/>
        <w:rPr>
          <w:rFonts w:ascii="Times New Roman" w:hAnsi="Times New Roman" w:cs="Times New Roman"/>
          <w:b/>
          <w:bCs/>
          <w:sz w:val="24"/>
          <w:szCs w:val="24"/>
        </w:rPr>
      </w:pPr>
      <w:r w:rsidRPr="001D2B52">
        <w:rPr>
          <w:rFonts w:ascii="Times New Roman" w:hAnsi="Times New Roman" w:cs="Times New Roman"/>
          <w:b/>
          <w:bCs/>
          <w:sz w:val="24"/>
          <w:szCs w:val="24"/>
        </w:rPr>
        <w:t>Resultados</w:t>
      </w:r>
    </w:p>
    <w:p w14:paraId="75AF0B07" w14:textId="4178FED9" w:rsidR="00CB4BE8" w:rsidRPr="001D2B52" w:rsidRDefault="00FC1141" w:rsidP="00940D05">
      <w:pPr>
        <w:spacing w:line="360" w:lineRule="auto"/>
        <w:ind w:firstLine="851"/>
        <w:jc w:val="both"/>
        <w:rPr>
          <w:rFonts w:ascii="Times New Roman" w:hAnsi="Times New Roman" w:cs="Times New Roman"/>
          <w:sz w:val="24"/>
          <w:szCs w:val="24"/>
        </w:rPr>
      </w:pPr>
      <w:r w:rsidRPr="001D2B52">
        <w:rPr>
          <w:rFonts w:ascii="Times New Roman" w:hAnsi="Times New Roman" w:cs="Times New Roman"/>
          <w:sz w:val="24"/>
          <w:szCs w:val="24"/>
        </w:rPr>
        <w:t xml:space="preserve">A </w:t>
      </w:r>
      <w:r w:rsidR="00561073" w:rsidRPr="001D2B52">
        <w:rPr>
          <w:rFonts w:ascii="Times New Roman" w:hAnsi="Times New Roman" w:cs="Times New Roman"/>
          <w:sz w:val="24"/>
          <w:szCs w:val="24"/>
        </w:rPr>
        <w:t>T</w:t>
      </w:r>
      <w:r w:rsidR="004B3B15" w:rsidRPr="001D2B52">
        <w:rPr>
          <w:rFonts w:ascii="Times New Roman" w:hAnsi="Times New Roman" w:cs="Times New Roman"/>
          <w:sz w:val="24"/>
          <w:szCs w:val="24"/>
        </w:rPr>
        <w:t>abela</w:t>
      </w:r>
      <w:r w:rsidRPr="001D2B52">
        <w:rPr>
          <w:rFonts w:ascii="Times New Roman" w:hAnsi="Times New Roman" w:cs="Times New Roman"/>
          <w:sz w:val="24"/>
          <w:szCs w:val="24"/>
        </w:rPr>
        <w:t xml:space="preserve"> </w:t>
      </w:r>
      <w:r w:rsidR="004B3B15" w:rsidRPr="001D2B52">
        <w:rPr>
          <w:rFonts w:ascii="Times New Roman" w:hAnsi="Times New Roman" w:cs="Times New Roman"/>
          <w:sz w:val="24"/>
          <w:szCs w:val="24"/>
        </w:rPr>
        <w:t>2</w:t>
      </w:r>
      <w:r w:rsidR="001513F9" w:rsidRPr="001D2B52">
        <w:rPr>
          <w:rFonts w:ascii="Times New Roman" w:hAnsi="Times New Roman" w:cs="Times New Roman"/>
          <w:sz w:val="24"/>
          <w:szCs w:val="24"/>
        </w:rPr>
        <w:t xml:space="preserve"> </w:t>
      </w:r>
      <w:r w:rsidR="00561073" w:rsidRPr="001D2B52">
        <w:rPr>
          <w:rFonts w:ascii="Times New Roman" w:hAnsi="Times New Roman" w:cs="Times New Roman"/>
          <w:sz w:val="24"/>
          <w:szCs w:val="24"/>
        </w:rPr>
        <w:t>apresenta</w:t>
      </w:r>
      <w:r w:rsidRPr="001D2B52">
        <w:rPr>
          <w:rFonts w:ascii="Times New Roman" w:hAnsi="Times New Roman" w:cs="Times New Roman"/>
          <w:sz w:val="24"/>
          <w:szCs w:val="24"/>
        </w:rPr>
        <w:t xml:space="preserve"> os resultados relativos</w:t>
      </w:r>
      <w:r w:rsidR="0034574B" w:rsidRPr="001D2B52">
        <w:rPr>
          <w:rFonts w:ascii="Times New Roman" w:hAnsi="Times New Roman" w:cs="Times New Roman"/>
          <w:sz w:val="24"/>
          <w:szCs w:val="24"/>
        </w:rPr>
        <w:t xml:space="preserve"> </w:t>
      </w:r>
      <w:r w:rsidRPr="001D2B52">
        <w:rPr>
          <w:rFonts w:ascii="Times New Roman" w:hAnsi="Times New Roman" w:cs="Times New Roman"/>
          <w:sz w:val="24"/>
          <w:szCs w:val="24"/>
        </w:rPr>
        <w:t>que comparam ofer</w:t>
      </w:r>
      <w:r w:rsidR="001513F9" w:rsidRPr="001D2B52">
        <w:rPr>
          <w:rFonts w:ascii="Times New Roman" w:hAnsi="Times New Roman" w:cs="Times New Roman"/>
          <w:sz w:val="24"/>
          <w:szCs w:val="24"/>
        </w:rPr>
        <w:t>ta</w:t>
      </w:r>
      <w:r w:rsidR="00364338" w:rsidRPr="001D2B52">
        <w:rPr>
          <w:rFonts w:ascii="Times New Roman" w:hAnsi="Times New Roman" w:cs="Times New Roman"/>
          <w:sz w:val="24"/>
          <w:szCs w:val="24"/>
        </w:rPr>
        <w:t xml:space="preserve"> líquida</w:t>
      </w:r>
      <w:r w:rsidR="001513F9" w:rsidRPr="001D2B52">
        <w:rPr>
          <w:rFonts w:ascii="Times New Roman" w:hAnsi="Times New Roman" w:cs="Times New Roman"/>
          <w:sz w:val="24"/>
          <w:szCs w:val="24"/>
        </w:rPr>
        <w:t xml:space="preserve"> e </w:t>
      </w:r>
      <w:r w:rsidR="008C18EB" w:rsidRPr="001D2B52">
        <w:rPr>
          <w:rFonts w:ascii="Times New Roman" w:hAnsi="Times New Roman" w:cs="Times New Roman"/>
          <w:sz w:val="24"/>
          <w:szCs w:val="24"/>
        </w:rPr>
        <w:t>necessidade</w:t>
      </w:r>
      <w:r w:rsidR="001513F9" w:rsidRPr="001D2B52">
        <w:rPr>
          <w:rFonts w:ascii="Times New Roman" w:hAnsi="Times New Roman" w:cs="Times New Roman"/>
          <w:sz w:val="24"/>
          <w:szCs w:val="24"/>
        </w:rPr>
        <w:t xml:space="preserve"> por </w:t>
      </w:r>
      <w:r w:rsidR="00DE5319" w:rsidRPr="001D2B52">
        <w:rPr>
          <w:rFonts w:ascii="Times New Roman" w:hAnsi="Times New Roman" w:cs="Times New Roman"/>
          <w:sz w:val="24"/>
          <w:szCs w:val="24"/>
        </w:rPr>
        <w:t>CDs</w:t>
      </w:r>
      <w:r w:rsidR="00D9316B" w:rsidRPr="001D2B52">
        <w:rPr>
          <w:rFonts w:ascii="Times New Roman" w:hAnsi="Times New Roman" w:cs="Times New Roman"/>
          <w:sz w:val="24"/>
          <w:szCs w:val="24"/>
        </w:rPr>
        <w:t xml:space="preserve"> em um cenário bas</w:t>
      </w:r>
      <w:r w:rsidR="006C3DF4" w:rsidRPr="001D2B52">
        <w:rPr>
          <w:rFonts w:ascii="Times New Roman" w:hAnsi="Times New Roman" w:cs="Times New Roman"/>
          <w:sz w:val="24"/>
          <w:szCs w:val="24"/>
        </w:rPr>
        <w:t>e</w:t>
      </w:r>
      <w:r w:rsidR="00561073" w:rsidRPr="001D2B52">
        <w:rPr>
          <w:rFonts w:ascii="Times New Roman" w:hAnsi="Times New Roman" w:cs="Times New Roman"/>
          <w:sz w:val="24"/>
          <w:szCs w:val="24"/>
        </w:rPr>
        <w:t>,</w:t>
      </w:r>
      <w:r w:rsidR="00D91306" w:rsidRPr="001D2B52">
        <w:rPr>
          <w:rFonts w:ascii="Times New Roman" w:hAnsi="Times New Roman" w:cs="Times New Roman"/>
          <w:sz w:val="24"/>
          <w:szCs w:val="24"/>
        </w:rPr>
        <w:t xml:space="preserve"> expressos em </w:t>
      </w:r>
      <w:r w:rsidR="00D91306" w:rsidRPr="001D2B52">
        <w:rPr>
          <w:rFonts w:ascii="Times New Roman" w:hAnsi="Times New Roman" w:cs="Times New Roman"/>
          <w:i/>
          <w:iCs/>
          <w:sz w:val="24"/>
          <w:szCs w:val="24"/>
        </w:rPr>
        <w:t>Full-Time Equivalent</w:t>
      </w:r>
      <w:r w:rsidR="00D91306" w:rsidRPr="001D2B52">
        <w:rPr>
          <w:rFonts w:ascii="Times New Roman" w:hAnsi="Times New Roman" w:cs="Times New Roman"/>
          <w:sz w:val="24"/>
          <w:szCs w:val="24"/>
        </w:rPr>
        <w:t xml:space="preserve"> (FTE)</w:t>
      </w:r>
      <w:r w:rsidR="001513F9" w:rsidRPr="001D2B52">
        <w:rPr>
          <w:rFonts w:ascii="Times New Roman" w:hAnsi="Times New Roman" w:cs="Times New Roman"/>
          <w:sz w:val="24"/>
          <w:szCs w:val="24"/>
        </w:rPr>
        <w:t xml:space="preserve">. </w:t>
      </w:r>
      <w:r w:rsidR="00A00A5A" w:rsidRPr="001D2B52">
        <w:rPr>
          <w:rFonts w:ascii="Times New Roman" w:hAnsi="Times New Roman" w:cs="Times New Roman"/>
          <w:sz w:val="24"/>
          <w:szCs w:val="24"/>
        </w:rPr>
        <w:t xml:space="preserve">Observa-se que </w:t>
      </w:r>
      <w:r w:rsidR="004B3B15" w:rsidRPr="001D2B52">
        <w:rPr>
          <w:rFonts w:ascii="Times New Roman" w:hAnsi="Times New Roman" w:cs="Times New Roman"/>
          <w:sz w:val="24"/>
          <w:szCs w:val="24"/>
        </w:rPr>
        <w:t xml:space="preserve">o resultado relativo </w:t>
      </w:r>
      <w:ins w:id="196" w:author="Daiana Bonfim" w:date="2025-02-08T13:28:00Z">
        <w:r w:rsidR="009E350E" w:rsidRPr="001D2B52">
          <w:rPr>
            <w:rFonts w:ascii="Times New Roman" w:hAnsi="Times New Roman" w:cs="Times New Roman"/>
            <w:sz w:val="24"/>
            <w:szCs w:val="24"/>
          </w:rPr>
          <w:t xml:space="preserve">na APS </w:t>
        </w:r>
      </w:ins>
      <w:r w:rsidR="004B3B15" w:rsidRPr="001D2B52">
        <w:rPr>
          <w:rFonts w:ascii="Times New Roman" w:hAnsi="Times New Roman" w:cs="Times New Roman"/>
          <w:sz w:val="24"/>
          <w:szCs w:val="24"/>
        </w:rPr>
        <w:t xml:space="preserve">varia de 4% </w:t>
      </w:r>
      <w:r w:rsidR="00561073" w:rsidRPr="001D2B52">
        <w:rPr>
          <w:rFonts w:ascii="Times New Roman" w:hAnsi="Times New Roman" w:cs="Times New Roman"/>
          <w:sz w:val="24"/>
          <w:szCs w:val="24"/>
        </w:rPr>
        <w:t>a</w:t>
      </w:r>
      <w:r w:rsidR="004B3B15" w:rsidRPr="001D2B52">
        <w:rPr>
          <w:rFonts w:ascii="Times New Roman" w:hAnsi="Times New Roman" w:cs="Times New Roman"/>
          <w:sz w:val="24"/>
          <w:szCs w:val="24"/>
        </w:rPr>
        <w:t xml:space="preserve"> 15% </w:t>
      </w:r>
      <w:del w:id="197" w:author="Daiana Bonfim" w:date="2025-02-08T13:28:00Z">
        <w:r w:rsidR="004B3B15" w:rsidRPr="001D2B52" w:rsidDel="009E350E">
          <w:rPr>
            <w:rFonts w:ascii="Times New Roman" w:hAnsi="Times New Roman" w:cs="Times New Roman"/>
            <w:sz w:val="24"/>
            <w:szCs w:val="24"/>
          </w:rPr>
          <w:delText>na APS.</w:delText>
        </w:r>
      </w:del>
      <w:ins w:id="198" w:author="Daiana Bonfim" w:date="2025-02-08T13:28:00Z">
        <w:r w:rsidR="009E350E" w:rsidRPr="001D2B52">
          <w:rPr>
            <w:rFonts w:ascii="Times New Roman" w:hAnsi="Times New Roman" w:cs="Times New Roman"/>
            <w:sz w:val="24"/>
            <w:szCs w:val="24"/>
          </w:rPr>
          <w:t xml:space="preserve">e </w:t>
        </w:r>
      </w:ins>
      <w:r w:rsidR="004B3B15" w:rsidRPr="001D2B52">
        <w:rPr>
          <w:rFonts w:ascii="Times New Roman" w:hAnsi="Times New Roman" w:cs="Times New Roman"/>
          <w:sz w:val="24"/>
          <w:szCs w:val="24"/>
        </w:rPr>
        <w:t xml:space="preserve"> </w:t>
      </w:r>
      <w:ins w:id="199" w:author="Daiana Bonfim" w:date="2025-02-08T13:28:00Z">
        <w:r w:rsidR="009E350E" w:rsidRPr="001D2B52">
          <w:rPr>
            <w:rFonts w:ascii="Times New Roman" w:hAnsi="Times New Roman" w:cs="Times New Roman"/>
            <w:sz w:val="24"/>
            <w:szCs w:val="24"/>
          </w:rPr>
          <w:t>n</w:t>
        </w:r>
      </w:ins>
      <w:del w:id="200" w:author="Daiana Bonfim" w:date="2025-02-08T13:28:00Z">
        <w:r w:rsidR="004B3B15" w:rsidRPr="001D2B52" w:rsidDel="009E350E">
          <w:rPr>
            <w:rFonts w:ascii="Times New Roman" w:hAnsi="Times New Roman" w:cs="Times New Roman"/>
            <w:sz w:val="24"/>
            <w:szCs w:val="24"/>
          </w:rPr>
          <w:delText>N</w:delText>
        </w:r>
      </w:del>
      <w:r w:rsidR="004B3B15" w:rsidRPr="001D2B52">
        <w:rPr>
          <w:rFonts w:ascii="Times New Roman" w:hAnsi="Times New Roman" w:cs="Times New Roman"/>
          <w:sz w:val="24"/>
          <w:szCs w:val="24"/>
        </w:rPr>
        <w:t>o âmbito da AES</w:t>
      </w:r>
      <w:del w:id="201" w:author="Daiana Bonfim" w:date="2025-02-08T13:29:00Z">
        <w:r w:rsidR="004B3B15" w:rsidRPr="001D2B52" w:rsidDel="009E350E">
          <w:rPr>
            <w:rFonts w:ascii="Times New Roman" w:hAnsi="Times New Roman" w:cs="Times New Roman"/>
            <w:sz w:val="24"/>
            <w:szCs w:val="24"/>
          </w:rPr>
          <w:delText>, o resultado varia de aproximadamente</w:delText>
        </w:r>
      </w:del>
      <w:ins w:id="202" w:author="Daiana Bonfim" w:date="2025-02-08T13:29:00Z">
        <w:r w:rsidR="009E350E" w:rsidRPr="001D2B52">
          <w:rPr>
            <w:rFonts w:ascii="Times New Roman" w:hAnsi="Times New Roman" w:cs="Times New Roman"/>
            <w:sz w:val="24"/>
            <w:szCs w:val="24"/>
          </w:rPr>
          <w:t xml:space="preserve"> de </w:t>
        </w:r>
      </w:ins>
      <w:r w:rsidR="004B3B15" w:rsidRPr="001D2B52">
        <w:rPr>
          <w:rFonts w:ascii="Times New Roman" w:hAnsi="Times New Roman" w:cs="Times New Roman"/>
          <w:sz w:val="24"/>
          <w:szCs w:val="24"/>
        </w:rPr>
        <w:t xml:space="preserve"> 4% a 85%. </w:t>
      </w:r>
      <w:r w:rsidR="001319FB" w:rsidRPr="001D2B52">
        <w:rPr>
          <w:rFonts w:ascii="Times New Roman" w:hAnsi="Times New Roman" w:cs="Times New Roman"/>
          <w:sz w:val="24"/>
          <w:szCs w:val="24"/>
        </w:rPr>
        <w:t xml:space="preserve">Os custos adicionais mensais </w:t>
      </w:r>
      <w:r w:rsidR="00561073" w:rsidRPr="001D2B52">
        <w:rPr>
          <w:rFonts w:ascii="Times New Roman" w:hAnsi="Times New Roman" w:cs="Times New Roman"/>
          <w:sz w:val="24"/>
          <w:szCs w:val="24"/>
        </w:rPr>
        <w:lastRenderedPageBreak/>
        <w:t>são</w:t>
      </w:r>
      <w:r w:rsidR="001319FB" w:rsidRPr="001D2B52">
        <w:rPr>
          <w:rFonts w:ascii="Times New Roman" w:hAnsi="Times New Roman" w:cs="Times New Roman"/>
          <w:sz w:val="24"/>
          <w:szCs w:val="24"/>
        </w:rPr>
        <w:t xml:space="preserve"> apresentados </w:t>
      </w:r>
      <w:r w:rsidR="001319FB" w:rsidRPr="001D2B52">
        <w:rPr>
          <w:rFonts w:ascii="Times New Roman" w:hAnsi="Times New Roman" w:cs="Times New Roman"/>
          <w:color w:val="FF0000"/>
          <w:sz w:val="24"/>
          <w:szCs w:val="24"/>
          <w:rPrChange w:id="203" w:author="Daiana Bonfim" w:date="2025-02-08T13:26:00Z">
            <w:rPr>
              <w:rFonts w:ascii="Times New Roman" w:hAnsi="Times New Roman" w:cs="Times New Roman"/>
              <w:sz w:val="24"/>
              <w:szCs w:val="24"/>
            </w:rPr>
          </w:rPrChange>
        </w:rPr>
        <w:t>na última coluna</w:t>
      </w:r>
      <w:r w:rsidR="001319FB" w:rsidRPr="001D2B52">
        <w:rPr>
          <w:rFonts w:ascii="Times New Roman" w:hAnsi="Times New Roman" w:cs="Times New Roman"/>
          <w:sz w:val="24"/>
          <w:szCs w:val="24"/>
        </w:rPr>
        <w:t>.</w:t>
      </w:r>
      <w:del w:id="204" w:author="Daiana Bonfim" w:date="2025-02-08T13:27:00Z">
        <w:r w:rsidR="001319FB" w:rsidRPr="001D2B52" w:rsidDel="009E350E">
          <w:rPr>
            <w:rFonts w:ascii="Times New Roman" w:hAnsi="Times New Roman" w:cs="Times New Roman"/>
            <w:sz w:val="24"/>
            <w:szCs w:val="24"/>
          </w:rPr>
          <w:delText xml:space="preserve"> </w:delText>
        </w:r>
        <w:commentRangeStart w:id="205"/>
        <w:r w:rsidR="001319FB" w:rsidRPr="001D2B52" w:rsidDel="009E350E">
          <w:rPr>
            <w:rFonts w:ascii="Times New Roman" w:hAnsi="Times New Roman" w:cs="Times New Roman"/>
            <w:sz w:val="24"/>
            <w:szCs w:val="24"/>
          </w:rPr>
          <w:delText>O valor foi calculado com base na estimativa de um salário médio de CD no Brasil</w:delText>
        </w:r>
        <w:r w:rsidR="00561073" w:rsidRPr="001D2B52" w:rsidDel="009E350E">
          <w:rPr>
            <w:rFonts w:ascii="Times New Roman" w:hAnsi="Times New Roman" w:cs="Times New Roman"/>
            <w:sz w:val="24"/>
            <w:szCs w:val="24"/>
          </w:rPr>
          <w:delText>, de aproximadamente</w:delText>
        </w:r>
        <w:r w:rsidR="001319FB" w:rsidRPr="001D2B52" w:rsidDel="009E350E">
          <w:rPr>
            <w:rFonts w:ascii="Times New Roman" w:hAnsi="Times New Roman" w:cs="Times New Roman"/>
            <w:sz w:val="24"/>
            <w:szCs w:val="24"/>
          </w:rPr>
          <w:delText xml:space="preserve"> R$ 6.870, de acordo com a PNADc (3º Trim/2024), acrescidos custos trabalhistas de 45%</w:delText>
        </w:r>
      </w:del>
      <w:r w:rsidR="001319FB" w:rsidRPr="001D2B52">
        <w:rPr>
          <w:rFonts w:ascii="Times New Roman" w:hAnsi="Times New Roman" w:cs="Times New Roman"/>
          <w:sz w:val="24"/>
          <w:szCs w:val="24"/>
        </w:rPr>
        <w:t xml:space="preserve">. </w:t>
      </w:r>
      <w:commentRangeEnd w:id="205"/>
      <w:r w:rsidR="009E350E" w:rsidRPr="001D2B52">
        <w:rPr>
          <w:rStyle w:val="Refdecomentrio"/>
          <w:rFonts w:ascii="Times New Roman" w:hAnsi="Times New Roman" w:cs="Times New Roman"/>
          <w:sz w:val="24"/>
          <w:szCs w:val="24"/>
        </w:rPr>
        <w:commentReference w:id="205"/>
      </w:r>
    </w:p>
    <w:p w14:paraId="5A799051" w14:textId="07473C02" w:rsidR="00A02115" w:rsidRPr="001D2B52" w:rsidRDefault="00A02115" w:rsidP="00A02115">
      <w:pPr>
        <w:pStyle w:val="SemEspaamento"/>
        <w:rPr>
          <w:rFonts w:ascii="Times New Roman" w:hAnsi="Times New Roman" w:cs="Times New Roman"/>
          <w:sz w:val="24"/>
          <w:szCs w:val="24"/>
        </w:rPr>
      </w:pPr>
      <w:commentRangeStart w:id="206"/>
      <w:r w:rsidRPr="001D2B52">
        <w:rPr>
          <w:rFonts w:ascii="Times New Roman" w:hAnsi="Times New Roman" w:cs="Times New Roman"/>
          <w:sz w:val="24"/>
          <w:szCs w:val="24"/>
        </w:rPr>
        <w:t xml:space="preserve">Tabela 2 – Resultados </w:t>
      </w:r>
      <w:commentRangeEnd w:id="206"/>
      <w:r w:rsidR="00DC2E13" w:rsidRPr="001D2B52">
        <w:rPr>
          <w:rStyle w:val="Refdecomentrio"/>
          <w:rFonts w:ascii="Times New Roman" w:hAnsi="Times New Roman" w:cs="Times New Roman"/>
          <w:sz w:val="24"/>
          <w:szCs w:val="24"/>
        </w:rPr>
        <w:commentReference w:id="206"/>
      </w:r>
      <w:r w:rsidRPr="001D2B52">
        <w:rPr>
          <w:rFonts w:ascii="Times New Roman" w:hAnsi="Times New Roman" w:cs="Times New Roman"/>
          <w:sz w:val="24"/>
          <w:szCs w:val="24"/>
        </w:rPr>
        <w:t>a nível país</w:t>
      </w:r>
    </w:p>
    <w:tbl>
      <w:tblPr>
        <w:tblStyle w:val="SimplesTabela2"/>
        <w:tblW w:w="8505" w:type="dxa"/>
        <w:tblLook w:val="04A0" w:firstRow="1" w:lastRow="0" w:firstColumn="1" w:lastColumn="0" w:noHBand="0" w:noVBand="1"/>
      </w:tblPr>
      <w:tblGrid>
        <w:gridCol w:w="927"/>
        <w:gridCol w:w="1043"/>
        <w:gridCol w:w="1456"/>
        <w:gridCol w:w="1134"/>
        <w:gridCol w:w="1134"/>
        <w:gridCol w:w="1417"/>
        <w:gridCol w:w="1816"/>
      </w:tblGrid>
      <w:tr w:rsidR="00B25661" w:rsidRPr="001D2B52" w14:paraId="65F09C8E" w14:textId="4A2A64CE" w:rsidTr="00B25661">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2A593427" w14:textId="77777777" w:rsidR="00B25661" w:rsidRPr="001D2B52" w:rsidRDefault="00B25661" w:rsidP="001319FB">
            <w:pPr>
              <w:jc w:val="center"/>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Nível</w:t>
            </w:r>
          </w:p>
        </w:tc>
        <w:tc>
          <w:tcPr>
            <w:tcW w:w="1580" w:type="dxa"/>
            <w:vAlign w:val="center"/>
          </w:tcPr>
          <w:p w14:paraId="3192E79B" w14:textId="46637417" w:rsidR="00B25661" w:rsidRPr="001D2B52" w:rsidRDefault="00B25661" w:rsidP="001319F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Cenário</w:t>
            </w:r>
          </w:p>
        </w:tc>
        <w:tc>
          <w:tcPr>
            <w:tcW w:w="1321" w:type="dxa"/>
            <w:noWrap/>
            <w:vAlign w:val="center"/>
            <w:hideMark/>
          </w:tcPr>
          <w:p w14:paraId="3B3297E1" w14:textId="67BF50FD" w:rsidR="00B25661" w:rsidRPr="001D2B52" w:rsidRDefault="00B25661" w:rsidP="001319F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Necessidade</w:t>
            </w:r>
          </w:p>
        </w:tc>
        <w:tc>
          <w:tcPr>
            <w:tcW w:w="1134" w:type="dxa"/>
            <w:noWrap/>
            <w:vAlign w:val="center"/>
            <w:hideMark/>
          </w:tcPr>
          <w:p w14:paraId="1EF9792B" w14:textId="77777777" w:rsidR="00B25661" w:rsidRPr="001D2B52" w:rsidRDefault="00B25661" w:rsidP="001319F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Oferta</w:t>
            </w:r>
          </w:p>
        </w:tc>
        <w:tc>
          <w:tcPr>
            <w:tcW w:w="1134" w:type="dxa"/>
            <w:noWrap/>
            <w:vAlign w:val="center"/>
            <w:hideMark/>
          </w:tcPr>
          <w:p w14:paraId="63AA25B5" w14:textId="77777777" w:rsidR="00B25661" w:rsidRPr="001D2B52" w:rsidRDefault="00B25661" w:rsidP="001319F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RA</w:t>
            </w:r>
          </w:p>
        </w:tc>
        <w:tc>
          <w:tcPr>
            <w:tcW w:w="1417" w:type="dxa"/>
            <w:noWrap/>
            <w:vAlign w:val="center"/>
            <w:hideMark/>
          </w:tcPr>
          <w:p w14:paraId="11758EB6" w14:textId="77777777" w:rsidR="00B25661" w:rsidRPr="001D2B52" w:rsidRDefault="00B25661" w:rsidP="001319F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RR (%)</w:t>
            </w:r>
          </w:p>
        </w:tc>
        <w:tc>
          <w:tcPr>
            <w:tcW w:w="992" w:type="dxa"/>
          </w:tcPr>
          <w:p w14:paraId="576A09AD" w14:textId="3E6B33AA" w:rsidR="00B25661" w:rsidRPr="001D2B52" w:rsidRDefault="001319FB" w:rsidP="001319F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commentRangeStart w:id="207"/>
            <w:r w:rsidRPr="001D2B52">
              <w:rPr>
                <w:rFonts w:ascii="Times New Roman" w:eastAsia="Times New Roman" w:hAnsi="Times New Roman" w:cs="Times New Roman"/>
                <w:color w:val="000000"/>
                <w:kern w:val="0"/>
                <w:sz w:val="24"/>
                <w:szCs w:val="24"/>
                <w:lang w:eastAsia="pt-BR"/>
                <w14:ligatures w14:val="none"/>
              </w:rPr>
              <w:t>R$ (em milhões)</w:t>
            </w:r>
            <w:commentRangeEnd w:id="207"/>
            <w:r w:rsidR="009E350E" w:rsidRPr="001D2B52">
              <w:rPr>
                <w:rStyle w:val="Refdecomentrio"/>
                <w:rFonts w:ascii="Times New Roman" w:hAnsi="Times New Roman" w:cs="Times New Roman"/>
                <w:b w:val="0"/>
                <w:bCs w:val="0"/>
                <w:sz w:val="24"/>
                <w:szCs w:val="24"/>
              </w:rPr>
              <w:commentReference w:id="207"/>
            </w:r>
          </w:p>
        </w:tc>
      </w:tr>
      <w:tr w:rsidR="00B25661" w:rsidRPr="001D2B52" w14:paraId="5093B892" w14:textId="1A021FB2" w:rsidTr="00B2566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19B6124E" w14:textId="77777777" w:rsidR="00B25661" w:rsidRPr="001D2B52" w:rsidRDefault="00B25661" w:rsidP="009F32E5">
            <w:pPr>
              <w:jc w:val="center"/>
              <w:rPr>
                <w:rFonts w:ascii="Times New Roman" w:eastAsia="Times New Roman" w:hAnsi="Times New Roman" w:cs="Times New Roman"/>
                <w:b w:val="0"/>
                <w:bCs w:val="0"/>
                <w:color w:val="000000"/>
                <w:kern w:val="0"/>
                <w:sz w:val="24"/>
                <w:szCs w:val="24"/>
                <w:lang w:eastAsia="pt-BR"/>
                <w14:ligatures w14:val="none"/>
              </w:rPr>
            </w:pPr>
            <w:r w:rsidRPr="001D2B52">
              <w:rPr>
                <w:rFonts w:ascii="Times New Roman" w:eastAsia="Times New Roman" w:hAnsi="Times New Roman" w:cs="Times New Roman"/>
                <w:b w:val="0"/>
                <w:bCs w:val="0"/>
                <w:color w:val="000000"/>
                <w:kern w:val="0"/>
                <w:sz w:val="24"/>
                <w:szCs w:val="24"/>
                <w:lang w:eastAsia="pt-BR"/>
                <w14:ligatures w14:val="none"/>
              </w:rPr>
              <w:t>APS</w:t>
            </w:r>
          </w:p>
        </w:tc>
        <w:tc>
          <w:tcPr>
            <w:tcW w:w="1580" w:type="dxa"/>
            <w:vAlign w:val="center"/>
          </w:tcPr>
          <w:p w14:paraId="0B952BA7" w14:textId="70696268" w:rsidR="00B25661" w:rsidRPr="001D2B52"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b/>
                <w:bCs/>
                <w:color w:val="000000"/>
                <w:kern w:val="0"/>
                <w:sz w:val="24"/>
                <w:szCs w:val="24"/>
                <w:lang w:eastAsia="pt-BR"/>
                <w14:ligatures w14:val="none"/>
              </w:rPr>
              <w:t>B</w:t>
            </w:r>
            <w:r w:rsidRPr="001D2B52">
              <w:rPr>
                <w:rFonts w:ascii="Times New Roman" w:eastAsia="Times New Roman" w:hAnsi="Times New Roman" w:cs="Times New Roman"/>
                <w:color w:val="000000"/>
                <w:kern w:val="0"/>
                <w:sz w:val="24"/>
                <w:szCs w:val="24"/>
                <w:lang w:eastAsia="pt-BR"/>
                <w14:ligatures w14:val="none"/>
              </w:rPr>
              <w:t>aseline</w:t>
            </w:r>
          </w:p>
        </w:tc>
        <w:tc>
          <w:tcPr>
            <w:tcW w:w="1321" w:type="dxa"/>
            <w:noWrap/>
            <w:vAlign w:val="center"/>
            <w:hideMark/>
          </w:tcPr>
          <w:p w14:paraId="78E8FCA5" w14:textId="43505429" w:rsidR="00B25661" w:rsidRPr="001D2B52"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238.478</w:t>
            </w:r>
          </w:p>
        </w:tc>
        <w:tc>
          <w:tcPr>
            <w:tcW w:w="1134" w:type="dxa"/>
            <w:noWrap/>
            <w:vAlign w:val="center"/>
            <w:hideMark/>
          </w:tcPr>
          <w:p w14:paraId="1D313CA1" w14:textId="43F1C38B" w:rsidR="00B25661" w:rsidRPr="001D2B52"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9.429</w:t>
            </w:r>
          </w:p>
        </w:tc>
        <w:tc>
          <w:tcPr>
            <w:tcW w:w="1134" w:type="dxa"/>
            <w:noWrap/>
            <w:vAlign w:val="center"/>
            <w:hideMark/>
          </w:tcPr>
          <w:p w14:paraId="04EFBB8B" w14:textId="76B1A843" w:rsidR="00B25661" w:rsidRPr="001D2B52"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-229.049</w:t>
            </w:r>
          </w:p>
        </w:tc>
        <w:tc>
          <w:tcPr>
            <w:tcW w:w="1417" w:type="dxa"/>
            <w:noWrap/>
            <w:vAlign w:val="center"/>
            <w:hideMark/>
          </w:tcPr>
          <w:p w14:paraId="7BFA68CF" w14:textId="77777777" w:rsidR="00B25661" w:rsidRPr="001D2B52"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3,95</w:t>
            </w:r>
          </w:p>
        </w:tc>
        <w:tc>
          <w:tcPr>
            <w:tcW w:w="992" w:type="dxa"/>
          </w:tcPr>
          <w:p w14:paraId="5E86AE14" w14:textId="08189D2E" w:rsidR="00B25661" w:rsidRPr="001D2B52" w:rsidRDefault="001319FB"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2.282</w:t>
            </w:r>
          </w:p>
        </w:tc>
      </w:tr>
      <w:tr w:rsidR="00B25661" w:rsidRPr="001D2B52" w14:paraId="3D01C763" w14:textId="6FD11ADE" w:rsidTr="00B25661">
        <w:trPr>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3AEAC003" w14:textId="77777777" w:rsidR="00B25661" w:rsidRPr="001D2B52" w:rsidRDefault="00B25661" w:rsidP="009F32E5">
            <w:pPr>
              <w:jc w:val="center"/>
              <w:rPr>
                <w:rFonts w:ascii="Times New Roman" w:eastAsia="Times New Roman" w:hAnsi="Times New Roman" w:cs="Times New Roman"/>
                <w:b w:val="0"/>
                <w:bCs w:val="0"/>
                <w:color w:val="000000"/>
                <w:kern w:val="0"/>
                <w:sz w:val="24"/>
                <w:szCs w:val="24"/>
                <w:lang w:eastAsia="pt-BR"/>
                <w14:ligatures w14:val="none"/>
              </w:rPr>
            </w:pPr>
            <w:r w:rsidRPr="001D2B52">
              <w:rPr>
                <w:rFonts w:ascii="Times New Roman" w:eastAsia="Times New Roman" w:hAnsi="Times New Roman" w:cs="Times New Roman"/>
                <w:b w:val="0"/>
                <w:bCs w:val="0"/>
                <w:color w:val="000000"/>
                <w:kern w:val="0"/>
                <w:sz w:val="24"/>
                <w:szCs w:val="24"/>
                <w:lang w:eastAsia="pt-BR"/>
                <w14:ligatures w14:val="none"/>
              </w:rPr>
              <w:t>APS</w:t>
            </w:r>
          </w:p>
        </w:tc>
        <w:tc>
          <w:tcPr>
            <w:tcW w:w="1580" w:type="dxa"/>
            <w:vAlign w:val="center"/>
          </w:tcPr>
          <w:p w14:paraId="60EA1EF9" w14:textId="15F117A3" w:rsidR="00B25661" w:rsidRPr="001D2B52"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Cenário 2</w:t>
            </w:r>
          </w:p>
        </w:tc>
        <w:tc>
          <w:tcPr>
            <w:tcW w:w="1321" w:type="dxa"/>
            <w:noWrap/>
            <w:vAlign w:val="center"/>
            <w:hideMark/>
          </w:tcPr>
          <w:p w14:paraId="5AD50822" w14:textId="14F92D92" w:rsidR="00B25661" w:rsidRPr="001D2B52"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132.488</w:t>
            </w:r>
          </w:p>
        </w:tc>
        <w:tc>
          <w:tcPr>
            <w:tcW w:w="1134" w:type="dxa"/>
            <w:noWrap/>
            <w:vAlign w:val="center"/>
            <w:hideMark/>
          </w:tcPr>
          <w:p w14:paraId="39A5E069" w14:textId="21F39745" w:rsidR="00B25661" w:rsidRPr="001D2B52"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16.971</w:t>
            </w:r>
          </w:p>
        </w:tc>
        <w:tc>
          <w:tcPr>
            <w:tcW w:w="1134" w:type="dxa"/>
            <w:noWrap/>
            <w:vAlign w:val="center"/>
            <w:hideMark/>
          </w:tcPr>
          <w:p w14:paraId="2B9EF0BD" w14:textId="0FF1D763" w:rsidR="00B25661" w:rsidRPr="001D2B52"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-115.517</w:t>
            </w:r>
          </w:p>
        </w:tc>
        <w:tc>
          <w:tcPr>
            <w:tcW w:w="1417" w:type="dxa"/>
            <w:noWrap/>
            <w:vAlign w:val="center"/>
            <w:hideMark/>
          </w:tcPr>
          <w:p w14:paraId="0B865F46" w14:textId="77777777" w:rsidR="00B25661" w:rsidRPr="001D2B52"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12,81</w:t>
            </w:r>
          </w:p>
        </w:tc>
        <w:tc>
          <w:tcPr>
            <w:tcW w:w="992" w:type="dxa"/>
          </w:tcPr>
          <w:p w14:paraId="44009C2D" w14:textId="0215C2C9" w:rsidR="00B25661" w:rsidRPr="001D2B52" w:rsidRDefault="001319FB"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1.151</w:t>
            </w:r>
          </w:p>
        </w:tc>
      </w:tr>
      <w:tr w:rsidR="00B25661" w:rsidRPr="001D2B52" w14:paraId="39842772" w14:textId="667448FB" w:rsidTr="00B2566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3F98A19A" w14:textId="77777777" w:rsidR="00B25661" w:rsidRPr="001D2B52" w:rsidRDefault="00B25661" w:rsidP="009F32E5">
            <w:pPr>
              <w:jc w:val="center"/>
              <w:rPr>
                <w:rFonts w:ascii="Times New Roman" w:eastAsia="Times New Roman" w:hAnsi="Times New Roman" w:cs="Times New Roman"/>
                <w:b w:val="0"/>
                <w:bCs w:val="0"/>
                <w:color w:val="000000"/>
                <w:kern w:val="0"/>
                <w:sz w:val="24"/>
                <w:szCs w:val="24"/>
                <w:lang w:eastAsia="pt-BR"/>
                <w14:ligatures w14:val="none"/>
              </w:rPr>
            </w:pPr>
            <w:r w:rsidRPr="001D2B52">
              <w:rPr>
                <w:rFonts w:ascii="Times New Roman" w:eastAsia="Times New Roman" w:hAnsi="Times New Roman" w:cs="Times New Roman"/>
                <w:b w:val="0"/>
                <w:bCs w:val="0"/>
                <w:color w:val="000000"/>
                <w:kern w:val="0"/>
                <w:sz w:val="24"/>
                <w:szCs w:val="24"/>
                <w:lang w:eastAsia="pt-BR"/>
                <w14:ligatures w14:val="none"/>
              </w:rPr>
              <w:t>APS</w:t>
            </w:r>
          </w:p>
        </w:tc>
        <w:tc>
          <w:tcPr>
            <w:tcW w:w="1580" w:type="dxa"/>
            <w:vAlign w:val="center"/>
          </w:tcPr>
          <w:p w14:paraId="410EFF13" w14:textId="5D247266" w:rsidR="00B25661" w:rsidRPr="001D2B52"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Cenário 3</w:t>
            </w:r>
          </w:p>
        </w:tc>
        <w:tc>
          <w:tcPr>
            <w:tcW w:w="1321" w:type="dxa"/>
            <w:noWrap/>
            <w:vAlign w:val="center"/>
            <w:hideMark/>
          </w:tcPr>
          <w:p w14:paraId="5D7C73D9" w14:textId="373B9974" w:rsidR="00B25661" w:rsidRPr="001D2B52"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111.890</w:t>
            </w:r>
          </w:p>
        </w:tc>
        <w:tc>
          <w:tcPr>
            <w:tcW w:w="1134" w:type="dxa"/>
            <w:noWrap/>
            <w:vAlign w:val="center"/>
            <w:hideMark/>
          </w:tcPr>
          <w:p w14:paraId="0A75430C" w14:textId="038A0444" w:rsidR="00B25661" w:rsidRPr="001D2B52"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16.971</w:t>
            </w:r>
          </w:p>
        </w:tc>
        <w:tc>
          <w:tcPr>
            <w:tcW w:w="1134" w:type="dxa"/>
            <w:noWrap/>
            <w:vAlign w:val="center"/>
            <w:hideMark/>
          </w:tcPr>
          <w:p w14:paraId="4F99D676" w14:textId="1E2B6811" w:rsidR="00B25661" w:rsidRPr="001D2B52"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-94.919</w:t>
            </w:r>
          </w:p>
        </w:tc>
        <w:tc>
          <w:tcPr>
            <w:tcW w:w="1417" w:type="dxa"/>
            <w:noWrap/>
            <w:vAlign w:val="center"/>
            <w:hideMark/>
          </w:tcPr>
          <w:p w14:paraId="5BC5420F" w14:textId="77777777" w:rsidR="00B25661" w:rsidRPr="001D2B52"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15,17</w:t>
            </w:r>
          </w:p>
        </w:tc>
        <w:tc>
          <w:tcPr>
            <w:tcW w:w="992" w:type="dxa"/>
          </w:tcPr>
          <w:p w14:paraId="1620AED6" w14:textId="72FE71F6" w:rsidR="00B25661" w:rsidRPr="001D2B52" w:rsidRDefault="001319FB"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945</w:t>
            </w:r>
          </w:p>
        </w:tc>
      </w:tr>
      <w:tr w:rsidR="00B25661" w:rsidRPr="001D2B52" w14:paraId="32324CCB" w14:textId="7EDFFF8F" w:rsidTr="00B25661">
        <w:trPr>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36F89891" w14:textId="77777777" w:rsidR="00B25661" w:rsidRPr="001D2B52" w:rsidRDefault="00B25661" w:rsidP="009F32E5">
            <w:pPr>
              <w:jc w:val="center"/>
              <w:rPr>
                <w:rFonts w:ascii="Times New Roman" w:eastAsia="Times New Roman" w:hAnsi="Times New Roman" w:cs="Times New Roman"/>
                <w:b w:val="0"/>
                <w:bCs w:val="0"/>
                <w:color w:val="000000"/>
                <w:kern w:val="0"/>
                <w:sz w:val="24"/>
                <w:szCs w:val="24"/>
                <w:lang w:eastAsia="pt-BR"/>
                <w14:ligatures w14:val="none"/>
              </w:rPr>
            </w:pPr>
            <w:r w:rsidRPr="001D2B52">
              <w:rPr>
                <w:rFonts w:ascii="Times New Roman" w:eastAsia="Times New Roman" w:hAnsi="Times New Roman" w:cs="Times New Roman"/>
                <w:b w:val="0"/>
                <w:bCs w:val="0"/>
                <w:color w:val="000000"/>
                <w:kern w:val="0"/>
                <w:sz w:val="24"/>
                <w:szCs w:val="24"/>
                <w:lang w:eastAsia="pt-BR"/>
                <w14:ligatures w14:val="none"/>
              </w:rPr>
              <w:t>APS</w:t>
            </w:r>
          </w:p>
        </w:tc>
        <w:tc>
          <w:tcPr>
            <w:tcW w:w="1580" w:type="dxa"/>
            <w:vAlign w:val="center"/>
          </w:tcPr>
          <w:p w14:paraId="2B5AF6D2" w14:textId="5A459702" w:rsidR="00B25661" w:rsidRPr="001D2B52"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Cenário 4</w:t>
            </w:r>
          </w:p>
        </w:tc>
        <w:tc>
          <w:tcPr>
            <w:tcW w:w="1321" w:type="dxa"/>
            <w:noWrap/>
            <w:vAlign w:val="center"/>
            <w:hideMark/>
          </w:tcPr>
          <w:p w14:paraId="7A01B296" w14:textId="0AAC5F94" w:rsidR="00B25661" w:rsidRPr="001D2B52"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111.890</w:t>
            </w:r>
          </w:p>
        </w:tc>
        <w:tc>
          <w:tcPr>
            <w:tcW w:w="1134" w:type="dxa"/>
            <w:noWrap/>
            <w:vAlign w:val="center"/>
            <w:hideMark/>
          </w:tcPr>
          <w:p w14:paraId="2E2D2260" w14:textId="07C6B932" w:rsidR="00B25661" w:rsidRPr="001D2B52"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17.044</w:t>
            </w:r>
          </w:p>
        </w:tc>
        <w:tc>
          <w:tcPr>
            <w:tcW w:w="1134" w:type="dxa"/>
            <w:noWrap/>
            <w:vAlign w:val="center"/>
            <w:hideMark/>
          </w:tcPr>
          <w:p w14:paraId="148C7659" w14:textId="66EC1C4C" w:rsidR="00B25661" w:rsidRPr="001D2B52"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-94.846</w:t>
            </w:r>
          </w:p>
        </w:tc>
        <w:tc>
          <w:tcPr>
            <w:tcW w:w="1417" w:type="dxa"/>
            <w:noWrap/>
            <w:vAlign w:val="center"/>
            <w:hideMark/>
          </w:tcPr>
          <w:p w14:paraId="6BA4F405" w14:textId="77777777" w:rsidR="00B25661" w:rsidRPr="001D2B52"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15,23</w:t>
            </w:r>
          </w:p>
        </w:tc>
        <w:tc>
          <w:tcPr>
            <w:tcW w:w="992" w:type="dxa"/>
          </w:tcPr>
          <w:p w14:paraId="725C1D83" w14:textId="56D7F160" w:rsidR="00B25661" w:rsidRPr="001D2B52" w:rsidRDefault="001319FB"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945</w:t>
            </w:r>
          </w:p>
        </w:tc>
      </w:tr>
      <w:tr w:rsidR="00B25661" w:rsidRPr="001D2B52" w14:paraId="6A8946CE" w14:textId="52E52180" w:rsidTr="00B2566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22B66B91" w14:textId="77777777" w:rsidR="00B25661" w:rsidRPr="001D2B52" w:rsidRDefault="00B25661" w:rsidP="009F32E5">
            <w:pPr>
              <w:jc w:val="center"/>
              <w:rPr>
                <w:rFonts w:ascii="Times New Roman" w:eastAsia="Times New Roman" w:hAnsi="Times New Roman" w:cs="Times New Roman"/>
                <w:b w:val="0"/>
                <w:bCs w:val="0"/>
                <w:color w:val="000000"/>
                <w:kern w:val="0"/>
                <w:sz w:val="24"/>
                <w:szCs w:val="24"/>
                <w:lang w:eastAsia="pt-BR"/>
                <w14:ligatures w14:val="none"/>
              </w:rPr>
            </w:pPr>
            <w:r w:rsidRPr="001D2B52">
              <w:rPr>
                <w:rFonts w:ascii="Times New Roman" w:eastAsia="Times New Roman" w:hAnsi="Times New Roman" w:cs="Times New Roman"/>
                <w:b w:val="0"/>
                <w:bCs w:val="0"/>
                <w:color w:val="000000"/>
                <w:kern w:val="0"/>
                <w:sz w:val="24"/>
                <w:szCs w:val="24"/>
                <w:lang w:eastAsia="pt-BR"/>
                <w14:ligatures w14:val="none"/>
              </w:rPr>
              <w:t>AES</w:t>
            </w:r>
          </w:p>
        </w:tc>
        <w:tc>
          <w:tcPr>
            <w:tcW w:w="1580" w:type="dxa"/>
            <w:vAlign w:val="center"/>
          </w:tcPr>
          <w:p w14:paraId="45EE66E0" w14:textId="3ABF0D68" w:rsidR="00B25661" w:rsidRPr="001D2B52"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b/>
                <w:bCs/>
                <w:color w:val="000000"/>
                <w:kern w:val="0"/>
                <w:sz w:val="24"/>
                <w:szCs w:val="24"/>
                <w:lang w:eastAsia="pt-BR"/>
                <w14:ligatures w14:val="none"/>
              </w:rPr>
              <w:t>B</w:t>
            </w:r>
            <w:r w:rsidRPr="001D2B52">
              <w:rPr>
                <w:rFonts w:ascii="Times New Roman" w:eastAsia="Times New Roman" w:hAnsi="Times New Roman" w:cs="Times New Roman"/>
                <w:color w:val="000000"/>
                <w:kern w:val="0"/>
                <w:sz w:val="24"/>
                <w:szCs w:val="24"/>
                <w:lang w:eastAsia="pt-BR"/>
                <w14:ligatures w14:val="none"/>
              </w:rPr>
              <w:t>aseline</w:t>
            </w:r>
          </w:p>
        </w:tc>
        <w:tc>
          <w:tcPr>
            <w:tcW w:w="1321" w:type="dxa"/>
            <w:noWrap/>
            <w:vAlign w:val="center"/>
            <w:hideMark/>
          </w:tcPr>
          <w:p w14:paraId="4B4962BB" w14:textId="18DD0781" w:rsidR="00B25661" w:rsidRPr="001D2B52"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64.149</w:t>
            </w:r>
          </w:p>
        </w:tc>
        <w:tc>
          <w:tcPr>
            <w:tcW w:w="1134" w:type="dxa"/>
            <w:noWrap/>
            <w:vAlign w:val="center"/>
            <w:hideMark/>
          </w:tcPr>
          <w:p w14:paraId="595D7D98" w14:textId="3CB4998A" w:rsidR="00B25661" w:rsidRPr="001D2B52"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2.545</w:t>
            </w:r>
          </w:p>
        </w:tc>
        <w:tc>
          <w:tcPr>
            <w:tcW w:w="1134" w:type="dxa"/>
            <w:noWrap/>
            <w:vAlign w:val="center"/>
            <w:hideMark/>
          </w:tcPr>
          <w:p w14:paraId="72A80C01" w14:textId="79DCC0D8" w:rsidR="00B25661" w:rsidRPr="001D2B52"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-61.604</w:t>
            </w:r>
          </w:p>
        </w:tc>
        <w:tc>
          <w:tcPr>
            <w:tcW w:w="1417" w:type="dxa"/>
            <w:noWrap/>
            <w:vAlign w:val="center"/>
            <w:hideMark/>
          </w:tcPr>
          <w:p w14:paraId="33E16FC2" w14:textId="77777777" w:rsidR="00B25661" w:rsidRPr="001D2B52"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3,97</w:t>
            </w:r>
          </w:p>
        </w:tc>
        <w:tc>
          <w:tcPr>
            <w:tcW w:w="992" w:type="dxa"/>
          </w:tcPr>
          <w:p w14:paraId="3B430F88" w14:textId="15081D79" w:rsidR="00B25661" w:rsidRPr="001D2B52" w:rsidRDefault="001319FB"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613</w:t>
            </w:r>
          </w:p>
        </w:tc>
      </w:tr>
      <w:tr w:rsidR="00B25661" w:rsidRPr="001D2B52" w14:paraId="655BEA5C" w14:textId="16B79AB1" w:rsidTr="00B25661">
        <w:trPr>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35466D8A" w14:textId="77777777" w:rsidR="00B25661" w:rsidRPr="001D2B52" w:rsidRDefault="00B25661" w:rsidP="009F32E5">
            <w:pPr>
              <w:jc w:val="center"/>
              <w:rPr>
                <w:rFonts w:ascii="Times New Roman" w:eastAsia="Times New Roman" w:hAnsi="Times New Roman" w:cs="Times New Roman"/>
                <w:b w:val="0"/>
                <w:bCs w:val="0"/>
                <w:color w:val="000000"/>
                <w:kern w:val="0"/>
                <w:sz w:val="24"/>
                <w:szCs w:val="24"/>
                <w:lang w:eastAsia="pt-BR"/>
                <w14:ligatures w14:val="none"/>
              </w:rPr>
            </w:pPr>
            <w:r w:rsidRPr="001D2B52">
              <w:rPr>
                <w:rFonts w:ascii="Times New Roman" w:eastAsia="Times New Roman" w:hAnsi="Times New Roman" w:cs="Times New Roman"/>
                <w:b w:val="0"/>
                <w:bCs w:val="0"/>
                <w:color w:val="000000"/>
                <w:kern w:val="0"/>
                <w:sz w:val="24"/>
                <w:szCs w:val="24"/>
                <w:lang w:eastAsia="pt-BR"/>
                <w14:ligatures w14:val="none"/>
              </w:rPr>
              <w:t>AES</w:t>
            </w:r>
          </w:p>
        </w:tc>
        <w:tc>
          <w:tcPr>
            <w:tcW w:w="1580" w:type="dxa"/>
            <w:vAlign w:val="center"/>
          </w:tcPr>
          <w:p w14:paraId="5F9863F3" w14:textId="4E7214EA" w:rsidR="00B25661" w:rsidRPr="001D2B52"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Cenário 2</w:t>
            </w:r>
          </w:p>
        </w:tc>
        <w:tc>
          <w:tcPr>
            <w:tcW w:w="1321" w:type="dxa"/>
            <w:noWrap/>
            <w:vAlign w:val="center"/>
            <w:hideMark/>
          </w:tcPr>
          <w:p w14:paraId="69E51475" w14:textId="1B1AC9E6" w:rsidR="00B25661" w:rsidRPr="001D2B52"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40.952</w:t>
            </w:r>
          </w:p>
        </w:tc>
        <w:tc>
          <w:tcPr>
            <w:tcW w:w="1134" w:type="dxa"/>
            <w:noWrap/>
            <w:vAlign w:val="center"/>
            <w:hideMark/>
          </w:tcPr>
          <w:p w14:paraId="144EB7BB" w14:textId="7AE6DCCF" w:rsidR="00B25661" w:rsidRPr="001D2B52"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4.580</w:t>
            </w:r>
          </w:p>
        </w:tc>
        <w:tc>
          <w:tcPr>
            <w:tcW w:w="1134" w:type="dxa"/>
            <w:noWrap/>
            <w:vAlign w:val="center"/>
            <w:hideMark/>
          </w:tcPr>
          <w:p w14:paraId="2AEB31A3" w14:textId="59478BD7" w:rsidR="00B25661" w:rsidRPr="001D2B52"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-36.371</w:t>
            </w:r>
          </w:p>
        </w:tc>
        <w:tc>
          <w:tcPr>
            <w:tcW w:w="1417" w:type="dxa"/>
            <w:noWrap/>
            <w:vAlign w:val="center"/>
            <w:hideMark/>
          </w:tcPr>
          <w:p w14:paraId="1BDC169B" w14:textId="77777777" w:rsidR="00B25661" w:rsidRPr="001D2B52"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11,19</w:t>
            </w:r>
          </w:p>
        </w:tc>
        <w:tc>
          <w:tcPr>
            <w:tcW w:w="992" w:type="dxa"/>
          </w:tcPr>
          <w:p w14:paraId="1CB63A51" w14:textId="7C752BE4" w:rsidR="00B25661" w:rsidRPr="001D2B52" w:rsidRDefault="001319FB"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362</w:t>
            </w:r>
          </w:p>
        </w:tc>
      </w:tr>
      <w:tr w:rsidR="00B25661" w:rsidRPr="001D2B52" w14:paraId="0EE00690" w14:textId="15E7E9E1" w:rsidTr="00B2566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70D136C4" w14:textId="77777777" w:rsidR="00B25661" w:rsidRPr="001D2B52" w:rsidRDefault="00B25661" w:rsidP="009F32E5">
            <w:pPr>
              <w:jc w:val="center"/>
              <w:rPr>
                <w:rFonts w:ascii="Times New Roman" w:eastAsia="Times New Roman" w:hAnsi="Times New Roman" w:cs="Times New Roman"/>
                <w:b w:val="0"/>
                <w:bCs w:val="0"/>
                <w:color w:val="000000"/>
                <w:kern w:val="0"/>
                <w:sz w:val="24"/>
                <w:szCs w:val="24"/>
                <w:lang w:eastAsia="pt-BR"/>
                <w14:ligatures w14:val="none"/>
              </w:rPr>
            </w:pPr>
            <w:r w:rsidRPr="001D2B52">
              <w:rPr>
                <w:rFonts w:ascii="Times New Roman" w:eastAsia="Times New Roman" w:hAnsi="Times New Roman" w:cs="Times New Roman"/>
                <w:b w:val="0"/>
                <w:bCs w:val="0"/>
                <w:color w:val="000000"/>
                <w:kern w:val="0"/>
                <w:sz w:val="24"/>
                <w:szCs w:val="24"/>
                <w:lang w:eastAsia="pt-BR"/>
                <w14:ligatures w14:val="none"/>
              </w:rPr>
              <w:t>AES</w:t>
            </w:r>
          </w:p>
        </w:tc>
        <w:tc>
          <w:tcPr>
            <w:tcW w:w="1580" w:type="dxa"/>
            <w:vAlign w:val="center"/>
          </w:tcPr>
          <w:p w14:paraId="38B4C09B" w14:textId="09992F73" w:rsidR="00B25661" w:rsidRPr="001D2B52"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Cenário 3</w:t>
            </w:r>
          </w:p>
        </w:tc>
        <w:tc>
          <w:tcPr>
            <w:tcW w:w="1321" w:type="dxa"/>
            <w:noWrap/>
            <w:vAlign w:val="center"/>
            <w:hideMark/>
          </w:tcPr>
          <w:p w14:paraId="252EEAAD" w14:textId="1448EB38" w:rsidR="00B25661" w:rsidRPr="001D2B52"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34.296</w:t>
            </w:r>
          </w:p>
        </w:tc>
        <w:tc>
          <w:tcPr>
            <w:tcW w:w="1134" w:type="dxa"/>
            <w:noWrap/>
            <w:vAlign w:val="center"/>
            <w:hideMark/>
          </w:tcPr>
          <w:p w14:paraId="13EDB0DD" w14:textId="0E2C2551" w:rsidR="00B25661" w:rsidRPr="001D2B52"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4.580</w:t>
            </w:r>
          </w:p>
        </w:tc>
        <w:tc>
          <w:tcPr>
            <w:tcW w:w="1134" w:type="dxa"/>
            <w:noWrap/>
            <w:vAlign w:val="center"/>
            <w:hideMark/>
          </w:tcPr>
          <w:p w14:paraId="20A6C2BD" w14:textId="7AF78E2A" w:rsidR="00B25661" w:rsidRPr="001D2B52"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-29.715</w:t>
            </w:r>
          </w:p>
        </w:tc>
        <w:tc>
          <w:tcPr>
            <w:tcW w:w="1417" w:type="dxa"/>
            <w:noWrap/>
            <w:vAlign w:val="center"/>
            <w:hideMark/>
          </w:tcPr>
          <w:p w14:paraId="388985D5" w14:textId="77777777" w:rsidR="00B25661" w:rsidRPr="001D2B52"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13,36</w:t>
            </w:r>
          </w:p>
        </w:tc>
        <w:tc>
          <w:tcPr>
            <w:tcW w:w="992" w:type="dxa"/>
          </w:tcPr>
          <w:p w14:paraId="7D0415E8" w14:textId="25219EFC" w:rsidR="00B25661" w:rsidRPr="001D2B52" w:rsidRDefault="001319FB"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296</w:t>
            </w:r>
          </w:p>
        </w:tc>
      </w:tr>
      <w:tr w:rsidR="00B25661" w:rsidRPr="001D2B52" w14:paraId="61EDEEDA" w14:textId="20C955D3" w:rsidTr="00B25661">
        <w:trPr>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1878E3B2" w14:textId="77777777" w:rsidR="00B25661" w:rsidRPr="001D2B52" w:rsidRDefault="00B25661" w:rsidP="009F32E5">
            <w:pPr>
              <w:jc w:val="center"/>
              <w:rPr>
                <w:rFonts w:ascii="Times New Roman" w:eastAsia="Times New Roman" w:hAnsi="Times New Roman" w:cs="Times New Roman"/>
                <w:b w:val="0"/>
                <w:bCs w:val="0"/>
                <w:color w:val="000000"/>
                <w:kern w:val="0"/>
                <w:sz w:val="24"/>
                <w:szCs w:val="24"/>
                <w:lang w:eastAsia="pt-BR"/>
                <w14:ligatures w14:val="none"/>
              </w:rPr>
            </w:pPr>
            <w:r w:rsidRPr="001D2B52">
              <w:rPr>
                <w:rFonts w:ascii="Times New Roman" w:eastAsia="Times New Roman" w:hAnsi="Times New Roman" w:cs="Times New Roman"/>
                <w:b w:val="0"/>
                <w:bCs w:val="0"/>
                <w:color w:val="000000"/>
                <w:kern w:val="0"/>
                <w:sz w:val="24"/>
                <w:szCs w:val="24"/>
                <w:lang w:eastAsia="pt-BR"/>
                <w14:ligatures w14:val="none"/>
              </w:rPr>
              <w:t>AES</w:t>
            </w:r>
          </w:p>
        </w:tc>
        <w:tc>
          <w:tcPr>
            <w:tcW w:w="1580" w:type="dxa"/>
            <w:vAlign w:val="center"/>
          </w:tcPr>
          <w:p w14:paraId="08F6114F" w14:textId="54BE0B78" w:rsidR="00B25661" w:rsidRPr="001D2B52"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Cenário 4</w:t>
            </w:r>
          </w:p>
        </w:tc>
        <w:tc>
          <w:tcPr>
            <w:tcW w:w="1321" w:type="dxa"/>
            <w:noWrap/>
            <w:vAlign w:val="center"/>
            <w:hideMark/>
          </w:tcPr>
          <w:p w14:paraId="70C3F050" w14:textId="5BFC38A7" w:rsidR="00B25661" w:rsidRPr="001D2B52"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34.296</w:t>
            </w:r>
          </w:p>
        </w:tc>
        <w:tc>
          <w:tcPr>
            <w:tcW w:w="1134" w:type="dxa"/>
            <w:noWrap/>
            <w:vAlign w:val="center"/>
            <w:hideMark/>
          </w:tcPr>
          <w:p w14:paraId="27E7264C" w14:textId="38BFD915" w:rsidR="00B25661" w:rsidRPr="001D2B52"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29.236</w:t>
            </w:r>
          </w:p>
        </w:tc>
        <w:tc>
          <w:tcPr>
            <w:tcW w:w="1134" w:type="dxa"/>
            <w:noWrap/>
            <w:vAlign w:val="center"/>
            <w:hideMark/>
          </w:tcPr>
          <w:p w14:paraId="69B5078D" w14:textId="0AD7399F" w:rsidR="00B25661" w:rsidRPr="001D2B52"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-5.059</w:t>
            </w:r>
          </w:p>
        </w:tc>
        <w:tc>
          <w:tcPr>
            <w:tcW w:w="1417" w:type="dxa"/>
            <w:noWrap/>
            <w:vAlign w:val="center"/>
            <w:hideMark/>
          </w:tcPr>
          <w:p w14:paraId="60EF932C" w14:textId="77777777" w:rsidR="00B25661" w:rsidRPr="001D2B52"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85,25</w:t>
            </w:r>
          </w:p>
        </w:tc>
        <w:tc>
          <w:tcPr>
            <w:tcW w:w="992" w:type="dxa"/>
          </w:tcPr>
          <w:p w14:paraId="66EE52E5" w14:textId="5A594453" w:rsidR="00B25661" w:rsidRPr="001D2B52" w:rsidRDefault="001319FB"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D2B52">
              <w:rPr>
                <w:rFonts w:ascii="Times New Roman" w:eastAsia="Times New Roman" w:hAnsi="Times New Roman" w:cs="Times New Roman"/>
                <w:color w:val="000000"/>
                <w:kern w:val="0"/>
                <w:sz w:val="24"/>
                <w:szCs w:val="24"/>
                <w:lang w:eastAsia="pt-BR"/>
                <w14:ligatures w14:val="none"/>
              </w:rPr>
              <w:t>50</w:t>
            </w:r>
          </w:p>
        </w:tc>
      </w:tr>
    </w:tbl>
    <w:p w14:paraId="5C35A926" w14:textId="77777777" w:rsidR="00CB4BE8" w:rsidRPr="001D2B52" w:rsidRDefault="00CB4BE8" w:rsidP="00940D05">
      <w:pPr>
        <w:spacing w:line="360" w:lineRule="auto"/>
        <w:ind w:firstLine="851"/>
        <w:jc w:val="both"/>
        <w:rPr>
          <w:rFonts w:ascii="Times New Roman" w:hAnsi="Times New Roman" w:cs="Times New Roman"/>
          <w:sz w:val="24"/>
          <w:szCs w:val="24"/>
        </w:rPr>
      </w:pPr>
    </w:p>
    <w:p w14:paraId="4EC402BE" w14:textId="5BD0B33D" w:rsidR="00F85202" w:rsidRPr="001D2B52" w:rsidRDefault="002B4F09" w:rsidP="002B4F09">
      <w:pPr>
        <w:pStyle w:val="SemEspaamento"/>
        <w:spacing w:line="360" w:lineRule="auto"/>
        <w:ind w:firstLine="851"/>
        <w:jc w:val="both"/>
        <w:rPr>
          <w:rFonts w:ascii="Times New Roman" w:hAnsi="Times New Roman" w:cs="Times New Roman"/>
          <w:sz w:val="24"/>
          <w:szCs w:val="24"/>
        </w:rPr>
      </w:pPr>
      <w:r w:rsidRPr="001D2B52">
        <w:rPr>
          <w:rFonts w:ascii="Times New Roman" w:hAnsi="Times New Roman" w:cs="Times New Roman"/>
          <w:sz w:val="24"/>
          <w:szCs w:val="24"/>
        </w:rPr>
        <w:t xml:space="preserve">No </w:t>
      </w:r>
      <w:r w:rsidR="003B603C" w:rsidRPr="001D2B52">
        <w:rPr>
          <w:rFonts w:ascii="Times New Roman" w:hAnsi="Times New Roman" w:cs="Times New Roman"/>
          <w:sz w:val="24"/>
          <w:szCs w:val="24"/>
        </w:rPr>
        <w:t>C</w:t>
      </w:r>
      <w:r w:rsidRPr="001D2B52">
        <w:rPr>
          <w:rFonts w:ascii="Times New Roman" w:hAnsi="Times New Roman" w:cs="Times New Roman"/>
          <w:sz w:val="24"/>
          <w:szCs w:val="24"/>
        </w:rPr>
        <w:t>enário</w:t>
      </w:r>
      <w:r w:rsidR="003B603C" w:rsidRPr="001D2B52">
        <w:rPr>
          <w:rFonts w:ascii="Times New Roman" w:hAnsi="Times New Roman" w:cs="Times New Roman"/>
          <w:sz w:val="24"/>
          <w:szCs w:val="24"/>
        </w:rPr>
        <w:t xml:space="preserve"> Baseline</w:t>
      </w:r>
      <w:ins w:id="208" w:author="Daiana Bonfim" w:date="2025-02-08T13:47:00Z">
        <w:r w:rsidR="00F44076" w:rsidRPr="001D2B52">
          <w:rPr>
            <w:rFonts w:ascii="Times New Roman" w:hAnsi="Times New Roman" w:cs="Times New Roman"/>
            <w:sz w:val="24"/>
            <w:szCs w:val="24"/>
          </w:rPr>
          <w:t xml:space="preserve"> (Figura 4 e 5) </w:t>
        </w:r>
      </w:ins>
      <w:del w:id="209" w:author="Daiana Bonfim" w:date="2025-02-08T13:47:00Z">
        <w:r w:rsidRPr="001D2B52" w:rsidDel="00F44076">
          <w:rPr>
            <w:rFonts w:ascii="Times New Roman" w:hAnsi="Times New Roman" w:cs="Times New Roman"/>
            <w:sz w:val="24"/>
            <w:szCs w:val="24"/>
          </w:rPr>
          <w:delText>,</w:delText>
        </w:r>
      </w:del>
      <w:r w:rsidRPr="001D2B52">
        <w:rPr>
          <w:rFonts w:ascii="Times New Roman" w:hAnsi="Times New Roman" w:cs="Times New Roman"/>
          <w:sz w:val="24"/>
          <w:szCs w:val="24"/>
        </w:rPr>
        <w:t xml:space="preserve"> t</w:t>
      </w:r>
      <w:r w:rsidR="00CC55CF" w:rsidRPr="001D2B52">
        <w:rPr>
          <w:rFonts w:ascii="Times New Roman" w:hAnsi="Times New Roman" w:cs="Times New Roman"/>
          <w:sz w:val="24"/>
          <w:szCs w:val="24"/>
        </w:rPr>
        <w:t>odas as regi</w:t>
      </w:r>
      <w:r w:rsidR="005B7AF7" w:rsidRPr="001D2B52">
        <w:rPr>
          <w:rFonts w:ascii="Times New Roman" w:hAnsi="Times New Roman" w:cs="Times New Roman"/>
          <w:sz w:val="24"/>
          <w:szCs w:val="24"/>
        </w:rPr>
        <w:t xml:space="preserve">ões de saúde </w:t>
      </w:r>
      <w:r w:rsidR="00561073" w:rsidRPr="001D2B52">
        <w:rPr>
          <w:rFonts w:ascii="Times New Roman" w:hAnsi="Times New Roman" w:cs="Times New Roman"/>
          <w:sz w:val="24"/>
          <w:szCs w:val="24"/>
        </w:rPr>
        <w:t>apresentam</w:t>
      </w:r>
      <w:r w:rsidR="005B7AF7" w:rsidRPr="001D2B52">
        <w:rPr>
          <w:rFonts w:ascii="Times New Roman" w:hAnsi="Times New Roman" w:cs="Times New Roman"/>
          <w:sz w:val="24"/>
          <w:szCs w:val="24"/>
        </w:rPr>
        <w:t xml:space="preserve"> </w:t>
      </w:r>
      <w:r w:rsidR="0089305E" w:rsidRPr="001D2B52">
        <w:rPr>
          <w:rFonts w:ascii="Times New Roman" w:hAnsi="Times New Roman" w:cs="Times New Roman"/>
          <w:sz w:val="24"/>
          <w:szCs w:val="24"/>
        </w:rPr>
        <w:t>déficit</w:t>
      </w:r>
      <w:r w:rsidR="00136A6B" w:rsidRPr="001D2B52">
        <w:rPr>
          <w:rFonts w:ascii="Times New Roman" w:hAnsi="Times New Roman" w:cs="Times New Roman"/>
          <w:sz w:val="24"/>
          <w:szCs w:val="24"/>
        </w:rPr>
        <w:t xml:space="preserve"> de </w:t>
      </w:r>
      <w:r w:rsidR="001513F9" w:rsidRPr="001D2B52">
        <w:rPr>
          <w:rFonts w:ascii="Times New Roman" w:hAnsi="Times New Roman" w:cs="Times New Roman"/>
          <w:sz w:val="24"/>
          <w:szCs w:val="24"/>
        </w:rPr>
        <w:t>profissionais</w:t>
      </w:r>
      <w:r w:rsidR="0089305E" w:rsidRPr="001D2B52">
        <w:rPr>
          <w:rFonts w:ascii="Times New Roman" w:hAnsi="Times New Roman" w:cs="Times New Roman"/>
          <w:sz w:val="24"/>
          <w:szCs w:val="24"/>
        </w:rPr>
        <w:t xml:space="preserve">. </w:t>
      </w:r>
      <w:r w:rsidR="005B7AF7" w:rsidRPr="001D2B52">
        <w:rPr>
          <w:rFonts w:ascii="Times New Roman" w:hAnsi="Times New Roman" w:cs="Times New Roman"/>
          <w:sz w:val="24"/>
          <w:szCs w:val="24"/>
        </w:rPr>
        <w:t>As</w:t>
      </w:r>
      <w:r w:rsidR="009772D7" w:rsidRPr="001D2B52">
        <w:rPr>
          <w:rFonts w:ascii="Times New Roman" w:hAnsi="Times New Roman" w:cs="Times New Roman"/>
          <w:sz w:val="24"/>
          <w:szCs w:val="24"/>
        </w:rPr>
        <w:t xml:space="preserve"> </w:t>
      </w:r>
      <w:r w:rsidR="002705A4" w:rsidRPr="001D2B52">
        <w:rPr>
          <w:rFonts w:ascii="Times New Roman" w:hAnsi="Times New Roman" w:cs="Times New Roman"/>
          <w:sz w:val="24"/>
          <w:szCs w:val="24"/>
        </w:rPr>
        <w:t>regiões de saúde que</w:t>
      </w:r>
      <w:r w:rsidR="002D77EF" w:rsidRPr="001D2B52">
        <w:rPr>
          <w:rFonts w:ascii="Times New Roman" w:hAnsi="Times New Roman" w:cs="Times New Roman"/>
          <w:sz w:val="24"/>
          <w:szCs w:val="24"/>
        </w:rPr>
        <w:t xml:space="preserve"> obtiveram os melhores resultados</w:t>
      </w:r>
      <w:r w:rsidRPr="001D2B52">
        <w:rPr>
          <w:rFonts w:ascii="Times New Roman" w:hAnsi="Times New Roman" w:cs="Times New Roman"/>
          <w:sz w:val="24"/>
          <w:szCs w:val="24"/>
        </w:rPr>
        <w:t xml:space="preserve"> </w:t>
      </w:r>
      <w:r w:rsidR="002D77EF" w:rsidRPr="001D2B52">
        <w:rPr>
          <w:rFonts w:ascii="Times New Roman" w:hAnsi="Times New Roman" w:cs="Times New Roman"/>
          <w:sz w:val="24"/>
          <w:szCs w:val="24"/>
        </w:rPr>
        <w:t>são do</w:t>
      </w:r>
      <w:r w:rsidR="00FF00E8" w:rsidRPr="001D2B52">
        <w:rPr>
          <w:rFonts w:ascii="Times New Roman" w:hAnsi="Times New Roman" w:cs="Times New Roman"/>
          <w:sz w:val="24"/>
          <w:szCs w:val="24"/>
        </w:rPr>
        <w:t>s</w:t>
      </w:r>
      <w:r w:rsidR="002D77EF" w:rsidRPr="001D2B52">
        <w:rPr>
          <w:rFonts w:ascii="Times New Roman" w:hAnsi="Times New Roman" w:cs="Times New Roman"/>
          <w:sz w:val="24"/>
          <w:szCs w:val="24"/>
        </w:rPr>
        <w:t xml:space="preserve"> estado</w:t>
      </w:r>
      <w:r w:rsidR="00FF00E8" w:rsidRPr="001D2B52">
        <w:rPr>
          <w:rFonts w:ascii="Times New Roman" w:hAnsi="Times New Roman" w:cs="Times New Roman"/>
          <w:sz w:val="24"/>
          <w:szCs w:val="24"/>
        </w:rPr>
        <w:t>s</w:t>
      </w:r>
      <w:r w:rsidR="002D77EF" w:rsidRPr="001D2B52">
        <w:rPr>
          <w:rFonts w:ascii="Times New Roman" w:hAnsi="Times New Roman" w:cs="Times New Roman"/>
          <w:sz w:val="24"/>
          <w:szCs w:val="24"/>
        </w:rPr>
        <w:t xml:space="preserve"> de Minas Gerais</w:t>
      </w:r>
      <w:r w:rsidR="00FF00E8" w:rsidRPr="001D2B52">
        <w:rPr>
          <w:rFonts w:ascii="Times New Roman" w:hAnsi="Times New Roman" w:cs="Times New Roman"/>
          <w:sz w:val="24"/>
          <w:szCs w:val="24"/>
        </w:rPr>
        <w:t xml:space="preserve"> (MG) e São Paulo</w:t>
      </w:r>
      <w:r w:rsidR="00511A3B" w:rsidRPr="001D2B52">
        <w:rPr>
          <w:rFonts w:ascii="Times New Roman" w:hAnsi="Times New Roman" w:cs="Times New Roman"/>
          <w:sz w:val="24"/>
          <w:szCs w:val="24"/>
        </w:rPr>
        <w:t xml:space="preserve"> (SP)</w:t>
      </w:r>
      <w:r w:rsidR="006142B8" w:rsidRPr="001D2B52">
        <w:rPr>
          <w:rFonts w:ascii="Times New Roman" w:hAnsi="Times New Roman" w:cs="Times New Roman"/>
          <w:sz w:val="24"/>
          <w:szCs w:val="24"/>
        </w:rPr>
        <w:t>.</w:t>
      </w:r>
      <w:r w:rsidR="0083262E" w:rsidRPr="001D2B52">
        <w:rPr>
          <w:rFonts w:ascii="Times New Roman" w:hAnsi="Times New Roman" w:cs="Times New Roman"/>
          <w:sz w:val="24"/>
          <w:szCs w:val="24"/>
        </w:rPr>
        <w:t xml:space="preserve"> Em termos de resultados relativos, </w:t>
      </w:r>
      <w:r w:rsidR="00FC4A4E" w:rsidRPr="001D2B52">
        <w:rPr>
          <w:rFonts w:ascii="Times New Roman" w:hAnsi="Times New Roman" w:cs="Times New Roman"/>
          <w:sz w:val="24"/>
          <w:szCs w:val="24"/>
        </w:rPr>
        <w:t xml:space="preserve">as regiões </w:t>
      </w:r>
      <w:r w:rsidR="00561073" w:rsidRPr="001D2B52">
        <w:rPr>
          <w:rFonts w:ascii="Times New Roman" w:hAnsi="Times New Roman" w:cs="Times New Roman"/>
          <w:sz w:val="24"/>
          <w:szCs w:val="24"/>
        </w:rPr>
        <w:t xml:space="preserve">com melhor desempenho apresentaram valores próximos a </w:t>
      </w:r>
      <w:r w:rsidR="00FC4A4E" w:rsidRPr="001D2B52">
        <w:rPr>
          <w:rFonts w:ascii="Times New Roman" w:hAnsi="Times New Roman" w:cs="Times New Roman"/>
          <w:sz w:val="24"/>
          <w:szCs w:val="24"/>
        </w:rPr>
        <w:t>15% na APS</w:t>
      </w:r>
      <w:r w:rsidR="00FF00E8" w:rsidRPr="001D2B52">
        <w:rPr>
          <w:rFonts w:ascii="Times New Roman" w:hAnsi="Times New Roman" w:cs="Times New Roman"/>
          <w:sz w:val="24"/>
          <w:szCs w:val="24"/>
        </w:rPr>
        <w:t xml:space="preserve">, </w:t>
      </w:r>
      <w:ins w:id="210" w:author="Daiana Bonfim" w:date="2025-02-08T13:51:00Z">
        <w:r w:rsidR="00C42532" w:rsidRPr="001D2B52">
          <w:rPr>
            <w:rFonts w:ascii="Times New Roman" w:hAnsi="Times New Roman" w:cs="Times New Roman"/>
            <w:sz w:val="24"/>
            <w:szCs w:val="24"/>
          </w:rPr>
          <w:t xml:space="preserve">e estão no estado de </w:t>
        </w:r>
      </w:ins>
      <w:del w:id="211" w:author="Daiana Bonfim" w:date="2025-02-08T13:51:00Z">
        <w:r w:rsidR="00FF00E8" w:rsidRPr="001D2B52" w:rsidDel="00C42532">
          <w:rPr>
            <w:rFonts w:ascii="Times New Roman" w:hAnsi="Times New Roman" w:cs="Times New Roman"/>
            <w:sz w:val="24"/>
            <w:szCs w:val="24"/>
          </w:rPr>
          <w:delText>geralmente em</w:delText>
        </w:r>
      </w:del>
      <w:r w:rsidR="00FF00E8" w:rsidRPr="001D2B52">
        <w:rPr>
          <w:rFonts w:ascii="Times New Roman" w:hAnsi="Times New Roman" w:cs="Times New Roman"/>
          <w:sz w:val="24"/>
          <w:szCs w:val="24"/>
        </w:rPr>
        <w:t xml:space="preserve"> MG. </w:t>
      </w:r>
      <w:r w:rsidR="00511A3B" w:rsidRPr="001D2B52">
        <w:rPr>
          <w:rFonts w:ascii="Times New Roman" w:hAnsi="Times New Roman" w:cs="Times New Roman"/>
          <w:sz w:val="24"/>
          <w:szCs w:val="24"/>
        </w:rPr>
        <w:t xml:space="preserve">Já na AES, </w:t>
      </w:r>
      <w:r w:rsidR="00907231" w:rsidRPr="001D2B52">
        <w:rPr>
          <w:rFonts w:ascii="Times New Roman" w:hAnsi="Times New Roman" w:cs="Times New Roman"/>
          <w:sz w:val="24"/>
          <w:szCs w:val="24"/>
        </w:rPr>
        <w:t xml:space="preserve">os melhores resultados </w:t>
      </w:r>
      <w:r w:rsidR="00511A3B" w:rsidRPr="001D2B52">
        <w:rPr>
          <w:rFonts w:ascii="Times New Roman" w:hAnsi="Times New Roman" w:cs="Times New Roman"/>
          <w:sz w:val="24"/>
          <w:szCs w:val="24"/>
        </w:rPr>
        <w:t xml:space="preserve">estão </w:t>
      </w:r>
      <w:del w:id="212" w:author="Daiana Bonfim" w:date="2025-02-08T13:51:00Z">
        <w:r w:rsidR="00561073" w:rsidRPr="001D2B52" w:rsidDel="00C42532">
          <w:rPr>
            <w:rFonts w:ascii="Times New Roman" w:hAnsi="Times New Roman" w:cs="Times New Roman"/>
            <w:sz w:val="24"/>
            <w:szCs w:val="24"/>
          </w:rPr>
          <w:delText>nesses</w:delText>
        </w:r>
        <w:r w:rsidR="00511A3B" w:rsidRPr="001D2B52" w:rsidDel="00C42532">
          <w:rPr>
            <w:rFonts w:ascii="Times New Roman" w:hAnsi="Times New Roman" w:cs="Times New Roman"/>
            <w:sz w:val="24"/>
            <w:szCs w:val="24"/>
          </w:rPr>
          <w:delText xml:space="preserve"> dois estados</w:delText>
        </w:r>
      </w:del>
      <w:ins w:id="213" w:author="Daiana Bonfim" w:date="2025-02-08T13:51:00Z">
        <w:r w:rsidR="00C42532" w:rsidRPr="001D2B52">
          <w:rPr>
            <w:rFonts w:ascii="Times New Roman" w:hAnsi="Times New Roman" w:cs="Times New Roman"/>
            <w:sz w:val="24"/>
            <w:szCs w:val="24"/>
          </w:rPr>
          <w:t>em SP e MG</w:t>
        </w:r>
      </w:ins>
      <w:r w:rsidR="00511A3B" w:rsidRPr="001D2B52">
        <w:rPr>
          <w:rFonts w:ascii="Times New Roman" w:hAnsi="Times New Roman" w:cs="Times New Roman"/>
          <w:sz w:val="24"/>
          <w:szCs w:val="24"/>
        </w:rPr>
        <w:t xml:space="preserve">, </w:t>
      </w:r>
      <w:r w:rsidR="00EF2047" w:rsidRPr="001D2B52">
        <w:rPr>
          <w:rFonts w:ascii="Times New Roman" w:hAnsi="Times New Roman" w:cs="Times New Roman"/>
          <w:sz w:val="24"/>
          <w:szCs w:val="24"/>
        </w:rPr>
        <w:t xml:space="preserve">em regiões de saúde cujos </w:t>
      </w:r>
      <w:r w:rsidR="00511A3B" w:rsidRPr="001D2B52">
        <w:rPr>
          <w:rFonts w:ascii="Times New Roman" w:hAnsi="Times New Roman" w:cs="Times New Roman"/>
          <w:sz w:val="24"/>
          <w:szCs w:val="24"/>
        </w:rPr>
        <w:t xml:space="preserve">resultados relativos </w:t>
      </w:r>
      <w:r w:rsidR="00EF2047" w:rsidRPr="001D2B52">
        <w:rPr>
          <w:rFonts w:ascii="Times New Roman" w:hAnsi="Times New Roman" w:cs="Times New Roman"/>
          <w:sz w:val="24"/>
          <w:szCs w:val="24"/>
        </w:rPr>
        <w:t>se aproximam a</w:t>
      </w:r>
      <w:r w:rsidR="00511A3B" w:rsidRPr="001D2B52">
        <w:rPr>
          <w:rFonts w:ascii="Times New Roman" w:hAnsi="Times New Roman" w:cs="Times New Roman"/>
          <w:sz w:val="24"/>
          <w:szCs w:val="24"/>
        </w:rPr>
        <w:t xml:space="preserve"> 24%</w:t>
      </w:r>
      <w:r w:rsidR="008B24EB" w:rsidRPr="001D2B52">
        <w:rPr>
          <w:rFonts w:ascii="Times New Roman" w:hAnsi="Times New Roman" w:cs="Times New Roman"/>
          <w:sz w:val="24"/>
          <w:szCs w:val="24"/>
        </w:rPr>
        <w:t xml:space="preserve">. </w:t>
      </w:r>
      <w:r w:rsidR="00511A3B" w:rsidRPr="001D2B52">
        <w:rPr>
          <w:rFonts w:ascii="Times New Roman" w:hAnsi="Times New Roman" w:cs="Times New Roman"/>
          <w:sz w:val="24"/>
          <w:szCs w:val="24"/>
        </w:rPr>
        <w:t xml:space="preserve"> </w:t>
      </w:r>
    </w:p>
    <w:p w14:paraId="64F70327" w14:textId="1FD9B516" w:rsidR="006561C9" w:rsidRPr="001D2B52" w:rsidRDefault="00752173" w:rsidP="002B4F09">
      <w:pPr>
        <w:pStyle w:val="SemEspaamento"/>
        <w:spacing w:line="360" w:lineRule="auto"/>
        <w:ind w:firstLine="851"/>
        <w:jc w:val="both"/>
        <w:rPr>
          <w:rFonts w:ascii="Times New Roman" w:hAnsi="Times New Roman" w:cs="Times New Roman"/>
          <w:sz w:val="24"/>
          <w:szCs w:val="24"/>
        </w:rPr>
      </w:pPr>
      <w:r w:rsidRPr="001D2B52">
        <w:rPr>
          <w:rFonts w:ascii="Times New Roman" w:hAnsi="Times New Roman" w:cs="Times New Roman"/>
          <w:sz w:val="24"/>
          <w:szCs w:val="24"/>
        </w:rPr>
        <w:t xml:space="preserve">A </w:t>
      </w:r>
      <w:r w:rsidR="003B603C" w:rsidRPr="001D2B52">
        <w:rPr>
          <w:rFonts w:ascii="Times New Roman" w:hAnsi="Times New Roman" w:cs="Times New Roman"/>
          <w:sz w:val="24"/>
          <w:szCs w:val="24"/>
        </w:rPr>
        <w:t>F</w:t>
      </w:r>
      <w:r w:rsidRPr="001D2B52">
        <w:rPr>
          <w:rFonts w:ascii="Times New Roman" w:hAnsi="Times New Roman" w:cs="Times New Roman"/>
          <w:sz w:val="24"/>
          <w:szCs w:val="24"/>
        </w:rPr>
        <w:t xml:space="preserve">igura 4 </w:t>
      </w:r>
      <w:r w:rsidR="003B603C" w:rsidRPr="001D2B52">
        <w:rPr>
          <w:rFonts w:ascii="Times New Roman" w:hAnsi="Times New Roman" w:cs="Times New Roman"/>
          <w:sz w:val="24"/>
          <w:szCs w:val="24"/>
        </w:rPr>
        <w:t xml:space="preserve">ilustra </w:t>
      </w:r>
      <w:r w:rsidRPr="001D2B52">
        <w:rPr>
          <w:rFonts w:ascii="Times New Roman" w:hAnsi="Times New Roman" w:cs="Times New Roman"/>
          <w:sz w:val="24"/>
          <w:szCs w:val="24"/>
        </w:rPr>
        <w:t>os resultados da aplicação de cenários na APS. O</w:t>
      </w:r>
      <w:r w:rsidR="008B24EB" w:rsidRPr="001D2B52">
        <w:rPr>
          <w:rFonts w:ascii="Times New Roman" w:hAnsi="Times New Roman" w:cs="Times New Roman"/>
          <w:sz w:val="24"/>
          <w:szCs w:val="24"/>
        </w:rPr>
        <w:t xml:space="preserve">bserva-se que o </w:t>
      </w:r>
      <w:r w:rsidR="003B603C" w:rsidRPr="001D2B52">
        <w:rPr>
          <w:rFonts w:ascii="Times New Roman" w:hAnsi="Times New Roman" w:cs="Times New Roman"/>
          <w:sz w:val="24"/>
          <w:szCs w:val="24"/>
        </w:rPr>
        <w:t>C</w:t>
      </w:r>
      <w:r w:rsidR="008B24EB" w:rsidRPr="001D2B52">
        <w:rPr>
          <w:rFonts w:ascii="Times New Roman" w:hAnsi="Times New Roman" w:cs="Times New Roman"/>
          <w:sz w:val="24"/>
          <w:szCs w:val="24"/>
        </w:rPr>
        <w:t xml:space="preserve">enário </w:t>
      </w:r>
      <w:r w:rsidR="003B603C" w:rsidRPr="001D2B52">
        <w:rPr>
          <w:rFonts w:ascii="Times New Roman" w:hAnsi="Times New Roman" w:cs="Times New Roman"/>
          <w:sz w:val="24"/>
          <w:szCs w:val="24"/>
        </w:rPr>
        <w:t xml:space="preserve">2 </w:t>
      </w:r>
      <w:r w:rsidR="00C67D01" w:rsidRPr="001D2B52">
        <w:rPr>
          <w:rFonts w:ascii="Times New Roman" w:hAnsi="Times New Roman" w:cs="Times New Roman"/>
          <w:sz w:val="24"/>
          <w:szCs w:val="24"/>
        </w:rPr>
        <w:t xml:space="preserve">(aprimoramento da produtividade) </w:t>
      </w:r>
      <w:r w:rsidR="003B603C" w:rsidRPr="001D2B52">
        <w:rPr>
          <w:rFonts w:ascii="Times New Roman" w:hAnsi="Times New Roman" w:cs="Times New Roman"/>
          <w:sz w:val="24"/>
          <w:szCs w:val="24"/>
        </w:rPr>
        <w:t xml:space="preserve">apresenta </w:t>
      </w:r>
      <w:r w:rsidR="008B24EB" w:rsidRPr="001D2B52">
        <w:rPr>
          <w:rFonts w:ascii="Times New Roman" w:hAnsi="Times New Roman" w:cs="Times New Roman"/>
          <w:sz w:val="24"/>
          <w:szCs w:val="24"/>
        </w:rPr>
        <w:t>uma melhora nos resultados</w:t>
      </w:r>
      <w:r w:rsidR="00B01D8D" w:rsidRPr="001D2B52">
        <w:rPr>
          <w:rFonts w:ascii="Times New Roman" w:hAnsi="Times New Roman" w:cs="Times New Roman"/>
          <w:sz w:val="24"/>
          <w:szCs w:val="24"/>
        </w:rPr>
        <w:t xml:space="preserve"> em relação ao cenário baseline</w:t>
      </w:r>
      <w:r w:rsidR="00FD033C" w:rsidRPr="001D2B52">
        <w:rPr>
          <w:rFonts w:ascii="Times New Roman" w:hAnsi="Times New Roman" w:cs="Times New Roman"/>
          <w:sz w:val="24"/>
          <w:szCs w:val="24"/>
        </w:rPr>
        <w:t xml:space="preserve">, conforme gráfico e mapa B na </w:t>
      </w:r>
      <w:r w:rsidR="003B603C" w:rsidRPr="001D2B52">
        <w:rPr>
          <w:rFonts w:ascii="Times New Roman" w:hAnsi="Times New Roman" w:cs="Times New Roman"/>
          <w:sz w:val="24"/>
          <w:szCs w:val="24"/>
        </w:rPr>
        <w:t>F</w:t>
      </w:r>
      <w:r w:rsidR="00FD033C" w:rsidRPr="001D2B52">
        <w:rPr>
          <w:rFonts w:ascii="Times New Roman" w:hAnsi="Times New Roman" w:cs="Times New Roman"/>
          <w:sz w:val="24"/>
          <w:szCs w:val="24"/>
        </w:rPr>
        <w:t xml:space="preserve">igura </w:t>
      </w:r>
      <w:r w:rsidR="006653AE" w:rsidRPr="001D2B52">
        <w:rPr>
          <w:rFonts w:ascii="Times New Roman" w:hAnsi="Times New Roman" w:cs="Times New Roman"/>
          <w:sz w:val="24"/>
          <w:szCs w:val="24"/>
        </w:rPr>
        <w:t>4</w:t>
      </w:r>
      <w:r w:rsidR="008B24EB" w:rsidRPr="001D2B52">
        <w:rPr>
          <w:rFonts w:ascii="Times New Roman" w:hAnsi="Times New Roman" w:cs="Times New Roman"/>
          <w:sz w:val="24"/>
          <w:szCs w:val="24"/>
        </w:rPr>
        <w:t xml:space="preserve">. </w:t>
      </w:r>
      <w:r w:rsidR="00FD033C" w:rsidRPr="001D2B52">
        <w:rPr>
          <w:rFonts w:ascii="Times New Roman" w:hAnsi="Times New Roman" w:cs="Times New Roman"/>
          <w:sz w:val="24"/>
          <w:szCs w:val="24"/>
        </w:rPr>
        <w:t xml:space="preserve">No </w:t>
      </w:r>
      <w:r w:rsidR="003B603C" w:rsidRPr="001D2B52">
        <w:rPr>
          <w:rFonts w:ascii="Times New Roman" w:hAnsi="Times New Roman" w:cs="Times New Roman"/>
          <w:sz w:val="24"/>
          <w:szCs w:val="24"/>
        </w:rPr>
        <w:t>C</w:t>
      </w:r>
      <w:r w:rsidR="00FD033C" w:rsidRPr="001D2B52">
        <w:rPr>
          <w:rFonts w:ascii="Times New Roman" w:hAnsi="Times New Roman" w:cs="Times New Roman"/>
          <w:sz w:val="24"/>
          <w:szCs w:val="24"/>
        </w:rPr>
        <w:t xml:space="preserve">enário 3, também existe um aumento do resultado relativo, sobretudo em localidades onde se tem maior proporção de usuários que possuem plano de saúde odontológico (ex.: Sul e Sudeste). Porém, o último cenário mostra que </w:t>
      </w:r>
      <w:r w:rsidR="003B603C" w:rsidRPr="001D2B52">
        <w:rPr>
          <w:rFonts w:ascii="Times New Roman" w:hAnsi="Times New Roman" w:cs="Times New Roman"/>
          <w:sz w:val="24"/>
          <w:szCs w:val="24"/>
        </w:rPr>
        <w:t xml:space="preserve">há pouco ou nenhum </w:t>
      </w:r>
      <w:r w:rsidR="00B01D8D" w:rsidRPr="001D2B52">
        <w:rPr>
          <w:rFonts w:ascii="Times New Roman" w:hAnsi="Times New Roman" w:cs="Times New Roman"/>
          <w:sz w:val="24"/>
          <w:szCs w:val="24"/>
        </w:rPr>
        <w:t>aumento</w:t>
      </w:r>
      <w:r w:rsidR="00FD033C" w:rsidRPr="001D2B52">
        <w:rPr>
          <w:rFonts w:ascii="Times New Roman" w:hAnsi="Times New Roman" w:cs="Times New Roman"/>
          <w:sz w:val="24"/>
          <w:szCs w:val="24"/>
        </w:rPr>
        <w:t xml:space="preserve">, especialmente porque os tipos de estabelecimentos associados à APS geralmente </w:t>
      </w:r>
      <w:r w:rsidR="003B603C" w:rsidRPr="001D2B52">
        <w:rPr>
          <w:rFonts w:ascii="Times New Roman" w:hAnsi="Times New Roman" w:cs="Times New Roman"/>
          <w:sz w:val="24"/>
          <w:szCs w:val="24"/>
        </w:rPr>
        <w:t>est</w:t>
      </w:r>
      <w:r w:rsidR="00FD033C" w:rsidRPr="001D2B52">
        <w:rPr>
          <w:rFonts w:ascii="Times New Roman" w:hAnsi="Times New Roman" w:cs="Times New Roman"/>
          <w:sz w:val="24"/>
          <w:szCs w:val="24"/>
        </w:rPr>
        <w:t xml:space="preserve">ão ligados </w:t>
      </w:r>
      <w:r w:rsidR="00B01D8D" w:rsidRPr="001D2B52">
        <w:rPr>
          <w:rFonts w:ascii="Times New Roman" w:hAnsi="Times New Roman" w:cs="Times New Roman"/>
          <w:sz w:val="24"/>
          <w:szCs w:val="24"/>
        </w:rPr>
        <w:t xml:space="preserve">ao </w:t>
      </w:r>
      <w:r w:rsidR="00FD033C" w:rsidRPr="001D2B52">
        <w:rPr>
          <w:rFonts w:ascii="Times New Roman" w:hAnsi="Times New Roman" w:cs="Times New Roman"/>
          <w:sz w:val="24"/>
          <w:szCs w:val="24"/>
        </w:rPr>
        <w:t xml:space="preserve">SUS. </w:t>
      </w:r>
    </w:p>
    <w:p w14:paraId="21184622" w14:textId="3FB8D7E8" w:rsidR="00752173" w:rsidRPr="001D2B52" w:rsidDel="00F44076" w:rsidRDefault="00752173" w:rsidP="002B4F09">
      <w:pPr>
        <w:pStyle w:val="SemEspaamento"/>
        <w:spacing w:line="360" w:lineRule="auto"/>
        <w:ind w:firstLine="851"/>
        <w:jc w:val="both"/>
        <w:rPr>
          <w:rFonts w:ascii="Times New Roman" w:hAnsi="Times New Roman" w:cs="Times New Roman"/>
          <w:sz w:val="24"/>
          <w:szCs w:val="24"/>
        </w:rPr>
      </w:pPr>
      <w:r w:rsidRPr="001D2B52" w:rsidDel="00F44076">
        <w:rPr>
          <w:rFonts w:ascii="Times New Roman" w:hAnsi="Times New Roman" w:cs="Times New Roman"/>
          <w:sz w:val="24"/>
          <w:szCs w:val="24"/>
        </w:rPr>
        <w:t xml:space="preserve">Os resultados para AES, apresentados na </w:t>
      </w:r>
      <w:r w:rsidR="003B603C" w:rsidRPr="001D2B52" w:rsidDel="00F44076">
        <w:rPr>
          <w:rFonts w:ascii="Times New Roman" w:hAnsi="Times New Roman" w:cs="Times New Roman"/>
          <w:sz w:val="24"/>
          <w:szCs w:val="24"/>
        </w:rPr>
        <w:t>F</w:t>
      </w:r>
      <w:r w:rsidRPr="001D2B52" w:rsidDel="00F44076">
        <w:rPr>
          <w:rFonts w:ascii="Times New Roman" w:hAnsi="Times New Roman" w:cs="Times New Roman"/>
          <w:sz w:val="24"/>
          <w:szCs w:val="24"/>
        </w:rPr>
        <w:t xml:space="preserve">igura 5, evidenciam as desigualdades na oferta de </w:t>
      </w:r>
      <w:r w:rsidR="00DE5319" w:rsidRPr="001D2B52" w:rsidDel="00F44076">
        <w:rPr>
          <w:rFonts w:ascii="Times New Roman" w:hAnsi="Times New Roman" w:cs="Times New Roman"/>
          <w:sz w:val="24"/>
          <w:szCs w:val="24"/>
        </w:rPr>
        <w:t>CDs</w:t>
      </w:r>
      <w:r w:rsidRPr="001D2B52" w:rsidDel="00F44076">
        <w:rPr>
          <w:rFonts w:ascii="Times New Roman" w:hAnsi="Times New Roman" w:cs="Times New Roman"/>
          <w:sz w:val="24"/>
          <w:szCs w:val="24"/>
        </w:rPr>
        <w:t xml:space="preserve">, tanto em termos regionais, quanto na distribuição dentro do próprio sistema de saúde, uma vez que, mesmo no cenário hipotético de se acessar todos os </w:t>
      </w:r>
      <w:r w:rsidRPr="001D2B52" w:rsidDel="00F44076">
        <w:rPr>
          <w:rFonts w:ascii="Times New Roman" w:hAnsi="Times New Roman" w:cs="Times New Roman"/>
          <w:sz w:val="24"/>
          <w:szCs w:val="24"/>
        </w:rPr>
        <w:lastRenderedPageBreak/>
        <w:t xml:space="preserve">profissionais atuantes independente do vínculo, as regiões </w:t>
      </w:r>
      <w:r w:rsidR="003C33E9" w:rsidRPr="001D2B52" w:rsidDel="00F44076">
        <w:rPr>
          <w:rFonts w:ascii="Times New Roman" w:hAnsi="Times New Roman" w:cs="Times New Roman"/>
          <w:sz w:val="24"/>
          <w:szCs w:val="24"/>
        </w:rPr>
        <w:t>Nordeste</w:t>
      </w:r>
      <w:r w:rsidRPr="001D2B52" w:rsidDel="00F44076">
        <w:rPr>
          <w:rFonts w:ascii="Times New Roman" w:hAnsi="Times New Roman" w:cs="Times New Roman"/>
          <w:sz w:val="24"/>
          <w:szCs w:val="24"/>
        </w:rPr>
        <w:t xml:space="preserve"> e Norte apresentam altas lacunas de profissionais. Em contrapartida, as regiões </w:t>
      </w:r>
      <w:r w:rsidR="00FF0FEF" w:rsidRPr="001D2B52" w:rsidDel="00F44076">
        <w:rPr>
          <w:rFonts w:ascii="Times New Roman" w:hAnsi="Times New Roman" w:cs="Times New Roman"/>
          <w:sz w:val="24"/>
          <w:szCs w:val="24"/>
        </w:rPr>
        <w:t xml:space="preserve">de saúde localizadas no </w:t>
      </w:r>
      <w:r w:rsidRPr="001D2B52" w:rsidDel="00F44076">
        <w:rPr>
          <w:rFonts w:ascii="Times New Roman" w:hAnsi="Times New Roman" w:cs="Times New Roman"/>
          <w:sz w:val="24"/>
          <w:szCs w:val="24"/>
        </w:rPr>
        <w:t xml:space="preserve">Sul e Sudeste possuem uma força de trabalho potencial adequada – </w:t>
      </w:r>
      <w:r w:rsidR="003B603C" w:rsidRPr="001D2B52" w:rsidDel="00F44076">
        <w:rPr>
          <w:rFonts w:ascii="Times New Roman" w:hAnsi="Times New Roman" w:cs="Times New Roman"/>
          <w:sz w:val="24"/>
          <w:szCs w:val="24"/>
        </w:rPr>
        <w:t>à</w:t>
      </w:r>
      <w:r w:rsidRPr="001D2B52" w:rsidDel="00F44076">
        <w:rPr>
          <w:rFonts w:ascii="Times New Roman" w:hAnsi="Times New Roman" w:cs="Times New Roman"/>
          <w:sz w:val="24"/>
          <w:szCs w:val="24"/>
        </w:rPr>
        <w:t xml:space="preserve">s vezes até superior a 100% – para atender </w:t>
      </w:r>
      <w:r w:rsidR="003B603C" w:rsidRPr="001D2B52" w:rsidDel="00F44076">
        <w:rPr>
          <w:rFonts w:ascii="Times New Roman" w:hAnsi="Times New Roman" w:cs="Times New Roman"/>
          <w:sz w:val="24"/>
          <w:szCs w:val="24"/>
        </w:rPr>
        <w:t>à</w:t>
      </w:r>
      <w:r w:rsidRPr="001D2B52" w:rsidDel="00F44076">
        <w:rPr>
          <w:rFonts w:ascii="Times New Roman" w:hAnsi="Times New Roman" w:cs="Times New Roman"/>
          <w:sz w:val="24"/>
          <w:szCs w:val="24"/>
        </w:rPr>
        <w:t>s necessidades locais. Finalmente, mesmo</w:t>
      </w:r>
      <w:r w:rsidR="003B603C" w:rsidRPr="001D2B52" w:rsidDel="00F44076">
        <w:rPr>
          <w:rFonts w:ascii="Times New Roman" w:hAnsi="Times New Roman" w:cs="Times New Roman"/>
          <w:sz w:val="24"/>
          <w:szCs w:val="24"/>
        </w:rPr>
        <w:t xml:space="preserve"> em</w:t>
      </w:r>
      <w:r w:rsidRPr="001D2B52" w:rsidDel="00F44076">
        <w:rPr>
          <w:rFonts w:ascii="Times New Roman" w:hAnsi="Times New Roman" w:cs="Times New Roman"/>
          <w:sz w:val="24"/>
          <w:szCs w:val="24"/>
        </w:rPr>
        <w:t xml:space="preserve"> estados </w:t>
      </w:r>
      <w:r w:rsidR="003B603C" w:rsidRPr="001D2B52" w:rsidDel="00F44076">
        <w:rPr>
          <w:rFonts w:ascii="Times New Roman" w:hAnsi="Times New Roman" w:cs="Times New Roman"/>
          <w:sz w:val="24"/>
          <w:szCs w:val="24"/>
        </w:rPr>
        <w:t>com grandes</w:t>
      </w:r>
      <w:r w:rsidRPr="001D2B52" w:rsidDel="00F44076">
        <w:rPr>
          <w:rFonts w:ascii="Times New Roman" w:hAnsi="Times New Roman" w:cs="Times New Roman"/>
          <w:sz w:val="24"/>
          <w:szCs w:val="24"/>
        </w:rPr>
        <w:t xml:space="preserve"> lacunas de profissionais, observa-se algumas regiões de saúde com maior equilíbrio. Estas </w:t>
      </w:r>
      <w:r w:rsidR="003B603C" w:rsidRPr="001D2B52" w:rsidDel="00F44076">
        <w:rPr>
          <w:rFonts w:ascii="Times New Roman" w:hAnsi="Times New Roman" w:cs="Times New Roman"/>
          <w:sz w:val="24"/>
          <w:szCs w:val="24"/>
        </w:rPr>
        <w:t xml:space="preserve">geralmente </w:t>
      </w:r>
      <w:r w:rsidRPr="001D2B52" w:rsidDel="00F44076">
        <w:rPr>
          <w:rFonts w:ascii="Times New Roman" w:hAnsi="Times New Roman" w:cs="Times New Roman"/>
          <w:sz w:val="24"/>
          <w:szCs w:val="24"/>
        </w:rPr>
        <w:t xml:space="preserve">contemplam as capitais de cada estado. </w:t>
      </w:r>
    </w:p>
    <w:p w14:paraId="51535692" w14:textId="19F15B69" w:rsidR="00752173" w:rsidRPr="001D2B52" w:rsidRDefault="00752173" w:rsidP="002B4F09">
      <w:pPr>
        <w:pStyle w:val="SemEspaamento"/>
        <w:spacing w:line="360" w:lineRule="auto"/>
        <w:ind w:firstLine="851"/>
        <w:jc w:val="both"/>
        <w:rPr>
          <w:rFonts w:ascii="Times New Roman" w:hAnsi="Times New Roman" w:cs="Times New Roman"/>
          <w:sz w:val="24"/>
          <w:szCs w:val="24"/>
        </w:rPr>
        <w:sectPr w:rsidR="00752173" w:rsidRPr="001D2B52">
          <w:pgSz w:w="11906" w:h="16838"/>
          <w:pgMar w:top="1417" w:right="1701" w:bottom="1417" w:left="1701" w:header="708" w:footer="708" w:gutter="0"/>
          <w:cols w:space="708"/>
          <w:docGrid w:linePitch="360"/>
        </w:sectPr>
      </w:pPr>
    </w:p>
    <w:p w14:paraId="5E24FF10" w14:textId="0E33325B" w:rsidR="00D20A14" w:rsidRPr="001D2B52" w:rsidRDefault="00A165FC" w:rsidP="00D20A14">
      <w:pPr>
        <w:pStyle w:val="SemEspaamento"/>
        <w:rPr>
          <w:rFonts w:ascii="Times New Roman" w:hAnsi="Times New Roman" w:cs="Times New Roman"/>
          <w:sz w:val="24"/>
          <w:szCs w:val="24"/>
        </w:rPr>
      </w:pPr>
      <w:r w:rsidRPr="001D2B52">
        <w:rPr>
          <w:rFonts w:ascii="Times New Roman" w:hAnsi="Times New Roman" w:cs="Times New Roman"/>
          <w:noProof/>
          <w:sz w:val="24"/>
          <w:szCs w:val="24"/>
        </w:rPr>
        <w:lastRenderedPageBreak/>
        <w:drawing>
          <wp:inline distT="0" distB="0" distL="0" distR="0" wp14:anchorId="1787CE56" wp14:editId="2D6C66C2">
            <wp:extent cx="8892540" cy="4446270"/>
            <wp:effectExtent l="19050" t="19050" r="22860" b="1143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892540" cy="4446270"/>
                    </a:xfrm>
                    <a:prstGeom prst="rect">
                      <a:avLst/>
                    </a:prstGeom>
                    <a:noFill/>
                    <a:ln>
                      <a:solidFill>
                        <a:schemeClr val="tx1"/>
                      </a:solidFill>
                    </a:ln>
                  </pic:spPr>
                </pic:pic>
              </a:graphicData>
            </a:graphic>
          </wp:inline>
        </w:drawing>
      </w:r>
    </w:p>
    <w:p w14:paraId="347D3224" w14:textId="0E59E915" w:rsidR="00D20A14" w:rsidRPr="001D2B52" w:rsidRDefault="00D20A14" w:rsidP="00D20A14">
      <w:pPr>
        <w:pStyle w:val="Legenda"/>
        <w:jc w:val="both"/>
        <w:rPr>
          <w:rFonts w:ascii="Times New Roman" w:hAnsi="Times New Roman" w:cs="Times New Roman"/>
          <w:i w:val="0"/>
          <w:iCs w:val="0"/>
          <w:color w:val="auto"/>
          <w:sz w:val="24"/>
          <w:szCs w:val="24"/>
        </w:rPr>
      </w:pPr>
      <w:r w:rsidRPr="001D2B52">
        <w:rPr>
          <w:rFonts w:ascii="Times New Roman" w:hAnsi="Times New Roman" w:cs="Times New Roman"/>
          <w:i w:val="0"/>
          <w:iCs w:val="0"/>
          <w:color w:val="auto"/>
          <w:sz w:val="24"/>
          <w:szCs w:val="24"/>
        </w:rPr>
        <w:t xml:space="preserve">Fig. </w:t>
      </w:r>
      <w:r w:rsidR="003363F2" w:rsidRPr="001D2B52">
        <w:rPr>
          <w:rFonts w:ascii="Times New Roman" w:hAnsi="Times New Roman" w:cs="Times New Roman"/>
          <w:i w:val="0"/>
          <w:iCs w:val="0"/>
          <w:color w:val="auto"/>
          <w:sz w:val="24"/>
          <w:szCs w:val="24"/>
        </w:rPr>
        <w:fldChar w:fldCharType="begin"/>
      </w:r>
      <w:r w:rsidR="003363F2" w:rsidRPr="001D2B52">
        <w:rPr>
          <w:rFonts w:ascii="Times New Roman" w:hAnsi="Times New Roman" w:cs="Times New Roman"/>
          <w:i w:val="0"/>
          <w:iCs w:val="0"/>
          <w:color w:val="auto"/>
          <w:sz w:val="24"/>
          <w:szCs w:val="24"/>
        </w:rPr>
        <w:instrText xml:space="preserve"> SEQ Fig. \* ARABIC </w:instrText>
      </w:r>
      <w:r w:rsidR="003363F2" w:rsidRPr="001D2B52">
        <w:rPr>
          <w:rFonts w:ascii="Times New Roman" w:hAnsi="Times New Roman" w:cs="Times New Roman"/>
          <w:i w:val="0"/>
          <w:iCs w:val="0"/>
          <w:color w:val="auto"/>
          <w:sz w:val="24"/>
          <w:szCs w:val="24"/>
        </w:rPr>
        <w:fldChar w:fldCharType="separate"/>
      </w:r>
      <w:r w:rsidR="003363F2" w:rsidRPr="001D2B52">
        <w:rPr>
          <w:rFonts w:ascii="Times New Roman" w:hAnsi="Times New Roman" w:cs="Times New Roman"/>
          <w:i w:val="0"/>
          <w:iCs w:val="0"/>
          <w:noProof/>
          <w:color w:val="auto"/>
          <w:sz w:val="24"/>
          <w:szCs w:val="24"/>
        </w:rPr>
        <w:t>4</w:t>
      </w:r>
      <w:r w:rsidR="003363F2" w:rsidRPr="001D2B52">
        <w:rPr>
          <w:rFonts w:ascii="Times New Roman" w:hAnsi="Times New Roman" w:cs="Times New Roman"/>
          <w:i w:val="0"/>
          <w:iCs w:val="0"/>
          <w:color w:val="auto"/>
          <w:sz w:val="24"/>
          <w:szCs w:val="24"/>
        </w:rPr>
        <w:fldChar w:fldCharType="end"/>
      </w:r>
      <w:r w:rsidRPr="001D2B52">
        <w:rPr>
          <w:rFonts w:ascii="Times New Roman" w:hAnsi="Times New Roman" w:cs="Times New Roman"/>
          <w:i w:val="0"/>
          <w:iCs w:val="0"/>
          <w:color w:val="auto"/>
          <w:sz w:val="24"/>
          <w:szCs w:val="24"/>
        </w:rPr>
        <w:t xml:space="preserve"> - Comparação de cenários APS</w:t>
      </w:r>
    </w:p>
    <w:p w14:paraId="2B208CB8" w14:textId="1AC3410B" w:rsidR="00D20A14" w:rsidRPr="001D2B52" w:rsidRDefault="00D20A14" w:rsidP="00B01D8D">
      <w:pPr>
        <w:spacing w:line="360" w:lineRule="auto"/>
        <w:ind w:firstLine="851"/>
        <w:jc w:val="both"/>
        <w:rPr>
          <w:rFonts w:ascii="Times New Roman" w:hAnsi="Times New Roman" w:cs="Times New Roman"/>
          <w:sz w:val="24"/>
          <w:szCs w:val="24"/>
        </w:rPr>
      </w:pPr>
    </w:p>
    <w:p w14:paraId="389B6A56" w14:textId="3D4B3EEF" w:rsidR="00D20A14" w:rsidRPr="001D2B52" w:rsidRDefault="00D20A14" w:rsidP="00752173">
      <w:pPr>
        <w:spacing w:line="360" w:lineRule="auto"/>
        <w:jc w:val="both"/>
        <w:rPr>
          <w:rFonts w:ascii="Times New Roman" w:hAnsi="Times New Roman" w:cs="Times New Roman"/>
          <w:sz w:val="24"/>
          <w:szCs w:val="24"/>
        </w:rPr>
      </w:pPr>
    </w:p>
    <w:p w14:paraId="0ACC50EA" w14:textId="48D780CD" w:rsidR="00140490" w:rsidRPr="001D2B52" w:rsidRDefault="00A165FC" w:rsidP="00140490">
      <w:pPr>
        <w:pStyle w:val="SemEspaamento"/>
        <w:rPr>
          <w:rFonts w:ascii="Times New Roman" w:hAnsi="Times New Roman" w:cs="Times New Roman"/>
          <w:sz w:val="24"/>
          <w:szCs w:val="24"/>
        </w:rPr>
      </w:pPr>
      <w:r w:rsidRPr="001D2B52">
        <w:rPr>
          <w:rFonts w:ascii="Times New Roman" w:hAnsi="Times New Roman" w:cs="Times New Roman"/>
          <w:noProof/>
          <w:sz w:val="24"/>
          <w:szCs w:val="24"/>
        </w:rPr>
        <w:lastRenderedPageBreak/>
        <w:drawing>
          <wp:inline distT="0" distB="0" distL="0" distR="0" wp14:anchorId="154B8F22" wp14:editId="17977543">
            <wp:extent cx="8892540" cy="4446270"/>
            <wp:effectExtent l="19050" t="19050" r="22860" b="1143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892540" cy="4446270"/>
                    </a:xfrm>
                    <a:prstGeom prst="rect">
                      <a:avLst/>
                    </a:prstGeom>
                    <a:noFill/>
                    <a:ln>
                      <a:solidFill>
                        <a:schemeClr val="tx1"/>
                      </a:solidFill>
                    </a:ln>
                  </pic:spPr>
                </pic:pic>
              </a:graphicData>
            </a:graphic>
          </wp:inline>
        </w:drawing>
      </w:r>
    </w:p>
    <w:p w14:paraId="0ABA1A90" w14:textId="0F812A47" w:rsidR="00D20A14" w:rsidRPr="001D2B52" w:rsidRDefault="00140490" w:rsidP="00140490">
      <w:pPr>
        <w:pStyle w:val="Legenda"/>
        <w:jc w:val="both"/>
        <w:rPr>
          <w:rFonts w:ascii="Times New Roman" w:hAnsi="Times New Roman" w:cs="Times New Roman"/>
          <w:i w:val="0"/>
          <w:iCs w:val="0"/>
          <w:color w:val="auto"/>
          <w:sz w:val="24"/>
          <w:szCs w:val="24"/>
        </w:rPr>
      </w:pPr>
      <w:r w:rsidRPr="001D2B52">
        <w:rPr>
          <w:rFonts w:ascii="Times New Roman" w:hAnsi="Times New Roman" w:cs="Times New Roman"/>
          <w:i w:val="0"/>
          <w:iCs w:val="0"/>
          <w:color w:val="auto"/>
          <w:sz w:val="24"/>
          <w:szCs w:val="24"/>
        </w:rPr>
        <w:t xml:space="preserve">Fig. </w:t>
      </w:r>
      <w:r w:rsidR="003363F2" w:rsidRPr="001D2B52">
        <w:rPr>
          <w:rFonts w:ascii="Times New Roman" w:hAnsi="Times New Roman" w:cs="Times New Roman"/>
          <w:i w:val="0"/>
          <w:iCs w:val="0"/>
          <w:color w:val="auto"/>
          <w:sz w:val="24"/>
          <w:szCs w:val="24"/>
        </w:rPr>
        <w:fldChar w:fldCharType="begin"/>
      </w:r>
      <w:r w:rsidR="003363F2" w:rsidRPr="001D2B52">
        <w:rPr>
          <w:rFonts w:ascii="Times New Roman" w:hAnsi="Times New Roman" w:cs="Times New Roman"/>
          <w:i w:val="0"/>
          <w:iCs w:val="0"/>
          <w:color w:val="auto"/>
          <w:sz w:val="24"/>
          <w:szCs w:val="24"/>
        </w:rPr>
        <w:instrText xml:space="preserve"> SEQ Fig. \* ARABIC </w:instrText>
      </w:r>
      <w:r w:rsidR="003363F2" w:rsidRPr="001D2B52">
        <w:rPr>
          <w:rFonts w:ascii="Times New Roman" w:hAnsi="Times New Roman" w:cs="Times New Roman"/>
          <w:i w:val="0"/>
          <w:iCs w:val="0"/>
          <w:color w:val="auto"/>
          <w:sz w:val="24"/>
          <w:szCs w:val="24"/>
        </w:rPr>
        <w:fldChar w:fldCharType="separate"/>
      </w:r>
      <w:r w:rsidR="003363F2" w:rsidRPr="001D2B52">
        <w:rPr>
          <w:rFonts w:ascii="Times New Roman" w:hAnsi="Times New Roman" w:cs="Times New Roman"/>
          <w:i w:val="0"/>
          <w:iCs w:val="0"/>
          <w:noProof/>
          <w:color w:val="auto"/>
          <w:sz w:val="24"/>
          <w:szCs w:val="24"/>
        </w:rPr>
        <w:t>5</w:t>
      </w:r>
      <w:r w:rsidR="003363F2" w:rsidRPr="001D2B52">
        <w:rPr>
          <w:rFonts w:ascii="Times New Roman" w:hAnsi="Times New Roman" w:cs="Times New Roman"/>
          <w:i w:val="0"/>
          <w:iCs w:val="0"/>
          <w:color w:val="auto"/>
          <w:sz w:val="24"/>
          <w:szCs w:val="24"/>
        </w:rPr>
        <w:fldChar w:fldCharType="end"/>
      </w:r>
      <w:r w:rsidRPr="001D2B52">
        <w:rPr>
          <w:rFonts w:ascii="Times New Roman" w:hAnsi="Times New Roman" w:cs="Times New Roman"/>
          <w:i w:val="0"/>
          <w:iCs w:val="0"/>
          <w:color w:val="auto"/>
          <w:sz w:val="24"/>
          <w:szCs w:val="24"/>
        </w:rPr>
        <w:t xml:space="preserve"> - Comparação de cenários AES</w:t>
      </w:r>
    </w:p>
    <w:p w14:paraId="45A43E9B" w14:textId="4902931B" w:rsidR="00D20A14" w:rsidRPr="001D2B52" w:rsidRDefault="00D20A14" w:rsidP="00B01D8D">
      <w:pPr>
        <w:spacing w:line="360" w:lineRule="auto"/>
        <w:ind w:firstLine="851"/>
        <w:jc w:val="both"/>
        <w:rPr>
          <w:rFonts w:ascii="Times New Roman" w:hAnsi="Times New Roman" w:cs="Times New Roman"/>
          <w:sz w:val="24"/>
          <w:szCs w:val="24"/>
        </w:rPr>
      </w:pPr>
    </w:p>
    <w:p w14:paraId="0D8F2420" w14:textId="77777777" w:rsidR="00D20A14" w:rsidRPr="001D2B52" w:rsidRDefault="00D20A14" w:rsidP="00B01D8D">
      <w:pPr>
        <w:spacing w:line="360" w:lineRule="auto"/>
        <w:ind w:firstLine="851"/>
        <w:jc w:val="both"/>
        <w:rPr>
          <w:rFonts w:ascii="Times New Roman" w:hAnsi="Times New Roman" w:cs="Times New Roman"/>
          <w:sz w:val="24"/>
          <w:szCs w:val="24"/>
        </w:rPr>
      </w:pPr>
    </w:p>
    <w:p w14:paraId="6C621155" w14:textId="77777777" w:rsidR="00D20A14" w:rsidRPr="001D2B52" w:rsidRDefault="00D20A14">
      <w:pPr>
        <w:rPr>
          <w:rFonts w:ascii="Times New Roman" w:hAnsi="Times New Roman" w:cs="Times New Roman"/>
          <w:sz w:val="24"/>
          <w:szCs w:val="24"/>
        </w:rPr>
        <w:sectPr w:rsidR="00D20A14" w:rsidRPr="001D2B52" w:rsidSect="00D20A14">
          <w:pgSz w:w="16838" w:h="11906" w:orient="landscape"/>
          <w:pgMar w:top="1701" w:right="1417" w:bottom="1701" w:left="1417" w:header="708" w:footer="708" w:gutter="0"/>
          <w:cols w:space="708"/>
          <w:docGrid w:linePitch="360"/>
        </w:sectPr>
      </w:pPr>
    </w:p>
    <w:p w14:paraId="0126F343" w14:textId="76BAEDEC" w:rsidR="00A70DEB" w:rsidRPr="001D2B52" w:rsidRDefault="000449FB" w:rsidP="00F33632">
      <w:pPr>
        <w:jc w:val="both"/>
        <w:rPr>
          <w:rFonts w:ascii="Times New Roman" w:hAnsi="Times New Roman" w:cs="Times New Roman"/>
          <w:b/>
          <w:bCs/>
          <w:sz w:val="24"/>
          <w:szCs w:val="24"/>
        </w:rPr>
      </w:pPr>
      <w:r w:rsidRPr="001D2B52">
        <w:rPr>
          <w:rFonts w:ascii="Times New Roman" w:hAnsi="Times New Roman" w:cs="Times New Roman"/>
          <w:b/>
          <w:bCs/>
          <w:sz w:val="24"/>
          <w:szCs w:val="24"/>
        </w:rPr>
        <w:lastRenderedPageBreak/>
        <w:t>Discussão</w:t>
      </w:r>
    </w:p>
    <w:p w14:paraId="3EDC36BC" w14:textId="0D89B585" w:rsidR="000769F8" w:rsidRPr="001D2B52" w:rsidRDefault="009B55F5" w:rsidP="000769F8">
      <w:pPr>
        <w:pStyle w:val="SemEspaamento"/>
        <w:spacing w:line="360" w:lineRule="auto"/>
        <w:ind w:firstLine="851"/>
        <w:jc w:val="both"/>
        <w:rPr>
          <w:rFonts w:ascii="Times New Roman" w:hAnsi="Times New Roman" w:cs="Times New Roman"/>
          <w:sz w:val="24"/>
          <w:szCs w:val="24"/>
        </w:rPr>
      </w:pPr>
      <w:r w:rsidRPr="001D2B52">
        <w:rPr>
          <w:rFonts w:ascii="Times New Roman" w:hAnsi="Times New Roman" w:cs="Times New Roman"/>
          <w:sz w:val="24"/>
          <w:szCs w:val="24"/>
        </w:rPr>
        <w:t xml:space="preserve">A saúde bucal tem sido uma área negligenciada em países </w:t>
      </w:r>
      <w:r w:rsidR="000769F8" w:rsidRPr="001D2B52">
        <w:rPr>
          <w:rFonts w:ascii="Times New Roman" w:hAnsi="Times New Roman" w:cs="Times New Roman"/>
          <w:sz w:val="24"/>
          <w:szCs w:val="24"/>
        </w:rPr>
        <w:t xml:space="preserve">ao redor do mundo </w:t>
      </w:r>
      <w:sdt>
        <w:sdtPr>
          <w:rPr>
            <w:rFonts w:ascii="Times New Roman" w:hAnsi="Times New Roman" w:cs="Times New Roman"/>
            <w:color w:val="000000"/>
            <w:sz w:val="24"/>
            <w:szCs w:val="24"/>
          </w:rPr>
          <w:tag w:val="MENDELEY_CITATION_v3_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"/>
          <w:id w:val="869348901"/>
          <w:placeholder>
            <w:docPart w:val="DefaultPlaceholder_-1854013440"/>
          </w:placeholder>
        </w:sdtPr>
        <w:sdtEndPr/>
        <w:sdtContent>
          <w:r w:rsidR="009C2F75" w:rsidRPr="009C2F75">
            <w:rPr>
              <w:rFonts w:ascii="Times New Roman" w:eastAsia="Times New Roman" w:hAnsi="Times New Roman" w:cs="Times New Roman"/>
              <w:color w:val="000000"/>
              <w:sz w:val="24"/>
              <w:szCs w:val="24"/>
            </w:rPr>
            <w:t>(Watt et al., 2019; WHO, 2024b)</w:t>
          </w:r>
        </w:sdtContent>
      </w:sdt>
      <w:r w:rsidR="000769F8" w:rsidRPr="001D2B52">
        <w:rPr>
          <w:rFonts w:ascii="Times New Roman" w:hAnsi="Times New Roman" w:cs="Times New Roman"/>
          <w:sz w:val="24"/>
          <w:szCs w:val="24"/>
        </w:rPr>
        <w:t>,</w:t>
      </w:r>
      <w:r w:rsidRPr="001D2B52">
        <w:rPr>
          <w:rFonts w:ascii="Times New Roman" w:hAnsi="Times New Roman" w:cs="Times New Roman"/>
          <w:sz w:val="24"/>
          <w:szCs w:val="24"/>
        </w:rPr>
        <w:t xml:space="preserve"> </w:t>
      </w:r>
      <w:r w:rsidR="000769F8" w:rsidRPr="001D2B52">
        <w:rPr>
          <w:rFonts w:ascii="Times New Roman" w:hAnsi="Times New Roman" w:cs="Times New Roman"/>
          <w:sz w:val="24"/>
          <w:szCs w:val="24"/>
        </w:rPr>
        <w:t>h</w:t>
      </w:r>
      <w:r w:rsidR="002016C3" w:rsidRPr="001D2B52">
        <w:rPr>
          <w:rFonts w:ascii="Times New Roman" w:hAnsi="Times New Roman" w:cs="Times New Roman"/>
          <w:sz w:val="24"/>
          <w:szCs w:val="24"/>
        </w:rPr>
        <w:t>istoricamente</w:t>
      </w:r>
      <w:r w:rsidR="000769F8" w:rsidRPr="001D2B52">
        <w:rPr>
          <w:rFonts w:ascii="Times New Roman" w:hAnsi="Times New Roman" w:cs="Times New Roman"/>
          <w:sz w:val="24"/>
          <w:szCs w:val="24"/>
        </w:rPr>
        <w:t xml:space="preserve"> </w:t>
      </w:r>
      <w:r w:rsidR="00370231" w:rsidRPr="001D2B52">
        <w:rPr>
          <w:rFonts w:ascii="Times New Roman" w:hAnsi="Times New Roman" w:cs="Times New Roman"/>
          <w:sz w:val="24"/>
          <w:szCs w:val="24"/>
        </w:rPr>
        <w:t>conduzida sob</w:t>
      </w:r>
      <w:r w:rsidR="002016C3" w:rsidRPr="001D2B52">
        <w:rPr>
          <w:rFonts w:ascii="Times New Roman" w:hAnsi="Times New Roman" w:cs="Times New Roman"/>
          <w:sz w:val="24"/>
          <w:szCs w:val="24"/>
        </w:rPr>
        <w:t xml:space="preserve"> um paradigma </w:t>
      </w:r>
      <w:r w:rsidR="0068386A" w:rsidRPr="001D2B52">
        <w:rPr>
          <w:rFonts w:ascii="Times New Roman" w:hAnsi="Times New Roman" w:cs="Times New Roman"/>
          <w:sz w:val="24"/>
          <w:szCs w:val="24"/>
        </w:rPr>
        <w:t xml:space="preserve">reativo, </w:t>
      </w:r>
      <w:r w:rsidR="002016C3" w:rsidRPr="001D2B52">
        <w:rPr>
          <w:rFonts w:ascii="Times New Roman" w:hAnsi="Times New Roman" w:cs="Times New Roman"/>
          <w:sz w:val="24"/>
          <w:szCs w:val="24"/>
        </w:rPr>
        <w:t xml:space="preserve">centrado em tratamentos e intervenção cirúrgica, por profissionais que trabalham de modo independente, </w:t>
      </w:r>
      <w:r w:rsidR="00BA2932" w:rsidRPr="001D2B52">
        <w:rPr>
          <w:rFonts w:ascii="Times New Roman" w:hAnsi="Times New Roman" w:cs="Times New Roman"/>
          <w:sz w:val="24"/>
          <w:szCs w:val="24"/>
        </w:rPr>
        <w:t xml:space="preserve">principalmente </w:t>
      </w:r>
      <w:r w:rsidR="002016C3" w:rsidRPr="001D2B52">
        <w:rPr>
          <w:rFonts w:ascii="Times New Roman" w:hAnsi="Times New Roman" w:cs="Times New Roman"/>
          <w:sz w:val="24"/>
          <w:szCs w:val="24"/>
        </w:rPr>
        <w:t xml:space="preserve">no setor privado </w:t>
      </w:r>
      <w:sdt>
        <w:sdtPr>
          <w:rPr>
            <w:rFonts w:ascii="Times New Roman" w:hAnsi="Times New Roman" w:cs="Times New Roman"/>
            <w:color w:val="000000"/>
            <w:sz w:val="24"/>
            <w:szCs w:val="24"/>
          </w:rPr>
          <w:tag w:val="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"/>
          <w:id w:val="1406336145"/>
          <w:placeholder>
            <w:docPart w:val="DefaultPlaceholder_-1854013440"/>
          </w:placeholder>
        </w:sdtPr>
        <w:sdtEndPr/>
        <w:sdtContent>
          <w:r w:rsidR="009C2F75" w:rsidRPr="009C2F75">
            <w:rPr>
              <w:rFonts w:ascii="Times New Roman" w:eastAsia="Times New Roman" w:hAnsi="Times New Roman" w:cs="Times New Roman"/>
              <w:color w:val="000000"/>
              <w:sz w:val="24"/>
              <w:szCs w:val="24"/>
            </w:rPr>
            <w:t>(Santos et al., 2024; Watt et al., 2019)</w:t>
          </w:r>
        </w:sdtContent>
      </w:sdt>
      <w:r w:rsidR="002F014D" w:rsidRPr="001D2B52">
        <w:rPr>
          <w:rFonts w:ascii="Times New Roman" w:hAnsi="Times New Roman" w:cs="Times New Roman"/>
          <w:color w:val="000000"/>
          <w:sz w:val="24"/>
          <w:szCs w:val="24"/>
        </w:rPr>
        <w:t>. Mesmo quando ofertado</w:t>
      </w:r>
      <w:r w:rsidR="000769F8" w:rsidRPr="001D2B52">
        <w:rPr>
          <w:rFonts w:ascii="Times New Roman" w:hAnsi="Times New Roman" w:cs="Times New Roman"/>
          <w:color w:val="000000"/>
          <w:sz w:val="24"/>
          <w:szCs w:val="24"/>
        </w:rPr>
        <w:t>s</w:t>
      </w:r>
      <w:r w:rsidR="002F014D" w:rsidRPr="001D2B52">
        <w:rPr>
          <w:rFonts w:ascii="Times New Roman" w:hAnsi="Times New Roman" w:cs="Times New Roman"/>
          <w:color w:val="000000"/>
          <w:sz w:val="24"/>
          <w:szCs w:val="24"/>
        </w:rPr>
        <w:t xml:space="preserve"> em um modelo de cobertura universal de saúde, os serviços são limitados e não atendem </w:t>
      </w:r>
      <w:r w:rsidR="000769F8" w:rsidRPr="001D2B52">
        <w:rPr>
          <w:rFonts w:ascii="Times New Roman" w:hAnsi="Times New Roman" w:cs="Times New Roman"/>
          <w:color w:val="000000"/>
          <w:sz w:val="24"/>
          <w:szCs w:val="24"/>
        </w:rPr>
        <w:t>a</w:t>
      </w:r>
      <w:r w:rsidR="002F014D" w:rsidRPr="001D2B52">
        <w:rPr>
          <w:rFonts w:ascii="Times New Roman" w:hAnsi="Times New Roman" w:cs="Times New Roman"/>
          <w:color w:val="000000"/>
          <w:sz w:val="24"/>
          <w:szCs w:val="24"/>
        </w:rPr>
        <w:t>o mínimo para cobrir integralmente</w:t>
      </w:r>
      <w:r w:rsidR="00E33664" w:rsidRPr="001D2B52">
        <w:rPr>
          <w:rFonts w:ascii="Times New Roman" w:hAnsi="Times New Roman" w:cs="Times New Roman"/>
          <w:color w:val="000000"/>
          <w:sz w:val="24"/>
          <w:szCs w:val="24"/>
        </w:rPr>
        <w:t xml:space="preserve"> </w:t>
      </w:r>
      <w:r w:rsidR="000769F8" w:rsidRPr="001D2B52">
        <w:rPr>
          <w:rFonts w:ascii="Times New Roman" w:hAnsi="Times New Roman" w:cs="Times New Roman"/>
          <w:color w:val="000000"/>
          <w:sz w:val="24"/>
          <w:szCs w:val="24"/>
        </w:rPr>
        <w:t>a</w:t>
      </w:r>
      <w:r w:rsidR="00E33664" w:rsidRPr="001D2B52">
        <w:rPr>
          <w:rFonts w:ascii="Times New Roman" w:hAnsi="Times New Roman" w:cs="Times New Roman"/>
          <w:color w:val="000000"/>
          <w:sz w:val="24"/>
          <w:szCs w:val="24"/>
        </w:rPr>
        <w:t>s</w:t>
      </w:r>
      <w:r w:rsidR="002F014D" w:rsidRPr="001D2B52">
        <w:rPr>
          <w:rFonts w:ascii="Times New Roman" w:hAnsi="Times New Roman" w:cs="Times New Roman"/>
          <w:color w:val="000000"/>
          <w:sz w:val="24"/>
          <w:szCs w:val="24"/>
        </w:rPr>
        <w:t xml:space="preserve"> necessidades populacionais </w:t>
      </w:r>
      <w:sdt>
        <w:sdtPr>
          <w:rPr>
            <w:rFonts w:ascii="Times New Roman" w:hAnsi="Times New Roman" w:cs="Times New Roman"/>
            <w:color w:val="000000"/>
            <w:sz w:val="24"/>
            <w:szCs w:val="24"/>
          </w:rPr>
          <w:tag w:val="MENDELEY_CITATION_v3_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"/>
          <w:id w:val="1107075978"/>
          <w:placeholder>
            <w:docPart w:val="DefaultPlaceholder_-1854013440"/>
          </w:placeholder>
        </w:sdtPr>
        <w:sdtEndPr/>
        <w:sdtContent>
          <w:r w:rsidR="009C2F75" w:rsidRPr="009C2F75">
            <w:rPr>
              <w:rFonts w:ascii="Times New Roman" w:eastAsia="Times New Roman" w:hAnsi="Times New Roman" w:cs="Times New Roman"/>
              <w:color w:val="000000"/>
              <w:sz w:val="24"/>
              <w:szCs w:val="24"/>
            </w:rPr>
            <w:t>(Santos et al., 2024)</w:t>
          </w:r>
        </w:sdtContent>
      </w:sdt>
      <w:r w:rsidR="002016C3" w:rsidRPr="001D2B52">
        <w:rPr>
          <w:rFonts w:ascii="Times New Roman" w:hAnsi="Times New Roman" w:cs="Times New Roman"/>
          <w:sz w:val="24"/>
          <w:szCs w:val="24"/>
        </w:rPr>
        <w:t xml:space="preserve">. </w:t>
      </w:r>
    </w:p>
    <w:p w14:paraId="49758C38" w14:textId="771A2BF1" w:rsidR="00A70DEB" w:rsidRPr="001D2B52" w:rsidRDefault="0068386A" w:rsidP="000769F8">
      <w:pPr>
        <w:pStyle w:val="SemEspaamento"/>
        <w:spacing w:line="360" w:lineRule="auto"/>
        <w:ind w:firstLine="851"/>
        <w:jc w:val="both"/>
        <w:rPr>
          <w:rFonts w:ascii="Times New Roman" w:hAnsi="Times New Roman" w:cs="Times New Roman"/>
          <w:sz w:val="24"/>
          <w:szCs w:val="24"/>
        </w:rPr>
      </w:pPr>
      <w:r w:rsidRPr="001D2B52">
        <w:rPr>
          <w:rFonts w:ascii="Times New Roman" w:hAnsi="Times New Roman" w:cs="Times New Roman"/>
          <w:sz w:val="24"/>
          <w:szCs w:val="24"/>
        </w:rPr>
        <w:t>Este cenário</w:t>
      </w:r>
      <w:r w:rsidR="00B63A91" w:rsidRPr="001D2B52">
        <w:rPr>
          <w:rFonts w:ascii="Times New Roman" w:hAnsi="Times New Roman" w:cs="Times New Roman"/>
          <w:sz w:val="24"/>
          <w:szCs w:val="24"/>
        </w:rPr>
        <w:t xml:space="preserve"> contribui para explicar</w:t>
      </w:r>
      <w:r w:rsidRPr="001D2B52">
        <w:rPr>
          <w:rFonts w:ascii="Times New Roman" w:hAnsi="Times New Roman" w:cs="Times New Roman"/>
          <w:sz w:val="24"/>
          <w:szCs w:val="24"/>
        </w:rPr>
        <w:t xml:space="preserve"> resultados do presente estudo, </w:t>
      </w:r>
      <w:r w:rsidR="000769F8" w:rsidRPr="001D2B52">
        <w:rPr>
          <w:rFonts w:ascii="Times New Roman" w:hAnsi="Times New Roman" w:cs="Times New Roman"/>
          <w:sz w:val="24"/>
          <w:szCs w:val="24"/>
        </w:rPr>
        <w:t>bem como aqueles obtidos em outros países</w:t>
      </w:r>
      <w:r w:rsidR="00174AF4" w:rsidRPr="001D2B52">
        <w:rPr>
          <w:rFonts w:ascii="Times New Roman" w:hAnsi="Times New Roman" w:cs="Times New Roman"/>
          <w:sz w:val="24"/>
          <w:szCs w:val="24"/>
        </w:rPr>
        <w:t xml:space="preserve">. </w:t>
      </w:r>
      <w:r w:rsidR="000769F8" w:rsidRPr="001D2B52">
        <w:rPr>
          <w:rFonts w:ascii="Times New Roman" w:hAnsi="Times New Roman" w:cs="Times New Roman"/>
          <w:sz w:val="24"/>
          <w:szCs w:val="24"/>
        </w:rPr>
        <w:t>Assim como os achados desta pesquisa</w:t>
      </w:r>
      <w:r w:rsidR="003C33E9" w:rsidRPr="001D2B52">
        <w:rPr>
          <w:rFonts w:ascii="Times New Roman" w:hAnsi="Times New Roman" w:cs="Times New Roman"/>
          <w:sz w:val="24"/>
          <w:szCs w:val="24"/>
        </w:rPr>
        <w:t>, a</w:t>
      </w:r>
      <w:r w:rsidR="00174AF4" w:rsidRPr="001D2B52">
        <w:rPr>
          <w:rFonts w:ascii="Times New Roman" w:hAnsi="Times New Roman" w:cs="Times New Roman"/>
          <w:sz w:val="24"/>
          <w:szCs w:val="24"/>
        </w:rPr>
        <w:t xml:space="preserve"> maior parte dos modelos de </w:t>
      </w:r>
      <w:r w:rsidR="000769F8" w:rsidRPr="001D2B52">
        <w:rPr>
          <w:rFonts w:ascii="Times New Roman" w:hAnsi="Times New Roman" w:cs="Times New Roman"/>
          <w:sz w:val="24"/>
          <w:szCs w:val="24"/>
        </w:rPr>
        <w:t>PDFT</w:t>
      </w:r>
      <w:r w:rsidR="00174AF4" w:rsidRPr="001D2B52">
        <w:rPr>
          <w:rFonts w:ascii="Times New Roman" w:hAnsi="Times New Roman" w:cs="Times New Roman"/>
          <w:sz w:val="24"/>
          <w:szCs w:val="24"/>
        </w:rPr>
        <w:t xml:space="preserve"> em saúde </w:t>
      </w:r>
      <w:r w:rsidR="000769F8" w:rsidRPr="001D2B52">
        <w:rPr>
          <w:rFonts w:ascii="Times New Roman" w:hAnsi="Times New Roman" w:cs="Times New Roman"/>
          <w:sz w:val="24"/>
          <w:szCs w:val="24"/>
        </w:rPr>
        <w:t>bucal desenvolvidos</w:t>
      </w:r>
      <w:r w:rsidRPr="001D2B52">
        <w:rPr>
          <w:rFonts w:ascii="Times New Roman" w:hAnsi="Times New Roman" w:cs="Times New Roman"/>
          <w:sz w:val="24"/>
          <w:szCs w:val="24"/>
        </w:rPr>
        <w:t xml:space="preserve"> </w:t>
      </w:r>
      <w:r w:rsidR="003C33E9" w:rsidRPr="001D2B52">
        <w:rPr>
          <w:rFonts w:ascii="Times New Roman" w:hAnsi="Times New Roman" w:cs="Times New Roman"/>
          <w:sz w:val="24"/>
          <w:szCs w:val="24"/>
        </w:rPr>
        <w:t xml:space="preserve">no contexto de </w:t>
      </w:r>
      <w:r w:rsidRPr="001D2B52">
        <w:rPr>
          <w:rFonts w:ascii="Times New Roman" w:hAnsi="Times New Roman" w:cs="Times New Roman"/>
          <w:sz w:val="24"/>
          <w:szCs w:val="24"/>
        </w:rPr>
        <w:t xml:space="preserve">outras nações </w:t>
      </w:r>
      <w:r w:rsidR="00174AF4" w:rsidRPr="001D2B52">
        <w:rPr>
          <w:rFonts w:ascii="Times New Roman" w:hAnsi="Times New Roman" w:cs="Times New Roman"/>
          <w:sz w:val="24"/>
          <w:szCs w:val="24"/>
        </w:rPr>
        <w:t xml:space="preserve">mostrou déficits </w:t>
      </w:r>
      <w:r w:rsidR="00492FEC" w:rsidRPr="001D2B52">
        <w:rPr>
          <w:rFonts w:ascii="Times New Roman" w:hAnsi="Times New Roman" w:cs="Times New Roman"/>
          <w:sz w:val="24"/>
          <w:szCs w:val="24"/>
        </w:rPr>
        <w:t>expressivos</w:t>
      </w:r>
      <w:r w:rsidR="00174AF4" w:rsidRPr="001D2B52">
        <w:rPr>
          <w:rFonts w:ascii="Times New Roman" w:hAnsi="Times New Roman" w:cs="Times New Roman"/>
          <w:sz w:val="24"/>
          <w:szCs w:val="24"/>
        </w:rPr>
        <w:t xml:space="preserve"> da força de trabalho, tanto em países </w:t>
      </w:r>
      <w:r w:rsidRPr="001D2B52">
        <w:rPr>
          <w:rFonts w:ascii="Times New Roman" w:hAnsi="Times New Roman" w:cs="Times New Roman"/>
          <w:sz w:val="24"/>
          <w:szCs w:val="24"/>
        </w:rPr>
        <w:t>de alta renda</w:t>
      </w:r>
      <w:r w:rsidR="00174AF4" w:rsidRPr="001D2B52">
        <w:rPr>
          <w:rFonts w:ascii="Times New Roman" w:hAnsi="Times New Roman" w:cs="Times New Roman"/>
          <w:sz w:val="24"/>
          <w:szCs w:val="24"/>
        </w:rPr>
        <w:t xml:space="preserve"> – como Canadá </w:t>
      </w:r>
      <w:sdt>
        <w:sdtPr>
          <w:rPr>
            <w:rFonts w:ascii="Times New Roman" w:hAnsi="Times New Roman" w:cs="Times New Roman"/>
            <w:color w:val="000000"/>
            <w:sz w:val="24"/>
            <w:szCs w:val="24"/>
          </w:rPr>
          <w:tag w:val="MENDELEY_CITATION_v3_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"/>
          <w:id w:val="588576774"/>
          <w:placeholder>
            <w:docPart w:val="DefaultPlaceholder_-1854013440"/>
          </w:placeholder>
        </w:sdtPr>
        <w:sdtEndPr/>
        <w:sdtContent>
          <w:r w:rsidR="009C2F75" w:rsidRPr="009C2F75">
            <w:rPr>
              <w:rFonts w:eastAsia="Times New Roman"/>
              <w:color w:val="000000"/>
              <w:sz w:val="24"/>
            </w:rPr>
            <w:t>(Gupta &amp; Miah, 2024)</w:t>
          </w:r>
        </w:sdtContent>
      </w:sdt>
      <w:r w:rsidR="00174AF4" w:rsidRPr="001D2B52">
        <w:rPr>
          <w:rFonts w:ascii="Times New Roman" w:hAnsi="Times New Roman" w:cs="Times New Roman"/>
          <w:color w:val="000000"/>
          <w:sz w:val="24"/>
          <w:szCs w:val="24"/>
        </w:rPr>
        <w:t>, Holanda</w:t>
      </w:r>
      <w:r w:rsidR="00174AF4" w:rsidRPr="001D2B52">
        <w:rPr>
          <w:rFonts w:ascii="Times New Roman" w:hAnsi="Times New Roman" w:cs="Times New Roman"/>
          <w:color w:val="000000"/>
          <w:sz w:val="24"/>
          <w:szCs w:val="24"/>
          <w:vertAlign w:val="superscript"/>
        </w:rPr>
        <w:t xml:space="preserve"> </w:t>
      </w:r>
      <w:sdt>
        <w:sdtPr>
          <w:rPr>
            <w:rFonts w:ascii="Times New Roman" w:hAnsi="Times New Roman" w:cs="Times New Roman"/>
            <w:color w:val="000000"/>
            <w:sz w:val="24"/>
            <w:szCs w:val="24"/>
          </w:rPr>
          <w:tag w:val="MENDELEY_CITATION_v3_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"/>
          <w:id w:val="1404095174"/>
          <w:placeholder>
            <w:docPart w:val="DefaultPlaceholder_-1854013440"/>
          </w:placeholder>
        </w:sdtPr>
        <w:sdtEndPr/>
        <w:sdtContent>
          <w:r w:rsidR="009C2F75" w:rsidRPr="009C2F75">
            <w:rPr>
              <w:rFonts w:ascii="Times New Roman" w:eastAsia="Times New Roman" w:hAnsi="Times New Roman" w:cs="Times New Roman"/>
              <w:color w:val="000000"/>
              <w:sz w:val="24"/>
              <w:szCs w:val="24"/>
            </w:rPr>
            <w:t>(Janssen et al., 2024)</w:t>
          </w:r>
        </w:sdtContent>
      </w:sdt>
      <w:r w:rsidR="00174AF4" w:rsidRPr="001D2B52">
        <w:rPr>
          <w:rFonts w:ascii="Times New Roman" w:hAnsi="Times New Roman" w:cs="Times New Roman"/>
          <w:sz w:val="24"/>
          <w:szCs w:val="24"/>
        </w:rPr>
        <w:t xml:space="preserve">, Estados Unidos </w:t>
      </w:r>
      <w:sdt>
        <w:sdtPr>
          <w:rPr>
            <w:rFonts w:ascii="Times New Roman" w:hAnsi="Times New Roman" w:cs="Times New Roman"/>
            <w:color w:val="000000"/>
            <w:sz w:val="24"/>
            <w:szCs w:val="24"/>
          </w:rPr>
          <w:tag w:val="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"/>
          <w:id w:val="1814134670"/>
          <w:placeholder>
            <w:docPart w:val="DefaultPlaceholder_-1854013440"/>
          </w:placeholder>
        </w:sdtPr>
        <w:sdtEndPr/>
        <w:sdtContent>
          <w:r w:rsidR="009C2F75" w:rsidRPr="009C2F75">
            <w:rPr>
              <w:rFonts w:ascii="Times New Roman" w:eastAsia="Times New Roman" w:hAnsi="Times New Roman" w:cs="Times New Roman"/>
              <w:color w:val="000000"/>
              <w:sz w:val="24"/>
              <w:szCs w:val="24"/>
            </w:rPr>
            <w:t>(Cao et al., 2017; Surdu et al., 2019)</w:t>
          </w:r>
        </w:sdtContent>
      </w:sdt>
      <w:r w:rsidR="00174AF4" w:rsidRPr="001D2B52">
        <w:rPr>
          <w:rFonts w:ascii="Times New Roman" w:hAnsi="Times New Roman" w:cs="Times New Roman"/>
          <w:sz w:val="24"/>
          <w:szCs w:val="24"/>
        </w:rPr>
        <w:t xml:space="preserve"> – como em países </w:t>
      </w:r>
      <w:r w:rsidRPr="001D2B52">
        <w:rPr>
          <w:rFonts w:ascii="Times New Roman" w:hAnsi="Times New Roman" w:cs="Times New Roman"/>
          <w:sz w:val="24"/>
          <w:szCs w:val="24"/>
        </w:rPr>
        <w:t>de baixa e média renda</w:t>
      </w:r>
      <w:r w:rsidR="00174AF4" w:rsidRPr="001D2B52">
        <w:rPr>
          <w:rFonts w:ascii="Times New Roman" w:hAnsi="Times New Roman" w:cs="Times New Roman"/>
          <w:sz w:val="24"/>
          <w:szCs w:val="24"/>
        </w:rPr>
        <w:t xml:space="preserve">, como a China </w:t>
      </w:r>
      <w:sdt>
        <w:sdtPr>
          <w:rPr>
            <w:rFonts w:ascii="Times New Roman" w:hAnsi="Times New Roman" w:cs="Times New Roman"/>
            <w:color w:val="000000"/>
            <w:sz w:val="24"/>
            <w:szCs w:val="24"/>
          </w:rPr>
          <w:tag w:val="MENDELEY_CITATION_v3_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"/>
          <w:id w:val="2089264738"/>
          <w:placeholder>
            <w:docPart w:val="DefaultPlaceholder_-1854013440"/>
          </w:placeholder>
        </w:sdtPr>
        <w:sdtEndPr/>
        <w:sdtContent>
          <w:r w:rsidR="009C2F75" w:rsidRPr="009C2F75">
            <w:rPr>
              <w:rFonts w:ascii="Times New Roman" w:eastAsia="Times New Roman" w:hAnsi="Times New Roman" w:cs="Times New Roman"/>
              <w:color w:val="000000"/>
              <w:sz w:val="24"/>
              <w:szCs w:val="24"/>
            </w:rPr>
            <w:t>(Sun et al., 2017)</w:t>
          </w:r>
        </w:sdtContent>
      </w:sdt>
      <w:r w:rsidR="00174AF4" w:rsidRPr="001D2B52">
        <w:rPr>
          <w:rFonts w:ascii="Times New Roman" w:hAnsi="Times New Roman" w:cs="Times New Roman"/>
          <w:sz w:val="24"/>
          <w:szCs w:val="24"/>
        </w:rPr>
        <w:t xml:space="preserve">. </w:t>
      </w:r>
    </w:p>
    <w:p w14:paraId="5AD9E3D4" w14:textId="2E484596" w:rsidR="00647521" w:rsidRPr="001D2B52" w:rsidRDefault="006653AE" w:rsidP="00D044EA">
      <w:pPr>
        <w:pStyle w:val="SemEspaamento"/>
        <w:spacing w:line="360" w:lineRule="auto"/>
        <w:ind w:firstLine="851"/>
        <w:jc w:val="both"/>
        <w:rPr>
          <w:ins w:id="214" w:author="Daiana Bonfim" w:date="2025-02-08T14:01:00Z"/>
          <w:rFonts w:ascii="Times New Roman" w:hAnsi="Times New Roman" w:cs="Times New Roman"/>
          <w:sz w:val="24"/>
          <w:szCs w:val="24"/>
        </w:rPr>
      </w:pPr>
      <w:r w:rsidRPr="001D2B52">
        <w:rPr>
          <w:rFonts w:ascii="Times New Roman" w:hAnsi="Times New Roman" w:cs="Times New Roman"/>
          <w:sz w:val="24"/>
          <w:szCs w:val="24"/>
        </w:rPr>
        <w:t xml:space="preserve">Poucos estudos </w:t>
      </w:r>
      <w:r w:rsidR="000769F8" w:rsidRPr="001D2B52">
        <w:rPr>
          <w:rFonts w:ascii="Times New Roman" w:hAnsi="Times New Roman" w:cs="Times New Roman"/>
          <w:sz w:val="24"/>
          <w:szCs w:val="24"/>
        </w:rPr>
        <w:t xml:space="preserve">realizam o PDFT </w:t>
      </w:r>
      <w:r w:rsidRPr="001D2B52">
        <w:rPr>
          <w:rFonts w:ascii="Times New Roman" w:hAnsi="Times New Roman" w:cs="Times New Roman"/>
          <w:sz w:val="24"/>
          <w:szCs w:val="24"/>
        </w:rPr>
        <w:t xml:space="preserve">em </w:t>
      </w:r>
      <w:r w:rsidR="00D044EA" w:rsidRPr="001D2B52">
        <w:rPr>
          <w:rFonts w:ascii="Times New Roman" w:hAnsi="Times New Roman" w:cs="Times New Roman"/>
          <w:sz w:val="24"/>
          <w:szCs w:val="24"/>
        </w:rPr>
        <w:t xml:space="preserve">nível </w:t>
      </w:r>
      <w:r w:rsidRPr="001D2B52">
        <w:rPr>
          <w:rFonts w:ascii="Times New Roman" w:hAnsi="Times New Roman" w:cs="Times New Roman"/>
          <w:sz w:val="24"/>
          <w:szCs w:val="24"/>
        </w:rPr>
        <w:t>geográfico subnacional. No entanto, aqueles que o fazem registram desbalanceamento na distribuição de profissionais</w:t>
      </w:r>
      <w:r w:rsidR="000769F8" w:rsidRPr="001D2B52">
        <w:rPr>
          <w:rFonts w:ascii="Times New Roman" w:hAnsi="Times New Roman" w:cs="Times New Roman"/>
          <w:sz w:val="24"/>
          <w:szCs w:val="24"/>
        </w:rPr>
        <w:t xml:space="preserve"> em diferentes localidades de um país</w:t>
      </w:r>
      <w:r w:rsidR="0068386A" w:rsidRPr="001D2B5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"/>
          <w:id w:val="-1686661408"/>
          <w:placeholder>
            <w:docPart w:val="DefaultPlaceholder_-1854013440"/>
          </w:placeholder>
        </w:sdtPr>
        <w:sdtEndPr/>
        <w:sdtContent>
          <w:r w:rsidR="009C2F75" w:rsidRPr="009C2F75">
            <w:rPr>
              <w:rFonts w:ascii="Times New Roman" w:eastAsia="Times New Roman" w:hAnsi="Times New Roman" w:cs="Times New Roman"/>
              <w:color w:val="000000"/>
              <w:sz w:val="24"/>
              <w:szCs w:val="24"/>
            </w:rPr>
            <w:t>(Cao et al., 2017; Surdu et al., 2019)</w:t>
          </w:r>
        </w:sdtContent>
      </w:sdt>
      <w:r w:rsidR="00C26578" w:rsidRPr="001D2B52">
        <w:rPr>
          <w:rFonts w:ascii="Times New Roman" w:hAnsi="Times New Roman" w:cs="Times New Roman"/>
          <w:sz w:val="24"/>
          <w:szCs w:val="24"/>
        </w:rPr>
        <w:t xml:space="preserve">, </w:t>
      </w:r>
      <w:r w:rsidR="000769F8" w:rsidRPr="001D2B52">
        <w:rPr>
          <w:rFonts w:ascii="Times New Roman" w:hAnsi="Times New Roman" w:cs="Times New Roman"/>
          <w:sz w:val="24"/>
          <w:szCs w:val="24"/>
        </w:rPr>
        <w:t>com con</w:t>
      </w:r>
      <w:r w:rsidR="00D044EA" w:rsidRPr="001D2B52">
        <w:rPr>
          <w:rFonts w:ascii="Times New Roman" w:hAnsi="Times New Roman" w:cs="Times New Roman"/>
          <w:sz w:val="24"/>
          <w:szCs w:val="24"/>
        </w:rPr>
        <w:t xml:space="preserve">centrações nas localidades com maior </w:t>
      </w:r>
      <w:r w:rsidR="00C26578" w:rsidRPr="001D2B52">
        <w:rPr>
          <w:rFonts w:ascii="Times New Roman" w:hAnsi="Times New Roman" w:cs="Times New Roman"/>
          <w:sz w:val="24"/>
          <w:szCs w:val="24"/>
        </w:rPr>
        <w:t>proporção de áreas urbanas</w:t>
      </w:r>
      <w:r w:rsidR="002B0D2D" w:rsidRPr="001D2B52">
        <w:rPr>
          <w:rFonts w:ascii="Times New Roman" w:hAnsi="Times New Roman" w:cs="Times New Roman"/>
          <w:sz w:val="24"/>
          <w:szCs w:val="24"/>
        </w:rPr>
        <w:t xml:space="preserve"> e maior crescimento econômico</w:t>
      </w:r>
      <w:r w:rsidR="00C26578" w:rsidRPr="001D2B5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"/>
          <w:id w:val="779532156"/>
          <w:placeholder>
            <w:docPart w:val="DefaultPlaceholder_-1854013440"/>
          </w:placeholder>
        </w:sdtPr>
        <w:sdtEndPr/>
        <w:sdtContent>
          <w:r w:rsidR="009C2F75" w:rsidRPr="009C2F75">
            <w:rPr>
              <w:rFonts w:ascii="Times New Roman" w:eastAsia="Times New Roman" w:hAnsi="Times New Roman" w:cs="Times New Roman"/>
              <w:color w:val="000000"/>
              <w:sz w:val="24"/>
              <w:szCs w:val="24"/>
            </w:rPr>
            <w:t>(Surdu et al., 2019; Watt et al., 2019)</w:t>
          </w:r>
        </w:sdtContent>
      </w:sdt>
      <w:ins w:id="215" w:author="Daiana Bonfim" w:date="2025-02-08T14:02:00Z">
        <w:r w:rsidR="00647521" w:rsidRPr="001D2B52">
          <w:rPr>
            <w:rFonts w:ascii="Times New Roman" w:hAnsi="Times New Roman" w:cs="Times New Roman"/>
            <w:sz w:val="24"/>
            <w:szCs w:val="24"/>
          </w:rPr>
          <w:t xml:space="preserve"> corroborando com </w:t>
        </w:r>
      </w:ins>
      <w:del w:id="216" w:author="Daiana Bonfim" w:date="2025-02-08T14:02:00Z">
        <w:r w:rsidR="00C26578" w:rsidRPr="001D2B52" w:rsidDel="00647521">
          <w:rPr>
            <w:rFonts w:ascii="Times New Roman" w:hAnsi="Times New Roman" w:cs="Times New Roman"/>
            <w:sz w:val="24"/>
            <w:szCs w:val="24"/>
          </w:rPr>
          <w:delText xml:space="preserve">. </w:delText>
        </w:r>
      </w:del>
      <w:ins w:id="217" w:author="Daiana Bonfim" w:date="2025-02-08T14:01:00Z">
        <w:r w:rsidR="00647521" w:rsidRPr="001D2B52">
          <w:rPr>
            <w:rFonts w:ascii="Times New Roman" w:hAnsi="Times New Roman" w:cs="Times New Roman"/>
            <w:sz w:val="24"/>
            <w:szCs w:val="24"/>
          </w:rPr>
          <w:t xml:space="preserve">os resultados obtidos </w:t>
        </w:r>
      </w:ins>
      <w:ins w:id="218" w:author="Daiana Bonfim" w:date="2025-02-08T14:02:00Z">
        <w:r w:rsidR="00647521" w:rsidRPr="001D2B52">
          <w:rPr>
            <w:rFonts w:ascii="Times New Roman" w:hAnsi="Times New Roman" w:cs="Times New Roman"/>
            <w:sz w:val="24"/>
            <w:szCs w:val="24"/>
          </w:rPr>
          <w:t xml:space="preserve">no presente estudo, </w:t>
        </w:r>
      </w:ins>
      <w:ins w:id="219" w:author="Daiana Bonfim" w:date="2025-02-08T14:01:00Z">
        <w:r w:rsidR="00647521" w:rsidRPr="001D2B52">
          <w:rPr>
            <w:rFonts w:ascii="Times New Roman" w:hAnsi="Times New Roman" w:cs="Times New Roman"/>
            <w:sz w:val="24"/>
            <w:szCs w:val="24"/>
          </w:rPr>
          <w:t>em nível subnacional para o PDFT</w:t>
        </w:r>
      </w:ins>
      <w:ins w:id="220" w:author="Daiana Bonfim" w:date="2025-02-08T14:02:00Z">
        <w:r w:rsidR="00647521" w:rsidRPr="001D2B52">
          <w:rPr>
            <w:rFonts w:ascii="Times New Roman" w:hAnsi="Times New Roman" w:cs="Times New Roman"/>
            <w:sz w:val="24"/>
            <w:szCs w:val="24"/>
          </w:rPr>
          <w:t xml:space="preserve">, </w:t>
        </w:r>
      </w:ins>
      <w:ins w:id="221" w:author="Daiana Bonfim" w:date="2025-02-08T14:03:00Z">
        <w:r w:rsidR="00647521" w:rsidRPr="001D2B52">
          <w:rPr>
            <w:rFonts w:ascii="Times New Roman" w:hAnsi="Times New Roman" w:cs="Times New Roman"/>
            <w:sz w:val="24"/>
            <w:szCs w:val="24"/>
          </w:rPr>
          <w:t xml:space="preserve">que </w:t>
        </w:r>
      </w:ins>
      <w:ins w:id="222" w:author="Daiana Bonfim" w:date="2025-02-08T14:02:00Z">
        <w:r w:rsidR="00647521" w:rsidRPr="001D2B52">
          <w:rPr>
            <w:rFonts w:ascii="Times New Roman" w:hAnsi="Times New Roman" w:cs="Times New Roman"/>
            <w:sz w:val="24"/>
            <w:szCs w:val="24"/>
          </w:rPr>
          <w:t>converg</w:t>
        </w:r>
      </w:ins>
      <w:ins w:id="223" w:author="Daiana Bonfim" w:date="2025-02-08T14:03:00Z">
        <w:r w:rsidR="00647521" w:rsidRPr="001D2B52">
          <w:rPr>
            <w:rFonts w:ascii="Times New Roman" w:hAnsi="Times New Roman" w:cs="Times New Roman"/>
            <w:sz w:val="24"/>
            <w:szCs w:val="24"/>
          </w:rPr>
          <w:t>e t</w:t>
        </w:r>
      </w:ins>
      <w:ins w:id="224" w:author="Daiana Bonfim" w:date="2025-02-08T14:04:00Z">
        <w:r w:rsidR="00647521" w:rsidRPr="001D2B52">
          <w:rPr>
            <w:rFonts w:ascii="Times New Roman" w:hAnsi="Times New Roman" w:cs="Times New Roman"/>
            <w:sz w:val="24"/>
            <w:szCs w:val="24"/>
          </w:rPr>
          <w:t>ambém</w:t>
        </w:r>
      </w:ins>
      <w:ins w:id="225" w:author="Daiana Bonfim" w:date="2025-02-08T14:02:00Z">
        <w:r w:rsidR="00647521" w:rsidRPr="001D2B52">
          <w:rPr>
            <w:rFonts w:ascii="Times New Roman" w:hAnsi="Times New Roman" w:cs="Times New Roman"/>
            <w:sz w:val="24"/>
            <w:szCs w:val="24"/>
          </w:rPr>
          <w:t xml:space="preserve"> </w:t>
        </w:r>
      </w:ins>
      <w:ins w:id="226" w:author="Daiana Bonfim" w:date="2025-02-08T14:01:00Z">
        <w:r w:rsidR="00647521" w:rsidRPr="001D2B52">
          <w:rPr>
            <w:rFonts w:ascii="Times New Roman" w:hAnsi="Times New Roman" w:cs="Times New Roman"/>
            <w:sz w:val="24"/>
            <w:szCs w:val="24"/>
          </w:rPr>
          <w:t xml:space="preserve">com estudos </w:t>
        </w:r>
      </w:ins>
      <w:ins w:id="227" w:author="Daiana Bonfim" w:date="2025-02-08T14:02:00Z">
        <w:r w:rsidR="00647521" w:rsidRPr="001D2B52">
          <w:rPr>
            <w:rFonts w:ascii="Times New Roman" w:hAnsi="Times New Roman" w:cs="Times New Roman"/>
            <w:sz w:val="24"/>
            <w:szCs w:val="24"/>
          </w:rPr>
          <w:t xml:space="preserve">brasileiros </w:t>
        </w:r>
      </w:ins>
      <w:ins w:id="228" w:author="Daiana Bonfim" w:date="2025-02-08T14:01:00Z">
        <w:r w:rsidR="00647521" w:rsidRPr="001D2B52">
          <w:rPr>
            <w:rFonts w:ascii="Times New Roman" w:hAnsi="Times New Roman" w:cs="Times New Roman"/>
            <w:sz w:val="24"/>
            <w:szCs w:val="24"/>
          </w:rPr>
          <w:t xml:space="preserve"> </w:t>
        </w:r>
      </w:ins>
      <w:ins w:id="229" w:author="Daiana Bonfim" w:date="2025-02-08T14:04:00Z">
        <w:r w:rsidR="00647521" w:rsidRPr="001D2B52">
          <w:rPr>
            <w:rFonts w:ascii="Times New Roman" w:hAnsi="Times New Roman" w:cs="Times New Roman"/>
            <w:sz w:val="24"/>
            <w:szCs w:val="24"/>
          </w:rPr>
          <w:t>reforçando</w:t>
        </w:r>
      </w:ins>
      <w:ins w:id="230" w:author="Daiana Bonfim" w:date="2025-02-08T14:01:00Z">
        <w:r w:rsidR="00647521" w:rsidRPr="001D2B52">
          <w:rPr>
            <w:rFonts w:ascii="Times New Roman" w:hAnsi="Times New Roman" w:cs="Times New Roman"/>
            <w:sz w:val="24"/>
            <w:szCs w:val="24"/>
          </w:rPr>
          <w:t xml:space="preserve"> que a saúde bucal no Brasil é marcada por desigualdades regionais </w:t>
        </w:r>
      </w:ins>
      <w:customXmlInsRangeStart w:id="231" w:author="Daiana Bonfim" w:date="2025-02-08T14:01:00Z"/>
      <w:sdt>
        <w:sdtPr>
          <w:rPr>
            <w:rFonts w:ascii="Times New Roman" w:hAnsi="Times New Roman" w:cs="Times New Roman"/>
            <w:color w:val="000000"/>
            <w:sz w:val="24"/>
            <w:szCs w:val="24"/>
          </w:rPr>
          <w:tag w:val="MENDELEY_CITATION_v3_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"/>
          <w:id w:val="-308558097"/>
          <w:placeholder>
            <w:docPart w:val="16B18232F9904D4F8E7F59AA1D1E95D8"/>
          </w:placeholder>
        </w:sdtPr>
        <w:sdtEndPr/>
        <w:sdtContent>
          <w:customXmlInsRangeEnd w:id="231"/>
          <w:r w:rsidR="009C2F75" w:rsidRPr="009C2F75">
            <w:rPr>
              <w:rFonts w:eastAsia="Times New Roman"/>
              <w:color w:val="000000"/>
              <w:sz w:val="24"/>
            </w:rPr>
            <w:t>(Galvão &amp; Roncalli, 2021; Teixeira et al., 2023)</w:t>
          </w:r>
          <w:customXmlInsRangeStart w:id="232" w:author="Daiana Bonfim" w:date="2025-02-08T14:01:00Z"/>
        </w:sdtContent>
      </w:sdt>
      <w:customXmlInsRangeEnd w:id="232"/>
      <w:ins w:id="233" w:author="Daiana Bonfim" w:date="2025-02-08T14:01:00Z">
        <w:r w:rsidR="00647521" w:rsidRPr="001D2B52">
          <w:rPr>
            <w:rFonts w:ascii="Times New Roman" w:hAnsi="Times New Roman" w:cs="Times New Roman"/>
            <w:sz w:val="24"/>
            <w:szCs w:val="24"/>
          </w:rPr>
          <w:t>.</w:t>
        </w:r>
      </w:ins>
    </w:p>
    <w:p w14:paraId="11D14B4D" w14:textId="74A3CC5A" w:rsidR="006653AE" w:rsidRPr="001D2B52" w:rsidRDefault="00D044EA" w:rsidP="00D044EA">
      <w:pPr>
        <w:pStyle w:val="SemEspaamento"/>
        <w:spacing w:line="360" w:lineRule="auto"/>
        <w:ind w:firstLine="851"/>
        <w:jc w:val="both"/>
        <w:rPr>
          <w:rFonts w:ascii="Times New Roman" w:hAnsi="Times New Roman" w:cs="Times New Roman"/>
          <w:sz w:val="24"/>
          <w:szCs w:val="24"/>
        </w:rPr>
      </w:pPr>
      <w:r w:rsidRPr="001D2B52">
        <w:rPr>
          <w:rFonts w:ascii="Times New Roman" w:hAnsi="Times New Roman" w:cs="Times New Roman"/>
          <w:sz w:val="24"/>
          <w:szCs w:val="24"/>
        </w:rPr>
        <w:t>Essa</w:t>
      </w:r>
      <w:r w:rsidR="00C26578" w:rsidRPr="001D2B52">
        <w:rPr>
          <w:rFonts w:ascii="Times New Roman" w:hAnsi="Times New Roman" w:cs="Times New Roman"/>
          <w:sz w:val="24"/>
          <w:szCs w:val="24"/>
        </w:rPr>
        <w:t xml:space="preserve"> </w:t>
      </w:r>
      <w:r w:rsidR="00544365" w:rsidRPr="001D2B52">
        <w:rPr>
          <w:rFonts w:ascii="Times New Roman" w:hAnsi="Times New Roman" w:cs="Times New Roman"/>
          <w:sz w:val="24"/>
          <w:szCs w:val="24"/>
        </w:rPr>
        <w:t>observação</w:t>
      </w:r>
      <w:r w:rsidR="00C26578" w:rsidRPr="001D2B52">
        <w:rPr>
          <w:rFonts w:ascii="Times New Roman" w:hAnsi="Times New Roman" w:cs="Times New Roman"/>
          <w:sz w:val="24"/>
          <w:szCs w:val="24"/>
        </w:rPr>
        <w:t xml:space="preserve"> </w:t>
      </w:r>
      <w:r w:rsidRPr="001D2B52">
        <w:rPr>
          <w:rFonts w:ascii="Times New Roman" w:hAnsi="Times New Roman" w:cs="Times New Roman"/>
          <w:sz w:val="24"/>
          <w:szCs w:val="24"/>
        </w:rPr>
        <w:t>está alinhada</w:t>
      </w:r>
      <w:r w:rsidR="00C26578" w:rsidRPr="001D2B52">
        <w:rPr>
          <w:rFonts w:ascii="Times New Roman" w:hAnsi="Times New Roman" w:cs="Times New Roman"/>
          <w:sz w:val="24"/>
          <w:szCs w:val="24"/>
        </w:rPr>
        <w:t xml:space="preserve"> com os </w:t>
      </w:r>
      <w:r w:rsidR="00544365" w:rsidRPr="001D2B52">
        <w:rPr>
          <w:rFonts w:ascii="Times New Roman" w:hAnsi="Times New Roman" w:cs="Times New Roman"/>
          <w:sz w:val="24"/>
          <w:szCs w:val="24"/>
        </w:rPr>
        <w:t>nossos achados</w:t>
      </w:r>
      <w:r w:rsidR="00C26578" w:rsidRPr="001D2B52">
        <w:rPr>
          <w:rFonts w:ascii="Times New Roman" w:hAnsi="Times New Roman" w:cs="Times New Roman"/>
          <w:sz w:val="24"/>
          <w:szCs w:val="24"/>
        </w:rPr>
        <w:t xml:space="preserve">, uma vez que as regiões de saúde </w:t>
      </w:r>
      <w:r w:rsidR="00544365" w:rsidRPr="001D2B52">
        <w:rPr>
          <w:rFonts w:ascii="Times New Roman" w:hAnsi="Times New Roman" w:cs="Times New Roman"/>
          <w:sz w:val="24"/>
          <w:szCs w:val="24"/>
        </w:rPr>
        <w:t>localizadas ao S</w:t>
      </w:r>
      <w:r w:rsidR="00C26578" w:rsidRPr="001D2B52">
        <w:rPr>
          <w:rFonts w:ascii="Times New Roman" w:hAnsi="Times New Roman" w:cs="Times New Roman"/>
          <w:sz w:val="24"/>
          <w:szCs w:val="24"/>
        </w:rPr>
        <w:t xml:space="preserve">ul e </w:t>
      </w:r>
      <w:r w:rsidR="00544365" w:rsidRPr="001D2B52">
        <w:rPr>
          <w:rFonts w:ascii="Times New Roman" w:hAnsi="Times New Roman" w:cs="Times New Roman"/>
          <w:sz w:val="24"/>
          <w:szCs w:val="24"/>
        </w:rPr>
        <w:t>S</w:t>
      </w:r>
      <w:r w:rsidR="00C26578" w:rsidRPr="001D2B52">
        <w:rPr>
          <w:rFonts w:ascii="Times New Roman" w:hAnsi="Times New Roman" w:cs="Times New Roman"/>
          <w:sz w:val="24"/>
          <w:szCs w:val="24"/>
        </w:rPr>
        <w:t>udeste do Brasil geralmente concentram maior urbanização</w:t>
      </w:r>
      <w:r w:rsidR="00544365" w:rsidRPr="001D2B5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"/>
          <w:id w:val="280392022"/>
          <w:placeholder>
            <w:docPart w:val="DefaultPlaceholder_-1854013440"/>
          </w:placeholder>
        </w:sdtPr>
        <w:sdtEndPr/>
        <w:sdtContent>
          <w:r w:rsidR="009C2F75" w:rsidRPr="009C2F75">
            <w:rPr>
              <w:rFonts w:ascii="Times New Roman" w:hAnsi="Times New Roman" w:cs="Times New Roman"/>
              <w:color w:val="000000"/>
              <w:sz w:val="24"/>
              <w:szCs w:val="24"/>
            </w:rPr>
            <w:t>(IBGE, 2022)</w:t>
          </w:r>
        </w:sdtContent>
      </w:sdt>
      <w:ins w:id="234" w:author="Daiana Bonfim" w:date="2025-02-08T13:59:00Z">
        <w:r w:rsidR="007C354C" w:rsidRPr="001D2B52">
          <w:rPr>
            <w:rFonts w:ascii="Times New Roman" w:hAnsi="Times New Roman" w:cs="Times New Roman"/>
            <w:sz w:val="24"/>
            <w:szCs w:val="24"/>
          </w:rPr>
          <w:t xml:space="preserve">, </w:t>
        </w:r>
      </w:ins>
      <w:del w:id="235" w:author="Daiana Bonfim" w:date="2025-02-08T13:59:00Z">
        <w:r w:rsidR="00C26578" w:rsidRPr="001D2B52" w:rsidDel="007C354C">
          <w:rPr>
            <w:rFonts w:ascii="Times New Roman" w:hAnsi="Times New Roman" w:cs="Times New Roman"/>
            <w:sz w:val="24"/>
            <w:szCs w:val="24"/>
          </w:rPr>
          <w:delText>.</w:delText>
        </w:r>
      </w:del>
      <w:r w:rsidR="008E0C85" w:rsidRPr="001D2B52">
        <w:rPr>
          <w:rFonts w:ascii="Times New Roman" w:hAnsi="Times New Roman" w:cs="Times New Roman"/>
          <w:sz w:val="24"/>
          <w:szCs w:val="24"/>
        </w:rPr>
        <w:t xml:space="preserve"> </w:t>
      </w:r>
      <w:del w:id="236" w:author="Daiana Bonfim" w:date="2025-02-08T13:59:00Z">
        <w:r w:rsidR="008E0C85" w:rsidRPr="001D2B52" w:rsidDel="007C354C">
          <w:rPr>
            <w:rFonts w:ascii="Times New Roman" w:hAnsi="Times New Roman" w:cs="Times New Roman"/>
            <w:sz w:val="24"/>
            <w:szCs w:val="24"/>
          </w:rPr>
          <w:delText>Es</w:delText>
        </w:r>
        <w:r w:rsidRPr="001D2B52" w:rsidDel="007C354C">
          <w:rPr>
            <w:rFonts w:ascii="Times New Roman" w:hAnsi="Times New Roman" w:cs="Times New Roman"/>
            <w:sz w:val="24"/>
            <w:szCs w:val="24"/>
          </w:rPr>
          <w:delText>s</w:delText>
        </w:r>
        <w:r w:rsidR="008E0C85" w:rsidRPr="001D2B52" w:rsidDel="007C354C">
          <w:rPr>
            <w:rFonts w:ascii="Times New Roman" w:hAnsi="Times New Roman" w:cs="Times New Roman"/>
            <w:sz w:val="24"/>
            <w:szCs w:val="24"/>
          </w:rPr>
          <w:delText xml:space="preserve">as mesmas </w:delText>
        </w:r>
        <w:r w:rsidR="00FF0FEF" w:rsidRPr="001D2B52" w:rsidDel="007C354C">
          <w:rPr>
            <w:rFonts w:ascii="Times New Roman" w:hAnsi="Times New Roman" w:cs="Times New Roman"/>
            <w:sz w:val="24"/>
            <w:szCs w:val="24"/>
          </w:rPr>
          <w:delText>localidades</w:delText>
        </w:r>
        <w:r w:rsidR="008E0C85" w:rsidRPr="001D2B52" w:rsidDel="007C354C">
          <w:rPr>
            <w:rFonts w:ascii="Times New Roman" w:hAnsi="Times New Roman" w:cs="Times New Roman"/>
            <w:sz w:val="24"/>
            <w:szCs w:val="24"/>
          </w:rPr>
          <w:delText xml:space="preserve"> são </w:delText>
        </w:r>
        <w:r w:rsidRPr="001D2B52" w:rsidDel="007C354C">
          <w:rPr>
            <w:rFonts w:ascii="Times New Roman" w:hAnsi="Times New Roman" w:cs="Times New Roman"/>
            <w:sz w:val="24"/>
            <w:szCs w:val="24"/>
          </w:rPr>
          <w:delText xml:space="preserve">as que </w:delText>
        </w:r>
      </w:del>
      <w:r w:rsidRPr="001D2B52">
        <w:rPr>
          <w:rFonts w:ascii="Times New Roman" w:hAnsi="Times New Roman" w:cs="Times New Roman"/>
          <w:sz w:val="24"/>
          <w:szCs w:val="24"/>
        </w:rPr>
        <w:t xml:space="preserve">possuem </w:t>
      </w:r>
      <w:r w:rsidR="008E0C85" w:rsidRPr="001D2B52">
        <w:rPr>
          <w:rFonts w:ascii="Times New Roman" w:hAnsi="Times New Roman" w:cs="Times New Roman"/>
          <w:sz w:val="24"/>
          <w:szCs w:val="24"/>
        </w:rPr>
        <w:t xml:space="preserve">maior desenvolvimento socioeconômico, </w:t>
      </w:r>
      <w:r w:rsidR="004908F6" w:rsidRPr="001D2B52">
        <w:rPr>
          <w:rFonts w:ascii="Times New Roman" w:hAnsi="Times New Roman" w:cs="Times New Roman"/>
          <w:sz w:val="24"/>
          <w:szCs w:val="24"/>
        </w:rPr>
        <w:t xml:space="preserve">maiores quantidade de </w:t>
      </w:r>
      <w:r w:rsidR="00DE5319" w:rsidRPr="001D2B52">
        <w:rPr>
          <w:rFonts w:ascii="Times New Roman" w:hAnsi="Times New Roman" w:cs="Times New Roman"/>
          <w:sz w:val="24"/>
          <w:szCs w:val="24"/>
        </w:rPr>
        <w:t>CDs</w:t>
      </w:r>
      <w:r w:rsidR="004908F6" w:rsidRPr="001D2B52">
        <w:rPr>
          <w:rFonts w:ascii="Times New Roman" w:hAnsi="Times New Roman" w:cs="Times New Roman"/>
          <w:sz w:val="24"/>
          <w:szCs w:val="24"/>
        </w:rPr>
        <w:t xml:space="preserve"> por </w:t>
      </w:r>
      <w:r w:rsidRPr="001D2B52">
        <w:rPr>
          <w:rFonts w:ascii="Times New Roman" w:hAnsi="Times New Roman" w:cs="Times New Roman"/>
          <w:sz w:val="24"/>
          <w:szCs w:val="24"/>
        </w:rPr>
        <w:t>habitantes</w:t>
      </w:r>
      <w:r w:rsidR="004908F6" w:rsidRPr="001D2B5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"/>
          <w:id w:val="747776162"/>
          <w:placeholder>
            <w:docPart w:val="9A4EC6A1021C40949969A80E00F993F4"/>
          </w:placeholder>
        </w:sdtPr>
        <w:sdtEndPr/>
        <w:sdtContent>
          <w:r w:rsidR="009C2F75" w:rsidRPr="009C2F75">
            <w:rPr>
              <w:rFonts w:eastAsia="Times New Roman"/>
              <w:color w:val="000000"/>
              <w:sz w:val="24"/>
            </w:rPr>
            <w:t>(Bleicher &amp; Cangussu, 2024; Cascaes et al., 2018)</w:t>
          </w:r>
        </w:sdtContent>
      </w:sdt>
      <w:r w:rsidR="004908F6" w:rsidRPr="001D2B52">
        <w:rPr>
          <w:rFonts w:ascii="Times New Roman" w:hAnsi="Times New Roman" w:cs="Times New Roman"/>
          <w:color w:val="000000"/>
          <w:sz w:val="24"/>
          <w:szCs w:val="24"/>
        </w:rPr>
        <w:t xml:space="preserve"> e </w:t>
      </w:r>
      <w:r w:rsidR="008E0C85" w:rsidRPr="001D2B52">
        <w:rPr>
          <w:rFonts w:ascii="Times New Roman" w:hAnsi="Times New Roman" w:cs="Times New Roman"/>
          <w:sz w:val="24"/>
          <w:szCs w:val="24"/>
        </w:rPr>
        <w:t xml:space="preserve">maior oferta de vagas </w:t>
      </w:r>
      <w:r w:rsidR="004D761E" w:rsidRPr="001D2B52">
        <w:rPr>
          <w:rFonts w:ascii="Times New Roman" w:hAnsi="Times New Roman" w:cs="Times New Roman"/>
          <w:sz w:val="24"/>
          <w:szCs w:val="24"/>
        </w:rPr>
        <w:t xml:space="preserve">de odontologia em instituições </w:t>
      </w:r>
      <w:r w:rsidR="008E0C85" w:rsidRPr="001D2B52">
        <w:rPr>
          <w:rFonts w:ascii="Times New Roman" w:hAnsi="Times New Roman" w:cs="Times New Roman"/>
          <w:sz w:val="24"/>
          <w:szCs w:val="24"/>
        </w:rPr>
        <w:t>de ensino superior</w:t>
      </w:r>
      <w:r w:rsidR="004D761E" w:rsidRPr="001D2B52">
        <w:rPr>
          <w:rFonts w:ascii="Times New Roman" w:hAnsi="Times New Roman" w:cs="Times New Roman"/>
          <w:sz w:val="24"/>
          <w:szCs w:val="24"/>
        </w:rPr>
        <w:t xml:space="preserve"> (IES)</w:t>
      </w:r>
      <w:r w:rsidR="008E0C85" w:rsidRPr="001D2B5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"/>
          <w:id w:val="-494422925"/>
          <w:placeholder>
            <w:docPart w:val="DefaultPlaceholder_-1854013440"/>
          </w:placeholder>
        </w:sdtPr>
        <w:sdtEndPr/>
        <w:sdtContent>
          <w:r w:rsidR="009C2F75" w:rsidRPr="009C2F75">
            <w:rPr>
              <w:rFonts w:eastAsia="Times New Roman"/>
              <w:color w:val="000000"/>
              <w:sz w:val="24"/>
            </w:rPr>
            <w:t>(Maia &amp; Dal Poz, 2020)</w:t>
          </w:r>
        </w:sdtContent>
      </w:sdt>
      <w:r w:rsidR="004908F6" w:rsidRPr="001D2B52">
        <w:rPr>
          <w:rFonts w:ascii="Times New Roman" w:hAnsi="Times New Roman" w:cs="Times New Roman"/>
          <w:sz w:val="24"/>
          <w:szCs w:val="24"/>
        </w:rPr>
        <w:t>.</w:t>
      </w:r>
      <w:r w:rsidR="008E0C85" w:rsidRPr="001D2B52">
        <w:rPr>
          <w:rFonts w:ascii="Times New Roman" w:hAnsi="Times New Roman" w:cs="Times New Roman"/>
          <w:sz w:val="24"/>
          <w:szCs w:val="24"/>
        </w:rPr>
        <w:t xml:space="preserve"> </w:t>
      </w:r>
      <w:ins w:id="237" w:author="Daiana Bonfim" w:date="2025-02-08T13:59:00Z">
        <w:r w:rsidR="007C354C" w:rsidRPr="001D2B52">
          <w:rPr>
            <w:rFonts w:ascii="Times New Roman" w:hAnsi="Times New Roman" w:cs="Times New Roman"/>
            <w:sz w:val="24"/>
            <w:szCs w:val="24"/>
          </w:rPr>
          <w:t xml:space="preserve">Assim, </w:t>
        </w:r>
      </w:ins>
      <w:del w:id="238" w:author="Daiana Bonfim" w:date="2025-02-08T13:59:00Z">
        <w:r w:rsidRPr="001D2B52" w:rsidDel="007C354C">
          <w:rPr>
            <w:rFonts w:ascii="Times New Roman" w:hAnsi="Times New Roman" w:cs="Times New Roman"/>
            <w:sz w:val="24"/>
            <w:szCs w:val="24"/>
          </w:rPr>
          <w:delText>E</w:delText>
        </w:r>
      </w:del>
      <w:ins w:id="239" w:author="Daiana Bonfim" w:date="2025-02-08T13:59:00Z">
        <w:r w:rsidR="007C354C" w:rsidRPr="001D2B52">
          <w:rPr>
            <w:rFonts w:ascii="Times New Roman" w:hAnsi="Times New Roman" w:cs="Times New Roman"/>
            <w:sz w:val="24"/>
            <w:szCs w:val="24"/>
          </w:rPr>
          <w:t>e</w:t>
        </w:r>
      </w:ins>
      <w:r w:rsidRPr="001D2B52">
        <w:rPr>
          <w:rFonts w:ascii="Times New Roman" w:hAnsi="Times New Roman" w:cs="Times New Roman"/>
          <w:sz w:val="24"/>
          <w:szCs w:val="24"/>
        </w:rPr>
        <w:t>las também apresentam os melhores resultados quanto ao acesso aos serviços de saúde bucal</w:t>
      </w:r>
      <w:r w:rsidR="00EF3C86" w:rsidRPr="001D2B5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"/>
          <w:id w:val="-2100856187"/>
          <w:placeholder>
            <w:docPart w:val="DefaultPlaceholder_-1854013440"/>
          </w:placeholder>
        </w:sdtPr>
        <w:sdtEndPr/>
        <w:sdtContent>
          <w:r w:rsidR="009C2F75" w:rsidRPr="009C2F75">
            <w:rPr>
              <w:rFonts w:eastAsia="Times New Roman"/>
              <w:color w:val="000000"/>
              <w:sz w:val="24"/>
            </w:rPr>
            <w:t>(Chaves et al., 2017; Galvão &amp; Roncalli, 2021; Teixeira et al., 2023)</w:t>
          </w:r>
        </w:sdtContent>
      </w:sdt>
      <w:r w:rsidR="00EF3C86" w:rsidRPr="001D2B52">
        <w:rPr>
          <w:rFonts w:ascii="Times New Roman" w:hAnsi="Times New Roman" w:cs="Times New Roman"/>
          <w:sz w:val="24"/>
          <w:szCs w:val="24"/>
        </w:rPr>
        <w:t>.</w:t>
      </w:r>
      <w:r w:rsidRPr="001D2B52">
        <w:rPr>
          <w:rFonts w:ascii="Times New Roman" w:hAnsi="Times New Roman" w:cs="Times New Roman"/>
          <w:sz w:val="24"/>
          <w:szCs w:val="24"/>
        </w:rPr>
        <w:t xml:space="preserve"> </w:t>
      </w:r>
      <w:del w:id="240" w:author="Daiana Bonfim" w:date="2025-02-08T14:05:00Z">
        <w:r w:rsidRPr="001D2B52" w:rsidDel="00647521">
          <w:rPr>
            <w:rFonts w:ascii="Times New Roman" w:hAnsi="Times New Roman" w:cs="Times New Roman"/>
            <w:sz w:val="24"/>
            <w:szCs w:val="24"/>
          </w:rPr>
          <w:delText xml:space="preserve">Portanto, observa-se que os resultados obtidos em nível subnacional para o PDFT parecem convergir com estudos prévios que destacam que </w:delText>
        </w:r>
        <w:r w:rsidRPr="001D2B52" w:rsidDel="00647521">
          <w:rPr>
            <w:rFonts w:ascii="Times New Roman" w:hAnsi="Times New Roman" w:cs="Times New Roman"/>
            <w:sz w:val="24"/>
            <w:szCs w:val="24"/>
          </w:rPr>
          <w:lastRenderedPageBreak/>
          <w:delText xml:space="preserve">a saúde bucal no Brasil é marcada por desigualdades regionais </w:delText>
        </w:r>
      </w:del>
      <w:customXmlDelRangeStart w:id="241" w:author="Daiana Bonfim" w:date="2025-02-08T14:05:00Z"/>
      <w:sdt>
        <w:sdtPr>
          <w:rPr>
            <w:rFonts w:ascii="Times New Roman" w:hAnsi="Times New Roman" w:cs="Times New Roman"/>
            <w:color w:val="000000"/>
            <w:sz w:val="24"/>
            <w:szCs w:val="24"/>
          </w:rPr>
          <w:tag w:val="MENDELEY_CITATION_v3_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"/>
          <w:id w:val="176241440"/>
          <w:placeholder>
            <w:docPart w:val="DefaultPlaceholder_-1854013440"/>
          </w:placeholder>
        </w:sdtPr>
        <w:sdtEndPr/>
        <w:sdtContent>
          <w:customXmlDelRangeEnd w:id="241"/>
          <w:r w:rsidR="009C2F75" w:rsidRPr="009C2F75">
            <w:rPr>
              <w:rFonts w:eastAsia="Times New Roman"/>
              <w:color w:val="000000"/>
              <w:sz w:val="24"/>
            </w:rPr>
            <w:t>(Galvão &amp; Roncalli, 2021; Teixeira et al., 2023)</w:t>
          </w:r>
          <w:customXmlDelRangeStart w:id="242" w:author="Daiana Bonfim" w:date="2025-02-08T14:05:00Z"/>
        </w:sdtContent>
      </w:sdt>
      <w:customXmlDelRangeEnd w:id="242"/>
      <w:del w:id="243" w:author="Daiana Bonfim" w:date="2025-02-08T14:05:00Z">
        <w:r w:rsidRPr="001D2B52" w:rsidDel="00647521">
          <w:rPr>
            <w:rFonts w:ascii="Times New Roman" w:hAnsi="Times New Roman" w:cs="Times New Roman"/>
            <w:sz w:val="24"/>
            <w:szCs w:val="24"/>
          </w:rPr>
          <w:delText xml:space="preserve">. </w:delText>
        </w:r>
      </w:del>
    </w:p>
    <w:p w14:paraId="37084C2E" w14:textId="4A151D42" w:rsidR="00E01A46" w:rsidRPr="001D2B52" w:rsidRDefault="00231021" w:rsidP="00BA2932">
      <w:pPr>
        <w:pStyle w:val="SemEspaamento"/>
        <w:spacing w:line="360" w:lineRule="auto"/>
        <w:ind w:firstLine="851"/>
        <w:jc w:val="both"/>
        <w:rPr>
          <w:rFonts w:ascii="Times New Roman" w:hAnsi="Times New Roman" w:cs="Times New Roman"/>
          <w:color w:val="000000"/>
          <w:sz w:val="24"/>
          <w:szCs w:val="24"/>
        </w:rPr>
      </w:pPr>
      <w:ins w:id="244" w:author="Daiana Bonfim" w:date="2025-02-08T14:06:00Z">
        <w:r w:rsidRPr="001D2B52">
          <w:rPr>
            <w:rFonts w:ascii="Times New Roman" w:hAnsi="Times New Roman" w:cs="Times New Roman"/>
            <w:sz w:val="24"/>
            <w:szCs w:val="24"/>
          </w:rPr>
          <w:t xml:space="preserve">Todavia, </w:t>
        </w:r>
      </w:ins>
      <w:del w:id="245" w:author="Daiana Bonfim" w:date="2025-02-08T14:06:00Z">
        <w:r w:rsidR="00EF3C86" w:rsidRPr="001D2B52" w:rsidDel="00231021">
          <w:rPr>
            <w:rFonts w:ascii="Times New Roman" w:hAnsi="Times New Roman" w:cs="Times New Roman"/>
            <w:sz w:val="24"/>
            <w:szCs w:val="24"/>
          </w:rPr>
          <w:delText>A</w:delText>
        </w:r>
      </w:del>
      <w:ins w:id="246" w:author="Daiana Bonfim" w:date="2025-02-08T14:06:00Z">
        <w:r w:rsidRPr="001D2B52">
          <w:rPr>
            <w:rFonts w:ascii="Times New Roman" w:hAnsi="Times New Roman" w:cs="Times New Roman"/>
            <w:sz w:val="24"/>
            <w:szCs w:val="24"/>
          </w:rPr>
          <w:t>1</w:t>
        </w:r>
      </w:ins>
      <w:r w:rsidR="00EF3C86" w:rsidRPr="001D2B52">
        <w:rPr>
          <w:rFonts w:ascii="Times New Roman" w:hAnsi="Times New Roman" w:cs="Times New Roman"/>
          <w:sz w:val="24"/>
          <w:szCs w:val="24"/>
        </w:rPr>
        <w:t xml:space="preserve">pesar </w:t>
      </w:r>
      <w:r w:rsidR="00B046DB" w:rsidRPr="001D2B52">
        <w:rPr>
          <w:rFonts w:ascii="Times New Roman" w:hAnsi="Times New Roman" w:cs="Times New Roman"/>
          <w:sz w:val="24"/>
          <w:szCs w:val="24"/>
        </w:rPr>
        <w:t>d</w:t>
      </w:r>
      <w:ins w:id="247" w:author="Daiana Bonfim" w:date="2025-02-08T14:06:00Z">
        <w:r w:rsidRPr="001D2B52">
          <w:rPr>
            <w:rFonts w:ascii="Times New Roman" w:hAnsi="Times New Roman" w:cs="Times New Roman"/>
            <w:sz w:val="24"/>
            <w:szCs w:val="24"/>
          </w:rPr>
          <w:t>as</w:t>
        </w:r>
      </w:ins>
      <w:del w:id="248" w:author="Daiana Bonfim" w:date="2025-02-08T14:06:00Z">
        <w:r w:rsidR="00B046DB" w:rsidRPr="001D2B52" w:rsidDel="00231021">
          <w:rPr>
            <w:rFonts w:ascii="Times New Roman" w:hAnsi="Times New Roman" w:cs="Times New Roman"/>
            <w:sz w:val="24"/>
            <w:szCs w:val="24"/>
          </w:rPr>
          <w:delText>essas</w:delText>
        </w:r>
      </w:del>
      <w:r w:rsidR="00D044EA" w:rsidRPr="001D2B52">
        <w:rPr>
          <w:rFonts w:ascii="Times New Roman" w:hAnsi="Times New Roman" w:cs="Times New Roman"/>
          <w:sz w:val="24"/>
          <w:szCs w:val="24"/>
        </w:rPr>
        <w:t xml:space="preserve"> disparidades</w:t>
      </w:r>
      <w:ins w:id="249" w:author="Daiana Bonfim" w:date="2025-02-08T14:06:00Z">
        <w:r w:rsidRPr="001D2B52">
          <w:rPr>
            <w:rFonts w:ascii="Times New Roman" w:hAnsi="Times New Roman" w:cs="Times New Roman"/>
            <w:sz w:val="24"/>
            <w:szCs w:val="24"/>
          </w:rPr>
          <w:t xml:space="preserve"> na distribuição da força de traalho em saúde bucal encontradas</w:t>
        </w:r>
      </w:ins>
      <w:r w:rsidR="00EF3C86" w:rsidRPr="001D2B52">
        <w:rPr>
          <w:rFonts w:ascii="Times New Roman" w:hAnsi="Times New Roman" w:cs="Times New Roman"/>
          <w:sz w:val="24"/>
          <w:szCs w:val="24"/>
        </w:rPr>
        <w:t>, p</w:t>
      </w:r>
      <w:r w:rsidR="003C33E9" w:rsidRPr="001D2B52">
        <w:rPr>
          <w:rFonts w:ascii="Times New Roman" w:hAnsi="Times New Roman" w:cs="Times New Roman"/>
          <w:sz w:val="24"/>
          <w:szCs w:val="24"/>
        </w:rPr>
        <w:t xml:space="preserve">esquisadores </w:t>
      </w:r>
      <w:r w:rsidR="00EF3C86" w:rsidRPr="001D2B52">
        <w:rPr>
          <w:rFonts w:ascii="Times New Roman" w:hAnsi="Times New Roman" w:cs="Times New Roman"/>
          <w:sz w:val="24"/>
          <w:szCs w:val="24"/>
        </w:rPr>
        <w:t>destacaram</w:t>
      </w:r>
      <w:r w:rsidR="003C33E9" w:rsidRPr="001D2B52">
        <w:rPr>
          <w:rFonts w:ascii="Times New Roman" w:hAnsi="Times New Roman" w:cs="Times New Roman"/>
          <w:sz w:val="24"/>
          <w:szCs w:val="24"/>
        </w:rPr>
        <w:t xml:space="preserve"> movimentos</w:t>
      </w:r>
      <w:r w:rsidR="00831D89" w:rsidRPr="001D2B52">
        <w:rPr>
          <w:rFonts w:ascii="Times New Roman" w:hAnsi="Times New Roman" w:cs="Times New Roman"/>
          <w:sz w:val="24"/>
          <w:szCs w:val="24"/>
        </w:rPr>
        <w:t xml:space="preserve"> recentes</w:t>
      </w:r>
      <w:r w:rsidR="003C33E9" w:rsidRPr="001D2B52">
        <w:rPr>
          <w:rFonts w:ascii="Times New Roman" w:hAnsi="Times New Roman" w:cs="Times New Roman"/>
          <w:sz w:val="24"/>
          <w:szCs w:val="24"/>
        </w:rPr>
        <w:t xml:space="preserve"> de </w:t>
      </w:r>
      <w:r w:rsidR="004908F6" w:rsidRPr="001D2B52">
        <w:rPr>
          <w:rFonts w:ascii="Times New Roman" w:hAnsi="Times New Roman" w:cs="Times New Roman"/>
          <w:sz w:val="24"/>
          <w:szCs w:val="24"/>
        </w:rPr>
        <w:t xml:space="preserve">desconcentração na distribuição regional de </w:t>
      </w:r>
      <w:r w:rsidR="00DE5319" w:rsidRPr="001D2B52">
        <w:rPr>
          <w:rFonts w:ascii="Times New Roman" w:hAnsi="Times New Roman" w:cs="Times New Roman"/>
          <w:sz w:val="24"/>
          <w:szCs w:val="24"/>
        </w:rPr>
        <w:t>CDs</w:t>
      </w:r>
      <w:r w:rsidR="00F520EA" w:rsidRPr="001D2B52">
        <w:rPr>
          <w:rFonts w:ascii="Times New Roman" w:hAnsi="Times New Roman" w:cs="Times New Roman"/>
          <w:sz w:val="24"/>
          <w:szCs w:val="24"/>
        </w:rPr>
        <w:t xml:space="preserve">, sobretudo para as regiões Norte e Nordeste </w:t>
      </w:r>
      <w:sdt>
        <w:sdtPr>
          <w:rPr>
            <w:rFonts w:ascii="Times New Roman" w:hAnsi="Times New Roman" w:cs="Times New Roman"/>
            <w:color w:val="000000"/>
            <w:sz w:val="24"/>
            <w:szCs w:val="24"/>
          </w:rPr>
          <w:tag w:val="MENDELEY_CITATION_v3_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"/>
          <w:id w:val="-1111663298"/>
          <w:placeholder>
            <w:docPart w:val="DefaultPlaceholder_-1854013440"/>
          </w:placeholder>
        </w:sdtPr>
        <w:sdtEndPr/>
        <w:sdtContent>
          <w:r w:rsidR="009C2F75" w:rsidRPr="009C2F75">
            <w:rPr>
              <w:rFonts w:eastAsia="Times New Roman"/>
              <w:color w:val="000000"/>
              <w:sz w:val="24"/>
            </w:rPr>
            <w:t>(Bleicher &amp; Cangussu, 2024)</w:t>
          </w:r>
        </w:sdtContent>
      </w:sdt>
      <w:r w:rsidR="00842377" w:rsidRPr="001D2B52">
        <w:rPr>
          <w:rFonts w:ascii="Times New Roman" w:hAnsi="Times New Roman" w:cs="Times New Roman"/>
          <w:color w:val="000000"/>
          <w:sz w:val="24"/>
          <w:szCs w:val="24"/>
        </w:rPr>
        <w:t xml:space="preserve">. </w:t>
      </w:r>
      <w:r w:rsidR="00D044EA" w:rsidRPr="001D2B52">
        <w:rPr>
          <w:rFonts w:ascii="Times New Roman" w:hAnsi="Times New Roman" w:cs="Times New Roman"/>
          <w:color w:val="000000"/>
          <w:sz w:val="24"/>
          <w:szCs w:val="24"/>
        </w:rPr>
        <w:t xml:space="preserve">Além </w:t>
      </w:r>
      <w:r w:rsidR="00B046DB" w:rsidRPr="001D2B52">
        <w:rPr>
          <w:rFonts w:ascii="Times New Roman" w:hAnsi="Times New Roman" w:cs="Times New Roman"/>
          <w:color w:val="000000"/>
          <w:sz w:val="24"/>
          <w:szCs w:val="24"/>
        </w:rPr>
        <w:t>desses</w:t>
      </w:r>
      <w:r w:rsidR="00D044EA" w:rsidRPr="001D2B52">
        <w:rPr>
          <w:rFonts w:ascii="Times New Roman" w:hAnsi="Times New Roman" w:cs="Times New Roman"/>
          <w:color w:val="000000"/>
          <w:sz w:val="24"/>
          <w:szCs w:val="24"/>
        </w:rPr>
        <w:t xml:space="preserve"> fluxos</w:t>
      </w:r>
      <w:r w:rsidR="00842377" w:rsidRPr="001D2B52">
        <w:rPr>
          <w:rFonts w:ascii="Times New Roman" w:hAnsi="Times New Roman" w:cs="Times New Roman"/>
          <w:color w:val="000000"/>
          <w:sz w:val="24"/>
          <w:szCs w:val="24"/>
        </w:rPr>
        <w:t>, houve</w:t>
      </w:r>
      <w:r w:rsidR="00F520EA" w:rsidRPr="001D2B52">
        <w:rPr>
          <w:rFonts w:ascii="Times New Roman" w:hAnsi="Times New Roman" w:cs="Times New Roman"/>
          <w:color w:val="000000"/>
          <w:sz w:val="24"/>
          <w:szCs w:val="24"/>
        </w:rPr>
        <w:t xml:space="preserve"> aumento </w:t>
      </w:r>
      <w:r w:rsidR="00842377" w:rsidRPr="001D2B52">
        <w:rPr>
          <w:rFonts w:ascii="Times New Roman" w:hAnsi="Times New Roman" w:cs="Times New Roman"/>
          <w:color w:val="000000"/>
          <w:sz w:val="24"/>
          <w:szCs w:val="24"/>
        </w:rPr>
        <w:t>n</w:t>
      </w:r>
      <w:r w:rsidR="00EF3C86" w:rsidRPr="001D2B52">
        <w:rPr>
          <w:rFonts w:ascii="Times New Roman" w:hAnsi="Times New Roman" w:cs="Times New Roman"/>
          <w:color w:val="000000"/>
          <w:sz w:val="24"/>
          <w:szCs w:val="24"/>
        </w:rPr>
        <w:t>a formação de CDs</w:t>
      </w:r>
      <w:r w:rsidR="00842377" w:rsidRPr="001D2B52">
        <w:rPr>
          <w:rFonts w:ascii="Times New Roman" w:hAnsi="Times New Roman" w:cs="Times New Roman"/>
          <w:color w:val="000000"/>
          <w:sz w:val="24"/>
          <w:szCs w:val="24"/>
        </w:rPr>
        <w:t xml:space="preserve"> </w:t>
      </w:r>
      <w:r w:rsidR="00EF3C86" w:rsidRPr="001D2B52">
        <w:rPr>
          <w:rFonts w:ascii="Times New Roman" w:hAnsi="Times New Roman" w:cs="Times New Roman"/>
          <w:color w:val="000000"/>
          <w:sz w:val="24"/>
          <w:szCs w:val="24"/>
        </w:rPr>
        <w:t>n</w:t>
      </w:r>
      <w:r w:rsidR="00842377" w:rsidRPr="001D2B52">
        <w:rPr>
          <w:rFonts w:ascii="Times New Roman" w:hAnsi="Times New Roman" w:cs="Times New Roman"/>
          <w:color w:val="000000"/>
          <w:sz w:val="24"/>
          <w:szCs w:val="24"/>
        </w:rPr>
        <w:t xml:space="preserve">as últimas décadas, especialmente decorrente da oferta de </w:t>
      </w:r>
      <w:r w:rsidR="00EF3C86" w:rsidRPr="001D2B52">
        <w:rPr>
          <w:rFonts w:ascii="Times New Roman" w:hAnsi="Times New Roman" w:cs="Times New Roman"/>
          <w:color w:val="000000"/>
          <w:sz w:val="24"/>
          <w:szCs w:val="24"/>
        </w:rPr>
        <w:t>instituições de ensino superior (IES)</w:t>
      </w:r>
      <w:r w:rsidR="00842377" w:rsidRPr="001D2B52">
        <w:rPr>
          <w:rFonts w:ascii="Times New Roman" w:hAnsi="Times New Roman" w:cs="Times New Roman"/>
          <w:color w:val="000000"/>
          <w:sz w:val="24"/>
          <w:szCs w:val="24"/>
        </w:rPr>
        <w:t xml:space="preserve"> privadas</w:t>
      </w:r>
      <w:r w:rsidR="00842377" w:rsidRPr="001D2B5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"/>
          <w:id w:val="-1849394951"/>
          <w:placeholder>
            <w:docPart w:val="DefaultPlaceholder_-1854013440"/>
          </w:placeholder>
        </w:sdtPr>
        <w:sdtEndPr/>
        <w:sdtContent>
          <w:r w:rsidR="009C2F75" w:rsidRPr="009C2F75">
            <w:rPr>
              <w:rFonts w:eastAsia="Times New Roman"/>
              <w:color w:val="000000"/>
              <w:sz w:val="24"/>
            </w:rPr>
            <w:t>(Bleicher &amp; Cangussu, 2024; Maia &amp; Dal Poz, 2020; Santos et al., 2023)</w:t>
          </w:r>
        </w:sdtContent>
      </w:sdt>
      <w:r w:rsidR="004D761E" w:rsidRPr="001D2B52">
        <w:rPr>
          <w:rFonts w:ascii="Times New Roman" w:hAnsi="Times New Roman" w:cs="Times New Roman"/>
          <w:color w:val="000000"/>
          <w:sz w:val="24"/>
          <w:szCs w:val="24"/>
        </w:rPr>
        <w:t xml:space="preserve">. </w:t>
      </w:r>
      <w:ins w:id="250" w:author="Daiana Bonfim" w:date="2025-02-08T14:06:00Z">
        <w:r w:rsidRPr="001D2B52">
          <w:rPr>
            <w:rFonts w:ascii="Times New Roman" w:hAnsi="Times New Roman" w:cs="Times New Roman"/>
            <w:color w:val="000000"/>
            <w:sz w:val="24"/>
            <w:szCs w:val="24"/>
          </w:rPr>
          <w:t>En</w:t>
        </w:r>
      </w:ins>
      <w:ins w:id="251" w:author="Daiana Bonfim" w:date="2025-02-08T14:07:00Z">
        <w:r w:rsidRPr="001D2B52">
          <w:rPr>
            <w:rFonts w:ascii="Times New Roman" w:hAnsi="Times New Roman" w:cs="Times New Roman"/>
            <w:color w:val="000000"/>
            <w:sz w:val="24"/>
            <w:szCs w:val="24"/>
          </w:rPr>
          <w:t xml:space="preserve">tretanto, </w:t>
        </w:r>
      </w:ins>
      <w:del w:id="252" w:author="Daiana Bonfim" w:date="2025-02-08T14:07:00Z">
        <w:r w:rsidR="00842377" w:rsidRPr="001D2B52" w:rsidDel="00231021">
          <w:rPr>
            <w:rFonts w:ascii="Times New Roman" w:hAnsi="Times New Roman" w:cs="Times New Roman"/>
            <w:color w:val="000000"/>
            <w:sz w:val="24"/>
            <w:szCs w:val="24"/>
          </w:rPr>
          <w:delText>R</w:delText>
        </w:r>
      </w:del>
      <w:ins w:id="253" w:author="Daiana Bonfim" w:date="2025-02-08T14:07:00Z">
        <w:r w:rsidRPr="001D2B52">
          <w:rPr>
            <w:rFonts w:ascii="Times New Roman" w:hAnsi="Times New Roman" w:cs="Times New Roman"/>
            <w:color w:val="000000"/>
            <w:sz w:val="24"/>
            <w:szCs w:val="24"/>
          </w:rPr>
          <w:t>r</w:t>
        </w:r>
      </w:ins>
      <w:r w:rsidR="004D761E" w:rsidRPr="001D2B52">
        <w:rPr>
          <w:rFonts w:ascii="Times New Roman" w:hAnsi="Times New Roman" w:cs="Times New Roman"/>
          <w:color w:val="000000"/>
          <w:sz w:val="24"/>
          <w:szCs w:val="24"/>
        </w:rPr>
        <w:t>econhece-se</w:t>
      </w:r>
      <w:r w:rsidR="00842377" w:rsidRPr="001D2B52">
        <w:rPr>
          <w:rFonts w:ascii="Times New Roman" w:hAnsi="Times New Roman" w:cs="Times New Roman"/>
          <w:color w:val="000000"/>
          <w:sz w:val="24"/>
          <w:szCs w:val="24"/>
        </w:rPr>
        <w:t xml:space="preserve">, </w:t>
      </w:r>
      <w:del w:id="254" w:author="Daiana Bonfim" w:date="2025-02-08T14:07:00Z">
        <w:r w:rsidR="00842377" w:rsidRPr="001D2B52" w:rsidDel="00231021">
          <w:rPr>
            <w:rFonts w:ascii="Times New Roman" w:hAnsi="Times New Roman" w:cs="Times New Roman"/>
            <w:color w:val="000000"/>
            <w:sz w:val="24"/>
            <w:szCs w:val="24"/>
          </w:rPr>
          <w:delText>todavia,</w:delText>
        </w:r>
        <w:r w:rsidR="004D761E" w:rsidRPr="001D2B52" w:rsidDel="00231021">
          <w:rPr>
            <w:rFonts w:ascii="Times New Roman" w:hAnsi="Times New Roman" w:cs="Times New Roman"/>
            <w:color w:val="000000"/>
            <w:sz w:val="24"/>
            <w:szCs w:val="24"/>
          </w:rPr>
          <w:delText xml:space="preserve"> </w:delText>
        </w:r>
      </w:del>
      <w:r w:rsidR="004D761E" w:rsidRPr="001D2B52">
        <w:rPr>
          <w:rFonts w:ascii="Times New Roman" w:hAnsi="Times New Roman" w:cs="Times New Roman"/>
          <w:color w:val="000000"/>
          <w:sz w:val="24"/>
          <w:szCs w:val="24"/>
        </w:rPr>
        <w:t>que este</w:t>
      </w:r>
      <w:r w:rsidR="00842377" w:rsidRPr="001D2B52">
        <w:rPr>
          <w:rFonts w:ascii="Times New Roman" w:hAnsi="Times New Roman" w:cs="Times New Roman"/>
          <w:color w:val="000000"/>
          <w:sz w:val="24"/>
          <w:szCs w:val="24"/>
        </w:rPr>
        <w:t>s avanços</w:t>
      </w:r>
      <w:r w:rsidR="00E01A46" w:rsidRPr="001D2B52">
        <w:rPr>
          <w:rFonts w:ascii="Times New Roman" w:hAnsi="Times New Roman" w:cs="Times New Roman"/>
          <w:color w:val="000000"/>
          <w:sz w:val="24"/>
          <w:szCs w:val="24"/>
        </w:rPr>
        <w:t xml:space="preserve"> </w:t>
      </w:r>
      <w:r w:rsidR="00842377" w:rsidRPr="001D2B52">
        <w:rPr>
          <w:rFonts w:ascii="Times New Roman" w:hAnsi="Times New Roman" w:cs="Times New Roman"/>
          <w:color w:val="000000"/>
          <w:sz w:val="24"/>
          <w:szCs w:val="24"/>
        </w:rPr>
        <w:t>podem não ser</w:t>
      </w:r>
      <w:r w:rsidR="004D761E" w:rsidRPr="001D2B52">
        <w:rPr>
          <w:rFonts w:ascii="Times New Roman" w:hAnsi="Times New Roman" w:cs="Times New Roman"/>
          <w:color w:val="000000"/>
          <w:sz w:val="24"/>
          <w:szCs w:val="24"/>
        </w:rPr>
        <w:t xml:space="preserve"> garantia para alcançar uma distribuição equitativa de profissionais</w:t>
      </w:r>
      <w:r w:rsidR="003C33E9" w:rsidRPr="001D2B52">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"/>
          <w:id w:val="-913088048"/>
          <w:placeholder>
            <w:docPart w:val="DefaultPlaceholder_-1854013440"/>
          </w:placeholder>
        </w:sdtPr>
        <w:sdtEndPr/>
        <w:sdtContent>
          <w:r w:rsidR="009C2F75" w:rsidRPr="009C2F75">
            <w:rPr>
              <w:rFonts w:eastAsia="Times New Roman"/>
              <w:color w:val="000000"/>
              <w:sz w:val="24"/>
            </w:rPr>
            <w:t>(Maia &amp; Dal Poz, 2020)</w:t>
          </w:r>
        </w:sdtContent>
      </w:sdt>
      <w:r w:rsidR="003C33E9" w:rsidRPr="001D2B52">
        <w:rPr>
          <w:rFonts w:ascii="Times New Roman" w:hAnsi="Times New Roman" w:cs="Times New Roman"/>
          <w:color w:val="000000"/>
          <w:sz w:val="24"/>
          <w:szCs w:val="24"/>
        </w:rPr>
        <w:t xml:space="preserve">. </w:t>
      </w:r>
      <w:r w:rsidR="00E01A46" w:rsidRPr="001D2B52">
        <w:rPr>
          <w:rFonts w:ascii="Times New Roman" w:hAnsi="Times New Roman" w:cs="Times New Roman"/>
          <w:color w:val="000000"/>
          <w:sz w:val="24"/>
          <w:szCs w:val="24"/>
        </w:rPr>
        <w:t>Medidas de alavancagem de oferta</w:t>
      </w:r>
      <w:ins w:id="255" w:author="Daiana Bonfim" w:date="2025-02-08T14:07:00Z">
        <w:r w:rsidRPr="001D2B52">
          <w:rPr>
            <w:rFonts w:ascii="Times New Roman" w:hAnsi="Times New Roman" w:cs="Times New Roman"/>
            <w:color w:val="000000"/>
            <w:sz w:val="24"/>
            <w:szCs w:val="24"/>
          </w:rPr>
          <w:t xml:space="preserve"> isoladamente</w:t>
        </w:r>
      </w:ins>
      <w:r w:rsidR="00E01A46" w:rsidRPr="001D2B52">
        <w:rPr>
          <w:rFonts w:ascii="Times New Roman" w:hAnsi="Times New Roman" w:cs="Times New Roman"/>
          <w:color w:val="000000"/>
          <w:sz w:val="24"/>
          <w:szCs w:val="24"/>
        </w:rPr>
        <w:t xml:space="preserve">, como </w:t>
      </w:r>
      <w:r w:rsidR="00274724" w:rsidRPr="001D2B52">
        <w:rPr>
          <w:rFonts w:ascii="Times New Roman" w:hAnsi="Times New Roman" w:cs="Times New Roman"/>
          <w:color w:val="000000"/>
          <w:sz w:val="24"/>
          <w:szCs w:val="24"/>
        </w:rPr>
        <w:t xml:space="preserve">o aumento de vagas em IES, </w:t>
      </w:r>
      <w:r w:rsidR="00E01A46" w:rsidRPr="001D2B52">
        <w:rPr>
          <w:rFonts w:ascii="Times New Roman" w:hAnsi="Times New Roman" w:cs="Times New Roman"/>
          <w:color w:val="000000"/>
          <w:sz w:val="24"/>
          <w:szCs w:val="24"/>
        </w:rPr>
        <w:t xml:space="preserve">podem trazer efeitos limitados no provimento </w:t>
      </w:r>
      <w:r w:rsidR="00EF3C86" w:rsidRPr="001D2B52">
        <w:rPr>
          <w:rFonts w:ascii="Times New Roman" w:hAnsi="Times New Roman" w:cs="Times New Roman"/>
          <w:color w:val="000000"/>
          <w:sz w:val="24"/>
          <w:szCs w:val="24"/>
        </w:rPr>
        <w:t xml:space="preserve">equitativo </w:t>
      </w:r>
      <w:r w:rsidR="00E01A46" w:rsidRPr="001D2B52">
        <w:rPr>
          <w:rFonts w:ascii="Times New Roman" w:hAnsi="Times New Roman" w:cs="Times New Roman"/>
          <w:color w:val="000000"/>
          <w:sz w:val="24"/>
          <w:szCs w:val="24"/>
        </w:rPr>
        <w:t xml:space="preserve">de uma força de trabalho para atender a população </w:t>
      </w:r>
      <w:sdt>
        <w:sdtPr>
          <w:rPr>
            <w:rFonts w:ascii="Times New Roman" w:hAnsi="Times New Roman" w:cs="Times New Roman"/>
            <w:color w:val="000000"/>
            <w:sz w:val="24"/>
            <w:szCs w:val="24"/>
          </w:rPr>
          <w:tag w:val="MENDELEY_CITATION_v3_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"/>
          <w:id w:val="261114749"/>
          <w:placeholder>
            <w:docPart w:val="DefaultPlaceholder_-1854013440"/>
          </w:placeholder>
        </w:sdtPr>
        <w:sdtEndPr/>
        <w:sdtContent>
          <w:r w:rsidR="009C2F75" w:rsidRPr="009C2F75">
            <w:rPr>
              <w:rFonts w:ascii="Times New Roman" w:hAnsi="Times New Roman" w:cs="Times New Roman"/>
              <w:color w:val="000000"/>
              <w:sz w:val="24"/>
              <w:szCs w:val="24"/>
            </w:rPr>
            <w:t>(Freer, 2017)</w:t>
          </w:r>
        </w:sdtContent>
      </w:sdt>
      <w:r w:rsidR="00E01A46" w:rsidRPr="001D2B52">
        <w:rPr>
          <w:rFonts w:ascii="Times New Roman" w:hAnsi="Times New Roman" w:cs="Times New Roman"/>
          <w:color w:val="000000"/>
          <w:sz w:val="24"/>
          <w:szCs w:val="24"/>
        </w:rPr>
        <w:t xml:space="preserve">. </w:t>
      </w:r>
    </w:p>
    <w:p w14:paraId="6F19B7C9" w14:textId="6F3EC00E" w:rsidR="00842377" w:rsidRPr="001D2B52" w:rsidRDefault="003C33E9" w:rsidP="00F6374E">
      <w:pPr>
        <w:pStyle w:val="SemEspaamento"/>
        <w:spacing w:line="360" w:lineRule="auto"/>
        <w:ind w:firstLine="851"/>
        <w:jc w:val="both"/>
        <w:rPr>
          <w:rFonts w:ascii="Times New Roman" w:hAnsi="Times New Roman" w:cs="Times New Roman"/>
          <w:sz w:val="24"/>
          <w:szCs w:val="24"/>
        </w:rPr>
      </w:pPr>
      <w:r w:rsidRPr="001D2B52">
        <w:rPr>
          <w:rFonts w:ascii="Times New Roman" w:hAnsi="Times New Roman" w:cs="Times New Roman"/>
          <w:color w:val="000000"/>
          <w:sz w:val="24"/>
          <w:szCs w:val="24"/>
        </w:rPr>
        <w:t>Os resultados da nossa pesquisa convergem com es</w:t>
      </w:r>
      <w:r w:rsidR="00B046DB" w:rsidRPr="001D2B52">
        <w:rPr>
          <w:rFonts w:ascii="Times New Roman" w:hAnsi="Times New Roman" w:cs="Times New Roman"/>
          <w:color w:val="000000"/>
          <w:sz w:val="24"/>
          <w:szCs w:val="24"/>
        </w:rPr>
        <w:t>s</w:t>
      </w:r>
      <w:r w:rsidRPr="001D2B52">
        <w:rPr>
          <w:rFonts w:ascii="Times New Roman" w:hAnsi="Times New Roman" w:cs="Times New Roman"/>
          <w:color w:val="000000"/>
          <w:sz w:val="24"/>
          <w:szCs w:val="24"/>
        </w:rPr>
        <w:t>es argumentos</w:t>
      </w:r>
      <w:r w:rsidR="00D17A6C" w:rsidRPr="001D2B52">
        <w:rPr>
          <w:rFonts w:ascii="Times New Roman" w:hAnsi="Times New Roman" w:cs="Times New Roman"/>
          <w:color w:val="000000"/>
          <w:sz w:val="24"/>
          <w:szCs w:val="24"/>
        </w:rPr>
        <w:t>, uma vez que</w:t>
      </w:r>
      <w:r w:rsidR="00274724" w:rsidRPr="001D2B52">
        <w:rPr>
          <w:rFonts w:ascii="Times New Roman" w:hAnsi="Times New Roman" w:cs="Times New Roman"/>
          <w:color w:val="000000"/>
          <w:sz w:val="24"/>
          <w:szCs w:val="24"/>
        </w:rPr>
        <w:t>, a despeito das dinâmicas de desconcentração de profissionais e aumento de vagas em IES,</w:t>
      </w:r>
      <w:r w:rsidR="00D17A6C" w:rsidRPr="001D2B52">
        <w:rPr>
          <w:rFonts w:ascii="Times New Roman" w:hAnsi="Times New Roman" w:cs="Times New Roman"/>
          <w:color w:val="000000"/>
          <w:sz w:val="24"/>
          <w:szCs w:val="24"/>
        </w:rPr>
        <w:t xml:space="preserve"> aquelas regiões que historicamente possuem menor número de </w:t>
      </w:r>
      <w:r w:rsidR="00DE5319" w:rsidRPr="001D2B52">
        <w:rPr>
          <w:rFonts w:ascii="Times New Roman" w:hAnsi="Times New Roman" w:cs="Times New Roman"/>
          <w:color w:val="000000"/>
          <w:sz w:val="24"/>
          <w:szCs w:val="24"/>
        </w:rPr>
        <w:t>CDs</w:t>
      </w:r>
      <w:r w:rsidR="00D17A6C" w:rsidRPr="001D2B52">
        <w:rPr>
          <w:rFonts w:ascii="Times New Roman" w:hAnsi="Times New Roman" w:cs="Times New Roman"/>
          <w:color w:val="000000"/>
          <w:sz w:val="24"/>
          <w:szCs w:val="24"/>
        </w:rPr>
        <w:t xml:space="preserve"> por habitantes </w:t>
      </w:r>
      <w:r w:rsidR="00B046DB" w:rsidRPr="001D2B52">
        <w:rPr>
          <w:rFonts w:ascii="Times New Roman" w:hAnsi="Times New Roman" w:cs="Times New Roman"/>
          <w:color w:val="000000"/>
          <w:sz w:val="24"/>
          <w:szCs w:val="24"/>
        </w:rPr>
        <w:t>continuam</w:t>
      </w:r>
      <w:r w:rsidR="00D17A6C" w:rsidRPr="001D2B52">
        <w:rPr>
          <w:rFonts w:ascii="Times New Roman" w:hAnsi="Times New Roman" w:cs="Times New Roman"/>
          <w:color w:val="000000"/>
          <w:sz w:val="24"/>
          <w:szCs w:val="24"/>
        </w:rPr>
        <w:t xml:space="preserve"> sendo </w:t>
      </w:r>
      <w:r w:rsidR="00B046DB" w:rsidRPr="001D2B52">
        <w:rPr>
          <w:rFonts w:ascii="Times New Roman" w:hAnsi="Times New Roman" w:cs="Times New Roman"/>
          <w:color w:val="000000"/>
          <w:sz w:val="24"/>
          <w:szCs w:val="24"/>
        </w:rPr>
        <w:t xml:space="preserve">as que apresentam </w:t>
      </w:r>
      <w:r w:rsidR="00D17A6C" w:rsidRPr="001D2B52">
        <w:rPr>
          <w:rFonts w:ascii="Times New Roman" w:hAnsi="Times New Roman" w:cs="Times New Roman"/>
          <w:color w:val="000000"/>
          <w:sz w:val="24"/>
          <w:szCs w:val="24"/>
        </w:rPr>
        <w:t>maiores lacunas. No entanto, os resultados</w:t>
      </w:r>
      <w:r w:rsidR="00B046DB" w:rsidRPr="001D2B52">
        <w:rPr>
          <w:rFonts w:ascii="Times New Roman" w:hAnsi="Times New Roman" w:cs="Times New Roman"/>
          <w:color w:val="000000"/>
          <w:sz w:val="24"/>
          <w:szCs w:val="24"/>
        </w:rPr>
        <w:t xml:space="preserve"> obtidos a partir da simulação dos Cenários 3 e 4 na AES (figura 5) levantam algumas </w:t>
      </w:r>
      <w:r w:rsidR="00377AED" w:rsidRPr="001D2B52">
        <w:rPr>
          <w:rFonts w:ascii="Times New Roman" w:hAnsi="Times New Roman" w:cs="Times New Roman"/>
          <w:color w:val="000000"/>
          <w:sz w:val="24"/>
          <w:szCs w:val="24"/>
        </w:rPr>
        <w:t>constatações</w:t>
      </w:r>
      <w:r w:rsidR="00274724" w:rsidRPr="001D2B52">
        <w:rPr>
          <w:rFonts w:ascii="Times New Roman" w:hAnsi="Times New Roman" w:cs="Times New Roman"/>
          <w:color w:val="000000"/>
          <w:sz w:val="24"/>
          <w:szCs w:val="24"/>
        </w:rPr>
        <w:t xml:space="preserve"> adicionais sobre as desigualdades no acesso aos serviços de saúde bucal</w:t>
      </w:r>
      <w:r w:rsidR="00B046DB" w:rsidRPr="001D2B52">
        <w:rPr>
          <w:rFonts w:ascii="Times New Roman" w:hAnsi="Times New Roman" w:cs="Times New Roman"/>
          <w:color w:val="000000"/>
          <w:sz w:val="24"/>
          <w:szCs w:val="24"/>
        </w:rPr>
        <w:t xml:space="preserve">. </w:t>
      </w:r>
      <w:r w:rsidR="00EF3C86" w:rsidRPr="001D2B52">
        <w:rPr>
          <w:rFonts w:ascii="Times New Roman" w:hAnsi="Times New Roman" w:cs="Times New Roman"/>
          <w:sz w:val="24"/>
          <w:szCs w:val="24"/>
        </w:rPr>
        <w:t xml:space="preserve">A </w:t>
      </w:r>
      <w:r w:rsidR="00F6374E" w:rsidRPr="001D2B52">
        <w:rPr>
          <w:rFonts w:ascii="Times New Roman" w:hAnsi="Times New Roman" w:cs="Times New Roman"/>
          <w:sz w:val="24"/>
          <w:szCs w:val="24"/>
        </w:rPr>
        <w:t xml:space="preserve">primeira </w:t>
      </w:r>
      <w:r w:rsidR="00EF3C86" w:rsidRPr="001D2B52">
        <w:rPr>
          <w:rFonts w:ascii="Times New Roman" w:hAnsi="Times New Roman" w:cs="Times New Roman"/>
          <w:sz w:val="24"/>
          <w:szCs w:val="24"/>
        </w:rPr>
        <w:t xml:space="preserve">é que, mesmo </w:t>
      </w:r>
      <w:r w:rsidR="00F6374E" w:rsidRPr="001D2B52">
        <w:rPr>
          <w:rFonts w:ascii="Times New Roman" w:hAnsi="Times New Roman" w:cs="Times New Roman"/>
          <w:sz w:val="24"/>
          <w:szCs w:val="24"/>
        </w:rPr>
        <w:t>nas</w:t>
      </w:r>
      <w:r w:rsidR="00EF3C86" w:rsidRPr="001D2B52">
        <w:rPr>
          <w:rFonts w:ascii="Times New Roman" w:hAnsi="Times New Roman" w:cs="Times New Roman"/>
          <w:sz w:val="24"/>
          <w:szCs w:val="24"/>
        </w:rPr>
        <w:t xml:space="preserve"> regiões de maior desenvolvimento socioeconômico, temos </w:t>
      </w:r>
      <w:r w:rsidR="00377AED" w:rsidRPr="001D2B52">
        <w:rPr>
          <w:rFonts w:ascii="Times New Roman" w:hAnsi="Times New Roman" w:cs="Times New Roman"/>
          <w:sz w:val="24"/>
          <w:szCs w:val="24"/>
        </w:rPr>
        <w:t xml:space="preserve">o </w:t>
      </w:r>
      <w:r w:rsidR="00EF3C86" w:rsidRPr="001D2B52">
        <w:rPr>
          <w:rFonts w:ascii="Times New Roman" w:hAnsi="Times New Roman" w:cs="Times New Roman"/>
          <w:sz w:val="24"/>
          <w:szCs w:val="24"/>
        </w:rPr>
        <w:t>déficit de profissionais</w:t>
      </w:r>
      <w:r w:rsidR="00B046DB" w:rsidRPr="001D2B52">
        <w:rPr>
          <w:rFonts w:ascii="Times New Roman" w:hAnsi="Times New Roman" w:cs="Times New Roman"/>
          <w:sz w:val="24"/>
          <w:szCs w:val="24"/>
        </w:rPr>
        <w:t xml:space="preserve"> em </w:t>
      </w:r>
      <w:r w:rsidR="00377AED" w:rsidRPr="001D2B52">
        <w:rPr>
          <w:rFonts w:ascii="Times New Roman" w:hAnsi="Times New Roman" w:cs="Times New Roman"/>
          <w:sz w:val="24"/>
          <w:szCs w:val="24"/>
        </w:rPr>
        <w:t xml:space="preserve">muitas </w:t>
      </w:r>
      <w:r w:rsidR="00B046DB" w:rsidRPr="001D2B52">
        <w:rPr>
          <w:rFonts w:ascii="Times New Roman" w:hAnsi="Times New Roman" w:cs="Times New Roman"/>
          <w:sz w:val="24"/>
          <w:szCs w:val="24"/>
        </w:rPr>
        <w:t xml:space="preserve">regiões de saúde, ainda que se trabalhe com um cenário de aproveitamento total dos CDs </w:t>
      </w:r>
      <w:r w:rsidR="00377AED" w:rsidRPr="001D2B52">
        <w:rPr>
          <w:rFonts w:ascii="Times New Roman" w:hAnsi="Times New Roman" w:cs="Times New Roman"/>
          <w:sz w:val="24"/>
          <w:szCs w:val="24"/>
        </w:rPr>
        <w:t>atuantes em estabelecimentos privados</w:t>
      </w:r>
      <w:r w:rsidR="00274724" w:rsidRPr="001D2B52">
        <w:rPr>
          <w:rFonts w:ascii="Times New Roman" w:hAnsi="Times New Roman" w:cs="Times New Roman"/>
          <w:sz w:val="24"/>
          <w:szCs w:val="24"/>
        </w:rPr>
        <w:t xml:space="preserve"> (Cenário 4)</w:t>
      </w:r>
      <w:r w:rsidR="00EF3C86" w:rsidRPr="001D2B52">
        <w:rPr>
          <w:rFonts w:ascii="Times New Roman" w:hAnsi="Times New Roman" w:cs="Times New Roman"/>
          <w:sz w:val="24"/>
          <w:szCs w:val="24"/>
        </w:rPr>
        <w:t xml:space="preserve">. </w:t>
      </w:r>
      <w:r w:rsidR="00F6374E" w:rsidRPr="001D2B52">
        <w:rPr>
          <w:rFonts w:ascii="Times New Roman" w:hAnsi="Times New Roman" w:cs="Times New Roman"/>
          <w:sz w:val="24"/>
          <w:szCs w:val="24"/>
        </w:rPr>
        <w:t xml:space="preserve">A segunda </w:t>
      </w:r>
      <w:r w:rsidR="00377AED" w:rsidRPr="001D2B52">
        <w:rPr>
          <w:rFonts w:ascii="Times New Roman" w:hAnsi="Times New Roman" w:cs="Times New Roman"/>
          <w:sz w:val="24"/>
          <w:szCs w:val="24"/>
        </w:rPr>
        <w:t xml:space="preserve">constatação, congruente a alguns achados prévios, é que existe uma proporção superior de profissionais atuando no contexto particular </w:t>
      </w:r>
      <w:sdt>
        <w:sdtPr>
          <w:rPr>
            <w:rFonts w:ascii="Times New Roman" w:hAnsi="Times New Roman" w:cs="Times New Roman"/>
            <w:color w:val="000000"/>
            <w:sz w:val="24"/>
            <w:szCs w:val="24"/>
          </w:rPr>
          <w:tag w:val="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"/>
          <w:id w:val="1996455604"/>
          <w:placeholder>
            <w:docPart w:val="DefaultPlaceholder_-1854013440"/>
          </w:placeholder>
        </w:sdtPr>
        <w:sdtEndPr/>
        <w:sdtContent>
          <w:r w:rsidR="009C2F75" w:rsidRPr="009C2F75">
            <w:rPr>
              <w:rFonts w:ascii="Times New Roman" w:eastAsia="Times New Roman" w:hAnsi="Times New Roman" w:cs="Times New Roman"/>
              <w:color w:val="000000"/>
              <w:sz w:val="24"/>
              <w:szCs w:val="24"/>
            </w:rPr>
            <w:t>(Chaves et al., 2017; Santos et al., 2024; Watt et al., 2019)</w:t>
          </w:r>
        </w:sdtContent>
      </w:sdt>
      <w:r w:rsidR="00842377" w:rsidRPr="001D2B52">
        <w:rPr>
          <w:rFonts w:ascii="Times New Roman" w:hAnsi="Times New Roman" w:cs="Times New Roman"/>
          <w:sz w:val="24"/>
          <w:szCs w:val="24"/>
        </w:rPr>
        <w:t xml:space="preserve">. </w:t>
      </w:r>
    </w:p>
    <w:p w14:paraId="6D541ABD" w14:textId="78F28BFA" w:rsidR="00377D2B" w:rsidRPr="001D2B52" w:rsidRDefault="00377AED" w:rsidP="00F6374E">
      <w:pPr>
        <w:pStyle w:val="SemEspaamento"/>
        <w:spacing w:line="360" w:lineRule="auto"/>
        <w:ind w:firstLine="851"/>
        <w:jc w:val="both"/>
        <w:rPr>
          <w:rFonts w:ascii="Times New Roman" w:hAnsi="Times New Roman" w:cs="Times New Roman"/>
          <w:color w:val="000000"/>
          <w:sz w:val="24"/>
          <w:szCs w:val="24"/>
        </w:rPr>
      </w:pPr>
      <w:r w:rsidRPr="001D2B52">
        <w:rPr>
          <w:rFonts w:ascii="Times New Roman" w:hAnsi="Times New Roman" w:cs="Times New Roman"/>
          <w:sz w:val="24"/>
          <w:szCs w:val="24"/>
        </w:rPr>
        <w:t xml:space="preserve">No que se refere especificamente à </w:t>
      </w:r>
      <w:r w:rsidR="00F6374E" w:rsidRPr="001D2B52">
        <w:rPr>
          <w:rFonts w:ascii="Times New Roman" w:hAnsi="Times New Roman" w:cs="Times New Roman"/>
          <w:sz w:val="24"/>
          <w:szCs w:val="24"/>
        </w:rPr>
        <w:t>segunda questão – proeminência da participação dos profissionais no mercado privado –</w:t>
      </w:r>
      <w:r w:rsidRPr="001D2B52">
        <w:rPr>
          <w:rFonts w:ascii="Times New Roman" w:hAnsi="Times New Roman" w:cs="Times New Roman"/>
          <w:sz w:val="24"/>
          <w:szCs w:val="24"/>
        </w:rPr>
        <w:t xml:space="preserve"> </w:t>
      </w:r>
      <w:r w:rsidR="00F6374E" w:rsidRPr="001D2B52">
        <w:rPr>
          <w:rFonts w:ascii="Times New Roman" w:hAnsi="Times New Roman" w:cs="Times New Roman"/>
          <w:sz w:val="24"/>
          <w:szCs w:val="24"/>
        </w:rPr>
        <w:t xml:space="preserve">algumas </w:t>
      </w:r>
      <w:r w:rsidRPr="001D2B52">
        <w:rPr>
          <w:rFonts w:ascii="Times New Roman" w:hAnsi="Times New Roman" w:cs="Times New Roman"/>
          <w:sz w:val="24"/>
          <w:szCs w:val="24"/>
        </w:rPr>
        <w:t>hipóteses podem ser levantadas com base em fatores relacionados à</w:t>
      </w:r>
      <w:r w:rsidR="00F6374E" w:rsidRPr="001D2B52">
        <w:rPr>
          <w:rFonts w:ascii="Times New Roman" w:hAnsi="Times New Roman" w:cs="Times New Roman"/>
          <w:sz w:val="24"/>
          <w:szCs w:val="24"/>
        </w:rPr>
        <w:t xml:space="preserve"> formação no ensino superior e políticas públicas de saúde bucal. </w:t>
      </w:r>
      <w:r w:rsidR="00F63BA2" w:rsidRPr="001D2B52">
        <w:rPr>
          <w:rFonts w:ascii="Times New Roman" w:hAnsi="Times New Roman" w:cs="Times New Roman"/>
          <w:sz w:val="24"/>
          <w:szCs w:val="24"/>
        </w:rPr>
        <w:t>Em levantamentos sobre expectativas</w:t>
      </w:r>
      <w:r w:rsidR="001D0A3C" w:rsidRPr="001D2B52">
        <w:rPr>
          <w:rFonts w:ascii="Times New Roman" w:hAnsi="Times New Roman" w:cs="Times New Roman"/>
          <w:sz w:val="24"/>
          <w:szCs w:val="24"/>
        </w:rPr>
        <w:t xml:space="preserve"> profissionais</w:t>
      </w:r>
      <w:r w:rsidR="00F63BA2" w:rsidRPr="001D2B52">
        <w:rPr>
          <w:rFonts w:ascii="Times New Roman" w:hAnsi="Times New Roman" w:cs="Times New Roman"/>
          <w:sz w:val="24"/>
          <w:szCs w:val="24"/>
        </w:rPr>
        <w:t xml:space="preserve"> d</w:t>
      </w:r>
      <w:r w:rsidR="001D0A3C" w:rsidRPr="001D2B52">
        <w:rPr>
          <w:rFonts w:ascii="Times New Roman" w:hAnsi="Times New Roman" w:cs="Times New Roman"/>
          <w:sz w:val="24"/>
          <w:szCs w:val="24"/>
        </w:rPr>
        <w:t>os</w:t>
      </w:r>
      <w:r w:rsidR="00F63BA2" w:rsidRPr="001D2B52">
        <w:rPr>
          <w:rFonts w:ascii="Times New Roman" w:hAnsi="Times New Roman" w:cs="Times New Roman"/>
          <w:sz w:val="24"/>
          <w:szCs w:val="24"/>
        </w:rPr>
        <w:t xml:space="preserve"> concluintes de cursos de odontologia, observa-se que há uma predileção do</w:t>
      </w:r>
      <w:r w:rsidR="001D0A3C" w:rsidRPr="001D2B52">
        <w:rPr>
          <w:rFonts w:ascii="Times New Roman" w:hAnsi="Times New Roman" w:cs="Times New Roman"/>
          <w:sz w:val="24"/>
          <w:szCs w:val="24"/>
        </w:rPr>
        <w:t xml:space="preserve"> contexto de trabalho</w:t>
      </w:r>
      <w:r w:rsidR="00F63BA2" w:rsidRPr="001D2B52">
        <w:rPr>
          <w:rFonts w:ascii="Times New Roman" w:hAnsi="Times New Roman" w:cs="Times New Roman"/>
          <w:sz w:val="24"/>
          <w:szCs w:val="24"/>
        </w:rPr>
        <w:t xml:space="preserve"> privado em relação ao público. Muitos enxergam </w:t>
      </w:r>
      <w:r w:rsidRPr="001D2B52">
        <w:rPr>
          <w:rFonts w:ascii="Times New Roman" w:hAnsi="Times New Roman" w:cs="Times New Roman"/>
          <w:sz w:val="24"/>
          <w:szCs w:val="24"/>
        </w:rPr>
        <w:t xml:space="preserve">o </w:t>
      </w:r>
      <w:r w:rsidR="001D0A3C" w:rsidRPr="001D2B52">
        <w:rPr>
          <w:rFonts w:ascii="Times New Roman" w:hAnsi="Times New Roman" w:cs="Times New Roman"/>
          <w:sz w:val="24"/>
          <w:szCs w:val="24"/>
        </w:rPr>
        <w:t xml:space="preserve">primeiro </w:t>
      </w:r>
      <w:r w:rsidRPr="001D2B52">
        <w:rPr>
          <w:rFonts w:ascii="Times New Roman" w:hAnsi="Times New Roman" w:cs="Times New Roman"/>
          <w:sz w:val="24"/>
          <w:szCs w:val="24"/>
        </w:rPr>
        <w:t xml:space="preserve">como um ambiente onde se pode obter </w:t>
      </w:r>
      <w:r w:rsidR="00F63BA2" w:rsidRPr="001D2B52">
        <w:rPr>
          <w:rFonts w:ascii="Times New Roman" w:hAnsi="Times New Roman" w:cs="Times New Roman"/>
          <w:sz w:val="24"/>
          <w:szCs w:val="24"/>
        </w:rPr>
        <w:t xml:space="preserve">maior renda. O público é, por vezes, enxergado como uma alavanca </w:t>
      </w:r>
      <w:r w:rsidR="00F63BA2" w:rsidRPr="001D2B52">
        <w:rPr>
          <w:rFonts w:ascii="Times New Roman" w:hAnsi="Times New Roman" w:cs="Times New Roman"/>
          <w:sz w:val="24"/>
          <w:szCs w:val="24"/>
        </w:rPr>
        <w:lastRenderedPageBreak/>
        <w:t xml:space="preserve">para o privado ou então um local onde se pode trabalhar por período parcial com garantia de estabilidade </w:t>
      </w:r>
      <w:sdt>
        <w:sdtPr>
          <w:rPr>
            <w:rFonts w:ascii="Times New Roman" w:hAnsi="Times New Roman" w:cs="Times New Roman"/>
            <w:color w:val="000000"/>
            <w:sz w:val="24"/>
            <w:szCs w:val="24"/>
          </w:rPr>
          <w:tag w:val="MENDELEY_CITATION_v3_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"/>
          <w:id w:val="-1833358784"/>
          <w:placeholder>
            <w:docPart w:val="DefaultPlaceholder_-1854013440"/>
          </w:placeholder>
        </w:sdtPr>
        <w:sdtEndPr/>
        <w:sdtContent>
          <w:r w:rsidR="009C2F75" w:rsidRPr="009C2F75">
            <w:rPr>
              <w:rFonts w:ascii="Times New Roman" w:eastAsia="Times New Roman" w:hAnsi="Times New Roman" w:cs="Times New Roman"/>
              <w:color w:val="000000"/>
              <w:sz w:val="24"/>
              <w:szCs w:val="24"/>
            </w:rPr>
            <w:t>(Almeida et al., 2021; Cayetano et al., 2019)</w:t>
          </w:r>
        </w:sdtContent>
      </w:sdt>
      <w:r w:rsidR="00F63BA2" w:rsidRPr="001D2B52">
        <w:rPr>
          <w:rFonts w:ascii="Times New Roman" w:hAnsi="Times New Roman" w:cs="Times New Roman"/>
          <w:color w:val="000000"/>
          <w:sz w:val="24"/>
          <w:szCs w:val="24"/>
        </w:rPr>
        <w:t xml:space="preserve">. </w:t>
      </w:r>
    </w:p>
    <w:p w14:paraId="35E931B5" w14:textId="61069077" w:rsidR="002F568B" w:rsidRPr="001D2B52" w:rsidRDefault="00274724" w:rsidP="00842377">
      <w:pPr>
        <w:pStyle w:val="SemEspaamento"/>
        <w:spacing w:line="360" w:lineRule="auto"/>
        <w:ind w:firstLine="851"/>
        <w:jc w:val="both"/>
        <w:rPr>
          <w:rFonts w:ascii="Times New Roman" w:hAnsi="Times New Roman" w:cs="Times New Roman"/>
          <w:sz w:val="24"/>
          <w:szCs w:val="24"/>
        </w:rPr>
      </w:pPr>
      <w:r w:rsidRPr="001D2B52">
        <w:rPr>
          <w:rFonts w:ascii="Times New Roman" w:hAnsi="Times New Roman" w:cs="Times New Roman"/>
          <w:sz w:val="24"/>
          <w:szCs w:val="24"/>
        </w:rPr>
        <w:t xml:space="preserve">A análise do </w:t>
      </w:r>
      <w:r w:rsidR="00F63BA2" w:rsidRPr="001D2B52">
        <w:rPr>
          <w:rFonts w:ascii="Times New Roman" w:hAnsi="Times New Roman" w:cs="Times New Roman"/>
          <w:sz w:val="24"/>
          <w:szCs w:val="24"/>
        </w:rPr>
        <w:t>perfil d</w:t>
      </w:r>
      <w:r w:rsidR="00377AED" w:rsidRPr="001D2B52">
        <w:rPr>
          <w:rFonts w:ascii="Times New Roman" w:hAnsi="Times New Roman" w:cs="Times New Roman"/>
          <w:sz w:val="24"/>
          <w:szCs w:val="24"/>
        </w:rPr>
        <w:t xml:space="preserve">e </w:t>
      </w:r>
      <w:r w:rsidR="00F63BA2" w:rsidRPr="001D2B52">
        <w:rPr>
          <w:rFonts w:ascii="Times New Roman" w:hAnsi="Times New Roman" w:cs="Times New Roman"/>
          <w:sz w:val="24"/>
          <w:szCs w:val="24"/>
        </w:rPr>
        <w:t>egresso</w:t>
      </w:r>
      <w:r w:rsidR="00377AED" w:rsidRPr="001D2B52">
        <w:rPr>
          <w:rFonts w:ascii="Times New Roman" w:hAnsi="Times New Roman" w:cs="Times New Roman"/>
          <w:sz w:val="24"/>
          <w:szCs w:val="24"/>
        </w:rPr>
        <w:t>s de odontologia corrobora essa tendência</w:t>
      </w:r>
      <w:r w:rsidR="00F63BA2" w:rsidRPr="001D2B5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"/>
          <w:id w:val="-1375081727"/>
          <w:placeholder>
            <w:docPart w:val="DefaultPlaceholder_-1854013440"/>
          </w:placeholder>
        </w:sdtPr>
        <w:sdtEndPr/>
        <w:sdtContent>
          <w:r w:rsidR="009C2F75" w:rsidRPr="009C2F75">
            <w:rPr>
              <w:rFonts w:ascii="Times New Roman" w:eastAsia="Times New Roman" w:hAnsi="Times New Roman" w:cs="Times New Roman"/>
              <w:color w:val="000000"/>
              <w:sz w:val="24"/>
              <w:szCs w:val="24"/>
            </w:rPr>
            <w:t>(Loyola et al., 2023; Silva et al., 2024; Weschenfelder et al., 2022)</w:t>
          </w:r>
        </w:sdtContent>
      </w:sdt>
      <w:r w:rsidR="00377D2B" w:rsidRPr="001D2B52">
        <w:rPr>
          <w:rFonts w:ascii="Times New Roman" w:hAnsi="Times New Roman" w:cs="Times New Roman"/>
          <w:color w:val="000000"/>
          <w:sz w:val="24"/>
          <w:szCs w:val="24"/>
        </w:rPr>
        <w:t xml:space="preserve">, sugerindo </w:t>
      </w:r>
      <w:r w:rsidR="00B81056" w:rsidRPr="001D2B52">
        <w:rPr>
          <w:rFonts w:ascii="Times New Roman" w:hAnsi="Times New Roman" w:cs="Times New Roman"/>
          <w:color w:val="000000"/>
          <w:sz w:val="24"/>
          <w:szCs w:val="24"/>
        </w:rPr>
        <w:t>que esta seja</w:t>
      </w:r>
      <w:r w:rsidR="00377D2B" w:rsidRPr="001D2B52">
        <w:rPr>
          <w:rFonts w:ascii="Times New Roman" w:hAnsi="Times New Roman" w:cs="Times New Roman"/>
          <w:color w:val="000000"/>
          <w:sz w:val="24"/>
          <w:szCs w:val="24"/>
        </w:rPr>
        <w:t xml:space="preserve"> uma mentalidade dominante. No entanto, </w:t>
      </w:r>
      <w:r w:rsidR="001D0A3C" w:rsidRPr="001D2B52">
        <w:rPr>
          <w:rFonts w:ascii="Times New Roman" w:hAnsi="Times New Roman" w:cs="Times New Roman"/>
          <w:sz w:val="24"/>
          <w:szCs w:val="24"/>
        </w:rPr>
        <w:t>um levantamento</w:t>
      </w:r>
      <w:r w:rsidR="00492FEC" w:rsidRPr="001D2B52">
        <w:rPr>
          <w:rFonts w:ascii="Times New Roman" w:hAnsi="Times New Roman" w:cs="Times New Roman"/>
          <w:sz w:val="24"/>
          <w:szCs w:val="24"/>
        </w:rPr>
        <w:t xml:space="preserve"> recente</w:t>
      </w:r>
      <w:r w:rsidR="001D0A3C" w:rsidRPr="001D2B52">
        <w:rPr>
          <w:rFonts w:ascii="Times New Roman" w:hAnsi="Times New Roman" w:cs="Times New Roman"/>
          <w:sz w:val="24"/>
          <w:szCs w:val="24"/>
        </w:rPr>
        <w:t xml:space="preserve"> </w:t>
      </w:r>
      <w:r w:rsidR="00377AED" w:rsidRPr="001D2B52">
        <w:rPr>
          <w:rFonts w:ascii="Times New Roman" w:hAnsi="Times New Roman" w:cs="Times New Roman"/>
          <w:sz w:val="24"/>
          <w:szCs w:val="24"/>
        </w:rPr>
        <w:t>apontou</w:t>
      </w:r>
      <w:r w:rsidR="001D0A3C" w:rsidRPr="001D2B52">
        <w:rPr>
          <w:rFonts w:ascii="Times New Roman" w:hAnsi="Times New Roman" w:cs="Times New Roman"/>
          <w:sz w:val="24"/>
          <w:szCs w:val="24"/>
        </w:rPr>
        <w:t xml:space="preserve"> indícios de mudança</w:t>
      </w:r>
      <w:ins w:id="256" w:author="Daiana Bonfim" w:date="2025-02-08T14:20:00Z">
        <w:r w:rsidR="00795A37" w:rsidRPr="001D2B52">
          <w:rPr>
            <w:rFonts w:ascii="Times New Roman" w:hAnsi="Times New Roman" w:cs="Times New Roman"/>
            <w:sz w:val="24"/>
            <w:szCs w:val="24"/>
          </w:rPr>
          <w:t xml:space="preserve">, com </w:t>
        </w:r>
      </w:ins>
      <w:del w:id="257" w:author="Daiana Bonfim" w:date="2025-02-08T14:20:00Z">
        <w:r w:rsidR="001D0A3C" w:rsidRPr="001D2B52" w:rsidDel="00795A37">
          <w:rPr>
            <w:rFonts w:ascii="Times New Roman" w:hAnsi="Times New Roman" w:cs="Times New Roman"/>
            <w:sz w:val="24"/>
            <w:szCs w:val="24"/>
          </w:rPr>
          <w:delText xml:space="preserve">. </w:delText>
        </w:r>
        <w:r w:rsidR="00492FEC" w:rsidRPr="001D2B52" w:rsidDel="00795A37">
          <w:rPr>
            <w:rFonts w:ascii="Times New Roman" w:hAnsi="Times New Roman" w:cs="Times New Roman"/>
            <w:sz w:val="24"/>
            <w:szCs w:val="24"/>
          </w:rPr>
          <w:delText xml:space="preserve">O </w:delText>
        </w:r>
      </w:del>
      <w:r w:rsidR="00492FEC" w:rsidRPr="001D2B52">
        <w:rPr>
          <w:rFonts w:ascii="Times New Roman" w:hAnsi="Times New Roman" w:cs="Times New Roman"/>
          <w:sz w:val="24"/>
          <w:szCs w:val="24"/>
        </w:rPr>
        <w:t xml:space="preserve">estudo </w:t>
      </w:r>
      <w:ins w:id="258" w:author="Daiana Bonfim" w:date="2025-02-08T14:20:00Z">
        <w:r w:rsidR="00795A37" w:rsidRPr="001D2B52">
          <w:rPr>
            <w:rFonts w:ascii="Times New Roman" w:hAnsi="Times New Roman" w:cs="Times New Roman"/>
            <w:sz w:val="24"/>
            <w:szCs w:val="24"/>
          </w:rPr>
          <w:t xml:space="preserve">que </w:t>
        </w:r>
      </w:ins>
      <w:r w:rsidR="00492FEC" w:rsidRPr="001D2B52">
        <w:rPr>
          <w:rFonts w:ascii="Times New Roman" w:hAnsi="Times New Roman" w:cs="Times New Roman"/>
          <w:sz w:val="24"/>
          <w:szCs w:val="24"/>
        </w:rPr>
        <w:t xml:space="preserve">acessou </w:t>
      </w:r>
      <w:r w:rsidR="001D0A3C" w:rsidRPr="001D2B52">
        <w:rPr>
          <w:rFonts w:ascii="Times New Roman" w:hAnsi="Times New Roman" w:cs="Times New Roman"/>
          <w:sz w:val="24"/>
          <w:szCs w:val="24"/>
        </w:rPr>
        <w:t xml:space="preserve">dez coortes de estudantes concluintes </w:t>
      </w:r>
      <w:r w:rsidR="005F670C" w:rsidRPr="001D2B52">
        <w:rPr>
          <w:rFonts w:ascii="Times New Roman" w:hAnsi="Times New Roman" w:cs="Times New Roman"/>
          <w:sz w:val="24"/>
          <w:szCs w:val="24"/>
        </w:rPr>
        <w:t xml:space="preserve">de odontologia </w:t>
      </w:r>
      <w:r w:rsidR="001D0A3C" w:rsidRPr="001D2B52">
        <w:rPr>
          <w:rFonts w:ascii="Times New Roman" w:hAnsi="Times New Roman" w:cs="Times New Roman"/>
          <w:sz w:val="24"/>
          <w:szCs w:val="24"/>
        </w:rPr>
        <w:t xml:space="preserve">em </w:t>
      </w:r>
      <w:r w:rsidR="002F568B" w:rsidRPr="001D2B52">
        <w:rPr>
          <w:rFonts w:ascii="Times New Roman" w:hAnsi="Times New Roman" w:cs="Times New Roman"/>
          <w:sz w:val="24"/>
          <w:szCs w:val="24"/>
        </w:rPr>
        <w:t xml:space="preserve">uma </w:t>
      </w:r>
      <w:r w:rsidR="00367745" w:rsidRPr="001D2B52">
        <w:rPr>
          <w:rFonts w:ascii="Times New Roman" w:hAnsi="Times New Roman" w:cs="Times New Roman"/>
          <w:sz w:val="24"/>
          <w:szCs w:val="24"/>
        </w:rPr>
        <w:t>IES no</w:t>
      </w:r>
      <w:r w:rsidR="002F568B" w:rsidRPr="001D2B52">
        <w:rPr>
          <w:rFonts w:ascii="Times New Roman" w:hAnsi="Times New Roman" w:cs="Times New Roman"/>
          <w:sz w:val="24"/>
          <w:szCs w:val="24"/>
        </w:rPr>
        <w:t xml:space="preserve"> </w:t>
      </w:r>
      <w:r w:rsidR="00377AED" w:rsidRPr="001D2B52">
        <w:rPr>
          <w:rFonts w:ascii="Times New Roman" w:hAnsi="Times New Roman" w:cs="Times New Roman"/>
          <w:sz w:val="24"/>
          <w:szCs w:val="24"/>
        </w:rPr>
        <w:t>s</w:t>
      </w:r>
      <w:r w:rsidR="002F568B" w:rsidRPr="001D2B52">
        <w:rPr>
          <w:rFonts w:ascii="Times New Roman" w:hAnsi="Times New Roman" w:cs="Times New Roman"/>
          <w:sz w:val="24"/>
          <w:szCs w:val="24"/>
        </w:rPr>
        <w:t xml:space="preserve">ul do Brasil </w:t>
      </w:r>
      <w:r w:rsidR="00492FEC" w:rsidRPr="001D2B52">
        <w:rPr>
          <w:rFonts w:ascii="Times New Roman" w:hAnsi="Times New Roman" w:cs="Times New Roman"/>
          <w:sz w:val="24"/>
          <w:szCs w:val="24"/>
        </w:rPr>
        <w:t xml:space="preserve">e </w:t>
      </w:r>
      <w:r w:rsidR="002F568B" w:rsidRPr="001D2B52">
        <w:rPr>
          <w:rFonts w:ascii="Times New Roman" w:hAnsi="Times New Roman" w:cs="Times New Roman"/>
          <w:sz w:val="24"/>
          <w:szCs w:val="24"/>
        </w:rPr>
        <w:t xml:space="preserve">constatou que a percepção sobre atuação </w:t>
      </w:r>
      <w:r w:rsidR="00C52CB1" w:rsidRPr="001D2B52">
        <w:rPr>
          <w:rFonts w:ascii="Times New Roman" w:hAnsi="Times New Roman" w:cs="Times New Roman"/>
          <w:sz w:val="24"/>
          <w:szCs w:val="24"/>
        </w:rPr>
        <w:t xml:space="preserve">exclusiva </w:t>
      </w:r>
      <w:r w:rsidR="002F568B" w:rsidRPr="001D2B52">
        <w:rPr>
          <w:rFonts w:ascii="Times New Roman" w:hAnsi="Times New Roman" w:cs="Times New Roman"/>
          <w:sz w:val="24"/>
          <w:szCs w:val="24"/>
        </w:rPr>
        <w:t xml:space="preserve">no contexto público mudou ao longo </w:t>
      </w:r>
      <w:r w:rsidR="00C52CB1" w:rsidRPr="001D2B52">
        <w:rPr>
          <w:rFonts w:ascii="Times New Roman" w:hAnsi="Times New Roman" w:cs="Times New Roman"/>
          <w:sz w:val="24"/>
          <w:szCs w:val="24"/>
        </w:rPr>
        <w:t xml:space="preserve">do período </w:t>
      </w:r>
      <w:r w:rsidR="00377D2B" w:rsidRPr="001D2B52">
        <w:rPr>
          <w:rFonts w:ascii="Times New Roman" w:hAnsi="Times New Roman" w:cs="Times New Roman"/>
          <w:sz w:val="24"/>
          <w:szCs w:val="24"/>
        </w:rPr>
        <w:t>analisado</w:t>
      </w:r>
      <w:r w:rsidR="00C52CB1" w:rsidRPr="001D2B52">
        <w:rPr>
          <w:rFonts w:ascii="Times New Roman" w:hAnsi="Times New Roman" w:cs="Times New Roman"/>
          <w:sz w:val="24"/>
          <w:szCs w:val="24"/>
        </w:rPr>
        <w:t xml:space="preserve"> (2010 a 2019)</w:t>
      </w:r>
      <w:r w:rsidR="002F568B" w:rsidRPr="001D2B52">
        <w:rPr>
          <w:rFonts w:ascii="Times New Roman" w:hAnsi="Times New Roman" w:cs="Times New Roman"/>
          <w:sz w:val="24"/>
          <w:szCs w:val="24"/>
        </w:rPr>
        <w:t xml:space="preserve">, aumentando a predileção por este </w:t>
      </w:r>
      <w:r w:rsidR="00367745" w:rsidRPr="001D2B52">
        <w:rPr>
          <w:rFonts w:ascii="Times New Roman" w:hAnsi="Times New Roman" w:cs="Times New Roman"/>
          <w:sz w:val="24"/>
          <w:szCs w:val="24"/>
        </w:rPr>
        <w:t>ambiente</w:t>
      </w:r>
      <w:r w:rsidR="002F568B" w:rsidRPr="001D2B52">
        <w:rPr>
          <w:rFonts w:ascii="Times New Roman" w:hAnsi="Times New Roman" w:cs="Times New Roman"/>
          <w:sz w:val="24"/>
          <w:szCs w:val="24"/>
        </w:rPr>
        <w:t xml:space="preserve">. Os pesquisadores argumentam que esta dinâmica pode estar associada a um conjunto de políticas públicas, como as diretrizes curriculares nacionais (DCN) do curso de odontologia, </w:t>
      </w:r>
      <w:r w:rsidR="00C52CB1" w:rsidRPr="001D2B52">
        <w:rPr>
          <w:rFonts w:ascii="Times New Roman" w:hAnsi="Times New Roman" w:cs="Times New Roman"/>
          <w:sz w:val="24"/>
          <w:szCs w:val="24"/>
        </w:rPr>
        <w:t xml:space="preserve">ampliação dos meios de entrada no ensino superior por meio de um processo de seleção unificado, </w:t>
      </w:r>
      <w:r w:rsidR="002F568B" w:rsidRPr="001D2B52">
        <w:rPr>
          <w:rFonts w:ascii="Times New Roman" w:hAnsi="Times New Roman" w:cs="Times New Roman"/>
          <w:sz w:val="24"/>
          <w:szCs w:val="24"/>
        </w:rPr>
        <w:t>ações afirmativas para acesso ao ensino superior e a consolidação de política</w:t>
      </w:r>
      <w:r w:rsidR="00037F25" w:rsidRPr="001D2B52">
        <w:rPr>
          <w:rFonts w:ascii="Times New Roman" w:hAnsi="Times New Roman" w:cs="Times New Roman"/>
          <w:sz w:val="24"/>
          <w:szCs w:val="24"/>
        </w:rPr>
        <w:t>s</w:t>
      </w:r>
      <w:r w:rsidR="002F568B" w:rsidRPr="001D2B52">
        <w:rPr>
          <w:rFonts w:ascii="Times New Roman" w:hAnsi="Times New Roman" w:cs="Times New Roman"/>
          <w:sz w:val="24"/>
          <w:szCs w:val="24"/>
        </w:rPr>
        <w:t xml:space="preserve"> de saúde bucal no SUS </w:t>
      </w:r>
      <w:sdt>
        <w:sdtPr>
          <w:rPr>
            <w:rFonts w:ascii="Times New Roman" w:hAnsi="Times New Roman" w:cs="Times New Roman"/>
            <w:color w:val="000000"/>
            <w:sz w:val="24"/>
            <w:szCs w:val="24"/>
          </w:rPr>
          <w:tag w:val="MENDELEY_CITATION_v3_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"/>
          <w:id w:val="8267335"/>
          <w:placeholder>
            <w:docPart w:val="DefaultPlaceholder_-1854013440"/>
          </w:placeholder>
        </w:sdtPr>
        <w:sdtEndPr/>
        <w:sdtContent>
          <w:r w:rsidR="009C2F75" w:rsidRPr="009C2F75">
            <w:rPr>
              <w:rFonts w:ascii="Times New Roman" w:eastAsia="Times New Roman" w:hAnsi="Times New Roman" w:cs="Times New Roman"/>
              <w:color w:val="000000"/>
              <w:sz w:val="24"/>
              <w:szCs w:val="24"/>
            </w:rPr>
            <w:t>(Bitencourt et al., 2023)</w:t>
          </w:r>
        </w:sdtContent>
      </w:sdt>
      <w:r w:rsidR="002F568B" w:rsidRPr="001D2B52">
        <w:rPr>
          <w:rFonts w:ascii="Times New Roman" w:hAnsi="Times New Roman" w:cs="Times New Roman"/>
          <w:sz w:val="24"/>
          <w:szCs w:val="24"/>
        </w:rPr>
        <w:t xml:space="preserve">. </w:t>
      </w:r>
    </w:p>
    <w:p w14:paraId="024D9EBF" w14:textId="4BAEB48C" w:rsidR="008A09C7" w:rsidRPr="001D2B52" w:rsidRDefault="001D0A3C" w:rsidP="00FF0FEF">
      <w:pPr>
        <w:pStyle w:val="SemEspaamento"/>
        <w:spacing w:line="360" w:lineRule="auto"/>
        <w:ind w:firstLine="851"/>
        <w:jc w:val="both"/>
        <w:rPr>
          <w:rFonts w:ascii="Times New Roman" w:hAnsi="Times New Roman" w:cs="Times New Roman"/>
          <w:sz w:val="24"/>
          <w:szCs w:val="24"/>
        </w:rPr>
      </w:pPr>
      <w:r w:rsidRPr="001D2B52">
        <w:rPr>
          <w:rFonts w:ascii="Times New Roman" w:hAnsi="Times New Roman" w:cs="Times New Roman"/>
          <w:sz w:val="24"/>
          <w:szCs w:val="24"/>
        </w:rPr>
        <w:t xml:space="preserve">Outra razão pela concentração da atuação do profissional no </w:t>
      </w:r>
      <w:r w:rsidR="00377AED" w:rsidRPr="001D2B52">
        <w:rPr>
          <w:rFonts w:ascii="Times New Roman" w:hAnsi="Times New Roman" w:cs="Times New Roman"/>
          <w:sz w:val="24"/>
          <w:szCs w:val="24"/>
        </w:rPr>
        <w:t>setor</w:t>
      </w:r>
      <w:r w:rsidRPr="001D2B52">
        <w:rPr>
          <w:rFonts w:ascii="Times New Roman" w:hAnsi="Times New Roman" w:cs="Times New Roman"/>
          <w:sz w:val="24"/>
          <w:szCs w:val="24"/>
        </w:rPr>
        <w:t xml:space="preserve"> privado decorre da </w:t>
      </w:r>
      <w:commentRangeStart w:id="259"/>
      <w:r w:rsidRPr="001D2B52">
        <w:rPr>
          <w:rFonts w:ascii="Times New Roman" w:hAnsi="Times New Roman" w:cs="Times New Roman"/>
          <w:sz w:val="24"/>
          <w:szCs w:val="24"/>
        </w:rPr>
        <w:t>oferta limitada</w:t>
      </w:r>
      <w:ins w:id="260" w:author="Daiana Bonfim" w:date="2025-02-08T14:12:00Z">
        <w:r w:rsidR="002F45CC" w:rsidRPr="001D2B52">
          <w:rPr>
            <w:rFonts w:ascii="Times New Roman" w:hAnsi="Times New Roman" w:cs="Times New Roman"/>
            <w:sz w:val="24"/>
            <w:szCs w:val="24"/>
          </w:rPr>
          <w:t xml:space="preserve"> </w:t>
        </w:r>
      </w:ins>
      <w:commentRangeEnd w:id="259"/>
      <w:ins w:id="261" w:author="Daiana Bonfim" w:date="2025-02-08T14:13:00Z">
        <w:r w:rsidR="002F45CC" w:rsidRPr="001D2B52">
          <w:rPr>
            <w:rStyle w:val="Refdecomentrio"/>
            <w:rFonts w:ascii="Times New Roman" w:hAnsi="Times New Roman" w:cs="Times New Roman"/>
            <w:sz w:val="24"/>
            <w:szCs w:val="24"/>
          </w:rPr>
          <w:commentReference w:id="259"/>
        </w:r>
      </w:ins>
      <w:ins w:id="262" w:author="Daiana Bonfim" w:date="2025-02-08T14:12:00Z">
        <w:r w:rsidR="002F45CC" w:rsidRPr="001D2B52">
          <w:rPr>
            <w:rFonts w:ascii="Times New Roman" w:hAnsi="Times New Roman" w:cs="Times New Roman"/>
            <w:sz w:val="24"/>
            <w:szCs w:val="24"/>
          </w:rPr>
          <w:t>de vagas</w:t>
        </w:r>
      </w:ins>
      <w:r w:rsidRPr="001D2B52">
        <w:rPr>
          <w:rFonts w:ascii="Times New Roman" w:hAnsi="Times New Roman" w:cs="Times New Roman"/>
          <w:sz w:val="24"/>
          <w:szCs w:val="24"/>
        </w:rPr>
        <w:t xml:space="preserve"> em relação ao SUS, visto que as políticas de ampliação de serviços de saúde bucal nes</w:t>
      </w:r>
      <w:r w:rsidR="00377AED" w:rsidRPr="001D2B52">
        <w:rPr>
          <w:rFonts w:ascii="Times New Roman" w:hAnsi="Times New Roman" w:cs="Times New Roman"/>
          <w:sz w:val="24"/>
          <w:szCs w:val="24"/>
        </w:rPr>
        <w:t>s</w:t>
      </w:r>
      <w:r w:rsidRPr="001D2B52">
        <w:rPr>
          <w:rFonts w:ascii="Times New Roman" w:hAnsi="Times New Roman" w:cs="Times New Roman"/>
          <w:sz w:val="24"/>
          <w:szCs w:val="24"/>
        </w:rPr>
        <w:t xml:space="preserve">e </w:t>
      </w:r>
      <w:r w:rsidR="00377AED" w:rsidRPr="001D2B52">
        <w:rPr>
          <w:rFonts w:ascii="Times New Roman" w:hAnsi="Times New Roman" w:cs="Times New Roman"/>
          <w:sz w:val="24"/>
          <w:szCs w:val="24"/>
        </w:rPr>
        <w:t>contexto</w:t>
      </w:r>
      <w:r w:rsidRPr="001D2B52">
        <w:rPr>
          <w:rFonts w:ascii="Times New Roman" w:hAnsi="Times New Roman" w:cs="Times New Roman"/>
          <w:sz w:val="24"/>
          <w:szCs w:val="24"/>
        </w:rPr>
        <w:t xml:space="preserve"> são recentes. </w:t>
      </w:r>
      <w:r w:rsidR="008A09C7" w:rsidRPr="001D2B52">
        <w:rPr>
          <w:rFonts w:ascii="Times New Roman" w:hAnsi="Times New Roman" w:cs="Times New Roman"/>
          <w:sz w:val="24"/>
          <w:szCs w:val="24"/>
        </w:rPr>
        <w:t>Um dos esforços</w:t>
      </w:r>
      <w:r w:rsidR="00BB3B3E" w:rsidRPr="001D2B52">
        <w:rPr>
          <w:rFonts w:ascii="Times New Roman" w:hAnsi="Times New Roman" w:cs="Times New Roman"/>
          <w:sz w:val="24"/>
          <w:szCs w:val="24"/>
        </w:rPr>
        <w:t xml:space="preserve"> mais importantes</w:t>
      </w:r>
      <w:r w:rsidR="008A09C7" w:rsidRPr="001D2B52">
        <w:rPr>
          <w:rFonts w:ascii="Times New Roman" w:hAnsi="Times New Roman" w:cs="Times New Roman"/>
          <w:sz w:val="24"/>
          <w:szCs w:val="24"/>
        </w:rPr>
        <w:t xml:space="preserve"> foi a </w:t>
      </w:r>
      <w:r w:rsidR="00274724" w:rsidRPr="001D2B52">
        <w:rPr>
          <w:rFonts w:ascii="Times New Roman" w:hAnsi="Times New Roman" w:cs="Times New Roman"/>
          <w:sz w:val="24"/>
          <w:szCs w:val="24"/>
        </w:rPr>
        <w:t>criação</w:t>
      </w:r>
      <w:r w:rsidR="008A09C7" w:rsidRPr="001D2B52">
        <w:rPr>
          <w:rFonts w:ascii="Times New Roman" w:hAnsi="Times New Roman" w:cs="Times New Roman"/>
          <w:sz w:val="24"/>
          <w:szCs w:val="24"/>
        </w:rPr>
        <w:t xml:space="preserve"> </w:t>
      </w:r>
      <w:r w:rsidR="009C10E0" w:rsidRPr="001D2B52">
        <w:rPr>
          <w:rFonts w:ascii="Times New Roman" w:hAnsi="Times New Roman" w:cs="Times New Roman"/>
          <w:sz w:val="24"/>
          <w:szCs w:val="24"/>
        </w:rPr>
        <w:t xml:space="preserve">da </w:t>
      </w:r>
      <w:r w:rsidR="008A09C7" w:rsidRPr="001D2B52">
        <w:rPr>
          <w:rFonts w:ascii="Times New Roman" w:hAnsi="Times New Roman" w:cs="Times New Roman"/>
          <w:sz w:val="24"/>
          <w:szCs w:val="24"/>
        </w:rPr>
        <w:t>Política Nacional de Saúde Bucal</w:t>
      </w:r>
      <w:r w:rsidR="00BB3B3E" w:rsidRPr="001D2B52">
        <w:rPr>
          <w:rFonts w:ascii="Times New Roman" w:hAnsi="Times New Roman" w:cs="Times New Roman"/>
          <w:sz w:val="24"/>
          <w:szCs w:val="24"/>
        </w:rPr>
        <w:t xml:space="preserve"> (PNSB)</w:t>
      </w:r>
      <w:r w:rsidR="008A09C7" w:rsidRPr="001D2B52">
        <w:rPr>
          <w:rFonts w:ascii="Times New Roman" w:hAnsi="Times New Roman" w:cs="Times New Roman"/>
          <w:sz w:val="24"/>
          <w:szCs w:val="24"/>
        </w:rPr>
        <w:t>, conhecid</w:t>
      </w:r>
      <w:r w:rsidR="00377AED" w:rsidRPr="001D2B52">
        <w:rPr>
          <w:rFonts w:ascii="Times New Roman" w:hAnsi="Times New Roman" w:cs="Times New Roman"/>
          <w:sz w:val="24"/>
          <w:szCs w:val="24"/>
        </w:rPr>
        <w:t>a</w:t>
      </w:r>
      <w:r w:rsidR="008A09C7" w:rsidRPr="001D2B52">
        <w:rPr>
          <w:rFonts w:ascii="Times New Roman" w:hAnsi="Times New Roman" w:cs="Times New Roman"/>
          <w:sz w:val="24"/>
          <w:szCs w:val="24"/>
        </w:rPr>
        <w:t xml:space="preserve"> como Brasil Sorridente, em 200</w:t>
      </w:r>
      <w:r w:rsidR="009C10E0" w:rsidRPr="001D2B52">
        <w:rPr>
          <w:rFonts w:ascii="Times New Roman" w:hAnsi="Times New Roman" w:cs="Times New Roman"/>
          <w:sz w:val="24"/>
          <w:szCs w:val="24"/>
        </w:rPr>
        <w:t>4</w:t>
      </w:r>
      <w:r w:rsidR="00BB3B3E" w:rsidRPr="001D2B52">
        <w:rPr>
          <w:rFonts w:ascii="Times New Roman" w:hAnsi="Times New Roman" w:cs="Times New Roman"/>
          <w:sz w:val="24"/>
          <w:szCs w:val="24"/>
        </w:rPr>
        <w:t xml:space="preserve">. </w:t>
      </w:r>
      <w:r w:rsidR="00EB0016" w:rsidRPr="001D2B52">
        <w:rPr>
          <w:rFonts w:ascii="Times New Roman" w:hAnsi="Times New Roman" w:cs="Times New Roman"/>
          <w:sz w:val="24"/>
          <w:szCs w:val="24"/>
        </w:rPr>
        <w:t>Todavia, a</w:t>
      </w:r>
      <w:r w:rsidR="008A09C7" w:rsidRPr="001D2B52">
        <w:rPr>
          <w:rFonts w:ascii="Times New Roman" w:hAnsi="Times New Roman" w:cs="Times New Roman"/>
          <w:sz w:val="24"/>
          <w:szCs w:val="24"/>
        </w:rPr>
        <w:t>pesar de sua importância, os últimos anos foram marcados por</w:t>
      </w:r>
      <w:r w:rsidR="00262038" w:rsidRPr="001D2B52">
        <w:rPr>
          <w:rFonts w:ascii="Times New Roman" w:hAnsi="Times New Roman" w:cs="Times New Roman"/>
          <w:sz w:val="24"/>
          <w:szCs w:val="24"/>
        </w:rPr>
        <w:t xml:space="preserve"> flutuações na gestão federal</w:t>
      </w:r>
      <w:r w:rsidR="00043F76" w:rsidRPr="001D2B52">
        <w:rPr>
          <w:rFonts w:ascii="Times New Roman" w:hAnsi="Times New Roman" w:cs="Times New Roman"/>
          <w:sz w:val="24"/>
          <w:szCs w:val="24"/>
        </w:rPr>
        <w:t xml:space="preserve"> e</w:t>
      </w:r>
      <w:r w:rsidR="00262038" w:rsidRPr="001D2B52">
        <w:rPr>
          <w:rFonts w:ascii="Times New Roman" w:hAnsi="Times New Roman" w:cs="Times New Roman"/>
          <w:sz w:val="24"/>
          <w:szCs w:val="24"/>
        </w:rPr>
        <w:t xml:space="preserve"> redução do </w:t>
      </w:r>
      <w:r w:rsidR="00043F76" w:rsidRPr="001D2B52">
        <w:rPr>
          <w:rFonts w:ascii="Times New Roman" w:hAnsi="Times New Roman" w:cs="Times New Roman"/>
          <w:sz w:val="24"/>
          <w:szCs w:val="24"/>
        </w:rPr>
        <w:t>financiamento</w:t>
      </w:r>
      <w:r w:rsidR="00FF0FEF" w:rsidRPr="001D2B52">
        <w:rPr>
          <w:rFonts w:ascii="Times New Roman" w:hAnsi="Times New Roman" w:cs="Times New Roman"/>
          <w:sz w:val="24"/>
          <w:szCs w:val="24"/>
        </w:rPr>
        <w:t>, sobretudo</w:t>
      </w:r>
      <w:r w:rsidR="00043F76" w:rsidRPr="001D2B52">
        <w:rPr>
          <w:rFonts w:ascii="Times New Roman" w:hAnsi="Times New Roman" w:cs="Times New Roman"/>
          <w:sz w:val="24"/>
          <w:szCs w:val="24"/>
        </w:rPr>
        <w:t xml:space="preserve"> </w:t>
      </w:r>
      <w:r w:rsidR="003238FE" w:rsidRPr="001D2B52">
        <w:rPr>
          <w:rFonts w:ascii="Times New Roman" w:hAnsi="Times New Roman" w:cs="Times New Roman"/>
          <w:sz w:val="24"/>
          <w:szCs w:val="24"/>
        </w:rPr>
        <w:t>pós ruptura institucional</w:t>
      </w:r>
      <w:r w:rsidR="00043F76" w:rsidRPr="001D2B5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"/>
          <w:id w:val="1001620565"/>
          <w:placeholder>
            <w:docPart w:val="DefaultPlaceholder_-1854013440"/>
          </w:placeholder>
        </w:sdtPr>
        <w:sdtEndPr/>
        <w:sdtContent>
          <w:r w:rsidR="009C2F75" w:rsidRPr="009C2F75">
            <w:rPr>
              <w:rFonts w:ascii="Times New Roman" w:eastAsia="Times New Roman" w:hAnsi="Times New Roman" w:cs="Times New Roman"/>
              <w:color w:val="000000"/>
              <w:sz w:val="24"/>
              <w:szCs w:val="24"/>
            </w:rPr>
            <w:t>(Chaves et al., 2018; Rossi et al., 2018; L. P. de S. Santos et al., 2023)</w:t>
          </w:r>
        </w:sdtContent>
      </w:sdt>
      <w:r w:rsidR="00043F76" w:rsidRPr="001D2B52">
        <w:rPr>
          <w:rFonts w:ascii="Times New Roman" w:hAnsi="Times New Roman" w:cs="Times New Roman"/>
          <w:sz w:val="24"/>
          <w:szCs w:val="24"/>
        </w:rPr>
        <w:t xml:space="preserve">. Tais fatores, somados à pandemia da Covid-19, podem estar associados à redução em resultados de indicadores </w:t>
      </w:r>
      <w:r w:rsidR="00377AED" w:rsidRPr="001D2B52">
        <w:rPr>
          <w:rFonts w:ascii="Times New Roman" w:hAnsi="Times New Roman" w:cs="Times New Roman"/>
          <w:sz w:val="24"/>
          <w:szCs w:val="24"/>
        </w:rPr>
        <w:t xml:space="preserve">saúde </w:t>
      </w:r>
      <w:r w:rsidR="00043F76" w:rsidRPr="001D2B52">
        <w:rPr>
          <w:rFonts w:ascii="Times New Roman" w:hAnsi="Times New Roman" w:cs="Times New Roman"/>
          <w:sz w:val="24"/>
          <w:szCs w:val="24"/>
        </w:rPr>
        <w:t xml:space="preserve">bucal entre os anos de 2018 e 2021 </w:t>
      </w:r>
      <w:sdt>
        <w:sdtPr>
          <w:rPr>
            <w:rFonts w:ascii="Times New Roman" w:hAnsi="Times New Roman" w:cs="Times New Roman"/>
            <w:color w:val="000000"/>
            <w:sz w:val="24"/>
            <w:szCs w:val="24"/>
          </w:rPr>
          <w:tag w:val="MENDELEY_CITATION_v3_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"/>
          <w:id w:val="-458334856"/>
          <w:placeholder>
            <w:docPart w:val="DefaultPlaceholder_-1854013440"/>
          </w:placeholder>
        </w:sdtPr>
        <w:sdtEndPr/>
        <w:sdtContent>
          <w:r w:rsidR="009C2F75" w:rsidRPr="009C2F75">
            <w:rPr>
              <w:rFonts w:ascii="Times New Roman" w:eastAsia="Times New Roman" w:hAnsi="Times New Roman" w:cs="Times New Roman"/>
              <w:color w:val="000000"/>
              <w:sz w:val="24"/>
              <w:szCs w:val="24"/>
            </w:rPr>
            <w:t>(Santos et al., 2023)</w:t>
          </w:r>
        </w:sdtContent>
      </w:sdt>
      <w:r w:rsidR="00043F76" w:rsidRPr="001D2B52">
        <w:rPr>
          <w:rFonts w:ascii="Times New Roman" w:hAnsi="Times New Roman" w:cs="Times New Roman"/>
          <w:sz w:val="24"/>
          <w:szCs w:val="24"/>
        </w:rPr>
        <w:t xml:space="preserve">. </w:t>
      </w:r>
    </w:p>
    <w:p w14:paraId="026AF025" w14:textId="4CC8CB65" w:rsidR="00E304B6" w:rsidRPr="001D2B52" w:rsidRDefault="002F45CC" w:rsidP="00FF0FEF">
      <w:pPr>
        <w:pStyle w:val="SemEspaamento"/>
        <w:spacing w:line="360" w:lineRule="auto"/>
        <w:ind w:firstLine="851"/>
        <w:jc w:val="both"/>
        <w:rPr>
          <w:rFonts w:ascii="Times New Roman" w:hAnsi="Times New Roman" w:cs="Times New Roman"/>
          <w:sz w:val="24"/>
          <w:szCs w:val="24"/>
        </w:rPr>
      </w:pPr>
      <w:ins w:id="263" w:author="Daiana Bonfim" w:date="2025-02-08T14:13:00Z">
        <w:r w:rsidRPr="001D2B52">
          <w:rPr>
            <w:rFonts w:ascii="Times New Roman" w:hAnsi="Times New Roman" w:cs="Times New Roman"/>
            <w:sz w:val="24"/>
            <w:szCs w:val="24"/>
          </w:rPr>
          <w:t>Porém a partir de 20</w:t>
        </w:r>
      </w:ins>
      <w:ins w:id="264" w:author="Daiana Bonfim" w:date="2025-02-08T14:14:00Z">
        <w:r w:rsidRPr="001D2B52">
          <w:rPr>
            <w:rFonts w:ascii="Times New Roman" w:hAnsi="Times New Roman" w:cs="Times New Roman"/>
            <w:sz w:val="24"/>
            <w:szCs w:val="24"/>
          </w:rPr>
          <w:t xml:space="preserve">23 observa-se </w:t>
        </w:r>
      </w:ins>
      <w:del w:id="265" w:author="Daiana Bonfim" w:date="2025-02-08T14:14:00Z">
        <w:r w:rsidR="00E304B6" w:rsidRPr="001D2B52" w:rsidDel="002F45CC">
          <w:rPr>
            <w:rFonts w:ascii="Times New Roman" w:hAnsi="Times New Roman" w:cs="Times New Roman"/>
            <w:sz w:val="24"/>
            <w:szCs w:val="24"/>
          </w:rPr>
          <w:delText xml:space="preserve">Os anos mais recentes foram marcados pela </w:delText>
        </w:r>
      </w:del>
      <w:r w:rsidR="00E304B6" w:rsidRPr="001D2B52">
        <w:rPr>
          <w:rFonts w:ascii="Times New Roman" w:hAnsi="Times New Roman" w:cs="Times New Roman"/>
          <w:sz w:val="24"/>
          <w:szCs w:val="24"/>
        </w:rPr>
        <w:t xml:space="preserve">retomada de </w:t>
      </w:r>
      <w:r w:rsidR="003C765A" w:rsidRPr="001D2B52">
        <w:rPr>
          <w:rFonts w:ascii="Times New Roman" w:hAnsi="Times New Roman" w:cs="Times New Roman"/>
          <w:sz w:val="24"/>
          <w:szCs w:val="24"/>
        </w:rPr>
        <w:t>alguns</w:t>
      </w:r>
      <w:r w:rsidR="00E304B6" w:rsidRPr="001D2B52">
        <w:rPr>
          <w:rFonts w:ascii="Times New Roman" w:hAnsi="Times New Roman" w:cs="Times New Roman"/>
          <w:sz w:val="24"/>
          <w:szCs w:val="24"/>
        </w:rPr>
        <w:t xml:space="preserve"> </w:t>
      </w:r>
      <w:r w:rsidR="003C765A" w:rsidRPr="001D2B52">
        <w:rPr>
          <w:rFonts w:ascii="Times New Roman" w:hAnsi="Times New Roman" w:cs="Times New Roman"/>
          <w:sz w:val="24"/>
          <w:szCs w:val="24"/>
        </w:rPr>
        <w:t>temas</w:t>
      </w:r>
      <w:r w:rsidR="00E304B6" w:rsidRPr="001D2B52">
        <w:rPr>
          <w:rFonts w:ascii="Times New Roman" w:hAnsi="Times New Roman" w:cs="Times New Roman"/>
          <w:sz w:val="24"/>
          <w:szCs w:val="24"/>
        </w:rPr>
        <w:t xml:space="preserve"> importantes </w:t>
      </w:r>
      <w:r w:rsidR="003C765A" w:rsidRPr="001D2B52">
        <w:rPr>
          <w:rFonts w:ascii="Times New Roman" w:hAnsi="Times New Roman" w:cs="Times New Roman"/>
          <w:sz w:val="24"/>
          <w:szCs w:val="24"/>
        </w:rPr>
        <w:t xml:space="preserve">na área </w:t>
      </w:r>
      <w:r w:rsidR="00E304B6" w:rsidRPr="001D2B52">
        <w:rPr>
          <w:rFonts w:ascii="Times New Roman" w:hAnsi="Times New Roman" w:cs="Times New Roman"/>
          <w:sz w:val="24"/>
          <w:szCs w:val="24"/>
        </w:rPr>
        <w:t xml:space="preserve">da saúde bucal. Em 2021, houve a atualização das DCNs de odontologia, prevendo expressamente maior ênfase sobre uma formação alinhada ao SUS </w:t>
      </w:r>
      <w:sdt>
        <w:sdtPr>
          <w:rPr>
            <w:rFonts w:ascii="Times New Roman" w:hAnsi="Times New Roman" w:cs="Times New Roman"/>
            <w:color w:val="000000"/>
            <w:sz w:val="24"/>
            <w:szCs w:val="24"/>
          </w:rPr>
          <w:tag w:val="MENDELEY_CITATION_v3_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"/>
          <w:id w:val="-46062428"/>
          <w:placeholder>
            <w:docPart w:val="DefaultPlaceholder_-1854013440"/>
          </w:placeholder>
        </w:sdtPr>
        <w:sdtEndPr/>
        <w:sdtContent>
          <w:r w:rsidR="009C2F75" w:rsidRPr="009C2F75">
            <w:rPr>
              <w:rFonts w:ascii="Times New Roman" w:hAnsi="Times New Roman" w:cs="Times New Roman"/>
              <w:color w:val="000000"/>
              <w:sz w:val="24"/>
              <w:szCs w:val="24"/>
            </w:rPr>
            <w:t>(Brasil, 2021b)</w:t>
          </w:r>
        </w:sdtContent>
      </w:sdt>
      <w:r w:rsidR="00E304B6" w:rsidRPr="001D2B52">
        <w:rPr>
          <w:rFonts w:ascii="Times New Roman" w:hAnsi="Times New Roman" w:cs="Times New Roman"/>
          <w:sz w:val="24"/>
          <w:szCs w:val="24"/>
        </w:rPr>
        <w:t>. Em 2023, as diretrizes e estratégias do Brasil Sorridente foram atualizad</w:t>
      </w:r>
      <w:r w:rsidR="003C765A" w:rsidRPr="001D2B52">
        <w:rPr>
          <w:rFonts w:ascii="Times New Roman" w:hAnsi="Times New Roman" w:cs="Times New Roman"/>
          <w:sz w:val="24"/>
          <w:szCs w:val="24"/>
        </w:rPr>
        <w:t>as</w:t>
      </w:r>
      <w:r w:rsidR="00E304B6" w:rsidRPr="001D2B52">
        <w:rPr>
          <w:rFonts w:ascii="Times New Roman" w:hAnsi="Times New Roman" w:cs="Times New Roman"/>
          <w:sz w:val="24"/>
          <w:szCs w:val="24"/>
        </w:rPr>
        <w:t xml:space="preserve">, incluindo a institucionalização do componente de saúde bucal na legislação que rege a organização e funcionamento do SUS </w:t>
      </w:r>
      <w:sdt>
        <w:sdtPr>
          <w:rPr>
            <w:rFonts w:ascii="Times New Roman" w:hAnsi="Times New Roman" w:cs="Times New Roman"/>
            <w:color w:val="000000"/>
            <w:sz w:val="24"/>
            <w:szCs w:val="24"/>
          </w:rPr>
          <w:tag w:val="MENDELEY_CITATION_v3_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"/>
          <w:id w:val="-2086448928"/>
          <w:placeholder>
            <w:docPart w:val="BE1256BEB3A745788C6DD684C8A491A8"/>
          </w:placeholder>
        </w:sdtPr>
        <w:sdtEndPr/>
        <w:sdtContent>
          <w:r w:rsidR="009C2F75" w:rsidRPr="009C2F75">
            <w:rPr>
              <w:rFonts w:ascii="Times New Roman" w:hAnsi="Times New Roman" w:cs="Times New Roman"/>
              <w:color w:val="000000"/>
              <w:sz w:val="24"/>
              <w:szCs w:val="24"/>
            </w:rPr>
            <w:t>(Brasil, 2024)</w:t>
          </w:r>
        </w:sdtContent>
      </w:sdt>
      <w:r w:rsidR="00E304B6" w:rsidRPr="001D2B52">
        <w:rPr>
          <w:rFonts w:ascii="Times New Roman" w:hAnsi="Times New Roman" w:cs="Times New Roman"/>
          <w:color w:val="000000"/>
          <w:sz w:val="24"/>
          <w:szCs w:val="24"/>
        </w:rPr>
        <w:t>, inclusive com aumento, em relação a anos anteriores, do financiamento destinado à saúde bucal</w:t>
      </w:r>
      <w:r w:rsidR="00DF1B00" w:rsidRPr="001D2B52">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"/>
          <w:id w:val="-1193603370"/>
          <w:placeholder>
            <w:docPart w:val="DefaultPlaceholder_-1854013440"/>
          </w:placeholder>
        </w:sdtPr>
        <w:sdtEndPr/>
        <w:sdtContent>
          <w:r w:rsidR="009C2F75" w:rsidRPr="009C2F75">
            <w:rPr>
              <w:rFonts w:ascii="Times New Roman" w:hAnsi="Times New Roman" w:cs="Times New Roman"/>
              <w:color w:val="000000"/>
              <w:sz w:val="24"/>
              <w:szCs w:val="24"/>
            </w:rPr>
            <w:t>(Brasil, 2023)</w:t>
          </w:r>
        </w:sdtContent>
      </w:sdt>
      <w:r w:rsidR="00E304B6" w:rsidRPr="001D2B52">
        <w:rPr>
          <w:rFonts w:ascii="Times New Roman" w:hAnsi="Times New Roman" w:cs="Times New Roman"/>
          <w:sz w:val="24"/>
          <w:szCs w:val="24"/>
        </w:rPr>
        <w:t xml:space="preserve">. </w:t>
      </w:r>
    </w:p>
    <w:p w14:paraId="7F60B41D" w14:textId="629699BB" w:rsidR="00807B97" w:rsidRPr="001D2B52" w:rsidRDefault="00E304B6" w:rsidP="003C765A">
      <w:pPr>
        <w:spacing w:line="360" w:lineRule="auto"/>
        <w:ind w:firstLine="851"/>
        <w:jc w:val="both"/>
        <w:rPr>
          <w:rFonts w:ascii="Times New Roman" w:hAnsi="Times New Roman" w:cs="Times New Roman"/>
          <w:sz w:val="24"/>
          <w:szCs w:val="24"/>
        </w:rPr>
      </w:pPr>
      <w:r w:rsidRPr="001D2B52">
        <w:rPr>
          <w:rFonts w:ascii="Times New Roman" w:hAnsi="Times New Roman" w:cs="Times New Roman"/>
          <w:sz w:val="24"/>
          <w:szCs w:val="24"/>
        </w:rPr>
        <w:t xml:space="preserve">As </w:t>
      </w:r>
      <w:r w:rsidR="00DF1B00" w:rsidRPr="001D2B52">
        <w:rPr>
          <w:rFonts w:ascii="Times New Roman" w:hAnsi="Times New Roman" w:cs="Times New Roman"/>
          <w:sz w:val="24"/>
          <w:szCs w:val="24"/>
        </w:rPr>
        <w:t xml:space="preserve">estratégias e </w:t>
      </w:r>
      <w:r w:rsidRPr="001D2B52">
        <w:rPr>
          <w:rFonts w:ascii="Times New Roman" w:hAnsi="Times New Roman" w:cs="Times New Roman"/>
          <w:sz w:val="24"/>
          <w:szCs w:val="24"/>
        </w:rPr>
        <w:t xml:space="preserve">diretrizes </w:t>
      </w:r>
      <w:r w:rsidR="00DF1B00" w:rsidRPr="001D2B52">
        <w:rPr>
          <w:rFonts w:ascii="Times New Roman" w:hAnsi="Times New Roman" w:cs="Times New Roman"/>
          <w:sz w:val="24"/>
          <w:szCs w:val="24"/>
        </w:rPr>
        <w:t>atualizadas do Brasil Sorridente</w:t>
      </w:r>
      <w:r w:rsidR="003C765A" w:rsidRPr="001D2B52">
        <w:rPr>
          <w:rFonts w:ascii="Times New Roman" w:hAnsi="Times New Roman" w:cs="Times New Roman"/>
          <w:sz w:val="24"/>
          <w:szCs w:val="24"/>
        </w:rPr>
        <w:t xml:space="preserve"> são categóricos em pautas como </w:t>
      </w:r>
      <w:r w:rsidR="00DF1B00" w:rsidRPr="001D2B52">
        <w:rPr>
          <w:rFonts w:ascii="Times New Roman" w:hAnsi="Times New Roman" w:cs="Times New Roman"/>
          <w:sz w:val="24"/>
          <w:szCs w:val="24"/>
        </w:rPr>
        <w:t xml:space="preserve">o PDFT de profissionais de saúde bucal, determinantes do processo saúde-doença e atuação intersetorial </w:t>
      </w:r>
      <w:sdt>
        <w:sdtPr>
          <w:rPr>
            <w:rFonts w:ascii="Times New Roman" w:hAnsi="Times New Roman" w:cs="Times New Roman"/>
            <w:color w:val="000000"/>
            <w:sz w:val="24"/>
            <w:szCs w:val="24"/>
          </w:rPr>
          <w:tag w:val="MENDELEY_CITATION_v3_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"/>
          <w:id w:val="-764613796"/>
          <w:placeholder>
            <w:docPart w:val="DefaultPlaceholder_-1854013440"/>
          </w:placeholder>
        </w:sdtPr>
        <w:sdtEndPr/>
        <w:sdtContent>
          <w:r w:rsidR="009C2F75" w:rsidRPr="009C2F75">
            <w:rPr>
              <w:rFonts w:ascii="Times New Roman" w:hAnsi="Times New Roman" w:cs="Times New Roman"/>
              <w:color w:val="000000"/>
              <w:sz w:val="24"/>
              <w:szCs w:val="24"/>
            </w:rPr>
            <w:t>(Brasil, 2024)</w:t>
          </w:r>
        </w:sdtContent>
      </w:sdt>
      <w:r w:rsidR="00DF1B00" w:rsidRPr="001D2B52">
        <w:rPr>
          <w:rFonts w:ascii="Times New Roman" w:hAnsi="Times New Roman" w:cs="Times New Roman"/>
          <w:sz w:val="24"/>
          <w:szCs w:val="24"/>
        </w:rPr>
        <w:t xml:space="preserve">. Todos estes pontos podem contribuir </w:t>
      </w:r>
      <w:r w:rsidR="003C765A" w:rsidRPr="001D2B52">
        <w:rPr>
          <w:rFonts w:ascii="Times New Roman" w:hAnsi="Times New Roman" w:cs="Times New Roman"/>
          <w:sz w:val="24"/>
          <w:szCs w:val="24"/>
        </w:rPr>
        <w:t>para</w:t>
      </w:r>
      <w:r w:rsidR="00DF1B00" w:rsidRPr="001D2B52">
        <w:rPr>
          <w:rFonts w:ascii="Times New Roman" w:hAnsi="Times New Roman" w:cs="Times New Roman"/>
          <w:sz w:val="24"/>
          <w:szCs w:val="24"/>
        </w:rPr>
        <w:t xml:space="preserve"> </w:t>
      </w:r>
      <w:r w:rsidR="00DF1B00" w:rsidRPr="001D2B52">
        <w:rPr>
          <w:rFonts w:ascii="Times New Roman" w:hAnsi="Times New Roman" w:cs="Times New Roman"/>
          <w:sz w:val="24"/>
          <w:szCs w:val="24"/>
        </w:rPr>
        <w:lastRenderedPageBreak/>
        <w:t xml:space="preserve">uma orientação estratégica no PDFT e na construção de uma força de trabalho </w:t>
      </w:r>
      <w:r w:rsidR="003C765A" w:rsidRPr="001D2B52">
        <w:rPr>
          <w:rFonts w:ascii="Times New Roman" w:hAnsi="Times New Roman" w:cs="Times New Roman"/>
          <w:sz w:val="24"/>
          <w:szCs w:val="24"/>
        </w:rPr>
        <w:t xml:space="preserve">efetiva e sustentável </w:t>
      </w:r>
      <w:sdt>
        <w:sdtPr>
          <w:rPr>
            <w:rFonts w:ascii="Times New Roman" w:hAnsi="Times New Roman" w:cs="Times New Roman"/>
            <w:color w:val="000000"/>
            <w:sz w:val="24"/>
            <w:szCs w:val="24"/>
          </w:rPr>
          <w:tag w:val="MENDELEY_CITATION_v3_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"/>
          <w:id w:val="-901902988"/>
          <w:placeholder>
            <w:docPart w:val="DefaultPlaceholder_-1854013440"/>
          </w:placeholder>
        </w:sdtPr>
        <w:sdtEndPr/>
        <w:sdtContent>
          <w:r w:rsidR="009C2F75" w:rsidRPr="009C2F75">
            <w:rPr>
              <w:rFonts w:ascii="Times New Roman" w:hAnsi="Times New Roman" w:cs="Times New Roman"/>
              <w:color w:val="000000"/>
              <w:sz w:val="24"/>
              <w:szCs w:val="24"/>
            </w:rPr>
            <w:t>(Rees et al., 2023; Sonderegger et al., 2021)</w:t>
          </w:r>
        </w:sdtContent>
      </w:sdt>
      <w:r w:rsidR="003C765A" w:rsidRPr="001D2B52">
        <w:rPr>
          <w:rFonts w:ascii="Times New Roman" w:hAnsi="Times New Roman" w:cs="Times New Roman"/>
          <w:sz w:val="24"/>
          <w:szCs w:val="24"/>
        </w:rPr>
        <w:t>.</w:t>
      </w:r>
      <w:r w:rsidR="00DF1B00" w:rsidRPr="001D2B52">
        <w:rPr>
          <w:rFonts w:ascii="Times New Roman" w:hAnsi="Times New Roman" w:cs="Times New Roman"/>
          <w:sz w:val="24"/>
          <w:szCs w:val="24"/>
        </w:rPr>
        <w:t xml:space="preserve"> Todavia, </w:t>
      </w:r>
      <w:r w:rsidR="003C765A" w:rsidRPr="001D2B52">
        <w:rPr>
          <w:rFonts w:ascii="Times New Roman" w:hAnsi="Times New Roman" w:cs="Times New Roman"/>
          <w:sz w:val="24"/>
          <w:szCs w:val="24"/>
        </w:rPr>
        <w:t xml:space="preserve">como ainda são medidas recentes, </w:t>
      </w:r>
      <w:del w:id="266" w:author="Daiana Bonfim" w:date="2025-02-08T14:15:00Z">
        <w:r w:rsidR="003C765A" w:rsidRPr="001D2B52" w:rsidDel="002F45CC">
          <w:rPr>
            <w:rFonts w:ascii="Times New Roman" w:hAnsi="Times New Roman" w:cs="Times New Roman"/>
            <w:sz w:val="24"/>
            <w:szCs w:val="24"/>
          </w:rPr>
          <w:delText>mais anos serão necessários para</w:delText>
        </w:r>
      </w:del>
      <w:ins w:id="267" w:author="Daiana Bonfim" w:date="2025-02-08T14:15:00Z">
        <w:r w:rsidR="002F45CC" w:rsidRPr="001D2B52">
          <w:rPr>
            <w:rFonts w:ascii="Times New Roman" w:hAnsi="Times New Roman" w:cs="Times New Roman"/>
            <w:sz w:val="24"/>
            <w:szCs w:val="24"/>
          </w:rPr>
          <w:t>não é possível</w:t>
        </w:r>
      </w:ins>
      <w:r w:rsidR="003C765A" w:rsidRPr="001D2B52">
        <w:rPr>
          <w:rFonts w:ascii="Times New Roman" w:hAnsi="Times New Roman" w:cs="Times New Roman"/>
          <w:sz w:val="24"/>
          <w:szCs w:val="24"/>
        </w:rPr>
        <w:t xml:space="preserve"> avaliar o efeito sobre a força de trabalho em saúde, sobretudo no sentido de reduzir as desigualdades </w:t>
      </w:r>
      <w:r w:rsidR="00DF1B00" w:rsidRPr="001D2B52">
        <w:rPr>
          <w:rFonts w:ascii="Times New Roman" w:hAnsi="Times New Roman" w:cs="Times New Roman"/>
          <w:sz w:val="24"/>
          <w:szCs w:val="24"/>
        </w:rPr>
        <w:t xml:space="preserve">sócio-regionais, que foram encontradas neste estudo e que são ratificadas por outras investigações </w:t>
      </w:r>
      <w:sdt>
        <w:sdtPr>
          <w:rPr>
            <w:rFonts w:ascii="Times New Roman" w:hAnsi="Times New Roman" w:cs="Times New Roman"/>
            <w:color w:val="000000"/>
            <w:sz w:val="24"/>
            <w:szCs w:val="24"/>
          </w:rPr>
          <w:tag w:val="MENDELEY_CITATION_v3_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"/>
          <w:id w:val="-751960061"/>
          <w:placeholder>
            <w:docPart w:val="3A20DCBAAA5C4213A8FAD4E01680BF95"/>
          </w:placeholder>
        </w:sdtPr>
        <w:sdtEndPr/>
        <w:sdtContent>
          <w:r w:rsidR="009C2F75" w:rsidRPr="009C2F75">
            <w:rPr>
              <w:rFonts w:eastAsia="Times New Roman"/>
              <w:color w:val="000000"/>
              <w:sz w:val="24"/>
            </w:rPr>
            <w:t>(Galvão &amp; Roncalli, 2021; Teixeira et al., 2023)</w:t>
          </w:r>
        </w:sdtContent>
      </w:sdt>
      <w:r w:rsidR="00DF1B00" w:rsidRPr="001D2B52">
        <w:rPr>
          <w:rFonts w:ascii="Times New Roman" w:hAnsi="Times New Roman" w:cs="Times New Roman"/>
          <w:sz w:val="24"/>
          <w:szCs w:val="24"/>
        </w:rPr>
        <w:t xml:space="preserve">. </w:t>
      </w:r>
    </w:p>
    <w:p w14:paraId="352546C4" w14:textId="3FF41F0F" w:rsidR="00456CD2" w:rsidRPr="001D2B52" w:rsidRDefault="00795A37" w:rsidP="00456CD2">
      <w:pPr>
        <w:pStyle w:val="SemEspaamento"/>
        <w:spacing w:line="360" w:lineRule="auto"/>
        <w:ind w:firstLine="851"/>
        <w:jc w:val="both"/>
        <w:rPr>
          <w:ins w:id="268" w:author="Daiana Bonfim" w:date="2025-02-08T14:27:00Z"/>
          <w:rFonts w:ascii="Times New Roman" w:hAnsi="Times New Roman" w:cs="Times New Roman"/>
          <w:sz w:val="24"/>
          <w:szCs w:val="24"/>
        </w:rPr>
      </w:pPr>
      <w:ins w:id="269" w:author="Daiana Bonfim" w:date="2025-02-08T14:17:00Z">
        <w:r w:rsidRPr="001D2B52">
          <w:rPr>
            <w:rFonts w:ascii="Times New Roman" w:hAnsi="Times New Roman" w:cs="Times New Roman"/>
            <w:sz w:val="24"/>
            <w:szCs w:val="24"/>
          </w:rPr>
          <w:t xml:space="preserve">Este estudo </w:t>
        </w:r>
      </w:ins>
      <w:ins w:id="270" w:author="Daiana Bonfim" w:date="2025-02-08T14:25:00Z">
        <w:r w:rsidRPr="001D2B52">
          <w:rPr>
            <w:rFonts w:ascii="Times New Roman" w:hAnsi="Times New Roman" w:cs="Times New Roman"/>
            <w:sz w:val="24"/>
            <w:szCs w:val="24"/>
          </w:rPr>
          <w:t xml:space="preserve">inédito </w:t>
        </w:r>
      </w:ins>
      <w:ins w:id="271" w:author="Daiana Bonfim" w:date="2025-02-08T14:17:00Z">
        <w:r w:rsidRPr="001D2B52">
          <w:rPr>
            <w:rFonts w:ascii="Times New Roman" w:hAnsi="Times New Roman" w:cs="Times New Roman"/>
            <w:sz w:val="24"/>
            <w:szCs w:val="24"/>
          </w:rPr>
          <w:t>levanta um conjunto de contribuições</w:t>
        </w:r>
      </w:ins>
      <w:ins w:id="272" w:author="Daiana Bonfim" w:date="2025-02-08T14:22:00Z">
        <w:r w:rsidRPr="001D2B52">
          <w:rPr>
            <w:rFonts w:ascii="Times New Roman" w:hAnsi="Times New Roman" w:cs="Times New Roman"/>
            <w:sz w:val="24"/>
            <w:szCs w:val="24"/>
          </w:rPr>
          <w:t xml:space="preserve"> para o campo da ciência relacionada ao Dimensionamento e Planejamento da força de trabalho</w:t>
        </w:r>
      </w:ins>
      <w:ins w:id="273" w:author="Daiana Bonfim" w:date="2025-02-08T14:28:00Z">
        <w:r w:rsidR="00456CD2" w:rsidRPr="001D2B52">
          <w:rPr>
            <w:rFonts w:ascii="Times New Roman" w:hAnsi="Times New Roman" w:cs="Times New Roman"/>
            <w:sz w:val="24"/>
            <w:szCs w:val="24"/>
          </w:rPr>
          <w:t xml:space="preserve"> e </w:t>
        </w:r>
      </w:ins>
      <w:ins w:id="274" w:author="Daiana Bonfim" w:date="2025-02-08T14:26:00Z">
        <w:r w:rsidRPr="001D2B52">
          <w:rPr>
            <w:rFonts w:ascii="Times New Roman" w:hAnsi="Times New Roman" w:cs="Times New Roman"/>
            <w:sz w:val="24"/>
            <w:szCs w:val="24"/>
          </w:rPr>
          <w:t xml:space="preserve">das </w:t>
        </w:r>
      </w:ins>
      <w:ins w:id="275" w:author="Daiana Bonfim" w:date="2025-02-08T14:22:00Z">
        <w:r w:rsidRPr="001D2B52">
          <w:rPr>
            <w:rFonts w:ascii="Times New Roman" w:hAnsi="Times New Roman" w:cs="Times New Roman"/>
            <w:sz w:val="24"/>
            <w:szCs w:val="24"/>
          </w:rPr>
          <w:t xml:space="preserve">políticas públicas </w:t>
        </w:r>
      </w:ins>
      <w:ins w:id="276" w:author="Daiana Bonfim" w:date="2025-02-08T14:28:00Z">
        <w:r w:rsidR="00456CD2" w:rsidRPr="001D2B52">
          <w:rPr>
            <w:rFonts w:ascii="Times New Roman" w:hAnsi="Times New Roman" w:cs="Times New Roman"/>
            <w:sz w:val="24"/>
            <w:szCs w:val="24"/>
          </w:rPr>
          <w:t>de saúde bucal no Brasil</w:t>
        </w:r>
      </w:ins>
      <w:ins w:id="277" w:author="Daiana Bonfim" w:date="2025-02-08T14:17:00Z">
        <w:r w:rsidRPr="001D2B52">
          <w:rPr>
            <w:rFonts w:ascii="Times New Roman" w:hAnsi="Times New Roman" w:cs="Times New Roman"/>
            <w:sz w:val="24"/>
            <w:szCs w:val="24"/>
          </w:rPr>
          <w:t>.</w:t>
        </w:r>
      </w:ins>
      <w:ins w:id="278" w:author="Daiana Bonfim" w:date="2025-02-08T14:25:00Z">
        <w:r w:rsidRPr="001D2B52">
          <w:rPr>
            <w:rFonts w:ascii="Times New Roman" w:hAnsi="Times New Roman" w:cs="Times New Roman"/>
            <w:sz w:val="24"/>
            <w:szCs w:val="24"/>
          </w:rPr>
          <w:t xml:space="preserve"> </w:t>
        </w:r>
      </w:ins>
      <w:ins w:id="279" w:author="Daiana Bonfim" w:date="2025-02-08T14:28:00Z">
        <w:r w:rsidR="00456CD2" w:rsidRPr="001D2B52">
          <w:rPr>
            <w:rFonts w:ascii="Times New Roman" w:hAnsi="Times New Roman" w:cs="Times New Roman"/>
            <w:sz w:val="24"/>
            <w:szCs w:val="24"/>
          </w:rPr>
          <w:t xml:space="preserve">Os achados subsidiam </w:t>
        </w:r>
      </w:ins>
      <w:ins w:id="280" w:author="Daiana Bonfim" w:date="2025-02-08T14:29:00Z">
        <w:r w:rsidR="00456CD2" w:rsidRPr="001D2B52">
          <w:rPr>
            <w:rFonts w:ascii="Times New Roman" w:hAnsi="Times New Roman" w:cs="Times New Roman"/>
            <w:sz w:val="24"/>
            <w:szCs w:val="24"/>
          </w:rPr>
          <w:t xml:space="preserve">a </w:t>
        </w:r>
      </w:ins>
      <w:ins w:id="281" w:author="Daiana Bonfim" w:date="2025-02-08T14:27:00Z">
        <w:r w:rsidR="00456CD2" w:rsidRPr="001D2B52">
          <w:rPr>
            <w:rFonts w:ascii="Times New Roman" w:hAnsi="Times New Roman" w:cs="Times New Roman"/>
            <w:sz w:val="24"/>
            <w:szCs w:val="24"/>
          </w:rPr>
          <w:t>discuss</w:t>
        </w:r>
      </w:ins>
      <w:ins w:id="282" w:author="Daiana Bonfim" w:date="2025-02-08T14:29:00Z">
        <w:r w:rsidR="00456CD2" w:rsidRPr="001D2B52">
          <w:rPr>
            <w:rFonts w:ascii="Times New Roman" w:hAnsi="Times New Roman" w:cs="Times New Roman"/>
            <w:sz w:val="24"/>
            <w:szCs w:val="24"/>
          </w:rPr>
          <w:t>ões</w:t>
        </w:r>
      </w:ins>
      <w:ins w:id="283" w:author="Daiana Bonfim" w:date="2025-02-08T14:27:00Z">
        <w:r w:rsidR="00456CD2" w:rsidRPr="001D2B52">
          <w:rPr>
            <w:rFonts w:ascii="Times New Roman" w:hAnsi="Times New Roman" w:cs="Times New Roman"/>
            <w:sz w:val="24"/>
            <w:szCs w:val="24"/>
          </w:rPr>
          <w:t xml:space="preserve"> destes achados à luz de algumas evidências relacionadas à desigualdade socioeconômica e regional do Brasil, diretrizes de ensino superior e políticas públicas de saúde bucal. </w:t>
        </w:r>
      </w:ins>
    </w:p>
    <w:p w14:paraId="1CB3D669" w14:textId="7EEB1377" w:rsidR="00795A37" w:rsidRPr="001D2B52" w:rsidRDefault="00795A37" w:rsidP="00795A37">
      <w:pPr>
        <w:pStyle w:val="SemEspaamento"/>
        <w:spacing w:line="360" w:lineRule="auto"/>
        <w:ind w:firstLine="851"/>
        <w:jc w:val="both"/>
        <w:rPr>
          <w:ins w:id="284" w:author="Daiana Bonfim" w:date="2025-02-08T14:17:00Z"/>
          <w:rFonts w:ascii="Times New Roman" w:hAnsi="Times New Roman" w:cs="Times New Roman"/>
          <w:sz w:val="24"/>
          <w:szCs w:val="24"/>
        </w:rPr>
      </w:pPr>
      <w:ins w:id="285" w:author="Daiana Bonfim" w:date="2025-02-08T14:17:00Z">
        <w:r w:rsidRPr="001D2B52">
          <w:rPr>
            <w:rFonts w:ascii="Times New Roman" w:hAnsi="Times New Roman" w:cs="Times New Roman"/>
            <w:sz w:val="24"/>
            <w:szCs w:val="24"/>
          </w:rPr>
          <w:t xml:space="preserve"> </w:t>
        </w:r>
      </w:ins>
      <w:ins w:id="286" w:author="Daiana Bonfim" w:date="2025-02-08T14:32:00Z">
        <w:r w:rsidR="00456CD2" w:rsidRPr="001D2B52">
          <w:rPr>
            <w:rFonts w:ascii="Times New Roman" w:hAnsi="Times New Roman" w:cs="Times New Roman"/>
            <w:sz w:val="24"/>
            <w:szCs w:val="24"/>
          </w:rPr>
          <w:t>Todavia, 1</w:t>
        </w:r>
      </w:ins>
      <w:ins w:id="287" w:author="Daiana Bonfim" w:date="2025-02-08T14:17:00Z">
        <w:r w:rsidRPr="001D2B52">
          <w:rPr>
            <w:rFonts w:ascii="Times New Roman" w:hAnsi="Times New Roman" w:cs="Times New Roman"/>
            <w:sz w:val="24"/>
            <w:szCs w:val="24"/>
          </w:rPr>
          <w:t>lgumas limitações devem ser apontadas. A primeira está relacionada à qualidade das bases de dados. Esta observação é frequente em estudos de qualquer país que modela PDFT</w:t>
        </w:r>
      </w:ins>
      <w:ins w:id="288" w:author="Daiana Bonfim" w:date="2025-02-08T14:30:00Z">
        <w:r w:rsidR="00456CD2" w:rsidRPr="001D2B52">
          <w:rPr>
            <w:rFonts w:ascii="Times New Roman" w:hAnsi="Times New Roman" w:cs="Times New Roman"/>
            <w:sz w:val="24"/>
            <w:szCs w:val="24"/>
          </w:rPr>
          <w:t xml:space="preserve"> com dados públicos</w:t>
        </w:r>
      </w:ins>
      <w:ins w:id="289" w:author="Daiana Bonfim" w:date="2025-02-08T14:17:00Z">
        <w:r w:rsidRPr="001D2B52">
          <w:rPr>
            <w:rFonts w:ascii="Times New Roman" w:hAnsi="Times New Roman" w:cs="Times New Roman"/>
            <w:sz w:val="24"/>
            <w:szCs w:val="24"/>
          </w:rPr>
          <w:t xml:space="preserve">. O CNES-PF, base utilizada para aferir a oferta, mesmo tendo amplo uso por pesquisadores, é alvo de críticas devido a problemas de atualização nos registros. A base usada para estimar os elementos de epidemiologia e prestação dos serviços de saúde derivam da pesquisa SB2010, visto que a sua última atualização ainda não teve seus microdados disponibilizados. Ainda assim, mesmo publicações recentes ainda a utilizam, pois é a principal referência de base com amostragem representativa da população geral no Brasil. </w:t>
        </w:r>
      </w:ins>
    </w:p>
    <w:p w14:paraId="3A352F92" w14:textId="166D13C8" w:rsidR="00795A37" w:rsidRPr="001D2B52" w:rsidRDefault="00795A37" w:rsidP="00795A37">
      <w:pPr>
        <w:pStyle w:val="SemEspaamento"/>
        <w:spacing w:line="360" w:lineRule="auto"/>
        <w:ind w:firstLine="851"/>
        <w:jc w:val="both"/>
        <w:rPr>
          <w:ins w:id="290" w:author="Daiana Bonfim" w:date="2025-02-08T14:31:00Z"/>
          <w:rFonts w:ascii="Times New Roman" w:hAnsi="Times New Roman" w:cs="Times New Roman"/>
          <w:sz w:val="24"/>
          <w:szCs w:val="24"/>
        </w:rPr>
      </w:pPr>
      <w:ins w:id="291" w:author="Daiana Bonfim" w:date="2025-02-08T14:17:00Z">
        <w:r w:rsidRPr="001D2B52">
          <w:rPr>
            <w:rFonts w:ascii="Times New Roman" w:hAnsi="Times New Roman" w:cs="Times New Roman"/>
            <w:sz w:val="24"/>
            <w:szCs w:val="24"/>
          </w:rPr>
          <w:t>Outra limitação do trabalho decorre da inexistência de alguns parâmetros para estimar prevalência/incidência de determinadas condições, bem como a assistência dedicada a elas. Por isso, foi necessário</w:t>
        </w:r>
      </w:ins>
      <w:ins w:id="292" w:author="Daiana Bonfim" w:date="2025-02-08T14:31:00Z">
        <w:r w:rsidR="00456CD2" w:rsidRPr="001D2B52">
          <w:rPr>
            <w:rFonts w:ascii="Times New Roman" w:hAnsi="Times New Roman" w:cs="Times New Roman"/>
            <w:sz w:val="24"/>
            <w:szCs w:val="24"/>
          </w:rPr>
          <w:t xml:space="preserve"> considerar </w:t>
        </w:r>
      </w:ins>
      <w:ins w:id="293" w:author="Daiana Bonfim" w:date="2025-02-08T14:17:00Z">
        <w:r w:rsidRPr="001D2B52">
          <w:rPr>
            <w:rFonts w:ascii="Times New Roman" w:hAnsi="Times New Roman" w:cs="Times New Roman"/>
            <w:sz w:val="24"/>
            <w:szCs w:val="24"/>
          </w:rPr>
          <w:t>apenas com um recorte de alguns serviços. Sabe-se que a saúde bucal envolve outros procedimentos (ex.: prevenção e tratamento de câncer de boca, ações coletivas na APS, dentre outras), além destes que foram</w:t>
        </w:r>
      </w:ins>
      <w:ins w:id="294" w:author="Daiana Bonfim" w:date="2025-02-08T14:31:00Z">
        <w:r w:rsidR="00456CD2" w:rsidRPr="001D2B52">
          <w:rPr>
            <w:rFonts w:ascii="Times New Roman" w:hAnsi="Times New Roman" w:cs="Times New Roman"/>
            <w:sz w:val="24"/>
            <w:szCs w:val="24"/>
          </w:rPr>
          <w:t xml:space="preserve"> incluídos no presente estudo</w:t>
        </w:r>
      </w:ins>
      <w:ins w:id="295" w:author="Daiana Bonfim" w:date="2025-02-08T14:17:00Z">
        <w:r w:rsidRPr="001D2B52">
          <w:rPr>
            <w:rFonts w:ascii="Times New Roman" w:hAnsi="Times New Roman" w:cs="Times New Roman"/>
            <w:sz w:val="24"/>
            <w:szCs w:val="24"/>
          </w:rPr>
          <w:t xml:space="preserve">. Logo, os resultados de déficit podem ser ainda maiores ao se adicionar outros serviços/linhas de cuidado. Especificamente em relação a esta limitação, é possível aplicar uma simulação de cenário usando o aplicativo implementado no estudo, que permite aumentar/reduzir a oferta a partir da customização do parâmetro FC. </w:t>
        </w:r>
      </w:ins>
    </w:p>
    <w:p w14:paraId="2468D85B" w14:textId="77777777" w:rsidR="00456CD2" w:rsidRPr="001D2B52" w:rsidRDefault="00456CD2" w:rsidP="00795A37">
      <w:pPr>
        <w:pStyle w:val="SemEspaamento"/>
        <w:spacing w:line="360" w:lineRule="auto"/>
        <w:ind w:firstLine="851"/>
        <w:jc w:val="both"/>
        <w:rPr>
          <w:ins w:id="296" w:author="Daiana Bonfim" w:date="2025-02-08T14:17:00Z"/>
          <w:rFonts w:ascii="Times New Roman" w:hAnsi="Times New Roman" w:cs="Times New Roman"/>
          <w:sz w:val="24"/>
          <w:szCs w:val="24"/>
        </w:rPr>
      </w:pPr>
    </w:p>
    <w:p w14:paraId="256EBB13" w14:textId="32A66720" w:rsidR="00795A37" w:rsidRPr="001D2B52" w:rsidRDefault="00795A37" w:rsidP="00795A37">
      <w:pPr>
        <w:pStyle w:val="SemEspaamento"/>
        <w:spacing w:line="360" w:lineRule="auto"/>
        <w:ind w:firstLine="851"/>
        <w:jc w:val="both"/>
        <w:rPr>
          <w:ins w:id="297" w:author="Daiana Bonfim" w:date="2025-02-08T14:17:00Z"/>
          <w:rFonts w:ascii="Times New Roman" w:hAnsi="Times New Roman" w:cs="Times New Roman"/>
          <w:sz w:val="24"/>
          <w:szCs w:val="24"/>
        </w:rPr>
      </w:pPr>
      <w:ins w:id="298" w:author="Daiana Bonfim" w:date="2025-02-08T14:17:00Z">
        <w:r w:rsidRPr="001D2B52">
          <w:rPr>
            <w:rFonts w:ascii="Times New Roman" w:hAnsi="Times New Roman" w:cs="Times New Roman"/>
            <w:sz w:val="24"/>
            <w:szCs w:val="24"/>
          </w:rPr>
          <w:t xml:space="preserve">Pesquisas futuras podem ser realizadas para suprir algumas destas lacunas. Sugere-se que, tão logo se tenham os microdados do novo inquérito nacional de saúde </w:t>
        </w:r>
        <w:r w:rsidRPr="001D2B52">
          <w:rPr>
            <w:rFonts w:ascii="Times New Roman" w:hAnsi="Times New Roman" w:cs="Times New Roman"/>
            <w:sz w:val="24"/>
            <w:szCs w:val="24"/>
          </w:rPr>
          <w:lastRenderedPageBreak/>
          <w:t>bucal, este modelo seja replicado para verificar o quanto a realidade de 2010 se mostra diferente em relação ao novo cenário. Outra sugestão decorre da necessidade de se incluir outras categorias profissionais – tanto aquelas correlatas à saúde bucal (ex.: auxiliar e técnico de saúde bucal), quanto outras (ex.: enfermeiros, médicos, agentes comunitários de saúde) – visto que o planejamento de uma pode influenciar o resultado geral. Alguns modelos, incluem um elemento chamado substituição horizontal justamente para otimizar a alocação da carga de trabalho em procedimentos não exclusivos. Outra possibilidade de estudo futuro é</w:t>
        </w:r>
      </w:ins>
      <w:ins w:id="299" w:author="Daiana Bonfim" w:date="2025-02-08T14:33:00Z">
        <w:r w:rsidR="00456CD2" w:rsidRPr="001D2B52">
          <w:rPr>
            <w:rFonts w:ascii="Times New Roman" w:hAnsi="Times New Roman" w:cs="Times New Roman"/>
            <w:sz w:val="24"/>
            <w:szCs w:val="24"/>
          </w:rPr>
          <w:t xml:space="preserve"> ampliar estudos de tempos e movimentos que possam apresentar parâmetros para APS e especializada em </w:t>
        </w:r>
      </w:ins>
      <w:ins w:id="300" w:author="Daiana Bonfim" w:date="2025-02-08T14:17:00Z">
        <w:r w:rsidRPr="001D2B52">
          <w:rPr>
            <w:rFonts w:ascii="Times New Roman" w:hAnsi="Times New Roman" w:cs="Times New Roman"/>
            <w:sz w:val="24"/>
            <w:szCs w:val="24"/>
          </w:rPr>
          <w:t xml:space="preserve">diferentes contextos regionais. O aplicativo implementado pode ser aliado neste processo. </w:t>
        </w:r>
      </w:ins>
    </w:p>
    <w:p w14:paraId="57A71587" w14:textId="77777777" w:rsidR="00456CD2" w:rsidRPr="001D2B52" w:rsidRDefault="00795A37" w:rsidP="00795A37">
      <w:pPr>
        <w:pStyle w:val="SemEspaamento"/>
        <w:spacing w:line="360" w:lineRule="auto"/>
        <w:ind w:firstLine="851"/>
        <w:jc w:val="both"/>
        <w:rPr>
          <w:ins w:id="301" w:author="Daiana Bonfim" w:date="2025-02-08T14:34:00Z"/>
          <w:rFonts w:ascii="Times New Roman" w:hAnsi="Times New Roman" w:cs="Times New Roman"/>
          <w:sz w:val="24"/>
          <w:szCs w:val="24"/>
        </w:rPr>
      </w:pPr>
      <w:ins w:id="302" w:author="Daiana Bonfim" w:date="2025-02-08T14:17:00Z">
        <w:r w:rsidRPr="001D2B52">
          <w:rPr>
            <w:rFonts w:ascii="Times New Roman" w:hAnsi="Times New Roman" w:cs="Times New Roman"/>
            <w:sz w:val="24"/>
            <w:szCs w:val="24"/>
          </w:rPr>
          <w:t xml:space="preserve">Para além das limitações deste trabalho, pesquisas futuras ainda podem avançar para investigar determinantes dos resultados a fim de avaliar o porquê de algumas regiões terem maior balanceamento que outras. Durante a discussão foi possível levantar algumas hipóteses, todavia, é importante testá-las por meio de modelos estatísticos. </w:t>
        </w:r>
      </w:ins>
    </w:p>
    <w:p w14:paraId="240B82DF" w14:textId="003DA31C" w:rsidR="00795A37" w:rsidRPr="001D2B52" w:rsidRDefault="00795A37" w:rsidP="00795A37">
      <w:pPr>
        <w:pStyle w:val="SemEspaamento"/>
        <w:spacing w:line="360" w:lineRule="auto"/>
        <w:ind w:firstLine="851"/>
        <w:jc w:val="both"/>
        <w:rPr>
          <w:ins w:id="303" w:author="Daiana Bonfim" w:date="2025-02-08T14:17:00Z"/>
          <w:rFonts w:ascii="Times New Roman" w:hAnsi="Times New Roman" w:cs="Times New Roman"/>
          <w:sz w:val="24"/>
          <w:szCs w:val="24"/>
        </w:rPr>
      </w:pPr>
      <w:ins w:id="304" w:author="Daiana Bonfim" w:date="2025-02-08T14:17:00Z">
        <w:r w:rsidRPr="001D2B52">
          <w:rPr>
            <w:rFonts w:ascii="Times New Roman" w:hAnsi="Times New Roman" w:cs="Times New Roman"/>
            <w:sz w:val="24"/>
            <w:szCs w:val="24"/>
          </w:rPr>
          <w:t xml:space="preserve">Medidas importantes para a saúde bucal no Brasil foram introduzidas nos últimos anos. Em 2021, houve a atualização das DCN, trazendo medidas expressas que ampliam a participação do educando no contexto do SUS durante sua formação. Pesquisas futuras devem avaliar o quanto que esta medida pode refletir na distribuição regional e setorial de profissionais pelo sistema de saúde. Nos últimos dois anos, o Brasil Sorridente contou com avanços importantes em relação ao financiamento da política. É importante que novas investigações avaliem como estes resultados podem impactar o PDFT. Por fim, pesquisas futuras podem ser realizadas com o intuito de incluir elementos de projeção populacional e da força de trabalho de saúde bucal. O último censo confirmou a tendência do envelhecimento populacional no Brasil. Logo, é importante avançar em modelos que incluam projeções a fim de agregar elementos demográficos como este. </w:t>
        </w:r>
      </w:ins>
    </w:p>
    <w:p w14:paraId="53A5D0B7" w14:textId="77777777" w:rsidR="003C765A" w:rsidRPr="001D2B52" w:rsidRDefault="003C765A" w:rsidP="003C765A">
      <w:pPr>
        <w:spacing w:line="360" w:lineRule="auto"/>
        <w:ind w:firstLine="851"/>
        <w:jc w:val="both"/>
        <w:rPr>
          <w:rFonts w:ascii="Times New Roman" w:hAnsi="Times New Roman" w:cs="Times New Roman"/>
          <w:sz w:val="24"/>
          <w:szCs w:val="24"/>
        </w:rPr>
      </w:pPr>
    </w:p>
    <w:p w14:paraId="5792C5F1" w14:textId="37ECE242" w:rsidR="009716F5" w:rsidRPr="001D2B52" w:rsidRDefault="00FF0FEF" w:rsidP="00F33632">
      <w:pPr>
        <w:jc w:val="both"/>
        <w:rPr>
          <w:rFonts w:ascii="Times New Roman" w:hAnsi="Times New Roman" w:cs="Times New Roman"/>
          <w:b/>
          <w:bCs/>
          <w:sz w:val="24"/>
          <w:szCs w:val="24"/>
        </w:rPr>
      </w:pPr>
      <w:del w:id="305" w:author="Daiana Bonfim" w:date="2025-02-08T14:17:00Z">
        <w:r w:rsidRPr="001D2B52" w:rsidDel="00795A37">
          <w:rPr>
            <w:rFonts w:ascii="Times New Roman" w:hAnsi="Times New Roman" w:cs="Times New Roman"/>
            <w:b/>
            <w:bCs/>
            <w:sz w:val="24"/>
            <w:szCs w:val="24"/>
          </w:rPr>
          <w:delText>Considerações finais</w:delText>
        </w:r>
      </w:del>
      <w:commentRangeStart w:id="306"/>
      <w:commentRangeStart w:id="307"/>
      <w:ins w:id="308" w:author="Daiana Bonfim" w:date="2025-02-08T14:17:00Z">
        <w:r w:rsidR="00795A37" w:rsidRPr="001D2B52">
          <w:rPr>
            <w:rFonts w:ascii="Times New Roman" w:hAnsi="Times New Roman" w:cs="Times New Roman"/>
            <w:b/>
            <w:bCs/>
            <w:sz w:val="24"/>
            <w:szCs w:val="24"/>
          </w:rPr>
          <w:t xml:space="preserve">Conclusão </w:t>
        </w:r>
      </w:ins>
      <w:commentRangeEnd w:id="306"/>
      <w:ins w:id="309" w:author="Daiana Bonfim" w:date="2025-02-08T14:18:00Z">
        <w:r w:rsidR="00795A37" w:rsidRPr="001D2B52">
          <w:rPr>
            <w:rStyle w:val="Refdecomentrio"/>
            <w:rFonts w:ascii="Times New Roman" w:hAnsi="Times New Roman" w:cs="Times New Roman"/>
            <w:sz w:val="24"/>
            <w:szCs w:val="24"/>
          </w:rPr>
          <w:commentReference w:id="306"/>
        </w:r>
        <w:commentRangeEnd w:id="307"/>
        <w:r w:rsidR="00795A37" w:rsidRPr="001D2B52">
          <w:rPr>
            <w:rStyle w:val="Refdecomentrio"/>
            <w:rFonts w:ascii="Times New Roman" w:hAnsi="Times New Roman" w:cs="Times New Roman"/>
            <w:sz w:val="24"/>
            <w:szCs w:val="24"/>
          </w:rPr>
          <w:commentReference w:id="307"/>
        </w:r>
      </w:ins>
    </w:p>
    <w:p w14:paraId="51B583E3" w14:textId="77777777" w:rsidR="00001300" w:rsidRPr="001D2B52" w:rsidRDefault="00FF0FEF" w:rsidP="00456CD2">
      <w:pPr>
        <w:pStyle w:val="SemEspaamento"/>
        <w:spacing w:line="360" w:lineRule="auto"/>
        <w:ind w:firstLine="851"/>
        <w:jc w:val="both"/>
        <w:rPr>
          <w:ins w:id="310" w:author="Daiana Bonfim" w:date="2025-02-08T14:38:00Z"/>
          <w:rFonts w:ascii="Times New Roman" w:hAnsi="Times New Roman" w:cs="Times New Roman"/>
          <w:sz w:val="24"/>
          <w:szCs w:val="24"/>
        </w:rPr>
      </w:pPr>
      <w:r w:rsidRPr="001D2B52">
        <w:rPr>
          <w:rFonts w:ascii="Times New Roman" w:hAnsi="Times New Roman" w:cs="Times New Roman"/>
          <w:sz w:val="24"/>
          <w:szCs w:val="24"/>
        </w:rPr>
        <w:t>Os resultados desta pesquisa mostram que o Brasil</w:t>
      </w:r>
      <w:del w:id="311" w:author="Daiana Bonfim" w:date="2025-02-08T14:15:00Z">
        <w:r w:rsidRPr="001D2B52" w:rsidDel="00795A37">
          <w:rPr>
            <w:rFonts w:ascii="Times New Roman" w:hAnsi="Times New Roman" w:cs="Times New Roman"/>
            <w:sz w:val="24"/>
            <w:szCs w:val="24"/>
          </w:rPr>
          <w:delText xml:space="preserve">, assim como tantos outros países, </w:delText>
        </w:r>
      </w:del>
      <w:r w:rsidRPr="001D2B52">
        <w:rPr>
          <w:rFonts w:ascii="Times New Roman" w:hAnsi="Times New Roman" w:cs="Times New Roman"/>
          <w:sz w:val="24"/>
          <w:szCs w:val="24"/>
        </w:rPr>
        <w:t xml:space="preserve">possui déficit na força de trabalho </w:t>
      </w:r>
      <w:r w:rsidR="00EF3C86" w:rsidRPr="001D2B52">
        <w:rPr>
          <w:rFonts w:ascii="Times New Roman" w:hAnsi="Times New Roman" w:cs="Times New Roman"/>
          <w:sz w:val="24"/>
          <w:szCs w:val="24"/>
        </w:rPr>
        <w:t>de CD</w:t>
      </w:r>
      <w:r w:rsidRPr="001D2B52">
        <w:rPr>
          <w:rFonts w:ascii="Times New Roman" w:hAnsi="Times New Roman" w:cs="Times New Roman"/>
          <w:sz w:val="24"/>
          <w:szCs w:val="24"/>
        </w:rPr>
        <w:t xml:space="preserve">. </w:t>
      </w:r>
      <w:r w:rsidR="00FF01E9" w:rsidRPr="001D2B52">
        <w:rPr>
          <w:rFonts w:ascii="Times New Roman" w:hAnsi="Times New Roman" w:cs="Times New Roman"/>
          <w:sz w:val="24"/>
          <w:szCs w:val="24"/>
        </w:rPr>
        <w:t>A nível subnacional, o resultado é marcado por desigualdades socioeconômicas e regionais, com as regiões Sul e Sudeste mostrando maior balanceamento ao se trabalhar com um cenário de maior produtividade, dedução da população detentora de planos de saúde odontológicos e acesso à força de trabalho atuante em estabelecimentos privados.</w:t>
      </w:r>
      <w:ins w:id="312" w:author="Daiana Bonfim" w:date="2025-02-08T14:35:00Z">
        <w:r w:rsidR="00456CD2" w:rsidRPr="001D2B52">
          <w:rPr>
            <w:rFonts w:ascii="Times New Roman" w:hAnsi="Times New Roman" w:cs="Times New Roman"/>
            <w:sz w:val="24"/>
            <w:szCs w:val="24"/>
          </w:rPr>
          <w:t xml:space="preserve"> </w:t>
        </w:r>
      </w:ins>
    </w:p>
    <w:p w14:paraId="05BFD882" w14:textId="76F4B23C" w:rsidR="00001300" w:rsidRPr="001D2B52" w:rsidRDefault="00456CD2" w:rsidP="00456CD2">
      <w:pPr>
        <w:pStyle w:val="SemEspaamento"/>
        <w:spacing w:line="360" w:lineRule="auto"/>
        <w:ind w:firstLine="851"/>
        <w:jc w:val="both"/>
        <w:rPr>
          <w:ins w:id="313" w:author="Daiana Bonfim" w:date="2025-02-08T14:36:00Z"/>
          <w:rFonts w:ascii="Times New Roman" w:hAnsi="Times New Roman" w:cs="Times New Roman"/>
          <w:sz w:val="24"/>
          <w:szCs w:val="24"/>
        </w:rPr>
      </w:pPr>
      <w:ins w:id="314" w:author="Daiana Bonfim" w:date="2025-02-08T14:35:00Z">
        <w:r w:rsidRPr="001D2B52">
          <w:rPr>
            <w:rFonts w:ascii="Times New Roman" w:hAnsi="Times New Roman" w:cs="Times New Roman"/>
            <w:sz w:val="24"/>
            <w:szCs w:val="24"/>
          </w:rPr>
          <w:lastRenderedPageBreak/>
          <w:t>Além disso, é</w:t>
        </w:r>
      </w:ins>
      <w:ins w:id="315" w:author="Daiana Bonfim" w:date="2025-02-08T14:32:00Z">
        <w:r w:rsidRPr="001D2B52">
          <w:rPr>
            <w:rFonts w:ascii="Times New Roman" w:hAnsi="Times New Roman" w:cs="Times New Roman"/>
            <w:sz w:val="24"/>
            <w:szCs w:val="24"/>
          </w:rPr>
          <w:t xml:space="preserve"> um dos primeiros estudos de PDFT baseado em necessidades de saúde aplicado no contexto do Brasil</w:t>
        </w:r>
      </w:ins>
      <w:ins w:id="316" w:author="Daiana Bonfim" w:date="2025-02-08T14:35:00Z">
        <w:r w:rsidRPr="001D2B52">
          <w:rPr>
            <w:rFonts w:ascii="Times New Roman" w:hAnsi="Times New Roman" w:cs="Times New Roman"/>
            <w:sz w:val="24"/>
            <w:szCs w:val="24"/>
          </w:rPr>
          <w:t xml:space="preserve"> </w:t>
        </w:r>
      </w:ins>
      <w:ins w:id="317" w:author="Daiana Bonfim" w:date="2025-02-08T14:32:00Z">
        <w:r w:rsidRPr="001D2B52">
          <w:rPr>
            <w:rFonts w:ascii="Times New Roman" w:hAnsi="Times New Roman" w:cs="Times New Roman"/>
            <w:sz w:val="24"/>
            <w:szCs w:val="24"/>
          </w:rPr>
          <w:t xml:space="preserve">que aprofunda em uma sistemática do planejamento da força de trabalho para saúde bucal </w:t>
        </w:r>
      </w:ins>
      <w:ins w:id="318" w:author="Daiana Bonfim" w:date="2025-02-08T14:35:00Z">
        <w:r w:rsidRPr="001D2B52">
          <w:rPr>
            <w:rFonts w:ascii="Times New Roman" w:hAnsi="Times New Roman" w:cs="Times New Roman"/>
            <w:sz w:val="24"/>
            <w:szCs w:val="24"/>
          </w:rPr>
          <w:t>analisando</w:t>
        </w:r>
      </w:ins>
      <w:ins w:id="319" w:author="Daiana Bonfim" w:date="2025-02-08T14:32:00Z">
        <w:r w:rsidRPr="001D2B52">
          <w:rPr>
            <w:rFonts w:ascii="Times New Roman" w:hAnsi="Times New Roman" w:cs="Times New Roman"/>
            <w:sz w:val="24"/>
            <w:szCs w:val="24"/>
          </w:rPr>
          <w:t xml:space="preserve"> as particularidades demográficas, epidemiológicas e regionais, diferente de abordagens baseadas meramente em razões populacionais</w:t>
        </w:r>
      </w:ins>
      <w:ins w:id="320" w:author="Daiana Bonfim" w:date="2025-02-08T14:35:00Z">
        <w:r w:rsidRPr="001D2B52">
          <w:rPr>
            <w:rFonts w:ascii="Times New Roman" w:hAnsi="Times New Roman" w:cs="Times New Roman"/>
            <w:sz w:val="24"/>
            <w:szCs w:val="24"/>
          </w:rPr>
          <w:t xml:space="preserve">, contribuindo </w:t>
        </w:r>
      </w:ins>
      <w:ins w:id="321" w:author="Daiana Bonfim" w:date="2025-02-08T14:38:00Z">
        <w:r w:rsidR="00001300" w:rsidRPr="001D2B52">
          <w:rPr>
            <w:rFonts w:ascii="Times New Roman" w:hAnsi="Times New Roman" w:cs="Times New Roman"/>
            <w:sz w:val="24"/>
            <w:szCs w:val="24"/>
          </w:rPr>
          <w:t xml:space="preserve">de forma técnica e científica </w:t>
        </w:r>
      </w:ins>
      <w:ins w:id="322" w:author="Daiana Bonfim" w:date="2025-02-08T14:35:00Z">
        <w:r w:rsidRPr="001D2B52">
          <w:rPr>
            <w:rFonts w:ascii="Times New Roman" w:hAnsi="Times New Roman" w:cs="Times New Roman"/>
            <w:sz w:val="24"/>
            <w:szCs w:val="24"/>
          </w:rPr>
          <w:t>com</w:t>
        </w:r>
      </w:ins>
      <w:ins w:id="323" w:author="Daiana Bonfim" w:date="2025-02-08T14:32:00Z">
        <w:r w:rsidRPr="001D2B52">
          <w:rPr>
            <w:rFonts w:ascii="Times New Roman" w:hAnsi="Times New Roman" w:cs="Times New Roman"/>
            <w:sz w:val="24"/>
            <w:szCs w:val="24"/>
          </w:rPr>
          <w:t xml:space="preserve"> um retrato subnacional do PDFT</w:t>
        </w:r>
      </w:ins>
      <w:ins w:id="324" w:author="Daiana Bonfim" w:date="2025-02-08T14:38:00Z">
        <w:r w:rsidR="00001300" w:rsidRPr="001D2B52">
          <w:rPr>
            <w:rFonts w:ascii="Times New Roman" w:hAnsi="Times New Roman" w:cs="Times New Roman"/>
            <w:sz w:val="24"/>
            <w:szCs w:val="24"/>
          </w:rPr>
          <w:t xml:space="preserve"> em saúde bucal.</w:t>
        </w:r>
      </w:ins>
      <w:ins w:id="325" w:author="Daiana Bonfim" w:date="2025-02-08T14:32:00Z">
        <w:r w:rsidRPr="001D2B52">
          <w:rPr>
            <w:rFonts w:ascii="Times New Roman" w:hAnsi="Times New Roman" w:cs="Times New Roman"/>
            <w:sz w:val="24"/>
            <w:szCs w:val="24"/>
          </w:rPr>
          <w:t xml:space="preserve">. </w:t>
        </w:r>
      </w:ins>
    </w:p>
    <w:p w14:paraId="5063BE9C" w14:textId="303CAE36" w:rsidR="00456CD2" w:rsidRPr="001D2B52" w:rsidRDefault="00456CD2" w:rsidP="00456CD2">
      <w:pPr>
        <w:pStyle w:val="SemEspaamento"/>
        <w:spacing w:line="360" w:lineRule="auto"/>
        <w:ind w:firstLine="851"/>
        <w:jc w:val="both"/>
        <w:rPr>
          <w:ins w:id="326" w:author="Daiana Bonfim" w:date="2025-02-08T14:32:00Z"/>
          <w:rFonts w:ascii="Times New Roman" w:hAnsi="Times New Roman" w:cs="Times New Roman"/>
          <w:sz w:val="24"/>
          <w:szCs w:val="24"/>
        </w:rPr>
      </w:pPr>
      <w:ins w:id="327" w:author="Daiana Bonfim" w:date="2025-02-08T14:32:00Z">
        <w:r w:rsidRPr="001D2B52">
          <w:rPr>
            <w:rFonts w:ascii="Times New Roman" w:hAnsi="Times New Roman" w:cs="Times New Roman"/>
            <w:sz w:val="24"/>
            <w:szCs w:val="24"/>
          </w:rPr>
          <w:t xml:space="preserve"> </w:t>
        </w:r>
        <w:commentRangeStart w:id="328"/>
        <w:r w:rsidRPr="001D2B52">
          <w:rPr>
            <w:rFonts w:ascii="Times New Roman" w:hAnsi="Times New Roman" w:cs="Times New Roman"/>
            <w:sz w:val="24"/>
            <w:szCs w:val="24"/>
          </w:rPr>
          <w:t xml:space="preserve">Por fim, o estudo inova ao trazer uma aplicação web que permite que qualquer usuário – seja pesquisador, gestor ou formulador de política pública – acesse o PDFT e o customize nove parâmetros de acordo com características de uma dada localidade. </w:t>
        </w:r>
      </w:ins>
      <w:commentRangeEnd w:id="328"/>
      <w:ins w:id="329" w:author="Daiana Bonfim" w:date="2025-02-08T14:37:00Z">
        <w:r w:rsidR="00001300" w:rsidRPr="001D2B52">
          <w:rPr>
            <w:rStyle w:val="Refdecomentrio"/>
            <w:rFonts w:ascii="Times New Roman" w:hAnsi="Times New Roman" w:cs="Times New Roman"/>
            <w:sz w:val="24"/>
            <w:szCs w:val="24"/>
          </w:rPr>
          <w:commentReference w:id="328"/>
        </w:r>
      </w:ins>
    </w:p>
    <w:p w14:paraId="2E14007E" w14:textId="77777777" w:rsidR="00456CD2" w:rsidRPr="001D2B52" w:rsidRDefault="00456CD2" w:rsidP="00795A37">
      <w:pPr>
        <w:pStyle w:val="SemEspaamento"/>
        <w:spacing w:line="360" w:lineRule="auto"/>
        <w:ind w:firstLine="851"/>
        <w:jc w:val="both"/>
        <w:rPr>
          <w:ins w:id="330" w:author="Daiana Bonfim" w:date="2025-02-08T14:32:00Z"/>
          <w:rFonts w:ascii="Times New Roman" w:hAnsi="Times New Roman" w:cs="Times New Roman"/>
          <w:sz w:val="24"/>
          <w:szCs w:val="24"/>
        </w:rPr>
      </w:pPr>
    </w:p>
    <w:p w14:paraId="2737767D" w14:textId="77777777" w:rsidR="00456CD2" w:rsidRPr="001D2B52" w:rsidRDefault="00456CD2" w:rsidP="00795A37">
      <w:pPr>
        <w:pStyle w:val="SemEspaamento"/>
        <w:spacing w:line="360" w:lineRule="auto"/>
        <w:ind w:firstLine="851"/>
        <w:jc w:val="both"/>
        <w:rPr>
          <w:ins w:id="331" w:author="Daiana Bonfim" w:date="2025-02-08T14:32:00Z"/>
          <w:rFonts w:ascii="Times New Roman" w:hAnsi="Times New Roman" w:cs="Times New Roman"/>
          <w:sz w:val="24"/>
          <w:szCs w:val="24"/>
        </w:rPr>
      </w:pPr>
    </w:p>
    <w:p w14:paraId="3FADAD6E" w14:textId="77777777" w:rsidR="00456CD2" w:rsidRPr="001D2B52" w:rsidRDefault="00456CD2" w:rsidP="00795A37">
      <w:pPr>
        <w:pStyle w:val="SemEspaamento"/>
        <w:spacing w:line="360" w:lineRule="auto"/>
        <w:ind w:firstLine="851"/>
        <w:jc w:val="both"/>
        <w:rPr>
          <w:ins w:id="332" w:author="Daiana Bonfim" w:date="2025-02-08T14:32:00Z"/>
          <w:rFonts w:ascii="Times New Roman" w:hAnsi="Times New Roman" w:cs="Times New Roman"/>
          <w:sz w:val="24"/>
          <w:szCs w:val="24"/>
        </w:rPr>
      </w:pPr>
    </w:p>
    <w:p w14:paraId="216E3E86" w14:textId="1911170B" w:rsidR="00544365" w:rsidRPr="001D2B52" w:rsidDel="00795A37" w:rsidRDefault="00FF01E9" w:rsidP="00795A37">
      <w:pPr>
        <w:pStyle w:val="SemEspaamento"/>
        <w:spacing w:line="360" w:lineRule="auto"/>
        <w:ind w:firstLine="851"/>
        <w:jc w:val="both"/>
        <w:rPr>
          <w:del w:id="333" w:author="Daiana Bonfim" w:date="2025-02-08T14:16:00Z"/>
          <w:rFonts w:ascii="Times New Roman" w:hAnsi="Times New Roman" w:cs="Times New Roman"/>
          <w:sz w:val="24"/>
          <w:szCs w:val="24"/>
        </w:rPr>
      </w:pPr>
      <w:r w:rsidRPr="001D2B52">
        <w:rPr>
          <w:rFonts w:ascii="Times New Roman" w:hAnsi="Times New Roman" w:cs="Times New Roman"/>
          <w:sz w:val="24"/>
          <w:szCs w:val="24"/>
        </w:rPr>
        <w:t xml:space="preserve"> </w:t>
      </w:r>
      <w:del w:id="334" w:author="Daiana Bonfim" w:date="2025-02-08T14:16:00Z">
        <w:r w:rsidRPr="001D2B52" w:rsidDel="00795A37">
          <w:rPr>
            <w:rFonts w:ascii="Times New Roman" w:hAnsi="Times New Roman" w:cs="Times New Roman"/>
            <w:sz w:val="24"/>
            <w:szCs w:val="24"/>
          </w:rPr>
          <w:delText>É possível discutir os resultados destes achados à luz de algumas evidências relacionad</w:delText>
        </w:r>
        <w:r w:rsidR="003C765A" w:rsidRPr="001D2B52" w:rsidDel="00795A37">
          <w:rPr>
            <w:rFonts w:ascii="Times New Roman" w:hAnsi="Times New Roman" w:cs="Times New Roman"/>
            <w:sz w:val="24"/>
            <w:szCs w:val="24"/>
          </w:rPr>
          <w:delText>a</w:delText>
        </w:r>
        <w:r w:rsidRPr="001D2B52" w:rsidDel="00795A37">
          <w:rPr>
            <w:rFonts w:ascii="Times New Roman" w:hAnsi="Times New Roman" w:cs="Times New Roman"/>
            <w:sz w:val="24"/>
            <w:szCs w:val="24"/>
          </w:rPr>
          <w:delText xml:space="preserve">s </w:delText>
        </w:r>
        <w:r w:rsidR="003C765A" w:rsidRPr="001D2B52" w:rsidDel="00795A37">
          <w:rPr>
            <w:rFonts w:ascii="Times New Roman" w:hAnsi="Times New Roman" w:cs="Times New Roman"/>
            <w:sz w:val="24"/>
            <w:szCs w:val="24"/>
          </w:rPr>
          <w:delText xml:space="preserve">à </w:delText>
        </w:r>
        <w:r w:rsidR="00274724" w:rsidRPr="001D2B52" w:rsidDel="00795A37">
          <w:rPr>
            <w:rFonts w:ascii="Times New Roman" w:hAnsi="Times New Roman" w:cs="Times New Roman"/>
            <w:sz w:val="24"/>
            <w:szCs w:val="24"/>
          </w:rPr>
          <w:delText>desigualdade</w:delText>
        </w:r>
        <w:r w:rsidR="003C765A" w:rsidRPr="001D2B52" w:rsidDel="00795A37">
          <w:rPr>
            <w:rFonts w:ascii="Times New Roman" w:hAnsi="Times New Roman" w:cs="Times New Roman"/>
            <w:sz w:val="24"/>
            <w:szCs w:val="24"/>
          </w:rPr>
          <w:delText xml:space="preserve"> socioeconômica e regional do Brasil,</w:delText>
        </w:r>
        <w:r w:rsidRPr="001D2B52" w:rsidDel="00795A37">
          <w:rPr>
            <w:rFonts w:ascii="Times New Roman" w:hAnsi="Times New Roman" w:cs="Times New Roman"/>
            <w:sz w:val="24"/>
            <w:szCs w:val="24"/>
          </w:rPr>
          <w:delText xml:space="preserve"> diretrizes de ensino superior e políticas públicas de saúde</w:delText>
        </w:r>
        <w:r w:rsidR="003C765A" w:rsidRPr="001D2B52" w:rsidDel="00795A37">
          <w:rPr>
            <w:rFonts w:ascii="Times New Roman" w:hAnsi="Times New Roman" w:cs="Times New Roman"/>
            <w:sz w:val="24"/>
            <w:szCs w:val="24"/>
          </w:rPr>
          <w:delText xml:space="preserve"> bucal</w:delText>
        </w:r>
        <w:r w:rsidRPr="001D2B52" w:rsidDel="00795A37">
          <w:rPr>
            <w:rFonts w:ascii="Times New Roman" w:hAnsi="Times New Roman" w:cs="Times New Roman"/>
            <w:sz w:val="24"/>
            <w:szCs w:val="24"/>
          </w:rPr>
          <w:delText xml:space="preserve">. </w:delText>
        </w:r>
      </w:del>
    </w:p>
    <w:p w14:paraId="43C732E0" w14:textId="22C1BE9B" w:rsidR="00FF01E9" w:rsidRPr="001D2B52" w:rsidDel="00795A37" w:rsidRDefault="00FF01E9" w:rsidP="00795A37">
      <w:pPr>
        <w:pStyle w:val="SemEspaamento"/>
        <w:spacing w:line="360" w:lineRule="auto"/>
        <w:ind w:firstLine="851"/>
        <w:jc w:val="both"/>
        <w:rPr>
          <w:del w:id="335" w:author="Daiana Bonfim" w:date="2025-02-08T14:16:00Z"/>
          <w:rFonts w:ascii="Times New Roman" w:hAnsi="Times New Roman" w:cs="Times New Roman"/>
          <w:sz w:val="24"/>
          <w:szCs w:val="24"/>
        </w:rPr>
      </w:pPr>
      <w:del w:id="336" w:author="Daiana Bonfim" w:date="2025-02-08T14:16:00Z">
        <w:r w:rsidRPr="001D2B52" w:rsidDel="00795A37">
          <w:rPr>
            <w:rFonts w:ascii="Times New Roman" w:hAnsi="Times New Roman" w:cs="Times New Roman"/>
            <w:sz w:val="24"/>
            <w:szCs w:val="24"/>
          </w:rPr>
          <w:delText xml:space="preserve">Este estudo levanta um conjunto de contribuições. </w:delText>
        </w:r>
        <w:r w:rsidR="00807B97" w:rsidRPr="001D2B52" w:rsidDel="00795A37">
          <w:rPr>
            <w:rFonts w:ascii="Times New Roman" w:hAnsi="Times New Roman" w:cs="Times New Roman"/>
            <w:sz w:val="24"/>
            <w:szCs w:val="24"/>
          </w:rPr>
          <w:delText>É</w:delText>
        </w:r>
        <w:r w:rsidRPr="001D2B52" w:rsidDel="00795A37">
          <w:rPr>
            <w:rFonts w:ascii="Times New Roman" w:hAnsi="Times New Roman" w:cs="Times New Roman"/>
            <w:sz w:val="24"/>
            <w:szCs w:val="24"/>
          </w:rPr>
          <w:delText xml:space="preserve"> um dos primeiros estudos de </w:delText>
        </w:r>
        <w:r w:rsidR="00274724" w:rsidRPr="001D2B52" w:rsidDel="00795A37">
          <w:rPr>
            <w:rFonts w:ascii="Times New Roman" w:hAnsi="Times New Roman" w:cs="Times New Roman"/>
            <w:sz w:val="24"/>
            <w:szCs w:val="24"/>
          </w:rPr>
          <w:delText>PDFT</w:delText>
        </w:r>
        <w:r w:rsidRPr="001D2B52" w:rsidDel="00795A37">
          <w:rPr>
            <w:rFonts w:ascii="Times New Roman" w:hAnsi="Times New Roman" w:cs="Times New Roman"/>
            <w:sz w:val="24"/>
            <w:szCs w:val="24"/>
          </w:rPr>
          <w:delText xml:space="preserve"> baseado em necessidades de saúde aplicado no contexto do Brasil. Além disso, consiste em um estudo que aprofunda em uma sistemática d</w:delText>
        </w:r>
        <w:r w:rsidR="00B40216" w:rsidRPr="001D2B52" w:rsidDel="00795A37">
          <w:rPr>
            <w:rFonts w:ascii="Times New Roman" w:hAnsi="Times New Roman" w:cs="Times New Roman"/>
            <w:sz w:val="24"/>
            <w:szCs w:val="24"/>
          </w:rPr>
          <w:delText>o</w:delText>
        </w:r>
        <w:r w:rsidRPr="001D2B52" w:rsidDel="00795A37">
          <w:rPr>
            <w:rFonts w:ascii="Times New Roman" w:hAnsi="Times New Roman" w:cs="Times New Roman"/>
            <w:sz w:val="24"/>
            <w:szCs w:val="24"/>
          </w:rPr>
          <w:delText xml:space="preserve"> planejamento </w:delText>
        </w:r>
        <w:r w:rsidR="00B40216" w:rsidRPr="001D2B52" w:rsidDel="00795A37">
          <w:rPr>
            <w:rFonts w:ascii="Times New Roman" w:hAnsi="Times New Roman" w:cs="Times New Roman"/>
            <w:sz w:val="24"/>
            <w:szCs w:val="24"/>
          </w:rPr>
          <w:delText xml:space="preserve">da força de trabalho para saúde bucal </w:delText>
        </w:r>
        <w:r w:rsidRPr="001D2B52" w:rsidDel="00795A37">
          <w:rPr>
            <w:rFonts w:ascii="Times New Roman" w:hAnsi="Times New Roman" w:cs="Times New Roman"/>
            <w:sz w:val="24"/>
            <w:szCs w:val="24"/>
          </w:rPr>
          <w:delText>que analisa as particularidades demográficas, epidemiológicas e regionais</w:delText>
        </w:r>
        <w:r w:rsidR="00B40216" w:rsidRPr="001D2B52" w:rsidDel="00795A37">
          <w:rPr>
            <w:rFonts w:ascii="Times New Roman" w:hAnsi="Times New Roman" w:cs="Times New Roman"/>
            <w:sz w:val="24"/>
            <w:szCs w:val="24"/>
          </w:rPr>
          <w:delText xml:space="preserve">, diferente de abordagens baseadas meramente em razões populacionais. </w:delText>
        </w:r>
        <w:r w:rsidR="003A137A" w:rsidRPr="001D2B52" w:rsidDel="00795A37">
          <w:rPr>
            <w:rFonts w:ascii="Times New Roman" w:hAnsi="Times New Roman" w:cs="Times New Roman"/>
            <w:sz w:val="24"/>
            <w:szCs w:val="24"/>
          </w:rPr>
          <w:delText xml:space="preserve">O estudo </w:delText>
        </w:r>
        <w:r w:rsidR="00ED2467" w:rsidRPr="001D2B52" w:rsidDel="00795A37">
          <w:rPr>
            <w:rFonts w:ascii="Times New Roman" w:hAnsi="Times New Roman" w:cs="Times New Roman"/>
            <w:sz w:val="24"/>
            <w:szCs w:val="24"/>
          </w:rPr>
          <w:delText>contribui ao trazer um retrato subnacional do PDFT. Uma aplicação a nível nacional em país de dimensões continentais, marcado por desigualdades regionais, poderia não representar a realidade do Brasil.</w:delText>
        </w:r>
        <w:r w:rsidR="00807B97" w:rsidRPr="001D2B52" w:rsidDel="00795A37">
          <w:rPr>
            <w:rFonts w:ascii="Times New Roman" w:hAnsi="Times New Roman" w:cs="Times New Roman"/>
            <w:sz w:val="24"/>
            <w:szCs w:val="24"/>
          </w:rPr>
          <w:delText xml:space="preserve"> </w:delText>
        </w:r>
        <w:r w:rsidR="00ED2467" w:rsidRPr="001D2B52" w:rsidDel="00795A37">
          <w:rPr>
            <w:rFonts w:ascii="Times New Roman" w:hAnsi="Times New Roman" w:cs="Times New Roman"/>
            <w:sz w:val="24"/>
            <w:szCs w:val="24"/>
          </w:rPr>
          <w:delText xml:space="preserve">Por fim, o estudo </w:delText>
        </w:r>
        <w:r w:rsidR="003A137A" w:rsidRPr="001D2B52" w:rsidDel="00795A37">
          <w:rPr>
            <w:rFonts w:ascii="Times New Roman" w:hAnsi="Times New Roman" w:cs="Times New Roman"/>
            <w:sz w:val="24"/>
            <w:szCs w:val="24"/>
          </w:rPr>
          <w:delText>inova ao tra</w:delText>
        </w:r>
        <w:r w:rsidR="00ED2467" w:rsidRPr="001D2B52" w:rsidDel="00795A37">
          <w:rPr>
            <w:rFonts w:ascii="Times New Roman" w:hAnsi="Times New Roman" w:cs="Times New Roman"/>
            <w:sz w:val="24"/>
            <w:szCs w:val="24"/>
          </w:rPr>
          <w:delText xml:space="preserve">zer uma aplicação web que permite que qualquer usuário – seja pesquisador, gestor ou formulador de política pública – acesse o PDFT e o customize </w:delText>
        </w:r>
        <w:r w:rsidR="00633BFB" w:rsidRPr="001D2B52" w:rsidDel="00795A37">
          <w:rPr>
            <w:rFonts w:ascii="Times New Roman" w:hAnsi="Times New Roman" w:cs="Times New Roman"/>
            <w:sz w:val="24"/>
            <w:szCs w:val="24"/>
          </w:rPr>
          <w:delText xml:space="preserve">nove parâmetros </w:delText>
        </w:r>
        <w:r w:rsidR="00ED2467" w:rsidRPr="001D2B52" w:rsidDel="00795A37">
          <w:rPr>
            <w:rFonts w:ascii="Times New Roman" w:hAnsi="Times New Roman" w:cs="Times New Roman"/>
            <w:sz w:val="24"/>
            <w:szCs w:val="24"/>
          </w:rPr>
          <w:delText>de acordo co</w:delText>
        </w:r>
        <w:r w:rsidR="002C2AE4" w:rsidRPr="001D2B52" w:rsidDel="00795A37">
          <w:rPr>
            <w:rFonts w:ascii="Times New Roman" w:hAnsi="Times New Roman" w:cs="Times New Roman"/>
            <w:sz w:val="24"/>
            <w:szCs w:val="24"/>
          </w:rPr>
          <w:delText>m características de uma dada localidade</w:delText>
        </w:r>
        <w:r w:rsidR="00ED2467" w:rsidRPr="001D2B52" w:rsidDel="00795A37">
          <w:rPr>
            <w:rFonts w:ascii="Times New Roman" w:hAnsi="Times New Roman" w:cs="Times New Roman"/>
            <w:sz w:val="24"/>
            <w:szCs w:val="24"/>
          </w:rPr>
          <w:delText xml:space="preserve">. </w:delText>
        </w:r>
      </w:del>
    </w:p>
    <w:p w14:paraId="501A7774" w14:textId="1D8754F9" w:rsidR="00B40216" w:rsidRPr="001D2B52" w:rsidDel="00795A37" w:rsidRDefault="00B40216" w:rsidP="00795A37">
      <w:pPr>
        <w:pStyle w:val="SemEspaamento"/>
        <w:spacing w:line="360" w:lineRule="auto"/>
        <w:ind w:firstLine="851"/>
        <w:jc w:val="both"/>
        <w:rPr>
          <w:del w:id="337" w:author="Daiana Bonfim" w:date="2025-02-08T14:16:00Z"/>
          <w:rFonts w:ascii="Times New Roman" w:hAnsi="Times New Roman" w:cs="Times New Roman"/>
          <w:sz w:val="24"/>
          <w:szCs w:val="24"/>
        </w:rPr>
      </w:pPr>
      <w:del w:id="338" w:author="Daiana Bonfim" w:date="2025-02-08T14:16:00Z">
        <w:r w:rsidRPr="001D2B52" w:rsidDel="00795A37">
          <w:rPr>
            <w:rFonts w:ascii="Times New Roman" w:hAnsi="Times New Roman" w:cs="Times New Roman"/>
            <w:sz w:val="24"/>
            <w:szCs w:val="24"/>
          </w:rPr>
          <w:delText xml:space="preserve">Algumas limitações devem ser apontadas. A primeira está relacionada à qualidade das bases de dados. Esta observação é frequente em estudos </w:delText>
        </w:r>
        <w:r w:rsidR="00274724" w:rsidRPr="001D2B52" w:rsidDel="00795A37">
          <w:rPr>
            <w:rFonts w:ascii="Times New Roman" w:hAnsi="Times New Roman" w:cs="Times New Roman"/>
            <w:sz w:val="24"/>
            <w:szCs w:val="24"/>
          </w:rPr>
          <w:delText xml:space="preserve">de qualquer país </w:delText>
        </w:r>
        <w:r w:rsidRPr="001D2B52" w:rsidDel="00795A37">
          <w:rPr>
            <w:rFonts w:ascii="Times New Roman" w:hAnsi="Times New Roman" w:cs="Times New Roman"/>
            <w:sz w:val="24"/>
            <w:szCs w:val="24"/>
          </w:rPr>
          <w:delText xml:space="preserve">que modela PDFT. O CNES-PF, base utilizada para aferir a oferta, mesmo tendo amplo uso por pesquisadores, é alvo de críticas devido a problemas de atualização nos registros. A base usada para estimar os elementos de epidemiologia e prestação dos serviços de saúde derivam da pesquisa SB2010, visto que a sua última atualização ainda não teve seus microdados disponibilizados. Ainda assim, mesmo publicações recentes ainda a </w:delText>
        </w:r>
        <w:r w:rsidRPr="001D2B52" w:rsidDel="00795A37">
          <w:rPr>
            <w:rFonts w:ascii="Times New Roman" w:hAnsi="Times New Roman" w:cs="Times New Roman"/>
            <w:sz w:val="24"/>
            <w:szCs w:val="24"/>
          </w:rPr>
          <w:lastRenderedPageBreak/>
          <w:delText>utilizam, pois é a principal referência de base com amostragem representativa da população geral</w:delText>
        </w:r>
        <w:r w:rsidR="00274724" w:rsidRPr="001D2B52" w:rsidDel="00795A37">
          <w:rPr>
            <w:rFonts w:ascii="Times New Roman" w:hAnsi="Times New Roman" w:cs="Times New Roman"/>
            <w:sz w:val="24"/>
            <w:szCs w:val="24"/>
          </w:rPr>
          <w:delText xml:space="preserve"> no Brasil</w:delText>
        </w:r>
        <w:r w:rsidRPr="001D2B52" w:rsidDel="00795A37">
          <w:rPr>
            <w:rFonts w:ascii="Times New Roman" w:hAnsi="Times New Roman" w:cs="Times New Roman"/>
            <w:sz w:val="24"/>
            <w:szCs w:val="24"/>
          </w:rPr>
          <w:delText xml:space="preserve">. </w:delText>
        </w:r>
      </w:del>
    </w:p>
    <w:p w14:paraId="28954481" w14:textId="661D0C8A" w:rsidR="00B40216" w:rsidRPr="001D2B52" w:rsidDel="00795A37" w:rsidRDefault="00B40216" w:rsidP="00795A37">
      <w:pPr>
        <w:pStyle w:val="SemEspaamento"/>
        <w:spacing w:line="360" w:lineRule="auto"/>
        <w:ind w:firstLine="851"/>
        <w:jc w:val="both"/>
        <w:rPr>
          <w:del w:id="339" w:author="Daiana Bonfim" w:date="2025-02-08T14:16:00Z"/>
          <w:rFonts w:ascii="Times New Roman" w:hAnsi="Times New Roman" w:cs="Times New Roman"/>
          <w:sz w:val="24"/>
          <w:szCs w:val="24"/>
        </w:rPr>
      </w:pPr>
      <w:del w:id="340" w:author="Daiana Bonfim" w:date="2025-02-08T14:16:00Z">
        <w:r w:rsidRPr="001D2B52" w:rsidDel="00795A37">
          <w:rPr>
            <w:rFonts w:ascii="Times New Roman" w:hAnsi="Times New Roman" w:cs="Times New Roman"/>
            <w:sz w:val="24"/>
            <w:szCs w:val="24"/>
          </w:rPr>
          <w:delText xml:space="preserve">Outra limitação do trabalho decorre da </w:delText>
        </w:r>
        <w:r w:rsidR="00274724" w:rsidRPr="001D2B52" w:rsidDel="00795A37">
          <w:rPr>
            <w:rFonts w:ascii="Times New Roman" w:hAnsi="Times New Roman" w:cs="Times New Roman"/>
            <w:sz w:val="24"/>
            <w:szCs w:val="24"/>
          </w:rPr>
          <w:delText>inexistência</w:delText>
        </w:r>
        <w:r w:rsidRPr="001D2B52" w:rsidDel="00795A37">
          <w:rPr>
            <w:rFonts w:ascii="Times New Roman" w:hAnsi="Times New Roman" w:cs="Times New Roman"/>
            <w:sz w:val="24"/>
            <w:szCs w:val="24"/>
          </w:rPr>
          <w:delText xml:space="preserve"> de alguns parâmetros</w:delText>
        </w:r>
        <w:r w:rsidR="00960820" w:rsidRPr="001D2B52" w:rsidDel="00795A37">
          <w:rPr>
            <w:rFonts w:ascii="Times New Roman" w:hAnsi="Times New Roman" w:cs="Times New Roman"/>
            <w:sz w:val="24"/>
            <w:szCs w:val="24"/>
          </w:rPr>
          <w:delText xml:space="preserve"> para estimar prevalência/incidência de determinadas condições, bem como a assistência dedicada a elas</w:delText>
        </w:r>
        <w:r w:rsidRPr="001D2B52" w:rsidDel="00795A37">
          <w:rPr>
            <w:rFonts w:ascii="Times New Roman" w:hAnsi="Times New Roman" w:cs="Times New Roman"/>
            <w:sz w:val="24"/>
            <w:szCs w:val="24"/>
          </w:rPr>
          <w:delText xml:space="preserve">. </w:delText>
        </w:r>
        <w:r w:rsidR="00960820" w:rsidRPr="001D2B52" w:rsidDel="00795A37">
          <w:rPr>
            <w:rFonts w:ascii="Times New Roman" w:hAnsi="Times New Roman" w:cs="Times New Roman"/>
            <w:sz w:val="24"/>
            <w:szCs w:val="24"/>
          </w:rPr>
          <w:delText xml:space="preserve">Por isso, foi necessário trabalhar apenas com um recorte de alguns serviços. Sabe-se que a saúde bucal envolve outros procedimentos (ex.: prevenção e tratamento de câncer de boca, ações coletivas na APS, dentre outras), além destes que foram acessados. </w:delText>
        </w:r>
        <w:r w:rsidRPr="001D2B52" w:rsidDel="00795A37">
          <w:rPr>
            <w:rFonts w:ascii="Times New Roman" w:hAnsi="Times New Roman" w:cs="Times New Roman"/>
            <w:sz w:val="24"/>
            <w:szCs w:val="24"/>
          </w:rPr>
          <w:delText>Logo, os resultados de déficit podem ser ainda maiores</w:delText>
        </w:r>
        <w:r w:rsidR="002C2AE4" w:rsidRPr="001D2B52" w:rsidDel="00795A37">
          <w:rPr>
            <w:rFonts w:ascii="Times New Roman" w:hAnsi="Times New Roman" w:cs="Times New Roman"/>
            <w:sz w:val="24"/>
            <w:szCs w:val="24"/>
          </w:rPr>
          <w:delText xml:space="preserve"> ao se adicionar outros serviços/linhas de cuidado</w:delText>
        </w:r>
        <w:r w:rsidRPr="001D2B52" w:rsidDel="00795A37">
          <w:rPr>
            <w:rFonts w:ascii="Times New Roman" w:hAnsi="Times New Roman" w:cs="Times New Roman"/>
            <w:sz w:val="24"/>
            <w:szCs w:val="24"/>
          </w:rPr>
          <w:delText xml:space="preserve">. </w:delText>
        </w:r>
        <w:r w:rsidR="00960820" w:rsidRPr="001D2B52" w:rsidDel="00795A37">
          <w:rPr>
            <w:rFonts w:ascii="Times New Roman" w:hAnsi="Times New Roman" w:cs="Times New Roman"/>
            <w:sz w:val="24"/>
            <w:szCs w:val="24"/>
          </w:rPr>
          <w:delText xml:space="preserve">Especificamente em relação a esta limitação, é possível aplicar uma simulação de cenário usando o aplicativo implementado no estudo, que permite aumentar/reduzir a oferta a partir da customização do parâmetro FC. </w:delText>
        </w:r>
      </w:del>
    </w:p>
    <w:p w14:paraId="30F9E268" w14:textId="3C59923E" w:rsidR="00B40216" w:rsidRPr="001D2B52" w:rsidDel="00795A37" w:rsidRDefault="00B40216" w:rsidP="00795A37">
      <w:pPr>
        <w:pStyle w:val="SemEspaamento"/>
        <w:spacing w:line="360" w:lineRule="auto"/>
        <w:ind w:firstLine="851"/>
        <w:jc w:val="both"/>
        <w:rPr>
          <w:del w:id="341" w:author="Daiana Bonfim" w:date="2025-02-08T14:16:00Z"/>
          <w:rFonts w:ascii="Times New Roman" w:hAnsi="Times New Roman" w:cs="Times New Roman"/>
          <w:sz w:val="24"/>
          <w:szCs w:val="24"/>
        </w:rPr>
      </w:pPr>
      <w:del w:id="342" w:author="Daiana Bonfim" w:date="2025-02-08T14:16:00Z">
        <w:r w:rsidRPr="001D2B52" w:rsidDel="00795A37">
          <w:rPr>
            <w:rFonts w:ascii="Times New Roman" w:hAnsi="Times New Roman" w:cs="Times New Roman"/>
            <w:sz w:val="24"/>
            <w:szCs w:val="24"/>
          </w:rPr>
          <w:delText xml:space="preserve">Pesquisas futuras podem ser realizadas para suprir algumas destas lacunas. Sugere-se que, tão logo se tenham os </w:delText>
        </w:r>
        <w:r w:rsidR="00633BFB" w:rsidRPr="001D2B52" w:rsidDel="00795A37">
          <w:rPr>
            <w:rFonts w:ascii="Times New Roman" w:hAnsi="Times New Roman" w:cs="Times New Roman"/>
            <w:sz w:val="24"/>
            <w:szCs w:val="24"/>
          </w:rPr>
          <w:delText>micro</w:delText>
        </w:r>
        <w:r w:rsidRPr="001D2B52" w:rsidDel="00795A37">
          <w:rPr>
            <w:rFonts w:ascii="Times New Roman" w:hAnsi="Times New Roman" w:cs="Times New Roman"/>
            <w:sz w:val="24"/>
            <w:szCs w:val="24"/>
          </w:rPr>
          <w:delText xml:space="preserve">dados do novo inquérito nacional de saúde bucal, este modelo seja replicado para verificar </w:delText>
        </w:r>
        <w:r w:rsidR="00960820" w:rsidRPr="001D2B52" w:rsidDel="00795A37">
          <w:rPr>
            <w:rFonts w:ascii="Times New Roman" w:hAnsi="Times New Roman" w:cs="Times New Roman"/>
            <w:sz w:val="24"/>
            <w:szCs w:val="24"/>
          </w:rPr>
          <w:delText xml:space="preserve">o quanto a realidade de 2010 se mostra diferente em relação ao novo cenário. </w:delText>
        </w:r>
        <w:r w:rsidR="00633BFB" w:rsidRPr="001D2B52" w:rsidDel="00795A37">
          <w:rPr>
            <w:rFonts w:ascii="Times New Roman" w:hAnsi="Times New Roman" w:cs="Times New Roman"/>
            <w:sz w:val="24"/>
            <w:szCs w:val="24"/>
          </w:rPr>
          <w:delText xml:space="preserve">Outra sugestão decorre da necessidade de se incluir outras categorias profissionais – tanto aquelas correlatas à saúde bucal (ex.: auxiliar e técnico de saúde bucal), quanto outras (ex.: enfermeiros, médicos, agentes comunitários de saúde) – visto que o planejamento de uma pode influenciar o resultado geral. Alguns modelos, incluem um elemento chamado substituição horizontal justamente para otimizar a alocação da carga de trabalho em procedimentos não exclusivos. </w:delText>
        </w:r>
        <w:r w:rsidR="00274724" w:rsidRPr="001D2B52" w:rsidDel="00795A37">
          <w:rPr>
            <w:rFonts w:ascii="Times New Roman" w:hAnsi="Times New Roman" w:cs="Times New Roman"/>
            <w:sz w:val="24"/>
            <w:szCs w:val="24"/>
          </w:rPr>
          <w:delText xml:space="preserve">Outra possibilidade de estudo futuro é a validação de alguns parâmetros de tempos por meio de consultas a profissionais e especialistas em diferentes contextos regionais de aplicação. O aplicativo implementado pode ser </w:delText>
        </w:r>
        <w:r w:rsidR="0084432E" w:rsidRPr="001D2B52" w:rsidDel="00795A37">
          <w:rPr>
            <w:rFonts w:ascii="Times New Roman" w:hAnsi="Times New Roman" w:cs="Times New Roman"/>
            <w:sz w:val="24"/>
            <w:szCs w:val="24"/>
          </w:rPr>
          <w:delText xml:space="preserve">aliado neste processo. </w:delText>
        </w:r>
      </w:del>
    </w:p>
    <w:p w14:paraId="16BB0748" w14:textId="19174076" w:rsidR="00D83D90" w:rsidRPr="001D2B52" w:rsidDel="00795A37" w:rsidRDefault="00D83D90" w:rsidP="00795A37">
      <w:pPr>
        <w:pStyle w:val="SemEspaamento"/>
        <w:spacing w:line="360" w:lineRule="auto"/>
        <w:ind w:firstLine="851"/>
        <w:jc w:val="both"/>
        <w:rPr>
          <w:del w:id="343" w:author="Daiana Bonfim" w:date="2025-02-08T14:16:00Z"/>
          <w:rFonts w:ascii="Times New Roman" w:hAnsi="Times New Roman" w:cs="Times New Roman"/>
          <w:sz w:val="24"/>
          <w:szCs w:val="24"/>
        </w:rPr>
      </w:pPr>
      <w:del w:id="344" w:author="Daiana Bonfim" w:date="2025-02-08T14:16:00Z">
        <w:r w:rsidRPr="001D2B52" w:rsidDel="00795A37">
          <w:rPr>
            <w:rFonts w:ascii="Times New Roman" w:hAnsi="Times New Roman" w:cs="Times New Roman"/>
            <w:sz w:val="24"/>
            <w:szCs w:val="24"/>
          </w:rPr>
          <w:delText xml:space="preserve">Para além das limitações deste trabalho, pesquisas futuras ainda podem avançar para investigar determinantes dos resultados a fim de avaliar o porquê de algumas regiões terem maior balanceamento que outras. Durante a discussão foi possível levantar algumas hipóteses, todavia, é importante testá-las por meio de modelos estatísticos. </w:delText>
        </w:r>
        <w:r w:rsidR="0084432E" w:rsidRPr="001D2B52" w:rsidDel="00795A37">
          <w:rPr>
            <w:rFonts w:ascii="Times New Roman" w:hAnsi="Times New Roman" w:cs="Times New Roman"/>
            <w:sz w:val="24"/>
            <w:szCs w:val="24"/>
          </w:rPr>
          <w:delText>Medidas importantes para a saúde bucal no Brasil foram introduzidas nos últimos anos</w:delText>
        </w:r>
        <w:r w:rsidRPr="001D2B52" w:rsidDel="00795A37">
          <w:rPr>
            <w:rFonts w:ascii="Times New Roman" w:hAnsi="Times New Roman" w:cs="Times New Roman"/>
            <w:sz w:val="24"/>
            <w:szCs w:val="24"/>
          </w:rPr>
          <w:delText xml:space="preserve">. Em 2021, </w:delText>
        </w:r>
        <w:r w:rsidR="0084432E" w:rsidRPr="001D2B52" w:rsidDel="00795A37">
          <w:rPr>
            <w:rFonts w:ascii="Times New Roman" w:hAnsi="Times New Roman" w:cs="Times New Roman"/>
            <w:sz w:val="24"/>
            <w:szCs w:val="24"/>
          </w:rPr>
          <w:delText>houve</w:delText>
        </w:r>
        <w:r w:rsidRPr="001D2B52" w:rsidDel="00795A37">
          <w:rPr>
            <w:rFonts w:ascii="Times New Roman" w:hAnsi="Times New Roman" w:cs="Times New Roman"/>
            <w:sz w:val="24"/>
            <w:szCs w:val="24"/>
          </w:rPr>
          <w:delText xml:space="preserve"> a atualização das DCN, trazendo medidas expressas que ampliam a participação do educando no contexto do SUS durante sua formação. Pesquisas futuras devem avaliar o quanto que esta medida pode refletir na distribuição regional e setorial de profissionais pelo sistema de saúde. Nos últimos dois anos, o Brasil Sorridente contou com avanços importantes em relação ao financiamento da política. É importante que novas investigações avaliem como estes resultados podem impactar o PDFT. Por fim, pesquisas </w:delText>
        </w:r>
        <w:r w:rsidRPr="001D2B52" w:rsidDel="00795A37">
          <w:rPr>
            <w:rFonts w:ascii="Times New Roman" w:hAnsi="Times New Roman" w:cs="Times New Roman"/>
            <w:sz w:val="24"/>
            <w:szCs w:val="24"/>
          </w:rPr>
          <w:lastRenderedPageBreak/>
          <w:delText xml:space="preserve">futuras podem ser realizadas com o intuito de incluir elementos de projeção populacional e da força de trabalho de saúde bucal. O último censo confirmou a tendência do envelhecimento populacional no Brasil. Logo, é importante </w:delText>
        </w:r>
        <w:r w:rsidR="008C036C" w:rsidRPr="001D2B52" w:rsidDel="00795A37">
          <w:rPr>
            <w:rFonts w:ascii="Times New Roman" w:hAnsi="Times New Roman" w:cs="Times New Roman"/>
            <w:sz w:val="24"/>
            <w:szCs w:val="24"/>
          </w:rPr>
          <w:delText xml:space="preserve">avançar em modelos que incluam projeções a fim de agregar elementos demográficos como este. </w:delText>
        </w:r>
      </w:del>
    </w:p>
    <w:p w14:paraId="27651E2C" w14:textId="7E54CFF6" w:rsidR="00D83D90" w:rsidRPr="001D2B52" w:rsidRDefault="00D83D90" w:rsidP="00D83D90">
      <w:pPr>
        <w:pStyle w:val="SemEspaamento"/>
        <w:spacing w:line="360" w:lineRule="auto"/>
        <w:ind w:firstLine="851"/>
        <w:jc w:val="both"/>
        <w:rPr>
          <w:rFonts w:ascii="Times New Roman" w:hAnsi="Times New Roman" w:cs="Times New Roman"/>
          <w:sz w:val="24"/>
          <w:szCs w:val="24"/>
        </w:rPr>
      </w:pPr>
      <w:r w:rsidRPr="001D2B52">
        <w:rPr>
          <w:rFonts w:ascii="Times New Roman" w:hAnsi="Times New Roman" w:cs="Times New Roman"/>
          <w:sz w:val="24"/>
          <w:szCs w:val="24"/>
        </w:rPr>
        <w:t xml:space="preserve"> </w:t>
      </w:r>
    </w:p>
    <w:p w14:paraId="3CE4D8A5" w14:textId="49D6D87B" w:rsidR="00174AF4" w:rsidRPr="001D2B52" w:rsidRDefault="00174AF4" w:rsidP="00F33632">
      <w:pPr>
        <w:jc w:val="both"/>
        <w:rPr>
          <w:rFonts w:ascii="Times New Roman" w:hAnsi="Times New Roman" w:cs="Times New Roman"/>
          <w:b/>
          <w:bCs/>
          <w:sz w:val="24"/>
          <w:szCs w:val="24"/>
        </w:rPr>
      </w:pPr>
    </w:p>
    <w:p w14:paraId="523BD08F" w14:textId="0CCD249F" w:rsidR="003C765A" w:rsidRPr="001D2B52" w:rsidRDefault="003C765A" w:rsidP="00F33632">
      <w:pPr>
        <w:jc w:val="both"/>
        <w:rPr>
          <w:rFonts w:ascii="Times New Roman" w:hAnsi="Times New Roman" w:cs="Times New Roman"/>
          <w:b/>
          <w:bCs/>
          <w:sz w:val="24"/>
          <w:szCs w:val="24"/>
        </w:rPr>
      </w:pPr>
    </w:p>
    <w:p w14:paraId="3359840A" w14:textId="77777777" w:rsidR="0084432E" w:rsidRPr="001D2B52" w:rsidRDefault="0084432E" w:rsidP="00F33632">
      <w:pPr>
        <w:jc w:val="both"/>
        <w:rPr>
          <w:rFonts w:ascii="Times New Roman" w:hAnsi="Times New Roman" w:cs="Times New Roman"/>
          <w:b/>
          <w:bCs/>
          <w:sz w:val="24"/>
          <w:szCs w:val="24"/>
        </w:rPr>
      </w:pPr>
    </w:p>
    <w:p w14:paraId="01B1F9BE" w14:textId="7DAEBB6F" w:rsidR="00A70DEB" w:rsidRPr="001D2B52" w:rsidRDefault="000449FB" w:rsidP="00F33632">
      <w:pPr>
        <w:jc w:val="both"/>
        <w:rPr>
          <w:rFonts w:ascii="Times New Roman" w:hAnsi="Times New Roman" w:cs="Times New Roman"/>
          <w:b/>
          <w:bCs/>
          <w:sz w:val="24"/>
          <w:szCs w:val="24"/>
        </w:rPr>
      </w:pPr>
      <w:r w:rsidRPr="001D2B52">
        <w:rPr>
          <w:rFonts w:ascii="Times New Roman" w:hAnsi="Times New Roman" w:cs="Times New Roman"/>
          <w:b/>
          <w:bCs/>
          <w:sz w:val="24"/>
          <w:szCs w:val="24"/>
        </w:rPr>
        <w:t>Referências</w:t>
      </w:r>
    </w:p>
    <w:p w14:paraId="2425A295" w14:textId="52DAE80C" w:rsidR="00A70DEB" w:rsidRPr="001D2B52" w:rsidRDefault="00A70DEB" w:rsidP="00F33632">
      <w:pPr>
        <w:jc w:val="both"/>
        <w:rPr>
          <w:rFonts w:ascii="Times New Roman" w:hAnsi="Times New Roman" w:cs="Times New Roman"/>
          <w:sz w:val="24"/>
          <w:szCs w:val="24"/>
        </w:rPr>
      </w:pPr>
    </w:p>
    <w:sdt>
      <w:sdtPr>
        <w:rPr>
          <w:rFonts w:ascii="Times New Roman" w:hAnsi="Times New Roman" w:cs="Times New Roman"/>
          <w:sz w:val="24"/>
          <w:szCs w:val="24"/>
        </w:rPr>
        <w:tag w:val="MENDELEY_BIBLIOGRAPHY"/>
        <w:id w:val="1069692784"/>
        <w:placeholder>
          <w:docPart w:val="DefaultPlaceholder_-1854013440"/>
        </w:placeholder>
      </w:sdtPr>
      <w:sdtEndPr/>
      <w:sdtContent>
        <w:p w14:paraId="2F165CBB" w14:textId="77777777" w:rsidR="009C2F75" w:rsidRDefault="009C2F75">
          <w:pPr>
            <w:autoSpaceDE w:val="0"/>
            <w:autoSpaceDN w:val="0"/>
            <w:ind w:hanging="480"/>
            <w:divId w:val="1184057629"/>
            <w:rPr>
              <w:rFonts w:eastAsia="Times New Roman"/>
              <w:sz w:val="24"/>
              <w:szCs w:val="24"/>
            </w:rPr>
          </w:pPr>
          <w:r>
            <w:rPr>
              <w:rFonts w:eastAsia="Times New Roman"/>
            </w:rPr>
            <w:t xml:space="preserve">Almeida, D. C. L. de, Fadel, C. B., &amp; Silva Junior, M. F. (2021). Mercado de trabalho público: percepção de formandos em Odontologia de uma universidade pública. </w:t>
          </w:r>
          <w:r>
            <w:rPr>
              <w:rFonts w:eastAsia="Times New Roman"/>
              <w:i/>
              <w:iCs/>
            </w:rPr>
            <w:t>Research, Society and Development</w:t>
          </w:r>
          <w:r>
            <w:rPr>
              <w:rFonts w:eastAsia="Times New Roman"/>
            </w:rPr>
            <w:t xml:space="preserve">, </w:t>
          </w:r>
          <w:r>
            <w:rPr>
              <w:rFonts w:eastAsia="Times New Roman"/>
              <w:i/>
              <w:iCs/>
            </w:rPr>
            <w:t>10</w:t>
          </w:r>
          <w:r>
            <w:rPr>
              <w:rFonts w:eastAsia="Times New Roman"/>
            </w:rPr>
            <w:t>(8), e49110817702. https://doi.org/10.33448/rsd-v10i8.17702</w:t>
          </w:r>
        </w:p>
        <w:p w14:paraId="07F0488E" w14:textId="77777777" w:rsidR="009C2F75" w:rsidRDefault="009C2F75">
          <w:pPr>
            <w:autoSpaceDE w:val="0"/>
            <w:autoSpaceDN w:val="0"/>
            <w:ind w:hanging="480"/>
            <w:divId w:val="1843012523"/>
            <w:rPr>
              <w:rFonts w:eastAsia="Times New Roman"/>
            </w:rPr>
          </w:pPr>
          <w:r>
            <w:rPr>
              <w:rFonts w:eastAsia="Times New Roman"/>
            </w:rPr>
            <w:t xml:space="preserve">Asamani, J. A., Christmals, C. Dela, &amp; Reitsma, G. M. (2021). The needs-based health workforce planning method: a systematic scoping review of analytical applications. </w:t>
          </w:r>
          <w:r>
            <w:rPr>
              <w:rFonts w:eastAsia="Times New Roman"/>
              <w:i/>
              <w:iCs/>
            </w:rPr>
            <w:t>Health Policy and Planning</w:t>
          </w:r>
          <w:r>
            <w:rPr>
              <w:rFonts w:eastAsia="Times New Roman"/>
            </w:rPr>
            <w:t>, 1–19. https://doi.org/10.1093/heapol/czab022</w:t>
          </w:r>
        </w:p>
        <w:p w14:paraId="281C222A" w14:textId="77777777" w:rsidR="009C2F75" w:rsidRDefault="009C2F75">
          <w:pPr>
            <w:autoSpaceDE w:val="0"/>
            <w:autoSpaceDN w:val="0"/>
            <w:ind w:hanging="480"/>
            <w:divId w:val="1558082432"/>
            <w:rPr>
              <w:rFonts w:eastAsia="Times New Roman"/>
            </w:rPr>
          </w:pPr>
          <w:r>
            <w:rPr>
              <w:rFonts w:eastAsia="Times New Roman"/>
            </w:rPr>
            <w:t xml:space="preserve">Balasubramanian, M., Hasan, A., Ganbavale, S., Alolayah, A., &amp; Gallagher, J. (2021). Planning the future oral health workforce: a rapid review of supply, demand and need models, data sources and skill mix considerations. </w:t>
          </w:r>
          <w:r>
            <w:rPr>
              <w:rFonts w:eastAsia="Times New Roman"/>
              <w:i/>
              <w:iCs/>
            </w:rPr>
            <w:t>International Journal of Environmental Research and Public Health</w:t>
          </w:r>
          <w:r>
            <w:rPr>
              <w:rFonts w:eastAsia="Times New Roman"/>
            </w:rPr>
            <w:t xml:space="preserve">, </w:t>
          </w:r>
          <w:r>
            <w:rPr>
              <w:rFonts w:eastAsia="Times New Roman"/>
              <w:i/>
              <w:iCs/>
            </w:rPr>
            <w:t>18</w:t>
          </w:r>
          <w:r>
            <w:rPr>
              <w:rFonts w:eastAsia="Times New Roman"/>
            </w:rPr>
            <w:t>(6), 1–33. https://doi.org/10.3390/ijerph18062891</w:t>
          </w:r>
        </w:p>
        <w:p w14:paraId="5A577009" w14:textId="77777777" w:rsidR="009C2F75" w:rsidRDefault="009C2F75">
          <w:pPr>
            <w:autoSpaceDE w:val="0"/>
            <w:autoSpaceDN w:val="0"/>
            <w:ind w:hanging="480"/>
            <w:divId w:val="857235916"/>
            <w:rPr>
              <w:rFonts w:eastAsia="Times New Roman"/>
            </w:rPr>
          </w:pPr>
          <w:r>
            <w:rPr>
              <w:rFonts w:eastAsia="Times New Roman"/>
            </w:rPr>
            <w:t xml:space="preserve">Belotti, L., Maito, S., Vesga-Varela, A. L., de Almeida, L. Y., da Silva, M. T., Haddad, A. E., da Costa Palacio, D., &amp; Bonfim, D. (2024). Activities of the oral health teams in primary health care: a time-motion study. </w:t>
          </w:r>
          <w:r>
            <w:rPr>
              <w:rFonts w:eastAsia="Times New Roman"/>
              <w:i/>
              <w:iCs/>
            </w:rPr>
            <w:t>BMC Health Services Research</w:t>
          </w:r>
          <w:r>
            <w:rPr>
              <w:rFonts w:eastAsia="Times New Roman"/>
            </w:rPr>
            <w:t xml:space="preserve">, </w:t>
          </w:r>
          <w:r>
            <w:rPr>
              <w:rFonts w:eastAsia="Times New Roman"/>
              <w:i/>
              <w:iCs/>
            </w:rPr>
            <w:t>24</w:t>
          </w:r>
          <w:r>
            <w:rPr>
              <w:rFonts w:eastAsia="Times New Roman"/>
            </w:rPr>
            <w:t>(1). https://doi.org/10.1186/s12913-024-11053-5</w:t>
          </w:r>
        </w:p>
        <w:p w14:paraId="6771EDBF" w14:textId="77777777" w:rsidR="009C2F75" w:rsidRDefault="009C2F75">
          <w:pPr>
            <w:autoSpaceDE w:val="0"/>
            <w:autoSpaceDN w:val="0"/>
            <w:ind w:hanging="480"/>
            <w:divId w:val="1865097622"/>
            <w:rPr>
              <w:rFonts w:eastAsia="Times New Roman"/>
            </w:rPr>
          </w:pPr>
          <w:r>
            <w:rPr>
              <w:rFonts w:eastAsia="Times New Roman"/>
            </w:rPr>
            <w:t xml:space="preserve">Birch, S., Ahern, S., Brocklehurst, P., Chikte, U., Gallagher, J., Listl, S., Lalloo, R., O’Malley, L., Rigby, J., Tickle, M., Tomblin Murphy, G., &amp; Woods, N. (2021). Planning the oral health workforce: Time for innovation. In </w:t>
          </w:r>
          <w:r>
            <w:rPr>
              <w:rFonts w:eastAsia="Times New Roman"/>
              <w:i/>
              <w:iCs/>
            </w:rPr>
            <w:t>Community Dentistry and Oral Epidemiology</w:t>
          </w:r>
          <w:r>
            <w:rPr>
              <w:rFonts w:eastAsia="Times New Roman"/>
            </w:rPr>
            <w:t xml:space="preserve"> (Vol. 49, Issue 1, pp. 17–22). Blackwell Munksgaard. https://doi.org/10.1111/cdoe.12604</w:t>
          </w:r>
        </w:p>
        <w:p w14:paraId="18BAA87B" w14:textId="77777777" w:rsidR="009C2F75" w:rsidRDefault="009C2F75">
          <w:pPr>
            <w:autoSpaceDE w:val="0"/>
            <w:autoSpaceDN w:val="0"/>
            <w:ind w:hanging="480"/>
            <w:divId w:val="2005670177"/>
            <w:rPr>
              <w:rFonts w:eastAsia="Times New Roman"/>
            </w:rPr>
          </w:pPr>
          <w:r>
            <w:rPr>
              <w:rFonts w:eastAsia="Times New Roman"/>
            </w:rPr>
            <w:t xml:space="preserve">Bitencourt, F. V., Olsson, T. O., Lamers, J. M. de S., Leite, F. R. M., Nascimento, G. G., &amp; Toassi, R. F. C. (2023). Impact of public health and higher education policies on the profile of final-year Brazilian dental students: Challenges and future developments. </w:t>
          </w:r>
          <w:r>
            <w:rPr>
              <w:rFonts w:eastAsia="Times New Roman"/>
              <w:i/>
              <w:iCs/>
            </w:rPr>
            <w:t>European Journal of Dental Education</w:t>
          </w:r>
          <w:r>
            <w:rPr>
              <w:rFonts w:eastAsia="Times New Roman"/>
            </w:rPr>
            <w:t xml:space="preserve">, </w:t>
          </w:r>
          <w:r>
            <w:rPr>
              <w:rFonts w:eastAsia="Times New Roman"/>
              <w:i/>
              <w:iCs/>
            </w:rPr>
            <w:t>27</w:t>
          </w:r>
          <w:r>
            <w:rPr>
              <w:rFonts w:eastAsia="Times New Roman"/>
            </w:rPr>
            <w:t>(3), 547–559. https://doi.org/10.1111/eje.12840</w:t>
          </w:r>
        </w:p>
        <w:p w14:paraId="4BDE4655" w14:textId="77777777" w:rsidR="009C2F75" w:rsidRDefault="009C2F75">
          <w:pPr>
            <w:autoSpaceDE w:val="0"/>
            <w:autoSpaceDN w:val="0"/>
            <w:ind w:hanging="480"/>
            <w:divId w:val="389154906"/>
            <w:rPr>
              <w:rFonts w:eastAsia="Times New Roman"/>
            </w:rPr>
          </w:pPr>
          <w:r>
            <w:rPr>
              <w:rFonts w:eastAsia="Times New Roman"/>
            </w:rPr>
            <w:t xml:space="preserve">Bleicher, L., &amp; Cangussu, M. C. T. (2024). The evolution of inequalities in the distribution of dentists in Brazil. </w:t>
          </w:r>
          <w:r>
            <w:rPr>
              <w:rFonts w:eastAsia="Times New Roman"/>
              <w:i/>
              <w:iCs/>
            </w:rPr>
            <w:t>Ciencia e Saude Coletiva</w:t>
          </w:r>
          <w:r>
            <w:rPr>
              <w:rFonts w:eastAsia="Times New Roman"/>
            </w:rPr>
            <w:t xml:space="preserve">, </w:t>
          </w:r>
          <w:r>
            <w:rPr>
              <w:rFonts w:eastAsia="Times New Roman"/>
              <w:i/>
              <w:iCs/>
            </w:rPr>
            <w:t>29</w:t>
          </w:r>
          <w:r>
            <w:rPr>
              <w:rFonts w:eastAsia="Times New Roman"/>
            </w:rPr>
            <w:t>(1). https://doi.org/10.1590/1413-81232024291.15942022</w:t>
          </w:r>
        </w:p>
        <w:p w14:paraId="293D07F1" w14:textId="77777777" w:rsidR="009C2F75" w:rsidRDefault="009C2F75">
          <w:pPr>
            <w:autoSpaceDE w:val="0"/>
            <w:autoSpaceDN w:val="0"/>
            <w:ind w:hanging="480"/>
            <w:divId w:val="1866400848"/>
            <w:rPr>
              <w:rFonts w:eastAsia="Times New Roman"/>
            </w:rPr>
          </w:pPr>
          <w:r>
            <w:rPr>
              <w:rFonts w:eastAsia="Times New Roman"/>
            </w:rPr>
            <w:t xml:space="preserve">Brasil. (2011). </w:t>
          </w:r>
          <w:r>
            <w:rPr>
              <w:rFonts w:eastAsia="Times New Roman"/>
              <w:i/>
              <w:iCs/>
            </w:rPr>
            <w:t>RESOLUÇÃO N</w:t>
          </w:r>
          <w:r>
            <w:rPr>
              <w:rFonts w:eastAsia="Times New Roman"/>
              <w:i/>
              <w:iCs/>
              <w:vertAlign w:val="superscript"/>
            </w:rPr>
            <w:t>o</w:t>
          </w:r>
          <w:r>
            <w:rPr>
              <w:rFonts w:eastAsia="Times New Roman"/>
              <w:i/>
              <w:iCs/>
            </w:rPr>
            <w:t xml:space="preserve"> 1, DE 29 DE SETEMBRO DE 2011 - Estabelece diretrizes gerais para a instituição de Regiões de Saúde no âmbito do Sistema Único de Saúde (SUS), nos termos do Decreto N</w:t>
          </w:r>
          <w:r>
            <w:rPr>
              <w:rFonts w:eastAsia="Times New Roman"/>
              <w:i/>
              <w:iCs/>
              <w:vertAlign w:val="superscript"/>
            </w:rPr>
            <w:t>o</w:t>
          </w:r>
          <w:r>
            <w:rPr>
              <w:rFonts w:eastAsia="Times New Roman"/>
              <w:i/>
              <w:iCs/>
            </w:rPr>
            <w:t xml:space="preserve"> 7.508, de 28 de junho de 2011.</w:t>
          </w:r>
        </w:p>
        <w:p w14:paraId="256672F5" w14:textId="77777777" w:rsidR="009C2F75" w:rsidRDefault="009C2F75">
          <w:pPr>
            <w:autoSpaceDE w:val="0"/>
            <w:autoSpaceDN w:val="0"/>
            <w:ind w:hanging="480"/>
            <w:divId w:val="65227528"/>
            <w:rPr>
              <w:rFonts w:eastAsia="Times New Roman"/>
            </w:rPr>
          </w:pPr>
          <w:r>
            <w:rPr>
              <w:rFonts w:eastAsia="Times New Roman"/>
            </w:rPr>
            <w:lastRenderedPageBreak/>
            <w:t xml:space="preserve">Brasil. (2012a). </w:t>
          </w:r>
          <w:r>
            <w:rPr>
              <w:rFonts w:eastAsia="Times New Roman"/>
              <w:i/>
              <w:iCs/>
            </w:rPr>
            <w:t>Pesquisa Nacional de Saúde Bucal - Resultados Principais</w:t>
          </w:r>
          <w:r>
            <w:rPr>
              <w:rFonts w:eastAsia="Times New Roman"/>
            </w:rPr>
            <w:t>. Ministério da Saúde, Governo Federal.</w:t>
          </w:r>
        </w:p>
        <w:p w14:paraId="6654E2A4" w14:textId="77777777" w:rsidR="009C2F75" w:rsidRDefault="009C2F75">
          <w:pPr>
            <w:autoSpaceDE w:val="0"/>
            <w:autoSpaceDN w:val="0"/>
            <w:ind w:hanging="480"/>
            <w:divId w:val="2130515286"/>
            <w:rPr>
              <w:rFonts w:eastAsia="Times New Roman"/>
            </w:rPr>
          </w:pPr>
          <w:r>
            <w:rPr>
              <w:rFonts w:eastAsia="Times New Roman"/>
            </w:rPr>
            <w:t xml:space="preserve">Brasil. (2012b). </w:t>
          </w:r>
          <w:r>
            <w:rPr>
              <w:rFonts w:eastAsia="Times New Roman"/>
              <w:i/>
              <w:iCs/>
            </w:rPr>
            <w:t>Resolução no 466, de 12 de dezembro de 2012.CNS/MS/CONEP. Diário Oficial da União</w:t>
          </w:r>
          <w:r>
            <w:rPr>
              <w:rFonts w:eastAsia="Times New Roman"/>
            </w:rPr>
            <w:t>.</w:t>
          </w:r>
        </w:p>
        <w:p w14:paraId="61878BE9" w14:textId="77777777" w:rsidR="009C2F75" w:rsidRDefault="009C2F75">
          <w:pPr>
            <w:autoSpaceDE w:val="0"/>
            <w:autoSpaceDN w:val="0"/>
            <w:ind w:hanging="480"/>
            <w:divId w:val="2142112062"/>
            <w:rPr>
              <w:rFonts w:eastAsia="Times New Roman"/>
            </w:rPr>
          </w:pPr>
          <w:r>
            <w:rPr>
              <w:rFonts w:eastAsia="Times New Roman"/>
            </w:rPr>
            <w:t xml:space="preserve">Brasil. (2018). </w:t>
          </w:r>
          <w:r>
            <w:rPr>
              <w:rFonts w:eastAsia="Times New Roman"/>
              <w:i/>
              <w:iCs/>
            </w:rPr>
            <w:t>A saúde bucal no Sistema Único de Saúde</w:t>
          </w:r>
          <w:r>
            <w:rPr>
              <w:rFonts w:eastAsia="Times New Roman"/>
            </w:rPr>
            <w:t>.</w:t>
          </w:r>
        </w:p>
        <w:p w14:paraId="280F5DC9" w14:textId="77777777" w:rsidR="009C2F75" w:rsidRDefault="009C2F75">
          <w:pPr>
            <w:autoSpaceDE w:val="0"/>
            <w:autoSpaceDN w:val="0"/>
            <w:ind w:hanging="480"/>
            <w:divId w:val="118643791"/>
            <w:rPr>
              <w:rFonts w:eastAsia="Times New Roman"/>
            </w:rPr>
          </w:pPr>
          <w:r>
            <w:rPr>
              <w:rFonts w:eastAsia="Times New Roman"/>
            </w:rPr>
            <w:t xml:space="preserve">Brasil. (2021a). </w:t>
          </w:r>
          <w:r>
            <w:rPr>
              <w:rFonts w:eastAsia="Times New Roman"/>
              <w:i/>
              <w:iCs/>
            </w:rPr>
            <w:t>Atenção à Saúde Bucal - Critérios e Parâmetros Assistenciais para o Planejamento e Programação de Ações e Serviços de Saúde no Âmbito do SUS</w:t>
          </w:r>
          <w:r>
            <w:rPr>
              <w:rFonts w:eastAsia="Times New Roman"/>
            </w:rPr>
            <w:t>.</w:t>
          </w:r>
        </w:p>
        <w:p w14:paraId="708DB053" w14:textId="77777777" w:rsidR="009C2F75" w:rsidRDefault="009C2F75">
          <w:pPr>
            <w:autoSpaceDE w:val="0"/>
            <w:autoSpaceDN w:val="0"/>
            <w:ind w:hanging="480"/>
            <w:divId w:val="1583755983"/>
            <w:rPr>
              <w:rFonts w:eastAsia="Times New Roman"/>
            </w:rPr>
          </w:pPr>
          <w:r>
            <w:rPr>
              <w:rFonts w:eastAsia="Times New Roman"/>
            </w:rPr>
            <w:t xml:space="preserve">Brasil. (2021b). </w:t>
          </w:r>
          <w:r>
            <w:rPr>
              <w:rFonts w:eastAsia="Times New Roman"/>
              <w:i/>
              <w:iCs/>
            </w:rPr>
            <w:t>Resolução n</w:t>
          </w:r>
          <w:r>
            <w:rPr>
              <w:rFonts w:eastAsia="Times New Roman"/>
              <w:i/>
              <w:iCs/>
              <w:vertAlign w:val="superscript"/>
            </w:rPr>
            <w:t>o</w:t>
          </w:r>
          <w:r>
            <w:rPr>
              <w:rFonts w:eastAsia="Times New Roman"/>
              <w:i/>
              <w:iCs/>
            </w:rPr>
            <w:t xml:space="preserve"> 3, 2021 - Institui as Diretrizes Curriculares Nacionais do curso de graduação em Odontologia e dá outras providências</w:t>
          </w:r>
          <w:r>
            <w:rPr>
              <w:rFonts w:eastAsia="Times New Roman"/>
            </w:rPr>
            <w:t>.</w:t>
          </w:r>
        </w:p>
        <w:p w14:paraId="06B244DC" w14:textId="77777777" w:rsidR="009C2F75" w:rsidRDefault="009C2F75">
          <w:pPr>
            <w:autoSpaceDE w:val="0"/>
            <w:autoSpaceDN w:val="0"/>
            <w:ind w:hanging="480"/>
            <w:divId w:val="1256208430"/>
            <w:rPr>
              <w:rFonts w:eastAsia="Times New Roman"/>
            </w:rPr>
          </w:pPr>
          <w:r>
            <w:rPr>
              <w:rFonts w:eastAsia="Times New Roman"/>
            </w:rPr>
            <w:t xml:space="preserve">Brasil. (2023). </w:t>
          </w:r>
          <w:r>
            <w:rPr>
              <w:rFonts w:eastAsia="Times New Roman"/>
              <w:i/>
              <w:iCs/>
            </w:rPr>
            <w:t>Saúde bucal terá orçamento dobrado para o ano de 2024</w:t>
          </w:r>
          <w:r>
            <w:rPr>
              <w:rFonts w:eastAsia="Times New Roman"/>
            </w:rPr>
            <w:t>. Https://Www.Gov.Br/Saude/Pt-Br/Assuntos/Noticias/2023/Novembro/Saude-Bucal-Tera-Orcamento-Dobrado-Para-o-Ano-de-2024.</w:t>
          </w:r>
        </w:p>
        <w:p w14:paraId="00086432" w14:textId="77777777" w:rsidR="009C2F75" w:rsidRDefault="009C2F75">
          <w:pPr>
            <w:autoSpaceDE w:val="0"/>
            <w:autoSpaceDN w:val="0"/>
            <w:ind w:hanging="480"/>
            <w:divId w:val="1520660909"/>
            <w:rPr>
              <w:rFonts w:eastAsia="Times New Roman"/>
            </w:rPr>
          </w:pPr>
          <w:r>
            <w:rPr>
              <w:rFonts w:eastAsia="Times New Roman"/>
            </w:rPr>
            <w:t xml:space="preserve">Brasil. (2024). </w:t>
          </w:r>
          <w:r>
            <w:rPr>
              <w:rFonts w:eastAsia="Times New Roman"/>
              <w:i/>
              <w:iCs/>
            </w:rPr>
            <w:t>Política Nacional de Saúde Bucal - Ações estratégicas para implementar as diretrizes da Lei n</w:t>
          </w:r>
          <w:r>
            <w:rPr>
              <w:rFonts w:eastAsia="Times New Roman"/>
              <w:i/>
              <w:iCs/>
              <w:vertAlign w:val="superscript"/>
            </w:rPr>
            <w:t>o</w:t>
          </w:r>
          <w:r>
            <w:rPr>
              <w:rFonts w:eastAsia="Times New Roman"/>
              <w:i/>
              <w:iCs/>
            </w:rPr>
            <w:t xml:space="preserve"> 14.572/23</w:t>
          </w:r>
          <w:r>
            <w:rPr>
              <w:rFonts w:eastAsia="Times New Roman"/>
            </w:rPr>
            <w:t>. Ministério da Saúde. http://bvsms.saude.gov.br.</w:t>
          </w:r>
        </w:p>
        <w:p w14:paraId="5CF89573" w14:textId="77777777" w:rsidR="009C2F75" w:rsidRDefault="009C2F75">
          <w:pPr>
            <w:autoSpaceDE w:val="0"/>
            <w:autoSpaceDN w:val="0"/>
            <w:ind w:hanging="480"/>
            <w:divId w:val="374693076"/>
            <w:rPr>
              <w:rFonts w:eastAsia="Times New Roman"/>
            </w:rPr>
          </w:pPr>
          <w:r>
            <w:rPr>
              <w:rFonts w:eastAsia="Times New Roman"/>
            </w:rPr>
            <w:t xml:space="preserve">Cao, S., Gentili, M., Griffin, P. M., Griffin, S. O., Harati, P., Johnson, B., Serban, N., &amp; Tomar, S. (2017). Estimating demand for and supply of pediatric preventive dental care for children and identifying dental care shortage areas, Georgia, 2015. </w:t>
          </w:r>
          <w:r>
            <w:rPr>
              <w:rFonts w:eastAsia="Times New Roman"/>
              <w:i/>
              <w:iCs/>
            </w:rPr>
            <w:t>Public Health Reports</w:t>
          </w:r>
          <w:r>
            <w:rPr>
              <w:rFonts w:eastAsia="Times New Roman"/>
            </w:rPr>
            <w:t xml:space="preserve">, </w:t>
          </w:r>
          <w:r>
            <w:rPr>
              <w:rFonts w:eastAsia="Times New Roman"/>
              <w:i/>
              <w:iCs/>
            </w:rPr>
            <w:t>132</w:t>
          </w:r>
          <w:r>
            <w:rPr>
              <w:rFonts w:eastAsia="Times New Roman"/>
            </w:rPr>
            <w:t>(3), 343–349. https://doi.org/10.1177/0033354917699579</w:t>
          </w:r>
        </w:p>
        <w:p w14:paraId="478A3AF7" w14:textId="77777777" w:rsidR="009C2F75" w:rsidRDefault="009C2F75">
          <w:pPr>
            <w:autoSpaceDE w:val="0"/>
            <w:autoSpaceDN w:val="0"/>
            <w:ind w:hanging="480"/>
            <w:divId w:val="1187675672"/>
            <w:rPr>
              <w:rFonts w:eastAsia="Times New Roman"/>
            </w:rPr>
          </w:pPr>
          <w:r>
            <w:rPr>
              <w:rFonts w:eastAsia="Times New Roman"/>
            </w:rPr>
            <w:t xml:space="preserve">Carvalho, D. dos S., Nascimento, E. P. L., Carmona, S. A. M. L. D., Barthmann, V. M. C., Lopes, M. H. P., &amp; Moraes, J. C. de. (2022). Planejamento e Dimensionamento da Força de Trabalho em Saúde no Brasil: avanços e desafios. </w:t>
          </w:r>
          <w:r>
            <w:rPr>
              <w:rFonts w:eastAsia="Times New Roman"/>
              <w:i/>
              <w:iCs/>
            </w:rPr>
            <w:t>Saúde Em Debate</w:t>
          </w:r>
          <w:r>
            <w:rPr>
              <w:rFonts w:eastAsia="Times New Roman"/>
            </w:rPr>
            <w:t xml:space="preserve">, </w:t>
          </w:r>
          <w:r>
            <w:rPr>
              <w:rFonts w:eastAsia="Times New Roman"/>
              <w:i/>
              <w:iCs/>
            </w:rPr>
            <w:t>46</w:t>
          </w:r>
          <w:r>
            <w:rPr>
              <w:rFonts w:eastAsia="Times New Roman"/>
            </w:rPr>
            <w:t>(135), 1215–1237. https://doi.org/10.1590/0103-1104202213519</w:t>
          </w:r>
        </w:p>
        <w:p w14:paraId="1D04E335" w14:textId="77777777" w:rsidR="009C2F75" w:rsidRDefault="009C2F75">
          <w:pPr>
            <w:autoSpaceDE w:val="0"/>
            <w:autoSpaceDN w:val="0"/>
            <w:ind w:hanging="480"/>
            <w:divId w:val="161431190"/>
            <w:rPr>
              <w:rFonts w:eastAsia="Times New Roman"/>
            </w:rPr>
          </w:pPr>
          <w:r>
            <w:rPr>
              <w:rFonts w:eastAsia="Times New Roman"/>
            </w:rPr>
            <w:t xml:space="preserve">Cascaes, A. M., Dotto, L., &amp; Bomfim, R. A. (2018). Tendências da força de trabalho de cirurgiões-dentistas no Brasil, no período de 2007 a 2014: estudo de séries temporais com dados do Cadastro Nacional de Estabelecimentos de Saúde. </w:t>
          </w:r>
          <w:r>
            <w:rPr>
              <w:rFonts w:eastAsia="Times New Roman"/>
              <w:i/>
              <w:iCs/>
            </w:rPr>
            <w:t>Epidemiologia e Serviços de Saude</w:t>
          </w:r>
          <w:r>
            <w:rPr>
              <w:rFonts w:eastAsia="Times New Roman"/>
            </w:rPr>
            <w:t xml:space="preserve">, </w:t>
          </w:r>
          <w:r>
            <w:rPr>
              <w:rFonts w:eastAsia="Times New Roman"/>
              <w:i/>
              <w:iCs/>
            </w:rPr>
            <w:t>27</w:t>
          </w:r>
          <w:r>
            <w:rPr>
              <w:rFonts w:eastAsia="Times New Roman"/>
            </w:rPr>
            <w:t>(1), 1–10. https://doi.org/10.5123/S1679-49742018000100015</w:t>
          </w:r>
        </w:p>
        <w:p w14:paraId="5F8D3B0C" w14:textId="77777777" w:rsidR="009C2F75" w:rsidRDefault="009C2F75">
          <w:pPr>
            <w:autoSpaceDE w:val="0"/>
            <w:autoSpaceDN w:val="0"/>
            <w:ind w:hanging="480"/>
            <w:divId w:val="406879276"/>
            <w:rPr>
              <w:rFonts w:eastAsia="Times New Roman"/>
            </w:rPr>
          </w:pPr>
          <w:r>
            <w:rPr>
              <w:rFonts w:eastAsia="Times New Roman"/>
            </w:rPr>
            <w:t xml:space="preserve">Cayetano, M. H., Gabriel, M., Tavares, J., Araújo, M. E., Martins, J. S., Crosato, E. M., &amp; Carrer, F. C. A. (2019). O perfil dos estudantes de Odontologia é compatível com o mercado de trabalho no serviço público de saúde brasileiro? </w:t>
          </w:r>
          <w:r>
            <w:rPr>
              <w:rFonts w:eastAsia="Times New Roman"/>
              <w:i/>
              <w:iCs/>
            </w:rPr>
            <w:t>Revista Da ABENO</w:t>
          </w:r>
          <w:r>
            <w:rPr>
              <w:rFonts w:eastAsia="Times New Roman"/>
            </w:rPr>
            <w:t xml:space="preserve">, </w:t>
          </w:r>
          <w:r>
            <w:rPr>
              <w:rFonts w:eastAsia="Times New Roman"/>
              <w:i/>
              <w:iCs/>
            </w:rPr>
            <w:t>19</w:t>
          </w:r>
          <w:r>
            <w:rPr>
              <w:rFonts w:eastAsia="Times New Roman"/>
            </w:rPr>
            <w:t>(2), 2–12. https://doi.org/10.30979/rev.abeno.v19i2.736</w:t>
          </w:r>
        </w:p>
        <w:p w14:paraId="481F308C" w14:textId="77777777" w:rsidR="009C2F75" w:rsidRDefault="009C2F75">
          <w:pPr>
            <w:autoSpaceDE w:val="0"/>
            <w:autoSpaceDN w:val="0"/>
            <w:ind w:hanging="480"/>
            <w:divId w:val="1345744696"/>
            <w:rPr>
              <w:rFonts w:eastAsia="Times New Roman"/>
            </w:rPr>
          </w:pPr>
          <w:r>
            <w:rPr>
              <w:rFonts w:eastAsia="Times New Roman"/>
            </w:rPr>
            <w:t xml:space="preserve">Chaves, S. C. L., Almeida, A. M. F. de L., Reis, C. S. dos, Rossi, T. R. A., &amp; Barros, S. G. de. (2018). Política de Saúde Bucal no Brasil: as transformações no período 2015-2017. </w:t>
          </w:r>
          <w:r>
            <w:rPr>
              <w:rFonts w:eastAsia="Times New Roman"/>
              <w:i/>
              <w:iCs/>
            </w:rPr>
            <w:t>Saúde Em Debate</w:t>
          </w:r>
          <w:r>
            <w:rPr>
              <w:rFonts w:eastAsia="Times New Roman"/>
            </w:rPr>
            <w:t xml:space="preserve">, </w:t>
          </w:r>
          <w:r>
            <w:rPr>
              <w:rFonts w:eastAsia="Times New Roman"/>
              <w:i/>
              <w:iCs/>
            </w:rPr>
            <w:t>42</w:t>
          </w:r>
          <w:r>
            <w:rPr>
              <w:rFonts w:eastAsia="Times New Roman"/>
            </w:rPr>
            <w:t>(spe2), 76–91. https://doi.org/10.1590/0103-11042018s206</w:t>
          </w:r>
        </w:p>
        <w:p w14:paraId="6F9647FE" w14:textId="77777777" w:rsidR="009C2F75" w:rsidRDefault="009C2F75">
          <w:pPr>
            <w:autoSpaceDE w:val="0"/>
            <w:autoSpaceDN w:val="0"/>
            <w:ind w:hanging="480"/>
            <w:divId w:val="1885562254"/>
            <w:rPr>
              <w:rFonts w:eastAsia="Times New Roman"/>
            </w:rPr>
          </w:pPr>
          <w:r>
            <w:rPr>
              <w:rFonts w:eastAsia="Times New Roman"/>
            </w:rPr>
            <w:t xml:space="preserve">Chaves, S. C. L., Almeida, A. M. F. de L., Rossi, T. R. A., De Santana, S. F., De Barros, S. G., &amp; Santos, C. M. L. (2017). Política de saúde bucal no Brasil 2003-2014: Cenário, propostas, ações e resultados. </w:t>
          </w:r>
          <w:r>
            <w:rPr>
              <w:rFonts w:eastAsia="Times New Roman"/>
              <w:i/>
              <w:iCs/>
            </w:rPr>
            <w:t>Ciencia e Saude Coletiva</w:t>
          </w:r>
          <w:r>
            <w:rPr>
              <w:rFonts w:eastAsia="Times New Roman"/>
            </w:rPr>
            <w:t xml:space="preserve">, </w:t>
          </w:r>
          <w:r>
            <w:rPr>
              <w:rFonts w:eastAsia="Times New Roman"/>
              <w:i/>
              <w:iCs/>
            </w:rPr>
            <w:t>22</w:t>
          </w:r>
          <w:r>
            <w:rPr>
              <w:rFonts w:eastAsia="Times New Roman"/>
            </w:rPr>
            <w:t>(6), 1791–1803. https://doi.org/10.1590/1413-81232017226.18782015</w:t>
          </w:r>
        </w:p>
        <w:p w14:paraId="7354D302" w14:textId="77777777" w:rsidR="009C2F75" w:rsidRDefault="009C2F75">
          <w:pPr>
            <w:autoSpaceDE w:val="0"/>
            <w:autoSpaceDN w:val="0"/>
            <w:ind w:hanging="480"/>
            <w:divId w:val="627275065"/>
            <w:rPr>
              <w:rFonts w:eastAsia="Times New Roman"/>
            </w:rPr>
          </w:pPr>
          <w:r>
            <w:rPr>
              <w:rFonts w:eastAsia="Times New Roman"/>
            </w:rPr>
            <w:t xml:space="preserve">Dreesch, N., Dolea, C., Dal Poz, M. R., Goubarev, A., Adams, O., Aregawi, M., Bergstrom, K., Fogstad, H., Sheratt, D., Linkins, J., Scherpbier, R., &amp; Youssef-Fox, M. (2005). An approach to estimating human resource requirements to achieve the Millennium Development Goals. </w:t>
          </w:r>
          <w:r>
            <w:rPr>
              <w:rFonts w:eastAsia="Times New Roman"/>
              <w:i/>
              <w:iCs/>
            </w:rPr>
            <w:t>Health Policy and Planning</w:t>
          </w:r>
          <w:r>
            <w:rPr>
              <w:rFonts w:eastAsia="Times New Roman"/>
            </w:rPr>
            <w:t xml:space="preserve">, </w:t>
          </w:r>
          <w:r>
            <w:rPr>
              <w:rFonts w:eastAsia="Times New Roman"/>
              <w:i/>
              <w:iCs/>
            </w:rPr>
            <w:t>20</w:t>
          </w:r>
          <w:r>
            <w:rPr>
              <w:rFonts w:eastAsia="Times New Roman"/>
            </w:rPr>
            <w:t>(5), 267–276. https://doi.org/10.1093/heapol/czi036</w:t>
          </w:r>
        </w:p>
        <w:p w14:paraId="182FD7C2" w14:textId="77777777" w:rsidR="009C2F75" w:rsidRDefault="009C2F75">
          <w:pPr>
            <w:autoSpaceDE w:val="0"/>
            <w:autoSpaceDN w:val="0"/>
            <w:ind w:hanging="480"/>
            <w:divId w:val="860044773"/>
            <w:rPr>
              <w:rFonts w:eastAsia="Times New Roman"/>
            </w:rPr>
          </w:pPr>
          <w:r>
            <w:rPr>
              <w:rFonts w:eastAsia="Times New Roman"/>
            </w:rPr>
            <w:lastRenderedPageBreak/>
            <w:t xml:space="preserve">Freer, J. (2017). Sustainable development goals and the human resources crisis. </w:t>
          </w:r>
          <w:r>
            <w:rPr>
              <w:rFonts w:eastAsia="Times New Roman"/>
              <w:i/>
              <w:iCs/>
            </w:rPr>
            <w:t>International Health</w:t>
          </w:r>
          <w:r>
            <w:rPr>
              <w:rFonts w:eastAsia="Times New Roman"/>
            </w:rPr>
            <w:t xml:space="preserve">, </w:t>
          </w:r>
          <w:r>
            <w:rPr>
              <w:rFonts w:eastAsia="Times New Roman"/>
              <w:i/>
              <w:iCs/>
            </w:rPr>
            <w:t>9</w:t>
          </w:r>
          <w:r>
            <w:rPr>
              <w:rFonts w:eastAsia="Times New Roman"/>
            </w:rPr>
            <w:t>(1), 1–2. https://doi.org/10.1093/inthealth/ihw042</w:t>
          </w:r>
        </w:p>
        <w:p w14:paraId="7E74F3D5" w14:textId="77777777" w:rsidR="009C2F75" w:rsidRDefault="009C2F75">
          <w:pPr>
            <w:autoSpaceDE w:val="0"/>
            <w:autoSpaceDN w:val="0"/>
            <w:ind w:hanging="480"/>
            <w:divId w:val="462312428"/>
            <w:rPr>
              <w:rFonts w:eastAsia="Times New Roman"/>
            </w:rPr>
          </w:pPr>
          <w:r>
            <w:rPr>
              <w:rFonts w:eastAsia="Times New Roman"/>
            </w:rPr>
            <w:t xml:space="preserve">Gallagher, J. E. (2024). A sustainable oral health workforce: time to act. </w:t>
          </w:r>
          <w:r>
            <w:rPr>
              <w:rFonts w:eastAsia="Times New Roman"/>
              <w:i/>
              <w:iCs/>
            </w:rPr>
            <w:t>British Dental Journal</w:t>
          </w:r>
          <w:r>
            <w:rPr>
              <w:rFonts w:eastAsia="Times New Roman"/>
            </w:rPr>
            <w:t xml:space="preserve">, </w:t>
          </w:r>
          <w:r>
            <w:rPr>
              <w:rFonts w:eastAsia="Times New Roman"/>
              <w:i/>
              <w:iCs/>
            </w:rPr>
            <w:t>236</w:t>
          </w:r>
          <w:r>
            <w:rPr>
              <w:rFonts w:eastAsia="Times New Roman"/>
            </w:rPr>
            <w:t>(11). https://doi.org/10.1038/s41415-021-3130-9</w:t>
          </w:r>
        </w:p>
        <w:p w14:paraId="67BB21B8" w14:textId="77777777" w:rsidR="009C2F75" w:rsidRDefault="009C2F75">
          <w:pPr>
            <w:autoSpaceDE w:val="0"/>
            <w:autoSpaceDN w:val="0"/>
            <w:ind w:hanging="480"/>
            <w:divId w:val="685713084"/>
            <w:rPr>
              <w:rFonts w:eastAsia="Times New Roman"/>
            </w:rPr>
          </w:pPr>
          <w:r>
            <w:rPr>
              <w:rFonts w:eastAsia="Times New Roman"/>
            </w:rPr>
            <w:t xml:space="preserve">Gallagher, J. E., Savage, G. C. M., Crummey, S. C., Sabbah, W., Makino, Y., &amp; Varenne, B. (2024). Health workforce for oral health inequity: Opportunity for action. </w:t>
          </w:r>
          <w:r>
            <w:rPr>
              <w:rFonts w:eastAsia="Times New Roman"/>
              <w:i/>
              <w:iCs/>
            </w:rPr>
            <w:t>PLoS ONE</w:t>
          </w:r>
          <w:r>
            <w:rPr>
              <w:rFonts w:eastAsia="Times New Roman"/>
            </w:rPr>
            <w:t xml:space="preserve">, </w:t>
          </w:r>
          <w:r>
            <w:rPr>
              <w:rFonts w:eastAsia="Times New Roman"/>
              <w:i/>
              <w:iCs/>
            </w:rPr>
            <w:t>19</w:t>
          </w:r>
          <w:r>
            <w:rPr>
              <w:rFonts w:eastAsia="Times New Roman"/>
            </w:rPr>
            <w:t>(6 June). https://doi.org/10.1371/journal.pone.0292549</w:t>
          </w:r>
        </w:p>
        <w:p w14:paraId="11098D0D" w14:textId="77777777" w:rsidR="009C2F75" w:rsidRDefault="009C2F75">
          <w:pPr>
            <w:autoSpaceDE w:val="0"/>
            <w:autoSpaceDN w:val="0"/>
            <w:ind w:hanging="480"/>
            <w:divId w:val="334188074"/>
            <w:rPr>
              <w:rFonts w:eastAsia="Times New Roman"/>
            </w:rPr>
          </w:pPr>
          <w:r>
            <w:rPr>
              <w:rFonts w:eastAsia="Times New Roman"/>
            </w:rPr>
            <w:t xml:space="preserve">Galvão, M. H. R., &amp; Roncalli, A. G. (2021). Does the implementation of a national oral health policy reduce inequalities in oral health services utilization? The Brazilian experience. </w:t>
          </w:r>
          <w:r>
            <w:rPr>
              <w:rFonts w:eastAsia="Times New Roman"/>
              <w:i/>
              <w:iCs/>
            </w:rPr>
            <w:t>BMC Public Health</w:t>
          </w:r>
          <w:r>
            <w:rPr>
              <w:rFonts w:eastAsia="Times New Roman"/>
            </w:rPr>
            <w:t xml:space="preserve">, </w:t>
          </w:r>
          <w:r>
            <w:rPr>
              <w:rFonts w:eastAsia="Times New Roman"/>
              <w:i/>
              <w:iCs/>
            </w:rPr>
            <w:t>21</w:t>
          </w:r>
          <w:r>
            <w:rPr>
              <w:rFonts w:eastAsia="Times New Roman"/>
            </w:rPr>
            <w:t>(1). https://doi.org/10.1186/s12889-021-10586-2</w:t>
          </w:r>
        </w:p>
        <w:p w14:paraId="3674F335" w14:textId="77777777" w:rsidR="009C2F75" w:rsidRDefault="009C2F75">
          <w:pPr>
            <w:autoSpaceDE w:val="0"/>
            <w:autoSpaceDN w:val="0"/>
            <w:ind w:hanging="480"/>
            <w:divId w:val="1184827273"/>
            <w:rPr>
              <w:rFonts w:eastAsia="Times New Roman"/>
            </w:rPr>
          </w:pPr>
          <w:r>
            <w:rPr>
              <w:rFonts w:eastAsia="Times New Roman"/>
            </w:rPr>
            <w:t xml:space="preserve">Gupta, N., &amp; Miah, P. (2024). Imbalances in the oral health workforce: a Canadian population-based study. </w:t>
          </w:r>
          <w:r>
            <w:rPr>
              <w:rFonts w:eastAsia="Times New Roman"/>
              <w:i/>
              <w:iCs/>
            </w:rPr>
            <w:t>BMC Health Services Research</w:t>
          </w:r>
          <w:r>
            <w:rPr>
              <w:rFonts w:eastAsia="Times New Roman"/>
            </w:rPr>
            <w:t xml:space="preserve">, </w:t>
          </w:r>
          <w:r>
            <w:rPr>
              <w:rFonts w:eastAsia="Times New Roman"/>
              <w:i/>
              <w:iCs/>
            </w:rPr>
            <w:t>24</w:t>
          </w:r>
          <w:r>
            <w:rPr>
              <w:rFonts w:eastAsia="Times New Roman"/>
            </w:rPr>
            <w:t>(1), 1191. https://doi.org/10.1186/s12913-024-11677-7</w:t>
          </w:r>
        </w:p>
        <w:p w14:paraId="3FA2F6AB" w14:textId="77777777" w:rsidR="009C2F75" w:rsidRDefault="009C2F75">
          <w:pPr>
            <w:autoSpaceDE w:val="0"/>
            <w:autoSpaceDN w:val="0"/>
            <w:ind w:hanging="480"/>
            <w:divId w:val="568001560"/>
            <w:rPr>
              <w:rFonts w:eastAsia="Times New Roman"/>
            </w:rPr>
          </w:pPr>
          <w:r>
            <w:rPr>
              <w:rFonts w:eastAsia="Times New Roman"/>
            </w:rPr>
            <w:t xml:space="preserve">IBGE. (2020). </w:t>
          </w:r>
          <w:r>
            <w:rPr>
              <w:rFonts w:eastAsia="Times New Roman"/>
              <w:i/>
              <w:iCs/>
            </w:rPr>
            <w:t>Pesquisa Nacional de Saúde - 2019</w:t>
          </w:r>
          <w:r>
            <w:rPr>
              <w:rFonts w:eastAsia="Times New Roman"/>
            </w:rPr>
            <w:t>.</w:t>
          </w:r>
        </w:p>
        <w:p w14:paraId="69DDE3B9" w14:textId="77777777" w:rsidR="009C2F75" w:rsidRDefault="009C2F75">
          <w:pPr>
            <w:autoSpaceDE w:val="0"/>
            <w:autoSpaceDN w:val="0"/>
            <w:ind w:hanging="480"/>
            <w:divId w:val="358316465"/>
            <w:rPr>
              <w:rFonts w:eastAsia="Times New Roman"/>
            </w:rPr>
          </w:pPr>
          <w:r>
            <w:rPr>
              <w:rFonts w:eastAsia="Times New Roman"/>
            </w:rPr>
            <w:t xml:space="preserve">IBGE. (2022). </w:t>
          </w:r>
          <w:r>
            <w:rPr>
              <w:rFonts w:eastAsia="Times New Roman"/>
              <w:i/>
              <w:iCs/>
            </w:rPr>
            <w:t>Sudeste concentra mais de um terço das áreas urbanizadas do país</w:t>
          </w:r>
          <w:r>
            <w:rPr>
              <w:rFonts w:eastAsia="Times New Roman"/>
            </w:rPr>
            <w:t>. Agência IBGE Notícias.</w:t>
          </w:r>
        </w:p>
        <w:p w14:paraId="007615BD" w14:textId="77777777" w:rsidR="009C2F75" w:rsidRDefault="009C2F75">
          <w:pPr>
            <w:autoSpaceDE w:val="0"/>
            <w:autoSpaceDN w:val="0"/>
            <w:ind w:hanging="480"/>
            <w:divId w:val="943730264"/>
            <w:rPr>
              <w:rFonts w:eastAsia="Times New Roman"/>
            </w:rPr>
          </w:pPr>
          <w:r>
            <w:rPr>
              <w:rFonts w:eastAsia="Times New Roman"/>
            </w:rPr>
            <w:t xml:space="preserve">Janssen, J., Pöld, A., Islam, M. M., Németh, O., Grytten, J., Woods, N., &amp; Listl, S. (2024). How to ensure an appropriate oral health workforce? Modelling future scenarios for the Netherlands. </w:t>
          </w:r>
          <w:r>
            <w:rPr>
              <w:rFonts w:eastAsia="Times New Roman"/>
              <w:i/>
              <w:iCs/>
            </w:rPr>
            <w:t>Human Resources for Health</w:t>
          </w:r>
          <w:r>
            <w:rPr>
              <w:rFonts w:eastAsia="Times New Roman"/>
            </w:rPr>
            <w:t xml:space="preserve">, </w:t>
          </w:r>
          <w:r>
            <w:rPr>
              <w:rFonts w:eastAsia="Times New Roman"/>
              <w:i/>
              <w:iCs/>
            </w:rPr>
            <w:t>22</w:t>
          </w:r>
          <w:r>
            <w:rPr>
              <w:rFonts w:eastAsia="Times New Roman"/>
            </w:rPr>
            <w:t>(1), 73. https://doi.org/10.1186/s12960-024-00957-2</w:t>
          </w:r>
        </w:p>
        <w:p w14:paraId="4D2CABDB" w14:textId="77777777" w:rsidR="009C2F75" w:rsidRDefault="009C2F75">
          <w:pPr>
            <w:autoSpaceDE w:val="0"/>
            <w:autoSpaceDN w:val="0"/>
            <w:ind w:hanging="480"/>
            <w:divId w:val="1957906458"/>
            <w:rPr>
              <w:rFonts w:eastAsia="Times New Roman"/>
            </w:rPr>
          </w:pPr>
          <w:r>
            <w:rPr>
              <w:rFonts w:eastAsia="Times New Roman"/>
            </w:rPr>
            <w:t xml:space="preserve">Lee, J. T., Crettenden, I., Tran, M., Miller, D., Cormack, M., Cahill, M., Li, J., Sugiura, T., &amp; Xiang, F. (2024). Methods for health workforce projection model: systematic review and recommended good practice reporting guideline. </w:t>
          </w:r>
          <w:r>
            <w:rPr>
              <w:rFonts w:eastAsia="Times New Roman"/>
              <w:i/>
              <w:iCs/>
            </w:rPr>
            <w:t>Human Resources for Health</w:t>
          </w:r>
          <w:r>
            <w:rPr>
              <w:rFonts w:eastAsia="Times New Roman"/>
            </w:rPr>
            <w:t xml:space="preserve">, </w:t>
          </w:r>
          <w:r>
            <w:rPr>
              <w:rFonts w:eastAsia="Times New Roman"/>
              <w:i/>
              <w:iCs/>
            </w:rPr>
            <w:t>22</w:t>
          </w:r>
          <w:r>
            <w:rPr>
              <w:rFonts w:eastAsia="Times New Roman"/>
            </w:rPr>
            <w:t>(1). https://doi.org/10.1186/s12960-024-00895-z</w:t>
          </w:r>
        </w:p>
        <w:p w14:paraId="45C9D33E" w14:textId="77777777" w:rsidR="009C2F75" w:rsidRDefault="009C2F75">
          <w:pPr>
            <w:autoSpaceDE w:val="0"/>
            <w:autoSpaceDN w:val="0"/>
            <w:ind w:hanging="480"/>
            <w:divId w:val="419759295"/>
            <w:rPr>
              <w:rFonts w:eastAsia="Times New Roman"/>
            </w:rPr>
          </w:pPr>
          <w:r>
            <w:rPr>
              <w:rFonts w:eastAsia="Times New Roman"/>
            </w:rPr>
            <w:t xml:space="preserve">Lopes, M. A., Almeida, Á. S., &amp; Almada-lobo, B. (2015). Handling healthcare workforce planning with care: where do we stand? </w:t>
          </w:r>
          <w:r>
            <w:rPr>
              <w:rFonts w:eastAsia="Times New Roman"/>
              <w:i/>
              <w:iCs/>
            </w:rPr>
            <w:t>Human Resources for Health</w:t>
          </w:r>
          <w:r>
            <w:rPr>
              <w:rFonts w:eastAsia="Times New Roman"/>
            </w:rPr>
            <w:t xml:space="preserve">, </w:t>
          </w:r>
          <w:r>
            <w:rPr>
              <w:rFonts w:eastAsia="Times New Roman"/>
              <w:i/>
              <w:iCs/>
            </w:rPr>
            <w:t>13</w:t>
          </w:r>
          <w:r>
            <w:rPr>
              <w:rFonts w:eastAsia="Times New Roman"/>
            </w:rPr>
            <w:t>(38), 3–19. https://doi.org/10.1186/s12960-015-0028-0</w:t>
          </w:r>
        </w:p>
        <w:p w14:paraId="6AB9B8EE" w14:textId="77777777" w:rsidR="009C2F75" w:rsidRDefault="009C2F75">
          <w:pPr>
            <w:autoSpaceDE w:val="0"/>
            <w:autoSpaceDN w:val="0"/>
            <w:ind w:hanging="480"/>
            <w:divId w:val="339545015"/>
            <w:rPr>
              <w:rFonts w:eastAsia="Times New Roman"/>
            </w:rPr>
          </w:pPr>
          <w:r>
            <w:rPr>
              <w:rFonts w:eastAsia="Times New Roman"/>
            </w:rPr>
            <w:t xml:space="preserve">Loyola, E. dos A., Velten, D. B., Campos, D. M. K. de S., Daroz, L. G. D., Mattos, C. M. de A., &amp; Miotto, M. H. M. de B. (2023). Odontologia UFES em 10 anos. </w:t>
          </w:r>
          <w:r>
            <w:rPr>
              <w:rFonts w:eastAsia="Times New Roman"/>
              <w:i/>
              <w:iCs/>
            </w:rPr>
            <w:t>Revista Da ABENO</w:t>
          </w:r>
          <w:r>
            <w:rPr>
              <w:rFonts w:eastAsia="Times New Roman"/>
            </w:rPr>
            <w:t xml:space="preserve">, </w:t>
          </w:r>
          <w:r>
            <w:rPr>
              <w:rFonts w:eastAsia="Times New Roman"/>
              <w:i/>
              <w:iCs/>
            </w:rPr>
            <w:t>23</w:t>
          </w:r>
          <w:r>
            <w:rPr>
              <w:rFonts w:eastAsia="Times New Roman"/>
            </w:rPr>
            <w:t>(1), 1836. https://doi.org/10.30979/revabeno.v23i1.1836</w:t>
          </w:r>
        </w:p>
        <w:p w14:paraId="71F86045" w14:textId="77777777" w:rsidR="009C2F75" w:rsidRDefault="009C2F75">
          <w:pPr>
            <w:autoSpaceDE w:val="0"/>
            <w:autoSpaceDN w:val="0"/>
            <w:ind w:hanging="480"/>
            <w:divId w:val="1922910995"/>
            <w:rPr>
              <w:rFonts w:eastAsia="Times New Roman"/>
            </w:rPr>
          </w:pPr>
          <w:r>
            <w:rPr>
              <w:rFonts w:eastAsia="Times New Roman"/>
            </w:rPr>
            <w:t xml:space="preserve">Machado, C. R., &amp; Poz, M. R. D. (2015). Sistematização do conhecimento sobre as metodologias empregadas para o dimensionamento da força de trabalho em saúde. </w:t>
          </w:r>
          <w:r>
            <w:rPr>
              <w:rFonts w:eastAsia="Times New Roman"/>
              <w:i/>
              <w:iCs/>
            </w:rPr>
            <w:t>Saúde Em Debate</w:t>
          </w:r>
          <w:r>
            <w:rPr>
              <w:rFonts w:eastAsia="Times New Roman"/>
            </w:rPr>
            <w:t xml:space="preserve">, </w:t>
          </w:r>
          <w:r>
            <w:rPr>
              <w:rFonts w:eastAsia="Times New Roman"/>
              <w:i/>
              <w:iCs/>
            </w:rPr>
            <w:t>39</w:t>
          </w:r>
          <w:r>
            <w:rPr>
              <w:rFonts w:eastAsia="Times New Roman"/>
            </w:rPr>
            <w:t>(104), 239–254. https://doi.org/10.1590/0103-110420151040498</w:t>
          </w:r>
        </w:p>
        <w:p w14:paraId="609220CA" w14:textId="77777777" w:rsidR="009C2F75" w:rsidRDefault="009C2F75">
          <w:pPr>
            <w:autoSpaceDE w:val="0"/>
            <w:autoSpaceDN w:val="0"/>
            <w:ind w:hanging="480"/>
            <w:divId w:val="1098789661"/>
            <w:rPr>
              <w:rFonts w:eastAsia="Times New Roman"/>
            </w:rPr>
          </w:pPr>
          <w:r>
            <w:rPr>
              <w:rFonts w:eastAsia="Times New Roman"/>
            </w:rPr>
            <w:t xml:space="preserve">MacKenzie, A., Tomblin Murphy, G., &amp; Audas, R. (2019). A dynamic, multi-professional, needs-based simulation model to inform human resources for health planning. </w:t>
          </w:r>
          <w:r>
            <w:rPr>
              <w:rFonts w:eastAsia="Times New Roman"/>
              <w:i/>
              <w:iCs/>
            </w:rPr>
            <w:t>Human Resources for Health</w:t>
          </w:r>
          <w:r>
            <w:rPr>
              <w:rFonts w:eastAsia="Times New Roman"/>
            </w:rPr>
            <w:t xml:space="preserve">, </w:t>
          </w:r>
          <w:r>
            <w:rPr>
              <w:rFonts w:eastAsia="Times New Roman"/>
              <w:i/>
              <w:iCs/>
            </w:rPr>
            <w:t>17</w:t>
          </w:r>
          <w:r>
            <w:rPr>
              <w:rFonts w:eastAsia="Times New Roman"/>
            </w:rPr>
            <w:t>(1), 1–13. https://doi.org/10.1186/s12960-019-0376-2</w:t>
          </w:r>
        </w:p>
        <w:p w14:paraId="6100CA9C" w14:textId="77777777" w:rsidR="009C2F75" w:rsidRDefault="009C2F75">
          <w:pPr>
            <w:autoSpaceDE w:val="0"/>
            <w:autoSpaceDN w:val="0"/>
            <w:ind w:hanging="480"/>
            <w:divId w:val="1941133740"/>
            <w:rPr>
              <w:rFonts w:eastAsia="Times New Roman"/>
            </w:rPr>
          </w:pPr>
          <w:r>
            <w:rPr>
              <w:rFonts w:eastAsia="Times New Roman"/>
            </w:rPr>
            <w:t xml:space="preserve">Maia, L. S., &amp; Dal Poz, M. R. (2020). Characteristics and trends in the expansion of private dental schools in Brazil. </w:t>
          </w:r>
          <w:r>
            <w:rPr>
              <w:rFonts w:eastAsia="Times New Roman"/>
              <w:i/>
              <w:iCs/>
            </w:rPr>
            <w:t>International Dental Journal</w:t>
          </w:r>
          <w:r>
            <w:rPr>
              <w:rFonts w:eastAsia="Times New Roman"/>
            </w:rPr>
            <w:t xml:space="preserve">, </w:t>
          </w:r>
          <w:r>
            <w:rPr>
              <w:rFonts w:eastAsia="Times New Roman"/>
              <w:i/>
              <w:iCs/>
            </w:rPr>
            <w:t>70</w:t>
          </w:r>
          <w:r>
            <w:rPr>
              <w:rFonts w:eastAsia="Times New Roman"/>
            </w:rPr>
            <w:t>(6), 435–443. https://doi.org/10.1111/idj.12589</w:t>
          </w:r>
        </w:p>
        <w:p w14:paraId="7669ABB8" w14:textId="77777777" w:rsidR="009C2F75" w:rsidRDefault="009C2F75">
          <w:pPr>
            <w:autoSpaceDE w:val="0"/>
            <w:autoSpaceDN w:val="0"/>
            <w:ind w:hanging="480"/>
            <w:divId w:val="1009022659"/>
            <w:rPr>
              <w:rFonts w:eastAsia="Times New Roman"/>
            </w:rPr>
          </w:pPr>
          <w:r>
            <w:rPr>
              <w:rFonts w:eastAsia="Times New Roman"/>
            </w:rPr>
            <w:lastRenderedPageBreak/>
            <w:t xml:space="preserve">O’Malley, L., Macey, R., Allen, T., Brocklehurst, P., Thomson, F., Rigby, J., Lalloo, R., Tomblin Murphy, G., Birch, S., &amp; Tickle, M. (2022). Workforce Planning Models for Oral Health Care: A Scoping Review. In </w:t>
          </w:r>
          <w:r>
            <w:rPr>
              <w:rFonts w:eastAsia="Times New Roman"/>
              <w:i/>
              <w:iCs/>
            </w:rPr>
            <w:t>JDR Clinical and Translational Research</w:t>
          </w:r>
          <w:r>
            <w:rPr>
              <w:rFonts w:eastAsia="Times New Roman"/>
            </w:rPr>
            <w:t xml:space="preserve"> (Vol. 7, Issue 1, pp. 16–24). SAGE Publications Ltd. https://doi.org/10.1177/2380084420979585</w:t>
          </w:r>
        </w:p>
        <w:p w14:paraId="4EEDA502" w14:textId="77777777" w:rsidR="009C2F75" w:rsidRDefault="009C2F75">
          <w:pPr>
            <w:autoSpaceDE w:val="0"/>
            <w:autoSpaceDN w:val="0"/>
            <w:ind w:hanging="480"/>
            <w:divId w:val="1410691634"/>
            <w:rPr>
              <w:rFonts w:eastAsia="Times New Roman"/>
            </w:rPr>
          </w:pPr>
          <w:r>
            <w:rPr>
              <w:rFonts w:eastAsia="Times New Roman"/>
            </w:rPr>
            <w:t>Brasil. (2006). PORTARIA N</w:t>
          </w:r>
          <w:r>
            <w:rPr>
              <w:rFonts w:eastAsia="Times New Roman"/>
              <w:vertAlign w:val="superscript"/>
            </w:rPr>
            <w:t>o</w:t>
          </w:r>
          <w:r>
            <w:rPr>
              <w:rFonts w:eastAsia="Times New Roman"/>
            </w:rPr>
            <w:t xml:space="preserve"> 599 DE 23 DE MARÇO DE 2006. In </w:t>
          </w:r>
          <w:r>
            <w:rPr>
              <w:rFonts w:eastAsia="Times New Roman"/>
              <w:i/>
              <w:iCs/>
            </w:rPr>
            <w:t>Define a implantação de Especialidades Odontológicas (CEOs) e de Laboratórios Regionais de Próteses Dentárias (LRPDs) e estabelecer critérios, normas e requisitos para seu credenciamento.</w:t>
          </w:r>
          <w:r>
            <w:rPr>
              <w:rFonts w:eastAsia="Times New Roman"/>
            </w:rPr>
            <w:t xml:space="preserve"> https://bvsms.saude.gov.br/bvs/saudelegis/gm/2006/prt0599_23_03_2006.html.</w:t>
          </w:r>
        </w:p>
        <w:p w14:paraId="0DE01E9D" w14:textId="77777777" w:rsidR="009C2F75" w:rsidRDefault="009C2F75">
          <w:pPr>
            <w:autoSpaceDE w:val="0"/>
            <w:autoSpaceDN w:val="0"/>
            <w:ind w:hanging="480"/>
            <w:divId w:val="490483966"/>
            <w:rPr>
              <w:rFonts w:eastAsia="Times New Roman"/>
            </w:rPr>
          </w:pPr>
          <w:r>
            <w:rPr>
              <w:rFonts w:eastAsia="Times New Roman"/>
            </w:rPr>
            <w:t xml:space="preserve">Pucca, G. A., Gabriel, M., De Araujo, M. E. D., &amp; De Almeida, F. C. S. (2015). Ten years of a national oral health policy in Brazil: Innovation, boldness, and numerous challenges. </w:t>
          </w:r>
          <w:r>
            <w:rPr>
              <w:rFonts w:eastAsia="Times New Roman"/>
              <w:i/>
              <w:iCs/>
            </w:rPr>
            <w:t>Journal of Dental Research</w:t>
          </w:r>
          <w:r>
            <w:rPr>
              <w:rFonts w:eastAsia="Times New Roman"/>
            </w:rPr>
            <w:t xml:space="preserve">, </w:t>
          </w:r>
          <w:r>
            <w:rPr>
              <w:rFonts w:eastAsia="Times New Roman"/>
              <w:i/>
              <w:iCs/>
            </w:rPr>
            <w:t>94</w:t>
          </w:r>
          <w:r>
            <w:rPr>
              <w:rFonts w:eastAsia="Times New Roman"/>
            </w:rPr>
            <w:t>(10), 1333–1337. https://doi.org/10.1177/0022034515599979</w:t>
          </w:r>
        </w:p>
        <w:p w14:paraId="6A031B30" w14:textId="77777777" w:rsidR="009C2F75" w:rsidRDefault="009C2F75">
          <w:pPr>
            <w:autoSpaceDE w:val="0"/>
            <w:autoSpaceDN w:val="0"/>
            <w:ind w:hanging="480"/>
            <w:divId w:val="427315835"/>
            <w:rPr>
              <w:rFonts w:eastAsia="Times New Roman"/>
            </w:rPr>
          </w:pPr>
          <w:r>
            <w:rPr>
              <w:rFonts w:eastAsia="Times New Roman"/>
            </w:rPr>
            <w:t xml:space="preserve">Razavi, S., Jakeman, A., Saltelli, A., Prieur, C., Iooss, B., Borgonovo, E., Plischke, E., Lo Piano, S., Iwanaga, T., Becker, W., Tarantola, S., Guillaume, J. H. A., Jakeman, J., Gupta, H., Melillo, N., Rabitti, G., Chabridon, V., Duan, Q., Sun, X., … Maier, H. R. (2021). The Future of Sensitivity Analysis: An essential discipline for systems modeling and policy support. </w:t>
          </w:r>
          <w:r>
            <w:rPr>
              <w:rFonts w:eastAsia="Times New Roman"/>
              <w:i/>
              <w:iCs/>
            </w:rPr>
            <w:t>Environmental Modelling and Software</w:t>
          </w:r>
          <w:r>
            <w:rPr>
              <w:rFonts w:eastAsia="Times New Roman"/>
            </w:rPr>
            <w:t xml:space="preserve">, </w:t>
          </w:r>
          <w:r>
            <w:rPr>
              <w:rFonts w:eastAsia="Times New Roman"/>
              <w:i/>
              <w:iCs/>
            </w:rPr>
            <w:t>137</w:t>
          </w:r>
          <w:r>
            <w:rPr>
              <w:rFonts w:eastAsia="Times New Roman"/>
            </w:rPr>
            <w:t>. https://doi.org/10.1016/j.envsoft.2020.104954</w:t>
          </w:r>
        </w:p>
        <w:p w14:paraId="1436FC72" w14:textId="77777777" w:rsidR="009C2F75" w:rsidRDefault="009C2F75">
          <w:pPr>
            <w:autoSpaceDE w:val="0"/>
            <w:autoSpaceDN w:val="0"/>
            <w:ind w:hanging="480"/>
            <w:divId w:val="1622566138"/>
            <w:rPr>
              <w:rFonts w:eastAsia="Times New Roman"/>
            </w:rPr>
          </w:pPr>
          <w:r>
            <w:rPr>
              <w:rFonts w:eastAsia="Times New Roman"/>
            </w:rPr>
            <w:t xml:space="preserve">Rees, G. H., James, R., Samadashvili, L., &amp; Scotter, C. (2023). Are Sustainable Health Workforces Possible? Issues and a Possible Remedy. In </w:t>
          </w:r>
          <w:r>
            <w:rPr>
              <w:rFonts w:eastAsia="Times New Roman"/>
              <w:i/>
              <w:iCs/>
            </w:rPr>
            <w:t>Sustainability (Switzerland)</w:t>
          </w:r>
          <w:r>
            <w:rPr>
              <w:rFonts w:eastAsia="Times New Roman"/>
            </w:rPr>
            <w:t xml:space="preserve"> (Vol. 15, Issue 4). MDPI. https://doi.org/10.3390/su15043596</w:t>
          </w:r>
        </w:p>
        <w:p w14:paraId="1C7F6C7F" w14:textId="77777777" w:rsidR="009C2F75" w:rsidRDefault="009C2F75">
          <w:pPr>
            <w:autoSpaceDE w:val="0"/>
            <w:autoSpaceDN w:val="0"/>
            <w:ind w:hanging="480"/>
            <w:divId w:val="2108235305"/>
            <w:rPr>
              <w:rFonts w:eastAsia="Times New Roman"/>
            </w:rPr>
          </w:pPr>
          <w:r>
            <w:rPr>
              <w:rFonts w:eastAsia="Times New Roman"/>
            </w:rPr>
            <w:t xml:space="preserve">Rossi, T. R. A., Chaves, S. C. L., Almeida, A. M. F. de L., Santos, C. M. L., &amp; Santana, S. F. de. (2018). O financiamento federal da política de saúde bucal no Brasil entre 2003 e 2017. </w:t>
          </w:r>
          <w:r>
            <w:rPr>
              <w:rFonts w:eastAsia="Times New Roman"/>
              <w:i/>
              <w:iCs/>
            </w:rPr>
            <w:t>Saúde Em Debate</w:t>
          </w:r>
          <w:r>
            <w:rPr>
              <w:rFonts w:eastAsia="Times New Roman"/>
            </w:rPr>
            <w:t xml:space="preserve">, </w:t>
          </w:r>
          <w:r>
            <w:rPr>
              <w:rFonts w:eastAsia="Times New Roman"/>
              <w:i/>
              <w:iCs/>
            </w:rPr>
            <w:t>42</w:t>
          </w:r>
          <w:r>
            <w:rPr>
              <w:rFonts w:eastAsia="Times New Roman"/>
            </w:rPr>
            <w:t>(119), 826–836. https://doi.org/10.1590/0103-1104201811903</w:t>
          </w:r>
        </w:p>
        <w:p w14:paraId="5F71F7C3" w14:textId="77777777" w:rsidR="009C2F75" w:rsidRDefault="009C2F75">
          <w:pPr>
            <w:autoSpaceDE w:val="0"/>
            <w:autoSpaceDN w:val="0"/>
            <w:ind w:hanging="480"/>
            <w:divId w:val="150680162"/>
            <w:rPr>
              <w:rFonts w:eastAsia="Times New Roman"/>
            </w:rPr>
          </w:pPr>
          <w:r>
            <w:rPr>
              <w:rFonts w:eastAsia="Times New Roman"/>
            </w:rPr>
            <w:t xml:space="preserve">Santos, L. P. de S., Lima, A. M. F. de S., Chaves, S. C. L., Vilela, D. M. O. C., Valente, A. P. P. C., &amp; Rossi, T. R. A. (2023). Política de Saúde Bucal no Brasil: transformações e rupturas entre 2018-2021. </w:t>
          </w:r>
          <w:r>
            <w:rPr>
              <w:rFonts w:eastAsia="Times New Roman"/>
              <w:i/>
              <w:iCs/>
            </w:rPr>
            <w:t>Ciência &amp; Saúde Coletiva</w:t>
          </w:r>
          <w:r>
            <w:rPr>
              <w:rFonts w:eastAsia="Times New Roman"/>
            </w:rPr>
            <w:t xml:space="preserve">, </w:t>
          </w:r>
          <w:r>
            <w:rPr>
              <w:rFonts w:eastAsia="Times New Roman"/>
              <w:i/>
              <w:iCs/>
            </w:rPr>
            <w:t>28</w:t>
          </w:r>
          <w:r>
            <w:rPr>
              <w:rFonts w:eastAsia="Times New Roman"/>
            </w:rPr>
            <w:t>(5), 1575–1587. https://doi.org/10.1590/1413-81232023285.14002022</w:t>
          </w:r>
        </w:p>
        <w:p w14:paraId="323AD373" w14:textId="77777777" w:rsidR="009C2F75" w:rsidRDefault="009C2F75">
          <w:pPr>
            <w:autoSpaceDE w:val="0"/>
            <w:autoSpaceDN w:val="0"/>
            <w:ind w:hanging="480"/>
            <w:divId w:val="1829398451"/>
            <w:rPr>
              <w:rFonts w:eastAsia="Times New Roman"/>
            </w:rPr>
          </w:pPr>
          <w:r>
            <w:rPr>
              <w:rFonts w:eastAsia="Times New Roman"/>
            </w:rPr>
            <w:t xml:space="preserve">Santos, S. Q. M., Andrade, R. V. S., Galvão, M. H. R., &amp; Oliveira, A. G. R. da C. (2024). Oral health approach in universal health coverage. </w:t>
          </w:r>
          <w:r>
            <w:rPr>
              <w:rFonts w:eastAsia="Times New Roman"/>
              <w:i/>
              <w:iCs/>
            </w:rPr>
            <w:t>BMC Public Health</w:t>
          </w:r>
          <w:r>
            <w:rPr>
              <w:rFonts w:eastAsia="Times New Roman"/>
            </w:rPr>
            <w:t xml:space="preserve">, </w:t>
          </w:r>
          <w:r>
            <w:rPr>
              <w:rFonts w:eastAsia="Times New Roman"/>
              <w:i/>
              <w:iCs/>
            </w:rPr>
            <w:t>24</w:t>
          </w:r>
          <w:r>
            <w:rPr>
              <w:rFonts w:eastAsia="Times New Roman"/>
            </w:rPr>
            <w:t>(1), 2633. https://doi.org/10.1186/s12889-024-19874-z</w:t>
          </w:r>
        </w:p>
        <w:p w14:paraId="15CEB3ED" w14:textId="77777777" w:rsidR="009C2F75" w:rsidRDefault="009C2F75">
          <w:pPr>
            <w:autoSpaceDE w:val="0"/>
            <w:autoSpaceDN w:val="0"/>
            <w:ind w:hanging="480"/>
            <w:divId w:val="1969043072"/>
            <w:rPr>
              <w:rFonts w:eastAsia="Times New Roman"/>
            </w:rPr>
          </w:pPr>
          <w:r>
            <w:rPr>
              <w:rFonts w:eastAsia="Times New Roman"/>
            </w:rPr>
            <w:t xml:space="preserve">Silva, C. H., Simões, F. X. P. C., Freitas, L. M. A. de, &amp; Casotti, C. A. (2024). Perfil profissional dos egressos do curso de Odontologia de uma universidade do interior da Bahia. </w:t>
          </w:r>
          <w:r>
            <w:rPr>
              <w:rFonts w:eastAsia="Times New Roman"/>
              <w:i/>
              <w:iCs/>
            </w:rPr>
            <w:t>Revista Da ABENO</w:t>
          </w:r>
          <w:r>
            <w:rPr>
              <w:rFonts w:eastAsia="Times New Roman"/>
            </w:rPr>
            <w:t xml:space="preserve">, </w:t>
          </w:r>
          <w:r>
            <w:rPr>
              <w:rFonts w:eastAsia="Times New Roman"/>
              <w:i/>
              <w:iCs/>
            </w:rPr>
            <w:t>24</w:t>
          </w:r>
          <w:r>
            <w:rPr>
              <w:rFonts w:eastAsia="Times New Roman"/>
            </w:rPr>
            <w:t>(1), 1826. https://doi.org/10.30979/revabeno.v24i1.1826</w:t>
          </w:r>
        </w:p>
        <w:p w14:paraId="35D95A13" w14:textId="77777777" w:rsidR="009C2F75" w:rsidRDefault="009C2F75">
          <w:pPr>
            <w:autoSpaceDE w:val="0"/>
            <w:autoSpaceDN w:val="0"/>
            <w:ind w:hanging="480"/>
            <w:divId w:val="1583640674"/>
            <w:rPr>
              <w:rFonts w:eastAsia="Times New Roman"/>
            </w:rPr>
          </w:pPr>
          <w:r>
            <w:rPr>
              <w:rFonts w:eastAsia="Times New Roman"/>
            </w:rPr>
            <w:t xml:space="preserve">Sonderegger, S., Bennett, S., Sriram, V., Lalani, U., Hariyani, S., &amp; Roberton, T. (2021). Visualizing the drivers of an effective health workforce: a detailed, interactive logic model. </w:t>
          </w:r>
          <w:r>
            <w:rPr>
              <w:rFonts w:eastAsia="Times New Roman"/>
              <w:i/>
              <w:iCs/>
            </w:rPr>
            <w:t>Human Resources for Health</w:t>
          </w:r>
          <w:r>
            <w:rPr>
              <w:rFonts w:eastAsia="Times New Roman"/>
            </w:rPr>
            <w:t xml:space="preserve">, </w:t>
          </w:r>
          <w:r>
            <w:rPr>
              <w:rFonts w:eastAsia="Times New Roman"/>
              <w:i/>
              <w:iCs/>
            </w:rPr>
            <w:t>19</w:t>
          </w:r>
          <w:r>
            <w:rPr>
              <w:rFonts w:eastAsia="Times New Roman"/>
            </w:rPr>
            <w:t>(1). https://doi.org/10.1186/s12960-021-00570-7</w:t>
          </w:r>
        </w:p>
        <w:p w14:paraId="6E614F9C" w14:textId="77777777" w:rsidR="009C2F75" w:rsidRDefault="009C2F75">
          <w:pPr>
            <w:autoSpaceDE w:val="0"/>
            <w:autoSpaceDN w:val="0"/>
            <w:ind w:hanging="480"/>
            <w:divId w:val="88627768"/>
            <w:rPr>
              <w:rFonts w:eastAsia="Times New Roman"/>
            </w:rPr>
          </w:pPr>
          <w:r>
            <w:rPr>
              <w:rFonts w:eastAsia="Times New Roman"/>
            </w:rPr>
            <w:t xml:space="preserve">Sun, X., Bernabé, E., Liu, X., Zheng, S., &amp; Gallagher, J. E. (2017). Meeting the oral health needs of 12-year-olds in China: Human resources for oral health. </w:t>
          </w:r>
          <w:r>
            <w:rPr>
              <w:rFonts w:eastAsia="Times New Roman"/>
              <w:i/>
              <w:iCs/>
            </w:rPr>
            <w:t>BMC Public Health</w:t>
          </w:r>
          <w:r>
            <w:rPr>
              <w:rFonts w:eastAsia="Times New Roman"/>
            </w:rPr>
            <w:t xml:space="preserve">, </w:t>
          </w:r>
          <w:r>
            <w:rPr>
              <w:rFonts w:eastAsia="Times New Roman"/>
              <w:i/>
              <w:iCs/>
            </w:rPr>
            <w:t>17</w:t>
          </w:r>
          <w:r>
            <w:rPr>
              <w:rFonts w:eastAsia="Times New Roman"/>
            </w:rPr>
            <w:t>(1). https://doi.org/10.1186/s12889-017-4384-7</w:t>
          </w:r>
        </w:p>
        <w:p w14:paraId="2638032B" w14:textId="77777777" w:rsidR="009C2F75" w:rsidRDefault="009C2F75">
          <w:pPr>
            <w:autoSpaceDE w:val="0"/>
            <w:autoSpaceDN w:val="0"/>
            <w:ind w:hanging="480"/>
            <w:divId w:val="706220589"/>
            <w:rPr>
              <w:rFonts w:eastAsia="Times New Roman"/>
            </w:rPr>
          </w:pPr>
          <w:r>
            <w:rPr>
              <w:rFonts w:eastAsia="Times New Roman"/>
            </w:rPr>
            <w:lastRenderedPageBreak/>
            <w:t xml:space="preserve">Surdu, S., Dall, T. M., Langelier, M., Forte, G. J., Chakrabarti, R., &amp; Reynolds, R. L. (2019). The pediatric dental workforce in 2016 and beyond. </w:t>
          </w:r>
          <w:r>
            <w:rPr>
              <w:rFonts w:eastAsia="Times New Roman"/>
              <w:i/>
              <w:iCs/>
            </w:rPr>
            <w:t>Journal of the American Dental Association</w:t>
          </w:r>
          <w:r>
            <w:rPr>
              <w:rFonts w:eastAsia="Times New Roman"/>
            </w:rPr>
            <w:t xml:space="preserve">, </w:t>
          </w:r>
          <w:r>
            <w:rPr>
              <w:rFonts w:eastAsia="Times New Roman"/>
              <w:i/>
              <w:iCs/>
            </w:rPr>
            <w:t>150</w:t>
          </w:r>
          <w:r>
            <w:rPr>
              <w:rFonts w:eastAsia="Times New Roman"/>
            </w:rPr>
            <w:t>(7), 609-617.e5. https://doi.org/10.1016/j.adaj.2019.02.025</w:t>
          </w:r>
        </w:p>
        <w:p w14:paraId="4DDE46E3" w14:textId="77777777" w:rsidR="009C2F75" w:rsidRDefault="009C2F75">
          <w:pPr>
            <w:autoSpaceDE w:val="0"/>
            <w:autoSpaceDN w:val="0"/>
            <w:ind w:hanging="480"/>
            <w:divId w:val="1406997769"/>
            <w:rPr>
              <w:rFonts w:eastAsia="Times New Roman"/>
            </w:rPr>
          </w:pPr>
          <w:r>
            <w:rPr>
              <w:rFonts w:eastAsia="Times New Roman"/>
            </w:rPr>
            <w:t xml:space="preserve">Sutton, C., Prowse, J., McVey, L., Elshehaly, M., Neagu, D., Montague, J., Alvarado, N., Tissiman, C., O’Connell, K., Eyers, E., Faisal, M., &amp; Randell, R. (2023). Strategic workforce planning in health and social care – an international perspective: A scoping review. In </w:t>
          </w:r>
          <w:r>
            <w:rPr>
              <w:rFonts w:eastAsia="Times New Roman"/>
              <w:i/>
              <w:iCs/>
            </w:rPr>
            <w:t>Health Policy</w:t>
          </w:r>
          <w:r>
            <w:rPr>
              <w:rFonts w:eastAsia="Times New Roman"/>
            </w:rPr>
            <w:t xml:space="preserve"> (Vol. 132). Elsevier Ireland Ltd. https://doi.org/10.1016/j.healthpol.2023.104827</w:t>
          </w:r>
        </w:p>
        <w:p w14:paraId="63524A21" w14:textId="77777777" w:rsidR="009C2F75" w:rsidRDefault="009C2F75">
          <w:pPr>
            <w:autoSpaceDE w:val="0"/>
            <w:autoSpaceDN w:val="0"/>
            <w:ind w:hanging="480"/>
            <w:divId w:val="132672709"/>
            <w:rPr>
              <w:rFonts w:eastAsia="Times New Roman"/>
            </w:rPr>
          </w:pPr>
          <w:r>
            <w:rPr>
              <w:rFonts w:eastAsia="Times New Roman"/>
            </w:rPr>
            <w:t xml:space="preserve">Teixeira, C. N. G., Pereira, S. M. da S., Hilgert, J. B., de Oliveira, N. M. A., Ribeiro, C. C. C., Neves, M., Thomaz, E. B. A. F., Hugo, F. N., &amp; Alves, C. M. C. (2023). The use of dental services in the past year in the brazilian population: a systematic review with meta-analysis. </w:t>
          </w:r>
          <w:r>
            <w:rPr>
              <w:rFonts w:eastAsia="Times New Roman"/>
              <w:i/>
              <w:iCs/>
            </w:rPr>
            <w:t>Ciencia e Saude Coletiva</w:t>
          </w:r>
          <w:r>
            <w:rPr>
              <w:rFonts w:eastAsia="Times New Roman"/>
            </w:rPr>
            <w:t xml:space="preserve">, </w:t>
          </w:r>
          <w:r>
            <w:rPr>
              <w:rFonts w:eastAsia="Times New Roman"/>
              <w:i/>
              <w:iCs/>
            </w:rPr>
            <w:t>28</w:t>
          </w:r>
          <w:r>
            <w:rPr>
              <w:rFonts w:eastAsia="Times New Roman"/>
            </w:rPr>
            <w:t>(4), 1087–1100. https://doi.org/10.1590/1413-81232023284.11452022</w:t>
          </w:r>
        </w:p>
        <w:p w14:paraId="66F2C1C2" w14:textId="77777777" w:rsidR="009C2F75" w:rsidRDefault="009C2F75">
          <w:pPr>
            <w:autoSpaceDE w:val="0"/>
            <w:autoSpaceDN w:val="0"/>
            <w:ind w:hanging="480"/>
            <w:divId w:val="1840853799"/>
            <w:rPr>
              <w:rFonts w:eastAsia="Times New Roman"/>
            </w:rPr>
          </w:pPr>
          <w:r>
            <w:rPr>
              <w:rFonts w:eastAsia="Times New Roman"/>
            </w:rPr>
            <w:t xml:space="preserve">Watt, R. G., Daly, B., Allison, P., D Macpherson, L. M., Venturelli, R., Listl, S., Weyant, R. J., Mathur, M. R., Guarnizo-Herreño, C. C., Keller Celeste, R., Peres, M. A., Kearns, C., &amp; Benzian, H. (2019). Ending the neglect of global oral health: time for radical action. In </w:t>
          </w:r>
          <w:r>
            <w:rPr>
              <w:rFonts w:eastAsia="Times New Roman"/>
              <w:i/>
              <w:iCs/>
            </w:rPr>
            <w:t>www.thelancet.com</w:t>
          </w:r>
          <w:r>
            <w:rPr>
              <w:rFonts w:eastAsia="Times New Roman"/>
            </w:rPr>
            <w:t xml:space="preserve"> (Vol. 394). https://www.gdc-uk.</w:t>
          </w:r>
        </w:p>
        <w:p w14:paraId="0A000D4A" w14:textId="77777777" w:rsidR="009C2F75" w:rsidRDefault="009C2F75">
          <w:pPr>
            <w:autoSpaceDE w:val="0"/>
            <w:autoSpaceDN w:val="0"/>
            <w:ind w:hanging="480"/>
            <w:divId w:val="2024932368"/>
            <w:rPr>
              <w:rFonts w:eastAsia="Times New Roman"/>
            </w:rPr>
          </w:pPr>
          <w:r>
            <w:rPr>
              <w:rFonts w:eastAsia="Times New Roman"/>
            </w:rPr>
            <w:t xml:space="preserve">Weschenfelder, V. M., Montagner, F., Bonato Luisi, S., &amp; Melo, T. A. F. de. (2022). Percepção de egressos de um curso de Odontologia no sul do Brasil sobre a inserção no mercado de trabalho. </w:t>
          </w:r>
          <w:r>
            <w:rPr>
              <w:rFonts w:eastAsia="Times New Roman"/>
              <w:i/>
              <w:iCs/>
            </w:rPr>
            <w:t>Revista Da ABENO</w:t>
          </w:r>
          <w:r>
            <w:rPr>
              <w:rFonts w:eastAsia="Times New Roman"/>
            </w:rPr>
            <w:t xml:space="preserve">, </w:t>
          </w:r>
          <w:r>
            <w:rPr>
              <w:rFonts w:eastAsia="Times New Roman"/>
              <w:i/>
              <w:iCs/>
            </w:rPr>
            <w:t>22</w:t>
          </w:r>
          <w:r>
            <w:rPr>
              <w:rFonts w:eastAsia="Times New Roman"/>
            </w:rPr>
            <w:t>(2), 1645. https://doi.org/10.30979/revabeno.v22i2.1645</w:t>
          </w:r>
        </w:p>
        <w:p w14:paraId="3F0A933E" w14:textId="77777777" w:rsidR="009C2F75" w:rsidRDefault="009C2F75">
          <w:pPr>
            <w:autoSpaceDE w:val="0"/>
            <w:autoSpaceDN w:val="0"/>
            <w:ind w:hanging="480"/>
            <w:divId w:val="1391540087"/>
            <w:rPr>
              <w:rFonts w:eastAsia="Times New Roman"/>
            </w:rPr>
          </w:pPr>
          <w:r>
            <w:rPr>
              <w:rFonts w:eastAsia="Times New Roman"/>
            </w:rPr>
            <w:t xml:space="preserve">WHO. (2010). Models and tools for health workforce planning and projections. In </w:t>
          </w:r>
          <w:r>
            <w:rPr>
              <w:rFonts w:eastAsia="Times New Roman"/>
              <w:i/>
              <w:iCs/>
            </w:rPr>
            <w:t>Human Resources for Health Observer</w:t>
          </w:r>
          <w:r>
            <w:rPr>
              <w:rFonts w:eastAsia="Times New Roman"/>
            </w:rPr>
            <w:t xml:space="preserve"> (Issue 3). World Health Organization.</w:t>
          </w:r>
        </w:p>
        <w:p w14:paraId="13BF96AE" w14:textId="77777777" w:rsidR="009C2F75" w:rsidRDefault="009C2F75">
          <w:pPr>
            <w:autoSpaceDE w:val="0"/>
            <w:autoSpaceDN w:val="0"/>
            <w:ind w:hanging="480"/>
            <w:divId w:val="1978605874"/>
            <w:rPr>
              <w:rFonts w:eastAsia="Times New Roman"/>
            </w:rPr>
          </w:pPr>
          <w:r>
            <w:rPr>
              <w:rFonts w:eastAsia="Times New Roman"/>
            </w:rPr>
            <w:t xml:space="preserve">WHO. (2023). </w:t>
          </w:r>
          <w:r>
            <w:rPr>
              <w:rFonts w:eastAsia="Times New Roman"/>
              <w:i/>
              <w:iCs/>
            </w:rPr>
            <w:t>WISN Workload indicators of staffing need - user’s manual</w:t>
          </w:r>
          <w:r>
            <w:rPr>
              <w:rFonts w:eastAsia="Times New Roman"/>
            </w:rPr>
            <w:t>.</w:t>
          </w:r>
        </w:p>
        <w:p w14:paraId="38044CEE" w14:textId="77777777" w:rsidR="009C2F75" w:rsidRDefault="009C2F75">
          <w:pPr>
            <w:autoSpaceDE w:val="0"/>
            <w:autoSpaceDN w:val="0"/>
            <w:ind w:hanging="480"/>
            <w:divId w:val="192311016"/>
            <w:rPr>
              <w:rFonts w:eastAsia="Times New Roman"/>
            </w:rPr>
          </w:pPr>
          <w:r>
            <w:rPr>
              <w:rFonts w:eastAsia="Times New Roman"/>
            </w:rPr>
            <w:t xml:space="preserve">WHO. (2024a). </w:t>
          </w:r>
          <w:r>
            <w:rPr>
              <w:rFonts w:eastAsia="Times New Roman"/>
              <w:i/>
              <w:iCs/>
            </w:rPr>
            <w:t>Dentists (per 10 000 population)</w:t>
          </w:r>
          <w:r>
            <w:rPr>
              <w:rFonts w:eastAsia="Times New Roman"/>
            </w:rPr>
            <w:t>. Https://Www.Who.Int/Data/Gho/Data/Indicators/Indicator-Details/GHO/Dentists-(per-10-000-Population).</w:t>
          </w:r>
        </w:p>
        <w:p w14:paraId="18081763" w14:textId="77777777" w:rsidR="009C2F75" w:rsidRDefault="009C2F75">
          <w:pPr>
            <w:autoSpaceDE w:val="0"/>
            <w:autoSpaceDN w:val="0"/>
            <w:ind w:hanging="480"/>
            <w:divId w:val="1797673054"/>
            <w:rPr>
              <w:rFonts w:eastAsia="Times New Roman"/>
            </w:rPr>
          </w:pPr>
          <w:r>
            <w:rPr>
              <w:rFonts w:eastAsia="Times New Roman"/>
            </w:rPr>
            <w:t xml:space="preserve">WHO. (2024b). </w:t>
          </w:r>
          <w:r>
            <w:rPr>
              <w:rFonts w:eastAsia="Times New Roman"/>
              <w:i/>
              <w:iCs/>
            </w:rPr>
            <w:t>Global Strategy and Action Plan on Oral Health 2023 - 2030</w:t>
          </w:r>
          <w:r>
            <w:rPr>
              <w:rFonts w:eastAsia="Times New Roman"/>
            </w:rPr>
            <w:t>.</w:t>
          </w:r>
        </w:p>
        <w:p w14:paraId="3304FDDC" w14:textId="0975EB0A" w:rsidR="00A70DEB" w:rsidRPr="001D2B52" w:rsidRDefault="009C2F75" w:rsidP="00E8001B">
          <w:pPr>
            <w:pStyle w:val="SemEspaamento"/>
            <w:jc w:val="both"/>
            <w:rPr>
              <w:rFonts w:ascii="Times New Roman" w:hAnsi="Times New Roman" w:cs="Times New Roman"/>
              <w:sz w:val="24"/>
              <w:szCs w:val="24"/>
            </w:rPr>
          </w:pPr>
          <w:r>
            <w:rPr>
              <w:rFonts w:eastAsia="Times New Roman"/>
            </w:rPr>
            <w:t> </w:t>
          </w:r>
        </w:p>
      </w:sdtContent>
    </w:sdt>
    <w:p w14:paraId="36BEA751" w14:textId="77777777" w:rsidR="003C765A" w:rsidRPr="001D2B52" w:rsidRDefault="003C765A" w:rsidP="00E8001B">
      <w:pPr>
        <w:pStyle w:val="SemEspaamento"/>
        <w:jc w:val="both"/>
        <w:rPr>
          <w:rFonts w:ascii="Times New Roman" w:hAnsi="Times New Roman" w:cs="Times New Roman"/>
          <w:sz w:val="24"/>
          <w:szCs w:val="24"/>
        </w:rPr>
      </w:pPr>
    </w:p>
    <w:p w14:paraId="7EE8C80B" w14:textId="77777777" w:rsidR="003C765A" w:rsidRPr="001D2B52" w:rsidRDefault="003C765A" w:rsidP="00E8001B">
      <w:pPr>
        <w:pStyle w:val="SemEspaamento"/>
        <w:jc w:val="both"/>
        <w:rPr>
          <w:rFonts w:ascii="Times New Roman" w:hAnsi="Times New Roman" w:cs="Times New Roman"/>
          <w:sz w:val="24"/>
          <w:szCs w:val="24"/>
        </w:rPr>
      </w:pPr>
    </w:p>
    <w:p w14:paraId="3F43388A" w14:textId="4B25A99D" w:rsidR="00FF0FEF" w:rsidRPr="001D2B52" w:rsidRDefault="00FF0FEF" w:rsidP="00E8001B">
      <w:pPr>
        <w:pStyle w:val="SemEspaamento"/>
        <w:jc w:val="both"/>
        <w:rPr>
          <w:rFonts w:ascii="Times New Roman" w:hAnsi="Times New Roman" w:cs="Times New Roman"/>
          <w:sz w:val="24"/>
          <w:szCs w:val="24"/>
        </w:rPr>
      </w:pPr>
      <w:r w:rsidRPr="001D2B52">
        <w:rPr>
          <w:rFonts w:ascii="Times New Roman" w:hAnsi="Times New Roman" w:cs="Times New Roman"/>
          <w:sz w:val="24"/>
          <w:szCs w:val="24"/>
        </w:rPr>
        <w:t xml:space="preserve">Anexo </w:t>
      </w:r>
      <w:r w:rsidR="00792570" w:rsidRPr="001D2B52">
        <w:rPr>
          <w:rFonts w:ascii="Times New Roman" w:hAnsi="Times New Roman" w:cs="Times New Roman"/>
          <w:sz w:val="24"/>
          <w:szCs w:val="24"/>
        </w:rPr>
        <w:t xml:space="preserve">A - </w:t>
      </w:r>
      <w:r w:rsidRPr="001D2B52">
        <w:rPr>
          <w:rFonts w:ascii="Times New Roman" w:hAnsi="Times New Roman" w:cs="Times New Roman"/>
          <w:sz w:val="24"/>
          <w:szCs w:val="24"/>
        </w:rPr>
        <w:t xml:space="preserve">Cálculos para estimativa dos parâmetros </w:t>
      </w:r>
      <w:r w:rsidR="007B121A" w:rsidRPr="001D2B52">
        <w:rPr>
          <w:rFonts w:ascii="Times New Roman" w:hAnsi="Times New Roman" w:cs="Times New Roman"/>
          <w:sz w:val="24"/>
          <w:szCs w:val="24"/>
        </w:rPr>
        <w:t>de status de saúde (H)</w:t>
      </w:r>
      <w:r w:rsidRPr="001D2B52">
        <w:rPr>
          <w:rFonts w:ascii="Times New Roman" w:hAnsi="Times New Roman" w:cs="Times New Roman"/>
          <w:sz w:val="24"/>
          <w:szCs w:val="24"/>
        </w:rPr>
        <w:t xml:space="preserve"> </w:t>
      </w:r>
    </w:p>
    <w:p w14:paraId="291428FD" w14:textId="3A221C09" w:rsidR="00792570" w:rsidRPr="001D2B52" w:rsidRDefault="00792570" w:rsidP="00E8001B">
      <w:pPr>
        <w:pStyle w:val="SemEspaamento"/>
        <w:jc w:val="both"/>
        <w:rPr>
          <w:rFonts w:ascii="Times New Roman" w:hAnsi="Times New Roman" w:cs="Times New Roman"/>
          <w:sz w:val="24"/>
          <w:szCs w:val="24"/>
        </w:rPr>
      </w:pPr>
    </w:p>
    <w:tbl>
      <w:tblPr>
        <w:tblW w:w="8456" w:type="dxa"/>
        <w:tblBorders>
          <w:top w:val="single" w:sz="6" w:space="0" w:color="D3D8DC"/>
          <w:bottom w:val="single" w:sz="6" w:space="0" w:color="D3D8DC"/>
        </w:tblBorders>
        <w:shd w:val="clear" w:color="auto" w:fill="FFFFFF"/>
        <w:tblCellMar>
          <w:top w:w="15" w:type="dxa"/>
          <w:left w:w="15" w:type="dxa"/>
          <w:bottom w:w="15" w:type="dxa"/>
          <w:right w:w="15" w:type="dxa"/>
        </w:tblCellMar>
        <w:tblLook w:val="04A0" w:firstRow="1" w:lastRow="0" w:firstColumn="1" w:lastColumn="0" w:noHBand="0" w:noVBand="1"/>
      </w:tblPr>
      <w:tblGrid>
        <w:gridCol w:w="1653"/>
        <w:gridCol w:w="6803"/>
      </w:tblGrid>
      <w:tr w:rsidR="00792570" w:rsidRPr="001D2B52" w14:paraId="4C61F309" w14:textId="77777777" w:rsidTr="00792570">
        <w:trPr>
          <w:tblHeader/>
        </w:trPr>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25ABC610" w14:textId="77777777" w:rsidR="00792570" w:rsidRPr="001D2B52" w:rsidRDefault="00792570" w:rsidP="00792570">
            <w:pPr>
              <w:spacing w:after="0" w:line="240" w:lineRule="auto"/>
              <w:jc w:val="center"/>
              <w:rPr>
                <w:rFonts w:ascii="Times New Roman" w:eastAsia="Times New Roman" w:hAnsi="Times New Roman" w:cs="Times New Roman"/>
                <w:b/>
                <w:bCs/>
                <w:color w:val="212529"/>
                <w:kern w:val="0"/>
                <w:sz w:val="24"/>
                <w:szCs w:val="24"/>
                <w:lang w:eastAsia="pt-BR"/>
                <w14:ligatures w14:val="none"/>
              </w:rPr>
            </w:pPr>
            <w:r w:rsidRPr="001D2B52">
              <w:rPr>
                <w:rFonts w:ascii="Times New Roman" w:eastAsia="Times New Roman" w:hAnsi="Times New Roman" w:cs="Times New Roman"/>
                <w:b/>
                <w:bCs/>
                <w:color w:val="212529"/>
                <w:kern w:val="0"/>
                <w:sz w:val="24"/>
                <w:szCs w:val="24"/>
                <w:lang w:eastAsia="pt-BR"/>
                <w14:ligatures w14:val="none"/>
              </w:rPr>
              <w:t>Área</w:t>
            </w:r>
          </w:p>
        </w:tc>
        <w:tc>
          <w:tcPr>
            <w:tcW w:w="6803"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49DA0796" w14:textId="77777777" w:rsidR="00792570" w:rsidRPr="001D2B52" w:rsidRDefault="00792570" w:rsidP="00792570">
            <w:pPr>
              <w:spacing w:after="0" w:line="240" w:lineRule="auto"/>
              <w:jc w:val="center"/>
              <w:rPr>
                <w:rFonts w:ascii="Times New Roman" w:eastAsia="Times New Roman" w:hAnsi="Times New Roman" w:cs="Times New Roman"/>
                <w:b/>
                <w:bCs/>
                <w:color w:val="212529"/>
                <w:kern w:val="0"/>
                <w:sz w:val="24"/>
                <w:szCs w:val="24"/>
                <w:lang w:eastAsia="pt-BR"/>
                <w14:ligatures w14:val="none"/>
              </w:rPr>
            </w:pPr>
            <w:r w:rsidRPr="001D2B52">
              <w:rPr>
                <w:rFonts w:ascii="Times New Roman" w:eastAsia="Times New Roman" w:hAnsi="Times New Roman" w:cs="Times New Roman"/>
                <w:b/>
                <w:bCs/>
                <w:color w:val="212529"/>
                <w:kern w:val="0"/>
                <w:sz w:val="24"/>
                <w:szCs w:val="24"/>
                <w:lang w:eastAsia="pt-BR"/>
                <w14:ligatures w14:val="none"/>
              </w:rPr>
              <w:t>Expressões usadas para cálculo de cobertura</w:t>
            </w:r>
          </w:p>
        </w:tc>
      </w:tr>
      <w:tr w:rsidR="00792570" w:rsidRPr="001D2B52" w14:paraId="3D066597" w14:textId="77777777" w:rsidTr="00792570">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64B58F89" w14:textId="77777777" w:rsidR="00792570" w:rsidRPr="001D2B52"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1D2B52">
              <w:rPr>
                <w:rFonts w:ascii="Times New Roman" w:eastAsia="Times New Roman" w:hAnsi="Times New Roman" w:cs="Times New Roman"/>
                <w:color w:val="212529"/>
                <w:kern w:val="0"/>
                <w:sz w:val="24"/>
                <w:szCs w:val="24"/>
                <w:lang w:eastAsia="pt-BR"/>
                <w14:ligatures w14:val="none"/>
              </w:rPr>
              <w:t>Atenção básica</w:t>
            </w:r>
          </w:p>
        </w:tc>
        <w:tc>
          <w:tcPr>
            <w:tcW w:w="6803"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245070DC" w14:textId="77777777" w:rsidR="00792570" w:rsidRPr="001D2B52"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1D2B52">
              <w:rPr>
                <w:rFonts w:ascii="Times New Roman" w:eastAsia="Times New Roman" w:hAnsi="Times New Roman" w:cs="Times New Roman"/>
                <w:color w:val="212529"/>
                <w:kern w:val="0"/>
                <w:sz w:val="24"/>
                <w:szCs w:val="24"/>
                <w:lang w:eastAsia="pt-BR"/>
                <w14:ligatures w14:val="none"/>
              </w:rPr>
              <w:t>NT_1 (Número de dentes necessitando de restauração de 1 superfície) + NT_2 (Número de dentes necessitando de restauração de 2 ou mais superfícies) + NT_6 (Número de dentes necessitando de extração) + NT_7 (Número de dentes necessitando de controle de lesão branca) + NT_8 (Número de dentes necessitando de selante) + P_CALC (Prevalência de cálculo) + P_BR (Prevalência de bolsa rasa). Foi então criada a variável COB_AB. Se COB_AB = 0 o indivíduo não necessita de procedimentos de atenção básica, se COB_AB =1 ele necessita. A cobertura de atenção básica foi então estimada pelo percentual de pessoas com COB_AB=1</w:t>
            </w:r>
          </w:p>
        </w:tc>
      </w:tr>
      <w:tr w:rsidR="00792570" w:rsidRPr="001D2B52" w14:paraId="5C51502B" w14:textId="77777777" w:rsidTr="00792570">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39741824" w14:textId="77777777" w:rsidR="00792570" w:rsidRPr="001D2B52"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1D2B52">
              <w:rPr>
                <w:rFonts w:ascii="Times New Roman" w:eastAsia="Times New Roman" w:hAnsi="Times New Roman" w:cs="Times New Roman"/>
                <w:color w:val="212529"/>
                <w:kern w:val="0"/>
                <w:sz w:val="24"/>
                <w:szCs w:val="24"/>
                <w:lang w:eastAsia="pt-BR"/>
                <w14:ligatures w14:val="none"/>
              </w:rPr>
              <w:t>Endodontia</w:t>
            </w:r>
          </w:p>
        </w:tc>
        <w:tc>
          <w:tcPr>
            <w:tcW w:w="6803"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35CEDF17" w14:textId="77777777" w:rsidR="00792570" w:rsidRPr="001D2B52"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1D2B52">
              <w:rPr>
                <w:rFonts w:ascii="Times New Roman" w:eastAsia="Times New Roman" w:hAnsi="Times New Roman" w:cs="Times New Roman"/>
                <w:color w:val="212529"/>
                <w:kern w:val="0"/>
                <w:sz w:val="24"/>
                <w:szCs w:val="24"/>
                <w:lang w:eastAsia="pt-BR"/>
                <w14:ligatures w14:val="none"/>
              </w:rPr>
              <w:t xml:space="preserve">A cobertura de endodontia foi calculada a partir da variável NT_5 (Número de dentes necessitando de tratamento pulpar + restauração). </w:t>
            </w:r>
            <w:r w:rsidRPr="001D2B52">
              <w:rPr>
                <w:rFonts w:ascii="Times New Roman" w:eastAsia="Times New Roman" w:hAnsi="Times New Roman" w:cs="Times New Roman"/>
                <w:color w:val="212529"/>
                <w:kern w:val="0"/>
                <w:sz w:val="24"/>
                <w:szCs w:val="24"/>
                <w:lang w:eastAsia="pt-BR"/>
                <w14:ligatures w14:val="none"/>
              </w:rPr>
              <w:lastRenderedPageBreak/>
              <w:t>Foi criada a variável ENDO onde ENDO=0 se NT_5=0 e ENDO=1 se NT_5≠0. Desta forma, a cobertura de endodontia foi então estimada pelo percentual de pessoas com ENDO=1</w:t>
            </w:r>
          </w:p>
        </w:tc>
      </w:tr>
      <w:tr w:rsidR="00792570" w:rsidRPr="001D2B52" w14:paraId="72B8EA36" w14:textId="77777777" w:rsidTr="00792570">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367D6128" w14:textId="77777777" w:rsidR="00792570" w:rsidRPr="001D2B52"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1D2B52">
              <w:rPr>
                <w:rFonts w:ascii="Times New Roman" w:eastAsia="Times New Roman" w:hAnsi="Times New Roman" w:cs="Times New Roman"/>
                <w:color w:val="212529"/>
                <w:kern w:val="0"/>
                <w:sz w:val="24"/>
                <w:szCs w:val="24"/>
                <w:lang w:eastAsia="pt-BR"/>
                <w14:ligatures w14:val="none"/>
              </w:rPr>
              <w:lastRenderedPageBreak/>
              <w:t>Periodontia especializada</w:t>
            </w:r>
          </w:p>
        </w:tc>
        <w:tc>
          <w:tcPr>
            <w:tcW w:w="6803"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030505B7" w14:textId="77777777" w:rsidR="00792570" w:rsidRPr="001D2B52"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1D2B52">
              <w:rPr>
                <w:rFonts w:ascii="Times New Roman" w:eastAsia="Times New Roman" w:hAnsi="Times New Roman" w:cs="Times New Roman"/>
                <w:color w:val="212529"/>
                <w:kern w:val="0"/>
                <w:sz w:val="24"/>
                <w:szCs w:val="24"/>
                <w:lang w:eastAsia="pt-BR"/>
                <w14:ligatures w14:val="none"/>
              </w:rPr>
              <w:t>A cobertura de periodontia especializada foi estimada pelo percentual de pessoas com a variável P_BP (Prevalência de bolsa profunda) = 1</w:t>
            </w:r>
          </w:p>
        </w:tc>
      </w:tr>
      <w:tr w:rsidR="00792570" w:rsidRPr="001D2B52" w14:paraId="00997E4F" w14:textId="77777777" w:rsidTr="00792570">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3AFE0451" w14:textId="77777777" w:rsidR="00792570" w:rsidRPr="001D2B52"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1D2B52">
              <w:rPr>
                <w:rFonts w:ascii="Times New Roman" w:eastAsia="Times New Roman" w:hAnsi="Times New Roman" w:cs="Times New Roman"/>
                <w:color w:val="212529"/>
                <w:kern w:val="0"/>
                <w:sz w:val="24"/>
                <w:szCs w:val="24"/>
                <w:lang w:eastAsia="pt-BR"/>
                <w14:ligatures w14:val="none"/>
              </w:rPr>
              <w:t>Prótese</w:t>
            </w:r>
          </w:p>
        </w:tc>
        <w:tc>
          <w:tcPr>
            <w:tcW w:w="6803"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3DF87B28" w14:textId="77777777" w:rsidR="00792570" w:rsidRPr="001D2B52"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1D2B52">
              <w:rPr>
                <w:rFonts w:ascii="Times New Roman" w:eastAsia="Times New Roman" w:hAnsi="Times New Roman" w:cs="Times New Roman"/>
                <w:color w:val="212529"/>
                <w:kern w:val="0"/>
                <w:sz w:val="24"/>
                <w:szCs w:val="24"/>
                <w:lang w:eastAsia="pt-BR"/>
                <w14:ligatures w14:val="none"/>
              </w:rPr>
              <w:t>A cobertura de prótese foi calculada pelo percentual de pessoas com a variável NECPROT (Necessidade geral de prótese) ≠ 0</w:t>
            </w:r>
          </w:p>
        </w:tc>
      </w:tr>
    </w:tbl>
    <w:p w14:paraId="499A60AF" w14:textId="09E57840" w:rsidR="00792570" w:rsidRPr="001D2B52" w:rsidRDefault="00792570" w:rsidP="00E8001B">
      <w:pPr>
        <w:pStyle w:val="SemEspaamento"/>
        <w:jc w:val="both"/>
        <w:rPr>
          <w:rFonts w:ascii="Times New Roman" w:hAnsi="Times New Roman" w:cs="Times New Roman"/>
          <w:sz w:val="24"/>
          <w:szCs w:val="24"/>
        </w:rPr>
      </w:pPr>
      <w:r w:rsidRPr="001D2B52">
        <w:rPr>
          <w:rFonts w:ascii="Times New Roman" w:hAnsi="Times New Roman" w:cs="Times New Roman"/>
          <w:sz w:val="24"/>
          <w:szCs w:val="24"/>
        </w:rPr>
        <w:t>Fonte: Brasil (2021)</w:t>
      </w:r>
    </w:p>
    <w:p w14:paraId="4342EE31" w14:textId="77777777" w:rsidR="00792570" w:rsidRPr="001D2B52" w:rsidRDefault="00792570" w:rsidP="00E8001B">
      <w:pPr>
        <w:pStyle w:val="SemEspaamento"/>
        <w:jc w:val="both"/>
        <w:rPr>
          <w:rFonts w:ascii="Times New Roman" w:hAnsi="Times New Roman" w:cs="Times New Roman"/>
          <w:sz w:val="24"/>
          <w:szCs w:val="24"/>
        </w:rPr>
      </w:pPr>
    </w:p>
    <w:p w14:paraId="7AF70F52" w14:textId="7514B925" w:rsidR="00792570" w:rsidRPr="001D2B52" w:rsidRDefault="00792570" w:rsidP="00E8001B">
      <w:pPr>
        <w:pStyle w:val="SemEspaamento"/>
        <w:jc w:val="both"/>
        <w:rPr>
          <w:rFonts w:ascii="Times New Roman" w:hAnsi="Times New Roman" w:cs="Times New Roman"/>
          <w:sz w:val="24"/>
          <w:szCs w:val="24"/>
        </w:rPr>
      </w:pPr>
      <w:r w:rsidRPr="001D2B52">
        <w:rPr>
          <w:rFonts w:ascii="Times New Roman" w:hAnsi="Times New Roman" w:cs="Times New Roman"/>
          <w:sz w:val="24"/>
          <w:szCs w:val="24"/>
        </w:rPr>
        <w:t>Anexo B – Cálculo do parâmetro S</w:t>
      </w:r>
    </w:p>
    <w:p w14:paraId="7E1EF0DC" w14:textId="040B1625" w:rsidR="00792570" w:rsidRPr="001D2B52" w:rsidRDefault="00792570" w:rsidP="00E8001B">
      <w:pPr>
        <w:pStyle w:val="SemEspaamento"/>
        <w:jc w:val="both"/>
        <w:rPr>
          <w:rFonts w:ascii="Times New Roman" w:hAnsi="Times New Roman" w:cs="Times New Roman"/>
          <w:sz w:val="24"/>
          <w:szCs w:val="24"/>
        </w:rPr>
      </w:pPr>
    </w:p>
    <w:tbl>
      <w:tblPr>
        <w:tblW w:w="8502" w:type="dxa"/>
        <w:tblBorders>
          <w:top w:val="single" w:sz="6" w:space="0" w:color="D3D8DC"/>
          <w:bottom w:val="single" w:sz="6" w:space="0" w:color="D3D8DC"/>
        </w:tblBorders>
        <w:shd w:val="clear" w:color="auto" w:fill="FFFFFF"/>
        <w:tblCellMar>
          <w:top w:w="15" w:type="dxa"/>
          <w:left w:w="15" w:type="dxa"/>
          <w:bottom w:w="15" w:type="dxa"/>
          <w:right w:w="15" w:type="dxa"/>
        </w:tblCellMar>
        <w:tblLook w:val="04A0" w:firstRow="1" w:lastRow="0" w:firstColumn="1" w:lastColumn="0" w:noHBand="0" w:noVBand="1"/>
      </w:tblPr>
      <w:tblGrid>
        <w:gridCol w:w="1254"/>
        <w:gridCol w:w="7248"/>
      </w:tblGrid>
      <w:tr w:rsidR="00792570" w:rsidRPr="001D2B52" w14:paraId="593FEEBC" w14:textId="77777777" w:rsidTr="00792570">
        <w:trPr>
          <w:tblHeader/>
        </w:trPr>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4BA3B979" w14:textId="77777777" w:rsidR="00792570" w:rsidRPr="001D2B52" w:rsidRDefault="00792570" w:rsidP="00792570">
            <w:pPr>
              <w:spacing w:after="0" w:line="240" w:lineRule="auto"/>
              <w:jc w:val="center"/>
              <w:rPr>
                <w:rFonts w:ascii="Times New Roman" w:eastAsia="Times New Roman" w:hAnsi="Times New Roman" w:cs="Times New Roman"/>
                <w:b/>
                <w:bCs/>
                <w:color w:val="212529"/>
                <w:kern w:val="0"/>
                <w:sz w:val="24"/>
                <w:szCs w:val="24"/>
                <w:lang w:eastAsia="pt-BR"/>
                <w14:ligatures w14:val="none"/>
              </w:rPr>
            </w:pPr>
            <w:r w:rsidRPr="001D2B52">
              <w:rPr>
                <w:rFonts w:ascii="Times New Roman" w:eastAsia="Times New Roman" w:hAnsi="Times New Roman" w:cs="Times New Roman"/>
                <w:b/>
                <w:bCs/>
                <w:color w:val="212529"/>
                <w:kern w:val="0"/>
                <w:sz w:val="24"/>
                <w:szCs w:val="24"/>
                <w:lang w:eastAsia="pt-BR"/>
                <w14:ligatures w14:val="none"/>
              </w:rPr>
              <w:t>Área</w:t>
            </w:r>
          </w:p>
        </w:tc>
        <w:tc>
          <w:tcPr>
            <w:tcW w:w="7248"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630F33B7" w14:textId="77777777" w:rsidR="00792570" w:rsidRPr="001D2B52" w:rsidRDefault="00792570" w:rsidP="00792570">
            <w:pPr>
              <w:spacing w:after="0" w:line="240" w:lineRule="auto"/>
              <w:jc w:val="center"/>
              <w:rPr>
                <w:rFonts w:ascii="Times New Roman" w:eastAsia="Times New Roman" w:hAnsi="Times New Roman" w:cs="Times New Roman"/>
                <w:b/>
                <w:bCs/>
                <w:color w:val="212529"/>
                <w:kern w:val="0"/>
                <w:sz w:val="24"/>
                <w:szCs w:val="24"/>
                <w:lang w:eastAsia="pt-BR"/>
                <w14:ligatures w14:val="none"/>
              </w:rPr>
            </w:pPr>
            <w:r w:rsidRPr="001D2B52">
              <w:rPr>
                <w:rFonts w:ascii="Times New Roman" w:eastAsia="Times New Roman" w:hAnsi="Times New Roman" w:cs="Times New Roman"/>
                <w:b/>
                <w:bCs/>
                <w:color w:val="212529"/>
                <w:kern w:val="0"/>
                <w:sz w:val="24"/>
                <w:szCs w:val="24"/>
                <w:lang w:eastAsia="pt-BR"/>
                <w14:ligatures w14:val="none"/>
              </w:rPr>
              <w:t>Procedimentos</w:t>
            </w:r>
          </w:p>
        </w:tc>
      </w:tr>
      <w:tr w:rsidR="00792570" w:rsidRPr="001D2B52" w14:paraId="082E4DED" w14:textId="77777777" w:rsidTr="00792570">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04B69AC9" w14:textId="77777777" w:rsidR="00792570" w:rsidRPr="001D2B52"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1D2B52">
              <w:rPr>
                <w:rFonts w:ascii="Times New Roman" w:eastAsia="Times New Roman" w:hAnsi="Times New Roman" w:cs="Times New Roman"/>
                <w:color w:val="212529"/>
                <w:kern w:val="0"/>
                <w:sz w:val="24"/>
                <w:szCs w:val="24"/>
                <w:lang w:eastAsia="pt-BR"/>
                <w14:ligatures w14:val="none"/>
              </w:rPr>
              <w:t>Atenção básica</w:t>
            </w:r>
          </w:p>
        </w:tc>
        <w:tc>
          <w:tcPr>
            <w:tcW w:w="7248"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6C5CC77D" w14:textId="77777777" w:rsidR="00792570" w:rsidRPr="001D2B52" w:rsidRDefault="00792570" w:rsidP="00792570">
            <w:pPr>
              <w:spacing w:after="100" w:afterAutospacing="1" w:line="240" w:lineRule="auto"/>
              <w:rPr>
                <w:rFonts w:ascii="Times New Roman" w:eastAsia="Times New Roman" w:hAnsi="Times New Roman" w:cs="Times New Roman"/>
                <w:color w:val="212529"/>
                <w:kern w:val="0"/>
                <w:sz w:val="24"/>
                <w:szCs w:val="24"/>
                <w:lang w:eastAsia="pt-BR"/>
                <w14:ligatures w14:val="none"/>
              </w:rPr>
            </w:pPr>
            <w:r w:rsidRPr="001D2B52">
              <w:rPr>
                <w:rFonts w:ascii="Times New Roman" w:eastAsia="Times New Roman" w:hAnsi="Times New Roman" w:cs="Times New Roman"/>
                <w:color w:val="212529"/>
                <w:kern w:val="0"/>
                <w:sz w:val="24"/>
                <w:szCs w:val="24"/>
                <w:lang w:eastAsia="pt-BR"/>
                <w14:ligatures w14:val="none"/>
              </w:rPr>
              <w:t>No banco de dados do projeto SB BRASIL 2010 foram transformados os códigos 0 (hígido), A (não examinado) e X (excluído) das variáveis CPI17, CPI11, CPI 27, CPI37, CPI31 e CPI47 em 0 e em 1 para as variáveis que tivessem o código 2 (cálculo) e 3 (bolsa rasa).</w:t>
            </w:r>
          </w:p>
          <w:p w14:paraId="3E5E08A3" w14:textId="77777777" w:rsidR="00792570" w:rsidRPr="001D2B52" w:rsidRDefault="00792570" w:rsidP="00792570">
            <w:pPr>
              <w:spacing w:after="100" w:afterAutospacing="1" w:line="240" w:lineRule="auto"/>
              <w:rPr>
                <w:rFonts w:ascii="Times New Roman" w:eastAsia="Times New Roman" w:hAnsi="Times New Roman" w:cs="Times New Roman"/>
                <w:color w:val="212529"/>
                <w:kern w:val="0"/>
                <w:sz w:val="24"/>
                <w:szCs w:val="24"/>
                <w:lang w:eastAsia="pt-BR"/>
                <w14:ligatures w14:val="none"/>
              </w:rPr>
            </w:pPr>
            <w:r w:rsidRPr="001D2B52">
              <w:rPr>
                <w:rFonts w:ascii="Times New Roman" w:eastAsia="Times New Roman" w:hAnsi="Times New Roman" w:cs="Times New Roman"/>
                <w:color w:val="212529"/>
                <w:kern w:val="0"/>
                <w:sz w:val="24"/>
                <w:szCs w:val="24"/>
                <w:lang w:eastAsia="pt-BR"/>
                <w14:ligatures w14:val="none"/>
              </w:rPr>
              <w:t>Ao final essas variáveis foram somadas e a variável NECPERIO_AB criada para armazenar esta soma.</w:t>
            </w:r>
          </w:p>
          <w:p w14:paraId="387E235E" w14:textId="77777777" w:rsidR="00792570" w:rsidRPr="001D2B52" w:rsidRDefault="00792570" w:rsidP="00792570">
            <w:pPr>
              <w:spacing w:after="100" w:afterAutospacing="1" w:line="240" w:lineRule="auto"/>
              <w:rPr>
                <w:rFonts w:ascii="Times New Roman" w:eastAsia="Times New Roman" w:hAnsi="Times New Roman" w:cs="Times New Roman"/>
                <w:color w:val="212529"/>
                <w:kern w:val="0"/>
                <w:sz w:val="24"/>
                <w:szCs w:val="24"/>
                <w:lang w:eastAsia="pt-BR"/>
                <w14:ligatures w14:val="none"/>
              </w:rPr>
            </w:pPr>
            <w:r w:rsidRPr="001D2B52">
              <w:rPr>
                <w:rFonts w:ascii="Times New Roman" w:eastAsia="Times New Roman" w:hAnsi="Times New Roman" w:cs="Times New Roman"/>
                <w:color w:val="212529"/>
                <w:kern w:val="0"/>
                <w:sz w:val="24"/>
                <w:szCs w:val="24"/>
                <w:lang w:eastAsia="pt-BR"/>
                <w14:ligatures w14:val="none"/>
              </w:rPr>
              <w:t>Foram somados os valores referentes as variáveis NT_1, NT_2, NT_6, NT_7 e NT_8 formando a variável NEC_AB. Finalmente foram somadas NECPERIO_AB e NEC_AB para se obter a variável NEC_AB_TOTAL.</w:t>
            </w:r>
          </w:p>
          <w:p w14:paraId="5A1F91EE" w14:textId="77777777" w:rsidR="00792570" w:rsidRPr="001D2B52" w:rsidRDefault="00792570" w:rsidP="00792570">
            <w:pPr>
              <w:spacing w:after="100" w:afterAutospacing="1" w:line="240" w:lineRule="auto"/>
              <w:rPr>
                <w:rFonts w:ascii="Times New Roman" w:eastAsia="Times New Roman" w:hAnsi="Times New Roman" w:cs="Times New Roman"/>
                <w:color w:val="212529"/>
                <w:kern w:val="0"/>
                <w:sz w:val="24"/>
                <w:szCs w:val="24"/>
                <w:lang w:eastAsia="pt-BR"/>
                <w14:ligatures w14:val="none"/>
              </w:rPr>
            </w:pPr>
            <w:r w:rsidRPr="001D2B52">
              <w:rPr>
                <w:rFonts w:ascii="Times New Roman" w:eastAsia="Times New Roman" w:hAnsi="Times New Roman" w:cs="Times New Roman"/>
                <w:color w:val="212529"/>
                <w:kern w:val="0"/>
                <w:sz w:val="24"/>
                <w:szCs w:val="24"/>
                <w:lang w:eastAsia="pt-BR"/>
                <w14:ligatures w14:val="none"/>
              </w:rPr>
              <w:t>Foi então obtida a média da variável NEC_AB_TOTAL estratificada por idade e domínios geográficos (capitais e interior).</w:t>
            </w:r>
          </w:p>
        </w:tc>
      </w:tr>
      <w:tr w:rsidR="00792570" w:rsidRPr="001D2B52" w14:paraId="3FEF07A3" w14:textId="77777777" w:rsidTr="00792570">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7370373D" w14:textId="77777777" w:rsidR="00792570" w:rsidRPr="001D2B52"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1D2B52">
              <w:rPr>
                <w:rFonts w:ascii="Times New Roman" w:eastAsia="Times New Roman" w:hAnsi="Times New Roman" w:cs="Times New Roman"/>
                <w:color w:val="212529"/>
                <w:kern w:val="0"/>
                <w:sz w:val="24"/>
                <w:szCs w:val="24"/>
                <w:lang w:eastAsia="pt-BR"/>
                <w14:ligatures w14:val="none"/>
              </w:rPr>
              <w:t>Endodontia</w:t>
            </w:r>
          </w:p>
        </w:tc>
        <w:tc>
          <w:tcPr>
            <w:tcW w:w="7248"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33041D91" w14:textId="77777777" w:rsidR="00792570" w:rsidRPr="001D2B52"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1D2B52">
              <w:rPr>
                <w:rFonts w:ascii="Times New Roman" w:eastAsia="Times New Roman" w:hAnsi="Times New Roman" w:cs="Times New Roman"/>
                <w:color w:val="212529"/>
                <w:kern w:val="0"/>
                <w:sz w:val="24"/>
                <w:szCs w:val="24"/>
                <w:lang w:eastAsia="pt-BR"/>
                <w14:ligatures w14:val="none"/>
              </w:rPr>
              <w:t>Foi obtida a média da variável NT_5 (Número de dentes necessitando de tratamento pulpar + restauração) estratificada por idade e domínios geográficos (capitais e interior).</w:t>
            </w:r>
          </w:p>
        </w:tc>
      </w:tr>
      <w:tr w:rsidR="00792570" w:rsidRPr="001D2B52" w14:paraId="267AE787" w14:textId="77777777" w:rsidTr="00792570">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5004C863" w14:textId="77777777" w:rsidR="00792570" w:rsidRPr="001D2B52"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1D2B52">
              <w:rPr>
                <w:rFonts w:ascii="Times New Roman" w:eastAsia="Times New Roman" w:hAnsi="Times New Roman" w:cs="Times New Roman"/>
                <w:color w:val="212529"/>
                <w:kern w:val="0"/>
                <w:sz w:val="24"/>
                <w:szCs w:val="24"/>
                <w:lang w:eastAsia="pt-BR"/>
                <w14:ligatures w14:val="none"/>
              </w:rPr>
              <w:t>Periodontia</w:t>
            </w:r>
          </w:p>
        </w:tc>
        <w:tc>
          <w:tcPr>
            <w:tcW w:w="7248"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62886570" w14:textId="77777777" w:rsidR="00792570" w:rsidRPr="001D2B52" w:rsidRDefault="00792570" w:rsidP="00792570">
            <w:pPr>
              <w:spacing w:after="100" w:afterAutospacing="1" w:line="240" w:lineRule="auto"/>
              <w:rPr>
                <w:rFonts w:ascii="Times New Roman" w:eastAsia="Times New Roman" w:hAnsi="Times New Roman" w:cs="Times New Roman"/>
                <w:color w:val="212529"/>
                <w:kern w:val="0"/>
                <w:sz w:val="24"/>
                <w:szCs w:val="24"/>
                <w:lang w:eastAsia="pt-BR"/>
                <w14:ligatures w14:val="none"/>
              </w:rPr>
            </w:pPr>
            <w:r w:rsidRPr="001D2B52">
              <w:rPr>
                <w:rFonts w:ascii="Times New Roman" w:eastAsia="Times New Roman" w:hAnsi="Times New Roman" w:cs="Times New Roman"/>
                <w:color w:val="212529"/>
                <w:kern w:val="0"/>
                <w:sz w:val="24"/>
                <w:szCs w:val="24"/>
                <w:lang w:eastAsia="pt-BR"/>
                <w14:ligatures w14:val="none"/>
              </w:rPr>
              <w:t>No banco de dados do projeto SB BRASIL 2010 foram transformados os códigos 0 (hígido), A (não examinado) e X (excluído) das variáveis CPI17, CPI11, CPI 27, CPI37, CPI31 e CPI47 em 0 e em 1 para as variáveis que tivessem o código 4 (bolsa profunda).</w:t>
            </w:r>
          </w:p>
          <w:p w14:paraId="25A873F9" w14:textId="77777777" w:rsidR="00792570" w:rsidRPr="001D2B52" w:rsidRDefault="00792570" w:rsidP="00792570">
            <w:pPr>
              <w:spacing w:after="100" w:afterAutospacing="1" w:line="240" w:lineRule="auto"/>
              <w:rPr>
                <w:rFonts w:ascii="Times New Roman" w:eastAsia="Times New Roman" w:hAnsi="Times New Roman" w:cs="Times New Roman"/>
                <w:color w:val="212529"/>
                <w:kern w:val="0"/>
                <w:sz w:val="24"/>
                <w:szCs w:val="24"/>
                <w:lang w:eastAsia="pt-BR"/>
                <w14:ligatures w14:val="none"/>
              </w:rPr>
            </w:pPr>
            <w:r w:rsidRPr="001D2B52">
              <w:rPr>
                <w:rFonts w:ascii="Times New Roman" w:eastAsia="Times New Roman" w:hAnsi="Times New Roman" w:cs="Times New Roman"/>
                <w:color w:val="212529"/>
                <w:kern w:val="0"/>
                <w:sz w:val="24"/>
                <w:szCs w:val="24"/>
                <w:lang w:eastAsia="pt-BR"/>
                <w14:ligatures w14:val="none"/>
              </w:rPr>
              <w:t>Ao final essas variáveis foram somadas e a variável NECPERIO_ESPEC criada para armazenar esta soma.</w:t>
            </w:r>
          </w:p>
          <w:p w14:paraId="4A75DBB7" w14:textId="77777777" w:rsidR="00792570" w:rsidRPr="001D2B52" w:rsidRDefault="00792570" w:rsidP="00792570">
            <w:pPr>
              <w:spacing w:after="100" w:afterAutospacing="1" w:line="240" w:lineRule="auto"/>
              <w:rPr>
                <w:rFonts w:ascii="Times New Roman" w:eastAsia="Times New Roman" w:hAnsi="Times New Roman" w:cs="Times New Roman"/>
                <w:color w:val="212529"/>
                <w:kern w:val="0"/>
                <w:sz w:val="24"/>
                <w:szCs w:val="24"/>
                <w:lang w:eastAsia="pt-BR"/>
                <w14:ligatures w14:val="none"/>
              </w:rPr>
            </w:pPr>
            <w:r w:rsidRPr="001D2B52">
              <w:rPr>
                <w:rFonts w:ascii="Times New Roman" w:eastAsia="Times New Roman" w:hAnsi="Times New Roman" w:cs="Times New Roman"/>
                <w:color w:val="212529"/>
                <w:kern w:val="0"/>
                <w:sz w:val="24"/>
                <w:szCs w:val="24"/>
                <w:lang w:eastAsia="pt-BR"/>
                <w14:ligatures w14:val="none"/>
              </w:rPr>
              <w:t>Foi então obtida a média da variável NECPERIO_ESPEC estratificada por idade e domínios geográficos (capitais e interior). Para as idades de 5 e 12 anos esta variável não foi mensurada no projeto SB BRASIL 2010, portanto não há dados de necessidade normativa para a faixa de 0 a 14 anos.</w:t>
            </w:r>
          </w:p>
        </w:tc>
      </w:tr>
      <w:tr w:rsidR="00792570" w:rsidRPr="001D2B52" w14:paraId="7C0EED40" w14:textId="77777777" w:rsidTr="00792570">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5410FD09" w14:textId="77777777" w:rsidR="00792570" w:rsidRPr="001D2B52"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1D2B52">
              <w:rPr>
                <w:rFonts w:ascii="Times New Roman" w:eastAsia="Times New Roman" w:hAnsi="Times New Roman" w:cs="Times New Roman"/>
                <w:color w:val="212529"/>
                <w:kern w:val="0"/>
                <w:sz w:val="24"/>
                <w:szCs w:val="24"/>
                <w:lang w:eastAsia="pt-BR"/>
                <w14:ligatures w14:val="none"/>
              </w:rPr>
              <w:t>Prótese</w:t>
            </w:r>
          </w:p>
        </w:tc>
        <w:tc>
          <w:tcPr>
            <w:tcW w:w="7248"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2AC817B0" w14:textId="77777777" w:rsidR="00792570" w:rsidRPr="001D2B52" w:rsidRDefault="00792570" w:rsidP="00792570">
            <w:pPr>
              <w:spacing w:after="100" w:afterAutospacing="1" w:line="240" w:lineRule="auto"/>
              <w:rPr>
                <w:rFonts w:ascii="Times New Roman" w:eastAsia="Times New Roman" w:hAnsi="Times New Roman" w:cs="Times New Roman"/>
                <w:color w:val="212529"/>
                <w:kern w:val="0"/>
                <w:sz w:val="24"/>
                <w:szCs w:val="24"/>
                <w:lang w:eastAsia="pt-BR"/>
                <w14:ligatures w14:val="none"/>
              </w:rPr>
            </w:pPr>
            <w:r w:rsidRPr="001D2B52">
              <w:rPr>
                <w:rFonts w:ascii="Times New Roman" w:eastAsia="Times New Roman" w:hAnsi="Times New Roman" w:cs="Times New Roman"/>
                <w:color w:val="212529"/>
                <w:kern w:val="0"/>
                <w:sz w:val="24"/>
                <w:szCs w:val="24"/>
                <w:lang w:eastAsia="pt-BR"/>
                <w14:ligatures w14:val="none"/>
              </w:rPr>
              <w:t>A variável NECPROT foi transformada em NUMPROT (número de próteses) como explicitado a seguir:</w:t>
            </w:r>
          </w:p>
          <w:p w14:paraId="59419779" w14:textId="77777777" w:rsidR="00792570" w:rsidRPr="001D2B52" w:rsidRDefault="00792570" w:rsidP="00792570">
            <w:pPr>
              <w:numPr>
                <w:ilvl w:val="0"/>
                <w:numId w:val="16"/>
              </w:numPr>
              <w:spacing w:before="100" w:beforeAutospacing="1" w:after="100" w:afterAutospacing="1" w:line="240" w:lineRule="auto"/>
              <w:rPr>
                <w:rFonts w:ascii="Times New Roman" w:eastAsia="Times New Roman" w:hAnsi="Times New Roman" w:cs="Times New Roman"/>
                <w:color w:val="212529"/>
                <w:kern w:val="0"/>
                <w:sz w:val="24"/>
                <w:szCs w:val="24"/>
                <w:lang w:eastAsia="pt-BR"/>
                <w14:ligatures w14:val="none"/>
              </w:rPr>
            </w:pPr>
            <w:r w:rsidRPr="001D2B52">
              <w:rPr>
                <w:rFonts w:ascii="Times New Roman" w:eastAsia="Times New Roman" w:hAnsi="Times New Roman" w:cs="Times New Roman"/>
                <w:color w:val="212529"/>
                <w:kern w:val="0"/>
                <w:sz w:val="24"/>
                <w:szCs w:val="24"/>
                <w:lang w:eastAsia="pt-BR"/>
                <w14:ligatures w14:val="none"/>
              </w:rPr>
              <w:t>Se NECPROT = 0 (Não necessita), então NUMPROT = 0</w:t>
            </w:r>
          </w:p>
          <w:p w14:paraId="445CE34F" w14:textId="77777777" w:rsidR="00792570" w:rsidRPr="001D2B52" w:rsidRDefault="00792570" w:rsidP="00792570">
            <w:pPr>
              <w:numPr>
                <w:ilvl w:val="0"/>
                <w:numId w:val="16"/>
              </w:numPr>
              <w:spacing w:before="100" w:beforeAutospacing="1" w:after="100" w:afterAutospacing="1" w:line="240" w:lineRule="auto"/>
              <w:rPr>
                <w:rFonts w:ascii="Times New Roman" w:eastAsia="Times New Roman" w:hAnsi="Times New Roman" w:cs="Times New Roman"/>
                <w:color w:val="212529"/>
                <w:kern w:val="0"/>
                <w:sz w:val="24"/>
                <w:szCs w:val="24"/>
                <w:lang w:eastAsia="pt-BR"/>
                <w14:ligatures w14:val="none"/>
              </w:rPr>
            </w:pPr>
            <w:r w:rsidRPr="001D2B52">
              <w:rPr>
                <w:rFonts w:ascii="Times New Roman" w:eastAsia="Times New Roman" w:hAnsi="Times New Roman" w:cs="Times New Roman"/>
                <w:color w:val="212529"/>
                <w:kern w:val="0"/>
                <w:sz w:val="24"/>
                <w:szCs w:val="24"/>
                <w:lang w:eastAsia="pt-BR"/>
                <w14:ligatures w14:val="none"/>
              </w:rPr>
              <w:t>Se NECPROT = 1 (Parcial 1 maxilar), então NUMPROT = 1</w:t>
            </w:r>
          </w:p>
          <w:p w14:paraId="3A892C2F" w14:textId="77777777" w:rsidR="00792570" w:rsidRPr="001D2B52" w:rsidRDefault="00792570" w:rsidP="00792570">
            <w:pPr>
              <w:numPr>
                <w:ilvl w:val="0"/>
                <w:numId w:val="16"/>
              </w:numPr>
              <w:spacing w:before="100" w:beforeAutospacing="1" w:after="100" w:afterAutospacing="1" w:line="240" w:lineRule="auto"/>
              <w:rPr>
                <w:rFonts w:ascii="Times New Roman" w:eastAsia="Times New Roman" w:hAnsi="Times New Roman" w:cs="Times New Roman"/>
                <w:color w:val="212529"/>
                <w:kern w:val="0"/>
                <w:sz w:val="24"/>
                <w:szCs w:val="24"/>
                <w:lang w:eastAsia="pt-BR"/>
                <w14:ligatures w14:val="none"/>
              </w:rPr>
            </w:pPr>
            <w:r w:rsidRPr="001D2B52">
              <w:rPr>
                <w:rFonts w:ascii="Times New Roman" w:eastAsia="Times New Roman" w:hAnsi="Times New Roman" w:cs="Times New Roman"/>
                <w:color w:val="212529"/>
                <w:kern w:val="0"/>
                <w:sz w:val="24"/>
                <w:szCs w:val="24"/>
                <w:lang w:eastAsia="pt-BR"/>
                <w14:ligatures w14:val="none"/>
              </w:rPr>
              <w:t>Se NECPROT = 2 (Parcial 2 maxilares), então NUMPROT = 2</w:t>
            </w:r>
          </w:p>
          <w:p w14:paraId="3B70E2C9" w14:textId="77777777" w:rsidR="00792570" w:rsidRPr="001D2B52" w:rsidRDefault="00792570" w:rsidP="00792570">
            <w:pPr>
              <w:numPr>
                <w:ilvl w:val="0"/>
                <w:numId w:val="16"/>
              </w:numPr>
              <w:spacing w:before="100" w:beforeAutospacing="1" w:after="100" w:afterAutospacing="1" w:line="240" w:lineRule="auto"/>
              <w:rPr>
                <w:rFonts w:ascii="Times New Roman" w:eastAsia="Times New Roman" w:hAnsi="Times New Roman" w:cs="Times New Roman"/>
                <w:color w:val="212529"/>
                <w:kern w:val="0"/>
                <w:sz w:val="24"/>
                <w:szCs w:val="24"/>
                <w:lang w:eastAsia="pt-BR"/>
                <w14:ligatures w14:val="none"/>
              </w:rPr>
            </w:pPr>
            <w:r w:rsidRPr="001D2B52">
              <w:rPr>
                <w:rFonts w:ascii="Times New Roman" w:eastAsia="Times New Roman" w:hAnsi="Times New Roman" w:cs="Times New Roman"/>
                <w:color w:val="212529"/>
                <w:kern w:val="0"/>
                <w:sz w:val="24"/>
                <w:szCs w:val="24"/>
                <w:lang w:eastAsia="pt-BR"/>
                <w14:ligatures w14:val="none"/>
              </w:rPr>
              <w:lastRenderedPageBreak/>
              <w:t>Se NECPROT = 3 (Total 1 maxilar), então NUMPROT = 3</w:t>
            </w:r>
          </w:p>
          <w:p w14:paraId="74B91F72" w14:textId="77777777" w:rsidR="00792570" w:rsidRPr="001D2B52" w:rsidRDefault="00792570" w:rsidP="00792570">
            <w:pPr>
              <w:numPr>
                <w:ilvl w:val="0"/>
                <w:numId w:val="16"/>
              </w:numPr>
              <w:spacing w:before="100" w:beforeAutospacing="1" w:after="100" w:afterAutospacing="1" w:line="240" w:lineRule="auto"/>
              <w:rPr>
                <w:rFonts w:ascii="Times New Roman" w:eastAsia="Times New Roman" w:hAnsi="Times New Roman" w:cs="Times New Roman"/>
                <w:color w:val="212529"/>
                <w:kern w:val="0"/>
                <w:sz w:val="24"/>
                <w:szCs w:val="24"/>
                <w:lang w:eastAsia="pt-BR"/>
                <w14:ligatures w14:val="none"/>
              </w:rPr>
            </w:pPr>
            <w:r w:rsidRPr="001D2B52">
              <w:rPr>
                <w:rFonts w:ascii="Times New Roman" w:eastAsia="Times New Roman" w:hAnsi="Times New Roman" w:cs="Times New Roman"/>
                <w:color w:val="212529"/>
                <w:kern w:val="0"/>
                <w:sz w:val="24"/>
                <w:szCs w:val="24"/>
                <w:lang w:eastAsia="pt-BR"/>
                <w14:ligatures w14:val="none"/>
              </w:rPr>
              <w:t>Se NECPROT = 4 (Parcial + total), então NUMPROT = 2</w:t>
            </w:r>
          </w:p>
          <w:p w14:paraId="7CF83DDD" w14:textId="77777777" w:rsidR="00792570" w:rsidRPr="001D2B52" w:rsidRDefault="00792570" w:rsidP="00792570">
            <w:pPr>
              <w:numPr>
                <w:ilvl w:val="0"/>
                <w:numId w:val="16"/>
              </w:numPr>
              <w:spacing w:before="100" w:beforeAutospacing="1" w:after="100" w:afterAutospacing="1" w:line="240" w:lineRule="auto"/>
              <w:rPr>
                <w:rFonts w:ascii="Times New Roman" w:eastAsia="Times New Roman" w:hAnsi="Times New Roman" w:cs="Times New Roman"/>
                <w:color w:val="212529"/>
                <w:kern w:val="0"/>
                <w:sz w:val="24"/>
                <w:szCs w:val="24"/>
                <w:lang w:eastAsia="pt-BR"/>
                <w14:ligatures w14:val="none"/>
              </w:rPr>
            </w:pPr>
            <w:r w:rsidRPr="001D2B52">
              <w:rPr>
                <w:rFonts w:ascii="Times New Roman" w:eastAsia="Times New Roman" w:hAnsi="Times New Roman" w:cs="Times New Roman"/>
                <w:color w:val="212529"/>
                <w:kern w:val="0"/>
                <w:sz w:val="24"/>
                <w:szCs w:val="24"/>
                <w:lang w:eastAsia="pt-BR"/>
                <w14:ligatures w14:val="none"/>
              </w:rPr>
              <w:t>Se NECPROT = 5 (Total 2 maxilares), então NUMPROT = 2</w:t>
            </w:r>
          </w:p>
          <w:p w14:paraId="5A6A4563" w14:textId="77777777" w:rsidR="00792570" w:rsidRPr="001D2B52" w:rsidRDefault="00792570" w:rsidP="00792570">
            <w:pPr>
              <w:numPr>
                <w:ilvl w:val="0"/>
                <w:numId w:val="16"/>
              </w:numPr>
              <w:spacing w:before="100" w:beforeAutospacing="1" w:after="100" w:afterAutospacing="1" w:line="240" w:lineRule="auto"/>
              <w:rPr>
                <w:rFonts w:ascii="Times New Roman" w:eastAsia="Times New Roman" w:hAnsi="Times New Roman" w:cs="Times New Roman"/>
                <w:color w:val="212529"/>
                <w:kern w:val="0"/>
                <w:sz w:val="24"/>
                <w:szCs w:val="24"/>
                <w:lang w:eastAsia="pt-BR"/>
                <w14:ligatures w14:val="none"/>
              </w:rPr>
            </w:pPr>
            <w:r w:rsidRPr="001D2B52">
              <w:rPr>
                <w:rFonts w:ascii="Times New Roman" w:eastAsia="Times New Roman" w:hAnsi="Times New Roman" w:cs="Times New Roman"/>
                <w:color w:val="212529"/>
                <w:kern w:val="0"/>
                <w:sz w:val="24"/>
                <w:szCs w:val="24"/>
                <w:lang w:eastAsia="pt-BR"/>
                <w14:ligatures w14:val="none"/>
              </w:rPr>
              <w:t>Se NECPROT = 9 (Sem informação), então NUMPROT = 0</w:t>
            </w:r>
          </w:p>
          <w:p w14:paraId="39F4DBC7" w14:textId="77777777" w:rsidR="00792570" w:rsidRPr="001D2B52" w:rsidRDefault="00792570" w:rsidP="00792570">
            <w:pPr>
              <w:spacing w:after="100" w:afterAutospacing="1" w:line="240" w:lineRule="auto"/>
              <w:rPr>
                <w:rFonts w:ascii="Times New Roman" w:eastAsia="Times New Roman" w:hAnsi="Times New Roman" w:cs="Times New Roman"/>
                <w:color w:val="212529"/>
                <w:kern w:val="0"/>
                <w:sz w:val="24"/>
                <w:szCs w:val="24"/>
                <w:lang w:eastAsia="pt-BR"/>
                <w14:ligatures w14:val="none"/>
              </w:rPr>
            </w:pPr>
            <w:r w:rsidRPr="001D2B52">
              <w:rPr>
                <w:rFonts w:ascii="Times New Roman" w:eastAsia="Times New Roman" w:hAnsi="Times New Roman" w:cs="Times New Roman"/>
                <w:color w:val="212529"/>
                <w:kern w:val="0"/>
                <w:sz w:val="24"/>
                <w:szCs w:val="24"/>
                <w:lang w:eastAsia="pt-BR"/>
                <w14:ligatures w14:val="none"/>
              </w:rPr>
              <w:t>Foi então obtida a média da variável NUMPROT estratificada por idade e domínios geográficos (capitais e interior).</w:t>
            </w:r>
          </w:p>
          <w:p w14:paraId="01A041F4" w14:textId="77777777" w:rsidR="00792570" w:rsidRPr="001D2B52" w:rsidRDefault="00792570" w:rsidP="00792570">
            <w:pPr>
              <w:spacing w:after="100" w:afterAutospacing="1" w:line="240" w:lineRule="auto"/>
              <w:rPr>
                <w:rFonts w:ascii="Times New Roman" w:eastAsia="Times New Roman" w:hAnsi="Times New Roman" w:cs="Times New Roman"/>
                <w:color w:val="212529"/>
                <w:kern w:val="0"/>
                <w:sz w:val="24"/>
                <w:szCs w:val="24"/>
                <w:lang w:eastAsia="pt-BR"/>
                <w14:ligatures w14:val="none"/>
              </w:rPr>
            </w:pPr>
            <w:r w:rsidRPr="001D2B52">
              <w:rPr>
                <w:rFonts w:ascii="Times New Roman" w:eastAsia="Times New Roman" w:hAnsi="Times New Roman" w:cs="Times New Roman"/>
                <w:color w:val="212529"/>
                <w:kern w:val="0"/>
                <w:sz w:val="24"/>
                <w:szCs w:val="24"/>
                <w:lang w:eastAsia="pt-BR"/>
                <w14:ligatures w14:val="none"/>
              </w:rPr>
              <w:t>Para as idades de 5 e 12 anos esta variável não foi mensurada no projeto SB BRASIL 2010, portanto não há dados de necessidade normativa para a faixa de 0 a 14 anos.</w:t>
            </w:r>
          </w:p>
        </w:tc>
      </w:tr>
    </w:tbl>
    <w:p w14:paraId="385D4469" w14:textId="3D3F18CA" w:rsidR="00792570" w:rsidRPr="001D2B52" w:rsidRDefault="00792570" w:rsidP="00E8001B">
      <w:pPr>
        <w:pStyle w:val="SemEspaamento"/>
        <w:jc w:val="both"/>
        <w:rPr>
          <w:rFonts w:ascii="Times New Roman" w:hAnsi="Times New Roman" w:cs="Times New Roman"/>
          <w:sz w:val="24"/>
          <w:szCs w:val="24"/>
        </w:rPr>
      </w:pPr>
      <w:r w:rsidRPr="001D2B52">
        <w:rPr>
          <w:rFonts w:ascii="Times New Roman" w:hAnsi="Times New Roman" w:cs="Times New Roman"/>
          <w:sz w:val="24"/>
          <w:szCs w:val="24"/>
        </w:rPr>
        <w:lastRenderedPageBreak/>
        <w:t>Fonte: Brasil (2021)</w:t>
      </w:r>
    </w:p>
    <w:sectPr w:rsidR="00792570" w:rsidRPr="001D2B52" w:rsidSect="00D20A14">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aiana Bonfim" w:date="2025-02-08T15:37:00Z" w:initials="DB">
    <w:p w14:paraId="367266A7" w14:textId="77777777" w:rsidR="007B268E" w:rsidRDefault="007B268E" w:rsidP="007B268E">
      <w:pPr>
        <w:pStyle w:val="Textodecomentrio"/>
      </w:pPr>
      <w:r>
        <w:rPr>
          <w:rStyle w:val="Refdecomentrio"/>
        </w:rPr>
        <w:annotationRef/>
      </w:r>
      <w:r>
        <w:t>Talvez vale abordar mais no método  a questão de tecnologia de simulação - utilizando este termo, e no resultado colocar print da plataforma...</w:t>
      </w:r>
    </w:p>
  </w:comment>
  <w:comment w:id="1" w:author="Daiana Bonfim" w:date="2025-02-08T15:32:00Z" w:initials="DB">
    <w:p w14:paraId="3B5B1691" w14:textId="0D6C87B2" w:rsidR="008A4FC9" w:rsidRDefault="008A4FC9" w:rsidP="008A4FC9">
      <w:pPr>
        <w:pStyle w:val="Textodecomentrio"/>
      </w:pPr>
      <w:r>
        <w:rPr>
          <w:rStyle w:val="Refdecomentrio"/>
        </w:rPr>
        <w:annotationRef/>
      </w:r>
      <w:r>
        <w:t>Podemos revisar depois de acordo com o estilo da revista ...ajustar a apresentação dos resultados e conclusão</w:t>
      </w:r>
    </w:p>
  </w:comment>
  <w:comment w:id="2" w:author="Daiana Bonfim" w:date="2025-02-08T11:04:00Z" w:initials="DB">
    <w:p w14:paraId="3CAB05E3" w14:textId="306CB0BA" w:rsidR="007023D3" w:rsidRDefault="007023D3" w:rsidP="007023D3">
      <w:pPr>
        <w:pStyle w:val="Textodecomentrio"/>
      </w:pPr>
      <w:r>
        <w:rPr>
          <w:rStyle w:val="Refdecomentrio"/>
        </w:rPr>
        <w:annotationRef/>
      </w:r>
      <w:r>
        <w:t>Se no objetivo for Plan e Dim , adicionei no título do Dim</w:t>
      </w:r>
    </w:p>
  </w:comment>
  <w:comment w:id="17" w:author="Daiana Bonfim" w:date="2025-02-08T15:30:00Z" w:initials="DB">
    <w:p w14:paraId="1882E0B4" w14:textId="6EC260E7" w:rsidR="008A4FC9" w:rsidRDefault="008A4FC9" w:rsidP="008A4FC9">
      <w:pPr>
        <w:pStyle w:val="Textodecomentrio"/>
      </w:pPr>
      <w:r>
        <w:rPr>
          <w:rStyle w:val="Refdecomentrio"/>
        </w:rPr>
        <w:annotationRef/>
      </w:r>
      <w:r>
        <w:t>Lendo o texto acredito que você vai além do descrever a metodologia. Sugestões - analisar a  força de trabalho de cirurgião dentista na APS e atenção especializada no Brasil OU Planejar e dimensionar a FT de cirurgião dentista ou saude bucal, na APS e atenção especializada brasileira ...OU Calcular/projetar/estimar...</w:t>
      </w:r>
    </w:p>
  </w:comment>
  <w:comment w:id="29" w:author="Daiana Bonfim" w:date="2025-02-08T12:34:00Z" w:initials="DB">
    <w:p w14:paraId="087773DA" w14:textId="77777777" w:rsidR="001E4309" w:rsidRDefault="001E4309" w:rsidP="001E4309">
      <w:pPr>
        <w:pStyle w:val="Textodecomentrio"/>
      </w:pPr>
      <w:r>
        <w:rPr>
          <w:rStyle w:val="Refdecomentrio"/>
        </w:rPr>
        <w:annotationRef/>
      </w:r>
      <w:r>
        <w:t>Levar para discussão</w:t>
      </w:r>
    </w:p>
  </w:comment>
  <w:comment w:id="30" w:author="Daiana Bonfim" w:date="2025-02-08T12:40:00Z" w:initials="DB">
    <w:p w14:paraId="4D6CA77B" w14:textId="77777777" w:rsidR="005A2F65" w:rsidRDefault="005A2F65" w:rsidP="005A2F65">
      <w:pPr>
        <w:pStyle w:val="Textodecomentrio"/>
      </w:pPr>
      <w:r>
        <w:rPr>
          <w:rStyle w:val="Refdecomentrio"/>
        </w:rPr>
        <w:annotationRef/>
      </w:r>
      <w:r>
        <w:t>Dani tentei colocar na estrutura dos tópicos dos artigos pensando em uma revista da área da saúde, mas se a revista for para área de ADM ou uma revista que aceita texto corrido no método, sem os subtítulos, pode manter como você propôs incialmente.</w:t>
      </w:r>
    </w:p>
  </w:comment>
  <w:comment w:id="31" w:author="Daniel Pagotto" w:date="2025-02-17T21:55:00Z" w:initials="DP">
    <w:p w14:paraId="0ECF14C6" w14:textId="515587C8" w:rsidR="00175B1B" w:rsidRDefault="00175B1B">
      <w:pPr>
        <w:pStyle w:val="Textodecomentrio"/>
      </w:pPr>
      <w:r>
        <w:rPr>
          <w:rStyle w:val="Refdecomentrio"/>
        </w:rPr>
        <w:annotationRef/>
      </w:r>
      <w:r>
        <w:t>Estou de acordo. Acho melhor a estruturação em tópicos</w:t>
      </w:r>
    </w:p>
  </w:comment>
  <w:comment w:id="89" w:author="Daiana Bonfim" w:date="2025-02-08T12:46:00Z" w:initials="DB">
    <w:p w14:paraId="5BD8FE7A" w14:textId="77777777" w:rsidR="00803BFC" w:rsidRDefault="00803BFC" w:rsidP="00803BFC">
      <w:pPr>
        <w:pStyle w:val="Textodecomentrio"/>
      </w:pPr>
      <w:r>
        <w:rPr>
          <w:rStyle w:val="Refdecomentrio"/>
        </w:rPr>
        <w:annotationRef/>
      </w:r>
      <w:r>
        <w:t>Aqui é importante colocar o período certinho ... X mês a x mês de ano</w:t>
      </w:r>
    </w:p>
  </w:comment>
  <w:comment w:id="110" w:author="Daiana Bonfim" w:date="2025-02-08T12:55:00Z" w:initials="DB">
    <w:p w14:paraId="5B730B32" w14:textId="77777777" w:rsidR="00766CFD" w:rsidRDefault="00766CFD" w:rsidP="00766CFD">
      <w:pPr>
        <w:pStyle w:val="Textodecomentrio"/>
      </w:pPr>
      <w:r>
        <w:rPr>
          <w:rStyle w:val="Refdecomentrio"/>
        </w:rPr>
        <w:annotationRef/>
      </w:r>
      <w:r>
        <w:t xml:space="preserve">Precisa da data </w:t>
      </w:r>
    </w:p>
  </w:comment>
  <w:comment w:id="127" w:author="Daiana Bonfim" w:date="2025-02-08T12:59:00Z" w:initials="DB">
    <w:p w14:paraId="369B0DF9" w14:textId="77777777" w:rsidR="00766CFD" w:rsidRDefault="00766CFD" w:rsidP="00766CFD">
      <w:pPr>
        <w:pStyle w:val="Textodecomentrio"/>
      </w:pPr>
      <w:r>
        <w:rPr>
          <w:rStyle w:val="Refdecomentrio"/>
        </w:rPr>
        <w:annotationRef/>
      </w:r>
      <w:r>
        <w:t>Se for para publicação mudar para termo suplemento pq as revistas não aceitam anexos</w:t>
      </w:r>
    </w:p>
  </w:comment>
  <w:comment w:id="128" w:author="Daiana Bonfim" w:date="2025-02-08T13:01:00Z" w:initials="DB">
    <w:p w14:paraId="705472D9" w14:textId="77777777" w:rsidR="00766CFD" w:rsidRDefault="00766CFD" w:rsidP="00766CFD">
      <w:pPr>
        <w:pStyle w:val="Textodecomentrio"/>
      </w:pPr>
      <w:r>
        <w:rPr>
          <w:rStyle w:val="Refdecomentrio"/>
        </w:rPr>
        <w:annotationRef/>
      </w:r>
      <w:r>
        <w:t xml:space="preserve">Acredito que podemos utilizar este exemplo para outros materiais - livros, guias, etc. No artigo eu deixaria somente o que aparece nos resultados da aplicação desta etapa do método </w:t>
      </w:r>
    </w:p>
  </w:comment>
  <w:comment w:id="129" w:author="Daiana Bonfim" w:date="2025-02-08T13:09:00Z" w:initials="DB">
    <w:p w14:paraId="4E6F693F" w14:textId="77777777" w:rsidR="00EA3F7D" w:rsidRDefault="00EA3F7D" w:rsidP="00EA3F7D">
      <w:pPr>
        <w:pStyle w:val="Textodecomentrio"/>
      </w:pPr>
      <w:r>
        <w:rPr>
          <w:rStyle w:val="Refdecomentrio"/>
        </w:rPr>
        <w:annotationRef/>
      </w:r>
      <w:r>
        <w:t xml:space="preserve">Ao final vamos precisar alinhar os tempos verbais no método ..entre o é , foi, será ...pq dá um "nó"  no processo </w:t>
      </w:r>
    </w:p>
  </w:comment>
  <w:comment w:id="205" w:author="Daiana Bonfim" w:date="2025-02-08T13:28:00Z" w:initials="DB">
    <w:p w14:paraId="542F894A" w14:textId="77777777" w:rsidR="009E350E" w:rsidRDefault="009E350E" w:rsidP="009E350E">
      <w:pPr>
        <w:pStyle w:val="Textodecomentrio"/>
      </w:pPr>
      <w:r>
        <w:rPr>
          <w:rStyle w:val="Refdecomentrio"/>
        </w:rPr>
        <w:annotationRef/>
      </w:r>
      <w:r>
        <w:t xml:space="preserve">Coloquei no método </w:t>
      </w:r>
    </w:p>
  </w:comment>
  <w:comment w:id="206" w:author="Daiana Bonfim" w:date="2025-02-08T13:56:00Z" w:initials="DB">
    <w:p w14:paraId="1D9E693E" w14:textId="77777777" w:rsidR="00DC2E13" w:rsidRDefault="00DC2E13" w:rsidP="00DC2E13">
      <w:pPr>
        <w:pStyle w:val="Textodecomentrio"/>
      </w:pPr>
      <w:r>
        <w:rPr>
          <w:rStyle w:val="Refdecomentrio"/>
        </w:rPr>
        <w:annotationRef/>
      </w:r>
      <w:r>
        <w:t>Daniel o que vc acha de colocarmos um quadro com os valores de cada equação, variáveis,  nos diferentes cenários, para ampliar a compreensão de como chegamos nos resultados da tabela 2?</w:t>
      </w:r>
    </w:p>
  </w:comment>
  <w:comment w:id="207" w:author="Daiana Bonfim" w:date="2025-02-08T13:29:00Z" w:initials="DB">
    <w:p w14:paraId="034C6B0E" w14:textId="69CE4FAC" w:rsidR="009E350E" w:rsidRDefault="009E350E" w:rsidP="009E350E">
      <w:pPr>
        <w:pStyle w:val="Textodecomentrio"/>
      </w:pPr>
      <w:r>
        <w:rPr>
          <w:rStyle w:val="Refdecomentrio"/>
        </w:rPr>
        <w:annotationRef/>
      </w:r>
      <w:r>
        <w:t>Se for para revista internacional precisamos mudar para dollar</w:t>
      </w:r>
    </w:p>
  </w:comment>
  <w:comment w:id="259" w:author="Daiana Bonfim" w:date="2025-02-08T14:13:00Z" w:initials="DB">
    <w:p w14:paraId="1F2F8F9D" w14:textId="77777777" w:rsidR="002F45CC" w:rsidRDefault="002F45CC" w:rsidP="002F45CC">
      <w:pPr>
        <w:pStyle w:val="Textodecomentrio"/>
      </w:pPr>
      <w:r>
        <w:rPr>
          <w:rStyle w:val="Refdecomentrio"/>
        </w:rPr>
        <w:annotationRef/>
      </w:r>
      <w:r>
        <w:t>É limitada? Não entendi ...</w:t>
      </w:r>
    </w:p>
  </w:comment>
  <w:comment w:id="306" w:author="Daiana Bonfim" w:date="2025-02-08T14:18:00Z" w:initials="DB">
    <w:p w14:paraId="68F57CDE" w14:textId="77777777" w:rsidR="00795A37" w:rsidRDefault="00795A37" w:rsidP="00795A37">
      <w:pPr>
        <w:pStyle w:val="Textodecomentrio"/>
      </w:pPr>
      <w:r>
        <w:rPr>
          <w:rStyle w:val="Refdecomentrio"/>
        </w:rPr>
        <w:annotationRef/>
      </w:r>
      <w:r>
        <w:t>Geralmente para artigos eu coloco as limitações dentro da discussao e deixo a conclusão mais direta, focada em responder as perguntas de pesquisa e objetivo de forma clara e objetiva</w:t>
      </w:r>
    </w:p>
  </w:comment>
  <w:comment w:id="307" w:author="Daiana Bonfim" w:date="2025-02-08T14:18:00Z" w:initials="DB">
    <w:p w14:paraId="42239E4E" w14:textId="77777777" w:rsidR="00795A37" w:rsidRDefault="00795A37" w:rsidP="00795A37">
      <w:pPr>
        <w:pStyle w:val="Textodecomentrio"/>
      </w:pPr>
      <w:r>
        <w:rPr>
          <w:rStyle w:val="Refdecomentrio"/>
        </w:rPr>
        <w:annotationRef/>
      </w:r>
      <w:r>
        <w:t>O que vc acha?</w:t>
      </w:r>
    </w:p>
  </w:comment>
  <w:comment w:id="328" w:author="Daiana Bonfim" w:date="2025-02-08T14:37:00Z" w:initials="DB">
    <w:p w14:paraId="47551A66" w14:textId="77777777" w:rsidR="00001300" w:rsidRDefault="00001300" w:rsidP="00001300">
      <w:pPr>
        <w:pStyle w:val="Textodecomentrio"/>
      </w:pPr>
      <w:r>
        <w:rPr>
          <w:rStyle w:val="Refdecomentrio"/>
        </w:rPr>
        <w:annotationRef/>
      </w:r>
      <w:r>
        <w:t>Essa parte não ficou clara na apresentação dos resultados. Se for apresentar o dashbord interativo nesse artigo , acredito que vamos precisar apresentar uma tele dele nos resultados e trazer mais detalhes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7266A7" w15:done="0"/>
  <w15:commentEx w15:paraId="3B5B1691" w15:done="1"/>
  <w15:commentEx w15:paraId="3CAB05E3" w15:done="1"/>
  <w15:commentEx w15:paraId="1882E0B4" w15:done="0"/>
  <w15:commentEx w15:paraId="087773DA" w15:done="0"/>
  <w15:commentEx w15:paraId="4D6CA77B" w15:done="0"/>
  <w15:commentEx w15:paraId="0ECF14C6" w15:paraIdParent="4D6CA77B" w15:done="0"/>
  <w15:commentEx w15:paraId="5BD8FE7A" w15:done="0"/>
  <w15:commentEx w15:paraId="5B730B32" w15:done="1"/>
  <w15:commentEx w15:paraId="369B0DF9" w15:done="0"/>
  <w15:commentEx w15:paraId="705472D9" w15:done="1"/>
  <w15:commentEx w15:paraId="4E6F693F" w15:done="0"/>
  <w15:commentEx w15:paraId="542F894A" w15:done="0"/>
  <w15:commentEx w15:paraId="1D9E693E" w15:done="0"/>
  <w15:commentEx w15:paraId="034C6B0E" w15:done="0"/>
  <w15:commentEx w15:paraId="1F2F8F9D" w15:done="0"/>
  <w15:commentEx w15:paraId="68F57CDE" w15:done="0"/>
  <w15:commentEx w15:paraId="42239E4E" w15:paraIdParent="68F57CDE" w15:done="0"/>
  <w15:commentEx w15:paraId="47551A6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16C740B4" w16cex:dateUtc="2025-02-08T18:37:00Z"/>
  <w16cex:commentExtensible w16cex:durableId="5DA5AB23" w16cex:dateUtc="2025-02-08T18:32:00Z"/>
  <w16cex:commentExtensible w16cex:durableId="7EB4F6B0" w16cex:dateUtc="2025-02-08T14:04:00Z"/>
  <w16cex:commentExtensible w16cex:durableId="6CB24AB1" w16cex:dateUtc="2025-02-08T18:30:00Z"/>
  <w16cex:commentExtensible w16cex:durableId="4E270F73" w16cex:dateUtc="2025-02-08T15:34:00Z"/>
  <w16cex:commentExtensible w16cex:durableId="16D126F6" w16cex:dateUtc="2025-02-08T15:40:00Z"/>
  <w16cex:commentExtensible w16cex:durableId="2B5E2EBC" w16cex:dateUtc="2025-02-18T00:55:00Z"/>
  <w16cex:commentExtensible w16cex:durableId="3324CD7C" w16cex:dateUtc="2025-02-08T15:46:00Z"/>
  <w16cex:commentExtensible w16cex:durableId="2ED2A1B5" w16cex:dateUtc="2025-02-08T15:55:00Z"/>
  <w16cex:commentExtensible w16cex:durableId="1580EA12" w16cex:dateUtc="2025-02-08T15:59:00Z"/>
  <w16cex:commentExtensible w16cex:durableId="0537183B" w16cex:dateUtc="2025-02-08T16:01:00Z"/>
  <w16cex:commentExtensible w16cex:durableId="6A7CFCB2" w16cex:dateUtc="2025-02-08T16:09:00Z"/>
  <w16cex:commentExtensible w16cex:durableId="68979FF2" w16cex:dateUtc="2025-02-08T16:28:00Z"/>
  <w16cex:commentExtensible w16cex:durableId="6E2E52CF" w16cex:dateUtc="2025-02-08T16:56:00Z"/>
  <w16cex:commentExtensible w16cex:durableId="0CEF38A3" w16cex:dateUtc="2025-02-08T16:29:00Z"/>
  <w16cex:commentExtensible w16cex:durableId="55B51B69" w16cex:dateUtc="2025-02-08T17:13:00Z"/>
  <w16cex:commentExtensible w16cex:durableId="76DD9E36" w16cex:dateUtc="2025-02-08T17:18:00Z"/>
  <w16cex:commentExtensible w16cex:durableId="79B0E86D" w16cex:dateUtc="2025-02-08T17:18:00Z"/>
  <w16cex:commentExtensible w16cex:durableId="2E13DBBC" w16cex:dateUtc="2025-02-08T17: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7266A7" w16cid:durableId="16C740B4"/>
  <w16cid:commentId w16cid:paraId="3B5B1691" w16cid:durableId="5DA5AB23"/>
  <w16cid:commentId w16cid:paraId="3CAB05E3" w16cid:durableId="7EB4F6B0"/>
  <w16cid:commentId w16cid:paraId="1882E0B4" w16cid:durableId="6CB24AB1"/>
  <w16cid:commentId w16cid:paraId="087773DA" w16cid:durableId="4E270F73"/>
  <w16cid:commentId w16cid:paraId="4D6CA77B" w16cid:durableId="16D126F6"/>
  <w16cid:commentId w16cid:paraId="0ECF14C6" w16cid:durableId="2B5E2EBC"/>
  <w16cid:commentId w16cid:paraId="5BD8FE7A" w16cid:durableId="3324CD7C"/>
  <w16cid:commentId w16cid:paraId="5B730B32" w16cid:durableId="2ED2A1B5"/>
  <w16cid:commentId w16cid:paraId="369B0DF9" w16cid:durableId="1580EA12"/>
  <w16cid:commentId w16cid:paraId="705472D9" w16cid:durableId="0537183B"/>
  <w16cid:commentId w16cid:paraId="4E6F693F" w16cid:durableId="6A7CFCB2"/>
  <w16cid:commentId w16cid:paraId="542F894A" w16cid:durableId="68979FF2"/>
  <w16cid:commentId w16cid:paraId="1D9E693E" w16cid:durableId="6E2E52CF"/>
  <w16cid:commentId w16cid:paraId="034C6B0E" w16cid:durableId="0CEF38A3"/>
  <w16cid:commentId w16cid:paraId="1F2F8F9D" w16cid:durableId="55B51B69"/>
  <w16cid:commentId w16cid:paraId="68F57CDE" w16cid:durableId="76DD9E36"/>
  <w16cid:commentId w16cid:paraId="42239E4E" w16cid:durableId="79B0E86D"/>
  <w16cid:commentId w16cid:paraId="47551A66" w16cid:durableId="2E13DBB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5F87AF" w14:textId="77777777" w:rsidR="006B1180" w:rsidRDefault="006B1180" w:rsidP="0089305E">
      <w:pPr>
        <w:spacing w:after="0" w:line="240" w:lineRule="auto"/>
      </w:pPr>
      <w:r>
        <w:separator/>
      </w:r>
    </w:p>
  </w:endnote>
  <w:endnote w:type="continuationSeparator" w:id="0">
    <w:p w14:paraId="0D094E7D" w14:textId="77777777" w:rsidR="006B1180" w:rsidRDefault="006B1180" w:rsidP="008930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2FD2AD" w14:textId="77777777" w:rsidR="006B1180" w:rsidRDefault="006B1180" w:rsidP="0089305E">
      <w:pPr>
        <w:spacing w:after="0" w:line="240" w:lineRule="auto"/>
      </w:pPr>
      <w:r>
        <w:separator/>
      </w:r>
    </w:p>
  </w:footnote>
  <w:footnote w:type="continuationSeparator" w:id="0">
    <w:p w14:paraId="7B2644E9" w14:textId="77777777" w:rsidR="006B1180" w:rsidRDefault="006B1180" w:rsidP="008930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D33F1"/>
    <w:multiLevelType w:val="hybridMultilevel"/>
    <w:tmpl w:val="87E845EC"/>
    <w:lvl w:ilvl="0" w:tplc="E1F629A8">
      <w:start w:val="1"/>
      <w:numFmt w:val="upperLetter"/>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1" w15:restartNumberingAfterBreak="0">
    <w:nsid w:val="16B70DEF"/>
    <w:multiLevelType w:val="hybridMultilevel"/>
    <w:tmpl w:val="8354B634"/>
    <w:lvl w:ilvl="0" w:tplc="04160019">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8BF0AAE"/>
    <w:multiLevelType w:val="hybridMultilevel"/>
    <w:tmpl w:val="8354B634"/>
    <w:lvl w:ilvl="0" w:tplc="04160019">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B69471A"/>
    <w:multiLevelType w:val="hybridMultilevel"/>
    <w:tmpl w:val="7E04E05E"/>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 w15:restartNumberingAfterBreak="0">
    <w:nsid w:val="2B70306A"/>
    <w:multiLevelType w:val="hybridMultilevel"/>
    <w:tmpl w:val="7E04E05E"/>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5" w15:restartNumberingAfterBreak="0">
    <w:nsid w:val="3BA4434E"/>
    <w:multiLevelType w:val="hybridMultilevel"/>
    <w:tmpl w:val="7E04E05E"/>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6" w15:restartNumberingAfterBreak="0">
    <w:nsid w:val="49C548C9"/>
    <w:multiLevelType w:val="hybridMultilevel"/>
    <w:tmpl w:val="7E04E05E"/>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7" w15:restartNumberingAfterBreak="0">
    <w:nsid w:val="4B1659AB"/>
    <w:multiLevelType w:val="multilevel"/>
    <w:tmpl w:val="9AB6D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4380A1D"/>
    <w:multiLevelType w:val="hybridMultilevel"/>
    <w:tmpl w:val="467EE63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9" w15:restartNumberingAfterBreak="0">
    <w:nsid w:val="689A25AE"/>
    <w:multiLevelType w:val="hybridMultilevel"/>
    <w:tmpl w:val="8F0070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6B992D4F"/>
    <w:multiLevelType w:val="hybridMultilevel"/>
    <w:tmpl w:val="B420E0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707F0B07"/>
    <w:multiLevelType w:val="hybridMultilevel"/>
    <w:tmpl w:val="7E04E05E"/>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2" w15:restartNumberingAfterBreak="0">
    <w:nsid w:val="70DE3A30"/>
    <w:multiLevelType w:val="hybridMultilevel"/>
    <w:tmpl w:val="54B4CFC4"/>
    <w:lvl w:ilvl="0" w:tplc="04160019">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4832990"/>
    <w:multiLevelType w:val="hybridMultilevel"/>
    <w:tmpl w:val="54B4CFC4"/>
    <w:lvl w:ilvl="0" w:tplc="04160019">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76375FC6"/>
    <w:multiLevelType w:val="hybridMultilevel"/>
    <w:tmpl w:val="0E88B522"/>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5" w15:restartNumberingAfterBreak="0">
    <w:nsid w:val="79161CCE"/>
    <w:multiLevelType w:val="hybridMultilevel"/>
    <w:tmpl w:val="644E60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797553CF"/>
    <w:multiLevelType w:val="hybridMultilevel"/>
    <w:tmpl w:val="C28620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9"/>
  </w:num>
  <w:num w:numId="4">
    <w:abstractNumId w:val="14"/>
  </w:num>
  <w:num w:numId="5">
    <w:abstractNumId w:val="11"/>
  </w:num>
  <w:num w:numId="6">
    <w:abstractNumId w:val="4"/>
  </w:num>
  <w:num w:numId="7">
    <w:abstractNumId w:val="3"/>
  </w:num>
  <w:num w:numId="8">
    <w:abstractNumId w:val="6"/>
  </w:num>
  <w:num w:numId="9">
    <w:abstractNumId w:val="10"/>
  </w:num>
  <w:num w:numId="10">
    <w:abstractNumId w:val="16"/>
  </w:num>
  <w:num w:numId="11">
    <w:abstractNumId w:val="15"/>
  </w:num>
  <w:num w:numId="12">
    <w:abstractNumId w:val="13"/>
  </w:num>
  <w:num w:numId="13">
    <w:abstractNumId w:val="12"/>
  </w:num>
  <w:num w:numId="14">
    <w:abstractNumId w:val="1"/>
  </w:num>
  <w:num w:numId="15">
    <w:abstractNumId w:val="2"/>
  </w:num>
  <w:num w:numId="16">
    <w:abstractNumId w:val="7"/>
  </w:num>
  <w:num w:numId="1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iana Bonfim">
    <w15:presenceInfo w15:providerId="AD" w15:userId="S::bonfim.daiana@einstein.br::46066d27-47f0-44f8-a94f-f294eddbcf21"/>
  </w15:person>
  <w15:person w15:author="Daniel Pagotto">
    <w15:presenceInfo w15:providerId="Windows Live" w15:userId="39ffc30baf637d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632"/>
    <w:rsid w:val="00001300"/>
    <w:rsid w:val="000020D1"/>
    <w:rsid w:val="00006B96"/>
    <w:rsid w:val="00007ABF"/>
    <w:rsid w:val="00011800"/>
    <w:rsid w:val="000120CD"/>
    <w:rsid w:val="000124EB"/>
    <w:rsid w:val="00012B6F"/>
    <w:rsid w:val="00012EC9"/>
    <w:rsid w:val="00015B36"/>
    <w:rsid w:val="00017282"/>
    <w:rsid w:val="0003747A"/>
    <w:rsid w:val="00037F25"/>
    <w:rsid w:val="0004221E"/>
    <w:rsid w:val="00043132"/>
    <w:rsid w:val="00043F76"/>
    <w:rsid w:val="000449FB"/>
    <w:rsid w:val="00045A4C"/>
    <w:rsid w:val="00047112"/>
    <w:rsid w:val="000473A7"/>
    <w:rsid w:val="00050003"/>
    <w:rsid w:val="000508FA"/>
    <w:rsid w:val="0005096E"/>
    <w:rsid w:val="0005592F"/>
    <w:rsid w:val="00061E1C"/>
    <w:rsid w:val="00066F72"/>
    <w:rsid w:val="00072396"/>
    <w:rsid w:val="00072FB5"/>
    <w:rsid w:val="00074540"/>
    <w:rsid w:val="00074A3B"/>
    <w:rsid w:val="0007685E"/>
    <w:rsid w:val="000769F8"/>
    <w:rsid w:val="000770F7"/>
    <w:rsid w:val="0008357C"/>
    <w:rsid w:val="00087548"/>
    <w:rsid w:val="00087D06"/>
    <w:rsid w:val="00097F3A"/>
    <w:rsid w:val="000A09D2"/>
    <w:rsid w:val="000A4AB2"/>
    <w:rsid w:val="000A6103"/>
    <w:rsid w:val="000B1D19"/>
    <w:rsid w:val="000B3499"/>
    <w:rsid w:val="000B4877"/>
    <w:rsid w:val="000B658C"/>
    <w:rsid w:val="000D7847"/>
    <w:rsid w:val="000E529E"/>
    <w:rsid w:val="000E5BB3"/>
    <w:rsid w:val="000E5CE2"/>
    <w:rsid w:val="000F32A8"/>
    <w:rsid w:val="00102EC8"/>
    <w:rsid w:val="00103446"/>
    <w:rsid w:val="00106116"/>
    <w:rsid w:val="001123AB"/>
    <w:rsid w:val="0012666C"/>
    <w:rsid w:val="00126BB6"/>
    <w:rsid w:val="00127D68"/>
    <w:rsid w:val="001319FB"/>
    <w:rsid w:val="00135223"/>
    <w:rsid w:val="001360B5"/>
    <w:rsid w:val="00136A6B"/>
    <w:rsid w:val="00140490"/>
    <w:rsid w:val="00140ECD"/>
    <w:rsid w:val="0014166E"/>
    <w:rsid w:val="00147C42"/>
    <w:rsid w:val="00151361"/>
    <w:rsid w:val="001513F9"/>
    <w:rsid w:val="001654A4"/>
    <w:rsid w:val="00167B29"/>
    <w:rsid w:val="00170161"/>
    <w:rsid w:val="0017067C"/>
    <w:rsid w:val="0017462D"/>
    <w:rsid w:val="00174AF4"/>
    <w:rsid w:val="00175B1B"/>
    <w:rsid w:val="00186572"/>
    <w:rsid w:val="00190811"/>
    <w:rsid w:val="00190F50"/>
    <w:rsid w:val="00195B11"/>
    <w:rsid w:val="001975E5"/>
    <w:rsid w:val="001A0807"/>
    <w:rsid w:val="001A0DF6"/>
    <w:rsid w:val="001A366A"/>
    <w:rsid w:val="001B3EBD"/>
    <w:rsid w:val="001B7935"/>
    <w:rsid w:val="001C229C"/>
    <w:rsid w:val="001C4CF8"/>
    <w:rsid w:val="001C7247"/>
    <w:rsid w:val="001D0A3C"/>
    <w:rsid w:val="001D2B52"/>
    <w:rsid w:val="001D3D4B"/>
    <w:rsid w:val="001D4279"/>
    <w:rsid w:val="001D4C19"/>
    <w:rsid w:val="001D7F1D"/>
    <w:rsid w:val="001E27BC"/>
    <w:rsid w:val="001E2D7D"/>
    <w:rsid w:val="001E3C9C"/>
    <w:rsid w:val="001E4309"/>
    <w:rsid w:val="001E43FD"/>
    <w:rsid w:val="001E5E64"/>
    <w:rsid w:val="001E77A8"/>
    <w:rsid w:val="001F1E9B"/>
    <w:rsid w:val="001F49FE"/>
    <w:rsid w:val="0020038E"/>
    <w:rsid w:val="002016C3"/>
    <w:rsid w:val="002037F6"/>
    <w:rsid w:val="002072C9"/>
    <w:rsid w:val="0020778A"/>
    <w:rsid w:val="00211407"/>
    <w:rsid w:val="00214475"/>
    <w:rsid w:val="00214988"/>
    <w:rsid w:val="002154FF"/>
    <w:rsid w:val="00216B82"/>
    <w:rsid w:val="00223155"/>
    <w:rsid w:val="00224F44"/>
    <w:rsid w:val="00225EF1"/>
    <w:rsid w:val="00227DC6"/>
    <w:rsid w:val="0023022F"/>
    <w:rsid w:val="00230F36"/>
    <w:rsid w:val="00231021"/>
    <w:rsid w:val="00233484"/>
    <w:rsid w:val="00233ECF"/>
    <w:rsid w:val="00236282"/>
    <w:rsid w:val="00237C17"/>
    <w:rsid w:val="0024172F"/>
    <w:rsid w:val="00252064"/>
    <w:rsid w:val="00252349"/>
    <w:rsid w:val="0025368A"/>
    <w:rsid w:val="00255121"/>
    <w:rsid w:val="0025744A"/>
    <w:rsid w:val="00260B84"/>
    <w:rsid w:val="00262038"/>
    <w:rsid w:val="002627E6"/>
    <w:rsid w:val="00262BE9"/>
    <w:rsid w:val="00265803"/>
    <w:rsid w:val="002664B2"/>
    <w:rsid w:val="0026733B"/>
    <w:rsid w:val="002705A4"/>
    <w:rsid w:val="00273E15"/>
    <w:rsid w:val="00274724"/>
    <w:rsid w:val="00275587"/>
    <w:rsid w:val="00281080"/>
    <w:rsid w:val="002826EF"/>
    <w:rsid w:val="00283A71"/>
    <w:rsid w:val="00284F03"/>
    <w:rsid w:val="002928E9"/>
    <w:rsid w:val="002A2DBF"/>
    <w:rsid w:val="002A5159"/>
    <w:rsid w:val="002A5296"/>
    <w:rsid w:val="002B0D2D"/>
    <w:rsid w:val="002B4F09"/>
    <w:rsid w:val="002C14E4"/>
    <w:rsid w:val="002C2AE4"/>
    <w:rsid w:val="002C3926"/>
    <w:rsid w:val="002C572A"/>
    <w:rsid w:val="002C5BEC"/>
    <w:rsid w:val="002C7639"/>
    <w:rsid w:val="002D15A0"/>
    <w:rsid w:val="002D1697"/>
    <w:rsid w:val="002D1A1D"/>
    <w:rsid w:val="002D724B"/>
    <w:rsid w:val="002D77EF"/>
    <w:rsid w:val="002E18D6"/>
    <w:rsid w:val="002E5790"/>
    <w:rsid w:val="002F014D"/>
    <w:rsid w:val="002F2CED"/>
    <w:rsid w:val="002F4071"/>
    <w:rsid w:val="002F45CC"/>
    <w:rsid w:val="002F52ED"/>
    <w:rsid w:val="002F568B"/>
    <w:rsid w:val="00300294"/>
    <w:rsid w:val="003003BF"/>
    <w:rsid w:val="00301D0F"/>
    <w:rsid w:val="00305CF6"/>
    <w:rsid w:val="00305EE6"/>
    <w:rsid w:val="0030714D"/>
    <w:rsid w:val="00317440"/>
    <w:rsid w:val="0032103C"/>
    <w:rsid w:val="00322ABA"/>
    <w:rsid w:val="003230F3"/>
    <w:rsid w:val="003238FE"/>
    <w:rsid w:val="00330EB1"/>
    <w:rsid w:val="003333F8"/>
    <w:rsid w:val="003363F2"/>
    <w:rsid w:val="00336D99"/>
    <w:rsid w:val="00342C6E"/>
    <w:rsid w:val="003438D0"/>
    <w:rsid w:val="00344C6A"/>
    <w:rsid w:val="0034574B"/>
    <w:rsid w:val="00356450"/>
    <w:rsid w:val="00364338"/>
    <w:rsid w:val="00366D22"/>
    <w:rsid w:val="00367745"/>
    <w:rsid w:val="00370231"/>
    <w:rsid w:val="00370A62"/>
    <w:rsid w:val="00371449"/>
    <w:rsid w:val="00371B7E"/>
    <w:rsid w:val="0037624E"/>
    <w:rsid w:val="00376F82"/>
    <w:rsid w:val="00377AED"/>
    <w:rsid w:val="00377D2B"/>
    <w:rsid w:val="00381640"/>
    <w:rsid w:val="00386BC8"/>
    <w:rsid w:val="00386EF8"/>
    <w:rsid w:val="00390745"/>
    <w:rsid w:val="003957C2"/>
    <w:rsid w:val="003A032E"/>
    <w:rsid w:val="003A0F93"/>
    <w:rsid w:val="003A137A"/>
    <w:rsid w:val="003A27A4"/>
    <w:rsid w:val="003B23CF"/>
    <w:rsid w:val="003B40A6"/>
    <w:rsid w:val="003B603C"/>
    <w:rsid w:val="003B7997"/>
    <w:rsid w:val="003C0AB0"/>
    <w:rsid w:val="003C33E9"/>
    <w:rsid w:val="003C765A"/>
    <w:rsid w:val="003D20FB"/>
    <w:rsid w:val="003D4508"/>
    <w:rsid w:val="003E0215"/>
    <w:rsid w:val="003E0B82"/>
    <w:rsid w:val="003E7B25"/>
    <w:rsid w:val="00402FB5"/>
    <w:rsid w:val="00403C93"/>
    <w:rsid w:val="00404215"/>
    <w:rsid w:val="0040686C"/>
    <w:rsid w:val="00410EC9"/>
    <w:rsid w:val="00414FDC"/>
    <w:rsid w:val="0042403E"/>
    <w:rsid w:val="0042615D"/>
    <w:rsid w:val="00432994"/>
    <w:rsid w:val="00433EF6"/>
    <w:rsid w:val="0043454D"/>
    <w:rsid w:val="00435292"/>
    <w:rsid w:val="00437751"/>
    <w:rsid w:val="00440680"/>
    <w:rsid w:val="0044117D"/>
    <w:rsid w:val="00441B1C"/>
    <w:rsid w:val="00441D5F"/>
    <w:rsid w:val="00450D95"/>
    <w:rsid w:val="00454E73"/>
    <w:rsid w:val="00456262"/>
    <w:rsid w:val="00456CD2"/>
    <w:rsid w:val="004609AE"/>
    <w:rsid w:val="004616A8"/>
    <w:rsid w:val="00472A52"/>
    <w:rsid w:val="00472C48"/>
    <w:rsid w:val="00473B81"/>
    <w:rsid w:val="00476E3F"/>
    <w:rsid w:val="00481045"/>
    <w:rsid w:val="00481C8E"/>
    <w:rsid w:val="00485469"/>
    <w:rsid w:val="00485CFF"/>
    <w:rsid w:val="004908F6"/>
    <w:rsid w:val="00492FEC"/>
    <w:rsid w:val="00493609"/>
    <w:rsid w:val="00496BDE"/>
    <w:rsid w:val="004A5383"/>
    <w:rsid w:val="004B0262"/>
    <w:rsid w:val="004B055D"/>
    <w:rsid w:val="004B3B15"/>
    <w:rsid w:val="004B72C0"/>
    <w:rsid w:val="004C446E"/>
    <w:rsid w:val="004C76AE"/>
    <w:rsid w:val="004D1C51"/>
    <w:rsid w:val="004D278A"/>
    <w:rsid w:val="004D2B36"/>
    <w:rsid w:val="004D3D15"/>
    <w:rsid w:val="004D4522"/>
    <w:rsid w:val="004D761E"/>
    <w:rsid w:val="004E16F0"/>
    <w:rsid w:val="004E18B0"/>
    <w:rsid w:val="004E5126"/>
    <w:rsid w:val="004F029E"/>
    <w:rsid w:val="004F14F1"/>
    <w:rsid w:val="004F695A"/>
    <w:rsid w:val="00500374"/>
    <w:rsid w:val="0050418A"/>
    <w:rsid w:val="00510B72"/>
    <w:rsid w:val="00511786"/>
    <w:rsid w:val="00511A3B"/>
    <w:rsid w:val="00514AA7"/>
    <w:rsid w:val="00515681"/>
    <w:rsid w:val="005256B9"/>
    <w:rsid w:val="00526593"/>
    <w:rsid w:val="0053499E"/>
    <w:rsid w:val="005353E7"/>
    <w:rsid w:val="005415A8"/>
    <w:rsid w:val="005418A7"/>
    <w:rsid w:val="00543220"/>
    <w:rsid w:val="00544365"/>
    <w:rsid w:val="0054550D"/>
    <w:rsid w:val="00550B66"/>
    <w:rsid w:val="0055786C"/>
    <w:rsid w:val="00561073"/>
    <w:rsid w:val="005634C4"/>
    <w:rsid w:val="005663E9"/>
    <w:rsid w:val="005778E7"/>
    <w:rsid w:val="00577B11"/>
    <w:rsid w:val="00585831"/>
    <w:rsid w:val="00586B82"/>
    <w:rsid w:val="005A0533"/>
    <w:rsid w:val="005A2F65"/>
    <w:rsid w:val="005A36F7"/>
    <w:rsid w:val="005B008A"/>
    <w:rsid w:val="005B13E9"/>
    <w:rsid w:val="005B24CD"/>
    <w:rsid w:val="005B2C76"/>
    <w:rsid w:val="005B3384"/>
    <w:rsid w:val="005B7200"/>
    <w:rsid w:val="005B7802"/>
    <w:rsid w:val="005B7AF7"/>
    <w:rsid w:val="005C0557"/>
    <w:rsid w:val="005C28BB"/>
    <w:rsid w:val="005C59E6"/>
    <w:rsid w:val="005D78FD"/>
    <w:rsid w:val="005F18B5"/>
    <w:rsid w:val="005F670C"/>
    <w:rsid w:val="005F7FA4"/>
    <w:rsid w:val="00605BB2"/>
    <w:rsid w:val="00607927"/>
    <w:rsid w:val="00607E51"/>
    <w:rsid w:val="00612532"/>
    <w:rsid w:val="006142B8"/>
    <w:rsid w:val="0062116F"/>
    <w:rsid w:val="00623E6E"/>
    <w:rsid w:val="00632760"/>
    <w:rsid w:val="00633BFB"/>
    <w:rsid w:val="00642C4E"/>
    <w:rsid w:val="00647521"/>
    <w:rsid w:val="00650515"/>
    <w:rsid w:val="006561C9"/>
    <w:rsid w:val="00656D0F"/>
    <w:rsid w:val="006578FE"/>
    <w:rsid w:val="006653AE"/>
    <w:rsid w:val="00677F49"/>
    <w:rsid w:val="0068386A"/>
    <w:rsid w:val="00687062"/>
    <w:rsid w:val="0069210F"/>
    <w:rsid w:val="00695E34"/>
    <w:rsid w:val="006A1E99"/>
    <w:rsid w:val="006B0800"/>
    <w:rsid w:val="006B0D89"/>
    <w:rsid w:val="006B1180"/>
    <w:rsid w:val="006B26F3"/>
    <w:rsid w:val="006B2B9C"/>
    <w:rsid w:val="006B3B63"/>
    <w:rsid w:val="006B5CFB"/>
    <w:rsid w:val="006B6FA1"/>
    <w:rsid w:val="006B7717"/>
    <w:rsid w:val="006C1834"/>
    <w:rsid w:val="006C1F44"/>
    <w:rsid w:val="006C3DF4"/>
    <w:rsid w:val="006D03E1"/>
    <w:rsid w:val="006D24A6"/>
    <w:rsid w:val="006D30BF"/>
    <w:rsid w:val="006D3589"/>
    <w:rsid w:val="006E0B52"/>
    <w:rsid w:val="006E4819"/>
    <w:rsid w:val="006F2F92"/>
    <w:rsid w:val="006F6749"/>
    <w:rsid w:val="007023D3"/>
    <w:rsid w:val="00712BBB"/>
    <w:rsid w:val="00714006"/>
    <w:rsid w:val="007144AF"/>
    <w:rsid w:val="007175D0"/>
    <w:rsid w:val="00721710"/>
    <w:rsid w:val="007242F3"/>
    <w:rsid w:val="00734D39"/>
    <w:rsid w:val="00736117"/>
    <w:rsid w:val="00744E0C"/>
    <w:rsid w:val="00747C57"/>
    <w:rsid w:val="00750FA4"/>
    <w:rsid w:val="00752173"/>
    <w:rsid w:val="00753413"/>
    <w:rsid w:val="00753461"/>
    <w:rsid w:val="00753CAF"/>
    <w:rsid w:val="007568A8"/>
    <w:rsid w:val="00760345"/>
    <w:rsid w:val="00762FC4"/>
    <w:rsid w:val="00765763"/>
    <w:rsid w:val="00766CFD"/>
    <w:rsid w:val="0076769B"/>
    <w:rsid w:val="007676AE"/>
    <w:rsid w:val="00767FE8"/>
    <w:rsid w:val="00771AE8"/>
    <w:rsid w:val="00771C12"/>
    <w:rsid w:val="00774348"/>
    <w:rsid w:val="0077534B"/>
    <w:rsid w:val="00775A25"/>
    <w:rsid w:val="00776397"/>
    <w:rsid w:val="007813D8"/>
    <w:rsid w:val="00782363"/>
    <w:rsid w:val="00792570"/>
    <w:rsid w:val="007940E2"/>
    <w:rsid w:val="007943EF"/>
    <w:rsid w:val="00795A37"/>
    <w:rsid w:val="00795D0F"/>
    <w:rsid w:val="00797164"/>
    <w:rsid w:val="00797903"/>
    <w:rsid w:val="007A0161"/>
    <w:rsid w:val="007A1991"/>
    <w:rsid w:val="007A1CB1"/>
    <w:rsid w:val="007A1E38"/>
    <w:rsid w:val="007A2EF7"/>
    <w:rsid w:val="007B121A"/>
    <w:rsid w:val="007B268E"/>
    <w:rsid w:val="007B3EF0"/>
    <w:rsid w:val="007B554C"/>
    <w:rsid w:val="007C318E"/>
    <w:rsid w:val="007C354C"/>
    <w:rsid w:val="007C3820"/>
    <w:rsid w:val="007C46DD"/>
    <w:rsid w:val="007C4E3F"/>
    <w:rsid w:val="007C5C50"/>
    <w:rsid w:val="007C7352"/>
    <w:rsid w:val="007D05EE"/>
    <w:rsid w:val="007D0C75"/>
    <w:rsid w:val="007E0C4A"/>
    <w:rsid w:val="007E12E5"/>
    <w:rsid w:val="007F05D2"/>
    <w:rsid w:val="007F1105"/>
    <w:rsid w:val="007F3952"/>
    <w:rsid w:val="00802EDD"/>
    <w:rsid w:val="008031C3"/>
    <w:rsid w:val="00803BFC"/>
    <w:rsid w:val="0080437F"/>
    <w:rsid w:val="00807ACB"/>
    <w:rsid w:val="00807B97"/>
    <w:rsid w:val="00810CCA"/>
    <w:rsid w:val="00811C1B"/>
    <w:rsid w:val="00814305"/>
    <w:rsid w:val="0081439C"/>
    <w:rsid w:val="00816007"/>
    <w:rsid w:val="008174D5"/>
    <w:rsid w:val="00820B8C"/>
    <w:rsid w:val="00831D89"/>
    <w:rsid w:val="0083262E"/>
    <w:rsid w:val="00832DBF"/>
    <w:rsid w:val="008351EB"/>
    <w:rsid w:val="00835CBB"/>
    <w:rsid w:val="008376F9"/>
    <w:rsid w:val="00841B15"/>
    <w:rsid w:val="00842377"/>
    <w:rsid w:val="0084420C"/>
    <w:rsid w:val="0084432E"/>
    <w:rsid w:val="00844657"/>
    <w:rsid w:val="00845B79"/>
    <w:rsid w:val="00855FD3"/>
    <w:rsid w:val="008729B2"/>
    <w:rsid w:val="008732AA"/>
    <w:rsid w:val="008750DD"/>
    <w:rsid w:val="00875392"/>
    <w:rsid w:val="00881E2F"/>
    <w:rsid w:val="0088592C"/>
    <w:rsid w:val="008865BA"/>
    <w:rsid w:val="0089305E"/>
    <w:rsid w:val="008A09C7"/>
    <w:rsid w:val="008A4FC9"/>
    <w:rsid w:val="008B24EB"/>
    <w:rsid w:val="008C036C"/>
    <w:rsid w:val="008C18EB"/>
    <w:rsid w:val="008C1AA1"/>
    <w:rsid w:val="008C73CA"/>
    <w:rsid w:val="008D1195"/>
    <w:rsid w:val="008D5685"/>
    <w:rsid w:val="008D7C97"/>
    <w:rsid w:val="008E0294"/>
    <w:rsid w:val="008E0C85"/>
    <w:rsid w:val="008E53AB"/>
    <w:rsid w:val="008F080E"/>
    <w:rsid w:val="008F14E4"/>
    <w:rsid w:val="008F1C33"/>
    <w:rsid w:val="008F651E"/>
    <w:rsid w:val="008F7C04"/>
    <w:rsid w:val="0090340B"/>
    <w:rsid w:val="00905A58"/>
    <w:rsid w:val="00907231"/>
    <w:rsid w:val="009154C9"/>
    <w:rsid w:val="009159AD"/>
    <w:rsid w:val="009237CF"/>
    <w:rsid w:val="009332FD"/>
    <w:rsid w:val="009377E0"/>
    <w:rsid w:val="00940D05"/>
    <w:rsid w:val="00944172"/>
    <w:rsid w:val="00945D98"/>
    <w:rsid w:val="00960820"/>
    <w:rsid w:val="009632CA"/>
    <w:rsid w:val="00967689"/>
    <w:rsid w:val="0096774B"/>
    <w:rsid w:val="00970FAC"/>
    <w:rsid w:val="009716F5"/>
    <w:rsid w:val="00976786"/>
    <w:rsid w:val="009772D7"/>
    <w:rsid w:val="009801BD"/>
    <w:rsid w:val="00982052"/>
    <w:rsid w:val="00990EC6"/>
    <w:rsid w:val="009910BE"/>
    <w:rsid w:val="009950B3"/>
    <w:rsid w:val="009A06BC"/>
    <w:rsid w:val="009A7460"/>
    <w:rsid w:val="009A7841"/>
    <w:rsid w:val="009B273B"/>
    <w:rsid w:val="009B5216"/>
    <w:rsid w:val="009B55F5"/>
    <w:rsid w:val="009C0B1C"/>
    <w:rsid w:val="009C0C1E"/>
    <w:rsid w:val="009C1084"/>
    <w:rsid w:val="009C10E0"/>
    <w:rsid w:val="009C141D"/>
    <w:rsid w:val="009C2F75"/>
    <w:rsid w:val="009C5E2F"/>
    <w:rsid w:val="009D5159"/>
    <w:rsid w:val="009E350E"/>
    <w:rsid w:val="009E44C3"/>
    <w:rsid w:val="009F1252"/>
    <w:rsid w:val="009F27C9"/>
    <w:rsid w:val="009F32E5"/>
    <w:rsid w:val="009F663E"/>
    <w:rsid w:val="00A00A5A"/>
    <w:rsid w:val="00A02115"/>
    <w:rsid w:val="00A07E52"/>
    <w:rsid w:val="00A1149A"/>
    <w:rsid w:val="00A165FC"/>
    <w:rsid w:val="00A24D3B"/>
    <w:rsid w:val="00A310E3"/>
    <w:rsid w:val="00A33196"/>
    <w:rsid w:val="00A3365A"/>
    <w:rsid w:val="00A34173"/>
    <w:rsid w:val="00A34385"/>
    <w:rsid w:val="00A34969"/>
    <w:rsid w:val="00A34E93"/>
    <w:rsid w:val="00A372F5"/>
    <w:rsid w:val="00A45107"/>
    <w:rsid w:val="00A612BB"/>
    <w:rsid w:val="00A70DEB"/>
    <w:rsid w:val="00A71E03"/>
    <w:rsid w:val="00A74D6C"/>
    <w:rsid w:val="00A7512B"/>
    <w:rsid w:val="00A7632D"/>
    <w:rsid w:val="00A8302B"/>
    <w:rsid w:val="00A87841"/>
    <w:rsid w:val="00A93AEC"/>
    <w:rsid w:val="00AA0054"/>
    <w:rsid w:val="00AA5D6B"/>
    <w:rsid w:val="00AA7DD2"/>
    <w:rsid w:val="00AB2184"/>
    <w:rsid w:val="00AC05A7"/>
    <w:rsid w:val="00AC29A2"/>
    <w:rsid w:val="00AD2808"/>
    <w:rsid w:val="00AD2D12"/>
    <w:rsid w:val="00AD35B8"/>
    <w:rsid w:val="00AD520B"/>
    <w:rsid w:val="00AD5C5F"/>
    <w:rsid w:val="00AE1623"/>
    <w:rsid w:val="00AE6A49"/>
    <w:rsid w:val="00AF2E3A"/>
    <w:rsid w:val="00AF7075"/>
    <w:rsid w:val="00B01D8D"/>
    <w:rsid w:val="00B046DB"/>
    <w:rsid w:val="00B130C4"/>
    <w:rsid w:val="00B1631A"/>
    <w:rsid w:val="00B22CBC"/>
    <w:rsid w:val="00B25661"/>
    <w:rsid w:val="00B36FCB"/>
    <w:rsid w:val="00B37BA0"/>
    <w:rsid w:val="00B40216"/>
    <w:rsid w:val="00B40A48"/>
    <w:rsid w:val="00B40C85"/>
    <w:rsid w:val="00B43B48"/>
    <w:rsid w:val="00B46EEB"/>
    <w:rsid w:val="00B53936"/>
    <w:rsid w:val="00B55CBE"/>
    <w:rsid w:val="00B63A91"/>
    <w:rsid w:val="00B71A2C"/>
    <w:rsid w:val="00B76F61"/>
    <w:rsid w:val="00B770E4"/>
    <w:rsid w:val="00B81056"/>
    <w:rsid w:val="00B81A51"/>
    <w:rsid w:val="00B83387"/>
    <w:rsid w:val="00B83F2A"/>
    <w:rsid w:val="00B84078"/>
    <w:rsid w:val="00B9106B"/>
    <w:rsid w:val="00B94E88"/>
    <w:rsid w:val="00B95670"/>
    <w:rsid w:val="00B95B0E"/>
    <w:rsid w:val="00BA2932"/>
    <w:rsid w:val="00BA4C85"/>
    <w:rsid w:val="00BA5191"/>
    <w:rsid w:val="00BA6FEE"/>
    <w:rsid w:val="00BB0892"/>
    <w:rsid w:val="00BB1049"/>
    <w:rsid w:val="00BB316C"/>
    <w:rsid w:val="00BB3B3E"/>
    <w:rsid w:val="00BB66AB"/>
    <w:rsid w:val="00BC0850"/>
    <w:rsid w:val="00BC0A3F"/>
    <w:rsid w:val="00BC25ED"/>
    <w:rsid w:val="00BD2C78"/>
    <w:rsid w:val="00BD3266"/>
    <w:rsid w:val="00BD7512"/>
    <w:rsid w:val="00C04359"/>
    <w:rsid w:val="00C04AF9"/>
    <w:rsid w:val="00C16DD4"/>
    <w:rsid w:val="00C200EC"/>
    <w:rsid w:val="00C20BDC"/>
    <w:rsid w:val="00C20EB1"/>
    <w:rsid w:val="00C26578"/>
    <w:rsid w:val="00C27F10"/>
    <w:rsid w:val="00C334F8"/>
    <w:rsid w:val="00C33C3F"/>
    <w:rsid w:val="00C35098"/>
    <w:rsid w:val="00C37DCC"/>
    <w:rsid w:val="00C42532"/>
    <w:rsid w:val="00C42BFD"/>
    <w:rsid w:val="00C52CB1"/>
    <w:rsid w:val="00C62657"/>
    <w:rsid w:val="00C67D01"/>
    <w:rsid w:val="00C72A56"/>
    <w:rsid w:val="00C83C57"/>
    <w:rsid w:val="00C87C21"/>
    <w:rsid w:val="00C96D6A"/>
    <w:rsid w:val="00CA0405"/>
    <w:rsid w:val="00CA1FB9"/>
    <w:rsid w:val="00CA35D3"/>
    <w:rsid w:val="00CA6399"/>
    <w:rsid w:val="00CB0088"/>
    <w:rsid w:val="00CB0ABD"/>
    <w:rsid w:val="00CB35D4"/>
    <w:rsid w:val="00CB4BE8"/>
    <w:rsid w:val="00CC5286"/>
    <w:rsid w:val="00CC55CF"/>
    <w:rsid w:val="00CD11AF"/>
    <w:rsid w:val="00CD3316"/>
    <w:rsid w:val="00CD3C3E"/>
    <w:rsid w:val="00CD5724"/>
    <w:rsid w:val="00CE23D5"/>
    <w:rsid w:val="00CE2B53"/>
    <w:rsid w:val="00CE4AA0"/>
    <w:rsid w:val="00CE6C0F"/>
    <w:rsid w:val="00CF7CB7"/>
    <w:rsid w:val="00D0003E"/>
    <w:rsid w:val="00D044EA"/>
    <w:rsid w:val="00D061C1"/>
    <w:rsid w:val="00D06766"/>
    <w:rsid w:val="00D06EF8"/>
    <w:rsid w:val="00D17A6C"/>
    <w:rsid w:val="00D20A14"/>
    <w:rsid w:val="00D23DBD"/>
    <w:rsid w:val="00D318C8"/>
    <w:rsid w:val="00D34D53"/>
    <w:rsid w:val="00D34F1C"/>
    <w:rsid w:val="00D4747D"/>
    <w:rsid w:val="00D50417"/>
    <w:rsid w:val="00D51645"/>
    <w:rsid w:val="00D537EB"/>
    <w:rsid w:val="00D54CCA"/>
    <w:rsid w:val="00D5550A"/>
    <w:rsid w:val="00D603D9"/>
    <w:rsid w:val="00D6194A"/>
    <w:rsid w:val="00D6573A"/>
    <w:rsid w:val="00D65B55"/>
    <w:rsid w:val="00D66D28"/>
    <w:rsid w:val="00D72C99"/>
    <w:rsid w:val="00D73B30"/>
    <w:rsid w:val="00D75BDD"/>
    <w:rsid w:val="00D81297"/>
    <w:rsid w:val="00D81975"/>
    <w:rsid w:val="00D83D90"/>
    <w:rsid w:val="00D907DE"/>
    <w:rsid w:val="00D91306"/>
    <w:rsid w:val="00D9316B"/>
    <w:rsid w:val="00D97DB2"/>
    <w:rsid w:val="00DA18B6"/>
    <w:rsid w:val="00DA221B"/>
    <w:rsid w:val="00DB4FBE"/>
    <w:rsid w:val="00DC2E13"/>
    <w:rsid w:val="00DC39B8"/>
    <w:rsid w:val="00DC3E77"/>
    <w:rsid w:val="00DC5313"/>
    <w:rsid w:val="00DC69DD"/>
    <w:rsid w:val="00DC7947"/>
    <w:rsid w:val="00DE095D"/>
    <w:rsid w:val="00DE1C0D"/>
    <w:rsid w:val="00DE429F"/>
    <w:rsid w:val="00DE5319"/>
    <w:rsid w:val="00DF1B00"/>
    <w:rsid w:val="00DF45DF"/>
    <w:rsid w:val="00DF7003"/>
    <w:rsid w:val="00E01A46"/>
    <w:rsid w:val="00E06431"/>
    <w:rsid w:val="00E10D73"/>
    <w:rsid w:val="00E16915"/>
    <w:rsid w:val="00E21B18"/>
    <w:rsid w:val="00E22542"/>
    <w:rsid w:val="00E26689"/>
    <w:rsid w:val="00E26785"/>
    <w:rsid w:val="00E27FB1"/>
    <w:rsid w:val="00E304B6"/>
    <w:rsid w:val="00E30B78"/>
    <w:rsid w:val="00E30CA1"/>
    <w:rsid w:val="00E33664"/>
    <w:rsid w:val="00E4047A"/>
    <w:rsid w:val="00E44748"/>
    <w:rsid w:val="00E45A67"/>
    <w:rsid w:val="00E53127"/>
    <w:rsid w:val="00E54559"/>
    <w:rsid w:val="00E54915"/>
    <w:rsid w:val="00E56992"/>
    <w:rsid w:val="00E60AD5"/>
    <w:rsid w:val="00E62AF3"/>
    <w:rsid w:val="00E6372F"/>
    <w:rsid w:val="00E649F2"/>
    <w:rsid w:val="00E65406"/>
    <w:rsid w:val="00E655CF"/>
    <w:rsid w:val="00E66203"/>
    <w:rsid w:val="00E670F9"/>
    <w:rsid w:val="00E70B8D"/>
    <w:rsid w:val="00E7342D"/>
    <w:rsid w:val="00E738D4"/>
    <w:rsid w:val="00E75059"/>
    <w:rsid w:val="00E7526C"/>
    <w:rsid w:val="00E77E0A"/>
    <w:rsid w:val="00E8001B"/>
    <w:rsid w:val="00E81A6D"/>
    <w:rsid w:val="00E85074"/>
    <w:rsid w:val="00E86F41"/>
    <w:rsid w:val="00E92C4F"/>
    <w:rsid w:val="00EA391D"/>
    <w:rsid w:val="00EA3F7D"/>
    <w:rsid w:val="00EB0016"/>
    <w:rsid w:val="00EB36C7"/>
    <w:rsid w:val="00EB39BE"/>
    <w:rsid w:val="00EB5C41"/>
    <w:rsid w:val="00EB5DFC"/>
    <w:rsid w:val="00EB696A"/>
    <w:rsid w:val="00EC4656"/>
    <w:rsid w:val="00EC4C7E"/>
    <w:rsid w:val="00EC579A"/>
    <w:rsid w:val="00EC5893"/>
    <w:rsid w:val="00EC6498"/>
    <w:rsid w:val="00ED1D68"/>
    <w:rsid w:val="00ED2467"/>
    <w:rsid w:val="00ED350B"/>
    <w:rsid w:val="00ED390A"/>
    <w:rsid w:val="00ED427E"/>
    <w:rsid w:val="00EE00D8"/>
    <w:rsid w:val="00EE48BD"/>
    <w:rsid w:val="00EE68EE"/>
    <w:rsid w:val="00EF14D0"/>
    <w:rsid w:val="00EF2047"/>
    <w:rsid w:val="00EF2EFE"/>
    <w:rsid w:val="00EF3C86"/>
    <w:rsid w:val="00F05B08"/>
    <w:rsid w:val="00F1210B"/>
    <w:rsid w:val="00F159C2"/>
    <w:rsid w:val="00F165D9"/>
    <w:rsid w:val="00F172B2"/>
    <w:rsid w:val="00F2415D"/>
    <w:rsid w:val="00F24C25"/>
    <w:rsid w:val="00F2554E"/>
    <w:rsid w:val="00F33632"/>
    <w:rsid w:val="00F37EA9"/>
    <w:rsid w:val="00F44076"/>
    <w:rsid w:val="00F47CB8"/>
    <w:rsid w:val="00F520EA"/>
    <w:rsid w:val="00F57D2D"/>
    <w:rsid w:val="00F6374E"/>
    <w:rsid w:val="00F63B22"/>
    <w:rsid w:val="00F63BA2"/>
    <w:rsid w:val="00F704DB"/>
    <w:rsid w:val="00F76DAF"/>
    <w:rsid w:val="00F82D77"/>
    <w:rsid w:val="00F85202"/>
    <w:rsid w:val="00F87FD7"/>
    <w:rsid w:val="00F93988"/>
    <w:rsid w:val="00F94595"/>
    <w:rsid w:val="00F94810"/>
    <w:rsid w:val="00F95FBF"/>
    <w:rsid w:val="00F9690A"/>
    <w:rsid w:val="00FA3C1C"/>
    <w:rsid w:val="00FA64BE"/>
    <w:rsid w:val="00FA65B5"/>
    <w:rsid w:val="00FB60C7"/>
    <w:rsid w:val="00FC1141"/>
    <w:rsid w:val="00FC47C3"/>
    <w:rsid w:val="00FC4A4E"/>
    <w:rsid w:val="00FC7A49"/>
    <w:rsid w:val="00FD033C"/>
    <w:rsid w:val="00FD4997"/>
    <w:rsid w:val="00FD77AB"/>
    <w:rsid w:val="00FE3CA7"/>
    <w:rsid w:val="00FE70D3"/>
    <w:rsid w:val="00FE7239"/>
    <w:rsid w:val="00FF00E8"/>
    <w:rsid w:val="00FF01E9"/>
    <w:rsid w:val="00FF09EE"/>
    <w:rsid w:val="00FF0FEF"/>
    <w:rsid w:val="00FF224F"/>
    <w:rsid w:val="00FF307D"/>
    <w:rsid w:val="00FF30B9"/>
    <w:rsid w:val="00FF4063"/>
    <w:rsid w:val="00FF610F"/>
    <w:rsid w:val="00FF7C3D"/>
    <w:rsid w:val="00FF7DE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E7B7CB"/>
  <w15:chartTrackingRefBased/>
  <w15:docId w15:val="{E3FB3245-3BAB-40F7-8C83-5B96BD3D8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uiPriority w:val="99"/>
    <w:semiHidden/>
    <w:unhideWhenUsed/>
    <w:rsid w:val="00CD11AF"/>
    <w:rPr>
      <w:sz w:val="16"/>
      <w:szCs w:val="16"/>
    </w:rPr>
  </w:style>
  <w:style w:type="paragraph" w:styleId="Textodecomentrio">
    <w:name w:val="annotation text"/>
    <w:basedOn w:val="Normal"/>
    <w:link w:val="TextodecomentrioChar"/>
    <w:uiPriority w:val="99"/>
    <w:unhideWhenUsed/>
    <w:rsid w:val="00CD11AF"/>
    <w:pPr>
      <w:spacing w:line="240" w:lineRule="auto"/>
    </w:pPr>
    <w:rPr>
      <w:sz w:val="20"/>
      <w:szCs w:val="20"/>
    </w:rPr>
  </w:style>
  <w:style w:type="character" w:customStyle="1" w:styleId="TextodecomentrioChar">
    <w:name w:val="Texto de comentário Char"/>
    <w:basedOn w:val="Fontepargpadro"/>
    <w:link w:val="Textodecomentrio"/>
    <w:uiPriority w:val="99"/>
    <w:rsid w:val="00CD11AF"/>
    <w:rPr>
      <w:sz w:val="20"/>
      <w:szCs w:val="20"/>
    </w:rPr>
  </w:style>
  <w:style w:type="paragraph" w:styleId="Assuntodocomentrio">
    <w:name w:val="annotation subject"/>
    <w:basedOn w:val="Textodecomentrio"/>
    <w:next w:val="Textodecomentrio"/>
    <w:link w:val="AssuntodocomentrioChar"/>
    <w:uiPriority w:val="99"/>
    <w:semiHidden/>
    <w:unhideWhenUsed/>
    <w:rsid w:val="00CD11AF"/>
    <w:rPr>
      <w:b/>
      <w:bCs/>
    </w:rPr>
  </w:style>
  <w:style w:type="character" w:customStyle="1" w:styleId="AssuntodocomentrioChar">
    <w:name w:val="Assunto do comentário Char"/>
    <w:basedOn w:val="TextodecomentrioChar"/>
    <w:link w:val="Assuntodocomentrio"/>
    <w:uiPriority w:val="99"/>
    <w:semiHidden/>
    <w:rsid w:val="00CD11AF"/>
    <w:rPr>
      <w:b/>
      <w:bCs/>
      <w:sz w:val="20"/>
      <w:szCs w:val="20"/>
    </w:rPr>
  </w:style>
  <w:style w:type="character" w:styleId="TextodoEspaoReservado">
    <w:name w:val="Placeholder Text"/>
    <w:basedOn w:val="Fontepargpadro"/>
    <w:uiPriority w:val="99"/>
    <w:semiHidden/>
    <w:rsid w:val="00EC579A"/>
    <w:rPr>
      <w:color w:val="808080"/>
    </w:rPr>
  </w:style>
  <w:style w:type="paragraph" w:styleId="PargrafodaLista">
    <w:name w:val="List Paragraph"/>
    <w:basedOn w:val="Normal"/>
    <w:uiPriority w:val="34"/>
    <w:qFormat/>
    <w:rsid w:val="007C4E3F"/>
    <w:pPr>
      <w:ind w:left="720"/>
      <w:contextualSpacing/>
    </w:pPr>
  </w:style>
  <w:style w:type="paragraph" w:styleId="SemEspaamento">
    <w:name w:val="No Spacing"/>
    <w:uiPriority w:val="1"/>
    <w:qFormat/>
    <w:rsid w:val="00476E3F"/>
    <w:pPr>
      <w:spacing w:after="0" w:line="240" w:lineRule="auto"/>
    </w:pPr>
  </w:style>
  <w:style w:type="paragraph" w:styleId="NormalWeb">
    <w:name w:val="Normal (Web)"/>
    <w:basedOn w:val="Normal"/>
    <w:uiPriority w:val="99"/>
    <w:unhideWhenUsed/>
    <w:rsid w:val="007F3952"/>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paragraph" w:styleId="Cabealho">
    <w:name w:val="header"/>
    <w:basedOn w:val="Normal"/>
    <w:link w:val="CabealhoChar"/>
    <w:uiPriority w:val="99"/>
    <w:unhideWhenUsed/>
    <w:rsid w:val="0089305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9305E"/>
  </w:style>
  <w:style w:type="paragraph" w:styleId="Rodap">
    <w:name w:val="footer"/>
    <w:basedOn w:val="Normal"/>
    <w:link w:val="RodapChar"/>
    <w:uiPriority w:val="99"/>
    <w:unhideWhenUsed/>
    <w:rsid w:val="0089305E"/>
    <w:pPr>
      <w:tabs>
        <w:tab w:val="center" w:pos="4252"/>
        <w:tab w:val="right" w:pos="8504"/>
      </w:tabs>
      <w:spacing w:after="0" w:line="240" w:lineRule="auto"/>
    </w:pPr>
  </w:style>
  <w:style w:type="character" w:customStyle="1" w:styleId="RodapChar">
    <w:name w:val="Rodapé Char"/>
    <w:basedOn w:val="Fontepargpadro"/>
    <w:link w:val="Rodap"/>
    <w:uiPriority w:val="99"/>
    <w:rsid w:val="0089305E"/>
  </w:style>
  <w:style w:type="table" w:styleId="Tabelacomgrade">
    <w:name w:val="Table Grid"/>
    <w:basedOn w:val="Tabelanormal"/>
    <w:uiPriority w:val="39"/>
    <w:rsid w:val="009950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4B0262"/>
    <w:pPr>
      <w:spacing w:after="200" w:line="240" w:lineRule="auto"/>
    </w:pPr>
    <w:rPr>
      <w:i/>
      <w:iCs/>
      <w:color w:val="44546A" w:themeColor="text2"/>
      <w:sz w:val="18"/>
      <w:szCs w:val="18"/>
    </w:rPr>
  </w:style>
  <w:style w:type="table" w:styleId="TabeladeLista1Clara">
    <w:name w:val="List Table 1 Light"/>
    <w:basedOn w:val="Tabelanormal"/>
    <w:uiPriority w:val="46"/>
    <w:rsid w:val="00FF7C3D"/>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SimplesTabela2">
    <w:name w:val="Plain Table 2"/>
    <w:basedOn w:val="Tabelanormal"/>
    <w:uiPriority w:val="42"/>
    <w:rsid w:val="00CB4BE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Reviso">
    <w:name w:val="Revision"/>
    <w:hidden/>
    <w:uiPriority w:val="99"/>
    <w:semiHidden/>
    <w:rsid w:val="00CD3C3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703">
      <w:bodyDiv w:val="1"/>
      <w:marLeft w:val="0"/>
      <w:marRight w:val="0"/>
      <w:marTop w:val="0"/>
      <w:marBottom w:val="0"/>
      <w:divBdr>
        <w:top w:val="none" w:sz="0" w:space="0" w:color="auto"/>
        <w:left w:val="none" w:sz="0" w:space="0" w:color="auto"/>
        <w:bottom w:val="none" w:sz="0" w:space="0" w:color="auto"/>
        <w:right w:val="none" w:sz="0" w:space="0" w:color="auto"/>
      </w:divBdr>
    </w:div>
    <w:div w:id="157980">
      <w:bodyDiv w:val="1"/>
      <w:marLeft w:val="0"/>
      <w:marRight w:val="0"/>
      <w:marTop w:val="0"/>
      <w:marBottom w:val="0"/>
      <w:divBdr>
        <w:top w:val="none" w:sz="0" w:space="0" w:color="auto"/>
        <w:left w:val="none" w:sz="0" w:space="0" w:color="auto"/>
        <w:bottom w:val="none" w:sz="0" w:space="0" w:color="auto"/>
        <w:right w:val="none" w:sz="0" w:space="0" w:color="auto"/>
      </w:divBdr>
    </w:div>
    <w:div w:id="276207">
      <w:bodyDiv w:val="1"/>
      <w:marLeft w:val="0"/>
      <w:marRight w:val="0"/>
      <w:marTop w:val="0"/>
      <w:marBottom w:val="0"/>
      <w:divBdr>
        <w:top w:val="none" w:sz="0" w:space="0" w:color="auto"/>
        <w:left w:val="none" w:sz="0" w:space="0" w:color="auto"/>
        <w:bottom w:val="none" w:sz="0" w:space="0" w:color="auto"/>
        <w:right w:val="none" w:sz="0" w:space="0" w:color="auto"/>
      </w:divBdr>
    </w:div>
    <w:div w:id="355344">
      <w:bodyDiv w:val="1"/>
      <w:marLeft w:val="0"/>
      <w:marRight w:val="0"/>
      <w:marTop w:val="0"/>
      <w:marBottom w:val="0"/>
      <w:divBdr>
        <w:top w:val="none" w:sz="0" w:space="0" w:color="auto"/>
        <w:left w:val="none" w:sz="0" w:space="0" w:color="auto"/>
        <w:bottom w:val="none" w:sz="0" w:space="0" w:color="auto"/>
        <w:right w:val="none" w:sz="0" w:space="0" w:color="auto"/>
      </w:divBdr>
      <w:divsChild>
        <w:div w:id="337462574">
          <w:marLeft w:val="640"/>
          <w:marRight w:val="0"/>
          <w:marTop w:val="0"/>
          <w:marBottom w:val="0"/>
          <w:divBdr>
            <w:top w:val="none" w:sz="0" w:space="0" w:color="auto"/>
            <w:left w:val="none" w:sz="0" w:space="0" w:color="auto"/>
            <w:bottom w:val="none" w:sz="0" w:space="0" w:color="auto"/>
            <w:right w:val="none" w:sz="0" w:space="0" w:color="auto"/>
          </w:divBdr>
        </w:div>
        <w:div w:id="509761639">
          <w:marLeft w:val="640"/>
          <w:marRight w:val="0"/>
          <w:marTop w:val="0"/>
          <w:marBottom w:val="0"/>
          <w:divBdr>
            <w:top w:val="none" w:sz="0" w:space="0" w:color="auto"/>
            <w:left w:val="none" w:sz="0" w:space="0" w:color="auto"/>
            <w:bottom w:val="none" w:sz="0" w:space="0" w:color="auto"/>
            <w:right w:val="none" w:sz="0" w:space="0" w:color="auto"/>
          </w:divBdr>
        </w:div>
        <w:div w:id="301273049">
          <w:marLeft w:val="640"/>
          <w:marRight w:val="0"/>
          <w:marTop w:val="0"/>
          <w:marBottom w:val="0"/>
          <w:divBdr>
            <w:top w:val="none" w:sz="0" w:space="0" w:color="auto"/>
            <w:left w:val="none" w:sz="0" w:space="0" w:color="auto"/>
            <w:bottom w:val="none" w:sz="0" w:space="0" w:color="auto"/>
            <w:right w:val="none" w:sz="0" w:space="0" w:color="auto"/>
          </w:divBdr>
        </w:div>
        <w:div w:id="1924290649">
          <w:marLeft w:val="640"/>
          <w:marRight w:val="0"/>
          <w:marTop w:val="0"/>
          <w:marBottom w:val="0"/>
          <w:divBdr>
            <w:top w:val="none" w:sz="0" w:space="0" w:color="auto"/>
            <w:left w:val="none" w:sz="0" w:space="0" w:color="auto"/>
            <w:bottom w:val="none" w:sz="0" w:space="0" w:color="auto"/>
            <w:right w:val="none" w:sz="0" w:space="0" w:color="auto"/>
          </w:divBdr>
        </w:div>
        <w:div w:id="1575696779">
          <w:marLeft w:val="640"/>
          <w:marRight w:val="0"/>
          <w:marTop w:val="0"/>
          <w:marBottom w:val="0"/>
          <w:divBdr>
            <w:top w:val="none" w:sz="0" w:space="0" w:color="auto"/>
            <w:left w:val="none" w:sz="0" w:space="0" w:color="auto"/>
            <w:bottom w:val="none" w:sz="0" w:space="0" w:color="auto"/>
            <w:right w:val="none" w:sz="0" w:space="0" w:color="auto"/>
          </w:divBdr>
        </w:div>
        <w:div w:id="808744229">
          <w:marLeft w:val="640"/>
          <w:marRight w:val="0"/>
          <w:marTop w:val="0"/>
          <w:marBottom w:val="0"/>
          <w:divBdr>
            <w:top w:val="none" w:sz="0" w:space="0" w:color="auto"/>
            <w:left w:val="none" w:sz="0" w:space="0" w:color="auto"/>
            <w:bottom w:val="none" w:sz="0" w:space="0" w:color="auto"/>
            <w:right w:val="none" w:sz="0" w:space="0" w:color="auto"/>
          </w:divBdr>
        </w:div>
        <w:div w:id="1202405691">
          <w:marLeft w:val="640"/>
          <w:marRight w:val="0"/>
          <w:marTop w:val="0"/>
          <w:marBottom w:val="0"/>
          <w:divBdr>
            <w:top w:val="none" w:sz="0" w:space="0" w:color="auto"/>
            <w:left w:val="none" w:sz="0" w:space="0" w:color="auto"/>
            <w:bottom w:val="none" w:sz="0" w:space="0" w:color="auto"/>
            <w:right w:val="none" w:sz="0" w:space="0" w:color="auto"/>
          </w:divBdr>
        </w:div>
        <w:div w:id="55587447">
          <w:marLeft w:val="640"/>
          <w:marRight w:val="0"/>
          <w:marTop w:val="0"/>
          <w:marBottom w:val="0"/>
          <w:divBdr>
            <w:top w:val="none" w:sz="0" w:space="0" w:color="auto"/>
            <w:left w:val="none" w:sz="0" w:space="0" w:color="auto"/>
            <w:bottom w:val="none" w:sz="0" w:space="0" w:color="auto"/>
            <w:right w:val="none" w:sz="0" w:space="0" w:color="auto"/>
          </w:divBdr>
        </w:div>
        <w:div w:id="143934516">
          <w:marLeft w:val="640"/>
          <w:marRight w:val="0"/>
          <w:marTop w:val="0"/>
          <w:marBottom w:val="0"/>
          <w:divBdr>
            <w:top w:val="none" w:sz="0" w:space="0" w:color="auto"/>
            <w:left w:val="none" w:sz="0" w:space="0" w:color="auto"/>
            <w:bottom w:val="none" w:sz="0" w:space="0" w:color="auto"/>
            <w:right w:val="none" w:sz="0" w:space="0" w:color="auto"/>
          </w:divBdr>
        </w:div>
        <w:div w:id="220482138">
          <w:marLeft w:val="640"/>
          <w:marRight w:val="0"/>
          <w:marTop w:val="0"/>
          <w:marBottom w:val="0"/>
          <w:divBdr>
            <w:top w:val="none" w:sz="0" w:space="0" w:color="auto"/>
            <w:left w:val="none" w:sz="0" w:space="0" w:color="auto"/>
            <w:bottom w:val="none" w:sz="0" w:space="0" w:color="auto"/>
            <w:right w:val="none" w:sz="0" w:space="0" w:color="auto"/>
          </w:divBdr>
        </w:div>
        <w:div w:id="168368599">
          <w:marLeft w:val="640"/>
          <w:marRight w:val="0"/>
          <w:marTop w:val="0"/>
          <w:marBottom w:val="0"/>
          <w:divBdr>
            <w:top w:val="none" w:sz="0" w:space="0" w:color="auto"/>
            <w:left w:val="none" w:sz="0" w:space="0" w:color="auto"/>
            <w:bottom w:val="none" w:sz="0" w:space="0" w:color="auto"/>
            <w:right w:val="none" w:sz="0" w:space="0" w:color="auto"/>
          </w:divBdr>
        </w:div>
        <w:div w:id="1299536044">
          <w:marLeft w:val="640"/>
          <w:marRight w:val="0"/>
          <w:marTop w:val="0"/>
          <w:marBottom w:val="0"/>
          <w:divBdr>
            <w:top w:val="none" w:sz="0" w:space="0" w:color="auto"/>
            <w:left w:val="none" w:sz="0" w:space="0" w:color="auto"/>
            <w:bottom w:val="none" w:sz="0" w:space="0" w:color="auto"/>
            <w:right w:val="none" w:sz="0" w:space="0" w:color="auto"/>
          </w:divBdr>
        </w:div>
        <w:div w:id="1557544953">
          <w:marLeft w:val="640"/>
          <w:marRight w:val="0"/>
          <w:marTop w:val="0"/>
          <w:marBottom w:val="0"/>
          <w:divBdr>
            <w:top w:val="none" w:sz="0" w:space="0" w:color="auto"/>
            <w:left w:val="none" w:sz="0" w:space="0" w:color="auto"/>
            <w:bottom w:val="none" w:sz="0" w:space="0" w:color="auto"/>
            <w:right w:val="none" w:sz="0" w:space="0" w:color="auto"/>
          </w:divBdr>
        </w:div>
        <w:div w:id="1403406750">
          <w:marLeft w:val="640"/>
          <w:marRight w:val="0"/>
          <w:marTop w:val="0"/>
          <w:marBottom w:val="0"/>
          <w:divBdr>
            <w:top w:val="none" w:sz="0" w:space="0" w:color="auto"/>
            <w:left w:val="none" w:sz="0" w:space="0" w:color="auto"/>
            <w:bottom w:val="none" w:sz="0" w:space="0" w:color="auto"/>
            <w:right w:val="none" w:sz="0" w:space="0" w:color="auto"/>
          </w:divBdr>
        </w:div>
        <w:div w:id="1258558673">
          <w:marLeft w:val="640"/>
          <w:marRight w:val="0"/>
          <w:marTop w:val="0"/>
          <w:marBottom w:val="0"/>
          <w:divBdr>
            <w:top w:val="none" w:sz="0" w:space="0" w:color="auto"/>
            <w:left w:val="none" w:sz="0" w:space="0" w:color="auto"/>
            <w:bottom w:val="none" w:sz="0" w:space="0" w:color="auto"/>
            <w:right w:val="none" w:sz="0" w:space="0" w:color="auto"/>
          </w:divBdr>
        </w:div>
        <w:div w:id="602345011">
          <w:marLeft w:val="640"/>
          <w:marRight w:val="0"/>
          <w:marTop w:val="0"/>
          <w:marBottom w:val="0"/>
          <w:divBdr>
            <w:top w:val="none" w:sz="0" w:space="0" w:color="auto"/>
            <w:left w:val="none" w:sz="0" w:space="0" w:color="auto"/>
            <w:bottom w:val="none" w:sz="0" w:space="0" w:color="auto"/>
            <w:right w:val="none" w:sz="0" w:space="0" w:color="auto"/>
          </w:divBdr>
        </w:div>
        <w:div w:id="894587982">
          <w:marLeft w:val="640"/>
          <w:marRight w:val="0"/>
          <w:marTop w:val="0"/>
          <w:marBottom w:val="0"/>
          <w:divBdr>
            <w:top w:val="none" w:sz="0" w:space="0" w:color="auto"/>
            <w:left w:val="none" w:sz="0" w:space="0" w:color="auto"/>
            <w:bottom w:val="none" w:sz="0" w:space="0" w:color="auto"/>
            <w:right w:val="none" w:sz="0" w:space="0" w:color="auto"/>
          </w:divBdr>
        </w:div>
        <w:div w:id="1680426830">
          <w:marLeft w:val="640"/>
          <w:marRight w:val="0"/>
          <w:marTop w:val="0"/>
          <w:marBottom w:val="0"/>
          <w:divBdr>
            <w:top w:val="none" w:sz="0" w:space="0" w:color="auto"/>
            <w:left w:val="none" w:sz="0" w:space="0" w:color="auto"/>
            <w:bottom w:val="none" w:sz="0" w:space="0" w:color="auto"/>
            <w:right w:val="none" w:sz="0" w:space="0" w:color="auto"/>
          </w:divBdr>
        </w:div>
        <w:div w:id="349258027">
          <w:marLeft w:val="640"/>
          <w:marRight w:val="0"/>
          <w:marTop w:val="0"/>
          <w:marBottom w:val="0"/>
          <w:divBdr>
            <w:top w:val="none" w:sz="0" w:space="0" w:color="auto"/>
            <w:left w:val="none" w:sz="0" w:space="0" w:color="auto"/>
            <w:bottom w:val="none" w:sz="0" w:space="0" w:color="auto"/>
            <w:right w:val="none" w:sz="0" w:space="0" w:color="auto"/>
          </w:divBdr>
        </w:div>
        <w:div w:id="689113458">
          <w:marLeft w:val="640"/>
          <w:marRight w:val="0"/>
          <w:marTop w:val="0"/>
          <w:marBottom w:val="0"/>
          <w:divBdr>
            <w:top w:val="none" w:sz="0" w:space="0" w:color="auto"/>
            <w:left w:val="none" w:sz="0" w:space="0" w:color="auto"/>
            <w:bottom w:val="none" w:sz="0" w:space="0" w:color="auto"/>
            <w:right w:val="none" w:sz="0" w:space="0" w:color="auto"/>
          </w:divBdr>
        </w:div>
        <w:div w:id="1654336508">
          <w:marLeft w:val="640"/>
          <w:marRight w:val="0"/>
          <w:marTop w:val="0"/>
          <w:marBottom w:val="0"/>
          <w:divBdr>
            <w:top w:val="none" w:sz="0" w:space="0" w:color="auto"/>
            <w:left w:val="none" w:sz="0" w:space="0" w:color="auto"/>
            <w:bottom w:val="none" w:sz="0" w:space="0" w:color="auto"/>
            <w:right w:val="none" w:sz="0" w:space="0" w:color="auto"/>
          </w:divBdr>
        </w:div>
        <w:div w:id="1940285506">
          <w:marLeft w:val="640"/>
          <w:marRight w:val="0"/>
          <w:marTop w:val="0"/>
          <w:marBottom w:val="0"/>
          <w:divBdr>
            <w:top w:val="none" w:sz="0" w:space="0" w:color="auto"/>
            <w:left w:val="none" w:sz="0" w:space="0" w:color="auto"/>
            <w:bottom w:val="none" w:sz="0" w:space="0" w:color="auto"/>
            <w:right w:val="none" w:sz="0" w:space="0" w:color="auto"/>
          </w:divBdr>
        </w:div>
        <w:div w:id="1524711121">
          <w:marLeft w:val="640"/>
          <w:marRight w:val="0"/>
          <w:marTop w:val="0"/>
          <w:marBottom w:val="0"/>
          <w:divBdr>
            <w:top w:val="none" w:sz="0" w:space="0" w:color="auto"/>
            <w:left w:val="none" w:sz="0" w:space="0" w:color="auto"/>
            <w:bottom w:val="none" w:sz="0" w:space="0" w:color="auto"/>
            <w:right w:val="none" w:sz="0" w:space="0" w:color="auto"/>
          </w:divBdr>
        </w:div>
        <w:div w:id="1603299844">
          <w:marLeft w:val="640"/>
          <w:marRight w:val="0"/>
          <w:marTop w:val="0"/>
          <w:marBottom w:val="0"/>
          <w:divBdr>
            <w:top w:val="none" w:sz="0" w:space="0" w:color="auto"/>
            <w:left w:val="none" w:sz="0" w:space="0" w:color="auto"/>
            <w:bottom w:val="none" w:sz="0" w:space="0" w:color="auto"/>
            <w:right w:val="none" w:sz="0" w:space="0" w:color="auto"/>
          </w:divBdr>
        </w:div>
        <w:div w:id="950279947">
          <w:marLeft w:val="640"/>
          <w:marRight w:val="0"/>
          <w:marTop w:val="0"/>
          <w:marBottom w:val="0"/>
          <w:divBdr>
            <w:top w:val="none" w:sz="0" w:space="0" w:color="auto"/>
            <w:left w:val="none" w:sz="0" w:space="0" w:color="auto"/>
            <w:bottom w:val="none" w:sz="0" w:space="0" w:color="auto"/>
            <w:right w:val="none" w:sz="0" w:space="0" w:color="auto"/>
          </w:divBdr>
        </w:div>
      </w:divsChild>
    </w:div>
    <w:div w:id="622434">
      <w:bodyDiv w:val="1"/>
      <w:marLeft w:val="0"/>
      <w:marRight w:val="0"/>
      <w:marTop w:val="0"/>
      <w:marBottom w:val="0"/>
      <w:divBdr>
        <w:top w:val="none" w:sz="0" w:space="0" w:color="auto"/>
        <w:left w:val="none" w:sz="0" w:space="0" w:color="auto"/>
        <w:bottom w:val="none" w:sz="0" w:space="0" w:color="auto"/>
        <w:right w:val="none" w:sz="0" w:space="0" w:color="auto"/>
      </w:divBdr>
    </w:div>
    <w:div w:id="1133736">
      <w:bodyDiv w:val="1"/>
      <w:marLeft w:val="0"/>
      <w:marRight w:val="0"/>
      <w:marTop w:val="0"/>
      <w:marBottom w:val="0"/>
      <w:divBdr>
        <w:top w:val="none" w:sz="0" w:space="0" w:color="auto"/>
        <w:left w:val="none" w:sz="0" w:space="0" w:color="auto"/>
        <w:bottom w:val="none" w:sz="0" w:space="0" w:color="auto"/>
        <w:right w:val="none" w:sz="0" w:space="0" w:color="auto"/>
      </w:divBdr>
    </w:div>
    <w:div w:id="2053579">
      <w:bodyDiv w:val="1"/>
      <w:marLeft w:val="0"/>
      <w:marRight w:val="0"/>
      <w:marTop w:val="0"/>
      <w:marBottom w:val="0"/>
      <w:divBdr>
        <w:top w:val="none" w:sz="0" w:space="0" w:color="auto"/>
        <w:left w:val="none" w:sz="0" w:space="0" w:color="auto"/>
        <w:bottom w:val="none" w:sz="0" w:space="0" w:color="auto"/>
        <w:right w:val="none" w:sz="0" w:space="0" w:color="auto"/>
      </w:divBdr>
    </w:div>
    <w:div w:id="2125259">
      <w:bodyDiv w:val="1"/>
      <w:marLeft w:val="0"/>
      <w:marRight w:val="0"/>
      <w:marTop w:val="0"/>
      <w:marBottom w:val="0"/>
      <w:divBdr>
        <w:top w:val="none" w:sz="0" w:space="0" w:color="auto"/>
        <w:left w:val="none" w:sz="0" w:space="0" w:color="auto"/>
        <w:bottom w:val="none" w:sz="0" w:space="0" w:color="auto"/>
        <w:right w:val="none" w:sz="0" w:space="0" w:color="auto"/>
      </w:divBdr>
    </w:div>
    <w:div w:id="2822283">
      <w:bodyDiv w:val="1"/>
      <w:marLeft w:val="0"/>
      <w:marRight w:val="0"/>
      <w:marTop w:val="0"/>
      <w:marBottom w:val="0"/>
      <w:divBdr>
        <w:top w:val="none" w:sz="0" w:space="0" w:color="auto"/>
        <w:left w:val="none" w:sz="0" w:space="0" w:color="auto"/>
        <w:bottom w:val="none" w:sz="0" w:space="0" w:color="auto"/>
        <w:right w:val="none" w:sz="0" w:space="0" w:color="auto"/>
      </w:divBdr>
    </w:div>
    <w:div w:id="3024005">
      <w:bodyDiv w:val="1"/>
      <w:marLeft w:val="0"/>
      <w:marRight w:val="0"/>
      <w:marTop w:val="0"/>
      <w:marBottom w:val="0"/>
      <w:divBdr>
        <w:top w:val="none" w:sz="0" w:space="0" w:color="auto"/>
        <w:left w:val="none" w:sz="0" w:space="0" w:color="auto"/>
        <w:bottom w:val="none" w:sz="0" w:space="0" w:color="auto"/>
        <w:right w:val="none" w:sz="0" w:space="0" w:color="auto"/>
      </w:divBdr>
    </w:div>
    <w:div w:id="3552494">
      <w:bodyDiv w:val="1"/>
      <w:marLeft w:val="0"/>
      <w:marRight w:val="0"/>
      <w:marTop w:val="0"/>
      <w:marBottom w:val="0"/>
      <w:divBdr>
        <w:top w:val="none" w:sz="0" w:space="0" w:color="auto"/>
        <w:left w:val="none" w:sz="0" w:space="0" w:color="auto"/>
        <w:bottom w:val="none" w:sz="0" w:space="0" w:color="auto"/>
        <w:right w:val="none" w:sz="0" w:space="0" w:color="auto"/>
      </w:divBdr>
    </w:div>
    <w:div w:id="3829479">
      <w:bodyDiv w:val="1"/>
      <w:marLeft w:val="0"/>
      <w:marRight w:val="0"/>
      <w:marTop w:val="0"/>
      <w:marBottom w:val="0"/>
      <w:divBdr>
        <w:top w:val="none" w:sz="0" w:space="0" w:color="auto"/>
        <w:left w:val="none" w:sz="0" w:space="0" w:color="auto"/>
        <w:bottom w:val="none" w:sz="0" w:space="0" w:color="auto"/>
        <w:right w:val="none" w:sz="0" w:space="0" w:color="auto"/>
      </w:divBdr>
    </w:div>
    <w:div w:id="4093907">
      <w:bodyDiv w:val="1"/>
      <w:marLeft w:val="0"/>
      <w:marRight w:val="0"/>
      <w:marTop w:val="0"/>
      <w:marBottom w:val="0"/>
      <w:divBdr>
        <w:top w:val="none" w:sz="0" w:space="0" w:color="auto"/>
        <w:left w:val="none" w:sz="0" w:space="0" w:color="auto"/>
        <w:bottom w:val="none" w:sz="0" w:space="0" w:color="auto"/>
        <w:right w:val="none" w:sz="0" w:space="0" w:color="auto"/>
      </w:divBdr>
    </w:div>
    <w:div w:id="4480699">
      <w:bodyDiv w:val="1"/>
      <w:marLeft w:val="0"/>
      <w:marRight w:val="0"/>
      <w:marTop w:val="0"/>
      <w:marBottom w:val="0"/>
      <w:divBdr>
        <w:top w:val="none" w:sz="0" w:space="0" w:color="auto"/>
        <w:left w:val="none" w:sz="0" w:space="0" w:color="auto"/>
        <w:bottom w:val="none" w:sz="0" w:space="0" w:color="auto"/>
        <w:right w:val="none" w:sz="0" w:space="0" w:color="auto"/>
      </w:divBdr>
      <w:divsChild>
        <w:div w:id="2078089557">
          <w:marLeft w:val="640"/>
          <w:marRight w:val="0"/>
          <w:marTop w:val="0"/>
          <w:marBottom w:val="0"/>
          <w:divBdr>
            <w:top w:val="none" w:sz="0" w:space="0" w:color="auto"/>
            <w:left w:val="none" w:sz="0" w:space="0" w:color="auto"/>
            <w:bottom w:val="none" w:sz="0" w:space="0" w:color="auto"/>
            <w:right w:val="none" w:sz="0" w:space="0" w:color="auto"/>
          </w:divBdr>
        </w:div>
        <w:div w:id="1496189797">
          <w:marLeft w:val="640"/>
          <w:marRight w:val="0"/>
          <w:marTop w:val="0"/>
          <w:marBottom w:val="0"/>
          <w:divBdr>
            <w:top w:val="none" w:sz="0" w:space="0" w:color="auto"/>
            <w:left w:val="none" w:sz="0" w:space="0" w:color="auto"/>
            <w:bottom w:val="none" w:sz="0" w:space="0" w:color="auto"/>
            <w:right w:val="none" w:sz="0" w:space="0" w:color="auto"/>
          </w:divBdr>
        </w:div>
        <w:div w:id="872310407">
          <w:marLeft w:val="640"/>
          <w:marRight w:val="0"/>
          <w:marTop w:val="0"/>
          <w:marBottom w:val="0"/>
          <w:divBdr>
            <w:top w:val="none" w:sz="0" w:space="0" w:color="auto"/>
            <w:left w:val="none" w:sz="0" w:space="0" w:color="auto"/>
            <w:bottom w:val="none" w:sz="0" w:space="0" w:color="auto"/>
            <w:right w:val="none" w:sz="0" w:space="0" w:color="auto"/>
          </w:divBdr>
        </w:div>
        <w:div w:id="10383085">
          <w:marLeft w:val="640"/>
          <w:marRight w:val="0"/>
          <w:marTop w:val="0"/>
          <w:marBottom w:val="0"/>
          <w:divBdr>
            <w:top w:val="none" w:sz="0" w:space="0" w:color="auto"/>
            <w:left w:val="none" w:sz="0" w:space="0" w:color="auto"/>
            <w:bottom w:val="none" w:sz="0" w:space="0" w:color="auto"/>
            <w:right w:val="none" w:sz="0" w:space="0" w:color="auto"/>
          </w:divBdr>
        </w:div>
        <w:div w:id="782073833">
          <w:marLeft w:val="640"/>
          <w:marRight w:val="0"/>
          <w:marTop w:val="0"/>
          <w:marBottom w:val="0"/>
          <w:divBdr>
            <w:top w:val="none" w:sz="0" w:space="0" w:color="auto"/>
            <w:left w:val="none" w:sz="0" w:space="0" w:color="auto"/>
            <w:bottom w:val="none" w:sz="0" w:space="0" w:color="auto"/>
            <w:right w:val="none" w:sz="0" w:space="0" w:color="auto"/>
          </w:divBdr>
        </w:div>
        <w:div w:id="1231690314">
          <w:marLeft w:val="640"/>
          <w:marRight w:val="0"/>
          <w:marTop w:val="0"/>
          <w:marBottom w:val="0"/>
          <w:divBdr>
            <w:top w:val="none" w:sz="0" w:space="0" w:color="auto"/>
            <w:left w:val="none" w:sz="0" w:space="0" w:color="auto"/>
            <w:bottom w:val="none" w:sz="0" w:space="0" w:color="auto"/>
            <w:right w:val="none" w:sz="0" w:space="0" w:color="auto"/>
          </w:divBdr>
        </w:div>
        <w:div w:id="109908260">
          <w:marLeft w:val="640"/>
          <w:marRight w:val="0"/>
          <w:marTop w:val="0"/>
          <w:marBottom w:val="0"/>
          <w:divBdr>
            <w:top w:val="none" w:sz="0" w:space="0" w:color="auto"/>
            <w:left w:val="none" w:sz="0" w:space="0" w:color="auto"/>
            <w:bottom w:val="none" w:sz="0" w:space="0" w:color="auto"/>
            <w:right w:val="none" w:sz="0" w:space="0" w:color="auto"/>
          </w:divBdr>
        </w:div>
        <w:div w:id="709492959">
          <w:marLeft w:val="640"/>
          <w:marRight w:val="0"/>
          <w:marTop w:val="0"/>
          <w:marBottom w:val="0"/>
          <w:divBdr>
            <w:top w:val="none" w:sz="0" w:space="0" w:color="auto"/>
            <w:left w:val="none" w:sz="0" w:space="0" w:color="auto"/>
            <w:bottom w:val="none" w:sz="0" w:space="0" w:color="auto"/>
            <w:right w:val="none" w:sz="0" w:space="0" w:color="auto"/>
          </w:divBdr>
        </w:div>
        <w:div w:id="2058894923">
          <w:marLeft w:val="640"/>
          <w:marRight w:val="0"/>
          <w:marTop w:val="0"/>
          <w:marBottom w:val="0"/>
          <w:divBdr>
            <w:top w:val="none" w:sz="0" w:space="0" w:color="auto"/>
            <w:left w:val="none" w:sz="0" w:space="0" w:color="auto"/>
            <w:bottom w:val="none" w:sz="0" w:space="0" w:color="auto"/>
            <w:right w:val="none" w:sz="0" w:space="0" w:color="auto"/>
          </w:divBdr>
        </w:div>
        <w:div w:id="1402405673">
          <w:marLeft w:val="640"/>
          <w:marRight w:val="0"/>
          <w:marTop w:val="0"/>
          <w:marBottom w:val="0"/>
          <w:divBdr>
            <w:top w:val="none" w:sz="0" w:space="0" w:color="auto"/>
            <w:left w:val="none" w:sz="0" w:space="0" w:color="auto"/>
            <w:bottom w:val="none" w:sz="0" w:space="0" w:color="auto"/>
            <w:right w:val="none" w:sz="0" w:space="0" w:color="auto"/>
          </w:divBdr>
        </w:div>
        <w:div w:id="889077300">
          <w:marLeft w:val="640"/>
          <w:marRight w:val="0"/>
          <w:marTop w:val="0"/>
          <w:marBottom w:val="0"/>
          <w:divBdr>
            <w:top w:val="none" w:sz="0" w:space="0" w:color="auto"/>
            <w:left w:val="none" w:sz="0" w:space="0" w:color="auto"/>
            <w:bottom w:val="none" w:sz="0" w:space="0" w:color="auto"/>
            <w:right w:val="none" w:sz="0" w:space="0" w:color="auto"/>
          </w:divBdr>
        </w:div>
        <w:div w:id="1556772411">
          <w:marLeft w:val="640"/>
          <w:marRight w:val="0"/>
          <w:marTop w:val="0"/>
          <w:marBottom w:val="0"/>
          <w:divBdr>
            <w:top w:val="none" w:sz="0" w:space="0" w:color="auto"/>
            <w:left w:val="none" w:sz="0" w:space="0" w:color="auto"/>
            <w:bottom w:val="none" w:sz="0" w:space="0" w:color="auto"/>
            <w:right w:val="none" w:sz="0" w:space="0" w:color="auto"/>
          </w:divBdr>
        </w:div>
        <w:div w:id="1345933711">
          <w:marLeft w:val="640"/>
          <w:marRight w:val="0"/>
          <w:marTop w:val="0"/>
          <w:marBottom w:val="0"/>
          <w:divBdr>
            <w:top w:val="none" w:sz="0" w:space="0" w:color="auto"/>
            <w:left w:val="none" w:sz="0" w:space="0" w:color="auto"/>
            <w:bottom w:val="none" w:sz="0" w:space="0" w:color="auto"/>
            <w:right w:val="none" w:sz="0" w:space="0" w:color="auto"/>
          </w:divBdr>
        </w:div>
        <w:div w:id="1901666669">
          <w:marLeft w:val="640"/>
          <w:marRight w:val="0"/>
          <w:marTop w:val="0"/>
          <w:marBottom w:val="0"/>
          <w:divBdr>
            <w:top w:val="none" w:sz="0" w:space="0" w:color="auto"/>
            <w:left w:val="none" w:sz="0" w:space="0" w:color="auto"/>
            <w:bottom w:val="none" w:sz="0" w:space="0" w:color="auto"/>
            <w:right w:val="none" w:sz="0" w:space="0" w:color="auto"/>
          </w:divBdr>
        </w:div>
        <w:div w:id="1403026098">
          <w:marLeft w:val="640"/>
          <w:marRight w:val="0"/>
          <w:marTop w:val="0"/>
          <w:marBottom w:val="0"/>
          <w:divBdr>
            <w:top w:val="none" w:sz="0" w:space="0" w:color="auto"/>
            <w:left w:val="none" w:sz="0" w:space="0" w:color="auto"/>
            <w:bottom w:val="none" w:sz="0" w:space="0" w:color="auto"/>
            <w:right w:val="none" w:sz="0" w:space="0" w:color="auto"/>
          </w:divBdr>
        </w:div>
        <w:div w:id="837382932">
          <w:marLeft w:val="640"/>
          <w:marRight w:val="0"/>
          <w:marTop w:val="0"/>
          <w:marBottom w:val="0"/>
          <w:divBdr>
            <w:top w:val="none" w:sz="0" w:space="0" w:color="auto"/>
            <w:left w:val="none" w:sz="0" w:space="0" w:color="auto"/>
            <w:bottom w:val="none" w:sz="0" w:space="0" w:color="auto"/>
            <w:right w:val="none" w:sz="0" w:space="0" w:color="auto"/>
          </w:divBdr>
        </w:div>
        <w:div w:id="1852254133">
          <w:marLeft w:val="640"/>
          <w:marRight w:val="0"/>
          <w:marTop w:val="0"/>
          <w:marBottom w:val="0"/>
          <w:divBdr>
            <w:top w:val="none" w:sz="0" w:space="0" w:color="auto"/>
            <w:left w:val="none" w:sz="0" w:space="0" w:color="auto"/>
            <w:bottom w:val="none" w:sz="0" w:space="0" w:color="auto"/>
            <w:right w:val="none" w:sz="0" w:space="0" w:color="auto"/>
          </w:divBdr>
        </w:div>
        <w:div w:id="1636371756">
          <w:marLeft w:val="640"/>
          <w:marRight w:val="0"/>
          <w:marTop w:val="0"/>
          <w:marBottom w:val="0"/>
          <w:divBdr>
            <w:top w:val="none" w:sz="0" w:space="0" w:color="auto"/>
            <w:left w:val="none" w:sz="0" w:space="0" w:color="auto"/>
            <w:bottom w:val="none" w:sz="0" w:space="0" w:color="auto"/>
            <w:right w:val="none" w:sz="0" w:space="0" w:color="auto"/>
          </w:divBdr>
        </w:div>
        <w:div w:id="1545605604">
          <w:marLeft w:val="640"/>
          <w:marRight w:val="0"/>
          <w:marTop w:val="0"/>
          <w:marBottom w:val="0"/>
          <w:divBdr>
            <w:top w:val="none" w:sz="0" w:space="0" w:color="auto"/>
            <w:left w:val="none" w:sz="0" w:space="0" w:color="auto"/>
            <w:bottom w:val="none" w:sz="0" w:space="0" w:color="auto"/>
            <w:right w:val="none" w:sz="0" w:space="0" w:color="auto"/>
          </w:divBdr>
        </w:div>
        <w:div w:id="1925801384">
          <w:marLeft w:val="640"/>
          <w:marRight w:val="0"/>
          <w:marTop w:val="0"/>
          <w:marBottom w:val="0"/>
          <w:divBdr>
            <w:top w:val="none" w:sz="0" w:space="0" w:color="auto"/>
            <w:left w:val="none" w:sz="0" w:space="0" w:color="auto"/>
            <w:bottom w:val="none" w:sz="0" w:space="0" w:color="auto"/>
            <w:right w:val="none" w:sz="0" w:space="0" w:color="auto"/>
          </w:divBdr>
        </w:div>
        <w:div w:id="2086684776">
          <w:marLeft w:val="640"/>
          <w:marRight w:val="0"/>
          <w:marTop w:val="0"/>
          <w:marBottom w:val="0"/>
          <w:divBdr>
            <w:top w:val="none" w:sz="0" w:space="0" w:color="auto"/>
            <w:left w:val="none" w:sz="0" w:space="0" w:color="auto"/>
            <w:bottom w:val="none" w:sz="0" w:space="0" w:color="auto"/>
            <w:right w:val="none" w:sz="0" w:space="0" w:color="auto"/>
          </w:divBdr>
        </w:div>
        <w:div w:id="1675524869">
          <w:marLeft w:val="640"/>
          <w:marRight w:val="0"/>
          <w:marTop w:val="0"/>
          <w:marBottom w:val="0"/>
          <w:divBdr>
            <w:top w:val="none" w:sz="0" w:space="0" w:color="auto"/>
            <w:left w:val="none" w:sz="0" w:space="0" w:color="auto"/>
            <w:bottom w:val="none" w:sz="0" w:space="0" w:color="auto"/>
            <w:right w:val="none" w:sz="0" w:space="0" w:color="auto"/>
          </w:divBdr>
        </w:div>
        <w:div w:id="192545638">
          <w:marLeft w:val="640"/>
          <w:marRight w:val="0"/>
          <w:marTop w:val="0"/>
          <w:marBottom w:val="0"/>
          <w:divBdr>
            <w:top w:val="none" w:sz="0" w:space="0" w:color="auto"/>
            <w:left w:val="none" w:sz="0" w:space="0" w:color="auto"/>
            <w:bottom w:val="none" w:sz="0" w:space="0" w:color="auto"/>
            <w:right w:val="none" w:sz="0" w:space="0" w:color="auto"/>
          </w:divBdr>
        </w:div>
        <w:div w:id="1915503209">
          <w:marLeft w:val="640"/>
          <w:marRight w:val="0"/>
          <w:marTop w:val="0"/>
          <w:marBottom w:val="0"/>
          <w:divBdr>
            <w:top w:val="none" w:sz="0" w:space="0" w:color="auto"/>
            <w:left w:val="none" w:sz="0" w:space="0" w:color="auto"/>
            <w:bottom w:val="none" w:sz="0" w:space="0" w:color="auto"/>
            <w:right w:val="none" w:sz="0" w:space="0" w:color="auto"/>
          </w:divBdr>
        </w:div>
        <w:div w:id="1463615812">
          <w:marLeft w:val="640"/>
          <w:marRight w:val="0"/>
          <w:marTop w:val="0"/>
          <w:marBottom w:val="0"/>
          <w:divBdr>
            <w:top w:val="none" w:sz="0" w:space="0" w:color="auto"/>
            <w:left w:val="none" w:sz="0" w:space="0" w:color="auto"/>
            <w:bottom w:val="none" w:sz="0" w:space="0" w:color="auto"/>
            <w:right w:val="none" w:sz="0" w:space="0" w:color="auto"/>
          </w:divBdr>
        </w:div>
        <w:div w:id="195314328">
          <w:marLeft w:val="640"/>
          <w:marRight w:val="0"/>
          <w:marTop w:val="0"/>
          <w:marBottom w:val="0"/>
          <w:divBdr>
            <w:top w:val="none" w:sz="0" w:space="0" w:color="auto"/>
            <w:left w:val="none" w:sz="0" w:space="0" w:color="auto"/>
            <w:bottom w:val="none" w:sz="0" w:space="0" w:color="auto"/>
            <w:right w:val="none" w:sz="0" w:space="0" w:color="auto"/>
          </w:divBdr>
        </w:div>
        <w:div w:id="1395279828">
          <w:marLeft w:val="640"/>
          <w:marRight w:val="0"/>
          <w:marTop w:val="0"/>
          <w:marBottom w:val="0"/>
          <w:divBdr>
            <w:top w:val="none" w:sz="0" w:space="0" w:color="auto"/>
            <w:left w:val="none" w:sz="0" w:space="0" w:color="auto"/>
            <w:bottom w:val="none" w:sz="0" w:space="0" w:color="auto"/>
            <w:right w:val="none" w:sz="0" w:space="0" w:color="auto"/>
          </w:divBdr>
        </w:div>
        <w:div w:id="457257904">
          <w:marLeft w:val="640"/>
          <w:marRight w:val="0"/>
          <w:marTop w:val="0"/>
          <w:marBottom w:val="0"/>
          <w:divBdr>
            <w:top w:val="none" w:sz="0" w:space="0" w:color="auto"/>
            <w:left w:val="none" w:sz="0" w:space="0" w:color="auto"/>
            <w:bottom w:val="none" w:sz="0" w:space="0" w:color="auto"/>
            <w:right w:val="none" w:sz="0" w:space="0" w:color="auto"/>
          </w:divBdr>
        </w:div>
        <w:div w:id="130486244">
          <w:marLeft w:val="640"/>
          <w:marRight w:val="0"/>
          <w:marTop w:val="0"/>
          <w:marBottom w:val="0"/>
          <w:divBdr>
            <w:top w:val="none" w:sz="0" w:space="0" w:color="auto"/>
            <w:left w:val="none" w:sz="0" w:space="0" w:color="auto"/>
            <w:bottom w:val="none" w:sz="0" w:space="0" w:color="auto"/>
            <w:right w:val="none" w:sz="0" w:space="0" w:color="auto"/>
          </w:divBdr>
        </w:div>
        <w:div w:id="715156838">
          <w:marLeft w:val="640"/>
          <w:marRight w:val="0"/>
          <w:marTop w:val="0"/>
          <w:marBottom w:val="0"/>
          <w:divBdr>
            <w:top w:val="none" w:sz="0" w:space="0" w:color="auto"/>
            <w:left w:val="none" w:sz="0" w:space="0" w:color="auto"/>
            <w:bottom w:val="none" w:sz="0" w:space="0" w:color="auto"/>
            <w:right w:val="none" w:sz="0" w:space="0" w:color="auto"/>
          </w:divBdr>
        </w:div>
        <w:div w:id="286013199">
          <w:marLeft w:val="640"/>
          <w:marRight w:val="0"/>
          <w:marTop w:val="0"/>
          <w:marBottom w:val="0"/>
          <w:divBdr>
            <w:top w:val="none" w:sz="0" w:space="0" w:color="auto"/>
            <w:left w:val="none" w:sz="0" w:space="0" w:color="auto"/>
            <w:bottom w:val="none" w:sz="0" w:space="0" w:color="auto"/>
            <w:right w:val="none" w:sz="0" w:space="0" w:color="auto"/>
          </w:divBdr>
        </w:div>
        <w:div w:id="1658459966">
          <w:marLeft w:val="640"/>
          <w:marRight w:val="0"/>
          <w:marTop w:val="0"/>
          <w:marBottom w:val="0"/>
          <w:divBdr>
            <w:top w:val="none" w:sz="0" w:space="0" w:color="auto"/>
            <w:left w:val="none" w:sz="0" w:space="0" w:color="auto"/>
            <w:bottom w:val="none" w:sz="0" w:space="0" w:color="auto"/>
            <w:right w:val="none" w:sz="0" w:space="0" w:color="auto"/>
          </w:divBdr>
        </w:div>
        <w:div w:id="640312513">
          <w:marLeft w:val="640"/>
          <w:marRight w:val="0"/>
          <w:marTop w:val="0"/>
          <w:marBottom w:val="0"/>
          <w:divBdr>
            <w:top w:val="none" w:sz="0" w:space="0" w:color="auto"/>
            <w:left w:val="none" w:sz="0" w:space="0" w:color="auto"/>
            <w:bottom w:val="none" w:sz="0" w:space="0" w:color="auto"/>
            <w:right w:val="none" w:sz="0" w:space="0" w:color="auto"/>
          </w:divBdr>
        </w:div>
        <w:div w:id="1698458383">
          <w:marLeft w:val="640"/>
          <w:marRight w:val="0"/>
          <w:marTop w:val="0"/>
          <w:marBottom w:val="0"/>
          <w:divBdr>
            <w:top w:val="none" w:sz="0" w:space="0" w:color="auto"/>
            <w:left w:val="none" w:sz="0" w:space="0" w:color="auto"/>
            <w:bottom w:val="none" w:sz="0" w:space="0" w:color="auto"/>
            <w:right w:val="none" w:sz="0" w:space="0" w:color="auto"/>
          </w:divBdr>
        </w:div>
        <w:div w:id="1368605673">
          <w:marLeft w:val="640"/>
          <w:marRight w:val="0"/>
          <w:marTop w:val="0"/>
          <w:marBottom w:val="0"/>
          <w:divBdr>
            <w:top w:val="none" w:sz="0" w:space="0" w:color="auto"/>
            <w:left w:val="none" w:sz="0" w:space="0" w:color="auto"/>
            <w:bottom w:val="none" w:sz="0" w:space="0" w:color="auto"/>
            <w:right w:val="none" w:sz="0" w:space="0" w:color="auto"/>
          </w:divBdr>
        </w:div>
        <w:div w:id="1438409529">
          <w:marLeft w:val="640"/>
          <w:marRight w:val="0"/>
          <w:marTop w:val="0"/>
          <w:marBottom w:val="0"/>
          <w:divBdr>
            <w:top w:val="none" w:sz="0" w:space="0" w:color="auto"/>
            <w:left w:val="none" w:sz="0" w:space="0" w:color="auto"/>
            <w:bottom w:val="none" w:sz="0" w:space="0" w:color="auto"/>
            <w:right w:val="none" w:sz="0" w:space="0" w:color="auto"/>
          </w:divBdr>
        </w:div>
        <w:div w:id="683671721">
          <w:marLeft w:val="640"/>
          <w:marRight w:val="0"/>
          <w:marTop w:val="0"/>
          <w:marBottom w:val="0"/>
          <w:divBdr>
            <w:top w:val="none" w:sz="0" w:space="0" w:color="auto"/>
            <w:left w:val="none" w:sz="0" w:space="0" w:color="auto"/>
            <w:bottom w:val="none" w:sz="0" w:space="0" w:color="auto"/>
            <w:right w:val="none" w:sz="0" w:space="0" w:color="auto"/>
          </w:divBdr>
        </w:div>
        <w:div w:id="1279413197">
          <w:marLeft w:val="640"/>
          <w:marRight w:val="0"/>
          <w:marTop w:val="0"/>
          <w:marBottom w:val="0"/>
          <w:divBdr>
            <w:top w:val="none" w:sz="0" w:space="0" w:color="auto"/>
            <w:left w:val="none" w:sz="0" w:space="0" w:color="auto"/>
            <w:bottom w:val="none" w:sz="0" w:space="0" w:color="auto"/>
            <w:right w:val="none" w:sz="0" w:space="0" w:color="auto"/>
          </w:divBdr>
        </w:div>
        <w:div w:id="603264594">
          <w:marLeft w:val="640"/>
          <w:marRight w:val="0"/>
          <w:marTop w:val="0"/>
          <w:marBottom w:val="0"/>
          <w:divBdr>
            <w:top w:val="none" w:sz="0" w:space="0" w:color="auto"/>
            <w:left w:val="none" w:sz="0" w:space="0" w:color="auto"/>
            <w:bottom w:val="none" w:sz="0" w:space="0" w:color="auto"/>
            <w:right w:val="none" w:sz="0" w:space="0" w:color="auto"/>
          </w:divBdr>
        </w:div>
        <w:div w:id="1432314696">
          <w:marLeft w:val="640"/>
          <w:marRight w:val="0"/>
          <w:marTop w:val="0"/>
          <w:marBottom w:val="0"/>
          <w:divBdr>
            <w:top w:val="none" w:sz="0" w:space="0" w:color="auto"/>
            <w:left w:val="none" w:sz="0" w:space="0" w:color="auto"/>
            <w:bottom w:val="none" w:sz="0" w:space="0" w:color="auto"/>
            <w:right w:val="none" w:sz="0" w:space="0" w:color="auto"/>
          </w:divBdr>
        </w:div>
        <w:div w:id="1818958431">
          <w:marLeft w:val="640"/>
          <w:marRight w:val="0"/>
          <w:marTop w:val="0"/>
          <w:marBottom w:val="0"/>
          <w:divBdr>
            <w:top w:val="none" w:sz="0" w:space="0" w:color="auto"/>
            <w:left w:val="none" w:sz="0" w:space="0" w:color="auto"/>
            <w:bottom w:val="none" w:sz="0" w:space="0" w:color="auto"/>
            <w:right w:val="none" w:sz="0" w:space="0" w:color="auto"/>
          </w:divBdr>
        </w:div>
        <w:div w:id="817571223">
          <w:marLeft w:val="640"/>
          <w:marRight w:val="0"/>
          <w:marTop w:val="0"/>
          <w:marBottom w:val="0"/>
          <w:divBdr>
            <w:top w:val="none" w:sz="0" w:space="0" w:color="auto"/>
            <w:left w:val="none" w:sz="0" w:space="0" w:color="auto"/>
            <w:bottom w:val="none" w:sz="0" w:space="0" w:color="auto"/>
            <w:right w:val="none" w:sz="0" w:space="0" w:color="auto"/>
          </w:divBdr>
        </w:div>
        <w:div w:id="649138579">
          <w:marLeft w:val="640"/>
          <w:marRight w:val="0"/>
          <w:marTop w:val="0"/>
          <w:marBottom w:val="0"/>
          <w:divBdr>
            <w:top w:val="none" w:sz="0" w:space="0" w:color="auto"/>
            <w:left w:val="none" w:sz="0" w:space="0" w:color="auto"/>
            <w:bottom w:val="none" w:sz="0" w:space="0" w:color="auto"/>
            <w:right w:val="none" w:sz="0" w:space="0" w:color="auto"/>
          </w:divBdr>
        </w:div>
        <w:div w:id="1256860344">
          <w:marLeft w:val="640"/>
          <w:marRight w:val="0"/>
          <w:marTop w:val="0"/>
          <w:marBottom w:val="0"/>
          <w:divBdr>
            <w:top w:val="none" w:sz="0" w:space="0" w:color="auto"/>
            <w:left w:val="none" w:sz="0" w:space="0" w:color="auto"/>
            <w:bottom w:val="none" w:sz="0" w:space="0" w:color="auto"/>
            <w:right w:val="none" w:sz="0" w:space="0" w:color="auto"/>
          </w:divBdr>
        </w:div>
        <w:div w:id="1510409104">
          <w:marLeft w:val="640"/>
          <w:marRight w:val="0"/>
          <w:marTop w:val="0"/>
          <w:marBottom w:val="0"/>
          <w:divBdr>
            <w:top w:val="none" w:sz="0" w:space="0" w:color="auto"/>
            <w:left w:val="none" w:sz="0" w:space="0" w:color="auto"/>
            <w:bottom w:val="none" w:sz="0" w:space="0" w:color="auto"/>
            <w:right w:val="none" w:sz="0" w:space="0" w:color="auto"/>
          </w:divBdr>
        </w:div>
        <w:div w:id="599027716">
          <w:marLeft w:val="640"/>
          <w:marRight w:val="0"/>
          <w:marTop w:val="0"/>
          <w:marBottom w:val="0"/>
          <w:divBdr>
            <w:top w:val="none" w:sz="0" w:space="0" w:color="auto"/>
            <w:left w:val="none" w:sz="0" w:space="0" w:color="auto"/>
            <w:bottom w:val="none" w:sz="0" w:space="0" w:color="auto"/>
            <w:right w:val="none" w:sz="0" w:space="0" w:color="auto"/>
          </w:divBdr>
        </w:div>
      </w:divsChild>
    </w:div>
    <w:div w:id="4678020">
      <w:bodyDiv w:val="1"/>
      <w:marLeft w:val="0"/>
      <w:marRight w:val="0"/>
      <w:marTop w:val="0"/>
      <w:marBottom w:val="0"/>
      <w:divBdr>
        <w:top w:val="none" w:sz="0" w:space="0" w:color="auto"/>
        <w:left w:val="none" w:sz="0" w:space="0" w:color="auto"/>
        <w:bottom w:val="none" w:sz="0" w:space="0" w:color="auto"/>
        <w:right w:val="none" w:sz="0" w:space="0" w:color="auto"/>
      </w:divBdr>
    </w:div>
    <w:div w:id="4744990">
      <w:bodyDiv w:val="1"/>
      <w:marLeft w:val="0"/>
      <w:marRight w:val="0"/>
      <w:marTop w:val="0"/>
      <w:marBottom w:val="0"/>
      <w:divBdr>
        <w:top w:val="none" w:sz="0" w:space="0" w:color="auto"/>
        <w:left w:val="none" w:sz="0" w:space="0" w:color="auto"/>
        <w:bottom w:val="none" w:sz="0" w:space="0" w:color="auto"/>
        <w:right w:val="none" w:sz="0" w:space="0" w:color="auto"/>
      </w:divBdr>
    </w:div>
    <w:div w:id="5060977">
      <w:bodyDiv w:val="1"/>
      <w:marLeft w:val="0"/>
      <w:marRight w:val="0"/>
      <w:marTop w:val="0"/>
      <w:marBottom w:val="0"/>
      <w:divBdr>
        <w:top w:val="none" w:sz="0" w:space="0" w:color="auto"/>
        <w:left w:val="none" w:sz="0" w:space="0" w:color="auto"/>
        <w:bottom w:val="none" w:sz="0" w:space="0" w:color="auto"/>
        <w:right w:val="none" w:sz="0" w:space="0" w:color="auto"/>
      </w:divBdr>
    </w:div>
    <w:div w:id="5063334">
      <w:bodyDiv w:val="1"/>
      <w:marLeft w:val="0"/>
      <w:marRight w:val="0"/>
      <w:marTop w:val="0"/>
      <w:marBottom w:val="0"/>
      <w:divBdr>
        <w:top w:val="none" w:sz="0" w:space="0" w:color="auto"/>
        <w:left w:val="none" w:sz="0" w:space="0" w:color="auto"/>
        <w:bottom w:val="none" w:sz="0" w:space="0" w:color="auto"/>
        <w:right w:val="none" w:sz="0" w:space="0" w:color="auto"/>
      </w:divBdr>
    </w:div>
    <w:div w:id="5442611">
      <w:bodyDiv w:val="1"/>
      <w:marLeft w:val="0"/>
      <w:marRight w:val="0"/>
      <w:marTop w:val="0"/>
      <w:marBottom w:val="0"/>
      <w:divBdr>
        <w:top w:val="none" w:sz="0" w:space="0" w:color="auto"/>
        <w:left w:val="none" w:sz="0" w:space="0" w:color="auto"/>
        <w:bottom w:val="none" w:sz="0" w:space="0" w:color="auto"/>
        <w:right w:val="none" w:sz="0" w:space="0" w:color="auto"/>
      </w:divBdr>
    </w:div>
    <w:div w:id="5443109">
      <w:bodyDiv w:val="1"/>
      <w:marLeft w:val="0"/>
      <w:marRight w:val="0"/>
      <w:marTop w:val="0"/>
      <w:marBottom w:val="0"/>
      <w:divBdr>
        <w:top w:val="none" w:sz="0" w:space="0" w:color="auto"/>
        <w:left w:val="none" w:sz="0" w:space="0" w:color="auto"/>
        <w:bottom w:val="none" w:sz="0" w:space="0" w:color="auto"/>
        <w:right w:val="none" w:sz="0" w:space="0" w:color="auto"/>
      </w:divBdr>
    </w:div>
    <w:div w:id="5448446">
      <w:bodyDiv w:val="1"/>
      <w:marLeft w:val="0"/>
      <w:marRight w:val="0"/>
      <w:marTop w:val="0"/>
      <w:marBottom w:val="0"/>
      <w:divBdr>
        <w:top w:val="none" w:sz="0" w:space="0" w:color="auto"/>
        <w:left w:val="none" w:sz="0" w:space="0" w:color="auto"/>
        <w:bottom w:val="none" w:sz="0" w:space="0" w:color="auto"/>
        <w:right w:val="none" w:sz="0" w:space="0" w:color="auto"/>
      </w:divBdr>
    </w:div>
    <w:div w:id="5979837">
      <w:bodyDiv w:val="1"/>
      <w:marLeft w:val="0"/>
      <w:marRight w:val="0"/>
      <w:marTop w:val="0"/>
      <w:marBottom w:val="0"/>
      <w:divBdr>
        <w:top w:val="none" w:sz="0" w:space="0" w:color="auto"/>
        <w:left w:val="none" w:sz="0" w:space="0" w:color="auto"/>
        <w:bottom w:val="none" w:sz="0" w:space="0" w:color="auto"/>
        <w:right w:val="none" w:sz="0" w:space="0" w:color="auto"/>
      </w:divBdr>
    </w:div>
    <w:div w:id="6489576">
      <w:bodyDiv w:val="1"/>
      <w:marLeft w:val="0"/>
      <w:marRight w:val="0"/>
      <w:marTop w:val="0"/>
      <w:marBottom w:val="0"/>
      <w:divBdr>
        <w:top w:val="none" w:sz="0" w:space="0" w:color="auto"/>
        <w:left w:val="none" w:sz="0" w:space="0" w:color="auto"/>
        <w:bottom w:val="none" w:sz="0" w:space="0" w:color="auto"/>
        <w:right w:val="none" w:sz="0" w:space="0" w:color="auto"/>
      </w:divBdr>
    </w:div>
    <w:div w:id="7216481">
      <w:bodyDiv w:val="1"/>
      <w:marLeft w:val="0"/>
      <w:marRight w:val="0"/>
      <w:marTop w:val="0"/>
      <w:marBottom w:val="0"/>
      <w:divBdr>
        <w:top w:val="none" w:sz="0" w:space="0" w:color="auto"/>
        <w:left w:val="none" w:sz="0" w:space="0" w:color="auto"/>
        <w:bottom w:val="none" w:sz="0" w:space="0" w:color="auto"/>
        <w:right w:val="none" w:sz="0" w:space="0" w:color="auto"/>
      </w:divBdr>
    </w:div>
    <w:div w:id="7410004">
      <w:bodyDiv w:val="1"/>
      <w:marLeft w:val="0"/>
      <w:marRight w:val="0"/>
      <w:marTop w:val="0"/>
      <w:marBottom w:val="0"/>
      <w:divBdr>
        <w:top w:val="none" w:sz="0" w:space="0" w:color="auto"/>
        <w:left w:val="none" w:sz="0" w:space="0" w:color="auto"/>
        <w:bottom w:val="none" w:sz="0" w:space="0" w:color="auto"/>
        <w:right w:val="none" w:sz="0" w:space="0" w:color="auto"/>
      </w:divBdr>
    </w:div>
    <w:div w:id="7803955">
      <w:bodyDiv w:val="1"/>
      <w:marLeft w:val="0"/>
      <w:marRight w:val="0"/>
      <w:marTop w:val="0"/>
      <w:marBottom w:val="0"/>
      <w:divBdr>
        <w:top w:val="none" w:sz="0" w:space="0" w:color="auto"/>
        <w:left w:val="none" w:sz="0" w:space="0" w:color="auto"/>
        <w:bottom w:val="none" w:sz="0" w:space="0" w:color="auto"/>
        <w:right w:val="none" w:sz="0" w:space="0" w:color="auto"/>
      </w:divBdr>
    </w:div>
    <w:div w:id="7874374">
      <w:bodyDiv w:val="1"/>
      <w:marLeft w:val="0"/>
      <w:marRight w:val="0"/>
      <w:marTop w:val="0"/>
      <w:marBottom w:val="0"/>
      <w:divBdr>
        <w:top w:val="none" w:sz="0" w:space="0" w:color="auto"/>
        <w:left w:val="none" w:sz="0" w:space="0" w:color="auto"/>
        <w:bottom w:val="none" w:sz="0" w:space="0" w:color="auto"/>
        <w:right w:val="none" w:sz="0" w:space="0" w:color="auto"/>
      </w:divBdr>
    </w:div>
    <w:div w:id="8608137">
      <w:bodyDiv w:val="1"/>
      <w:marLeft w:val="0"/>
      <w:marRight w:val="0"/>
      <w:marTop w:val="0"/>
      <w:marBottom w:val="0"/>
      <w:divBdr>
        <w:top w:val="none" w:sz="0" w:space="0" w:color="auto"/>
        <w:left w:val="none" w:sz="0" w:space="0" w:color="auto"/>
        <w:bottom w:val="none" w:sz="0" w:space="0" w:color="auto"/>
        <w:right w:val="none" w:sz="0" w:space="0" w:color="auto"/>
      </w:divBdr>
    </w:div>
    <w:div w:id="8677843">
      <w:bodyDiv w:val="1"/>
      <w:marLeft w:val="0"/>
      <w:marRight w:val="0"/>
      <w:marTop w:val="0"/>
      <w:marBottom w:val="0"/>
      <w:divBdr>
        <w:top w:val="none" w:sz="0" w:space="0" w:color="auto"/>
        <w:left w:val="none" w:sz="0" w:space="0" w:color="auto"/>
        <w:bottom w:val="none" w:sz="0" w:space="0" w:color="auto"/>
        <w:right w:val="none" w:sz="0" w:space="0" w:color="auto"/>
      </w:divBdr>
    </w:div>
    <w:div w:id="9256363">
      <w:bodyDiv w:val="1"/>
      <w:marLeft w:val="0"/>
      <w:marRight w:val="0"/>
      <w:marTop w:val="0"/>
      <w:marBottom w:val="0"/>
      <w:divBdr>
        <w:top w:val="none" w:sz="0" w:space="0" w:color="auto"/>
        <w:left w:val="none" w:sz="0" w:space="0" w:color="auto"/>
        <w:bottom w:val="none" w:sz="0" w:space="0" w:color="auto"/>
        <w:right w:val="none" w:sz="0" w:space="0" w:color="auto"/>
      </w:divBdr>
    </w:div>
    <w:div w:id="9454920">
      <w:bodyDiv w:val="1"/>
      <w:marLeft w:val="0"/>
      <w:marRight w:val="0"/>
      <w:marTop w:val="0"/>
      <w:marBottom w:val="0"/>
      <w:divBdr>
        <w:top w:val="none" w:sz="0" w:space="0" w:color="auto"/>
        <w:left w:val="none" w:sz="0" w:space="0" w:color="auto"/>
        <w:bottom w:val="none" w:sz="0" w:space="0" w:color="auto"/>
        <w:right w:val="none" w:sz="0" w:space="0" w:color="auto"/>
      </w:divBdr>
    </w:div>
    <w:div w:id="10768854">
      <w:bodyDiv w:val="1"/>
      <w:marLeft w:val="0"/>
      <w:marRight w:val="0"/>
      <w:marTop w:val="0"/>
      <w:marBottom w:val="0"/>
      <w:divBdr>
        <w:top w:val="none" w:sz="0" w:space="0" w:color="auto"/>
        <w:left w:val="none" w:sz="0" w:space="0" w:color="auto"/>
        <w:bottom w:val="none" w:sz="0" w:space="0" w:color="auto"/>
        <w:right w:val="none" w:sz="0" w:space="0" w:color="auto"/>
      </w:divBdr>
    </w:div>
    <w:div w:id="11609994">
      <w:bodyDiv w:val="1"/>
      <w:marLeft w:val="0"/>
      <w:marRight w:val="0"/>
      <w:marTop w:val="0"/>
      <w:marBottom w:val="0"/>
      <w:divBdr>
        <w:top w:val="none" w:sz="0" w:space="0" w:color="auto"/>
        <w:left w:val="none" w:sz="0" w:space="0" w:color="auto"/>
        <w:bottom w:val="none" w:sz="0" w:space="0" w:color="auto"/>
        <w:right w:val="none" w:sz="0" w:space="0" w:color="auto"/>
      </w:divBdr>
    </w:div>
    <w:div w:id="11881220">
      <w:bodyDiv w:val="1"/>
      <w:marLeft w:val="0"/>
      <w:marRight w:val="0"/>
      <w:marTop w:val="0"/>
      <w:marBottom w:val="0"/>
      <w:divBdr>
        <w:top w:val="none" w:sz="0" w:space="0" w:color="auto"/>
        <w:left w:val="none" w:sz="0" w:space="0" w:color="auto"/>
        <w:bottom w:val="none" w:sz="0" w:space="0" w:color="auto"/>
        <w:right w:val="none" w:sz="0" w:space="0" w:color="auto"/>
      </w:divBdr>
    </w:div>
    <w:div w:id="12001234">
      <w:bodyDiv w:val="1"/>
      <w:marLeft w:val="0"/>
      <w:marRight w:val="0"/>
      <w:marTop w:val="0"/>
      <w:marBottom w:val="0"/>
      <w:divBdr>
        <w:top w:val="none" w:sz="0" w:space="0" w:color="auto"/>
        <w:left w:val="none" w:sz="0" w:space="0" w:color="auto"/>
        <w:bottom w:val="none" w:sz="0" w:space="0" w:color="auto"/>
        <w:right w:val="none" w:sz="0" w:space="0" w:color="auto"/>
      </w:divBdr>
      <w:divsChild>
        <w:div w:id="1429739025">
          <w:marLeft w:val="0"/>
          <w:marRight w:val="0"/>
          <w:marTop w:val="0"/>
          <w:marBottom w:val="0"/>
          <w:divBdr>
            <w:top w:val="none" w:sz="0" w:space="0" w:color="auto"/>
            <w:left w:val="none" w:sz="0" w:space="0" w:color="auto"/>
            <w:bottom w:val="none" w:sz="0" w:space="0" w:color="auto"/>
            <w:right w:val="none" w:sz="0" w:space="0" w:color="auto"/>
          </w:divBdr>
        </w:div>
        <w:div w:id="540897024">
          <w:marLeft w:val="0"/>
          <w:marRight w:val="0"/>
          <w:marTop w:val="0"/>
          <w:marBottom w:val="0"/>
          <w:divBdr>
            <w:top w:val="none" w:sz="0" w:space="0" w:color="auto"/>
            <w:left w:val="none" w:sz="0" w:space="0" w:color="auto"/>
            <w:bottom w:val="none" w:sz="0" w:space="0" w:color="auto"/>
            <w:right w:val="none" w:sz="0" w:space="0" w:color="auto"/>
          </w:divBdr>
        </w:div>
        <w:div w:id="2086678555">
          <w:marLeft w:val="0"/>
          <w:marRight w:val="0"/>
          <w:marTop w:val="0"/>
          <w:marBottom w:val="0"/>
          <w:divBdr>
            <w:top w:val="none" w:sz="0" w:space="0" w:color="auto"/>
            <w:left w:val="none" w:sz="0" w:space="0" w:color="auto"/>
            <w:bottom w:val="none" w:sz="0" w:space="0" w:color="auto"/>
            <w:right w:val="none" w:sz="0" w:space="0" w:color="auto"/>
          </w:divBdr>
        </w:div>
        <w:div w:id="252134477">
          <w:marLeft w:val="0"/>
          <w:marRight w:val="0"/>
          <w:marTop w:val="0"/>
          <w:marBottom w:val="0"/>
          <w:divBdr>
            <w:top w:val="none" w:sz="0" w:space="0" w:color="auto"/>
            <w:left w:val="none" w:sz="0" w:space="0" w:color="auto"/>
            <w:bottom w:val="none" w:sz="0" w:space="0" w:color="auto"/>
            <w:right w:val="none" w:sz="0" w:space="0" w:color="auto"/>
          </w:divBdr>
        </w:div>
        <w:div w:id="1401488542">
          <w:marLeft w:val="0"/>
          <w:marRight w:val="0"/>
          <w:marTop w:val="0"/>
          <w:marBottom w:val="0"/>
          <w:divBdr>
            <w:top w:val="none" w:sz="0" w:space="0" w:color="auto"/>
            <w:left w:val="none" w:sz="0" w:space="0" w:color="auto"/>
            <w:bottom w:val="none" w:sz="0" w:space="0" w:color="auto"/>
            <w:right w:val="none" w:sz="0" w:space="0" w:color="auto"/>
          </w:divBdr>
        </w:div>
        <w:div w:id="525682112">
          <w:marLeft w:val="0"/>
          <w:marRight w:val="0"/>
          <w:marTop w:val="0"/>
          <w:marBottom w:val="0"/>
          <w:divBdr>
            <w:top w:val="none" w:sz="0" w:space="0" w:color="auto"/>
            <w:left w:val="none" w:sz="0" w:space="0" w:color="auto"/>
            <w:bottom w:val="none" w:sz="0" w:space="0" w:color="auto"/>
            <w:right w:val="none" w:sz="0" w:space="0" w:color="auto"/>
          </w:divBdr>
        </w:div>
        <w:div w:id="2073577568">
          <w:marLeft w:val="0"/>
          <w:marRight w:val="0"/>
          <w:marTop w:val="0"/>
          <w:marBottom w:val="0"/>
          <w:divBdr>
            <w:top w:val="none" w:sz="0" w:space="0" w:color="auto"/>
            <w:left w:val="none" w:sz="0" w:space="0" w:color="auto"/>
            <w:bottom w:val="none" w:sz="0" w:space="0" w:color="auto"/>
            <w:right w:val="none" w:sz="0" w:space="0" w:color="auto"/>
          </w:divBdr>
        </w:div>
        <w:div w:id="516192992">
          <w:marLeft w:val="0"/>
          <w:marRight w:val="0"/>
          <w:marTop w:val="0"/>
          <w:marBottom w:val="0"/>
          <w:divBdr>
            <w:top w:val="none" w:sz="0" w:space="0" w:color="auto"/>
            <w:left w:val="none" w:sz="0" w:space="0" w:color="auto"/>
            <w:bottom w:val="none" w:sz="0" w:space="0" w:color="auto"/>
            <w:right w:val="none" w:sz="0" w:space="0" w:color="auto"/>
          </w:divBdr>
        </w:div>
        <w:div w:id="401222361">
          <w:marLeft w:val="0"/>
          <w:marRight w:val="0"/>
          <w:marTop w:val="0"/>
          <w:marBottom w:val="0"/>
          <w:divBdr>
            <w:top w:val="none" w:sz="0" w:space="0" w:color="auto"/>
            <w:left w:val="none" w:sz="0" w:space="0" w:color="auto"/>
            <w:bottom w:val="none" w:sz="0" w:space="0" w:color="auto"/>
            <w:right w:val="none" w:sz="0" w:space="0" w:color="auto"/>
          </w:divBdr>
        </w:div>
        <w:div w:id="1728070150">
          <w:marLeft w:val="0"/>
          <w:marRight w:val="0"/>
          <w:marTop w:val="0"/>
          <w:marBottom w:val="0"/>
          <w:divBdr>
            <w:top w:val="none" w:sz="0" w:space="0" w:color="auto"/>
            <w:left w:val="none" w:sz="0" w:space="0" w:color="auto"/>
            <w:bottom w:val="none" w:sz="0" w:space="0" w:color="auto"/>
            <w:right w:val="none" w:sz="0" w:space="0" w:color="auto"/>
          </w:divBdr>
        </w:div>
        <w:div w:id="71704488">
          <w:marLeft w:val="0"/>
          <w:marRight w:val="0"/>
          <w:marTop w:val="0"/>
          <w:marBottom w:val="0"/>
          <w:divBdr>
            <w:top w:val="none" w:sz="0" w:space="0" w:color="auto"/>
            <w:left w:val="none" w:sz="0" w:space="0" w:color="auto"/>
            <w:bottom w:val="none" w:sz="0" w:space="0" w:color="auto"/>
            <w:right w:val="none" w:sz="0" w:space="0" w:color="auto"/>
          </w:divBdr>
        </w:div>
        <w:div w:id="312027693">
          <w:marLeft w:val="0"/>
          <w:marRight w:val="0"/>
          <w:marTop w:val="0"/>
          <w:marBottom w:val="0"/>
          <w:divBdr>
            <w:top w:val="none" w:sz="0" w:space="0" w:color="auto"/>
            <w:left w:val="none" w:sz="0" w:space="0" w:color="auto"/>
            <w:bottom w:val="none" w:sz="0" w:space="0" w:color="auto"/>
            <w:right w:val="none" w:sz="0" w:space="0" w:color="auto"/>
          </w:divBdr>
        </w:div>
        <w:div w:id="211042276">
          <w:marLeft w:val="0"/>
          <w:marRight w:val="0"/>
          <w:marTop w:val="0"/>
          <w:marBottom w:val="0"/>
          <w:divBdr>
            <w:top w:val="none" w:sz="0" w:space="0" w:color="auto"/>
            <w:left w:val="none" w:sz="0" w:space="0" w:color="auto"/>
            <w:bottom w:val="none" w:sz="0" w:space="0" w:color="auto"/>
            <w:right w:val="none" w:sz="0" w:space="0" w:color="auto"/>
          </w:divBdr>
        </w:div>
        <w:div w:id="972828469">
          <w:marLeft w:val="0"/>
          <w:marRight w:val="0"/>
          <w:marTop w:val="0"/>
          <w:marBottom w:val="0"/>
          <w:divBdr>
            <w:top w:val="none" w:sz="0" w:space="0" w:color="auto"/>
            <w:left w:val="none" w:sz="0" w:space="0" w:color="auto"/>
            <w:bottom w:val="none" w:sz="0" w:space="0" w:color="auto"/>
            <w:right w:val="none" w:sz="0" w:space="0" w:color="auto"/>
          </w:divBdr>
        </w:div>
        <w:div w:id="275675178">
          <w:marLeft w:val="0"/>
          <w:marRight w:val="0"/>
          <w:marTop w:val="0"/>
          <w:marBottom w:val="0"/>
          <w:divBdr>
            <w:top w:val="none" w:sz="0" w:space="0" w:color="auto"/>
            <w:left w:val="none" w:sz="0" w:space="0" w:color="auto"/>
            <w:bottom w:val="none" w:sz="0" w:space="0" w:color="auto"/>
            <w:right w:val="none" w:sz="0" w:space="0" w:color="auto"/>
          </w:divBdr>
        </w:div>
        <w:div w:id="329606286">
          <w:marLeft w:val="0"/>
          <w:marRight w:val="0"/>
          <w:marTop w:val="0"/>
          <w:marBottom w:val="0"/>
          <w:divBdr>
            <w:top w:val="none" w:sz="0" w:space="0" w:color="auto"/>
            <w:left w:val="none" w:sz="0" w:space="0" w:color="auto"/>
            <w:bottom w:val="none" w:sz="0" w:space="0" w:color="auto"/>
            <w:right w:val="none" w:sz="0" w:space="0" w:color="auto"/>
          </w:divBdr>
        </w:div>
        <w:div w:id="1094521327">
          <w:marLeft w:val="0"/>
          <w:marRight w:val="0"/>
          <w:marTop w:val="0"/>
          <w:marBottom w:val="0"/>
          <w:divBdr>
            <w:top w:val="none" w:sz="0" w:space="0" w:color="auto"/>
            <w:left w:val="none" w:sz="0" w:space="0" w:color="auto"/>
            <w:bottom w:val="none" w:sz="0" w:space="0" w:color="auto"/>
            <w:right w:val="none" w:sz="0" w:space="0" w:color="auto"/>
          </w:divBdr>
        </w:div>
        <w:div w:id="75981719">
          <w:marLeft w:val="0"/>
          <w:marRight w:val="0"/>
          <w:marTop w:val="0"/>
          <w:marBottom w:val="0"/>
          <w:divBdr>
            <w:top w:val="none" w:sz="0" w:space="0" w:color="auto"/>
            <w:left w:val="none" w:sz="0" w:space="0" w:color="auto"/>
            <w:bottom w:val="none" w:sz="0" w:space="0" w:color="auto"/>
            <w:right w:val="none" w:sz="0" w:space="0" w:color="auto"/>
          </w:divBdr>
        </w:div>
        <w:div w:id="1208251187">
          <w:marLeft w:val="0"/>
          <w:marRight w:val="0"/>
          <w:marTop w:val="0"/>
          <w:marBottom w:val="0"/>
          <w:divBdr>
            <w:top w:val="none" w:sz="0" w:space="0" w:color="auto"/>
            <w:left w:val="none" w:sz="0" w:space="0" w:color="auto"/>
            <w:bottom w:val="none" w:sz="0" w:space="0" w:color="auto"/>
            <w:right w:val="none" w:sz="0" w:space="0" w:color="auto"/>
          </w:divBdr>
        </w:div>
        <w:div w:id="392243326">
          <w:marLeft w:val="0"/>
          <w:marRight w:val="0"/>
          <w:marTop w:val="0"/>
          <w:marBottom w:val="0"/>
          <w:divBdr>
            <w:top w:val="none" w:sz="0" w:space="0" w:color="auto"/>
            <w:left w:val="none" w:sz="0" w:space="0" w:color="auto"/>
            <w:bottom w:val="none" w:sz="0" w:space="0" w:color="auto"/>
            <w:right w:val="none" w:sz="0" w:space="0" w:color="auto"/>
          </w:divBdr>
        </w:div>
        <w:div w:id="163475410">
          <w:marLeft w:val="0"/>
          <w:marRight w:val="0"/>
          <w:marTop w:val="0"/>
          <w:marBottom w:val="0"/>
          <w:divBdr>
            <w:top w:val="none" w:sz="0" w:space="0" w:color="auto"/>
            <w:left w:val="none" w:sz="0" w:space="0" w:color="auto"/>
            <w:bottom w:val="none" w:sz="0" w:space="0" w:color="auto"/>
            <w:right w:val="none" w:sz="0" w:space="0" w:color="auto"/>
          </w:divBdr>
        </w:div>
        <w:div w:id="1836844377">
          <w:marLeft w:val="0"/>
          <w:marRight w:val="0"/>
          <w:marTop w:val="0"/>
          <w:marBottom w:val="0"/>
          <w:divBdr>
            <w:top w:val="none" w:sz="0" w:space="0" w:color="auto"/>
            <w:left w:val="none" w:sz="0" w:space="0" w:color="auto"/>
            <w:bottom w:val="none" w:sz="0" w:space="0" w:color="auto"/>
            <w:right w:val="none" w:sz="0" w:space="0" w:color="auto"/>
          </w:divBdr>
        </w:div>
        <w:div w:id="747970218">
          <w:marLeft w:val="0"/>
          <w:marRight w:val="0"/>
          <w:marTop w:val="0"/>
          <w:marBottom w:val="0"/>
          <w:divBdr>
            <w:top w:val="none" w:sz="0" w:space="0" w:color="auto"/>
            <w:left w:val="none" w:sz="0" w:space="0" w:color="auto"/>
            <w:bottom w:val="none" w:sz="0" w:space="0" w:color="auto"/>
            <w:right w:val="none" w:sz="0" w:space="0" w:color="auto"/>
          </w:divBdr>
        </w:div>
        <w:div w:id="2109499756">
          <w:marLeft w:val="0"/>
          <w:marRight w:val="0"/>
          <w:marTop w:val="0"/>
          <w:marBottom w:val="0"/>
          <w:divBdr>
            <w:top w:val="none" w:sz="0" w:space="0" w:color="auto"/>
            <w:left w:val="none" w:sz="0" w:space="0" w:color="auto"/>
            <w:bottom w:val="none" w:sz="0" w:space="0" w:color="auto"/>
            <w:right w:val="none" w:sz="0" w:space="0" w:color="auto"/>
          </w:divBdr>
        </w:div>
        <w:div w:id="1882786954">
          <w:marLeft w:val="0"/>
          <w:marRight w:val="0"/>
          <w:marTop w:val="0"/>
          <w:marBottom w:val="0"/>
          <w:divBdr>
            <w:top w:val="none" w:sz="0" w:space="0" w:color="auto"/>
            <w:left w:val="none" w:sz="0" w:space="0" w:color="auto"/>
            <w:bottom w:val="none" w:sz="0" w:space="0" w:color="auto"/>
            <w:right w:val="none" w:sz="0" w:space="0" w:color="auto"/>
          </w:divBdr>
        </w:div>
        <w:div w:id="243759978">
          <w:marLeft w:val="0"/>
          <w:marRight w:val="0"/>
          <w:marTop w:val="0"/>
          <w:marBottom w:val="0"/>
          <w:divBdr>
            <w:top w:val="none" w:sz="0" w:space="0" w:color="auto"/>
            <w:left w:val="none" w:sz="0" w:space="0" w:color="auto"/>
            <w:bottom w:val="none" w:sz="0" w:space="0" w:color="auto"/>
            <w:right w:val="none" w:sz="0" w:space="0" w:color="auto"/>
          </w:divBdr>
        </w:div>
        <w:div w:id="1195726668">
          <w:marLeft w:val="0"/>
          <w:marRight w:val="0"/>
          <w:marTop w:val="0"/>
          <w:marBottom w:val="0"/>
          <w:divBdr>
            <w:top w:val="none" w:sz="0" w:space="0" w:color="auto"/>
            <w:left w:val="none" w:sz="0" w:space="0" w:color="auto"/>
            <w:bottom w:val="none" w:sz="0" w:space="0" w:color="auto"/>
            <w:right w:val="none" w:sz="0" w:space="0" w:color="auto"/>
          </w:divBdr>
        </w:div>
        <w:div w:id="320696109">
          <w:marLeft w:val="0"/>
          <w:marRight w:val="0"/>
          <w:marTop w:val="0"/>
          <w:marBottom w:val="0"/>
          <w:divBdr>
            <w:top w:val="none" w:sz="0" w:space="0" w:color="auto"/>
            <w:left w:val="none" w:sz="0" w:space="0" w:color="auto"/>
            <w:bottom w:val="none" w:sz="0" w:space="0" w:color="auto"/>
            <w:right w:val="none" w:sz="0" w:space="0" w:color="auto"/>
          </w:divBdr>
        </w:div>
        <w:div w:id="956957293">
          <w:marLeft w:val="0"/>
          <w:marRight w:val="0"/>
          <w:marTop w:val="0"/>
          <w:marBottom w:val="0"/>
          <w:divBdr>
            <w:top w:val="none" w:sz="0" w:space="0" w:color="auto"/>
            <w:left w:val="none" w:sz="0" w:space="0" w:color="auto"/>
            <w:bottom w:val="none" w:sz="0" w:space="0" w:color="auto"/>
            <w:right w:val="none" w:sz="0" w:space="0" w:color="auto"/>
          </w:divBdr>
        </w:div>
        <w:div w:id="480392890">
          <w:marLeft w:val="0"/>
          <w:marRight w:val="0"/>
          <w:marTop w:val="0"/>
          <w:marBottom w:val="0"/>
          <w:divBdr>
            <w:top w:val="none" w:sz="0" w:space="0" w:color="auto"/>
            <w:left w:val="none" w:sz="0" w:space="0" w:color="auto"/>
            <w:bottom w:val="none" w:sz="0" w:space="0" w:color="auto"/>
            <w:right w:val="none" w:sz="0" w:space="0" w:color="auto"/>
          </w:divBdr>
        </w:div>
        <w:div w:id="266549164">
          <w:marLeft w:val="0"/>
          <w:marRight w:val="0"/>
          <w:marTop w:val="0"/>
          <w:marBottom w:val="0"/>
          <w:divBdr>
            <w:top w:val="none" w:sz="0" w:space="0" w:color="auto"/>
            <w:left w:val="none" w:sz="0" w:space="0" w:color="auto"/>
            <w:bottom w:val="none" w:sz="0" w:space="0" w:color="auto"/>
            <w:right w:val="none" w:sz="0" w:space="0" w:color="auto"/>
          </w:divBdr>
        </w:div>
        <w:div w:id="1402293936">
          <w:marLeft w:val="0"/>
          <w:marRight w:val="0"/>
          <w:marTop w:val="0"/>
          <w:marBottom w:val="0"/>
          <w:divBdr>
            <w:top w:val="none" w:sz="0" w:space="0" w:color="auto"/>
            <w:left w:val="none" w:sz="0" w:space="0" w:color="auto"/>
            <w:bottom w:val="none" w:sz="0" w:space="0" w:color="auto"/>
            <w:right w:val="none" w:sz="0" w:space="0" w:color="auto"/>
          </w:divBdr>
        </w:div>
        <w:div w:id="1552889584">
          <w:marLeft w:val="0"/>
          <w:marRight w:val="0"/>
          <w:marTop w:val="0"/>
          <w:marBottom w:val="0"/>
          <w:divBdr>
            <w:top w:val="none" w:sz="0" w:space="0" w:color="auto"/>
            <w:left w:val="none" w:sz="0" w:space="0" w:color="auto"/>
            <w:bottom w:val="none" w:sz="0" w:space="0" w:color="auto"/>
            <w:right w:val="none" w:sz="0" w:space="0" w:color="auto"/>
          </w:divBdr>
        </w:div>
        <w:div w:id="968975068">
          <w:marLeft w:val="0"/>
          <w:marRight w:val="0"/>
          <w:marTop w:val="0"/>
          <w:marBottom w:val="0"/>
          <w:divBdr>
            <w:top w:val="none" w:sz="0" w:space="0" w:color="auto"/>
            <w:left w:val="none" w:sz="0" w:space="0" w:color="auto"/>
            <w:bottom w:val="none" w:sz="0" w:space="0" w:color="auto"/>
            <w:right w:val="none" w:sz="0" w:space="0" w:color="auto"/>
          </w:divBdr>
        </w:div>
        <w:div w:id="817114889">
          <w:marLeft w:val="0"/>
          <w:marRight w:val="0"/>
          <w:marTop w:val="0"/>
          <w:marBottom w:val="0"/>
          <w:divBdr>
            <w:top w:val="none" w:sz="0" w:space="0" w:color="auto"/>
            <w:left w:val="none" w:sz="0" w:space="0" w:color="auto"/>
            <w:bottom w:val="none" w:sz="0" w:space="0" w:color="auto"/>
            <w:right w:val="none" w:sz="0" w:space="0" w:color="auto"/>
          </w:divBdr>
        </w:div>
        <w:div w:id="39791797">
          <w:marLeft w:val="0"/>
          <w:marRight w:val="0"/>
          <w:marTop w:val="0"/>
          <w:marBottom w:val="0"/>
          <w:divBdr>
            <w:top w:val="none" w:sz="0" w:space="0" w:color="auto"/>
            <w:left w:val="none" w:sz="0" w:space="0" w:color="auto"/>
            <w:bottom w:val="none" w:sz="0" w:space="0" w:color="auto"/>
            <w:right w:val="none" w:sz="0" w:space="0" w:color="auto"/>
          </w:divBdr>
        </w:div>
        <w:div w:id="583338956">
          <w:marLeft w:val="0"/>
          <w:marRight w:val="0"/>
          <w:marTop w:val="0"/>
          <w:marBottom w:val="0"/>
          <w:divBdr>
            <w:top w:val="none" w:sz="0" w:space="0" w:color="auto"/>
            <w:left w:val="none" w:sz="0" w:space="0" w:color="auto"/>
            <w:bottom w:val="none" w:sz="0" w:space="0" w:color="auto"/>
            <w:right w:val="none" w:sz="0" w:space="0" w:color="auto"/>
          </w:divBdr>
        </w:div>
        <w:div w:id="457572902">
          <w:marLeft w:val="0"/>
          <w:marRight w:val="0"/>
          <w:marTop w:val="0"/>
          <w:marBottom w:val="0"/>
          <w:divBdr>
            <w:top w:val="none" w:sz="0" w:space="0" w:color="auto"/>
            <w:left w:val="none" w:sz="0" w:space="0" w:color="auto"/>
            <w:bottom w:val="none" w:sz="0" w:space="0" w:color="auto"/>
            <w:right w:val="none" w:sz="0" w:space="0" w:color="auto"/>
          </w:divBdr>
        </w:div>
        <w:div w:id="2111703010">
          <w:marLeft w:val="0"/>
          <w:marRight w:val="0"/>
          <w:marTop w:val="0"/>
          <w:marBottom w:val="0"/>
          <w:divBdr>
            <w:top w:val="none" w:sz="0" w:space="0" w:color="auto"/>
            <w:left w:val="none" w:sz="0" w:space="0" w:color="auto"/>
            <w:bottom w:val="none" w:sz="0" w:space="0" w:color="auto"/>
            <w:right w:val="none" w:sz="0" w:space="0" w:color="auto"/>
          </w:divBdr>
        </w:div>
      </w:divsChild>
    </w:div>
    <w:div w:id="12079763">
      <w:bodyDiv w:val="1"/>
      <w:marLeft w:val="0"/>
      <w:marRight w:val="0"/>
      <w:marTop w:val="0"/>
      <w:marBottom w:val="0"/>
      <w:divBdr>
        <w:top w:val="none" w:sz="0" w:space="0" w:color="auto"/>
        <w:left w:val="none" w:sz="0" w:space="0" w:color="auto"/>
        <w:bottom w:val="none" w:sz="0" w:space="0" w:color="auto"/>
        <w:right w:val="none" w:sz="0" w:space="0" w:color="auto"/>
      </w:divBdr>
    </w:div>
    <w:div w:id="12151120">
      <w:bodyDiv w:val="1"/>
      <w:marLeft w:val="0"/>
      <w:marRight w:val="0"/>
      <w:marTop w:val="0"/>
      <w:marBottom w:val="0"/>
      <w:divBdr>
        <w:top w:val="none" w:sz="0" w:space="0" w:color="auto"/>
        <w:left w:val="none" w:sz="0" w:space="0" w:color="auto"/>
        <w:bottom w:val="none" w:sz="0" w:space="0" w:color="auto"/>
        <w:right w:val="none" w:sz="0" w:space="0" w:color="auto"/>
      </w:divBdr>
    </w:div>
    <w:div w:id="12805884">
      <w:bodyDiv w:val="1"/>
      <w:marLeft w:val="0"/>
      <w:marRight w:val="0"/>
      <w:marTop w:val="0"/>
      <w:marBottom w:val="0"/>
      <w:divBdr>
        <w:top w:val="none" w:sz="0" w:space="0" w:color="auto"/>
        <w:left w:val="none" w:sz="0" w:space="0" w:color="auto"/>
        <w:bottom w:val="none" w:sz="0" w:space="0" w:color="auto"/>
        <w:right w:val="none" w:sz="0" w:space="0" w:color="auto"/>
      </w:divBdr>
    </w:div>
    <w:div w:id="13968277">
      <w:bodyDiv w:val="1"/>
      <w:marLeft w:val="0"/>
      <w:marRight w:val="0"/>
      <w:marTop w:val="0"/>
      <w:marBottom w:val="0"/>
      <w:divBdr>
        <w:top w:val="none" w:sz="0" w:space="0" w:color="auto"/>
        <w:left w:val="none" w:sz="0" w:space="0" w:color="auto"/>
        <w:bottom w:val="none" w:sz="0" w:space="0" w:color="auto"/>
        <w:right w:val="none" w:sz="0" w:space="0" w:color="auto"/>
      </w:divBdr>
    </w:div>
    <w:div w:id="14354721">
      <w:bodyDiv w:val="1"/>
      <w:marLeft w:val="0"/>
      <w:marRight w:val="0"/>
      <w:marTop w:val="0"/>
      <w:marBottom w:val="0"/>
      <w:divBdr>
        <w:top w:val="none" w:sz="0" w:space="0" w:color="auto"/>
        <w:left w:val="none" w:sz="0" w:space="0" w:color="auto"/>
        <w:bottom w:val="none" w:sz="0" w:space="0" w:color="auto"/>
        <w:right w:val="none" w:sz="0" w:space="0" w:color="auto"/>
      </w:divBdr>
    </w:div>
    <w:div w:id="14357187">
      <w:bodyDiv w:val="1"/>
      <w:marLeft w:val="0"/>
      <w:marRight w:val="0"/>
      <w:marTop w:val="0"/>
      <w:marBottom w:val="0"/>
      <w:divBdr>
        <w:top w:val="none" w:sz="0" w:space="0" w:color="auto"/>
        <w:left w:val="none" w:sz="0" w:space="0" w:color="auto"/>
        <w:bottom w:val="none" w:sz="0" w:space="0" w:color="auto"/>
        <w:right w:val="none" w:sz="0" w:space="0" w:color="auto"/>
      </w:divBdr>
    </w:div>
    <w:div w:id="15086142">
      <w:bodyDiv w:val="1"/>
      <w:marLeft w:val="0"/>
      <w:marRight w:val="0"/>
      <w:marTop w:val="0"/>
      <w:marBottom w:val="0"/>
      <w:divBdr>
        <w:top w:val="none" w:sz="0" w:space="0" w:color="auto"/>
        <w:left w:val="none" w:sz="0" w:space="0" w:color="auto"/>
        <w:bottom w:val="none" w:sz="0" w:space="0" w:color="auto"/>
        <w:right w:val="none" w:sz="0" w:space="0" w:color="auto"/>
      </w:divBdr>
    </w:div>
    <w:div w:id="15161193">
      <w:bodyDiv w:val="1"/>
      <w:marLeft w:val="0"/>
      <w:marRight w:val="0"/>
      <w:marTop w:val="0"/>
      <w:marBottom w:val="0"/>
      <w:divBdr>
        <w:top w:val="none" w:sz="0" w:space="0" w:color="auto"/>
        <w:left w:val="none" w:sz="0" w:space="0" w:color="auto"/>
        <w:bottom w:val="none" w:sz="0" w:space="0" w:color="auto"/>
        <w:right w:val="none" w:sz="0" w:space="0" w:color="auto"/>
      </w:divBdr>
    </w:div>
    <w:div w:id="15931444">
      <w:bodyDiv w:val="1"/>
      <w:marLeft w:val="0"/>
      <w:marRight w:val="0"/>
      <w:marTop w:val="0"/>
      <w:marBottom w:val="0"/>
      <w:divBdr>
        <w:top w:val="none" w:sz="0" w:space="0" w:color="auto"/>
        <w:left w:val="none" w:sz="0" w:space="0" w:color="auto"/>
        <w:bottom w:val="none" w:sz="0" w:space="0" w:color="auto"/>
        <w:right w:val="none" w:sz="0" w:space="0" w:color="auto"/>
      </w:divBdr>
    </w:div>
    <w:div w:id="16273078">
      <w:bodyDiv w:val="1"/>
      <w:marLeft w:val="0"/>
      <w:marRight w:val="0"/>
      <w:marTop w:val="0"/>
      <w:marBottom w:val="0"/>
      <w:divBdr>
        <w:top w:val="none" w:sz="0" w:space="0" w:color="auto"/>
        <w:left w:val="none" w:sz="0" w:space="0" w:color="auto"/>
        <w:bottom w:val="none" w:sz="0" w:space="0" w:color="auto"/>
        <w:right w:val="none" w:sz="0" w:space="0" w:color="auto"/>
      </w:divBdr>
      <w:divsChild>
        <w:div w:id="316807405">
          <w:marLeft w:val="0"/>
          <w:marRight w:val="0"/>
          <w:marTop w:val="0"/>
          <w:marBottom w:val="0"/>
          <w:divBdr>
            <w:top w:val="none" w:sz="0" w:space="0" w:color="auto"/>
            <w:left w:val="none" w:sz="0" w:space="0" w:color="auto"/>
            <w:bottom w:val="none" w:sz="0" w:space="0" w:color="auto"/>
            <w:right w:val="none" w:sz="0" w:space="0" w:color="auto"/>
          </w:divBdr>
        </w:div>
        <w:div w:id="1467357864">
          <w:marLeft w:val="0"/>
          <w:marRight w:val="0"/>
          <w:marTop w:val="0"/>
          <w:marBottom w:val="0"/>
          <w:divBdr>
            <w:top w:val="none" w:sz="0" w:space="0" w:color="auto"/>
            <w:left w:val="none" w:sz="0" w:space="0" w:color="auto"/>
            <w:bottom w:val="none" w:sz="0" w:space="0" w:color="auto"/>
            <w:right w:val="none" w:sz="0" w:space="0" w:color="auto"/>
          </w:divBdr>
        </w:div>
        <w:div w:id="485706366">
          <w:marLeft w:val="0"/>
          <w:marRight w:val="0"/>
          <w:marTop w:val="0"/>
          <w:marBottom w:val="0"/>
          <w:divBdr>
            <w:top w:val="none" w:sz="0" w:space="0" w:color="auto"/>
            <w:left w:val="none" w:sz="0" w:space="0" w:color="auto"/>
            <w:bottom w:val="none" w:sz="0" w:space="0" w:color="auto"/>
            <w:right w:val="none" w:sz="0" w:space="0" w:color="auto"/>
          </w:divBdr>
        </w:div>
        <w:div w:id="1480685775">
          <w:marLeft w:val="0"/>
          <w:marRight w:val="0"/>
          <w:marTop w:val="0"/>
          <w:marBottom w:val="0"/>
          <w:divBdr>
            <w:top w:val="none" w:sz="0" w:space="0" w:color="auto"/>
            <w:left w:val="none" w:sz="0" w:space="0" w:color="auto"/>
            <w:bottom w:val="none" w:sz="0" w:space="0" w:color="auto"/>
            <w:right w:val="none" w:sz="0" w:space="0" w:color="auto"/>
          </w:divBdr>
        </w:div>
        <w:div w:id="1301348994">
          <w:marLeft w:val="0"/>
          <w:marRight w:val="0"/>
          <w:marTop w:val="0"/>
          <w:marBottom w:val="0"/>
          <w:divBdr>
            <w:top w:val="none" w:sz="0" w:space="0" w:color="auto"/>
            <w:left w:val="none" w:sz="0" w:space="0" w:color="auto"/>
            <w:bottom w:val="none" w:sz="0" w:space="0" w:color="auto"/>
            <w:right w:val="none" w:sz="0" w:space="0" w:color="auto"/>
          </w:divBdr>
        </w:div>
        <w:div w:id="1283540228">
          <w:marLeft w:val="0"/>
          <w:marRight w:val="0"/>
          <w:marTop w:val="0"/>
          <w:marBottom w:val="0"/>
          <w:divBdr>
            <w:top w:val="none" w:sz="0" w:space="0" w:color="auto"/>
            <w:left w:val="none" w:sz="0" w:space="0" w:color="auto"/>
            <w:bottom w:val="none" w:sz="0" w:space="0" w:color="auto"/>
            <w:right w:val="none" w:sz="0" w:space="0" w:color="auto"/>
          </w:divBdr>
        </w:div>
        <w:div w:id="1475104323">
          <w:marLeft w:val="0"/>
          <w:marRight w:val="0"/>
          <w:marTop w:val="0"/>
          <w:marBottom w:val="0"/>
          <w:divBdr>
            <w:top w:val="none" w:sz="0" w:space="0" w:color="auto"/>
            <w:left w:val="none" w:sz="0" w:space="0" w:color="auto"/>
            <w:bottom w:val="none" w:sz="0" w:space="0" w:color="auto"/>
            <w:right w:val="none" w:sz="0" w:space="0" w:color="auto"/>
          </w:divBdr>
        </w:div>
        <w:div w:id="189076129">
          <w:marLeft w:val="0"/>
          <w:marRight w:val="0"/>
          <w:marTop w:val="0"/>
          <w:marBottom w:val="0"/>
          <w:divBdr>
            <w:top w:val="none" w:sz="0" w:space="0" w:color="auto"/>
            <w:left w:val="none" w:sz="0" w:space="0" w:color="auto"/>
            <w:bottom w:val="none" w:sz="0" w:space="0" w:color="auto"/>
            <w:right w:val="none" w:sz="0" w:space="0" w:color="auto"/>
          </w:divBdr>
        </w:div>
        <w:div w:id="641691714">
          <w:marLeft w:val="0"/>
          <w:marRight w:val="0"/>
          <w:marTop w:val="0"/>
          <w:marBottom w:val="0"/>
          <w:divBdr>
            <w:top w:val="none" w:sz="0" w:space="0" w:color="auto"/>
            <w:left w:val="none" w:sz="0" w:space="0" w:color="auto"/>
            <w:bottom w:val="none" w:sz="0" w:space="0" w:color="auto"/>
            <w:right w:val="none" w:sz="0" w:space="0" w:color="auto"/>
          </w:divBdr>
        </w:div>
        <w:div w:id="1147475398">
          <w:marLeft w:val="0"/>
          <w:marRight w:val="0"/>
          <w:marTop w:val="0"/>
          <w:marBottom w:val="0"/>
          <w:divBdr>
            <w:top w:val="none" w:sz="0" w:space="0" w:color="auto"/>
            <w:left w:val="none" w:sz="0" w:space="0" w:color="auto"/>
            <w:bottom w:val="none" w:sz="0" w:space="0" w:color="auto"/>
            <w:right w:val="none" w:sz="0" w:space="0" w:color="auto"/>
          </w:divBdr>
        </w:div>
        <w:div w:id="1453400654">
          <w:marLeft w:val="0"/>
          <w:marRight w:val="0"/>
          <w:marTop w:val="0"/>
          <w:marBottom w:val="0"/>
          <w:divBdr>
            <w:top w:val="none" w:sz="0" w:space="0" w:color="auto"/>
            <w:left w:val="none" w:sz="0" w:space="0" w:color="auto"/>
            <w:bottom w:val="none" w:sz="0" w:space="0" w:color="auto"/>
            <w:right w:val="none" w:sz="0" w:space="0" w:color="auto"/>
          </w:divBdr>
        </w:div>
        <w:div w:id="321548692">
          <w:marLeft w:val="0"/>
          <w:marRight w:val="0"/>
          <w:marTop w:val="0"/>
          <w:marBottom w:val="0"/>
          <w:divBdr>
            <w:top w:val="none" w:sz="0" w:space="0" w:color="auto"/>
            <w:left w:val="none" w:sz="0" w:space="0" w:color="auto"/>
            <w:bottom w:val="none" w:sz="0" w:space="0" w:color="auto"/>
            <w:right w:val="none" w:sz="0" w:space="0" w:color="auto"/>
          </w:divBdr>
        </w:div>
        <w:div w:id="1680539982">
          <w:marLeft w:val="0"/>
          <w:marRight w:val="0"/>
          <w:marTop w:val="0"/>
          <w:marBottom w:val="0"/>
          <w:divBdr>
            <w:top w:val="none" w:sz="0" w:space="0" w:color="auto"/>
            <w:left w:val="none" w:sz="0" w:space="0" w:color="auto"/>
            <w:bottom w:val="none" w:sz="0" w:space="0" w:color="auto"/>
            <w:right w:val="none" w:sz="0" w:space="0" w:color="auto"/>
          </w:divBdr>
        </w:div>
        <w:div w:id="171069091">
          <w:marLeft w:val="0"/>
          <w:marRight w:val="0"/>
          <w:marTop w:val="0"/>
          <w:marBottom w:val="0"/>
          <w:divBdr>
            <w:top w:val="none" w:sz="0" w:space="0" w:color="auto"/>
            <w:left w:val="none" w:sz="0" w:space="0" w:color="auto"/>
            <w:bottom w:val="none" w:sz="0" w:space="0" w:color="auto"/>
            <w:right w:val="none" w:sz="0" w:space="0" w:color="auto"/>
          </w:divBdr>
        </w:div>
        <w:div w:id="1634169434">
          <w:marLeft w:val="0"/>
          <w:marRight w:val="0"/>
          <w:marTop w:val="0"/>
          <w:marBottom w:val="0"/>
          <w:divBdr>
            <w:top w:val="none" w:sz="0" w:space="0" w:color="auto"/>
            <w:left w:val="none" w:sz="0" w:space="0" w:color="auto"/>
            <w:bottom w:val="none" w:sz="0" w:space="0" w:color="auto"/>
            <w:right w:val="none" w:sz="0" w:space="0" w:color="auto"/>
          </w:divBdr>
        </w:div>
        <w:div w:id="2110197139">
          <w:marLeft w:val="0"/>
          <w:marRight w:val="0"/>
          <w:marTop w:val="0"/>
          <w:marBottom w:val="0"/>
          <w:divBdr>
            <w:top w:val="none" w:sz="0" w:space="0" w:color="auto"/>
            <w:left w:val="none" w:sz="0" w:space="0" w:color="auto"/>
            <w:bottom w:val="none" w:sz="0" w:space="0" w:color="auto"/>
            <w:right w:val="none" w:sz="0" w:space="0" w:color="auto"/>
          </w:divBdr>
        </w:div>
        <w:div w:id="1205826418">
          <w:marLeft w:val="0"/>
          <w:marRight w:val="0"/>
          <w:marTop w:val="0"/>
          <w:marBottom w:val="0"/>
          <w:divBdr>
            <w:top w:val="none" w:sz="0" w:space="0" w:color="auto"/>
            <w:left w:val="none" w:sz="0" w:space="0" w:color="auto"/>
            <w:bottom w:val="none" w:sz="0" w:space="0" w:color="auto"/>
            <w:right w:val="none" w:sz="0" w:space="0" w:color="auto"/>
          </w:divBdr>
        </w:div>
        <w:div w:id="5134832">
          <w:marLeft w:val="0"/>
          <w:marRight w:val="0"/>
          <w:marTop w:val="0"/>
          <w:marBottom w:val="0"/>
          <w:divBdr>
            <w:top w:val="none" w:sz="0" w:space="0" w:color="auto"/>
            <w:left w:val="none" w:sz="0" w:space="0" w:color="auto"/>
            <w:bottom w:val="none" w:sz="0" w:space="0" w:color="auto"/>
            <w:right w:val="none" w:sz="0" w:space="0" w:color="auto"/>
          </w:divBdr>
        </w:div>
        <w:div w:id="2073770158">
          <w:marLeft w:val="0"/>
          <w:marRight w:val="0"/>
          <w:marTop w:val="0"/>
          <w:marBottom w:val="0"/>
          <w:divBdr>
            <w:top w:val="none" w:sz="0" w:space="0" w:color="auto"/>
            <w:left w:val="none" w:sz="0" w:space="0" w:color="auto"/>
            <w:bottom w:val="none" w:sz="0" w:space="0" w:color="auto"/>
            <w:right w:val="none" w:sz="0" w:space="0" w:color="auto"/>
          </w:divBdr>
        </w:div>
        <w:div w:id="1995446613">
          <w:marLeft w:val="0"/>
          <w:marRight w:val="0"/>
          <w:marTop w:val="0"/>
          <w:marBottom w:val="0"/>
          <w:divBdr>
            <w:top w:val="none" w:sz="0" w:space="0" w:color="auto"/>
            <w:left w:val="none" w:sz="0" w:space="0" w:color="auto"/>
            <w:bottom w:val="none" w:sz="0" w:space="0" w:color="auto"/>
            <w:right w:val="none" w:sz="0" w:space="0" w:color="auto"/>
          </w:divBdr>
        </w:div>
        <w:div w:id="1887722032">
          <w:marLeft w:val="0"/>
          <w:marRight w:val="0"/>
          <w:marTop w:val="0"/>
          <w:marBottom w:val="0"/>
          <w:divBdr>
            <w:top w:val="none" w:sz="0" w:space="0" w:color="auto"/>
            <w:left w:val="none" w:sz="0" w:space="0" w:color="auto"/>
            <w:bottom w:val="none" w:sz="0" w:space="0" w:color="auto"/>
            <w:right w:val="none" w:sz="0" w:space="0" w:color="auto"/>
          </w:divBdr>
        </w:div>
        <w:div w:id="2087650205">
          <w:marLeft w:val="0"/>
          <w:marRight w:val="0"/>
          <w:marTop w:val="0"/>
          <w:marBottom w:val="0"/>
          <w:divBdr>
            <w:top w:val="none" w:sz="0" w:space="0" w:color="auto"/>
            <w:left w:val="none" w:sz="0" w:space="0" w:color="auto"/>
            <w:bottom w:val="none" w:sz="0" w:space="0" w:color="auto"/>
            <w:right w:val="none" w:sz="0" w:space="0" w:color="auto"/>
          </w:divBdr>
        </w:div>
        <w:div w:id="549850142">
          <w:marLeft w:val="0"/>
          <w:marRight w:val="0"/>
          <w:marTop w:val="0"/>
          <w:marBottom w:val="0"/>
          <w:divBdr>
            <w:top w:val="none" w:sz="0" w:space="0" w:color="auto"/>
            <w:left w:val="none" w:sz="0" w:space="0" w:color="auto"/>
            <w:bottom w:val="none" w:sz="0" w:space="0" w:color="auto"/>
            <w:right w:val="none" w:sz="0" w:space="0" w:color="auto"/>
          </w:divBdr>
        </w:div>
        <w:div w:id="1680810105">
          <w:marLeft w:val="0"/>
          <w:marRight w:val="0"/>
          <w:marTop w:val="0"/>
          <w:marBottom w:val="0"/>
          <w:divBdr>
            <w:top w:val="none" w:sz="0" w:space="0" w:color="auto"/>
            <w:left w:val="none" w:sz="0" w:space="0" w:color="auto"/>
            <w:bottom w:val="none" w:sz="0" w:space="0" w:color="auto"/>
            <w:right w:val="none" w:sz="0" w:space="0" w:color="auto"/>
          </w:divBdr>
        </w:div>
        <w:div w:id="1215654623">
          <w:marLeft w:val="0"/>
          <w:marRight w:val="0"/>
          <w:marTop w:val="0"/>
          <w:marBottom w:val="0"/>
          <w:divBdr>
            <w:top w:val="none" w:sz="0" w:space="0" w:color="auto"/>
            <w:left w:val="none" w:sz="0" w:space="0" w:color="auto"/>
            <w:bottom w:val="none" w:sz="0" w:space="0" w:color="auto"/>
            <w:right w:val="none" w:sz="0" w:space="0" w:color="auto"/>
          </w:divBdr>
        </w:div>
        <w:div w:id="241641000">
          <w:marLeft w:val="0"/>
          <w:marRight w:val="0"/>
          <w:marTop w:val="0"/>
          <w:marBottom w:val="0"/>
          <w:divBdr>
            <w:top w:val="none" w:sz="0" w:space="0" w:color="auto"/>
            <w:left w:val="none" w:sz="0" w:space="0" w:color="auto"/>
            <w:bottom w:val="none" w:sz="0" w:space="0" w:color="auto"/>
            <w:right w:val="none" w:sz="0" w:space="0" w:color="auto"/>
          </w:divBdr>
        </w:div>
        <w:div w:id="1298149423">
          <w:marLeft w:val="0"/>
          <w:marRight w:val="0"/>
          <w:marTop w:val="0"/>
          <w:marBottom w:val="0"/>
          <w:divBdr>
            <w:top w:val="none" w:sz="0" w:space="0" w:color="auto"/>
            <w:left w:val="none" w:sz="0" w:space="0" w:color="auto"/>
            <w:bottom w:val="none" w:sz="0" w:space="0" w:color="auto"/>
            <w:right w:val="none" w:sz="0" w:space="0" w:color="auto"/>
          </w:divBdr>
        </w:div>
        <w:div w:id="444807484">
          <w:marLeft w:val="0"/>
          <w:marRight w:val="0"/>
          <w:marTop w:val="0"/>
          <w:marBottom w:val="0"/>
          <w:divBdr>
            <w:top w:val="none" w:sz="0" w:space="0" w:color="auto"/>
            <w:left w:val="none" w:sz="0" w:space="0" w:color="auto"/>
            <w:bottom w:val="none" w:sz="0" w:space="0" w:color="auto"/>
            <w:right w:val="none" w:sz="0" w:space="0" w:color="auto"/>
          </w:divBdr>
        </w:div>
        <w:div w:id="1285770065">
          <w:marLeft w:val="0"/>
          <w:marRight w:val="0"/>
          <w:marTop w:val="0"/>
          <w:marBottom w:val="0"/>
          <w:divBdr>
            <w:top w:val="none" w:sz="0" w:space="0" w:color="auto"/>
            <w:left w:val="none" w:sz="0" w:space="0" w:color="auto"/>
            <w:bottom w:val="none" w:sz="0" w:space="0" w:color="auto"/>
            <w:right w:val="none" w:sz="0" w:space="0" w:color="auto"/>
          </w:divBdr>
        </w:div>
        <w:div w:id="1969623854">
          <w:marLeft w:val="0"/>
          <w:marRight w:val="0"/>
          <w:marTop w:val="0"/>
          <w:marBottom w:val="0"/>
          <w:divBdr>
            <w:top w:val="none" w:sz="0" w:space="0" w:color="auto"/>
            <w:left w:val="none" w:sz="0" w:space="0" w:color="auto"/>
            <w:bottom w:val="none" w:sz="0" w:space="0" w:color="auto"/>
            <w:right w:val="none" w:sz="0" w:space="0" w:color="auto"/>
          </w:divBdr>
        </w:div>
        <w:div w:id="1417243161">
          <w:marLeft w:val="0"/>
          <w:marRight w:val="0"/>
          <w:marTop w:val="0"/>
          <w:marBottom w:val="0"/>
          <w:divBdr>
            <w:top w:val="none" w:sz="0" w:space="0" w:color="auto"/>
            <w:left w:val="none" w:sz="0" w:space="0" w:color="auto"/>
            <w:bottom w:val="none" w:sz="0" w:space="0" w:color="auto"/>
            <w:right w:val="none" w:sz="0" w:space="0" w:color="auto"/>
          </w:divBdr>
        </w:div>
        <w:div w:id="1625622243">
          <w:marLeft w:val="0"/>
          <w:marRight w:val="0"/>
          <w:marTop w:val="0"/>
          <w:marBottom w:val="0"/>
          <w:divBdr>
            <w:top w:val="none" w:sz="0" w:space="0" w:color="auto"/>
            <w:left w:val="none" w:sz="0" w:space="0" w:color="auto"/>
            <w:bottom w:val="none" w:sz="0" w:space="0" w:color="auto"/>
            <w:right w:val="none" w:sz="0" w:space="0" w:color="auto"/>
          </w:divBdr>
        </w:div>
        <w:div w:id="1291548297">
          <w:marLeft w:val="0"/>
          <w:marRight w:val="0"/>
          <w:marTop w:val="0"/>
          <w:marBottom w:val="0"/>
          <w:divBdr>
            <w:top w:val="none" w:sz="0" w:space="0" w:color="auto"/>
            <w:left w:val="none" w:sz="0" w:space="0" w:color="auto"/>
            <w:bottom w:val="none" w:sz="0" w:space="0" w:color="auto"/>
            <w:right w:val="none" w:sz="0" w:space="0" w:color="auto"/>
          </w:divBdr>
        </w:div>
        <w:div w:id="194583622">
          <w:marLeft w:val="0"/>
          <w:marRight w:val="0"/>
          <w:marTop w:val="0"/>
          <w:marBottom w:val="0"/>
          <w:divBdr>
            <w:top w:val="none" w:sz="0" w:space="0" w:color="auto"/>
            <w:left w:val="none" w:sz="0" w:space="0" w:color="auto"/>
            <w:bottom w:val="none" w:sz="0" w:space="0" w:color="auto"/>
            <w:right w:val="none" w:sz="0" w:space="0" w:color="auto"/>
          </w:divBdr>
        </w:div>
        <w:div w:id="1254050146">
          <w:marLeft w:val="0"/>
          <w:marRight w:val="0"/>
          <w:marTop w:val="0"/>
          <w:marBottom w:val="0"/>
          <w:divBdr>
            <w:top w:val="none" w:sz="0" w:space="0" w:color="auto"/>
            <w:left w:val="none" w:sz="0" w:space="0" w:color="auto"/>
            <w:bottom w:val="none" w:sz="0" w:space="0" w:color="auto"/>
            <w:right w:val="none" w:sz="0" w:space="0" w:color="auto"/>
          </w:divBdr>
        </w:div>
        <w:div w:id="1155678738">
          <w:marLeft w:val="0"/>
          <w:marRight w:val="0"/>
          <w:marTop w:val="0"/>
          <w:marBottom w:val="0"/>
          <w:divBdr>
            <w:top w:val="none" w:sz="0" w:space="0" w:color="auto"/>
            <w:left w:val="none" w:sz="0" w:space="0" w:color="auto"/>
            <w:bottom w:val="none" w:sz="0" w:space="0" w:color="auto"/>
            <w:right w:val="none" w:sz="0" w:space="0" w:color="auto"/>
          </w:divBdr>
        </w:div>
        <w:div w:id="953829204">
          <w:marLeft w:val="0"/>
          <w:marRight w:val="0"/>
          <w:marTop w:val="0"/>
          <w:marBottom w:val="0"/>
          <w:divBdr>
            <w:top w:val="none" w:sz="0" w:space="0" w:color="auto"/>
            <w:left w:val="none" w:sz="0" w:space="0" w:color="auto"/>
            <w:bottom w:val="none" w:sz="0" w:space="0" w:color="auto"/>
            <w:right w:val="none" w:sz="0" w:space="0" w:color="auto"/>
          </w:divBdr>
        </w:div>
        <w:div w:id="2134786095">
          <w:marLeft w:val="0"/>
          <w:marRight w:val="0"/>
          <w:marTop w:val="0"/>
          <w:marBottom w:val="0"/>
          <w:divBdr>
            <w:top w:val="none" w:sz="0" w:space="0" w:color="auto"/>
            <w:left w:val="none" w:sz="0" w:space="0" w:color="auto"/>
            <w:bottom w:val="none" w:sz="0" w:space="0" w:color="auto"/>
            <w:right w:val="none" w:sz="0" w:space="0" w:color="auto"/>
          </w:divBdr>
        </w:div>
        <w:div w:id="1506894952">
          <w:marLeft w:val="0"/>
          <w:marRight w:val="0"/>
          <w:marTop w:val="0"/>
          <w:marBottom w:val="0"/>
          <w:divBdr>
            <w:top w:val="none" w:sz="0" w:space="0" w:color="auto"/>
            <w:left w:val="none" w:sz="0" w:space="0" w:color="auto"/>
            <w:bottom w:val="none" w:sz="0" w:space="0" w:color="auto"/>
            <w:right w:val="none" w:sz="0" w:space="0" w:color="auto"/>
          </w:divBdr>
        </w:div>
        <w:div w:id="193734807">
          <w:marLeft w:val="0"/>
          <w:marRight w:val="0"/>
          <w:marTop w:val="0"/>
          <w:marBottom w:val="0"/>
          <w:divBdr>
            <w:top w:val="none" w:sz="0" w:space="0" w:color="auto"/>
            <w:left w:val="none" w:sz="0" w:space="0" w:color="auto"/>
            <w:bottom w:val="none" w:sz="0" w:space="0" w:color="auto"/>
            <w:right w:val="none" w:sz="0" w:space="0" w:color="auto"/>
          </w:divBdr>
        </w:div>
        <w:div w:id="1133790158">
          <w:marLeft w:val="0"/>
          <w:marRight w:val="0"/>
          <w:marTop w:val="0"/>
          <w:marBottom w:val="0"/>
          <w:divBdr>
            <w:top w:val="none" w:sz="0" w:space="0" w:color="auto"/>
            <w:left w:val="none" w:sz="0" w:space="0" w:color="auto"/>
            <w:bottom w:val="none" w:sz="0" w:space="0" w:color="auto"/>
            <w:right w:val="none" w:sz="0" w:space="0" w:color="auto"/>
          </w:divBdr>
        </w:div>
        <w:div w:id="1342463660">
          <w:marLeft w:val="0"/>
          <w:marRight w:val="0"/>
          <w:marTop w:val="0"/>
          <w:marBottom w:val="0"/>
          <w:divBdr>
            <w:top w:val="none" w:sz="0" w:space="0" w:color="auto"/>
            <w:left w:val="none" w:sz="0" w:space="0" w:color="auto"/>
            <w:bottom w:val="none" w:sz="0" w:space="0" w:color="auto"/>
            <w:right w:val="none" w:sz="0" w:space="0" w:color="auto"/>
          </w:divBdr>
        </w:div>
        <w:div w:id="179511177">
          <w:marLeft w:val="0"/>
          <w:marRight w:val="0"/>
          <w:marTop w:val="0"/>
          <w:marBottom w:val="0"/>
          <w:divBdr>
            <w:top w:val="none" w:sz="0" w:space="0" w:color="auto"/>
            <w:left w:val="none" w:sz="0" w:space="0" w:color="auto"/>
            <w:bottom w:val="none" w:sz="0" w:space="0" w:color="auto"/>
            <w:right w:val="none" w:sz="0" w:space="0" w:color="auto"/>
          </w:divBdr>
        </w:div>
        <w:div w:id="1297178824">
          <w:marLeft w:val="0"/>
          <w:marRight w:val="0"/>
          <w:marTop w:val="0"/>
          <w:marBottom w:val="0"/>
          <w:divBdr>
            <w:top w:val="none" w:sz="0" w:space="0" w:color="auto"/>
            <w:left w:val="none" w:sz="0" w:space="0" w:color="auto"/>
            <w:bottom w:val="none" w:sz="0" w:space="0" w:color="auto"/>
            <w:right w:val="none" w:sz="0" w:space="0" w:color="auto"/>
          </w:divBdr>
        </w:div>
        <w:div w:id="2052609823">
          <w:marLeft w:val="0"/>
          <w:marRight w:val="0"/>
          <w:marTop w:val="0"/>
          <w:marBottom w:val="0"/>
          <w:divBdr>
            <w:top w:val="none" w:sz="0" w:space="0" w:color="auto"/>
            <w:left w:val="none" w:sz="0" w:space="0" w:color="auto"/>
            <w:bottom w:val="none" w:sz="0" w:space="0" w:color="auto"/>
            <w:right w:val="none" w:sz="0" w:space="0" w:color="auto"/>
          </w:divBdr>
        </w:div>
        <w:div w:id="1874734748">
          <w:marLeft w:val="0"/>
          <w:marRight w:val="0"/>
          <w:marTop w:val="0"/>
          <w:marBottom w:val="0"/>
          <w:divBdr>
            <w:top w:val="none" w:sz="0" w:space="0" w:color="auto"/>
            <w:left w:val="none" w:sz="0" w:space="0" w:color="auto"/>
            <w:bottom w:val="none" w:sz="0" w:space="0" w:color="auto"/>
            <w:right w:val="none" w:sz="0" w:space="0" w:color="auto"/>
          </w:divBdr>
        </w:div>
        <w:div w:id="794907090">
          <w:marLeft w:val="0"/>
          <w:marRight w:val="0"/>
          <w:marTop w:val="0"/>
          <w:marBottom w:val="0"/>
          <w:divBdr>
            <w:top w:val="none" w:sz="0" w:space="0" w:color="auto"/>
            <w:left w:val="none" w:sz="0" w:space="0" w:color="auto"/>
            <w:bottom w:val="none" w:sz="0" w:space="0" w:color="auto"/>
            <w:right w:val="none" w:sz="0" w:space="0" w:color="auto"/>
          </w:divBdr>
        </w:div>
      </w:divsChild>
    </w:div>
    <w:div w:id="16658940">
      <w:bodyDiv w:val="1"/>
      <w:marLeft w:val="0"/>
      <w:marRight w:val="0"/>
      <w:marTop w:val="0"/>
      <w:marBottom w:val="0"/>
      <w:divBdr>
        <w:top w:val="none" w:sz="0" w:space="0" w:color="auto"/>
        <w:left w:val="none" w:sz="0" w:space="0" w:color="auto"/>
        <w:bottom w:val="none" w:sz="0" w:space="0" w:color="auto"/>
        <w:right w:val="none" w:sz="0" w:space="0" w:color="auto"/>
      </w:divBdr>
    </w:div>
    <w:div w:id="16778055">
      <w:bodyDiv w:val="1"/>
      <w:marLeft w:val="0"/>
      <w:marRight w:val="0"/>
      <w:marTop w:val="0"/>
      <w:marBottom w:val="0"/>
      <w:divBdr>
        <w:top w:val="none" w:sz="0" w:space="0" w:color="auto"/>
        <w:left w:val="none" w:sz="0" w:space="0" w:color="auto"/>
        <w:bottom w:val="none" w:sz="0" w:space="0" w:color="auto"/>
        <w:right w:val="none" w:sz="0" w:space="0" w:color="auto"/>
      </w:divBdr>
    </w:div>
    <w:div w:id="17778928">
      <w:bodyDiv w:val="1"/>
      <w:marLeft w:val="0"/>
      <w:marRight w:val="0"/>
      <w:marTop w:val="0"/>
      <w:marBottom w:val="0"/>
      <w:divBdr>
        <w:top w:val="none" w:sz="0" w:space="0" w:color="auto"/>
        <w:left w:val="none" w:sz="0" w:space="0" w:color="auto"/>
        <w:bottom w:val="none" w:sz="0" w:space="0" w:color="auto"/>
        <w:right w:val="none" w:sz="0" w:space="0" w:color="auto"/>
      </w:divBdr>
    </w:div>
    <w:div w:id="18240753">
      <w:bodyDiv w:val="1"/>
      <w:marLeft w:val="0"/>
      <w:marRight w:val="0"/>
      <w:marTop w:val="0"/>
      <w:marBottom w:val="0"/>
      <w:divBdr>
        <w:top w:val="none" w:sz="0" w:space="0" w:color="auto"/>
        <w:left w:val="none" w:sz="0" w:space="0" w:color="auto"/>
        <w:bottom w:val="none" w:sz="0" w:space="0" w:color="auto"/>
        <w:right w:val="none" w:sz="0" w:space="0" w:color="auto"/>
      </w:divBdr>
    </w:div>
    <w:div w:id="19746880">
      <w:bodyDiv w:val="1"/>
      <w:marLeft w:val="0"/>
      <w:marRight w:val="0"/>
      <w:marTop w:val="0"/>
      <w:marBottom w:val="0"/>
      <w:divBdr>
        <w:top w:val="none" w:sz="0" w:space="0" w:color="auto"/>
        <w:left w:val="none" w:sz="0" w:space="0" w:color="auto"/>
        <w:bottom w:val="none" w:sz="0" w:space="0" w:color="auto"/>
        <w:right w:val="none" w:sz="0" w:space="0" w:color="auto"/>
      </w:divBdr>
    </w:div>
    <w:div w:id="20130741">
      <w:bodyDiv w:val="1"/>
      <w:marLeft w:val="0"/>
      <w:marRight w:val="0"/>
      <w:marTop w:val="0"/>
      <w:marBottom w:val="0"/>
      <w:divBdr>
        <w:top w:val="none" w:sz="0" w:space="0" w:color="auto"/>
        <w:left w:val="none" w:sz="0" w:space="0" w:color="auto"/>
        <w:bottom w:val="none" w:sz="0" w:space="0" w:color="auto"/>
        <w:right w:val="none" w:sz="0" w:space="0" w:color="auto"/>
      </w:divBdr>
    </w:div>
    <w:div w:id="20403809">
      <w:bodyDiv w:val="1"/>
      <w:marLeft w:val="0"/>
      <w:marRight w:val="0"/>
      <w:marTop w:val="0"/>
      <w:marBottom w:val="0"/>
      <w:divBdr>
        <w:top w:val="none" w:sz="0" w:space="0" w:color="auto"/>
        <w:left w:val="none" w:sz="0" w:space="0" w:color="auto"/>
        <w:bottom w:val="none" w:sz="0" w:space="0" w:color="auto"/>
        <w:right w:val="none" w:sz="0" w:space="0" w:color="auto"/>
      </w:divBdr>
    </w:div>
    <w:div w:id="20471329">
      <w:bodyDiv w:val="1"/>
      <w:marLeft w:val="0"/>
      <w:marRight w:val="0"/>
      <w:marTop w:val="0"/>
      <w:marBottom w:val="0"/>
      <w:divBdr>
        <w:top w:val="none" w:sz="0" w:space="0" w:color="auto"/>
        <w:left w:val="none" w:sz="0" w:space="0" w:color="auto"/>
        <w:bottom w:val="none" w:sz="0" w:space="0" w:color="auto"/>
        <w:right w:val="none" w:sz="0" w:space="0" w:color="auto"/>
      </w:divBdr>
    </w:div>
    <w:div w:id="20476299">
      <w:bodyDiv w:val="1"/>
      <w:marLeft w:val="0"/>
      <w:marRight w:val="0"/>
      <w:marTop w:val="0"/>
      <w:marBottom w:val="0"/>
      <w:divBdr>
        <w:top w:val="none" w:sz="0" w:space="0" w:color="auto"/>
        <w:left w:val="none" w:sz="0" w:space="0" w:color="auto"/>
        <w:bottom w:val="none" w:sz="0" w:space="0" w:color="auto"/>
        <w:right w:val="none" w:sz="0" w:space="0" w:color="auto"/>
      </w:divBdr>
    </w:div>
    <w:div w:id="21248368">
      <w:bodyDiv w:val="1"/>
      <w:marLeft w:val="0"/>
      <w:marRight w:val="0"/>
      <w:marTop w:val="0"/>
      <w:marBottom w:val="0"/>
      <w:divBdr>
        <w:top w:val="none" w:sz="0" w:space="0" w:color="auto"/>
        <w:left w:val="none" w:sz="0" w:space="0" w:color="auto"/>
        <w:bottom w:val="none" w:sz="0" w:space="0" w:color="auto"/>
        <w:right w:val="none" w:sz="0" w:space="0" w:color="auto"/>
      </w:divBdr>
      <w:divsChild>
        <w:div w:id="766850424">
          <w:marLeft w:val="480"/>
          <w:marRight w:val="0"/>
          <w:marTop w:val="0"/>
          <w:marBottom w:val="0"/>
          <w:divBdr>
            <w:top w:val="none" w:sz="0" w:space="0" w:color="auto"/>
            <w:left w:val="none" w:sz="0" w:space="0" w:color="auto"/>
            <w:bottom w:val="none" w:sz="0" w:space="0" w:color="auto"/>
            <w:right w:val="none" w:sz="0" w:space="0" w:color="auto"/>
          </w:divBdr>
        </w:div>
        <w:div w:id="1517233032">
          <w:marLeft w:val="480"/>
          <w:marRight w:val="0"/>
          <w:marTop w:val="0"/>
          <w:marBottom w:val="0"/>
          <w:divBdr>
            <w:top w:val="none" w:sz="0" w:space="0" w:color="auto"/>
            <w:left w:val="none" w:sz="0" w:space="0" w:color="auto"/>
            <w:bottom w:val="none" w:sz="0" w:space="0" w:color="auto"/>
            <w:right w:val="none" w:sz="0" w:space="0" w:color="auto"/>
          </w:divBdr>
        </w:div>
        <w:div w:id="882987570">
          <w:marLeft w:val="480"/>
          <w:marRight w:val="0"/>
          <w:marTop w:val="0"/>
          <w:marBottom w:val="0"/>
          <w:divBdr>
            <w:top w:val="none" w:sz="0" w:space="0" w:color="auto"/>
            <w:left w:val="none" w:sz="0" w:space="0" w:color="auto"/>
            <w:bottom w:val="none" w:sz="0" w:space="0" w:color="auto"/>
            <w:right w:val="none" w:sz="0" w:space="0" w:color="auto"/>
          </w:divBdr>
        </w:div>
        <w:div w:id="1928492777">
          <w:marLeft w:val="480"/>
          <w:marRight w:val="0"/>
          <w:marTop w:val="0"/>
          <w:marBottom w:val="0"/>
          <w:divBdr>
            <w:top w:val="none" w:sz="0" w:space="0" w:color="auto"/>
            <w:left w:val="none" w:sz="0" w:space="0" w:color="auto"/>
            <w:bottom w:val="none" w:sz="0" w:space="0" w:color="auto"/>
            <w:right w:val="none" w:sz="0" w:space="0" w:color="auto"/>
          </w:divBdr>
        </w:div>
        <w:div w:id="2050716216">
          <w:marLeft w:val="480"/>
          <w:marRight w:val="0"/>
          <w:marTop w:val="0"/>
          <w:marBottom w:val="0"/>
          <w:divBdr>
            <w:top w:val="none" w:sz="0" w:space="0" w:color="auto"/>
            <w:left w:val="none" w:sz="0" w:space="0" w:color="auto"/>
            <w:bottom w:val="none" w:sz="0" w:space="0" w:color="auto"/>
            <w:right w:val="none" w:sz="0" w:space="0" w:color="auto"/>
          </w:divBdr>
        </w:div>
        <w:div w:id="2114741814">
          <w:marLeft w:val="480"/>
          <w:marRight w:val="0"/>
          <w:marTop w:val="0"/>
          <w:marBottom w:val="0"/>
          <w:divBdr>
            <w:top w:val="none" w:sz="0" w:space="0" w:color="auto"/>
            <w:left w:val="none" w:sz="0" w:space="0" w:color="auto"/>
            <w:bottom w:val="none" w:sz="0" w:space="0" w:color="auto"/>
            <w:right w:val="none" w:sz="0" w:space="0" w:color="auto"/>
          </w:divBdr>
        </w:div>
        <w:div w:id="1065908975">
          <w:marLeft w:val="480"/>
          <w:marRight w:val="0"/>
          <w:marTop w:val="0"/>
          <w:marBottom w:val="0"/>
          <w:divBdr>
            <w:top w:val="none" w:sz="0" w:space="0" w:color="auto"/>
            <w:left w:val="none" w:sz="0" w:space="0" w:color="auto"/>
            <w:bottom w:val="none" w:sz="0" w:space="0" w:color="auto"/>
            <w:right w:val="none" w:sz="0" w:space="0" w:color="auto"/>
          </w:divBdr>
        </w:div>
        <w:div w:id="1611623506">
          <w:marLeft w:val="480"/>
          <w:marRight w:val="0"/>
          <w:marTop w:val="0"/>
          <w:marBottom w:val="0"/>
          <w:divBdr>
            <w:top w:val="none" w:sz="0" w:space="0" w:color="auto"/>
            <w:left w:val="none" w:sz="0" w:space="0" w:color="auto"/>
            <w:bottom w:val="none" w:sz="0" w:space="0" w:color="auto"/>
            <w:right w:val="none" w:sz="0" w:space="0" w:color="auto"/>
          </w:divBdr>
        </w:div>
        <w:div w:id="671101997">
          <w:marLeft w:val="480"/>
          <w:marRight w:val="0"/>
          <w:marTop w:val="0"/>
          <w:marBottom w:val="0"/>
          <w:divBdr>
            <w:top w:val="none" w:sz="0" w:space="0" w:color="auto"/>
            <w:left w:val="none" w:sz="0" w:space="0" w:color="auto"/>
            <w:bottom w:val="none" w:sz="0" w:space="0" w:color="auto"/>
            <w:right w:val="none" w:sz="0" w:space="0" w:color="auto"/>
          </w:divBdr>
        </w:div>
        <w:div w:id="1170683603">
          <w:marLeft w:val="480"/>
          <w:marRight w:val="0"/>
          <w:marTop w:val="0"/>
          <w:marBottom w:val="0"/>
          <w:divBdr>
            <w:top w:val="none" w:sz="0" w:space="0" w:color="auto"/>
            <w:left w:val="none" w:sz="0" w:space="0" w:color="auto"/>
            <w:bottom w:val="none" w:sz="0" w:space="0" w:color="auto"/>
            <w:right w:val="none" w:sz="0" w:space="0" w:color="auto"/>
          </w:divBdr>
        </w:div>
        <w:div w:id="1108934902">
          <w:marLeft w:val="480"/>
          <w:marRight w:val="0"/>
          <w:marTop w:val="0"/>
          <w:marBottom w:val="0"/>
          <w:divBdr>
            <w:top w:val="none" w:sz="0" w:space="0" w:color="auto"/>
            <w:left w:val="none" w:sz="0" w:space="0" w:color="auto"/>
            <w:bottom w:val="none" w:sz="0" w:space="0" w:color="auto"/>
            <w:right w:val="none" w:sz="0" w:space="0" w:color="auto"/>
          </w:divBdr>
        </w:div>
        <w:div w:id="1666979448">
          <w:marLeft w:val="480"/>
          <w:marRight w:val="0"/>
          <w:marTop w:val="0"/>
          <w:marBottom w:val="0"/>
          <w:divBdr>
            <w:top w:val="none" w:sz="0" w:space="0" w:color="auto"/>
            <w:left w:val="none" w:sz="0" w:space="0" w:color="auto"/>
            <w:bottom w:val="none" w:sz="0" w:space="0" w:color="auto"/>
            <w:right w:val="none" w:sz="0" w:space="0" w:color="auto"/>
          </w:divBdr>
        </w:div>
        <w:div w:id="297684421">
          <w:marLeft w:val="480"/>
          <w:marRight w:val="0"/>
          <w:marTop w:val="0"/>
          <w:marBottom w:val="0"/>
          <w:divBdr>
            <w:top w:val="none" w:sz="0" w:space="0" w:color="auto"/>
            <w:left w:val="none" w:sz="0" w:space="0" w:color="auto"/>
            <w:bottom w:val="none" w:sz="0" w:space="0" w:color="auto"/>
            <w:right w:val="none" w:sz="0" w:space="0" w:color="auto"/>
          </w:divBdr>
        </w:div>
        <w:div w:id="562452670">
          <w:marLeft w:val="480"/>
          <w:marRight w:val="0"/>
          <w:marTop w:val="0"/>
          <w:marBottom w:val="0"/>
          <w:divBdr>
            <w:top w:val="none" w:sz="0" w:space="0" w:color="auto"/>
            <w:left w:val="none" w:sz="0" w:space="0" w:color="auto"/>
            <w:bottom w:val="none" w:sz="0" w:space="0" w:color="auto"/>
            <w:right w:val="none" w:sz="0" w:space="0" w:color="auto"/>
          </w:divBdr>
        </w:div>
      </w:divsChild>
    </w:div>
    <w:div w:id="21321389">
      <w:bodyDiv w:val="1"/>
      <w:marLeft w:val="0"/>
      <w:marRight w:val="0"/>
      <w:marTop w:val="0"/>
      <w:marBottom w:val="0"/>
      <w:divBdr>
        <w:top w:val="none" w:sz="0" w:space="0" w:color="auto"/>
        <w:left w:val="none" w:sz="0" w:space="0" w:color="auto"/>
        <w:bottom w:val="none" w:sz="0" w:space="0" w:color="auto"/>
        <w:right w:val="none" w:sz="0" w:space="0" w:color="auto"/>
      </w:divBdr>
    </w:div>
    <w:div w:id="22757332">
      <w:bodyDiv w:val="1"/>
      <w:marLeft w:val="0"/>
      <w:marRight w:val="0"/>
      <w:marTop w:val="0"/>
      <w:marBottom w:val="0"/>
      <w:divBdr>
        <w:top w:val="none" w:sz="0" w:space="0" w:color="auto"/>
        <w:left w:val="none" w:sz="0" w:space="0" w:color="auto"/>
        <w:bottom w:val="none" w:sz="0" w:space="0" w:color="auto"/>
        <w:right w:val="none" w:sz="0" w:space="0" w:color="auto"/>
      </w:divBdr>
    </w:div>
    <w:div w:id="22900914">
      <w:bodyDiv w:val="1"/>
      <w:marLeft w:val="0"/>
      <w:marRight w:val="0"/>
      <w:marTop w:val="0"/>
      <w:marBottom w:val="0"/>
      <w:divBdr>
        <w:top w:val="none" w:sz="0" w:space="0" w:color="auto"/>
        <w:left w:val="none" w:sz="0" w:space="0" w:color="auto"/>
        <w:bottom w:val="none" w:sz="0" w:space="0" w:color="auto"/>
        <w:right w:val="none" w:sz="0" w:space="0" w:color="auto"/>
      </w:divBdr>
    </w:div>
    <w:div w:id="23093253">
      <w:bodyDiv w:val="1"/>
      <w:marLeft w:val="0"/>
      <w:marRight w:val="0"/>
      <w:marTop w:val="0"/>
      <w:marBottom w:val="0"/>
      <w:divBdr>
        <w:top w:val="none" w:sz="0" w:space="0" w:color="auto"/>
        <w:left w:val="none" w:sz="0" w:space="0" w:color="auto"/>
        <w:bottom w:val="none" w:sz="0" w:space="0" w:color="auto"/>
        <w:right w:val="none" w:sz="0" w:space="0" w:color="auto"/>
      </w:divBdr>
    </w:div>
    <w:div w:id="24059148">
      <w:bodyDiv w:val="1"/>
      <w:marLeft w:val="0"/>
      <w:marRight w:val="0"/>
      <w:marTop w:val="0"/>
      <w:marBottom w:val="0"/>
      <w:divBdr>
        <w:top w:val="none" w:sz="0" w:space="0" w:color="auto"/>
        <w:left w:val="none" w:sz="0" w:space="0" w:color="auto"/>
        <w:bottom w:val="none" w:sz="0" w:space="0" w:color="auto"/>
        <w:right w:val="none" w:sz="0" w:space="0" w:color="auto"/>
      </w:divBdr>
    </w:div>
    <w:div w:id="24253634">
      <w:bodyDiv w:val="1"/>
      <w:marLeft w:val="0"/>
      <w:marRight w:val="0"/>
      <w:marTop w:val="0"/>
      <w:marBottom w:val="0"/>
      <w:divBdr>
        <w:top w:val="none" w:sz="0" w:space="0" w:color="auto"/>
        <w:left w:val="none" w:sz="0" w:space="0" w:color="auto"/>
        <w:bottom w:val="none" w:sz="0" w:space="0" w:color="auto"/>
        <w:right w:val="none" w:sz="0" w:space="0" w:color="auto"/>
      </w:divBdr>
    </w:div>
    <w:div w:id="24258544">
      <w:bodyDiv w:val="1"/>
      <w:marLeft w:val="0"/>
      <w:marRight w:val="0"/>
      <w:marTop w:val="0"/>
      <w:marBottom w:val="0"/>
      <w:divBdr>
        <w:top w:val="none" w:sz="0" w:space="0" w:color="auto"/>
        <w:left w:val="none" w:sz="0" w:space="0" w:color="auto"/>
        <w:bottom w:val="none" w:sz="0" w:space="0" w:color="auto"/>
        <w:right w:val="none" w:sz="0" w:space="0" w:color="auto"/>
      </w:divBdr>
    </w:div>
    <w:div w:id="24334187">
      <w:bodyDiv w:val="1"/>
      <w:marLeft w:val="0"/>
      <w:marRight w:val="0"/>
      <w:marTop w:val="0"/>
      <w:marBottom w:val="0"/>
      <w:divBdr>
        <w:top w:val="none" w:sz="0" w:space="0" w:color="auto"/>
        <w:left w:val="none" w:sz="0" w:space="0" w:color="auto"/>
        <w:bottom w:val="none" w:sz="0" w:space="0" w:color="auto"/>
        <w:right w:val="none" w:sz="0" w:space="0" w:color="auto"/>
      </w:divBdr>
    </w:div>
    <w:div w:id="24407524">
      <w:bodyDiv w:val="1"/>
      <w:marLeft w:val="0"/>
      <w:marRight w:val="0"/>
      <w:marTop w:val="0"/>
      <w:marBottom w:val="0"/>
      <w:divBdr>
        <w:top w:val="none" w:sz="0" w:space="0" w:color="auto"/>
        <w:left w:val="none" w:sz="0" w:space="0" w:color="auto"/>
        <w:bottom w:val="none" w:sz="0" w:space="0" w:color="auto"/>
        <w:right w:val="none" w:sz="0" w:space="0" w:color="auto"/>
      </w:divBdr>
    </w:div>
    <w:div w:id="25563031">
      <w:bodyDiv w:val="1"/>
      <w:marLeft w:val="0"/>
      <w:marRight w:val="0"/>
      <w:marTop w:val="0"/>
      <w:marBottom w:val="0"/>
      <w:divBdr>
        <w:top w:val="none" w:sz="0" w:space="0" w:color="auto"/>
        <w:left w:val="none" w:sz="0" w:space="0" w:color="auto"/>
        <w:bottom w:val="none" w:sz="0" w:space="0" w:color="auto"/>
        <w:right w:val="none" w:sz="0" w:space="0" w:color="auto"/>
      </w:divBdr>
    </w:div>
    <w:div w:id="25568764">
      <w:bodyDiv w:val="1"/>
      <w:marLeft w:val="0"/>
      <w:marRight w:val="0"/>
      <w:marTop w:val="0"/>
      <w:marBottom w:val="0"/>
      <w:divBdr>
        <w:top w:val="none" w:sz="0" w:space="0" w:color="auto"/>
        <w:left w:val="none" w:sz="0" w:space="0" w:color="auto"/>
        <w:bottom w:val="none" w:sz="0" w:space="0" w:color="auto"/>
        <w:right w:val="none" w:sz="0" w:space="0" w:color="auto"/>
      </w:divBdr>
    </w:div>
    <w:div w:id="26026202">
      <w:bodyDiv w:val="1"/>
      <w:marLeft w:val="0"/>
      <w:marRight w:val="0"/>
      <w:marTop w:val="0"/>
      <w:marBottom w:val="0"/>
      <w:divBdr>
        <w:top w:val="none" w:sz="0" w:space="0" w:color="auto"/>
        <w:left w:val="none" w:sz="0" w:space="0" w:color="auto"/>
        <w:bottom w:val="none" w:sz="0" w:space="0" w:color="auto"/>
        <w:right w:val="none" w:sz="0" w:space="0" w:color="auto"/>
      </w:divBdr>
    </w:div>
    <w:div w:id="26033968">
      <w:bodyDiv w:val="1"/>
      <w:marLeft w:val="0"/>
      <w:marRight w:val="0"/>
      <w:marTop w:val="0"/>
      <w:marBottom w:val="0"/>
      <w:divBdr>
        <w:top w:val="none" w:sz="0" w:space="0" w:color="auto"/>
        <w:left w:val="none" w:sz="0" w:space="0" w:color="auto"/>
        <w:bottom w:val="none" w:sz="0" w:space="0" w:color="auto"/>
        <w:right w:val="none" w:sz="0" w:space="0" w:color="auto"/>
      </w:divBdr>
    </w:div>
    <w:div w:id="26951373">
      <w:bodyDiv w:val="1"/>
      <w:marLeft w:val="0"/>
      <w:marRight w:val="0"/>
      <w:marTop w:val="0"/>
      <w:marBottom w:val="0"/>
      <w:divBdr>
        <w:top w:val="none" w:sz="0" w:space="0" w:color="auto"/>
        <w:left w:val="none" w:sz="0" w:space="0" w:color="auto"/>
        <w:bottom w:val="none" w:sz="0" w:space="0" w:color="auto"/>
        <w:right w:val="none" w:sz="0" w:space="0" w:color="auto"/>
      </w:divBdr>
    </w:div>
    <w:div w:id="27026523">
      <w:bodyDiv w:val="1"/>
      <w:marLeft w:val="0"/>
      <w:marRight w:val="0"/>
      <w:marTop w:val="0"/>
      <w:marBottom w:val="0"/>
      <w:divBdr>
        <w:top w:val="none" w:sz="0" w:space="0" w:color="auto"/>
        <w:left w:val="none" w:sz="0" w:space="0" w:color="auto"/>
        <w:bottom w:val="none" w:sz="0" w:space="0" w:color="auto"/>
        <w:right w:val="none" w:sz="0" w:space="0" w:color="auto"/>
      </w:divBdr>
    </w:div>
    <w:div w:id="28190243">
      <w:bodyDiv w:val="1"/>
      <w:marLeft w:val="0"/>
      <w:marRight w:val="0"/>
      <w:marTop w:val="0"/>
      <w:marBottom w:val="0"/>
      <w:divBdr>
        <w:top w:val="none" w:sz="0" w:space="0" w:color="auto"/>
        <w:left w:val="none" w:sz="0" w:space="0" w:color="auto"/>
        <w:bottom w:val="none" w:sz="0" w:space="0" w:color="auto"/>
        <w:right w:val="none" w:sz="0" w:space="0" w:color="auto"/>
      </w:divBdr>
    </w:div>
    <w:div w:id="28603753">
      <w:bodyDiv w:val="1"/>
      <w:marLeft w:val="0"/>
      <w:marRight w:val="0"/>
      <w:marTop w:val="0"/>
      <w:marBottom w:val="0"/>
      <w:divBdr>
        <w:top w:val="none" w:sz="0" w:space="0" w:color="auto"/>
        <w:left w:val="none" w:sz="0" w:space="0" w:color="auto"/>
        <w:bottom w:val="none" w:sz="0" w:space="0" w:color="auto"/>
        <w:right w:val="none" w:sz="0" w:space="0" w:color="auto"/>
      </w:divBdr>
    </w:div>
    <w:div w:id="29384452">
      <w:bodyDiv w:val="1"/>
      <w:marLeft w:val="0"/>
      <w:marRight w:val="0"/>
      <w:marTop w:val="0"/>
      <w:marBottom w:val="0"/>
      <w:divBdr>
        <w:top w:val="none" w:sz="0" w:space="0" w:color="auto"/>
        <w:left w:val="none" w:sz="0" w:space="0" w:color="auto"/>
        <w:bottom w:val="none" w:sz="0" w:space="0" w:color="auto"/>
        <w:right w:val="none" w:sz="0" w:space="0" w:color="auto"/>
      </w:divBdr>
    </w:div>
    <w:div w:id="29692979">
      <w:bodyDiv w:val="1"/>
      <w:marLeft w:val="0"/>
      <w:marRight w:val="0"/>
      <w:marTop w:val="0"/>
      <w:marBottom w:val="0"/>
      <w:divBdr>
        <w:top w:val="none" w:sz="0" w:space="0" w:color="auto"/>
        <w:left w:val="none" w:sz="0" w:space="0" w:color="auto"/>
        <w:bottom w:val="none" w:sz="0" w:space="0" w:color="auto"/>
        <w:right w:val="none" w:sz="0" w:space="0" w:color="auto"/>
      </w:divBdr>
    </w:div>
    <w:div w:id="30107736">
      <w:bodyDiv w:val="1"/>
      <w:marLeft w:val="0"/>
      <w:marRight w:val="0"/>
      <w:marTop w:val="0"/>
      <w:marBottom w:val="0"/>
      <w:divBdr>
        <w:top w:val="none" w:sz="0" w:space="0" w:color="auto"/>
        <w:left w:val="none" w:sz="0" w:space="0" w:color="auto"/>
        <w:bottom w:val="none" w:sz="0" w:space="0" w:color="auto"/>
        <w:right w:val="none" w:sz="0" w:space="0" w:color="auto"/>
      </w:divBdr>
    </w:div>
    <w:div w:id="30300154">
      <w:bodyDiv w:val="1"/>
      <w:marLeft w:val="0"/>
      <w:marRight w:val="0"/>
      <w:marTop w:val="0"/>
      <w:marBottom w:val="0"/>
      <w:divBdr>
        <w:top w:val="none" w:sz="0" w:space="0" w:color="auto"/>
        <w:left w:val="none" w:sz="0" w:space="0" w:color="auto"/>
        <w:bottom w:val="none" w:sz="0" w:space="0" w:color="auto"/>
        <w:right w:val="none" w:sz="0" w:space="0" w:color="auto"/>
      </w:divBdr>
    </w:div>
    <w:div w:id="31460712">
      <w:bodyDiv w:val="1"/>
      <w:marLeft w:val="0"/>
      <w:marRight w:val="0"/>
      <w:marTop w:val="0"/>
      <w:marBottom w:val="0"/>
      <w:divBdr>
        <w:top w:val="none" w:sz="0" w:space="0" w:color="auto"/>
        <w:left w:val="none" w:sz="0" w:space="0" w:color="auto"/>
        <w:bottom w:val="none" w:sz="0" w:space="0" w:color="auto"/>
        <w:right w:val="none" w:sz="0" w:space="0" w:color="auto"/>
      </w:divBdr>
    </w:div>
    <w:div w:id="32121662">
      <w:bodyDiv w:val="1"/>
      <w:marLeft w:val="0"/>
      <w:marRight w:val="0"/>
      <w:marTop w:val="0"/>
      <w:marBottom w:val="0"/>
      <w:divBdr>
        <w:top w:val="none" w:sz="0" w:space="0" w:color="auto"/>
        <w:left w:val="none" w:sz="0" w:space="0" w:color="auto"/>
        <w:bottom w:val="none" w:sz="0" w:space="0" w:color="auto"/>
        <w:right w:val="none" w:sz="0" w:space="0" w:color="auto"/>
      </w:divBdr>
    </w:div>
    <w:div w:id="32274811">
      <w:bodyDiv w:val="1"/>
      <w:marLeft w:val="0"/>
      <w:marRight w:val="0"/>
      <w:marTop w:val="0"/>
      <w:marBottom w:val="0"/>
      <w:divBdr>
        <w:top w:val="none" w:sz="0" w:space="0" w:color="auto"/>
        <w:left w:val="none" w:sz="0" w:space="0" w:color="auto"/>
        <w:bottom w:val="none" w:sz="0" w:space="0" w:color="auto"/>
        <w:right w:val="none" w:sz="0" w:space="0" w:color="auto"/>
      </w:divBdr>
    </w:div>
    <w:div w:id="32384552">
      <w:bodyDiv w:val="1"/>
      <w:marLeft w:val="0"/>
      <w:marRight w:val="0"/>
      <w:marTop w:val="0"/>
      <w:marBottom w:val="0"/>
      <w:divBdr>
        <w:top w:val="none" w:sz="0" w:space="0" w:color="auto"/>
        <w:left w:val="none" w:sz="0" w:space="0" w:color="auto"/>
        <w:bottom w:val="none" w:sz="0" w:space="0" w:color="auto"/>
        <w:right w:val="none" w:sz="0" w:space="0" w:color="auto"/>
      </w:divBdr>
      <w:divsChild>
        <w:div w:id="1731340787">
          <w:marLeft w:val="480"/>
          <w:marRight w:val="0"/>
          <w:marTop w:val="0"/>
          <w:marBottom w:val="0"/>
          <w:divBdr>
            <w:top w:val="none" w:sz="0" w:space="0" w:color="auto"/>
            <w:left w:val="none" w:sz="0" w:space="0" w:color="auto"/>
            <w:bottom w:val="none" w:sz="0" w:space="0" w:color="auto"/>
            <w:right w:val="none" w:sz="0" w:space="0" w:color="auto"/>
          </w:divBdr>
        </w:div>
        <w:div w:id="1989237981">
          <w:marLeft w:val="480"/>
          <w:marRight w:val="0"/>
          <w:marTop w:val="0"/>
          <w:marBottom w:val="0"/>
          <w:divBdr>
            <w:top w:val="none" w:sz="0" w:space="0" w:color="auto"/>
            <w:left w:val="none" w:sz="0" w:space="0" w:color="auto"/>
            <w:bottom w:val="none" w:sz="0" w:space="0" w:color="auto"/>
            <w:right w:val="none" w:sz="0" w:space="0" w:color="auto"/>
          </w:divBdr>
        </w:div>
        <w:div w:id="928006656">
          <w:marLeft w:val="480"/>
          <w:marRight w:val="0"/>
          <w:marTop w:val="0"/>
          <w:marBottom w:val="0"/>
          <w:divBdr>
            <w:top w:val="none" w:sz="0" w:space="0" w:color="auto"/>
            <w:left w:val="none" w:sz="0" w:space="0" w:color="auto"/>
            <w:bottom w:val="none" w:sz="0" w:space="0" w:color="auto"/>
            <w:right w:val="none" w:sz="0" w:space="0" w:color="auto"/>
          </w:divBdr>
        </w:div>
        <w:div w:id="657467739">
          <w:marLeft w:val="480"/>
          <w:marRight w:val="0"/>
          <w:marTop w:val="0"/>
          <w:marBottom w:val="0"/>
          <w:divBdr>
            <w:top w:val="none" w:sz="0" w:space="0" w:color="auto"/>
            <w:left w:val="none" w:sz="0" w:space="0" w:color="auto"/>
            <w:bottom w:val="none" w:sz="0" w:space="0" w:color="auto"/>
            <w:right w:val="none" w:sz="0" w:space="0" w:color="auto"/>
          </w:divBdr>
        </w:div>
        <w:div w:id="796945127">
          <w:marLeft w:val="480"/>
          <w:marRight w:val="0"/>
          <w:marTop w:val="0"/>
          <w:marBottom w:val="0"/>
          <w:divBdr>
            <w:top w:val="none" w:sz="0" w:space="0" w:color="auto"/>
            <w:left w:val="none" w:sz="0" w:space="0" w:color="auto"/>
            <w:bottom w:val="none" w:sz="0" w:space="0" w:color="auto"/>
            <w:right w:val="none" w:sz="0" w:space="0" w:color="auto"/>
          </w:divBdr>
        </w:div>
        <w:div w:id="1381829047">
          <w:marLeft w:val="480"/>
          <w:marRight w:val="0"/>
          <w:marTop w:val="0"/>
          <w:marBottom w:val="0"/>
          <w:divBdr>
            <w:top w:val="none" w:sz="0" w:space="0" w:color="auto"/>
            <w:left w:val="none" w:sz="0" w:space="0" w:color="auto"/>
            <w:bottom w:val="none" w:sz="0" w:space="0" w:color="auto"/>
            <w:right w:val="none" w:sz="0" w:space="0" w:color="auto"/>
          </w:divBdr>
        </w:div>
        <w:div w:id="960965303">
          <w:marLeft w:val="480"/>
          <w:marRight w:val="0"/>
          <w:marTop w:val="0"/>
          <w:marBottom w:val="0"/>
          <w:divBdr>
            <w:top w:val="none" w:sz="0" w:space="0" w:color="auto"/>
            <w:left w:val="none" w:sz="0" w:space="0" w:color="auto"/>
            <w:bottom w:val="none" w:sz="0" w:space="0" w:color="auto"/>
            <w:right w:val="none" w:sz="0" w:space="0" w:color="auto"/>
          </w:divBdr>
        </w:div>
        <w:div w:id="1201477870">
          <w:marLeft w:val="480"/>
          <w:marRight w:val="0"/>
          <w:marTop w:val="0"/>
          <w:marBottom w:val="0"/>
          <w:divBdr>
            <w:top w:val="none" w:sz="0" w:space="0" w:color="auto"/>
            <w:left w:val="none" w:sz="0" w:space="0" w:color="auto"/>
            <w:bottom w:val="none" w:sz="0" w:space="0" w:color="auto"/>
            <w:right w:val="none" w:sz="0" w:space="0" w:color="auto"/>
          </w:divBdr>
        </w:div>
        <w:div w:id="1609510169">
          <w:marLeft w:val="480"/>
          <w:marRight w:val="0"/>
          <w:marTop w:val="0"/>
          <w:marBottom w:val="0"/>
          <w:divBdr>
            <w:top w:val="none" w:sz="0" w:space="0" w:color="auto"/>
            <w:left w:val="none" w:sz="0" w:space="0" w:color="auto"/>
            <w:bottom w:val="none" w:sz="0" w:space="0" w:color="auto"/>
            <w:right w:val="none" w:sz="0" w:space="0" w:color="auto"/>
          </w:divBdr>
        </w:div>
        <w:div w:id="809522838">
          <w:marLeft w:val="480"/>
          <w:marRight w:val="0"/>
          <w:marTop w:val="0"/>
          <w:marBottom w:val="0"/>
          <w:divBdr>
            <w:top w:val="none" w:sz="0" w:space="0" w:color="auto"/>
            <w:left w:val="none" w:sz="0" w:space="0" w:color="auto"/>
            <w:bottom w:val="none" w:sz="0" w:space="0" w:color="auto"/>
            <w:right w:val="none" w:sz="0" w:space="0" w:color="auto"/>
          </w:divBdr>
        </w:div>
        <w:div w:id="1832721332">
          <w:marLeft w:val="480"/>
          <w:marRight w:val="0"/>
          <w:marTop w:val="0"/>
          <w:marBottom w:val="0"/>
          <w:divBdr>
            <w:top w:val="none" w:sz="0" w:space="0" w:color="auto"/>
            <w:left w:val="none" w:sz="0" w:space="0" w:color="auto"/>
            <w:bottom w:val="none" w:sz="0" w:space="0" w:color="auto"/>
            <w:right w:val="none" w:sz="0" w:space="0" w:color="auto"/>
          </w:divBdr>
        </w:div>
        <w:div w:id="1252667292">
          <w:marLeft w:val="480"/>
          <w:marRight w:val="0"/>
          <w:marTop w:val="0"/>
          <w:marBottom w:val="0"/>
          <w:divBdr>
            <w:top w:val="none" w:sz="0" w:space="0" w:color="auto"/>
            <w:left w:val="none" w:sz="0" w:space="0" w:color="auto"/>
            <w:bottom w:val="none" w:sz="0" w:space="0" w:color="auto"/>
            <w:right w:val="none" w:sz="0" w:space="0" w:color="auto"/>
          </w:divBdr>
        </w:div>
        <w:div w:id="276373172">
          <w:marLeft w:val="480"/>
          <w:marRight w:val="0"/>
          <w:marTop w:val="0"/>
          <w:marBottom w:val="0"/>
          <w:divBdr>
            <w:top w:val="none" w:sz="0" w:space="0" w:color="auto"/>
            <w:left w:val="none" w:sz="0" w:space="0" w:color="auto"/>
            <w:bottom w:val="none" w:sz="0" w:space="0" w:color="auto"/>
            <w:right w:val="none" w:sz="0" w:space="0" w:color="auto"/>
          </w:divBdr>
        </w:div>
        <w:div w:id="1617102533">
          <w:marLeft w:val="480"/>
          <w:marRight w:val="0"/>
          <w:marTop w:val="0"/>
          <w:marBottom w:val="0"/>
          <w:divBdr>
            <w:top w:val="none" w:sz="0" w:space="0" w:color="auto"/>
            <w:left w:val="none" w:sz="0" w:space="0" w:color="auto"/>
            <w:bottom w:val="none" w:sz="0" w:space="0" w:color="auto"/>
            <w:right w:val="none" w:sz="0" w:space="0" w:color="auto"/>
          </w:divBdr>
        </w:div>
        <w:div w:id="728963148">
          <w:marLeft w:val="480"/>
          <w:marRight w:val="0"/>
          <w:marTop w:val="0"/>
          <w:marBottom w:val="0"/>
          <w:divBdr>
            <w:top w:val="none" w:sz="0" w:space="0" w:color="auto"/>
            <w:left w:val="none" w:sz="0" w:space="0" w:color="auto"/>
            <w:bottom w:val="none" w:sz="0" w:space="0" w:color="auto"/>
            <w:right w:val="none" w:sz="0" w:space="0" w:color="auto"/>
          </w:divBdr>
        </w:div>
        <w:div w:id="561723134">
          <w:marLeft w:val="480"/>
          <w:marRight w:val="0"/>
          <w:marTop w:val="0"/>
          <w:marBottom w:val="0"/>
          <w:divBdr>
            <w:top w:val="none" w:sz="0" w:space="0" w:color="auto"/>
            <w:left w:val="none" w:sz="0" w:space="0" w:color="auto"/>
            <w:bottom w:val="none" w:sz="0" w:space="0" w:color="auto"/>
            <w:right w:val="none" w:sz="0" w:space="0" w:color="auto"/>
          </w:divBdr>
        </w:div>
        <w:div w:id="1093934118">
          <w:marLeft w:val="480"/>
          <w:marRight w:val="0"/>
          <w:marTop w:val="0"/>
          <w:marBottom w:val="0"/>
          <w:divBdr>
            <w:top w:val="none" w:sz="0" w:space="0" w:color="auto"/>
            <w:left w:val="none" w:sz="0" w:space="0" w:color="auto"/>
            <w:bottom w:val="none" w:sz="0" w:space="0" w:color="auto"/>
            <w:right w:val="none" w:sz="0" w:space="0" w:color="auto"/>
          </w:divBdr>
        </w:div>
        <w:div w:id="1752845571">
          <w:marLeft w:val="480"/>
          <w:marRight w:val="0"/>
          <w:marTop w:val="0"/>
          <w:marBottom w:val="0"/>
          <w:divBdr>
            <w:top w:val="none" w:sz="0" w:space="0" w:color="auto"/>
            <w:left w:val="none" w:sz="0" w:space="0" w:color="auto"/>
            <w:bottom w:val="none" w:sz="0" w:space="0" w:color="auto"/>
            <w:right w:val="none" w:sz="0" w:space="0" w:color="auto"/>
          </w:divBdr>
        </w:div>
        <w:div w:id="2072724594">
          <w:marLeft w:val="480"/>
          <w:marRight w:val="0"/>
          <w:marTop w:val="0"/>
          <w:marBottom w:val="0"/>
          <w:divBdr>
            <w:top w:val="none" w:sz="0" w:space="0" w:color="auto"/>
            <w:left w:val="none" w:sz="0" w:space="0" w:color="auto"/>
            <w:bottom w:val="none" w:sz="0" w:space="0" w:color="auto"/>
            <w:right w:val="none" w:sz="0" w:space="0" w:color="auto"/>
          </w:divBdr>
        </w:div>
        <w:div w:id="1452438495">
          <w:marLeft w:val="480"/>
          <w:marRight w:val="0"/>
          <w:marTop w:val="0"/>
          <w:marBottom w:val="0"/>
          <w:divBdr>
            <w:top w:val="none" w:sz="0" w:space="0" w:color="auto"/>
            <w:left w:val="none" w:sz="0" w:space="0" w:color="auto"/>
            <w:bottom w:val="none" w:sz="0" w:space="0" w:color="auto"/>
            <w:right w:val="none" w:sz="0" w:space="0" w:color="auto"/>
          </w:divBdr>
        </w:div>
        <w:div w:id="1536432018">
          <w:marLeft w:val="480"/>
          <w:marRight w:val="0"/>
          <w:marTop w:val="0"/>
          <w:marBottom w:val="0"/>
          <w:divBdr>
            <w:top w:val="none" w:sz="0" w:space="0" w:color="auto"/>
            <w:left w:val="none" w:sz="0" w:space="0" w:color="auto"/>
            <w:bottom w:val="none" w:sz="0" w:space="0" w:color="auto"/>
            <w:right w:val="none" w:sz="0" w:space="0" w:color="auto"/>
          </w:divBdr>
        </w:div>
        <w:div w:id="1265578690">
          <w:marLeft w:val="480"/>
          <w:marRight w:val="0"/>
          <w:marTop w:val="0"/>
          <w:marBottom w:val="0"/>
          <w:divBdr>
            <w:top w:val="none" w:sz="0" w:space="0" w:color="auto"/>
            <w:left w:val="none" w:sz="0" w:space="0" w:color="auto"/>
            <w:bottom w:val="none" w:sz="0" w:space="0" w:color="auto"/>
            <w:right w:val="none" w:sz="0" w:space="0" w:color="auto"/>
          </w:divBdr>
        </w:div>
        <w:div w:id="1089471735">
          <w:marLeft w:val="480"/>
          <w:marRight w:val="0"/>
          <w:marTop w:val="0"/>
          <w:marBottom w:val="0"/>
          <w:divBdr>
            <w:top w:val="none" w:sz="0" w:space="0" w:color="auto"/>
            <w:left w:val="none" w:sz="0" w:space="0" w:color="auto"/>
            <w:bottom w:val="none" w:sz="0" w:space="0" w:color="auto"/>
            <w:right w:val="none" w:sz="0" w:space="0" w:color="auto"/>
          </w:divBdr>
        </w:div>
        <w:div w:id="2067757592">
          <w:marLeft w:val="480"/>
          <w:marRight w:val="0"/>
          <w:marTop w:val="0"/>
          <w:marBottom w:val="0"/>
          <w:divBdr>
            <w:top w:val="none" w:sz="0" w:space="0" w:color="auto"/>
            <w:left w:val="none" w:sz="0" w:space="0" w:color="auto"/>
            <w:bottom w:val="none" w:sz="0" w:space="0" w:color="auto"/>
            <w:right w:val="none" w:sz="0" w:space="0" w:color="auto"/>
          </w:divBdr>
        </w:div>
        <w:div w:id="269361464">
          <w:marLeft w:val="480"/>
          <w:marRight w:val="0"/>
          <w:marTop w:val="0"/>
          <w:marBottom w:val="0"/>
          <w:divBdr>
            <w:top w:val="none" w:sz="0" w:space="0" w:color="auto"/>
            <w:left w:val="none" w:sz="0" w:space="0" w:color="auto"/>
            <w:bottom w:val="none" w:sz="0" w:space="0" w:color="auto"/>
            <w:right w:val="none" w:sz="0" w:space="0" w:color="auto"/>
          </w:divBdr>
        </w:div>
        <w:div w:id="1931889958">
          <w:marLeft w:val="480"/>
          <w:marRight w:val="0"/>
          <w:marTop w:val="0"/>
          <w:marBottom w:val="0"/>
          <w:divBdr>
            <w:top w:val="none" w:sz="0" w:space="0" w:color="auto"/>
            <w:left w:val="none" w:sz="0" w:space="0" w:color="auto"/>
            <w:bottom w:val="none" w:sz="0" w:space="0" w:color="auto"/>
            <w:right w:val="none" w:sz="0" w:space="0" w:color="auto"/>
          </w:divBdr>
        </w:div>
        <w:div w:id="1552309193">
          <w:marLeft w:val="480"/>
          <w:marRight w:val="0"/>
          <w:marTop w:val="0"/>
          <w:marBottom w:val="0"/>
          <w:divBdr>
            <w:top w:val="none" w:sz="0" w:space="0" w:color="auto"/>
            <w:left w:val="none" w:sz="0" w:space="0" w:color="auto"/>
            <w:bottom w:val="none" w:sz="0" w:space="0" w:color="auto"/>
            <w:right w:val="none" w:sz="0" w:space="0" w:color="auto"/>
          </w:divBdr>
        </w:div>
        <w:div w:id="1567031699">
          <w:marLeft w:val="480"/>
          <w:marRight w:val="0"/>
          <w:marTop w:val="0"/>
          <w:marBottom w:val="0"/>
          <w:divBdr>
            <w:top w:val="none" w:sz="0" w:space="0" w:color="auto"/>
            <w:left w:val="none" w:sz="0" w:space="0" w:color="auto"/>
            <w:bottom w:val="none" w:sz="0" w:space="0" w:color="auto"/>
            <w:right w:val="none" w:sz="0" w:space="0" w:color="auto"/>
          </w:divBdr>
        </w:div>
        <w:div w:id="1644653896">
          <w:marLeft w:val="480"/>
          <w:marRight w:val="0"/>
          <w:marTop w:val="0"/>
          <w:marBottom w:val="0"/>
          <w:divBdr>
            <w:top w:val="none" w:sz="0" w:space="0" w:color="auto"/>
            <w:left w:val="none" w:sz="0" w:space="0" w:color="auto"/>
            <w:bottom w:val="none" w:sz="0" w:space="0" w:color="auto"/>
            <w:right w:val="none" w:sz="0" w:space="0" w:color="auto"/>
          </w:divBdr>
        </w:div>
        <w:div w:id="497618412">
          <w:marLeft w:val="480"/>
          <w:marRight w:val="0"/>
          <w:marTop w:val="0"/>
          <w:marBottom w:val="0"/>
          <w:divBdr>
            <w:top w:val="none" w:sz="0" w:space="0" w:color="auto"/>
            <w:left w:val="none" w:sz="0" w:space="0" w:color="auto"/>
            <w:bottom w:val="none" w:sz="0" w:space="0" w:color="auto"/>
            <w:right w:val="none" w:sz="0" w:space="0" w:color="auto"/>
          </w:divBdr>
        </w:div>
        <w:div w:id="682318835">
          <w:marLeft w:val="480"/>
          <w:marRight w:val="0"/>
          <w:marTop w:val="0"/>
          <w:marBottom w:val="0"/>
          <w:divBdr>
            <w:top w:val="none" w:sz="0" w:space="0" w:color="auto"/>
            <w:left w:val="none" w:sz="0" w:space="0" w:color="auto"/>
            <w:bottom w:val="none" w:sz="0" w:space="0" w:color="auto"/>
            <w:right w:val="none" w:sz="0" w:space="0" w:color="auto"/>
          </w:divBdr>
        </w:div>
        <w:div w:id="724714874">
          <w:marLeft w:val="480"/>
          <w:marRight w:val="0"/>
          <w:marTop w:val="0"/>
          <w:marBottom w:val="0"/>
          <w:divBdr>
            <w:top w:val="none" w:sz="0" w:space="0" w:color="auto"/>
            <w:left w:val="none" w:sz="0" w:space="0" w:color="auto"/>
            <w:bottom w:val="none" w:sz="0" w:space="0" w:color="auto"/>
            <w:right w:val="none" w:sz="0" w:space="0" w:color="auto"/>
          </w:divBdr>
        </w:div>
        <w:div w:id="71705896">
          <w:marLeft w:val="480"/>
          <w:marRight w:val="0"/>
          <w:marTop w:val="0"/>
          <w:marBottom w:val="0"/>
          <w:divBdr>
            <w:top w:val="none" w:sz="0" w:space="0" w:color="auto"/>
            <w:left w:val="none" w:sz="0" w:space="0" w:color="auto"/>
            <w:bottom w:val="none" w:sz="0" w:space="0" w:color="auto"/>
            <w:right w:val="none" w:sz="0" w:space="0" w:color="auto"/>
          </w:divBdr>
        </w:div>
        <w:div w:id="242375829">
          <w:marLeft w:val="480"/>
          <w:marRight w:val="0"/>
          <w:marTop w:val="0"/>
          <w:marBottom w:val="0"/>
          <w:divBdr>
            <w:top w:val="none" w:sz="0" w:space="0" w:color="auto"/>
            <w:left w:val="none" w:sz="0" w:space="0" w:color="auto"/>
            <w:bottom w:val="none" w:sz="0" w:space="0" w:color="auto"/>
            <w:right w:val="none" w:sz="0" w:space="0" w:color="auto"/>
          </w:divBdr>
        </w:div>
        <w:div w:id="1840805034">
          <w:marLeft w:val="480"/>
          <w:marRight w:val="0"/>
          <w:marTop w:val="0"/>
          <w:marBottom w:val="0"/>
          <w:divBdr>
            <w:top w:val="none" w:sz="0" w:space="0" w:color="auto"/>
            <w:left w:val="none" w:sz="0" w:space="0" w:color="auto"/>
            <w:bottom w:val="none" w:sz="0" w:space="0" w:color="auto"/>
            <w:right w:val="none" w:sz="0" w:space="0" w:color="auto"/>
          </w:divBdr>
        </w:div>
        <w:div w:id="1342314420">
          <w:marLeft w:val="480"/>
          <w:marRight w:val="0"/>
          <w:marTop w:val="0"/>
          <w:marBottom w:val="0"/>
          <w:divBdr>
            <w:top w:val="none" w:sz="0" w:space="0" w:color="auto"/>
            <w:left w:val="none" w:sz="0" w:space="0" w:color="auto"/>
            <w:bottom w:val="none" w:sz="0" w:space="0" w:color="auto"/>
            <w:right w:val="none" w:sz="0" w:space="0" w:color="auto"/>
          </w:divBdr>
        </w:div>
        <w:div w:id="1702705010">
          <w:marLeft w:val="480"/>
          <w:marRight w:val="0"/>
          <w:marTop w:val="0"/>
          <w:marBottom w:val="0"/>
          <w:divBdr>
            <w:top w:val="none" w:sz="0" w:space="0" w:color="auto"/>
            <w:left w:val="none" w:sz="0" w:space="0" w:color="auto"/>
            <w:bottom w:val="none" w:sz="0" w:space="0" w:color="auto"/>
            <w:right w:val="none" w:sz="0" w:space="0" w:color="auto"/>
          </w:divBdr>
        </w:div>
        <w:div w:id="513688602">
          <w:marLeft w:val="480"/>
          <w:marRight w:val="0"/>
          <w:marTop w:val="0"/>
          <w:marBottom w:val="0"/>
          <w:divBdr>
            <w:top w:val="none" w:sz="0" w:space="0" w:color="auto"/>
            <w:left w:val="none" w:sz="0" w:space="0" w:color="auto"/>
            <w:bottom w:val="none" w:sz="0" w:space="0" w:color="auto"/>
            <w:right w:val="none" w:sz="0" w:space="0" w:color="auto"/>
          </w:divBdr>
        </w:div>
        <w:div w:id="599065128">
          <w:marLeft w:val="480"/>
          <w:marRight w:val="0"/>
          <w:marTop w:val="0"/>
          <w:marBottom w:val="0"/>
          <w:divBdr>
            <w:top w:val="none" w:sz="0" w:space="0" w:color="auto"/>
            <w:left w:val="none" w:sz="0" w:space="0" w:color="auto"/>
            <w:bottom w:val="none" w:sz="0" w:space="0" w:color="auto"/>
            <w:right w:val="none" w:sz="0" w:space="0" w:color="auto"/>
          </w:divBdr>
        </w:div>
        <w:div w:id="810251703">
          <w:marLeft w:val="480"/>
          <w:marRight w:val="0"/>
          <w:marTop w:val="0"/>
          <w:marBottom w:val="0"/>
          <w:divBdr>
            <w:top w:val="none" w:sz="0" w:space="0" w:color="auto"/>
            <w:left w:val="none" w:sz="0" w:space="0" w:color="auto"/>
            <w:bottom w:val="none" w:sz="0" w:space="0" w:color="auto"/>
            <w:right w:val="none" w:sz="0" w:space="0" w:color="auto"/>
          </w:divBdr>
        </w:div>
        <w:div w:id="681203731">
          <w:marLeft w:val="480"/>
          <w:marRight w:val="0"/>
          <w:marTop w:val="0"/>
          <w:marBottom w:val="0"/>
          <w:divBdr>
            <w:top w:val="none" w:sz="0" w:space="0" w:color="auto"/>
            <w:left w:val="none" w:sz="0" w:space="0" w:color="auto"/>
            <w:bottom w:val="none" w:sz="0" w:space="0" w:color="auto"/>
            <w:right w:val="none" w:sz="0" w:space="0" w:color="auto"/>
          </w:divBdr>
        </w:div>
        <w:div w:id="1620255959">
          <w:marLeft w:val="480"/>
          <w:marRight w:val="0"/>
          <w:marTop w:val="0"/>
          <w:marBottom w:val="0"/>
          <w:divBdr>
            <w:top w:val="none" w:sz="0" w:space="0" w:color="auto"/>
            <w:left w:val="none" w:sz="0" w:space="0" w:color="auto"/>
            <w:bottom w:val="none" w:sz="0" w:space="0" w:color="auto"/>
            <w:right w:val="none" w:sz="0" w:space="0" w:color="auto"/>
          </w:divBdr>
        </w:div>
        <w:div w:id="1740395743">
          <w:marLeft w:val="480"/>
          <w:marRight w:val="0"/>
          <w:marTop w:val="0"/>
          <w:marBottom w:val="0"/>
          <w:divBdr>
            <w:top w:val="none" w:sz="0" w:space="0" w:color="auto"/>
            <w:left w:val="none" w:sz="0" w:space="0" w:color="auto"/>
            <w:bottom w:val="none" w:sz="0" w:space="0" w:color="auto"/>
            <w:right w:val="none" w:sz="0" w:space="0" w:color="auto"/>
          </w:divBdr>
        </w:div>
        <w:div w:id="482427771">
          <w:marLeft w:val="480"/>
          <w:marRight w:val="0"/>
          <w:marTop w:val="0"/>
          <w:marBottom w:val="0"/>
          <w:divBdr>
            <w:top w:val="none" w:sz="0" w:space="0" w:color="auto"/>
            <w:left w:val="none" w:sz="0" w:space="0" w:color="auto"/>
            <w:bottom w:val="none" w:sz="0" w:space="0" w:color="auto"/>
            <w:right w:val="none" w:sz="0" w:space="0" w:color="auto"/>
          </w:divBdr>
        </w:div>
        <w:div w:id="1375890678">
          <w:marLeft w:val="480"/>
          <w:marRight w:val="0"/>
          <w:marTop w:val="0"/>
          <w:marBottom w:val="0"/>
          <w:divBdr>
            <w:top w:val="none" w:sz="0" w:space="0" w:color="auto"/>
            <w:left w:val="none" w:sz="0" w:space="0" w:color="auto"/>
            <w:bottom w:val="none" w:sz="0" w:space="0" w:color="auto"/>
            <w:right w:val="none" w:sz="0" w:space="0" w:color="auto"/>
          </w:divBdr>
        </w:div>
        <w:div w:id="1090156532">
          <w:marLeft w:val="480"/>
          <w:marRight w:val="0"/>
          <w:marTop w:val="0"/>
          <w:marBottom w:val="0"/>
          <w:divBdr>
            <w:top w:val="none" w:sz="0" w:space="0" w:color="auto"/>
            <w:left w:val="none" w:sz="0" w:space="0" w:color="auto"/>
            <w:bottom w:val="none" w:sz="0" w:space="0" w:color="auto"/>
            <w:right w:val="none" w:sz="0" w:space="0" w:color="auto"/>
          </w:divBdr>
        </w:div>
        <w:div w:id="1690789523">
          <w:marLeft w:val="480"/>
          <w:marRight w:val="0"/>
          <w:marTop w:val="0"/>
          <w:marBottom w:val="0"/>
          <w:divBdr>
            <w:top w:val="none" w:sz="0" w:space="0" w:color="auto"/>
            <w:left w:val="none" w:sz="0" w:space="0" w:color="auto"/>
            <w:bottom w:val="none" w:sz="0" w:space="0" w:color="auto"/>
            <w:right w:val="none" w:sz="0" w:space="0" w:color="auto"/>
          </w:divBdr>
        </w:div>
        <w:div w:id="1006637689">
          <w:marLeft w:val="480"/>
          <w:marRight w:val="0"/>
          <w:marTop w:val="0"/>
          <w:marBottom w:val="0"/>
          <w:divBdr>
            <w:top w:val="none" w:sz="0" w:space="0" w:color="auto"/>
            <w:left w:val="none" w:sz="0" w:space="0" w:color="auto"/>
            <w:bottom w:val="none" w:sz="0" w:space="0" w:color="auto"/>
            <w:right w:val="none" w:sz="0" w:space="0" w:color="auto"/>
          </w:divBdr>
        </w:div>
        <w:div w:id="1025329272">
          <w:marLeft w:val="480"/>
          <w:marRight w:val="0"/>
          <w:marTop w:val="0"/>
          <w:marBottom w:val="0"/>
          <w:divBdr>
            <w:top w:val="none" w:sz="0" w:space="0" w:color="auto"/>
            <w:left w:val="none" w:sz="0" w:space="0" w:color="auto"/>
            <w:bottom w:val="none" w:sz="0" w:space="0" w:color="auto"/>
            <w:right w:val="none" w:sz="0" w:space="0" w:color="auto"/>
          </w:divBdr>
        </w:div>
        <w:div w:id="1346784868">
          <w:marLeft w:val="480"/>
          <w:marRight w:val="0"/>
          <w:marTop w:val="0"/>
          <w:marBottom w:val="0"/>
          <w:divBdr>
            <w:top w:val="none" w:sz="0" w:space="0" w:color="auto"/>
            <w:left w:val="none" w:sz="0" w:space="0" w:color="auto"/>
            <w:bottom w:val="none" w:sz="0" w:space="0" w:color="auto"/>
            <w:right w:val="none" w:sz="0" w:space="0" w:color="auto"/>
          </w:divBdr>
        </w:div>
        <w:div w:id="1909265775">
          <w:marLeft w:val="480"/>
          <w:marRight w:val="0"/>
          <w:marTop w:val="0"/>
          <w:marBottom w:val="0"/>
          <w:divBdr>
            <w:top w:val="none" w:sz="0" w:space="0" w:color="auto"/>
            <w:left w:val="none" w:sz="0" w:space="0" w:color="auto"/>
            <w:bottom w:val="none" w:sz="0" w:space="0" w:color="auto"/>
            <w:right w:val="none" w:sz="0" w:space="0" w:color="auto"/>
          </w:divBdr>
        </w:div>
        <w:div w:id="1442216798">
          <w:marLeft w:val="480"/>
          <w:marRight w:val="0"/>
          <w:marTop w:val="0"/>
          <w:marBottom w:val="0"/>
          <w:divBdr>
            <w:top w:val="none" w:sz="0" w:space="0" w:color="auto"/>
            <w:left w:val="none" w:sz="0" w:space="0" w:color="auto"/>
            <w:bottom w:val="none" w:sz="0" w:space="0" w:color="auto"/>
            <w:right w:val="none" w:sz="0" w:space="0" w:color="auto"/>
          </w:divBdr>
        </w:div>
      </w:divsChild>
    </w:div>
    <w:div w:id="32468109">
      <w:bodyDiv w:val="1"/>
      <w:marLeft w:val="0"/>
      <w:marRight w:val="0"/>
      <w:marTop w:val="0"/>
      <w:marBottom w:val="0"/>
      <w:divBdr>
        <w:top w:val="none" w:sz="0" w:space="0" w:color="auto"/>
        <w:left w:val="none" w:sz="0" w:space="0" w:color="auto"/>
        <w:bottom w:val="none" w:sz="0" w:space="0" w:color="auto"/>
        <w:right w:val="none" w:sz="0" w:space="0" w:color="auto"/>
      </w:divBdr>
    </w:div>
    <w:div w:id="32925070">
      <w:bodyDiv w:val="1"/>
      <w:marLeft w:val="0"/>
      <w:marRight w:val="0"/>
      <w:marTop w:val="0"/>
      <w:marBottom w:val="0"/>
      <w:divBdr>
        <w:top w:val="none" w:sz="0" w:space="0" w:color="auto"/>
        <w:left w:val="none" w:sz="0" w:space="0" w:color="auto"/>
        <w:bottom w:val="none" w:sz="0" w:space="0" w:color="auto"/>
        <w:right w:val="none" w:sz="0" w:space="0" w:color="auto"/>
      </w:divBdr>
    </w:div>
    <w:div w:id="33385951">
      <w:bodyDiv w:val="1"/>
      <w:marLeft w:val="0"/>
      <w:marRight w:val="0"/>
      <w:marTop w:val="0"/>
      <w:marBottom w:val="0"/>
      <w:divBdr>
        <w:top w:val="none" w:sz="0" w:space="0" w:color="auto"/>
        <w:left w:val="none" w:sz="0" w:space="0" w:color="auto"/>
        <w:bottom w:val="none" w:sz="0" w:space="0" w:color="auto"/>
        <w:right w:val="none" w:sz="0" w:space="0" w:color="auto"/>
      </w:divBdr>
    </w:div>
    <w:div w:id="33386781">
      <w:bodyDiv w:val="1"/>
      <w:marLeft w:val="0"/>
      <w:marRight w:val="0"/>
      <w:marTop w:val="0"/>
      <w:marBottom w:val="0"/>
      <w:divBdr>
        <w:top w:val="none" w:sz="0" w:space="0" w:color="auto"/>
        <w:left w:val="none" w:sz="0" w:space="0" w:color="auto"/>
        <w:bottom w:val="none" w:sz="0" w:space="0" w:color="auto"/>
        <w:right w:val="none" w:sz="0" w:space="0" w:color="auto"/>
      </w:divBdr>
    </w:div>
    <w:div w:id="34157656">
      <w:bodyDiv w:val="1"/>
      <w:marLeft w:val="0"/>
      <w:marRight w:val="0"/>
      <w:marTop w:val="0"/>
      <w:marBottom w:val="0"/>
      <w:divBdr>
        <w:top w:val="none" w:sz="0" w:space="0" w:color="auto"/>
        <w:left w:val="none" w:sz="0" w:space="0" w:color="auto"/>
        <w:bottom w:val="none" w:sz="0" w:space="0" w:color="auto"/>
        <w:right w:val="none" w:sz="0" w:space="0" w:color="auto"/>
      </w:divBdr>
    </w:div>
    <w:div w:id="34354944">
      <w:bodyDiv w:val="1"/>
      <w:marLeft w:val="0"/>
      <w:marRight w:val="0"/>
      <w:marTop w:val="0"/>
      <w:marBottom w:val="0"/>
      <w:divBdr>
        <w:top w:val="none" w:sz="0" w:space="0" w:color="auto"/>
        <w:left w:val="none" w:sz="0" w:space="0" w:color="auto"/>
        <w:bottom w:val="none" w:sz="0" w:space="0" w:color="auto"/>
        <w:right w:val="none" w:sz="0" w:space="0" w:color="auto"/>
      </w:divBdr>
    </w:div>
    <w:div w:id="35198874">
      <w:bodyDiv w:val="1"/>
      <w:marLeft w:val="0"/>
      <w:marRight w:val="0"/>
      <w:marTop w:val="0"/>
      <w:marBottom w:val="0"/>
      <w:divBdr>
        <w:top w:val="none" w:sz="0" w:space="0" w:color="auto"/>
        <w:left w:val="none" w:sz="0" w:space="0" w:color="auto"/>
        <w:bottom w:val="none" w:sz="0" w:space="0" w:color="auto"/>
        <w:right w:val="none" w:sz="0" w:space="0" w:color="auto"/>
      </w:divBdr>
    </w:div>
    <w:div w:id="35279608">
      <w:bodyDiv w:val="1"/>
      <w:marLeft w:val="0"/>
      <w:marRight w:val="0"/>
      <w:marTop w:val="0"/>
      <w:marBottom w:val="0"/>
      <w:divBdr>
        <w:top w:val="none" w:sz="0" w:space="0" w:color="auto"/>
        <w:left w:val="none" w:sz="0" w:space="0" w:color="auto"/>
        <w:bottom w:val="none" w:sz="0" w:space="0" w:color="auto"/>
        <w:right w:val="none" w:sz="0" w:space="0" w:color="auto"/>
      </w:divBdr>
    </w:div>
    <w:div w:id="35934365">
      <w:bodyDiv w:val="1"/>
      <w:marLeft w:val="0"/>
      <w:marRight w:val="0"/>
      <w:marTop w:val="0"/>
      <w:marBottom w:val="0"/>
      <w:divBdr>
        <w:top w:val="none" w:sz="0" w:space="0" w:color="auto"/>
        <w:left w:val="none" w:sz="0" w:space="0" w:color="auto"/>
        <w:bottom w:val="none" w:sz="0" w:space="0" w:color="auto"/>
        <w:right w:val="none" w:sz="0" w:space="0" w:color="auto"/>
      </w:divBdr>
    </w:div>
    <w:div w:id="35935280">
      <w:bodyDiv w:val="1"/>
      <w:marLeft w:val="0"/>
      <w:marRight w:val="0"/>
      <w:marTop w:val="0"/>
      <w:marBottom w:val="0"/>
      <w:divBdr>
        <w:top w:val="none" w:sz="0" w:space="0" w:color="auto"/>
        <w:left w:val="none" w:sz="0" w:space="0" w:color="auto"/>
        <w:bottom w:val="none" w:sz="0" w:space="0" w:color="auto"/>
        <w:right w:val="none" w:sz="0" w:space="0" w:color="auto"/>
      </w:divBdr>
    </w:div>
    <w:div w:id="36514125">
      <w:bodyDiv w:val="1"/>
      <w:marLeft w:val="0"/>
      <w:marRight w:val="0"/>
      <w:marTop w:val="0"/>
      <w:marBottom w:val="0"/>
      <w:divBdr>
        <w:top w:val="none" w:sz="0" w:space="0" w:color="auto"/>
        <w:left w:val="none" w:sz="0" w:space="0" w:color="auto"/>
        <w:bottom w:val="none" w:sz="0" w:space="0" w:color="auto"/>
        <w:right w:val="none" w:sz="0" w:space="0" w:color="auto"/>
      </w:divBdr>
    </w:div>
    <w:div w:id="36585736">
      <w:bodyDiv w:val="1"/>
      <w:marLeft w:val="0"/>
      <w:marRight w:val="0"/>
      <w:marTop w:val="0"/>
      <w:marBottom w:val="0"/>
      <w:divBdr>
        <w:top w:val="none" w:sz="0" w:space="0" w:color="auto"/>
        <w:left w:val="none" w:sz="0" w:space="0" w:color="auto"/>
        <w:bottom w:val="none" w:sz="0" w:space="0" w:color="auto"/>
        <w:right w:val="none" w:sz="0" w:space="0" w:color="auto"/>
      </w:divBdr>
    </w:div>
    <w:div w:id="36860102">
      <w:bodyDiv w:val="1"/>
      <w:marLeft w:val="0"/>
      <w:marRight w:val="0"/>
      <w:marTop w:val="0"/>
      <w:marBottom w:val="0"/>
      <w:divBdr>
        <w:top w:val="none" w:sz="0" w:space="0" w:color="auto"/>
        <w:left w:val="none" w:sz="0" w:space="0" w:color="auto"/>
        <w:bottom w:val="none" w:sz="0" w:space="0" w:color="auto"/>
        <w:right w:val="none" w:sz="0" w:space="0" w:color="auto"/>
      </w:divBdr>
    </w:div>
    <w:div w:id="37584174">
      <w:bodyDiv w:val="1"/>
      <w:marLeft w:val="0"/>
      <w:marRight w:val="0"/>
      <w:marTop w:val="0"/>
      <w:marBottom w:val="0"/>
      <w:divBdr>
        <w:top w:val="none" w:sz="0" w:space="0" w:color="auto"/>
        <w:left w:val="none" w:sz="0" w:space="0" w:color="auto"/>
        <w:bottom w:val="none" w:sz="0" w:space="0" w:color="auto"/>
        <w:right w:val="none" w:sz="0" w:space="0" w:color="auto"/>
      </w:divBdr>
    </w:div>
    <w:div w:id="37710576">
      <w:bodyDiv w:val="1"/>
      <w:marLeft w:val="0"/>
      <w:marRight w:val="0"/>
      <w:marTop w:val="0"/>
      <w:marBottom w:val="0"/>
      <w:divBdr>
        <w:top w:val="none" w:sz="0" w:space="0" w:color="auto"/>
        <w:left w:val="none" w:sz="0" w:space="0" w:color="auto"/>
        <w:bottom w:val="none" w:sz="0" w:space="0" w:color="auto"/>
        <w:right w:val="none" w:sz="0" w:space="0" w:color="auto"/>
      </w:divBdr>
    </w:div>
    <w:div w:id="37822898">
      <w:bodyDiv w:val="1"/>
      <w:marLeft w:val="0"/>
      <w:marRight w:val="0"/>
      <w:marTop w:val="0"/>
      <w:marBottom w:val="0"/>
      <w:divBdr>
        <w:top w:val="none" w:sz="0" w:space="0" w:color="auto"/>
        <w:left w:val="none" w:sz="0" w:space="0" w:color="auto"/>
        <w:bottom w:val="none" w:sz="0" w:space="0" w:color="auto"/>
        <w:right w:val="none" w:sz="0" w:space="0" w:color="auto"/>
      </w:divBdr>
    </w:div>
    <w:div w:id="38631448">
      <w:bodyDiv w:val="1"/>
      <w:marLeft w:val="0"/>
      <w:marRight w:val="0"/>
      <w:marTop w:val="0"/>
      <w:marBottom w:val="0"/>
      <w:divBdr>
        <w:top w:val="none" w:sz="0" w:space="0" w:color="auto"/>
        <w:left w:val="none" w:sz="0" w:space="0" w:color="auto"/>
        <w:bottom w:val="none" w:sz="0" w:space="0" w:color="auto"/>
        <w:right w:val="none" w:sz="0" w:space="0" w:color="auto"/>
      </w:divBdr>
    </w:div>
    <w:div w:id="38670635">
      <w:bodyDiv w:val="1"/>
      <w:marLeft w:val="0"/>
      <w:marRight w:val="0"/>
      <w:marTop w:val="0"/>
      <w:marBottom w:val="0"/>
      <w:divBdr>
        <w:top w:val="none" w:sz="0" w:space="0" w:color="auto"/>
        <w:left w:val="none" w:sz="0" w:space="0" w:color="auto"/>
        <w:bottom w:val="none" w:sz="0" w:space="0" w:color="auto"/>
        <w:right w:val="none" w:sz="0" w:space="0" w:color="auto"/>
      </w:divBdr>
    </w:div>
    <w:div w:id="38746909">
      <w:bodyDiv w:val="1"/>
      <w:marLeft w:val="0"/>
      <w:marRight w:val="0"/>
      <w:marTop w:val="0"/>
      <w:marBottom w:val="0"/>
      <w:divBdr>
        <w:top w:val="none" w:sz="0" w:space="0" w:color="auto"/>
        <w:left w:val="none" w:sz="0" w:space="0" w:color="auto"/>
        <w:bottom w:val="none" w:sz="0" w:space="0" w:color="auto"/>
        <w:right w:val="none" w:sz="0" w:space="0" w:color="auto"/>
      </w:divBdr>
    </w:div>
    <w:div w:id="39674319">
      <w:bodyDiv w:val="1"/>
      <w:marLeft w:val="0"/>
      <w:marRight w:val="0"/>
      <w:marTop w:val="0"/>
      <w:marBottom w:val="0"/>
      <w:divBdr>
        <w:top w:val="none" w:sz="0" w:space="0" w:color="auto"/>
        <w:left w:val="none" w:sz="0" w:space="0" w:color="auto"/>
        <w:bottom w:val="none" w:sz="0" w:space="0" w:color="auto"/>
        <w:right w:val="none" w:sz="0" w:space="0" w:color="auto"/>
      </w:divBdr>
    </w:div>
    <w:div w:id="39986345">
      <w:bodyDiv w:val="1"/>
      <w:marLeft w:val="0"/>
      <w:marRight w:val="0"/>
      <w:marTop w:val="0"/>
      <w:marBottom w:val="0"/>
      <w:divBdr>
        <w:top w:val="none" w:sz="0" w:space="0" w:color="auto"/>
        <w:left w:val="none" w:sz="0" w:space="0" w:color="auto"/>
        <w:bottom w:val="none" w:sz="0" w:space="0" w:color="auto"/>
        <w:right w:val="none" w:sz="0" w:space="0" w:color="auto"/>
      </w:divBdr>
    </w:div>
    <w:div w:id="40255272">
      <w:bodyDiv w:val="1"/>
      <w:marLeft w:val="0"/>
      <w:marRight w:val="0"/>
      <w:marTop w:val="0"/>
      <w:marBottom w:val="0"/>
      <w:divBdr>
        <w:top w:val="none" w:sz="0" w:space="0" w:color="auto"/>
        <w:left w:val="none" w:sz="0" w:space="0" w:color="auto"/>
        <w:bottom w:val="none" w:sz="0" w:space="0" w:color="auto"/>
        <w:right w:val="none" w:sz="0" w:space="0" w:color="auto"/>
      </w:divBdr>
    </w:div>
    <w:div w:id="40635304">
      <w:bodyDiv w:val="1"/>
      <w:marLeft w:val="0"/>
      <w:marRight w:val="0"/>
      <w:marTop w:val="0"/>
      <w:marBottom w:val="0"/>
      <w:divBdr>
        <w:top w:val="none" w:sz="0" w:space="0" w:color="auto"/>
        <w:left w:val="none" w:sz="0" w:space="0" w:color="auto"/>
        <w:bottom w:val="none" w:sz="0" w:space="0" w:color="auto"/>
        <w:right w:val="none" w:sz="0" w:space="0" w:color="auto"/>
      </w:divBdr>
    </w:div>
    <w:div w:id="41100979">
      <w:bodyDiv w:val="1"/>
      <w:marLeft w:val="0"/>
      <w:marRight w:val="0"/>
      <w:marTop w:val="0"/>
      <w:marBottom w:val="0"/>
      <w:divBdr>
        <w:top w:val="none" w:sz="0" w:space="0" w:color="auto"/>
        <w:left w:val="none" w:sz="0" w:space="0" w:color="auto"/>
        <w:bottom w:val="none" w:sz="0" w:space="0" w:color="auto"/>
        <w:right w:val="none" w:sz="0" w:space="0" w:color="auto"/>
      </w:divBdr>
    </w:div>
    <w:div w:id="41944511">
      <w:bodyDiv w:val="1"/>
      <w:marLeft w:val="0"/>
      <w:marRight w:val="0"/>
      <w:marTop w:val="0"/>
      <w:marBottom w:val="0"/>
      <w:divBdr>
        <w:top w:val="none" w:sz="0" w:space="0" w:color="auto"/>
        <w:left w:val="none" w:sz="0" w:space="0" w:color="auto"/>
        <w:bottom w:val="none" w:sz="0" w:space="0" w:color="auto"/>
        <w:right w:val="none" w:sz="0" w:space="0" w:color="auto"/>
      </w:divBdr>
    </w:div>
    <w:div w:id="42028451">
      <w:bodyDiv w:val="1"/>
      <w:marLeft w:val="0"/>
      <w:marRight w:val="0"/>
      <w:marTop w:val="0"/>
      <w:marBottom w:val="0"/>
      <w:divBdr>
        <w:top w:val="none" w:sz="0" w:space="0" w:color="auto"/>
        <w:left w:val="none" w:sz="0" w:space="0" w:color="auto"/>
        <w:bottom w:val="none" w:sz="0" w:space="0" w:color="auto"/>
        <w:right w:val="none" w:sz="0" w:space="0" w:color="auto"/>
      </w:divBdr>
    </w:div>
    <w:div w:id="42141635">
      <w:bodyDiv w:val="1"/>
      <w:marLeft w:val="0"/>
      <w:marRight w:val="0"/>
      <w:marTop w:val="0"/>
      <w:marBottom w:val="0"/>
      <w:divBdr>
        <w:top w:val="none" w:sz="0" w:space="0" w:color="auto"/>
        <w:left w:val="none" w:sz="0" w:space="0" w:color="auto"/>
        <w:bottom w:val="none" w:sz="0" w:space="0" w:color="auto"/>
        <w:right w:val="none" w:sz="0" w:space="0" w:color="auto"/>
      </w:divBdr>
    </w:div>
    <w:div w:id="42414673">
      <w:bodyDiv w:val="1"/>
      <w:marLeft w:val="0"/>
      <w:marRight w:val="0"/>
      <w:marTop w:val="0"/>
      <w:marBottom w:val="0"/>
      <w:divBdr>
        <w:top w:val="none" w:sz="0" w:space="0" w:color="auto"/>
        <w:left w:val="none" w:sz="0" w:space="0" w:color="auto"/>
        <w:bottom w:val="none" w:sz="0" w:space="0" w:color="auto"/>
        <w:right w:val="none" w:sz="0" w:space="0" w:color="auto"/>
      </w:divBdr>
    </w:div>
    <w:div w:id="42945456">
      <w:bodyDiv w:val="1"/>
      <w:marLeft w:val="0"/>
      <w:marRight w:val="0"/>
      <w:marTop w:val="0"/>
      <w:marBottom w:val="0"/>
      <w:divBdr>
        <w:top w:val="none" w:sz="0" w:space="0" w:color="auto"/>
        <w:left w:val="none" w:sz="0" w:space="0" w:color="auto"/>
        <w:bottom w:val="none" w:sz="0" w:space="0" w:color="auto"/>
        <w:right w:val="none" w:sz="0" w:space="0" w:color="auto"/>
      </w:divBdr>
    </w:div>
    <w:div w:id="43213021">
      <w:bodyDiv w:val="1"/>
      <w:marLeft w:val="0"/>
      <w:marRight w:val="0"/>
      <w:marTop w:val="0"/>
      <w:marBottom w:val="0"/>
      <w:divBdr>
        <w:top w:val="none" w:sz="0" w:space="0" w:color="auto"/>
        <w:left w:val="none" w:sz="0" w:space="0" w:color="auto"/>
        <w:bottom w:val="none" w:sz="0" w:space="0" w:color="auto"/>
        <w:right w:val="none" w:sz="0" w:space="0" w:color="auto"/>
      </w:divBdr>
    </w:div>
    <w:div w:id="43455274">
      <w:bodyDiv w:val="1"/>
      <w:marLeft w:val="0"/>
      <w:marRight w:val="0"/>
      <w:marTop w:val="0"/>
      <w:marBottom w:val="0"/>
      <w:divBdr>
        <w:top w:val="none" w:sz="0" w:space="0" w:color="auto"/>
        <w:left w:val="none" w:sz="0" w:space="0" w:color="auto"/>
        <w:bottom w:val="none" w:sz="0" w:space="0" w:color="auto"/>
        <w:right w:val="none" w:sz="0" w:space="0" w:color="auto"/>
      </w:divBdr>
    </w:div>
    <w:div w:id="43874399">
      <w:bodyDiv w:val="1"/>
      <w:marLeft w:val="0"/>
      <w:marRight w:val="0"/>
      <w:marTop w:val="0"/>
      <w:marBottom w:val="0"/>
      <w:divBdr>
        <w:top w:val="none" w:sz="0" w:space="0" w:color="auto"/>
        <w:left w:val="none" w:sz="0" w:space="0" w:color="auto"/>
        <w:bottom w:val="none" w:sz="0" w:space="0" w:color="auto"/>
        <w:right w:val="none" w:sz="0" w:space="0" w:color="auto"/>
      </w:divBdr>
    </w:div>
    <w:div w:id="43913953">
      <w:bodyDiv w:val="1"/>
      <w:marLeft w:val="0"/>
      <w:marRight w:val="0"/>
      <w:marTop w:val="0"/>
      <w:marBottom w:val="0"/>
      <w:divBdr>
        <w:top w:val="none" w:sz="0" w:space="0" w:color="auto"/>
        <w:left w:val="none" w:sz="0" w:space="0" w:color="auto"/>
        <w:bottom w:val="none" w:sz="0" w:space="0" w:color="auto"/>
        <w:right w:val="none" w:sz="0" w:space="0" w:color="auto"/>
      </w:divBdr>
    </w:div>
    <w:div w:id="44137342">
      <w:bodyDiv w:val="1"/>
      <w:marLeft w:val="0"/>
      <w:marRight w:val="0"/>
      <w:marTop w:val="0"/>
      <w:marBottom w:val="0"/>
      <w:divBdr>
        <w:top w:val="none" w:sz="0" w:space="0" w:color="auto"/>
        <w:left w:val="none" w:sz="0" w:space="0" w:color="auto"/>
        <w:bottom w:val="none" w:sz="0" w:space="0" w:color="auto"/>
        <w:right w:val="none" w:sz="0" w:space="0" w:color="auto"/>
      </w:divBdr>
    </w:div>
    <w:div w:id="44372202">
      <w:bodyDiv w:val="1"/>
      <w:marLeft w:val="0"/>
      <w:marRight w:val="0"/>
      <w:marTop w:val="0"/>
      <w:marBottom w:val="0"/>
      <w:divBdr>
        <w:top w:val="none" w:sz="0" w:space="0" w:color="auto"/>
        <w:left w:val="none" w:sz="0" w:space="0" w:color="auto"/>
        <w:bottom w:val="none" w:sz="0" w:space="0" w:color="auto"/>
        <w:right w:val="none" w:sz="0" w:space="0" w:color="auto"/>
      </w:divBdr>
    </w:div>
    <w:div w:id="44766926">
      <w:bodyDiv w:val="1"/>
      <w:marLeft w:val="0"/>
      <w:marRight w:val="0"/>
      <w:marTop w:val="0"/>
      <w:marBottom w:val="0"/>
      <w:divBdr>
        <w:top w:val="none" w:sz="0" w:space="0" w:color="auto"/>
        <w:left w:val="none" w:sz="0" w:space="0" w:color="auto"/>
        <w:bottom w:val="none" w:sz="0" w:space="0" w:color="auto"/>
        <w:right w:val="none" w:sz="0" w:space="0" w:color="auto"/>
      </w:divBdr>
    </w:div>
    <w:div w:id="44841624">
      <w:bodyDiv w:val="1"/>
      <w:marLeft w:val="0"/>
      <w:marRight w:val="0"/>
      <w:marTop w:val="0"/>
      <w:marBottom w:val="0"/>
      <w:divBdr>
        <w:top w:val="none" w:sz="0" w:space="0" w:color="auto"/>
        <w:left w:val="none" w:sz="0" w:space="0" w:color="auto"/>
        <w:bottom w:val="none" w:sz="0" w:space="0" w:color="auto"/>
        <w:right w:val="none" w:sz="0" w:space="0" w:color="auto"/>
      </w:divBdr>
      <w:divsChild>
        <w:div w:id="740562727">
          <w:marLeft w:val="0"/>
          <w:marRight w:val="0"/>
          <w:marTop w:val="0"/>
          <w:marBottom w:val="0"/>
          <w:divBdr>
            <w:top w:val="none" w:sz="0" w:space="0" w:color="auto"/>
            <w:left w:val="none" w:sz="0" w:space="0" w:color="auto"/>
            <w:bottom w:val="none" w:sz="0" w:space="0" w:color="auto"/>
            <w:right w:val="none" w:sz="0" w:space="0" w:color="auto"/>
          </w:divBdr>
        </w:div>
        <w:div w:id="963972294">
          <w:marLeft w:val="0"/>
          <w:marRight w:val="0"/>
          <w:marTop w:val="0"/>
          <w:marBottom w:val="0"/>
          <w:divBdr>
            <w:top w:val="none" w:sz="0" w:space="0" w:color="auto"/>
            <w:left w:val="none" w:sz="0" w:space="0" w:color="auto"/>
            <w:bottom w:val="none" w:sz="0" w:space="0" w:color="auto"/>
            <w:right w:val="none" w:sz="0" w:space="0" w:color="auto"/>
          </w:divBdr>
        </w:div>
        <w:div w:id="460464111">
          <w:marLeft w:val="0"/>
          <w:marRight w:val="0"/>
          <w:marTop w:val="0"/>
          <w:marBottom w:val="0"/>
          <w:divBdr>
            <w:top w:val="none" w:sz="0" w:space="0" w:color="auto"/>
            <w:left w:val="none" w:sz="0" w:space="0" w:color="auto"/>
            <w:bottom w:val="none" w:sz="0" w:space="0" w:color="auto"/>
            <w:right w:val="none" w:sz="0" w:space="0" w:color="auto"/>
          </w:divBdr>
        </w:div>
        <w:div w:id="929310161">
          <w:marLeft w:val="0"/>
          <w:marRight w:val="0"/>
          <w:marTop w:val="0"/>
          <w:marBottom w:val="0"/>
          <w:divBdr>
            <w:top w:val="none" w:sz="0" w:space="0" w:color="auto"/>
            <w:left w:val="none" w:sz="0" w:space="0" w:color="auto"/>
            <w:bottom w:val="none" w:sz="0" w:space="0" w:color="auto"/>
            <w:right w:val="none" w:sz="0" w:space="0" w:color="auto"/>
          </w:divBdr>
        </w:div>
        <w:div w:id="1218518494">
          <w:marLeft w:val="0"/>
          <w:marRight w:val="0"/>
          <w:marTop w:val="0"/>
          <w:marBottom w:val="0"/>
          <w:divBdr>
            <w:top w:val="none" w:sz="0" w:space="0" w:color="auto"/>
            <w:left w:val="none" w:sz="0" w:space="0" w:color="auto"/>
            <w:bottom w:val="none" w:sz="0" w:space="0" w:color="auto"/>
            <w:right w:val="none" w:sz="0" w:space="0" w:color="auto"/>
          </w:divBdr>
        </w:div>
        <w:div w:id="1549368892">
          <w:marLeft w:val="0"/>
          <w:marRight w:val="0"/>
          <w:marTop w:val="0"/>
          <w:marBottom w:val="0"/>
          <w:divBdr>
            <w:top w:val="none" w:sz="0" w:space="0" w:color="auto"/>
            <w:left w:val="none" w:sz="0" w:space="0" w:color="auto"/>
            <w:bottom w:val="none" w:sz="0" w:space="0" w:color="auto"/>
            <w:right w:val="none" w:sz="0" w:space="0" w:color="auto"/>
          </w:divBdr>
        </w:div>
        <w:div w:id="1981878088">
          <w:marLeft w:val="0"/>
          <w:marRight w:val="0"/>
          <w:marTop w:val="0"/>
          <w:marBottom w:val="0"/>
          <w:divBdr>
            <w:top w:val="none" w:sz="0" w:space="0" w:color="auto"/>
            <w:left w:val="none" w:sz="0" w:space="0" w:color="auto"/>
            <w:bottom w:val="none" w:sz="0" w:space="0" w:color="auto"/>
            <w:right w:val="none" w:sz="0" w:space="0" w:color="auto"/>
          </w:divBdr>
        </w:div>
        <w:div w:id="1271202224">
          <w:marLeft w:val="0"/>
          <w:marRight w:val="0"/>
          <w:marTop w:val="0"/>
          <w:marBottom w:val="0"/>
          <w:divBdr>
            <w:top w:val="none" w:sz="0" w:space="0" w:color="auto"/>
            <w:left w:val="none" w:sz="0" w:space="0" w:color="auto"/>
            <w:bottom w:val="none" w:sz="0" w:space="0" w:color="auto"/>
            <w:right w:val="none" w:sz="0" w:space="0" w:color="auto"/>
          </w:divBdr>
        </w:div>
        <w:div w:id="1250382699">
          <w:marLeft w:val="0"/>
          <w:marRight w:val="0"/>
          <w:marTop w:val="0"/>
          <w:marBottom w:val="0"/>
          <w:divBdr>
            <w:top w:val="none" w:sz="0" w:space="0" w:color="auto"/>
            <w:left w:val="none" w:sz="0" w:space="0" w:color="auto"/>
            <w:bottom w:val="none" w:sz="0" w:space="0" w:color="auto"/>
            <w:right w:val="none" w:sz="0" w:space="0" w:color="auto"/>
          </w:divBdr>
        </w:div>
        <w:div w:id="1201239494">
          <w:marLeft w:val="0"/>
          <w:marRight w:val="0"/>
          <w:marTop w:val="0"/>
          <w:marBottom w:val="0"/>
          <w:divBdr>
            <w:top w:val="none" w:sz="0" w:space="0" w:color="auto"/>
            <w:left w:val="none" w:sz="0" w:space="0" w:color="auto"/>
            <w:bottom w:val="none" w:sz="0" w:space="0" w:color="auto"/>
            <w:right w:val="none" w:sz="0" w:space="0" w:color="auto"/>
          </w:divBdr>
        </w:div>
        <w:div w:id="1222978593">
          <w:marLeft w:val="0"/>
          <w:marRight w:val="0"/>
          <w:marTop w:val="0"/>
          <w:marBottom w:val="0"/>
          <w:divBdr>
            <w:top w:val="none" w:sz="0" w:space="0" w:color="auto"/>
            <w:left w:val="none" w:sz="0" w:space="0" w:color="auto"/>
            <w:bottom w:val="none" w:sz="0" w:space="0" w:color="auto"/>
            <w:right w:val="none" w:sz="0" w:space="0" w:color="auto"/>
          </w:divBdr>
        </w:div>
        <w:div w:id="1996831431">
          <w:marLeft w:val="0"/>
          <w:marRight w:val="0"/>
          <w:marTop w:val="0"/>
          <w:marBottom w:val="0"/>
          <w:divBdr>
            <w:top w:val="none" w:sz="0" w:space="0" w:color="auto"/>
            <w:left w:val="none" w:sz="0" w:space="0" w:color="auto"/>
            <w:bottom w:val="none" w:sz="0" w:space="0" w:color="auto"/>
            <w:right w:val="none" w:sz="0" w:space="0" w:color="auto"/>
          </w:divBdr>
        </w:div>
        <w:div w:id="1874920882">
          <w:marLeft w:val="0"/>
          <w:marRight w:val="0"/>
          <w:marTop w:val="0"/>
          <w:marBottom w:val="0"/>
          <w:divBdr>
            <w:top w:val="none" w:sz="0" w:space="0" w:color="auto"/>
            <w:left w:val="none" w:sz="0" w:space="0" w:color="auto"/>
            <w:bottom w:val="none" w:sz="0" w:space="0" w:color="auto"/>
            <w:right w:val="none" w:sz="0" w:space="0" w:color="auto"/>
          </w:divBdr>
        </w:div>
        <w:div w:id="2144880458">
          <w:marLeft w:val="0"/>
          <w:marRight w:val="0"/>
          <w:marTop w:val="0"/>
          <w:marBottom w:val="0"/>
          <w:divBdr>
            <w:top w:val="none" w:sz="0" w:space="0" w:color="auto"/>
            <w:left w:val="none" w:sz="0" w:space="0" w:color="auto"/>
            <w:bottom w:val="none" w:sz="0" w:space="0" w:color="auto"/>
            <w:right w:val="none" w:sz="0" w:space="0" w:color="auto"/>
          </w:divBdr>
        </w:div>
        <w:div w:id="13457654">
          <w:marLeft w:val="0"/>
          <w:marRight w:val="0"/>
          <w:marTop w:val="0"/>
          <w:marBottom w:val="0"/>
          <w:divBdr>
            <w:top w:val="none" w:sz="0" w:space="0" w:color="auto"/>
            <w:left w:val="none" w:sz="0" w:space="0" w:color="auto"/>
            <w:bottom w:val="none" w:sz="0" w:space="0" w:color="auto"/>
            <w:right w:val="none" w:sz="0" w:space="0" w:color="auto"/>
          </w:divBdr>
        </w:div>
        <w:div w:id="1971544333">
          <w:marLeft w:val="0"/>
          <w:marRight w:val="0"/>
          <w:marTop w:val="0"/>
          <w:marBottom w:val="0"/>
          <w:divBdr>
            <w:top w:val="none" w:sz="0" w:space="0" w:color="auto"/>
            <w:left w:val="none" w:sz="0" w:space="0" w:color="auto"/>
            <w:bottom w:val="none" w:sz="0" w:space="0" w:color="auto"/>
            <w:right w:val="none" w:sz="0" w:space="0" w:color="auto"/>
          </w:divBdr>
        </w:div>
        <w:div w:id="1651249270">
          <w:marLeft w:val="0"/>
          <w:marRight w:val="0"/>
          <w:marTop w:val="0"/>
          <w:marBottom w:val="0"/>
          <w:divBdr>
            <w:top w:val="none" w:sz="0" w:space="0" w:color="auto"/>
            <w:left w:val="none" w:sz="0" w:space="0" w:color="auto"/>
            <w:bottom w:val="none" w:sz="0" w:space="0" w:color="auto"/>
            <w:right w:val="none" w:sz="0" w:space="0" w:color="auto"/>
          </w:divBdr>
        </w:div>
        <w:div w:id="241571308">
          <w:marLeft w:val="0"/>
          <w:marRight w:val="0"/>
          <w:marTop w:val="0"/>
          <w:marBottom w:val="0"/>
          <w:divBdr>
            <w:top w:val="none" w:sz="0" w:space="0" w:color="auto"/>
            <w:left w:val="none" w:sz="0" w:space="0" w:color="auto"/>
            <w:bottom w:val="none" w:sz="0" w:space="0" w:color="auto"/>
            <w:right w:val="none" w:sz="0" w:space="0" w:color="auto"/>
          </w:divBdr>
        </w:div>
        <w:div w:id="2143423937">
          <w:marLeft w:val="0"/>
          <w:marRight w:val="0"/>
          <w:marTop w:val="0"/>
          <w:marBottom w:val="0"/>
          <w:divBdr>
            <w:top w:val="none" w:sz="0" w:space="0" w:color="auto"/>
            <w:left w:val="none" w:sz="0" w:space="0" w:color="auto"/>
            <w:bottom w:val="none" w:sz="0" w:space="0" w:color="auto"/>
            <w:right w:val="none" w:sz="0" w:space="0" w:color="auto"/>
          </w:divBdr>
        </w:div>
        <w:div w:id="1021781729">
          <w:marLeft w:val="0"/>
          <w:marRight w:val="0"/>
          <w:marTop w:val="0"/>
          <w:marBottom w:val="0"/>
          <w:divBdr>
            <w:top w:val="none" w:sz="0" w:space="0" w:color="auto"/>
            <w:left w:val="none" w:sz="0" w:space="0" w:color="auto"/>
            <w:bottom w:val="none" w:sz="0" w:space="0" w:color="auto"/>
            <w:right w:val="none" w:sz="0" w:space="0" w:color="auto"/>
          </w:divBdr>
        </w:div>
        <w:div w:id="417097458">
          <w:marLeft w:val="0"/>
          <w:marRight w:val="0"/>
          <w:marTop w:val="0"/>
          <w:marBottom w:val="0"/>
          <w:divBdr>
            <w:top w:val="none" w:sz="0" w:space="0" w:color="auto"/>
            <w:left w:val="none" w:sz="0" w:space="0" w:color="auto"/>
            <w:bottom w:val="none" w:sz="0" w:space="0" w:color="auto"/>
            <w:right w:val="none" w:sz="0" w:space="0" w:color="auto"/>
          </w:divBdr>
        </w:div>
        <w:div w:id="2069330324">
          <w:marLeft w:val="0"/>
          <w:marRight w:val="0"/>
          <w:marTop w:val="0"/>
          <w:marBottom w:val="0"/>
          <w:divBdr>
            <w:top w:val="none" w:sz="0" w:space="0" w:color="auto"/>
            <w:left w:val="none" w:sz="0" w:space="0" w:color="auto"/>
            <w:bottom w:val="none" w:sz="0" w:space="0" w:color="auto"/>
            <w:right w:val="none" w:sz="0" w:space="0" w:color="auto"/>
          </w:divBdr>
        </w:div>
        <w:div w:id="1194073813">
          <w:marLeft w:val="0"/>
          <w:marRight w:val="0"/>
          <w:marTop w:val="0"/>
          <w:marBottom w:val="0"/>
          <w:divBdr>
            <w:top w:val="none" w:sz="0" w:space="0" w:color="auto"/>
            <w:left w:val="none" w:sz="0" w:space="0" w:color="auto"/>
            <w:bottom w:val="none" w:sz="0" w:space="0" w:color="auto"/>
            <w:right w:val="none" w:sz="0" w:space="0" w:color="auto"/>
          </w:divBdr>
        </w:div>
        <w:div w:id="1741098169">
          <w:marLeft w:val="0"/>
          <w:marRight w:val="0"/>
          <w:marTop w:val="0"/>
          <w:marBottom w:val="0"/>
          <w:divBdr>
            <w:top w:val="none" w:sz="0" w:space="0" w:color="auto"/>
            <w:left w:val="none" w:sz="0" w:space="0" w:color="auto"/>
            <w:bottom w:val="none" w:sz="0" w:space="0" w:color="auto"/>
            <w:right w:val="none" w:sz="0" w:space="0" w:color="auto"/>
          </w:divBdr>
        </w:div>
        <w:div w:id="514727706">
          <w:marLeft w:val="0"/>
          <w:marRight w:val="0"/>
          <w:marTop w:val="0"/>
          <w:marBottom w:val="0"/>
          <w:divBdr>
            <w:top w:val="none" w:sz="0" w:space="0" w:color="auto"/>
            <w:left w:val="none" w:sz="0" w:space="0" w:color="auto"/>
            <w:bottom w:val="none" w:sz="0" w:space="0" w:color="auto"/>
            <w:right w:val="none" w:sz="0" w:space="0" w:color="auto"/>
          </w:divBdr>
        </w:div>
        <w:div w:id="797181026">
          <w:marLeft w:val="0"/>
          <w:marRight w:val="0"/>
          <w:marTop w:val="0"/>
          <w:marBottom w:val="0"/>
          <w:divBdr>
            <w:top w:val="none" w:sz="0" w:space="0" w:color="auto"/>
            <w:left w:val="none" w:sz="0" w:space="0" w:color="auto"/>
            <w:bottom w:val="none" w:sz="0" w:space="0" w:color="auto"/>
            <w:right w:val="none" w:sz="0" w:space="0" w:color="auto"/>
          </w:divBdr>
        </w:div>
        <w:div w:id="766005401">
          <w:marLeft w:val="0"/>
          <w:marRight w:val="0"/>
          <w:marTop w:val="0"/>
          <w:marBottom w:val="0"/>
          <w:divBdr>
            <w:top w:val="none" w:sz="0" w:space="0" w:color="auto"/>
            <w:left w:val="none" w:sz="0" w:space="0" w:color="auto"/>
            <w:bottom w:val="none" w:sz="0" w:space="0" w:color="auto"/>
            <w:right w:val="none" w:sz="0" w:space="0" w:color="auto"/>
          </w:divBdr>
        </w:div>
        <w:div w:id="513493067">
          <w:marLeft w:val="0"/>
          <w:marRight w:val="0"/>
          <w:marTop w:val="0"/>
          <w:marBottom w:val="0"/>
          <w:divBdr>
            <w:top w:val="none" w:sz="0" w:space="0" w:color="auto"/>
            <w:left w:val="none" w:sz="0" w:space="0" w:color="auto"/>
            <w:bottom w:val="none" w:sz="0" w:space="0" w:color="auto"/>
            <w:right w:val="none" w:sz="0" w:space="0" w:color="auto"/>
          </w:divBdr>
        </w:div>
        <w:div w:id="1900896928">
          <w:marLeft w:val="0"/>
          <w:marRight w:val="0"/>
          <w:marTop w:val="0"/>
          <w:marBottom w:val="0"/>
          <w:divBdr>
            <w:top w:val="none" w:sz="0" w:space="0" w:color="auto"/>
            <w:left w:val="none" w:sz="0" w:space="0" w:color="auto"/>
            <w:bottom w:val="none" w:sz="0" w:space="0" w:color="auto"/>
            <w:right w:val="none" w:sz="0" w:space="0" w:color="auto"/>
          </w:divBdr>
        </w:div>
        <w:div w:id="725371230">
          <w:marLeft w:val="0"/>
          <w:marRight w:val="0"/>
          <w:marTop w:val="0"/>
          <w:marBottom w:val="0"/>
          <w:divBdr>
            <w:top w:val="none" w:sz="0" w:space="0" w:color="auto"/>
            <w:left w:val="none" w:sz="0" w:space="0" w:color="auto"/>
            <w:bottom w:val="none" w:sz="0" w:space="0" w:color="auto"/>
            <w:right w:val="none" w:sz="0" w:space="0" w:color="auto"/>
          </w:divBdr>
        </w:div>
        <w:div w:id="1137062560">
          <w:marLeft w:val="0"/>
          <w:marRight w:val="0"/>
          <w:marTop w:val="0"/>
          <w:marBottom w:val="0"/>
          <w:divBdr>
            <w:top w:val="none" w:sz="0" w:space="0" w:color="auto"/>
            <w:left w:val="none" w:sz="0" w:space="0" w:color="auto"/>
            <w:bottom w:val="none" w:sz="0" w:space="0" w:color="auto"/>
            <w:right w:val="none" w:sz="0" w:space="0" w:color="auto"/>
          </w:divBdr>
        </w:div>
        <w:div w:id="802695914">
          <w:marLeft w:val="0"/>
          <w:marRight w:val="0"/>
          <w:marTop w:val="0"/>
          <w:marBottom w:val="0"/>
          <w:divBdr>
            <w:top w:val="none" w:sz="0" w:space="0" w:color="auto"/>
            <w:left w:val="none" w:sz="0" w:space="0" w:color="auto"/>
            <w:bottom w:val="none" w:sz="0" w:space="0" w:color="auto"/>
            <w:right w:val="none" w:sz="0" w:space="0" w:color="auto"/>
          </w:divBdr>
        </w:div>
        <w:div w:id="2024699842">
          <w:marLeft w:val="0"/>
          <w:marRight w:val="0"/>
          <w:marTop w:val="0"/>
          <w:marBottom w:val="0"/>
          <w:divBdr>
            <w:top w:val="none" w:sz="0" w:space="0" w:color="auto"/>
            <w:left w:val="none" w:sz="0" w:space="0" w:color="auto"/>
            <w:bottom w:val="none" w:sz="0" w:space="0" w:color="auto"/>
            <w:right w:val="none" w:sz="0" w:space="0" w:color="auto"/>
          </w:divBdr>
        </w:div>
        <w:div w:id="27530762">
          <w:marLeft w:val="0"/>
          <w:marRight w:val="0"/>
          <w:marTop w:val="0"/>
          <w:marBottom w:val="0"/>
          <w:divBdr>
            <w:top w:val="none" w:sz="0" w:space="0" w:color="auto"/>
            <w:left w:val="none" w:sz="0" w:space="0" w:color="auto"/>
            <w:bottom w:val="none" w:sz="0" w:space="0" w:color="auto"/>
            <w:right w:val="none" w:sz="0" w:space="0" w:color="auto"/>
          </w:divBdr>
        </w:div>
        <w:div w:id="234514998">
          <w:marLeft w:val="0"/>
          <w:marRight w:val="0"/>
          <w:marTop w:val="0"/>
          <w:marBottom w:val="0"/>
          <w:divBdr>
            <w:top w:val="none" w:sz="0" w:space="0" w:color="auto"/>
            <w:left w:val="none" w:sz="0" w:space="0" w:color="auto"/>
            <w:bottom w:val="none" w:sz="0" w:space="0" w:color="auto"/>
            <w:right w:val="none" w:sz="0" w:space="0" w:color="auto"/>
          </w:divBdr>
        </w:div>
        <w:div w:id="1093357110">
          <w:marLeft w:val="0"/>
          <w:marRight w:val="0"/>
          <w:marTop w:val="0"/>
          <w:marBottom w:val="0"/>
          <w:divBdr>
            <w:top w:val="none" w:sz="0" w:space="0" w:color="auto"/>
            <w:left w:val="none" w:sz="0" w:space="0" w:color="auto"/>
            <w:bottom w:val="none" w:sz="0" w:space="0" w:color="auto"/>
            <w:right w:val="none" w:sz="0" w:space="0" w:color="auto"/>
          </w:divBdr>
        </w:div>
        <w:div w:id="2113474147">
          <w:marLeft w:val="0"/>
          <w:marRight w:val="0"/>
          <w:marTop w:val="0"/>
          <w:marBottom w:val="0"/>
          <w:divBdr>
            <w:top w:val="none" w:sz="0" w:space="0" w:color="auto"/>
            <w:left w:val="none" w:sz="0" w:space="0" w:color="auto"/>
            <w:bottom w:val="none" w:sz="0" w:space="0" w:color="auto"/>
            <w:right w:val="none" w:sz="0" w:space="0" w:color="auto"/>
          </w:divBdr>
        </w:div>
        <w:div w:id="1804418523">
          <w:marLeft w:val="0"/>
          <w:marRight w:val="0"/>
          <w:marTop w:val="0"/>
          <w:marBottom w:val="0"/>
          <w:divBdr>
            <w:top w:val="none" w:sz="0" w:space="0" w:color="auto"/>
            <w:left w:val="none" w:sz="0" w:space="0" w:color="auto"/>
            <w:bottom w:val="none" w:sz="0" w:space="0" w:color="auto"/>
            <w:right w:val="none" w:sz="0" w:space="0" w:color="auto"/>
          </w:divBdr>
        </w:div>
        <w:div w:id="60106077">
          <w:marLeft w:val="0"/>
          <w:marRight w:val="0"/>
          <w:marTop w:val="0"/>
          <w:marBottom w:val="0"/>
          <w:divBdr>
            <w:top w:val="none" w:sz="0" w:space="0" w:color="auto"/>
            <w:left w:val="none" w:sz="0" w:space="0" w:color="auto"/>
            <w:bottom w:val="none" w:sz="0" w:space="0" w:color="auto"/>
            <w:right w:val="none" w:sz="0" w:space="0" w:color="auto"/>
          </w:divBdr>
        </w:div>
      </w:divsChild>
    </w:div>
    <w:div w:id="45377434">
      <w:bodyDiv w:val="1"/>
      <w:marLeft w:val="0"/>
      <w:marRight w:val="0"/>
      <w:marTop w:val="0"/>
      <w:marBottom w:val="0"/>
      <w:divBdr>
        <w:top w:val="none" w:sz="0" w:space="0" w:color="auto"/>
        <w:left w:val="none" w:sz="0" w:space="0" w:color="auto"/>
        <w:bottom w:val="none" w:sz="0" w:space="0" w:color="auto"/>
        <w:right w:val="none" w:sz="0" w:space="0" w:color="auto"/>
      </w:divBdr>
    </w:div>
    <w:div w:id="45416547">
      <w:bodyDiv w:val="1"/>
      <w:marLeft w:val="0"/>
      <w:marRight w:val="0"/>
      <w:marTop w:val="0"/>
      <w:marBottom w:val="0"/>
      <w:divBdr>
        <w:top w:val="none" w:sz="0" w:space="0" w:color="auto"/>
        <w:left w:val="none" w:sz="0" w:space="0" w:color="auto"/>
        <w:bottom w:val="none" w:sz="0" w:space="0" w:color="auto"/>
        <w:right w:val="none" w:sz="0" w:space="0" w:color="auto"/>
      </w:divBdr>
    </w:div>
    <w:div w:id="45416860">
      <w:bodyDiv w:val="1"/>
      <w:marLeft w:val="0"/>
      <w:marRight w:val="0"/>
      <w:marTop w:val="0"/>
      <w:marBottom w:val="0"/>
      <w:divBdr>
        <w:top w:val="none" w:sz="0" w:space="0" w:color="auto"/>
        <w:left w:val="none" w:sz="0" w:space="0" w:color="auto"/>
        <w:bottom w:val="none" w:sz="0" w:space="0" w:color="auto"/>
        <w:right w:val="none" w:sz="0" w:space="0" w:color="auto"/>
      </w:divBdr>
    </w:div>
    <w:div w:id="45567034">
      <w:bodyDiv w:val="1"/>
      <w:marLeft w:val="0"/>
      <w:marRight w:val="0"/>
      <w:marTop w:val="0"/>
      <w:marBottom w:val="0"/>
      <w:divBdr>
        <w:top w:val="none" w:sz="0" w:space="0" w:color="auto"/>
        <w:left w:val="none" w:sz="0" w:space="0" w:color="auto"/>
        <w:bottom w:val="none" w:sz="0" w:space="0" w:color="auto"/>
        <w:right w:val="none" w:sz="0" w:space="0" w:color="auto"/>
      </w:divBdr>
    </w:div>
    <w:div w:id="45765279">
      <w:bodyDiv w:val="1"/>
      <w:marLeft w:val="0"/>
      <w:marRight w:val="0"/>
      <w:marTop w:val="0"/>
      <w:marBottom w:val="0"/>
      <w:divBdr>
        <w:top w:val="none" w:sz="0" w:space="0" w:color="auto"/>
        <w:left w:val="none" w:sz="0" w:space="0" w:color="auto"/>
        <w:bottom w:val="none" w:sz="0" w:space="0" w:color="auto"/>
        <w:right w:val="none" w:sz="0" w:space="0" w:color="auto"/>
      </w:divBdr>
    </w:div>
    <w:div w:id="45876647">
      <w:bodyDiv w:val="1"/>
      <w:marLeft w:val="0"/>
      <w:marRight w:val="0"/>
      <w:marTop w:val="0"/>
      <w:marBottom w:val="0"/>
      <w:divBdr>
        <w:top w:val="none" w:sz="0" w:space="0" w:color="auto"/>
        <w:left w:val="none" w:sz="0" w:space="0" w:color="auto"/>
        <w:bottom w:val="none" w:sz="0" w:space="0" w:color="auto"/>
        <w:right w:val="none" w:sz="0" w:space="0" w:color="auto"/>
      </w:divBdr>
    </w:div>
    <w:div w:id="46758888">
      <w:bodyDiv w:val="1"/>
      <w:marLeft w:val="0"/>
      <w:marRight w:val="0"/>
      <w:marTop w:val="0"/>
      <w:marBottom w:val="0"/>
      <w:divBdr>
        <w:top w:val="none" w:sz="0" w:space="0" w:color="auto"/>
        <w:left w:val="none" w:sz="0" w:space="0" w:color="auto"/>
        <w:bottom w:val="none" w:sz="0" w:space="0" w:color="auto"/>
        <w:right w:val="none" w:sz="0" w:space="0" w:color="auto"/>
      </w:divBdr>
    </w:div>
    <w:div w:id="47189657">
      <w:bodyDiv w:val="1"/>
      <w:marLeft w:val="0"/>
      <w:marRight w:val="0"/>
      <w:marTop w:val="0"/>
      <w:marBottom w:val="0"/>
      <w:divBdr>
        <w:top w:val="none" w:sz="0" w:space="0" w:color="auto"/>
        <w:left w:val="none" w:sz="0" w:space="0" w:color="auto"/>
        <w:bottom w:val="none" w:sz="0" w:space="0" w:color="auto"/>
        <w:right w:val="none" w:sz="0" w:space="0" w:color="auto"/>
      </w:divBdr>
    </w:div>
    <w:div w:id="47532924">
      <w:bodyDiv w:val="1"/>
      <w:marLeft w:val="0"/>
      <w:marRight w:val="0"/>
      <w:marTop w:val="0"/>
      <w:marBottom w:val="0"/>
      <w:divBdr>
        <w:top w:val="none" w:sz="0" w:space="0" w:color="auto"/>
        <w:left w:val="none" w:sz="0" w:space="0" w:color="auto"/>
        <w:bottom w:val="none" w:sz="0" w:space="0" w:color="auto"/>
        <w:right w:val="none" w:sz="0" w:space="0" w:color="auto"/>
      </w:divBdr>
    </w:div>
    <w:div w:id="48069276">
      <w:bodyDiv w:val="1"/>
      <w:marLeft w:val="0"/>
      <w:marRight w:val="0"/>
      <w:marTop w:val="0"/>
      <w:marBottom w:val="0"/>
      <w:divBdr>
        <w:top w:val="none" w:sz="0" w:space="0" w:color="auto"/>
        <w:left w:val="none" w:sz="0" w:space="0" w:color="auto"/>
        <w:bottom w:val="none" w:sz="0" w:space="0" w:color="auto"/>
        <w:right w:val="none" w:sz="0" w:space="0" w:color="auto"/>
      </w:divBdr>
    </w:div>
    <w:div w:id="49236180">
      <w:bodyDiv w:val="1"/>
      <w:marLeft w:val="0"/>
      <w:marRight w:val="0"/>
      <w:marTop w:val="0"/>
      <w:marBottom w:val="0"/>
      <w:divBdr>
        <w:top w:val="none" w:sz="0" w:space="0" w:color="auto"/>
        <w:left w:val="none" w:sz="0" w:space="0" w:color="auto"/>
        <w:bottom w:val="none" w:sz="0" w:space="0" w:color="auto"/>
        <w:right w:val="none" w:sz="0" w:space="0" w:color="auto"/>
      </w:divBdr>
      <w:divsChild>
        <w:div w:id="1763452649">
          <w:marLeft w:val="640"/>
          <w:marRight w:val="0"/>
          <w:marTop w:val="0"/>
          <w:marBottom w:val="0"/>
          <w:divBdr>
            <w:top w:val="none" w:sz="0" w:space="0" w:color="auto"/>
            <w:left w:val="none" w:sz="0" w:space="0" w:color="auto"/>
            <w:bottom w:val="none" w:sz="0" w:space="0" w:color="auto"/>
            <w:right w:val="none" w:sz="0" w:space="0" w:color="auto"/>
          </w:divBdr>
        </w:div>
        <w:div w:id="1495878232">
          <w:marLeft w:val="640"/>
          <w:marRight w:val="0"/>
          <w:marTop w:val="0"/>
          <w:marBottom w:val="0"/>
          <w:divBdr>
            <w:top w:val="none" w:sz="0" w:space="0" w:color="auto"/>
            <w:left w:val="none" w:sz="0" w:space="0" w:color="auto"/>
            <w:bottom w:val="none" w:sz="0" w:space="0" w:color="auto"/>
            <w:right w:val="none" w:sz="0" w:space="0" w:color="auto"/>
          </w:divBdr>
        </w:div>
        <w:div w:id="1024281426">
          <w:marLeft w:val="640"/>
          <w:marRight w:val="0"/>
          <w:marTop w:val="0"/>
          <w:marBottom w:val="0"/>
          <w:divBdr>
            <w:top w:val="none" w:sz="0" w:space="0" w:color="auto"/>
            <w:left w:val="none" w:sz="0" w:space="0" w:color="auto"/>
            <w:bottom w:val="none" w:sz="0" w:space="0" w:color="auto"/>
            <w:right w:val="none" w:sz="0" w:space="0" w:color="auto"/>
          </w:divBdr>
        </w:div>
        <w:div w:id="491026475">
          <w:marLeft w:val="640"/>
          <w:marRight w:val="0"/>
          <w:marTop w:val="0"/>
          <w:marBottom w:val="0"/>
          <w:divBdr>
            <w:top w:val="none" w:sz="0" w:space="0" w:color="auto"/>
            <w:left w:val="none" w:sz="0" w:space="0" w:color="auto"/>
            <w:bottom w:val="none" w:sz="0" w:space="0" w:color="auto"/>
            <w:right w:val="none" w:sz="0" w:space="0" w:color="auto"/>
          </w:divBdr>
        </w:div>
        <w:div w:id="772671868">
          <w:marLeft w:val="640"/>
          <w:marRight w:val="0"/>
          <w:marTop w:val="0"/>
          <w:marBottom w:val="0"/>
          <w:divBdr>
            <w:top w:val="none" w:sz="0" w:space="0" w:color="auto"/>
            <w:left w:val="none" w:sz="0" w:space="0" w:color="auto"/>
            <w:bottom w:val="none" w:sz="0" w:space="0" w:color="auto"/>
            <w:right w:val="none" w:sz="0" w:space="0" w:color="auto"/>
          </w:divBdr>
        </w:div>
        <w:div w:id="1634601255">
          <w:marLeft w:val="640"/>
          <w:marRight w:val="0"/>
          <w:marTop w:val="0"/>
          <w:marBottom w:val="0"/>
          <w:divBdr>
            <w:top w:val="none" w:sz="0" w:space="0" w:color="auto"/>
            <w:left w:val="none" w:sz="0" w:space="0" w:color="auto"/>
            <w:bottom w:val="none" w:sz="0" w:space="0" w:color="auto"/>
            <w:right w:val="none" w:sz="0" w:space="0" w:color="auto"/>
          </w:divBdr>
        </w:div>
        <w:div w:id="449931364">
          <w:marLeft w:val="640"/>
          <w:marRight w:val="0"/>
          <w:marTop w:val="0"/>
          <w:marBottom w:val="0"/>
          <w:divBdr>
            <w:top w:val="none" w:sz="0" w:space="0" w:color="auto"/>
            <w:left w:val="none" w:sz="0" w:space="0" w:color="auto"/>
            <w:bottom w:val="none" w:sz="0" w:space="0" w:color="auto"/>
            <w:right w:val="none" w:sz="0" w:space="0" w:color="auto"/>
          </w:divBdr>
        </w:div>
        <w:div w:id="1684475382">
          <w:marLeft w:val="640"/>
          <w:marRight w:val="0"/>
          <w:marTop w:val="0"/>
          <w:marBottom w:val="0"/>
          <w:divBdr>
            <w:top w:val="none" w:sz="0" w:space="0" w:color="auto"/>
            <w:left w:val="none" w:sz="0" w:space="0" w:color="auto"/>
            <w:bottom w:val="none" w:sz="0" w:space="0" w:color="auto"/>
            <w:right w:val="none" w:sz="0" w:space="0" w:color="auto"/>
          </w:divBdr>
        </w:div>
        <w:div w:id="810488358">
          <w:marLeft w:val="640"/>
          <w:marRight w:val="0"/>
          <w:marTop w:val="0"/>
          <w:marBottom w:val="0"/>
          <w:divBdr>
            <w:top w:val="none" w:sz="0" w:space="0" w:color="auto"/>
            <w:left w:val="none" w:sz="0" w:space="0" w:color="auto"/>
            <w:bottom w:val="none" w:sz="0" w:space="0" w:color="auto"/>
            <w:right w:val="none" w:sz="0" w:space="0" w:color="auto"/>
          </w:divBdr>
        </w:div>
        <w:div w:id="1130905027">
          <w:marLeft w:val="640"/>
          <w:marRight w:val="0"/>
          <w:marTop w:val="0"/>
          <w:marBottom w:val="0"/>
          <w:divBdr>
            <w:top w:val="none" w:sz="0" w:space="0" w:color="auto"/>
            <w:left w:val="none" w:sz="0" w:space="0" w:color="auto"/>
            <w:bottom w:val="none" w:sz="0" w:space="0" w:color="auto"/>
            <w:right w:val="none" w:sz="0" w:space="0" w:color="auto"/>
          </w:divBdr>
        </w:div>
        <w:div w:id="1800681802">
          <w:marLeft w:val="640"/>
          <w:marRight w:val="0"/>
          <w:marTop w:val="0"/>
          <w:marBottom w:val="0"/>
          <w:divBdr>
            <w:top w:val="none" w:sz="0" w:space="0" w:color="auto"/>
            <w:left w:val="none" w:sz="0" w:space="0" w:color="auto"/>
            <w:bottom w:val="none" w:sz="0" w:space="0" w:color="auto"/>
            <w:right w:val="none" w:sz="0" w:space="0" w:color="auto"/>
          </w:divBdr>
        </w:div>
        <w:div w:id="1875341033">
          <w:marLeft w:val="640"/>
          <w:marRight w:val="0"/>
          <w:marTop w:val="0"/>
          <w:marBottom w:val="0"/>
          <w:divBdr>
            <w:top w:val="none" w:sz="0" w:space="0" w:color="auto"/>
            <w:left w:val="none" w:sz="0" w:space="0" w:color="auto"/>
            <w:bottom w:val="none" w:sz="0" w:space="0" w:color="auto"/>
            <w:right w:val="none" w:sz="0" w:space="0" w:color="auto"/>
          </w:divBdr>
        </w:div>
        <w:div w:id="484014144">
          <w:marLeft w:val="640"/>
          <w:marRight w:val="0"/>
          <w:marTop w:val="0"/>
          <w:marBottom w:val="0"/>
          <w:divBdr>
            <w:top w:val="none" w:sz="0" w:space="0" w:color="auto"/>
            <w:left w:val="none" w:sz="0" w:space="0" w:color="auto"/>
            <w:bottom w:val="none" w:sz="0" w:space="0" w:color="auto"/>
            <w:right w:val="none" w:sz="0" w:space="0" w:color="auto"/>
          </w:divBdr>
        </w:div>
        <w:div w:id="1629244583">
          <w:marLeft w:val="640"/>
          <w:marRight w:val="0"/>
          <w:marTop w:val="0"/>
          <w:marBottom w:val="0"/>
          <w:divBdr>
            <w:top w:val="none" w:sz="0" w:space="0" w:color="auto"/>
            <w:left w:val="none" w:sz="0" w:space="0" w:color="auto"/>
            <w:bottom w:val="none" w:sz="0" w:space="0" w:color="auto"/>
            <w:right w:val="none" w:sz="0" w:space="0" w:color="auto"/>
          </w:divBdr>
        </w:div>
        <w:div w:id="1140414413">
          <w:marLeft w:val="640"/>
          <w:marRight w:val="0"/>
          <w:marTop w:val="0"/>
          <w:marBottom w:val="0"/>
          <w:divBdr>
            <w:top w:val="none" w:sz="0" w:space="0" w:color="auto"/>
            <w:left w:val="none" w:sz="0" w:space="0" w:color="auto"/>
            <w:bottom w:val="none" w:sz="0" w:space="0" w:color="auto"/>
            <w:right w:val="none" w:sz="0" w:space="0" w:color="auto"/>
          </w:divBdr>
        </w:div>
        <w:div w:id="3676404">
          <w:marLeft w:val="640"/>
          <w:marRight w:val="0"/>
          <w:marTop w:val="0"/>
          <w:marBottom w:val="0"/>
          <w:divBdr>
            <w:top w:val="none" w:sz="0" w:space="0" w:color="auto"/>
            <w:left w:val="none" w:sz="0" w:space="0" w:color="auto"/>
            <w:bottom w:val="none" w:sz="0" w:space="0" w:color="auto"/>
            <w:right w:val="none" w:sz="0" w:space="0" w:color="auto"/>
          </w:divBdr>
        </w:div>
        <w:div w:id="1401710872">
          <w:marLeft w:val="640"/>
          <w:marRight w:val="0"/>
          <w:marTop w:val="0"/>
          <w:marBottom w:val="0"/>
          <w:divBdr>
            <w:top w:val="none" w:sz="0" w:space="0" w:color="auto"/>
            <w:left w:val="none" w:sz="0" w:space="0" w:color="auto"/>
            <w:bottom w:val="none" w:sz="0" w:space="0" w:color="auto"/>
            <w:right w:val="none" w:sz="0" w:space="0" w:color="auto"/>
          </w:divBdr>
        </w:div>
        <w:div w:id="1389379032">
          <w:marLeft w:val="640"/>
          <w:marRight w:val="0"/>
          <w:marTop w:val="0"/>
          <w:marBottom w:val="0"/>
          <w:divBdr>
            <w:top w:val="none" w:sz="0" w:space="0" w:color="auto"/>
            <w:left w:val="none" w:sz="0" w:space="0" w:color="auto"/>
            <w:bottom w:val="none" w:sz="0" w:space="0" w:color="auto"/>
            <w:right w:val="none" w:sz="0" w:space="0" w:color="auto"/>
          </w:divBdr>
        </w:div>
        <w:div w:id="560294465">
          <w:marLeft w:val="640"/>
          <w:marRight w:val="0"/>
          <w:marTop w:val="0"/>
          <w:marBottom w:val="0"/>
          <w:divBdr>
            <w:top w:val="none" w:sz="0" w:space="0" w:color="auto"/>
            <w:left w:val="none" w:sz="0" w:space="0" w:color="auto"/>
            <w:bottom w:val="none" w:sz="0" w:space="0" w:color="auto"/>
            <w:right w:val="none" w:sz="0" w:space="0" w:color="auto"/>
          </w:divBdr>
        </w:div>
        <w:div w:id="1882664678">
          <w:marLeft w:val="640"/>
          <w:marRight w:val="0"/>
          <w:marTop w:val="0"/>
          <w:marBottom w:val="0"/>
          <w:divBdr>
            <w:top w:val="none" w:sz="0" w:space="0" w:color="auto"/>
            <w:left w:val="none" w:sz="0" w:space="0" w:color="auto"/>
            <w:bottom w:val="none" w:sz="0" w:space="0" w:color="auto"/>
            <w:right w:val="none" w:sz="0" w:space="0" w:color="auto"/>
          </w:divBdr>
        </w:div>
        <w:div w:id="1438796750">
          <w:marLeft w:val="640"/>
          <w:marRight w:val="0"/>
          <w:marTop w:val="0"/>
          <w:marBottom w:val="0"/>
          <w:divBdr>
            <w:top w:val="none" w:sz="0" w:space="0" w:color="auto"/>
            <w:left w:val="none" w:sz="0" w:space="0" w:color="auto"/>
            <w:bottom w:val="none" w:sz="0" w:space="0" w:color="auto"/>
            <w:right w:val="none" w:sz="0" w:space="0" w:color="auto"/>
          </w:divBdr>
        </w:div>
        <w:div w:id="909121382">
          <w:marLeft w:val="640"/>
          <w:marRight w:val="0"/>
          <w:marTop w:val="0"/>
          <w:marBottom w:val="0"/>
          <w:divBdr>
            <w:top w:val="none" w:sz="0" w:space="0" w:color="auto"/>
            <w:left w:val="none" w:sz="0" w:space="0" w:color="auto"/>
            <w:bottom w:val="none" w:sz="0" w:space="0" w:color="auto"/>
            <w:right w:val="none" w:sz="0" w:space="0" w:color="auto"/>
          </w:divBdr>
        </w:div>
        <w:div w:id="740250195">
          <w:marLeft w:val="640"/>
          <w:marRight w:val="0"/>
          <w:marTop w:val="0"/>
          <w:marBottom w:val="0"/>
          <w:divBdr>
            <w:top w:val="none" w:sz="0" w:space="0" w:color="auto"/>
            <w:left w:val="none" w:sz="0" w:space="0" w:color="auto"/>
            <w:bottom w:val="none" w:sz="0" w:space="0" w:color="auto"/>
            <w:right w:val="none" w:sz="0" w:space="0" w:color="auto"/>
          </w:divBdr>
        </w:div>
        <w:div w:id="1403527645">
          <w:marLeft w:val="640"/>
          <w:marRight w:val="0"/>
          <w:marTop w:val="0"/>
          <w:marBottom w:val="0"/>
          <w:divBdr>
            <w:top w:val="none" w:sz="0" w:space="0" w:color="auto"/>
            <w:left w:val="none" w:sz="0" w:space="0" w:color="auto"/>
            <w:bottom w:val="none" w:sz="0" w:space="0" w:color="auto"/>
            <w:right w:val="none" w:sz="0" w:space="0" w:color="auto"/>
          </w:divBdr>
        </w:div>
        <w:div w:id="636376242">
          <w:marLeft w:val="640"/>
          <w:marRight w:val="0"/>
          <w:marTop w:val="0"/>
          <w:marBottom w:val="0"/>
          <w:divBdr>
            <w:top w:val="none" w:sz="0" w:space="0" w:color="auto"/>
            <w:left w:val="none" w:sz="0" w:space="0" w:color="auto"/>
            <w:bottom w:val="none" w:sz="0" w:space="0" w:color="auto"/>
            <w:right w:val="none" w:sz="0" w:space="0" w:color="auto"/>
          </w:divBdr>
        </w:div>
        <w:div w:id="1228569267">
          <w:marLeft w:val="640"/>
          <w:marRight w:val="0"/>
          <w:marTop w:val="0"/>
          <w:marBottom w:val="0"/>
          <w:divBdr>
            <w:top w:val="none" w:sz="0" w:space="0" w:color="auto"/>
            <w:left w:val="none" w:sz="0" w:space="0" w:color="auto"/>
            <w:bottom w:val="none" w:sz="0" w:space="0" w:color="auto"/>
            <w:right w:val="none" w:sz="0" w:space="0" w:color="auto"/>
          </w:divBdr>
        </w:div>
        <w:div w:id="1365403203">
          <w:marLeft w:val="640"/>
          <w:marRight w:val="0"/>
          <w:marTop w:val="0"/>
          <w:marBottom w:val="0"/>
          <w:divBdr>
            <w:top w:val="none" w:sz="0" w:space="0" w:color="auto"/>
            <w:left w:val="none" w:sz="0" w:space="0" w:color="auto"/>
            <w:bottom w:val="none" w:sz="0" w:space="0" w:color="auto"/>
            <w:right w:val="none" w:sz="0" w:space="0" w:color="auto"/>
          </w:divBdr>
        </w:div>
        <w:div w:id="1091852964">
          <w:marLeft w:val="640"/>
          <w:marRight w:val="0"/>
          <w:marTop w:val="0"/>
          <w:marBottom w:val="0"/>
          <w:divBdr>
            <w:top w:val="none" w:sz="0" w:space="0" w:color="auto"/>
            <w:left w:val="none" w:sz="0" w:space="0" w:color="auto"/>
            <w:bottom w:val="none" w:sz="0" w:space="0" w:color="auto"/>
            <w:right w:val="none" w:sz="0" w:space="0" w:color="auto"/>
          </w:divBdr>
        </w:div>
        <w:div w:id="1789082038">
          <w:marLeft w:val="640"/>
          <w:marRight w:val="0"/>
          <w:marTop w:val="0"/>
          <w:marBottom w:val="0"/>
          <w:divBdr>
            <w:top w:val="none" w:sz="0" w:space="0" w:color="auto"/>
            <w:left w:val="none" w:sz="0" w:space="0" w:color="auto"/>
            <w:bottom w:val="none" w:sz="0" w:space="0" w:color="auto"/>
            <w:right w:val="none" w:sz="0" w:space="0" w:color="auto"/>
          </w:divBdr>
        </w:div>
        <w:div w:id="599222106">
          <w:marLeft w:val="640"/>
          <w:marRight w:val="0"/>
          <w:marTop w:val="0"/>
          <w:marBottom w:val="0"/>
          <w:divBdr>
            <w:top w:val="none" w:sz="0" w:space="0" w:color="auto"/>
            <w:left w:val="none" w:sz="0" w:space="0" w:color="auto"/>
            <w:bottom w:val="none" w:sz="0" w:space="0" w:color="auto"/>
            <w:right w:val="none" w:sz="0" w:space="0" w:color="auto"/>
          </w:divBdr>
        </w:div>
        <w:div w:id="464081948">
          <w:marLeft w:val="640"/>
          <w:marRight w:val="0"/>
          <w:marTop w:val="0"/>
          <w:marBottom w:val="0"/>
          <w:divBdr>
            <w:top w:val="none" w:sz="0" w:space="0" w:color="auto"/>
            <w:left w:val="none" w:sz="0" w:space="0" w:color="auto"/>
            <w:bottom w:val="none" w:sz="0" w:space="0" w:color="auto"/>
            <w:right w:val="none" w:sz="0" w:space="0" w:color="auto"/>
          </w:divBdr>
        </w:div>
        <w:div w:id="1729524923">
          <w:marLeft w:val="640"/>
          <w:marRight w:val="0"/>
          <w:marTop w:val="0"/>
          <w:marBottom w:val="0"/>
          <w:divBdr>
            <w:top w:val="none" w:sz="0" w:space="0" w:color="auto"/>
            <w:left w:val="none" w:sz="0" w:space="0" w:color="auto"/>
            <w:bottom w:val="none" w:sz="0" w:space="0" w:color="auto"/>
            <w:right w:val="none" w:sz="0" w:space="0" w:color="auto"/>
          </w:divBdr>
        </w:div>
        <w:div w:id="1660159484">
          <w:marLeft w:val="640"/>
          <w:marRight w:val="0"/>
          <w:marTop w:val="0"/>
          <w:marBottom w:val="0"/>
          <w:divBdr>
            <w:top w:val="none" w:sz="0" w:space="0" w:color="auto"/>
            <w:left w:val="none" w:sz="0" w:space="0" w:color="auto"/>
            <w:bottom w:val="none" w:sz="0" w:space="0" w:color="auto"/>
            <w:right w:val="none" w:sz="0" w:space="0" w:color="auto"/>
          </w:divBdr>
        </w:div>
        <w:div w:id="643585000">
          <w:marLeft w:val="640"/>
          <w:marRight w:val="0"/>
          <w:marTop w:val="0"/>
          <w:marBottom w:val="0"/>
          <w:divBdr>
            <w:top w:val="none" w:sz="0" w:space="0" w:color="auto"/>
            <w:left w:val="none" w:sz="0" w:space="0" w:color="auto"/>
            <w:bottom w:val="none" w:sz="0" w:space="0" w:color="auto"/>
            <w:right w:val="none" w:sz="0" w:space="0" w:color="auto"/>
          </w:divBdr>
        </w:div>
        <w:div w:id="2068718398">
          <w:marLeft w:val="640"/>
          <w:marRight w:val="0"/>
          <w:marTop w:val="0"/>
          <w:marBottom w:val="0"/>
          <w:divBdr>
            <w:top w:val="none" w:sz="0" w:space="0" w:color="auto"/>
            <w:left w:val="none" w:sz="0" w:space="0" w:color="auto"/>
            <w:bottom w:val="none" w:sz="0" w:space="0" w:color="auto"/>
            <w:right w:val="none" w:sz="0" w:space="0" w:color="auto"/>
          </w:divBdr>
        </w:div>
        <w:div w:id="244190740">
          <w:marLeft w:val="640"/>
          <w:marRight w:val="0"/>
          <w:marTop w:val="0"/>
          <w:marBottom w:val="0"/>
          <w:divBdr>
            <w:top w:val="none" w:sz="0" w:space="0" w:color="auto"/>
            <w:left w:val="none" w:sz="0" w:space="0" w:color="auto"/>
            <w:bottom w:val="none" w:sz="0" w:space="0" w:color="auto"/>
            <w:right w:val="none" w:sz="0" w:space="0" w:color="auto"/>
          </w:divBdr>
        </w:div>
        <w:div w:id="325014459">
          <w:marLeft w:val="640"/>
          <w:marRight w:val="0"/>
          <w:marTop w:val="0"/>
          <w:marBottom w:val="0"/>
          <w:divBdr>
            <w:top w:val="none" w:sz="0" w:space="0" w:color="auto"/>
            <w:left w:val="none" w:sz="0" w:space="0" w:color="auto"/>
            <w:bottom w:val="none" w:sz="0" w:space="0" w:color="auto"/>
            <w:right w:val="none" w:sz="0" w:space="0" w:color="auto"/>
          </w:divBdr>
        </w:div>
        <w:div w:id="1230725163">
          <w:marLeft w:val="640"/>
          <w:marRight w:val="0"/>
          <w:marTop w:val="0"/>
          <w:marBottom w:val="0"/>
          <w:divBdr>
            <w:top w:val="none" w:sz="0" w:space="0" w:color="auto"/>
            <w:left w:val="none" w:sz="0" w:space="0" w:color="auto"/>
            <w:bottom w:val="none" w:sz="0" w:space="0" w:color="auto"/>
            <w:right w:val="none" w:sz="0" w:space="0" w:color="auto"/>
          </w:divBdr>
        </w:div>
        <w:div w:id="1811048404">
          <w:marLeft w:val="640"/>
          <w:marRight w:val="0"/>
          <w:marTop w:val="0"/>
          <w:marBottom w:val="0"/>
          <w:divBdr>
            <w:top w:val="none" w:sz="0" w:space="0" w:color="auto"/>
            <w:left w:val="none" w:sz="0" w:space="0" w:color="auto"/>
            <w:bottom w:val="none" w:sz="0" w:space="0" w:color="auto"/>
            <w:right w:val="none" w:sz="0" w:space="0" w:color="auto"/>
          </w:divBdr>
        </w:div>
        <w:div w:id="1268732688">
          <w:marLeft w:val="640"/>
          <w:marRight w:val="0"/>
          <w:marTop w:val="0"/>
          <w:marBottom w:val="0"/>
          <w:divBdr>
            <w:top w:val="none" w:sz="0" w:space="0" w:color="auto"/>
            <w:left w:val="none" w:sz="0" w:space="0" w:color="auto"/>
            <w:bottom w:val="none" w:sz="0" w:space="0" w:color="auto"/>
            <w:right w:val="none" w:sz="0" w:space="0" w:color="auto"/>
          </w:divBdr>
        </w:div>
        <w:div w:id="569460081">
          <w:marLeft w:val="640"/>
          <w:marRight w:val="0"/>
          <w:marTop w:val="0"/>
          <w:marBottom w:val="0"/>
          <w:divBdr>
            <w:top w:val="none" w:sz="0" w:space="0" w:color="auto"/>
            <w:left w:val="none" w:sz="0" w:space="0" w:color="auto"/>
            <w:bottom w:val="none" w:sz="0" w:space="0" w:color="auto"/>
            <w:right w:val="none" w:sz="0" w:space="0" w:color="auto"/>
          </w:divBdr>
        </w:div>
        <w:div w:id="621421527">
          <w:marLeft w:val="640"/>
          <w:marRight w:val="0"/>
          <w:marTop w:val="0"/>
          <w:marBottom w:val="0"/>
          <w:divBdr>
            <w:top w:val="none" w:sz="0" w:space="0" w:color="auto"/>
            <w:left w:val="none" w:sz="0" w:space="0" w:color="auto"/>
            <w:bottom w:val="none" w:sz="0" w:space="0" w:color="auto"/>
            <w:right w:val="none" w:sz="0" w:space="0" w:color="auto"/>
          </w:divBdr>
        </w:div>
        <w:div w:id="230821295">
          <w:marLeft w:val="640"/>
          <w:marRight w:val="0"/>
          <w:marTop w:val="0"/>
          <w:marBottom w:val="0"/>
          <w:divBdr>
            <w:top w:val="none" w:sz="0" w:space="0" w:color="auto"/>
            <w:left w:val="none" w:sz="0" w:space="0" w:color="auto"/>
            <w:bottom w:val="none" w:sz="0" w:space="0" w:color="auto"/>
            <w:right w:val="none" w:sz="0" w:space="0" w:color="auto"/>
          </w:divBdr>
        </w:div>
        <w:div w:id="57096029">
          <w:marLeft w:val="640"/>
          <w:marRight w:val="0"/>
          <w:marTop w:val="0"/>
          <w:marBottom w:val="0"/>
          <w:divBdr>
            <w:top w:val="none" w:sz="0" w:space="0" w:color="auto"/>
            <w:left w:val="none" w:sz="0" w:space="0" w:color="auto"/>
            <w:bottom w:val="none" w:sz="0" w:space="0" w:color="auto"/>
            <w:right w:val="none" w:sz="0" w:space="0" w:color="auto"/>
          </w:divBdr>
        </w:div>
        <w:div w:id="1960606703">
          <w:marLeft w:val="640"/>
          <w:marRight w:val="0"/>
          <w:marTop w:val="0"/>
          <w:marBottom w:val="0"/>
          <w:divBdr>
            <w:top w:val="none" w:sz="0" w:space="0" w:color="auto"/>
            <w:left w:val="none" w:sz="0" w:space="0" w:color="auto"/>
            <w:bottom w:val="none" w:sz="0" w:space="0" w:color="auto"/>
            <w:right w:val="none" w:sz="0" w:space="0" w:color="auto"/>
          </w:divBdr>
        </w:div>
        <w:div w:id="731387136">
          <w:marLeft w:val="640"/>
          <w:marRight w:val="0"/>
          <w:marTop w:val="0"/>
          <w:marBottom w:val="0"/>
          <w:divBdr>
            <w:top w:val="none" w:sz="0" w:space="0" w:color="auto"/>
            <w:left w:val="none" w:sz="0" w:space="0" w:color="auto"/>
            <w:bottom w:val="none" w:sz="0" w:space="0" w:color="auto"/>
            <w:right w:val="none" w:sz="0" w:space="0" w:color="auto"/>
          </w:divBdr>
        </w:div>
        <w:div w:id="985278035">
          <w:marLeft w:val="640"/>
          <w:marRight w:val="0"/>
          <w:marTop w:val="0"/>
          <w:marBottom w:val="0"/>
          <w:divBdr>
            <w:top w:val="none" w:sz="0" w:space="0" w:color="auto"/>
            <w:left w:val="none" w:sz="0" w:space="0" w:color="auto"/>
            <w:bottom w:val="none" w:sz="0" w:space="0" w:color="auto"/>
            <w:right w:val="none" w:sz="0" w:space="0" w:color="auto"/>
          </w:divBdr>
        </w:div>
        <w:div w:id="1621298644">
          <w:marLeft w:val="640"/>
          <w:marRight w:val="0"/>
          <w:marTop w:val="0"/>
          <w:marBottom w:val="0"/>
          <w:divBdr>
            <w:top w:val="none" w:sz="0" w:space="0" w:color="auto"/>
            <w:left w:val="none" w:sz="0" w:space="0" w:color="auto"/>
            <w:bottom w:val="none" w:sz="0" w:space="0" w:color="auto"/>
            <w:right w:val="none" w:sz="0" w:space="0" w:color="auto"/>
          </w:divBdr>
        </w:div>
        <w:div w:id="246037128">
          <w:marLeft w:val="640"/>
          <w:marRight w:val="0"/>
          <w:marTop w:val="0"/>
          <w:marBottom w:val="0"/>
          <w:divBdr>
            <w:top w:val="none" w:sz="0" w:space="0" w:color="auto"/>
            <w:left w:val="none" w:sz="0" w:space="0" w:color="auto"/>
            <w:bottom w:val="none" w:sz="0" w:space="0" w:color="auto"/>
            <w:right w:val="none" w:sz="0" w:space="0" w:color="auto"/>
          </w:divBdr>
        </w:div>
        <w:div w:id="471606294">
          <w:marLeft w:val="640"/>
          <w:marRight w:val="0"/>
          <w:marTop w:val="0"/>
          <w:marBottom w:val="0"/>
          <w:divBdr>
            <w:top w:val="none" w:sz="0" w:space="0" w:color="auto"/>
            <w:left w:val="none" w:sz="0" w:space="0" w:color="auto"/>
            <w:bottom w:val="none" w:sz="0" w:space="0" w:color="auto"/>
            <w:right w:val="none" w:sz="0" w:space="0" w:color="auto"/>
          </w:divBdr>
        </w:div>
      </w:divsChild>
    </w:div>
    <w:div w:id="49614495">
      <w:bodyDiv w:val="1"/>
      <w:marLeft w:val="0"/>
      <w:marRight w:val="0"/>
      <w:marTop w:val="0"/>
      <w:marBottom w:val="0"/>
      <w:divBdr>
        <w:top w:val="none" w:sz="0" w:space="0" w:color="auto"/>
        <w:left w:val="none" w:sz="0" w:space="0" w:color="auto"/>
        <w:bottom w:val="none" w:sz="0" w:space="0" w:color="auto"/>
        <w:right w:val="none" w:sz="0" w:space="0" w:color="auto"/>
      </w:divBdr>
    </w:div>
    <w:div w:id="50542194">
      <w:bodyDiv w:val="1"/>
      <w:marLeft w:val="0"/>
      <w:marRight w:val="0"/>
      <w:marTop w:val="0"/>
      <w:marBottom w:val="0"/>
      <w:divBdr>
        <w:top w:val="none" w:sz="0" w:space="0" w:color="auto"/>
        <w:left w:val="none" w:sz="0" w:space="0" w:color="auto"/>
        <w:bottom w:val="none" w:sz="0" w:space="0" w:color="auto"/>
        <w:right w:val="none" w:sz="0" w:space="0" w:color="auto"/>
      </w:divBdr>
    </w:div>
    <w:div w:id="50689411">
      <w:bodyDiv w:val="1"/>
      <w:marLeft w:val="0"/>
      <w:marRight w:val="0"/>
      <w:marTop w:val="0"/>
      <w:marBottom w:val="0"/>
      <w:divBdr>
        <w:top w:val="none" w:sz="0" w:space="0" w:color="auto"/>
        <w:left w:val="none" w:sz="0" w:space="0" w:color="auto"/>
        <w:bottom w:val="none" w:sz="0" w:space="0" w:color="auto"/>
        <w:right w:val="none" w:sz="0" w:space="0" w:color="auto"/>
      </w:divBdr>
      <w:divsChild>
        <w:div w:id="2044472853">
          <w:marLeft w:val="480"/>
          <w:marRight w:val="0"/>
          <w:marTop w:val="0"/>
          <w:marBottom w:val="0"/>
          <w:divBdr>
            <w:top w:val="none" w:sz="0" w:space="0" w:color="auto"/>
            <w:left w:val="none" w:sz="0" w:space="0" w:color="auto"/>
            <w:bottom w:val="none" w:sz="0" w:space="0" w:color="auto"/>
            <w:right w:val="none" w:sz="0" w:space="0" w:color="auto"/>
          </w:divBdr>
        </w:div>
        <w:div w:id="1955364335">
          <w:marLeft w:val="480"/>
          <w:marRight w:val="0"/>
          <w:marTop w:val="0"/>
          <w:marBottom w:val="0"/>
          <w:divBdr>
            <w:top w:val="none" w:sz="0" w:space="0" w:color="auto"/>
            <w:left w:val="none" w:sz="0" w:space="0" w:color="auto"/>
            <w:bottom w:val="none" w:sz="0" w:space="0" w:color="auto"/>
            <w:right w:val="none" w:sz="0" w:space="0" w:color="auto"/>
          </w:divBdr>
        </w:div>
        <w:div w:id="2032603988">
          <w:marLeft w:val="480"/>
          <w:marRight w:val="0"/>
          <w:marTop w:val="0"/>
          <w:marBottom w:val="0"/>
          <w:divBdr>
            <w:top w:val="none" w:sz="0" w:space="0" w:color="auto"/>
            <w:left w:val="none" w:sz="0" w:space="0" w:color="auto"/>
            <w:bottom w:val="none" w:sz="0" w:space="0" w:color="auto"/>
            <w:right w:val="none" w:sz="0" w:space="0" w:color="auto"/>
          </w:divBdr>
        </w:div>
        <w:div w:id="318925992">
          <w:marLeft w:val="480"/>
          <w:marRight w:val="0"/>
          <w:marTop w:val="0"/>
          <w:marBottom w:val="0"/>
          <w:divBdr>
            <w:top w:val="none" w:sz="0" w:space="0" w:color="auto"/>
            <w:left w:val="none" w:sz="0" w:space="0" w:color="auto"/>
            <w:bottom w:val="none" w:sz="0" w:space="0" w:color="auto"/>
            <w:right w:val="none" w:sz="0" w:space="0" w:color="auto"/>
          </w:divBdr>
        </w:div>
        <w:div w:id="2125734166">
          <w:marLeft w:val="480"/>
          <w:marRight w:val="0"/>
          <w:marTop w:val="0"/>
          <w:marBottom w:val="0"/>
          <w:divBdr>
            <w:top w:val="none" w:sz="0" w:space="0" w:color="auto"/>
            <w:left w:val="none" w:sz="0" w:space="0" w:color="auto"/>
            <w:bottom w:val="none" w:sz="0" w:space="0" w:color="auto"/>
            <w:right w:val="none" w:sz="0" w:space="0" w:color="auto"/>
          </w:divBdr>
        </w:div>
        <w:div w:id="1279677298">
          <w:marLeft w:val="480"/>
          <w:marRight w:val="0"/>
          <w:marTop w:val="0"/>
          <w:marBottom w:val="0"/>
          <w:divBdr>
            <w:top w:val="none" w:sz="0" w:space="0" w:color="auto"/>
            <w:left w:val="none" w:sz="0" w:space="0" w:color="auto"/>
            <w:bottom w:val="none" w:sz="0" w:space="0" w:color="auto"/>
            <w:right w:val="none" w:sz="0" w:space="0" w:color="auto"/>
          </w:divBdr>
        </w:div>
        <w:div w:id="1564679886">
          <w:marLeft w:val="480"/>
          <w:marRight w:val="0"/>
          <w:marTop w:val="0"/>
          <w:marBottom w:val="0"/>
          <w:divBdr>
            <w:top w:val="none" w:sz="0" w:space="0" w:color="auto"/>
            <w:left w:val="none" w:sz="0" w:space="0" w:color="auto"/>
            <w:bottom w:val="none" w:sz="0" w:space="0" w:color="auto"/>
            <w:right w:val="none" w:sz="0" w:space="0" w:color="auto"/>
          </w:divBdr>
        </w:div>
        <w:div w:id="1645771259">
          <w:marLeft w:val="480"/>
          <w:marRight w:val="0"/>
          <w:marTop w:val="0"/>
          <w:marBottom w:val="0"/>
          <w:divBdr>
            <w:top w:val="none" w:sz="0" w:space="0" w:color="auto"/>
            <w:left w:val="none" w:sz="0" w:space="0" w:color="auto"/>
            <w:bottom w:val="none" w:sz="0" w:space="0" w:color="auto"/>
            <w:right w:val="none" w:sz="0" w:space="0" w:color="auto"/>
          </w:divBdr>
        </w:div>
        <w:div w:id="878858062">
          <w:marLeft w:val="480"/>
          <w:marRight w:val="0"/>
          <w:marTop w:val="0"/>
          <w:marBottom w:val="0"/>
          <w:divBdr>
            <w:top w:val="none" w:sz="0" w:space="0" w:color="auto"/>
            <w:left w:val="none" w:sz="0" w:space="0" w:color="auto"/>
            <w:bottom w:val="none" w:sz="0" w:space="0" w:color="auto"/>
            <w:right w:val="none" w:sz="0" w:space="0" w:color="auto"/>
          </w:divBdr>
        </w:div>
        <w:div w:id="19673671">
          <w:marLeft w:val="480"/>
          <w:marRight w:val="0"/>
          <w:marTop w:val="0"/>
          <w:marBottom w:val="0"/>
          <w:divBdr>
            <w:top w:val="none" w:sz="0" w:space="0" w:color="auto"/>
            <w:left w:val="none" w:sz="0" w:space="0" w:color="auto"/>
            <w:bottom w:val="none" w:sz="0" w:space="0" w:color="auto"/>
            <w:right w:val="none" w:sz="0" w:space="0" w:color="auto"/>
          </w:divBdr>
        </w:div>
        <w:div w:id="1799254486">
          <w:marLeft w:val="480"/>
          <w:marRight w:val="0"/>
          <w:marTop w:val="0"/>
          <w:marBottom w:val="0"/>
          <w:divBdr>
            <w:top w:val="none" w:sz="0" w:space="0" w:color="auto"/>
            <w:left w:val="none" w:sz="0" w:space="0" w:color="auto"/>
            <w:bottom w:val="none" w:sz="0" w:space="0" w:color="auto"/>
            <w:right w:val="none" w:sz="0" w:space="0" w:color="auto"/>
          </w:divBdr>
        </w:div>
        <w:div w:id="1120995831">
          <w:marLeft w:val="480"/>
          <w:marRight w:val="0"/>
          <w:marTop w:val="0"/>
          <w:marBottom w:val="0"/>
          <w:divBdr>
            <w:top w:val="none" w:sz="0" w:space="0" w:color="auto"/>
            <w:left w:val="none" w:sz="0" w:space="0" w:color="auto"/>
            <w:bottom w:val="none" w:sz="0" w:space="0" w:color="auto"/>
            <w:right w:val="none" w:sz="0" w:space="0" w:color="auto"/>
          </w:divBdr>
        </w:div>
        <w:div w:id="1345740688">
          <w:marLeft w:val="480"/>
          <w:marRight w:val="0"/>
          <w:marTop w:val="0"/>
          <w:marBottom w:val="0"/>
          <w:divBdr>
            <w:top w:val="none" w:sz="0" w:space="0" w:color="auto"/>
            <w:left w:val="none" w:sz="0" w:space="0" w:color="auto"/>
            <w:bottom w:val="none" w:sz="0" w:space="0" w:color="auto"/>
            <w:right w:val="none" w:sz="0" w:space="0" w:color="auto"/>
          </w:divBdr>
        </w:div>
        <w:div w:id="957178962">
          <w:marLeft w:val="480"/>
          <w:marRight w:val="0"/>
          <w:marTop w:val="0"/>
          <w:marBottom w:val="0"/>
          <w:divBdr>
            <w:top w:val="none" w:sz="0" w:space="0" w:color="auto"/>
            <w:left w:val="none" w:sz="0" w:space="0" w:color="auto"/>
            <w:bottom w:val="none" w:sz="0" w:space="0" w:color="auto"/>
            <w:right w:val="none" w:sz="0" w:space="0" w:color="auto"/>
          </w:divBdr>
        </w:div>
        <w:div w:id="1323316040">
          <w:marLeft w:val="480"/>
          <w:marRight w:val="0"/>
          <w:marTop w:val="0"/>
          <w:marBottom w:val="0"/>
          <w:divBdr>
            <w:top w:val="none" w:sz="0" w:space="0" w:color="auto"/>
            <w:left w:val="none" w:sz="0" w:space="0" w:color="auto"/>
            <w:bottom w:val="none" w:sz="0" w:space="0" w:color="auto"/>
            <w:right w:val="none" w:sz="0" w:space="0" w:color="auto"/>
          </w:divBdr>
        </w:div>
        <w:div w:id="1944222070">
          <w:marLeft w:val="480"/>
          <w:marRight w:val="0"/>
          <w:marTop w:val="0"/>
          <w:marBottom w:val="0"/>
          <w:divBdr>
            <w:top w:val="none" w:sz="0" w:space="0" w:color="auto"/>
            <w:left w:val="none" w:sz="0" w:space="0" w:color="auto"/>
            <w:bottom w:val="none" w:sz="0" w:space="0" w:color="auto"/>
            <w:right w:val="none" w:sz="0" w:space="0" w:color="auto"/>
          </w:divBdr>
        </w:div>
        <w:div w:id="1267078116">
          <w:marLeft w:val="480"/>
          <w:marRight w:val="0"/>
          <w:marTop w:val="0"/>
          <w:marBottom w:val="0"/>
          <w:divBdr>
            <w:top w:val="none" w:sz="0" w:space="0" w:color="auto"/>
            <w:left w:val="none" w:sz="0" w:space="0" w:color="auto"/>
            <w:bottom w:val="none" w:sz="0" w:space="0" w:color="auto"/>
            <w:right w:val="none" w:sz="0" w:space="0" w:color="auto"/>
          </w:divBdr>
        </w:div>
        <w:div w:id="530534684">
          <w:marLeft w:val="480"/>
          <w:marRight w:val="0"/>
          <w:marTop w:val="0"/>
          <w:marBottom w:val="0"/>
          <w:divBdr>
            <w:top w:val="none" w:sz="0" w:space="0" w:color="auto"/>
            <w:left w:val="none" w:sz="0" w:space="0" w:color="auto"/>
            <w:bottom w:val="none" w:sz="0" w:space="0" w:color="auto"/>
            <w:right w:val="none" w:sz="0" w:space="0" w:color="auto"/>
          </w:divBdr>
        </w:div>
        <w:div w:id="885336175">
          <w:marLeft w:val="480"/>
          <w:marRight w:val="0"/>
          <w:marTop w:val="0"/>
          <w:marBottom w:val="0"/>
          <w:divBdr>
            <w:top w:val="none" w:sz="0" w:space="0" w:color="auto"/>
            <w:left w:val="none" w:sz="0" w:space="0" w:color="auto"/>
            <w:bottom w:val="none" w:sz="0" w:space="0" w:color="auto"/>
            <w:right w:val="none" w:sz="0" w:space="0" w:color="auto"/>
          </w:divBdr>
        </w:div>
        <w:div w:id="1077628180">
          <w:marLeft w:val="480"/>
          <w:marRight w:val="0"/>
          <w:marTop w:val="0"/>
          <w:marBottom w:val="0"/>
          <w:divBdr>
            <w:top w:val="none" w:sz="0" w:space="0" w:color="auto"/>
            <w:left w:val="none" w:sz="0" w:space="0" w:color="auto"/>
            <w:bottom w:val="none" w:sz="0" w:space="0" w:color="auto"/>
            <w:right w:val="none" w:sz="0" w:space="0" w:color="auto"/>
          </w:divBdr>
        </w:div>
        <w:div w:id="116341310">
          <w:marLeft w:val="480"/>
          <w:marRight w:val="0"/>
          <w:marTop w:val="0"/>
          <w:marBottom w:val="0"/>
          <w:divBdr>
            <w:top w:val="none" w:sz="0" w:space="0" w:color="auto"/>
            <w:left w:val="none" w:sz="0" w:space="0" w:color="auto"/>
            <w:bottom w:val="none" w:sz="0" w:space="0" w:color="auto"/>
            <w:right w:val="none" w:sz="0" w:space="0" w:color="auto"/>
          </w:divBdr>
        </w:div>
        <w:div w:id="139731869">
          <w:marLeft w:val="480"/>
          <w:marRight w:val="0"/>
          <w:marTop w:val="0"/>
          <w:marBottom w:val="0"/>
          <w:divBdr>
            <w:top w:val="none" w:sz="0" w:space="0" w:color="auto"/>
            <w:left w:val="none" w:sz="0" w:space="0" w:color="auto"/>
            <w:bottom w:val="none" w:sz="0" w:space="0" w:color="auto"/>
            <w:right w:val="none" w:sz="0" w:space="0" w:color="auto"/>
          </w:divBdr>
        </w:div>
        <w:div w:id="1489398227">
          <w:marLeft w:val="480"/>
          <w:marRight w:val="0"/>
          <w:marTop w:val="0"/>
          <w:marBottom w:val="0"/>
          <w:divBdr>
            <w:top w:val="none" w:sz="0" w:space="0" w:color="auto"/>
            <w:left w:val="none" w:sz="0" w:space="0" w:color="auto"/>
            <w:bottom w:val="none" w:sz="0" w:space="0" w:color="auto"/>
            <w:right w:val="none" w:sz="0" w:space="0" w:color="auto"/>
          </w:divBdr>
        </w:div>
        <w:div w:id="1678845831">
          <w:marLeft w:val="480"/>
          <w:marRight w:val="0"/>
          <w:marTop w:val="0"/>
          <w:marBottom w:val="0"/>
          <w:divBdr>
            <w:top w:val="none" w:sz="0" w:space="0" w:color="auto"/>
            <w:left w:val="none" w:sz="0" w:space="0" w:color="auto"/>
            <w:bottom w:val="none" w:sz="0" w:space="0" w:color="auto"/>
            <w:right w:val="none" w:sz="0" w:space="0" w:color="auto"/>
          </w:divBdr>
        </w:div>
        <w:div w:id="2135634480">
          <w:marLeft w:val="480"/>
          <w:marRight w:val="0"/>
          <w:marTop w:val="0"/>
          <w:marBottom w:val="0"/>
          <w:divBdr>
            <w:top w:val="none" w:sz="0" w:space="0" w:color="auto"/>
            <w:left w:val="none" w:sz="0" w:space="0" w:color="auto"/>
            <w:bottom w:val="none" w:sz="0" w:space="0" w:color="auto"/>
            <w:right w:val="none" w:sz="0" w:space="0" w:color="auto"/>
          </w:divBdr>
        </w:div>
        <w:div w:id="1796174024">
          <w:marLeft w:val="480"/>
          <w:marRight w:val="0"/>
          <w:marTop w:val="0"/>
          <w:marBottom w:val="0"/>
          <w:divBdr>
            <w:top w:val="none" w:sz="0" w:space="0" w:color="auto"/>
            <w:left w:val="none" w:sz="0" w:space="0" w:color="auto"/>
            <w:bottom w:val="none" w:sz="0" w:space="0" w:color="auto"/>
            <w:right w:val="none" w:sz="0" w:space="0" w:color="auto"/>
          </w:divBdr>
        </w:div>
        <w:div w:id="1063867130">
          <w:marLeft w:val="480"/>
          <w:marRight w:val="0"/>
          <w:marTop w:val="0"/>
          <w:marBottom w:val="0"/>
          <w:divBdr>
            <w:top w:val="none" w:sz="0" w:space="0" w:color="auto"/>
            <w:left w:val="none" w:sz="0" w:space="0" w:color="auto"/>
            <w:bottom w:val="none" w:sz="0" w:space="0" w:color="auto"/>
            <w:right w:val="none" w:sz="0" w:space="0" w:color="auto"/>
          </w:divBdr>
        </w:div>
        <w:div w:id="1601181243">
          <w:marLeft w:val="480"/>
          <w:marRight w:val="0"/>
          <w:marTop w:val="0"/>
          <w:marBottom w:val="0"/>
          <w:divBdr>
            <w:top w:val="none" w:sz="0" w:space="0" w:color="auto"/>
            <w:left w:val="none" w:sz="0" w:space="0" w:color="auto"/>
            <w:bottom w:val="none" w:sz="0" w:space="0" w:color="auto"/>
            <w:right w:val="none" w:sz="0" w:space="0" w:color="auto"/>
          </w:divBdr>
        </w:div>
        <w:div w:id="1737437667">
          <w:marLeft w:val="480"/>
          <w:marRight w:val="0"/>
          <w:marTop w:val="0"/>
          <w:marBottom w:val="0"/>
          <w:divBdr>
            <w:top w:val="none" w:sz="0" w:space="0" w:color="auto"/>
            <w:left w:val="none" w:sz="0" w:space="0" w:color="auto"/>
            <w:bottom w:val="none" w:sz="0" w:space="0" w:color="auto"/>
            <w:right w:val="none" w:sz="0" w:space="0" w:color="auto"/>
          </w:divBdr>
        </w:div>
        <w:div w:id="1564949454">
          <w:marLeft w:val="480"/>
          <w:marRight w:val="0"/>
          <w:marTop w:val="0"/>
          <w:marBottom w:val="0"/>
          <w:divBdr>
            <w:top w:val="none" w:sz="0" w:space="0" w:color="auto"/>
            <w:left w:val="none" w:sz="0" w:space="0" w:color="auto"/>
            <w:bottom w:val="none" w:sz="0" w:space="0" w:color="auto"/>
            <w:right w:val="none" w:sz="0" w:space="0" w:color="auto"/>
          </w:divBdr>
        </w:div>
        <w:div w:id="1764718492">
          <w:marLeft w:val="480"/>
          <w:marRight w:val="0"/>
          <w:marTop w:val="0"/>
          <w:marBottom w:val="0"/>
          <w:divBdr>
            <w:top w:val="none" w:sz="0" w:space="0" w:color="auto"/>
            <w:left w:val="none" w:sz="0" w:space="0" w:color="auto"/>
            <w:bottom w:val="none" w:sz="0" w:space="0" w:color="auto"/>
            <w:right w:val="none" w:sz="0" w:space="0" w:color="auto"/>
          </w:divBdr>
        </w:div>
        <w:div w:id="1439833531">
          <w:marLeft w:val="480"/>
          <w:marRight w:val="0"/>
          <w:marTop w:val="0"/>
          <w:marBottom w:val="0"/>
          <w:divBdr>
            <w:top w:val="none" w:sz="0" w:space="0" w:color="auto"/>
            <w:left w:val="none" w:sz="0" w:space="0" w:color="auto"/>
            <w:bottom w:val="none" w:sz="0" w:space="0" w:color="auto"/>
            <w:right w:val="none" w:sz="0" w:space="0" w:color="auto"/>
          </w:divBdr>
        </w:div>
        <w:div w:id="850796847">
          <w:marLeft w:val="480"/>
          <w:marRight w:val="0"/>
          <w:marTop w:val="0"/>
          <w:marBottom w:val="0"/>
          <w:divBdr>
            <w:top w:val="none" w:sz="0" w:space="0" w:color="auto"/>
            <w:left w:val="none" w:sz="0" w:space="0" w:color="auto"/>
            <w:bottom w:val="none" w:sz="0" w:space="0" w:color="auto"/>
            <w:right w:val="none" w:sz="0" w:space="0" w:color="auto"/>
          </w:divBdr>
        </w:div>
        <w:div w:id="186335747">
          <w:marLeft w:val="480"/>
          <w:marRight w:val="0"/>
          <w:marTop w:val="0"/>
          <w:marBottom w:val="0"/>
          <w:divBdr>
            <w:top w:val="none" w:sz="0" w:space="0" w:color="auto"/>
            <w:left w:val="none" w:sz="0" w:space="0" w:color="auto"/>
            <w:bottom w:val="none" w:sz="0" w:space="0" w:color="auto"/>
            <w:right w:val="none" w:sz="0" w:space="0" w:color="auto"/>
          </w:divBdr>
        </w:div>
      </w:divsChild>
    </w:div>
    <w:div w:id="50925024">
      <w:bodyDiv w:val="1"/>
      <w:marLeft w:val="0"/>
      <w:marRight w:val="0"/>
      <w:marTop w:val="0"/>
      <w:marBottom w:val="0"/>
      <w:divBdr>
        <w:top w:val="none" w:sz="0" w:space="0" w:color="auto"/>
        <w:left w:val="none" w:sz="0" w:space="0" w:color="auto"/>
        <w:bottom w:val="none" w:sz="0" w:space="0" w:color="auto"/>
        <w:right w:val="none" w:sz="0" w:space="0" w:color="auto"/>
      </w:divBdr>
    </w:div>
    <w:div w:id="51085042">
      <w:bodyDiv w:val="1"/>
      <w:marLeft w:val="0"/>
      <w:marRight w:val="0"/>
      <w:marTop w:val="0"/>
      <w:marBottom w:val="0"/>
      <w:divBdr>
        <w:top w:val="none" w:sz="0" w:space="0" w:color="auto"/>
        <w:left w:val="none" w:sz="0" w:space="0" w:color="auto"/>
        <w:bottom w:val="none" w:sz="0" w:space="0" w:color="auto"/>
        <w:right w:val="none" w:sz="0" w:space="0" w:color="auto"/>
      </w:divBdr>
    </w:div>
    <w:div w:id="51119273">
      <w:bodyDiv w:val="1"/>
      <w:marLeft w:val="0"/>
      <w:marRight w:val="0"/>
      <w:marTop w:val="0"/>
      <w:marBottom w:val="0"/>
      <w:divBdr>
        <w:top w:val="none" w:sz="0" w:space="0" w:color="auto"/>
        <w:left w:val="none" w:sz="0" w:space="0" w:color="auto"/>
        <w:bottom w:val="none" w:sz="0" w:space="0" w:color="auto"/>
        <w:right w:val="none" w:sz="0" w:space="0" w:color="auto"/>
      </w:divBdr>
    </w:div>
    <w:div w:id="51464606">
      <w:bodyDiv w:val="1"/>
      <w:marLeft w:val="0"/>
      <w:marRight w:val="0"/>
      <w:marTop w:val="0"/>
      <w:marBottom w:val="0"/>
      <w:divBdr>
        <w:top w:val="none" w:sz="0" w:space="0" w:color="auto"/>
        <w:left w:val="none" w:sz="0" w:space="0" w:color="auto"/>
        <w:bottom w:val="none" w:sz="0" w:space="0" w:color="auto"/>
        <w:right w:val="none" w:sz="0" w:space="0" w:color="auto"/>
      </w:divBdr>
    </w:div>
    <w:div w:id="51776385">
      <w:bodyDiv w:val="1"/>
      <w:marLeft w:val="0"/>
      <w:marRight w:val="0"/>
      <w:marTop w:val="0"/>
      <w:marBottom w:val="0"/>
      <w:divBdr>
        <w:top w:val="none" w:sz="0" w:space="0" w:color="auto"/>
        <w:left w:val="none" w:sz="0" w:space="0" w:color="auto"/>
        <w:bottom w:val="none" w:sz="0" w:space="0" w:color="auto"/>
        <w:right w:val="none" w:sz="0" w:space="0" w:color="auto"/>
      </w:divBdr>
      <w:divsChild>
        <w:div w:id="725448604">
          <w:marLeft w:val="480"/>
          <w:marRight w:val="0"/>
          <w:marTop w:val="0"/>
          <w:marBottom w:val="0"/>
          <w:divBdr>
            <w:top w:val="none" w:sz="0" w:space="0" w:color="auto"/>
            <w:left w:val="none" w:sz="0" w:space="0" w:color="auto"/>
            <w:bottom w:val="none" w:sz="0" w:space="0" w:color="auto"/>
            <w:right w:val="none" w:sz="0" w:space="0" w:color="auto"/>
          </w:divBdr>
        </w:div>
        <w:div w:id="951788343">
          <w:marLeft w:val="480"/>
          <w:marRight w:val="0"/>
          <w:marTop w:val="0"/>
          <w:marBottom w:val="0"/>
          <w:divBdr>
            <w:top w:val="none" w:sz="0" w:space="0" w:color="auto"/>
            <w:left w:val="none" w:sz="0" w:space="0" w:color="auto"/>
            <w:bottom w:val="none" w:sz="0" w:space="0" w:color="auto"/>
            <w:right w:val="none" w:sz="0" w:space="0" w:color="auto"/>
          </w:divBdr>
        </w:div>
        <w:div w:id="382758335">
          <w:marLeft w:val="480"/>
          <w:marRight w:val="0"/>
          <w:marTop w:val="0"/>
          <w:marBottom w:val="0"/>
          <w:divBdr>
            <w:top w:val="none" w:sz="0" w:space="0" w:color="auto"/>
            <w:left w:val="none" w:sz="0" w:space="0" w:color="auto"/>
            <w:bottom w:val="none" w:sz="0" w:space="0" w:color="auto"/>
            <w:right w:val="none" w:sz="0" w:space="0" w:color="auto"/>
          </w:divBdr>
        </w:div>
        <w:div w:id="1759787684">
          <w:marLeft w:val="480"/>
          <w:marRight w:val="0"/>
          <w:marTop w:val="0"/>
          <w:marBottom w:val="0"/>
          <w:divBdr>
            <w:top w:val="none" w:sz="0" w:space="0" w:color="auto"/>
            <w:left w:val="none" w:sz="0" w:space="0" w:color="auto"/>
            <w:bottom w:val="none" w:sz="0" w:space="0" w:color="auto"/>
            <w:right w:val="none" w:sz="0" w:space="0" w:color="auto"/>
          </w:divBdr>
        </w:div>
        <w:div w:id="1282299288">
          <w:marLeft w:val="480"/>
          <w:marRight w:val="0"/>
          <w:marTop w:val="0"/>
          <w:marBottom w:val="0"/>
          <w:divBdr>
            <w:top w:val="none" w:sz="0" w:space="0" w:color="auto"/>
            <w:left w:val="none" w:sz="0" w:space="0" w:color="auto"/>
            <w:bottom w:val="none" w:sz="0" w:space="0" w:color="auto"/>
            <w:right w:val="none" w:sz="0" w:space="0" w:color="auto"/>
          </w:divBdr>
        </w:div>
        <w:div w:id="1418212411">
          <w:marLeft w:val="480"/>
          <w:marRight w:val="0"/>
          <w:marTop w:val="0"/>
          <w:marBottom w:val="0"/>
          <w:divBdr>
            <w:top w:val="none" w:sz="0" w:space="0" w:color="auto"/>
            <w:left w:val="none" w:sz="0" w:space="0" w:color="auto"/>
            <w:bottom w:val="none" w:sz="0" w:space="0" w:color="auto"/>
            <w:right w:val="none" w:sz="0" w:space="0" w:color="auto"/>
          </w:divBdr>
        </w:div>
        <w:div w:id="1119682817">
          <w:marLeft w:val="480"/>
          <w:marRight w:val="0"/>
          <w:marTop w:val="0"/>
          <w:marBottom w:val="0"/>
          <w:divBdr>
            <w:top w:val="none" w:sz="0" w:space="0" w:color="auto"/>
            <w:left w:val="none" w:sz="0" w:space="0" w:color="auto"/>
            <w:bottom w:val="none" w:sz="0" w:space="0" w:color="auto"/>
            <w:right w:val="none" w:sz="0" w:space="0" w:color="auto"/>
          </w:divBdr>
        </w:div>
        <w:div w:id="192503386">
          <w:marLeft w:val="480"/>
          <w:marRight w:val="0"/>
          <w:marTop w:val="0"/>
          <w:marBottom w:val="0"/>
          <w:divBdr>
            <w:top w:val="none" w:sz="0" w:space="0" w:color="auto"/>
            <w:left w:val="none" w:sz="0" w:space="0" w:color="auto"/>
            <w:bottom w:val="none" w:sz="0" w:space="0" w:color="auto"/>
            <w:right w:val="none" w:sz="0" w:space="0" w:color="auto"/>
          </w:divBdr>
        </w:div>
        <w:div w:id="1225068004">
          <w:marLeft w:val="480"/>
          <w:marRight w:val="0"/>
          <w:marTop w:val="0"/>
          <w:marBottom w:val="0"/>
          <w:divBdr>
            <w:top w:val="none" w:sz="0" w:space="0" w:color="auto"/>
            <w:left w:val="none" w:sz="0" w:space="0" w:color="auto"/>
            <w:bottom w:val="none" w:sz="0" w:space="0" w:color="auto"/>
            <w:right w:val="none" w:sz="0" w:space="0" w:color="auto"/>
          </w:divBdr>
        </w:div>
        <w:div w:id="1650555751">
          <w:marLeft w:val="480"/>
          <w:marRight w:val="0"/>
          <w:marTop w:val="0"/>
          <w:marBottom w:val="0"/>
          <w:divBdr>
            <w:top w:val="none" w:sz="0" w:space="0" w:color="auto"/>
            <w:left w:val="none" w:sz="0" w:space="0" w:color="auto"/>
            <w:bottom w:val="none" w:sz="0" w:space="0" w:color="auto"/>
            <w:right w:val="none" w:sz="0" w:space="0" w:color="auto"/>
          </w:divBdr>
        </w:div>
        <w:div w:id="1109010103">
          <w:marLeft w:val="480"/>
          <w:marRight w:val="0"/>
          <w:marTop w:val="0"/>
          <w:marBottom w:val="0"/>
          <w:divBdr>
            <w:top w:val="none" w:sz="0" w:space="0" w:color="auto"/>
            <w:left w:val="none" w:sz="0" w:space="0" w:color="auto"/>
            <w:bottom w:val="none" w:sz="0" w:space="0" w:color="auto"/>
            <w:right w:val="none" w:sz="0" w:space="0" w:color="auto"/>
          </w:divBdr>
        </w:div>
        <w:div w:id="1064333451">
          <w:marLeft w:val="480"/>
          <w:marRight w:val="0"/>
          <w:marTop w:val="0"/>
          <w:marBottom w:val="0"/>
          <w:divBdr>
            <w:top w:val="none" w:sz="0" w:space="0" w:color="auto"/>
            <w:left w:val="none" w:sz="0" w:space="0" w:color="auto"/>
            <w:bottom w:val="none" w:sz="0" w:space="0" w:color="auto"/>
            <w:right w:val="none" w:sz="0" w:space="0" w:color="auto"/>
          </w:divBdr>
        </w:div>
        <w:div w:id="745807073">
          <w:marLeft w:val="480"/>
          <w:marRight w:val="0"/>
          <w:marTop w:val="0"/>
          <w:marBottom w:val="0"/>
          <w:divBdr>
            <w:top w:val="none" w:sz="0" w:space="0" w:color="auto"/>
            <w:left w:val="none" w:sz="0" w:space="0" w:color="auto"/>
            <w:bottom w:val="none" w:sz="0" w:space="0" w:color="auto"/>
            <w:right w:val="none" w:sz="0" w:space="0" w:color="auto"/>
          </w:divBdr>
        </w:div>
        <w:div w:id="1769538487">
          <w:marLeft w:val="480"/>
          <w:marRight w:val="0"/>
          <w:marTop w:val="0"/>
          <w:marBottom w:val="0"/>
          <w:divBdr>
            <w:top w:val="none" w:sz="0" w:space="0" w:color="auto"/>
            <w:left w:val="none" w:sz="0" w:space="0" w:color="auto"/>
            <w:bottom w:val="none" w:sz="0" w:space="0" w:color="auto"/>
            <w:right w:val="none" w:sz="0" w:space="0" w:color="auto"/>
          </w:divBdr>
        </w:div>
        <w:div w:id="176161921">
          <w:marLeft w:val="480"/>
          <w:marRight w:val="0"/>
          <w:marTop w:val="0"/>
          <w:marBottom w:val="0"/>
          <w:divBdr>
            <w:top w:val="none" w:sz="0" w:space="0" w:color="auto"/>
            <w:left w:val="none" w:sz="0" w:space="0" w:color="auto"/>
            <w:bottom w:val="none" w:sz="0" w:space="0" w:color="auto"/>
            <w:right w:val="none" w:sz="0" w:space="0" w:color="auto"/>
          </w:divBdr>
        </w:div>
        <w:div w:id="1527712315">
          <w:marLeft w:val="480"/>
          <w:marRight w:val="0"/>
          <w:marTop w:val="0"/>
          <w:marBottom w:val="0"/>
          <w:divBdr>
            <w:top w:val="none" w:sz="0" w:space="0" w:color="auto"/>
            <w:left w:val="none" w:sz="0" w:space="0" w:color="auto"/>
            <w:bottom w:val="none" w:sz="0" w:space="0" w:color="auto"/>
            <w:right w:val="none" w:sz="0" w:space="0" w:color="auto"/>
          </w:divBdr>
        </w:div>
        <w:div w:id="1909802385">
          <w:marLeft w:val="480"/>
          <w:marRight w:val="0"/>
          <w:marTop w:val="0"/>
          <w:marBottom w:val="0"/>
          <w:divBdr>
            <w:top w:val="none" w:sz="0" w:space="0" w:color="auto"/>
            <w:left w:val="none" w:sz="0" w:space="0" w:color="auto"/>
            <w:bottom w:val="none" w:sz="0" w:space="0" w:color="auto"/>
            <w:right w:val="none" w:sz="0" w:space="0" w:color="auto"/>
          </w:divBdr>
        </w:div>
        <w:div w:id="2068723036">
          <w:marLeft w:val="480"/>
          <w:marRight w:val="0"/>
          <w:marTop w:val="0"/>
          <w:marBottom w:val="0"/>
          <w:divBdr>
            <w:top w:val="none" w:sz="0" w:space="0" w:color="auto"/>
            <w:left w:val="none" w:sz="0" w:space="0" w:color="auto"/>
            <w:bottom w:val="none" w:sz="0" w:space="0" w:color="auto"/>
            <w:right w:val="none" w:sz="0" w:space="0" w:color="auto"/>
          </w:divBdr>
        </w:div>
        <w:div w:id="574821321">
          <w:marLeft w:val="480"/>
          <w:marRight w:val="0"/>
          <w:marTop w:val="0"/>
          <w:marBottom w:val="0"/>
          <w:divBdr>
            <w:top w:val="none" w:sz="0" w:space="0" w:color="auto"/>
            <w:left w:val="none" w:sz="0" w:space="0" w:color="auto"/>
            <w:bottom w:val="none" w:sz="0" w:space="0" w:color="auto"/>
            <w:right w:val="none" w:sz="0" w:space="0" w:color="auto"/>
          </w:divBdr>
        </w:div>
        <w:div w:id="209538799">
          <w:marLeft w:val="480"/>
          <w:marRight w:val="0"/>
          <w:marTop w:val="0"/>
          <w:marBottom w:val="0"/>
          <w:divBdr>
            <w:top w:val="none" w:sz="0" w:space="0" w:color="auto"/>
            <w:left w:val="none" w:sz="0" w:space="0" w:color="auto"/>
            <w:bottom w:val="none" w:sz="0" w:space="0" w:color="auto"/>
            <w:right w:val="none" w:sz="0" w:space="0" w:color="auto"/>
          </w:divBdr>
        </w:div>
        <w:div w:id="1331107101">
          <w:marLeft w:val="480"/>
          <w:marRight w:val="0"/>
          <w:marTop w:val="0"/>
          <w:marBottom w:val="0"/>
          <w:divBdr>
            <w:top w:val="none" w:sz="0" w:space="0" w:color="auto"/>
            <w:left w:val="none" w:sz="0" w:space="0" w:color="auto"/>
            <w:bottom w:val="none" w:sz="0" w:space="0" w:color="auto"/>
            <w:right w:val="none" w:sz="0" w:space="0" w:color="auto"/>
          </w:divBdr>
        </w:div>
        <w:div w:id="243689795">
          <w:marLeft w:val="480"/>
          <w:marRight w:val="0"/>
          <w:marTop w:val="0"/>
          <w:marBottom w:val="0"/>
          <w:divBdr>
            <w:top w:val="none" w:sz="0" w:space="0" w:color="auto"/>
            <w:left w:val="none" w:sz="0" w:space="0" w:color="auto"/>
            <w:bottom w:val="none" w:sz="0" w:space="0" w:color="auto"/>
            <w:right w:val="none" w:sz="0" w:space="0" w:color="auto"/>
          </w:divBdr>
        </w:div>
        <w:div w:id="1253853379">
          <w:marLeft w:val="480"/>
          <w:marRight w:val="0"/>
          <w:marTop w:val="0"/>
          <w:marBottom w:val="0"/>
          <w:divBdr>
            <w:top w:val="none" w:sz="0" w:space="0" w:color="auto"/>
            <w:left w:val="none" w:sz="0" w:space="0" w:color="auto"/>
            <w:bottom w:val="none" w:sz="0" w:space="0" w:color="auto"/>
            <w:right w:val="none" w:sz="0" w:space="0" w:color="auto"/>
          </w:divBdr>
        </w:div>
        <w:div w:id="131793157">
          <w:marLeft w:val="480"/>
          <w:marRight w:val="0"/>
          <w:marTop w:val="0"/>
          <w:marBottom w:val="0"/>
          <w:divBdr>
            <w:top w:val="none" w:sz="0" w:space="0" w:color="auto"/>
            <w:left w:val="none" w:sz="0" w:space="0" w:color="auto"/>
            <w:bottom w:val="none" w:sz="0" w:space="0" w:color="auto"/>
            <w:right w:val="none" w:sz="0" w:space="0" w:color="auto"/>
          </w:divBdr>
        </w:div>
        <w:div w:id="432670076">
          <w:marLeft w:val="480"/>
          <w:marRight w:val="0"/>
          <w:marTop w:val="0"/>
          <w:marBottom w:val="0"/>
          <w:divBdr>
            <w:top w:val="none" w:sz="0" w:space="0" w:color="auto"/>
            <w:left w:val="none" w:sz="0" w:space="0" w:color="auto"/>
            <w:bottom w:val="none" w:sz="0" w:space="0" w:color="auto"/>
            <w:right w:val="none" w:sz="0" w:space="0" w:color="auto"/>
          </w:divBdr>
        </w:div>
        <w:div w:id="1879274816">
          <w:marLeft w:val="480"/>
          <w:marRight w:val="0"/>
          <w:marTop w:val="0"/>
          <w:marBottom w:val="0"/>
          <w:divBdr>
            <w:top w:val="none" w:sz="0" w:space="0" w:color="auto"/>
            <w:left w:val="none" w:sz="0" w:space="0" w:color="auto"/>
            <w:bottom w:val="none" w:sz="0" w:space="0" w:color="auto"/>
            <w:right w:val="none" w:sz="0" w:space="0" w:color="auto"/>
          </w:divBdr>
        </w:div>
        <w:div w:id="989018237">
          <w:marLeft w:val="480"/>
          <w:marRight w:val="0"/>
          <w:marTop w:val="0"/>
          <w:marBottom w:val="0"/>
          <w:divBdr>
            <w:top w:val="none" w:sz="0" w:space="0" w:color="auto"/>
            <w:left w:val="none" w:sz="0" w:space="0" w:color="auto"/>
            <w:bottom w:val="none" w:sz="0" w:space="0" w:color="auto"/>
            <w:right w:val="none" w:sz="0" w:space="0" w:color="auto"/>
          </w:divBdr>
        </w:div>
        <w:div w:id="697389588">
          <w:marLeft w:val="480"/>
          <w:marRight w:val="0"/>
          <w:marTop w:val="0"/>
          <w:marBottom w:val="0"/>
          <w:divBdr>
            <w:top w:val="none" w:sz="0" w:space="0" w:color="auto"/>
            <w:left w:val="none" w:sz="0" w:space="0" w:color="auto"/>
            <w:bottom w:val="none" w:sz="0" w:space="0" w:color="auto"/>
            <w:right w:val="none" w:sz="0" w:space="0" w:color="auto"/>
          </w:divBdr>
        </w:div>
        <w:div w:id="2075153075">
          <w:marLeft w:val="480"/>
          <w:marRight w:val="0"/>
          <w:marTop w:val="0"/>
          <w:marBottom w:val="0"/>
          <w:divBdr>
            <w:top w:val="none" w:sz="0" w:space="0" w:color="auto"/>
            <w:left w:val="none" w:sz="0" w:space="0" w:color="auto"/>
            <w:bottom w:val="none" w:sz="0" w:space="0" w:color="auto"/>
            <w:right w:val="none" w:sz="0" w:space="0" w:color="auto"/>
          </w:divBdr>
        </w:div>
        <w:div w:id="1118569555">
          <w:marLeft w:val="480"/>
          <w:marRight w:val="0"/>
          <w:marTop w:val="0"/>
          <w:marBottom w:val="0"/>
          <w:divBdr>
            <w:top w:val="none" w:sz="0" w:space="0" w:color="auto"/>
            <w:left w:val="none" w:sz="0" w:space="0" w:color="auto"/>
            <w:bottom w:val="none" w:sz="0" w:space="0" w:color="auto"/>
            <w:right w:val="none" w:sz="0" w:space="0" w:color="auto"/>
          </w:divBdr>
        </w:div>
        <w:div w:id="1894929275">
          <w:marLeft w:val="480"/>
          <w:marRight w:val="0"/>
          <w:marTop w:val="0"/>
          <w:marBottom w:val="0"/>
          <w:divBdr>
            <w:top w:val="none" w:sz="0" w:space="0" w:color="auto"/>
            <w:left w:val="none" w:sz="0" w:space="0" w:color="auto"/>
            <w:bottom w:val="none" w:sz="0" w:space="0" w:color="auto"/>
            <w:right w:val="none" w:sz="0" w:space="0" w:color="auto"/>
          </w:divBdr>
        </w:div>
        <w:div w:id="761726762">
          <w:marLeft w:val="480"/>
          <w:marRight w:val="0"/>
          <w:marTop w:val="0"/>
          <w:marBottom w:val="0"/>
          <w:divBdr>
            <w:top w:val="none" w:sz="0" w:space="0" w:color="auto"/>
            <w:left w:val="none" w:sz="0" w:space="0" w:color="auto"/>
            <w:bottom w:val="none" w:sz="0" w:space="0" w:color="auto"/>
            <w:right w:val="none" w:sz="0" w:space="0" w:color="auto"/>
          </w:divBdr>
        </w:div>
        <w:div w:id="1438214251">
          <w:marLeft w:val="480"/>
          <w:marRight w:val="0"/>
          <w:marTop w:val="0"/>
          <w:marBottom w:val="0"/>
          <w:divBdr>
            <w:top w:val="none" w:sz="0" w:space="0" w:color="auto"/>
            <w:left w:val="none" w:sz="0" w:space="0" w:color="auto"/>
            <w:bottom w:val="none" w:sz="0" w:space="0" w:color="auto"/>
            <w:right w:val="none" w:sz="0" w:space="0" w:color="auto"/>
          </w:divBdr>
        </w:div>
        <w:div w:id="1836339703">
          <w:marLeft w:val="480"/>
          <w:marRight w:val="0"/>
          <w:marTop w:val="0"/>
          <w:marBottom w:val="0"/>
          <w:divBdr>
            <w:top w:val="none" w:sz="0" w:space="0" w:color="auto"/>
            <w:left w:val="none" w:sz="0" w:space="0" w:color="auto"/>
            <w:bottom w:val="none" w:sz="0" w:space="0" w:color="auto"/>
            <w:right w:val="none" w:sz="0" w:space="0" w:color="auto"/>
          </w:divBdr>
        </w:div>
        <w:div w:id="90441937">
          <w:marLeft w:val="480"/>
          <w:marRight w:val="0"/>
          <w:marTop w:val="0"/>
          <w:marBottom w:val="0"/>
          <w:divBdr>
            <w:top w:val="none" w:sz="0" w:space="0" w:color="auto"/>
            <w:left w:val="none" w:sz="0" w:space="0" w:color="auto"/>
            <w:bottom w:val="none" w:sz="0" w:space="0" w:color="auto"/>
            <w:right w:val="none" w:sz="0" w:space="0" w:color="auto"/>
          </w:divBdr>
        </w:div>
        <w:div w:id="1349597158">
          <w:marLeft w:val="480"/>
          <w:marRight w:val="0"/>
          <w:marTop w:val="0"/>
          <w:marBottom w:val="0"/>
          <w:divBdr>
            <w:top w:val="none" w:sz="0" w:space="0" w:color="auto"/>
            <w:left w:val="none" w:sz="0" w:space="0" w:color="auto"/>
            <w:bottom w:val="none" w:sz="0" w:space="0" w:color="auto"/>
            <w:right w:val="none" w:sz="0" w:space="0" w:color="auto"/>
          </w:divBdr>
        </w:div>
        <w:div w:id="165749219">
          <w:marLeft w:val="480"/>
          <w:marRight w:val="0"/>
          <w:marTop w:val="0"/>
          <w:marBottom w:val="0"/>
          <w:divBdr>
            <w:top w:val="none" w:sz="0" w:space="0" w:color="auto"/>
            <w:left w:val="none" w:sz="0" w:space="0" w:color="auto"/>
            <w:bottom w:val="none" w:sz="0" w:space="0" w:color="auto"/>
            <w:right w:val="none" w:sz="0" w:space="0" w:color="auto"/>
          </w:divBdr>
        </w:div>
        <w:div w:id="644506206">
          <w:marLeft w:val="480"/>
          <w:marRight w:val="0"/>
          <w:marTop w:val="0"/>
          <w:marBottom w:val="0"/>
          <w:divBdr>
            <w:top w:val="none" w:sz="0" w:space="0" w:color="auto"/>
            <w:left w:val="none" w:sz="0" w:space="0" w:color="auto"/>
            <w:bottom w:val="none" w:sz="0" w:space="0" w:color="auto"/>
            <w:right w:val="none" w:sz="0" w:space="0" w:color="auto"/>
          </w:divBdr>
        </w:div>
        <w:div w:id="1367485987">
          <w:marLeft w:val="480"/>
          <w:marRight w:val="0"/>
          <w:marTop w:val="0"/>
          <w:marBottom w:val="0"/>
          <w:divBdr>
            <w:top w:val="none" w:sz="0" w:space="0" w:color="auto"/>
            <w:left w:val="none" w:sz="0" w:space="0" w:color="auto"/>
            <w:bottom w:val="none" w:sz="0" w:space="0" w:color="auto"/>
            <w:right w:val="none" w:sz="0" w:space="0" w:color="auto"/>
          </w:divBdr>
        </w:div>
        <w:div w:id="394620585">
          <w:marLeft w:val="480"/>
          <w:marRight w:val="0"/>
          <w:marTop w:val="0"/>
          <w:marBottom w:val="0"/>
          <w:divBdr>
            <w:top w:val="none" w:sz="0" w:space="0" w:color="auto"/>
            <w:left w:val="none" w:sz="0" w:space="0" w:color="auto"/>
            <w:bottom w:val="none" w:sz="0" w:space="0" w:color="auto"/>
            <w:right w:val="none" w:sz="0" w:space="0" w:color="auto"/>
          </w:divBdr>
        </w:div>
        <w:div w:id="51929656">
          <w:marLeft w:val="480"/>
          <w:marRight w:val="0"/>
          <w:marTop w:val="0"/>
          <w:marBottom w:val="0"/>
          <w:divBdr>
            <w:top w:val="none" w:sz="0" w:space="0" w:color="auto"/>
            <w:left w:val="none" w:sz="0" w:space="0" w:color="auto"/>
            <w:bottom w:val="none" w:sz="0" w:space="0" w:color="auto"/>
            <w:right w:val="none" w:sz="0" w:space="0" w:color="auto"/>
          </w:divBdr>
        </w:div>
        <w:div w:id="360979573">
          <w:marLeft w:val="480"/>
          <w:marRight w:val="0"/>
          <w:marTop w:val="0"/>
          <w:marBottom w:val="0"/>
          <w:divBdr>
            <w:top w:val="none" w:sz="0" w:space="0" w:color="auto"/>
            <w:left w:val="none" w:sz="0" w:space="0" w:color="auto"/>
            <w:bottom w:val="none" w:sz="0" w:space="0" w:color="auto"/>
            <w:right w:val="none" w:sz="0" w:space="0" w:color="auto"/>
          </w:divBdr>
        </w:div>
        <w:div w:id="1425374452">
          <w:marLeft w:val="480"/>
          <w:marRight w:val="0"/>
          <w:marTop w:val="0"/>
          <w:marBottom w:val="0"/>
          <w:divBdr>
            <w:top w:val="none" w:sz="0" w:space="0" w:color="auto"/>
            <w:left w:val="none" w:sz="0" w:space="0" w:color="auto"/>
            <w:bottom w:val="none" w:sz="0" w:space="0" w:color="auto"/>
            <w:right w:val="none" w:sz="0" w:space="0" w:color="auto"/>
          </w:divBdr>
        </w:div>
        <w:div w:id="1134636775">
          <w:marLeft w:val="480"/>
          <w:marRight w:val="0"/>
          <w:marTop w:val="0"/>
          <w:marBottom w:val="0"/>
          <w:divBdr>
            <w:top w:val="none" w:sz="0" w:space="0" w:color="auto"/>
            <w:left w:val="none" w:sz="0" w:space="0" w:color="auto"/>
            <w:bottom w:val="none" w:sz="0" w:space="0" w:color="auto"/>
            <w:right w:val="none" w:sz="0" w:space="0" w:color="auto"/>
          </w:divBdr>
        </w:div>
        <w:div w:id="1826580639">
          <w:marLeft w:val="480"/>
          <w:marRight w:val="0"/>
          <w:marTop w:val="0"/>
          <w:marBottom w:val="0"/>
          <w:divBdr>
            <w:top w:val="none" w:sz="0" w:space="0" w:color="auto"/>
            <w:left w:val="none" w:sz="0" w:space="0" w:color="auto"/>
            <w:bottom w:val="none" w:sz="0" w:space="0" w:color="auto"/>
            <w:right w:val="none" w:sz="0" w:space="0" w:color="auto"/>
          </w:divBdr>
        </w:div>
        <w:div w:id="992023499">
          <w:marLeft w:val="480"/>
          <w:marRight w:val="0"/>
          <w:marTop w:val="0"/>
          <w:marBottom w:val="0"/>
          <w:divBdr>
            <w:top w:val="none" w:sz="0" w:space="0" w:color="auto"/>
            <w:left w:val="none" w:sz="0" w:space="0" w:color="auto"/>
            <w:bottom w:val="none" w:sz="0" w:space="0" w:color="auto"/>
            <w:right w:val="none" w:sz="0" w:space="0" w:color="auto"/>
          </w:divBdr>
        </w:div>
        <w:div w:id="1403992665">
          <w:marLeft w:val="480"/>
          <w:marRight w:val="0"/>
          <w:marTop w:val="0"/>
          <w:marBottom w:val="0"/>
          <w:divBdr>
            <w:top w:val="none" w:sz="0" w:space="0" w:color="auto"/>
            <w:left w:val="none" w:sz="0" w:space="0" w:color="auto"/>
            <w:bottom w:val="none" w:sz="0" w:space="0" w:color="auto"/>
            <w:right w:val="none" w:sz="0" w:space="0" w:color="auto"/>
          </w:divBdr>
        </w:div>
        <w:div w:id="2088139772">
          <w:marLeft w:val="480"/>
          <w:marRight w:val="0"/>
          <w:marTop w:val="0"/>
          <w:marBottom w:val="0"/>
          <w:divBdr>
            <w:top w:val="none" w:sz="0" w:space="0" w:color="auto"/>
            <w:left w:val="none" w:sz="0" w:space="0" w:color="auto"/>
            <w:bottom w:val="none" w:sz="0" w:space="0" w:color="auto"/>
            <w:right w:val="none" w:sz="0" w:space="0" w:color="auto"/>
          </w:divBdr>
        </w:div>
        <w:div w:id="784076182">
          <w:marLeft w:val="480"/>
          <w:marRight w:val="0"/>
          <w:marTop w:val="0"/>
          <w:marBottom w:val="0"/>
          <w:divBdr>
            <w:top w:val="none" w:sz="0" w:space="0" w:color="auto"/>
            <w:left w:val="none" w:sz="0" w:space="0" w:color="auto"/>
            <w:bottom w:val="none" w:sz="0" w:space="0" w:color="auto"/>
            <w:right w:val="none" w:sz="0" w:space="0" w:color="auto"/>
          </w:divBdr>
        </w:div>
        <w:div w:id="844318032">
          <w:marLeft w:val="480"/>
          <w:marRight w:val="0"/>
          <w:marTop w:val="0"/>
          <w:marBottom w:val="0"/>
          <w:divBdr>
            <w:top w:val="none" w:sz="0" w:space="0" w:color="auto"/>
            <w:left w:val="none" w:sz="0" w:space="0" w:color="auto"/>
            <w:bottom w:val="none" w:sz="0" w:space="0" w:color="auto"/>
            <w:right w:val="none" w:sz="0" w:space="0" w:color="auto"/>
          </w:divBdr>
        </w:div>
        <w:div w:id="434443793">
          <w:marLeft w:val="480"/>
          <w:marRight w:val="0"/>
          <w:marTop w:val="0"/>
          <w:marBottom w:val="0"/>
          <w:divBdr>
            <w:top w:val="none" w:sz="0" w:space="0" w:color="auto"/>
            <w:left w:val="none" w:sz="0" w:space="0" w:color="auto"/>
            <w:bottom w:val="none" w:sz="0" w:space="0" w:color="auto"/>
            <w:right w:val="none" w:sz="0" w:space="0" w:color="auto"/>
          </w:divBdr>
        </w:div>
        <w:div w:id="642976357">
          <w:marLeft w:val="480"/>
          <w:marRight w:val="0"/>
          <w:marTop w:val="0"/>
          <w:marBottom w:val="0"/>
          <w:divBdr>
            <w:top w:val="none" w:sz="0" w:space="0" w:color="auto"/>
            <w:left w:val="none" w:sz="0" w:space="0" w:color="auto"/>
            <w:bottom w:val="none" w:sz="0" w:space="0" w:color="auto"/>
            <w:right w:val="none" w:sz="0" w:space="0" w:color="auto"/>
          </w:divBdr>
        </w:div>
        <w:div w:id="1619138465">
          <w:marLeft w:val="480"/>
          <w:marRight w:val="0"/>
          <w:marTop w:val="0"/>
          <w:marBottom w:val="0"/>
          <w:divBdr>
            <w:top w:val="none" w:sz="0" w:space="0" w:color="auto"/>
            <w:left w:val="none" w:sz="0" w:space="0" w:color="auto"/>
            <w:bottom w:val="none" w:sz="0" w:space="0" w:color="auto"/>
            <w:right w:val="none" w:sz="0" w:space="0" w:color="auto"/>
          </w:divBdr>
        </w:div>
        <w:div w:id="2005811819">
          <w:marLeft w:val="480"/>
          <w:marRight w:val="0"/>
          <w:marTop w:val="0"/>
          <w:marBottom w:val="0"/>
          <w:divBdr>
            <w:top w:val="none" w:sz="0" w:space="0" w:color="auto"/>
            <w:left w:val="none" w:sz="0" w:space="0" w:color="auto"/>
            <w:bottom w:val="none" w:sz="0" w:space="0" w:color="auto"/>
            <w:right w:val="none" w:sz="0" w:space="0" w:color="auto"/>
          </w:divBdr>
        </w:div>
        <w:div w:id="294720481">
          <w:marLeft w:val="480"/>
          <w:marRight w:val="0"/>
          <w:marTop w:val="0"/>
          <w:marBottom w:val="0"/>
          <w:divBdr>
            <w:top w:val="none" w:sz="0" w:space="0" w:color="auto"/>
            <w:left w:val="none" w:sz="0" w:space="0" w:color="auto"/>
            <w:bottom w:val="none" w:sz="0" w:space="0" w:color="auto"/>
            <w:right w:val="none" w:sz="0" w:space="0" w:color="auto"/>
          </w:divBdr>
        </w:div>
        <w:div w:id="914364684">
          <w:marLeft w:val="480"/>
          <w:marRight w:val="0"/>
          <w:marTop w:val="0"/>
          <w:marBottom w:val="0"/>
          <w:divBdr>
            <w:top w:val="none" w:sz="0" w:space="0" w:color="auto"/>
            <w:left w:val="none" w:sz="0" w:space="0" w:color="auto"/>
            <w:bottom w:val="none" w:sz="0" w:space="0" w:color="auto"/>
            <w:right w:val="none" w:sz="0" w:space="0" w:color="auto"/>
          </w:divBdr>
        </w:div>
      </w:divsChild>
    </w:div>
    <w:div w:id="52434481">
      <w:bodyDiv w:val="1"/>
      <w:marLeft w:val="0"/>
      <w:marRight w:val="0"/>
      <w:marTop w:val="0"/>
      <w:marBottom w:val="0"/>
      <w:divBdr>
        <w:top w:val="none" w:sz="0" w:space="0" w:color="auto"/>
        <w:left w:val="none" w:sz="0" w:space="0" w:color="auto"/>
        <w:bottom w:val="none" w:sz="0" w:space="0" w:color="auto"/>
        <w:right w:val="none" w:sz="0" w:space="0" w:color="auto"/>
      </w:divBdr>
    </w:div>
    <w:div w:id="52705247">
      <w:bodyDiv w:val="1"/>
      <w:marLeft w:val="0"/>
      <w:marRight w:val="0"/>
      <w:marTop w:val="0"/>
      <w:marBottom w:val="0"/>
      <w:divBdr>
        <w:top w:val="none" w:sz="0" w:space="0" w:color="auto"/>
        <w:left w:val="none" w:sz="0" w:space="0" w:color="auto"/>
        <w:bottom w:val="none" w:sz="0" w:space="0" w:color="auto"/>
        <w:right w:val="none" w:sz="0" w:space="0" w:color="auto"/>
      </w:divBdr>
    </w:div>
    <w:div w:id="52778525">
      <w:bodyDiv w:val="1"/>
      <w:marLeft w:val="0"/>
      <w:marRight w:val="0"/>
      <w:marTop w:val="0"/>
      <w:marBottom w:val="0"/>
      <w:divBdr>
        <w:top w:val="none" w:sz="0" w:space="0" w:color="auto"/>
        <w:left w:val="none" w:sz="0" w:space="0" w:color="auto"/>
        <w:bottom w:val="none" w:sz="0" w:space="0" w:color="auto"/>
        <w:right w:val="none" w:sz="0" w:space="0" w:color="auto"/>
      </w:divBdr>
    </w:div>
    <w:div w:id="53941720">
      <w:bodyDiv w:val="1"/>
      <w:marLeft w:val="0"/>
      <w:marRight w:val="0"/>
      <w:marTop w:val="0"/>
      <w:marBottom w:val="0"/>
      <w:divBdr>
        <w:top w:val="none" w:sz="0" w:space="0" w:color="auto"/>
        <w:left w:val="none" w:sz="0" w:space="0" w:color="auto"/>
        <w:bottom w:val="none" w:sz="0" w:space="0" w:color="auto"/>
        <w:right w:val="none" w:sz="0" w:space="0" w:color="auto"/>
      </w:divBdr>
    </w:div>
    <w:div w:id="54402597">
      <w:bodyDiv w:val="1"/>
      <w:marLeft w:val="0"/>
      <w:marRight w:val="0"/>
      <w:marTop w:val="0"/>
      <w:marBottom w:val="0"/>
      <w:divBdr>
        <w:top w:val="none" w:sz="0" w:space="0" w:color="auto"/>
        <w:left w:val="none" w:sz="0" w:space="0" w:color="auto"/>
        <w:bottom w:val="none" w:sz="0" w:space="0" w:color="auto"/>
        <w:right w:val="none" w:sz="0" w:space="0" w:color="auto"/>
      </w:divBdr>
    </w:div>
    <w:div w:id="55473523">
      <w:bodyDiv w:val="1"/>
      <w:marLeft w:val="0"/>
      <w:marRight w:val="0"/>
      <w:marTop w:val="0"/>
      <w:marBottom w:val="0"/>
      <w:divBdr>
        <w:top w:val="none" w:sz="0" w:space="0" w:color="auto"/>
        <w:left w:val="none" w:sz="0" w:space="0" w:color="auto"/>
        <w:bottom w:val="none" w:sz="0" w:space="0" w:color="auto"/>
        <w:right w:val="none" w:sz="0" w:space="0" w:color="auto"/>
      </w:divBdr>
    </w:div>
    <w:div w:id="55789349">
      <w:bodyDiv w:val="1"/>
      <w:marLeft w:val="0"/>
      <w:marRight w:val="0"/>
      <w:marTop w:val="0"/>
      <w:marBottom w:val="0"/>
      <w:divBdr>
        <w:top w:val="none" w:sz="0" w:space="0" w:color="auto"/>
        <w:left w:val="none" w:sz="0" w:space="0" w:color="auto"/>
        <w:bottom w:val="none" w:sz="0" w:space="0" w:color="auto"/>
        <w:right w:val="none" w:sz="0" w:space="0" w:color="auto"/>
      </w:divBdr>
    </w:div>
    <w:div w:id="56635339">
      <w:bodyDiv w:val="1"/>
      <w:marLeft w:val="0"/>
      <w:marRight w:val="0"/>
      <w:marTop w:val="0"/>
      <w:marBottom w:val="0"/>
      <w:divBdr>
        <w:top w:val="none" w:sz="0" w:space="0" w:color="auto"/>
        <w:left w:val="none" w:sz="0" w:space="0" w:color="auto"/>
        <w:bottom w:val="none" w:sz="0" w:space="0" w:color="auto"/>
        <w:right w:val="none" w:sz="0" w:space="0" w:color="auto"/>
      </w:divBdr>
    </w:div>
    <w:div w:id="56826751">
      <w:bodyDiv w:val="1"/>
      <w:marLeft w:val="0"/>
      <w:marRight w:val="0"/>
      <w:marTop w:val="0"/>
      <w:marBottom w:val="0"/>
      <w:divBdr>
        <w:top w:val="none" w:sz="0" w:space="0" w:color="auto"/>
        <w:left w:val="none" w:sz="0" w:space="0" w:color="auto"/>
        <w:bottom w:val="none" w:sz="0" w:space="0" w:color="auto"/>
        <w:right w:val="none" w:sz="0" w:space="0" w:color="auto"/>
      </w:divBdr>
    </w:div>
    <w:div w:id="56978236">
      <w:bodyDiv w:val="1"/>
      <w:marLeft w:val="0"/>
      <w:marRight w:val="0"/>
      <w:marTop w:val="0"/>
      <w:marBottom w:val="0"/>
      <w:divBdr>
        <w:top w:val="none" w:sz="0" w:space="0" w:color="auto"/>
        <w:left w:val="none" w:sz="0" w:space="0" w:color="auto"/>
        <w:bottom w:val="none" w:sz="0" w:space="0" w:color="auto"/>
        <w:right w:val="none" w:sz="0" w:space="0" w:color="auto"/>
      </w:divBdr>
    </w:div>
    <w:div w:id="57364415">
      <w:bodyDiv w:val="1"/>
      <w:marLeft w:val="0"/>
      <w:marRight w:val="0"/>
      <w:marTop w:val="0"/>
      <w:marBottom w:val="0"/>
      <w:divBdr>
        <w:top w:val="none" w:sz="0" w:space="0" w:color="auto"/>
        <w:left w:val="none" w:sz="0" w:space="0" w:color="auto"/>
        <w:bottom w:val="none" w:sz="0" w:space="0" w:color="auto"/>
        <w:right w:val="none" w:sz="0" w:space="0" w:color="auto"/>
      </w:divBdr>
    </w:div>
    <w:div w:id="57410899">
      <w:bodyDiv w:val="1"/>
      <w:marLeft w:val="0"/>
      <w:marRight w:val="0"/>
      <w:marTop w:val="0"/>
      <w:marBottom w:val="0"/>
      <w:divBdr>
        <w:top w:val="none" w:sz="0" w:space="0" w:color="auto"/>
        <w:left w:val="none" w:sz="0" w:space="0" w:color="auto"/>
        <w:bottom w:val="none" w:sz="0" w:space="0" w:color="auto"/>
        <w:right w:val="none" w:sz="0" w:space="0" w:color="auto"/>
      </w:divBdr>
    </w:div>
    <w:div w:id="57634200">
      <w:bodyDiv w:val="1"/>
      <w:marLeft w:val="0"/>
      <w:marRight w:val="0"/>
      <w:marTop w:val="0"/>
      <w:marBottom w:val="0"/>
      <w:divBdr>
        <w:top w:val="none" w:sz="0" w:space="0" w:color="auto"/>
        <w:left w:val="none" w:sz="0" w:space="0" w:color="auto"/>
        <w:bottom w:val="none" w:sz="0" w:space="0" w:color="auto"/>
        <w:right w:val="none" w:sz="0" w:space="0" w:color="auto"/>
      </w:divBdr>
    </w:div>
    <w:div w:id="57677268">
      <w:bodyDiv w:val="1"/>
      <w:marLeft w:val="0"/>
      <w:marRight w:val="0"/>
      <w:marTop w:val="0"/>
      <w:marBottom w:val="0"/>
      <w:divBdr>
        <w:top w:val="none" w:sz="0" w:space="0" w:color="auto"/>
        <w:left w:val="none" w:sz="0" w:space="0" w:color="auto"/>
        <w:bottom w:val="none" w:sz="0" w:space="0" w:color="auto"/>
        <w:right w:val="none" w:sz="0" w:space="0" w:color="auto"/>
      </w:divBdr>
    </w:div>
    <w:div w:id="57679463">
      <w:bodyDiv w:val="1"/>
      <w:marLeft w:val="0"/>
      <w:marRight w:val="0"/>
      <w:marTop w:val="0"/>
      <w:marBottom w:val="0"/>
      <w:divBdr>
        <w:top w:val="none" w:sz="0" w:space="0" w:color="auto"/>
        <w:left w:val="none" w:sz="0" w:space="0" w:color="auto"/>
        <w:bottom w:val="none" w:sz="0" w:space="0" w:color="auto"/>
        <w:right w:val="none" w:sz="0" w:space="0" w:color="auto"/>
      </w:divBdr>
    </w:div>
    <w:div w:id="57822100">
      <w:bodyDiv w:val="1"/>
      <w:marLeft w:val="0"/>
      <w:marRight w:val="0"/>
      <w:marTop w:val="0"/>
      <w:marBottom w:val="0"/>
      <w:divBdr>
        <w:top w:val="none" w:sz="0" w:space="0" w:color="auto"/>
        <w:left w:val="none" w:sz="0" w:space="0" w:color="auto"/>
        <w:bottom w:val="none" w:sz="0" w:space="0" w:color="auto"/>
        <w:right w:val="none" w:sz="0" w:space="0" w:color="auto"/>
      </w:divBdr>
    </w:div>
    <w:div w:id="57873318">
      <w:bodyDiv w:val="1"/>
      <w:marLeft w:val="0"/>
      <w:marRight w:val="0"/>
      <w:marTop w:val="0"/>
      <w:marBottom w:val="0"/>
      <w:divBdr>
        <w:top w:val="none" w:sz="0" w:space="0" w:color="auto"/>
        <w:left w:val="none" w:sz="0" w:space="0" w:color="auto"/>
        <w:bottom w:val="none" w:sz="0" w:space="0" w:color="auto"/>
        <w:right w:val="none" w:sz="0" w:space="0" w:color="auto"/>
      </w:divBdr>
    </w:div>
    <w:div w:id="57944793">
      <w:bodyDiv w:val="1"/>
      <w:marLeft w:val="0"/>
      <w:marRight w:val="0"/>
      <w:marTop w:val="0"/>
      <w:marBottom w:val="0"/>
      <w:divBdr>
        <w:top w:val="none" w:sz="0" w:space="0" w:color="auto"/>
        <w:left w:val="none" w:sz="0" w:space="0" w:color="auto"/>
        <w:bottom w:val="none" w:sz="0" w:space="0" w:color="auto"/>
        <w:right w:val="none" w:sz="0" w:space="0" w:color="auto"/>
      </w:divBdr>
    </w:div>
    <w:div w:id="57948299">
      <w:bodyDiv w:val="1"/>
      <w:marLeft w:val="0"/>
      <w:marRight w:val="0"/>
      <w:marTop w:val="0"/>
      <w:marBottom w:val="0"/>
      <w:divBdr>
        <w:top w:val="none" w:sz="0" w:space="0" w:color="auto"/>
        <w:left w:val="none" w:sz="0" w:space="0" w:color="auto"/>
        <w:bottom w:val="none" w:sz="0" w:space="0" w:color="auto"/>
        <w:right w:val="none" w:sz="0" w:space="0" w:color="auto"/>
      </w:divBdr>
    </w:div>
    <w:div w:id="58291343">
      <w:bodyDiv w:val="1"/>
      <w:marLeft w:val="0"/>
      <w:marRight w:val="0"/>
      <w:marTop w:val="0"/>
      <w:marBottom w:val="0"/>
      <w:divBdr>
        <w:top w:val="none" w:sz="0" w:space="0" w:color="auto"/>
        <w:left w:val="none" w:sz="0" w:space="0" w:color="auto"/>
        <w:bottom w:val="none" w:sz="0" w:space="0" w:color="auto"/>
        <w:right w:val="none" w:sz="0" w:space="0" w:color="auto"/>
      </w:divBdr>
    </w:div>
    <w:div w:id="58748558">
      <w:bodyDiv w:val="1"/>
      <w:marLeft w:val="0"/>
      <w:marRight w:val="0"/>
      <w:marTop w:val="0"/>
      <w:marBottom w:val="0"/>
      <w:divBdr>
        <w:top w:val="none" w:sz="0" w:space="0" w:color="auto"/>
        <w:left w:val="none" w:sz="0" w:space="0" w:color="auto"/>
        <w:bottom w:val="none" w:sz="0" w:space="0" w:color="auto"/>
        <w:right w:val="none" w:sz="0" w:space="0" w:color="auto"/>
      </w:divBdr>
    </w:div>
    <w:div w:id="58946561">
      <w:bodyDiv w:val="1"/>
      <w:marLeft w:val="0"/>
      <w:marRight w:val="0"/>
      <w:marTop w:val="0"/>
      <w:marBottom w:val="0"/>
      <w:divBdr>
        <w:top w:val="none" w:sz="0" w:space="0" w:color="auto"/>
        <w:left w:val="none" w:sz="0" w:space="0" w:color="auto"/>
        <w:bottom w:val="none" w:sz="0" w:space="0" w:color="auto"/>
        <w:right w:val="none" w:sz="0" w:space="0" w:color="auto"/>
      </w:divBdr>
    </w:div>
    <w:div w:id="59057655">
      <w:bodyDiv w:val="1"/>
      <w:marLeft w:val="0"/>
      <w:marRight w:val="0"/>
      <w:marTop w:val="0"/>
      <w:marBottom w:val="0"/>
      <w:divBdr>
        <w:top w:val="none" w:sz="0" w:space="0" w:color="auto"/>
        <w:left w:val="none" w:sz="0" w:space="0" w:color="auto"/>
        <w:bottom w:val="none" w:sz="0" w:space="0" w:color="auto"/>
        <w:right w:val="none" w:sz="0" w:space="0" w:color="auto"/>
      </w:divBdr>
    </w:div>
    <w:div w:id="59602956">
      <w:bodyDiv w:val="1"/>
      <w:marLeft w:val="0"/>
      <w:marRight w:val="0"/>
      <w:marTop w:val="0"/>
      <w:marBottom w:val="0"/>
      <w:divBdr>
        <w:top w:val="none" w:sz="0" w:space="0" w:color="auto"/>
        <w:left w:val="none" w:sz="0" w:space="0" w:color="auto"/>
        <w:bottom w:val="none" w:sz="0" w:space="0" w:color="auto"/>
        <w:right w:val="none" w:sz="0" w:space="0" w:color="auto"/>
      </w:divBdr>
    </w:div>
    <w:div w:id="61028737">
      <w:bodyDiv w:val="1"/>
      <w:marLeft w:val="0"/>
      <w:marRight w:val="0"/>
      <w:marTop w:val="0"/>
      <w:marBottom w:val="0"/>
      <w:divBdr>
        <w:top w:val="none" w:sz="0" w:space="0" w:color="auto"/>
        <w:left w:val="none" w:sz="0" w:space="0" w:color="auto"/>
        <w:bottom w:val="none" w:sz="0" w:space="0" w:color="auto"/>
        <w:right w:val="none" w:sz="0" w:space="0" w:color="auto"/>
      </w:divBdr>
    </w:div>
    <w:div w:id="61803663">
      <w:bodyDiv w:val="1"/>
      <w:marLeft w:val="0"/>
      <w:marRight w:val="0"/>
      <w:marTop w:val="0"/>
      <w:marBottom w:val="0"/>
      <w:divBdr>
        <w:top w:val="none" w:sz="0" w:space="0" w:color="auto"/>
        <w:left w:val="none" w:sz="0" w:space="0" w:color="auto"/>
        <w:bottom w:val="none" w:sz="0" w:space="0" w:color="auto"/>
        <w:right w:val="none" w:sz="0" w:space="0" w:color="auto"/>
      </w:divBdr>
    </w:div>
    <w:div w:id="61950213">
      <w:bodyDiv w:val="1"/>
      <w:marLeft w:val="0"/>
      <w:marRight w:val="0"/>
      <w:marTop w:val="0"/>
      <w:marBottom w:val="0"/>
      <w:divBdr>
        <w:top w:val="none" w:sz="0" w:space="0" w:color="auto"/>
        <w:left w:val="none" w:sz="0" w:space="0" w:color="auto"/>
        <w:bottom w:val="none" w:sz="0" w:space="0" w:color="auto"/>
        <w:right w:val="none" w:sz="0" w:space="0" w:color="auto"/>
      </w:divBdr>
    </w:div>
    <w:div w:id="62610859">
      <w:bodyDiv w:val="1"/>
      <w:marLeft w:val="0"/>
      <w:marRight w:val="0"/>
      <w:marTop w:val="0"/>
      <w:marBottom w:val="0"/>
      <w:divBdr>
        <w:top w:val="none" w:sz="0" w:space="0" w:color="auto"/>
        <w:left w:val="none" w:sz="0" w:space="0" w:color="auto"/>
        <w:bottom w:val="none" w:sz="0" w:space="0" w:color="auto"/>
        <w:right w:val="none" w:sz="0" w:space="0" w:color="auto"/>
      </w:divBdr>
    </w:div>
    <w:div w:id="62878881">
      <w:bodyDiv w:val="1"/>
      <w:marLeft w:val="0"/>
      <w:marRight w:val="0"/>
      <w:marTop w:val="0"/>
      <w:marBottom w:val="0"/>
      <w:divBdr>
        <w:top w:val="none" w:sz="0" w:space="0" w:color="auto"/>
        <w:left w:val="none" w:sz="0" w:space="0" w:color="auto"/>
        <w:bottom w:val="none" w:sz="0" w:space="0" w:color="auto"/>
        <w:right w:val="none" w:sz="0" w:space="0" w:color="auto"/>
      </w:divBdr>
    </w:div>
    <w:div w:id="65034583">
      <w:bodyDiv w:val="1"/>
      <w:marLeft w:val="0"/>
      <w:marRight w:val="0"/>
      <w:marTop w:val="0"/>
      <w:marBottom w:val="0"/>
      <w:divBdr>
        <w:top w:val="none" w:sz="0" w:space="0" w:color="auto"/>
        <w:left w:val="none" w:sz="0" w:space="0" w:color="auto"/>
        <w:bottom w:val="none" w:sz="0" w:space="0" w:color="auto"/>
        <w:right w:val="none" w:sz="0" w:space="0" w:color="auto"/>
      </w:divBdr>
    </w:div>
    <w:div w:id="65149528">
      <w:bodyDiv w:val="1"/>
      <w:marLeft w:val="0"/>
      <w:marRight w:val="0"/>
      <w:marTop w:val="0"/>
      <w:marBottom w:val="0"/>
      <w:divBdr>
        <w:top w:val="none" w:sz="0" w:space="0" w:color="auto"/>
        <w:left w:val="none" w:sz="0" w:space="0" w:color="auto"/>
        <w:bottom w:val="none" w:sz="0" w:space="0" w:color="auto"/>
        <w:right w:val="none" w:sz="0" w:space="0" w:color="auto"/>
      </w:divBdr>
    </w:div>
    <w:div w:id="65809739">
      <w:bodyDiv w:val="1"/>
      <w:marLeft w:val="0"/>
      <w:marRight w:val="0"/>
      <w:marTop w:val="0"/>
      <w:marBottom w:val="0"/>
      <w:divBdr>
        <w:top w:val="none" w:sz="0" w:space="0" w:color="auto"/>
        <w:left w:val="none" w:sz="0" w:space="0" w:color="auto"/>
        <w:bottom w:val="none" w:sz="0" w:space="0" w:color="auto"/>
        <w:right w:val="none" w:sz="0" w:space="0" w:color="auto"/>
      </w:divBdr>
    </w:div>
    <w:div w:id="65996176">
      <w:bodyDiv w:val="1"/>
      <w:marLeft w:val="0"/>
      <w:marRight w:val="0"/>
      <w:marTop w:val="0"/>
      <w:marBottom w:val="0"/>
      <w:divBdr>
        <w:top w:val="none" w:sz="0" w:space="0" w:color="auto"/>
        <w:left w:val="none" w:sz="0" w:space="0" w:color="auto"/>
        <w:bottom w:val="none" w:sz="0" w:space="0" w:color="auto"/>
        <w:right w:val="none" w:sz="0" w:space="0" w:color="auto"/>
      </w:divBdr>
    </w:div>
    <w:div w:id="66192245">
      <w:bodyDiv w:val="1"/>
      <w:marLeft w:val="0"/>
      <w:marRight w:val="0"/>
      <w:marTop w:val="0"/>
      <w:marBottom w:val="0"/>
      <w:divBdr>
        <w:top w:val="none" w:sz="0" w:space="0" w:color="auto"/>
        <w:left w:val="none" w:sz="0" w:space="0" w:color="auto"/>
        <w:bottom w:val="none" w:sz="0" w:space="0" w:color="auto"/>
        <w:right w:val="none" w:sz="0" w:space="0" w:color="auto"/>
      </w:divBdr>
    </w:div>
    <w:div w:id="66852794">
      <w:bodyDiv w:val="1"/>
      <w:marLeft w:val="0"/>
      <w:marRight w:val="0"/>
      <w:marTop w:val="0"/>
      <w:marBottom w:val="0"/>
      <w:divBdr>
        <w:top w:val="none" w:sz="0" w:space="0" w:color="auto"/>
        <w:left w:val="none" w:sz="0" w:space="0" w:color="auto"/>
        <w:bottom w:val="none" w:sz="0" w:space="0" w:color="auto"/>
        <w:right w:val="none" w:sz="0" w:space="0" w:color="auto"/>
      </w:divBdr>
    </w:div>
    <w:div w:id="67388227">
      <w:bodyDiv w:val="1"/>
      <w:marLeft w:val="0"/>
      <w:marRight w:val="0"/>
      <w:marTop w:val="0"/>
      <w:marBottom w:val="0"/>
      <w:divBdr>
        <w:top w:val="none" w:sz="0" w:space="0" w:color="auto"/>
        <w:left w:val="none" w:sz="0" w:space="0" w:color="auto"/>
        <w:bottom w:val="none" w:sz="0" w:space="0" w:color="auto"/>
        <w:right w:val="none" w:sz="0" w:space="0" w:color="auto"/>
      </w:divBdr>
    </w:div>
    <w:div w:id="67730143">
      <w:bodyDiv w:val="1"/>
      <w:marLeft w:val="0"/>
      <w:marRight w:val="0"/>
      <w:marTop w:val="0"/>
      <w:marBottom w:val="0"/>
      <w:divBdr>
        <w:top w:val="none" w:sz="0" w:space="0" w:color="auto"/>
        <w:left w:val="none" w:sz="0" w:space="0" w:color="auto"/>
        <w:bottom w:val="none" w:sz="0" w:space="0" w:color="auto"/>
        <w:right w:val="none" w:sz="0" w:space="0" w:color="auto"/>
      </w:divBdr>
    </w:div>
    <w:div w:id="68505353">
      <w:bodyDiv w:val="1"/>
      <w:marLeft w:val="0"/>
      <w:marRight w:val="0"/>
      <w:marTop w:val="0"/>
      <w:marBottom w:val="0"/>
      <w:divBdr>
        <w:top w:val="none" w:sz="0" w:space="0" w:color="auto"/>
        <w:left w:val="none" w:sz="0" w:space="0" w:color="auto"/>
        <w:bottom w:val="none" w:sz="0" w:space="0" w:color="auto"/>
        <w:right w:val="none" w:sz="0" w:space="0" w:color="auto"/>
      </w:divBdr>
    </w:div>
    <w:div w:id="68965399">
      <w:bodyDiv w:val="1"/>
      <w:marLeft w:val="0"/>
      <w:marRight w:val="0"/>
      <w:marTop w:val="0"/>
      <w:marBottom w:val="0"/>
      <w:divBdr>
        <w:top w:val="none" w:sz="0" w:space="0" w:color="auto"/>
        <w:left w:val="none" w:sz="0" w:space="0" w:color="auto"/>
        <w:bottom w:val="none" w:sz="0" w:space="0" w:color="auto"/>
        <w:right w:val="none" w:sz="0" w:space="0" w:color="auto"/>
      </w:divBdr>
    </w:div>
    <w:div w:id="69813514">
      <w:bodyDiv w:val="1"/>
      <w:marLeft w:val="0"/>
      <w:marRight w:val="0"/>
      <w:marTop w:val="0"/>
      <w:marBottom w:val="0"/>
      <w:divBdr>
        <w:top w:val="none" w:sz="0" w:space="0" w:color="auto"/>
        <w:left w:val="none" w:sz="0" w:space="0" w:color="auto"/>
        <w:bottom w:val="none" w:sz="0" w:space="0" w:color="auto"/>
        <w:right w:val="none" w:sz="0" w:space="0" w:color="auto"/>
      </w:divBdr>
    </w:div>
    <w:div w:id="70126361">
      <w:bodyDiv w:val="1"/>
      <w:marLeft w:val="0"/>
      <w:marRight w:val="0"/>
      <w:marTop w:val="0"/>
      <w:marBottom w:val="0"/>
      <w:divBdr>
        <w:top w:val="none" w:sz="0" w:space="0" w:color="auto"/>
        <w:left w:val="none" w:sz="0" w:space="0" w:color="auto"/>
        <w:bottom w:val="none" w:sz="0" w:space="0" w:color="auto"/>
        <w:right w:val="none" w:sz="0" w:space="0" w:color="auto"/>
      </w:divBdr>
    </w:div>
    <w:div w:id="70856635">
      <w:bodyDiv w:val="1"/>
      <w:marLeft w:val="0"/>
      <w:marRight w:val="0"/>
      <w:marTop w:val="0"/>
      <w:marBottom w:val="0"/>
      <w:divBdr>
        <w:top w:val="none" w:sz="0" w:space="0" w:color="auto"/>
        <w:left w:val="none" w:sz="0" w:space="0" w:color="auto"/>
        <w:bottom w:val="none" w:sz="0" w:space="0" w:color="auto"/>
        <w:right w:val="none" w:sz="0" w:space="0" w:color="auto"/>
      </w:divBdr>
    </w:div>
    <w:div w:id="70930543">
      <w:bodyDiv w:val="1"/>
      <w:marLeft w:val="0"/>
      <w:marRight w:val="0"/>
      <w:marTop w:val="0"/>
      <w:marBottom w:val="0"/>
      <w:divBdr>
        <w:top w:val="none" w:sz="0" w:space="0" w:color="auto"/>
        <w:left w:val="none" w:sz="0" w:space="0" w:color="auto"/>
        <w:bottom w:val="none" w:sz="0" w:space="0" w:color="auto"/>
        <w:right w:val="none" w:sz="0" w:space="0" w:color="auto"/>
      </w:divBdr>
    </w:div>
    <w:div w:id="71392113">
      <w:bodyDiv w:val="1"/>
      <w:marLeft w:val="0"/>
      <w:marRight w:val="0"/>
      <w:marTop w:val="0"/>
      <w:marBottom w:val="0"/>
      <w:divBdr>
        <w:top w:val="none" w:sz="0" w:space="0" w:color="auto"/>
        <w:left w:val="none" w:sz="0" w:space="0" w:color="auto"/>
        <w:bottom w:val="none" w:sz="0" w:space="0" w:color="auto"/>
        <w:right w:val="none" w:sz="0" w:space="0" w:color="auto"/>
      </w:divBdr>
    </w:div>
    <w:div w:id="72942682">
      <w:bodyDiv w:val="1"/>
      <w:marLeft w:val="0"/>
      <w:marRight w:val="0"/>
      <w:marTop w:val="0"/>
      <w:marBottom w:val="0"/>
      <w:divBdr>
        <w:top w:val="none" w:sz="0" w:space="0" w:color="auto"/>
        <w:left w:val="none" w:sz="0" w:space="0" w:color="auto"/>
        <w:bottom w:val="none" w:sz="0" w:space="0" w:color="auto"/>
        <w:right w:val="none" w:sz="0" w:space="0" w:color="auto"/>
      </w:divBdr>
    </w:div>
    <w:div w:id="73092892">
      <w:bodyDiv w:val="1"/>
      <w:marLeft w:val="0"/>
      <w:marRight w:val="0"/>
      <w:marTop w:val="0"/>
      <w:marBottom w:val="0"/>
      <w:divBdr>
        <w:top w:val="none" w:sz="0" w:space="0" w:color="auto"/>
        <w:left w:val="none" w:sz="0" w:space="0" w:color="auto"/>
        <w:bottom w:val="none" w:sz="0" w:space="0" w:color="auto"/>
        <w:right w:val="none" w:sz="0" w:space="0" w:color="auto"/>
      </w:divBdr>
    </w:div>
    <w:div w:id="73161464">
      <w:bodyDiv w:val="1"/>
      <w:marLeft w:val="0"/>
      <w:marRight w:val="0"/>
      <w:marTop w:val="0"/>
      <w:marBottom w:val="0"/>
      <w:divBdr>
        <w:top w:val="none" w:sz="0" w:space="0" w:color="auto"/>
        <w:left w:val="none" w:sz="0" w:space="0" w:color="auto"/>
        <w:bottom w:val="none" w:sz="0" w:space="0" w:color="auto"/>
        <w:right w:val="none" w:sz="0" w:space="0" w:color="auto"/>
      </w:divBdr>
    </w:div>
    <w:div w:id="73167263">
      <w:bodyDiv w:val="1"/>
      <w:marLeft w:val="0"/>
      <w:marRight w:val="0"/>
      <w:marTop w:val="0"/>
      <w:marBottom w:val="0"/>
      <w:divBdr>
        <w:top w:val="none" w:sz="0" w:space="0" w:color="auto"/>
        <w:left w:val="none" w:sz="0" w:space="0" w:color="auto"/>
        <w:bottom w:val="none" w:sz="0" w:space="0" w:color="auto"/>
        <w:right w:val="none" w:sz="0" w:space="0" w:color="auto"/>
      </w:divBdr>
    </w:div>
    <w:div w:id="73208448">
      <w:bodyDiv w:val="1"/>
      <w:marLeft w:val="0"/>
      <w:marRight w:val="0"/>
      <w:marTop w:val="0"/>
      <w:marBottom w:val="0"/>
      <w:divBdr>
        <w:top w:val="none" w:sz="0" w:space="0" w:color="auto"/>
        <w:left w:val="none" w:sz="0" w:space="0" w:color="auto"/>
        <w:bottom w:val="none" w:sz="0" w:space="0" w:color="auto"/>
        <w:right w:val="none" w:sz="0" w:space="0" w:color="auto"/>
      </w:divBdr>
    </w:div>
    <w:div w:id="74208080">
      <w:bodyDiv w:val="1"/>
      <w:marLeft w:val="0"/>
      <w:marRight w:val="0"/>
      <w:marTop w:val="0"/>
      <w:marBottom w:val="0"/>
      <w:divBdr>
        <w:top w:val="none" w:sz="0" w:space="0" w:color="auto"/>
        <w:left w:val="none" w:sz="0" w:space="0" w:color="auto"/>
        <w:bottom w:val="none" w:sz="0" w:space="0" w:color="auto"/>
        <w:right w:val="none" w:sz="0" w:space="0" w:color="auto"/>
      </w:divBdr>
    </w:div>
    <w:div w:id="74716265">
      <w:bodyDiv w:val="1"/>
      <w:marLeft w:val="0"/>
      <w:marRight w:val="0"/>
      <w:marTop w:val="0"/>
      <w:marBottom w:val="0"/>
      <w:divBdr>
        <w:top w:val="none" w:sz="0" w:space="0" w:color="auto"/>
        <w:left w:val="none" w:sz="0" w:space="0" w:color="auto"/>
        <w:bottom w:val="none" w:sz="0" w:space="0" w:color="auto"/>
        <w:right w:val="none" w:sz="0" w:space="0" w:color="auto"/>
      </w:divBdr>
    </w:div>
    <w:div w:id="74742155">
      <w:bodyDiv w:val="1"/>
      <w:marLeft w:val="0"/>
      <w:marRight w:val="0"/>
      <w:marTop w:val="0"/>
      <w:marBottom w:val="0"/>
      <w:divBdr>
        <w:top w:val="none" w:sz="0" w:space="0" w:color="auto"/>
        <w:left w:val="none" w:sz="0" w:space="0" w:color="auto"/>
        <w:bottom w:val="none" w:sz="0" w:space="0" w:color="auto"/>
        <w:right w:val="none" w:sz="0" w:space="0" w:color="auto"/>
      </w:divBdr>
    </w:div>
    <w:div w:id="75054678">
      <w:bodyDiv w:val="1"/>
      <w:marLeft w:val="0"/>
      <w:marRight w:val="0"/>
      <w:marTop w:val="0"/>
      <w:marBottom w:val="0"/>
      <w:divBdr>
        <w:top w:val="none" w:sz="0" w:space="0" w:color="auto"/>
        <w:left w:val="none" w:sz="0" w:space="0" w:color="auto"/>
        <w:bottom w:val="none" w:sz="0" w:space="0" w:color="auto"/>
        <w:right w:val="none" w:sz="0" w:space="0" w:color="auto"/>
      </w:divBdr>
    </w:div>
    <w:div w:id="75127313">
      <w:bodyDiv w:val="1"/>
      <w:marLeft w:val="0"/>
      <w:marRight w:val="0"/>
      <w:marTop w:val="0"/>
      <w:marBottom w:val="0"/>
      <w:divBdr>
        <w:top w:val="none" w:sz="0" w:space="0" w:color="auto"/>
        <w:left w:val="none" w:sz="0" w:space="0" w:color="auto"/>
        <w:bottom w:val="none" w:sz="0" w:space="0" w:color="auto"/>
        <w:right w:val="none" w:sz="0" w:space="0" w:color="auto"/>
      </w:divBdr>
    </w:div>
    <w:div w:id="75900978">
      <w:bodyDiv w:val="1"/>
      <w:marLeft w:val="0"/>
      <w:marRight w:val="0"/>
      <w:marTop w:val="0"/>
      <w:marBottom w:val="0"/>
      <w:divBdr>
        <w:top w:val="none" w:sz="0" w:space="0" w:color="auto"/>
        <w:left w:val="none" w:sz="0" w:space="0" w:color="auto"/>
        <w:bottom w:val="none" w:sz="0" w:space="0" w:color="auto"/>
        <w:right w:val="none" w:sz="0" w:space="0" w:color="auto"/>
      </w:divBdr>
      <w:divsChild>
        <w:div w:id="251355313">
          <w:marLeft w:val="640"/>
          <w:marRight w:val="0"/>
          <w:marTop w:val="0"/>
          <w:marBottom w:val="0"/>
          <w:divBdr>
            <w:top w:val="none" w:sz="0" w:space="0" w:color="auto"/>
            <w:left w:val="none" w:sz="0" w:space="0" w:color="auto"/>
            <w:bottom w:val="none" w:sz="0" w:space="0" w:color="auto"/>
            <w:right w:val="none" w:sz="0" w:space="0" w:color="auto"/>
          </w:divBdr>
        </w:div>
        <w:div w:id="289753117">
          <w:marLeft w:val="640"/>
          <w:marRight w:val="0"/>
          <w:marTop w:val="0"/>
          <w:marBottom w:val="0"/>
          <w:divBdr>
            <w:top w:val="none" w:sz="0" w:space="0" w:color="auto"/>
            <w:left w:val="none" w:sz="0" w:space="0" w:color="auto"/>
            <w:bottom w:val="none" w:sz="0" w:space="0" w:color="auto"/>
            <w:right w:val="none" w:sz="0" w:space="0" w:color="auto"/>
          </w:divBdr>
        </w:div>
        <w:div w:id="760414398">
          <w:marLeft w:val="640"/>
          <w:marRight w:val="0"/>
          <w:marTop w:val="0"/>
          <w:marBottom w:val="0"/>
          <w:divBdr>
            <w:top w:val="none" w:sz="0" w:space="0" w:color="auto"/>
            <w:left w:val="none" w:sz="0" w:space="0" w:color="auto"/>
            <w:bottom w:val="none" w:sz="0" w:space="0" w:color="auto"/>
            <w:right w:val="none" w:sz="0" w:space="0" w:color="auto"/>
          </w:divBdr>
        </w:div>
        <w:div w:id="2136171737">
          <w:marLeft w:val="640"/>
          <w:marRight w:val="0"/>
          <w:marTop w:val="0"/>
          <w:marBottom w:val="0"/>
          <w:divBdr>
            <w:top w:val="none" w:sz="0" w:space="0" w:color="auto"/>
            <w:left w:val="none" w:sz="0" w:space="0" w:color="auto"/>
            <w:bottom w:val="none" w:sz="0" w:space="0" w:color="auto"/>
            <w:right w:val="none" w:sz="0" w:space="0" w:color="auto"/>
          </w:divBdr>
        </w:div>
        <w:div w:id="2115661018">
          <w:marLeft w:val="640"/>
          <w:marRight w:val="0"/>
          <w:marTop w:val="0"/>
          <w:marBottom w:val="0"/>
          <w:divBdr>
            <w:top w:val="none" w:sz="0" w:space="0" w:color="auto"/>
            <w:left w:val="none" w:sz="0" w:space="0" w:color="auto"/>
            <w:bottom w:val="none" w:sz="0" w:space="0" w:color="auto"/>
            <w:right w:val="none" w:sz="0" w:space="0" w:color="auto"/>
          </w:divBdr>
        </w:div>
        <w:div w:id="477497734">
          <w:marLeft w:val="640"/>
          <w:marRight w:val="0"/>
          <w:marTop w:val="0"/>
          <w:marBottom w:val="0"/>
          <w:divBdr>
            <w:top w:val="none" w:sz="0" w:space="0" w:color="auto"/>
            <w:left w:val="none" w:sz="0" w:space="0" w:color="auto"/>
            <w:bottom w:val="none" w:sz="0" w:space="0" w:color="auto"/>
            <w:right w:val="none" w:sz="0" w:space="0" w:color="auto"/>
          </w:divBdr>
        </w:div>
        <w:div w:id="1364094841">
          <w:marLeft w:val="640"/>
          <w:marRight w:val="0"/>
          <w:marTop w:val="0"/>
          <w:marBottom w:val="0"/>
          <w:divBdr>
            <w:top w:val="none" w:sz="0" w:space="0" w:color="auto"/>
            <w:left w:val="none" w:sz="0" w:space="0" w:color="auto"/>
            <w:bottom w:val="none" w:sz="0" w:space="0" w:color="auto"/>
            <w:right w:val="none" w:sz="0" w:space="0" w:color="auto"/>
          </w:divBdr>
        </w:div>
        <w:div w:id="790440980">
          <w:marLeft w:val="640"/>
          <w:marRight w:val="0"/>
          <w:marTop w:val="0"/>
          <w:marBottom w:val="0"/>
          <w:divBdr>
            <w:top w:val="none" w:sz="0" w:space="0" w:color="auto"/>
            <w:left w:val="none" w:sz="0" w:space="0" w:color="auto"/>
            <w:bottom w:val="none" w:sz="0" w:space="0" w:color="auto"/>
            <w:right w:val="none" w:sz="0" w:space="0" w:color="auto"/>
          </w:divBdr>
        </w:div>
        <w:div w:id="503323271">
          <w:marLeft w:val="640"/>
          <w:marRight w:val="0"/>
          <w:marTop w:val="0"/>
          <w:marBottom w:val="0"/>
          <w:divBdr>
            <w:top w:val="none" w:sz="0" w:space="0" w:color="auto"/>
            <w:left w:val="none" w:sz="0" w:space="0" w:color="auto"/>
            <w:bottom w:val="none" w:sz="0" w:space="0" w:color="auto"/>
            <w:right w:val="none" w:sz="0" w:space="0" w:color="auto"/>
          </w:divBdr>
        </w:div>
        <w:div w:id="925648953">
          <w:marLeft w:val="640"/>
          <w:marRight w:val="0"/>
          <w:marTop w:val="0"/>
          <w:marBottom w:val="0"/>
          <w:divBdr>
            <w:top w:val="none" w:sz="0" w:space="0" w:color="auto"/>
            <w:left w:val="none" w:sz="0" w:space="0" w:color="auto"/>
            <w:bottom w:val="none" w:sz="0" w:space="0" w:color="auto"/>
            <w:right w:val="none" w:sz="0" w:space="0" w:color="auto"/>
          </w:divBdr>
        </w:div>
        <w:div w:id="1511331966">
          <w:marLeft w:val="640"/>
          <w:marRight w:val="0"/>
          <w:marTop w:val="0"/>
          <w:marBottom w:val="0"/>
          <w:divBdr>
            <w:top w:val="none" w:sz="0" w:space="0" w:color="auto"/>
            <w:left w:val="none" w:sz="0" w:space="0" w:color="auto"/>
            <w:bottom w:val="none" w:sz="0" w:space="0" w:color="auto"/>
            <w:right w:val="none" w:sz="0" w:space="0" w:color="auto"/>
          </w:divBdr>
        </w:div>
        <w:div w:id="900018306">
          <w:marLeft w:val="640"/>
          <w:marRight w:val="0"/>
          <w:marTop w:val="0"/>
          <w:marBottom w:val="0"/>
          <w:divBdr>
            <w:top w:val="none" w:sz="0" w:space="0" w:color="auto"/>
            <w:left w:val="none" w:sz="0" w:space="0" w:color="auto"/>
            <w:bottom w:val="none" w:sz="0" w:space="0" w:color="auto"/>
            <w:right w:val="none" w:sz="0" w:space="0" w:color="auto"/>
          </w:divBdr>
        </w:div>
        <w:div w:id="321468735">
          <w:marLeft w:val="640"/>
          <w:marRight w:val="0"/>
          <w:marTop w:val="0"/>
          <w:marBottom w:val="0"/>
          <w:divBdr>
            <w:top w:val="none" w:sz="0" w:space="0" w:color="auto"/>
            <w:left w:val="none" w:sz="0" w:space="0" w:color="auto"/>
            <w:bottom w:val="none" w:sz="0" w:space="0" w:color="auto"/>
            <w:right w:val="none" w:sz="0" w:space="0" w:color="auto"/>
          </w:divBdr>
        </w:div>
        <w:div w:id="820393045">
          <w:marLeft w:val="640"/>
          <w:marRight w:val="0"/>
          <w:marTop w:val="0"/>
          <w:marBottom w:val="0"/>
          <w:divBdr>
            <w:top w:val="none" w:sz="0" w:space="0" w:color="auto"/>
            <w:left w:val="none" w:sz="0" w:space="0" w:color="auto"/>
            <w:bottom w:val="none" w:sz="0" w:space="0" w:color="auto"/>
            <w:right w:val="none" w:sz="0" w:space="0" w:color="auto"/>
          </w:divBdr>
        </w:div>
        <w:div w:id="1126006555">
          <w:marLeft w:val="640"/>
          <w:marRight w:val="0"/>
          <w:marTop w:val="0"/>
          <w:marBottom w:val="0"/>
          <w:divBdr>
            <w:top w:val="none" w:sz="0" w:space="0" w:color="auto"/>
            <w:left w:val="none" w:sz="0" w:space="0" w:color="auto"/>
            <w:bottom w:val="none" w:sz="0" w:space="0" w:color="auto"/>
            <w:right w:val="none" w:sz="0" w:space="0" w:color="auto"/>
          </w:divBdr>
        </w:div>
        <w:div w:id="1734348891">
          <w:marLeft w:val="640"/>
          <w:marRight w:val="0"/>
          <w:marTop w:val="0"/>
          <w:marBottom w:val="0"/>
          <w:divBdr>
            <w:top w:val="none" w:sz="0" w:space="0" w:color="auto"/>
            <w:left w:val="none" w:sz="0" w:space="0" w:color="auto"/>
            <w:bottom w:val="none" w:sz="0" w:space="0" w:color="auto"/>
            <w:right w:val="none" w:sz="0" w:space="0" w:color="auto"/>
          </w:divBdr>
        </w:div>
        <w:div w:id="2122413052">
          <w:marLeft w:val="640"/>
          <w:marRight w:val="0"/>
          <w:marTop w:val="0"/>
          <w:marBottom w:val="0"/>
          <w:divBdr>
            <w:top w:val="none" w:sz="0" w:space="0" w:color="auto"/>
            <w:left w:val="none" w:sz="0" w:space="0" w:color="auto"/>
            <w:bottom w:val="none" w:sz="0" w:space="0" w:color="auto"/>
            <w:right w:val="none" w:sz="0" w:space="0" w:color="auto"/>
          </w:divBdr>
        </w:div>
        <w:div w:id="821585528">
          <w:marLeft w:val="640"/>
          <w:marRight w:val="0"/>
          <w:marTop w:val="0"/>
          <w:marBottom w:val="0"/>
          <w:divBdr>
            <w:top w:val="none" w:sz="0" w:space="0" w:color="auto"/>
            <w:left w:val="none" w:sz="0" w:space="0" w:color="auto"/>
            <w:bottom w:val="none" w:sz="0" w:space="0" w:color="auto"/>
            <w:right w:val="none" w:sz="0" w:space="0" w:color="auto"/>
          </w:divBdr>
        </w:div>
        <w:div w:id="1111322233">
          <w:marLeft w:val="640"/>
          <w:marRight w:val="0"/>
          <w:marTop w:val="0"/>
          <w:marBottom w:val="0"/>
          <w:divBdr>
            <w:top w:val="none" w:sz="0" w:space="0" w:color="auto"/>
            <w:left w:val="none" w:sz="0" w:space="0" w:color="auto"/>
            <w:bottom w:val="none" w:sz="0" w:space="0" w:color="auto"/>
            <w:right w:val="none" w:sz="0" w:space="0" w:color="auto"/>
          </w:divBdr>
        </w:div>
        <w:div w:id="824276699">
          <w:marLeft w:val="640"/>
          <w:marRight w:val="0"/>
          <w:marTop w:val="0"/>
          <w:marBottom w:val="0"/>
          <w:divBdr>
            <w:top w:val="none" w:sz="0" w:space="0" w:color="auto"/>
            <w:left w:val="none" w:sz="0" w:space="0" w:color="auto"/>
            <w:bottom w:val="none" w:sz="0" w:space="0" w:color="auto"/>
            <w:right w:val="none" w:sz="0" w:space="0" w:color="auto"/>
          </w:divBdr>
        </w:div>
        <w:div w:id="1345476356">
          <w:marLeft w:val="640"/>
          <w:marRight w:val="0"/>
          <w:marTop w:val="0"/>
          <w:marBottom w:val="0"/>
          <w:divBdr>
            <w:top w:val="none" w:sz="0" w:space="0" w:color="auto"/>
            <w:left w:val="none" w:sz="0" w:space="0" w:color="auto"/>
            <w:bottom w:val="none" w:sz="0" w:space="0" w:color="auto"/>
            <w:right w:val="none" w:sz="0" w:space="0" w:color="auto"/>
          </w:divBdr>
        </w:div>
        <w:div w:id="1658460099">
          <w:marLeft w:val="640"/>
          <w:marRight w:val="0"/>
          <w:marTop w:val="0"/>
          <w:marBottom w:val="0"/>
          <w:divBdr>
            <w:top w:val="none" w:sz="0" w:space="0" w:color="auto"/>
            <w:left w:val="none" w:sz="0" w:space="0" w:color="auto"/>
            <w:bottom w:val="none" w:sz="0" w:space="0" w:color="auto"/>
            <w:right w:val="none" w:sz="0" w:space="0" w:color="auto"/>
          </w:divBdr>
        </w:div>
        <w:div w:id="712923715">
          <w:marLeft w:val="640"/>
          <w:marRight w:val="0"/>
          <w:marTop w:val="0"/>
          <w:marBottom w:val="0"/>
          <w:divBdr>
            <w:top w:val="none" w:sz="0" w:space="0" w:color="auto"/>
            <w:left w:val="none" w:sz="0" w:space="0" w:color="auto"/>
            <w:bottom w:val="none" w:sz="0" w:space="0" w:color="auto"/>
            <w:right w:val="none" w:sz="0" w:space="0" w:color="auto"/>
          </w:divBdr>
        </w:div>
        <w:div w:id="1610355920">
          <w:marLeft w:val="640"/>
          <w:marRight w:val="0"/>
          <w:marTop w:val="0"/>
          <w:marBottom w:val="0"/>
          <w:divBdr>
            <w:top w:val="none" w:sz="0" w:space="0" w:color="auto"/>
            <w:left w:val="none" w:sz="0" w:space="0" w:color="auto"/>
            <w:bottom w:val="none" w:sz="0" w:space="0" w:color="auto"/>
            <w:right w:val="none" w:sz="0" w:space="0" w:color="auto"/>
          </w:divBdr>
        </w:div>
        <w:div w:id="1838961600">
          <w:marLeft w:val="640"/>
          <w:marRight w:val="0"/>
          <w:marTop w:val="0"/>
          <w:marBottom w:val="0"/>
          <w:divBdr>
            <w:top w:val="none" w:sz="0" w:space="0" w:color="auto"/>
            <w:left w:val="none" w:sz="0" w:space="0" w:color="auto"/>
            <w:bottom w:val="none" w:sz="0" w:space="0" w:color="auto"/>
            <w:right w:val="none" w:sz="0" w:space="0" w:color="auto"/>
          </w:divBdr>
        </w:div>
        <w:div w:id="238635702">
          <w:marLeft w:val="640"/>
          <w:marRight w:val="0"/>
          <w:marTop w:val="0"/>
          <w:marBottom w:val="0"/>
          <w:divBdr>
            <w:top w:val="none" w:sz="0" w:space="0" w:color="auto"/>
            <w:left w:val="none" w:sz="0" w:space="0" w:color="auto"/>
            <w:bottom w:val="none" w:sz="0" w:space="0" w:color="auto"/>
            <w:right w:val="none" w:sz="0" w:space="0" w:color="auto"/>
          </w:divBdr>
        </w:div>
        <w:div w:id="1064985810">
          <w:marLeft w:val="640"/>
          <w:marRight w:val="0"/>
          <w:marTop w:val="0"/>
          <w:marBottom w:val="0"/>
          <w:divBdr>
            <w:top w:val="none" w:sz="0" w:space="0" w:color="auto"/>
            <w:left w:val="none" w:sz="0" w:space="0" w:color="auto"/>
            <w:bottom w:val="none" w:sz="0" w:space="0" w:color="auto"/>
            <w:right w:val="none" w:sz="0" w:space="0" w:color="auto"/>
          </w:divBdr>
        </w:div>
        <w:div w:id="2093117151">
          <w:marLeft w:val="640"/>
          <w:marRight w:val="0"/>
          <w:marTop w:val="0"/>
          <w:marBottom w:val="0"/>
          <w:divBdr>
            <w:top w:val="none" w:sz="0" w:space="0" w:color="auto"/>
            <w:left w:val="none" w:sz="0" w:space="0" w:color="auto"/>
            <w:bottom w:val="none" w:sz="0" w:space="0" w:color="auto"/>
            <w:right w:val="none" w:sz="0" w:space="0" w:color="auto"/>
          </w:divBdr>
        </w:div>
        <w:div w:id="307520419">
          <w:marLeft w:val="640"/>
          <w:marRight w:val="0"/>
          <w:marTop w:val="0"/>
          <w:marBottom w:val="0"/>
          <w:divBdr>
            <w:top w:val="none" w:sz="0" w:space="0" w:color="auto"/>
            <w:left w:val="none" w:sz="0" w:space="0" w:color="auto"/>
            <w:bottom w:val="none" w:sz="0" w:space="0" w:color="auto"/>
            <w:right w:val="none" w:sz="0" w:space="0" w:color="auto"/>
          </w:divBdr>
        </w:div>
      </w:divsChild>
    </w:div>
    <w:div w:id="76171172">
      <w:bodyDiv w:val="1"/>
      <w:marLeft w:val="0"/>
      <w:marRight w:val="0"/>
      <w:marTop w:val="0"/>
      <w:marBottom w:val="0"/>
      <w:divBdr>
        <w:top w:val="none" w:sz="0" w:space="0" w:color="auto"/>
        <w:left w:val="none" w:sz="0" w:space="0" w:color="auto"/>
        <w:bottom w:val="none" w:sz="0" w:space="0" w:color="auto"/>
        <w:right w:val="none" w:sz="0" w:space="0" w:color="auto"/>
      </w:divBdr>
    </w:div>
    <w:div w:id="79723109">
      <w:bodyDiv w:val="1"/>
      <w:marLeft w:val="0"/>
      <w:marRight w:val="0"/>
      <w:marTop w:val="0"/>
      <w:marBottom w:val="0"/>
      <w:divBdr>
        <w:top w:val="none" w:sz="0" w:space="0" w:color="auto"/>
        <w:left w:val="none" w:sz="0" w:space="0" w:color="auto"/>
        <w:bottom w:val="none" w:sz="0" w:space="0" w:color="auto"/>
        <w:right w:val="none" w:sz="0" w:space="0" w:color="auto"/>
      </w:divBdr>
    </w:div>
    <w:div w:id="79762118">
      <w:bodyDiv w:val="1"/>
      <w:marLeft w:val="0"/>
      <w:marRight w:val="0"/>
      <w:marTop w:val="0"/>
      <w:marBottom w:val="0"/>
      <w:divBdr>
        <w:top w:val="none" w:sz="0" w:space="0" w:color="auto"/>
        <w:left w:val="none" w:sz="0" w:space="0" w:color="auto"/>
        <w:bottom w:val="none" w:sz="0" w:space="0" w:color="auto"/>
        <w:right w:val="none" w:sz="0" w:space="0" w:color="auto"/>
      </w:divBdr>
    </w:div>
    <w:div w:id="80225362">
      <w:bodyDiv w:val="1"/>
      <w:marLeft w:val="0"/>
      <w:marRight w:val="0"/>
      <w:marTop w:val="0"/>
      <w:marBottom w:val="0"/>
      <w:divBdr>
        <w:top w:val="none" w:sz="0" w:space="0" w:color="auto"/>
        <w:left w:val="none" w:sz="0" w:space="0" w:color="auto"/>
        <w:bottom w:val="none" w:sz="0" w:space="0" w:color="auto"/>
        <w:right w:val="none" w:sz="0" w:space="0" w:color="auto"/>
      </w:divBdr>
    </w:div>
    <w:div w:id="81341836">
      <w:bodyDiv w:val="1"/>
      <w:marLeft w:val="0"/>
      <w:marRight w:val="0"/>
      <w:marTop w:val="0"/>
      <w:marBottom w:val="0"/>
      <w:divBdr>
        <w:top w:val="none" w:sz="0" w:space="0" w:color="auto"/>
        <w:left w:val="none" w:sz="0" w:space="0" w:color="auto"/>
        <w:bottom w:val="none" w:sz="0" w:space="0" w:color="auto"/>
        <w:right w:val="none" w:sz="0" w:space="0" w:color="auto"/>
      </w:divBdr>
    </w:div>
    <w:div w:id="81876951">
      <w:bodyDiv w:val="1"/>
      <w:marLeft w:val="0"/>
      <w:marRight w:val="0"/>
      <w:marTop w:val="0"/>
      <w:marBottom w:val="0"/>
      <w:divBdr>
        <w:top w:val="none" w:sz="0" w:space="0" w:color="auto"/>
        <w:left w:val="none" w:sz="0" w:space="0" w:color="auto"/>
        <w:bottom w:val="none" w:sz="0" w:space="0" w:color="auto"/>
        <w:right w:val="none" w:sz="0" w:space="0" w:color="auto"/>
      </w:divBdr>
    </w:div>
    <w:div w:id="82841400">
      <w:bodyDiv w:val="1"/>
      <w:marLeft w:val="0"/>
      <w:marRight w:val="0"/>
      <w:marTop w:val="0"/>
      <w:marBottom w:val="0"/>
      <w:divBdr>
        <w:top w:val="none" w:sz="0" w:space="0" w:color="auto"/>
        <w:left w:val="none" w:sz="0" w:space="0" w:color="auto"/>
        <w:bottom w:val="none" w:sz="0" w:space="0" w:color="auto"/>
        <w:right w:val="none" w:sz="0" w:space="0" w:color="auto"/>
      </w:divBdr>
    </w:div>
    <w:div w:id="83772952">
      <w:bodyDiv w:val="1"/>
      <w:marLeft w:val="0"/>
      <w:marRight w:val="0"/>
      <w:marTop w:val="0"/>
      <w:marBottom w:val="0"/>
      <w:divBdr>
        <w:top w:val="none" w:sz="0" w:space="0" w:color="auto"/>
        <w:left w:val="none" w:sz="0" w:space="0" w:color="auto"/>
        <w:bottom w:val="none" w:sz="0" w:space="0" w:color="auto"/>
        <w:right w:val="none" w:sz="0" w:space="0" w:color="auto"/>
      </w:divBdr>
      <w:divsChild>
        <w:div w:id="12155089">
          <w:marLeft w:val="0"/>
          <w:marRight w:val="0"/>
          <w:marTop w:val="0"/>
          <w:marBottom w:val="0"/>
          <w:divBdr>
            <w:top w:val="none" w:sz="0" w:space="0" w:color="auto"/>
            <w:left w:val="none" w:sz="0" w:space="0" w:color="auto"/>
            <w:bottom w:val="none" w:sz="0" w:space="0" w:color="auto"/>
            <w:right w:val="none" w:sz="0" w:space="0" w:color="auto"/>
          </w:divBdr>
        </w:div>
        <w:div w:id="559901786">
          <w:marLeft w:val="0"/>
          <w:marRight w:val="0"/>
          <w:marTop w:val="0"/>
          <w:marBottom w:val="0"/>
          <w:divBdr>
            <w:top w:val="none" w:sz="0" w:space="0" w:color="auto"/>
            <w:left w:val="none" w:sz="0" w:space="0" w:color="auto"/>
            <w:bottom w:val="none" w:sz="0" w:space="0" w:color="auto"/>
            <w:right w:val="none" w:sz="0" w:space="0" w:color="auto"/>
          </w:divBdr>
        </w:div>
        <w:div w:id="1616056577">
          <w:marLeft w:val="0"/>
          <w:marRight w:val="0"/>
          <w:marTop w:val="0"/>
          <w:marBottom w:val="0"/>
          <w:divBdr>
            <w:top w:val="none" w:sz="0" w:space="0" w:color="auto"/>
            <w:left w:val="none" w:sz="0" w:space="0" w:color="auto"/>
            <w:bottom w:val="none" w:sz="0" w:space="0" w:color="auto"/>
            <w:right w:val="none" w:sz="0" w:space="0" w:color="auto"/>
          </w:divBdr>
        </w:div>
        <w:div w:id="1905330595">
          <w:marLeft w:val="0"/>
          <w:marRight w:val="0"/>
          <w:marTop w:val="0"/>
          <w:marBottom w:val="0"/>
          <w:divBdr>
            <w:top w:val="none" w:sz="0" w:space="0" w:color="auto"/>
            <w:left w:val="none" w:sz="0" w:space="0" w:color="auto"/>
            <w:bottom w:val="none" w:sz="0" w:space="0" w:color="auto"/>
            <w:right w:val="none" w:sz="0" w:space="0" w:color="auto"/>
          </w:divBdr>
        </w:div>
        <w:div w:id="1044645736">
          <w:marLeft w:val="0"/>
          <w:marRight w:val="0"/>
          <w:marTop w:val="0"/>
          <w:marBottom w:val="0"/>
          <w:divBdr>
            <w:top w:val="none" w:sz="0" w:space="0" w:color="auto"/>
            <w:left w:val="none" w:sz="0" w:space="0" w:color="auto"/>
            <w:bottom w:val="none" w:sz="0" w:space="0" w:color="auto"/>
            <w:right w:val="none" w:sz="0" w:space="0" w:color="auto"/>
          </w:divBdr>
        </w:div>
        <w:div w:id="534663358">
          <w:marLeft w:val="0"/>
          <w:marRight w:val="0"/>
          <w:marTop w:val="0"/>
          <w:marBottom w:val="0"/>
          <w:divBdr>
            <w:top w:val="none" w:sz="0" w:space="0" w:color="auto"/>
            <w:left w:val="none" w:sz="0" w:space="0" w:color="auto"/>
            <w:bottom w:val="none" w:sz="0" w:space="0" w:color="auto"/>
            <w:right w:val="none" w:sz="0" w:space="0" w:color="auto"/>
          </w:divBdr>
        </w:div>
        <w:div w:id="567769017">
          <w:marLeft w:val="0"/>
          <w:marRight w:val="0"/>
          <w:marTop w:val="0"/>
          <w:marBottom w:val="0"/>
          <w:divBdr>
            <w:top w:val="none" w:sz="0" w:space="0" w:color="auto"/>
            <w:left w:val="none" w:sz="0" w:space="0" w:color="auto"/>
            <w:bottom w:val="none" w:sz="0" w:space="0" w:color="auto"/>
            <w:right w:val="none" w:sz="0" w:space="0" w:color="auto"/>
          </w:divBdr>
        </w:div>
        <w:div w:id="804276271">
          <w:marLeft w:val="0"/>
          <w:marRight w:val="0"/>
          <w:marTop w:val="0"/>
          <w:marBottom w:val="0"/>
          <w:divBdr>
            <w:top w:val="none" w:sz="0" w:space="0" w:color="auto"/>
            <w:left w:val="none" w:sz="0" w:space="0" w:color="auto"/>
            <w:bottom w:val="none" w:sz="0" w:space="0" w:color="auto"/>
            <w:right w:val="none" w:sz="0" w:space="0" w:color="auto"/>
          </w:divBdr>
        </w:div>
        <w:div w:id="1223251874">
          <w:marLeft w:val="0"/>
          <w:marRight w:val="0"/>
          <w:marTop w:val="0"/>
          <w:marBottom w:val="0"/>
          <w:divBdr>
            <w:top w:val="none" w:sz="0" w:space="0" w:color="auto"/>
            <w:left w:val="none" w:sz="0" w:space="0" w:color="auto"/>
            <w:bottom w:val="none" w:sz="0" w:space="0" w:color="auto"/>
            <w:right w:val="none" w:sz="0" w:space="0" w:color="auto"/>
          </w:divBdr>
        </w:div>
        <w:div w:id="305018040">
          <w:marLeft w:val="0"/>
          <w:marRight w:val="0"/>
          <w:marTop w:val="0"/>
          <w:marBottom w:val="0"/>
          <w:divBdr>
            <w:top w:val="none" w:sz="0" w:space="0" w:color="auto"/>
            <w:left w:val="none" w:sz="0" w:space="0" w:color="auto"/>
            <w:bottom w:val="none" w:sz="0" w:space="0" w:color="auto"/>
            <w:right w:val="none" w:sz="0" w:space="0" w:color="auto"/>
          </w:divBdr>
        </w:div>
        <w:div w:id="16271649">
          <w:marLeft w:val="0"/>
          <w:marRight w:val="0"/>
          <w:marTop w:val="0"/>
          <w:marBottom w:val="0"/>
          <w:divBdr>
            <w:top w:val="none" w:sz="0" w:space="0" w:color="auto"/>
            <w:left w:val="none" w:sz="0" w:space="0" w:color="auto"/>
            <w:bottom w:val="none" w:sz="0" w:space="0" w:color="auto"/>
            <w:right w:val="none" w:sz="0" w:space="0" w:color="auto"/>
          </w:divBdr>
        </w:div>
        <w:div w:id="493302669">
          <w:marLeft w:val="0"/>
          <w:marRight w:val="0"/>
          <w:marTop w:val="0"/>
          <w:marBottom w:val="0"/>
          <w:divBdr>
            <w:top w:val="none" w:sz="0" w:space="0" w:color="auto"/>
            <w:left w:val="none" w:sz="0" w:space="0" w:color="auto"/>
            <w:bottom w:val="none" w:sz="0" w:space="0" w:color="auto"/>
            <w:right w:val="none" w:sz="0" w:space="0" w:color="auto"/>
          </w:divBdr>
        </w:div>
        <w:div w:id="1237351602">
          <w:marLeft w:val="0"/>
          <w:marRight w:val="0"/>
          <w:marTop w:val="0"/>
          <w:marBottom w:val="0"/>
          <w:divBdr>
            <w:top w:val="none" w:sz="0" w:space="0" w:color="auto"/>
            <w:left w:val="none" w:sz="0" w:space="0" w:color="auto"/>
            <w:bottom w:val="none" w:sz="0" w:space="0" w:color="auto"/>
            <w:right w:val="none" w:sz="0" w:space="0" w:color="auto"/>
          </w:divBdr>
        </w:div>
        <w:div w:id="1972400102">
          <w:marLeft w:val="0"/>
          <w:marRight w:val="0"/>
          <w:marTop w:val="0"/>
          <w:marBottom w:val="0"/>
          <w:divBdr>
            <w:top w:val="none" w:sz="0" w:space="0" w:color="auto"/>
            <w:left w:val="none" w:sz="0" w:space="0" w:color="auto"/>
            <w:bottom w:val="none" w:sz="0" w:space="0" w:color="auto"/>
            <w:right w:val="none" w:sz="0" w:space="0" w:color="auto"/>
          </w:divBdr>
        </w:div>
        <w:div w:id="43214308">
          <w:marLeft w:val="0"/>
          <w:marRight w:val="0"/>
          <w:marTop w:val="0"/>
          <w:marBottom w:val="0"/>
          <w:divBdr>
            <w:top w:val="none" w:sz="0" w:space="0" w:color="auto"/>
            <w:left w:val="none" w:sz="0" w:space="0" w:color="auto"/>
            <w:bottom w:val="none" w:sz="0" w:space="0" w:color="auto"/>
            <w:right w:val="none" w:sz="0" w:space="0" w:color="auto"/>
          </w:divBdr>
        </w:div>
        <w:div w:id="1966957558">
          <w:marLeft w:val="0"/>
          <w:marRight w:val="0"/>
          <w:marTop w:val="0"/>
          <w:marBottom w:val="0"/>
          <w:divBdr>
            <w:top w:val="none" w:sz="0" w:space="0" w:color="auto"/>
            <w:left w:val="none" w:sz="0" w:space="0" w:color="auto"/>
            <w:bottom w:val="none" w:sz="0" w:space="0" w:color="auto"/>
            <w:right w:val="none" w:sz="0" w:space="0" w:color="auto"/>
          </w:divBdr>
        </w:div>
        <w:div w:id="1796750817">
          <w:marLeft w:val="0"/>
          <w:marRight w:val="0"/>
          <w:marTop w:val="0"/>
          <w:marBottom w:val="0"/>
          <w:divBdr>
            <w:top w:val="none" w:sz="0" w:space="0" w:color="auto"/>
            <w:left w:val="none" w:sz="0" w:space="0" w:color="auto"/>
            <w:bottom w:val="none" w:sz="0" w:space="0" w:color="auto"/>
            <w:right w:val="none" w:sz="0" w:space="0" w:color="auto"/>
          </w:divBdr>
        </w:div>
        <w:div w:id="1980308403">
          <w:marLeft w:val="0"/>
          <w:marRight w:val="0"/>
          <w:marTop w:val="0"/>
          <w:marBottom w:val="0"/>
          <w:divBdr>
            <w:top w:val="none" w:sz="0" w:space="0" w:color="auto"/>
            <w:left w:val="none" w:sz="0" w:space="0" w:color="auto"/>
            <w:bottom w:val="none" w:sz="0" w:space="0" w:color="auto"/>
            <w:right w:val="none" w:sz="0" w:space="0" w:color="auto"/>
          </w:divBdr>
        </w:div>
        <w:div w:id="833301462">
          <w:marLeft w:val="0"/>
          <w:marRight w:val="0"/>
          <w:marTop w:val="0"/>
          <w:marBottom w:val="0"/>
          <w:divBdr>
            <w:top w:val="none" w:sz="0" w:space="0" w:color="auto"/>
            <w:left w:val="none" w:sz="0" w:space="0" w:color="auto"/>
            <w:bottom w:val="none" w:sz="0" w:space="0" w:color="auto"/>
            <w:right w:val="none" w:sz="0" w:space="0" w:color="auto"/>
          </w:divBdr>
        </w:div>
        <w:div w:id="1362050956">
          <w:marLeft w:val="0"/>
          <w:marRight w:val="0"/>
          <w:marTop w:val="0"/>
          <w:marBottom w:val="0"/>
          <w:divBdr>
            <w:top w:val="none" w:sz="0" w:space="0" w:color="auto"/>
            <w:left w:val="none" w:sz="0" w:space="0" w:color="auto"/>
            <w:bottom w:val="none" w:sz="0" w:space="0" w:color="auto"/>
            <w:right w:val="none" w:sz="0" w:space="0" w:color="auto"/>
          </w:divBdr>
        </w:div>
        <w:div w:id="2022509887">
          <w:marLeft w:val="0"/>
          <w:marRight w:val="0"/>
          <w:marTop w:val="0"/>
          <w:marBottom w:val="0"/>
          <w:divBdr>
            <w:top w:val="none" w:sz="0" w:space="0" w:color="auto"/>
            <w:left w:val="none" w:sz="0" w:space="0" w:color="auto"/>
            <w:bottom w:val="none" w:sz="0" w:space="0" w:color="auto"/>
            <w:right w:val="none" w:sz="0" w:space="0" w:color="auto"/>
          </w:divBdr>
        </w:div>
        <w:div w:id="1054351597">
          <w:marLeft w:val="0"/>
          <w:marRight w:val="0"/>
          <w:marTop w:val="0"/>
          <w:marBottom w:val="0"/>
          <w:divBdr>
            <w:top w:val="none" w:sz="0" w:space="0" w:color="auto"/>
            <w:left w:val="none" w:sz="0" w:space="0" w:color="auto"/>
            <w:bottom w:val="none" w:sz="0" w:space="0" w:color="auto"/>
            <w:right w:val="none" w:sz="0" w:space="0" w:color="auto"/>
          </w:divBdr>
        </w:div>
        <w:div w:id="1164081214">
          <w:marLeft w:val="0"/>
          <w:marRight w:val="0"/>
          <w:marTop w:val="0"/>
          <w:marBottom w:val="0"/>
          <w:divBdr>
            <w:top w:val="none" w:sz="0" w:space="0" w:color="auto"/>
            <w:left w:val="none" w:sz="0" w:space="0" w:color="auto"/>
            <w:bottom w:val="none" w:sz="0" w:space="0" w:color="auto"/>
            <w:right w:val="none" w:sz="0" w:space="0" w:color="auto"/>
          </w:divBdr>
        </w:div>
        <w:div w:id="530799217">
          <w:marLeft w:val="0"/>
          <w:marRight w:val="0"/>
          <w:marTop w:val="0"/>
          <w:marBottom w:val="0"/>
          <w:divBdr>
            <w:top w:val="none" w:sz="0" w:space="0" w:color="auto"/>
            <w:left w:val="none" w:sz="0" w:space="0" w:color="auto"/>
            <w:bottom w:val="none" w:sz="0" w:space="0" w:color="auto"/>
            <w:right w:val="none" w:sz="0" w:space="0" w:color="auto"/>
          </w:divBdr>
        </w:div>
        <w:div w:id="1169950184">
          <w:marLeft w:val="0"/>
          <w:marRight w:val="0"/>
          <w:marTop w:val="0"/>
          <w:marBottom w:val="0"/>
          <w:divBdr>
            <w:top w:val="none" w:sz="0" w:space="0" w:color="auto"/>
            <w:left w:val="none" w:sz="0" w:space="0" w:color="auto"/>
            <w:bottom w:val="none" w:sz="0" w:space="0" w:color="auto"/>
            <w:right w:val="none" w:sz="0" w:space="0" w:color="auto"/>
          </w:divBdr>
        </w:div>
        <w:div w:id="414282245">
          <w:marLeft w:val="0"/>
          <w:marRight w:val="0"/>
          <w:marTop w:val="0"/>
          <w:marBottom w:val="0"/>
          <w:divBdr>
            <w:top w:val="none" w:sz="0" w:space="0" w:color="auto"/>
            <w:left w:val="none" w:sz="0" w:space="0" w:color="auto"/>
            <w:bottom w:val="none" w:sz="0" w:space="0" w:color="auto"/>
            <w:right w:val="none" w:sz="0" w:space="0" w:color="auto"/>
          </w:divBdr>
        </w:div>
        <w:div w:id="1220821007">
          <w:marLeft w:val="0"/>
          <w:marRight w:val="0"/>
          <w:marTop w:val="0"/>
          <w:marBottom w:val="0"/>
          <w:divBdr>
            <w:top w:val="none" w:sz="0" w:space="0" w:color="auto"/>
            <w:left w:val="none" w:sz="0" w:space="0" w:color="auto"/>
            <w:bottom w:val="none" w:sz="0" w:space="0" w:color="auto"/>
            <w:right w:val="none" w:sz="0" w:space="0" w:color="auto"/>
          </w:divBdr>
        </w:div>
        <w:div w:id="672494868">
          <w:marLeft w:val="0"/>
          <w:marRight w:val="0"/>
          <w:marTop w:val="0"/>
          <w:marBottom w:val="0"/>
          <w:divBdr>
            <w:top w:val="none" w:sz="0" w:space="0" w:color="auto"/>
            <w:left w:val="none" w:sz="0" w:space="0" w:color="auto"/>
            <w:bottom w:val="none" w:sz="0" w:space="0" w:color="auto"/>
            <w:right w:val="none" w:sz="0" w:space="0" w:color="auto"/>
          </w:divBdr>
        </w:div>
        <w:div w:id="750850843">
          <w:marLeft w:val="0"/>
          <w:marRight w:val="0"/>
          <w:marTop w:val="0"/>
          <w:marBottom w:val="0"/>
          <w:divBdr>
            <w:top w:val="none" w:sz="0" w:space="0" w:color="auto"/>
            <w:left w:val="none" w:sz="0" w:space="0" w:color="auto"/>
            <w:bottom w:val="none" w:sz="0" w:space="0" w:color="auto"/>
            <w:right w:val="none" w:sz="0" w:space="0" w:color="auto"/>
          </w:divBdr>
        </w:div>
        <w:div w:id="185875917">
          <w:marLeft w:val="0"/>
          <w:marRight w:val="0"/>
          <w:marTop w:val="0"/>
          <w:marBottom w:val="0"/>
          <w:divBdr>
            <w:top w:val="none" w:sz="0" w:space="0" w:color="auto"/>
            <w:left w:val="none" w:sz="0" w:space="0" w:color="auto"/>
            <w:bottom w:val="none" w:sz="0" w:space="0" w:color="auto"/>
            <w:right w:val="none" w:sz="0" w:space="0" w:color="auto"/>
          </w:divBdr>
        </w:div>
        <w:div w:id="1770618450">
          <w:marLeft w:val="0"/>
          <w:marRight w:val="0"/>
          <w:marTop w:val="0"/>
          <w:marBottom w:val="0"/>
          <w:divBdr>
            <w:top w:val="none" w:sz="0" w:space="0" w:color="auto"/>
            <w:left w:val="none" w:sz="0" w:space="0" w:color="auto"/>
            <w:bottom w:val="none" w:sz="0" w:space="0" w:color="auto"/>
            <w:right w:val="none" w:sz="0" w:space="0" w:color="auto"/>
          </w:divBdr>
        </w:div>
        <w:div w:id="1104228364">
          <w:marLeft w:val="0"/>
          <w:marRight w:val="0"/>
          <w:marTop w:val="0"/>
          <w:marBottom w:val="0"/>
          <w:divBdr>
            <w:top w:val="none" w:sz="0" w:space="0" w:color="auto"/>
            <w:left w:val="none" w:sz="0" w:space="0" w:color="auto"/>
            <w:bottom w:val="none" w:sz="0" w:space="0" w:color="auto"/>
            <w:right w:val="none" w:sz="0" w:space="0" w:color="auto"/>
          </w:divBdr>
        </w:div>
        <w:div w:id="1287010403">
          <w:marLeft w:val="0"/>
          <w:marRight w:val="0"/>
          <w:marTop w:val="0"/>
          <w:marBottom w:val="0"/>
          <w:divBdr>
            <w:top w:val="none" w:sz="0" w:space="0" w:color="auto"/>
            <w:left w:val="none" w:sz="0" w:space="0" w:color="auto"/>
            <w:bottom w:val="none" w:sz="0" w:space="0" w:color="auto"/>
            <w:right w:val="none" w:sz="0" w:space="0" w:color="auto"/>
          </w:divBdr>
        </w:div>
        <w:div w:id="1273052598">
          <w:marLeft w:val="0"/>
          <w:marRight w:val="0"/>
          <w:marTop w:val="0"/>
          <w:marBottom w:val="0"/>
          <w:divBdr>
            <w:top w:val="none" w:sz="0" w:space="0" w:color="auto"/>
            <w:left w:val="none" w:sz="0" w:space="0" w:color="auto"/>
            <w:bottom w:val="none" w:sz="0" w:space="0" w:color="auto"/>
            <w:right w:val="none" w:sz="0" w:space="0" w:color="auto"/>
          </w:divBdr>
        </w:div>
        <w:div w:id="78716833">
          <w:marLeft w:val="0"/>
          <w:marRight w:val="0"/>
          <w:marTop w:val="0"/>
          <w:marBottom w:val="0"/>
          <w:divBdr>
            <w:top w:val="none" w:sz="0" w:space="0" w:color="auto"/>
            <w:left w:val="none" w:sz="0" w:space="0" w:color="auto"/>
            <w:bottom w:val="none" w:sz="0" w:space="0" w:color="auto"/>
            <w:right w:val="none" w:sz="0" w:space="0" w:color="auto"/>
          </w:divBdr>
        </w:div>
        <w:div w:id="53282279">
          <w:marLeft w:val="0"/>
          <w:marRight w:val="0"/>
          <w:marTop w:val="0"/>
          <w:marBottom w:val="0"/>
          <w:divBdr>
            <w:top w:val="none" w:sz="0" w:space="0" w:color="auto"/>
            <w:left w:val="none" w:sz="0" w:space="0" w:color="auto"/>
            <w:bottom w:val="none" w:sz="0" w:space="0" w:color="auto"/>
            <w:right w:val="none" w:sz="0" w:space="0" w:color="auto"/>
          </w:divBdr>
        </w:div>
        <w:div w:id="15350788">
          <w:marLeft w:val="0"/>
          <w:marRight w:val="0"/>
          <w:marTop w:val="0"/>
          <w:marBottom w:val="0"/>
          <w:divBdr>
            <w:top w:val="none" w:sz="0" w:space="0" w:color="auto"/>
            <w:left w:val="none" w:sz="0" w:space="0" w:color="auto"/>
            <w:bottom w:val="none" w:sz="0" w:space="0" w:color="auto"/>
            <w:right w:val="none" w:sz="0" w:space="0" w:color="auto"/>
          </w:divBdr>
        </w:div>
        <w:div w:id="308874398">
          <w:marLeft w:val="0"/>
          <w:marRight w:val="0"/>
          <w:marTop w:val="0"/>
          <w:marBottom w:val="0"/>
          <w:divBdr>
            <w:top w:val="none" w:sz="0" w:space="0" w:color="auto"/>
            <w:left w:val="none" w:sz="0" w:space="0" w:color="auto"/>
            <w:bottom w:val="none" w:sz="0" w:space="0" w:color="auto"/>
            <w:right w:val="none" w:sz="0" w:space="0" w:color="auto"/>
          </w:divBdr>
        </w:div>
        <w:div w:id="495462249">
          <w:marLeft w:val="0"/>
          <w:marRight w:val="0"/>
          <w:marTop w:val="0"/>
          <w:marBottom w:val="0"/>
          <w:divBdr>
            <w:top w:val="none" w:sz="0" w:space="0" w:color="auto"/>
            <w:left w:val="none" w:sz="0" w:space="0" w:color="auto"/>
            <w:bottom w:val="none" w:sz="0" w:space="0" w:color="auto"/>
            <w:right w:val="none" w:sz="0" w:space="0" w:color="auto"/>
          </w:divBdr>
        </w:div>
      </w:divsChild>
    </w:div>
    <w:div w:id="83844766">
      <w:bodyDiv w:val="1"/>
      <w:marLeft w:val="0"/>
      <w:marRight w:val="0"/>
      <w:marTop w:val="0"/>
      <w:marBottom w:val="0"/>
      <w:divBdr>
        <w:top w:val="none" w:sz="0" w:space="0" w:color="auto"/>
        <w:left w:val="none" w:sz="0" w:space="0" w:color="auto"/>
        <w:bottom w:val="none" w:sz="0" w:space="0" w:color="auto"/>
        <w:right w:val="none" w:sz="0" w:space="0" w:color="auto"/>
      </w:divBdr>
    </w:div>
    <w:div w:id="83965576">
      <w:bodyDiv w:val="1"/>
      <w:marLeft w:val="0"/>
      <w:marRight w:val="0"/>
      <w:marTop w:val="0"/>
      <w:marBottom w:val="0"/>
      <w:divBdr>
        <w:top w:val="none" w:sz="0" w:space="0" w:color="auto"/>
        <w:left w:val="none" w:sz="0" w:space="0" w:color="auto"/>
        <w:bottom w:val="none" w:sz="0" w:space="0" w:color="auto"/>
        <w:right w:val="none" w:sz="0" w:space="0" w:color="auto"/>
      </w:divBdr>
    </w:div>
    <w:div w:id="84227916">
      <w:bodyDiv w:val="1"/>
      <w:marLeft w:val="0"/>
      <w:marRight w:val="0"/>
      <w:marTop w:val="0"/>
      <w:marBottom w:val="0"/>
      <w:divBdr>
        <w:top w:val="none" w:sz="0" w:space="0" w:color="auto"/>
        <w:left w:val="none" w:sz="0" w:space="0" w:color="auto"/>
        <w:bottom w:val="none" w:sz="0" w:space="0" w:color="auto"/>
        <w:right w:val="none" w:sz="0" w:space="0" w:color="auto"/>
      </w:divBdr>
    </w:div>
    <w:div w:id="84500564">
      <w:bodyDiv w:val="1"/>
      <w:marLeft w:val="0"/>
      <w:marRight w:val="0"/>
      <w:marTop w:val="0"/>
      <w:marBottom w:val="0"/>
      <w:divBdr>
        <w:top w:val="none" w:sz="0" w:space="0" w:color="auto"/>
        <w:left w:val="none" w:sz="0" w:space="0" w:color="auto"/>
        <w:bottom w:val="none" w:sz="0" w:space="0" w:color="auto"/>
        <w:right w:val="none" w:sz="0" w:space="0" w:color="auto"/>
      </w:divBdr>
    </w:div>
    <w:div w:id="84965178">
      <w:bodyDiv w:val="1"/>
      <w:marLeft w:val="0"/>
      <w:marRight w:val="0"/>
      <w:marTop w:val="0"/>
      <w:marBottom w:val="0"/>
      <w:divBdr>
        <w:top w:val="none" w:sz="0" w:space="0" w:color="auto"/>
        <w:left w:val="none" w:sz="0" w:space="0" w:color="auto"/>
        <w:bottom w:val="none" w:sz="0" w:space="0" w:color="auto"/>
        <w:right w:val="none" w:sz="0" w:space="0" w:color="auto"/>
      </w:divBdr>
    </w:div>
    <w:div w:id="85199687">
      <w:bodyDiv w:val="1"/>
      <w:marLeft w:val="0"/>
      <w:marRight w:val="0"/>
      <w:marTop w:val="0"/>
      <w:marBottom w:val="0"/>
      <w:divBdr>
        <w:top w:val="none" w:sz="0" w:space="0" w:color="auto"/>
        <w:left w:val="none" w:sz="0" w:space="0" w:color="auto"/>
        <w:bottom w:val="none" w:sz="0" w:space="0" w:color="auto"/>
        <w:right w:val="none" w:sz="0" w:space="0" w:color="auto"/>
      </w:divBdr>
    </w:div>
    <w:div w:id="85351327">
      <w:bodyDiv w:val="1"/>
      <w:marLeft w:val="0"/>
      <w:marRight w:val="0"/>
      <w:marTop w:val="0"/>
      <w:marBottom w:val="0"/>
      <w:divBdr>
        <w:top w:val="none" w:sz="0" w:space="0" w:color="auto"/>
        <w:left w:val="none" w:sz="0" w:space="0" w:color="auto"/>
        <w:bottom w:val="none" w:sz="0" w:space="0" w:color="auto"/>
        <w:right w:val="none" w:sz="0" w:space="0" w:color="auto"/>
      </w:divBdr>
    </w:div>
    <w:div w:id="85537984">
      <w:bodyDiv w:val="1"/>
      <w:marLeft w:val="0"/>
      <w:marRight w:val="0"/>
      <w:marTop w:val="0"/>
      <w:marBottom w:val="0"/>
      <w:divBdr>
        <w:top w:val="none" w:sz="0" w:space="0" w:color="auto"/>
        <w:left w:val="none" w:sz="0" w:space="0" w:color="auto"/>
        <w:bottom w:val="none" w:sz="0" w:space="0" w:color="auto"/>
        <w:right w:val="none" w:sz="0" w:space="0" w:color="auto"/>
      </w:divBdr>
    </w:div>
    <w:div w:id="85923072">
      <w:bodyDiv w:val="1"/>
      <w:marLeft w:val="0"/>
      <w:marRight w:val="0"/>
      <w:marTop w:val="0"/>
      <w:marBottom w:val="0"/>
      <w:divBdr>
        <w:top w:val="none" w:sz="0" w:space="0" w:color="auto"/>
        <w:left w:val="none" w:sz="0" w:space="0" w:color="auto"/>
        <w:bottom w:val="none" w:sz="0" w:space="0" w:color="auto"/>
        <w:right w:val="none" w:sz="0" w:space="0" w:color="auto"/>
      </w:divBdr>
      <w:divsChild>
        <w:div w:id="660699917">
          <w:marLeft w:val="0"/>
          <w:marRight w:val="0"/>
          <w:marTop w:val="0"/>
          <w:marBottom w:val="0"/>
          <w:divBdr>
            <w:top w:val="none" w:sz="0" w:space="0" w:color="auto"/>
            <w:left w:val="none" w:sz="0" w:space="0" w:color="auto"/>
            <w:bottom w:val="none" w:sz="0" w:space="0" w:color="auto"/>
            <w:right w:val="none" w:sz="0" w:space="0" w:color="auto"/>
          </w:divBdr>
        </w:div>
        <w:div w:id="1259943574">
          <w:marLeft w:val="0"/>
          <w:marRight w:val="0"/>
          <w:marTop w:val="0"/>
          <w:marBottom w:val="0"/>
          <w:divBdr>
            <w:top w:val="none" w:sz="0" w:space="0" w:color="auto"/>
            <w:left w:val="none" w:sz="0" w:space="0" w:color="auto"/>
            <w:bottom w:val="none" w:sz="0" w:space="0" w:color="auto"/>
            <w:right w:val="none" w:sz="0" w:space="0" w:color="auto"/>
          </w:divBdr>
        </w:div>
        <w:div w:id="1066296577">
          <w:marLeft w:val="0"/>
          <w:marRight w:val="0"/>
          <w:marTop w:val="0"/>
          <w:marBottom w:val="0"/>
          <w:divBdr>
            <w:top w:val="none" w:sz="0" w:space="0" w:color="auto"/>
            <w:left w:val="none" w:sz="0" w:space="0" w:color="auto"/>
            <w:bottom w:val="none" w:sz="0" w:space="0" w:color="auto"/>
            <w:right w:val="none" w:sz="0" w:space="0" w:color="auto"/>
          </w:divBdr>
        </w:div>
        <w:div w:id="2010282388">
          <w:marLeft w:val="0"/>
          <w:marRight w:val="0"/>
          <w:marTop w:val="0"/>
          <w:marBottom w:val="0"/>
          <w:divBdr>
            <w:top w:val="none" w:sz="0" w:space="0" w:color="auto"/>
            <w:left w:val="none" w:sz="0" w:space="0" w:color="auto"/>
            <w:bottom w:val="none" w:sz="0" w:space="0" w:color="auto"/>
            <w:right w:val="none" w:sz="0" w:space="0" w:color="auto"/>
          </w:divBdr>
        </w:div>
        <w:div w:id="1046756321">
          <w:marLeft w:val="0"/>
          <w:marRight w:val="0"/>
          <w:marTop w:val="0"/>
          <w:marBottom w:val="0"/>
          <w:divBdr>
            <w:top w:val="none" w:sz="0" w:space="0" w:color="auto"/>
            <w:left w:val="none" w:sz="0" w:space="0" w:color="auto"/>
            <w:bottom w:val="none" w:sz="0" w:space="0" w:color="auto"/>
            <w:right w:val="none" w:sz="0" w:space="0" w:color="auto"/>
          </w:divBdr>
        </w:div>
        <w:div w:id="1277249723">
          <w:marLeft w:val="0"/>
          <w:marRight w:val="0"/>
          <w:marTop w:val="0"/>
          <w:marBottom w:val="0"/>
          <w:divBdr>
            <w:top w:val="none" w:sz="0" w:space="0" w:color="auto"/>
            <w:left w:val="none" w:sz="0" w:space="0" w:color="auto"/>
            <w:bottom w:val="none" w:sz="0" w:space="0" w:color="auto"/>
            <w:right w:val="none" w:sz="0" w:space="0" w:color="auto"/>
          </w:divBdr>
        </w:div>
        <w:div w:id="1451240984">
          <w:marLeft w:val="0"/>
          <w:marRight w:val="0"/>
          <w:marTop w:val="0"/>
          <w:marBottom w:val="0"/>
          <w:divBdr>
            <w:top w:val="none" w:sz="0" w:space="0" w:color="auto"/>
            <w:left w:val="none" w:sz="0" w:space="0" w:color="auto"/>
            <w:bottom w:val="none" w:sz="0" w:space="0" w:color="auto"/>
            <w:right w:val="none" w:sz="0" w:space="0" w:color="auto"/>
          </w:divBdr>
        </w:div>
        <w:div w:id="1491360191">
          <w:marLeft w:val="0"/>
          <w:marRight w:val="0"/>
          <w:marTop w:val="0"/>
          <w:marBottom w:val="0"/>
          <w:divBdr>
            <w:top w:val="none" w:sz="0" w:space="0" w:color="auto"/>
            <w:left w:val="none" w:sz="0" w:space="0" w:color="auto"/>
            <w:bottom w:val="none" w:sz="0" w:space="0" w:color="auto"/>
            <w:right w:val="none" w:sz="0" w:space="0" w:color="auto"/>
          </w:divBdr>
        </w:div>
        <w:div w:id="104465597">
          <w:marLeft w:val="0"/>
          <w:marRight w:val="0"/>
          <w:marTop w:val="0"/>
          <w:marBottom w:val="0"/>
          <w:divBdr>
            <w:top w:val="none" w:sz="0" w:space="0" w:color="auto"/>
            <w:left w:val="none" w:sz="0" w:space="0" w:color="auto"/>
            <w:bottom w:val="none" w:sz="0" w:space="0" w:color="auto"/>
            <w:right w:val="none" w:sz="0" w:space="0" w:color="auto"/>
          </w:divBdr>
        </w:div>
        <w:div w:id="1096903176">
          <w:marLeft w:val="0"/>
          <w:marRight w:val="0"/>
          <w:marTop w:val="0"/>
          <w:marBottom w:val="0"/>
          <w:divBdr>
            <w:top w:val="none" w:sz="0" w:space="0" w:color="auto"/>
            <w:left w:val="none" w:sz="0" w:space="0" w:color="auto"/>
            <w:bottom w:val="none" w:sz="0" w:space="0" w:color="auto"/>
            <w:right w:val="none" w:sz="0" w:space="0" w:color="auto"/>
          </w:divBdr>
        </w:div>
        <w:div w:id="1803497947">
          <w:marLeft w:val="0"/>
          <w:marRight w:val="0"/>
          <w:marTop w:val="0"/>
          <w:marBottom w:val="0"/>
          <w:divBdr>
            <w:top w:val="none" w:sz="0" w:space="0" w:color="auto"/>
            <w:left w:val="none" w:sz="0" w:space="0" w:color="auto"/>
            <w:bottom w:val="none" w:sz="0" w:space="0" w:color="auto"/>
            <w:right w:val="none" w:sz="0" w:space="0" w:color="auto"/>
          </w:divBdr>
        </w:div>
        <w:div w:id="854660631">
          <w:marLeft w:val="0"/>
          <w:marRight w:val="0"/>
          <w:marTop w:val="0"/>
          <w:marBottom w:val="0"/>
          <w:divBdr>
            <w:top w:val="none" w:sz="0" w:space="0" w:color="auto"/>
            <w:left w:val="none" w:sz="0" w:space="0" w:color="auto"/>
            <w:bottom w:val="none" w:sz="0" w:space="0" w:color="auto"/>
            <w:right w:val="none" w:sz="0" w:space="0" w:color="auto"/>
          </w:divBdr>
        </w:div>
        <w:div w:id="75786343">
          <w:marLeft w:val="0"/>
          <w:marRight w:val="0"/>
          <w:marTop w:val="0"/>
          <w:marBottom w:val="0"/>
          <w:divBdr>
            <w:top w:val="none" w:sz="0" w:space="0" w:color="auto"/>
            <w:left w:val="none" w:sz="0" w:space="0" w:color="auto"/>
            <w:bottom w:val="none" w:sz="0" w:space="0" w:color="auto"/>
            <w:right w:val="none" w:sz="0" w:space="0" w:color="auto"/>
          </w:divBdr>
        </w:div>
        <w:div w:id="1696223440">
          <w:marLeft w:val="0"/>
          <w:marRight w:val="0"/>
          <w:marTop w:val="0"/>
          <w:marBottom w:val="0"/>
          <w:divBdr>
            <w:top w:val="none" w:sz="0" w:space="0" w:color="auto"/>
            <w:left w:val="none" w:sz="0" w:space="0" w:color="auto"/>
            <w:bottom w:val="none" w:sz="0" w:space="0" w:color="auto"/>
            <w:right w:val="none" w:sz="0" w:space="0" w:color="auto"/>
          </w:divBdr>
        </w:div>
        <w:div w:id="1424952573">
          <w:marLeft w:val="0"/>
          <w:marRight w:val="0"/>
          <w:marTop w:val="0"/>
          <w:marBottom w:val="0"/>
          <w:divBdr>
            <w:top w:val="none" w:sz="0" w:space="0" w:color="auto"/>
            <w:left w:val="none" w:sz="0" w:space="0" w:color="auto"/>
            <w:bottom w:val="none" w:sz="0" w:space="0" w:color="auto"/>
            <w:right w:val="none" w:sz="0" w:space="0" w:color="auto"/>
          </w:divBdr>
        </w:div>
        <w:div w:id="1614509585">
          <w:marLeft w:val="0"/>
          <w:marRight w:val="0"/>
          <w:marTop w:val="0"/>
          <w:marBottom w:val="0"/>
          <w:divBdr>
            <w:top w:val="none" w:sz="0" w:space="0" w:color="auto"/>
            <w:left w:val="none" w:sz="0" w:space="0" w:color="auto"/>
            <w:bottom w:val="none" w:sz="0" w:space="0" w:color="auto"/>
            <w:right w:val="none" w:sz="0" w:space="0" w:color="auto"/>
          </w:divBdr>
        </w:div>
        <w:div w:id="102575940">
          <w:marLeft w:val="0"/>
          <w:marRight w:val="0"/>
          <w:marTop w:val="0"/>
          <w:marBottom w:val="0"/>
          <w:divBdr>
            <w:top w:val="none" w:sz="0" w:space="0" w:color="auto"/>
            <w:left w:val="none" w:sz="0" w:space="0" w:color="auto"/>
            <w:bottom w:val="none" w:sz="0" w:space="0" w:color="auto"/>
            <w:right w:val="none" w:sz="0" w:space="0" w:color="auto"/>
          </w:divBdr>
        </w:div>
        <w:div w:id="1716273147">
          <w:marLeft w:val="0"/>
          <w:marRight w:val="0"/>
          <w:marTop w:val="0"/>
          <w:marBottom w:val="0"/>
          <w:divBdr>
            <w:top w:val="none" w:sz="0" w:space="0" w:color="auto"/>
            <w:left w:val="none" w:sz="0" w:space="0" w:color="auto"/>
            <w:bottom w:val="none" w:sz="0" w:space="0" w:color="auto"/>
            <w:right w:val="none" w:sz="0" w:space="0" w:color="auto"/>
          </w:divBdr>
        </w:div>
        <w:div w:id="155729684">
          <w:marLeft w:val="0"/>
          <w:marRight w:val="0"/>
          <w:marTop w:val="0"/>
          <w:marBottom w:val="0"/>
          <w:divBdr>
            <w:top w:val="none" w:sz="0" w:space="0" w:color="auto"/>
            <w:left w:val="none" w:sz="0" w:space="0" w:color="auto"/>
            <w:bottom w:val="none" w:sz="0" w:space="0" w:color="auto"/>
            <w:right w:val="none" w:sz="0" w:space="0" w:color="auto"/>
          </w:divBdr>
        </w:div>
        <w:div w:id="98718502">
          <w:marLeft w:val="0"/>
          <w:marRight w:val="0"/>
          <w:marTop w:val="0"/>
          <w:marBottom w:val="0"/>
          <w:divBdr>
            <w:top w:val="none" w:sz="0" w:space="0" w:color="auto"/>
            <w:left w:val="none" w:sz="0" w:space="0" w:color="auto"/>
            <w:bottom w:val="none" w:sz="0" w:space="0" w:color="auto"/>
            <w:right w:val="none" w:sz="0" w:space="0" w:color="auto"/>
          </w:divBdr>
        </w:div>
        <w:div w:id="1766992691">
          <w:marLeft w:val="0"/>
          <w:marRight w:val="0"/>
          <w:marTop w:val="0"/>
          <w:marBottom w:val="0"/>
          <w:divBdr>
            <w:top w:val="none" w:sz="0" w:space="0" w:color="auto"/>
            <w:left w:val="none" w:sz="0" w:space="0" w:color="auto"/>
            <w:bottom w:val="none" w:sz="0" w:space="0" w:color="auto"/>
            <w:right w:val="none" w:sz="0" w:space="0" w:color="auto"/>
          </w:divBdr>
        </w:div>
        <w:div w:id="1262642099">
          <w:marLeft w:val="0"/>
          <w:marRight w:val="0"/>
          <w:marTop w:val="0"/>
          <w:marBottom w:val="0"/>
          <w:divBdr>
            <w:top w:val="none" w:sz="0" w:space="0" w:color="auto"/>
            <w:left w:val="none" w:sz="0" w:space="0" w:color="auto"/>
            <w:bottom w:val="none" w:sz="0" w:space="0" w:color="auto"/>
            <w:right w:val="none" w:sz="0" w:space="0" w:color="auto"/>
          </w:divBdr>
        </w:div>
        <w:div w:id="1577209421">
          <w:marLeft w:val="0"/>
          <w:marRight w:val="0"/>
          <w:marTop w:val="0"/>
          <w:marBottom w:val="0"/>
          <w:divBdr>
            <w:top w:val="none" w:sz="0" w:space="0" w:color="auto"/>
            <w:left w:val="none" w:sz="0" w:space="0" w:color="auto"/>
            <w:bottom w:val="none" w:sz="0" w:space="0" w:color="auto"/>
            <w:right w:val="none" w:sz="0" w:space="0" w:color="auto"/>
          </w:divBdr>
        </w:div>
        <w:div w:id="1829977317">
          <w:marLeft w:val="0"/>
          <w:marRight w:val="0"/>
          <w:marTop w:val="0"/>
          <w:marBottom w:val="0"/>
          <w:divBdr>
            <w:top w:val="none" w:sz="0" w:space="0" w:color="auto"/>
            <w:left w:val="none" w:sz="0" w:space="0" w:color="auto"/>
            <w:bottom w:val="none" w:sz="0" w:space="0" w:color="auto"/>
            <w:right w:val="none" w:sz="0" w:space="0" w:color="auto"/>
          </w:divBdr>
        </w:div>
        <w:div w:id="692730183">
          <w:marLeft w:val="0"/>
          <w:marRight w:val="0"/>
          <w:marTop w:val="0"/>
          <w:marBottom w:val="0"/>
          <w:divBdr>
            <w:top w:val="none" w:sz="0" w:space="0" w:color="auto"/>
            <w:left w:val="none" w:sz="0" w:space="0" w:color="auto"/>
            <w:bottom w:val="none" w:sz="0" w:space="0" w:color="auto"/>
            <w:right w:val="none" w:sz="0" w:space="0" w:color="auto"/>
          </w:divBdr>
        </w:div>
        <w:div w:id="71320818">
          <w:marLeft w:val="0"/>
          <w:marRight w:val="0"/>
          <w:marTop w:val="0"/>
          <w:marBottom w:val="0"/>
          <w:divBdr>
            <w:top w:val="none" w:sz="0" w:space="0" w:color="auto"/>
            <w:left w:val="none" w:sz="0" w:space="0" w:color="auto"/>
            <w:bottom w:val="none" w:sz="0" w:space="0" w:color="auto"/>
            <w:right w:val="none" w:sz="0" w:space="0" w:color="auto"/>
          </w:divBdr>
        </w:div>
        <w:div w:id="352805862">
          <w:marLeft w:val="0"/>
          <w:marRight w:val="0"/>
          <w:marTop w:val="0"/>
          <w:marBottom w:val="0"/>
          <w:divBdr>
            <w:top w:val="none" w:sz="0" w:space="0" w:color="auto"/>
            <w:left w:val="none" w:sz="0" w:space="0" w:color="auto"/>
            <w:bottom w:val="none" w:sz="0" w:space="0" w:color="auto"/>
            <w:right w:val="none" w:sz="0" w:space="0" w:color="auto"/>
          </w:divBdr>
        </w:div>
        <w:div w:id="38169061">
          <w:marLeft w:val="0"/>
          <w:marRight w:val="0"/>
          <w:marTop w:val="0"/>
          <w:marBottom w:val="0"/>
          <w:divBdr>
            <w:top w:val="none" w:sz="0" w:space="0" w:color="auto"/>
            <w:left w:val="none" w:sz="0" w:space="0" w:color="auto"/>
            <w:bottom w:val="none" w:sz="0" w:space="0" w:color="auto"/>
            <w:right w:val="none" w:sz="0" w:space="0" w:color="auto"/>
          </w:divBdr>
        </w:div>
        <w:div w:id="773595853">
          <w:marLeft w:val="0"/>
          <w:marRight w:val="0"/>
          <w:marTop w:val="0"/>
          <w:marBottom w:val="0"/>
          <w:divBdr>
            <w:top w:val="none" w:sz="0" w:space="0" w:color="auto"/>
            <w:left w:val="none" w:sz="0" w:space="0" w:color="auto"/>
            <w:bottom w:val="none" w:sz="0" w:space="0" w:color="auto"/>
            <w:right w:val="none" w:sz="0" w:space="0" w:color="auto"/>
          </w:divBdr>
        </w:div>
        <w:div w:id="394747251">
          <w:marLeft w:val="0"/>
          <w:marRight w:val="0"/>
          <w:marTop w:val="0"/>
          <w:marBottom w:val="0"/>
          <w:divBdr>
            <w:top w:val="none" w:sz="0" w:space="0" w:color="auto"/>
            <w:left w:val="none" w:sz="0" w:space="0" w:color="auto"/>
            <w:bottom w:val="none" w:sz="0" w:space="0" w:color="auto"/>
            <w:right w:val="none" w:sz="0" w:space="0" w:color="auto"/>
          </w:divBdr>
        </w:div>
        <w:div w:id="419372190">
          <w:marLeft w:val="0"/>
          <w:marRight w:val="0"/>
          <w:marTop w:val="0"/>
          <w:marBottom w:val="0"/>
          <w:divBdr>
            <w:top w:val="none" w:sz="0" w:space="0" w:color="auto"/>
            <w:left w:val="none" w:sz="0" w:space="0" w:color="auto"/>
            <w:bottom w:val="none" w:sz="0" w:space="0" w:color="auto"/>
            <w:right w:val="none" w:sz="0" w:space="0" w:color="auto"/>
          </w:divBdr>
        </w:div>
        <w:div w:id="1568806843">
          <w:marLeft w:val="0"/>
          <w:marRight w:val="0"/>
          <w:marTop w:val="0"/>
          <w:marBottom w:val="0"/>
          <w:divBdr>
            <w:top w:val="none" w:sz="0" w:space="0" w:color="auto"/>
            <w:left w:val="none" w:sz="0" w:space="0" w:color="auto"/>
            <w:bottom w:val="none" w:sz="0" w:space="0" w:color="auto"/>
            <w:right w:val="none" w:sz="0" w:space="0" w:color="auto"/>
          </w:divBdr>
        </w:div>
        <w:div w:id="1738046244">
          <w:marLeft w:val="0"/>
          <w:marRight w:val="0"/>
          <w:marTop w:val="0"/>
          <w:marBottom w:val="0"/>
          <w:divBdr>
            <w:top w:val="none" w:sz="0" w:space="0" w:color="auto"/>
            <w:left w:val="none" w:sz="0" w:space="0" w:color="auto"/>
            <w:bottom w:val="none" w:sz="0" w:space="0" w:color="auto"/>
            <w:right w:val="none" w:sz="0" w:space="0" w:color="auto"/>
          </w:divBdr>
        </w:div>
        <w:div w:id="1189442649">
          <w:marLeft w:val="0"/>
          <w:marRight w:val="0"/>
          <w:marTop w:val="0"/>
          <w:marBottom w:val="0"/>
          <w:divBdr>
            <w:top w:val="none" w:sz="0" w:space="0" w:color="auto"/>
            <w:left w:val="none" w:sz="0" w:space="0" w:color="auto"/>
            <w:bottom w:val="none" w:sz="0" w:space="0" w:color="auto"/>
            <w:right w:val="none" w:sz="0" w:space="0" w:color="auto"/>
          </w:divBdr>
        </w:div>
        <w:div w:id="750274083">
          <w:marLeft w:val="0"/>
          <w:marRight w:val="0"/>
          <w:marTop w:val="0"/>
          <w:marBottom w:val="0"/>
          <w:divBdr>
            <w:top w:val="none" w:sz="0" w:space="0" w:color="auto"/>
            <w:left w:val="none" w:sz="0" w:space="0" w:color="auto"/>
            <w:bottom w:val="none" w:sz="0" w:space="0" w:color="auto"/>
            <w:right w:val="none" w:sz="0" w:space="0" w:color="auto"/>
          </w:divBdr>
        </w:div>
        <w:div w:id="1121462468">
          <w:marLeft w:val="0"/>
          <w:marRight w:val="0"/>
          <w:marTop w:val="0"/>
          <w:marBottom w:val="0"/>
          <w:divBdr>
            <w:top w:val="none" w:sz="0" w:space="0" w:color="auto"/>
            <w:left w:val="none" w:sz="0" w:space="0" w:color="auto"/>
            <w:bottom w:val="none" w:sz="0" w:space="0" w:color="auto"/>
            <w:right w:val="none" w:sz="0" w:space="0" w:color="auto"/>
          </w:divBdr>
        </w:div>
        <w:div w:id="99839854">
          <w:marLeft w:val="0"/>
          <w:marRight w:val="0"/>
          <w:marTop w:val="0"/>
          <w:marBottom w:val="0"/>
          <w:divBdr>
            <w:top w:val="none" w:sz="0" w:space="0" w:color="auto"/>
            <w:left w:val="none" w:sz="0" w:space="0" w:color="auto"/>
            <w:bottom w:val="none" w:sz="0" w:space="0" w:color="auto"/>
            <w:right w:val="none" w:sz="0" w:space="0" w:color="auto"/>
          </w:divBdr>
        </w:div>
        <w:div w:id="2143379311">
          <w:marLeft w:val="0"/>
          <w:marRight w:val="0"/>
          <w:marTop w:val="0"/>
          <w:marBottom w:val="0"/>
          <w:divBdr>
            <w:top w:val="none" w:sz="0" w:space="0" w:color="auto"/>
            <w:left w:val="none" w:sz="0" w:space="0" w:color="auto"/>
            <w:bottom w:val="none" w:sz="0" w:space="0" w:color="auto"/>
            <w:right w:val="none" w:sz="0" w:space="0" w:color="auto"/>
          </w:divBdr>
        </w:div>
        <w:div w:id="1049066165">
          <w:marLeft w:val="0"/>
          <w:marRight w:val="0"/>
          <w:marTop w:val="0"/>
          <w:marBottom w:val="0"/>
          <w:divBdr>
            <w:top w:val="none" w:sz="0" w:space="0" w:color="auto"/>
            <w:left w:val="none" w:sz="0" w:space="0" w:color="auto"/>
            <w:bottom w:val="none" w:sz="0" w:space="0" w:color="auto"/>
            <w:right w:val="none" w:sz="0" w:space="0" w:color="auto"/>
          </w:divBdr>
        </w:div>
        <w:div w:id="621109231">
          <w:marLeft w:val="0"/>
          <w:marRight w:val="0"/>
          <w:marTop w:val="0"/>
          <w:marBottom w:val="0"/>
          <w:divBdr>
            <w:top w:val="none" w:sz="0" w:space="0" w:color="auto"/>
            <w:left w:val="none" w:sz="0" w:space="0" w:color="auto"/>
            <w:bottom w:val="none" w:sz="0" w:space="0" w:color="auto"/>
            <w:right w:val="none" w:sz="0" w:space="0" w:color="auto"/>
          </w:divBdr>
        </w:div>
        <w:div w:id="1870025360">
          <w:marLeft w:val="0"/>
          <w:marRight w:val="0"/>
          <w:marTop w:val="0"/>
          <w:marBottom w:val="0"/>
          <w:divBdr>
            <w:top w:val="none" w:sz="0" w:space="0" w:color="auto"/>
            <w:left w:val="none" w:sz="0" w:space="0" w:color="auto"/>
            <w:bottom w:val="none" w:sz="0" w:space="0" w:color="auto"/>
            <w:right w:val="none" w:sz="0" w:space="0" w:color="auto"/>
          </w:divBdr>
        </w:div>
        <w:div w:id="1319592">
          <w:marLeft w:val="0"/>
          <w:marRight w:val="0"/>
          <w:marTop w:val="0"/>
          <w:marBottom w:val="0"/>
          <w:divBdr>
            <w:top w:val="none" w:sz="0" w:space="0" w:color="auto"/>
            <w:left w:val="none" w:sz="0" w:space="0" w:color="auto"/>
            <w:bottom w:val="none" w:sz="0" w:space="0" w:color="auto"/>
            <w:right w:val="none" w:sz="0" w:space="0" w:color="auto"/>
          </w:divBdr>
        </w:div>
        <w:div w:id="411977570">
          <w:marLeft w:val="0"/>
          <w:marRight w:val="0"/>
          <w:marTop w:val="0"/>
          <w:marBottom w:val="0"/>
          <w:divBdr>
            <w:top w:val="none" w:sz="0" w:space="0" w:color="auto"/>
            <w:left w:val="none" w:sz="0" w:space="0" w:color="auto"/>
            <w:bottom w:val="none" w:sz="0" w:space="0" w:color="auto"/>
            <w:right w:val="none" w:sz="0" w:space="0" w:color="auto"/>
          </w:divBdr>
        </w:div>
        <w:div w:id="109470511">
          <w:marLeft w:val="0"/>
          <w:marRight w:val="0"/>
          <w:marTop w:val="0"/>
          <w:marBottom w:val="0"/>
          <w:divBdr>
            <w:top w:val="none" w:sz="0" w:space="0" w:color="auto"/>
            <w:left w:val="none" w:sz="0" w:space="0" w:color="auto"/>
            <w:bottom w:val="none" w:sz="0" w:space="0" w:color="auto"/>
            <w:right w:val="none" w:sz="0" w:space="0" w:color="auto"/>
          </w:divBdr>
        </w:div>
        <w:div w:id="744306993">
          <w:marLeft w:val="0"/>
          <w:marRight w:val="0"/>
          <w:marTop w:val="0"/>
          <w:marBottom w:val="0"/>
          <w:divBdr>
            <w:top w:val="none" w:sz="0" w:space="0" w:color="auto"/>
            <w:left w:val="none" w:sz="0" w:space="0" w:color="auto"/>
            <w:bottom w:val="none" w:sz="0" w:space="0" w:color="auto"/>
            <w:right w:val="none" w:sz="0" w:space="0" w:color="auto"/>
          </w:divBdr>
        </w:div>
        <w:div w:id="822742724">
          <w:marLeft w:val="0"/>
          <w:marRight w:val="0"/>
          <w:marTop w:val="0"/>
          <w:marBottom w:val="0"/>
          <w:divBdr>
            <w:top w:val="none" w:sz="0" w:space="0" w:color="auto"/>
            <w:left w:val="none" w:sz="0" w:space="0" w:color="auto"/>
            <w:bottom w:val="none" w:sz="0" w:space="0" w:color="auto"/>
            <w:right w:val="none" w:sz="0" w:space="0" w:color="auto"/>
          </w:divBdr>
        </w:div>
        <w:div w:id="313603756">
          <w:marLeft w:val="0"/>
          <w:marRight w:val="0"/>
          <w:marTop w:val="0"/>
          <w:marBottom w:val="0"/>
          <w:divBdr>
            <w:top w:val="none" w:sz="0" w:space="0" w:color="auto"/>
            <w:left w:val="none" w:sz="0" w:space="0" w:color="auto"/>
            <w:bottom w:val="none" w:sz="0" w:space="0" w:color="auto"/>
            <w:right w:val="none" w:sz="0" w:space="0" w:color="auto"/>
          </w:divBdr>
        </w:div>
        <w:div w:id="1870950519">
          <w:marLeft w:val="0"/>
          <w:marRight w:val="0"/>
          <w:marTop w:val="0"/>
          <w:marBottom w:val="0"/>
          <w:divBdr>
            <w:top w:val="none" w:sz="0" w:space="0" w:color="auto"/>
            <w:left w:val="none" w:sz="0" w:space="0" w:color="auto"/>
            <w:bottom w:val="none" w:sz="0" w:space="0" w:color="auto"/>
            <w:right w:val="none" w:sz="0" w:space="0" w:color="auto"/>
          </w:divBdr>
        </w:div>
        <w:div w:id="888691568">
          <w:marLeft w:val="0"/>
          <w:marRight w:val="0"/>
          <w:marTop w:val="0"/>
          <w:marBottom w:val="0"/>
          <w:divBdr>
            <w:top w:val="none" w:sz="0" w:space="0" w:color="auto"/>
            <w:left w:val="none" w:sz="0" w:space="0" w:color="auto"/>
            <w:bottom w:val="none" w:sz="0" w:space="0" w:color="auto"/>
            <w:right w:val="none" w:sz="0" w:space="0" w:color="auto"/>
          </w:divBdr>
        </w:div>
      </w:divsChild>
    </w:div>
    <w:div w:id="85931752">
      <w:bodyDiv w:val="1"/>
      <w:marLeft w:val="0"/>
      <w:marRight w:val="0"/>
      <w:marTop w:val="0"/>
      <w:marBottom w:val="0"/>
      <w:divBdr>
        <w:top w:val="none" w:sz="0" w:space="0" w:color="auto"/>
        <w:left w:val="none" w:sz="0" w:space="0" w:color="auto"/>
        <w:bottom w:val="none" w:sz="0" w:space="0" w:color="auto"/>
        <w:right w:val="none" w:sz="0" w:space="0" w:color="auto"/>
      </w:divBdr>
    </w:div>
    <w:div w:id="86049449">
      <w:bodyDiv w:val="1"/>
      <w:marLeft w:val="0"/>
      <w:marRight w:val="0"/>
      <w:marTop w:val="0"/>
      <w:marBottom w:val="0"/>
      <w:divBdr>
        <w:top w:val="none" w:sz="0" w:space="0" w:color="auto"/>
        <w:left w:val="none" w:sz="0" w:space="0" w:color="auto"/>
        <w:bottom w:val="none" w:sz="0" w:space="0" w:color="auto"/>
        <w:right w:val="none" w:sz="0" w:space="0" w:color="auto"/>
      </w:divBdr>
    </w:div>
    <w:div w:id="86659245">
      <w:bodyDiv w:val="1"/>
      <w:marLeft w:val="0"/>
      <w:marRight w:val="0"/>
      <w:marTop w:val="0"/>
      <w:marBottom w:val="0"/>
      <w:divBdr>
        <w:top w:val="none" w:sz="0" w:space="0" w:color="auto"/>
        <w:left w:val="none" w:sz="0" w:space="0" w:color="auto"/>
        <w:bottom w:val="none" w:sz="0" w:space="0" w:color="auto"/>
        <w:right w:val="none" w:sz="0" w:space="0" w:color="auto"/>
      </w:divBdr>
    </w:div>
    <w:div w:id="87385329">
      <w:bodyDiv w:val="1"/>
      <w:marLeft w:val="0"/>
      <w:marRight w:val="0"/>
      <w:marTop w:val="0"/>
      <w:marBottom w:val="0"/>
      <w:divBdr>
        <w:top w:val="none" w:sz="0" w:space="0" w:color="auto"/>
        <w:left w:val="none" w:sz="0" w:space="0" w:color="auto"/>
        <w:bottom w:val="none" w:sz="0" w:space="0" w:color="auto"/>
        <w:right w:val="none" w:sz="0" w:space="0" w:color="auto"/>
      </w:divBdr>
    </w:div>
    <w:div w:id="87895359">
      <w:bodyDiv w:val="1"/>
      <w:marLeft w:val="0"/>
      <w:marRight w:val="0"/>
      <w:marTop w:val="0"/>
      <w:marBottom w:val="0"/>
      <w:divBdr>
        <w:top w:val="none" w:sz="0" w:space="0" w:color="auto"/>
        <w:left w:val="none" w:sz="0" w:space="0" w:color="auto"/>
        <w:bottom w:val="none" w:sz="0" w:space="0" w:color="auto"/>
        <w:right w:val="none" w:sz="0" w:space="0" w:color="auto"/>
      </w:divBdr>
    </w:div>
    <w:div w:id="87968675">
      <w:bodyDiv w:val="1"/>
      <w:marLeft w:val="0"/>
      <w:marRight w:val="0"/>
      <w:marTop w:val="0"/>
      <w:marBottom w:val="0"/>
      <w:divBdr>
        <w:top w:val="none" w:sz="0" w:space="0" w:color="auto"/>
        <w:left w:val="none" w:sz="0" w:space="0" w:color="auto"/>
        <w:bottom w:val="none" w:sz="0" w:space="0" w:color="auto"/>
        <w:right w:val="none" w:sz="0" w:space="0" w:color="auto"/>
      </w:divBdr>
    </w:div>
    <w:div w:id="88163178">
      <w:bodyDiv w:val="1"/>
      <w:marLeft w:val="0"/>
      <w:marRight w:val="0"/>
      <w:marTop w:val="0"/>
      <w:marBottom w:val="0"/>
      <w:divBdr>
        <w:top w:val="none" w:sz="0" w:space="0" w:color="auto"/>
        <w:left w:val="none" w:sz="0" w:space="0" w:color="auto"/>
        <w:bottom w:val="none" w:sz="0" w:space="0" w:color="auto"/>
        <w:right w:val="none" w:sz="0" w:space="0" w:color="auto"/>
      </w:divBdr>
    </w:div>
    <w:div w:id="88427509">
      <w:bodyDiv w:val="1"/>
      <w:marLeft w:val="0"/>
      <w:marRight w:val="0"/>
      <w:marTop w:val="0"/>
      <w:marBottom w:val="0"/>
      <w:divBdr>
        <w:top w:val="none" w:sz="0" w:space="0" w:color="auto"/>
        <w:left w:val="none" w:sz="0" w:space="0" w:color="auto"/>
        <w:bottom w:val="none" w:sz="0" w:space="0" w:color="auto"/>
        <w:right w:val="none" w:sz="0" w:space="0" w:color="auto"/>
      </w:divBdr>
    </w:div>
    <w:div w:id="89157804">
      <w:bodyDiv w:val="1"/>
      <w:marLeft w:val="0"/>
      <w:marRight w:val="0"/>
      <w:marTop w:val="0"/>
      <w:marBottom w:val="0"/>
      <w:divBdr>
        <w:top w:val="none" w:sz="0" w:space="0" w:color="auto"/>
        <w:left w:val="none" w:sz="0" w:space="0" w:color="auto"/>
        <w:bottom w:val="none" w:sz="0" w:space="0" w:color="auto"/>
        <w:right w:val="none" w:sz="0" w:space="0" w:color="auto"/>
      </w:divBdr>
    </w:div>
    <w:div w:id="89274878">
      <w:bodyDiv w:val="1"/>
      <w:marLeft w:val="0"/>
      <w:marRight w:val="0"/>
      <w:marTop w:val="0"/>
      <w:marBottom w:val="0"/>
      <w:divBdr>
        <w:top w:val="none" w:sz="0" w:space="0" w:color="auto"/>
        <w:left w:val="none" w:sz="0" w:space="0" w:color="auto"/>
        <w:bottom w:val="none" w:sz="0" w:space="0" w:color="auto"/>
        <w:right w:val="none" w:sz="0" w:space="0" w:color="auto"/>
      </w:divBdr>
    </w:div>
    <w:div w:id="89469957">
      <w:bodyDiv w:val="1"/>
      <w:marLeft w:val="0"/>
      <w:marRight w:val="0"/>
      <w:marTop w:val="0"/>
      <w:marBottom w:val="0"/>
      <w:divBdr>
        <w:top w:val="none" w:sz="0" w:space="0" w:color="auto"/>
        <w:left w:val="none" w:sz="0" w:space="0" w:color="auto"/>
        <w:bottom w:val="none" w:sz="0" w:space="0" w:color="auto"/>
        <w:right w:val="none" w:sz="0" w:space="0" w:color="auto"/>
      </w:divBdr>
    </w:div>
    <w:div w:id="89737160">
      <w:bodyDiv w:val="1"/>
      <w:marLeft w:val="0"/>
      <w:marRight w:val="0"/>
      <w:marTop w:val="0"/>
      <w:marBottom w:val="0"/>
      <w:divBdr>
        <w:top w:val="none" w:sz="0" w:space="0" w:color="auto"/>
        <w:left w:val="none" w:sz="0" w:space="0" w:color="auto"/>
        <w:bottom w:val="none" w:sz="0" w:space="0" w:color="auto"/>
        <w:right w:val="none" w:sz="0" w:space="0" w:color="auto"/>
      </w:divBdr>
      <w:divsChild>
        <w:div w:id="1753694493">
          <w:marLeft w:val="0"/>
          <w:marRight w:val="0"/>
          <w:marTop w:val="0"/>
          <w:marBottom w:val="0"/>
          <w:divBdr>
            <w:top w:val="none" w:sz="0" w:space="0" w:color="auto"/>
            <w:left w:val="none" w:sz="0" w:space="0" w:color="auto"/>
            <w:bottom w:val="none" w:sz="0" w:space="0" w:color="auto"/>
            <w:right w:val="none" w:sz="0" w:space="0" w:color="auto"/>
          </w:divBdr>
        </w:div>
        <w:div w:id="443766544">
          <w:marLeft w:val="0"/>
          <w:marRight w:val="0"/>
          <w:marTop w:val="0"/>
          <w:marBottom w:val="0"/>
          <w:divBdr>
            <w:top w:val="none" w:sz="0" w:space="0" w:color="auto"/>
            <w:left w:val="none" w:sz="0" w:space="0" w:color="auto"/>
            <w:bottom w:val="none" w:sz="0" w:space="0" w:color="auto"/>
            <w:right w:val="none" w:sz="0" w:space="0" w:color="auto"/>
          </w:divBdr>
        </w:div>
        <w:div w:id="602080641">
          <w:marLeft w:val="0"/>
          <w:marRight w:val="0"/>
          <w:marTop w:val="0"/>
          <w:marBottom w:val="0"/>
          <w:divBdr>
            <w:top w:val="none" w:sz="0" w:space="0" w:color="auto"/>
            <w:left w:val="none" w:sz="0" w:space="0" w:color="auto"/>
            <w:bottom w:val="none" w:sz="0" w:space="0" w:color="auto"/>
            <w:right w:val="none" w:sz="0" w:space="0" w:color="auto"/>
          </w:divBdr>
        </w:div>
        <w:div w:id="721905457">
          <w:marLeft w:val="0"/>
          <w:marRight w:val="0"/>
          <w:marTop w:val="0"/>
          <w:marBottom w:val="0"/>
          <w:divBdr>
            <w:top w:val="none" w:sz="0" w:space="0" w:color="auto"/>
            <w:left w:val="none" w:sz="0" w:space="0" w:color="auto"/>
            <w:bottom w:val="none" w:sz="0" w:space="0" w:color="auto"/>
            <w:right w:val="none" w:sz="0" w:space="0" w:color="auto"/>
          </w:divBdr>
        </w:div>
        <w:div w:id="2071927061">
          <w:marLeft w:val="0"/>
          <w:marRight w:val="0"/>
          <w:marTop w:val="0"/>
          <w:marBottom w:val="0"/>
          <w:divBdr>
            <w:top w:val="none" w:sz="0" w:space="0" w:color="auto"/>
            <w:left w:val="none" w:sz="0" w:space="0" w:color="auto"/>
            <w:bottom w:val="none" w:sz="0" w:space="0" w:color="auto"/>
            <w:right w:val="none" w:sz="0" w:space="0" w:color="auto"/>
          </w:divBdr>
        </w:div>
        <w:div w:id="1096249158">
          <w:marLeft w:val="0"/>
          <w:marRight w:val="0"/>
          <w:marTop w:val="0"/>
          <w:marBottom w:val="0"/>
          <w:divBdr>
            <w:top w:val="none" w:sz="0" w:space="0" w:color="auto"/>
            <w:left w:val="none" w:sz="0" w:space="0" w:color="auto"/>
            <w:bottom w:val="none" w:sz="0" w:space="0" w:color="auto"/>
            <w:right w:val="none" w:sz="0" w:space="0" w:color="auto"/>
          </w:divBdr>
        </w:div>
        <w:div w:id="1847013716">
          <w:marLeft w:val="0"/>
          <w:marRight w:val="0"/>
          <w:marTop w:val="0"/>
          <w:marBottom w:val="0"/>
          <w:divBdr>
            <w:top w:val="none" w:sz="0" w:space="0" w:color="auto"/>
            <w:left w:val="none" w:sz="0" w:space="0" w:color="auto"/>
            <w:bottom w:val="none" w:sz="0" w:space="0" w:color="auto"/>
            <w:right w:val="none" w:sz="0" w:space="0" w:color="auto"/>
          </w:divBdr>
        </w:div>
        <w:div w:id="1854564049">
          <w:marLeft w:val="0"/>
          <w:marRight w:val="0"/>
          <w:marTop w:val="0"/>
          <w:marBottom w:val="0"/>
          <w:divBdr>
            <w:top w:val="none" w:sz="0" w:space="0" w:color="auto"/>
            <w:left w:val="none" w:sz="0" w:space="0" w:color="auto"/>
            <w:bottom w:val="none" w:sz="0" w:space="0" w:color="auto"/>
            <w:right w:val="none" w:sz="0" w:space="0" w:color="auto"/>
          </w:divBdr>
        </w:div>
        <w:div w:id="294482892">
          <w:marLeft w:val="0"/>
          <w:marRight w:val="0"/>
          <w:marTop w:val="0"/>
          <w:marBottom w:val="0"/>
          <w:divBdr>
            <w:top w:val="none" w:sz="0" w:space="0" w:color="auto"/>
            <w:left w:val="none" w:sz="0" w:space="0" w:color="auto"/>
            <w:bottom w:val="none" w:sz="0" w:space="0" w:color="auto"/>
            <w:right w:val="none" w:sz="0" w:space="0" w:color="auto"/>
          </w:divBdr>
        </w:div>
        <w:div w:id="2021158998">
          <w:marLeft w:val="0"/>
          <w:marRight w:val="0"/>
          <w:marTop w:val="0"/>
          <w:marBottom w:val="0"/>
          <w:divBdr>
            <w:top w:val="none" w:sz="0" w:space="0" w:color="auto"/>
            <w:left w:val="none" w:sz="0" w:space="0" w:color="auto"/>
            <w:bottom w:val="none" w:sz="0" w:space="0" w:color="auto"/>
            <w:right w:val="none" w:sz="0" w:space="0" w:color="auto"/>
          </w:divBdr>
        </w:div>
        <w:div w:id="863402460">
          <w:marLeft w:val="0"/>
          <w:marRight w:val="0"/>
          <w:marTop w:val="0"/>
          <w:marBottom w:val="0"/>
          <w:divBdr>
            <w:top w:val="none" w:sz="0" w:space="0" w:color="auto"/>
            <w:left w:val="none" w:sz="0" w:space="0" w:color="auto"/>
            <w:bottom w:val="none" w:sz="0" w:space="0" w:color="auto"/>
            <w:right w:val="none" w:sz="0" w:space="0" w:color="auto"/>
          </w:divBdr>
        </w:div>
        <w:div w:id="474445327">
          <w:marLeft w:val="0"/>
          <w:marRight w:val="0"/>
          <w:marTop w:val="0"/>
          <w:marBottom w:val="0"/>
          <w:divBdr>
            <w:top w:val="none" w:sz="0" w:space="0" w:color="auto"/>
            <w:left w:val="none" w:sz="0" w:space="0" w:color="auto"/>
            <w:bottom w:val="none" w:sz="0" w:space="0" w:color="auto"/>
            <w:right w:val="none" w:sz="0" w:space="0" w:color="auto"/>
          </w:divBdr>
        </w:div>
        <w:div w:id="1436711749">
          <w:marLeft w:val="0"/>
          <w:marRight w:val="0"/>
          <w:marTop w:val="0"/>
          <w:marBottom w:val="0"/>
          <w:divBdr>
            <w:top w:val="none" w:sz="0" w:space="0" w:color="auto"/>
            <w:left w:val="none" w:sz="0" w:space="0" w:color="auto"/>
            <w:bottom w:val="none" w:sz="0" w:space="0" w:color="auto"/>
            <w:right w:val="none" w:sz="0" w:space="0" w:color="auto"/>
          </w:divBdr>
        </w:div>
        <w:div w:id="1024943627">
          <w:marLeft w:val="0"/>
          <w:marRight w:val="0"/>
          <w:marTop w:val="0"/>
          <w:marBottom w:val="0"/>
          <w:divBdr>
            <w:top w:val="none" w:sz="0" w:space="0" w:color="auto"/>
            <w:left w:val="none" w:sz="0" w:space="0" w:color="auto"/>
            <w:bottom w:val="none" w:sz="0" w:space="0" w:color="auto"/>
            <w:right w:val="none" w:sz="0" w:space="0" w:color="auto"/>
          </w:divBdr>
        </w:div>
        <w:div w:id="1482384234">
          <w:marLeft w:val="0"/>
          <w:marRight w:val="0"/>
          <w:marTop w:val="0"/>
          <w:marBottom w:val="0"/>
          <w:divBdr>
            <w:top w:val="none" w:sz="0" w:space="0" w:color="auto"/>
            <w:left w:val="none" w:sz="0" w:space="0" w:color="auto"/>
            <w:bottom w:val="none" w:sz="0" w:space="0" w:color="auto"/>
            <w:right w:val="none" w:sz="0" w:space="0" w:color="auto"/>
          </w:divBdr>
        </w:div>
        <w:div w:id="228078574">
          <w:marLeft w:val="0"/>
          <w:marRight w:val="0"/>
          <w:marTop w:val="0"/>
          <w:marBottom w:val="0"/>
          <w:divBdr>
            <w:top w:val="none" w:sz="0" w:space="0" w:color="auto"/>
            <w:left w:val="none" w:sz="0" w:space="0" w:color="auto"/>
            <w:bottom w:val="none" w:sz="0" w:space="0" w:color="auto"/>
            <w:right w:val="none" w:sz="0" w:space="0" w:color="auto"/>
          </w:divBdr>
        </w:div>
        <w:div w:id="945388465">
          <w:marLeft w:val="0"/>
          <w:marRight w:val="0"/>
          <w:marTop w:val="0"/>
          <w:marBottom w:val="0"/>
          <w:divBdr>
            <w:top w:val="none" w:sz="0" w:space="0" w:color="auto"/>
            <w:left w:val="none" w:sz="0" w:space="0" w:color="auto"/>
            <w:bottom w:val="none" w:sz="0" w:space="0" w:color="auto"/>
            <w:right w:val="none" w:sz="0" w:space="0" w:color="auto"/>
          </w:divBdr>
        </w:div>
        <w:div w:id="1709838052">
          <w:marLeft w:val="0"/>
          <w:marRight w:val="0"/>
          <w:marTop w:val="0"/>
          <w:marBottom w:val="0"/>
          <w:divBdr>
            <w:top w:val="none" w:sz="0" w:space="0" w:color="auto"/>
            <w:left w:val="none" w:sz="0" w:space="0" w:color="auto"/>
            <w:bottom w:val="none" w:sz="0" w:space="0" w:color="auto"/>
            <w:right w:val="none" w:sz="0" w:space="0" w:color="auto"/>
          </w:divBdr>
        </w:div>
        <w:div w:id="1059937851">
          <w:marLeft w:val="0"/>
          <w:marRight w:val="0"/>
          <w:marTop w:val="0"/>
          <w:marBottom w:val="0"/>
          <w:divBdr>
            <w:top w:val="none" w:sz="0" w:space="0" w:color="auto"/>
            <w:left w:val="none" w:sz="0" w:space="0" w:color="auto"/>
            <w:bottom w:val="none" w:sz="0" w:space="0" w:color="auto"/>
            <w:right w:val="none" w:sz="0" w:space="0" w:color="auto"/>
          </w:divBdr>
        </w:div>
        <w:div w:id="300960565">
          <w:marLeft w:val="0"/>
          <w:marRight w:val="0"/>
          <w:marTop w:val="0"/>
          <w:marBottom w:val="0"/>
          <w:divBdr>
            <w:top w:val="none" w:sz="0" w:space="0" w:color="auto"/>
            <w:left w:val="none" w:sz="0" w:space="0" w:color="auto"/>
            <w:bottom w:val="none" w:sz="0" w:space="0" w:color="auto"/>
            <w:right w:val="none" w:sz="0" w:space="0" w:color="auto"/>
          </w:divBdr>
        </w:div>
        <w:div w:id="1081634715">
          <w:marLeft w:val="0"/>
          <w:marRight w:val="0"/>
          <w:marTop w:val="0"/>
          <w:marBottom w:val="0"/>
          <w:divBdr>
            <w:top w:val="none" w:sz="0" w:space="0" w:color="auto"/>
            <w:left w:val="none" w:sz="0" w:space="0" w:color="auto"/>
            <w:bottom w:val="none" w:sz="0" w:space="0" w:color="auto"/>
            <w:right w:val="none" w:sz="0" w:space="0" w:color="auto"/>
          </w:divBdr>
        </w:div>
        <w:div w:id="693699772">
          <w:marLeft w:val="0"/>
          <w:marRight w:val="0"/>
          <w:marTop w:val="0"/>
          <w:marBottom w:val="0"/>
          <w:divBdr>
            <w:top w:val="none" w:sz="0" w:space="0" w:color="auto"/>
            <w:left w:val="none" w:sz="0" w:space="0" w:color="auto"/>
            <w:bottom w:val="none" w:sz="0" w:space="0" w:color="auto"/>
            <w:right w:val="none" w:sz="0" w:space="0" w:color="auto"/>
          </w:divBdr>
        </w:div>
        <w:div w:id="497384511">
          <w:marLeft w:val="0"/>
          <w:marRight w:val="0"/>
          <w:marTop w:val="0"/>
          <w:marBottom w:val="0"/>
          <w:divBdr>
            <w:top w:val="none" w:sz="0" w:space="0" w:color="auto"/>
            <w:left w:val="none" w:sz="0" w:space="0" w:color="auto"/>
            <w:bottom w:val="none" w:sz="0" w:space="0" w:color="auto"/>
            <w:right w:val="none" w:sz="0" w:space="0" w:color="auto"/>
          </w:divBdr>
        </w:div>
        <w:div w:id="945423781">
          <w:marLeft w:val="0"/>
          <w:marRight w:val="0"/>
          <w:marTop w:val="0"/>
          <w:marBottom w:val="0"/>
          <w:divBdr>
            <w:top w:val="none" w:sz="0" w:space="0" w:color="auto"/>
            <w:left w:val="none" w:sz="0" w:space="0" w:color="auto"/>
            <w:bottom w:val="none" w:sz="0" w:space="0" w:color="auto"/>
            <w:right w:val="none" w:sz="0" w:space="0" w:color="auto"/>
          </w:divBdr>
        </w:div>
        <w:div w:id="118450271">
          <w:marLeft w:val="0"/>
          <w:marRight w:val="0"/>
          <w:marTop w:val="0"/>
          <w:marBottom w:val="0"/>
          <w:divBdr>
            <w:top w:val="none" w:sz="0" w:space="0" w:color="auto"/>
            <w:left w:val="none" w:sz="0" w:space="0" w:color="auto"/>
            <w:bottom w:val="none" w:sz="0" w:space="0" w:color="auto"/>
            <w:right w:val="none" w:sz="0" w:space="0" w:color="auto"/>
          </w:divBdr>
        </w:div>
        <w:div w:id="700404027">
          <w:marLeft w:val="0"/>
          <w:marRight w:val="0"/>
          <w:marTop w:val="0"/>
          <w:marBottom w:val="0"/>
          <w:divBdr>
            <w:top w:val="none" w:sz="0" w:space="0" w:color="auto"/>
            <w:left w:val="none" w:sz="0" w:space="0" w:color="auto"/>
            <w:bottom w:val="none" w:sz="0" w:space="0" w:color="auto"/>
            <w:right w:val="none" w:sz="0" w:space="0" w:color="auto"/>
          </w:divBdr>
        </w:div>
        <w:div w:id="1651985439">
          <w:marLeft w:val="0"/>
          <w:marRight w:val="0"/>
          <w:marTop w:val="0"/>
          <w:marBottom w:val="0"/>
          <w:divBdr>
            <w:top w:val="none" w:sz="0" w:space="0" w:color="auto"/>
            <w:left w:val="none" w:sz="0" w:space="0" w:color="auto"/>
            <w:bottom w:val="none" w:sz="0" w:space="0" w:color="auto"/>
            <w:right w:val="none" w:sz="0" w:space="0" w:color="auto"/>
          </w:divBdr>
        </w:div>
        <w:div w:id="1446540900">
          <w:marLeft w:val="0"/>
          <w:marRight w:val="0"/>
          <w:marTop w:val="0"/>
          <w:marBottom w:val="0"/>
          <w:divBdr>
            <w:top w:val="none" w:sz="0" w:space="0" w:color="auto"/>
            <w:left w:val="none" w:sz="0" w:space="0" w:color="auto"/>
            <w:bottom w:val="none" w:sz="0" w:space="0" w:color="auto"/>
            <w:right w:val="none" w:sz="0" w:space="0" w:color="auto"/>
          </w:divBdr>
        </w:div>
        <w:div w:id="128286317">
          <w:marLeft w:val="0"/>
          <w:marRight w:val="0"/>
          <w:marTop w:val="0"/>
          <w:marBottom w:val="0"/>
          <w:divBdr>
            <w:top w:val="none" w:sz="0" w:space="0" w:color="auto"/>
            <w:left w:val="none" w:sz="0" w:space="0" w:color="auto"/>
            <w:bottom w:val="none" w:sz="0" w:space="0" w:color="auto"/>
            <w:right w:val="none" w:sz="0" w:space="0" w:color="auto"/>
          </w:divBdr>
        </w:div>
        <w:div w:id="990906914">
          <w:marLeft w:val="0"/>
          <w:marRight w:val="0"/>
          <w:marTop w:val="0"/>
          <w:marBottom w:val="0"/>
          <w:divBdr>
            <w:top w:val="none" w:sz="0" w:space="0" w:color="auto"/>
            <w:left w:val="none" w:sz="0" w:space="0" w:color="auto"/>
            <w:bottom w:val="none" w:sz="0" w:space="0" w:color="auto"/>
            <w:right w:val="none" w:sz="0" w:space="0" w:color="auto"/>
          </w:divBdr>
        </w:div>
        <w:div w:id="906302454">
          <w:marLeft w:val="0"/>
          <w:marRight w:val="0"/>
          <w:marTop w:val="0"/>
          <w:marBottom w:val="0"/>
          <w:divBdr>
            <w:top w:val="none" w:sz="0" w:space="0" w:color="auto"/>
            <w:left w:val="none" w:sz="0" w:space="0" w:color="auto"/>
            <w:bottom w:val="none" w:sz="0" w:space="0" w:color="auto"/>
            <w:right w:val="none" w:sz="0" w:space="0" w:color="auto"/>
          </w:divBdr>
        </w:div>
        <w:div w:id="1385374613">
          <w:marLeft w:val="0"/>
          <w:marRight w:val="0"/>
          <w:marTop w:val="0"/>
          <w:marBottom w:val="0"/>
          <w:divBdr>
            <w:top w:val="none" w:sz="0" w:space="0" w:color="auto"/>
            <w:left w:val="none" w:sz="0" w:space="0" w:color="auto"/>
            <w:bottom w:val="none" w:sz="0" w:space="0" w:color="auto"/>
            <w:right w:val="none" w:sz="0" w:space="0" w:color="auto"/>
          </w:divBdr>
        </w:div>
        <w:div w:id="370348840">
          <w:marLeft w:val="0"/>
          <w:marRight w:val="0"/>
          <w:marTop w:val="0"/>
          <w:marBottom w:val="0"/>
          <w:divBdr>
            <w:top w:val="none" w:sz="0" w:space="0" w:color="auto"/>
            <w:left w:val="none" w:sz="0" w:space="0" w:color="auto"/>
            <w:bottom w:val="none" w:sz="0" w:space="0" w:color="auto"/>
            <w:right w:val="none" w:sz="0" w:space="0" w:color="auto"/>
          </w:divBdr>
        </w:div>
        <w:div w:id="1850026584">
          <w:marLeft w:val="0"/>
          <w:marRight w:val="0"/>
          <w:marTop w:val="0"/>
          <w:marBottom w:val="0"/>
          <w:divBdr>
            <w:top w:val="none" w:sz="0" w:space="0" w:color="auto"/>
            <w:left w:val="none" w:sz="0" w:space="0" w:color="auto"/>
            <w:bottom w:val="none" w:sz="0" w:space="0" w:color="auto"/>
            <w:right w:val="none" w:sz="0" w:space="0" w:color="auto"/>
          </w:divBdr>
        </w:div>
        <w:div w:id="201938283">
          <w:marLeft w:val="0"/>
          <w:marRight w:val="0"/>
          <w:marTop w:val="0"/>
          <w:marBottom w:val="0"/>
          <w:divBdr>
            <w:top w:val="none" w:sz="0" w:space="0" w:color="auto"/>
            <w:left w:val="none" w:sz="0" w:space="0" w:color="auto"/>
            <w:bottom w:val="none" w:sz="0" w:space="0" w:color="auto"/>
            <w:right w:val="none" w:sz="0" w:space="0" w:color="auto"/>
          </w:divBdr>
        </w:div>
        <w:div w:id="2123379389">
          <w:marLeft w:val="0"/>
          <w:marRight w:val="0"/>
          <w:marTop w:val="0"/>
          <w:marBottom w:val="0"/>
          <w:divBdr>
            <w:top w:val="none" w:sz="0" w:space="0" w:color="auto"/>
            <w:left w:val="none" w:sz="0" w:space="0" w:color="auto"/>
            <w:bottom w:val="none" w:sz="0" w:space="0" w:color="auto"/>
            <w:right w:val="none" w:sz="0" w:space="0" w:color="auto"/>
          </w:divBdr>
        </w:div>
        <w:div w:id="411896765">
          <w:marLeft w:val="0"/>
          <w:marRight w:val="0"/>
          <w:marTop w:val="0"/>
          <w:marBottom w:val="0"/>
          <w:divBdr>
            <w:top w:val="none" w:sz="0" w:space="0" w:color="auto"/>
            <w:left w:val="none" w:sz="0" w:space="0" w:color="auto"/>
            <w:bottom w:val="none" w:sz="0" w:space="0" w:color="auto"/>
            <w:right w:val="none" w:sz="0" w:space="0" w:color="auto"/>
          </w:divBdr>
        </w:div>
        <w:div w:id="1481577477">
          <w:marLeft w:val="0"/>
          <w:marRight w:val="0"/>
          <w:marTop w:val="0"/>
          <w:marBottom w:val="0"/>
          <w:divBdr>
            <w:top w:val="none" w:sz="0" w:space="0" w:color="auto"/>
            <w:left w:val="none" w:sz="0" w:space="0" w:color="auto"/>
            <w:bottom w:val="none" w:sz="0" w:space="0" w:color="auto"/>
            <w:right w:val="none" w:sz="0" w:space="0" w:color="auto"/>
          </w:divBdr>
        </w:div>
      </w:divsChild>
    </w:div>
    <w:div w:id="89744965">
      <w:bodyDiv w:val="1"/>
      <w:marLeft w:val="0"/>
      <w:marRight w:val="0"/>
      <w:marTop w:val="0"/>
      <w:marBottom w:val="0"/>
      <w:divBdr>
        <w:top w:val="none" w:sz="0" w:space="0" w:color="auto"/>
        <w:left w:val="none" w:sz="0" w:space="0" w:color="auto"/>
        <w:bottom w:val="none" w:sz="0" w:space="0" w:color="auto"/>
        <w:right w:val="none" w:sz="0" w:space="0" w:color="auto"/>
      </w:divBdr>
    </w:div>
    <w:div w:id="89930397">
      <w:bodyDiv w:val="1"/>
      <w:marLeft w:val="0"/>
      <w:marRight w:val="0"/>
      <w:marTop w:val="0"/>
      <w:marBottom w:val="0"/>
      <w:divBdr>
        <w:top w:val="none" w:sz="0" w:space="0" w:color="auto"/>
        <w:left w:val="none" w:sz="0" w:space="0" w:color="auto"/>
        <w:bottom w:val="none" w:sz="0" w:space="0" w:color="auto"/>
        <w:right w:val="none" w:sz="0" w:space="0" w:color="auto"/>
      </w:divBdr>
    </w:div>
    <w:div w:id="89931203">
      <w:bodyDiv w:val="1"/>
      <w:marLeft w:val="0"/>
      <w:marRight w:val="0"/>
      <w:marTop w:val="0"/>
      <w:marBottom w:val="0"/>
      <w:divBdr>
        <w:top w:val="none" w:sz="0" w:space="0" w:color="auto"/>
        <w:left w:val="none" w:sz="0" w:space="0" w:color="auto"/>
        <w:bottom w:val="none" w:sz="0" w:space="0" w:color="auto"/>
        <w:right w:val="none" w:sz="0" w:space="0" w:color="auto"/>
      </w:divBdr>
    </w:div>
    <w:div w:id="90054331">
      <w:bodyDiv w:val="1"/>
      <w:marLeft w:val="0"/>
      <w:marRight w:val="0"/>
      <w:marTop w:val="0"/>
      <w:marBottom w:val="0"/>
      <w:divBdr>
        <w:top w:val="none" w:sz="0" w:space="0" w:color="auto"/>
        <w:left w:val="none" w:sz="0" w:space="0" w:color="auto"/>
        <w:bottom w:val="none" w:sz="0" w:space="0" w:color="auto"/>
        <w:right w:val="none" w:sz="0" w:space="0" w:color="auto"/>
      </w:divBdr>
    </w:div>
    <w:div w:id="90781602">
      <w:bodyDiv w:val="1"/>
      <w:marLeft w:val="0"/>
      <w:marRight w:val="0"/>
      <w:marTop w:val="0"/>
      <w:marBottom w:val="0"/>
      <w:divBdr>
        <w:top w:val="none" w:sz="0" w:space="0" w:color="auto"/>
        <w:left w:val="none" w:sz="0" w:space="0" w:color="auto"/>
        <w:bottom w:val="none" w:sz="0" w:space="0" w:color="auto"/>
        <w:right w:val="none" w:sz="0" w:space="0" w:color="auto"/>
      </w:divBdr>
    </w:div>
    <w:div w:id="90901136">
      <w:bodyDiv w:val="1"/>
      <w:marLeft w:val="0"/>
      <w:marRight w:val="0"/>
      <w:marTop w:val="0"/>
      <w:marBottom w:val="0"/>
      <w:divBdr>
        <w:top w:val="none" w:sz="0" w:space="0" w:color="auto"/>
        <w:left w:val="none" w:sz="0" w:space="0" w:color="auto"/>
        <w:bottom w:val="none" w:sz="0" w:space="0" w:color="auto"/>
        <w:right w:val="none" w:sz="0" w:space="0" w:color="auto"/>
      </w:divBdr>
    </w:div>
    <w:div w:id="91055318">
      <w:bodyDiv w:val="1"/>
      <w:marLeft w:val="0"/>
      <w:marRight w:val="0"/>
      <w:marTop w:val="0"/>
      <w:marBottom w:val="0"/>
      <w:divBdr>
        <w:top w:val="none" w:sz="0" w:space="0" w:color="auto"/>
        <w:left w:val="none" w:sz="0" w:space="0" w:color="auto"/>
        <w:bottom w:val="none" w:sz="0" w:space="0" w:color="auto"/>
        <w:right w:val="none" w:sz="0" w:space="0" w:color="auto"/>
      </w:divBdr>
    </w:div>
    <w:div w:id="91434214">
      <w:bodyDiv w:val="1"/>
      <w:marLeft w:val="0"/>
      <w:marRight w:val="0"/>
      <w:marTop w:val="0"/>
      <w:marBottom w:val="0"/>
      <w:divBdr>
        <w:top w:val="none" w:sz="0" w:space="0" w:color="auto"/>
        <w:left w:val="none" w:sz="0" w:space="0" w:color="auto"/>
        <w:bottom w:val="none" w:sz="0" w:space="0" w:color="auto"/>
        <w:right w:val="none" w:sz="0" w:space="0" w:color="auto"/>
      </w:divBdr>
    </w:div>
    <w:div w:id="91706689">
      <w:bodyDiv w:val="1"/>
      <w:marLeft w:val="0"/>
      <w:marRight w:val="0"/>
      <w:marTop w:val="0"/>
      <w:marBottom w:val="0"/>
      <w:divBdr>
        <w:top w:val="none" w:sz="0" w:space="0" w:color="auto"/>
        <w:left w:val="none" w:sz="0" w:space="0" w:color="auto"/>
        <w:bottom w:val="none" w:sz="0" w:space="0" w:color="auto"/>
        <w:right w:val="none" w:sz="0" w:space="0" w:color="auto"/>
      </w:divBdr>
    </w:div>
    <w:div w:id="91778988">
      <w:bodyDiv w:val="1"/>
      <w:marLeft w:val="0"/>
      <w:marRight w:val="0"/>
      <w:marTop w:val="0"/>
      <w:marBottom w:val="0"/>
      <w:divBdr>
        <w:top w:val="none" w:sz="0" w:space="0" w:color="auto"/>
        <w:left w:val="none" w:sz="0" w:space="0" w:color="auto"/>
        <w:bottom w:val="none" w:sz="0" w:space="0" w:color="auto"/>
        <w:right w:val="none" w:sz="0" w:space="0" w:color="auto"/>
      </w:divBdr>
    </w:div>
    <w:div w:id="91897841">
      <w:bodyDiv w:val="1"/>
      <w:marLeft w:val="0"/>
      <w:marRight w:val="0"/>
      <w:marTop w:val="0"/>
      <w:marBottom w:val="0"/>
      <w:divBdr>
        <w:top w:val="none" w:sz="0" w:space="0" w:color="auto"/>
        <w:left w:val="none" w:sz="0" w:space="0" w:color="auto"/>
        <w:bottom w:val="none" w:sz="0" w:space="0" w:color="auto"/>
        <w:right w:val="none" w:sz="0" w:space="0" w:color="auto"/>
      </w:divBdr>
    </w:div>
    <w:div w:id="92015899">
      <w:bodyDiv w:val="1"/>
      <w:marLeft w:val="0"/>
      <w:marRight w:val="0"/>
      <w:marTop w:val="0"/>
      <w:marBottom w:val="0"/>
      <w:divBdr>
        <w:top w:val="none" w:sz="0" w:space="0" w:color="auto"/>
        <w:left w:val="none" w:sz="0" w:space="0" w:color="auto"/>
        <w:bottom w:val="none" w:sz="0" w:space="0" w:color="auto"/>
        <w:right w:val="none" w:sz="0" w:space="0" w:color="auto"/>
      </w:divBdr>
    </w:div>
    <w:div w:id="93281435">
      <w:bodyDiv w:val="1"/>
      <w:marLeft w:val="0"/>
      <w:marRight w:val="0"/>
      <w:marTop w:val="0"/>
      <w:marBottom w:val="0"/>
      <w:divBdr>
        <w:top w:val="none" w:sz="0" w:space="0" w:color="auto"/>
        <w:left w:val="none" w:sz="0" w:space="0" w:color="auto"/>
        <w:bottom w:val="none" w:sz="0" w:space="0" w:color="auto"/>
        <w:right w:val="none" w:sz="0" w:space="0" w:color="auto"/>
      </w:divBdr>
      <w:divsChild>
        <w:div w:id="2137134069">
          <w:marLeft w:val="480"/>
          <w:marRight w:val="0"/>
          <w:marTop w:val="0"/>
          <w:marBottom w:val="0"/>
          <w:divBdr>
            <w:top w:val="none" w:sz="0" w:space="0" w:color="auto"/>
            <w:left w:val="none" w:sz="0" w:space="0" w:color="auto"/>
            <w:bottom w:val="none" w:sz="0" w:space="0" w:color="auto"/>
            <w:right w:val="none" w:sz="0" w:space="0" w:color="auto"/>
          </w:divBdr>
        </w:div>
        <w:div w:id="891383018">
          <w:marLeft w:val="480"/>
          <w:marRight w:val="0"/>
          <w:marTop w:val="0"/>
          <w:marBottom w:val="0"/>
          <w:divBdr>
            <w:top w:val="none" w:sz="0" w:space="0" w:color="auto"/>
            <w:left w:val="none" w:sz="0" w:space="0" w:color="auto"/>
            <w:bottom w:val="none" w:sz="0" w:space="0" w:color="auto"/>
            <w:right w:val="none" w:sz="0" w:space="0" w:color="auto"/>
          </w:divBdr>
        </w:div>
        <w:div w:id="144707731">
          <w:marLeft w:val="480"/>
          <w:marRight w:val="0"/>
          <w:marTop w:val="0"/>
          <w:marBottom w:val="0"/>
          <w:divBdr>
            <w:top w:val="none" w:sz="0" w:space="0" w:color="auto"/>
            <w:left w:val="none" w:sz="0" w:space="0" w:color="auto"/>
            <w:bottom w:val="none" w:sz="0" w:space="0" w:color="auto"/>
            <w:right w:val="none" w:sz="0" w:space="0" w:color="auto"/>
          </w:divBdr>
        </w:div>
        <w:div w:id="1834838232">
          <w:marLeft w:val="480"/>
          <w:marRight w:val="0"/>
          <w:marTop w:val="0"/>
          <w:marBottom w:val="0"/>
          <w:divBdr>
            <w:top w:val="none" w:sz="0" w:space="0" w:color="auto"/>
            <w:left w:val="none" w:sz="0" w:space="0" w:color="auto"/>
            <w:bottom w:val="none" w:sz="0" w:space="0" w:color="auto"/>
            <w:right w:val="none" w:sz="0" w:space="0" w:color="auto"/>
          </w:divBdr>
        </w:div>
        <w:div w:id="1327637127">
          <w:marLeft w:val="480"/>
          <w:marRight w:val="0"/>
          <w:marTop w:val="0"/>
          <w:marBottom w:val="0"/>
          <w:divBdr>
            <w:top w:val="none" w:sz="0" w:space="0" w:color="auto"/>
            <w:left w:val="none" w:sz="0" w:space="0" w:color="auto"/>
            <w:bottom w:val="none" w:sz="0" w:space="0" w:color="auto"/>
            <w:right w:val="none" w:sz="0" w:space="0" w:color="auto"/>
          </w:divBdr>
        </w:div>
        <w:div w:id="365521529">
          <w:marLeft w:val="480"/>
          <w:marRight w:val="0"/>
          <w:marTop w:val="0"/>
          <w:marBottom w:val="0"/>
          <w:divBdr>
            <w:top w:val="none" w:sz="0" w:space="0" w:color="auto"/>
            <w:left w:val="none" w:sz="0" w:space="0" w:color="auto"/>
            <w:bottom w:val="none" w:sz="0" w:space="0" w:color="auto"/>
            <w:right w:val="none" w:sz="0" w:space="0" w:color="auto"/>
          </w:divBdr>
        </w:div>
        <w:div w:id="1538590481">
          <w:marLeft w:val="480"/>
          <w:marRight w:val="0"/>
          <w:marTop w:val="0"/>
          <w:marBottom w:val="0"/>
          <w:divBdr>
            <w:top w:val="none" w:sz="0" w:space="0" w:color="auto"/>
            <w:left w:val="none" w:sz="0" w:space="0" w:color="auto"/>
            <w:bottom w:val="none" w:sz="0" w:space="0" w:color="auto"/>
            <w:right w:val="none" w:sz="0" w:space="0" w:color="auto"/>
          </w:divBdr>
        </w:div>
        <w:div w:id="822770463">
          <w:marLeft w:val="480"/>
          <w:marRight w:val="0"/>
          <w:marTop w:val="0"/>
          <w:marBottom w:val="0"/>
          <w:divBdr>
            <w:top w:val="none" w:sz="0" w:space="0" w:color="auto"/>
            <w:left w:val="none" w:sz="0" w:space="0" w:color="auto"/>
            <w:bottom w:val="none" w:sz="0" w:space="0" w:color="auto"/>
            <w:right w:val="none" w:sz="0" w:space="0" w:color="auto"/>
          </w:divBdr>
        </w:div>
        <w:div w:id="1990355537">
          <w:marLeft w:val="480"/>
          <w:marRight w:val="0"/>
          <w:marTop w:val="0"/>
          <w:marBottom w:val="0"/>
          <w:divBdr>
            <w:top w:val="none" w:sz="0" w:space="0" w:color="auto"/>
            <w:left w:val="none" w:sz="0" w:space="0" w:color="auto"/>
            <w:bottom w:val="none" w:sz="0" w:space="0" w:color="auto"/>
            <w:right w:val="none" w:sz="0" w:space="0" w:color="auto"/>
          </w:divBdr>
        </w:div>
        <w:div w:id="1525484856">
          <w:marLeft w:val="480"/>
          <w:marRight w:val="0"/>
          <w:marTop w:val="0"/>
          <w:marBottom w:val="0"/>
          <w:divBdr>
            <w:top w:val="none" w:sz="0" w:space="0" w:color="auto"/>
            <w:left w:val="none" w:sz="0" w:space="0" w:color="auto"/>
            <w:bottom w:val="none" w:sz="0" w:space="0" w:color="auto"/>
            <w:right w:val="none" w:sz="0" w:space="0" w:color="auto"/>
          </w:divBdr>
        </w:div>
        <w:div w:id="750469059">
          <w:marLeft w:val="480"/>
          <w:marRight w:val="0"/>
          <w:marTop w:val="0"/>
          <w:marBottom w:val="0"/>
          <w:divBdr>
            <w:top w:val="none" w:sz="0" w:space="0" w:color="auto"/>
            <w:left w:val="none" w:sz="0" w:space="0" w:color="auto"/>
            <w:bottom w:val="none" w:sz="0" w:space="0" w:color="auto"/>
            <w:right w:val="none" w:sz="0" w:space="0" w:color="auto"/>
          </w:divBdr>
        </w:div>
        <w:div w:id="998266136">
          <w:marLeft w:val="480"/>
          <w:marRight w:val="0"/>
          <w:marTop w:val="0"/>
          <w:marBottom w:val="0"/>
          <w:divBdr>
            <w:top w:val="none" w:sz="0" w:space="0" w:color="auto"/>
            <w:left w:val="none" w:sz="0" w:space="0" w:color="auto"/>
            <w:bottom w:val="none" w:sz="0" w:space="0" w:color="auto"/>
            <w:right w:val="none" w:sz="0" w:space="0" w:color="auto"/>
          </w:divBdr>
        </w:div>
        <w:div w:id="769399898">
          <w:marLeft w:val="480"/>
          <w:marRight w:val="0"/>
          <w:marTop w:val="0"/>
          <w:marBottom w:val="0"/>
          <w:divBdr>
            <w:top w:val="none" w:sz="0" w:space="0" w:color="auto"/>
            <w:left w:val="none" w:sz="0" w:space="0" w:color="auto"/>
            <w:bottom w:val="none" w:sz="0" w:space="0" w:color="auto"/>
            <w:right w:val="none" w:sz="0" w:space="0" w:color="auto"/>
          </w:divBdr>
        </w:div>
        <w:div w:id="1212694603">
          <w:marLeft w:val="480"/>
          <w:marRight w:val="0"/>
          <w:marTop w:val="0"/>
          <w:marBottom w:val="0"/>
          <w:divBdr>
            <w:top w:val="none" w:sz="0" w:space="0" w:color="auto"/>
            <w:left w:val="none" w:sz="0" w:space="0" w:color="auto"/>
            <w:bottom w:val="none" w:sz="0" w:space="0" w:color="auto"/>
            <w:right w:val="none" w:sz="0" w:space="0" w:color="auto"/>
          </w:divBdr>
        </w:div>
        <w:div w:id="365133780">
          <w:marLeft w:val="480"/>
          <w:marRight w:val="0"/>
          <w:marTop w:val="0"/>
          <w:marBottom w:val="0"/>
          <w:divBdr>
            <w:top w:val="none" w:sz="0" w:space="0" w:color="auto"/>
            <w:left w:val="none" w:sz="0" w:space="0" w:color="auto"/>
            <w:bottom w:val="none" w:sz="0" w:space="0" w:color="auto"/>
            <w:right w:val="none" w:sz="0" w:space="0" w:color="auto"/>
          </w:divBdr>
        </w:div>
        <w:div w:id="400060904">
          <w:marLeft w:val="480"/>
          <w:marRight w:val="0"/>
          <w:marTop w:val="0"/>
          <w:marBottom w:val="0"/>
          <w:divBdr>
            <w:top w:val="none" w:sz="0" w:space="0" w:color="auto"/>
            <w:left w:val="none" w:sz="0" w:space="0" w:color="auto"/>
            <w:bottom w:val="none" w:sz="0" w:space="0" w:color="auto"/>
            <w:right w:val="none" w:sz="0" w:space="0" w:color="auto"/>
          </w:divBdr>
        </w:div>
        <w:div w:id="134639888">
          <w:marLeft w:val="480"/>
          <w:marRight w:val="0"/>
          <w:marTop w:val="0"/>
          <w:marBottom w:val="0"/>
          <w:divBdr>
            <w:top w:val="none" w:sz="0" w:space="0" w:color="auto"/>
            <w:left w:val="none" w:sz="0" w:space="0" w:color="auto"/>
            <w:bottom w:val="none" w:sz="0" w:space="0" w:color="auto"/>
            <w:right w:val="none" w:sz="0" w:space="0" w:color="auto"/>
          </w:divBdr>
        </w:div>
        <w:div w:id="750810090">
          <w:marLeft w:val="480"/>
          <w:marRight w:val="0"/>
          <w:marTop w:val="0"/>
          <w:marBottom w:val="0"/>
          <w:divBdr>
            <w:top w:val="none" w:sz="0" w:space="0" w:color="auto"/>
            <w:left w:val="none" w:sz="0" w:space="0" w:color="auto"/>
            <w:bottom w:val="none" w:sz="0" w:space="0" w:color="auto"/>
            <w:right w:val="none" w:sz="0" w:space="0" w:color="auto"/>
          </w:divBdr>
        </w:div>
        <w:div w:id="267785612">
          <w:marLeft w:val="480"/>
          <w:marRight w:val="0"/>
          <w:marTop w:val="0"/>
          <w:marBottom w:val="0"/>
          <w:divBdr>
            <w:top w:val="none" w:sz="0" w:space="0" w:color="auto"/>
            <w:left w:val="none" w:sz="0" w:space="0" w:color="auto"/>
            <w:bottom w:val="none" w:sz="0" w:space="0" w:color="auto"/>
            <w:right w:val="none" w:sz="0" w:space="0" w:color="auto"/>
          </w:divBdr>
        </w:div>
        <w:div w:id="408776215">
          <w:marLeft w:val="480"/>
          <w:marRight w:val="0"/>
          <w:marTop w:val="0"/>
          <w:marBottom w:val="0"/>
          <w:divBdr>
            <w:top w:val="none" w:sz="0" w:space="0" w:color="auto"/>
            <w:left w:val="none" w:sz="0" w:space="0" w:color="auto"/>
            <w:bottom w:val="none" w:sz="0" w:space="0" w:color="auto"/>
            <w:right w:val="none" w:sz="0" w:space="0" w:color="auto"/>
          </w:divBdr>
        </w:div>
        <w:div w:id="427310058">
          <w:marLeft w:val="480"/>
          <w:marRight w:val="0"/>
          <w:marTop w:val="0"/>
          <w:marBottom w:val="0"/>
          <w:divBdr>
            <w:top w:val="none" w:sz="0" w:space="0" w:color="auto"/>
            <w:left w:val="none" w:sz="0" w:space="0" w:color="auto"/>
            <w:bottom w:val="none" w:sz="0" w:space="0" w:color="auto"/>
            <w:right w:val="none" w:sz="0" w:space="0" w:color="auto"/>
          </w:divBdr>
        </w:div>
        <w:div w:id="347369610">
          <w:marLeft w:val="480"/>
          <w:marRight w:val="0"/>
          <w:marTop w:val="0"/>
          <w:marBottom w:val="0"/>
          <w:divBdr>
            <w:top w:val="none" w:sz="0" w:space="0" w:color="auto"/>
            <w:left w:val="none" w:sz="0" w:space="0" w:color="auto"/>
            <w:bottom w:val="none" w:sz="0" w:space="0" w:color="auto"/>
            <w:right w:val="none" w:sz="0" w:space="0" w:color="auto"/>
          </w:divBdr>
        </w:div>
        <w:div w:id="431362646">
          <w:marLeft w:val="480"/>
          <w:marRight w:val="0"/>
          <w:marTop w:val="0"/>
          <w:marBottom w:val="0"/>
          <w:divBdr>
            <w:top w:val="none" w:sz="0" w:space="0" w:color="auto"/>
            <w:left w:val="none" w:sz="0" w:space="0" w:color="auto"/>
            <w:bottom w:val="none" w:sz="0" w:space="0" w:color="auto"/>
            <w:right w:val="none" w:sz="0" w:space="0" w:color="auto"/>
          </w:divBdr>
        </w:div>
        <w:div w:id="47461675">
          <w:marLeft w:val="480"/>
          <w:marRight w:val="0"/>
          <w:marTop w:val="0"/>
          <w:marBottom w:val="0"/>
          <w:divBdr>
            <w:top w:val="none" w:sz="0" w:space="0" w:color="auto"/>
            <w:left w:val="none" w:sz="0" w:space="0" w:color="auto"/>
            <w:bottom w:val="none" w:sz="0" w:space="0" w:color="auto"/>
            <w:right w:val="none" w:sz="0" w:space="0" w:color="auto"/>
          </w:divBdr>
        </w:div>
        <w:div w:id="1101026967">
          <w:marLeft w:val="480"/>
          <w:marRight w:val="0"/>
          <w:marTop w:val="0"/>
          <w:marBottom w:val="0"/>
          <w:divBdr>
            <w:top w:val="none" w:sz="0" w:space="0" w:color="auto"/>
            <w:left w:val="none" w:sz="0" w:space="0" w:color="auto"/>
            <w:bottom w:val="none" w:sz="0" w:space="0" w:color="auto"/>
            <w:right w:val="none" w:sz="0" w:space="0" w:color="auto"/>
          </w:divBdr>
        </w:div>
        <w:div w:id="160969452">
          <w:marLeft w:val="480"/>
          <w:marRight w:val="0"/>
          <w:marTop w:val="0"/>
          <w:marBottom w:val="0"/>
          <w:divBdr>
            <w:top w:val="none" w:sz="0" w:space="0" w:color="auto"/>
            <w:left w:val="none" w:sz="0" w:space="0" w:color="auto"/>
            <w:bottom w:val="none" w:sz="0" w:space="0" w:color="auto"/>
            <w:right w:val="none" w:sz="0" w:space="0" w:color="auto"/>
          </w:divBdr>
        </w:div>
        <w:div w:id="417211092">
          <w:marLeft w:val="480"/>
          <w:marRight w:val="0"/>
          <w:marTop w:val="0"/>
          <w:marBottom w:val="0"/>
          <w:divBdr>
            <w:top w:val="none" w:sz="0" w:space="0" w:color="auto"/>
            <w:left w:val="none" w:sz="0" w:space="0" w:color="auto"/>
            <w:bottom w:val="none" w:sz="0" w:space="0" w:color="auto"/>
            <w:right w:val="none" w:sz="0" w:space="0" w:color="auto"/>
          </w:divBdr>
        </w:div>
        <w:div w:id="597254578">
          <w:marLeft w:val="480"/>
          <w:marRight w:val="0"/>
          <w:marTop w:val="0"/>
          <w:marBottom w:val="0"/>
          <w:divBdr>
            <w:top w:val="none" w:sz="0" w:space="0" w:color="auto"/>
            <w:left w:val="none" w:sz="0" w:space="0" w:color="auto"/>
            <w:bottom w:val="none" w:sz="0" w:space="0" w:color="auto"/>
            <w:right w:val="none" w:sz="0" w:space="0" w:color="auto"/>
          </w:divBdr>
        </w:div>
        <w:div w:id="565190284">
          <w:marLeft w:val="480"/>
          <w:marRight w:val="0"/>
          <w:marTop w:val="0"/>
          <w:marBottom w:val="0"/>
          <w:divBdr>
            <w:top w:val="none" w:sz="0" w:space="0" w:color="auto"/>
            <w:left w:val="none" w:sz="0" w:space="0" w:color="auto"/>
            <w:bottom w:val="none" w:sz="0" w:space="0" w:color="auto"/>
            <w:right w:val="none" w:sz="0" w:space="0" w:color="auto"/>
          </w:divBdr>
        </w:div>
        <w:div w:id="1867013838">
          <w:marLeft w:val="480"/>
          <w:marRight w:val="0"/>
          <w:marTop w:val="0"/>
          <w:marBottom w:val="0"/>
          <w:divBdr>
            <w:top w:val="none" w:sz="0" w:space="0" w:color="auto"/>
            <w:left w:val="none" w:sz="0" w:space="0" w:color="auto"/>
            <w:bottom w:val="none" w:sz="0" w:space="0" w:color="auto"/>
            <w:right w:val="none" w:sz="0" w:space="0" w:color="auto"/>
          </w:divBdr>
        </w:div>
        <w:div w:id="708183668">
          <w:marLeft w:val="480"/>
          <w:marRight w:val="0"/>
          <w:marTop w:val="0"/>
          <w:marBottom w:val="0"/>
          <w:divBdr>
            <w:top w:val="none" w:sz="0" w:space="0" w:color="auto"/>
            <w:left w:val="none" w:sz="0" w:space="0" w:color="auto"/>
            <w:bottom w:val="none" w:sz="0" w:space="0" w:color="auto"/>
            <w:right w:val="none" w:sz="0" w:space="0" w:color="auto"/>
          </w:divBdr>
        </w:div>
        <w:div w:id="729155179">
          <w:marLeft w:val="480"/>
          <w:marRight w:val="0"/>
          <w:marTop w:val="0"/>
          <w:marBottom w:val="0"/>
          <w:divBdr>
            <w:top w:val="none" w:sz="0" w:space="0" w:color="auto"/>
            <w:left w:val="none" w:sz="0" w:space="0" w:color="auto"/>
            <w:bottom w:val="none" w:sz="0" w:space="0" w:color="auto"/>
            <w:right w:val="none" w:sz="0" w:space="0" w:color="auto"/>
          </w:divBdr>
        </w:div>
        <w:div w:id="1337002231">
          <w:marLeft w:val="480"/>
          <w:marRight w:val="0"/>
          <w:marTop w:val="0"/>
          <w:marBottom w:val="0"/>
          <w:divBdr>
            <w:top w:val="none" w:sz="0" w:space="0" w:color="auto"/>
            <w:left w:val="none" w:sz="0" w:space="0" w:color="auto"/>
            <w:bottom w:val="none" w:sz="0" w:space="0" w:color="auto"/>
            <w:right w:val="none" w:sz="0" w:space="0" w:color="auto"/>
          </w:divBdr>
        </w:div>
        <w:div w:id="1803694110">
          <w:marLeft w:val="480"/>
          <w:marRight w:val="0"/>
          <w:marTop w:val="0"/>
          <w:marBottom w:val="0"/>
          <w:divBdr>
            <w:top w:val="none" w:sz="0" w:space="0" w:color="auto"/>
            <w:left w:val="none" w:sz="0" w:space="0" w:color="auto"/>
            <w:bottom w:val="none" w:sz="0" w:space="0" w:color="auto"/>
            <w:right w:val="none" w:sz="0" w:space="0" w:color="auto"/>
          </w:divBdr>
        </w:div>
        <w:div w:id="240872441">
          <w:marLeft w:val="480"/>
          <w:marRight w:val="0"/>
          <w:marTop w:val="0"/>
          <w:marBottom w:val="0"/>
          <w:divBdr>
            <w:top w:val="none" w:sz="0" w:space="0" w:color="auto"/>
            <w:left w:val="none" w:sz="0" w:space="0" w:color="auto"/>
            <w:bottom w:val="none" w:sz="0" w:space="0" w:color="auto"/>
            <w:right w:val="none" w:sz="0" w:space="0" w:color="auto"/>
          </w:divBdr>
        </w:div>
        <w:div w:id="1646736950">
          <w:marLeft w:val="480"/>
          <w:marRight w:val="0"/>
          <w:marTop w:val="0"/>
          <w:marBottom w:val="0"/>
          <w:divBdr>
            <w:top w:val="none" w:sz="0" w:space="0" w:color="auto"/>
            <w:left w:val="none" w:sz="0" w:space="0" w:color="auto"/>
            <w:bottom w:val="none" w:sz="0" w:space="0" w:color="auto"/>
            <w:right w:val="none" w:sz="0" w:space="0" w:color="auto"/>
          </w:divBdr>
        </w:div>
        <w:div w:id="1397897191">
          <w:marLeft w:val="480"/>
          <w:marRight w:val="0"/>
          <w:marTop w:val="0"/>
          <w:marBottom w:val="0"/>
          <w:divBdr>
            <w:top w:val="none" w:sz="0" w:space="0" w:color="auto"/>
            <w:left w:val="none" w:sz="0" w:space="0" w:color="auto"/>
            <w:bottom w:val="none" w:sz="0" w:space="0" w:color="auto"/>
            <w:right w:val="none" w:sz="0" w:space="0" w:color="auto"/>
          </w:divBdr>
        </w:div>
        <w:div w:id="585269102">
          <w:marLeft w:val="480"/>
          <w:marRight w:val="0"/>
          <w:marTop w:val="0"/>
          <w:marBottom w:val="0"/>
          <w:divBdr>
            <w:top w:val="none" w:sz="0" w:space="0" w:color="auto"/>
            <w:left w:val="none" w:sz="0" w:space="0" w:color="auto"/>
            <w:bottom w:val="none" w:sz="0" w:space="0" w:color="auto"/>
            <w:right w:val="none" w:sz="0" w:space="0" w:color="auto"/>
          </w:divBdr>
        </w:div>
        <w:div w:id="1455440338">
          <w:marLeft w:val="480"/>
          <w:marRight w:val="0"/>
          <w:marTop w:val="0"/>
          <w:marBottom w:val="0"/>
          <w:divBdr>
            <w:top w:val="none" w:sz="0" w:space="0" w:color="auto"/>
            <w:left w:val="none" w:sz="0" w:space="0" w:color="auto"/>
            <w:bottom w:val="none" w:sz="0" w:space="0" w:color="auto"/>
            <w:right w:val="none" w:sz="0" w:space="0" w:color="auto"/>
          </w:divBdr>
        </w:div>
        <w:div w:id="981350740">
          <w:marLeft w:val="480"/>
          <w:marRight w:val="0"/>
          <w:marTop w:val="0"/>
          <w:marBottom w:val="0"/>
          <w:divBdr>
            <w:top w:val="none" w:sz="0" w:space="0" w:color="auto"/>
            <w:left w:val="none" w:sz="0" w:space="0" w:color="auto"/>
            <w:bottom w:val="none" w:sz="0" w:space="0" w:color="auto"/>
            <w:right w:val="none" w:sz="0" w:space="0" w:color="auto"/>
          </w:divBdr>
        </w:div>
        <w:div w:id="1697388700">
          <w:marLeft w:val="480"/>
          <w:marRight w:val="0"/>
          <w:marTop w:val="0"/>
          <w:marBottom w:val="0"/>
          <w:divBdr>
            <w:top w:val="none" w:sz="0" w:space="0" w:color="auto"/>
            <w:left w:val="none" w:sz="0" w:space="0" w:color="auto"/>
            <w:bottom w:val="none" w:sz="0" w:space="0" w:color="auto"/>
            <w:right w:val="none" w:sz="0" w:space="0" w:color="auto"/>
          </w:divBdr>
        </w:div>
        <w:div w:id="419105019">
          <w:marLeft w:val="480"/>
          <w:marRight w:val="0"/>
          <w:marTop w:val="0"/>
          <w:marBottom w:val="0"/>
          <w:divBdr>
            <w:top w:val="none" w:sz="0" w:space="0" w:color="auto"/>
            <w:left w:val="none" w:sz="0" w:space="0" w:color="auto"/>
            <w:bottom w:val="none" w:sz="0" w:space="0" w:color="auto"/>
            <w:right w:val="none" w:sz="0" w:space="0" w:color="auto"/>
          </w:divBdr>
        </w:div>
        <w:div w:id="82918489">
          <w:marLeft w:val="480"/>
          <w:marRight w:val="0"/>
          <w:marTop w:val="0"/>
          <w:marBottom w:val="0"/>
          <w:divBdr>
            <w:top w:val="none" w:sz="0" w:space="0" w:color="auto"/>
            <w:left w:val="none" w:sz="0" w:space="0" w:color="auto"/>
            <w:bottom w:val="none" w:sz="0" w:space="0" w:color="auto"/>
            <w:right w:val="none" w:sz="0" w:space="0" w:color="auto"/>
          </w:divBdr>
        </w:div>
        <w:div w:id="906691512">
          <w:marLeft w:val="480"/>
          <w:marRight w:val="0"/>
          <w:marTop w:val="0"/>
          <w:marBottom w:val="0"/>
          <w:divBdr>
            <w:top w:val="none" w:sz="0" w:space="0" w:color="auto"/>
            <w:left w:val="none" w:sz="0" w:space="0" w:color="auto"/>
            <w:bottom w:val="none" w:sz="0" w:space="0" w:color="auto"/>
            <w:right w:val="none" w:sz="0" w:space="0" w:color="auto"/>
          </w:divBdr>
        </w:div>
        <w:div w:id="662391176">
          <w:marLeft w:val="480"/>
          <w:marRight w:val="0"/>
          <w:marTop w:val="0"/>
          <w:marBottom w:val="0"/>
          <w:divBdr>
            <w:top w:val="none" w:sz="0" w:space="0" w:color="auto"/>
            <w:left w:val="none" w:sz="0" w:space="0" w:color="auto"/>
            <w:bottom w:val="none" w:sz="0" w:space="0" w:color="auto"/>
            <w:right w:val="none" w:sz="0" w:space="0" w:color="auto"/>
          </w:divBdr>
        </w:div>
        <w:div w:id="215513113">
          <w:marLeft w:val="480"/>
          <w:marRight w:val="0"/>
          <w:marTop w:val="0"/>
          <w:marBottom w:val="0"/>
          <w:divBdr>
            <w:top w:val="none" w:sz="0" w:space="0" w:color="auto"/>
            <w:left w:val="none" w:sz="0" w:space="0" w:color="auto"/>
            <w:bottom w:val="none" w:sz="0" w:space="0" w:color="auto"/>
            <w:right w:val="none" w:sz="0" w:space="0" w:color="auto"/>
          </w:divBdr>
        </w:div>
        <w:div w:id="28528873">
          <w:marLeft w:val="480"/>
          <w:marRight w:val="0"/>
          <w:marTop w:val="0"/>
          <w:marBottom w:val="0"/>
          <w:divBdr>
            <w:top w:val="none" w:sz="0" w:space="0" w:color="auto"/>
            <w:left w:val="none" w:sz="0" w:space="0" w:color="auto"/>
            <w:bottom w:val="none" w:sz="0" w:space="0" w:color="auto"/>
            <w:right w:val="none" w:sz="0" w:space="0" w:color="auto"/>
          </w:divBdr>
        </w:div>
        <w:div w:id="128522601">
          <w:marLeft w:val="480"/>
          <w:marRight w:val="0"/>
          <w:marTop w:val="0"/>
          <w:marBottom w:val="0"/>
          <w:divBdr>
            <w:top w:val="none" w:sz="0" w:space="0" w:color="auto"/>
            <w:left w:val="none" w:sz="0" w:space="0" w:color="auto"/>
            <w:bottom w:val="none" w:sz="0" w:space="0" w:color="auto"/>
            <w:right w:val="none" w:sz="0" w:space="0" w:color="auto"/>
          </w:divBdr>
        </w:div>
        <w:div w:id="1744906823">
          <w:marLeft w:val="480"/>
          <w:marRight w:val="0"/>
          <w:marTop w:val="0"/>
          <w:marBottom w:val="0"/>
          <w:divBdr>
            <w:top w:val="none" w:sz="0" w:space="0" w:color="auto"/>
            <w:left w:val="none" w:sz="0" w:space="0" w:color="auto"/>
            <w:bottom w:val="none" w:sz="0" w:space="0" w:color="auto"/>
            <w:right w:val="none" w:sz="0" w:space="0" w:color="auto"/>
          </w:divBdr>
        </w:div>
        <w:div w:id="96097291">
          <w:marLeft w:val="480"/>
          <w:marRight w:val="0"/>
          <w:marTop w:val="0"/>
          <w:marBottom w:val="0"/>
          <w:divBdr>
            <w:top w:val="none" w:sz="0" w:space="0" w:color="auto"/>
            <w:left w:val="none" w:sz="0" w:space="0" w:color="auto"/>
            <w:bottom w:val="none" w:sz="0" w:space="0" w:color="auto"/>
            <w:right w:val="none" w:sz="0" w:space="0" w:color="auto"/>
          </w:divBdr>
        </w:div>
        <w:div w:id="1473594324">
          <w:marLeft w:val="480"/>
          <w:marRight w:val="0"/>
          <w:marTop w:val="0"/>
          <w:marBottom w:val="0"/>
          <w:divBdr>
            <w:top w:val="none" w:sz="0" w:space="0" w:color="auto"/>
            <w:left w:val="none" w:sz="0" w:space="0" w:color="auto"/>
            <w:bottom w:val="none" w:sz="0" w:space="0" w:color="auto"/>
            <w:right w:val="none" w:sz="0" w:space="0" w:color="auto"/>
          </w:divBdr>
        </w:div>
        <w:div w:id="1087117985">
          <w:marLeft w:val="480"/>
          <w:marRight w:val="0"/>
          <w:marTop w:val="0"/>
          <w:marBottom w:val="0"/>
          <w:divBdr>
            <w:top w:val="none" w:sz="0" w:space="0" w:color="auto"/>
            <w:left w:val="none" w:sz="0" w:space="0" w:color="auto"/>
            <w:bottom w:val="none" w:sz="0" w:space="0" w:color="auto"/>
            <w:right w:val="none" w:sz="0" w:space="0" w:color="auto"/>
          </w:divBdr>
        </w:div>
        <w:div w:id="353968530">
          <w:marLeft w:val="480"/>
          <w:marRight w:val="0"/>
          <w:marTop w:val="0"/>
          <w:marBottom w:val="0"/>
          <w:divBdr>
            <w:top w:val="none" w:sz="0" w:space="0" w:color="auto"/>
            <w:left w:val="none" w:sz="0" w:space="0" w:color="auto"/>
            <w:bottom w:val="none" w:sz="0" w:space="0" w:color="auto"/>
            <w:right w:val="none" w:sz="0" w:space="0" w:color="auto"/>
          </w:divBdr>
        </w:div>
        <w:div w:id="1668708165">
          <w:marLeft w:val="480"/>
          <w:marRight w:val="0"/>
          <w:marTop w:val="0"/>
          <w:marBottom w:val="0"/>
          <w:divBdr>
            <w:top w:val="none" w:sz="0" w:space="0" w:color="auto"/>
            <w:left w:val="none" w:sz="0" w:space="0" w:color="auto"/>
            <w:bottom w:val="none" w:sz="0" w:space="0" w:color="auto"/>
            <w:right w:val="none" w:sz="0" w:space="0" w:color="auto"/>
          </w:divBdr>
        </w:div>
        <w:div w:id="1241868918">
          <w:marLeft w:val="480"/>
          <w:marRight w:val="0"/>
          <w:marTop w:val="0"/>
          <w:marBottom w:val="0"/>
          <w:divBdr>
            <w:top w:val="none" w:sz="0" w:space="0" w:color="auto"/>
            <w:left w:val="none" w:sz="0" w:space="0" w:color="auto"/>
            <w:bottom w:val="none" w:sz="0" w:space="0" w:color="auto"/>
            <w:right w:val="none" w:sz="0" w:space="0" w:color="auto"/>
          </w:divBdr>
        </w:div>
        <w:div w:id="1545557305">
          <w:marLeft w:val="480"/>
          <w:marRight w:val="0"/>
          <w:marTop w:val="0"/>
          <w:marBottom w:val="0"/>
          <w:divBdr>
            <w:top w:val="none" w:sz="0" w:space="0" w:color="auto"/>
            <w:left w:val="none" w:sz="0" w:space="0" w:color="auto"/>
            <w:bottom w:val="none" w:sz="0" w:space="0" w:color="auto"/>
            <w:right w:val="none" w:sz="0" w:space="0" w:color="auto"/>
          </w:divBdr>
        </w:div>
      </w:divsChild>
    </w:div>
    <w:div w:id="94251650">
      <w:bodyDiv w:val="1"/>
      <w:marLeft w:val="0"/>
      <w:marRight w:val="0"/>
      <w:marTop w:val="0"/>
      <w:marBottom w:val="0"/>
      <w:divBdr>
        <w:top w:val="none" w:sz="0" w:space="0" w:color="auto"/>
        <w:left w:val="none" w:sz="0" w:space="0" w:color="auto"/>
        <w:bottom w:val="none" w:sz="0" w:space="0" w:color="auto"/>
        <w:right w:val="none" w:sz="0" w:space="0" w:color="auto"/>
      </w:divBdr>
    </w:div>
    <w:div w:id="94325450">
      <w:bodyDiv w:val="1"/>
      <w:marLeft w:val="0"/>
      <w:marRight w:val="0"/>
      <w:marTop w:val="0"/>
      <w:marBottom w:val="0"/>
      <w:divBdr>
        <w:top w:val="none" w:sz="0" w:space="0" w:color="auto"/>
        <w:left w:val="none" w:sz="0" w:space="0" w:color="auto"/>
        <w:bottom w:val="none" w:sz="0" w:space="0" w:color="auto"/>
        <w:right w:val="none" w:sz="0" w:space="0" w:color="auto"/>
      </w:divBdr>
    </w:div>
    <w:div w:id="94445572">
      <w:bodyDiv w:val="1"/>
      <w:marLeft w:val="0"/>
      <w:marRight w:val="0"/>
      <w:marTop w:val="0"/>
      <w:marBottom w:val="0"/>
      <w:divBdr>
        <w:top w:val="none" w:sz="0" w:space="0" w:color="auto"/>
        <w:left w:val="none" w:sz="0" w:space="0" w:color="auto"/>
        <w:bottom w:val="none" w:sz="0" w:space="0" w:color="auto"/>
        <w:right w:val="none" w:sz="0" w:space="0" w:color="auto"/>
      </w:divBdr>
    </w:div>
    <w:div w:id="95248480">
      <w:bodyDiv w:val="1"/>
      <w:marLeft w:val="0"/>
      <w:marRight w:val="0"/>
      <w:marTop w:val="0"/>
      <w:marBottom w:val="0"/>
      <w:divBdr>
        <w:top w:val="none" w:sz="0" w:space="0" w:color="auto"/>
        <w:left w:val="none" w:sz="0" w:space="0" w:color="auto"/>
        <w:bottom w:val="none" w:sz="0" w:space="0" w:color="auto"/>
        <w:right w:val="none" w:sz="0" w:space="0" w:color="auto"/>
      </w:divBdr>
    </w:div>
    <w:div w:id="96025725">
      <w:bodyDiv w:val="1"/>
      <w:marLeft w:val="0"/>
      <w:marRight w:val="0"/>
      <w:marTop w:val="0"/>
      <w:marBottom w:val="0"/>
      <w:divBdr>
        <w:top w:val="none" w:sz="0" w:space="0" w:color="auto"/>
        <w:left w:val="none" w:sz="0" w:space="0" w:color="auto"/>
        <w:bottom w:val="none" w:sz="0" w:space="0" w:color="auto"/>
        <w:right w:val="none" w:sz="0" w:space="0" w:color="auto"/>
      </w:divBdr>
    </w:div>
    <w:div w:id="96367044">
      <w:bodyDiv w:val="1"/>
      <w:marLeft w:val="0"/>
      <w:marRight w:val="0"/>
      <w:marTop w:val="0"/>
      <w:marBottom w:val="0"/>
      <w:divBdr>
        <w:top w:val="none" w:sz="0" w:space="0" w:color="auto"/>
        <w:left w:val="none" w:sz="0" w:space="0" w:color="auto"/>
        <w:bottom w:val="none" w:sz="0" w:space="0" w:color="auto"/>
        <w:right w:val="none" w:sz="0" w:space="0" w:color="auto"/>
      </w:divBdr>
    </w:div>
    <w:div w:id="96677608">
      <w:bodyDiv w:val="1"/>
      <w:marLeft w:val="0"/>
      <w:marRight w:val="0"/>
      <w:marTop w:val="0"/>
      <w:marBottom w:val="0"/>
      <w:divBdr>
        <w:top w:val="none" w:sz="0" w:space="0" w:color="auto"/>
        <w:left w:val="none" w:sz="0" w:space="0" w:color="auto"/>
        <w:bottom w:val="none" w:sz="0" w:space="0" w:color="auto"/>
        <w:right w:val="none" w:sz="0" w:space="0" w:color="auto"/>
      </w:divBdr>
    </w:div>
    <w:div w:id="97019872">
      <w:bodyDiv w:val="1"/>
      <w:marLeft w:val="0"/>
      <w:marRight w:val="0"/>
      <w:marTop w:val="0"/>
      <w:marBottom w:val="0"/>
      <w:divBdr>
        <w:top w:val="none" w:sz="0" w:space="0" w:color="auto"/>
        <w:left w:val="none" w:sz="0" w:space="0" w:color="auto"/>
        <w:bottom w:val="none" w:sz="0" w:space="0" w:color="auto"/>
        <w:right w:val="none" w:sz="0" w:space="0" w:color="auto"/>
      </w:divBdr>
    </w:div>
    <w:div w:id="97216158">
      <w:bodyDiv w:val="1"/>
      <w:marLeft w:val="0"/>
      <w:marRight w:val="0"/>
      <w:marTop w:val="0"/>
      <w:marBottom w:val="0"/>
      <w:divBdr>
        <w:top w:val="none" w:sz="0" w:space="0" w:color="auto"/>
        <w:left w:val="none" w:sz="0" w:space="0" w:color="auto"/>
        <w:bottom w:val="none" w:sz="0" w:space="0" w:color="auto"/>
        <w:right w:val="none" w:sz="0" w:space="0" w:color="auto"/>
      </w:divBdr>
    </w:div>
    <w:div w:id="97411140">
      <w:bodyDiv w:val="1"/>
      <w:marLeft w:val="0"/>
      <w:marRight w:val="0"/>
      <w:marTop w:val="0"/>
      <w:marBottom w:val="0"/>
      <w:divBdr>
        <w:top w:val="none" w:sz="0" w:space="0" w:color="auto"/>
        <w:left w:val="none" w:sz="0" w:space="0" w:color="auto"/>
        <w:bottom w:val="none" w:sz="0" w:space="0" w:color="auto"/>
        <w:right w:val="none" w:sz="0" w:space="0" w:color="auto"/>
      </w:divBdr>
    </w:div>
    <w:div w:id="98258877">
      <w:bodyDiv w:val="1"/>
      <w:marLeft w:val="0"/>
      <w:marRight w:val="0"/>
      <w:marTop w:val="0"/>
      <w:marBottom w:val="0"/>
      <w:divBdr>
        <w:top w:val="none" w:sz="0" w:space="0" w:color="auto"/>
        <w:left w:val="none" w:sz="0" w:space="0" w:color="auto"/>
        <w:bottom w:val="none" w:sz="0" w:space="0" w:color="auto"/>
        <w:right w:val="none" w:sz="0" w:space="0" w:color="auto"/>
      </w:divBdr>
    </w:div>
    <w:div w:id="98648972">
      <w:bodyDiv w:val="1"/>
      <w:marLeft w:val="0"/>
      <w:marRight w:val="0"/>
      <w:marTop w:val="0"/>
      <w:marBottom w:val="0"/>
      <w:divBdr>
        <w:top w:val="none" w:sz="0" w:space="0" w:color="auto"/>
        <w:left w:val="none" w:sz="0" w:space="0" w:color="auto"/>
        <w:bottom w:val="none" w:sz="0" w:space="0" w:color="auto"/>
        <w:right w:val="none" w:sz="0" w:space="0" w:color="auto"/>
      </w:divBdr>
    </w:div>
    <w:div w:id="99374738">
      <w:bodyDiv w:val="1"/>
      <w:marLeft w:val="0"/>
      <w:marRight w:val="0"/>
      <w:marTop w:val="0"/>
      <w:marBottom w:val="0"/>
      <w:divBdr>
        <w:top w:val="none" w:sz="0" w:space="0" w:color="auto"/>
        <w:left w:val="none" w:sz="0" w:space="0" w:color="auto"/>
        <w:bottom w:val="none" w:sz="0" w:space="0" w:color="auto"/>
        <w:right w:val="none" w:sz="0" w:space="0" w:color="auto"/>
      </w:divBdr>
    </w:div>
    <w:div w:id="99686446">
      <w:bodyDiv w:val="1"/>
      <w:marLeft w:val="0"/>
      <w:marRight w:val="0"/>
      <w:marTop w:val="0"/>
      <w:marBottom w:val="0"/>
      <w:divBdr>
        <w:top w:val="none" w:sz="0" w:space="0" w:color="auto"/>
        <w:left w:val="none" w:sz="0" w:space="0" w:color="auto"/>
        <w:bottom w:val="none" w:sz="0" w:space="0" w:color="auto"/>
        <w:right w:val="none" w:sz="0" w:space="0" w:color="auto"/>
      </w:divBdr>
    </w:div>
    <w:div w:id="99763741">
      <w:bodyDiv w:val="1"/>
      <w:marLeft w:val="0"/>
      <w:marRight w:val="0"/>
      <w:marTop w:val="0"/>
      <w:marBottom w:val="0"/>
      <w:divBdr>
        <w:top w:val="none" w:sz="0" w:space="0" w:color="auto"/>
        <w:left w:val="none" w:sz="0" w:space="0" w:color="auto"/>
        <w:bottom w:val="none" w:sz="0" w:space="0" w:color="auto"/>
        <w:right w:val="none" w:sz="0" w:space="0" w:color="auto"/>
      </w:divBdr>
    </w:div>
    <w:div w:id="99767927">
      <w:bodyDiv w:val="1"/>
      <w:marLeft w:val="0"/>
      <w:marRight w:val="0"/>
      <w:marTop w:val="0"/>
      <w:marBottom w:val="0"/>
      <w:divBdr>
        <w:top w:val="none" w:sz="0" w:space="0" w:color="auto"/>
        <w:left w:val="none" w:sz="0" w:space="0" w:color="auto"/>
        <w:bottom w:val="none" w:sz="0" w:space="0" w:color="auto"/>
        <w:right w:val="none" w:sz="0" w:space="0" w:color="auto"/>
      </w:divBdr>
    </w:div>
    <w:div w:id="99883152">
      <w:bodyDiv w:val="1"/>
      <w:marLeft w:val="0"/>
      <w:marRight w:val="0"/>
      <w:marTop w:val="0"/>
      <w:marBottom w:val="0"/>
      <w:divBdr>
        <w:top w:val="none" w:sz="0" w:space="0" w:color="auto"/>
        <w:left w:val="none" w:sz="0" w:space="0" w:color="auto"/>
        <w:bottom w:val="none" w:sz="0" w:space="0" w:color="auto"/>
        <w:right w:val="none" w:sz="0" w:space="0" w:color="auto"/>
      </w:divBdr>
    </w:div>
    <w:div w:id="99960898">
      <w:bodyDiv w:val="1"/>
      <w:marLeft w:val="0"/>
      <w:marRight w:val="0"/>
      <w:marTop w:val="0"/>
      <w:marBottom w:val="0"/>
      <w:divBdr>
        <w:top w:val="none" w:sz="0" w:space="0" w:color="auto"/>
        <w:left w:val="none" w:sz="0" w:space="0" w:color="auto"/>
        <w:bottom w:val="none" w:sz="0" w:space="0" w:color="auto"/>
        <w:right w:val="none" w:sz="0" w:space="0" w:color="auto"/>
      </w:divBdr>
    </w:div>
    <w:div w:id="100146631">
      <w:bodyDiv w:val="1"/>
      <w:marLeft w:val="0"/>
      <w:marRight w:val="0"/>
      <w:marTop w:val="0"/>
      <w:marBottom w:val="0"/>
      <w:divBdr>
        <w:top w:val="none" w:sz="0" w:space="0" w:color="auto"/>
        <w:left w:val="none" w:sz="0" w:space="0" w:color="auto"/>
        <w:bottom w:val="none" w:sz="0" w:space="0" w:color="auto"/>
        <w:right w:val="none" w:sz="0" w:space="0" w:color="auto"/>
      </w:divBdr>
    </w:div>
    <w:div w:id="100228261">
      <w:bodyDiv w:val="1"/>
      <w:marLeft w:val="0"/>
      <w:marRight w:val="0"/>
      <w:marTop w:val="0"/>
      <w:marBottom w:val="0"/>
      <w:divBdr>
        <w:top w:val="none" w:sz="0" w:space="0" w:color="auto"/>
        <w:left w:val="none" w:sz="0" w:space="0" w:color="auto"/>
        <w:bottom w:val="none" w:sz="0" w:space="0" w:color="auto"/>
        <w:right w:val="none" w:sz="0" w:space="0" w:color="auto"/>
      </w:divBdr>
    </w:div>
    <w:div w:id="100270669">
      <w:bodyDiv w:val="1"/>
      <w:marLeft w:val="0"/>
      <w:marRight w:val="0"/>
      <w:marTop w:val="0"/>
      <w:marBottom w:val="0"/>
      <w:divBdr>
        <w:top w:val="none" w:sz="0" w:space="0" w:color="auto"/>
        <w:left w:val="none" w:sz="0" w:space="0" w:color="auto"/>
        <w:bottom w:val="none" w:sz="0" w:space="0" w:color="auto"/>
        <w:right w:val="none" w:sz="0" w:space="0" w:color="auto"/>
      </w:divBdr>
    </w:div>
    <w:div w:id="100423396">
      <w:bodyDiv w:val="1"/>
      <w:marLeft w:val="0"/>
      <w:marRight w:val="0"/>
      <w:marTop w:val="0"/>
      <w:marBottom w:val="0"/>
      <w:divBdr>
        <w:top w:val="none" w:sz="0" w:space="0" w:color="auto"/>
        <w:left w:val="none" w:sz="0" w:space="0" w:color="auto"/>
        <w:bottom w:val="none" w:sz="0" w:space="0" w:color="auto"/>
        <w:right w:val="none" w:sz="0" w:space="0" w:color="auto"/>
      </w:divBdr>
    </w:div>
    <w:div w:id="101153629">
      <w:bodyDiv w:val="1"/>
      <w:marLeft w:val="0"/>
      <w:marRight w:val="0"/>
      <w:marTop w:val="0"/>
      <w:marBottom w:val="0"/>
      <w:divBdr>
        <w:top w:val="none" w:sz="0" w:space="0" w:color="auto"/>
        <w:left w:val="none" w:sz="0" w:space="0" w:color="auto"/>
        <w:bottom w:val="none" w:sz="0" w:space="0" w:color="auto"/>
        <w:right w:val="none" w:sz="0" w:space="0" w:color="auto"/>
      </w:divBdr>
    </w:div>
    <w:div w:id="101536267">
      <w:bodyDiv w:val="1"/>
      <w:marLeft w:val="0"/>
      <w:marRight w:val="0"/>
      <w:marTop w:val="0"/>
      <w:marBottom w:val="0"/>
      <w:divBdr>
        <w:top w:val="none" w:sz="0" w:space="0" w:color="auto"/>
        <w:left w:val="none" w:sz="0" w:space="0" w:color="auto"/>
        <w:bottom w:val="none" w:sz="0" w:space="0" w:color="auto"/>
        <w:right w:val="none" w:sz="0" w:space="0" w:color="auto"/>
      </w:divBdr>
      <w:divsChild>
        <w:div w:id="1759133935">
          <w:marLeft w:val="640"/>
          <w:marRight w:val="0"/>
          <w:marTop w:val="0"/>
          <w:marBottom w:val="0"/>
          <w:divBdr>
            <w:top w:val="none" w:sz="0" w:space="0" w:color="auto"/>
            <w:left w:val="none" w:sz="0" w:space="0" w:color="auto"/>
            <w:bottom w:val="none" w:sz="0" w:space="0" w:color="auto"/>
            <w:right w:val="none" w:sz="0" w:space="0" w:color="auto"/>
          </w:divBdr>
        </w:div>
        <w:div w:id="752967472">
          <w:marLeft w:val="640"/>
          <w:marRight w:val="0"/>
          <w:marTop w:val="0"/>
          <w:marBottom w:val="0"/>
          <w:divBdr>
            <w:top w:val="none" w:sz="0" w:space="0" w:color="auto"/>
            <w:left w:val="none" w:sz="0" w:space="0" w:color="auto"/>
            <w:bottom w:val="none" w:sz="0" w:space="0" w:color="auto"/>
            <w:right w:val="none" w:sz="0" w:space="0" w:color="auto"/>
          </w:divBdr>
        </w:div>
        <w:div w:id="1201168797">
          <w:marLeft w:val="640"/>
          <w:marRight w:val="0"/>
          <w:marTop w:val="0"/>
          <w:marBottom w:val="0"/>
          <w:divBdr>
            <w:top w:val="none" w:sz="0" w:space="0" w:color="auto"/>
            <w:left w:val="none" w:sz="0" w:space="0" w:color="auto"/>
            <w:bottom w:val="none" w:sz="0" w:space="0" w:color="auto"/>
            <w:right w:val="none" w:sz="0" w:space="0" w:color="auto"/>
          </w:divBdr>
        </w:div>
        <w:div w:id="2074237053">
          <w:marLeft w:val="640"/>
          <w:marRight w:val="0"/>
          <w:marTop w:val="0"/>
          <w:marBottom w:val="0"/>
          <w:divBdr>
            <w:top w:val="none" w:sz="0" w:space="0" w:color="auto"/>
            <w:left w:val="none" w:sz="0" w:space="0" w:color="auto"/>
            <w:bottom w:val="none" w:sz="0" w:space="0" w:color="auto"/>
            <w:right w:val="none" w:sz="0" w:space="0" w:color="auto"/>
          </w:divBdr>
        </w:div>
        <w:div w:id="1199467703">
          <w:marLeft w:val="640"/>
          <w:marRight w:val="0"/>
          <w:marTop w:val="0"/>
          <w:marBottom w:val="0"/>
          <w:divBdr>
            <w:top w:val="none" w:sz="0" w:space="0" w:color="auto"/>
            <w:left w:val="none" w:sz="0" w:space="0" w:color="auto"/>
            <w:bottom w:val="none" w:sz="0" w:space="0" w:color="auto"/>
            <w:right w:val="none" w:sz="0" w:space="0" w:color="auto"/>
          </w:divBdr>
        </w:div>
        <w:div w:id="1537546214">
          <w:marLeft w:val="640"/>
          <w:marRight w:val="0"/>
          <w:marTop w:val="0"/>
          <w:marBottom w:val="0"/>
          <w:divBdr>
            <w:top w:val="none" w:sz="0" w:space="0" w:color="auto"/>
            <w:left w:val="none" w:sz="0" w:space="0" w:color="auto"/>
            <w:bottom w:val="none" w:sz="0" w:space="0" w:color="auto"/>
            <w:right w:val="none" w:sz="0" w:space="0" w:color="auto"/>
          </w:divBdr>
        </w:div>
        <w:div w:id="1812286692">
          <w:marLeft w:val="640"/>
          <w:marRight w:val="0"/>
          <w:marTop w:val="0"/>
          <w:marBottom w:val="0"/>
          <w:divBdr>
            <w:top w:val="none" w:sz="0" w:space="0" w:color="auto"/>
            <w:left w:val="none" w:sz="0" w:space="0" w:color="auto"/>
            <w:bottom w:val="none" w:sz="0" w:space="0" w:color="auto"/>
            <w:right w:val="none" w:sz="0" w:space="0" w:color="auto"/>
          </w:divBdr>
        </w:div>
        <w:div w:id="1842500870">
          <w:marLeft w:val="640"/>
          <w:marRight w:val="0"/>
          <w:marTop w:val="0"/>
          <w:marBottom w:val="0"/>
          <w:divBdr>
            <w:top w:val="none" w:sz="0" w:space="0" w:color="auto"/>
            <w:left w:val="none" w:sz="0" w:space="0" w:color="auto"/>
            <w:bottom w:val="none" w:sz="0" w:space="0" w:color="auto"/>
            <w:right w:val="none" w:sz="0" w:space="0" w:color="auto"/>
          </w:divBdr>
        </w:div>
        <w:div w:id="1914926316">
          <w:marLeft w:val="640"/>
          <w:marRight w:val="0"/>
          <w:marTop w:val="0"/>
          <w:marBottom w:val="0"/>
          <w:divBdr>
            <w:top w:val="none" w:sz="0" w:space="0" w:color="auto"/>
            <w:left w:val="none" w:sz="0" w:space="0" w:color="auto"/>
            <w:bottom w:val="none" w:sz="0" w:space="0" w:color="auto"/>
            <w:right w:val="none" w:sz="0" w:space="0" w:color="auto"/>
          </w:divBdr>
        </w:div>
        <w:div w:id="900169052">
          <w:marLeft w:val="640"/>
          <w:marRight w:val="0"/>
          <w:marTop w:val="0"/>
          <w:marBottom w:val="0"/>
          <w:divBdr>
            <w:top w:val="none" w:sz="0" w:space="0" w:color="auto"/>
            <w:left w:val="none" w:sz="0" w:space="0" w:color="auto"/>
            <w:bottom w:val="none" w:sz="0" w:space="0" w:color="auto"/>
            <w:right w:val="none" w:sz="0" w:space="0" w:color="auto"/>
          </w:divBdr>
        </w:div>
        <w:div w:id="1768428027">
          <w:marLeft w:val="640"/>
          <w:marRight w:val="0"/>
          <w:marTop w:val="0"/>
          <w:marBottom w:val="0"/>
          <w:divBdr>
            <w:top w:val="none" w:sz="0" w:space="0" w:color="auto"/>
            <w:left w:val="none" w:sz="0" w:space="0" w:color="auto"/>
            <w:bottom w:val="none" w:sz="0" w:space="0" w:color="auto"/>
            <w:right w:val="none" w:sz="0" w:space="0" w:color="auto"/>
          </w:divBdr>
        </w:div>
        <w:div w:id="1337919599">
          <w:marLeft w:val="640"/>
          <w:marRight w:val="0"/>
          <w:marTop w:val="0"/>
          <w:marBottom w:val="0"/>
          <w:divBdr>
            <w:top w:val="none" w:sz="0" w:space="0" w:color="auto"/>
            <w:left w:val="none" w:sz="0" w:space="0" w:color="auto"/>
            <w:bottom w:val="none" w:sz="0" w:space="0" w:color="auto"/>
            <w:right w:val="none" w:sz="0" w:space="0" w:color="auto"/>
          </w:divBdr>
        </w:div>
        <w:div w:id="449127750">
          <w:marLeft w:val="640"/>
          <w:marRight w:val="0"/>
          <w:marTop w:val="0"/>
          <w:marBottom w:val="0"/>
          <w:divBdr>
            <w:top w:val="none" w:sz="0" w:space="0" w:color="auto"/>
            <w:left w:val="none" w:sz="0" w:space="0" w:color="auto"/>
            <w:bottom w:val="none" w:sz="0" w:space="0" w:color="auto"/>
            <w:right w:val="none" w:sz="0" w:space="0" w:color="auto"/>
          </w:divBdr>
        </w:div>
        <w:div w:id="304355407">
          <w:marLeft w:val="640"/>
          <w:marRight w:val="0"/>
          <w:marTop w:val="0"/>
          <w:marBottom w:val="0"/>
          <w:divBdr>
            <w:top w:val="none" w:sz="0" w:space="0" w:color="auto"/>
            <w:left w:val="none" w:sz="0" w:space="0" w:color="auto"/>
            <w:bottom w:val="none" w:sz="0" w:space="0" w:color="auto"/>
            <w:right w:val="none" w:sz="0" w:space="0" w:color="auto"/>
          </w:divBdr>
        </w:div>
        <w:div w:id="422646079">
          <w:marLeft w:val="640"/>
          <w:marRight w:val="0"/>
          <w:marTop w:val="0"/>
          <w:marBottom w:val="0"/>
          <w:divBdr>
            <w:top w:val="none" w:sz="0" w:space="0" w:color="auto"/>
            <w:left w:val="none" w:sz="0" w:space="0" w:color="auto"/>
            <w:bottom w:val="none" w:sz="0" w:space="0" w:color="auto"/>
            <w:right w:val="none" w:sz="0" w:space="0" w:color="auto"/>
          </w:divBdr>
        </w:div>
        <w:div w:id="671681004">
          <w:marLeft w:val="640"/>
          <w:marRight w:val="0"/>
          <w:marTop w:val="0"/>
          <w:marBottom w:val="0"/>
          <w:divBdr>
            <w:top w:val="none" w:sz="0" w:space="0" w:color="auto"/>
            <w:left w:val="none" w:sz="0" w:space="0" w:color="auto"/>
            <w:bottom w:val="none" w:sz="0" w:space="0" w:color="auto"/>
            <w:right w:val="none" w:sz="0" w:space="0" w:color="auto"/>
          </w:divBdr>
        </w:div>
        <w:div w:id="1041445111">
          <w:marLeft w:val="640"/>
          <w:marRight w:val="0"/>
          <w:marTop w:val="0"/>
          <w:marBottom w:val="0"/>
          <w:divBdr>
            <w:top w:val="none" w:sz="0" w:space="0" w:color="auto"/>
            <w:left w:val="none" w:sz="0" w:space="0" w:color="auto"/>
            <w:bottom w:val="none" w:sz="0" w:space="0" w:color="auto"/>
            <w:right w:val="none" w:sz="0" w:space="0" w:color="auto"/>
          </w:divBdr>
        </w:div>
        <w:div w:id="112328867">
          <w:marLeft w:val="640"/>
          <w:marRight w:val="0"/>
          <w:marTop w:val="0"/>
          <w:marBottom w:val="0"/>
          <w:divBdr>
            <w:top w:val="none" w:sz="0" w:space="0" w:color="auto"/>
            <w:left w:val="none" w:sz="0" w:space="0" w:color="auto"/>
            <w:bottom w:val="none" w:sz="0" w:space="0" w:color="auto"/>
            <w:right w:val="none" w:sz="0" w:space="0" w:color="auto"/>
          </w:divBdr>
        </w:div>
        <w:div w:id="1679118938">
          <w:marLeft w:val="640"/>
          <w:marRight w:val="0"/>
          <w:marTop w:val="0"/>
          <w:marBottom w:val="0"/>
          <w:divBdr>
            <w:top w:val="none" w:sz="0" w:space="0" w:color="auto"/>
            <w:left w:val="none" w:sz="0" w:space="0" w:color="auto"/>
            <w:bottom w:val="none" w:sz="0" w:space="0" w:color="auto"/>
            <w:right w:val="none" w:sz="0" w:space="0" w:color="auto"/>
          </w:divBdr>
        </w:div>
        <w:div w:id="2030986832">
          <w:marLeft w:val="640"/>
          <w:marRight w:val="0"/>
          <w:marTop w:val="0"/>
          <w:marBottom w:val="0"/>
          <w:divBdr>
            <w:top w:val="none" w:sz="0" w:space="0" w:color="auto"/>
            <w:left w:val="none" w:sz="0" w:space="0" w:color="auto"/>
            <w:bottom w:val="none" w:sz="0" w:space="0" w:color="auto"/>
            <w:right w:val="none" w:sz="0" w:space="0" w:color="auto"/>
          </w:divBdr>
        </w:div>
        <w:div w:id="862330380">
          <w:marLeft w:val="640"/>
          <w:marRight w:val="0"/>
          <w:marTop w:val="0"/>
          <w:marBottom w:val="0"/>
          <w:divBdr>
            <w:top w:val="none" w:sz="0" w:space="0" w:color="auto"/>
            <w:left w:val="none" w:sz="0" w:space="0" w:color="auto"/>
            <w:bottom w:val="none" w:sz="0" w:space="0" w:color="auto"/>
            <w:right w:val="none" w:sz="0" w:space="0" w:color="auto"/>
          </w:divBdr>
        </w:div>
        <w:div w:id="1434398985">
          <w:marLeft w:val="640"/>
          <w:marRight w:val="0"/>
          <w:marTop w:val="0"/>
          <w:marBottom w:val="0"/>
          <w:divBdr>
            <w:top w:val="none" w:sz="0" w:space="0" w:color="auto"/>
            <w:left w:val="none" w:sz="0" w:space="0" w:color="auto"/>
            <w:bottom w:val="none" w:sz="0" w:space="0" w:color="auto"/>
            <w:right w:val="none" w:sz="0" w:space="0" w:color="auto"/>
          </w:divBdr>
        </w:div>
        <w:div w:id="796528349">
          <w:marLeft w:val="640"/>
          <w:marRight w:val="0"/>
          <w:marTop w:val="0"/>
          <w:marBottom w:val="0"/>
          <w:divBdr>
            <w:top w:val="none" w:sz="0" w:space="0" w:color="auto"/>
            <w:left w:val="none" w:sz="0" w:space="0" w:color="auto"/>
            <w:bottom w:val="none" w:sz="0" w:space="0" w:color="auto"/>
            <w:right w:val="none" w:sz="0" w:space="0" w:color="auto"/>
          </w:divBdr>
        </w:div>
        <w:div w:id="917594159">
          <w:marLeft w:val="640"/>
          <w:marRight w:val="0"/>
          <w:marTop w:val="0"/>
          <w:marBottom w:val="0"/>
          <w:divBdr>
            <w:top w:val="none" w:sz="0" w:space="0" w:color="auto"/>
            <w:left w:val="none" w:sz="0" w:space="0" w:color="auto"/>
            <w:bottom w:val="none" w:sz="0" w:space="0" w:color="auto"/>
            <w:right w:val="none" w:sz="0" w:space="0" w:color="auto"/>
          </w:divBdr>
        </w:div>
        <w:div w:id="546911329">
          <w:marLeft w:val="640"/>
          <w:marRight w:val="0"/>
          <w:marTop w:val="0"/>
          <w:marBottom w:val="0"/>
          <w:divBdr>
            <w:top w:val="none" w:sz="0" w:space="0" w:color="auto"/>
            <w:left w:val="none" w:sz="0" w:space="0" w:color="auto"/>
            <w:bottom w:val="none" w:sz="0" w:space="0" w:color="auto"/>
            <w:right w:val="none" w:sz="0" w:space="0" w:color="auto"/>
          </w:divBdr>
        </w:div>
        <w:div w:id="148206595">
          <w:marLeft w:val="640"/>
          <w:marRight w:val="0"/>
          <w:marTop w:val="0"/>
          <w:marBottom w:val="0"/>
          <w:divBdr>
            <w:top w:val="none" w:sz="0" w:space="0" w:color="auto"/>
            <w:left w:val="none" w:sz="0" w:space="0" w:color="auto"/>
            <w:bottom w:val="none" w:sz="0" w:space="0" w:color="auto"/>
            <w:right w:val="none" w:sz="0" w:space="0" w:color="auto"/>
          </w:divBdr>
        </w:div>
        <w:div w:id="968826216">
          <w:marLeft w:val="640"/>
          <w:marRight w:val="0"/>
          <w:marTop w:val="0"/>
          <w:marBottom w:val="0"/>
          <w:divBdr>
            <w:top w:val="none" w:sz="0" w:space="0" w:color="auto"/>
            <w:left w:val="none" w:sz="0" w:space="0" w:color="auto"/>
            <w:bottom w:val="none" w:sz="0" w:space="0" w:color="auto"/>
            <w:right w:val="none" w:sz="0" w:space="0" w:color="auto"/>
          </w:divBdr>
        </w:div>
        <w:div w:id="669140727">
          <w:marLeft w:val="640"/>
          <w:marRight w:val="0"/>
          <w:marTop w:val="0"/>
          <w:marBottom w:val="0"/>
          <w:divBdr>
            <w:top w:val="none" w:sz="0" w:space="0" w:color="auto"/>
            <w:left w:val="none" w:sz="0" w:space="0" w:color="auto"/>
            <w:bottom w:val="none" w:sz="0" w:space="0" w:color="auto"/>
            <w:right w:val="none" w:sz="0" w:space="0" w:color="auto"/>
          </w:divBdr>
        </w:div>
        <w:div w:id="2117367470">
          <w:marLeft w:val="640"/>
          <w:marRight w:val="0"/>
          <w:marTop w:val="0"/>
          <w:marBottom w:val="0"/>
          <w:divBdr>
            <w:top w:val="none" w:sz="0" w:space="0" w:color="auto"/>
            <w:left w:val="none" w:sz="0" w:space="0" w:color="auto"/>
            <w:bottom w:val="none" w:sz="0" w:space="0" w:color="auto"/>
            <w:right w:val="none" w:sz="0" w:space="0" w:color="auto"/>
          </w:divBdr>
        </w:div>
        <w:div w:id="231354248">
          <w:marLeft w:val="640"/>
          <w:marRight w:val="0"/>
          <w:marTop w:val="0"/>
          <w:marBottom w:val="0"/>
          <w:divBdr>
            <w:top w:val="none" w:sz="0" w:space="0" w:color="auto"/>
            <w:left w:val="none" w:sz="0" w:space="0" w:color="auto"/>
            <w:bottom w:val="none" w:sz="0" w:space="0" w:color="auto"/>
            <w:right w:val="none" w:sz="0" w:space="0" w:color="auto"/>
          </w:divBdr>
        </w:div>
      </w:divsChild>
    </w:div>
    <w:div w:id="101655324">
      <w:bodyDiv w:val="1"/>
      <w:marLeft w:val="0"/>
      <w:marRight w:val="0"/>
      <w:marTop w:val="0"/>
      <w:marBottom w:val="0"/>
      <w:divBdr>
        <w:top w:val="none" w:sz="0" w:space="0" w:color="auto"/>
        <w:left w:val="none" w:sz="0" w:space="0" w:color="auto"/>
        <w:bottom w:val="none" w:sz="0" w:space="0" w:color="auto"/>
        <w:right w:val="none" w:sz="0" w:space="0" w:color="auto"/>
      </w:divBdr>
    </w:div>
    <w:div w:id="101657946">
      <w:bodyDiv w:val="1"/>
      <w:marLeft w:val="0"/>
      <w:marRight w:val="0"/>
      <w:marTop w:val="0"/>
      <w:marBottom w:val="0"/>
      <w:divBdr>
        <w:top w:val="none" w:sz="0" w:space="0" w:color="auto"/>
        <w:left w:val="none" w:sz="0" w:space="0" w:color="auto"/>
        <w:bottom w:val="none" w:sz="0" w:space="0" w:color="auto"/>
        <w:right w:val="none" w:sz="0" w:space="0" w:color="auto"/>
      </w:divBdr>
    </w:div>
    <w:div w:id="101925594">
      <w:bodyDiv w:val="1"/>
      <w:marLeft w:val="0"/>
      <w:marRight w:val="0"/>
      <w:marTop w:val="0"/>
      <w:marBottom w:val="0"/>
      <w:divBdr>
        <w:top w:val="none" w:sz="0" w:space="0" w:color="auto"/>
        <w:left w:val="none" w:sz="0" w:space="0" w:color="auto"/>
        <w:bottom w:val="none" w:sz="0" w:space="0" w:color="auto"/>
        <w:right w:val="none" w:sz="0" w:space="0" w:color="auto"/>
      </w:divBdr>
    </w:div>
    <w:div w:id="102380080">
      <w:bodyDiv w:val="1"/>
      <w:marLeft w:val="0"/>
      <w:marRight w:val="0"/>
      <w:marTop w:val="0"/>
      <w:marBottom w:val="0"/>
      <w:divBdr>
        <w:top w:val="none" w:sz="0" w:space="0" w:color="auto"/>
        <w:left w:val="none" w:sz="0" w:space="0" w:color="auto"/>
        <w:bottom w:val="none" w:sz="0" w:space="0" w:color="auto"/>
        <w:right w:val="none" w:sz="0" w:space="0" w:color="auto"/>
      </w:divBdr>
    </w:div>
    <w:div w:id="102382496">
      <w:bodyDiv w:val="1"/>
      <w:marLeft w:val="0"/>
      <w:marRight w:val="0"/>
      <w:marTop w:val="0"/>
      <w:marBottom w:val="0"/>
      <w:divBdr>
        <w:top w:val="none" w:sz="0" w:space="0" w:color="auto"/>
        <w:left w:val="none" w:sz="0" w:space="0" w:color="auto"/>
        <w:bottom w:val="none" w:sz="0" w:space="0" w:color="auto"/>
        <w:right w:val="none" w:sz="0" w:space="0" w:color="auto"/>
      </w:divBdr>
    </w:div>
    <w:div w:id="102726299">
      <w:bodyDiv w:val="1"/>
      <w:marLeft w:val="0"/>
      <w:marRight w:val="0"/>
      <w:marTop w:val="0"/>
      <w:marBottom w:val="0"/>
      <w:divBdr>
        <w:top w:val="none" w:sz="0" w:space="0" w:color="auto"/>
        <w:left w:val="none" w:sz="0" w:space="0" w:color="auto"/>
        <w:bottom w:val="none" w:sz="0" w:space="0" w:color="auto"/>
        <w:right w:val="none" w:sz="0" w:space="0" w:color="auto"/>
      </w:divBdr>
    </w:div>
    <w:div w:id="102769060">
      <w:bodyDiv w:val="1"/>
      <w:marLeft w:val="0"/>
      <w:marRight w:val="0"/>
      <w:marTop w:val="0"/>
      <w:marBottom w:val="0"/>
      <w:divBdr>
        <w:top w:val="none" w:sz="0" w:space="0" w:color="auto"/>
        <w:left w:val="none" w:sz="0" w:space="0" w:color="auto"/>
        <w:bottom w:val="none" w:sz="0" w:space="0" w:color="auto"/>
        <w:right w:val="none" w:sz="0" w:space="0" w:color="auto"/>
      </w:divBdr>
    </w:div>
    <w:div w:id="102893214">
      <w:bodyDiv w:val="1"/>
      <w:marLeft w:val="0"/>
      <w:marRight w:val="0"/>
      <w:marTop w:val="0"/>
      <w:marBottom w:val="0"/>
      <w:divBdr>
        <w:top w:val="none" w:sz="0" w:space="0" w:color="auto"/>
        <w:left w:val="none" w:sz="0" w:space="0" w:color="auto"/>
        <w:bottom w:val="none" w:sz="0" w:space="0" w:color="auto"/>
        <w:right w:val="none" w:sz="0" w:space="0" w:color="auto"/>
      </w:divBdr>
    </w:div>
    <w:div w:id="103381294">
      <w:bodyDiv w:val="1"/>
      <w:marLeft w:val="0"/>
      <w:marRight w:val="0"/>
      <w:marTop w:val="0"/>
      <w:marBottom w:val="0"/>
      <w:divBdr>
        <w:top w:val="none" w:sz="0" w:space="0" w:color="auto"/>
        <w:left w:val="none" w:sz="0" w:space="0" w:color="auto"/>
        <w:bottom w:val="none" w:sz="0" w:space="0" w:color="auto"/>
        <w:right w:val="none" w:sz="0" w:space="0" w:color="auto"/>
      </w:divBdr>
      <w:divsChild>
        <w:div w:id="154492788">
          <w:marLeft w:val="0"/>
          <w:marRight w:val="0"/>
          <w:marTop w:val="0"/>
          <w:marBottom w:val="0"/>
          <w:divBdr>
            <w:top w:val="none" w:sz="0" w:space="0" w:color="auto"/>
            <w:left w:val="none" w:sz="0" w:space="0" w:color="auto"/>
            <w:bottom w:val="none" w:sz="0" w:space="0" w:color="auto"/>
            <w:right w:val="none" w:sz="0" w:space="0" w:color="auto"/>
          </w:divBdr>
        </w:div>
        <w:div w:id="432745311">
          <w:marLeft w:val="0"/>
          <w:marRight w:val="0"/>
          <w:marTop w:val="0"/>
          <w:marBottom w:val="0"/>
          <w:divBdr>
            <w:top w:val="none" w:sz="0" w:space="0" w:color="auto"/>
            <w:left w:val="none" w:sz="0" w:space="0" w:color="auto"/>
            <w:bottom w:val="none" w:sz="0" w:space="0" w:color="auto"/>
            <w:right w:val="none" w:sz="0" w:space="0" w:color="auto"/>
          </w:divBdr>
        </w:div>
        <w:div w:id="1901479661">
          <w:marLeft w:val="0"/>
          <w:marRight w:val="0"/>
          <w:marTop w:val="0"/>
          <w:marBottom w:val="0"/>
          <w:divBdr>
            <w:top w:val="none" w:sz="0" w:space="0" w:color="auto"/>
            <w:left w:val="none" w:sz="0" w:space="0" w:color="auto"/>
            <w:bottom w:val="none" w:sz="0" w:space="0" w:color="auto"/>
            <w:right w:val="none" w:sz="0" w:space="0" w:color="auto"/>
          </w:divBdr>
        </w:div>
        <w:div w:id="340737845">
          <w:marLeft w:val="0"/>
          <w:marRight w:val="0"/>
          <w:marTop w:val="0"/>
          <w:marBottom w:val="0"/>
          <w:divBdr>
            <w:top w:val="none" w:sz="0" w:space="0" w:color="auto"/>
            <w:left w:val="none" w:sz="0" w:space="0" w:color="auto"/>
            <w:bottom w:val="none" w:sz="0" w:space="0" w:color="auto"/>
            <w:right w:val="none" w:sz="0" w:space="0" w:color="auto"/>
          </w:divBdr>
        </w:div>
        <w:div w:id="1827431222">
          <w:marLeft w:val="0"/>
          <w:marRight w:val="0"/>
          <w:marTop w:val="0"/>
          <w:marBottom w:val="0"/>
          <w:divBdr>
            <w:top w:val="none" w:sz="0" w:space="0" w:color="auto"/>
            <w:left w:val="none" w:sz="0" w:space="0" w:color="auto"/>
            <w:bottom w:val="none" w:sz="0" w:space="0" w:color="auto"/>
            <w:right w:val="none" w:sz="0" w:space="0" w:color="auto"/>
          </w:divBdr>
        </w:div>
        <w:div w:id="1105269763">
          <w:marLeft w:val="0"/>
          <w:marRight w:val="0"/>
          <w:marTop w:val="0"/>
          <w:marBottom w:val="0"/>
          <w:divBdr>
            <w:top w:val="none" w:sz="0" w:space="0" w:color="auto"/>
            <w:left w:val="none" w:sz="0" w:space="0" w:color="auto"/>
            <w:bottom w:val="none" w:sz="0" w:space="0" w:color="auto"/>
            <w:right w:val="none" w:sz="0" w:space="0" w:color="auto"/>
          </w:divBdr>
        </w:div>
        <w:div w:id="904536311">
          <w:marLeft w:val="0"/>
          <w:marRight w:val="0"/>
          <w:marTop w:val="0"/>
          <w:marBottom w:val="0"/>
          <w:divBdr>
            <w:top w:val="none" w:sz="0" w:space="0" w:color="auto"/>
            <w:left w:val="none" w:sz="0" w:space="0" w:color="auto"/>
            <w:bottom w:val="none" w:sz="0" w:space="0" w:color="auto"/>
            <w:right w:val="none" w:sz="0" w:space="0" w:color="auto"/>
          </w:divBdr>
        </w:div>
        <w:div w:id="1098136188">
          <w:marLeft w:val="0"/>
          <w:marRight w:val="0"/>
          <w:marTop w:val="0"/>
          <w:marBottom w:val="0"/>
          <w:divBdr>
            <w:top w:val="none" w:sz="0" w:space="0" w:color="auto"/>
            <w:left w:val="none" w:sz="0" w:space="0" w:color="auto"/>
            <w:bottom w:val="none" w:sz="0" w:space="0" w:color="auto"/>
            <w:right w:val="none" w:sz="0" w:space="0" w:color="auto"/>
          </w:divBdr>
        </w:div>
        <w:div w:id="1159881475">
          <w:marLeft w:val="0"/>
          <w:marRight w:val="0"/>
          <w:marTop w:val="0"/>
          <w:marBottom w:val="0"/>
          <w:divBdr>
            <w:top w:val="none" w:sz="0" w:space="0" w:color="auto"/>
            <w:left w:val="none" w:sz="0" w:space="0" w:color="auto"/>
            <w:bottom w:val="none" w:sz="0" w:space="0" w:color="auto"/>
            <w:right w:val="none" w:sz="0" w:space="0" w:color="auto"/>
          </w:divBdr>
        </w:div>
        <w:div w:id="335502332">
          <w:marLeft w:val="0"/>
          <w:marRight w:val="0"/>
          <w:marTop w:val="0"/>
          <w:marBottom w:val="0"/>
          <w:divBdr>
            <w:top w:val="none" w:sz="0" w:space="0" w:color="auto"/>
            <w:left w:val="none" w:sz="0" w:space="0" w:color="auto"/>
            <w:bottom w:val="none" w:sz="0" w:space="0" w:color="auto"/>
            <w:right w:val="none" w:sz="0" w:space="0" w:color="auto"/>
          </w:divBdr>
        </w:div>
        <w:div w:id="1880312721">
          <w:marLeft w:val="0"/>
          <w:marRight w:val="0"/>
          <w:marTop w:val="0"/>
          <w:marBottom w:val="0"/>
          <w:divBdr>
            <w:top w:val="none" w:sz="0" w:space="0" w:color="auto"/>
            <w:left w:val="none" w:sz="0" w:space="0" w:color="auto"/>
            <w:bottom w:val="none" w:sz="0" w:space="0" w:color="auto"/>
            <w:right w:val="none" w:sz="0" w:space="0" w:color="auto"/>
          </w:divBdr>
        </w:div>
        <w:div w:id="540484925">
          <w:marLeft w:val="0"/>
          <w:marRight w:val="0"/>
          <w:marTop w:val="0"/>
          <w:marBottom w:val="0"/>
          <w:divBdr>
            <w:top w:val="none" w:sz="0" w:space="0" w:color="auto"/>
            <w:left w:val="none" w:sz="0" w:space="0" w:color="auto"/>
            <w:bottom w:val="none" w:sz="0" w:space="0" w:color="auto"/>
            <w:right w:val="none" w:sz="0" w:space="0" w:color="auto"/>
          </w:divBdr>
        </w:div>
        <w:div w:id="790631537">
          <w:marLeft w:val="0"/>
          <w:marRight w:val="0"/>
          <w:marTop w:val="0"/>
          <w:marBottom w:val="0"/>
          <w:divBdr>
            <w:top w:val="none" w:sz="0" w:space="0" w:color="auto"/>
            <w:left w:val="none" w:sz="0" w:space="0" w:color="auto"/>
            <w:bottom w:val="none" w:sz="0" w:space="0" w:color="auto"/>
            <w:right w:val="none" w:sz="0" w:space="0" w:color="auto"/>
          </w:divBdr>
        </w:div>
        <w:div w:id="979113809">
          <w:marLeft w:val="0"/>
          <w:marRight w:val="0"/>
          <w:marTop w:val="0"/>
          <w:marBottom w:val="0"/>
          <w:divBdr>
            <w:top w:val="none" w:sz="0" w:space="0" w:color="auto"/>
            <w:left w:val="none" w:sz="0" w:space="0" w:color="auto"/>
            <w:bottom w:val="none" w:sz="0" w:space="0" w:color="auto"/>
            <w:right w:val="none" w:sz="0" w:space="0" w:color="auto"/>
          </w:divBdr>
        </w:div>
        <w:div w:id="2134397533">
          <w:marLeft w:val="0"/>
          <w:marRight w:val="0"/>
          <w:marTop w:val="0"/>
          <w:marBottom w:val="0"/>
          <w:divBdr>
            <w:top w:val="none" w:sz="0" w:space="0" w:color="auto"/>
            <w:left w:val="none" w:sz="0" w:space="0" w:color="auto"/>
            <w:bottom w:val="none" w:sz="0" w:space="0" w:color="auto"/>
            <w:right w:val="none" w:sz="0" w:space="0" w:color="auto"/>
          </w:divBdr>
        </w:div>
        <w:div w:id="1645427411">
          <w:marLeft w:val="0"/>
          <w:marRight w:val="0"/>
          <w:marTop w:val="0"/>
          <w:marBottom w:val="0"/>
          <w:divBdr>
            <w:top w:val="none" w:sz="0" w:space="0" w:color="auto"/>
            <w:left w:val="none" w:sz="0" w:space="0" w:color="auto"/>
            <w:bottom w:val="none" w:sz="0" w:space="0" w:color="auto"/>
            <w:right w:val="none" w:sz="0" w:space="0" w:color="auto"/>
          </w:divBdr>
        </w:div>
        <w:div w:id="1074427807">
          <w:marLeft w:val="0"/>
          <w:marRight w:val="0"/>
          <w:marTop w:val="0"/>
          <w:marBottom w:val="0"/>
          <w:divBdr>
            <w:top w:val="none" w:sz="0" w:space="0" w:color="auto"/>
            <w:left w:val="none" w:sz="0" w:space="0" w:color="auto"/>
            <w:bottom w:val="none" w:sz="0" w:space="0" w:color="auto"/>
            <w:right w:val="none" w:sz="0" w:space="0" w:color="auto"/>
          </w:divBdr>
        </w:div>
        <w:div w:id="947927713">
          <w:marLeft w:val="0"/>
          <w:marRight w:val="0"/>
          <w:marTop w:val="0"/>
          <w:marBottom w:val="0"/>
          <w:divBdr>
            <w:top w:val="none" w:sz="0" w:space="0" w:color="auto"/>
            <w:left w:val="none" w:sz="0" w:space="0" w:color="auto"/>
            <w:bottom w:val="none" w:sz="0" w:space="0" w:color="auto"/>
            <w:right w:val="none" w:sz="0" w:space="0" w:color="auto"/>
          </w:divBdr>
        </w:div>
        <w:div w:id="1135173387">
          <w:marLeft w:val="0"/>
          <w:marRight w:val="0"/>
          <w:marTop w:val="0"/>
          <w:marBottom w:val="0"/>
          <w:divBdr>
            <w:top w:val="none" w:sz="0" w:space="0" w:color="auto"/>
            <w:left w:val="none" w:sz="0" w:space="0" w:color="auto"/>
            <w:bottom w:val="none" w:sz="0" w:space="0" w:color="auto"/>
            <w:right w:val="none" w:sz="0" w:space="0" w:color="auto"/>
          </w:divBdr>
        </w:div>
        <w:div w:id="1545946511">
          <w:marLeft w:val="0"/>
          <w:marRight w:val="0"/>
          <w:marTop w:val="0"/>
          <w:marBottom w:val="0"/>
          <w:divBdr>
            <w:top w:val="none" w:sz="0" w:space="0" w:color="auto"/>
            <w:left w:val="none" w:sz="0" w:space="0" w:color="auto"/>
            <w:bottom w:val="none" w:sz="0" w:space="0" w:color="auto"/>
            <w:right w:val="none" w:sz="0" w:space="0" w:color="auto"/>
          </w:divBdr>
        </w:div>
        <w:div w:id="774208004">
          <w:marLeft w:val="0"/>
          <w:marRight w:val="0"/>
          <w:marTop w:val="0"/>
          <w:marBottom w:val="0"/>
          <w:divBdr>
            <w:top w:val="none" w:sz="0" w:space="0" w:color="auto"/>
            <w:left w:val="none" w:sz="0" w:space="0" w:color="auto"/>
            <w:bottom w:val="none" w:sz="0" w:space="0" w:color="auto"/>
            <w:right w:val="none" w:sz="0" w:space="0" w:color="auto"/>
          </w:divBdr>
        </w:div>
        <w:div w:id="721559458">
          <w:marLeft w:val="0"/>
          <w:marRight w:val="0"/>
          <w:marTop w:val="0"/>
          <w:marBottom w:val="0"/>
          <w:divBdr>
            <w:top w:val="none" w:sz="0" w:space="0" w:color="auto"/>
            <w:left w:val="none" w:sz="0" w:space="0" w:color="auto"/>
            <w:bottom w:val="none" w:sz="0" w:space="0" w:color="auto"/>
            <w:right w:val="none" w:sz="0" w:space="0" w:color="auto"/>
          </w:divBdr>
        </w:div>
        <w:div w:id="260916469">
          <w:marLeft w:val="0"/>
          <w:marRight w:val="0"/>
          <w:marTop w:val="0"/>
          <w:marBottom w:val="0"/>
          <w:divBdr>
            <w:top w:val="none" w:sz="0" w:space="0" w:color="auto"/>
            <w:left w:val="none" w:sz="0" w:space="0" w:color="auto"/>
            <w:bottom w:val="none" w:sz="0" w:space="0" w:color="auto"/>
            <w:right w:val="none" w:sz="0" w:space="0" w:color="auto"/>
          </w:divBdr>
        </w:div>
        <w:div w:id="135494032">
          <w:marLeft w:val="0"/>
          <w:marRight w:val="0"/>
          <w:marTop w:val="0"/>
          <w:marBottom w:val="0"/>
          <w:divBdr>
            <w:top w:val="none" w:sz="0" w:space="0" w:color="auto"/>
            <w:left w:val="none" w:sz="0" w:space="0" w:color="auto"/>
            <w:bottom w:val="none" w:sz="0" w:space="0" w:color="auto"/>
            <w:right w:val="none" w:sz="0" w:space="0" w:color="auto"/>
          </w:divBdr>
        </w:div>
        <w:div w:id="1135220815">
          <w:marLeft w:val="0"/>
          <w:marRight w:val="0"/>
          <w:marTop w:val="0"/>
          <w:marBottom w:val="0"/>
          <w:divBdr>
            <w:top w:val="none" w:sz="0" w:space="0" w:color="auto"/>
            <w:left w:val="none" w:sz="0" w:space="0" w:color="auto"/>
            <w:bottom w:val="none" w:sz="0" w:space="0" w:color="auto"/>
            <w:right w:val="none" w:sz="0" w:space="0" w:color="auto"/>
          </w:divBdr>
        </w:div>
        <w:div w:id="594826517">
          <w:marLeft w:val="0"/>
          <w:marRight w:val="0"/>
          <w:marTop w:val="0"/>
          <w:marBottom w:val="0"/>
          <w:divBdr>
            <w:top w:val="none" w:sz="0" w:space="0" w:color="auto"/>
            <w:left w:val="none" w:sz="0" w:space="0" w:color="auto"/>
            <w:bottom w:val="none" w:sz="0" w:space="0" w:color="auto"/>
            <w:right w:val="none" w:sz="0" w:space="0" w:color="auto"/>
          </w:divBdr>
        </w:div>
        <w:div w:id="927038072">
          <w:marLeft w:val="0"/>
          <w:marRight w:val="0"/>
          <w:marTop w:val="0"/>
          <w:marBottom w:val="0"/>
          <w:divBdr>
            <w:top w:val="none" w:sz="0" w:space="0" w:color="auto"/>
            <w:left w:val="none" w:sz="0" w:space="0" w:color="auto"/>
            <w:bottom w:val="none" w:sz="0" w:space="0" w:color="auto"/>
            <w:right w:val="none" w:sz="0" w:space="0" w:color="auto"/>
          </w:divBdr>
        </w:div>
        <w:div w:id="1800567718">
          <w:marLeft w:val="0"/>
          <w:marRight w:val="0"/>
          <w:marTop w:val="0"/>
          <w:marBottom w:val="0"/>
          <w:divBdr>
            <w:top w:val="none" w:sz="0" w:space="0" w:color="auto"/>
            <w:left w:val="none" w:sz="0" w:space="0" w:color="auto"/>
            <w:bottom w:val="none" w:sz="0" w:space="0" w:color="auto"/>
            <w:right w:val="none" w:sz="0" w:space="0" w:color="auto"/>
          </w:divBdr>
        </w:div>
        <w:div w:id="981350583">
          <w:marLeft w:val="0"/>
          <w:marRight w:val="0"/>
          <w:marTop w:val="0"/>
          <w:marBottom w:val="0"/>
          <w:divBdr>
            <w:top w:val="none" w:sz="0" w:space="0" w:color="auto"/>
            <w:left w:val="none" w:sz="0" w:space="0" w:color="auto"/>
            <w:bottom w:val="none" w:sz="0" w:space="0" w:color="auto"/>
            <w:right w:val="none" w:sz="0" w:space="0" w:color="auto"/>
          </w:divBdr>
        </w:div>
        <w:div w:id="1372223955">
          <w:marLeft w:val="0"/>
          <w:marRight w:val="0"/>
          <w:marTop w:val="0"/>
          <w:marBottom w:val="0"/>
          <w:divBdr>
            <w:top w:val="none" w:sz="0" w:space="0" w:color="auto"/>
            <w:left w:val="none" w:sz="0" w:space="0" w:color="auto"/>
            <w:bottom w:val="none" w:sz="0" w:space="0" w:color="auto"/>
            <w:right w:val="none" w:sz="0" w:space="0" w:color="auto"/>
          </w:divBdr>
        </w:div>
        <w:div w:id="1293291863">
          <w:marLeft w:val="0"/>
          <w:marRight w:val="0"/>
          <w:marTop w:val="0"/>
          <w:marBottom w:val="0"/>
          <w:divBdr>
            <w:top w:val="none" w:sz="0" w:space="0" w:color="auto"/>
            <w:left w:val="none" w:sz="0" w:space="0" w:color="auto"/>
            <w:bottom w:val="none" w:sz="0" w:space="0" w:color="auto"/>
            <w:right w:val="none" w:sz="0" w:space="0" w:color="auto"/>
          </w:divBdr>
        </w:div>
        <w:div w:id="1034237363">
          <w:marLeft w:val="0"/>
          <w:marRight w:val="0"/>
          <w:marTop w:val="0"/>
          <w:marBottom w:val="0"/>
          <w:divBdr>
            <w:top w:val="none" w:sz="0" w:space="0" w:color="auto"/>
            <w:left w:val="none" w:sz="0" w:space="0" w:color="auto"/>
            <w:bottom w:val="none" w:sz="0" w:space="0" w:color="auto"/>
            <w:right w:val="none" w:sz="0" w:space="0" w:color="auto"/>
          </w:divBdr>
        </w:div>
        <w:div w:id="793405636">
          <w:marLeft w:val="0"/>
          <w:marRight w:val="0"/>
          <w:marTop w:val="0"/>
          <w:marBottom w:val="0"/>
          <w:divBdr>
            <w:top w:val="none" w:sz="0" w:space="0" w:color="auto"/>
            <w:left w:val="none" w:sz="0" w:space="0" w:color="auto"/>
            <w:bottom w:val="none" w:sz="0" w:space="0" w:color="auto"/>
            <w:right w:val="none" w:sz="0" w:space="0" w:color="auto"/>
          </w:divBdr>
        </w:div>
        <w:div w:id="1222211650">
          <w:marLeft w:val="0"/>
          <w:marRight w:val="0"/>
          <w:marTop w:val="0"/>
          <w:marBottom w:val="0"/>
          <w:divBdr>
            <w:top w:val="none" w:sz="0" w:space="0" w:color="auto"/>
            <w:left w:val="none" w:sz="0" w:space="0" w:color="auto"/>
            <w:bottom w:val="none" w:sz="0" w:space="0" w:color="auto"/>
            <w:right w:val="none" w:sz="0" w:space="0" w:color="auto"/>
          </w:divBdr>
        </w:div>
        <w:div w:id="438648504">
          <w:marLeft w:val="0"/>
          <w:marRight w:val="0"/>
          <w:marTop w:val="0"/>
          <w:marBottom w:val="0"/>
          <w:divBdr>
            <w:top w:val="none" w:sz="0" w:space="0" w:color="auto"/>
            <w:left w:val="none" w:sz="0" w:space="0" w:color="auto"/>
            <w:bottom w:val="none" w:sz="0" w:space="0" w:color="auto"/>
            <w:right w:val="none" w:sz="0" w:space="0" w:color="auto"/>
          </w:divBdr>
        </w:div>
        <w:div w:id="1143278601">
          <w:marLeft w:val="0"/>
          <w:marRight w:val="0"/>
          <w:marTop w:val="0"/>
          <w:marBottom w:val="0"/>
          <w:divBdr>
            <w:top w:val="none" w:sz="0" w:space="0" w:color="auto"/>
            <w:left w:val="none" w:sz="0" w:space="0" w:color="auto"/>
            <w:bottom w:val="none" w:sz="0" w:space="0" w:color="auto"/>
            <w:right w:val="none" w:sz="0" w:space="0" w:color="auto"/>
          </w:divBdr>
        </w:div>
        <w:div w:id="1262833530">
          <w:marLeft w:val="0"/>
          <w:marRight w:val="0"/>
          <w:marTop w:val="0"/>
          <w:marBottom w:val="0"/>
          <w:divBdr>
            <w:top w:val="none" w:sz="0" w:space="0" w:color="auto"/>
            <w:left w:val="none" w:sz="0" w:space="0" w:color="auto"/>
            <w:bottom w:val="none" w:sz="0" w:space="0" w:color="auto"/>
            <w:right w:val="none" w:sz="0" w:space="0" w:color="auto"/>
          </w:divBdr>
        </w:div>
        <w:div w:id="590166691">
          <w:marLeft w:val="0"/>
          <w:marRight w:val="0"/>
          <w:marTop w:val="0"/>
          <w:marBottom w:val="0"/>
          <w:divBdr>
            <w:top w:val="none" w:sz="0" w:space="0" w:color="auto"/>
            <w:left w:val="none" w:sz="0" w:space="0" w:color="auto"/>
            <w:bottom w:val="none" w:sz="0" w:space="0" w:color="auto"/>
            <w:right w:val="none" w:sz="0" w:space="0" w:color="auto"/>
          </w:divBdr>
        </w:div>
        <w:div w:id="456681129">
          <w:marLeft w:val="0"/>
          <w:marRight w:val="0"/>
          <w:marTop w:val="0"/>
          <w:marBottom w:val="0"/>
          <w:divBdr>
            <w:top w:val="none" w:sz="0" w:space="0" w:color="auto"/>
            <w:left w:val="none" w:sz="0" w:space="0" w:color="auto"/>
            <w:bottom w:val="none" w:sz="0" w:space="0" w:color="auto"/>
            <w:right w:val="none" w:sz="0" w:space="0" w:color="auto"/>
          </w:divBdr>
        </w:div>
      </w:divsChild>
    </w:div>
    <w:div w:id="103423760">
      <w:bodyDiv w:val="1"/>
      <w:marLeft w:val="0"/>
      <w:marRight w:val="0"/>
      <w:marTop w:val="0"/>
      <w:marBottom w:val="0"/>
      <w:divBdr>
        <w:top w:val="none" w:sz="0" w:space="0" w:color="auto"/>
        <w:left w:val="none" w:sz="0" w:space="0" w:color="auto"/>
        <w:bottom w:val="none" w:sz="0" w:space="0" w:color="auto"/>
        <w:right w:val="none" w:sz="0" w:space="0" w:color="auto"/>
      </w:divBdr>
    </w:div>
    <w:div w:id="104232937">
      <w:bodyDiv w:val="1"/>
      <w:marLeft w:val="0"/>
      <w:marRight w:val="0"/>
      <w:marTop w:val="0"/>
      <w:marBottom w:val="0"/>
      <w:divBdr>
        <w:top w:val="none" w:sz="0" w:space="0" w:color="auto"/>
        <w:left w:val="none" w:sz="0" w:space="0" w:color="auto"/>
        <w:bottom w:val="none" w:sz="0" w:space="0" w:color="auto"/>
        <w:right w:val="none" w:sz="0" w:space="0" w:color="auto"/>
      </w:divBdr>
    </w:div>
    <w:div w:id="104270209">
      <w:bodyDiv w:val="1"/>
      <w:marLeft w:val="0"/>
      <w:marRight w:val="0"/>
      <w:marTop w:val="0"/>
      <w:marBottom w:val="0"/>
      <w:divBdr>
        <w:top w:val="none" w:sz="0" w:space="0" w:color="auto"/>
        <w:left w:val="none" w:sz="0" w:space="0" w:color="auto"/>
        <w:bottom w:val="none" w:sz="0" w:space="0" w:color="auto"/>
        <w:right w:val="none" w:sz="0" w:space="0" w:color="auto"/>
      </w:divBdr>
    </w:div>
    <w:div w:id="104277425">
      <w:bodyDiv w:val="1"/>
      <w:marLeft w:val="0"/>
      <w:marRight w:val="0"/>
      <w:marTop w:val="0"/>
      <w:marBottom w:val="0"/>
      <w:divBdr>
        <w:top w:val="none" w:sz="0" w:space="0" w:color="auto"/>
        <w:left w:val="none" w:sz="0" w:space="0" w:color="auto"/>
        <w:bottom w:val="none" w:sz="0" w:space="0" w:color="auto"/>
        <w:right w:val="none" w:sz="0" w:space="0" w:color="auto"/>
      </w:divBdr>
    </w:div>
    <w:div w:id="104350760">
      <w:bodyDiv w:val="1"/>
      <w:marLeft w:val="0"/>
      <w:marRight w:val="0"/>
      <w:marTop w:val="0"/>
      <w:marBottom w:val="0"/>
      <w:divBdr>
        <w:top w:val="none" w:sz="0" w:space="0" w:color="auto"/>
        <w:left w:val="none" w:sz="0" w:space="0" w:color="auto"/>
        <w:bottom w:val="none" w:sz="0" w:space="0" w:color="auto"/>
        <w:right w:val="none" w:sz="0" w:space="0" w:color="auto"/>
      </w:divBdr>
    </w:div>
    <w:div w:id="104887669">
      <w:bodyDiv w:val="1"/>
      <w:marLeft w:val="0"/>
      <w:marRight w:val="0"/>
      <w:marTop w:val="0"/>
      <w:marBottom w:val="0"/>
      <w:divBdr>
        <w:top w:val="none" w:sz="0" w:space="0" w:color="auto"/>
        <w:left w:val="none" w:sz="0" w:space="0" w:color="auto"/>
        <w:bottom w:val="none" w:sz="0" w:space="0" w:color="auto"/>
        <w:right w:val="none" w:sz="0" w:space="0" w:color="auto"/>
      </w:divBdr>
    </w:div>
    <w:div w:id="105739571">
      <w:bodyDiv w:val="1"/>
      <w:marLeft w:val="0"/>
      <w:marRight w:val="0"/>
      <w:marTop w:val="0"/>
      <w:marBottom w:val="0"/>
      <w:divBdr>
        <w:top w:val="none" w:sz="0" w:space="0" w:color="auto"/>
        <w:left w:val="none" w:sz="0" w:space="0" w:color="auto"/>
        <w:bottom w:val="none" w:sz="0" w:space="0" w:color="auto"/>
        <w:right w:val="none" w:sz="0" w:space="0" w:color="auto"/>
      </w:divBdr>
    </w:div>
    <w:div w:id="106127055">
      <w:bodyDiv w:val="1"/>
      <w:marLeft w:val="0"/>
      <w:marRight w:val="0"/>
      <w:marTop w:val="0"/>
      <w:marBottom w:val="0"/>
      <w:divBdr>
        <w:top w:val="none" w:sz="0" w:space="0" w:color="auto"/>
        <w:left w:val="none" w:sz="0" w:space="0" w:color="auto"/>
        <w:bottom w:val="none" w:sz="0" w:space="0" w:color="auto"/>
        <w:right w:val="none" w:sz="0" w:space="0" w:color="auto"/>
      </w:divBdr>
    </w:div>
    <w:div w:id="107241043">
      <w:bodyDiv w:val="1"/>
      <w:marLeft w:val="0"/>
      <w:marRight w:val="0"/>
      <w:marTop w:val="0"/>
      <w:marBottom w:val="0"/>
      <w:divBdr>
        <w:top w:val="none" w:sz="0" w:space="0" w:color="auto"/>
        <w:left w:val="none" w:sz="0" w:space="0" w:color="auto"/>
        <w:bottom w:val="none" w:sz="0" w:space="0" w:color="auto"/>
        <w:right w:val="none" w:sz="0" w:space="0" w:color="auto"/>
      </w:divBdr>
    </w:div>
    <w:div w:id="109052204">
      <w:bodyDiv w:val="1"/>
      <w:marLeft w:val="0"/>
      <w:marRight w:val="0"/>
      <w:marTop w:val="0"/>
      <w:marBottom w:val="0"/>
      <w:divBdr>
        <w:top w:val="none" w:sz="0" w:space="0" w:color="auto"/>
        <w:left w:val="none" w:sz="0" w:space="0" w:color="auto"/>
        <w:bottom w:val="none" w:sz="0" w:space="0" w:color="auto"/>
        <w:right w:val="none" w:sz="0" w:space="0" w:color="auto"/>
      </w:divBdr>
      <w:divsChild>
        <w:div w:id="1709839111">
          <w:marLeft w:val="480"/>
          <w:marRight w:val="0"/>
          <w:marTop w:val="0"/>
          <w:marBottom w:val="0"/>
          <w:divBdr>
            <w:top w:val="none" w:sz="0" w:space="0" w:color="auto"/>
            <w:left w:val="none" w:sz="0" w:space="0" w:color="auto"/>
            <w:bottom w:val="none" w:sz="0" w:space="0" w:color="auto"/>
            <w:right w:val="none" w:sz="0" w:space="0" w:color="auto"/>
          </w:divBdr>
        </w:div>
      </w:divsChild>
    </w:div>
    <w:div w:id="109134499">
      <w:bodyDiv w:val="1"/>
      <w:marLeft w:val="0"/>
      <w:marRight w:val="0"/>
      <w:marTop w:val="0"/>
      <w:marBottom w:val="0"/>
      <w:divBdr>
        <w:top w:val="none" w:sz="0" w:space="0" w:color="auto"/>
        <w:left w:val="none" w:sz="0" w:space="0" w:color="auto"/>
        <w:bottom w:val="none" w:sz="0" w:space="0" w:color="auto"/>
        <w:right w:val="none" w:sz="0" w:space="0" w:color="auto"/>
      </w:divBdr>
    </w:div>
    <w:div w:id="109471306">
      <w:bodyDiv w:val="1"/>
      <w:marLeft w:val="0"/>
      <w:marRight w:val="0"/>
      <w:marTop w:val="0"/>
      <w:marBottom w:val="0"/>
      <w:divBdr>
        <w:top w:val="none" w:sz="0" w:space="0" w:color="auto"/>
        <w:left w:val="none" w:sz="0" w:space="0" w:color="auto"/>
        <w:bottom w:val="none" w:sz="0" w:space="0" w:color="auto"/>
        <w:right w:val="none" w:sz="0" w:space="0" w:color="auto"/>
      </w:divBdr>
    </w:div>
    <w:div w:id="110513294">
      <w:bodyDiv w:val="1"/>
      <w:marLeft w:val="0"/>
      <w:marRight w:val="0"/>
      <w:marTop w:val="0"/>
      <w:marBottom w:val="0"/>
      <w:divBdr>
        <w:top w:val="none" w:sz="0" w:space="0" w:color="auto"/>
        <w:left w:val="none" w:sz="0" w:space="0" w:color="auto"/>
        <w:bottom w:val="none" w:sz="0" w:space="0" w:color="auto"/>
        <w:right w:val="none" w:sz="0" w:space="0" w:color="auto"/>
      </w:divBdr>
    </w:div>
    <w:div w:id="110588417">
      <w:bodyDiv w:val="1"/>
      <w:marLeft w:val="0"/>
      <w:marRight w:val="0"/>
      <w:marTop w:val="0"/>
      <w:marBottom w:val="0"/>
      <w:divBdr>
        <w:top w:val="none" w:sz="0" w:space="0" w:color="auto"/>
        <w:left w:val="none" w:sz="0" w:space="0" w:color="auto"/>
        <w:bottom w:val="none" w:sz="0" w:space="0" w:color="auto"/>
        <w:right w:val="none" w:sz="0" w:space="0" w:color="auto"/>
      </w:divBdr>
    </w:div>
    <w:div w:id="110708946">
      <w:bodyDiv w:val="1"/>
      <w:marLeft w:val="0"/>
      <w:marRight w:val="0"/>
      <w:marTop w:val="0"/>
      <w:marBottom w:val="0"/>
      <w:divBdr>
        <w:top w:val="none" w:sz="0" w:space="0" w:color="auto"/>
        <w:left w:val="none" w:sz="0" w:space="0" w:color="auto"/>
        <w:bottom w:val="none" w:sz="0" w:space="0" w:color="auto"/>
        <w:right w:val="none" w:sz="0" w:space="0" w:color="auto"/>
      </w:divBdr>
    </w:div>
    <w:div w:id="110784527">
      <w:bodyDiv w:val="1"/>
      <w:marLeft w:val="0"/>
      <w:marRight w:val="0"/>
      <w:marTop w:val="0"/>
      <w:marBottom w:val="0"/>
      <w:divBdr>
        <w:top w:val="none" w:sz="0" w:space="0" w:color="auto"/>
        <w:left w:val="none" w:sz="0" w:space="0" w:color="auto"/>
        <w:bottom w:val="none" w:sz="0" w:space="0" w:color="auto"/>
        <w:right w:val="none" w:sz="0" w:space="0" w:color="auto"/>
      </w:divBdr>
    </w:div>
    <w:div w:id="111483353">
      <w:bodyDiv w:val="1"/>
      <w:marLeft w:val="0"/>
      <w:marRight w:val="0"/>
      <w:marTop w:val="0"/>
      <w:marBottom w:val="0"/>
      <w:divBdr>
        <w:top w:val="none" w:sz="0" w:space="0" w:color="auto"/>
        <w:left w:val="none" w:sz="0" w:space="0" w:color="auto"/>
        <w:bottom w:val="none" w:sz="0" w:space="0" w:color="auto"/>
        <w:right w:val="none" w:sz="0" w:space="0" w:color="auto"/>
      </w:divBdr>
    </w:div>
    <w:div w:id="111635146">
      <w:bodyDiv w:val="1"/>
      <w:marLeft w:val="0"/>
      <w:marRight w:val="0"/>
      <w:marTop w:val="0"/>
      <w:marBottom w:val="0"/>
      <w:divBdr>
        <w:top w:val="none" w:sz="0" w:space="0" w:color="auto"/>
        <w:left w:val="none" w:sz="0" w:space="0" w:color="auto"/>
        <w:bottom w:val="none" w:sz="0" w:space="0" w:color="auto"/>
        <w:right w:val="none" w:sz="0" w:space="0" w:color="auto"/>
      </w:divBdr>
    </w:div>
    <w:div w:id="112134155">
      <w:bodyDiv w:val="1"/>
      <w:marLeft w:val="0"/>
      <w:marRight w:val="0"/>
      <w:marTop w:val="0"/>
      <w:marBottom w:val="0"/>
      <w:divBdr>
        <w:top w:val="none" w:sz="0" w:space="0" w:color="auto"/>
        <w:left w:val="none" w:sz="0" w:space="0" w:color="auto"/>
        <w:bottom w:val="none" w:sz="0" w:space="0" w:color="auto"/>
        <w:right w:val="none" w:sz="0" w:space="0" w:color="auto"/>
      </w:divBdr>
    </w:div>
    <w:div w:id="112285906">
      <w:bodyDiv w:val="1"/>
      <w:marLeft w:val="0"/>
      <w:marRight w:val="0"/>
      <w:marTop w:val="0"/>
      <w:marBottom w:val="0"/>
      <w:divBdr>
        <w:top w:val="none" w:sz="0" w:space="0" w:color="auto"/>
        <w:left w:val="none" w:sz="0" w:space="0" w:color="auto"/>
        <w:bottom w:val="none" w:sz="0" w:space="0" w:color="auto"/>
        <w:right w:val="none" w:sz="0" w:space="0" w:color="auto"/>
      </w:divBdr>
    </w:div>
    <w:div w:id="112286759">
      <w:bodyDiv w:val="1"/>
      <w:marLeft w:val="0"/>
      <w:marRight w:val="0"/>
      <w:marTop w:val="0"/>
      <w:marBottom w:val="0"/>
      <w:divBdr>
        <w:top w:val="none" w:sz="0" w:space="0" w:color="auto"/>
        <w:left w:val="none" w:sz="0" w:space="0" w:color="auto"/>
        <w:bottom w:val="none" w:sz="0" w:space="0" w:color="auto"/>
        <w:right w:val="none" w:sz="0" w:space="0" w:color="auto"/>
      </w:divBdr>
    </w:div>
    <w:div w:id="112332725">
      <w:bodyDiv w:val="1"/>
      <w:marLeft w:val="0"/>
      <w:marRight w:val="0"/>
      <w:marTop w:val="0"/>
      <w:marBottom w:val="0"/>
      <w:divBdr>
        <w:top w:val="none" w:sz="0" w:space="0" w:color="auto"/>
        <w:left w:val="none" w:sz="0" w:space="0" w:color="auto"/>
        <w:bottom w:val="none" w:sz="0" w:space="0" w:color="auto"/>
        <w:right w:val="none" w:sz="0" w:space="0" w:color="auto"/>
      </w:divBdr>
    </w:div>
    <w:div w:id="112597998">
      <w:bodyDiv w:val="1"/>
      <w:marLeft w:val="0"/>
      <w:marRight w:val="0"/>
      <w:marTop w:val="0"/>
      <w:marBottom w:val="0"/>
      <w:divBdr>
        <w:top w:val="none" w:sz="0" w:space="0" w:color="auto"/>
        <w:left w:val="none" w:sz="0" w:space="0" w:color="auto"/>
        <w:bottom w:val="none" w:sz="0" w:space="0" w:color="auto"/>
        <w:right w:val="none" w:sz="0" w:space="0" w:color="auto"/>
      </w:divBdr>
      <w:divsChild>
        <w:div w:id="874001489">
          <w:marLeft w:val="0"/>
          <w:marRight w:val="0"/>
          <w:marTop w:val="0"/>
          <w:marBottom w:val="0"/>
          <w:divBdr>
            <w:top w:val="none" w:sz="0" w:space="0" w:color="auto"/>
            <w:left w:val="none" w:sz="0" w:space="0" w:color="auto"/>
            <w:bottom w:val="none" w:sz="0" w:space="0" w:color="auto"/>
            <w:right w:val="none" w:sz="0" w:space="0" w:color="auto"/>
          </w:divBdr>
        </w:div>
        <w:div w:id="491796969">
          <w:marLeft w:val="0"/>
          <w:marRight w:val="0"/>
          <w:marTop w:val="0"/>
          <w:marBottom w:val="0"/>
          <w:divBdr>
            <w:top w:val="none" w:sz="0" w:space="0" w:color="auto"/>
            <w:left w:val="none" w:sz="0" w:space="0" w:color="auto"/>
            <w:bottom w:val="none" w:sz="0" w:space="0" w:color="auto"/>
            <w:right w:val="none" w:sz="0" w:space="0" w:color="auto"/>
          </w:divBdr>
        </w:div>
        <w:div w:id="832255650">
          <w:marLeft w:val="0"/>
          <w:marRight w:val="0"/>
          <w:marTop w:val="0"/>
          <w:marBottom w:val="0"/>
          <w:divBdr>
            <w:top w:val="none" w:sz="0" w:space="0" w:color="auto"/>
            <w:left w:val="none" w:sz="0" w:space="0" w:color="auto"/>
            <w:bottom w:val="none" w:sz="0" w:space="0" w:color="auto"/>
            <w:right w:val="none" w:sz="0" w:space="0" w:color="auto"/>
          </w:divBdr>
        </w:div>
        <w:div w:id="218328274">
          <w:marLeft w:val="0"/>
          <w:marRight w:val="0"/>
          <w:marTop w:val="0"/>
          <w:marBottom w:val="0"/>
          <w:divBdr>
            <w:top w:val="none" w:sz="0" w:space="0" w:color="auto"/>
            <w:left w:val="none" w:sz="0" w:space="0" w:color="auto"/>
            <w:bottom w:val="none" w:sz="0" w:space="0" w:color="auto"/>
            <w:right w:val="none" w:sz="0" w:space="0" w:color="auto"/>
          </w:divBdr>
        </w:div>
        <w:div w:id="1638222369">
          <w:marLeft w:val="0"/>
          <w:marRight w:val="0"/>
          <w:marTop w:val="0"/>
          <w:marBottom w:val="0"/>
          <w:divBdr>
            <w:top w:val="none" w:sz="0" w:space="0" w:color="auto"/>
            <w:left w:val="none" w:sz="0" w:space="0" w:color="auto"/>
            <w:bottom w:val="none" w:sz="0" w:space="0" w:color="auto"/>
            <w:right w:val="none" w:sz="0" w:space="0" w:color="auto"/>
          </w:divBdr>
        </w:div>
        <w:div w:id="1749300698">
          <w:marLeft w:val="0"/>
          <w:marRight w:val="0"/>
          <w:marTop w:val="0"/>
          <w:marBottom w:val="0"/>
          <w:divBdr>
            <w:top w:val="none" w:sz="0" w:space="0" w:color="auto"/>
            <w:left w:val="none" w:sz="0" w:space="0" w:color="auto"/>
            <w:bottom w:val="none" w:sz="0" w:space="0" w:color="auto"/>
            <w:right w:val="none" w:sz="0" w:space="0" w:color="auto"/>
          </w:divBdr>
        </w:div>
        <w:div w:id="11959239">
          <w:marLeft w:val="0"/>
          <w:marRight w:val="0"/>
          <w:marTop w:val="0"/>
          <w:marBottom w:val="0"/>
          <w:divBdr>
            <w:top w:val="none" w:sz="0" w:space="0" w:color="auto"/>
            <w:left w:val="none" w:sz="0" w:space="0" w:color="auto"/>
            <w:bottom w:val="none" w:sz="0" w:space="0" w:color="auto"/>
            <w:right w:val="none" w:sz="0" w:space="0" w:color="auto"/>
          </w:divBdr>
        </w:div>
        <w:div w:id="881478566">
          <w:marLeft w:val="0"/>
          <w:marRight w:val="0"/>
          <w:marTop w:val="0"/>
          <w:marBottom w:val="0"/>
          <w:divBdr>
            <w:top w:val="none" w:sz="0" w:space="0" w:color="auto"/>
            <w:left w:val="none" w:sz="0" w:space="0" w:color="auto"/>
            <w:bottom w:val="none" w:sz="0" w:space="0" w:color="auto"/>
            <w:right w:val="none" w:sz="0" w:space="0" w:color="auto"/>
          </w:divBdr>
        </w:div>
        <w:div w:id="880750838">
          <w:marLeft w:val="0"/>
          <w:marRight w:val="0"/>
          <w:marTop w:val="0"/>
          <w:marBottom w:val="0"/>
          <w:divBdr>
            <w:top w:val="none" w:sz="0" w:space="0" w:color="auto"/>
            <w:left w:val="none" w:sz="0" w:space="0" w:color="auto"/>
            <w:bottom w:val="none" w:sz="0" w:space="0" w:color="auto"/>
            <w:right w:val="none" w:sz="0" w:space="0" w:color="auto"/>
          </w:divBdr>
        </w:div>
        <w:div w:id="1495299450">
          <w:marLeft w:val="0"/>
          <w:marRight w:val="0"/>
          <w:marTop w:val="0"/>
          <w:marBottom w:val="0"/>
          <w:divBdr>
            <w:top w:val="none" w:sz="0" w:space="0" w:color="auto"/>
            <w:left w:val="none" w:sz="0" w:space="0" w:color="auto"/>
            <w:bottom w:val="none" w:sz="0" w:space="0" w:color="auto"/>
            <w:right w:val="none" w:sz="0" w:space="0" w:color="auto"/>
          </w:divBdr>
        </w:div>
        <w:div w:id="121459577">
          <w:marLeft w:val="0"/>
          <w:marRight w:val="0"/>
          <w:marTop w:val="0"/>
          <w:marBottom w:val="0"/>
          <w:divBdr>
            <w:top w:val="none" w:sz="0" w:space="0" w:color="auto"/>
            <w:left w:val="none" w:sz="0" w:space="0" w:color="auto"/>
            <w:bottom w:val="none" w:sz="0" w:space="0" w:color="auto"/>
            <w:right w:val="none" w:sz="0" w:space="0" w:color="auto"/>
          </w:divBdr>
        </w:div>
        <w:div w:id="1894654825">
          <w:marLeft w:val="0"/>
          <w:marRight w:val="0"/>
          <w:marTop w:val="0"/>
          <w:marBottom w:val="0"/>
          <w:divBdr>
            <w:top w:val="none" w:sz="0" w:space="0" w:color="auto"/>
            <w:left w:val="none" w:sz="0" w:space="0" w:color="auto"/>
            <w:bottom w:val="none" w:sz="0" w:space="0" w:color="auto"/>
            <w:right w:val="none" w:sz="0" w:space="0" w:color="auto"/>
          </w:divBdr>
        </w:div>
        <w:div w:id="289896081">
          <w:marLeft w:val="0"/>
          <w:marRight w:val="0"/>
          <w:marTop w:val="0"/>
          <w:marBottom w:val="0"/>
          <w:divBdr>
            <w:top w:val="none" w:sz="0" w:space="0" w:color="auto"/>
            <w:left w:val="none" w:sz="0" w:space="0" w:color="auto"/>
            <w:bottom w:val="none" w:sz="0" w:space="0" w:color="auto"/>
            <w:right w:val="none" w:sz="0" w:space="0" w:color="auto"/>
          </w:divBdr>
        </w:div>
        <w:div w:id="912933451">
          <w:marLeft w:val="0"/>
          <w:marRight w:val="0"/>
          <w:marTop w:val="0"/>
          <w:marBottom w:val="0"/>
          <w:divBdr>
            <w:top w:val="none" w:sz="0" w:space="0" w:color="auto"/>
            <w:left w:val="none" w:sz="0" w:space="0" w:color="auto"/>
            <w:bottom w:val="none" w:sz="0" w:space="0" w:color="auto"/>
            <w:right w:val="none" w:sz="0" w:space="0" w:color="auto"/>
          </w:divBdr>
        </w:div>
        <w:div w:id="1307123441">
          <w:marLeft w:val="0"/>
          <w:marRight w:val="0"/>
          <w:marTop w:val="0"/>
          <w:marBottom w:val="0"/>
          <w:divBdr>
            <w:top w:val="none" w:sz="0" w:space="0" w:color="auto"/>
            <w:left w:val="none" w:sz="0" w:space="0" w:color="auto"/>
            <w:bottom w:val="none" w:sz="0" w:space="0" w:color="auto"/>
            <w:right w:val="none" w:sz="0" w:space="0" w:color="auto"/>
          </w:divBdr>
        </w:div>
        <w:div w:id="564729585">
          <w:marLeft w:val="0"/>
          <w:marRight w:val="0"/>
          <w:marTop w:val="0"/>
          <w:marBottom w:val="0"/>
          <w:divBdr>
            <w:top w:val="none" w:sz="0" w:space="0" w:color="auto"/>
            <w:left w:val="none" w:sz="0" w:space="0" w:color="auto"/>
            <w:bottom w:val="none" w:sz="0" w:space="0" w:color="auto"/>
            <w:right w:val="none" w:sz="0" w:space="0" w:color="auto"/>
          </w:divBdr>
        </w:div>
        <w:div w:id="643585139">
          <w:marLeft w:val="0"/>
          <w:marRight w:val="0"/>
          <w:marTop w:val="0"/>
          <w:marBottom w:val="0"/>
          <w:divBdr>
            <w:top w:val="none" w:sz="0" w:space="0" w:color="auto"/>
            <w:left w:val="none" w:sz="0" w:space="0" w:color="auto"/>
            <w:bottom w:val="none" w:sz="0" w:space="0" w:color="auto"/>
            <w:right w:val="none" w:sz="0" w:space="0" w:color="auto"/>
          </w:divBdr>
        </w:div>
        <w:div w:id="1457990162">
          <w:marLeft w:val="0"/>
          <w:marRight w:val="0"/>
          <w:marTop w:val="0"/>
          <w:marBottom w:val="0"/>
          <w:divBdr>
            <w:top w:val="none" w:sz="0" w:space="0" w:color="auto"/>
            <w:left w:val="none" w:sz="0" w:space="0" w:color="auto"/>
            <w:bottom w:val="none" w:sz="0" w:space="0" w:color="auto"/>
            <w:right w:val="none" w:sz="0" w:space="0" w:color="auto"/>
          </w:divBdr>
        </w:div>
        <w:div w:id="141892945">
          <w:marLeft w:val="0"/>
          <w:marRight w:val="0"/>
          <w:marTop w:val="0"/>
          <w:marBottom w:val="0"/>
          <w:divBdr>
            <w:top w:val="none" w:sz="0" w:space="0" w:color="auto"/>
            <w:left w:val="none" w:sz="0" w:space="0" w:color="auto"/>
            <w:bottom w:val="none" w:sz="0" w:space="0" w:color="auto"/>
            <w:right w:val="none" w:sz="0" w:space="0" w:color="auto"/>
          </w:divBdr>
        </w:div>
        <w:div w:id="1267498572">
          <w:marLeft w:val="0"/>
          <w:marRight w:val="0"/>
          <w:marTop w:val="0"/>
          <w:marBottom w:val="0"/>
          <w:divBdr>
            <w:top w:val="none" w:sz="0" w:space="0" w:color="auto"/>
            <w:left w:val="none" w:sz="0" w:space="0" w:color="auto"/>
            <w:bottom w:val="none" w:sz="0" w:space="0" w:color="auto"/>
            <w:right w:val="none" w:sz="0" w:space="0" w:color="auto"/>
          </w:divBdr>
        </w:div>
        <w:div w:id="1562905705">
          <w:marLeft w:val="0"/>
          <w:marRight w:val="0"/>
          <w:marTop w:val="0"/>
          <w:marBottom w:val="0"/>
          <w:divBdr>
            <w:top w:val="none" w:sz="0" w:space="0" w:color="auto"/>
            <w:left w:val="none" w:sz="0" w:space="0" w:color="auto"/>
            <w:bottom w:val="none" w:sz="0" w:space="0" w:color="auto"/>
            <w:right w:val="none" w:sz="0" w:space="0" w:color="auto"/>
          </w:divBdr>
        </w:div>
        <w:div w:id="305404837">
          <w:marLeft w:val="0"/>
          <w:marRight w:val="0"/>
          <w:marTop w:val="0"/>
          <w:marBottom w:val="0"/>
          <w:divBdr>
            <w:top w:val="none" w:sz="0" w:space="0" w:color="auto"/>
            <w:left w:val="none" w:sz="0" w:space="0" w:color="auto"/>
            <w:bottom w:val="none" w:sz="0" w:space="0" w:color="auto"/>
            <w:right w:val="none" w:sz="0" w:space="0" w:color="auto"/>
          </w:divBdr>
        </w:div>
        <w:div w:id="621885937">
          <w:marLeft w:val="0"/>
          <w:marRight w:val="0"/>
          <w:marTop w:val="0"/>
          <w:marBottom w:val="0"/>
          <w:divBdr>
            <w:top w:val="none" w:sz="0" w:space="0" w:color="auto"/>
            <w:left w:val="none" w:sz="0" w:space="0" w:color="auto"/>
            <w:bottom w:val="none" w:sz="0" w:space="0" w:color="auto"/>
            <w:right w:val="none" w:sz="0" w:space="0" w:color="auto"/>
          </w:divBdr>
        </w:div>
        <w:div w:id="1724405158">
          <w:marLeft w:val="0"/>
          <w:marRight w:val="0"/>
          <w:marTop w:val="0"/>
          <w:marBottom w:val="0"/>
          <w:divBdr>
            <w:top w:val="none" w:sz="0" w:space="0" w:color="auto"/>
            <w:left w:val="none" w:sz="0" w:space="0" w:color="auto"/>
            <w:bottom w:val="none" w:sz="0" w:space="0" w:color="auto"/>
            <w:right w:val="none" w:sz="0" w:space="0" w:color="auto"/>
          </w:divBdr>
        </w:div>
        <w:div w:id="1542208133">
          <w:marLeft w:val="0"/>
          <w:marRight w:val="0"/>
          <w:marTop w:val="0"/>
          <w:marBottom w:val="0"/>
          <w:divBdr>
            <w:top w:val="none" w:sz="0" w:space="0" w:color="auto"/>
            <w:left w:val="none" w:sz="0" w:space="0" w:color="auto"/>
            <w:bottom w:val="none" w:sz="0" w:space="0" w:color="auto"/>
            <w:right w:val="none" w:sz="0" w:space="0" w:color="auto"/>
          </w:divBdr>
        </w:div>
        <w:div w:id="324479054">
          <w:marLeft w:val="0"/>
          <w:marRight w:val="0"/>
          <w:marTop w:val="0"/>
          <w:marBottom w:val="0"/>
          <w:divBdr>
            <w:top w:val="none" w:sz="0" w:space="0" w:color="auto"/>
            <w:left w:val="none" w:sz="0" w:space="0" w:color="auto"/>
            <w:bottom w:val="none" w:sz="0" w:space="0" w:color="auto"/>
            <w:right w:val="none" w:sz="0" w:space="0" w:color="auto"/>
          </w:divBdr>
        </w:div>
        <w:div w:id="1314871615">
          <w:marLeft w:val="0"/>
          <w:marRight w:val="0"/>
          <w:marTop w:val="0"/>
          <w:marBottom w:val="0"/>
          <w:divBdr>
            <w:top w:val="none" w:sz="0" w:space="0" w:color="auto"/>
            <w:left w:val="none" w:sz="0" w:space="0" w:color="auto"/>
            <w:bottom w:val="none" w:sz="0" w:space="0" w:color="auto"/>
            <w:right w:val="none" w:sz="0" w:space="0" w:color="auto"/>
          </w:divBdr>
        </w:div>
        <w:div w:id="1755316750">
          <w:marLeft w:val="0"/>
          <w:marRight w:val="0"/>
          <w:marTop w:val="0"/>
          <w:marBottom w:val="0"/>
          <w:divBdr>
            <w:top w:val="none" w:sz="0" w:space="0" w:color="auto"/>
            <w:left w:val="none" w:sz="0" w:space="0" w:color="auto"/>
            <w:bottom w:val="none" w:sz="0" w:space="0" w:color="auto"/>
            <w:right w:val="none" w:sz="0" w:space="0" w:color="auto"/>
          </w:divBdr>
        </w:div>
        <w:div w:id="1410076289">
          <w:marLeft w:val="0"/>
          <w:marRight w:val="0"/>
          <w:marTop w:val="0"/>
          <w:marBottom w:val="0"/>
          <w:divBdr>
            <w:top w:val="none" w:sz="0" w:space="0" w:color="auto"/>
            <w:left w:val="none" w:sz="0" w:space="0" w:color="auto"/>
            <w:bottom w:val="none" w:sz="0" w:space="0" w:color="auto"/>
            <w:right w:val="none" w:sz="0" w:space="0" w:color="auto"/>
          </w:divBdr>
        </w:div>
        <w:div w:id="2138333066">
          <w:marLeft w:val="0"/>
          <w:marRight w:val="0"/>
          <w:marTop w:val="0"/>
          <w:marBottom w:val="0"/>
          <w:divBdr>
            <w:top w:val="none" w:sz="0" w:space="0" w:color="auto"/>
            <w:left w:val="none" w:sz="0" w:space="0" w:color="auto"/>
            <w:bottom w:val="none" w:sz="0" w:space="0" w:color="auto"/>
            <w:right w:val="none" w:sz="0" w:space="0" w:color="auto"/>
          </w:divBdr>
        </w:div>
        <w:div w:id="1155224691">
          <w:marLeft w:val="0"/>
          <w:marRight w:val="0"/>
          <w:marTop w:val="0"/>
          <w:marBottom w:val="0"/>
          <w:divBdr>
            <w:top w:val="none" w:sz="0" w:space="0" w:color="auto"/>
            <w:left w:val="none" w:sz="0" w:space="0" w:color="auto"/>
            <w:bottom w:val="none" w:sz="0" w:space="0" w:color="auto"/>
            <w:right w:val="none" w:sz="0" w:space="0" w:color="auto"/>
          </w:divBdr>
        </w:div>
        <w:div w:id="1683239112">
          <w:marLeft w:val="0"/>
          <w:marRight w:val="0"/>
          <w:marTop w:val="0"/>
          <w:marBottom w:val="0"/>
          <w:divBdr>
            <w:top w:val="none" w:sz="0" w:space="0" w:color="auto"/>
            <w:left w:val="none" w:sz="0" w:space="0" w:color="auto"/>
            <w:bottom w:val="none" w:sz="0" w:space="0" w:color="auto"/>
            <w:right w:val="none" w:sz="0" w:space="0" w:color="auto"/>
          </w:divBdr>
        </w:div>
        <w:div w:id="2079595009">
          <w:marLeft w:val="0"/>
          <w:marRight w:val="0"/>
          <w:marTop w:val="0"/>
          <w:marBottom w:val="0"/>
          <w:divBdr>
            <w:top w:val="none" w:sz="0" w:space="0" w:color="auto"/>
            <w:left w:val="none" w:sz="0" w:space="0" w:color="auto"/>
            <w:bottom w:val="none" w:sz="0" w:space="0" w:color="auto"/>
            <w:right w:val="none" w:sz="0" w:space="0" w:color="auto"/>
          </w:divBdr>
        </w:div>
        <w:div w:id="453987355">
          <w:marLeft w:val="0"/>
          <w:marRight w:val="0"/>
          <w:marTop w:val="0"/>
          <w:marBottom w:val="0"/>
          <w:divBdr>
            <w:top w:val="none" w:sz="0" w:space="0" w:color="auto"/>
            <w:left w:val="none" w:sz="0" w:space="0" w:color="auto"/>
            <w:bottom w:val="none" w:sz="0" w:space="0" w:color="auto"/>
            <w:right w:val="none" w:sz="0" w:space="0" w:color="auto"/>
          </w:divBdr>
        </w:div>
        <w:div w:id="887885208">
          <w:marLeft w:val="0"/>
          <w:marRight w:val="0"/>
          <w:marTop w:val="0"/>
          <w:marBottom w:val="0"/>
          <w:divBdr>
            <w:top w:val="none" w:sz="0" w:space="0" w:color="auto"/>
            <w:left w:val="none" w:sz="0" w:space="0" w:color="auto"/>
            <w:bottom w:val="none" w:sz="0" w:space="0" w:color="auto"/>
            <w:right w:val="none" w:sz="0" w:space="0" w:color="auto"/>
          </w:divBdr>
        </w:div>
        <w:div w:id="147479530">
          <w:marLeft w:val="0"/>
          <w:marRight w:val="0"/>
          <w:marTop w:val="0"/>
          <w:marBottom w:val="0"/>
          <w:divBdr>
            <w:top w:val="none" w:sz="0" w:space="0" w:color="auto"/>
            <w:left w:val="none" w:sz="0" w:space="0" w:color="auto"/>
            <w:bottom w:val="none" w:sz="0" w:space="0" w:color="auto"/>
            <w:right w:val="none" w:sz="0" w:space="0" w:color="auto"/>
          </w:divBdr>
        </w:div>
        <w:div w:id="939491320">
          <w:marLeft w:val="0"/>
          <w:marRight w:val="0"/>
          <w:marTop w:val="0"/>
          <w:marBottom w:val="0"/>
          <w:divBdr>
            <w:top w:val="none" w:sz="0" w:space="0" w:color="auto"/>
            <w:left w:val="none" w:sz="0" w:space="0" w:color="auto"/>
            <w:bottom w:val="none" w:sz="0" w:space="0" w:color="auto"/>
            <w:right w:val="none" w:sz="0" w:space="0" w:color="auto"/>
          </w:divBdr>
        </w:div>
        <w:div w:id="73432934">
          <w:marLeft w:val="0"/>
          <w:marRight w:val="0"/>
          <w:marTop w:val="0"/>
          <w:marBottom w:val="0"/>
          <w:divBdr>
            <w:top w:val="none" w:sz="0" w:space="0" w:color="auto"/>
            <w:left w:val="none" w:sz="0" w:space="0" w:color="auto"/>
            <w:bottom w:val="none" w:sz="0" w:space="0" w:color="auto"/>
            <w:right w:val="none" w:sz="0" w:space="0" w:color="auto"/>
          </w:divBdr>
        </w:div>
        <w:div w:id="272906304">
          <w:marLeft w:val="0"/>
          <w:marRight w:val="0"/>
          <w:marTop w:val="0"/>
          <w:marBottom w:val="0"/>
          <w:divBdr>
            <w:top w:val="none" w:sz="0" w:space="0" w:color="auto"/>
            <w:left w:val="none" w:sz="0" w:space="0" w:color="auto"/>
            <w:bottom w:val="none" w:sz="0" w:space="0" w:color="auto"/>
            <w:right w:val="none" w:sz="0" w:space="0" w:color="auto"/>
          </w:divBdr>
        </w:div>
        <w:div w:id="171144205">
          <w:marLeft w:val="0"/>
          <w:marRight w:val="0"/>
          <w:marTop w:val="0"/>
          <w:marBottom w:val="0"/>
          <w:divBdr>
            <w:top w:val="none" w:sz="0" w:space="0" w:color="auto"/>
            <w:left w:val="none" w:sz="0" w:space="0" w:color="auto"/>
            <w:bottom w:val="none" w:sz="0" w:space="0" w:color="auto"/>
            <w:right w:val="none" w:sz="0" w:space="0" w:color="auto"/>
          </w:divBdr>
        </w:div>
        <w:div w:id="1016923844">
          <w:marLeft w:val="0"/>
          <w:marRight w:val="0"/>
          <w:marTop w:val="0"/>
          <w:marBottom w:val="0"/>
          <w:divBdr>
            <w:top w:val="none" w:sz="0" w:space="0" w:color="auto"/>
            <w:left w:val="none" w:sz="0" w:space="0" w:color="auto"/>
            <w:bottom w:val="none" w:sz="0" w:space="0" w:color="auto"/>
            <w:right w:val="none" w:sz="0" w:space="0" w:color="auto"/>
          </w:divBdr>
        </w:div>
        <w:div w:id="186602946">
          <w:marLeft w:val="0"/>
          <w:marRight w:val="0"/>
          <w:marTop w:val="0"/>
          <w:marBottom w:val="0"/>
          <w:divBdr>
            <w:top w:val="none" w:sz="0" w:space="0" w:color="auto"/>
            <w:left w:val="none" w:sz="0" w:space="0" w:color="auto"/>
            <w:bottom w:val="none" w:sz="0" w:space="0" w:color="auto"/>
            <w:right w:val="none" w:sz="0" w:space="0" w:color="auto"/>
          </w:divBdr>
        </w:div>
        <w:div w:id="373121415">
          <w:marLeft w:val="0"/>
          <w:marRight w:val="0"/>
          <w:marTop w:val="0"/>
          <w:marBottom w:val="0"/>
          <w:divBdr>
            <w:top w:val="none" w:sz="0" w:space="0" w:color="auto"/>
            <w:left w:val="none" w:sz="0" w:space="0" w:color="auto"/>
            <w:bottom w:val="none" w:sz="0" w:space="0" w:color="auto"/>
            <w:right w:val="none" w:sz="0" w:space="0" w:color="auto"/>
          </w:divBdr>
        </w:div>
        <w:div w:id="796024978">
          <w:marLeft w:val="0"/>
          <w:marRight w:val="0"/>
          <w:marTop w:val="0"/>
          <w:marBottom w:val="0"/>
          <w:divBdr>
            <w:top w:val="none" w:sz="0" w:space="0" w:color="auto"/>
            <w:left w:val="none" w:sz="0" w:space="0" w:color="auto"/>
            <w:bottom w:val="none" w:sz="0" w:space="0" w:color="auto"/>
            <w:right w:val="none" w:sz="0" w:space="0" w:color="auto"/>
          </w:divBdr>
        </w:div>
        <w:div w:id="1966042575">
          <w:marLeft w:val="0"/>
          <w:marRight w:val="0"/>
          <w:marTop w:val="0"/>
          <w:marBottom w:val="0"/>
          <w:divBdr>
            <w:top w:val="none" w:sz="0" w:space="0" w:color="auto"/>
            <w:left w:val="none" w:sz="0" w:space="0" w:color="auto"/>
            <w:bottom w:val="none" w:sz="0" w:space="0" w:color="auto"/>
            <w:right w:val="none" w:sz="0" w:space="0" w:color="auto"/>
          </w:divBdr>
        </w:div>
        <w:div w:id="969363592">
          <w:marLeft w:val="0"/>
          <w:marRight w:val="0"/>
          <w:marTop w:val="0"/>
          <w:marBottom w:val="0"/>
          <w:divBdr>
            <w:top w:val="none" w:sz="0" w:space="0" w:color="auto"/>
            <w:left w:val="none" w:sz="0" w:space="0" w:color="auto"/>
            <w:bottom w:val="none" w:sz="0" w:space="0" w:color="auto"/>
            <w:right w:val="none" w:sz="0" w:space="0" w:color="auto"/>
          </w:divBdr>
        </w:div>
        <w:div w:id="547305111">
          <w:marLeft w:val="0"/>
          <w:marRight w:val="0"/>
          <w:marTop w:val="0"/>
          <w:marBottom w:val="0"/>
          <w:divBdr>
            <w:top w:val="none" w:sz="0" w:space="0" w:color="auto"/>
            <w:left w:val="none" w:sz="0" w:space="0" w:color="auto"/>
            <w:bottom w:val="none" w:sz="0" w:space="0" w:color="auto"/>
            <w:right w:val="none" w:sz="0" w:space="0" w:color="auto"/>
          </w:divBdr>
        </w:div>
        <w:div w:id="1740250241">
          <w:marLeft w:val="0"/>
          <w:marRight w:val="0"/>
          <w:marTop w:val="0"/>
          <w:marBottom w:val="0"/>
          <w:divBdr>
            <w:top w:val="none" w:sz="0" w:space="0" w:color="auto"/>
            <w:left w:val="none" w:sz="0" w:space="0" w:color="auto"/>
            <w:bottom w:val="none" w:sz="0" w:space="0" w:color="auto"/>
            <w:right w:val="none" w:sz="0" w:space="0" w:color="auto"/>
          </w:divBdr>
        </w:div>
      </w:divsChild>
    </w:div>
    <w:div w:id="112864705">
      <w:bodyDiv w:val="1"/>
      <w:marLeft w:val="0"/>
      <w:marRight w:val="0"/>
      <w:marTop w:val="0"/>
      <w:marBottom w:val="0"/>
      <w:divBdr>
        <w:top w:val="none" w:sz="0" w:space="0" w:color="auto"/>
        <w:left w:val="none" w:sz="0" w:space="0" w:color="auto"/>
        <w:bottom w:val="none" w:sz="0" w:space="0" w:color="auto"/>
        <w:right w:val="none" w:sz="0" w:space="0" w:color="auto"/>
      </w:divBdr>
    </w:div>
    <w:div w:id="112871666">
      <w:bodyDiv w:val="1"/>
      <w:marLeft w:val="0"/>
      <w:marRight w:val="0"/>
      <w:marTop w:val="0"/>
      <w:marBottom w:val="0"/>
      <w:divBdr>
        <w:top w:val="none" w:sz="0" w:space="0" w:color="auto"/>
        <w:left w:val="none" w:sz="0" w:space="0" w:color="auto"/>
        <w:bottom w:val="none" w:sz="0" w:space="0" w:color="auto"/>
        <w:right w:val="none" w:sz="0" w:space="0" w:color="auto"/>
      </w:divBdr>
      <w:divsChild>
        <w:div w:id="59448875">
          <w:marLeft w:val="480"/>
          <w:marRight w:val="0"/>
          <w:marTop w:val="0"/>
          <w:marBottom w:val="0"/>
          <w:divBdr>
            <w:top w:val="none" w:sz="0" w:space="0" w:color="auto"/>
            <w:left w:val="none" w:sz="0" w:space="0" w:color="auto"/>
            <w:bottom w:val="none" w:sz="0" w:space="0" w:color="auto"/>
            <w:right w:val="none" w:sz="0" w:space="0" w:color="auto"/>
          </w:divBdr>
        </w:div>
        <w:div w:id="1811049439">
          <w:marLeft w:val="480"/>
          <w:marRight w:val="0"/>
          <w:marTop w:val="0"/>
          <w:marBottom w:val="0"/>
          <w:divBdr>
            <w:top w:val="none" w:sz="0" w:space="0" w:color="auto"/>
            <w:left w:val="none" w:sz="0" w:space="0" w:color="auto"/>
            <w:bottom w:val="none" w:sz="0" w:space="0" w:color="auto"/>
            <w:right w:val="none" w:sz="0" w:space="0" w:color="auto"/>
          </w:divBdr>
        </w:div>
        <w:div w:id="1831558737">
          <w:marLeft w:val="480"/>
          <w:marRight w:val="0"/>
          <w:marTop w:val="0"/>
          <w:marBottom w:val="0"/>
          <w:divBdr>
            <w:top w:val="none" w:sz="0" w:space="0" w:color="auto"/>
            <w:left w:val="none" w:sz="0" w:space="0" w:color="auto"/>
            <w:bottom w:val="none" w:sz="0" w:space="0" w:color="auto"/>
            <w:right w:val="none" w:sz="0" w:space="0" w:color="auto"/>
          </w:divBdr>
        </w:div>
        <w:div w:id="2087455522">
          <w:marLeft w:val="480"/>
          <w:marRight w:val="0"/>
          <w:marTop w:val="0"/>
          <w:marBottom w:val="0"/>
          <w:divBdr>
            <w:top w:val="none" w:sz="0" w:space="0" w:color="auto"/>
            <w:left w:val="none" w:sz="0" w:space="0" w:color="auto"/>
            <w:bottom w:val="none" w:sz="0" w:space="0" w:color="auto"/>
            <w:right w:val="none" w:sz="0" w:space="0" w:color="auto"/>
          </w:divBdr>
        </w:div>
        <w:div w:id="770928517">
          <w:marLeft w:val="480"/>
          <w:marRight w:val="0"/>
          <w:marTop w:val="0"/>
          <w:marBottom w:val="0"/>
          <w:divBdr>
            <w:top w:val="none" w:sz="0" w:space="0" w:color="auto"/>
            <w:left w:val="none" w:sz="0" w:space="0" w:color="auto"/>
            <w:bottom w:val="none" w:sz="0" w:space="0" w:color="auto"/>
            <w:right w:val="none" w:sz="0" w:space="0" w:color="auto"/>
          </w:divBdr>
        </w:div>
        <w:div w:id="1532887179">
          <w:marLeft w:val="480"/>
          <w:marRight w:val="0"/>
          <w:marTop w:val="0"/>
          <w:marBottom w:val="0"/>
          <w:divBdr>
            <w:top w:val="none" w:sz="0" w:space="0" w:color="auto"/>
            <w:left w:val="none" w:sz="0" w:space="0" w:color="auto"/>
            <w:bottom w:val="none" w:sz="0" w:space="0" w:color="auto"/>
            <w:right w:val="none" w:sz="0" w:space="0" w:color="auto"/>
          </w:divBdr>
        </w:div>
        <w:div w:id="1757552308">
          <w:marLeft w:val="480"/>
          <w:marRight w:val="0"/>
          <w:marTop w:val="0"/>
          <w:marBottom w:val="0"/>
          <w:divBdr>
            <w:top w:val="none" w:sz="0" w:space="0" w:color="auto"/>
            <w:left w:val="none" w:sz="0" w:space="0" w:color="auto"/>
            <w:bottom w:val="none" w:sz="0" w:space="0" w:color="auto"/>
            <w:right w:val="none" w:sz="0" w:space="0" w:color="auto"/>
          </w:divBdr>
        </w:div>
        <w:div w:id="1999576582">
          <w:marLeft w:val="480"/>
          <w:marRight w:val="0"/>
          <w:marTop w:val="0"/>
          <w:marBottom w:val="0"/>
          <w:divBdr>
            <w:top w:val="none" w:sz="0" w:space="0" w:color="auto"/>
            <w:left w:val="none" w:sz="0" w:space="0" w:color="auto"/>
            <w:bottom w:val="none" w:sz="0" w:space="0" w:color="auto"/>
            <w:right w:val="none" w:sz="0" w:space="0" w:color="auto"/>
          </w:divBdr>
        </w:div>
        <w:div w:id="1315601738">
          <w:marLeft w:val="480"/>
          <w:marRight w:val="0"/>
          <w:marTop w:val="0"/>
          <w:marBottom w:val="0"/>
          <w:divBdr>
            <w:top w:val="none" w:sz="0" w:space="0" w:color="auto"/>
            <w:left w:val="none" w:sz="0" w:space="0" w:color="auto"/>
            <w:bottom w:val="none" w:sz="0" w:space="0" w:color="auto"/>
            <w:right w:val="none" w:sz="0" w:space="0" w:color="auto"/>
          </w:divBdr>
        </w:div>
        <w:div w:id="763038913">
          <w:marLeft w:val="480"/>
          <w:marRight w:val="0"/>
          <w:marTop w:val="0"/>
          <w:marBottom w:val="0"/>
          <w:divBdr>
            <w:top w:val="none" w:sz="0" w:space="0" w:color="auto"/>
            <w:left w:val="none" w:sz="0" w:space="0" w:color="auto"/>
            <w:bottom w:val="none" w:sz="0" w:space="0" w:color="auto"/>
            <w:right w:val="none" w:sz="0" w:space="0" w:color="auto"/>
          </w:divBdr>
        </w:div>
        <w:div w:id="1629505300">
          <w:marLeft w:val="480"/>
          <w:marRight w:val="0"/>
          <w:marTop w:val="0"/>
          <w:marBottom w:val="0"/>
          <w:divBdr>
            <w:top w:val="none" w:sz="0" w:space="0" w:color="auto"/>
            <w:left w:val="none" w:sz="0" w:space="0" w:color="auto"/>
            <w:bottom w:val="none" w:sz="0" w:space="0" w:color="auto"/>
            <w:right w:val="none" w:sz="0" w:space="0" w:color="auto"/>
          </w:divBdr>
        </w:div>
        <w:div w:id="1934363202">
          <w:marLeft w:val="480"/>
          <w:marRight w:val="0"/>
          <w:marTop w:val="0"/>
          <w:marBottom w:val="0"/>
          <w:divBdr>
            <w:top w:val="none" w:sz="0" w:space="0" w:color="auto"/>
            <w:left w:val="none" w:sz="0" w:space="0" w:color="auto"/>
            <w:bottom w:val="none" w:sz="0" w:space="0" w:color="auto"/>
            <w:right w:val="none" w:sz="0" w:space="0" w:color="auto"/>
          </w:divBdr>
        </w:div>
      </w:divsChild>
    </w:div>
    <w:div w:id="114757615">
      <w:bodyDiv w:val="1"/>
      <w:marLeft w:val="0"/>
      <w:marRight w:val="0"/>
      <w:marTop w:val="0"/>
      <w:marBottom w:val="0"/>
      <w:divBdr>
        <w:top w:val="none" w:sz="0" w:space="0" w:color="auto"/>
        <w:left w:val="none" w:sz="0" w:space="0" w:color="auto"/>
        <w:bottom w:val="none" w:sz="0" w:space="0" w:color="auto"/>
        <w:right w:val="none" w:sz="0" w:space="0" w:color="auto"/>
      </w:divBdr>
    </w:div>
    <w:div w:id="114835342">
      <w:bodyDiv w:val="1"/>
      <w:marLeft w:val="0"/>
      <w:marRight w:val="0"/>
      <w:marTop w:val="0"/>
      <w:marBottom w:val="0"/>
      <w:divBdr>
        <w:top w:val="none" w:sz="0" w:space="0" w:color="auto"/>
        <w:left w:val="none" w:sz="0" w:space="0" w:color="auto"/>
        <w:bottom w:val="none" w:sz="0" w:space="0" w:color="auto"/>
        <w:right w:val="none" w:sz="0" w:space="0" w:color="auto"/>
      </w:divBdr>
      <w:divsChild>
        <w:div w:id="2087140449">
          <w:marLeft w:val="480"/>
          <w:marRight w:val="0"/>
          <w:marTop w:val="0"/>
          <w:marBottom w:val="0"/>
          <w:divBdr>
            <w:top w:val="none" w:sz="0" w:space="0" w:color="auto"/>
            <w:left w:val="none" w:sz="0" w:space="0" w:color="auto"/>
            <w:bottom w:val="none" w:sz="0" w:space="0" w:color="auto"/>
            <w:right w:val="none" w:sz="0" w:space="0" w:color="auto"/>
          </w:divBdr>
        </w:div>
        <w:div w:id="1725063126">
          <w:marLeft w:val="480"/>
          <w:marRight w:val="0"/>
          <w:marTop w:val="0"/>
          <w:marBottom w:val="0"/>
          <w:divBdr>
            <w:top w:val="none" w:sz="0" w:space="0" w:color="auto"/>
            <w:left w:val="none" w:sz="0" w:space="0" w:color="auto"/>
            <w:bottom w:val="none" w:sz="0" w:space="0" w:color="auto"/>
            <w:right w:val="none" w:sz="0" w:space="0" w:color="auto"/>
          </w:divBdr>
        </w:div>
        <w:div w:id="874973881">
          <w:marLeft w:val="480"/>
          <w:marRight w:val="0"/>
          <w:marTop w:val="0"/>
          <w:marBottom w:val="0"/>
          <w:divBdr>
            <w:top w:val="none" w:sz="0" w:space="0" w:color="auto"/>
            <w:left w:val="none" w:sz="0" w:space="0" w:color="auto"/>
            <w:bottom w:val="none" w:sz="0" w:space="0" w:color="auto"/>
            <w:right w:val="none" w:sz="0" w:space="0" w:color="auto"/>
          </w:divBdr>
        </w:div>
        <w:div w:id="1555969357">
          <w:marLeft w:val="480"/>
          <w:marRight w:val="0"/>
          <w:marTop w:val="0"/>
          <w:marBottom w:val="0"/>
          <w:divBdr>
            <w:top w:val="none" w:sz="0" w:space="0" w:color="auto"/>
            <w:left w:val="none" w:sz="0" w:space="0" w:color="auto"/>
            <w:bottom w:val="none" w:sz="0" w:space="0" w:color="auto"/>
            <w:right w:val="none" w:sz="0" w:space="0" w:color="auto"/>
          </w:divBdr>
        </w:div>
        <w:div w:id="1338114117">
          <w:marLeft w:val="480"/>
          <w:marRight w:val="0"/>
          <w:marTop w:val="0"/>
          <w:marBottom w:val="0"/>
          <w:divBdr>
            <w:top w:val="none" w:sz="0" w:space="0" w:color="auto"/>
            <w:left w:val="none" w:sz="0" w:space="0" w:color="auto"/>
            <w:bottom w:val="none" w:sz="0" w:space="0" w:color="auto"/>
            <w:right w:val="none" w:sz="0" w:space="0" w:color="auto"/>
          </w:divBdr>
        </w:div>
        <w:div w:id="1340544449">
          <w:marLeft w:val="480"/>
          <w:marRight w:val="0"/>
          <w:marTop w:val="0"/>
          <w:marBottom w:val="0"/>
          <w:divBdr>
            <w:top w:val="none" w:sz="0" w:space="0" w:color="auto"/>
            <w:left w:val="none" w:sz="0" w:space="0" w:color="auto"/>
            <w:bottom w:val="none" w:sz="0" w:space="0" w:color="auto"/>
            <w:right w:val="none" w:sz="0" w:space="0" w:color="auto"/>
          </w:divBdr>
        </w:div>
        <w:div w:id="175727890">
          <w:marLeft w:val="480"/>
          <w:marRight w:val="0"/>
          <w:marTop w:val="0"/>
          <w:marBottom w:val="0"/>
          <w:divBdr>
            <w:top w:val="none" w:sz="0" w:space="0" w:color="auto"/>
            <w:left w:val="none" w:sz="0" w:space="0" w:color="auto"/>
            <w:bottom w:val="none" w:sz="0" w:space="0" w:color="auto"/>
            <w:right w:val="none" w:sz="0" w:space="0" w:color="auto"/>
          </w:divBdr>
        </w:div>
        <w:div w:id="2046834645">
          <w:marLeft w:val="480"/>
          <w:marRight w:val="0"/>
          <w:marTop w:val="0"/>
          <w:marBottom w:val="0"/>
          <w:divBdr>
            <w:top w:val="none" w:sz="0" w:space="0" w:color="auto"/>
            <w:left w:val="none" w:sz="0" w:space="0" w:color="auto"/>
            <w:bottom w:val="none" w:sz="0" w:space="0" w:color="auto"/>
            <w:right w:val="none" w:sz="0" w:space="0" w:color="auto"/>
          </w:divBdr>
        </w:div>
        <w:div w:id="212499327">
          <w:marLeft w:val="480"/>
          <w:marRight w:val="0"/>
          <w:marTop w:val="0"/>
          <w:marBottom w:val="0"/>
          <w:divBdr>
            <w:top w:val="none" w:sz="0" w:space="0" w:color="auto"/>
            <w:left w:val="none" w:sz="0" w:space="0" w:color="auto"/>
            <w:bottom w:val="none" w:sz="0" w:space="0" w:color="auto"/>
            <w:right w:val="none" w:sz="0" w:space="0" w:color="auto"/>
          </w:divBdr>
        </w:div>
        <w:div w:id="1809664166">
          <w:marLeft w:val="480"/>
          <w:marRight w:val="0"/>
          <w:marTop w:val="0"/>
          <w:marBottom w:val="0"/>
          <w:divBdr>
            <w:top w:val="none" w:sz="0" w:space="0" w:color="auto"/>
            <w:left w:val="none" w:sz="0" w:space="0" w:color="auto"/>
            <w:bottom w:val="none" w:sz="0" w:space="0" w:color="auto"/>
            <w:right w:val="none" w:sz="0" w:space="0" w:color="auto"/>
          </w:divBdr>
        </w:div>
        <w:div w:id="414476424">
          <w:marLeft w:val="480"/>
          <w:marRight w:val="0"/>
          <w:marTop w:val="0"/>
          <w:marBottom w:val="0"/>
          <w:divBdr>
            <w:top w:val="none" w:sz="0" w:space="0" w:color="auto"/>
            <w:left w:val="none" w:sz="0" w:space="0" w:color="auto"/>
            <w:bottom w:val="none" w:sz="0" w:space="0" w:color="auto"/>
            <w:right w:val="none" w:sz="0" w:space="0" w:color="auto"/>
          </w:divBdr>
        </w:div>
        <w:div w:id="1398359516">
          <w:marLeft w:val="480"/>
          <w:marRight w:val="0"/>
          <w:marTop w:val="0"/>
          <w:marBottom w:val="0"/>
          <w:divBdr>
            <w:top w:val="none" w:sz="0" w:space="0" w:color="auto"/>
            <w:left w:val="none" w:sz="0" w:space="0" w:color="auto"/>
            <w:bottom w:val="none" w:sz="0" w:space="0" w:color="auto"/>
            <w:right w:val="none" w:sz="0" w:space="0" w:color="auto"/>
          </w:divBdr>
        </w:div>
        <w:div w:id="650257604">
          <w:marLeft w:val="480"/>
          <w:marRight w:val="0"/>
          <w:marTop w:val="0"/>
          <w:marBottom w:val="0"/>
          <w:divBdr>
            <w:top w:val="none" w:sz="0" w:space="0" w:color="auto"/>
            <w:left w:val="none" w:sz="0" w:space="0" w:color="auto"/>
            <w:bottom w:val="none" w:sz="0" w:space="0" w:color="auto"/>
            <w:right w:val="none" w:sz="0" w:space="0" w:color="auto"/>
          </w:divBdr>
        </w:div>
        <w:div w:id="157312123">
          <w:marLeft w:val="480"/>
          <w:marRight w:val="0"/>
          <w:marTop w:val="0"/>
          <w:marBottom w:val="0"/>
          <w:divBdr>
            <w:top w:val="none" w:sz="0" w:space="0" w:color="auto"/>
            <w:left w:val="none" w:sz="0" w:space="0" w:color="auto"/>
            <w:bottom w:val="none" w:sz="0" w:space="0" w:color="auto"/>
            <w:right w:val="none" w:sz="0" w:space="0" w:color="auto"/>
          </w:divBdr>
        </w:div>
        <w:div w:id="1811484533">
          <w:marLeft w:val="480"/>
          <w:marRight w:val="0"/>
          <w:marTop w:val="0"/>
          <w:marBottom w:val="0"/>
          <w:divBdr>
            <w:top w:val="none" w:sz="0" w:space="0" w:color="auto"/>
            <w:left w:val="none" w:sz="0" w:space="0" w:color="auto"/>
            <w:bottom w:val="none" w:sz="0" w:space="0" w:color="auto"/>
            <w:right w:val="none" w:sz="0" w:space="0" w:color="auto"/>
          </w:divBdr>
        </w:div>
        <w:div w:id="61685082">
          <w:marLeft w:val="480"/>
          <w:marRight w:val="0"/>
          <w:marTop w:val="0"/>
          <w:marBottom w:val="0"/>
          <w:divBdr>
            <w:top w:val="none" w:sz="0" w:space="0" w:color="auto"/>
            <w:left w:val="none" w:sz="0" w:space="0" w:color="auto"/>
            <w:bottom w:val="none" w:sz="0" w:space="0" w:color="auto"/>
            <w:right w:val="none" w:sz="0" w:space="0" w:color="auto"/>
          </w:divBdr>
        </w:div>
        <w:div w:id="1072124492">
          <w:marLeft w:val="480"/>
          <w:marRight w:val="0"/>
          <w:marTop w:val="0"/>
          <w:marBottom w:val="0"/>
          <w:divBdr>
            <w:top w:val="none" w:sz="0" w:space="0" w:color="auto"/>
            <w:left w:val="none" w:sz="0" w:space="0" w:color="auto"/>
            <w:bottom w:val="none" w:sz="0" w:space="0" w:color="auto"/>
            <w:right w:val="none" w:sz="0" w:space="0" w:color="auto"/>
          </w:divBdr>
        </w:div>
        <w:div w:id="1047534539">
          <w:marLeft w:val="480"/>
          <w:marRight w:val="0"/>
          <w:marTop w:val="0"/>
          <w:marBottom w:val="0"/>
          <w:divBdr>
            <w:top w:val="none" w:sz="0" w:space="0" w:color="auto"/>
            <w:left w:val="none" w:sz="0" w:space="0" w:color="auto"/>
            <w:bottom w:val="none" w:sz="0" w:space="0" w:color="auto"/>
            <w:right w:val="none" w:sz="0" w:space="0" w:color="auto"/>
          </w:divBdr>
        </w:div>
        <w:div w:id="1304656574">
          <w:marLeft w:val="480"/>
          <w:marRight w:val="0"/>
          <w:marTop w:val="0"/>
          <w:marBottom w:val="0"/>
          <w:divBdr>
            <w:top w:val="none" w:sz="0" w:space="0" w:color="auto"/>
            <w:left w:val="none" w:sz="0" w:space="0" w:color="auto"/>
            <w:bottom w:val="none" w:sz="0" w:space="0" w:color="auto"/>
            <w:right w:val="none" w:sz="0" w:space="0" w:color="auto"/>
          </w:divBdr>
        </w:div>
        <w:div w:id="1823351341">
          <w:marLeft w:val="480"/>
          <w:marRight w:val="0"/>
          <w:marTop w:val="0"/>
          <w:marBottom w:val="0"/>
          <w:divBdr>
            <w:top w:val="none" w:sz="0" w:space="0" w:color="auto"/>
            <w:left w:val="none" w:sz="0" w:space="0" w:color="auto"/>
            <w:bottom w:val="none" w:sz="0" w:space="0" w:color="auto"/>
            <w:right w:val="none" w:sz="0" w:space="0" w:color="auto"/>
          </w:divBdr>
        </w:div>
        <w:div w:id="501555877">
          <w:marLeft w:val="480"/>
          <w:marRight w:val="0"/>
          <w:marTop w:val="0"/>
          <w:marBottom w:val="0"/>
          <w:divBdr>
            <w:top w:val="none" w:sz="0" w:space="0" w:color="auto"/>
            <w:left w:val="none" w:sz="0" w:space="0" w:color="auto"/>
            <w:bottom w:val="none" w:sz="0" w:space="0" w:color="auto"/>
            <w:right w:val="none" w:sz="0" w:space="0" w:color="auto"/>
          </w:divBdr>
        </w:div>
        <w:div w:id="900598237">
          <w:marLeft w:val="480"/>
          <w:marRight w:val="0"/>
          <w:marTop w:val="0"/>
          <w:marBottom w:val="0"/>
          <w:divBdr>
            <w:top w:val="none" w:sz="0" w:space="0" w:color="auto"/>
            <w:left w:val="none" w:sz="0" w:space="0" w:color="auto"/>
            <w:bottom w:val="none" w:sz="0" w:space="0" w:color="auto"/>
            <w:right w:val="none" w:sz="0" w:space="0" w:color="auto"/>
          </w:divBdr>
        </w:div>
        <w:div w:id="1644654823">
          <w:marLeft w:val="480"/>
          <w:marRight w:val="0"/>
          <w:marTop w:val="0"/>
          <w:marBottom w:val="0"/>
          <w:divBdr>
            <w:top w:val="none" w:sz="0" w:space="0" w:color="auto"/>
            <w:left w:val="none" w:sz="0" w:space="0" w:color="auto"/>
            <w:bottom w:val="none" w:sz="0" w:space="0" w:color="auto"/>
            <w:right w:val="none" w:sz="0" w:space="0" w:color="auto"/>
          </w:divBdr>
        </w:div>
        <w:div w:id="1936328512">
          <w:marLeft w:val="480"/>
          <w:marRight w:val="0"/>
          <w:marTop w:val="0"/>
          <w:marBottom w:val="0"/>
          <w:divBdr>
            <w:top w:val="none" w:sz="0" w:space="0" w:color="auto"/>
            <w:left w:val="none" w:sz="0" w:space="0" w:color="auto"/>
            <w:bottom w:val="none" w:sz="0" w:space="0" w:color="auto"/>
            <w:right w:val="none" w:sz="0" w:space="0" w:color="auto"/>
          </w:divBdr>
        </w:div>
        <w:div w:id="739601272">
          <w:marLeft w:val="480"/>
          <w:marRight w:val="0"/>
          <w:marTop w:val="0"/>
          <w:marBottom w:val="0"/>
          <w:divBdr>
            <w:top w:val="none" w:sz="0" w:space="0" w:color="auto"/>
            <w:left w:val="none" w:sz="0" w:space="0" w:color="auto"/>
            <w:bottom w:val="none" w:sz="0" w:space="0" w:color="auto"/>
            <w:right w:val="none" w:sz="0" w:space="0" w:color="auto"/>
          </w:divBdr>
        </w:div>
        <w:div w:id="1938368412">
          <w:marLeft w:val="480"/>
          <w:marRight w:val="0"/>
          <w:marTop w:val="0"/>
          <w:marBottom w:val="0"/>
          <w:divBdr>
            <w:top w:val="none" w:sz="0" w:space="0" w:color="auto"/>
            <w:left w:val="none" w:sz="0" w:space="0" w:color="auto"/>
            <w:bottom w:val="none" w:sz="0" w:space="0" w:color="auto"/>
            <w:right w:val="none" w:sz="0" w:space="0" w:color="auto"/>
          </w:divBdr>
        </w:div>
        <w:div w:id="566453682">
          <w:marLeft w:val="480"/>
          <w:marRight w:val="0"/>
          <w:marTop w:val="0"/>
          <w:marBottom w:val="0"/>
          <w:divBdr>
            <w:top w:val="none" w:sz="0" w:space="0" w:color="auto"/>
            <w:left w:val="none" w:sz="0" w:space="0" w:color="auto"/>
            <w:bottom w:val="none" w:sz="0" w:space="0" w:color="auto"/>
            <w:right w:val="none" w:sz="0" w:space="0" w:color="auto"/>
          </w:divBdr>
        </w:div>
        <w:div w:id="322391850">
          <w:marLeft w:val="480"/>
          <w:marRight w:val="0"/>
          <w:marTop w:val="0"/>
          <w:marBottom w:val="0"/>
          <w:divBdr>
            <w:top w:val="none" w:sz="0" w:space="0" w:color="auto"/>
            <w:left w:val="none" w:sz="0" w:space="0" w:color="auto"/>
            <w:bottom w:val="none" w:sz="0" w:space="0" w:color="auto"/>
            <w:right w:val="none" w:sz="0" w:space="0" w:color="auto"/>
          </w:divBdr>
        </w:div>
        <w:div w:id="765536850">
          <w:marLeft w:val="480"/>
          <w:marRight w:val="0"/>
          <w:marTop w:val="0"/>
          <w:marBottom w:val="0"/>
          <w:divBdr>
            <w:top w:val="none" w:sz="0" w:space="0" w:color="auto"/>
            <w:left w:val="none" w:sz="0" w:space="0" w:color="auto"/>
            <w:bottom w:val="none" w:sz="0" w:space="0" w:color="auto"/>
            <w:right w:val="none" w:sz="0" w:space="0" w:color="auto"/>
          </w:divBdr>
        </w:div>
        <w:div w:id="333263176">
          <w:marLeft w:val="480"/>
          <w:marRight w:val="0"/>
          <w:marTop w:val="0"/>
          <w:marBottom w:val="0"/>
          <w:divBdr>
            <w:top w:val="none" w:sz="0" w:space="0" w:color="auto"/>
            <w:left w:val="none" w:sz="0" w:space="0" w:color="auto"/>
            <w:bottom w:val="none" w:sz="0" w:space="0" w:color="auto"/>
            <w:right w:val="none" w:sz="0" w:space="0" w:color="auto"/>
          </w:divBdr>
        </w:div>
        <w:div w:id="833110272">
          <w:marLeft w:val="480"/>
          <w:marRight w:val="0"/>
          <w:marTop w:val="0"/>
          <w:marBottom w:val="0"/>
          <w:divBdr>
            <w:top w:val="none" w:sz="0" w:space="0" w:color="auto"/>
            <w:left w:val="none" w:sz="0" w:space="0" w:color="auto"/>
            <w:bottom w:val="none" w:sz="0" w:space="0" w:color="auto"/>
            <w:right w:val="none" w:sz="0" w:space="0" w:color="auto"/>
          </w:divBdr>
        </w:div>
        <w:div w:id="941839126">
          <w:marLeft w:val="480"/>
          <w:marRight w:val="0"/>
          <w:marTop w:val="0"/>
          <w:marBottom w:val="0"/>
          <w:divBdr>
            <w:top w:val="none" w:sz="0" w:space="0" w:color="auto"/>
            <w:left w:val="none" w:sz="0" w:space="0" w:color="auto"/>
            <w:bottom w:val="none" w:sz="0" w:space="0" w:color="auto"/>
            <w:right w:val="none" w:sz="0" w:space="0" w:color="auto"/>
          </w:divBdr>
        </w:div>
        <w:div w:id="166019560">
          <w:marLeft w:val="480"/>
          <w:marRight w:val="0"/>
          <w:marTop w:val="0"/>
          <w:marBottom w:val="0"/>
          <w:divBdr>
            <w:top w:val="none" w:sz="0" w:space="0" w:color="auto"/>
            <w:left w:val="none" w:sz="0" w:space="0" w:color="auto"/>
            <w:bottom w:val="none" w:sz="0" w:space="0" w:color="auto"/>
            <w:right w:val="none" w:sz="0" w:space="0" w:color="auto"/>
          </w:divBdr>
        </w:div>
        <w:div w:id="176627347">
          <w:marLeft w:val="480"/>
          <w:marRight w:val="0"/>
          <w:marTop w:val="0"/>
          <w:marBottom w:val="0"/>
          <w:divBdr>
            <w:top w:val="none" w:sz="0" w:space="0" w:color="auto"/>
            <w:left w:val="none" w:sz="0" w:space="0" w:color="auto"/>
            <w:bottom w:val="none" w:sz="0" w:space="0" w:color="auto"/>
            <w:right w:val="none" w:sz="0" w:space="0" w:color="auto"/>
          </w:divBdr>
        </w:div>
        <w:div w:id="54671911">
          <w:marLeft w:val="480"/>
          <w:marRight w:val="0"/>
          <w:marTop w:val="0"/>
          <w:marBottom w:val="0"/>
          <w:divBdr>
            <w:top w:val="none" w:sz="0" w:space="0" w:color="auto"/>
            <w:left w:val="none" w:sz="0" w:space="0" w:color="auto"/>
            <w:bottom w:val="none" w:sz="0" w:space="0" w:color="auto"/>
            <w:right w:val="none" w:sz="0" w:space="0" w:color="auto"/>
          </w:divBdr>
        </w:div>
        <w:div w:id="1952735581">
          <w:marLeft w:val="480"/>
          <w:marRight w:val="0"/>
          <w:marTop w:val="0"/>
          <w:marBottom w:val="0"/>
          <w:divBdr>
            <w:top w:val="none" w:sz="0" w:space="0" w:color="auto"/>
            <w:left w:val="none" w:sz="0" w:space="0" w:color="auto"/>
            <w:bottom w:val="none" w:sz="0" w:space="0" w:color="auto"/>
            <w:right w:val="none" w:sz="0" w:space="0" w:color="auto"/>
          </w:divBdr>
        </w:div>
        <w:div w:id="1418557536">
          <w:marLeft w:val="480"/>
          <w:marRight w:val="0"/>
          <w:marTop w:val="0"/>
          <w:marBottom w:val="0"/>
          <w:divBdr>
            <w:top w:val="none" w:sz="0" w:space="0" w:color="auto"/>
            <w:left w:val="none" w:sz="0" w:space="0" w:color="auto"/>
            <w:bottom w:val="none" w:sz="0" w:space="0" w:color="auto"/>
            <w:right w:val="none" w:sz="0" w:space="0" w:color="auto"/>
          </w:divBdr>
        </w:div>
        <w:div w:id="672881648">
          <w:marLeft w:val="480"/>
          <w:marRight w:val="0"/>
          <w:marTop w:val="0"/>
          <w:marBottom w:val="0"/>
          <w:divBdr>
            <w:top w:val="none" w:sz="0" w:space="0" w:color="auto"/>
            <w:left w:val="none" w:sz="0" w:space="0" w:color="auto"/>
            <w:bottom w:val="none" w:sz="0" w:space="0" w:color="auto"/>
            <w:right w:val="none" w:sz="0" w:space="0" w:color="auto"/>
          </w:divBdr>
        </w:div>
        <w:div w:id="591662519">
          <w:marLeft w:val="480"/>
          <w:marRight w:val="0"/>
          <w:marTop w:val="0"/>
          <w:marBottom w:val="0"/>
          <w:divBdr>
            <w:top w:val="none" w:sz="0" w:space="0" w:color="auto"/>
            <w:left w:val="none" w:sz="0" w:space="0" w:color="auto"/>
            <w:bottom w:val="none" w:sz="0" w:space="0" w:color="auto"/>
            <w:right w:val="none" w:sz="0" w:space="0" w:color="auto"/>
          </w:divBdr>
        </w:div>
        <w:div w:id="891648510">
          <w:marLeft w:val="480"/>
          <w:marRight w:val="0"/>
          <w:marTop w:val="0"/>
          <w:marBottom w:val="0"/>
          <w:divBdr>
            <w:top w:val="none" w:sz="0" w:space="0" w:color="auto"/>
            <w:left w:val="none" w:sz="0" w:space="0" w:color="auto"/>
            <w:bottom w:val="none" w:sz="0" w:space="0" w:color="auto"/>
            <w:right w:val="none" w:sz="0" w:space="0" w:color="auto"/>
          </w:divBdr>
        </w:div>
        <w:div w:id="659314955">
          <w:marLeft w:val="480"/>
          <w:marRight w:val="0"/>
          <w:marTop w:val="0"/>
          <w:marBottom w:val="0"/>
          <w:divBdr>
            <w:top w:val="none" w:sz="0" w:space="0" w:color="auto"/>
            <w:left w:val="none" w:sz="0" w:space="0" w:color="auto"/>
            <w:bottom w:val="none" w:sz="0" w:space="0" w:color="auto"/>
            <w:right w:val="none" w:sz="0" w:space="0" w:color="auto"/>
          </w:divBdr>
        </w:div>
        <w:div w:id="662315459">
          <w:marLeft w:val="480"/>
          <w:marRight w:val="0"/>
          <w:marTop w:val="0"/>
          <w:marBottom w:val="0"/>
          <w:divBdr>
            <w:top w:val="none" w:sz="0" w:space="0" w:color="auto"/>
            <w:left w:val="none" w:sz="0" w:space="0" w:color="auto"/>
            <w:bottom w:val="none" w:sz="0" w:space="0" w:color="auto"/>
            <w:right w:val="none" w:sz="0" w:space="0" w:color="auto"/>
          </w:divBdr>
        </w:div>
        <w:div w:id="1340549135">
          <w:marLeft w:val="480"/>
          <w:marRight w:val="0"/>
          <w:marTop w:val="0"/>
          <w:marBottom w:val="0"/>
          <w:divBdr>
            <w:top w:val="none" w:sz="0" w:space="0" w:color="auto"/>
            <w:left w:val="none" w:sz="0" w:space="0" w:color="auto"/>
            <w:bottom w:val="none" w:sz="0" w:space="0" w:color="auto"/>
            <w:right w:val="none" w:sz="0" w:space="0" w:color="auto"/>
          </w:divBdr>
        </w:div>
        <w:div w:id="1627542164">
          <w:marLeft w:val="480"/>
          <w:marRight w:val="0"/>
          <w:marTop w:val="0"/>
          <w:marBottom w:val="0"/>
          <w:divBdr>
            <w:top w:val="none" w:sz="0" w:space="0" w:color="auto"/>
            <w:left w:val="none" w:sz="0" w:space="0" w:color="auto"/>
            <w:bottom w:val="none" w:sz="0" w:space="0" w:color="auto"/>
            <w:right w:val="none" w:sz="0" w:space="0" w:color="auto"/>
          </w:divBdr>
        </w:div>
        <w:div w:id="320502984">
          <w:marLeft w:val="480"/>
          <w:marRight w:val="0"/>
          <w:marTop w:val="0"/>
          <w:marBottom w:val="0"/>
          <w:divBdr>
            <w:top w:val="none" w:sz="0" w:space="0" w:color="auto"/>
            <w:left w:val="none" w:sz="0" w:space="0" w:color="auto"/>
            <w:bottom w:val="none" w:sz="0" w:space="0" w:color="auto"/>
            <w:right w:val="none" w:sz="0" w:space="0" w:color="auto"/>
          </w:divBdr>
        </w:div>
        <w:div w:id="874656767">
          <w:marLeft w:val="480"/>
          <w:marRight w:val="0"/>
          <w:marTop w:val="0"/>
          <w:marBottom w:val="0"/>
          <w:divBdr>
            <w:top w:val="none" w:sz="0" w:space="0" w:color="auto"/>
            <w:left w:val="none" w:sz="0" w:space="0" w:color="auto"/>
            <w:bottom w:val="none" w:sz="0" w:space="0" w:color="auto"/>
            <w:right w:val="none" w:sz="0" w:space="0" w:color="auto"/>
          </w:divBdr>
        </w:div>
        <w:div w:id="1309287114">
          <w:marLeft w:val="480"/>
          <w:marRight w:val="0"/>
          <w:marTop w:val="0"/>
          <w:marBottom w:val="0"/>
          <w:divBdr>
            <w:top w:val="none" w:sz="0" w:space="0" w:color="auto"/>
            <w:left w:val="none" w:sz="0" w:space="0" w:color="auto"/>
            <w:bottom w:val="none" w:sz="0" w:space="0" w:color="auto"/>
            <w:right w:val="none" w:sz="0" w:space="0" w:color="auto"/>
          </w:divBdr>
        </w:div>
        <w:div w:id="688684645">
          <w:marLeft w:val="480"/>
          <w:marRight w:val="0"/>
          <w:marTop w:val="0"/>
          <w:marBottom w:val="0"/>
          <w:divBdr>
            <w:top w:val="none" w:sz="0" w:space="0" w:color="auto"/>
            <w:left w:val="none" w:sz="0" w:space="0" w:color="auto"/>
            <w:bottom w:val="none" w:sz="0" w:space="0" w:color="auto"/>
            <w:right w:val="none" w:sz="0" w:space="0" w:color="auto"/>
          </w:divBdr>
        </w:div>
        <w:div w:id="477305944">
          <w:marLeft w:val="480"/>
          <w:marRight w:val="0"/>
          <w:marTop w:val="0"/>
          <w:marBottom w:val="0"/>
          <w:divBdr>
            <w:top w:val="none" w:sz="0" w:space="0" w:color="auto"/>
            <w:left w:val="none" w:sz="0" w:space="0" w:color="auto"/>
            <w:bottom w:val="none" w:sz="0" w:space="0" w:color="auto"/>
            <w:right w:val="none" w:sz="0" w:space="0" w:color="auto"/>
          </w:divBdr>
        </w:div>
        <w:div w:id="2106224704">
          <w:marLeft w:val="480"/>
          <w:marRight w:val="0"/>
          <w:marTop w:val="0"/>
          <w:marBottom w:val="0"/>
          <w:divBdr>
            <w:top w:val="none" w:sz="0" w:space="0" w:color="auto"/>
            <w:left w:val="none" w:sz="0" w:space="0" w:color="auto"/>
            <w:bottom w:val="none" w:sz="0" w:space="0" w:color="auto"/>
            <w:right w:val="none" w:sz="0" w:space="0" w:color="auto"/>
          </w:divBdr>
        </w:div>
        <w:div w:id="1816021724">
          <w:marLeft w:val="480"/>
          <w:marRight w:val="0"/>
          <w:marTop w:val="0"/>
          <w:marBottom w:val="0"/>
          <w:divBdr>
            <w:top w:val="none" w:sz="0" w:space="0" w:color="auto"/>
            <w:left w:val="none" w:sz="0" w:space="0" w:color="auto"/>
            <w:bottom w:val="none" w:sz="0" w:space="0" w:color="auto"/>
            <w:right w:val="none" w:sz="0" w:space="0" w:color="auto"/>
          </w:divBdr>
        </w:div>
        <w:div w:id="1864393515">
          <w:marLeft w:val="480"/>
          <w:marRight w:val="0"/>
          <w:marTop w:val="0"/>
          <w:marBottom w:val="0"/>
          <w:divBdr>
            <w:top w:val="none" w:sz="0" w:space="0" w:color="auto"/>
            <w:left w:val="none" w:sz="0" w:space="0" w:color="auto"/>
            <w:bottom w:val="none" w:sz="0" w:space="0" w:color="auto"/>
            <w:right w:val="none" w:sz="0" w:space="0" w:color="auto"/>
          </w:divBdr>
        </w:div>
        <w:div w:id="261768608">
          <w:marLeft w:val="480"/>
          <w:marRight w:val="0"/>
          <w:marTop w:val="0"/>
          <w:marBottom w:val="0"/>
          <w:divBdr>
            <w:top w:val="none" w:sz="0" w:space="0" w:color="auto"/>
            <w:left w:val="none" w:sz="0" w:space="0" w:color="auto"/>
            <w:bottom w:val="none" w:sz="0" w:space="0" w:color="auto"/>
            <w:right w:val="none" w:sz="0" w:space="0" w:color="auto"/>
          </w:divBdr>
        </w:div>
        <w:div w:id="846486581">
          <w:marLeft w:val="480"/>
          <w:marRight w:val="0"/>
          <w:marTop w:val="0"/>
          <w:marBottom w:val="0"/>
          <w:divBdr>
            <w:top w:val="none" w:sz="0" w:space="0" w:color="auto"/>
            <w:left w:val="none" w:sz="0" w:space="0" w:color="auto"/>
            <w:bottom w:val="none" w:sz="0" w:space="0" w:color="auto"/>
            <w:right w:val="none" w:sz="0" w:space="0" w:color="auto"/>
          </w:divBdr>
        </w:div>
        <w:div w:id="304824697">
          <w:marLeft w:val="480"/>
          <w:marRight w:val="0"/>
          <w:marTop w:val="0"/>
          <w:marBottom w:val="0"/>
          <w:divBdr>
            <w:top w:val="none" w:sz="0" w:space="0" w:color="auto"/>
            <w:left w:val="none" w:sz="0" w:space="0" w:color="auto"/>
            <w:bottom w:val="none" w:sz="0" w:space="0" w:color="auto"/>
            <w:right w:val="none" w:sz="0" w:space="0" w:color="auto"/>
          </w:divBdr>
        </w:div>
        <w:div w:id="1427841990">
          <w:marLeft w:val="480"/>
          <w:marRight w:val="0"/>
          <w:marTop w:val="0"/>
          <w:marBottom w:val="0"/>
          <w:divBdr>
            <w:top w:val="none" w:sz="0" w:space="0" w:color="auto"/>
            <w:left w:val="none" w:sz="0" w:space="0" w:color="auto"/>
            <w:bottom w:val="none" w:sz="0" w:space="0" w:color="auto"/>
            <w:right w:val="none" w:sz="0" w:space="0" w:color="auto"/>
          </w:divBdr>
        </w:div>
      </w:divsChild>
    </w:div>
    <w:div w:id="115147991">
      <w:bodyDiv w:val="1"/>
      <w:marLeft w:val="0"/>
      <w:marRight w:val="0"/>
      <w:marTop w:val="0"/>
      <w:marBottom w:val="0"/>
      <w:divBdr>
        <w:top w:val="none" w:sz="0" w:space="0" w:color="auto"/>
        <w:left w:val="none" w:sz="0" w:space="0" w:color="auto"/>
        <w:bottom w:val="none" w:sz="0" w:space="0" w:color="auto"/>
        <w:right w:val="none" w:sz="0" w:space="0" w:color="auto"/>
      </w:divBdr>
      <w:divsChild>
        <w:div w:id="1212762969">
          <w:marLeft w:val="0"/>
          <w:marRight w:val="0"/>
          <w:marTop w:val="0"/>
          <w:marBottom w:val="0"/>
          <w:divBdr>
            <w:top w:val="none" w:sz="0" w:space="0" w:color="auto"/>
            <w:left w:val="none" w:sz="0" w:space="0" w:color="auto"/>
            <w:bottom w:val="none" w:sz="0" w:space="0" w:color="auto"/>
            <w:right w:val="none" w:sz="0" w:space="0" w:color="auto"/>
          </w:divBdr>
        </w:div>
        <w:div w:id="1120143484">
          <w:marLeft w:val="0"/>
          <w:marRight w:val="0"/>
          <w:marTop w:val="0"/>
          <w:marBottom w:val="0"/>
          <w:divBdr>
            <w:top w:val="none" w:sz="0" w:space="0" w:color="auto"/>
            <w:left w:val="none" w:sz="0" w:space="0" w:color="auto"/>
            <w:bottom w:val="none" w:sz="0" w:space="0" w:color="auto"/>
            <w:right w:val="none" w:sz="0" w:space="0" w:color="auto"/>
          </w:divBdr>
        </w:div>
        <w:div w:id="2016765736">
          <w:marLeft w:val="0"/>
          <w:marRight w:val="0"/>
          <w:marTop w:val="0"/>
          <w:marBottom w:val="0"/>
          <w:divBdr>
            <w:top w:val="none" w:sz="0" w:space="0" w:color="auto"/>
            <w:left w:val="none" w:sz="0" w:space="0" w:color="auto"/>
            <w:bottom w:val="none" w:sz="0" w:space="0" w:color="auto"/>
            <w:right w:val="none" w:sz="0" w:space="0" w:color="auto"/>
          </w:divBdr>
        </w:div>
        <w:div w:id="322007720">
          <w:marLeft w:val="0"/>
          <w:marRight w:val="0"/>
          <w:marTop w:val="0"/>
          <w:marBottom w:val="0"/>
          <w:divBdr>
            <w:top w:val="none" w:sz="0" w:space="0" w:color="auto"/>
            <w:left w:val="none" w:sz="0" w:space="0" w:color="auto"/>
            <w:bottom w:val="none" w:sz="0" w:space="0" w:color="auto"/>
            <w:right w:val="none" w:sz="0" w:space="0" w:color="auto"/>
          </w:divBdr>
        </w:div>
        <w:div w:id="1338538438">
          <w:marLeft w:val="0"/>
          <w:marRight w:val="0"/>
          <w:marTop w:val="0"/>
          <w:marBottom w:val="0"/>
          <w:divBdr>
            <w:top w:val="none" w:sz="0" w:space="0" w:color="auto"/>
            <w:left w:val="none" w:sz="0" w:space="0" w:color="auto"/>
            <w:bottom w:val="none" w:sz="0" w:space="0" w:color="auto"/>
            <w:right w:val="none" w:sz="0" w:space="0" w:color="auto"/>
          </w:divBdr>
        </w:div>
        <w:div w:id="1536038965">
          <w:marLeft w:val="0"/>
          <w:marRight w:val="0"/>
          <w:marTop w:val="0"/>
          <w:marBottom w:val="0"/>
          <w:divBdr>
            <w:top w:val="none" w:sz="0" w:space="0" w:color="auto"/>
            <w:left w:val="none" w:sz="0" w:space="0" w:color="auto"/>
            <w:bottom w:val="none" w:sz="0" w:space="0" w:color="auto"/>
            <w:right w:val="none" w:sz="0" w:space="0" w:color="auto"/>
          </w:divBdr>
        </w:div>
        <w:div w:id="1166818593">
          <w:marLeft w:val="0"/>
          <w:marRight w:val="0"/>
          <w:marTop w:val="0"/>
          <w:marBottom w:val="0"/>
          <w:divBdr>
            <w:top w:val="none" w:sz="0" w:space="0" w:color="auto"/>
            <w:left w:val="none" w:sz="0" w:space="0" w:color="auto"/>
            <w:bottom w:val="none" w:sz="0" w:space="0" w:color="auto"/>
            <w:right w:val="none" w:sz="0" w:space="0" w:color="auto"/>
          </w:divBdr>
        </w:div>
        <w:div w:id="824082136">
          <w:marLeft w:val="0"/>
          <w:marRight w:val="0"/>
          <w:marTop w:val="0"/>
          <w:marBottom w:val="0"/>
          <w:divBdr>
            <w:top w:val="none" w:sz="0" w:space="0" w:color="auto"/>
            <w:left w:val="none" w:sz="0" w:space="0" w:color="auto"/>
            <w:bottom w:val="none" w:sz="0" w:space="0" w:color="auto"/>
            <w:right w:val="none" w:sz="0" w:space="0" w:color="auto"/>
          </w:divBdr>
        </w:div>
        <w:div w:id="1173035410">
          <w:marLeft w:val="0"/>
          <w:marRight w:val="0"/>
          <w:marTop w:val="0"/>
          <w:marBottom w:val="0"/>
          <w:divBdr>
            <w:top w:val="none" w:sz="0" w:space="0" w:color="auto"/>
            <w:left w:val="none" w:sz="0" w:space="0" w:color="auto"/>
            <w:bottom w:val="none" w:sz="0" w:space="0" w:color="auto"/>
            <w:right w:val="none" w:sz="0" w:space="0" w:color="auto"/>
          </w:divBdr>
        </w:div>
        <w:div w:id="43415194">
          <w:marLeft w:val="0"/>
          <w:marRight w:val="0"/>
          <w:marTop w:val="0"/>
          <w:marBottom w:val="0"/>
          <w:divBdr>
            <w:top w:val="none" w:sz="0" w:space="0" w:color="auto"/>
            <w:left w:val="none" w:sz="0" w:space="0" w:color="auto"/>
            <w:bottom w:val="none" w:sz="0" w:space="0" w:color="auto"/>
            <w:right w:val="none" w:sz="0" w:space="0" w:color="auto"/>
          </w:divBdr>
        </w:div>
        <w:div w:id="604921622">
          <w:marLeft w:val="0"/>
          <w:marRight w:val="0"/>
          <w:marTop w:val="0"/>
          <w:marBottom w:val="0"/>
          <w:divBdr>
            <w:top w:val="none" w:sz="0" w:space="0" w:color="auto"/>
            <w:left w:val="none" w:sz="0" w:space="0" w:color="auto"/>
            <w:bottom w:val="none" w:sz="0" w:space="0" w:color="auto"/>
            <w:right w:val="none" w:sz="0" w:space="0" w:color="auto"/>
          </w:divBdr>
        </w:div>
        <w:div w:id="1775973398">
          <w:marLeft w:val="0"/>
          <w:marRight w:val="0"/>
          <w:marTop w:val="0"/>
          <w:marBottom w:val="0"/>
          <w:divBdr>
            <w:top w:val="none" w:sz="0" w:space="0" w:color="auto"/>
            <w:left w:val="none" w:sz="0" w:space="0" w:color="auto"/>
            <w:bottom w:val="none" w:sz="0" w:space="0" w:color="auto"/>
            <w:right w:val="none" w:sz="0" w:space="0" w:color="auto"/>
          </w:divBdr>
        </w:div>
        <w:div w:id="1281184683">
          <w:marLeft w:val="0"/>
          <w:marRight w:val="0"/>
          <w:marTop w:val="0"/>
          <w:marBottom w:val="0"/>
          <w:divBdr>
            <w:top w:val="none" w:sz="0" w:space="0" w:color="auto"/>
            <w:left w:val="none" w:sz="0" w:space="0" w:color="auto"/>
            <w:bottom w:val="none" w:sz="0" w:space="0" w:color="auto"/>
            <w:right w:val="none" w:sz="0" w:space="0" w:color="auto"/>
          </w:divBdr>
        </w:div>
        <w:div w:id="1701318808">
          <w:marLeft w:val="0"/>
          <w:marRight w:val="0"/>
          <w:marTop w:val="0"/>
          <w:marBottom w:val="0"/>
          <w:divBdr>
            <w:top w:val="none" w:sz="0" w:space="0" w:color="auto"/>
            <w:left w:val="none" w:sz="0" w:space="0" w:color="auto"/>
            <w:bottom w:val="none" w:sz="0" w:space="0" w:color="auto"/>
            <w:right w:val="none" w:sz="0" w:space="0" w:color="auto"/>
          </w:divBdr>
        </w:div>
        <w:div w:id="849753816">
          <w:marLeft w:val="0"/>
          <w:marRight w:val="0"/>
          <w:marTop w:val="0"/>
          <w:marBottom w:val="0"/>
          <w:divBdr>
            <w:top w:val="none" w:sz="0" w:space="0" w:color="auto"/>
            <w:left w:val="none" w:sz="0" w:space="0" w:color="auto"/>
            <w:bottom w:val="none" w:sz="0" w:space="0" w:color="auto"/>
            <w:right w:val="none" w:sz="0" w:space="0" w:color="auto"/>
          </w:divBdr>
        </w:div>
        <w:div w:id="252738562">
          <w:marLeft w:val="0"/>
          <w:marRight w:val="0"/>
          <w:marTop w:val="0"/>
          <w:marBottom w:val="0"/>
          <w:divBdr>
            <w:top w:val="none" w:sz="0" w:space="0" w:color="auto"/>
            <w:left w:val="none" w:sz="0" w:space="0" w:color="auto"/>
            <w:bottom w:val="none" w:sz="0" w:space="0" w:color="auto"/>
            <w:right w:val="none" w:sz="0" w:space="0" w:color="auto"/>
          </w:divBdr>
        </w:div>
        <w:div w:id="2039701607">
          <w:marLeft w:val="0"/>
          <w:marRight w:val="0"/>
          <w:marTop w:val="0"/>
          <w:marBottom w:val="0"/>
          <w:divBdr>
            <w:top w:val="none" w:sz="0" w:space="0" w:color="auto"/>
            <w:left w:val="none" w:sz="0" w:space="0" w:color="auto"/>
            <w:bottom w:val="none" w:sz="0" w:space="0" w:color="auto"/>
            <w:right w:val="none" w:sz="0" w:space="0" w:color="auto"/>
          </w:divBdr>
        </w:div>
        <w:div w:id="1676029415">
          <w:marLeft w:val="0"/>
          <w:marRight w:val="0"/>
          <w:marTop w:val="0"/>
          <w:marBottom w:val="0"/>
          <w:divBdr>
            <w:top w:val="none" w:sz="0" w:space="0" w:color="auto"/>
            <w:left w:val="none" w:sz="0" w:space="0" w:color="auto"/>
            <w:bottom w:val="none" w:sz="0" w:space="0" w:color="auto"/>
            <w:right w:val="none" w:sz="0" w:space="0" w:color="auto"/>
          </w:divBdr>
        </w:div>
        <w:div w:id="46610811">
          <w:marLeft w:val="0"/>
          <w:marRight w:val="0"/>
          <w:marTop w:val="0"/>
          <w:marBottom w:val="0"/>
          <w:divBdr>
            <w:top w:val="none" w:sz="0" w:space="0" w:color="auto"/>
            <w:left w:val="none" w:sz="0" w:space="0" w:color="auto"/>
            <w:bottom w:val="none" w:sz="0" w:space="0" w:color="auto"/>
            <w:right w:val="none" w:sz="0" w:space="0" w:color="auto"/>
          </w:divBdr>
        </w:div>
        <w:div w:id="1337341890">
          <w:marLeft w:val="0"/>
          <w:marRight w:val="0"/>
          <w:marTop w:val="0"/>
          <w:marBottom w:val="0"/>
          <w:divBdr>
            <w:top w:val="none" w:sz="0" w:space="0" w:color="auto"/>
            <w:left w:val="none" w:sz="0" w:space="0" w:color="auto"/>
            <w:bottom w:val="none" w:sz="0" w:space="0" w:color="auto"/>
            <w:right w:val="none" w:sz="0" w:space="0" w:color="auto"/>
          </w:divBdr>
        </w:div>
        <w:div w:id="632248010">
          <w:marLeft w:val="0"/>
          <w:marRight w:val="0"/>
          <w:marTop w:val="0"/>
          <w:marBottom w:val="0"/>
          <w:divBdr>
            <w:top w:val="none" w:sz="0" w:space="0" w:color="auto"/>
            <w:left w:val="none" w:sz="0" w:space="0" w:color="auto"/>
            <w:bottom w:val="none" w:sz="0" w:space="0" w:color="auto"/>
            <w:right w:val="none" w:sz="0" w:space="0" w:color="auto"/>
          </w:divBdr>
        </w:div>
        <w:div w:id="665136400">
          <w:marLeft w:val="0"/>
          <w:marRight w:val="0"/>
          <w:marTop w:val="0"/>
          <w:marBottom w:val="0"/>
          <w:divBdr>
            <w:top w:val="none" w:sz="0" w:space="0" w:color="auto"/>
            <w:left w:val="none" w:sz="0" w:space="0" w:color="auto"/>
            <w:bottom w:val="none" w:sz="0" w:space="0" w:color="auto"/>
            <w:right w:val="none" w:sz="0" w:space="0" w:color="auto"/>
          </w:divBdr>
        </w:div>
        <w:div w:id="1709140094">
          <w:marLeft w:val="0"/>
          <w:marRight w:val="0"/>
          <w:marTop w:val="0"/>
          <w:marBottom w:val="0"/>
          <w:divBdr>
            <w:top w:val="none" w:sz="0" w:space="0" w:color="auto"/>
            <w:left w:val="none" w:sz="0" w:space="0" w:color="auto"/>
            <w:bottom w:val="none" w:sz="0" w:space="0" w:color="auto"/>
            <w:right w:val="none" w:sz="0" w:space="0" w:color="auto"/>
          </w:divBdr>
        </w:div>
        <w:div w:id="1189641783">
          <w:marLeft w:val="0"/>
          <w:marRight w:val="0"/>
          <w:marTop w:val="0"/>
          <w:marBottom w:val="0"/>
          <w:divBdr>
            <w:top w:val="none" w:sz="0" w:space="0" w:color="auto"/>
            <w:left w:val="none" w:sz="0" w:space="0" w:color="auto"/>
            <w:bottom w:val="none" w:sz="0" w:space="0" w:color="auto"/>
            <w:right w:val="none" w:sz="0" w:space="0" w:color="auto"/>
          </w:divBdr>
        </w:div>
        <w:div w:id="895818640">
          <w:marLeft w:val="0"/>
          <w:marRight w:val="0"/>
          <w:marTop w:val="0"/>
          <w:marBottom w:val="0"/>
          <w:divBdr>
            <w:top w:val="none" w:sz="0" w:space="0" w:color="auto"/>
            <w:left w:val="none" w:sz="0" w:space="0" w:color="auto"/>
            <w:bottom w:val="none" w:sz="0" w:space="0" w:color="auto"/>
            <w:right w:val="none" w:sz="0" w:space="0" w:color="auto"/>
          </w:divBdr>
        </w:div>
        <w:div w:id="2035034926">
          <w:marLeft w:val="0"/>
          <w:marRight w:val="0"/>
          <w:marTop w:val="0"/>
          <w:marBottom w:val="0"/>
          <w:divBdr>
            <w:top w:val="none" w:sz="0" w:space="0" w:color="auto"/>
            <w:left w:val="none" w:sz="0" w:space="0" w:color="auto"/>
            <w:bottom w:val="none" w:sz="0" w:space="0" w:color="auto"/>
            <w:right w:val="none" w:sz="0" w:space="0" w:color="auto"/>
          </w:divBdr>
        </w:div>
        <w:div w:id="101582026">
          <w:marLeft w:val="0"/>
          <w:marRight w:val="0"/>
          <w:marTop w:val="0"/>
          <w:marBottom w:val="0"/>
          <w:divBdr>
            <w:top w:val="none" w:sz="0" w:space="0" w:color="auto"/>
            <w:left w:val="none" w:sz="0" w:space="0" w:color="auto"/>
            <w:bottom w:val="none" w:sz="0" w:space="0" w:color="auto"/>
            <w:right w:val="none" w:sz="0" w:space="0" w:color="auto"/>
          </w:divBdr>
        </w:div>
        <w:div w:id="917322222">
          <w:marLeft w:val="0"/>
          <w:marRight w:val="0"/>
          <w:marTop w:val="0"/>
          <w:marBottom w:val="0"/>
          <w:divBdr>
            <w:top w:val="none" w:sz="0" w:space="0" w:color="auto"/>
            <w:left w:val="none" w:sz="0" w:space="0" w:color="auto"/>
            <w:bottom w:val="none" w:sz="0" w:space="0" w:color="auto"/>
            <w:right w:val="none" w:sz="0" w:space="0" w:color="auto"/>
          </w:divBdr>
        </w:div>
        <w:div w:id="129252311">
          <w:marLeft w:val="0"/>
          <w:marRight w:val="0"/>
          <w:marTop w:val="0"/>
          <w:marBottom w:val="0"/>
          <w:divBdr>
            <w:top w:val="none" w:sz="0" w:space="0" w:color="auto"/>
            <w:left w:val="none" w:sz="0" w:space="0" w:color="auto"/>
            <w:bottom w:val="none" w:sz="0" w:space="0" w:color="auto"/>
            <w:right w:val="none" w:sz="0" w:space="0" w:color="auto"/>
          </w:divBdr>
        </w:div>
        <w:div w:id="1366639344">
          <w:marLeft w:val="0"/>
          <w:marRight w:val="0"/>
          <w:marTop w:val="0"/>
          <w:marBottom w:val="0"/>
          <w:divBdr>
            <w:top w:val="none" w:sz="0" w:space="0" w:color="auto"/>
            <w:left w:val="none" w:sz="0" w:space="0" w:color="auto"/>
            <w:bottom w:val="none" w:sz="0" w:space="0" w:color="auto"/>
            <w:right w:val="none" w:sz="0" w:space="0" w:color="auto"/>
          </w:divBdr>
        </w:div>
        <w:div w:id="284120163">
          <w:marLeft w:val="0"/>
          <w:marRight w:val="0"/>
          <w:marTop w:val="0"/>
          <w:marBottom w:val="0"/>
          <w:divBdr>
            <w:top w:val="none" w:sz="0" w:space="0" w:color="auto"/>
            <w:left w:val="none" w:sz="0" w:space="0" w:color="auto"/>
            <w:bottom w:val="none" w:sz="0" w:space="0" w:color="auto"/>
            <w:right w:val="none" w:sz="0" w:space="0" w:color="auto"/>
          </w:divBdr>
        </w:div>
        <w:div w:id="2036272300">
          <w:marLeft w:val="0"/>
          <w:marRight w:val="0"/>
          <w:marTop w:val="0"/>
          <w:marBottom w:val="0"/>
          <w:divBdr>
            <w:top w:val="none" w:sz="0" w:space="0" w:color="auto"/>
            <w:left w:val="none" w:sz="0" w:space="0" w:color="auto"/>
            <w:bottom w:val="none" w:sz="0" w:space="0" w:color="auto"/>
            <w:right w:val="none" w:sz="0" w:space="0" w:color="auto"/>
          </w:divBdr>
        </w:div>
        <w:div w:id="545720729">
          <w:marLeft w:val="0"/>
          <w:marRight w:val="0"/>
          <w:marTop w:val="0"/>
          <w:marBottom w:val="0"/>
          <w:divBdr>
            <w:top w:val="none" w:sz="0" w:space="0" w:color="auto"/>
            <w:left w:val="none" w:sz="0" w:space="0" w:color="auto"/>
            <w:bottom w:val="none" w:sz="0" w:space="0" w:color="auto"/>
            <w:right w:val="none" w:sz="0" w:space="0" w:color="auto"/>
          </w:divBdr>
        </w:div>
        <w:div w:id="965620806">
          <w:marLeft w:val="0"/>
          <w:marRight w:val="0"/>
          <w:marTop w:val="0"/>
          <w:marBottom w:val="0"/>
          <w:divBdr>
            <w:top w:val="none" w:sz="0" w:space="0" w:color="auto"/>
            <w:left w:val="none" w:sz="0" w:space="0" w:color="auto"/>
            <w:bottom w:val="none" w:sz="0" w:space="0" w:color="auto"/>
            <w:right w:val="none" w:sz="0" w:space="0" w:color="auto"/>
          </w:divBdr>
        </w:div>
        <w:div w:id="63458498">
          <w:marLeft w:val="0"/>
          <w:marRight w:val="0"/>
          <w:marTop w:val="0"/>
          <w:marBottom w:val="0"/>
          <w:divBdr>
            <w:top w:val="none" w:sz="0" w:space="0" w:color="auto"/>
            <w:left w:val="none" w:sz="0" w:space="0" w:color="auto"/>
            <w:bottom w:val="none" w:sz="0" w:space="0" w:color="auto"/>
            <w:right w:val="none" w:sz="0" w:space="0" w:color="auto"/>
          </w:divBdr>
        </w:div>
        <w:div w:id="1359432260">
          <w:marLeft w:val="0"/>
          <w:marRight w:val="0"/>
          <w:marTop w:val="0"/>
          <w:marBottom w:val="0"/>
          <w:divBdr>
            <w:top w:val="none" w:sz="0" w:space="0" w:color="auto"/>
            <w:left w:val="none" w:sz="0" w:space="0" w:color="auto"/>
            <w:bottom w:val="none" w:sz="0" w:space="0" w:color="auto"/>
            <w:right w:val="none" w:sz="0" w:space="0" w:color="auto"/>
          </w:divBdr>
        </w:div>
        <w:div w:id="791480602">
          <w:marLeft w:val="0"/>
          <w:marRight w:val="0"/>
          <w:marTop w:val="0"/>
          <w:marBottom w:val="0"/>
          <w:divBdr>
            <w:top w:val="none" w:sz="0" w:space="0" w:color="auto"/>
            <w:left w:val="none" w:sz="0" w:space="0" w:color="auto"/>
            <w:bottom w:val="none" w:sz="0" w:space="0" w:color="auto"/>
            <w:right w:val="none" w:sz="0" w:space="0" w:color="auto"/>
          </w:divBdr>
        </w:div>
        <w:div w:id="882252670">
          <w:marLeft w:val="0"/>
          <w:marRight w:val="0"/>
          <w:marTop w:val="0"/>
          <w:marBottom w:val="0"/>
          <w:divBdr>
            <w:top w:val="none" w:sz="0" w:space="0" w:color="auto"/>
            <w:left w:val="none" w:sz="0" w:space="0" w:color="auto"/>
            <w:bottom w:val="none" w:sz="0" w:space="0" w:color="auto"/>
            <w:right w:val="none" w:sz="0" w:space="0" w:color="auto"/>
          </w:divBdr>
        </w:div>
        <w:div w:id="1380939776">
          <w:marLeft w:val="0"/>
          <w:marRight w:val="0"/>
          <w:marTop w:val="0"/>
          <w:marBottom w:val="0"/>
          <w:divBdr>
            <w:top w:val="none" w:sz="0" w:space="0" w:color="auto"/>
            <w:left w:val="none" w:sz="0" w:space="0" w:color="auto"/>
            <w:bottom w:val="none" w:sz="0" w:space="0" w:color="auto"/>
            <w:right w:val="none" w:sz="0" w:space="0" w:color="auto"/>
          </w:divBdr>
        </w:div>
        <w:div w:id="1339041623">
          <w:marLeft w:val="0"/>
          <w:marRight w:val="0"/>
          <w:marTop w:val="0"/>
          <w:marBottom w:val="0"/>
          <w:divBdr>
            <w:top w:val="none" w:sz="0" w:space="0" w:color="auto"/>
            <w:left w:val="none" w:sz="0" w:space="0" w:color="auto"/>
            <w:bottom w:val="none" w:sz="0" w:space="0" w:color="auto"/>
            <w:right w:val="none" w:sz="0" w:space="0" w:color="auto"/>
          </w:divBdr>
        </w:div>
        <w:div w:id="1209218794">
          <w:marLeft w:val="0"/>
          <w:marRight w:val="0"/>
          <w:marTop w:val="0"/>
          <w:marBottom w:val="0"/>
          <w:divBdr>
            <w:top w:val="none" w:sz="0" w:space="0" w:color="auto"/>
            <w:left w:val="none" w:sz="0" w:space="0" w:color="auto"/>
            <w:bottom w:val="none" w:sz="0" w:space="0" w:color="auto"/>
            <w:right w:val="none" w:sz="0" w:space="0" w:color="auto"/>
          </w:divBdr>
        </w:div>
        <w:div w:id="876816147">
          <w:marLeft w:val="0"/>
          <w:marRight w:val="0"/>
          <w:marTop w:val="0"/>
          <w:marBottom w:val="0"/>
          <w:divBdr>
            <w:top w:val="none" w:sz="0" w:space="0" w:color="auto"/>
            <w:left w:val="none" w:sz="0" w:space="0" w:color="auto"/>
            <w:bottom w:val="none" w:sz="0" w:space="0" w:color="auto"/>
            <w:right w:val="none" w:sz="0" w:space="0" w:color="auto"/>
          </w:divBdr>
        </w:div>
        <w:div w:id="491141247">
          <w:marLeft w:val="0"/>
          <w:marRight w:val="0"/>
          <w:marTop w:val="0"/>
          <w:marBottom w:val="0"/>
          <w:divBdr>
            <w:top w:val="none" w:sz="0" w:space="0" w:color="auto"/>
            <w:left w:val="none" w:sz="0" w:space="0" w:color="auto"/>
            <w:bottom w:val="none" w:sz="0" w:space="0" w:color="auto"/>
            <w:right w:val="none" w:sz="0" w:space="0" w:color="auto"/>
          </w:divBdr>
        </w:div>
        <w:div w:id="3168486">
          <w:marLeft w:val="0"/>
          <w:marRight w:val="0"/>
          <w:marTop w:val="0"/>
          <w:marBottom w:val="0"/>
          <w:divBdr>
            <w:top w:val="none" w:sz="0" w:space="0" w:color="auto"/>
            <w:left w:val="none" w:sz="0" w:space="0" w:color="auto"/>
            <w:bottom w:val="none" w:sz="0" w:space="0" w:color="auto"/>
            <w:right w:val="none" w:sz="0" w:space="0" w:color="auto"/>
          </w:divBdr>
        </w:div>
        <w:div w:id="117144295">
          <w:marLeft w:val="0"/>
          <w:marRight w:val="0"/>
          <w:marTop w:val="0"/>
          <w:marBottom w:val="0"/>
          <w:divBdr>
            <w:top w:val="none" w:sz="0" w:space="0" w:color="auto"/>
            <w:left w:val="none" w:sz="0" w:space="0" w:color="auto"/>
            <w:bottom w:val="none" w:sz="0" w:space="0" w:color="auto"/>
            <w:right w:val="none" w:sz="0" w:space="0" w:color="auto"/>
          </w:divBdr>
        </w:div>
        <w:div w:id="401414247">
          <w:marLeft w:val="0"/>
          <w:marRight w:val="0"/>
          <w:marTop w:val="0"/>
          <w:marBottom w:val="0"/>
          <w:divBdr>
            <w:top w:val="none" w:sz="0" w:space="0" w:color="auto"/>
            <w:left w:val="none" w:sz="0" w:space="0" w:color="auto"/>
            <w:bottom w:val="none" w:sz="0" w:space="0" w:color="auto"/>
            <w:right w:val="none" w:sz="0" w:space="0" w:color="auto"/>
          </w:divBdr>
        </w:div>
        <w:div w:id="954824934">
          <w:marLeft w:val="0"/>
          <w:marRight w:val="0"/>
          <w:marTop w:val="0"/>
          <w:marBottom w:val="0"/>
          <w:divBdr>
            <w:top w:val="none" w:sz="0" w:space="0" w:color="auto"/>
            <w:left w:val="none" w:sz="0" w:space="0" w:color="auto"/>
            <w:bottom w:val="none" w:sz="0" w:space="0" w:color="auto"/>
            <w:right w:val="none" w:sz="0" w:space="0" w:color="auto"/>
          </w:divBdr>
        </w:div>
        <w:div w:id="730543231">
          <w:marLeft w:val="0"/>
          <w:marRight w:val="0"/>
          <w:marTop w:val="0"/>
          <w:marBottom w:val="0"/>
          <w:divBdr>
            <w:top w:val="none" w:sz="0" w:space="0" w:color="auto"/>
            <w:left w:val="none" w:sz="0" w:space="0" w:color="auto"/>
            <w:bottom w:val="none" w:sz="0" w:space="0" w:color="auto"/>
            <w:right w:val="none" w:sz="0" w:space="0" w:color="auto"/>
          </w:divBdr>
        </w:div>
        <w:div w:id="1973052453">
          <w:marLeft w:val="0"/>
          <w:marRight w:val="0"/>
          <w:marTop w:val="0"/>
          <w:marBottom w:val="0"/>
          <w:divBdr>
            <w:top w:val="none" w:sz="0" w:space="0" w:color="auto"/>
            <w:left w:val="none" w:sz="0" w:space="0" w:color="auto"/>
            <w:bottom w:val="none" w:sz="0" w:space="0" w:color="auto"/>
            <w:right w:val="none" w:sz="0" w:space="0" w:color="auto"/>
          </w:divBdr>
        </w:div>
      </w:divsChild>
    </w:div>
    <w:div w:id="115879636">
      <w:bodyDiv w:val="1"/>
      <w:marLeft w:val="0"/>
      <w:marRight w:val="0"/>
      <w:marTop w:val="0"/>
      <w:marBottom w:val="0"/>
      <w:divBdr>
        <w:top w:val="none" w:sz="0" w:space="0" w:color="auto"/>
        <w:left w:val="none" w:sz="0" w:space="0" w:color="auto"/>
        <w:bottom w:val="none" w:sz="0" w:space="0" w:color="auto"/>
        <w:right w:val="none" w:sz="0" w:space="0" w:color="auto"/>
      </w:divBdr>
      <w:divsChild>
        <w:div w:id="434443621">
          <w:marLeft w:val="640"/>
          <w:marRight w:val="0"/>
          <w:marTop w:val="0"/>
          <w:marBottom w:val="0"/>
          <w:divBdr>
            <w:top w:val="none" w:sz="0" w:space="0" w:color="auto"/>
            <w:left w:val="none" w:sz="0" w:space="0" w:color="auto"/>
            <w:bottom w:val="none" w:sz="0" w:space="0" w:color="auto"/>
            <w:right w:val="none" w:sz="0" w:space="0" w:color="auto"/>
          </w:divBdr>
        </w:div>
        <w:div w:id="1609312229">
          <w:marLeft w:val="640"/>
          <w:marRight w:val="0"/>
          <w:marTop w:val="0"/>
          <w:marBottom w:val="0"/>
          <w:divBdr>
            <w:top w:val="none" w:sz="0" w:space="0" w:color="auto"/>
            <w:left w:val="none" w:sz="0" w:space="0" w:color="auto"/>
            <w:bottom w:val="none" w:sz="0" w:space="0" w:color="auto"/>
            <w:right w:val="none" w:sz="0" w:space="0" w:color="auto"/>
          </w:divBdr>
        </w:div>
        <w:div w:id="391732340">
          <w:marLeft w:val="640"/>
          <w:marRight w:val="0"/>
          <w:marTop w:val="0"/>
          <w:marBottom w:val="0"/>
          <w:divBdr>
            <w:top w:val="none" w:sz="0" w:space="0" w:color="auto"/>
            <w:left w:val="none" w:sz="0" w:space="0" w:color="auto"/>
            <w:bottom w:val="none" w:sz="0" w:space="0" w:color="auto"/>
            <w:right w:val="none" w:sz="0" w:space="0" w:color="auto"/>
          </w:divBdr>
        </w:div>
        <w:div w:id="43987304">
          <w:marLeft w:val="640"/>
          <w:marRight w:val="0"/>
          <w:marTop w:val="0"/>
          <w:marBottom w:val="0"/>
          <w:divBdr>
            <w:top w:val="none" w:sz="0" w:space="0" w:color="auto"/>
            <w:left w:val="none" w:sz="0" w:space="0" w:color="auto"/>
            <w:bottom w:val="none" w:sz="0" w:space="0" w:color="auto"/>
            <w:right w:val="none" w:sz="0" w:space="0" w:color="auto"/>
          </w:divBdr>
        </w:div>
        <w:div w:id="41948498">
          <w:marLeft w:val="640"/>
          <w:marRight w:val="0"/>
          <w:marTop w:val="0"/>
          <w:marBottom w:val="0"/>
          <w:divBdr>
            <w:top w:val="none" w:sz="0" w:space="0" w:color="auto"/>
            <w:left w:val="none" w:sz="0" w:space="0" w:color="auto"/>
            <w:bottom w:val="none" w:sz="0" w:space="0" w:color="auto"/>
            <w:right w:val="none" w:sz="0" w:space="0" w:color="auto"/>
          </w:divBdr>
        </w:div>
        <w:div w:id="1739548567">
          <w:marLeft w:val="640"/>
          <w:marRight w:val="0"/>
          <w:marTop w:val="0"/>
          <w:marBottom w:val="0"/>
          <w:divBdr>
            <w:top w:val="none" w:sz="0" w:space="0" w:color="auto"/>
            <w:left w:val="none" w:sz="0" w:space="0" w:color="auto"/>
            <w:bottom w:val="none" w:sz="0" w:space="0" w:color="auto"/>
            <w:right w:val="none" w:sz="0" w:space="0" w:color="auto"/>
          </w:divBdr>
        </w:div>
        <w:div w:id="870538008">
          <w:marLeft w:val="640"/>
          <w:marRight w:val="0"/>
          <w:marTop w:val="0"/>
          <w:marBottom w:val="0"/>
          <w:divBdr>
            <w:top w:val="none" w:sz="0" w:space="0" w:color="auto"/>
            <w:left w:val="none" w:sz="0" w:space="0" w:color="auto"/>
            <w:bottom w:val="none" w:sz="0" w:space="0" w:color="auto"/>
            <w:right w:val="none" w:sz="0" w:space="0" w:color="auto"/>
          </w:divBdr>
        </w:div>
        <w:div w:id="1371103150">
          <w:marLeft w:val="640"/>
          <w:marRight w:val="0"/>
          <w:marTop w:val="0"/>
          <w:marBottom w:val="0"/>
          <w:divBdr>
            <w:top w:val="none" w:sz="0" w:space="0" w:color="auto"/>
            <w:left w:val="none" w:sz="0" w:space="0" w:color="auto"/>
            <w:bottom w:val="none" w:sz="0" w:space="0" w:color="auto"/>
            <w:right w:val="none" w:sz="0" w:space="0" w:color="auto"/>
          </w:divBdr>
        </w:div>
        <w:div w:id="1154030450">
          <w:marLeft w:val="640"/>
          <w:marRight w:val="0"/>
          <w:marTop w:val="0"/>
          <w:marBottom w:val="0"/>
          <w:divBdr>
            <w:top w:val="none" w:sz="0" w:space="0" w:color="auto"/>
            <w:left w:val="none" w:sz="0" w:space="0" w:color="auto"/>
            <w:bottom w:val="none" w:sz="0" w:space="0" w:color="auto"/>
            <w:right w:val="none" w:sz="0" w:space="0" w:color="auto"/>
          </w:divBdr>
        </w:div>
        <w:div w:id="101609898">
          <w:marLeft w:val="640"/>
          <w:marRight w:val="0"/>
          <w:marTop w:val="0"/>
          <w:marBottom w:val="0"/>
          <w:divBdr>
            <w:top w:val="none" w:sz="0" w:space="0" w:color="auto"/>
            <w:left w:val="none" w:sz="0" w:space="0" w:color="auto"/>
            <w:bottom w:val="none" w:sz="0" w:space="0" w:color="auto"/>
            <w:right w:val="none" w:sz="0" w:space="0" w:color="auto"/>
          </w:divBdr>
        </w:div>
        <w:div w:id="589851707">
          <w:marLeft w:val="640"/>
          <w:marRight w:val="0"/>
          <w:marTop w:val="0"/>
          <w:marBottom w:val="0"/>
          <w:divBdr>
            <w:top w:val="none" w:sz="0" w:space="0" w:color="auto"/>
            <w:left w:val="none" w:sz="0" w:space="0" w:color="auto"/>
            <w:bottom w:val="none" w:sz="0" w:space="0" w:color="auto"/>
            <w:right w:val="none" w:sz="0" w:space="0" w:color="auto"/>
          </w:divBdr>
        </w:div>
        <w:div w:id="1118447158">
          <w:marLeft w:val="640"/>
          <w:marRight w:val="0"/>
          <w:marTop w:val="0"/>
          <w:marBottom w:val="0"/>
          <w:divBdr>
            <w:top w:val="none" w:sz="0" w:space="0" w:color="auto"/>
            <w:left w:val="none" w:sz="0" w:space="0" w:color="auto"/>
            <w:bottom w:val="none" w:sz="0" w:space="0" w:color="auto"/>
            <w:right w:val="none" w:sz="0" w:space="0" w:color="auto"/>
          </w:divBdr>
        </w:div>
        <w:div w:id="135881313">
          <w:marLeft w:val="640"/>
          <w:marRight w:val="0"/>
          <w:marTop w:val="0"/>
          <w:marBottom w:val="0"/>
          <w:divBdr>
            <w:top w:val="none" w:sz="0" w:space="0" w:color="auto"/>
            <w:left w:val="none" w:sz="0" w:space="0" w:color="auto"/>
            <w:bottom w:val="none" w:sz="0" w:space="0" w:color="auto"/>
            <w:right w:val="none" w:sz="0" w:space="0" w:color="auto"/>
          </w:divBdr>
        </w:div>
        <w:div w:id="1008949824">
          <w:marLeft w:val="640"/>
          <w:marRight w:val="0"/>
          <w:marTop w:val="0"/>
          <w:marBottom w:val="0"/>
          <w:divBdr>
            <w:top w:val="none" w:sz="0" w:space="0" w:color="auto"/>
            <w:left w:val="none" w:sz="0" w:space="0" w:color="auto"/>
            <w:bottom w:val="none" w:sz="0" w:space="0" w:color="auto"/>
            <w:right w:val="none" w:sz="0" w:space="0" w:color="auto"/>
          </w:divBdr>
        </w:div>
        <w:div w:id="2100981596">
          <w:marLeft w:val="640"/>
          <w:marRight w:val="0"/>
          <w:marTop w:val="0"/>
          <w:marBottom w:val="0"/>
          <w:divBdr>
            <w:top w:val="none" w:sz="0" w:space="0" w:color="auto"/>
            <w:left w:val="none" w:sz="0" w:space="0" w:color="auto"/>
            <w:bottom w:val="none" w:sz="0" w:space="0" w:color="auto"/>
            <w:right w:val="none" w:sz="0" w:space="0" w:color="auto"/>
          </w:divBdr>
        </w:div>
        <w:div w:id="1279142505">
          <w:marLeft w:val="640"/>
          <w:marRight w:val="0"/>
          <w:marTop w:val="0"/>
          <w:marBottom w:val="0"/>
          <w:divBdr>
            <w:top w:val="none" w:sz="0" w:space="0" w:color="auto"/>
            <w:left w:val="none" w:sz="0" w:space="0" w:color="auto"/>
            <w:bottom w:val="none" w:sz="0" w:space="0" w:color="auto"/>
            <w:right w:val="none" w:sz="0" w:space="0" w:color="auto"/>
          </w:divBdr>
        </w:div>
        <w:div w:id="42291187">
          <w:marLeft w:val="640"/>
          <w:marRight w:val="0"/>
          <w:marTop w:val="0"/>
          <w:marBottom w:val="0"/>
          <w:divBdr>
            <w:top w:val="none" w:sz="0" w:space="0" w:color="auto"/>
            <w:left w:val="none" w:sz="0" w:space="0" w:color="auto"/>
            <w:bottom w:val="none" w:sz="0" w:space="0" w:color="auto"/>
            <w:right w:val="none" w:sz="0" w:space="0" w:color="auto"/>
          </w:divBdr>
        </w:div>
        <w:div w:id="1153906995">
          <w:marLeft w:val="640"/>
          <w:marRight w:val="0"/>
          <w:marTop w:val="0"/>
          <w:marBottom w:val="0"/>
          <w:divBdr>
            <w:top w:val="none" w:sz="0" w:space="0" w:color="auto"/>
            <w:left w:val="none" w:sz="0" w:space="0" w:color="auto"/>
            <w:bottom w:val="none" w:sz="0" w:space="0" w:color="auto"/>
            <w:right w:val="none" w:sz="0" w:space="0" w:color="auto"/>
          </w:divBdr>
        </w:div>
        <w:div w:id="1638799541">
          <w:marLeft w:val="640"/>
          <w:marRight w:val="0"/>
          <w:marTop w:val="0"/>
          <w:marBottom w:val="0"/>
          <w:divBdr>
            <w:top w:val="none" w:sz="0" w:space="0" w:color="auto"/>
            <w:left w:val="none" w:sz="0" w:space="0" w:color="auto"/>
            <w:bottom w:val="none" w:sz="0" w:space="0" w:color="auto"/>
            <w:right w:val="none" w:sz="0" w:space="0" w:color="auto"/>
          </w:divBdr>
        </w:div>
        <w:div w:id="1561556468">
          <w:marLeft w:val="640"/>
          <w:marRight w:val="0"/>
          <w:marTop w:val="0"/>
          <w:marBottom w:val="0"/>
          <w:divBdr>
            <w:top w:val="none" w:sz="0" w:space="0" w:color="auto"/>
            <w:left w:val="none" w:sz="0" w:space="0" w:color="auto"/>
            <w:bottom w:val="none" w:sz="0" w:space="0" w:color="auto"/>
            <w:right w:val="none" w:sz="0" w:space="0" w:color="auto"/>
          </w:divBdr>
        </w:div>
        <w:div w:id="756440237">
          <w:marLeft w:val="640"/>
          <w:marRight w:val="0"/>
          <w:marTop w:val="0"/>
          <w:marBottom w:val="0"/>
          <w:divBdr>
            <w:top w:val="none" w:sz="0" w:space="0" w:color="auto"/>
            <w:left w:val="none" w:sz="0" w:space="0" w:color="auto"/>
            <w:bottom w:val="none" w:sz="0" w:space="0" w:color="auto"/>
            <w:right w:val="none" w:sz="0" w:space="0" w:color="auto"/>
          </w:divBdr>
        </w:div>
        <w:div w:id="1943996730">
          <w:marLeft w:val="640"/>
          <w:marRight w:val="0"/>
          <w:marTop w:val="0"/>
          <w:marBottom w:val="0"/>
          <w:divBdr>
            <w:top w:val="none" w:sz="0" w:space="0" w:color="auto"/>
            <w:left w:val="none" w:sz="0" w:space="0" w:color="auto"/>
            <w:bottom w:val="none" w:sz="0" w:space="0" w:color="auto"/>
            <w:right w:val="none" w:sz="0" w:space="0" w:color="auto"/>
          </w:divBdr>
        </w:div>
        <w:div w:id="1863861424">
          <w:marLeft w:val="640"/>
          <w:marRight w:val="0"/>
          <w:marTop w:val="0"/>
          <w:marBottom w:val="0"/>
          <w:divBdr>
            <w:top w:val="none" w:sz="0" w:space="0" w:color="auto"/>
            <w:left w:val="none" w:sz="0" w:space="0" w:color="auto"/>
            <w:bottom w:val="none" w:sz="0" w:space="0" w:color="auto"/>
            <w:right w:val="none" w:sz="0" w:space="0" w:color="auto"/>
          </w:divBdr>
        </w:div>
        <w:div w:id="609627580">
          <w:marLeft w:val="640"/>
          <w:marRight w:val="0"/>
          <w:marTop w:val="0"/>
          <w:marBottom w:val="0"/>
          <w:divBdr>
            <w:top w:val="none" w:sz="0" w:space="0" w:color="auto"/>
            <w:left w:val="none" w:sz="0" w:space="0" w:color="auto"/>
            <w:bottom w:val="none" w:sz="0" w:space="0" w:color="auto"/>
            <w:right w:val="none" w:sz="0" w:space="0" w:color="auto"/>
          </w:divBdr>
        </w:div>
        <w:div w:id="328749244">
          <w:marLeft w:val="640"/>
          <w:marRight w:val="0"/>
          <w:marTop w:val="0"/>
          <w:marBottom w:val="0"/>
          <w:divBdr>
            <w:top w:val="none" w:sz="0" w:space="0" w:color="auto"/>
            <w:left w:val="none" w:sz="0" w:space="0" w:color="auto"/>
            <w:bottom w:val="none" w:sz="0" w:space="0" w:color="auto"/>
            <w:right w:val="none" w:sz="0" w:space="0" w:color="auto"/>
          </w:divBdr>
        </w:div>
        <w:div w:id="1402174098">
          <w:marLeft w:val="640"/>
          <w:marRight w:val="0"/>
          <w:marTop w:val="0"/>
          <w:marBottom w:val="0"/>
          <w:divBdr>
            <w:top w:val="none" w:sz="0" w:space="0" w:color="auto"/>
            <w:left w:val="none" w:sz="0" w:space="0" w:color="auto"/>
            <w:bottom w:val="none" w:sz="0" w:space="0" w:color="auto"/>
            <w:right w:val="none" w:sz="0" w:space="0" w:color="auto"/>
          </w:divBdr>
        </w:div>
        <w:div w:id="1769887032">
          <w:marLeft w:val="640"/>
          <w:marRight w:val="0"/>
          <w:marTop w:val="0"/>
          <w:marBottom w:val="0"/>
          <w:divBdr>
            <w:top w:val="none" w:sz="0" w:space="0" w:color="auto"/>
            <w:left w:val="none" w:sz="0" w:space="0" w:color="auto"/>
            <w:bottom w:val="none" w:sz="0" w:space="0" w:color="auto"/>
            <w:right w:val="none" w:sz="0" w:space="0" w:color="auto"/>
          </w:divBdr>
        </w:div>
        <w:div w:id="1741831177">
          <w:marLeft w:val="640"/>
          <w:marRight w:val="0"/>
          <w:marTop w:val="0"/>
          <w:marBottom w:val="0"/>
          <w:divBdr>
            <w:top w:val="none" w:sz="0" w:space="0" w:color="auto"/>
            <w:left w:val="none" w:sz="0" w:space="0" w:color="auto"/>
            <w:bottom w:val="none" w:sz="0" w:space="0" w:color="auto"/>
            <w:right w:val="none" w:sz="0" w:space="0" w:color="auto"/>
          </w:divBdr>
        </w:div>
        <w:div w:id="818499122">
          <w:marLeft w:val="640"/>
          <w:marRight w:val="0"/>
          <w:marTop w:val="0"/>
          <w:marBottom w:val="0"/>
          <w:divBdr>
            <w:top w:val="none" w:sz="0" w:space="0" w:color="auto"/>
            <w:left w:val="none" w:sz="0" w:space="0" w:color="auto"/>
            <w:bottom w:val="none" w:sz="0" w:space="0" w:color="auto"/>
            <w:right w:val="none" w:sz="0" w:space="0" w:color="auto"/>
          </w:divBdr>
        </w:div>
        <w:div w:id="1798838627">
          <w:marLeft w:val="640"/>
          <w:marRight w:val="0"/>
          <w:marTop w:val="0"/>
          <w:marBottom w:val="0"/>
          <w:divBdr>
            <w:top w:val="none" w:sz="0" w:space="0" w:color="auto"/>
            <w:left w:val="none" w:sz="0" w:space="0" w:color="auto"/>
            <w:bottom w:val="none" w:sz="0" w:space="0" w:color="auto"/>
            <w:right w:val="none" w:sz="0" w:space="0" w:color="auto"/>
          </w:divBdr>
        </w:div>
        <w:div w:id="118299660">
          <w:marLeft w:val="640"/>
          <w:marRight w:val="0"/>
          <w:marTop w:val="0"/>
          <w:marBottom w:val="0"/>
          <w:divBdr>
            <w:top w:val="none" w:sz="0" w:space="0" w:color="auto"/>
            <w:left w:val="none" w:sz="0" w:space="0" w:color="auto"/>
            <w:bottom w:val="none" w:sz="0" w:space="0" w:color="auto"/>
            <w:right w:val="none" w:sz="0" w:space="0" w:color="auto"/>
          </w:divBdr>
        </w:div>
        <w:div w:id="375084999">
          <w:marLeft w:val="640"/>
          <w:marRight w:val="0"/>
          <w:marTop w:val="0"/>
          <w:marBottom w:val="0"/>
          <w:divBdr>
            <w:top w:val="none" w:sz="0" w:space="0" w:color="auto"/>
            <w:left w:val="none" w:sz="0" w:space="0" w:color="auto"/>
            <w:bottom w:val="none" w:sz="0" w:space="0" w:color="auto"/>
            <w:right w:val="none" w:sz="0" w:space="0" w:color="auto"/>
          </w:divBdr>
        </w:div>
        <w:div w:id="2105683775">
          <w:marLeft w:val="640"/>
          <w:marRight w:val="0"/>
          <w:marTop w:val="0"/>
          <w:marBottom w:val="0"/>
          <w:divBdr>
            <w:top w:val="none" w:sz="0" w:space="0" w:color="auto"/>
            <w:left w:val="none" w:sz="0" w:space="0" w:color="auto"/>
            <w:bottom w:val="none" w:sz="0" w:space="0" w:color="auto"/>
            <w:right w:val="none" w:sz="0" w:space="0" w:color="auto"/>
          </w:divBdr>
        </w:div>
        <w:div w:id="432630721">
          <w:marLeft w:val="640"/>
          <w:marRight w:val="0"/>
          <w:marTop w:val="0"/>
          <w:marBottom w:val="0"/>
          <w:divBdr>
            <w:top w:val="none" w:sz="0" w:space="0" w:color="auto"/>
            <w:left w:val="none" w:sz="0" w:space="0" w:color="auto"/>
            <w:bottom w:val="none" w:sz="0" w:space="0" w:color="auto"/>
            <w:right w:val="none" w:sz="0" w:space="0" w:color="auto"/>
          </w:divBdr>
        </w:div>
        <w:div w:id="1656182680">
          <w:marLeft w:val="640"/>
          <w:marRight w:val="0"/>
          <w:marTop w:val="0"/>
          <w:marBottom w:val="0"/>
          <w:divBdr>
            <w:top w:val="none" w:sz="0" w:space="0" w:color="auto"/>
            <w:left w:val="none" w:sz="0" w:space="0" w:color="auto"/>
            <w:bottom w:val="none" w:sz="0" w:space="0" w:color="auto"/>
            <w:right w:val="none" w:sz="0" w:space="0" w:color="auto"/>
          </w:divBdr>
        </w:div>
        <w:div w:id="2091803904">
          <w:marLeft w:val="640"/>
          <w:marRight w:val="0"/>
          <w:marTop w:val="0"/>
          <w:marBottom w:val="0"/>
          <w:divBdr>
            <w:top w:val="none" w:sz="0" w:space="0" w:color="auto"/>
            <w:left w:val="none" w:sz="0" w:space="0" w:color="auto"/>
            <w:bottom w:val="none" w:sz="0" w:space="0" w:color="auto"/>
            <w:right w:val="none" w:sz="0" w:space="0" w:color="auto"/>
          </w:divBdr>
        </w:div>
        <w:div w:id="1398359364">
          <w:marLeft w:val="640"/>
          <w:marRight w:val="0"/>
          <w:marTop w:val="0"/>
          <w:marBottom w:val="0"/>
          <w:divBdr>
            <w:top w:val="none" w:sz="0" w:space="0" w:color="auto"/>
            <w:left w:val="none" w:sz="0" w:space="0" w:color="auto"/>
            <w:bottom w:val="none" w:sz="0" w:space="0" w:color="auto"/>
            <w:right w:val="none" w:sz="0" w:space="0" w:color="auto"/>
          </w:divBdr>
        </w:div>
        <w:div w:id="1513836846">
          <w:marLeft w:val="640"/>
          <w:marRight w:val="0"/>
          <w:marTop w:val="0"/>
          <w:marBottom w:val="0"/>
          <w:divBdr>
            <w:top w:val="none" w:sz="0" w:space="0" w:color="auto"/>
            <w:left w:val="none" w:sz="0" w:space="0" w:color="auto"/>
            <w:bottom w:val="none" w:sz="0" w:space="0" w:color="auto"/>
            <w:right w:val="none" w:sz="0" w:space="0" w:color="auto"/>
          </w:divBdr>
        </w:div>
        <w:div w:id="1724938186">
          <w:marLeft w:val="640"/>
          <w:marRight w:val="0"/>
          <w:marTop w:val="0"/>
          <w:marBottom w:val="0"/>
          <w:divBdr>
            <w:top w:val="none" w:sz="0" w:space="0" w:color="auto"/>
            <w:left w:val="none" w:sz="0" w:space="0" w:color="auto"/>
            <w:bottom w:val="none" w:sz="0" w:space="0" w:color="auto"/>
            <w:right w:val="none" w:sz="0" w:space="0" w:color="auto"/>
          </w:divBdr>
        </w:div>
        <w:div w:id="924270164">
          <w:marLeft w:val="640"/>
          <w:marRight w:val="0"/>
          <w:marTop w:val="0"/>
          <w:marBottom w:val="0"/>
          <w:divBdr>
            <w:top w:val="none" w:sz="0" w:space="0" w:color="auto"/>
            <w:left w:val="none" w:sz="0" w:space="0" w:color="auto"/>
            <w:bottom w:val="none" w:sz="0" w:space="0" w:color="auto"/>
            <w:right w:val="none" w:sz="0" w:space="0" w:color="auto"/>
          </w:divBdr>
        </w:div>
        <w:div w:id="861698894">
          <w:marLeft w:val="640"/>
          <w:marRight w:val="0"/>
          <w:marTop w:val="0"/>
          <w:marBottom w:val="0"/>
          <w:divBdr>
            <w:top w:val="none" w:sz="0" w:space="0" w:color="auto"/>
            <w:left w:val="none" w:sz="0" w:space="0" w:color="auto"/>
            <w:bottom w:val="none" w:sz="0" w:space="0" w:color="auto"/>
            <w:right w:val="none" w:sz="0" w:space="0" w:color="auto"/>
          </w:divBdr>
        </w:div>
        <w:div w:id="338586077">
          <w:marLeft w:val="640"/>
          <w:marRight w:val="0"/>
          <w:marTop w:val="0"/>
          <w:marBottom w:val="0"/>
          <w:divBdr>
            <w:top w:val="none" w:sz="0" w:space="0" w:color="auto"/>
            <w:left w:val="none" w:sz="0" w:space="0" w:color="auto"/>
            <w:bottom w:val="none" w:sz="0" w:space="0" w:color="auto"/>
            <w:right w:val="none" w:sz="0" w:space="0" w:color="auto"/>
          </w:divBdr>
        </w:div>
        <w:div w:id="2082751066">
          <w:marLeft w:val="640"/>
          <w:marRight w:val="0"/>
          <w:marTop w:val="0"/>
          <w:marBottom w:val="0"/>
          <w:divBdr>
            <w:top w:val="none" w:sz="0" w:space="0" w:color="auto"/>
            <w:left w:val="none" w:sz="0" w:space="0" w:color="auto"/>
            <w:bottom w:val="none" w:sz="0" w:space="0" w:color="auto"/>
            <w:right w:val="none" w:sz="0" w:space="0" w:color="auto"/>
          </w:divBdr>
        </w:div>
        <w:div w:id="268198143">
          <w:marLeft w:val="640"/>
          <w:marRight w:val="0"/>
          <w:marTop w:val="0"/>
          <w:marBottom w:val="0"/>
          <w:divBdr>
            <w:top w:val="none" w:sz="0" w:space="0" w:color="auto"/>
            <w:left w:val="none" w:sz="0" w:space="0" w:color="auto"/>
            <w:bottom w:val="none" w:sz="0" w:space="0" w:color="auto"/>
            <w:right w:val="none" w:sz="0" w:space="0" w:color="auto"/>
          </w:divBdr>
        </w:div>
        <w:div w:id="894048118">
          <w:marLeft w:val="640"/>
          <w:marRight w:val="0"/>
          <w:marTop w:val="0"/>
          <w:marBottom w:val="0"/>
          <w:divBdr>
            <w:top w:val="none" w:sz="0" w:space="0" w:color="auto"/>
            <w:left w:val="none" w:sz="0" w:space="0" w:color="auto"/>
            <w:bottom w:val="none" w:sz="0" w:space="0" w:color="auto"/>
            <w:right w:val="none" w:sz="0" w:space="0" w:color="auto"/>
          </w:divBdr>
        </w:div>
        <w:div w:id="684865859">
          <w:marLeft w:val="640"/>
          <w:marRight w:val="0"/>
          <w:marTop w:val="0"/>
          <w:marBottom w:val="0"/>
          <w:divBdr>
            <w:top w:val="none" w:sz="0" w:space="0" w:color="auto"/>
            <w:left w:val="none" w:sz="0" w:space="0" w:color="auto"/>
            <w:bottom w:val="none" w:sz="0" w:space="0" w:color="auto"/>
            <w:right w:val="none" w:sz="0" w:space="0" w:color="auto"/>
          </w:divBdr>
        </w:div>
        <w:div w:id="1675642718">
          <w:marLeft w:val="640"/>
          <w:marRight w:val="0"/>
          <w:marTop w:val="0"/>
          <w:marBottom w:val="0"/>
          <w:divBdr>
            <w:top w:val="none" w:sz="0" w:space="0" w:color="auto"/>
            <w:left w:val="none" w:sz="0" w:space="0" w:color="auto"/>
            <w:bottom w:val="none" w:sz="0" w:space="0" w:color="auto"/>
            <w:right w:val="none" w:sz="0" w:space="0" w:color="auto"/>
          </w:divBdr>
        </w:div>
      </w:divsChild>
    </w:div>
    <w:div w:id="116916367">
      <w:bodyDiv w:val="1"/>
      <w:marLeft w:val="0"/>
      <w:marRight w:val="0"/>
      <w:marTop w:val="0"/>
      <w:marBottom w:val="0"/>
      <w:divBdr>
        <w:top w:val="none" w:sz="0" w:space="0" w:color="auto"/>
        <w:left w:val="none" w:sz="0" w:space="0" w:color="auto"/>
        <w:bottom w:val="none" w:sz="0" w:space="0" w:color="auto"/>
        <w:right w:val="none" w:sz="0" w:space="0" w:color="auto"/>
      </w:divBdr>
    </w:div>
    <w:div w:id="117375721">
      <w:bodyDiv w:val="1"/>
      <w:marLeft w:val="0"/>
      <w:marRight w:val="0"/>
      <w:marTop w:val="0"/>
      <w:marBottom w:val="0"/>
      <w:divBdr>
        <w:top w:val="none" w:sz="0" w:space="0" w:color="auto"/>
        <w:left w:val="none" w:sz="0" w:space="0" w:color="auto"/>
        <w:bottom w:val="none" w:sz="0" w:space="0" w:color="auto"/>
        <w:right w:val="none" w:sz="0" w:space="0" w:color="auto"/>
      </w:divBdr>
    </w:div>
    <w:div w:id="117604216">
      <w:bodyDiv w:val="1"/>
      <w:marLeft w:val="0"/>
      <w:marRight w:val="0"/>
      <w:marTop w:val="0"/>
      <w:marBottom w:val="0"/>
      <w:divBdr>
        <w:top w:val="none" w:sz="0" w:space="0" w:color="auto"/>
        <w:left w:val="none" w:sz="0" w:space="0" w:color="auto"/>
        <w:bottom w:val="none" w:sz="0" w:space="0" w:color="auto"/>
        <w:right w:val="none" w:sz="0" w:space="0" w:color="auto"/>
      </w:divBdr>
    </w:div>
    <w:div w:id="117800423">
      <w:bodyDiv w:val="1"/>
      <w:marLeft w:val="0"/>
      <w:marRight w:val="0"/>
      <w:marTop w:val="0"/>
      <w:marBottom w:val="0"/>
      <w:divBdr>
        <w:top w:val="none" w:sz="0" w:space="0" w:color="auto"/>
        <w:left w:val="none" w:sz="0" w:space="0" w:color="auto"/>
        <w:bottom w:val="none" w:sz="0" w:space="0" w:color="auto"/>
        <w:right w:val="none" w:sz="0" w:space="0" w:color="auto"/>
      </w:divBdr>
    </w:div>
    <w:div w:id="117845709">
      <w:bodyDiv w:val="1"/>
      <w:marLeft w:val="0"/>
      <w:marRight w:val="0"/>
      <w:marTop w:val="0"/>
      <w:marBottom w:val="0"/>
      <w:divBdr>
        <w:top w:val="none" w:sz="0" w:space="0" w:color="auto"/>
        <w:left w:val="none" w:sz="0" w:space="0" w:color="auto"/>
        <w:bottom w:val="none" w:sz="0" w:space="0" w:color="auto"/>
        <w:right w:val="none" w:sz="0" w:space="0" w:color="auto"/>
      </w:divBdr>
    </w:div>
    <w:div w:id="118426760">
      <w:bodyDiv w:val="1"/>
      <w:marLeft w:val="0"/>
      <w:marRight w:val="0"/>
      <w:marTop w:val="0"/>
      <w:marBottom w:val="0"/>
      <w:divBdr>
        <w:top w:val="none" w:sz="0" w:space="0" w:color="auto"/>
        <w:left w:val="none" w:sz="0" w:space="0" w:color="auto"/>
        <w:bottom w:val="none" w:sz="0" w:space="0" w:color="auto"/>
        <w:right w:val="none" w:sz="0" w:space="0" w:color="auto"/>
      </w:divBdr>
    </w:div>
    <w:div w:id="120810118">
      <w:bodyDiv w:val="1"/>
      <w:marLeft w:val="0"/>
      <w:marRight w:val="0"/>
      <w:marTop w:val="0"/>
      <w:marBottom w:val="0"/>
      <w:divBdr>
        <w:top w:val="none" w:sz="0" w:space="0" w:color="auto"/>
        <w:left w:val="none" w:sz="0" w:space="0" w:color="auto"/>
        <w:bottom w:val="none" w:sz="0" w:space="0" w:color="auto"/>
        <w:right w:val="none" w:sz="0" w:space="0" w:color="auto"/>
      </w:divBdr>
    </w:div>
    <w:div w:id="121077512">
      <w:bodyDiv w:val="1"/>
      <w:marLeft w:val="0"/>
      <w:marRight w:val="0"/>
      <w:marTop w:val="0"/>
      <w:marBottom w:val="0"/>
      <w:divBdr>
        <w:top w:val="none" w:sz="0" w:space="0" w:color="auto"/>
        <w:left w:val="none" w:sz="0" w:space="0" w:color="auto"/>
        <w:bottom w:val="none" w:sz="0" w:space="0" w:color="auto"/>
        <w:right w:val="none" w:sz="0" w:space="0" w:color="auto"/>
      </w:divBdr>
    </w:div>
    <w:div w:id="121266410">
      <w:bodyDiv w:val="1"/>
      <w:marLeft w:val="0"/>
      <w:marRight w:val="0"/>
      <w:marTop w:val="0"/>
      <w:marBottom w:val="0"/>
      <w:divBdr>
        <w:top w:val="none" w:sz="0" w:space="0" w:color="auto"/>
        <w:left w:val="none" w:sz="0" w:space="0" w:color="auto"/>
        <w:bottom w:val="none" w:sz="0" w:space="0" w:color="auto"/>
        <w:right w:val="none" w:sz="0" w:space="0" w:color="auto"/>
      </w:divBdr>
    </w:div>
    <w:div w:id="121311568">
      <w:bodyDiv w:val="1"/>
      <w:marLeft w:val="0"/>
      <w:marRight w:val="0"/>
      <w:marTop w:val="0"/>
      <w:marBottom w:val="0"/>
      <w:divBdr>
        <w:top w:val="none" w:sz="0" w:space="0" w:color="auto"/>
        <w:left w:val="none" w:sz="0" w:space="0" w:color="auto"/>
        <w:bottom w:val="none" w:sz="0" w:space="0" w:color="auto"/>
        <w:right w:val="none" w:sz="0" w:space="0" w:color="auto"/>
      </w:divBdr>
    </w:div>
    <w:div w:id="122119544">
      <w:bodyDiv w:val="1"/>
      <w:marLeft w:val="0"/>
      <w:marRight w:val="0"/>
      <w:marTop w:val="0"/>
      <w:marBottom w:val="0"/>
      <w:divBdr>
        <w:top w:val="none" w:sz="0" w:space="0" w:color="auto"/>
        <w:left w:val="none" w:sz="0" w:space="0" w:color="auto"/>
        <w:bottom w:val="none" w:sz="0" w:space="0" w:color="auto"/>
        <w:right w:val="none" w:sz="0" w:space="0" w:color="auto"/>
      </w:divBdr>
    </w:div>
    <w:div w:id="122966268">
      <w:bodyDiv w:val="1"/>
      <w:marLeft w:val="0"/>
      <w:marRight w:val="0"/>
      <w:marTop w:val="0"/>
      <w:marBottom w:val="0"/>
      <w:divBdr>
        <w:top w:val="none" w:sz="0" w:space="0" w:color="auto"/>
        <w:left w:val="none" w:sz="0" w:space="0" w:color="auto"/>
        <w:bottom w:val="none" w:sz="0" w:space="0" w:color="auto"/>
        <w:right w:val="none" w:sz="0" w:space="0" w:color="auto"/>
      </w:divBdr>
    </w:div>
    <w:div w:id="123080079">
      <w:bodyDiv w:val="1"/>
      <w:marLeft w:val="0"/>
      <w:marRight w:val="0"/>
      <w:marTop w:val="0"/>
      <w:marBottom w:val="0"/>
      <w:divBdr>
        <w:top w:val="none" w:sz="0" w:space="0" w:color="auto"/>
        <w:left w:val="none" w:sz="0" w:space="0" w:color="auto"/>
        <w:bottom w:val="none" w:sz="0" w:space="0" w:color="auto"/>
        <w:right w:val="none" w:sz="0" w:space="0" w:color="auto"/>
      </w:divBdr>
    </w:div>
    <w:div w:id="123429386">
      <w:bodyDiv w:val="1"/>
      <w:marLeft w:val="0"/>
      <w:marRight w:val="0"/>
      <w:marTop w:val="0"/>
      <w:marBottom w:val="0"/>
      <w:divBdr>
        <w:top w:val="none" w:sz="0" w:space="0" w:color="auto"/>
        <w:left w:val="none" w:sz="0" w:space="0" w:color="auto"/>
        <w:bottom w:val="none" w:sz="0" w:space="0" w:color="auto"/>
        <w:right w:val="none" w:sz="0" w:space="0" w:color="auto"/>
      </w:divBdr>
    </w:div>
    <w:div w:id="123625666">
      <w:bodyDiv w:val="1"/>
      <w:marLeft w:val="0"/>
      <w:marRight w:val="0"/>
      <w:marTop w:val="0"/>
      <w:marBottom w:val="0"/>
      <w:divBdr>
        <w:top w:val="none" w:sz="0" w:space="0" w:color="auto"/>
        <w:left w:val="none" w:sz="0" w:space="0" w:color="auto"/>
        <w:bottom w:val="none" w:sz="0" w:space="0" w:color="auto"/>
        <w:right w:val="none" w:sz="0" w:space="0" w:color="auto"/>
      </w:divBdr>
    </w:div>
    <w:div w:id="127628219">
      <w:bodyDiv w:val="1"/>
      <w:marLeft w:val="0"/>
      <w:marRight w:val="0"/>
      <w:marTop w:val="0"/>
      <w:marBottom w:val="0"/>
      <w:divBdr>
        <w:top w:val="none" w:sz="0" w:space="0" w:color="auto"/>
        <w:left w:val="none" w:sz="0" w:space="0" w:color="auto"/>
        <w:bottom w:val="none" w:sz="0" w:space="0" w:color="auto"/>
        <w:right w:val="none" w:sz="0" w:space="0" w:color="auto"/>
      </w:divBdr>
    </w:div>
    <w:div w:id="127751227">
      <w:bodyDiv w:val="1"/>
      <w:marLeft w:val="0"/>
      <w:marRight w:val="0"/>
      <w:marTop w:val="0"/>
      <w:marBottom w:val="0"/>
      <w:divBdr>
        <w:top w:val="none" w:sz="0" w:space="0" w:color="auto"/>
        <w:left w:val="none" w:sz="0" w:space="0" w:color="auto"/>
        <w:bottom w:val="none" w:sz="0" w:space="0" w:color="auto"/>
        <w:right w:val="none" w:sz="0" w:space="0" w:color="auto"/>
      </w:divBdr>
    </w:div>
    <w:div w:id="128323574">
      <w:bodyDiv w:val="1"/>
      <w:marLeft w:val="0"/>
      <w:marRight w:val="0"/>
      <w:marTop w:val="0"/>
      <w:marBottom w:val="0"/>
      <w:divBdr>
        <w:top w:val="none" w:sz="0" w:space="0" w:color="auto"/>
        <w:left w:val="none" w:sz="0" w:space="0" w:color="auto"/>
        <w:bottom w:val="none" w:sz="0" w:space="0" w:color="auto"/>
        <w:right w:val="none" w:sz="0" w:space="0" w:color="auto"/>
      </w:divBdr>
    </w:div>
    <w:div w:id="129439296">
      <w:bodyDiv w:val="1"/>
      <w:marLeft w:val="0"/>
      <w:marRight w:val="0"/>
      <w:marTop w:val="0"/>
      <w:marBottom w:val="0"/>
      <w:divBdr>
        <w:top w:val="none" w:sz="0" w:space="0" w:color="auto"/>
        <w:left w:val="none" w:sz="0" w:space="0" w:color="auto"/>
        <w:bottom w:val="none" w:sz="0" w:space="0" w:color="auto"/>
        <w:right w:val="none" w:sz="0" w:space="0" w:color="auto"/>
      </w:divBdr>
    </w:div>
    <w:div w:id="129521161">
      <w:bodyDiv w:val="1"/>
      <w:marLeft w:val="0"/>
      <w:marRight w:val="0"/>
      <w:marTop w:val="0"/>
      <w:marBottom w:val="0"/>
      <w:divBdr>
        <w:top w:val="none" w:sz="0" w:space="0" w:color="auto"/>
        <w:left w:val="none" w:sz="0" w:space="0" w:color="auto"/>
        <w:bottom w:val="none" w:sz="0" w:space="0" w:color="auto"/>
        <w:right w:val="none" w:sz="0" w:space="0" w:color="auto"/>
      </w:divBdr>
    </w:div>
    <w:div w:id="130220268">
      <w:bodyDiv w:val="1"/>
      <w:marLeft w:val="0"/>
      <w:marRight w:val="0"/>
      <w:marTop w:val="0"/>
      <w:marBottom w:val="0"/>
      <w:divBdr>
        <w:top w:val="none" w:sz="0" w:space="0" w:color="auto"/>
        <w:left w:val="none" w:sz="0" w:space="0" w:color="auto"/>
        <w:bottom w:val="none" w:sz="0" w:space="0" w:color="auto"/>
        <w:right w:val="none" w:sz="0" w:space="0" w:color="auto"/>
      </w:divBdr>
    </w:div>
    <w:div w:id="130293654">
      <w:bodyDiv w:val="1"/>
      <w:marLeft w:val="0"/>
      <w:marRight w:val="0"/>
      <w:marTop w:val="0"/>
      <w:marBottom w:val="0"/>
      <w:divBdr>
        <w:top w:val="none" w:sz="0" w:space="0" w:color="auto"/>
        <w:left w:val="none" w:sz="0" w:space="0" w:color="auto"/>
        <w:bottom w:val="none" w:sz="0" w:space="0" w:color="auto"/>
        <w:right w:val="none" w:sz="0" w:space="0" w:color="auto"/>
      </w:divBdr>
    </w:div>
    <w:div w:id="130486799">
      <w:bodyDiv w:val="1"/>
      <w:marLeft w:val="0"/>
      <w:marRight w:val="0"/>
      <w:marTop w:val="0"/>
      <w:marBottom w:val="0"/>
      <w:divBdr>
        <w:top w:val="none" w:sz="0" w:space="0" w:color="auto"/>
        <w:left w:val="none" w:sz="0" w:space="0" w:color="auto"/>
        <w:bottom w:val="none" w:sz="0" w:space="0" w:color="auto"/>
        <w:right w:val="none" w:sz="0" w:space="0" w:color="auto"/>
      </w:divBdr>
    </w:div>
    <w:div w:id="130750561">
      <w:bodyDiv w:val="1"/>
      <w:marLeft w:val="0"/>
      <w:marRight w:val="0"/>
      <w:marTop w:val="0"/>
      <w:marBottom w:val="0"/>
      <w:divBdr>
        <w:top w:val="none" w:sz="0" w:space="0" w:color="auto"/>
        <w:left w:val="none" w:sz="0" w:space="0" w:color="auto"/>
        <w:bottom w:val="none" w:sz="0" w:space="0" w:color="auto"/>
        <w:right w:val="none" w:sz="0" w:space="0" w:color="auto"/>
      </w:divBdr>
    </w:div>
    <w:div w:id="131793853">
      <w:bodyDiv w:val="1"/>
      <w:marLeft w:val="0"/>
      <w:marRight w:val="0"/>
      <w:marTop w:val="0"/>
      <w:marBottom w:val="0"/>
      <w:divBdr>
        <w:top w:val="none" w:sz="0" w:space="0" w:color="auto"/>
        <w:left w:val="none" w:sz="0" w:space="0" w:color="auto"/>
        <w:bottom w:val="none" w:sz="0" w:space="0" w:color="auto"/>
        <w:right w:val="none" w:sz="0" w:space="0" w:color="auto"/>
      </w:divBdr>
    </w:div>
    <w:div w:id="131989785">
      <w:bodyDiv w:val="1"/>
      <w:marLeft w:val="0"/>
      <w:marRight w:val="0"/>
      <w:marTop w:val="0"/>
      <w:marBottom w:val="0"/>
      <w:divBdr>
        <w:top w:val="none" w:sz="0" w:space="0" w:color="auto"/>
        <w:left w:val="none" w:sz="0" w:space="0" w:color="auto"/>
        <w:bottom w:val="none" w:sz="0" w:space="0" w:color="auto"/>
        <w:right w:val="none" w:sz="0" w:space="0" w:color="auto"/>
      </w:divBdr>
    </w:div>
    <w:div w:id="132717980">
      <w:bodyDiv w:val="1"/>
      <w:marLeft w:val="0"/>
      <w:marRight w:val="0"/>
      <w:marTop w:val="0"/>
      <w:marBottom w:val="0"/>
      <w:divBdr>
        <w:top w:val="none" w:sz="0" w:space="0" w:color="auto"/>
        <w:left w:val="none" w:sz="0" w:space="0" w:color="auto"/>
        <w:bottom w:val="none" w:sz="0" w:space="0" w:color="auto"/>
        <w:right w:val="none" w:sz="0" w:space="0" w:color="auto"/>
      </w:divBdr>
    </w:div>
    <w:div w:id="132718630">
      <w:bodyDiv w:val="1"/>
      <w:marLeft w:val="0"/>
      <w:marRight w:val="0"/>
      <w:marTop w:val="0"/>
      <w:marBottom w:val="0"/>
      <w:divBdr>
        <w:top w:val="none" w:sz="0" w:space="0" w:color="auto"/>
        <w:left w:val="none" w:sz="0" w:space="0" w:color="auto"/>
        <w:bottom w:val="none" w:sz="0" w:space="0" w:color="auto"/>
        <w:right w:val="none" w:sz="0" w:space="0" w:color="auto"/>
      </w:divBdr>
    </w:div>
    <w:div w:id="133185716">
      <w:bodyDiv w:val="1"/>
      <w:marLeft w:val="0"/>
      <w:marRight w:val="0"/>
      <w:marTop w:val="0"/>
      <w:marBottom w:val="0"/>
      <w:divBdr>
        <w:top w:val="none" w:sz="0" w:space="0" w:color="auto"/>
        <w:left w:val="none" w:sz="0" w:space="0" w:color="auto"/>
        <w:bottom w:val="none" w:sz="0" w:space="0" w:color="auto"/>
        <w:right w:val="none" w:sz="0" w:space="0" w:color="auto"/>
      </w:divBdr>
    </w:div>
    <w:div w:id="133255624">
      <w:bodyDiv w:val="1"/>
      <w:marLeft w:val="0"/>
      <w:marRight w:val="0"/>
      <w:marTop w:val="0"/>
      <w:marBottom w:val="0"/>
      <w:divBdr>
        <w:top w:val="none" w:sz="0" w:space="0" w:color="auto"/>
        <w:left w:val="none" w:sz="0" w:space="0" w:color="auto"/>
        <w:bottom w:val="none" w:sz="0" w:space="0" w:color="auto"/>
        <w:right w:val="none" w:sz="0" w:space="0" w:color="auto"/>
      </w:divBdr>
    </w:div>
    <w:div w:id="133761660">
      <w:bodyDiv w:val="1"/>
      <w:marLeft w:val="0"/>
      <w:marRight w:val="0"/>
      <w:marTop w:val="0"/>
      <w:marBottom w:val="0"/>
      <w:divBdr>
        <w:top w:val="none" w:sz="0" w:space="0" w:color="auto"/>
        <w:left w:val="none" w:sz="0" w:space="0" w:color="auto"/>
        <w:bottom w:val="none" w:sz="0" w:space="0" w:color="auto"/>
        <w:right w:val="none" w:sz="0" w:space="0" w:color="auto"/>
      </w:divBdr>
    </w:div>
    <w:div w:id="133983696">
      <w:bodyDiv w:val="1"/>
      <w:marLeft w:val="0"/>
      <w:marRight w:val="0"/>
      <w:marTop w:val="0"/>
      <w:marBottom w:val="0"/>
      <w:divBdr>
        <w:top w:val="none" w:sz="0" w:space="0" w:color="auto"/>
        <w:left w:val="none" w:sz="0" w:space="0" w:color="auto"/>
        <w:bottom w:val="none" w:sz="0" w:space="0" w:color="auto"/>
        <w:right w:val="none" w:sz="0" w:space="0" w:color="auto"/>
      </w:divBdr>
    </w:div>
    <w:div w:id="134227018">
      <w:bodyDiv w:val="1"/>
      <w:marLeft w:val="0"/>
      <w:marRight w:val="0"/>
      <w:marTop w:val="0"/>
      <w:marBottom w:val="0"/>
      <w:divBdr>
        <w:top w:val="none" w:sz="0" w:space="0" w:color="auto"/>
        <w:left w:val="none" w:sz="0" w:space="0" w:color="auto"/>
        <w:bottom w:val="none" w:sz="0" w:space="0" w:color="auto"/>
        <w:right w:val="none" w:sz="0" w:space="0" w:color="auto"/>
      </w:divBdr>
    </w:div>
    <w:div w:id="134416088">
      <w:bodyDiv w:val="1"/>
      <w:marLeft w:val="0"/>
      <w:marRight w:val="0"/>
      <w:marTop w:val="0"/>
      <w:marBottom w:val="0"/>
      <w:divBdr>
        <w:top w:val="none" w:sz="0" w:space="0" w:color="auto"/>
        <w:left w:val="none" w:sz="0" w:space="0" w:color="auto"/>
        <w:bottom w:val="none" w:sz="0" w:space="0" w:color="auto"/>
        <w:right w:val="none" w:sz="0" w:space="0" w:color="auto"/>
      </w:divBdr>
    </w:div>
    <w:div w:id="134491674">
      <w:bodyDiv w:val="1"/>
      <w:marLeft w:val="0"/>
      <w:marRight w:val="0"/>
      <w:marTop w:val="0"/>
      <w:marBottom w:val="0"/>
      <w:divBdr>
        <w:top w:val="none" w:sz="0" w:space="0" w:color="auto"/>
        <w:left w:val="none" w:sz="0" w:space="0" w:color="auto"/>
        <w:bottom w:val="none" w:sz="0" w:space="0" w:color="auto"/>
        <w:right w:val="none" w:sz="0" w:space="0" w:color="auto"/>
      </w:divBdr>
    </w:div>
    <w:div w:id="134756839">
      <w:bodyDiv w:val="1"/>
      <w:marLeft w:val="0"/>
      <w:marRight w:val="0"/>
      <w:marTop w:val="0"/>
      <w:marBottom w:val="0"/>
      <w:divBdr>
        <w:top w:val="none" w:sz="0" w:space="0" w:color="auto"/>
        <w:left w:val="none" w:sz="0" w:space="0" w:color="auto"/>
        <w:bottom w:val="none" w:sz="0" w:space="0" w:color="auto"/>
        <w:right w:val="none" w:sz="0" w:space="0" w:color="auto"/>
      </w:divBdr>
    </w:div>
    <w:div w:id="136383260">
      <w:bodyDiv w:val="1"/>
      <w:marLeft w:val="0"/>
      <w:marRight w:val="0"/>
      <w:marTop w:val="0"/>
      <w:marBottom w:val="0"/>
      <w:divBdr>
        <w:top w:val="none" w:sz="0" w:space="0" w:color="auto"/>
        <w:left w:val="none" w:sz="0" w:space="0" w:color="auto"/>
        <w:bottom w:val="none" w:sz="0" w:space="0" w:color="auto"/>
        <w:right w:val="none" w:sz="0" w:space="0" w:color="auto"/>
      </w:divBdr>
    </w:div>
    <w:div w:id="136848422">
      <w:bodyDiv w:val="1"/>
      <w:marLeft w:val="0"/>
      <w:marRight w:val="0"/>
      <w:marTop w:val="0"/>
      <w:marBottom w:val="0"/>
      <w:divBdr>
        <w:top w:val="none" w:sz="0" w:space="0" w:color="auto"/>
        <w:left w:val="none" w:sz="0" w:space="0" w:color="auto"/>
        <w:bottom w:val="none" w:sz="0" w:space="0" w:color="auto"/>
        <w:right w:val="none" w:sz="0" w:space="0" w:color="auto"/>
      </w:divBdr>
      <w:divsChild>
        <w:div w:id="1037049268">
          <w:marLeft w:val="480"/>
          <w:marRight w:val="0"/>
          <w:marTop w:val="0"/>
          <w:marBottom w:val="0"/>
          <w:divBdr>
            <w:top w:val="none" w:sz="0" w:space="0" w:color="auto"/>
            <w:left w:val="none" w:sz="0" w:space="0" w:color="auto"/>
            <w:bottom w:val="none" w:sz="0" w:space="0" w:color="auto"/>
            <w:right w:val="none" w:sz="0" w:space="0" w:color="auto"/>
          </w:divBdr>
        </w:div>
        <w:div w:id="813314">
          <w:marLeft w:val="480"/>
          <w:marRight w:val="0"/>
          <w:marTop w:val="0"/>
          <w:marBottom w:val="0"/>
          <w:divBdr>
            <w:top w:val="none" w:sz="0" w:space="0" w:color="auto"/>
            <w:left w:val="none" w:sz="0" w:space="0" w:color="auto"/>
            <w:bottom w:val="none" w:sz="0" w:space="0" w:color="auto"/>
            <w:right w:val="none" w:sz="0" w:space="0" w:color="auto"/>
          </w:divBdr>
        </w:div>
        <w:div w:id="153690242">
          <w:marLeft w:val="480"/>
          <w:marRight w:val="0"/>
          <w:marTop w:val="0"/>
          <w:marBottom w:val="0"/>
          <w:divBdr>
            <w:top w:val="none" w:sz="0" w:space="0" w:color="auto"/>
            <w:left w:val="none" w:sz="0" w:space="0" w:color="auto"/>
            <w:bottom w:val="none" w:sz="0" w:space="0" w:color="auto"/>
            <w:right w:val="none" w:sz="0" w:space="0" w:color="auto"/>
          </w:divBdr>
        </w:div>
        <w:div w:id="716121460">
          <w:marLeft w:val="480"/>
          <w:marRight w:val="0"/>
          <w:marTop w:val="0"/>
          <w:marBottom w:val="0"/>
          <w:divBdr>
            <w:top w:val="none" w:sz="0" w:space="0" w:color="auto"/>
            <w:left w:val="none" w:sz="0" w:space="0" w:color="auto"/>
            <w:bottom w:val="none" w:sz="0" w:space="0" w:color="auto"/>
            <w:right w:val="none" w:sz="0" w:space="0" w:color="auto"/>
          </w:divBdr>
        </w:div>
        <w:div w:id="1655522193">
          <w:marLeft w:val="480"/>
          <w:marRight w:val="0"/>
          <w:marTop w:val="0"/>
          <w:marBottom w:val="0"/>
          <w:divBdr>
            <w:top w:val="none" w:sz="0" w:space="0" w:color="auto"/>
            <w:left w:val="none" w:sz="0" w:space="0" w:color="auto"/>
            <w:bottom w:val="none" w:sz="0" w:space="0" w:color="auto"/>
            <w:right w:val="none" w:sz="0" w:space="0" w:color="auto"/>
          </w:divBdr>
        </w:div>
        <w:div w:id="803348233">
          <w:marLeft w:val="480"/>
          <w:marRight w:val="0"/>
          <w:marTop w:val="0"/>
          <w:marBottom w:val="0"/>
          <w:divBdr>
            <w:top w:val="none" w:sz="0" w:space="0" w:color="auto"/>
            <w:left w:val="none" w:sz="0" w:space="0" w:color="auto"/>
            <w:bottom w:val="none" w:sz="0" w:space="0" w:color="auto"/>
            <w:right w:val="none" w:sz="0" w:space="0" w:color="auto"/>
          </w:divBdr>
        </w:div>
        <w:div w:id="708724928">
          <w:marLeft w:val="480"/>
          <w:marRight w:val="0"/>
          <w:marTop w:val="0"/>
          <w:marBottom w:val="0"/>
          <w:divBdr>
            <w:top w:val="none" w:sz="0" w:space="0" w:color="auto"/>
            <w:left w:val="none" w:sz="0" w:space="0" w:color="auto"/>
            <w:bottom w:val="none" w:sz="0" w:space="0" w:color="auto"/>
            <w:right w:val="none" w:sz="0" w:space="0" w:color="auto"/>
          </w:divBdr>
        </w:div>
        <w:div w:id="149295571">
          <w:marLeft w:val="480"/>
          <w:marRight w:val="0"/>
          <w:marTop w:val="0"/>
          <w:marBottom w:val="0"/>
          <w:divBdr>
            <w:top w:val="none" w:sz="0" w:space="0" w:color="auto"/>
            <w:left w:val="none" w:sz="0" w:space="0" w:color="auto"/>
            <w:bottom w:val="none" w:sz="0" w:space="0" w:color="auto"/>
            <w:right w:val="none" w:sz="0" w:space="0" w:color="auto"/>
          </w:divBdr>
        </w:div>
        <w:div w:id="1348750050">
          <w:marLeft w:val="480"/>
          <w:marRight w:val="0"/>
          <w:marTop w:val="0"/>
          <w:marBottom w:val="0"/>
          <w:divBdr>
            <w:top w:val="none" w:sz="0" w:space="0" w:color="auto"/>
            <w:left w:val="none" w:sz="0" w:space="0" w:color="auto"/>
            <w:bottom w:val="none" w:sz="0" w:space="0" w:color="auto"/>
            <w:right w:val="none" w:sz="0" w:space="0" w:color="auto"/>
          </w:divBdr>
        </w:div>
        <w:div w:id="1304504131">
          <w:marLeft w:val="480"/>
          <w:marRight w:val="0"/>
          <w:marTop w:val="0"/>
          <w:marBottom w:val="0"/>
          <w:divBdr>
            <w:top w:val="none" w:sz="0" w:space="0" w:color="auto"/>
            <w:left w:val="none" w:sz="0" w:space="0" w:color="auto"/>
            <w:bottom w:val="none" w:sz="0" w:space="0" w:color="auto"/>
            <w:right w:val="none" w:sz="0" w:space="0" w:color="auto"/>
          </w:divBdr>
        </w:div>
        <w:div w:id="1038358637">
          <w:marLeft w:val="480"/>
          <w:marRight w:val="0"/>
          <w:marTop w:val="0"/>
          <w:marBottom w:val="0"/>
          <w:divBdr>
            <w:top w:val="none" w:sz="0" w:space="0" w:color="auto"/>
            <w:left w:val="none" w:sz="0" w:space="0" w:color="auto"/>
            <w:bottom w:val="none" w:sz="0" w:space="0" w:color="auto"/>
            <w:right w:val="none" w:sz="0" w:space="0" w:color="auto"/>
          </w:divBdr>
        </w:div>
        <w:div w:id="236289259">
          <w:marLeft w:val="480"/>
          <w:marRight w:val="0"/>
          <w:marTop w:val="0"/>
          <w:marBottom w:val="0"/>
          <w:divBdr>
            <w:top w:val="none" w:sz="0" w:space="0" w:color="auto"/>
            <w:left w:val="none" w:sz="0" w:space="0" w:color="auto"/>
            <w:bottom w:val="none" w:sz="0" w:space="0" w:color="auto"/>
            <w:right w:val="none" w:sz="0" w:space="0" w:color="auto"/>
          </w:divBdr>
        </w:div>
        <w:div w:id="1832872470">
          <w:marLeft w:val="480"/>
          <w:marRight w:val="0"/>
          <w:marTop w:val="0"/>
          <w:marBottom w:val="0"/>
          <w:divBdr>
            <w:top w:val="none" w:sz="0" w:space="0" w:color="auto"/>
            <w:left w:val="none" w:sz="0" w:space="0" w:color="auto"/>
            <w:bottom w:val="none" w:sz="0" w:space="0" w:color="auto"/>
            <w:right w:val="none" w:sz="0" w:space="0" w:color="auto"/>
          </w:divBdr>
        </w:div>
        <w:div w:id="1826581784">
          <w:marLeft w:val="480"/>
          <w:marRight w:val="0"/>
          <w:marTop w:val="0"/>
          <w:marBottom w:val="0"/>
          <w:divBdr>
            <w:top w:val="none" w:sz="0" w:space="0" w:color="auto"/>
            <w:left w:val="none" w:sz="0" w:space="0" w:color="auto"/>
            <w:bottom w:val="none" w:sz="0" w:space="0" w:color="auto"/>
            <w:right w:val="none" w:sz="0" w:space="0" w:color="auto"/>
          </w:divBdr>
        </w:div>
        <w:div w:id="1256674506">
          <w:marLeft w:val="480"/>
          <w:marRight w:val="0"/>
          <w:marTop w:val="0"/>
          <w:marBottom w:val="0"/>
          <w:divBdr>
            <w:top w:val="none" w:sz="0" w:space="0" w:color="auto"/>
            <w:left w:val="none" w:sz="0" w:space="0" w:color="auto"/>
            <w:bottom w:val="none" w:sz="0" w:space="0" w:color="auto"/>
            <w:right w:val="none" w:sz="0" w:space="0" w:color="auto"/>
          </w:divBdr>
        </w:div>
        <w:div w:id="2030835214">
          <w:marLeft w:val="480"/>
          <w:marRight w:val="0"/>
          <w:marTop w:val="0"/>
          <w:marBottom w:val="0"/>
          <w:divBdr>
            <w:top w:val="none" w:sz="0" w:space="0" w:color="auto"/>
            <w:left w:val="none" w:sz="0" w:space="0" w:color="auto"/>
            <w:bottom w:val="none" w:sz="0" w:space="0" w:color="auto"/>
            <w:right w:val="none" w:sz="0" w:space="0" w:color="auto"/>
          </w:divBdr>
        </w:div>
        <w:div w:id="562565215">
          <w:marLeft w:val="480"/>
          <w:marRight w:val="0"/>
          <w:marTop w:val="0"/>
          <w:marBottom w:val="0"/>
          <w:divBdr>
            <w:top w:val="none" w:sz="0" w:space="0" w:color="auto"/>
            <w:left w:val="none" w:sz="0" w:space="0" w:color="auto"/>
            <w:bottom w:val="none" w:sz="0" w:space="0" w:color="auto"/>
            <w:right w:val="none" w:sz="0" w:space="0" w:color="auto"/>
          </w:divBdr>
        </w:div>
        <w:div w:id="688217091">
          <w:marLeft w:val="480"/>
          <w:marRight w:val="0"/>
          <w:marTop w:val="0"/>
          <w:marBottom w:val="0"/>
          <w:divBdr>
            <w:top w:val="none" w:sz="0" w:space="0" w:color="auto"/>
            <w:left w:val="none" w:sz="0" w:space="0" w:color="auto"/>
            <w:bottom w:val="none" w:sz="0" w:space="0" w:color="auto"/>
            <w:right w:val="none" w:sz="0" w:space="0" w:color="auto"/>
          </w:divBdr>
        </w:div>
        <w:div w:id="255866923">
          <w:marLeft w:val="480"/>
          <w:marRight w:val="0"/>
          <w:marTop w:val="0"/>
          <w:marBottom w:val="0"/>
          <w:divBdr>
            <w:top w:val="none" w:sz="0" w:space="0" w:color="auto"/>
            <w:left w:val="none" w:sz="0" w:space="0" w:color="auto"/>
            <w:bottom w:val="none" w:sz="0" w:space="0" w:color="auto"/>
            <w:right w:val="none" w:sz="0" w:space="0" w:color="auto"/>
          </w:divBdr>
        </w:div>
        <w:div w:id="1840384004">
          <w:marLeft w:val="480"/>
          <w:marRight w:val="0"/>
          <w:marTop w:val="0"/>
          <w:marBottom w:val="0"/>
          <w:divBdr>
            <w:top w:val="none" w:sz="0" w:space="0" w:color="auto"/>
            <w:left w:val="none" w:sz="0" w:space="0" w:color="auto"/>
            <w:bottom w:val="none" w:sz="0" w:space="0" w:color="auto"/>
            <w:right w:val="none" w:sz="0" w:space="0" w:color="auto"/>
          </w:divBdr>
        </w:div>
        <w:div w:id="24838701">
          <w:marLeft w:val="480"/>
          <w:marRight w:val="0"/>
          <w:marTop w:val="0"/>
          <w:marBottom w:val="0"/>
          <w:divBdr>
            <w:top w:val="none" w:sz="0" w:space="0" w:color="auto"/>
            <w:left w:val="none" w:sz="0" w:space="0" w:color="auto"/>
            <w:bottom w:val="none" w:sz="0" w:space="0" w:color="auto"/>
            <w:right w:val="none" w:sz="0" w:space="0" w:color="auto"/>
          </w:divBdr>
        </w:div>
        <w:div w:id="205679611">
          <w:marLeft w:val="480"/>
          <w:marRight w:val="0"/>
          <w:marTop w:val="0"/>
          <w:marBottom w:val="0"/>
          <w:divBdr>
            <w:top w:val="none" w:sz="0" w:space="0" w:color="auto"/>
            <w:left w:val="none" w:sz="0" w:space="0" w:color="auto"/>
            <w:bottom w:val="none" w:sz="0" w:space="0" w:color="auto"/>
            <w:right w:val="none" w:sz="0" w:space="0" w:color="auto"/>
          </w:divBdr>
        </w:div>
        <w:div w:id="881749950">
          <w:marLeft w:val="480"/>
          <w:marRight w:val="0"/>
          <w:marTop w:val="0"/>
          <w:marBottom w:val="0"/>
          <w:divBdr>
            <w:top w:val="none" w:sz="0" w:space="0" w:color="auto"/>
            <w:left w:val="none" w:sz="0" w:space="0" w:color="auto"/>
            <w:bottom w:val="none" w:sz="0" w:space="0" w:color="auto"/>
            <w:right w:val="none" w:sz="0" w:space="0" w:color="auto"/>
          </w:divBdr>
        </w:div>
        <w:div w:id="57900700">
          <w:marLeft w:val="480"/>
          <w:marRight w:val="0"/>
          <w:marTop w:val="0"/>
          <w:marBottom w:val="0"/>
          <w:divBdr>
            <w:top w:val="none" w:sz="0" w:space="0" w:color="auto"/>
            <w:left w:val="none" w:sz="0" w:space="0" w:color="auto"/>
            <w:bottom w:val="none" w:sz="0" w:space="0" w:color="auto"/>
            <w:right w:val="none" w:sz="0" w:space="0" w:color="auto"/>
          </w:divBdr>
        </w:div>
        <w:div w:id="1490558829">
          <w:marLeft w:val="480"/>
          <w:marRight w:val="0"/>
          <w:marTop w:val="0"/>
          <w:marBottom w:val="0"/>
          <w:divBdr>
            <w:top w:val="none" w:sz="0" w:space="0" w:color="auto"/>
            <w:left w:val="none" w:sz="0" w:space="0" w:color="auto"/>
            <w:bottom w:val="none" w:sz="0" w:space="0" w:color="auto"/>
            <w:right w:val="none" w:sz="0" w:space="0" w:color="auto"/>
          </w:divBdr>
        </w:div>
        <w:div w:id="549148348">
          <w:marLeft w:val="480"/>
          <w:marRight w:val="0"/>
          <w:marTop w:val="0"/>
          <w:marBottom w:val="0"/>
          <w:divBdr>
            <w:top w:val="none" w:sz="0" w:space="0" w:color="auto"/>
            <w:left w:val="none" w:sz="0" w:space="0" w:color="auto"/>
            <w:bottom w:val="none" w:sz="0" w:space="0" w:color="auto"/>
            <w:right w:val="none" w:sz="0" w:space="0" w:color="auto"/>
          </w:divBdr>
        </w:div>
        <w:div w:id="253590757">
          <w:marLeft w:val="480"/>
          <w:marRight w:val="0"/>
          <w:marTop w:val="0"/>
          <w:marBottom w:val="0"/>
          <w:divBdr>
            <w:top w:val="none" w:sz="0" w:space="0" w:color="auto"/>
            <w:left w:val="none" w:sz="0" w:space="0" w:color="auto"/>
            <w:bottom w:val="none" w:sz="0" w:space="0" w:color="auto"/>
            <w:right w:val="none" w:sz="0" w:space="0" w:color="auto"/>
          </w:divBdr>
        </w:div>
        <w:div w:id="2014674312">
          <w:marLeft w:val="480"/>
          <w:marRight w:val="0"/>
          <w:marTop w:val="0"/>
          <w:marBottom w:val="0"/>
          <w:divBdr>
            <w:top w:val="none" w:sz="0" w:space="0" w:color="auto"/>
            <w:left w:val="none" w:sz="0" w:space="0" w:color="auto"/>
            <w:bottom w:val="none" w:sz="0" w:space="0" w:color="auto"/>
            <w:right w:val="none" w:sz="0" w:space="0" w:color="auto"/>
          </w:divBdr>
        </w:div>
        <w:div w:id="99297217">
          <w:marLeft w:val="480"/>
          <w:marRight w:val="0"/>
          <w:marTop w:val="0"/>
          <w:marBottom w:val="0"/>
          <w:divBdr>
            <w:top w:val="none" w:sz="0" w:space="0" w:color="auto"/>
            <w:left w:val="none" w:sz="0" w:space="0" w:color="auto"/>
            <w:bottom w:val="none" w:sz="0" w:space="0" w:color="auto"/>
            <w:right w:val="none" w:sz="0" w:space="0" w:color="auto"/>
          </w:divBdr>
        </w:div>
        <w:div w:id="775442117">
          <w:marLeft w:val="480"/>
          <w:marRight w:val="0"/>
          <w:marTop w:val="0"/>
          <w:marBottom w:val="0"/>
          <w:divBdr>
            <w:top w:val="none" w:sz="0" w:space="0" w:color="auto"/>
            <w:left w:val="none" w:sz="0" w:space="0" w:color="auto"/>
            <w:bottom w:val="none" w:sz="0" w:space="0" w:color="auto"/>
            <w:right w:val="none" w:sz="0" w:space="0" w:color="auto"/>
          </w:divBdr>
        </w:div>
        <w:div w:id="68774049">
          <w:marLeft w:val="480"/>
          <w:marRight w:val="0"/>
          <w:marTop w:val="0"/>
          <w:marBottom w:val="0"/>
          <w:divBdr>
            <w:top w:val="none" w:sz="0" w:space="0" w:color="auto"/>
            <w:left w:val="none" w:sz="0" w:space="0" w:color="auto"/>
            <w:bottom w:val="none" w:sz="0" w:space="0" w:color="auto"/>
            <w:right w:val="none" w:sz="0" w:space="0" w:color="auto"/>
          </w:divBdr>
        </w:div>
        <w:div w:id="307713487">
          <w:marLeft w:val="480"/>
          <w:marRight w:val="0"/>
          <w:marTop w:val="0"/>
          <w:marBottom w:val="0"/>
          <w:divBdr>
            <w:top w:val="none" w:sz="0" w:space="0" w:color="auto"/>
            <w:left w:val="none" w:sz="0" w:space="0" w:color="auto"/>
            <w:bottom w:val="none" w:sz="0" w:space="0" w:color="auto"/>
            <w:right w:val="none" w:sz="0" w:space="0" w:color="auto"/>
          </w:divBdr>
        </w:div>
      </w:divsChild>
    </w:div>
    <w:div w:id="137693837">
      <w:bodyDiv w:val="1"/>
      <w:marLeft w:val="0"/>
      <w:marRight w:val="0"/>
      <w:marTop w:val="0"/>
      <w:marBottom w:val="0"/>
      <w:divBdr>
        <w:top w:val="none" w:sz="0" w:space="0" w:color="auto"/>
        <w:left w:val="none" w:sz="0" w:space="0" w:color="auto"/>
        <w:bottom w:val="none" w:sz="0" w:space="0" w:color="auto"/>
        <w:right w:val="none" w:sz="0" w:space="0" w:color="auto"/>
      </w:divBdr>
    </w:div>
    <w:div w:id="137891064">
      <w:bodyDiv w:val="1"/>
      <w:marLeft w:val="0"/>
      <w:marRight w:val="0"/>
      <w:marTop w:val="0"/>
      <w:marBottom w:val="0"/>
      <w:divBdr>
        <w:top w:val="none" w:sz="0" w:space="0" w:color="auto"/>
        <w:left w:val="none" w:sz="0" w:space="0" w:color="auto"/>
        <w:bottom w:val="none" w:sz="0" w:space="0" w:color="auto"/>
        <w:right w:val="none" w:sz="0" w:space="0" w:color="auto"/>
      </w:divBdr>
    </w:div>
    <w:div w:id="138227883">
      <w:bodyDiv w:val="1"/>
      <w:marLeft w:val="0"/>
      <w:marRight w:val="0"/>
      <w:marTop w:val="0"/>
      <w:marBottom w:val="0"/>
      <w:divBdr>
        <w:top w:val="none" w:sz="0" w:space="0" w:color="auto"/>
        <w:left w:val="none" w:sz="0" w:space="0" w:color="auto"/>
        <w:bottom w:val="none" w:sz="0" w:space="0" w:color="auto"/>
        <w:right w:val="none" w:sz="0" w:space="0" w:color="auto"/>
      </w:divBdr>
    </w:div>
    <w:div w:id="138232936">
      <w:bodyDiv w:val="1"/>
      <w:marLeft w:val="0"/>
      <w:marRight w:val="0"/>
      <w:marTop w:val="0"/>
      <w:marBottom w:val="0"/>
      <w:divBdr>
        <w:top w:val="none" w:sz="0" w:space="0" w:color="auto"/>
        <w:left w:val="none" w:sz="0" w:space="0" w:color="auto"/>
        <w:bottom w:val="none" w:sz="0" w:space="0" w:color="auto"/>
        <w:right w:val="none" w:sz="0" w:space="0" w:color="auto"/>
      </w:divBdr>
    </w:div>
    <w:div w:id="138691640">
      <w:bodyDiv w:val="1"/>
      <w:marLeft w:val="0"/>
      <w:marRight w:val="0"/>
      <w:marTop w:val="0"/>
      <w:marBottom w:val="0"/>
      <w:divBdr>
        <w:top w:val="none" w:sz="0" w:space="0" w:color="auto"/>
        <w:left w:val="none" w:sz="0" w:space="0" w:color="auto"/>
        <w:bottom w:val="none" w:sz="0" w:space="0" w:color="auto"/>
        <w:right w:val="none" w:sz="0" w:space="0" w:color="auto"/>
      </w:divBdr>
    </w:div>
    <w:div w:id="138891002">
      <w:bodyDiv w:val="1"/>
      <w:marLeft w:val="0"/>
      <w:marRight w:val="0"/>
      <w:marTop w:val="0"/>
      <w:marBottom w:val="0"/>
      <w:divBdr>
        <w:top w:val="none" w:sz="0" w:space="0" w:color="auto"/>
        <w:left w:val="none" w:sz="0" w:space="0" w:color="auto"/>
        <w:bottom w:val="none" w:sz="0" w:space="0" w:color="auto"/>
        <w:right w:val="none" w:sz="0" w:space="0" w:color="auto"/>
      </w:divBdr>
    </w:div>
    <w:div w:id="139150605">
      <w:bodyDiv w:val="1"/>
      <w:marLeft w:val="0"/>
      <w:marRight w:val="0"/>
      <w:marTop w:val="0"/>
      <w:marBottom w:val="0"/>
      <w:divBdr>
        <w:top w:val="none" w:sz="0" w:space="0" w:color="auto"/>
        <w:left w:val="none" w:sz="0" w:space="0" w:color="auto"/>
        <w:bottom w:val="none" w:sz="0" w:space="0" w:color="auto"/>
        <w:right w:val="none" w:sz="0" w:space="0" w:color="auto"/>
      </w:divBdr>
    </w:div>
    <w:div w:id="139155040">
      <w:bodyDiv w:val="1"/>
      <w:marLeft w:val="0"/>
      <w:marRight w:val="0"/>
      <w:marTop w:val="0"/>
      <w:marBottom w:val="0"/>
      <w:divBdr>
        <w:top w:val="none" w:sz="0" w:space="0" w:color="auto"/>
        <w:left w:val="none" w:sz="0" w:space="0" w:color="auto"/>
        <w:bottom w:val="none" w:sz="0" w:space="0" w:color="auto"/>
        <w:right w:val="none" w:sz="0" w:space="0" w:color="auto"/>
      </w:divBdr>
    </w:div>
    <w:div w:id="139612973">
      <w:bodyDiv w:val="1"/>
      <w:marLeft w:val="0"/>
      <w:marRight w:val="0"/>
      <w:marTop w:val="0"/>
      <w:marBottom w:val="0"/>
      <w:divBdr>
        <w:top w:val="none" w:sz="0" w:space="0" w:color="auto"/>
        <w:left w:val="none" w:sz="0" w:space="0" w:color="auto"/>
        <w:bottom w:val="none" w:sz="0" w:space="0" w:color="auto"/>
        <w:right w:val="none" w:sz="0" w:space="0" w:color="auto"/>
      </w:divBdr>
    </w:div>
    <w:div w:id="139732902">
      <w:bodyDiv w:val="1"/>
      <w:marLeft w:val="0"/>
      <w:marRight w:val="0"/>
      <w:marTop w:val="0"/>
      <w:marBottom w:val="0"/>
      <w:divBdr>
        <w:top w:val="none" w:sz="0" w:space="0" w:color="auto"/>
        <w:left w:val="none" w:sz="0" w:space="0" w:color="auto"/>
        <w:bottom w:val="none" w:sz="0" w:space="0" w:color="auto"/>
        <w:right w:val="none" w:sz="0" w:space="0" w:color="auto"/>
      </w:divBdr>
    </w:div>
    <w:div w:id="140081745">
      <w:bodyDiv w:val="1"/>
      <w:marLeft w:val="0"/>
      <w:marRight w:val="0"/>
      <w:marTop w:val="0"/>
      <w:marBottom w:val="0"/>
      <w:divBdr>
        <w:top w:val="none" w:sz="0" w:space="0" w:color="auto"/>
        <w:left w:val="none" w:sz="0" w:space="0" w:color="auto"/>
        <w:bottom w:val="none" w:sz="0" w:space="0" w:color="auto"/>
        <w:right w:val="none" w:sz="0" w:space="0" w:color="auto"/>
      </w:divBdr>
    </w:div>
    <w:div w:id="140267911">
      <w:bodyDiv w:val="1"/>
      <w:marLeft w:val="0"/>
      <w:marRight w:val="0"/>
      <w:marTop w:val="0"/>
      <w:marBottom w:val="0"/>
      <w:divBdr>
        <w:top w:val="none" w:sz="0" w:space="0" w:color="auto"/>
        <w:left w:val="none" w:sz="0" w:space="0" w:color="auto"/>
        <w:bottom w:val="none" w:sz="0" w:space="0" w:color="auto"/>
        <w:right w:val="none" w:sz="0" w:space="0" w:color="auto"/>
      </w:divBdr>
    </w:div>
    <w:div w:id="140848045">
      <w:bodyDiv w:val="1"/>
      <w:marLeft w:val="0"/>
      <w:marRight w:val="0"/>
      <w:marTop w:val="0"/>
      <w:marBottom w:val="0"/>
      <w:divBdr>
        <w:top w:val="none" w:sz="0" w:space="0" w:color="auto"/>
        <w:left w:val="none" w:sz="0" w:space="0" w:color="auto"/>
        <w:bottom w:val="none" w:sz="0" w:space="0" w:color="auto"/>
        <w:right w:val="none" w:sz="0" w:space="0" w:color="auto"/>
      </w:divBdr>
    </w:div>
    <w:div w:id="141313025">
      <w:bodyDiv w:val="1"/>
      <w:marLeft w:val="0"/>
      <w:marRight w:val="0"/>
      <w:marTop w:val="0"/>
      <w:marBottom w:val="0"/>
      <w:divBdr>
        <w:top w:val="none" w:sz="0" w:space="0" w:color="auto"/>
        <w:left w:val="none" w:sz="0" w:space="0" w:color="auto"/>
        <w:bottom w:val="none" w:sz="0" w:space="0" w:color="auto"/>
        <w:right w:val="none" w:sz="0" w:space="0" w:color="auto"/>
      </w:divBdr>
    </w:div>
    <w:div w:id="141432784">
      <w:bodyDiv w:val="1"/>
      <w:marLeft w:val="0"/>
      <w:marRight w:val="0"/>
      <w:marTop w:val="0"/>
      <w:marBottom w:val="0"/>
      <w:divBdr>
        <w:top w:val="none" w:sz="0" w:space="0" w:color="auto"/>
        <w:left w:val="none" w:sz="0" w:space="0" w:color="auto"/>
        <w:bottom w:val="none" w:sz="0" w:space="0" w:color="auto"/>
        <w:right w:val="none" w:sz="0" w:space="0" w:color="auto"/>
      </w:divBdr>
    </w:div>
    <w:div w:id="141583033">
      <w:bodyDiv w:val="1"/>
      <w:marLeft w:val="0"/>
      <w:marRight w:val="0"/>
      <w:marTop w:val="0"/>
      <w:marBottom w:val="0"/>
      <w:divBdr>
        <w:top w:val="none" w:sz="0" w:space="0" w:color="auto"/>
        <w:left w:val="none" w:sz="0" w:space="0" w:color="auto"/>
        <w:bottom w:val="none" w:sz="0" w:space="0" w:color="auto"/>
        <w:right w:val="none" w:sz="0" w:space="0" w:color="auto"/>
      </w:divBdr>
    </w:div>
    <w:div w:id="141779311">
      <w:bodyDiv w:val="1"/>
      <w:marLeft w:val="0"/>
      <w:marRight w:val="0"/>
      <w:marTop w:val="0"/>
      <w:marBottom w:val="0"/>
      <w:divBdr>
        <w:top w:val="none" w:sz="0" w:space="0" w:color="auto"/>
        <w:left w:val="none" w:sz="0" w:space="0" w:color="auto"/>
        <w:bottom w:val="none" w:sz="0" w:space="0" w:color="auto"/>
        <w:right w:val="none" w:sz="0" w:space="0" w:color="auto"/>
      </w:divBdr>
    </w:div>
    <w:div w:id="141969784">
      <w:bodyDiv w:val="1"/>
      <w:marLeft w:val="0"/>
      <w:marRight w:val="0"/>
      <w:marTop w:val="0"/>
      <w:marBottom w:val="0"/>
      <w:divBdr>
        <w:top w:val="none" w:sz="0" w:space="0" w:color="auto"/>
        <w:left w:val="none" w:sz="0" w:space="0" w:color="auto"/>
        <w:bottom w:val="none" w:sz="0" w:space="0" w:color="auto"/>
        <w:right w:val="none" w:sz="0" w:space="0" w:color="auto"/>
      </w:divBdr>
    </w:div>
    <w:div w:id="142628157">
      <w:bodyDiv w:val="1"/>
      <w:marLeft w:val="0"/>
      <w:marRight w:val="0"/>
      <w:marTop w:val="0"/>
      <w:marBottom w:val="0"/>
      <w:divBdr>
        <w:top w:val="none" w:sz="0" w:space="0" w:color="auto"/>
        <w:left w:val="none" w:sz="0" w:space="0" w:color="auto"/>
        <w:bottom w:val="none" w:sz="0" w:space="0" w:color="auto"/>
        <w:right w:val="none" w:sz="0" w:space="0" w:color="auto"/>
      </w:divBdr>
    </w:div>
    <w:div w:id="142699724">
      <w:bodyDiv w:val="1"/>
      <w:marLeft w:val="0"/>
      <w:marRight w:val="0"/>
      <w:marTop w:val="0"/>
      <w:marBottom w:val="0"/>
      <w:divBdr>
        <w:top w:val="none" w:sz="0" w:space="0" w:color="auto"/>
        <w:left w:val="none" w:sz="0" w:space="0" w:color="auto"/>
        <w:bottom w:val="none" w:sz="0" w:space="0" w:color="auto"/>
        <w:right w:val="none" w:sz="0" w:space="0" w:color="auto"/>
      </w:divBdr>
    </w:div>
    <w:div w:id="142743849">
      <w:bodyDiv w:val="1"/>
      <w:marLeft w:val="0"/>
      <w:marRight w:val="0"/>
      <w:marTop w:val="0"/>
      <w:marBottom w:val="0"/>
      <w:divBdr>
        <w:top w:val="none" w:sz="0" w:space="0" w:color="auto"/>
        <w:left w:val="none" w:sz="0" w:space="0" w:color="auto"/>
        <w:bottom w:val="none" w:sz="0" w:space="0" w:color="auto"/>
        <w:right w:val="none" w:sz="0" w:space="0" w:color="auto"/>
      </w:divBdr>
    </w:div>
    <w:div w:id="143400272">
      <w:bodyDiv w:val="1"/>
      <w:marLeft w:val="0"/>
      <w:marRight w:val="0"/>
      <w:marTop w:val="0"/>
      <w:marBottom w:val="0"/>
      <w:divBdr>
        <w:top w:val="none" w:sz="0" w:space="0" w:color="auto"/>
        <w:left w:val="none" w:sz="0" w:space="0" w:color="auto"/>
        <w:bottom w:val="none" w:sz="0" w:space="0" w:color="auto"/>
        <w:right w:val="none" w:sz="0" w:space="0" w:color="auto"/>
      </w:divBdr>
      <w:divsChild>
        <w:div w:id="599024045">
          <w:marLeft w:val="480"/>
          <w:marRight w:val="0"/>
          <w:marTop w:val="0"/>
          <w:marBottom w:val="0"/>
          <w:divBdr>
            <w:top w:val="none" w:sz="0" w:space="0" w:color="auto"/>
            <w:left w:val="none" w:sz="0" w:space="0" w:color="auto"/>
            <w:bottom w:val="none" w:sz="0" w:space="0" w:color="auto"/>
            <w:right w:val="none" w:sz="0" w:space="0" w:color="auto"/>
          </w:divBdr>
        </w:div>
        <w:div w:id="1087001237">
          <w:marLeft w:val="480"/>
          <w:marRight w:val="0"/>
          <w:marTop w:val="0"/>
          <w:marBottom w:val="0"/>
          <w:divBdr>
            <w:top w:val="none" w:sz="0" w:space="0" w:color="auto"/>
            <w:left w:val="none" w:sz="0" w:space="0" w:color="auto"/>
            <w:bottom w:val="none" w:sz="0" w:space="0" w:color="auto"/>
            <w:right w:val="none" w:sz="0" w:space="0" w:color="auto"/>
          </w:divBdr>
        </w:div>
        <w:div w:id="1026055840">
          <w:marLeft w:val="480"/>
          <w:marRight w:val="0"/>
          <w:marTop w:val="0"/>
          <w:marBottom w:val="0"/>
          <w:divBdr>
            <w:top w:val="none" w:sz="0" w:space="0" w:color="auto"/>
            <w:left w:val="none" w:sz="0" w:space="0" w:color="auto"/>
            <w:bottom w:val="none" w:sz="0" w:space="0" w:color="auto"/>
            <w:right w:val="none" w:sz="0" w:space="0" w:color="auto"/>
          </w:divBdr>
        </w:div>
        <w:div w:id="1017196026">
          <w:marLeft w:val="480"/>
          <w:marRight w:val="0"/>
          <w:marTop w:val="0"/>
          <w:marBottom w:val="0"/>
          <w:divBdr>
            <w:top w:val="none" w:sz="0" w:space="0" w:color="auto"/>
            <w:left w:val="none" w:sz="0" w:space="0" w:color="auto"/>
            <w:bottom w:val="none" w:sz="0" w:space="0" w:color="auto"/>
            <w:right w:val="none" w:sz="0" w:space="0" w:color="auto"/>
          </w:divBdr>
        </w:div>
        <w:div w:id="1994525949">
          <w:marLeft w:val="480"/>
          <w:marRight w:val="0"/>
          <w:marTop w:val="0"/>
          <w:marBottom w:val="0"/>
          <w:divBdr>
            <w:top w:val="none" w:sz="0" w:space="0" w:color="auto"/>
            <w:left w:val="none" w:sz="0" w:space="0" w:color="auto"/>
            <w:bottom w:val="none" w:sz="0" w:space="0" w:color="auto"/>
            <w:right w:val="none" w:sz="0" w:space="0" w:color="auto"/>
          </w:divBdr>
        </w:div>
        <w:div w:id="1630041526">
          <w:marLeft w:val="480"/>
          <w:marRight w:val="0"/>
          <w:marTop w:val="0"/>
          <w:marBottom w:val="0"/>
          <w:divBdr>
            <w:top w:val="none" w:sz="0" w:space="0" w:color="auto"/>
            <w:left w:val="none" w:sz="0" w:space="0" w:color="auto"/>
            <w:bottom w:val="none" w:sz="0" w:space="0" w:color="auto"/>
            <w:right w:val="none" w:sz="0" w:space="0" w:color="auto"/>
          </w:divBdr>
        </w:div>
        <w:div w:id="86772724">
          <w:marLeft w:val="480"/>
          <w:marRight w:val="0"/>
          <w:marTop w:val="0"/>
          <w:marBottom w:val="0"/>
          <w:divBdr>
            <w:top w:val="none" w:sz="0" w:space="0" w:color="auto"/>
            <w:left w:val="none" w:sz="0" w:space="0" w:color="auto"/>
            <w:bottom w:val="none" w:sz="0" w:space="0" w:color="auto"/>
            <w:right w:val="none" w:sz="0" w:space="0" w:color="auto"/>
          </w:divBdr>
        </w:div>
        <w:div w:id="306278617">
          <w:marLeft w:val="480"/>
          <w:marRight w:val="0"/>
          <w:marTop w:val="0"/>
          <w:marBottom w:val="0"/>
          <w:divBdr>
            <w:top w:val="none" w:sz="0" w:space="0" w:color="auto"/>
            <w:left w:val="none" w:sz="0" w:space="0" w:color="auto"/>
            <w:bottom w:val="none" w:sz="0" w:space="0" w:color="auto"/>
            <w:right w:val="none" w:sz="0" w:space="0" w:color="auto"/>
          </w:divBdr>
        </w:div>
        <w:div w:id="1775440575">
          <w:marLeft w:val="480"/>
          <w:marRight w:val="0"/>
          <w:marTop w:val="0"/>
          <w:marBottom w:val="0"/>
          <w:divBdr>
            <w:top w:val="none" w:sz="0" w:space="0" w:color="auto"/>
            <w:left w:val="none" w:sz="0" w:space="0" w:color="auto"/>
            <w:bottom w:val="none" w:sz="0" w:space="0" w:color="auto"/>
            <w:right w:val="none" w:sz="0" w:space="0" w:color="auto"/>
          </w:divBdr>
        </w:div>
        <w:div w:id="866403901">
          <w:marLeft w:val="480"/>
          <w:marRight w:val="0"/>
          <w:marTop w:val="0"/>
          <w:marBottom w:val="0"/>
          <w:divBdr>
            <w:top w:val="none" w:sz="0" w:space="0" w:color="auto"/>
            <w:left w:val="none" w:sz="0" w:space="0" w:color="auto"/>
            <w:bottom w:val="none" w:sz="0" w:space="0" w:color="auto"/>
            <w:right w:val="none" w:sz="0" w:space="0" w:color="auto"/>
          </w:divBdr>
        </w:div>
        <w:div w:id="610816351">
          <w:marLeft w:val="480"/>
          <w:marRight w:val="0"/>
          <w:marTop w:val="0"/>
          <w:marBottom w:val="0"/>
          <w:divBdr>
            <w:top w:val="none" w:sz="0" w:space="0" w:color="auto"/>
            <w:left w:val="none" w:sz="0" w:space="0" w:color="auto"/>
            <w:bottom w:val="none" w:sz="0" w:space="0" w:color="auto"/>
            <w:right w:val="none" w:sz="0" w:space="0" w:color="auto"/>
          </w:divBdr>
        </w:div>
        <w:div w:id="1354310254">
          <w:marLeft w:val="480"/>
          <w:marRight w:val="0"/>
          <w:marTop w:val="0"/>
          <w:marBottom w:val="0"/>
          <w:divBdr>
            <w:top w:val="none" w:sz="0" w:space="0" w:color="auto"/>
            <w:left w:val="none" w:sz="0" w:space="0" w:color="auto"/>
            <w:bottom w:val="none" w:sz="0" w:space="0" w:color="auto"/>
            <w:right w:val="none" w:sz="0" w:space="0" w:color="auto"/>
          </w:divBdr>
        </w:div>
        <w:div w:id="1520971988">
          <w:marLeft w:val="480"/>
          <w:marRight w:val="0"/>
          <w:marTop w:val="0"/>
          <w:marBottom w:val="0"/>
          <w:divBdr>
            <w:top w:val="none" w:sz="0" w:space="0" w:color="auto"/>
            <w:left w:val="none" w:sz="0" w:space="0" w:color="auto"/>
            <w:bottom w:val="none" w:sz="0" w:space="0" w:color="auto"/>
            <w:right w:val="none" w:sz="0" w:space="0" w:color="auto"/>
          </w:divBdr>
        </w:div>
        <w:div w:id="954562380">
          <w:marLeft w:val="480"/>
          <w:marRight w:val="0"/>
          <w:marTop w:val="0"/>
          <w:marBottom w:val="0"/>
          <w:divBdr>
            <w:top w:val="none" w:sz="0" w:space="0" w:color="auto"/>
            <w:left w:val="none" w:sz="0" w:space="0" w:color="auto"/>
            <w:bottom w:val="none" w:sz="0" w:space="0" w:color="auto"/>
            <w:right w:val="none" w:sz="0" w:space="0" w:color="auto"/>
          </w:divBdr>
        </w:div>
        <w:div w:id="996345699">
          <w:marLeft w:val="480"/>
          <w:marRight w:val="0"/>
          <w:marTop w:val="0"/>
          <w:marBottom w:val="0"/>
          <w:divBdr>
            <w:top w:val="none" w:sz="0" w:space="0" w:color="auto"/>
            <w:left w:val="none" w:sz="0" w:space="0" w:color="auto"/>
            <w:bottom w:val="none" w:sz="0" w:space="0" w:color="auto"/>
            <w:right w:val="none" w:sz="0" w:space="0" w:color="auto"/>
          </w:divBdr>
        </w:div>
        <w:div w:id="1968972559">
          <w:marLeft w:val="480"/>
          <w:marRight w:val="0"/>
          <w:marTop w:val="0"/>
          <w:marBottom w:val="0"/>
          <w:divBdr>
            <w:top w:val="none" w:sz="0" w:space="0" w:color="auto"/>
            <w:left w:val="none" w:sz="0" w:space="0" w:color="auto"/>
            <w:bottom w:val="none" w:sz="0" w:space="0" w:color="auto"/>
            <w:right w:val="none" w:sz="0" w:space="0" w:color="auto"/>
          </w:divBdr>
        </w:div>
        <w:div w:id="12457716">
          <w:marLeft w:val="480"/>
          <w:marRight w:val="0"/>
          <w:marTop w:val="0"/>
          <w:marBottom w:val="0"/>
          <w:divBdr>
            <w:top w:val="none" w:sz="0" w:space="0" w:color="auto"/>
            <w:left w:val="none" w:sz="0" w:space="0" w:color="auto"/>
            <w:bottom w:val="none" w:sz="0" w:space="0" w:color="auto"/>
            <w:right w:val="none" w:sz="0" w:space="0" w:color="auto"/>
          </w:divBdr>
        </w:div>
        <w:div w:id="218905588">
          <w:marLeft w:val="480"/>
          <w:marRight w:val="0"/>
          <w:marTop w:val="0"/>
          <w:marBottom w:val="0"/>
          <w:divBdr>
            <w:top w:val="none" w:sz="0" w:space="0" w:color="auto"/>
            <w:left w:val="none" w:sz="0" w:space="0" w:color="auto"/>
            <w:bottom w:val="none" w:sz="0" w:space="0" w:color="auto"/>
            <w:right w:val="none" w:sz="0" w:space="0" w:color="auto"/>
          </w:divBdr>
        </w:div>
        <w:div w:id="539392209">
          <w:marLeft w:val="480"/>
          <w:marRight w:val="0"/>
          <w:marTop w:val="0"/>
          <w:marBottom w:val="0"/>
          <w:divBdr>
            <w:top w:val="none" w:sz="0" w:space="0" w:color="auto"/>
            <w:left w:val="none" w:sz="0" w:space="0" w:color="auto"/>
            <w:bottom w:val="none" w:sz="0" w:space="0" w:color="auto"/>
            <w:right w:val="none" w:sz="0" w:space="0" w:color="auto"/>
          </w:divBdr>
        </w:div>
        <w:div w:id="515852773">
          <w:marLeft w:val="480"/>
          <w:marRight w:val="0"/>
          <w:marTop w:val="0"/>
          <w:marBottom w:val="0"/>
          <w:divBdr>
            <w:top w:val="none" w:sz="0" w:space="0" w:color="auto"/>
            <w:left w:val="none" w:sz="0" w:space="0" w:color="auto"/>
            <w:bottom w:val="none" w:sz="0" w:space="0" w:color="auto"/>
            <w:right w:val="none" w:sz="0" w:space="0" w:color="auto"/>
          </w:divBdr>
        </w:div>
        <w:div w:id="1968586786">
          <w:marLeft w:val="480"/>
          <w:marRight w:val="0"/>
          <w:marTop w:val="0"/>
          <w:marBottom w:val="0"/>
          <w:divBdr>
            <w:top w:val="none" w:sz="0" w:space="0" w:color="auto"/>
            <w:left w:val="none" w:sz="0" w:space="0" w:color="auto"/>
            <w:bottom w:val="none" w:sz="0" w:space="0" w:color="auto"/>
            <w:right w:val="none" w:sz="0" w:space="0" w:color="auto"/>
          </w:divBdr>
        </w:div>
        <w:div w:id="1760788147">
          <w:marLeft w:val="480"/>
          <w:marRight w:val="0"/>
          <w:marTop w:val="0"/>
          <w:marBottom w:val="0"/>
          <w:divBdr>
            <w:top w:val="none" w:sz="0" w:space="0" w:color="auto"/>
            <w:left w:val="none" w:sz="0" w:space="0" w:color="auto"/>
            <w:bottom w:val="none" w:sz="0" w:space="0" w:color="auto"/>
            <w:right w:val="none" w:sz="0" w:space="0" w:color="auto"/>
          </w:divBdr>
        </w:div>
        <w:div w:id="1295285199">
          <w:marLeft w:val="480"/>
          <w:marRight w:val="0"/>
          <w:marTop w:val="0"/>
          <w:marBottom w:val="0"/>
          <w:divBdr>
            <w:top w:val="none" w:sz="0" w:space="0" w:color="auto"/>
            <w:left w:val="none" w:sz="0" w:space="0" w:color="auto"/>
            <w:bottom w:val="none" w:sz="0" w:space="0" w:color="auto"/>
            <w:right w:val="none" w:sz="0" w:space="0" w:color="auto"/>
          </w:divBdr>
        </w:div>
        <w:div w:id="1948927886">
          <w:marLeft w:val="480"/>
          <w:marRight w:val="0"/>
          <w:marTop w:val="0"/>
          <w:marBottom w:val="0"/>
          <w:divBdr>
            <w:top w:val="none" w:sz="0" w:space="0" w:color="auto"/>
            <w:left w:val="none" w:sz="0" w:space="0" w:color="auto"/>
            <w:bottom w:val="none" w:sz="0" w:space="0" w:color="auto"/>
            <w:right w:val="none" w:sz="0" w:space="0" w:color="auto"/>
          </w:divBdr>
        </w:div>
        <w:div w:id="493185969">
          <w:marLeft w:val="480"/>
          <w:marRight w:val="0"/>
          <w:marTop w:val="0"/>
          <w:marBottom w:val="0"/>
          <w:divBdr>
            <w:top w:val="none" w:sz="0" w:space="0" w:color="auto"/>
            <w:left w:val="none" w:sz="0" w:space="0" w:color="auto"/>
            <w:bottom w:val="none" w:sz="0" w:space="0" w:color="auto"/>
            <w:right w:val="none" w:sz="0" w:space="0" w:color="auto"/>
          </w:divBdr>
        </w:div>
        <w:div w:id="417099581">
          <w:marLeft w:val="480"/>
          <w:marRight w:val="0"/>
          <w:marTop w:val="0"/>
          <w:marBottom w:val="0"/>
          <w:divBdr>
            <w:top w:val="none" w:sz="0" w:space="0" w:color="auto"/>
            <w:left w:val="none" w:sz="0" w:space="0" w:color="auto"/>
            <w:bottom w:val="none" w:sz="0" w:space="0" w:color="auto"/>
            <w:right w:val="none" w:sz="0" w:space="0" w:color="auto"/>
          </w:divBdr>
        </w:div>
        <w:div w:id="844057800">
          <w:marLeft w:val="480"/>
          <w:marRight w:val="0"/>
          <w:marTop w:val="0"/>
          <w:marBottom w:val="0"/>
          <w:divBdr>
            <w:top w:val="none" w:sz="0" w:space="0" w:color="auto"/>
            <w:left w:val="none" w:sz="0" w:space="0" w:color="auto"/>
            <w:bottom w:val="none" w:sz="0" w:space="0" w:color="auto"/>
            <w:right w:val="none" w:sz="0" w:space="0" w:color="auto"/>
          </w:divBdr>
        </w:div>
        <w:div w:id="657736420">
          <w:marLeft w:val="480"/>
          <w:marRight w:val="0"/>
          <w:marTop w:val="0"/>
          <w:marBottom w:val="0"/>
          <w:divBdr>
            <w:top w:val="none" w:sz="0" w:space="0" w:color="auto"/>
            <w:left w:val="none" w:sz="0" w:space="0" w:color="auto"/>
            <w:bottom w:val="none" w:sz="0" w:space="0" w:color="auto"/>
            <w:right w:val="none" w:sz="0" w:space="0" w:color="auto"/>
          </w:divBdr>
        </w:div>
        <w:div w:id="1382096233">
          <w:marLeft w:val="480"/>
          <w:marRight w:val="0"/>
          <w:marTop w:val="0"/>
          <w:marBottom w:val="0"/>
          <w:divBdr>
            <w:top w:val="none" w:sz="0" w:space="0" w:color="auto"/>
            <w:left w:val="none" w:sz="0" w:space="0" w:color="auto"/>
            <w:bottom w:val="none" w:sz="0" w:space="0" w:color="auto"/>
            <w:right w:val="none" w:sz="0" w:space="0" w:color="auto"/>
          </w:divBdr>
        </w:div>
        <w:div w:id="1326860317">
          <w:marLeft w:val="480"/>
          <w:marRight w:val="0"/>
          <w:marTop w:val="0"/>
          <w:marBottom w:val="0"/>
          <w:divBdr>
            <w:top w:val="none" w:sz="0" w:space="0" w:color="auto"/>
            <w:left w:val="none" w:sz="0" w:space="0" w:color="auto"/>
            <w:bottom w:val="none" w:sz="0" w:space="0" w:color="auto"/>
            <w:right w:val="none" w:sz="0" w:space="0" w:color="auto"/>
          </w:divBdr>
        </w:div>
        <w:div w:id="800416672">
          <w:marLeft w:val="480"/>
          <w:marRight w:val="0"/>
          <w:marTop w:val="0"/>
          <w:marBottom w:val="0"/>
          <w:divBdr>
            <w:top w:val="none" w:sz="0" w:space="0" w:color="auto"/>
            <w:left w:val="none" w:sz="0" w:space="0" w:color="auto"/>
            <w:bottom w:val="none" w:sz="0" w:space="0" w:color="auto"/>
            <w:right w:val="none" w:sz="0" w:space="0" w:color="auto"/>
          </w:divBdr>
        </w:div>
        <w:div w:id="142697994">
          <w:marLeft w:val="480"/>
          <w:marRight w:val="0"/>
          <w:marTop w:val="0"/>
          <w:marBottom w:val="0"/>
          <w:divBdr>
            <w:top w:val="none" w:sz="0" w:space="0" w:color="auto"/>
            <w:left w:val="none" w:sz="0" w:space="0" w:color="auto"/>
            <w:bottom w:val="none" w:sz="0" w:space="0" w:color="auto"/>
            <w:right w:val="none" w:sz="0" w:space="0" w:color="auto"/>
          </w:divBdr>
        </w:div>
        <w:div w:id="706954726">
          <w:marLeft w:val="480"/>
          <w:marRight w:val="0"/>
          <w:marTop w:val="0"/>
          <w:marBottom w:val="0"/>
          <w:divBdr>
            <w:top w:val="none" w:sz="0" w:space="0" w:color="auto"/>
            <w:left w:val="none" w:sz="0" w:space="0" w:color="auto"/>
            <w:bottom w:val="none" w:sz="0" w:space="0" w:color="auto"/>
            <w:right w:val="none" w:sz="0" w:space="0" w:color="auto"/>
          </w:divBdr>
        </w:div>
        <w:div w:id="611548570">
          <w:marLeft w:val="480"/>
          <w:marRight w:val="0"/>
          <w:marTop w:val="0"/>
          <w:marBottom w:val="0"/>
          <w:divBdr>
            <w:top w:val="none" w:sz="0" w:space="0" w:color="auto"/>
            <w:left w:val="none" w:sz="0" w:space="0" w:color="auto"/>
            <w:bottom w:val="none" w:sz="0" w:space="0" w:color="auto"/>
            <w:right w:val="none" w:sz="0" w:space="0" w:color="auto"/>
          </w:divBdr>
        </w:div>
        <w:div w:id="452942461">
          <w:marLeft w:val="480"/>
          <w:marRight w:val="0"/>
          <w:marTop w:val="0"/>
          <w:marBottom w:val="0"/>
          <w:divBdr>
            <w:top w:val="none" w:sz="0" w:space="0" w:color="auto"/>
            <w:left w:val="none" w:sz="0" w:space="0" w:color="auto"/>
            <w:bottom w:val="none" w:sz="0" w:space="0" w:color="auto"/>
            <w:right w:val="none" w:sz="0" w:space="0" w:color="auto"/>
          </w:divBdr>
        </w:div>
        <w:div w:id="76094659">
          <w:marLeft w:val="480"/>
          <w:marRight w:val="0"/>
          <w:marTop w:val="0"/>
          <w:marBottom w:val="0"/>
          <w:divBdr>
            <w:top w:val="none" w:sz="0" w:space="0" w:color="auto"/>
            <w:left w:val="none" w:sz="0" w:space="0" w:color="auto"/>
            <w:bottom w:val="none" w:sz="0" w:space="0" w:color="auto"/>
            <w:right w:val="none" w:sz="0" w:space="0" w:color="auto"/>
          </w:divBdr>
        </w:div>
        <w:div w:id="1885487239">
          <w:marLeft w:val="480"/>
          <w:marRight w:val="0"/>
          <w:marTop w:val="0"/>
          <w:marBottom w:val="0"/>
          <w:divBdr>
            <w:top w:val="none" w:sz="0" w:space="0" w:color="auto"/>
            <w:left w:val="none" w:sz="0" w:space="0" w:color="auto"/>
            <w:bottom w:val="none" w:sz="0" w:space="0" w:color="auto"/>
            <w:right w:val="none" w:sz="0" w:space="0" w:color="auto"/>
          </w:divBdr>
        </w:div>
        <w:div w:id="399982250">
          <w:marLeft w:val="480"/>
          <w:marRight w:val="0"/>
          <w:marTop w:val="0"/>
          <w:marBottom w:val="0"/>
          <w:divBdr>
            <w:top w:val="none" w:sz="0" w:space="0" w:color="auto"/>
            <w:left w:val="none" w:sz="0" w:space="0" w:color="auto"/>
            <w:bottom w:val="none" w:sz="0" w:space="0" w:color="auto"/>
            <w:right w:val="none" w:sz="0" w:space="0" w:color="auto"/>
          </w:divBdr>
        </w:div>
        <w:div w:id="675152824">
          <w:marLeft w:val="480"/>
          <w:marRight w:val="0"/>
          <w:marTop w:val="0"/>
          <w:marBottom w:val="0"/>
          <w:divBdr>
            <w:top w:val="none" w:sz="0" w:space="0" w:color="auto"/>
            <w:left w:val="none" w:sz="0" w:space="0" w:color="auto"/>
            <w:bottom w:val="none" w:sz="0" w:space="0" w:color="auto"/>
            <w:right w:val="none" w:sz="0" w:space="0" w:color="auto"/>
          </w:divBdr>
        </w:div>
        <w:div w:id="942612570">
          <w:marLeft w:val="480"/>
          <w:marRight w:val="0"/>
          <w:marTop w:val="0"/>
          <w:marBottom w:val="0"/>
          <w:divBdr>
            <w:top w:val="none" w:sz="0" w:space="0" w:color="auto"/>
            <w:left w:val="none" w:sz="0" w:space="0" w:color="auto"/>
            <w:bottom w:val="none" w:sz="0" w:space="0" w:color="auto"/>
            <w:right w:val="none" w:sz="0" w:space="0" w:color="auto"/>
          </w:divBdr>
        </w:div>
        <w:div w:id="910652703">
          <w:marLeft w:val="480"/>
          <w:marRight w:val="0"/>
          <w:marTop w:val="0"/>
          <w:marBottom w:val="0"/>
          <w:divBdr>
            <w:top w:val="none" w:sz="0" w:space="0" w:color="auto"/>
            <w:left w:val="none" w:sz="0" w:space="0" w:color="auto"/>
            <w:bottom w:val="none" w:sz="0" w:space="0" w:color="auto"/>
            <w:right w:val="none" w:sz="0" w:space="0" w:color="auto"/>
          </w:divBdr>
        </w:div>
        <w:div w:id="1575045013">
          <w:marLeft w:val="480"/>
          <w:marRight w:val="0"/>
          <w:marTop w:val="0"/>
          <w:marBottom w:val="0"/>
          <w:divBdr>
            <w:top w:val="none" w:sz="0" w:space="0" w:color="auto"/>
            <w:left w:val="none" w:sz="0" w:space="0" w:color="auto"/>
            <w:bottom w:val="none" w:sz="0" w:space="0" w:color="auto"/>
            <w:right w:val="none" w:sz="0" w:space="0" w:color="auto"/>
          </w:divBdr>
        </w:div>
        <w:div w:id="1258637499">
          <w:marLeft w:val="480"/>
          <w:marRight w:val="0"/>
          <w:marTop w:val="0"/>
          <w:marBottom w:val="0"/>
          <w:divBdr>
            <w:top w:val="none" w:sz="0" w:space="0" w:color="auto"/>
            <w:left w:val="none" w:sz="0" w:space="0" w:color="auto"/>
            <w:bottom w:val="none" w:sz="0" w:space="0" w:color="auto"/>
            <w:right w:val="none" w:sz="0" w:space="0" w:color="auto"/>
          </w:divBdr>
        </w:div>
        <w:div w:id="1136683754">
          <w:marLeft w:val="480"/>
          <w:marRight w:val="0"/>
          <w:marTop w:val="0"/>
          <w:marBottom w:val="0"/>
          <w:divBdr>
            <w:top w:val="none" w:sz="0" w:space="0" w:color="auto"/>
            <w:left w:val="none" w:sz="0" w:space="0" w:color="auto"/>
            <w:bottom w:val="none" w:sz="0" w:space="0" w:color="auto"/>
            <w:right w:val="none" w:sz="0" w:space="0" w:color="auto"/>
          </w:divBdr>
        </w:div>
        <w:div w:id="786852899">
          <w:marLeft w:val="480"/>
          <w:marRight w:val="0"/>
          <w:marTop w:val="0"/>
          <w:marBottom w:val="0"/>
          <w:divBdr>
            <w:top w:val="none" w:sz="0" w:space="0" w:color="auto"/>
            <w:left w:val="none" w:sz="0" w:space="0" w:color="auto"/>
            <w:bottom w:val="none" w:sz="0" w:space="0" w:color="auto"/>
            <w:right w:val="none" w:sz="0" w:space="0" w:color="auto"/>
          </w:divBdr>
        </w:div>
        <w:div w:id="719667651">
          <w:marLeft w:val="480"/>
          <w:marRight w:val="0"/>
          <w:marTop w:val="0"/>
          <w:marBottom w:val="0"/>
          <w:divBdr>
            <w:top w:val="none" w:sz="0" w:space="0" w:color="auto"/>
            <w:left w:val="none" w:sz="0" w:space="0" w:color="auto"/>
            <w:bottom w:val="none" w:sz="0" w:space="0" w:color="auto"/>
            <w:right w:val="none" w:sz="0" w:space="0" w:color="auto"/>
          </w:divBdr>
        </w:div>
        <w:div w:id="1862812518">
          <w:marLeft w:val="480"/>
          <w:marRight w:val="0"/>
          <w:marTop w:val="0"/>
          <w:marBottom w:val="0"/>
          <w:divBdr>
            <w:top w:val="none" w:sz="0" w:space="0" w:color="auto"/>
            <w:left w:val="none" w:sz="0" w:space="0" w:color="auto"/>
            <w:bottom w:val="none" w:sz="0" w:space="0" w:color="auto"/>
            <w:right w:val="none" w:sz="0" w:space="0" w:color="auto"/>
          </w:divBdr>
        </w:div>
        <w:div w:id="1160268201">
          <w:marLeft w:val="480"/>
          <w:marRight w:val="0"/>
          <w:marTop w:val="0"/>
          <w:marBottom w:val="0"/>
          <w:divBdr>
            <w:top w:val="none" w:sz="0" w:space="0" w:color="auto"/>
            <w:left w:val="none" w:sz="0" w:space="0" w:color="auto"/>
            <w:bottom w:val="none" w:sz="0" w:space="0" w:color="auto"/>
            <w:right w:val="none" w:sz="0" w:space="0" w:color="auto"/>
          </w:divBdr>
        </w:div>
        <w:div w:id="97411982">
          <w:marLeft w:val="480"/>
          <w:marRight w:val="0"/>
          <w:marTop w:val="0"/>
          <w:marBottom w:val="0"/>
          <w:divBdr>
            <w:top w:val="none" w:sz="0" w:space="0" w:color="auto"/>
            <w:left w:val="none" w:sz="0" w:space="0" w:color="auto"/>
            <w:bottom w:val="none" w:sz="0" w:space="0" w:color="auto"/>
            <w:right w:val="none" w:sz="0" w:space="0" w:color="auto"/>
          </w:divBdr>
        </w:div>
        <w:div w:id="1712993662">
          <w:marLeft w:val="480"/>
          <w:marRight w:val="0"/>
          <w:marTop w:val="0"/>
          <w:marBottom w:val="0"/>
          <w:divBdr>
            <w:top w:val="none" w:sz="0" w:space="0" w:color="auto"/>
            <w:left w:val="none" w:sz="0" w:space="0" w:color="auto"/>
            <w:bottom w:val="none" w:sz="0" w:space="0" w:color="auto"/>
            <w:right w:val="none" w:sz="0" w:space="0" w:color="auto"/>
          </w:divBdr>
        </w:div>
        <w:div w:id="1009723843">
          <w:marLeft w:val="480"/>
          <w:marRight w:val="0"/>
          <w:marTop w:val="0"/>
          <w:marBottom w:val="0"/>
          <w:divBdr>
            <w:top w:val="none" w:sz="0" w:space="0" w:color="auto"/>
            <w:left w:val="none" w:sz="0" w:space="0" w:color="auto"/>
            <w:bottom w:val="none" w:sz="0" w:space="0" w:color="auto"/>
            <w:right w:val="none" w:sz="0" w:space="0" w:color="auto"/>
          </w:divBdr>
        </w:div>
        <w:div w:id="650527507">
          <w:marLeft w:val="480"/>
          <w:marRight w:val="0"/>
          <w:marTop w:val="0"/>
          <w:marBottom w:val="0"/>
          <w:divBdr>
            <w:top w:val="none" w:sz="0" w:space="0" w:color="auto"/>
            <w:left w:val="none" w:sz="0" w:space="0" w:color="auto"/>
            <w:bottom w:val="none" w:sz="0" w:space="0" w:color="auto"/>
            <w:right w:val="none" w:sz="0" w:space="0" w:color="auto"/>
          </w:divBdr>
        </w:div>
        <w:div w:id="1228759981">
          <w:marLeft w:val="480"/>
          <w:marRight w:val="0"/>
          <w:marTop w:val="0"/>
          <w:marBottom w:val="0"/>
          <w:divBdr>
            <w:top w:val="none" w:sz="0" w:space="0" w:color="auto"/>
            <w:left w:val="none" w:sz="0" w:space="0" w:color="auto"/>
            <w:bottom w:val="none" w:sz="0" w:space="0" w:color="auto"/>
            <w:right w:val="none" w:sz="0" w:space="0" w:color="auto"/>
          </w:divBdr>
        </w:div>
        <w:div w:id="2070495188">
          <w:marLeft w:val="480"/>
          <w:marRight w:val="0"/>
          <w:marTop w:val="0"/>
          <w:marBottom w:val="0"/>
          <w:divBdr>
            <w:top w:val="none" w:sz="0" w:space="0" w:color="auto"/>
            <w:left w:val="none" w:sz="0" w:space="0" w:color="auto"/>
            <w:bottom w:val="none" w:sz="0" w:space="0" w:color="auto"/>
            <w:right w:val="none" w:sz="0" w:space="0" w:color="auto"/>
          </w:divBdr>
        </w:div>
        <w:div w:id="1179009113">
          <w:marLeft w:val="480"/>
          <w:marRight w:val="0"/>
          <w:marTop w:val="0"/>
          <w:marBottom w:val="0"/>
          <w:divBdr>
            <w:top w:val="none" w:sz="0" w:space="0" w:color="auto"/>
            <w:left w:val="none" w:sz="0" w:space="0" w:color="auto"/>
            <w:bottom w:val="none" w:sz="0" w:space="0" w:color="auto"/>
            <w:right w:val="none" w:sz="0" w:space="0" w:color="auto"/>
          </w:divBdr>
        </w:div>
        <w:div w:id="1129128910">
          <w:marLeft w:val="480"/>
          <w:marRight w:val="0"/>
          <w:marTop w:val="0"/>
          <w:marBottom w:val="0"/>
          <w:divBdr>
            <w:top w:val="none" w:sz="0" w:space="0" w:color="auto"/>
            <w:left w:val="none" w:sz="0" w:space="0" w:color="auto"/>
            <w:bottom w:val="none" w:sz="0" w:space="0" w:color="auto"/>
            <w:right w:val="none" w:sz="0" w:space="0" w:color="auto"/>
          </w:divBdr>
        </w:div>
        <w:div w:id="776756641">
          <w:marLeft w:val="480"/>
          <w:marRight w:val="0"/>
          <w:marTop w:val="0"/>
          <w:marBottom w:val="0"/>
          <w:divBdr>
            <w:top w:val="none" w:sz="0" w:space="0" w:color="auto"/>
            <w:left w:val="none" w:sz="0" w:space="0" w:color="auto"/>
            <w:bottom w:val="none" w:sz="0" w:space="0" w:color="auto"/>
            <w:right w:val="none" w:sz="0" w:space="0" w:color="auto"/>
          </w:divBdr>
        </w:div>
      </w:divsChild>
    </w:div>
    <w:div w:id="144131333">
      <w:bodyDiv w:val="1"/>
      <w:marLeft w:val="0"/>
      <w:marRight w:val="0"/>
      <w:marTop w:val="0"/>
      <w:marBottom w:val="0"/>
      <w:divBdr>
        <w:top w:val="none" w:sz="0" w:space="0" w:color="auto"/>
        <w:left w:val="none" w:sz="0" w:space="0" w:color="auto"/>
        <w:bottom w:val="none" w:sz="0" w:space="0" w:color="auto"/>
        <w:right w:val="none" w:sz="0" w:space="0" w:color="auto"/>
      </w:divBdr>
    </w:div>
    <w:div w:id="144511943">
      <w:bodyDiv w:val="1"/>
      <w:marLeft w:val="0"/>
      <w:marRight w:val="0"/>
      <w:marTop w:val="0"/>
      <w:marBottom w:val="0"/>
      <w:divBdr>
        <w:top w:val="none" w:sz="0" w:space="0" w:color="auto"/>
        <w:left w:val="none" w:sz="0" w:space="0" w:color="auto"/>
        <w:bottom w:val="none" w:sz="0" w:space="0" w:color="auto"/>
        <w:right w:val="none" w:sz="0" w:space="0" w:color="auto"/>
      </w:divBdr>
    </w:div>
    <w:div w:id="144661819">
      <w:bodyDiv w:val="1"/>
      <w:marLeft w:val="0"/>
      <w:marRight w:val="0"/>
      <w:marTop w:val="0"/>
      <w:marBottom w:val="0"/>
      <w:divBdr>
        <w:top w:val="none" w:sz="0" w:space="0" w:color="auto"/>
        <w:left w:val="none" w:sz="0" w:space="0" w:color="auto"/>
        <w:bottom w:val="none" w:sz="0" w:space="0" w:color="auto"/>
        <w:right w:val="none" w:sz="0" w:space="0" w:color="auto"/>
      </w:divBdr>
    </w:div>
    <w:div w:id="144664439">
      <w:bodyDiv w:val="1"/>
      <w:marLeft w:val="0"/>
      <w:marRight w:val="0"/>
      <w:marTop w:val="0"/>
      <w:marBottom w:val="0"/>
      <w:divBdr>
        <w:top w:val="none" w:sz="0" w:space="0" w:color="auto"/>
        <w:left w:val="none" w:sz="0" w:space="0" w:color="auto"/>
        <w:bottom w:val="none" w:sz="0" w:space="0" w:color="auto"/>
        <w:right w:val="none" w:sz="0" w:space="0" w:color="auto"/>
      </w:divBdr>
    </w:div>
    <w:div w:id="145053978">
      <w:bodyDiv w:val="1"/>
      <w:marLeft w:val="0"/>
      <w:marRight w:val="0"/>
      <w:marTop w:val="0"/>
      <w:marBottom w:val="0"/>
      <w:divBdr>
        <w:top w:val="none" w:sz="0" w:space="0" w:color="auto"/>
        <w:left w:val="none" w:sz="0" w:space="0" w:color="auto"/>
        <w:bottom w:val="none" w:sz="0" w:space="0" w:color="auto"/>
        <w:right w:val="none" w:sz="0" w:space="0" w:color="auto"/>
      </w:divBdr>
    </w:div>
    <w:div w:id="145241514">
      <w:bodyDiv w:val="1"/>
      <w:marLeft w:val="0"/>
      <w:marRight w:val="0"/>
      <w:marTop w:val="0"/>
      <w:marBottom w:val="0"/>
      <w:divBdr>
        <w:top w:val="none" w:sz="0" w:space="0" w:color="auto"/>
        <w:left w:val="none" w:sz="0" w:space="0" w:color="auto"/>
        <w:bottom w:val="none" w:sz="0" w:space="0" w:color="auto"/>
        <w:right w:val="none" w:sz="0" w:space="0" w:color="auto"/>
      </w:divBdr>
    </w:div>
    <w:div w:id="145360776">
      <w:bodyDiv w:val="1"/>
      <w:marLeft w:val="0"/>
      <w:marRight w:val="0"/>
      <w:marTop w:val="0"/>
      <w:marBottom w:val="0"/>
      <w:divBdr>
        <w:top w:val="none" w:sz="0" w:space="0" w:color="auto"/>
        <w:left w:val="none" w:sz="0" w:space="0" w:color="auto"/>
        <w:bottom w:val="none" w:sz="0" w:space="0" w:color="auto"/>
        <w:right w:val="none" w:sz="0" w:space="0" w:color="auto"/>
      </w:divBdr>
    </w:div>
    <w:div w:id="145586471">
      <w:bodyDiv w:val="1"/>
      <w:marLeft w:val="0"/>
      <w:marRight w:val="0"/>
      <w:marTop w:val="0"/>
      <w:marBottom w:val="0"/>
      <w:divBdr>
        <w:top w:val="none" w:sz="0" w:space="0" w:color="auto"/>
        <w:left w:val="none" w:sz="0" w:space="0" w:color="auto"/>
        <w:bottom w:val="none" w:sz="0" w:space="0" w:color="auto"/>
        <w:right w:val="none" w:sz="0" w:space="0" w:color="auto"/>
      </w:divBdr>
    </w:div>
    <w:div w:id="146437578">
      <w:bodyDiv w:val="1"/>
      <w:marLeft w:val="0"/>
      <w:marRight w:val="0"/>
      <w:marTop w:val="0"/>
      <w:marBottom w:val="0"/>
      <w:divBdr>
        <w:top w:val="none" w:sz="0" w:space="0" w:color="auto"/>
        <w:left w:val="none" w:sz="0" w:space="0" w:color="auto"/>
        <w:bottom w:val="none" w:sz="0" w:space="0" w:color="auto"/>
        <w:right w:val="none" w:sz="0" w:space="0" w:color="auto"/>
      </w:divBdr>
    </w:div>
    <w:div w:id="146626770">
      <w:bodyDiv w:val="1"/>
      <w:marLeft w:val="0"/>
      <w:marRight w:val="0"/>
      <w:marTop w:val="0"/>
      <w:marBottom w:val="0"/>
      <w:divBdr>
        <w:top w:val="none" w:sz="0" w:space="0" w:color="auto"/>
        <w:left w:val="none" w:sz="0" w:space="0" w:color="auto"/>
        <w:bottom w:val="none" w:sz="0" w:space="0" w:color="auto"/>
        <w:right w:val="none" w:sz="0" w:space="0" w:color="auto"/>
      </w:divBdr>
    </w:div>
    <w:div w:id="146870770">
      <w:bodyDiv w:val="1"/>
      <w:marLeft w:val="0"/>
      <w:marRight w:val="0"/>
      <w:marTop w:val="0"/>
      <w:marBottom w:val="0"/>
      <w:divBdr>
        <w:top w:val="none" w:sz="0" w:space="0" w:color="auto"/>
        <w:left w:val="none" w:sz="0" w:space="0" w:color="auto"/>
        <w:bottom w:val="none" w:sz="0" w:space="0" w:color="auto"/>
        <w:right w:val="none" w:sz="0" w:space="0" w:color="auto"/>
      </w:divBdr>
    </w:div>
    <w:div w:id="147212190">
      <w:bodyDiv w:val="1"/>
      <w:marLeft w:val="0"/>
      <w:marRight w:val="0"/>
      <w:marTop w:val="0"/>
      <w:marBottom w:val="0"/>
      <w:divBdr>
        <w:top w:val="none" w:sz="0" w:space="0" w:color="auto"/>
        <w:left w:val="none" w:sz="0" w:space="0" w:color="auto"/>
        <w:bottom w:val="none" w:sz="0" w:space="0" w:color="auto"/>
        <w:right w:val="none" w:sz="0" w:space="0" w:color="auto"/>
      </w:divBdr>
    </w:div>
    <w:div w:id="147945706">
      <w:bodyDiv w:val="1"/>
      <w:marLeft w:val="0"/>
      <w:marRight w:val="0"/>
      <w:marTop w:val="0"/>
      <w:marBottom w:val="0"/>
      <w:divBdr>
        <w:top w:val="none" w:sz="0" w:space="0" w:color="auto"/>
        <w:left w:val="none" w:sz="0" w:space="0" w:color="auto"/>
        <w:bottom w:val="none" w:sz="0" w:space="0" w:color="auto"/>
        <w:right w:val="none" w:sz="0" w:space="0" w:color="auto"/>
      </w:divBdr>
    </w:div>
    <w:div w:id="148522548">
      <w:bodyDiv w:val="1"/>
      <w:marLeft w:val="0"/>
      <w:marRight w:val="0"/>
      <w:marTop w:val="0"/>
      <w:marBottom w:val="0"/>
      <w:divBdr>
        <w:top w:val="none" w:sz="0" w:space="0" w:color="auto"/>
        <w:left w:val="none" w:sz="0" w:space="0" w:color="auto"/>
        <w:bottom w:val="none" w:sz="0" w:space="0" w:color="auto"/>
        <w:right w:val="none" w:sz="0" w:space="0" w:color="auto"/>
      </w:divBdr>
      <w:divsChild>
        <w:div w:id="1000544929">
          <w:marLeft w:val="0"/>
          <w:marRight w:val="0"/>
          <w:marTop w:val="0"/>
          <w:marBottom w:val="0"/>
          <w:divBdr>
            <w:top w:val="none" w:sz="0" w:space="0" w:color="auto"/>
            <w:left w:val="none" w:sz="0" w:space="0" w:color="auto"/>
            <w:bottom w:val="none" w:sz="0" w:space="0" w:color="auto"/>
            <w:right w:val="none" w:sz="0" w:space="0" w:color="auto"/>
          </w:divBdr>
        </w:div>
        <w:div w:id="844587097">
          <w:marLeft w:val="0"/>
          <w:marRight w:val="0"/>
          <w:marTop w:val="0"/>
          <w:marBottom w:val="0"/>
          <w:divBdr>
            <w:top w:val="none" w:sz="0" w:space="0" w:color="auto"/>
            <w:left w:val="none" w:sz="0" w:space="0" w:color="auto"/>
            <w:bottom w:val="none" w:sz="0" w:space="0" w:color="auto"/>
            <w:right w:val="none" w:sz="0" w:space="0" w:color="auto"/>
          </w:divBdr>
        </w:div>
        <w:div w:id="1811708990">
          <w:marLeft w:val="0"/>
          <w:marRight w:val="0"/>
          <w:marTop w:val="0"/>
          <w:marBottom w:val="0"/>
          <w:divBdr>
            <w:top w:val="none" w:sz="0" w:space="0" w:color="auto"/>
            <w:left w:val="none" w:sz="0" w:space="0" w:color="auto"/>
            <w:bottom w:val="none" w:sz="0" w:space="0" w:color="auto"/>
            <w:right w:val="none" w:sz="0" w:space="0" w:color="auto"/>
          </w:divBdr>
        </w:div>
        <w:div w:id="170684579">
          <w:marLeft w:val="0"/>
          <w:marRight w:val="0"/>
          <w:marTop w:val="0"/>
          <w:marBottom w:val="0"/>
          <w:divBdr>
            <w:top w:val="none" w:sz="0" w:space="0" w:color="auto"/>
            <w:left w:val="none" w:sz="0" w:space="0" w:color="auto"/>
            <w:bottom w:val="none" w:sz="0" w:space="0" w:color="auto"/>
            <w:right w:val="none" w:sz="0" w:space="0" w:color="auto"/>
          </w:divBdr>
        </w:div>
        <w:div w:id="1123384310">
          <w:marLeft w:val="0"/>
          <w:marRight w:val="0"/>
          <w:marTop w:val="0"/>
          <w:marBottom w:val="0"/>
          <w:divBdr>
            <w:top w:val="none" w:sz="0" w:space="0" w:color="auto"/>
            <w:left w:val="none" w:sz="0" w:space="0" w:color="auto"/>
            <w:bottom w:val="none" w:sz="0" w:space="0" w:color="auto"/>
            <w:right w:val="none" w:sz="0" w:space="0" w:color="auto"/>
          </w:divBdr>
        </w:div>
        <w:div w:id="683165458">
          <w:marLeft w:val="0"/>
          <w:marRight w:val="0"/>
          <w:marTop w:val="0"/>
          <w:marBottom w:val="0"/>
          <w:divBdr>
            <w:top w:val="none" w:sz="0" w:space="0" w:color="auto"/>
            <w:left w:val="none" w:sz="0" w:space="0" w:color="auto"/>
            <w:bottom w:val="none" w:sz="0" w:space="0" w:color="auto"/>
            <w:right w:val="none" w:sz="0" w:space="0" w:color="auto"/>
          </w:divBdr>
        </w:div>
        <w:div w:id="547187297">
          <w:marLeft w:val="0"/>
          <w:marRight w:val="0"/>
          <w:marTop w:val="0"/>
          <w:marBottom w:val="0"/>
          <w:divBdr>
            <w:top w:val="none" w:sz="0" w:space="0" w:color="auto"/>
            <w:left w:val="none" w:sz="0" w:space="0" w:color="auto"/>
            <w:bottom w:val="none" w:sz="0" w:space="0" w:color="auto"/>
            <w:right w:val="none" w:sz="0" w:space="0" w:color="auto"/>
          </w:divBdr>
        </w:div>
        <w:div w:id="790788393">
          <w:marLeft w:val="0"/>
          <w:marRight w:val="0"/>
          <w:marTop w:val="0"/>
          <w:marBottom w:val="0"/>
          <w:divBdr>
            <w:top w:val="none" w:sz="0" w:space="0" w:color="auto"/>
            <w:left w:val="none" w:sz="0" w:space="0" w:color="auto"/>
            <w:bottom w:val="none" w:sz="0" w:space="0" w:color="auto"/>
            <w:right w:val="none" w:sz="0" w:space="0" w:color="auto"/>
          </w:divBdr>
        </w:div>
        <w:div w:id="920984371">
          <w:marLeft w:val="0"/>
          <w:marRight w:val="0"/>
          <w:marTop w:val="0"/>
          <w:marBottom w:val="0"/>
          <w:divBdr>
            <w:top w:val="none" w:sz="0" w:space="0" w:color="auto"/>
            <w:left w:val="none" w:sz="0" w:space="0" w:color="auto"/>
            <w:bottom w:val="none" w:sz="0" w:space="0" w:color="auto"/>
            <w:right w:val="none" w:sz="0" w:space="0" w:color="auto"/>
          </w:divBdr>
        </w:div>
        <w:div w:id="54013076">
          <w:marLeft w:val="0"/>
          <w:marRight w:val="0"/>
          <w:marTop w:val="0"/>
          <w:marBottom w:val="0"/>
          <w:divBdr>
            <w:top w:val="none" w:sz="0" w:space="0" w:color="auto"/>
            <w:left w:val="none" w:sz="0" w:space="0" w:color="auto"/>
            <w:bottom w:val="none" w:sz="0" w:space="0" w:color="auto"/>
            <w:right w:val="none" w:sz="0" w:space="0" w:color="auto"/>
          </w:divBdr>
        </w:div>
        <w:div w:id="790435427">
          <w:marLeft w:val="0"/>
          <w:marRight w:val="0"/>
          <w:marTop w:val="0"/>
          <w:marBottom w:val="0"/>
          <w:divBdr>
            <w:top w:val="none" w:sz="0" w:space="0" w:color="auto"/>
            <w:left w:val="none" w:sz="0" w:space="0" w:color="auto"/>
            <w:bottom w:val="none" w:sz="0" w:space="0" w:color="auto"/>
            <w:right w:val="none" w:sz="0" w:space="0" w:color="auto"/>
          </w:divBdr>
        </w:div>
        <w:div w:id="1860462024">
          <w:marLeft w:val="0"/>
          <w:marRight w:val="0"/>
          <w:marTop w:val="0"/>
          <w:marBottom w:val="0"/>
          <w:divBdr>
            <w:top w:val="none" w:sz="0" w:space="0" w:color="auto"/>
            <w:left w:val="none" w:sz="0" w:space="0" w:color="auto"/>
            <w:bottom w:val="none" w:sz="0" w:space="0" w:color="auto"/>
            <w:right w:val="none" w:sz="0" w:space="0" w:color="auto"/>
          </w:divBdr>
        </w:div>
        <w:div w:id="1287470706">
          <w:marLeft w:val="0"/>
          <w:marRight w:val="0"/>
          <w:marTop w:val="0"/>
          <w:marBottom w:val="0"/>
          <w:divBdr>
            <w:top w:val="none" w:sz="0" w:space="0" w:color="auto"/>
            <w:left w:val="none" w:sz="0" w:space="0" w:color="auto"/>
            <w:bottom w:val="none" w:sz="0" w:space="0" w:color="auto"/>
            <w:right w:val="none" w:sz="0" w:space="0" w:color="auto"/>
          </w:divBdr>
        </w:div>
        <w:div w:id="652415987">
          <w:marLeft w:val="0"/>
          <w:marRight w:val="0"/>
          <w:marTop w:val="0"/>
          <w:marBottom w:val="0"/>
          <w:divBdr>
            <w:top w:val="none" w:sz="0" w:space="0" w:color="auto"/>
            <w:left w:val="none" w:sz="0" w:space="0" w:color="auto"/>
            <w:bottom w:val="none" w:sz="0" w:space="0" w:color="auto"/>
            <w:right w:val="none" w:sz="0" w:space="0" w:color="auto"/>
          </w:divBdr>
        </w:div>
        <w:div w:id="1755006738">
          <w:marLeft w:val="0"/>
          <w:marRight w:val="0"/>
          <w:marTop w:val="0"/>
          <w:marBottom w:val="0"/>
          <w:divBdr>
            <w:top w:val="none" w:sz="0" w:space="0" w:color="auto"/>
            <w:left w:val="none" w:sz="0" w:space="0" w:color="auto"/>
            <w:bottom w:val="none" w:sz="0" w:space="0" w:color="auto"/>
            <w:right w:val="none" w:sz="0" w:space="0" w:color="auto"/>
          </w:divBdr>
        </w:div>
        <w:div w:id="483200444">
          <w:marLeft w:val="0"/>
          <w:marRight w:val="0"/>
          <w:marTop w:val="0"/>
          <w:marBottom w:val="0"/>
          <w:divBdr>
            <w:top w:val="none" w:sz="0" w:space="0" w:color="auto"/>
            <w:left w:val="none" w:sz="0" w:space="0" w:color="auto"/>
            <w:bottom w:val="none" w:sz="0" w:space="0" w:color="auto"/>
            <w:right w:val="none" w:sz="0" w:space="0" w:color="auto"/>
          </w:divBdr>
        </w:div>
        <w:div w:id="1896232149">
          <w:marLeft w:val="0"/>
          <w:marRight w:val="0"/>
          <w:marTop w:val="0"/>
          <w:marBottom w:val="0"/>
          <w:divBdr>
            <w:top w:val="none" w:sz="0" w:space="0" w:color="auto"/>
            <w:left w:val="none" w:sz="0" w:space="0" w:color="auto"/>
            <w:bottom w:val="none" w:sz="0" w:space="0" w:color="auto"/>
            <w:right w:val="none" w:sz="0" w:space="0" w:color="auto"/>
          </w:divBdr>
        </w:div>
        <w:div w:id="1757089911">
          <w:marLeft w:val="0"/>
          <w:marRight w:val="0"/>
          <w:marTop w:val="0"/>
          <w:marBottom w:val="0"/>
          <w:divBdr>
            <w:top w:val="none" w:sz="0" w:space="0" w:color="auto"/>
            <w:left w:val="none" w:sz="0" w:space="0" w:color="auto"/>
            <w:bottom w:val="none" w:sz="0" w:space="0" w:color="auto"/>
            <w:right w:val="none" w:sz="0" w:space="0" w:color="auto"/>
          </w:divBdr>
        </w:div>
        <w:div w:id="527986655">
          <w:marLeft w:val="0"/>
          <w:marRight w:val="0"/>
          <w:marTop w:val="0"/>
          <w:marBottom w:val="0"/>
          <w:divBdr>
            <w:top w:val="none" w:sz="0" w:space="0" w:color="auto"/>
            <w:left w:val="none" w:sz="0" w:space="0" w:color="auto"/>
            <w:bottom w:val="none" w:sz="0" w:space="0" w:color="auto"/>
            <w:right w:val="none" w:sz="0" w:space="0" w:color="auto"/>
          </w:divBdr>
        </w:div>
        <w:div w:id="1638026370">
          <w:marLeft w:val="0"/>
          <w:marRight w:val="0"/>
          <w:marTop w:val="0"/>
          <w:marBottom w:val="0"/>
          <w:divBdr>
            <w:top w:val="none" w:sz="0" w:space="0" w:color="auto"/>
            <w:left w:val="none" w:sz="0" w:space="0" w:color="auto"/>
            <w:bottom w:val="none" w:sz="0" w:space="0" w:color="auto"/>
            <w:right w:val="none" w:sz="0" w:space="0" w:color="auto"/>
          </w:divBdr>
        </w:div>
        <w:div w:id="668213660">
          <w:marLeft w:val="0"/>
          <w:marRight w:val="0"/>
          <w:marTop w:val="0"/>
          <w:marBottom w:val="0"/>
          <w:divBdr>
            <w:top w:val="none" w:sz="0" w:space="0" w:color="auto"/>
            <w:left w:val="none" w:sz="0" w:space="0" w:color="auto"/>
            <w:bottom w:val="none" w:sz="0" w:space="0" w:color="auto"/>
            <w:right w:val="none" w:sz="0" w:space="0" w:color="auto"/>
          </w:divBdr>
        </w:div>
        <w:div w:id="1871606101">
          <w:marLeft w:val="0"/>
          <w:marRight w:val="0"/>
          <w:marTop w:val="0"/>
          <w:marBottom w:val="0"/>
          <w:divBdr>
            <w:top w:val="none" w:sz="0" w:space="0" w:color="auto"/>
            <w:left w:val="none" w:sz="0" w:space="0" w:color="auto"/>
            <w:bottom w:val="none" w:sz="0" w:space="0" w:color="auto"/>
            <w:right w:val="none" w:sz="0" w:space="0" w:color="auto"/>
          </w:divBdr>
        </w:div>
        <w:div w:id="4718825">
          <w:marLeft w:val="0"/>
          <w:marRight w:val="0"/>
          <w:marTop w:val="0"/>
          <w:marBottom w:val="0"/>
          <w:divBdr>
            <w:top w:val="none" w:sz="0" w:space="0" w:color="auto"/>
            <w:left w:val="none" w:sz="0" w:space="0" w:color="auto"/>
            <w:bottom w:val="none" w:sz="0" w:space="0" w:color="auto"/>
            <w:right w:val="none" w:sz="0" w:space="0" w:color="auto"/>
          </w:divBdr>
        </w:div>
        <w:div w:id="1887452899">
          <w:marLeft w:val="0"/>
          <w:marRight w:val="0"/>
          <w:marTop w:val="0"/>
          <w:marBottom w:val="0"/>
          <w:divBdr>
            <w:top w:val="none" w:sz="0" w:space="0" w:color="auto"/>
            <w:left w:val="none" w:sz="0" w:space="0" w:color="auto"/>
            <w:bottom w:val="none" w:sz="0" w:space="0" w:color="auto"/>
            <w:right w:val="none" w:sz="0" w:space="0" w:color="auto"/>
          </w:divBdr>
        </w:div>
        <w:div w:id="902983655">
          <w:marLeft w:val="0"/>
          <w:marRight w:val="0"/>
          <w:marTop w:val="0"/>
          <w:marBottom w:val="0"/>
          <w:divBdr>
            <w:top w:val="none" w:sz="0" w:space="0" w:color="auto"/>
            <w:left w:val="none" w:sz="0" w:space="0" w:color="auto"/>
            <w:bottom w:val="none" w:sz="0" w:space="0" w:color="auto"/>
            <w:right w:val="none" w:sz="0" w:space="0" w:color="auto"/>
          </w:divBdr>
        </w:div>
        <w:div w:id="405685214">
          <w:marLeft w:val="0"/>
          <w:marRight w:val="0"/>
          <w:marTop w:val="0"/>
          <w:marBottom w:val="0"/>
          <w:divBdr>
            <w:top w:val="none" w:sz="0" w:space="0" w:color="auto"/>
            <w:left w:val="none" w:sz="0" w:space="0" w:color="auto"/>
            <w:bottom w:val="none" w:sz="0" w:space="0" w:color="auto"/>
            <w:right w:val="none" w:sz="0" w:space="0" w:color="auto"/>
          </w:divBdr>
        </w:div>
        <w:div w:id="664865348">
          <w:marLeft w:val="0"/>
          <w:marRight w:val="0"/>
          <w:marTop w:val="0"/>
          <w:marBottom w:val="0"/>
          <w:divBdr>
            <w:top w:val="none" w:sz="0" w:space="0" w:color="auto"/>
            <w:left w:val="none" w:sz="0" w:space="0" w:color="auto"/>
            <w:bottom w:val="none" w:sz="0" w:space="0" w:color="auto"/>
            <w:right w:val="none" w:sz="0" w:space="0" w:color="auto"/>
          </w:divBdr>
        </w:div>
        <w:div w:id="1854487134">
          <w:marLeft w:val="0"/>
          <w:marRight w:val="0"/>
          <w:marTop w:val="0"/>
          <w:marBottom w:val="0"/>
          <w:divBdr>
            <w:top w:val="none" w:sz="0" w:space="0" w:color="auto"/>
            <w:left w:val="none" w:sz="0" w:space="0" w:color="auto"/>
            <w:bottom w:val="none" w:sz="0" w:space="0" w:color="auto"/>
            <w:right w:val="none" w:sz="0" w:space="0" w:color="auto"/>
          </w:divBdr>
        </w:div>
        <w:div w:id="985476012">
          <w:marLeft w:val="0"/>
          <w:marRight w:val="0"/>
          <w:marTop w:val="0"/>
          <w:marBottom w:val="0"/>
          <w:divBdr>
            <w:top w:val="none" w:sz="0" w:space="0" w:color="auto"/>
            <w:left w:val="none" w:sz="0" w:space="0" w:color="auto"/>
            <w:bottom w:val="none" w:sz="0" w:space="0" w:color="auto"/>
            <w:right w:val="none" w:sz="0" w:space="0" w:color="auto"/>
          </w:divBdr>
        </w:div>
        <w:div w:id="1925332514">
          <w:marLeft w:val="0"/>
          <w:marRight w:val="0"/>
          <w:marTop w:val="0"/>
          <w:marBottom w:val="0"/>
          <w:divBdr>
            <w:top w:val="none" w:sz="0" w:space="0" w:color="auto"/>
            <w:left w:val="none" w:sz="0" w:space="0" w:color="auto"/>
            <w:bottom w:val="none" w:sz="0" w:space="0" w:color="auto"/>
            <w:right w:val="none" w:sz="0" w:space="0" w:color="auto"/>
          </w:divBdr>
        </w:div>
        <w:div w:id="777335629">
          <w:marLeft w:val="0"/>
          <w:marRight w:val="0"/>
          <w:marTop w:val="0"/>
          <w:marBottom w:val="0"/>
          <w:divBdr>
            <w:top w:val="none" w:sz="0" w:space="0" w:color="auto"/>
            <w:left w:val="none" w:sz="0" w:space="0" w:color="auto"/>
            <w:bottom w:val="none" w:sz="0" w:space="0" w:color="auto"/>
            <w:right w:val="none" w:sz="0" w:space="0" w:color="auto"/>
          </w:divBdr>
        </w:div>
        <w:div w:id="353922702">
          <w:marLeft w:val="0"/>
          <w:marRight w:val="0"/>
          <w:marTop w:val="0"/>
          <w:marBottom w:val="0"/>
          <w:divBdr>
            <w:top w:val="none" w:sz="0" w:space="0" w:color="auto"/>
            <w:left w:val="none" w:sz="0" w:space="0" w:color="auto"/>
            <w:bottom w:val="none" w:sz="0" w:space="0" w:color="auto"/>
            <w:right w:val="none" w:sz="0" w:space="0" w:color="auto"/>
          </w:divBdr>
        </w:div>
        <w:div w:id="1998800747">
          <w:marLeft w:val="0"/>
          <w:marRight w:val="0"/>
          <w:marTop w:val="0"/>
          <w:marBottom w:val="0"/>
          <w:divBdr>
            <w:top w:val="none" w:sz="0" w:space="0" w:color="auto"/>
            <w:left w:val="none" w:sz="0" w:space="0" w:color="auto"/>
            <w:bottom w:val="none" w:sz="0" w:space="0" w:color="auto"/>
            <w:right w:val="none" w:sz="0" w:space="0" w:color="auto"/>
          </w:divBdr>
        </w:div>
        <w:div w:id="2030058817">
          <w:marLeft w:val="0"/>
          <w:marRight w:val="0"/>
          <w:marTop w:val="0"/>
          <w:marBottom w:val="0"/>
          <w:divBdr>
            <w:top w:val="none" w:sz="0" w:space="0" w:color="auto"/>
            <w:left w:val="none" w:sz="0" w:space="0" w:color="auto"/>
            <w:bottom w:val="none" w:sz="0" w:space="0" w:color="auto"/>
            <w:right w:val="none" w:sz="0" w:space="0" w:color="auto"/>
          </w:divBdr>
        </w:div>
        <w:div w:id="35127552">
          <w:marLeft w:val="0"/>
          <w:marRight w:val="0"/>
          <w:marTop w:val="0"/>
          <w:marBottom w:val="0"/>
          <w:divBdr>
            <w:top w:val="none" w:sz="0" w:space="0" w:color="auto"/>
            <w:left w:val="none" w:sz="0" w:space="0" w:color="auto"/>
            <w:bottom w:val="none" w:sz="0" w:space="0" w:color="auto"/>
            <w:right w:val="none" w:sz="0" w:space="0" w:color="auto"/>
          </w:divBdr>
        </w:div>
        <w:div w:id="1942104203">
          <w:marLeft w:val="0"/>
          <w:marRight w:val="0"/>
          <w:marTop w:val="0"/>
          <w:marBottom w:val="0"/>
          <w:divBdr>
            <w:top w:val="none" w:sz="0" w:space="0" w:color="auto"/>
            <w:left w:val="none" w:sz="0" w:space="0" w:color="auto"/>
            <w:bottom w:val="none" w:sz="0" w:space="0" w:color="auto"/>
            <w:right w:val="none" w:sz="0" w:space="0" w:color="auto"/>
          </w:divBdr>
        </w:div>
        <w:div w:id="1993631487">
          <w:marLeft w:val="0"/>
          <w:marRight w:val="0"/>
          <w:marTop w:val="0"/>
          <w:marBottom w:val="0"/>
          <w:divBdr>
            <w:top w:val="none" w:sz="0" w:space="0" w:color="auto"/>
            <w:left w:val="none" w:sz="0" w:space="0" w:color="auto"/>
            <w:bottom w:val="none" w:sz="0" w:space="0" w:color="auto"/>
            <w:right w:val="none" w:sz="0" w:space="0" w:color="auto"/>
          </w:divBdr>
        </w:div>
        <w:div w:id="1511751584">
          <w:marLeft w:val="0"/>
          <w:marRight w:val="0"/>
          <w:marTop w:val="0"/>
          <w:marBottom w:val="0"/>
          <w:divBdr>
            <w:top w:val="none" w:sz="0" w:space="0" w:color="auto"/>
            <w:left w:val="none" w:sz="0" w:space="0" w:color="auto"/>
            <w:bottom w:val="none" w:sz="0" w:space="0" w:color="auto"/>
            <w:right w:val="none" w:sz="0" w:space="0" w:color="auto"/>
          </w:divBdr>
        </w:div>
        <w:div w:id="1145853378">
          <w:marLeft w:val="0"/>
          <w:marRight w:val="0"/>
          <w:marTop w:val="0"/>
          <w:marBottom w:val="0"/>
          <w:divBdr>
            <w:top w:val="none" w:sz="0" w:space="0" w:color="auto"/>
            <w:left w:val="none" w:sz="0" w:space="0" w:color="auto"/>
            <w:bottom w:val="none" w:sz="0" w:space="0" w:color="auto"/>
            <w:right w:val="none" w:sz="0" w:space="0" w:color="auto"/>
          </w:divBdr>
        </w:div>
        <w:div w:id="256986779">
          <w:marLeft w:val="0"/>
          <w:marRight w:val="0"/>
          <w:marTop w:val="0"/>
          <w:marBottom w:val="0"/>
          <w:divBdr>
            <w:top w:val="none" w:sz="0" w:space="0" w:color="auto"/>
            <w:left w:val="none" w:sz="0" w:space="0" w:color="auto"/>
            <w:bottom w:val="none" w:sz="0" w:space="0" w:color="auto"/>
            <w:right w:val="none" w:sz="0" w:space="0" w:color="auto"/>
          </w:divBdr>
        </w:div>
        <w:div w:id="1066104648">
          <w:marLeft w:val="0"/>
          <w:marRight w:val="0"/>
          <w:marTop w:val="0"/>
          <w:marBottom w:val="0"/>
          <w:divBdr>
            <w:top w:val="none" w:sz="0" w:space="0" w:color="auto"/>
            <w:left w:val="none" w:sz="0" w:space="0" w:color="auto"/>
            <w:bottom w:val="none" w:sz="0" w:space="0" w:color="auto"/>
            <w:right w:val="none" w:sz="0" w:space="0" w:color="auto"/>
          </w:divBdr>
        </w:div>
        <w:div w:id="776750758">
          <w:marLeft w:val="0"/>
          <w:marRight w:val="0"/>
          <w:marTop w:val="0"/>
          <w:marBottom w:val="0"/>
          <w:divBdr>
            <w:top w:val="none" w:sz="0" w:space="0" w:color="auto"/>
            <w:left w:val="none" w:sz="0" w:space="0" w:color="auto"/>
            <w:bottom w:val="none" w:sz="0" w:space="0" w:color="auto"/>
            <w:right w:val="none" w:sz="0" w:space="0" w:color="auto"/>
          </w:divBdr>
        </w:div>
        <w:div w:id="2097969018">
          <w:marLeft w:val="0"/>
          <w:marRight w:val="0"/>
          <w:marTop w:val="0"/>
          <w:marBottom w:val="0"/>
          <w:divBdr>
            <w:top w:val="none" w:sz="0" w:space="0" w:color="auto"/>
            <w:left w:val="none" w:sz="0" w:space="0" w:color="auto"/>
            <w:bottom w:val="none" w:sz="0" w:space="0" w:color="auto"/>
            <w:right w:val="none" w:sz="0" w:space="0" w:color="auto"/>
          </w:divBdr>
        </w:div>
        <w:div w:id="662586752">
          <w:marLeft w:val="0"/>
          <w:marRight w:val="0"/>
          <w:marTop w:val="0"/>
          <w:marBottom w:val="0"/>
          <w:divBdr>
            <w:top w:val="none" w:sz="0" w:space="0" w:color="auto"/>
            <w:left w:val="none" w:sz="0" w:space="0" w:color="auto"/>
            <w:bottom w:val="none" w:sz="0" w:space="0" w:color="auto"/>
            <w:right w:val="none" w:sz="0" w:space="0" w:color="auto"/>
          </w:divBdr>
        </w:div>
        <w:div w:id="1409108368">
          <w:marLeft w:val="0"/>
          <w:marRight w:val="0"/>
          <w:marTop w:val="0"/>
          <w:marBottom w:val="0"/>
          <w:divBdr>
            <w:top w:val="none" w:sz="0" w:space="0" w:color="auto"/>
            <w:left w:val="none" w:sz="0" w:space="0" w:color="auto"/>
            <w:bottom w:val="none" w:sz="0" w:space="0" w:color="auto"/>
            <w:right w:val="none" w:sz="0" w:space="0" w:color="auto"/>
          </w:divBdr>
        </w:div>
        <w:div w:id="767896611">
          <w:marLeft w:val="0"/>
          <w:marRight w:val="0"/>
          <w:marTop w:val="0"/>
          <w:marBottom w:val="0"/>
          <w:divBdr>
            <w:top w:val="none" w:sz="0" w:space="0" w:color="auto"/>
            <w:left w:val="none" w:sz="0" w:space="0" w:color="auto"/>
            <w:bottom w:val="none" w:sz="0" w:space="0" w:color="auto"/>
            <w:right w:val="none" w:sz="0" w:space="0" w:color="auto"/>
          </w:divBdr>
        </w:div>
        <w:div w:id="1081756319">
          <w:marLeft w:val="0"/>
          <w:marRight w:val="0"/>
          <w:marTop w:val="0"/>
          <w:marBottom w:val="0"/>
          <w:divBdr>
            <w:top w:val="none" w:sz="0" w:space="0" w:color="auto"/>
            <w:left w:val="none" w:sz="0" w:space="0" w:color="auto"/>
            <w:bottom w:val="none" w:sz="0" w:space="0" w:color="auto"/>
            <w:right w:val="none" w:sz="0" w:space="0" w:color="auto"/>
          </w:divBdr>
        </w:div>
        <w:div w:id="1289093627">
          <w:marLeft w:val="0"/>
          <w:marRight w:val="0"/>
          <w:marTop w:val="0"/>
          <w:marBottom w:val="0"/>
          <w:divBdr>
            <w:top w:val="none" w:sz="0" w:space="0" w:color="auto"/>
            <w:left w:val="none" w:sz="0" w:space="0" w:color="auto"/>
            <w:bottom w:val="none" w:sz="0" w:space="0" w:color="auto"/>
            <w:right w:val="none" w:sz="0" w:space="0" w:color="auto"/>
          </w:divBdr>
        </w:div>
        <w:div w:id="2006978164">
          <w:marLeft w:val="0"/>
          <w:marRight w:val="0"/>
          <w:marTop w:val="0"/>
          <w:marBottom w:val="0"/>
          <w:divBdr>
            <w:top w:val="none" w:sz="0" w:space="0" w:color="auto"/>
            <w:left w:val="none" w:sz="0" w:space="0" w:color="auto"/>
            <w:bottom w:val="none" w:sz="0" w:space="0" w:color="auto"/>
            <w:right w:val="none" w:sz="0" w:space="0" w:color="auto"/>
          </w:divBdr>
        </w:div>
      </w:divsChild>
    </w:div>
    <w:div w:id="148982956">
      <w:bodyDiv w:val="1"/>
      <w:marLeft w:val="0"/>
      <w:marRight w:val="0"/>
      <w:marTop w:val="0"/>
      <w:marBottom w:val="0"/>
      <w:divBdr>
        <w:top w:val="none" w:sz="0" w:space="0" w:color="auto"/>
        <w:left w:val="none" w:sz="0" w:space="0" w:color="auto"/>
        <w:bottom w:val="none" w:sz="0" w:space="0" w:color="auto"/>
        <w:right w:val="none" w:sz="0" w:space="0" w:color="auto"/>
      </w:divBdr>
    </w:div>
    <w:div w:id="149518102">
      <w:bodyDiv w:val="1"/>
      <w:marLeft w:val="0"/>
      <w:marRight w:val="0"/>
      <w:marTop w:val="0"/>
      <w:marBottom w:val="0"/>
      <w:divBdr>
        <w:top w:val="none" w:sz="0" w:space="0" w:color="auto"/>
        <w:left w:val="none" w:sz="0" w:space="0" w:color="auto"/>
        <w:bottom w:val="none" w:sz="0" w:space="0" w:color="auto"/>
        <w:right w:val="none" w:sz="0" w:space="0" w:color="auto"/>
      </w:divBdr>
    </w:div>
    <w:div w:id="150148207">
      <w:bodyDiv w:val="1"/>
      <w:marLeft w:val="0"/>
      <w:marRight w:val="0"/>
      <w:marTop w:val="0"/>
      <w:marBottom w:val="0"/>
      <w:divBdr>
        <w:top w:val="none" w:sz="0" w:space="0" w:color="auto"/>
        <w:left w:val="none" w:sz="0" w:space="0" w:color="auto"/>
        <w:bottom w:val="none" w:sz="0" w:space="0" w:color="auto"/>
        <w:right w:val="none" w:sz="0" w:space="0" w:color="auto"/>
      </w:divBdr>
    </w:div>
    <w:div w:id="150371480">
      <w:bodyDiv w:val="1"/>
      <w:marLeft w:val="0"/>
      <w:marRight w:val="0"/>
      <w:marTop w:val="0"/>
      <w:marBottom w:val="0"/>
      <w:divBdr>
        <w:top w:val="none" w:sz="0" w:space="0" w:color="auto"/>
        <w:left w:val="none" w:sz="0" w:space="0" w:color="auto"/>
        <w:bottom w:val="none" w:sz="0" w:space="0" w:color="auto"/>
        <w:right w:val="none" w:sz="0" w:space="0" w:color="auto"/>
      </w:divBdr>
    </w:div>
    <w:div w:id="150560573">
      <w:bodyDiv w:val="1"/>
      <w:marLeft w:val="0"/>
      <w:marRight w:val="0"/>
      <w:marTop w:val="0"/>
      <w:marBottom w:val="0"/>
      <w:divBdr>
        <w:top w:val="none" w:sz="0" w:space="0" w:color="auto"/>
        <w:left w:val="none" w:sz="0" w:space="0" w:color="auto"/>
        <w:bottom w:val="none" w:sz="0" w:space="0" w:color="auto"/>
        <w:right w:val="none" w:sz="0" w:space="0" w:color="auto"/>
      </w:divBdr>
    </w:div>
    <w:div w:id="150754920">
      <w:bodyDiv w:val="1"/>
      <w:marLeft w:val="0"/>
      <w:marRight w:val="0"/>
      <w:marTop w:val="0"/>
      <w:marBottom w:val="0"/>
      <w:divBdr>
        <w:top w:val="none" w:sz="0" w:space="0" w:color="auto"/>
        <w:left w:val="none" w:sz="0" w:space="0" w:color="auto"/>
        <w:bottom w:val="none" w:sz="0" w:space="0" w:color="auto"/>
        <w:right w:val="none" w:sz="0" w:space="0" w:color="auto"/>
      </w:divBdr>
    </w:div>
    <w:div w:id="150760111">
      <w:bodyDiv w:val="1"/>
      <w:marLeft w:val="0"/>
      <w:marRight w:val="0"/>
      <w:marTop w:val="0"/>
      <w:marBottom w:val="0"/>
      <w:divBdr>
        <w:top w:val="none" w:sz="0" w:space="0" w:color="auto"/>
        <w:left w:val="none" w:sz="0" w:space="0" w:color="auto"/>
        <w:bottom w:val="none" w:sz="0" w:space="0" w:color="auto"/>
        <w:right w:val="none" w:sz="0" w:space="0" w:color="auto"/>
      </w:divBdr>
    </w:div>
    <w:div w:id="151526895">
      <w:bodyDiv w:val="1"/>
      <w:marLeft w:val="0"/>
      <w:marRight w:val="0"/>
      <w:marTop w:val="0"/>
      <w:marBottom w:val="0"/>
      <w:divBdr>
        <w:top w:val="none" w:sz="0" w:space="0" w:color="auto"/>
        <w:left w:val="none" w:sz="0" w:space="0" w:color="auto"/>
        <w:bottom w:val="none" w:sz="0" w:space="0" w:color="auto"/>
        <w:right w:val="none" w:sz="0" w:space="0" w:color="auto"/>
      </w:divBdr>
    </w:div>
    <w:div w:id="151528079">
      <w:bodyDiv w:val="1"/>
      <w:marLeft w:val="0"/>
      <w:marRight w:val="0"/>
      <w:marTop w:val="0"/>
      <w:marBottom w:val="0"/>
      <w:divBdr>
        <w:top w:val="none" w:sz="0" w:space="0" w:color="auto"/>
        <w:left w:val="none" w:sz="0" w:space="0" w:color="auto"/>
        <w:bottom w:val="none" w:sz="0" w:space="0" w:color="auto"/>
        <w:right w:val="none" w:sz="0" w:space="0" w:color="auto"/>
      </w:divBdr>
    </w:div>
    <w:div w:id="152375512">
      <w:bodyDiv w:val="1"/>
      <w:marLeft w:val="0"/>
      <w:marRight w:val="0"/>
      <w:marTop w:val="0"/>
      <w:marBottom w:val="0"/>
      <w:divBdr>
        <w:top w:val="none" w:sz="0" w:space="0" w:color="auto"/>
        <w:left w:val="none" w:sz="0" w:space="0" w:color="auto"/>
        <w:bottom w:val="none" w:sz="0" w:space="0" w:color="auto"/>
        <w:right w:val="none" w:sz="0" w:space="0" w:color="auto"/>
      </w:divBdr>
    </w:div>
    <w:div w:id="152573034">
      <w:bodyDiv w:val="1"/>
      <w:marLeft w:val="0"/>
      <w:marRight w:val="0"/>
      <w:marTop w:val="0"/>
      <w:marBottom w:val="0"/>
      <w:divBdr>
        <w:top w:val="none" w:sz="0" w:space="0" w:color="auto"/>
        <w:left w:val="none" w:sz="0" w:space="0" w:color="auto"/>
        <w:bottom w:val="none" w:sz="0" w:space="0" w:color="auto"/>
        <w:right w:val="none" w:sz="0" w:space="0" w:color="auto"/>
      </w:divBdr>
    </w:div>
    <w:div w:id="153035282">
      <w:bodyDiv w:val="1"/>
      <w:marLeft w:val="0"/>
      <w:marRight w:val="0"/>
      <w:marTop w:val="0"/>
      <w:marBottom w:val="0"/>
      <w:divBdr>
        <w:top w:val="none" w:sz="0" w:space="0" w:color="auto"/>
        <w:left w:val="none" w:sz="0" w:space="0" w:color="auto"/>
        <w:bottom w:val="none" w:sz="0" w:space="0" w:color="auto"/>
        <w:right w:val="none" w:sz="0" w:space="0" w:color="auto"/>
      </w:divBdr>
      <w:divsChild>
        <w:div w:id="1501699384">
          <w:marLeft w:val="640"/>
          <w:marRight w:val="0"/>
          <w:marTop w:val="0"/>
          <w:marBottom w:val="0"/>
          <w:divBdr>
            <w:top w:val="none" w:sz="0" w:space="0" w:color="auto"/>
            <w:left w:val="none" w:sz="0" w:space="0" w:color="auto"/>
            <w:bottom w:val="none" w:sz="0" w:space="0" w:color="auto"/>
            <w:right w:val="none" w:sz="0" w:space="0" w:color="auto"/>
          </w:divBdr>
        </w:div>
        <w:div w:id="2098399476">
          <w:marLeft w:val="640"/>
          <w:marRight w:val="0"/>
          <w:marTop w:val="0"/>
          <w:marBottom w:val="0"/>
          <w:divBdr>
            <w:top w:val="none" w:sz="0" w:space="0" w:color="auto"/>
            <w:left w:val="none" w:sz="0" w:space="0" w:color="auto"/>
            <w:bottom w:val="none" w:sz="0" w:space="0" w:color="auto"/>
            <w:right w:val="none" w:sz="0" w:space="0" w:color="auto"/>
          </w:divBdr>
        </w:div>
        <w:div w:id="52195978">
          <w:marLeft w:val="640"/>
          <w:marRight w:val="0"/>
          <w:marTop w:val="0"/>
          <w:marBottom w:val="0"/>
          <w:divBdr>
            <w:top w:val="none" w:sz="0" w:space="0" w:color="auto"/>
            <w:left w:val="none" w:sz="0" w:space="0" w:color="auto"/>
            <w:bottom w:val="none" w:sz="0" w:space="0" w:color="auto"/>
            <w:right w:val="none" w:sz="0" w:space="0" w:color="auto"/>
          </w:divBdr>
        </w:div>
        <w:div w:id="1063874680">
          <w:marLeft w:val="640"/>
          <w:marRight w:val="0"/>
          <w:marTop w:val="0"/>
          <w:marBottom w:val="0"/>
          <w:divBdr>
            <w:top w:val="none" w:sz="0" w:space="0" w:color="auto"/>
            <w:left w:val="none" w:sz="0" w:space="0" w:color="auto"/>
            <w:bottom w:val="none" w:sz="0" w:space="0" w:color="auto"/>
            <w:right w:val="none" w:sz="0" w:space="0" w:color="auto"/>
          </w:divBdr>
        </w:div>
        <w:div w:id="1278872060">
          <w:marLeft w:val="640"/>
          <w:marRight w:val="0"/>
          <w:marTop w:val="0"/>
          <w:marBottom w:val="0"/>
          <w:divBdr>
            <w:top w:val="none" w:sz="0" w:space="0" w:color="auto"/>
            <w:left w:val="none" w:sz="0" w:space="0" w:color="auto"/>
            <w:bottom w:val="none" w:sz="0" w:space="0" w:color="auto"/>
            <w:right w:val="none" w:sz="0" w:space="0" w:color="auto"/>
          </w:divBdr>
        </w:div>
        <w:div w:id="447698036">
          <w:marLeft w:val="640"/>
          <w:marRight w:val="0"/>
          <w:marTop w:val="0"/>
          <w:marBottom w:val="0"/>
          <w:divBdr>
            <w:top w:val="none" w:sz="0" w:space="0" w:color="auto"/>
            <w:left w:val="none" w:sz="0" w:space="0" w:color="auto"/>
            <w:bottom w:val="none" w:sz="0" w:space="0" w:color="auto"/>
            <w:right w:val="none" w:sz="0" w:space="0" w:color="auto"/>
          </w:divBdr>
        </w:div>
        <w:div w:id="236866821">
          <w:marLeft w:val="640"/>
          <w:marRight w:val="0"/>
          <w:marTop w:val="0"/>
          <w:marBottom w:val="0"/>
          <w:divBdr>
            <w:top w:val="none" w:sz="0" w:space="0" w:color="auto"/>
            <w:left w:val="none" w:sz="0" w:space="0" w:color="auto"/>
            <w:bottom w:val="none" w:sz="0" w:space="0" w:color="auto"/>
            <w:right w:val="none" w:sz="0" w:space="0" w:color="auto"/>
          </w:divBdr>
        </w:div>
        <w:div w:id="1639609914">
          <w:marLeft w:val="640"/>
          <w:marRight w:val="0"/>
          <w:marTop w:val="0"/>
          <w:marBottom w:val="0"/>
          <w:divBdr>
            <w:top w:val="none" w:sz="0" w:space="0" w:color="auto"/>
            <w:left w:val="none" w:sz="0" w:space="0" w:color="auto"/>
            <w:bottom w:val="none" w:sz="0" w:space="0" w:color="auto"/>
            <w:right w:val="none" w:sz="0" w:space="0" w:color="auto"/>
          </w:divBdr>
        </w:div>
        <w:div w:id="764425643">
          <w:marLeft w:val="640"/>
          <w:marRight w:val="0"/>
          <w:marTop w:val="0"/>
          <w:marBottom w:val="0"/>
          <w:divBdr>
            <w:top w:val="none" w:sz="0" w:space="0" w:color="auto"/>
            <w:left w:val="none" w:sz="0" w:space="0" w:color="auto"/>
            <w:bottom w:val="none" w:sz="0" w:space="0" w:color="auto"/>
            <w:right w:val="none" w:sz="0" w:space="0" w:color="auto"/>
          </w:divBdr>
        </w:div>
        <w:div w:id="1985162641">
          <w:marLeft w:val="640"/>
          <w:marRight w:val="0"/>
          <w:marTop w:val="0"/>
          <w:marBottom w:val="0"/>
          <w:divBdr>
            <w:top w:val="none" w:sz="0" w:space="0" w:color="auto"/>
            <w:left w:val="none" w:sz="0" w:space="0" w:color="auto"/>
            <w:bottom w:val="none" w:sz="0" w:space="0" w:color="auto"/>
            <w:right w:val="none" w:sz="0" w:space="0" w:color="auto"/>
          </w:divBdr>
        </w:div>
        <w:div w:id="769201660">
          <w:marLeft w:val="640"/>
          <w:marRight w:val="0"/>
          <w:marTop w:val="0"/>
          <w:marBottom w:val="0"/>
          <w:divBdr>
            <w:top w:val="none" w:sz="0" w:space="0" w:color="auto"/>
            <w:left w:val="none" w:sz="0" w:space="0" w:color="auto"/>
            <w:bottom w:val="none" w:sz="0" w:space="0" w:color="auto"/>
            <w:right w:val="none" w:sz="0" w:space="0" w:color="auto"/>
          </w:divBdr>
        </w:div>
        <w:div w:id="2077966752">
          <w:marLeft w:val="640"/>
          <w:marRight w:val="0"/>
          <w:marTop w:val="0"/>
          <w:marBottom w:val="0"/>
          <w:divBdr>
            <w:top w:val="none" w:sz="0" w:space="0" w:color="auto"/>
            <w:left w:val="none" w:sz="0" w:space="0" w:color="auto"/>
            <w:bottom w:val="none" w:sz="0" w:space="0" w:color="auto"/>
            <w:right w:val="none" w:sz="0" w:space="0" w:color="auto"/>
          </w:divBdr>
        </w:div>
        <w:div w:id="1103037340">
          <w:marLeft w:val="640"/>
          <w:marRight w:val="0"/>
          <w:marTop w:val="0"/>
          <w:marBottom w:val="0"/>
          <w:divBdr>
            <w:top w:val="none" w:sz="0" w:space="0" w:color="auto"/>
            <w:left w:val="none" w:sz="0" w:space="0" w:color="auto"/>
            <w:bottom w:val="none" w:sz="0" w:space="0" w:color="auto"/>
            <w:right w:val="none" w:sz="0" w:space="0" w:color="auto"/>
          </w:divBdr>
        </w:div>
        <w:div w:id="2016375536">
          <w:marLeft w:val="640"/>
          <w:marRight w:val="0"/>
          <w:marTop w:val="0"/>
          <w:marBottom w:val="0"/>
          <w:divBdr>
            <w:top w:val="none" w:sz="0" w:space="0" w:color="auto"/>
            <w:left w:val="none" w:sz="0" w:space="0" w:color="auto"/>
            <w:bottom w:val="none" w:sz="0" w:space="0" w:color="auto"/>
            <w:right w:val="none" w:sz="0" w:space="0" w:color="auto"/>
          </w:divBdr>
        </w:div>
        <w:div w:id="2019306169">
          <w:marLeft w:val="640"/>
          <w:marRight w:val="0"/>
          <w:marTop w:val="0"/>
          <w:marBottom w:val="0"/>
          <w:divBdr>
            <w:top w:val="none" w:sz="0" w:space="0" w:color="auto"/>
            <w:left w:val="none" w:sz="0" w:space="0" w:color="auto"/>
            <w:bottom w:val="none" w:sz="0" w:space="0" w:color="auto"/>
            <w:right w:val="none" w:sz="0" w:space="0" w:color="auto"/>
          </w:divBdr>
        </w:div>
        <w:div w:id="16735392">
          <w:marLeft w:val="640"/>
          <w:marRight w:val="0"/>
          <w:marTop w:val="0"/>
          <w:marBottom w:val="0"/>
          <w:divBdr>
            <w:top w:val="none" w:sz="0" w:space="0" w:color="auto"/>
            <w:left w:val="none" w:sz="0" w:space="0" w:color="auto"/>
            <w:bottom w:val="none" w:sz="0" w:space="0" w:color="auto"/>
            <w:right w:val="none" w:sz="0" w:space="0" w:color="auto"/>
          </w:divBdr>
        </w:div>
        <w:div w:id="478697283">
          <w:marLeft w:val="640"/>
          <w:marRight w:val="0"/>
          <w:marTop w:val="0"/>
          <w:marBottom w:val="0"/>
          <w:divBdr>
            <w:top w:val="none" w:sz="0" w:space="0" w:color="auto"/>
            <w:left w:val="none" w:sz="0" w:space="0" w:color="auto"/>
            <w:bottom w:val="none" w:sz="0" w:space="0" w:color="auto"/>
            <w:right w:val="none" w:sz="0" w:space="0" w:color="auto"/>
          </w:divBdr>
        </w:div>
        <w:div w:id="1181117848">
          <w:marLeft w:val="640"/>
          <w:marRight w:val="0"/>
          <w:marTop w:val="0"/>
          <w:marBottom w:val="0"/>
          <w:divBdr>
            <w:top w:val="none" w:sz="0" w:space="0" w:color="auto"/>
            <w:left w:val="none" w:sz="0" w:space="0" w:color="auto"/>
            <w:bottom w:val="none" w:sz="0" w:space="0" w:color="auto"/>
            <w:right w:val="none" w:sz="0" w:space="0" w:color="auto"/>
          </w:divBdr>
        </w:div>
        <w:div w:id="351999050">
          <w:marLeft w:val="640"/>
          <w:marRight w:val="0"/>
          <w:marTop w:val="0"/>
          <w:marBottom w:val="0"/>
          <w:divBdr>
            <w:top w:val="none" w:sz="0" w:space="0" w:color="auto"/>
            <w:left w:val="none" w:sz="0" w:space="0" w:color="auto"/>
            <w:bottom w:val="none" w:sz="0" w:space="0" w:color="auto"/>
            <w:right w:val="none" w:sz="0" w:space="0" w:color="auto"/>
          </w:divBdr>
        </w:div>
        <w:div w:id="1756585357">
          <w:marLeft w:val="640"/>
          <w:marRight w:val="0"/>
          <w:marTop w:val="0"/>
          <w:marBottom w:val="0"/>
          <w:divBdr>
            <w:top w:val="none" w:sz="0" w:space="0" w:color="auto"/>
            <w:left w:val="none" w:sz="0" w:space="0" w:color="auto"/>
            <w:bottom w:val="none" w:sz="0" w:space="0" w:color="auto"/>
            <w:right w:val="none" w:sz="0" w:space="0" w:color="auto"/>
          </w:divBdr>
        </w:div>
        <w:div w:id="496501184">
          <w:marLeft w:val="640"/>
          <w:marRight w:val="0"/>
          <w:marTop w:val="0"/>
          <w:marBottom w:val="0"/>
          <w:divBdr>
            <w:top w:val="none" w:sz="0" w:space="0" w:color="auto"/>
            <w:left w:val="none" w:sz="0" w:space="0" w:color="auto"/>
            <w:bottom w:val="none" w:sz="0" w:space="0" w:color="auto"/>
            <w:right w:val="none" w:sz="0" w:space="0" w:color="auto"/>
          </w:divBdr>
        </w:div>
        <w:div w:id="669791934">
          <w:marLeft w:val="640"/>
          <w:marRight w:val="0"/>
          <w:marTop w:val="0"/>
          <w:marBottom w:val="0"/>
          <w:divBdr>
            <w:top w:val="none" w:sz="0" w:space="0" w:color="auto"/>
            <w:left w:val="none" w:sz="0" w:space="0" w:color="auto"/>
            <w:bottom w:val="none" w:sz="0" w:space="0" w:color="auto"/>
            <w:right w:val="none" w:sz="0" w:space="0" w:color="auto"/>
          </w:divBdr>
        </w:div>
        <w:div w:id="637224366">
          <w:marLeft w:val="640"/>
          <w:marRight w:val="0"/>
          <w:marTop w:val="0"/>
          <w:marBottom w:val="0"/>
          <w:divBdr>
            <w:top w:val="none" w:sz="0" w:space="0" w:color="auto"/>
            <w:left w:val="none" w:sz="0" w:space="0" w:color="auto"/>
            <w:bottom w:val="none" w:sz="0" w:space="0" w:color="auto"/>
            <w:right w:val="none" w:sz="0" w:space="0" w:color="auto"/>
          </w:divBdr>
        </w:div>
        <w:div w:id="1070729751">
          <w:marLeft w:val="640"/>
          <w:marRight w:val="0"/>
          <w:marTop w:val="0"/>
          <w:marBottom w:val="0"/>
          <w:divBdr>
            <w:top w:val="none" w:sz="0" w:space="0" w:color="auto"/>
            <w:left w:val="none" w:sz="0" w:space="0" w:color="auto"/>
            <w:bottom w:val="none" w:sz="0" w:space="0" w:color="auto"/>
            <w:right w:val="none" w:sz="0" w:space="0" w:color="auto"/>
          </w:divBdr>
        </w:div>
        <w:div w:id="574556746">
          <w:marLeft w:val="640"/>
          <w:marRight w:val="0"/>
          <w:marTop w:val="0"/>
          <w:marBottom w:val="0"/>
          <w:divBdr>
            <w:top w:val="none" w:sz="0" w:space="0" w:color="auto"/>
            <w:left w:val="none" w:sz="0" w:space="0" w:color="auto"/>
            <w:bottom w:val="none" w:sz="0" w:space="0" w:color="auto"/>
            <w:right w:val="none" w:sz="0" w:space="0" w:color="auto"/>
          </w:divBdr>
        </w:div>
        <w:div w:id="993485906">
          <w:marLeft w:val="640"/>
          <w:marRight w:val="0"/>
          <w:marTop w:val="0"/>
          <w:marBottom w:val="0"/>
          <w:divBdr>
            <w:top w:val="none" w:sz="0" w:space="0" w:color="auto"/>
            <w:left w:val="none" w:sz="0" w:space="0" w:color="auto"/>
            <w:bottom w:val="none" w:sz="0" w:space="0" w:color="auto"/>
            <w:right w:val="none" w:sz="0" w:space="0" w:color="auto"/>
          </w:divBdr>
        </w:div>
        <w:div w:id="1396591502">
          <w:marLeft w:val="640"/>
          <w:marRight w:val="0"/>
          <w:marTop w:val="0"/>
          <w:marBottom w:val="0"/>
          <w:divBdr>
            <w:top w:val="none" w:sz="0" w:space="0" w:color="auto"/>
            <w:left w:val="none" w:sz="0" w:space="0" w:color="auto"/>
            <w:bottom w:val="none" w:sz="0" w:space="0" w:color="auto"/>
            <w:right w:val="none" w:sz="0" w:space="0" w:color="auto"/>
          </w:divBdr>
        </w:div>
        <w:div w:id="420832520">
          <w:marLeft w:val="640"/>
          <w:marRight w:val="0"/>
          <w:marTop w:val="0"/>
          <w:marBottom w:val="0"/>
          <w:divBdr>
            <w:top w:val="none" w:sz="0" w:space="0" w:color="auto"/>
            <w:left w:val="none" w:sz="0" w:space="0" w:color="auto"/>
            <w:bottom w:val="none" w:sz="0" w:space="0" w:color="auto"/>
            <w:right w:val="none" w:sz="0" w:space="0" w:color="auto"/>
          </w:divBdr>
        </w:div>
        <w:div w:id="369843522">
          <w:marLeft w:val="640"/>
          <w:marRight w:val="0"/>
          <w:marTop w:val="0"/>
          <w:marBottom w:val="0"/>
          <w:divBdr>
            <w:top w:val="none" w:sz="0" w:space="0" w:color="auto"/>
            <w:left w:val="none" w:sz="0" w:space="0" w:color="auto"/>
            <w:bottom w:val="none" w:sz="0" w:space="0" w:color="auto"/>
            <w:right w:val="none" w:sz="0" w:space="0" w:color="auto"/>
          </w:divBdr>
        </w:div>
        <w:div w:id="1286497376">
          <w:marLeft w:val="640"/>
          <w:marRight w:val="0"/>
          <w:marTop w:val="0"/>
          <w:marBottom w:val="0"/>
          <w:divBdr>
            <w:top w:val="none" w:sz="0" w:space="0" w:color="auto"/>
            <w:left w:val="none" w:sz="0" w:space="0" w:color="auto"/>
            <w:bottom w:val="none" w:sz="0" w:space="0" w:color="auto"/>
            <w:right w:val="none" w:sz="0" w:space="0" w:color="auto"/>
          </w:divBdr>
        </w:div>
        <w:div w:id="1392193228">
          <w:marLeft w:val="640"/>
          <w:marRight w:val="0"/>
          <w:marTop w:val="0"/>
          <w:marBottom w:val="0"/>
          <w:divBdr>
            <w:top w:val="none" w:sz="0" w:space="0" w:color="auto"/>
            <w:left w:val="none" w:sz="0" w:space="0" w:color="auto"/>
            <w:bottom w:val="none" w:sz="0" w:space="0" w:color="auto"/>
            <w:right w:val="none" w:sz="0" w:space="0" w:color="auto"/>
          </w:divBdr>
        </w:div>
        <w:div w:id="1399279580">
          <w:marLeft w:val="640"/>
          <w:marRight w:val="0"/>
          <w:marTop w:val="0"/>
          <w:marBottom w:val="0"/>
          <w:divBdr>
            <w:top w:val="none" w:sz="0" w:space="0" w:color="auto"/>
            <w:left w:val="none" w:sz="0" w:space="0" w:color="auto"/>
            <w:bottom w:val="none" w:sz="0" w:space="0" w:color="auto"/>
            <w:right w:val="none" w:sz="0" w:space="0" w:color="auto"/>
          </w:divBdr>
        </w:div>
        <w:div w:id="955528886">
          <w:marLeft w:val="640"/>
          <w:marRight w:val="0"/>
          <w:marTop w:val="0"/>
          <w:marBottom w:val="0"/>
          <w:divBdr>
            <w:top w:val="none" w:sz="0" w:space="0" w:color="auto"/>
            <w:left w:val="none" w:sz="0" w:space="0" w:color="auto"/>
            <w:bottom w:val="none" w:sz="0" w:space="0" w:color="auto"/>
            <w:right w:val="none" w:sz="0" w:space="0" w:color="auto"/>
          </w:divBdr>
        </w:div>
        <w:div w:id="1850215432">
          <w:marLeft w:val="640"/>
          <w:marRight w:val="0"/>
          <w:marTop w:val="0"/>
          <w:marBottom w:val="0"/>
          <w:divBdr>
            <w:top w:val="none" w:sz="0" w:space="0" w:color="auto"/>
            <w:left w:val="none" w:sz="0" w:space="0" w:color="auto"/>
            <w:bottom w:val="none" w:sz="0" w:space="0" w:color="auto"/>
            <w:right w:val="none" w:sz="0" w:space="0" w:color="auto"/>
          </w:divBdr>
        </w:div>
      </w:divsChild>
    </w:div>
    <w:div w:id="153449374">
      <w:bodyDiv w:val="1"/>
      <w:marLeft w:val="0"/>
      <w:marRight w:val="0"/>
      <w:marTop w:val="0"/>
      <w:marBottom w:val="0"/>
      <w:divBdr>
        <w:top w:val="none" w:sz="0" w:space="0" w:color="auto"/>
        <w:left w:val="none" w:sz="0" w:space="0" w:color="auto"/>
        <w:bottom w:val="none" w:sz="0" w:space="0" w:color="auto"/>
        <w:right w:val="none" w:sz="0" w:space="0" w:color="auto"/>
      </w:divBdr>
    </w:div>
    <w:div w:id="154417148">
      <w:bodyDiv w:val="1"/>
      <w:marLeft w:val="0"/>
      <w:marRight w:val="0"/>
      <w:marTop w:val="0"/>
      <w:marBottom w:val="0"/>
      <w:divBdr>
        <w:top w:val="none" w:sz="0" w:space="0" w:color="auto"/>
        <w:left w:val="none" w:sz="0" w:space="0" w:color="auto"/>
        <w:bottom w:val="none" w:sz="0" w:space="0" w:color="auto"/>
        <w:right w:val="none" w:sz="0" w:space="0" w:color="auto"/>
      </w:divBdr>
    </w:div>
    <w:div w:id="154420161">
      <w:bodyDiv w:val="1"/>
      <w:marLeft w:val="0"/>
      <w:marRight w:val="0"/>
      <w:marTop w:val="0"/>
      <w:marBottom w:val="0"/>
      <w:divBdr>
        <w:top w:val="none" w:sz="0" w:space="0" w:color="auto"/>
        <w:left w:val="none" w:sz="0" w:space="0" w:color="auto"/>
        <w:bottom w:val="none" w:sz="0" w:space="0" w:color="auto"/>
        <w:right w:val="none" w:sz="0" w:space="0" w:color="auto"/>
      </w:divBdr>
    </w:div>
    <w:div w:id="155148401">
      <w:bodyDiv w:val="1"/>
      <w:marLeft w:val="0"/>
      <w:marRight w:val="0"/>
      <w:marTop w:val="0"/>
      <w:marBottom w:val="0"/>
      <w:divBdr>
        <w:top w:val="none" w:sz="0" w:space="0" w:color="auto"/>
        <w:left w:val="none" w:sz="0" w:space="0" w:color="auto"/>
        <w:bottom w:val="none" w:sz="0" w:space="0" w:color="auto"/>
        <w:right w:val="none" w:sz="0" w:space="0" w:color="auto"/>
      </w:divBdr>
    </w:div>
    <w:div w:id="155850072">
      <w:bodyDiv w:val="1"/>
      <w:marLeft w:val="0"/>
      <w:marRight w:val="0"/>
      <w:marTop w:val="0"/>
      <w:marBottom w:val="0"/>
      <w:divBdr>
        <w:top w:val="none" w:sz="0" w:space="0" w:color="auto"/>
        <w:left w:val="none" w:sz="0" w:space="0" w:color="auto"/>
        <w:bottom w:val="none" w:sz="0" w:space="0" w:color="auto"/>
        <w:right w:val="none" w:sz="0" w:space="0" w:color="auto"/>
      </w:divBdr>
    </w:div>
    <w:div w:id="155996147">
      <w:bodyDiv w:val="1"/>
      <w:marLeft w:val="0"/>
      <w:marRight w:val="0"/>
      <w:marTop w:val="0"/>
      <w:marBottom w:val="0"/>
      <w:divBdr>
        <w:top w:val="none" w:sz="0" w:space="0" w:color="auto"/>
        <w:left w:val="none" w:sz="0" w:space="0" w:color="auto"/>
        <w:bottom w:val="none" w:sz="0" w:space="0" w:color="auto"/>
        <w:right w:val="none" w:sz="0" w:space="0" w:color="auto"/>
      </w:divBdr>
    </w:div>
    <w:div w:id="156269170">
      <w:bodyDiv w:val="1"/>
      <w:marLeft w:val="0"/>
      <w:marRight w:val="0"/>
      <w:marTop w:val="0"/>
      <w:marBottom w:val="0"/>
      <w:divBdr>
        <w:top w:val="none" w:sz="0" w:space="0" w:color="auto"/>
        <w:left w:val="none" w:sz="0" w:space="0" w:color="auto"/>
        <w:bottom w:val="none" w:sz="0" w:space="0" w:color="auto"/>
        <w:right w:val="none" w:sz="0" w:space="0" w:color="auto"/>
      </w:divBdr>
    </w:div>
    <w:div w:id="156656235">
      <w:bodyDiv w:val="1"/>
      <w:marLeft w:val="0"/>
      <w:marRight w:val="0"/>
      <w:marTop w:val="0"/>
      <w:marBottom w:val="0"/>
      <w:divBdr>
        <w:top w:val="none" w:sz="0" w:space="0" w:color="auto"/>
        <w:left w:val="none" w:sz="0" w:space="0" w:color="auto"/>
        <w:bottom w:val="none" w:sz="0" w:space="0" w:color="auto"/>
        <w:right w:val="none" w:sz="0" w:space="0" w:color="auto"/>
      </w:divBdr>
    </w:div>
    <w:div w:id="156894621">
      <w:bodyDiv w:val="1"/>
      <w:marLeft w:val="0"/>
      <w:marRight w:val="0"/>
      <w:marTop w:val="0"/>
      <w:marBottom w:val="0"/>
      <w:divBdr>
        <w:top w:val="none" w:sz="0" w:space="0" w:color="auto"/>
        <w:left w:val="none" w:sz="0" w:space="0" w:color="auto"/>
        <w:bottom w:val="none" w:sz="0" w:space="0" w:color="auto"/>
        <w:right w:val="none" w:sz="0" w:space="0" w:color="auto"/>
      </w:divBdr>
    </w:div>
    <w:div w:id="157042206">
      <w:bodyDiv w:val="1"/>
      <w:marLeft w:val="0"/>
      <w:marRight w:val="0"/>
      <w:marTop w:val="0"/>
      <w:marBottom w:val="0"/>
      <w:divBdr>
        <w:top w:val="none" w:sz="0" w:space="0" w:color="auto"/>
        <w:left w:val="none" w:sz="0" w:space="0" w:color="auto"/>
        <w:bottom w:val="none" w:sz="0" w:space="0" w:color="auto"/>
        <w:right w:val="none" w:sz="0" w:space="0" w:color="auto"/>
      </w:divBdr>
    </w:div>
    <w:div w:id="158549028">
      <w:bodyDiv w:val="1"/>
      <w:marLeft w:val="0"/>
      <w:marRight w:val="0"/>
      <w:marTop w:val="0"/>
      <w:marBottom w:val="0"/>
      <w:divBdr>
        <w:top w:val="none" w:sz="0" w:space="0" w:color="auto"/>
        <w:left w:val="none" w:sz="0" w:space="0" w:color="auto"/>
        <w:bottom w:val="none" w:sz="0" w:space="0" w:color="auto"/>
        <w:right w:val="none" w:sz="0" w:space="0" w:color="auto"/>
      </w:divBdr>
    </w:div>
    <w:div w:id="158814901">
      <w:bodyDiv w:val="1"/>
      <w:marLeft w:val="0"/>
      <w:marRight w:val="0"/>
      <w:marTop w:val="0"/>
      <w:marBottom w:val="0"/>
      <w:divBdr>
        <w:top w:val="none" w:sz="0" w:space="0" w:color="auto"/>
        <w:left w:val="none" w:sz="0" w:space="0" w:color="auto"/>
        <w:bottom w:val="none" w:sz="0" w:space="0" w:color="auto"/>
        <w:right w:val="none" w:sz="0" w:space="0" w:color="auto"/>
      </w:divBdr>
    </w:div>
    <w:div w:id="159346128">
      <w:bodyDiv w:val="1"/>
      <w:marLeft w:val="0"/>
      <w:marRight w:val="0"/>
      <w:marTop w:val="0"/>
      <w:marBottom w:val="0"/>
      <w:divBdr>
        <w:top w:val="none" w:sz="0" w:space="0" w:color="auto"/>
        <w:left w:val="none" w:sz="0" w:space="0" w:color="auto"/>
        <w:bottom w:val="none" w:sz="0" w:space="0" w:color="auto"/>
        <w:right w:val="none" w:sz="0" w:space="0" w:color="auto"/>
      </w:divBdr>
    </w:div>
    <w:div w:id="159539785">
      <w:bodyDiv w:val="1"/>
      <w:marLeft w:val="0"/>
      <w:marRight w:val="0"/>
      <w:marTop w:val="0"/>
      <w:marBottom w:val="0"/>
      <w:divBdr>
        <w:top w:val="none" w:sz="0" w:space="0" w:color="auto"/>
        <w:left w:val="none" w:sz="0" w:space="0" w:color="auto"/>
        <w:bottom w:val="none" w:sz="0" w:space="0" w:color="auto"/>
        <w:right w:val="none" w:sz="0" w:space="0" w:color="auto"/>
      </w:divBdr>
    </w:div>
    <w:div w:id="159927751">
      <w:bodyDiv w:val="1"/>
      <w:marLeft w:val="0"/>
      <w:marRight w:val="0"/>
      <w:marTop w:val="0"/>
      <w:marBottom w:val="0"/>
      <w:divBdr>
        <w:top w:val="none" w:sz="0" w:space="0" w:color="auto"/>
        <w:left w:val="none" w:sz="0" w:space="0" w:color="auto"/>
        <w:bottom w:val="none" w:sz="0" w:space="0" w:color="auto"/>
        <w:right w:val="none" w:sz="0" w:space="0" w:color="auto"/>
      </w:divBdr>
    </w:div>
    <w:div w:id="160047348">
      <w:bodyDiv w:val="1"/>
      <w:marLeft w:val="0"/>
      <w:marRight w:val="0"/>
      <w:marTop w:val="0"/>
      <w:marBottom w:val="0"/>
      <w:divBdr>
        <w:top w:val="none" w:sz="0" w:space="0" w:color="auto"/>
        <w:left w:val="none" w:sz="0" w:space="0" w:color="auto"/>
        <w:bottom w:val="none" w:sz="0" w:space="0" w:color="auto"/>
        <w:right w:val="none" w:sz="0" w:space="0" w:color="auto"/>
      </w:divBdr>
    </w:div>
    <w:div w:id="160975860">
      <w:bodyDiv w:val="1"/>
      <w:marLeft w:val="0"/>
      <w:marRight w:val="0"/>
      <w:marTop w:val="0"/>
      <w:marBottom w:val="0"/>
      <w:divBdr>
        <w:top w:val="none" w:sz="0" w:space="0" w:color="auto"/>
        <w:left w:val="none" w:sz="0" w:space="0" w:color="auto"/>
        <w:bottom w:val="none" w:sz="0" w:space="0" w:color="auto"/>
        <w:right w:val="none" w:sz="0" w:space="0" w:color="auto"/>
      </w:divBdr>
    </w:div>
    <w:div w:id="161286431">
      <w:bodyDiv w:val="1"/>
      <w:marLeft w:val="0"/>
      <w:marRight w:val="0"/>
      <w:marTop w:val="0"/>
      <w:marBottom w:val="0"/>
      <w:divBdr>
        <w:top w:val="none" w:sz="0" w:space="0" w:color="auto"/>
        <w:left w:val="none" w:sz="0" w:space="0" w:color="auto"/>
        <w:bottom w:val="none" w:sz="0" w:space="0" w:color="auto"/>
        <w:right w:val="none" w:sz="0" w:space="0" w:color="auto"/>
      </w:divBdr>
    </w:div>
    <w:div w:id="161360857">
      <w:bodyDiv w:val="1"/>
      <w:marLeft w:val="0"/>
      <w:marRight w:val="0"/>
      <w:marTop w:val="0"/>
      <w:marBottom w:val="0"/>
      <w:divBdr>
        <w:top w:val="none" w:sz="0" w:space="0" w:color="auto"/>
        <w:left w:val="none" w:sz="0" w:space="0" w:color="auto"/>
        <w:bottom w:val="none" w:sz="0" w:space="0" w:color="auto"/>
        <w:right w:val="none" w:sz="0" w:space="0" w:color="auto"/>
      </w:divBdr>
    </w:div>
    <w:div w:id="161547741">
      <w:bodyDiv w:val="1"/>
      <w:marLeft w:val="0"/>
      <w:marRight w:val="0"/>
      <w:marTop w:val="0"/>
      <w:marBottom w:val="0"/>
      <w:divBdr>
        <w:top w:val="none" w:sz="0" w:space="0" w:color="auto"/>
        <w:left w:val="none" w:sz="0" w:space="0" w:color="auto"/>
        <w:bottom w:val="none" w:sz="0" w:space="0" w:color="auto"/>
        <w:right w:val="none" w:sz="0" w:space="0" w:color="auto"/>
      </w:divBdr>
    </w:div>
    <w:div w:id="162017565">
      <w:bodyDiv w:val="1"/>
      <w:marLeft w:val="0"/>
      <w:marRight w:val="0"/>
      <w:marTop w:val="0"/>
      <w:marBottom w:val="0"/>
      <w:divBdr>
        <w:top w:val="none" w:sz="0" w:space="0" w:color="auto"/>
        <w:left w:val="none" w:sz="0" w:space="0" w:color="auto"/>
        <w:bottom w:val="none" w:sz="0" w:space="0" w:color="auto"/>
        <w:right w:val="none" w:sz="0" w:space="0" w:color="auto"/>
      </w:divBdr>
    </w:div>
    <w:div w:id="162744641">
      <w:bodyDiv w:val="1"/>
      <w:marLeft w:val="0"/>
      <w:marRight w:val="0"/>
      <w:marTop w:val="0"/>
      <w:marBottom w:val="0"/>
      <w:divBdr>
        <w:top w:val="none" w:sz="0" w:space="0" w:color="auto"/>
        <w:left w:val="none" w:sz="0" w:space="0" w:color="auto"/>
        <w:bottom w:val="none" w:sz="0" w:space="0" w:color="auto"/>
        <w:right w:val="none" w:sz="0" w:space="0" w:color="auto"/>
      </w:divBdr>
    </w:div>
    <w:div w:id="163204445">
      <w:bodyDiv w:val="1"/>
      <w:marLeft w:val="0"/>
      <w:marRight w:val="0"/>
      <w:marTop w:val="0"/>
      <w:marBottom w:val="0"/>
      <w:divBdr>
        <w:top w:val="none" w:sz="0" w:space="0" w:color="auto"/>
        <w:left w:val="none" w:sz="0" w:space="0" w:color="auto"/>
        <w:bottom w:val="none" w:sz="0" w:space="0" w:color="auto"/>
        <w:right w:val="none" w:sz="0" w:space="0" w:color="auto"/>
      </w:divBdr>
    </w:div>
    <w:div w:id="163980926">
      <w:bodyDiv w:val="1"/>
      <w:marLeft w:val="0"/>
      <w:marRight w:val="0"/>
      <w:marTop w:val="0"/>
      <w:marBottom w:val="0"/>
      <w:divBdr>
        <w:top w:val="none" w:sz="0" w:space="0" w:color="auto"/>
        <w:left w:val="none" w:sz="0" w:space="0" w:color="auto"/>
        <w:bottom w:val="none" w:sz="0" w:space="0" w:color="auto"/>
        <w:right w:val="none" w:sz="0" w:space="0" w:color="auto"/>
      </w:divBdr>
    </w:div>
    <w:div w:id="165441402">
      <w:bodyDiv w:val="1"/>
      <w:marLeft w:val="0"/>
      <w:marRight w:val="0"/>
      <w:marTop w:val="0"/>
      <w:marBottom w:val="0"/>
      <w:divBdr>
        <w:top w:val="none" w:sz="0" w:space="0" w:color="auto"/>
        <w:left w:val="none" w:sz="0" w:space="0" w:color="auto"/>
        <w:bottom w:val="none" w:sz="0" w:space="0" w:color="auto"/>
        <w:right w:val="none" w:sz="0" w:space="0" w:color="auto"/>
      </w:divBdr>
    </w:div>
    <w:div w:id="165445104">
      <w:bodyDiv w:val="1"/>
      <w:marLeft w:val="0"/>
      <w:marRight w:val="0"/>
      <w:marTop w:val="0"/>
      <w:marBottom w:val="0"/>
      <w:divBdr>
        <w:top w:val="none" w:sz="0" w:space="0" w:color="auto"/>
        <w:left w:val="none" w:sz="0" w:space="0" w:color="auto"/>
        <w:bottom w:val="none" w:sz="0" w:space="0" w:color="auto"/>
        <w:right w:val="none" w:sz="0" w:space="0" w:color="auto"/>
      </w:divBdr>
    </w:div>
    <w:div w:id="166409768">
      <w:bodyDiv w:val="1"/>
      <w:marLeft w:val="0"/>
      <w:marRight w:val="0"/>
      <w:marTop w:val="0"/>
      <w:marBottom w:val="0"/>
      <w:divBdr>
        <w:top w:val="none" w:sz="0" w:space="0" w:color="auto"/>
        <w:left w:val="none" w:sz="0" w:space="0" w:color="auto"/>
        <w:bottom w:val="none" w:sz="0" w:space="0" w:color="auto"/>
        <w:right w:val="none" w:sz="0" w:space="0" w:color="auto"/>
      </w:divBdr>
    </w:div>
    <w:div w:id="166554817">
      <w:bodyDiv w:val="1"/>
      <w:marLeft w:val="0"/>
      <w:marRight w:val="0"/>
      <w:marTop w:val="0"/>
      <w:marBottom w:val="0"/>
      <w:divBdr>
        <w:top w:val="none" w:sz="0" w:space="0" w:color="auto"/>
        <w:left w:val="none" w:sz="0" w:space="0" w:color="auto"/>
        <w:bottom w:val="none" w:sz="0" w:space="0" w:color="auto"/>
        <w:right w:val="none" w:sz="0" w:space="0" w:color="auto"/>
      </w:divBdr>
    </w:div>
    <w:div w:id="167647215">
      <w:bodyDiv w:val="1"/>
      <w:marLeft w:val="0"/>
      <w:marRight w:val="0"/>
      <w:marTop w:val="0"/>
      <w:marBottom w:val="0"/>
      <w:divBdr>
        <w:top w:val="none" w:sz="0" w:space="0" w:color="auto"/>
        <w:left w:val="none" w:sz="0" w:space="0" w:color="auto"/>
        <w:bottom w:val="none" w:sz="0" w:space="0" w:color="auto"/>
        <w:right w:val="none" w:sz="0" w:space="0" w:color="auto"/>
      </w:divBdr>
    </w:div>
    <w:div w:id="167907813">
      <w:bodyDiv w:val="1"/>
      <w:marLeft w:val="0"/>
      <w:marRight w:val="0"/>
      <w:marTop w:val="0"/>
      <w:marBottom w:val="0"/>
      <w:divBdr>
        <w:top w:val="none" w:sz="0" w:space="0" w:color="auto"/>
        <w:left w:val="none" w:sz="0" w:space="0" w:color="auto"/>
        <w:bottom w:val="none" w:sz="0" w:space="0" w:color="auto"/>
        <w:right w:val="none" w:sz="0" w:space="0" w:color="auto"/>
      </w:divBdr>
    </w:div>
    <w:div w:id="168181205">
      <w:bodyDiv w:val="1"/>
      <w:marLeft w:val="0"/>
      <w:marRight w:val="0"/>
      <w:marTop w:val="0"/>
      <w:marBottom w:val="0"/>
      <w:divBdr>
        <w:top w:val="none" w:sz="0" w:space="0" w:color="auto"/>
        <w:left w:val="none" w:sz="0" w:space="0" w:color="auto"/>
        <w:bottom w:val="none" w:sz="0" w:space="0" w:color="auto"/>
        <w:right w:val="none" w:sz="0" w:space="0" w:color="auto"/>
      </w:divBdr>
    </w:div>
    <w:div w:id="168254077">
      <w:bodyDiv w:val="1"/>
      <w:marLeft w:val="0"/>
      <w:marRight w:val="0"/>
      <w:marTop w:val="0"/>
      <w:marBottom w:val="0"/>
      <w:divBdr>
        <w:top w:val="none" w:sz="0" w:space="0" w:color="auto"/>
        <w:left w:val="none" w:sz="0" w:space="0" w:color="auto"/>
        <w:bottom w:val="none" w:sz="0" w:space="0" w:color="auto"/>
        <w:right w:val="none" w:sz="0" w:space="0" w:color="auto"/>
      </w:divBdr>
    </w:div>
    <w:div w:id="168328605">
      <w:bodyDiv w:val="1"/>
      <w:marLeft w:val="0"/>
      <w:marRight w:val="0"/>
      <w:marTop w:val="0"/>
      <w:marBottom w:val="0"/>
      <w:divBdr>
        <w:top w:val="none" w:sz="0" w:space="0" w:color="auto"/>
        <w:left w:val="none" w:sz="0" w:space="0" w:color="auto"/>
        <w:bottom w:val="none" w:sz="0" w:space="0" w:color="auto"/>
        <w:right w:val="none" w:sz="0" w:space="0" w:color="auto"/>
      </w:divBdr>
    </w:div>
    <w:div w:id="168714690">
      <w:bodyDiv w:val="1"/>
      <w:marLeft w:val="0"/>
      <w:marRight w:val="0"/>
      <w:marTop w:val="0"/>
      <w:marBottom w:val="0"/>
      <w:divBdr>
        <w:top w:val="none" w:sz="0" w:space="0" w:color="auto"/>
        <w:left w:val="none" w:sz="0" w:space="0" w:color="auto"/>
        <w:bottom w:val="none" w:sz="0" w:space="0" w:color="auto"/>
        <w:right w:val="none" w:sz="0" w:space="0" w:color="auto"/>
      </w:divBdr>
    </w:div>
    <w:div w:id="168906571">
      <w:bodyDiv w:val="1"/>
      <w:marLeft w:val="0"/>
      <w:marRight w:val="0"/>
      <w:marTop w:val="0"/>
      <w:marBottom w:val="0"/>
      <w:divBdr>
        <w:top w:val="none" w:sz="0" w:space="0" w:color="auto"/>
        <w:left w:val="none" w:sz="0" w:space="0" w:color="auto"/>
        <w:bottom w:val="none" w:sz="0" w:space="0" w:color="auto"/>
        <w:right w:val="none" w:sz="0" w:space="0" w:color="auto"/>
      </w:divBdr>
    </w:div>
    <w:div w:id="169105821">
      <w:bodyDiv w:val="1"/>
      <w:marLeft w:val="0"/>
      <w:marRight w:val="0"/>
      <w:marTop w:val="0"/>
      <w:marBottom w:val="0"/>
      <w:divBdr>
        <w:top w:val="none" w:sz="0" w:space="0" w:color="auto"/>
        <w:left w:val="none" w:sz="0" w:space="0" w:color="auto"/>
        <w:bottom w:val="none" w:sz="0" w:space="0" w:color="auto"/>
        <w:right w:val="none" w:sz="0" w:space="0" w:color="auto"/>
      </w:divBdr>
      <w:divsChild>
        <w:div w:id="408618164">
          <w:marLeft w:val="640"/>
          <w:marRight w:val="0"/>
          <w:marTop w:val="0"/>
          <w:marBottom w:val="0"/>
          <w:divBdr>
            <w:top w:val="none" w:sz="0" w:space="0" w:color="auto"/>
            <w:left w:val="none" w:sz="0" w:space="0" w:color="auto"/>
            <w:bottom w:val="none" w:sz="0" w:space="0" w:color="auto"/>
            <w:right w:val="none" w:sz="0" w:space="0" w:color="auto"/>
          </w:divBdr>
        </w:div>
        <w:div w:id="1757554973">
          <w:marLeft w:val="640"/>
          <w:marRight w:val="0"/>
          <w:marTop w:val="0"/>
          <w:marBottom w:val="0"/>
          <w:divBdr>
            <w:top w:val="none" w:sz="0" w:space="0" w:color="auto"/>
            <w:left w:val="none" w:sz="0" w:space="0" w:color="auto"/>
            <w:bottom w:val="none" w:sz="0" w:space="0" w:color="auto"/>
            <w:right w:val="none" w:sz="0" w:space="0" w:color="auto"/>
          </w:divBdr>
        </w:div>
        <w:div w:id="1222329010">
          <w:marLeft w:val="640"/>
          <w:marRight w:val="0"/>
          <w:marTop w:val="0"/>
          <w:marBottom w:val="0"/>
          <w:divBdr>
            <w:top w:val="none" w:sz="0" w:space="0" w:color="auto"/>
            <w:left w:val="none" w:sz="0" w:space="0" w:color="auto"/>
            <w:bottom w:val="none" w:sz="0" w:space="0" w:color="auto"/>
            <w:right w:val="none" w:sz="0" w:space="0" w:color="auto"/>
          </w:divBdr>
        </w:div>
        <w:div w:id="859589097">
          <w:marLeft w:val="640"/>
          <w:marRight w:val="0"/>
          <w:marTop w:val="0"/>
          <w:marBottom w:val="0"/>
          <w:divBdr>
            <w:top w:val="none" w:sz="0" w:space="0" w:color="auto"/>
            <w:left w:val="none" w:sz="0" w:space="0" w:color="auto"/>
            <w:bottom w:val="none" w:sz="0" w:space="0" w:color="auto"/>
            <w:right w:val="none" w:sz="0" w:space="0" w:color="auto"/>
          </w:divBdr>
        </w:div>
        <w:div w:id="330718676">
          <w:marLeft w:val="640"/>
          <w:marRight w:val="0"/>
          <w:marTop w:val="0"/>
          <w:marBottom w:val="0"/>
          <w:divBdr>
            <w:top w:val="none" w:sz="0" w:space="0" w:color="auto"/>
            <w:left w:val="none" w:sz="0" w:space="0" w:color="auto"/>
            <w:bottom w:val="none" w:sz="0" w:space="0" w:color="auto"/>
            <w:right w:val="none" w:sz="0" w:space="0" w:color="auto"/>
          </w:divBdr>
        </w:div>
        <w:div w:id="715467532">
          <w:marLeft w:val="640"/>
          <w:marRight w:val="0"/>
          <w:marTop w:val="0"/>
          <w:marBottom w:val="0"/>
          <w:divBdr>
            <w:top w:val="none" w:sz="0" w:space="0" w:color="auto"/>
            <w:left w:val="none" w:sz="0" w:space="0" w:color="auto"/>
            <w:bottom w:val="none" w:sz="0" w:space="0" w:color="auto"/>
            <w:right w:val="none" w:sz="0" w:space="0" w:color="auto"/>
          </w:divBdr>
        </w:div>
        <w:div w:id="209535973">
          <w:marLeft w:val="640"/>
          <w:marRight w:val="0"/>
          <w:marTop w:val="0"/>
          <w:marBottom w:val="0"/>
          <w:divBdr>
            <w:top w:val="none" w:sz="0" w:space="0" w:color="auto"/>
            <w:left w:val="none" w:sz="0" w:space="0" w:color="auto"/>
            <w:bottom w:val="none" w:sz="0" w:space="0" w:color="auto"/>
            <w:right w:val="none" w:sz="0" w:space="0" w:color="auto"/>
          </w:divBdr>
        </w:div>
        <w:div w:id="922033425">
          <w:marLeft w:val="640"/>
          <w:marRight w:val="0"/>
          <w:marTop w:val="0"/>
          <w:marBottom w:val="0"/>
          <w:divBdr>
            <w:top w:val="none" w:sz="0" w:space="0" w:color="auto"/>
            <w:left w:val="none" w:sz="0" w:space="0" w:color="auto"/>
            <w:bottom w:val="none" w:sz="0" w:space="0" w:color="auto"/>
            <w:right w:val="none" w:sz="0" w:space="0" w:color="auto"/>
          </w:divBdr>
        </w:div>
        <w:div w:id="868952067">
          <w:marLeft w:val="640"/>
          <w:marRight w:val="0"/>
          <w:marTop w:val="0"/>
          <w:marBottom w:val="0"/>
          <w:divBdr>
            <w:top w:val="none" w:sz="0" w:space="0" w:color="auto"/>
            <w:left w:val="none" w:sz="0" w:space="0" w:color="auto"/>
            <w:bottom w:val="none" w:sz="0" w:space="0" w:color="auto"/>
            <w:right w:val="none" w:sz="0" w:space="0" w:color="auto"/>
          </w:divBdr>
        </w:div>
        <w:div w:id="113837508">
          <w:marLeft w:val="640"/>
          <w:marRight w:val="0"/>
          <w:marTop w:val="0"/>
          <w:marBottom w:val="0"/>
          <w:divBdr>
            <w:top w:val="none" w:sz="0" w:space="0" w:color="auto"/>
            <w:left w:val="none" w:sz="0" w:space="0" w:color="auto"/>
            <w:bottom w:val="none" w:sz="0" w:space="0" w:color="auto"/>
            <w:right w:val="none" w:sz="0" w:space="0" w:color="auto"/>
          </w:divBdr>
        </w:div>
        <w:div w:id="1207450388">
          <w:marLeft w:val="640"/>
          <w:marRight w:val="0"/>
          <w:marTop w:val="0"/>
          <w:marBottom w:val="0"/>
          <w:divBdr>
            <w:top w:val="none" w:sz="0" w:space="0" w:color="auto"/>
            <w:left w:val="none" w:sz="0" w:space="0" w:color="auto"/>
            <w:bottom w:val="none" w:sz="0" w:space="0" w:color="auto"/>
            <w:right w:val="none" w:sz="0" w:space="0" w:color="auto"/>
          </w:divBdr>
        </w:div>
        <w:div w:id="2138527499">
          <w:marLeft w:val="640"/>
          <w:marRight w:val="0"/>
          <w:marTop w:val="0"/>
          <w:marBottom w:val="0"/>
          <w:divBdr>
            <w:top w:val="none" w:sz="0" w:space="0" w:color="auto"/>
            <w:left w:val="none" w:sz="0" w:space="0" w:color="auto"/>
            <w:bottom w:val="none" w:sz="0" w:space="0" w:color="auto"/>
            <w:right w:val="none" w:sz="0" w:space="0" w:color="auto"/>
          </w:divBdr>
        </w:div>
        <w:div w:id="1399088675">
          <w:marLeft w:val="640"/>
          <w:marRight w:val="0"/>
          <w:marTop w:val="0"/>
          <w:marBottom w:val="0"/>
          <w:divBdr>
            <w:top w:val="none" w:sz="0" w:space="0" w:color="auto"/>
            <w:left w:val="none" w:sz="0" w:space="0" w:color="auto"/>
            <w:bottom w:val="none" w:sz="0" w:space="0" w:color="auto"/>
            <w:right w:val="none" w:sz="0" w:space="0" w:color="auto"/>
          </w:divBdr>
        </w:div>
        <w:div w:id="2146048682">
          <w:marLeft w:val="640"/>
          <w:marRight w:val="0"/>
          <w:marTop w:val="0"/>
          <w:marBottom w:val="0"/>
          <w:divBdr>
            <w:top w:val="none" w:sz="0" w:space="0" w:color="auto"/>
            <w:left w:val="none" w:sz="0" w:space="0" w:color="auto"/>
            <w:bottom w:val="none" w:sz="0" w:space="0" w:color="auto"/>
            <w:right w:val="none" w:sz="0" w:space="0" w:color="auto"/>
          </w:divBdr>
        </w:div>
        <w:div w:id="23022417">
          <w:marLeft w:val="640"/>
          <w:marRight w:val="0"/>
          <w:marTop w:val="0"/>
          <w:marBottom w:val="0"/>
          <w:divBdr>
            <w:top w:val="none" w:sz="0" w:space="0" w:color="auto"/>
            <w:left w:val="none" w:sz="0" w:space="0" w:color="auto"/>
            <w:bottom w:val="none" w:sz="0" w:space="0" w:color="auto"/>
            <w:right w:val="none" w:sz="0" w:space="0" w:color="auto"/>
          </w:divBdr>
        </w:div>
        <w:div w:id="1895698467">
          <w:marLeft w:val="640"/>
          <w:marRight w:val="0"/>
          <w:marTop w:val="0"/>
          <w:marBottom w:val="0"/>
          <w:divBdr>
            <w:top w:val="none" w:sz="0" w:space="0" w:color="auto"/>
            <w:left w:val="none" w:sz="0" w:space="0" w:color="auto"/>
            <w:bottom w:val="none" w:sz="0" w:space="0" w:color="auto"/>
            <w:right w:val="none" w:sz="0" w:space="0" w:color="auto"/>
          </w:divBdr>
        </w:div>
        <w:div w:id="580070306">
          <w:marLeft w:val="640"/>
          <w:marRight w:val="0"/>
          <w:marTop w:val="0"/>
          <w:marBottom w:val="0"/>
          <w:divBdr>
            <w:top w:val="none" w:sz="0" w:space="0" w:color="auto"/>
            <w:left w:val="none" w:sz="0" w:space="0" w:color="auto"/>
            <w:bottom w:val="none" w:sz="0" w:space="0" w:color="auto"/>
            <w:right w:val="none" w:sz="0" w:space="0" w:color="auto"/>
          </w:divBdr>
        </w:div>
        <w:div w:id="206645743">
          <w:marLeft w:val="640"/>
          <w:marRight w:val="0"/>
          <w:marTop w:val="0"/>
          <w:marBottom w:val="0"/>
          <w:divBdr>
            <w:top w:val="none" w:sz="0" w:space="0" w:color="auto"/>
            <w:left w:val="none" w:sz="0" w:space="0" w:color="auto"/>
            <w:bottom w:val="none" w:sz="0" w:space="0" w:color="auto"/>
            <w:right w:val="none" w:sz="0" w:space="0" w:color="auto"/>
          </w:divBdr>
        </w:div>
        <w:div w:id="1073089230">
          <w:marLeft w:val="640"/>
          <w:marRight w:val="0"/>
          <w:marTop w:val="0"/>
          <w:marBottom w:val="0"/>
          <w:divBdr>
            <w:top w:val="none" w:sz="0" w:space="0" w:color="auto"/>
            <w:left w:val="none" w:sz="0" w:space="0" w:color="auto"/>
            <w:bottom w:val="none" w:sz="0" w:space="0" w:color="auto"/>
            <w:right w:val="none" w:sz="0" w:space="0" w:color="auto"/>
          </w:divBdr>
        </w:div>
        <w:div w:id="333143838">
          <w:marLeft w:val="640"/>
          <w:marRight w:val="0"/>
          <w:marTop w:val="0"/>
          <w:marBottom w:val="0"/>
          <w:divBdr>
            <w:top w:val="none" w:sz="0" w:space="0" w:color="auto"/>
            <w:left w:val="none" w:sz="0" w:space="0" w:color="auto"/>
            <w:bottom w:val="none" w:sz="0" w:space="0" w:color="auto"/>
            <w:right w:val="none" w:sz="0" w:space="0" w:color="auto"/>
          </w:divBdr>
        </w:div>
        <w:div w:id="641078616">
          <w:marLeft w:val="640"/>
          <w:marRight w:val="0"/>
          <w:marTop w:val="0"/>
          <w:marBottom w:val="0"/>
          <w:divBdr>
            <w:top w:val="none" w:sz="0" w:space="0" w:color="auto"/>
            <w:left w:val="none" w:sz="0" w:space="0" w:color="auto"/>
            <w:bottom w:val="none" w:sz="0" w:space="0" w:color="auto"/>
            <w:right w:val="none" w:sz="0" w:space="0" w:color="auto"/>
          </w:divBdr>
        </w:div>
        <w:div w:id="1553349288">
          <w:marLeft w:val="640"/>
          <w:marRight w:val="0"/>
          <w:marTop w:val="0"/>
          <w:marBottom w:val="0"/>
          <w:divBdr>
            <w:top w:val="none" w:sz="0" w:space="0" w:color="auto"/>
            <w:left w:val="none" w:sz="0" w:space="0" w:color="auto"/>
            <w:bottom w:val="none" w:sz="0" w:space="0" w:color="auto"/>
            <w:right w:val="none" w:sz="0" w:space="0" w:color="auto"/>
          </w:divBdr>
        </w:div>
        <w:div w:id="1801343166">
          <w:marLeft w:val="640"/>
          <w:marRight w:val="0"/>
          <w:marTop w:val="0"/>
          <w:marBottom w:val="0"/>
          <w:divBdr>
            <w:top w:val="none" w:sz="0" w:space="0" w:color="auto"/>
            <w:left w:val="none" w:sz="0" w:space="0" w:color="auto"/>
            <w:bottom w:val="none" w:sz="0" w:space="0" w:color="auto"/>
            <w:right w:val="none" w:sz="0" w:space="0" w:color="auto"/>
          </w:divBdr>
        </w:div>
        <w:div w:id="560018439">
          <w:marLeft w:val="640"/>
          <w:marRight w:val="0"/>
          <w:marTop w:val="0"/>
          <w:marBottom w:val="0"/>
          <w:divBdr>
            <w:top w:val="none" w:sz="0" w:space="0" w:color="auto"/>
            <w:left w:val="none" w:sz="0" w:space="0" w:color="auto"/>
            <w:bottom w:val="none" w:sz="0" w:space="0" w:color="auto"/>
            <w:right w:val="none" w:sz="0" w:space="0" w:color="auto"/>
          </w:divBdr>
        </w:div>
        <w:div w:id="327444479">
          <w:marLeft w:val="640"/>
          <w:marRight w:val="0"/>
          <w:marTop w:val="0"/>
          <w:marBottom w:val="0"/>
          <w:divBdr>
            <w:top w:val="none" w:sz="0" w:space="0" w:color="auto"/>
            <w:left w:val="none" w:sz="0" w:space="0" w:color="auto"/>
            <w:bottom w:val="none" w:sz="0" w:space="0" w:color="auto"/>
            <w:right w:val="none" w:sz="0" w:space="0" w:color="auto"/>
          </w:divBdr>
        </w:div>
        <w:div w:id="1143619356">
          <w:marLeft w:val="640"/>
          <w:marRight w:val="0"/>
          <w:marTop w:val="0"/>
          <w:marBottom w:val="0"/>
          <w:divBdr>
            <w:top w:val="none" w:sz="0" w:space="0" w:color="auto"/>
            <w:left w:val="none" w:sz="0" w:space="0" w:color="auto"/>
            <w:bottom w:val="none" w:sz="0" w:space="0" w:color="auto"/>
            <w:right w:val="none" w:sz="0" w:space="0" w:color="auto"/>
          </w:divBdr>
        </w:div>
        <w:div w:id="1067801633">
          <w:marLeft w:val="640"/>
          <w:marRight w:val="0"/>
          <w:marTop w:val="0"/>
          <w:marBottom w:val="0"/>
          <w:divBdr>
            <w:top w:val="none" w:sz="0" w:space="0" w:color="auto"/>
            <w:left w:val="none" w:sz="0" w:space="0" w:color="auto"/>
            <w:bottom w:val="none" w:sz="0" w:space="0" w:color="auto"/>
            <w:right w:val="none" w:sz="0" w:space="0" w:color="auto"/>
          </w:divBdr>
        </w:div>
        <w:div w:id="209809297">
          <w:marLeft w:val="640"/>
          <w:marRight w:val="0"/>
          <w:marTop w:val="0"/>
          <w:marBottom w:val="0"/>
          <w:divBdr>
            <w:top w:val="none" w:sz="0" w:space="0" w:color="auto"/>
            <w:left w:val="none" w:sz="0" w:space="0" w:color="auto"/>
            <w:bottom w:val="none" w:sz="0" w:space="0" w:color="auto"/>
            <w:right w:val="none" w:sz="0" w:space="0" w:color="auto"/>
          </w:divBdr>
        </w:div>
        <w:div w:id="602302498">
          <w:marLeft w:val="640"/>
          <w:marRight w:val="0"/>
          <w:marTop w:val="0"/>
          <w:marBottom w:val="0"/>
          <w:divBdr>
            <w:top w:val="none" w:sz="0" w:space="0" w:color="auto"/>
            <w:left w:val="none" w:sz="0" w:space="0" w:color="auto"/>
            <w:bottom w:val="none" w:sz="0" w:space="0" w:color="auto"/>
            <w:right w:val="none" w:sz="0" w:space="0" w:color="auto"/>
          </w:divBdr>
        </w:div>
        <w:div w:id="1954433014">
          <w:marLeft w:val="640"/>
          <w:marRight w:val="0"/>
          <w:marTop w:val="0"/>
          <w:marBottom w:val="0"/>
          <w:divBdr>
            <w:top w:val="none" w:sz="0" w:space="0" w:color="auto"/>
            <w:left w:val="none" w:sz="0" w:space="0" w:color="auto"/>
            <w:bottom w:val="none" w:sz="0" w:space="0" w:color="auto"/>
            <w:right w:val="none" w:sz="0" w:space="0" w:color="auto"/>
          </w:divBdr>
        </w:div>
        <w:div w:id="1460999297">
          <w:marLeft w:val="640"/>
          <w:marRight w:val="0"/>
          <w:marTop w:val="0"/>
          <w:marBottom w:val="0"/>
          <w:divBdr>
            <w:top w:val="none" w:sz="0" w:space="0" w:color="auto"/>
            <w:left w:val="none" w:sz="0" w:space="0" w:color="auto"/>
            <w:bottom w:val="none" w:sz="0" w:space="0" w:color="auto"/>
            <w:right w:val="none" w:sz="0" w:space="0" w:color="auto"/>
          </w:divBdr>
        </w:div>
        <w:div w:id="482232516">
          <w:marLeft w:val="640"/>
          <w:marRight w:val="0"/>
          <w:marTop w:val="0"/>
          <w:marBottom w:val="0"/>
          <w:divBdr>
            <w:top w:val="none" w:sz="0" w:space="0" w:color="auto"/>
            <w:left w:val="none" w:sz="0" w:space="0" w:color="auto"/>
            <w:bottom w:val="none" w:sz="0" w:space="0" w:color="auto"/>
            <w:right w:val="none" w:sz="0" w:space="0" w:color="auto"/>
          </w:divBdr>
        </w:div>
        <w:div w:id="301885157">
          <w:marLeft w:val="640"/>
          <w:marRight w:val="0"/>
          <w:marTop w:val="0"/>
          <w:marBottom w:val="0"/>
          <w:divBdr>
            <w:top w:val="none" w:sz="0" w:space="0" w:color="auto"/>
            <w:left w:val="none" w:sz="0" w:space="0" w:color="auto"/>
            <w:bottom w:val="none" w:sz="0" w:space="0" w:color="auto"/>
            <w:right w:val="none" w:sz="0" w:space="0" w:color="auto"/>
          </w:divBdr>
        </w:div>
        <w:div w:id="402678731">
          <w:marLeft w:val="640"/>
          <w:marRight w:val="0"/>
          <w:marTop w:val="0"/>
          <w:marBottom w:val="0"/>
          <w:divBdr>
            <w:top w:val="none" w:sz="0" w:space="0" w:color="auto"/>
            <w:left w:val="none" w:sz="0" w:space="0" w:color="auto"/>
            <w:bottom w:val="none" w:sz="0" w:space="0" w:color="auto"/>
            <w:right w:val="none" w:sz="0" w:space="0" w:color="auto"/>
          </w:divBdr>
        </w:div>
        <w:div w:id="270170293">
          <w:marLeft w:val="640"/>
          <w:marRight w:val="0"/>
          <w:marTop w:val="0"/>
          <w:marBottom w:val="0"/>
          <w:divBdr>
            <w:top w:val="none" w:sz="0" w:space="0" w:color="auto"/>
            <w:left w:val="none" w:sz="0" w:space="0" w:color="auto"/>
            <w:bottom w:val="none" w:sz="0" w:space="0" w:color="auto"/>
            <w:right w:val="none" w:sz="0" w:space="0" w:color="auto"/>
          </w:divBdr>
        </w:div>
        <w:div w:id="1897354024">
          <w:marLeft w:val="640"/>
          <w:marRight w:val="0"/>
          <w:marTop w:val="0"/>
          <w:marBottom w:val="0"/>
          <w:divBdr>
            <w:top w:val="none" w:sz="0" w:space="0" w:color="auto"/>
            <w:left w:val="none" w:sz="0" w:space="0" w:color="auto"/>
            <w:bottom w:val="none" w:sz="0" w:space="0" w:color="auto"/>
            <w:right w:val="none" w:sz="0" w:space="0" w:color="auto"/>
          </w:divBdr>
        </w:div>
        <w:div w:id="1191725906">
          <w:marLeft w:val="640"/>
          <w:marRight w:val="0"/>
          <w:marTop w:val="0"/>
          <w:marBottom w:val="0"/>
          <w:divBdr>
            <w:top w:val="none" w:sz="0" w:space="0" w:color="auto"/>
            <w:left w:val="none" w:sz="0" w:space="0" w:color="auto"/>
            <w:bottom w:val="none" w:sz="0" w:space="0" w:color="auto"/>
            <w:right w:val="none" w:sz="0" w:space="0" w:color="auto"/>
          </w:divBdr>
        </w:div>
        <w:div w:id="909312068">
          <w:marLeft w:val="640"/>
          <w:marRight w:val="0"/>
          <w:marTop w:val="0"/>
          <w:marBottom w:val="0"/>
          <w:divBdr>
            <w:top w:val="none" w:sz="0" w:space="0" w:color="auto"/>
            <w:left w:val="none" w:sz="0" w:space="0" w:color="auto"/>
            <w:bottom w:val="none" w:sz="0" w:space="0" w:color="auto"/>
            <w:right w:val="none" w:sz="0" w:space="0" w:color="auto"/>
          </w:divBdr>
        </w:div>
        <w:div w:id="868224351">
          <w:marLeft w:val="640"/>
          <w:marRight w:val="0"/>
          <w:marTop w:val="0"/>
          <w:marBottom w:val="0"/>
          <w:divBdr>
            <w:top w:val="none" w:sz="0" w:space="0" w:color="auto"/>
            <w:left w:val="none" w:sz="0" w:space="0" w:color="auto"/>
            <w:bottom w:val="none" w:sz="0" w:space="0" w:color="auto"/>
            <w:right w:val="none" w:sz="0" w:space="0" w:color="auto"/>
          </w:divBdr>
        </w:div>
        <w:div w:id="2048027068">
          <w:marLeft w:val="640"/>
          <w:marRight w:val="0"/>
          <w:marTop w:val="0"/>
          <w:marBottom w:val="0"/>
          <w:divBdr>
            <w:top w:val="none" w:sz="0" w:space="0" w:color="auto"/>
            <w:left w:val="none" w:sz="0" w:space="0" w:color="auto"/>
            <w:bottom w:val="none" w:sz="0" w:space="0" w:color="auto"/>
            <w:right w:val="none" w:sz="0" w:space="0" w:color="auto"/>
          </w:divBdr>
        </w:div>
        <w:div w:id="29452860">
          <w:marLeft w:val="640"/>
          <w:marRight w:val="0"/>
          <w:marTop w:val="0"/>
          <w:marBottom w:val="0"/>
          <w:divBdr>
            <w:top w:val="none" w:sz="0" w:space="0" w:color="auto"/>
            <w:left w:val="none" w:sz="0" w:space="0" w:color="auto"/>
            <w:bottom w:val="none" w:sz="0" w:space="0" w:color="auto"/>
            <w:right w:val="none" w:sz="0" w:space="0" w:color="auto"/>
          </w:divBdr>
        </w:div>
        <w:div w:id="698434085">
          <w:marLeft w:val="640"/>
          <w:marRight w:val="0"/>
          <w:marTop w:val="0"/>
          <w:marBottom w:val="0"/>
          <w:divBdr>
            <w:top w:val="none" w:sz="0" w:space="0" w:color="auto"/>
            <w:left w:val="none" w:sz="0" w:space="0" w:color="auto"/>
            <w:bottom w:val="none" w:sz="0" w:space="0" w:color="auto"/>
            <w:right w:val="none" w:sz="0" w:space="0" w:color="auto"/>
          </w:divBdr>
        </w:div>
        <w:div w:id="721755251">
          <w:marLeft w:val="640"/>
          <w:marRight w:val="0"/>
          <w:marTop w:val="0"/>
          <w:marBottom w:val="0"/>
          <w:divBdr>
            <w:top w:val="none" w:sz="0" w:space="0" w:color="auto"/>
            <w:left w:val="none" w:sz="0" w:space="0" w:color="auto"/>
            <w:bottom w:val="none" w:sz="0" w:space="0" w:color="auto"/>
            <w:right w:val="none" w:sz="0" w:space="0" w:color="auto"/>
          </w:divBdr>
        </w:div>
        <w:div w:id="1953318279">
          <w:marLeft w:val="640"/>
          <w:marRight w:val="0"/>
          <w:marTop w:val="0"/>
          <w:marBottom w:val="0"/>
          <w:divBdr>
            <w:top w:val="none" w:sz="0" w:space="0" w:color="auto"/>
            <w:left w:val="none" w:sz="0" w:space="0" w:color="auto"/>
            <w:bottom w:val="none" w:sz="0" w:space="0" w:color="auto"/>
            <w:right w:val="none" w:sz="0" w:space="0" w:color="auto"/>
          </w:divBdr>
        </w:div>
        <w:div w:id="1751151370">
          <w:marLeft w:val="640"/>
          <w:marRight w:val="0"/>
          <w:marTop w:val="0"/>
          <w:marBottom w:val="0"/>
          <w:divBdr>
            <w:top w:val="none" w:sz="0" w:space="0" w:color="auto"/>
            <w:left w:val="none" w:sz="0" w:space="0" w:color="auto"/>
            <w:bottom w:val="none" w:sz="0" w:space="0" w:color="auto"/>
            <w:right w:val="none" w:sz="0" w:space="0" w:color="auto"/>
          </w:divBdr>
        </w:div>
        <w:div w:id="1610968181">
          <w:marLeft w:val="640"/>
          <w:marRight w:val="0"/>
          <w:marTop w:val="0"/>
          <w:marBottom w:val="0"/>
          <w:divBdr>
            <w:top w:val="none" w:sz="0" w:space="0" w:color="auto"/>
            <w:left w:val="none" w:sz="0" w:space="0" w:color="auto"/>
            <w:bottom w:val="none" w:sz="0" w:space="0" w:color="auto"/>
            <w:right w:val="none" w:sz="0" w:space="0" w:color="auto"/>
          </w:divBdr>
        </w:div>
        <w:div w:id="1542667070">
          <w:marLeft w:val="640"/>
          <w:marRight w:val="0"/>
          <w:marTop w:val="0"/>
          <w:marBottom w:val="0"/>
          <w:divBdr>
            <w:top w:val="none" w:sz="0" w:space="0" w:color="auto"/>
            <w:left w:val="none" w:sz="0" w:space="0" w:color="auto"/>
            <w:bottom w:val="none" w:sz="0" w:space="0" w:color="auto"/>
            <w:right w:val="none" w:sz="0" w:space="0" w:color="auto"/>
          </w:divBdr>
        </w:div>
        <w:div w:id="1631742251">
          <w:marLeft w:val="640"/>
          <w:marRight w:val="0"/>
          <w:marTop w:val="0"/>
          <w:marBottom w:val="0"/>
          <w:divBdr>
            <w:top w:val="none" w:sz="0" w:space="0" w:color="auto"/>
            <w:left w:val="none" w:sz="0" w:space="0" w:color="auto"/>
            <w:bottom w:val="none" w:sz="0" w:space="0" w:color="auto"/>
            <w:right w:val="none" w:sz="0" w:space="0" w:color="auto"/>
          </w:divBdr>
        </w:div>
        <w:div w:id="1090850240">
          <w:marLeft w:val="640"/>
          <w:marRight w:val="0"/>
          <w:marTop w:val="0"/>
          <w:marBottom w:val="0"/>
          <w:divBdr>
            <w:top w:val="none" w:sz="0" w:space="0" w:color="auto"/>
            <w:left w:val="none" w:sz="0" w:space="0" w:color="auto"/>
            <w:bottom w:val="none" w:sz="0" w:space="0" w:color="auto"/>
            <w:right w:val="none" w:sz="0" w:space="0" w:color="auto"/>
          </w:divBdr>
        </w:div>
        <w:div w:id="476455461">
          <w:marLeft w:val="640"/>
          <w:marRight w:val="0"/>
          <w:marTop w:val="0"/>
          <w:marBottom w:val="0"/>
          <w:divBdr>
            <w:top w:val="none" w:sz="0" w:space="0" w:color="auto"/>
            <w:left w:val="none" w:sz="0" w:space="0" w:color="auto"/>
            <w:bottom w:val="none" w:sz="0" w:space="0" w:color="auto"/>
            <w:right w:val="none" w:sz="0" w:space="0" w:color="auto"/>
          </w:divBdr>
        </w:div>
        <w:div w:id="1923638641">
          <w:marLeft w:val="640"/>
          <w:marRight w:val="0"/>
          <w:marTop w:val="0"/>
          <w:marBottom w:val="0"/>
          <w:divBdr>
            <w:top w:val="none" w:sz="0" w:space="0" w:color="auto"/>
            <w:left w:val="none" w:sz="0" w:space="0" w:color="auto"/>
            <w:bottom w:val="none" w:sz="0" w:space="0" w:color="auto"/>
            <w:right w:val="none" w:sz="0" w:space="0" w:color="auto"/>
          </w:divBdr>
        </w:div>
        <w:div w:id="1089699192">
          <w:marLeft w:val="640"/>
          <w:marRight w:val="0"/>
          <w:marTop w:val="0"/>
          <w:marBottom w:val="0"/>
          <w:divBdr>
            <w:top w:val="none" w:sz="0" w:space="0" w:color="auto"/>
            <w:left w:val="none" w:sz="0" w:space="0" w:color="auto"/>
            <w:bottom w:val="none" w:sz="0" w:space="0" w:color="auto"/>
            <w:right w:val="none" w:sz="0" w:space="0" w:color="auto"/>
          </w:divBdr>
        </w:div>
      </w:divsChild>
    </w:div>
    <w:div w:id="169221793">
      <w:bodyDiv w:val="1"/>
      <w:marLeft w:val="0"/>
      <w:marRight w:val="0"/>
      <w:marTop w:val="0"/>
      <w:marBottom w:val="0"/>
      <w:divBdr>
        <w:top w:val="none" w:sz="0" w:space="0" w:color="auto"/>
        <w:left w:val="none" w:sz="0" w:space="0" w:color="auto"/>
        <w:bottom w:val="none" w:sz="0" w:space="0" w:color="auto"/>
        <w:right w:val="none" w:sz="0" w:space="0" w:color="auto"/>
      </w:divBdr>
    </w:div>
    <w:div w:id="169369628">
      <w:bodyDiv w:val="1"/>
      <w:marLeft w:val="0"/>
      <w:marRight w:val="0"/>
      <w:marTop w:val="0"/>
      <w:marBottom w:val="0"/>
      <w:divBdr>
        <w:top w:val="none" w:sz="0" w:space="0" w:color="auto"/>
        <w:left w:val="none" w:sz="0" w:space="0" w:color="auto"/>
        <w:bottom w:val="none" w:sz="0" w:space="0" w:color="auto"/>
        <w:right w:val="none" w:sz="0" w:space="0" w:color="auto"/>
      </w:divBdr>
    </w:div>
    <w:div w:id="169878827">
      <w:bodyDiv w:val="1"/>
      <w:marLeft w:val="0"/>
      <w:marRight w:val="0"/>
      <w:marTop w:val="0"/>
      <w:marBottom w:val="0"/>
      <w:divBdr>
        <w:top w:val="none" w:sz="0" w:space="0" w:color="auto"/>
        <w:left w:val="none" w:sz="0" w:space="0" w:color="auto"/>
        <w:bottom w:val="none" w:sz="0" w:space="0" w:color="auto"/>
        <w:right w:val="none" w:sz="0" w:space="0" w:color="auto"/>
      </w:divBdr>
    </w:div>
    <w:div w:id="170071891">
      <w:bodyDiv w:val="1"/>
      <w:marLeft w:val="0"/>
      <w:marRight w:val="0"/>
      <w:marTop w:val="0"/>
      <w:marBottom w:val="0"/>
      <w:divBdr>
        <w:top w:val="none" w:sz="0" w:space="0" w:color="auto"/>
        <w:left w:val="none" w:sz="0" w:space="0" w:color="auto"/>
        <w:bottom w:val="none" w:sz="0" w:space="0" w:color="auto"/>
        <w:right w:val="none" w:sz="0" w:space="0" w:color="auto"/>
      </w:divBdr>
    </w:div>
    <w:div w:id="170265503">
      <w:bodyDiv w:val="1"/>
      <w:marLeft w:val="0"/>
      <w:marRight w:val="0"/>
      <w:marTop w:val="0"/>
      <w:marBottom w:val="0"/>
      <w:divBdr>
        <w:top w:val="none" w:sz="0" w:space="0" w:color="auto"/>
        <w:left w:val="none" w:sz="0" w:space="0" w:color="auto"/>
        <w:bottom w:val="none" w:sz="0" w:space="0" w:color="auto"/>
        <w:right w:val="none" w:sz="0" w:space="0" w:color="auto"/>
      </w:divBdr>
    </w:div>
    <w:div w:id="170604882">
      <w:bodyDiv w:val="1"/>
      <w:marLeft w:val="0"/>
      <w:marRight w:val="0"/>
      <w:marTop w:val="0"/>
      <w:marBottom w:val="0"/>
      <w:divBdr>
        <w:top w:val="none" w:sz="0" w:space="0" w:color="auto"/>
        <w:left w:val="none" w:sz="0" w:space="0" w:color="auto"/>
        <w:bottom w:val="none" w:sz="0" w:space="0" w:color="auto"/>
        <w:right w:val="none" w:sz="0" w:space="0" w:color="auto"/>
      </w:divBdr>
    </w:div>
    <w:div w:id="170798545">
      <w:bodyDiv w:val="1"/>
      <w:marLeft w:val="0"/>
      <w:marRight w:val="0"/>
      <w:marTop w:val="0"/>
      <w:marBottom w:val="0"/>
      <w:divBdr>
        <w:top w:val="none" w:sz="0" w:space="0" w:color="auto"/>
        <w:left w:val="none" w:sz="0" w:space="0" w:color="auto"/>
        <w:bottom w:val="none" w:sz="0" w:space="0" w:color="auto"/>
        <w:right w:val="none" w:sz="0" w:space="0" w:color="auto"/>
      </w:divBdr>
    </w:div>
    <w:div w:id="172039070">
      <w:bodyDiv w:val="1"/>
      <w:marLeft w:val="0"/>
      <w:marRight w:val="0"/>
      <w:marTop w:val="0"/>
      <w:marBottom w:val="0"/>
      <w:divBdr>
        <w:top w:val="none" w:sz="0" w:space="0" w:color="auto"/>
        <w:left w:val="none" w:sz="0" w:space="0" w:color="auto"/>
        <w:bottom w:val="none" w:sz="0" w:space="0" w:color="auto"/>
        <w:right w:val="none" w:sz="0" w:space="0" w:color="auto"/>
      </w:divBdr>
      <w:divsChild>
        <w:div w:id="885528872">
          <w:marLeft w:val="640"/>
          <w:marRight w:val="0"/>
          <w:marTop w:val="0"/>
          <w:marBottom w:val="0"/>
          <w:divBdr>
            <w:top w:val="none" w:sz="0" w:space="0" w:color="auto"/>
            <w:left w:val="none" w:sz="0" w:space="0" w:color="auto"/>
            <w:bottom w:val="none" w:sz="0" w:space="0" w:color="auto"/>
            <w:right w:val="none" w:sz="0" w:space="0" w:color="auto"/>
          </w:divBdr>
        </w:div>
        <w:div w:id="627710365">
          <w:marLeft w:val="640"/>
          <w:marRight w:val="0"/>
          <w:marTop w:val="0"/>
          <w:marBottom w:val="0"/>
          <w:divBdr>
            <w:top w:val="none" w:sz="0" w:space="0" w:color="auto"/>
            <w:left w:val="none" w:sz="0" w:space="0" w:color="auto"/>
            <w:bottom w:val="none" w:sz="0" w:space="0" w:color="auto"/>
            <w:right w:val="none" w:sz="0" w:space="0" w:color="auto"/>
          </w:divBdr>
        </w:div>
        <w:div w:id="457184451">
          <w:marLeft w:val="640"/>
          <w:marRight w:val="0"/>
          <w:marTop w:val="0"/>
          <w:marBottom w:val="0"/>
          <w:divBdr>
            <w:top w:val="none" w:sz="0" w:space="0" w:color="auto"/>
            <w:left w:val="none" w:sz="0" w:space="0" w:color="auto"/>
            <w:bottom w:val="none" w:sz="0" w:space="0" w:color="auto"/>
            <w:right w:val="none" w:sz="0" w:space="0" w:color="auto"/>
          </w:divBdr>
        </w:div>
        <w:div w:id="476411338">
          <w:marLeft w:val="640"/>
          <w:marRight w:val="0"/>
          <w:marTop w:val="0"/>
          <w:marBottom w:val="0"/>
          <w:divBdr>
            <w:top w:val="none" w:sz="0" w:space="0" w:color="auto"/>
            <w:left w:val="none" w:sz="0" w:space="0" w:color="auto"/>
            <w:bottom w:val="none" w:sz="0" w:space="0" w:color="auto"/>
            <w:right w:val="none" w:sz="0" w:space="0" w:color="auto"/>
          </w:divBdr>
        </w:div>
        <w:div w:id="1754161095">
          <w:marLeft w:val="640"/>
          <w:marRight w:val="0"/>
          <w:marTop w:val="0"/>
          <w:marBottom w:val="0"/>
          <w:divBdr>
            <w:top w:val="none" w:sz="0" w:space="0" w:color="auto"/>
            <w:left w:val="none" w:sz="0" w:space="0" w:color="auto"/>
            <w:bottom w:val="none" w:sz="0" w:space="0" w:color="auto"/>
            <w:right w:val="none" w:sz="0" w:space="0" w:color="auto"/>
          </w:divBdr>
        </w:div>
        <w:div w:id="1994292271">
          <w:marLeft w:val="640"/>
          <w:marRight w:val="0"/>
          <w:marTop w:val="0"/>
          <w:marBottom w:val="0"/>
          <w:divBdr>
            <w:top w:val="none" w:sz="0" w:space="0" w:color="auto"/>
            <w:left w:val="none" w:sz="0" w:space="0" w:color="auto"/>
            <w:bottom w:val="none" w:sz="0" w:space="0" w:color="auto"/>
            <w:right w:val="none" w:sz="0" w:space="0" w:color="auto"/>
          </w:divBdr>
        </w:div>
        <w:div w:id="1332871453">
          <w:marLeft w:val="640"/>
          <w:marRight w:val="0"/>
          <w:marTop w:val="0"/>
          <w:marBottom w:val="0"/>
          <w:divBdr>
            <w:top w:val="none" w:sz="0" w:space="0" w:color="auto"/>
            <w:left w:val="none" w:sz="0" w:space="0" w:color="auto"/>
            <w:bottom w:val="none" w:sz="0" w:space="0" w:color="auto"/>
            <w:right w:val="none" w:sz="0" w:space="0" w:color="auto"/>
          </w:divBdr>
        </w:div>
        <w:div w:id="1325235386">
          <w:marLeft w:val="640"/>
          <w:marRight w:val="0"/>
          <w:marTop w:val="0"/>
          <w:marBottom w:val="0"/>
          <w:divBdr>
            <w:top w:val="none" w:sz="0" w:space="0" w:color="auto"/>
            <w:left w:val="none" w:sz="0" w:space="0" w:color="auto"/>
            <w:bottom w:val="none" w:sz="0" w:space="0" w:color="auto"/>
            <w:right w:val="none" w:sz="0" w:space="0" w:color="auto"/>
          </w:divBdr>
        </w:div>
        <w:div w:id="208147034">
          <w:marLeft w:val="640"/>
          <w:marRight w:val="0"/>
          <w:marTop w:val="0"/>
          <w:marBottom w:val="0"/>
          <w:divBdr>
            <w:top w:val="none" w:sz="0" w:space="0" w:color="auto"/>
            <w:left w:val="none" w:sz="0" w:space="0" w:color="auto"/>
            <w:bottom w:val="none" w:sz="0" w:space="0" w:color="auto"/>
            <w:right w:val="none" w:sz="0" w:space="0" w:color="auto"/>
          </w:divBdr>
        </w:div>
        <w:div w:id="511922121">
          <w:marLeft w:val="640"/>
          <w:marRight w:val="0"/>
          <w:marTop w:val="0"/>
          <w:marBottom w:val="0"/>
          <w:divBdr>
            <w:top w:val="none" w:sz="0" w:space="0" w:color="auto"/>
            <w:left w:val="none" w:sz="0" w:space="0" w:color="auto"/>
            <w:bottom w:val="none" w:sz="0" w:space="0" w:color="auto"/>
            <w:right w:val="none" w:sz="0" w:space="0" w:color="auto"/>
          </w:divBdr>
        </w:div>
        <w:div w:id="56244630">
          <w:marLeft w:val="640"/>
          <w:marRight w:val="0"/>
          <w:marTop w:val="0"/>
          <w:marBottom w:val="0"/>
          <w:divBdr>
            <w:top w:val="none" w:sz="0" w:space="0" w:color="auto"/>
            <w:left w:val="none" w:sz="0" w:space="0" w:color="auto"/>
            <w:bottom w:val="none" w:sz="0" w:space="0" w:color="auto"/>
            <w:right w:val="none" w:sz="0" w:space="0" w:color="auto"/>
          </w:divBdr>
        </w:div>
        <w:div w:id="1040057812">
          <w:marLeft w:val="640"/>
          <w:marRight w:val="0"/>
          <w:marTop w:val="0"/>
          <w:marBottom w:val="0"/>
          <w:divBdr>
            <w:top w:val="none" w:sz="0" w:space="0" w:color="auto"/>
            <w:left w:val="none" w:sz="0" w:space="0" w:color="auto"/>
            <w:bottom w:val="none" w:sz="0" w:space="0" w:color="auto"/>
            <w:right w:val="none" w:sz="0" w:space="0" w:color="auto"/>
          </w:divBdr>
        </w:div>
        <w:div w:id="426538946">
          <w:marLeft w:val="640"/>
          <w:marRight w:val="0"/>
          <w:marTop w:val="0"/>
          <w:marBottom w:val="0"/>
          <w:divBdr>
            <w:top w:val="none" w:sz="0" w:space="0" w:color="auto"/>
            <w:left w:val="none" w:sz="0" w:space="0" w:color="auto"/>
            <w:bottom w:val="none" w:sz="0" w:space="0" w:color="auto"/>
            <w:right w:val="none" w:sz="0" w:space="0" w:color="auto"/>
          </w:divBdr>
        </w:div>
        <w:div w:id="1809278479">
          <w:marLeft w:val="640"/>
          <w:marRight w:val="0"/>
          <w:marTop w:val="0"/>
          <w:marBottom w:val="0"/>
          <w:divBdr>
            <w:top w:val="none" w:sz="0" w:space="0" w:color="auto"/>
            <w:left w:val="none" w:sz="0" w:space="0" w:color="auto"/>
            <w:bottom w:val="none" w:sz="0" w:space="0" w:color="auto"/>
            <w:right w:val="none" w:sz="0" w:space="0" w:color="auto"/>
          </w:divBdr>
        </w:div>
        <w:div w:id="2080516825">
          <w:marLeft w:val="640"/>
          <w:marRight w:val="0"/>
          <w:marTop w:val="0"/>
          <w:marBottom w:val="0"/>
          <w:divBdr>
            <w:top w:val="none" w:sz="0" w:space="0" w:color="auto"/>
            <w:left w:val="none" w:sz="0" w:space="0" w:color="auto"/>
            <w:bottom w:val="none" w:sz="0" w:space="0" w:color="auto"/>
            <w:right w:val="none" w:sz="0" w:space="0" w:color="auto"/>
          </w:divBdr>
        </w:div>
        <w:div w:id="1651522642">
          <w:marLeft w:val="640"/>
          <w:marRight w:val="0"/>
          <w:marTop w:val="0"/>
          <w:marBottom w:val="0"/>
          <w:divBdr>
            <w:top w:val="none" w:sz="0" w:space="0" w:color="auto"/>
            <w:left w:val="none" w:sz="0" w:space="0" w:color="auto"/>
            <w:bottom w:val="none" w:sz="0" w:space="0" w:color="auto"/>
            <w:right w:val="none" w:sz="0" w:space="0" w:color="auto"/>
          </w:divBdr>
        </w:div>
        <w:div w:id="630132745">
          <w:marLeft w:val="640"/>
          <w:marRight w:val="0"/>
          <w:marTop w:val="0"/>
          <w:marBottom w:val="0"/>
          <w:divBdr>
            <w:top w:val="none" w:sz="0" w:space="0" w:color="auto"/>
            <w:left w:val="none" w:sz="0" w:space="0" w:color="auto"/>
            <w:bottom w:val="none" w:sz="0" w:space="0" w:color="auto"/>
            <w:right w:val="none" w:sz="0" w:space="0" w:color="auto"/>
          </w:divBdr>
        </w:div>
        <w:div w:id="1175798914">
          <w:marLeft w:val="640"/>
          <w:marRight w:val="0"/>
          <w:marTop w:val="0"/>
          <w:marBottom w:val="0"/>
          <w:divBdr>
            <w:top w:val="none" w:sz="0" w:space="0" w:color="auto"/>
            <w:left w:val="none" w:sz="0" w:space="0" w:color="auto"/>
            <w:bottom w:val="none" w:sz="0" w:space="0" w:color="auto"/>
            <w:right w:val="none" w:sz="0" w:space="0" w:color="auto"/>
          </w:divBdr>
        </w:div>
        <w:div w:id="1057514999">
          <w:marLeft w:val="640"/>
          <w:marRight w:val="0"/>
          <w:marTop w:val="0"/>
          <w:marBottom w:val="0"/>
          <w:divBdr>
            <w:top w:val="none" w:sz="0" w:space="0" w:color="auto"/>
            <w:left w:val="none" w:sz="0" w:space="0" w:color="auto"/>
            <w:bottom w:val="none" w:sz="0" w:space="0" w:color="auto"/>
            <w:right w:val="none" w:sz="0" w:space="0" w:color="auto"/>
          </w:divBdr>
        </w:div>
        <w:div w:id="1736471651">
          <w:marLeft w:val="640"/>
          <w:marRight w:val="0"/>
          <w:marTop w:val="0"/>
          <w:marBottom w:val="0"/>
          <w:divBdr>
            <w:top w:val="none" w:sz="0" w:space="0" w:color="auto"/>
            <w:left w:val="none" w:sz="0" w:space="0" w:color="auto"/>
            <w:bottom w:val="none" w:sz="0" w:space="0" w:color="auto"/>
            <w:right w:val="none" w:sz="0" w:space="0" w:color="auto"/>
          </w:divBdr>
        </w:div>
        <w:div w:id="672537525">
          <w:marLeft w:val="640"/>
          <w:marRight w:val="0"/>
          <w:marTop w:val="0"/>
          <w:marBottom w:val="0"/>
          <w:divBdr>
            <w:top w:val="none" w:sz="0" w:space="0" w:color="auto"/>
            <w:left w:val="none" w:sz="0" w:space="0" w:color="auto"/>
            <w:bottom w:val="none" w:sz="0" w:space="0" w:color="auto"/>
            <w:right w:val="none" w:sz="0" w:space="0" w:color="auto"/>
          </w:divBdr>
        </w:div>
        <w:div w:id="193157280">
          <w:marLeft w:val="640"/>
          <w:marRight w:val="0"/>
          <w:marTop w:val="0"/>
          <w:marBottom w:val="0"/>
          <w:divBdr>
            <w:top w:val="none" w:sz="0" w:space="0" w:color="auto"/>
            <w:left w:val="none" w:sz="0" w:space="0" w:color="auto"/>
            <w:bottom w:val="none" w:sz="0" w:space="0" w:color="auto"/>
            <w:right w:val="none" w:sz="0" w:space="0" w:color="auto"/>
          </w:divBdr>
        </w:div>
      </w:divsChild>
    </w:div>
    <w:div w:id="172184712">
      <w:bodyDiv w:val="1"/>
      <w:marLeft w:val="0"/>
      <w:marRight w:val="0"/>
      <w:marTop w:val="0"/>
      <w:marBottom w:val="0"/>
      <w:divBdr>
        <w:top w:val="none" w:sz="0" w:space="0" w:color="auto"/>
        <w:left w:val="none" w:sz="0" w:space="0" w:color="auto"/>
        <w:bottom w:val="none" w:sz="0" w:space="0" w:color="auto"/>
        <w:right w:val="none" w:sz="0" w:space="0" w:color="auto"/>
      </w:divBdr>
    </w:div>
    <w:div w:id="172380952">
      <w:bodyDiv w:val="1"/>
      <w:marLeft w:val="0"/>
      <w:marRight w:val="0"/>
      <w:marTop w:val="0"/>
      <w:marBottom w:val="0"/>
      <w:divBdr>
        <w:top w:val="none" w:sz="0" w:space="0" w:color="auto"/>
        <w:left w:val="none" w:sz="0" w:space="0" w:color="auto"/>
        <w:bottom w:val="none" w:sz="0" w:space="0" w:color="auto"/>
        <w:right w:val="none" w:sz="0" w:space="0" w:color="auto"/>
      </w:divBdr>
    </w:div>
    <w:div w:id="173307419">
      <w:bodyDiv w:val="1"/>
      <w:marLeft w:val="0"/>
      <w:marRight w:val="0"/>
      <w:marTop w:val="0"/>
      <w:marBottom w:val="0"/>
      <w:divBdr>
        <w:top w:val="none" w:sz="0" w:space="0" w:color="auto"/>
        <w:left w:val="none" w:sz="0" w:space="0" w:color="auto"/>
        <w:bottom w:val="none" w:sz="0" w:space="0" w:color="auto"/>
        <w:right w:val="none" w:sz="0" w:space="0" w:color="auto"/>
      </w:divBdr>
    </w:div>
    <w:div w:id="173343952">
      <w:bodyDiv w:val="1"/>
      <w:marLeft w:val="0"/>
      <w:marRight w:val="0"/>
      <w:marTop w:val="0"/>
      <w:marBottom w:val="0"/>
      <w:divBdr>
        <w:top w:val="none" w:sz="0" w:space="0" w:color="auto"/>
        <w:left w:val="none" w:sz="0" w:space="0" w:color="auto"/>
        <w:bottom w:val="none" w:sz="0" w:space="0" w:color="auto"/>
        <w:right w:val="none" w:sz="0" w:space="0" w:color="auto"/>
      </w:divBdr>
    </w:div>
    <w:div w:id="173351614">
      <w:bodyDiv w:val="1"/>
      <w:marLeft w:val="0"/>
      <w:marRight w:val="0"/>
      <w:marTop w:val="0"/>
      <w:marBottom w:val="0"/>
      <w:divBdr>
        <w:top w:val="none" w:sz="0" w:space="0" w:color="auto"/>
        <w:left w:val="none" w:sz="0" w:space="0" w:color="auto"/>
        <w:bottom w:val="none" w:sz="0" w:space="0" w:color="auto"/>
        <w:right w:val="none" w:sz="0" w:space="0" w:color="auto"/>
      </w:divBdr>
    </w:div>
    <w:div w:id="173812255">
      <w:bodyDiv w:val="1"/>
      <w:marLeft w:val="0"/>
      <w:marRight w:val="0"/>
      <w:marTop w:val="0"/>
      <w:marBottom w:val="0"/>
      <w:divBdr>
        <w:top w:val="none" w:sz="0" w:space="0" w:color="auto"/>
        <w:left w:val="none" w:sz="0" w:space="0" w:color="auto"/>
        <w:bottom w:val="none" w:sz="0" w:space="0" w:color="auto"/>
        <w:right w:val="none" w:sz="0" w:space="0" w:color="auto"/>
      </w:divBdr>
    </w:div>
    <w:div w:id="173957430">
      <w:bodyDiv w:val="1"/>
      <w:marLeft w:val="0"/>
      <w:marRight w:val="0"/>
      <w:marTop w:val="0"/>
      <w:marBottom w:val="0"/>
      <w:divBdr>
        <w:top w:val="none" w:sz="0" w:space="0" w:color="auto"/>
        <w:left w:val="none" w:sz="0" w:space="0" w:color="auto"/>
        <w:bottom w:val="none" w:sz="0" w:space="0" w:color="auto"/>
        <w:right w:val="none" w:sz="0" w:space="0" w:color="auto"/>
      </w:divBdr>
    </w:div>
    <w:div w:id="173963917">
      <w:bodyDiv w:val="1"/>
      <w:marLeft w:val="0"/>
      <w:marRight w:val="0"/>
      <w:marTop w:val="0"/>
      <w:marBottom w:val="0"/>
      <w:divBdr>
        <w:top w:val="none" w:sz="0" w:space="0" w:color="auto"/>
        <w:left w:val="none" w:sz="0" w:space="0" w:color="auto"/>
        <w:bottom w:val="none" w:sz="0" w:space="0" w:color="auto"/>
        <w:right w:val="none" w:sz="0" w:space="0" w:color="auto"/>
      </w:divBdr>
    </w:div>
    <w:div w:id="174344968">
      <w:bodyDiv w:val="1"/>
      <w:marLeft w:val="0"/>
      <w:marRight w:val="0"/>
      <w:marTop w:val="0"/>
      <w:marBottom w:val="0"/>
      <w:divBdr>
        <w:top w:val="none" w:sz="0" w:space="0" w:color="auto"/>
        <w:left w:val="none" w:sz="0" w:space="0" w:color="auto"/>
        <w:bottom w:val="none" w:sz="0" w:space="0" w:color="auto"/>
        <w:right w:val="none" w:sz="0" w:space="0" w:color="auto"/>
      </w:divBdr>
    </w:div>
    <w:div w:id="174998666">
      <w:bodyDiv w:val="1"/>
      <w:marLeft w:val="0"/>
      <w:marRight w:val="0"/>
      <w:marTop w:val="0"/>
      <w:marBottom w:val="0"/>
      <w:divBdr>
        <w:top w:val="none" w:sz="0" w:space="0" w:color="auto"/>
        <w:left w:val="none" w:sz="0" w:space="0" w:color="auto"/>
        <w:bottom w:val="none" w:sz="0" w:space="0" w:color="auto"/>
        <w:right w:val="none" w:sz="0" w:space="0" w:color="auto"/>
      </w:divBdr>
    </w:div>
    <w:div w:id="175076790">
      <w:bodyDiv w:val="1"/>
      <w:marLeft w:val="0"/>
      <w:marRight w:val="0"/>
      <w:marTop w:val="0"/>
      <w:marBottom w:val="0"/>
      <w:divBdr>
        <w:top w:val="none" w:sz="0" w:space="0" w:color="auto"/>
        <w:left w:val="none" w:sz="0" w:space="0" w:color="auto"/>
        <w:bottom w:val="none" w:sz="0" w:space="0" w:color="auto"/>
        <w:right w:val="none" w:sz="0" w:space="0" w:color="auto"/>
      </w:divBdr>
    </w:div>
    <w:div w:id="175120709">
      <w:bodyDiv w:val="1"/>
      <w:marLeft w:val="0"/>
      <w:marRight w:val="0"/>
      <w:marTop w:val="0"/>
      <w:marBottom w:val="0"/>
      <w:divBdr>
        <w:top w:val="none" w:sz="0" w:space="0" w:color="auto"/>
        <w:left w:val="none" w:sz="0" w:space="0" w:color="auto"/>
        <w:bottom w:val="none" w:sz="0" w:space="0" w:color="auto"/>
        <w:right w:val="none" w:sz="0" w:space="0" w:color="auto"/>
      </w:divBdr>
    </w:div>
    <w:div w:id="175311055">
      <w:bodyDiv w:val="1"/>
      <w:marLeft w:val="0"/>
      <w:marRight w:val="0"/>
      <w:marTop w:val="0"/>
      <w:marBottom w:val="0"/>
      <w:divBdr>
        <w:top w:val="none" w:sz="0" w:space="0" w:color="auto"/>
        <w:left w:val="none" w:sz="0" w:space="0" w:color="auto"/>
        <w:bottom w:val="none" w:sz="0" w:space="0" w:color="auto"/>
        <w:right w:val="none" w:sz="0" w:space="0" w:color="auto"/>
      </w:divBdr>
    </w:div>
    <w:div w:id="175391528">
      <w:bodyDiv w:val="1"/>
      <w:marLeft w:val="0"/>
      <w:marRight w:val="0"/>
      <w:marTop w:val="0"/>
      <w:marBottom w:val="0"/>
      <w:divBdr>
        <w:top w:val="none" w:sz="0" w:space="0" w:color="auto"/>
        <w:left w:val="none" w:sz="0" w:space="0" w:color="auto"/>
        <w:bottom w:val="none" w:sz="0" w:space="0" w:color="auto"/>
        <w:right w:val="none" w:sz="0" w:space="0" w:color="auto"/>
      </w:divBdr>
    </w:div>
    <w:div w:id="175535438">
      <w:bodyDiv w:val="1"/>
      <w:marLeft w:val="0"/>
      <w:marRight w:val="0"/>
      <w:marTop w:val="0"/>
      <w:marBottom w:val="0"/>
      <w:divBdr>
        <w:top w:val="none" w:sz="0" w:space="0" w:color="auto"/>
        <w:left w:val="none" w:sz="0" w:space="0" w:color="auto"/>
        <w:bottom w:val="none" w:sz="0" w:space="0" w:color="auto"/>
        <w:right w:val="none" w:sz="0" w:space="0" w:color="auto"/>
      </w:divBdr>
    </w:div>
    <w:div w:id="175927024">
      <w:bodyDiv w:val="1"/>
      <w:marLeft w:val="0"/>
      <w:marRight w:val="0"/>
      <w:marTop w:val="0"/>
      <w:marBottom w:val="0"/>
      <w:divBdr>
        <w:top w:val="none" w:sz="0" w:space="0" w:color="auto"/>
        <w:left w:val="none" w:sz="0" w:space="0" w:color="auto"/>
        <w:bottom w:val="none" w:sz="0" w:space="0" w:color="auto"/>
        <w:right w:val="none" w:sz="0" w:space="0" w:color="auto"/>
      </w:divBdr>
    </w:div>
    <w:div w:id="176358354">
      <w:bodyDiv w:val="1"/>
      <w:marLeft w:val="0"/>
      <w:marRight w:val="0"/>
      <w:marTop w:val="0"/>
      <w:marBottom w:val="0"/>
      <w:divBdr>
        <w:top w:val="none" w:sz="0" w:space="0" w:color="auto"/>
        <w:left w:val="none" w:sz="0" w:space="0" w:color="auto"/>
        <w:bottom w:val="none" w:sz="0" w:space="0" w:color="auto"/>
        <w:right w:val="none" w:sz="0" w:space="0" w:color="auto"/>
      </w:divBdr>
    </w:div>
    <w:div w:id="176846822">
      <w:bodyDiv w:val="1"/>
      <w:marLeft w:val="0"/>
      <w:marRight w:val="0"/>
      <w:marTop w:val="0"/>
      <w:marBottom w:val="0"/>
      <w:divBdr>
        <w:top w:val="none" w:sz="0" w:space="0" w:color="auto"/>
        <w:left w:val="none" w:sz="0" w:space="0" w:color="auto"/>
        <w:bottom w:val="none" w:sz="0" w:space="0" w:color="auto"/>
        <w:right w:val="none" w:sz="0" w:space="0" w:color="auto"/>
      </w:divBdr>
    </w:div>
    <w:div w:id="177697243">
      <w:bodyDiv w:val="1"/>
      <w:marLeft w:val="0"/>
      <w:marRight w:val="0"/>
      <w:marTop w:val="0"/>
      <w:marBottom w:val="0"/>
      <w:divBdr>
        <w:top w:val="none" w:sz="0" w:space="0" w:color="auto"/>
        <w:left w:val="none" w:sz="0" w:space="0" w:color="auto"/>
        <w:bottom w:val="none" w:sz="0" w:space="0" w:color="auto"/>
        <w:right w:val="none" w:sz="0" w:space="0" w:color="auto"/>
      </w:divBdr>
    </w:div>
    <w:div w:id="178275407">
      <w:bodyDiv w:val="1"/>
      <w:marLeft w:val="0"/>
      <w:marRight w:val="0"/>
      <w:marTop w:val="0"/>
      <w:marBottom w:val="0"/>
      <w:divBdr>
        <w:top w:val="none" w:sz="0" w:space="0" w:color="auto"/>
        <w:left w:val="none" w:sz="0" w:space="0" w:color="auto"/>
        <w:bottom w:val="none" w:sz="0" w:space="0" w:color="auto"/>
        <w:right w:val="none" w:sz="0" w:space="0" w:color="auto"/>
      </w:divBdr>
    </w:div>
    <w:div w:id="178544473">
      <w:bodyDiv w:val="1"/>
      <w:marLeft w:val="0"/>
      <w:marRight w:val="0"/>
      <w:marTop w:val="0"/>
      <w:marBottom w:val="0"/>
      <w:divBdr>
        <w:top w:val="none" w:sz="0" w:space="0" w:color="auto"/>
        <w:left w:val="none" w:sz="0" w:space="0" w:color="auto"/>
        <w:bottom w:val="none" w:sz="0" w:space="0" w:color="auto"/>
        <w:right w:val="none" w:sz="0" w:space="0" w:color="auto"/>
      </w:divBdr>
    </w:div>
    <w:div w:id="178810478">
      <w:bodyDiv w:val="1"/>
      <w:marLeft w:val="0"/>
      <w:marRight w:val="0"/>
      <w:marTop w:val="0"/>
      <w:marBottom w:val="0"/>
      <w:divBdr>
        <w:top w:val="none" w:sz="0" w:space="0" w:color="auto"/>
        <w:left w:val="none" w:sz="0" w:space="0" w:color="auto"/>
        <w:bottom w:val="none" w:sz="0" w:space="0" w:color="auto"/>
        <w:right w:val="none" w:sz="0" w:space="0" w:color="auto"/>
      </w:divBdr>
    </w:div>
    <w:div w:id="180583245">
      <w:bodyDiv w:val="1"/>
      <w:marLeft w:val="0"/>
      <w:marRight w:val="0"/>
      <w:marTop w:val="0"/>
      <w:marBottom w:val="0"/>
      <w:divBdr>
        <w:top w:val="none" w:sz="0" w:space="0" w:color="auto"/>
        <w:left w:val="none" w:sz="0" w:space="0" w:color="auto"/>
        <w:bottom w:val="none" w:sz="0" w:space="0" w:color="auto"/>
        <w:right w:val="none" w:sz="0" w:space="0" w:color="auto"/>
      </w:divBdr>
    </w:div>
    <w:div w:id="180973585">
      <w:bodyDiv w:val="1"/>
      <w:marLeft w:val="0"/>
      <w:marRight w:val="0"/>
      <w:marTop w:val="0"/>
      <w:marBottom w:val="0"/>
      <w:divBdr>
        <w:top w:val="none" w:sz="0" w:space="0" w:color="auto"/>
        <w:left w:val="none" w:sz="0" w:space="0" w:color="auto"/>
        <w:bottom w:val="none" w:sz="0" w:space="0" w:color="auto"/>
        <w:right w:val="none" w:sz="0" w:space="0" w:color="auto"/>
      </w:divBdr>
      <w:divsChild>
        <w:div w:id="988097770">
          <w:marLeft w:val="0"/>
          <w:marRight w:val="0"/>
          <w:marTop w:val="0"/>
          <w:marBottom w:val="0"/>
          <w:divBdr>
            <w:top w:val="none" w:sz="0" w:space="0" w:color="auto"/>
            <w:left w:val="none" w:sz="0" w:space="0" w:color="auto"/>
            <w:bottom w:val="none" w:sz="0" w:space="0" w:color="auto"/>
            <w:right w:val="none" w:sz="0" w:space="0" w:color="auto"/>
          </w:divBdr>
        </w:div>
        <w:div w:id="460264842">
          <w:marLeft w:val="0"/>
          <w:marRight w:val="0"/>
          <w:marTop w:val="0"/>
          <w:marBottom w:val="0"/>
          <w:divBdr>
            <w:top w:val="none" w:sz="0" w:space="0" w:color="auto"/>
            <w:left w:val="none" w:sz="0" w:space="0" w:color="auto"/>
            <w:bottom w:val="none" w:sz="0" w:space="0" w:color="auto"/>
            <w:right w:val="none" w:sz="0" w:space="0" w:color="auto"/>
          </w:divBdr>
        </w:div>
        <w:div w:id="1454788911">
          <w:marLeft w:val="0"/>
          <w:marRight w:val="0"/>
          <w:marTop w:val="0"/>
          <w:marBottom w:val="0"/>
          <w:divBdr>
            <w:top w:val="none" w:sz="0" w:space="0" w:color="auto"/>
            <w:left w:val="none" w:sz="0" w:space="0" w:color="auto"/>
            <w:bottom w:val="none" w:sz="0" w:space="0" w:color="auto"/>
            <w:right w:val="none" w:sz="0" w:space="0" w:color="auto"/>
          </w:divBdr>
        </w:div>
        <w:div w:id="368649003">
          <w:marLeft w:val="0"/>
          <w:marRight w:val="0"/>
          <w:marTop w:val="0"/>
          <w:marBottom w:val="0"/>
          <w:divBdr>
            <w:top w:val="none" w:sz="0" w:space="0" w:color="auto"/>
            <w:left w:val="none" w:sz="0" w:space="0" w:color="auto"/>
            <w:bottom w:val="none" w:sz="0" w:space="0" w:color="auto"/>
            <w:right w:val="none" w:sz="0" w:space="0" w:color="auto"/>
          </w:divBdr>
        </w:div>
        <w:div w:id="953711554">
          <w:marLeft w:val="0"/>
          <w:marRight w:val="0"/>
          <w:marTop w:val="0"/>
          <w:marBottom w:val="0"/>
          <w:divBdr>
            <w:top w:val="none" w:sz="0" w:space="0" w:color="auto"/>
            <w:left w:val="none" w:sz="0" w:space="0" w:color="auto"/>
            <w:bottom w:val="none" w:sz="0" w:space="0" w:color="auto"/>
            <w:right w:val="none" w:sz="0" w:space="0" w:color="auto"/>
          </w:divBdr>
        </w:div>
        <w:div w:id="1743137344">
          <w:marLeft w:val="0"/>
          <w:marRight w:val="0"/>
          <w:marTop w:val="0"/>
          <w:marBottom w:val="0"/>
          <w:divBdr>
            <w:top w:val="none" w:sz="0" w:space="0" w:color="auto"/>
            <w:left w:val="none" w:sz="0" w:space="0" w:color="auto"/>
            <w:bottom w:val="none" w:sz="0" w:space="0" w:color="auto"/>
            <w:right w:val="none" w:sz="0" w:space="0" w:color="auto"/>
          </w:divBdr>
        </w:div>
        <w:div w:id="2019959690">
          <w:marLeft w:val="0"/>
          <w:marRight w:val="0"/>
          <w:marTop w:val="0"/>
          <w:marBottom w:val="0"/>
          <w:divBdr>
            <w:top w:val="none" w:sz="0" w:space="0" w:color="auto"/>
            <w:left w:val="none" w:sz="0" w:space="0" w:color="auto"/>
            <w:bottom w:val="none" w:sz="0" w:space="0" w:color="auto"/>
            <w:right w:val="none" w:sz="0" w:space="0" w:color="auto"/>
          </w:divBdr>
        </w:div>
        <w:div w:id="2082677760">
          <w:marLeft w:val="0"/>
          <w:marRight w:val="0"/>
          <w:marTop w:val="0"/>
          <w:marBottom w:val="0"/>
          <w:divBdr>
            <w:top w:val="none" w:sz="0" w:space="0" w:color="auto"/>
            <w:left w:val="none" w:sz="0" w:space="0" w:color="auto"/>
            <w:bottom w:val="none" w:sz="0" w:space="0" w:color="auto"/>
            <w:right w:val="none" w:sz="0" w:space="0" w:color="auto"/>
          </w:divBdr>
        </w:div>
        <w:div w:id="914239917">
          <w:marLeft w:val="0"/>
          <w:marRight w:val="0"/>
          <w:marTop w:val="0"/>
          <w:marBottom w:val="0"/>
          <w:divBdr>
            <w:top w:val="none" w:sz="0" w:space="0" w:color="auto"/>
            <w:left w:val="none" w:sz="0" w:space="0" w:color="auto"/>
            <w:bottom w:val="none" w:sz="0" w:space="0" w:color="auto"/>
            <w:right w:val="none" w:sz="0" w:space="0" w:color="auto"/>
          </w:divBdr>
        </w:div>
        <w:div w:id="1143543596">
          <w:marLeft w:val="0"/>
          <w:marRight w:val="0"/>
          <w:marTop w:val="0"/>
          <w:marBottom w:val="0"/>
          <w:divBdr>
            <w:top w:val="none" w:sz="0" w:space="0" w:color="auto"/>
            <w:left w:val="none" w:sz="0" w:space="0" w:color="auto"/>
            <w:bottom w:val="none" w:sz="0" w:space="0" w:color="auto"/>
            <w:right w:val="none" w:sz="0" w:space="0" w:color="auto"/>
          </w:divBdr>
        </w:div>
        <w:div w:id="21786672">
          <w:marLeft w:val="0"/>
          <w:marRight w:val="0"/>
          <w:marTop w:val="0"/>
          <w:marBottom w:val="0"/>
          <w:divBdr>
            <w:top w:val="none" w:sz="0" w:space="0" w:color="auto"/>
            <w:left w:val="none" w:sz="0" w:space="0" w:color="auto"/>
            <w:bottom w:val="none" w:sz="0" w:space="0" w:color="auto"/>
            <w:right w:val="none" w:sz="0" w:space="0" w:color="auto"/>
          </w:divBdr>
        </w:div>
        <w:div w:id="365833681">
          <w:marLeft w:val="0"/>
          <w:marRight w:val="0"/>
          <w:marTop w:val="0"/>
          <w:marBottom w:val="0"/>
          <w:divBdr>
            <w:top w:val="none" w:sz="0" w:space="0" w:color="auto"/>
            <w:left w:val="none" w:sz="0" w:space="0" w:color="auto"/>
            <w:bottom w:val="none" w:sz="0" w:space="0" w:color="auto"/>
            <w:right w:val="none" w:sz="0" w:space="0" w:color="auto"/>
          </w:divBdr>
        </w:div>
        <w:div w:id="1097365954">
          <w:marLeft w:val="0"/>
          <w:marRight w:val="0"/>
          <w:marTop w:val="0"/>
          <w:marBottom w:val="0"/>
          <w:divBdr>
            <w:top w:val="none" w:sz="0" w:space="0" w:color="auto"/>
            <w:left w:val="none" w:sz="0" w:space="0" w:color="auto"/>
            <w:bottom w:val="none" w:sz="0" w:space="0" w:color="auto"/>
            <w:right w:val="none" w:sz="0" w:space="0" w:color="auto"/>
          </w:divBdr>
        </w:div>
        <w:div w:id="692610728">
          <w:marLeft w:val="0"/>
          <w:marRight w:val="0"/>
          <w:marTop w:val="0"/>
          <w:marBottom w:val="0"/>
          <w:divBdr>
            <w:top w:val="none" w:sz="0" w:space="0" w:color="auto"/>
            <w:left w:val="none" w:sz="0" w:space="0" w:color="auto"/>
            <w:bottom w:val="none" w:sz="0" w:space="0" w:color="auto"/>
            <w:right w:val="none" w:sz="0" w:space="0" w:color="auto"/>
          </w:divBdr>
        </w:div>
        <w:div w:id="1419715313">
          <w:marLeft w:val="0"/>
          <w:marRight w:val="0"/>
          <w:marTop w:val="0"/>
          <w:marBottom w:val="0"/>
          <w:divBdr>
            <w:top w:val="none" w:sz="0" w:space="0" w:color="auto"/>
            <w:left w:val="none" w:sz="0" w:space="0" w:color="auto"/>
            <w:bottom w:val="none" w:sz="0" w:space="0" w:color="auto"/>
            <w:right w:val="none" w:sz="0" w:space="0" w:color="auto"/>
          </w:divBdr>
        </w:div>
        <w:div w:id="51344469">
          <w:marLeft w:val="0"/>
          <w:marRight w:val="0"/>
          <w:marTop w:val="0"/>
          <w:marBottom w:val="0"/>
          <w:divBdr>
            <w:top w:val="none" w:sz="0" w:space="0" w:color="auto"/>
            <w:left w:val="none" w:sz="0" w:space="0" w:color="auto"/>
            <w:bottom w:val="none" w:sz="0" w:space="0" w:color="auto"/>
            <w:right w:val="none" w:sz="0" w:space="0" w:color="auto"/>
          </w:divBdr>
        </w:div>
        <w:div w:id="315111942">
          <w:marLeft w:val="0"/>
          <w:marRight w:val="0"/>
          <w:marTop w:val="0"/>
          <w:marBottom w:val="0"/>
          <w:divBdr>
            <w:top w:val="none" w:sz="0" w:space="0" w:color="auto"/>
            <w:left w:val="none" w:sz="0" w:space="0" w:color="auto"/>
            <w:bottom w:val="none" w:sz="0" w:space="0" w:color="auto"/>
            <w:right w:val="none" w:sz="0" w:space="0" w:color="auto"/>
          </w:divBdr>
        </w:div>
        <w:div w:id="2136365956">
          <w:marLeft w:val="0"/>
          <w:marRight w:val="0"/>
          <w:marTop w:val="0"/>
          <w:marBottom w:val="0"/>
          <w:divBdr>
            <w:top w:val="none" w:sz="0" w:space="0" w:color="auto"/>
            <w:left w:val="none" w:sz="0" w:space="0" w:color="auto"/>
            <w:bottom w:val="none" w:sz="0" w:space="0" w:color="auto"/>
            <w:right w:val="none" w:sz="0" w:space="0" w:color="auto"/>
          </w:divBdr>
        </w:div>
        <w:div w:id="1824156660">
          <w:marLeft w:val="0"/>
          <w:marRight w:val="0"/>
          <w:marTop w:val="0"/>
          <w:marBottom w:val="0"/>
          <w:divBdr>
            <w:top w:val="none" w:sz="0" w:space="0" w:color="auto"/>
            <w:left w:val="none" w:sz="0" w:space="0" w:color="auto"/>
            <w:bottom w:val="none" w:sz="0" w:space="0" w:color="auto"/>
            <w:right w:val="none" w:sz="0" w:space="0" w:color="auto"/>
          </w:divBdr>
        </w:div>
        <w:div w:id="200703445">
          <w:marLeft w:val="0"/>
          <w:marRight w:val="0"/>
          <w:marTop w:val="0"/>
          <w:marBottom w:val="0"/>
          <w:divBdr>
            <w:top w:val="none" w:sz="0" w:space="0" w:color="auto"/>
            <w:left w:val="none" w:sz="0" w:space="0" w:color="auto"/>
            <w:bottom w:val="none" w:sz="0" w:space="0" w:color="auto"/>
            <w:right w:val="none" w:sz="0" w:space="0" w:color="auto"/>
          </w:divBdr>
        </w:div>
        <w:div w:id="285745654">
          <w:marLeft w:val="0"/>
          <w:marRight w:val="0"/>
          <w:marTop w:val="0"/>
          <w:marBottom w:val="0"/>
          <w:divBdr>
            <w:top w:val="none" w:sz="0" w:space="0" w:color="auto"/>
            <w:left w:val="none" w:sz="0" w:space="0" w:color="auto"/>
            <w:bottom w:val="none" w:sz="0" w:space="0" w:color="auto"/>
            <w:right w:val="none" w:sz="0" w:space="0" w:color="auto"/>
          </w:divBdr>
        </w:div>
        <w:div w:id="1630085583">
          <w:marLeft w:val="0"/>
          <w:marRight w:val="0"/>
          <w:marTop w:val="0"/>
          <w:marBottom w:val="0"/>
          <w:divBdr>
            <w:top w:val="none" w:sz="0" w:space="0" w:color="auto"/>
            <w:left w:val="none" w:sz="0" w:space="0" w:color="auto"/>
            <w:bottom w:val="none" w:sz="0" w:space="0" w:color="auto"/>
            <w:right w:val="none" w:sz="0" w:space="0" w:color="auto"/>
          </w:divBdr>
        </w:div>
        <w:div w:id="549340875">
          <w:marLeft w:val="0"/>
          <w:marRight w:val="0"/>
          <w:marTop w:val="0"/>
          <w:marBottom w:val="0"/>
          <w:divBdr>
            <w:top w:val="none" w:sz="0" w:space="0" w:color="auto"/>
            <w:left w:val="none" w:sz="0" w:space="0" w:color="auto"/>
            <w:bottom w:val="none" w:sz="0" w:space="0" w:color="auto"/>
            <w:right w:val="none" w:sz="0" w:space="0" w:color="auto"/>
          </w:divBdr>
        </w:div>
        <w:div w:id="1705864107">
          <w:marLeft w:val="0"/>
          <w:marRight w:val="0"/>
          <w:marTop w:val="0"/>
          <w:marBottom w:val="0"/>
          <w:divBdr>
            <w:top w:val="none" w:sz="0" w:space="0" w:color="auto"/>
            <w:left w:val="none" w:sz="0" w:space="0" w:color="auto"/>
            <w:bottom w:val="none" w:sz="0" w:space="0" w:color="auto"/>
            <w:right w:val="none" w:sz="0" w:space="0" w:color="auto"/>
          </w:divBdr>
        </w:div>
        <w:div w:id="620233716">
          <w:marLeft w:val="0"/>
          <w:marRight w:val="0"/>
          <w:marTop w:val="0"/>
          <w:marBottom w:val="0"/>
          <w:divBdr>
            <w:top w:val="none" w:sz="0" w:space="0" w:color="auto"/>
            <w:left w:val="none" w:sz="0" w:space="0" w:color="auto"/>
            <w:bottom w:val="none" w:sz="0" w:space="0" w:color="auto"/>
            <w:right w:val="none" w:sz="0" w:space="0" w:color="auto"/>
          </w:divBdr>
        </w:div>
        <w:div w:id="739716540">
          <w:marLeft w:val="0"/>
          <w:marRight w:val="0"/>
          <w:marTop w:val="0"/>
          <w:marBottom w:val="0"/>
          <w:divBdr>
            <w:top w:val="none" w:sz="0" w:space="0" w:color="auto"/>
            <w:left w:val="none" w:sz="0" w:space="0" w:color="auto"/>
            <w:bottom w:val="none" w:sz="0" w:space="0" w:color="auto"/>
            <w:right w:val="none" w:sz="0" w:space="0" w:color="auto"/>
          </w:divBdr>
        </w:div>
        <w:div w:id="357584957">
          <w:marLeft w:val="0"/>
          <w:marRight w:val="0"/>
          <w:marTop w:val="0"/>
          <w:marBottom w:val="0"/>
          <w:divBdr>
            <w:top w:val="none" w:sz="0" w:space="0" w:color="auto"/>
            <w:left w:val="none" w:sz="0" w:space="0" w:color="auto"/>
            <w:bottom w:val="none" w:sz="0" w:space="0" w:color="auto"/>
            <w:right w:val="none" w:sz="0" w:space="0" w:color="auto"/>
          </w:divBdr>
        </w:div>
        <w:div w:id="1576161417">
          <w:marLeft w:val="0"/>
          <w:marRight w:val="0"/>
          <w:marTop w:val="0"/>
          <w:marBottom w:val="0"/>
          <w:divBdr>
            <w:top w:val="none" w:sz="0" w:space="0" w:color="auto"/>
            <w:left w:val="none" w:sz="0" w:space="0" w:color="auto"/>
            <w:bottom w:val="none" w:sz="0" w:space="0" w:color="auto"/>
            <w:right w:val="none" w:sz="0" w:space="0" w:color="auto"/>
          </w:divBdr>
        </w:div>
        <w:div w:id="825710052">
          <w:marLeft w:val="0"/>
          <w:marRight w:val="0"/>
          <w:marTop w:val="0"/>
          <w:marBottom w:val="0"/>
          <w:divBdr>
            <w:top w:val="none" w:sz="0" w:space="0" w:color="auto"/>
            <w:left w:val="none" w:sz="0" w:space="0" w:color="auto"/>
            <w:bottom w:val="none" w:sz="0" w:space="0" w:color="auto"/>
            <w:right w:val="none" w:sz="0" w:space="0" w:color="auto"/>
          </w:divBdr>
        </w:div>
        <w:div w:id="793018114">
          <w:marLeft w:val="0"/>
          <w:marRight w:val="0"/>
          <w:marTop w:val="0"/>
          <w:marBottom w:val="0"/>
          <w:divBdr>
            <w:top w:val="none" w:sz="0" w:space="0" w:color="auto"/>
            <w:left w:val="none" w:sz="0" w:space="0" w:color="auto"/>
            <w:bottom w:val="none" w:sz="0" w:space="0" w:color="auto"/>
            <w:right w:val="none" w:sz="0" w:space="0" w:color="auto"/>
          </w:divBdr>
        </w:div>
        <w:div w:id="550725189">
          <w:marLeft w:val="0"/>
          <w:marRight w:val="0"/>
          <w:marTop w:val="0"/>
          <w:marBottom w:val="0"/>
          <w:divBdr>
            <w:top w:val="none" w:sz="0" w:space="0" w:color="auto"/>
            <w:left w:val="none" w:sz="0" w:space="0" w:color="auto"/>
            <w:bottom w:val="none" w:sz="0" w:space="0" w:color="auto"/>
            <w:right w:val="none" w:sz="0" w:space="0" w:color="auto"/>
          </w:divBdr>
        </w:div>
        <w:div w:id="262569269">
          <w:marLeft w:val="0"/>
          <w:marRight w:val="0"/>
          <w:marTop w:val="0"/>
          <w:marBottom w:val="0"/>
          <w:divBdr>
            <w:top w:val="none" w:sz="0" w:space="0" w:color="auto"/>
            <w:left w:val="none" w:sz="0" w:space="0" w:color="auto"/>
            <w:bottom w:val="none" w:sz="0" w:space="0" w:color="auto"/>
            <w:right w:val="none" w:sz="0" w:space="0" w:color="auto"/>
          </w:divBdr>
        </w:div>
        <w:div w:id="1975939703">
          <w:marLeft w:val="0"/>
          <w:marRight w:val="0"/>
          <w:marTop w:val="0"/>
          <w:marBottom w:val="0"/>
          <w:divBdr>
            <w:top w:val="none" w:sz="0" w:space="0" w:color="auto"/>
            <w:left w:val="none" w:sz="0" w:space="0" w:color="auto"/>
            <w:bottom w:val="none" w:sz="0" w:space="0" w:color="auto"/>
            <w:right w:val="none" w:sz="0" w:space="0" w:color="auto"/>
          </w:divBdr>
        </w:div>
        <w:div w:id="1486971894">
          <w:marLeft w:val="0"/>
          <w:marRight w:val="0"/>
          <w:marTop w:val="0"/>
          <w:marBottom w:val="0"/>
          <w:divBdr>
            <w:top w:val="none" w:sz="0" w:space="0" w:color="auto"/>
            <w:left w:val="none" w:sz="0" w:space="0" w:color="auto"/>
            <w:bottom w:val="none" w:sz="0" w:space="0" w:color="auto"/>
            <w:right w:val="none" w:sz="0" w:space="0" w:color="auto"/>
          </w:divBdr>
        </w:div>
        <w:div w:id="63263934">
          <w:marLeft w:val="0"/>
          <w:marRight w:val="0"/>
          <w:marTop w:val="0"/>
          <w:marBottom w:val="0"/>
          <w:divBdr>
            <w:top w:val="none" w:sz="0" w:space="0" w:color="auto"/>
            <w:left w:val="none" w:sz="0" w:space="0" w:color="auto"/>
            <w:bottom w:val="none" w:sz="0" w:space="0" w:color="auto"/>
            <w:right w:val="none" w:sz="0" w:space="0" w:color="auto"/>
          </w:divBdr>
        </w:div>
        <w:div w:id="398675896">
          <w:marLeft w:val="0"/>
          <w:marRight w:val="0"/>
          <w:marTop w:val="0"/>
          <w:marBottom w:val="0"/>
          <w:divBdr>
            <w:top w:val="none" w:sz="0" w:space="0" w:color="auto"/>
            <w:left w:val="none" w:sz="0" w:space="0" w:color="auto"/>
            <w:bottom w:val="none" w:sz="0" w:space="0" w:color="auto"/>
            <w:right w:val="none" w:sz="0" w:space="0" w:color="auto"/>
          </w:divBdr>
        </w:div>
        <w:div w:id="1683819665">
          <w:marLeft w:val="0"/>
          <w:marRight w:val="0"/>
          <w:marTop w:val="0"/>
          <w:marBottom w:val="0"/>
          <w:divBdr>
            <w:top w:val="none" w:sz="0" w:space="0" w:color="auto"/>
            <w:left w:val="none" w:sz="0" w:space="0" w:color="auto"/>
            <w:bottom w:val="none" w:sz="0" w:space="0" w:color="auto"/>
            <w:right w:val="none" w:sz="0" w:space="0" w:color="auto"/>
          </w:divBdr>
        </w:div>
        <w:div w:id="510265880">
          <w:marLeft w:val="0"/>
          <w:marRight w:val="0"/>
          <w:marTop w:val="0"/>
          <w:marBottom w:val="0"/>
          <w:divBdr>
            <w:top w:val="none" w:sz="0" w:space="0" w:color="auto"/>
            <w:left w:val="none" w:sz="0" w:space="0" w:color="auto"/>
            <w:bottom w:val="none" w:sz="0" w:space="0" w:color="auto"/>
            <w:right w:val="none" w:sz="0" w:space="0" w:color="auto"/>
          </w:divBdr>
        </w:div>
        <w:div w:id="1165435880">
          <w:marLeft w:val="0"/>
          <w:marRight w:val="0"/>
          <w:marTop w:val="0"/>
          <w:marBottom w:val="0"/>
          <w:divBdr>
            <w:top w:val="none" w:sz="0" w:space="0" w:color="auto"/>
            <w:left w:val="none" w:sz="0" w:space="0" w:color="auto"/>
            <w:bottom w:val="none" w:sz="0" w:space="0" w:color="auto"/>
            <w:right w:val="none" w:sz="0" w:space="0" w:color="auto"/>
          </w:divBdr>
        </w:div>
        <w:div w:id="42948436">
          <w:marLeft w:val="0"/>
          <w:marRight w:val="0"/>
          <w:marTop w:val="0"/>
          <w:marBottom w:val="0"/>
          <w:divBdr>
            <w:top w:val="none" w:sz="0" w:space="0" w:color="auto"/>
            <w:left w:val="none" w:sz="0" w:space="0" w:color="auto"/>
            <w:bottom w:val="none" w:sz="0" w:space="0" w:color="auto"/>
            <w:right w:val="none" w:sz="0" w:space="0" w:color="auto"/>
          </w:divBdr>
        </w:div>
        <w:div w:id="1645893248">
          <w:marLeft w:val="0"/>
          <w:marRight w:val="0"/>
          <w:marTop w:val="0"/>
          <w:marBottom w:val="0"/>
          <w:divBdr>
            <w:top w:val="none" w:sz="0" w:space="0" w:color="auto"/>
            <w:left w:val="none" w:sz="0" w:space="0" w:color="auto"/>
            <w:bottom w:val="none" w:sz="0" w:space="0" w:color="auto"/>
            <w:right w:val="none" w:sz="0" w:space="0" w:color="auto"/>
          </w:divBdr>
        </w:div>
        <w:div w:id="265621630">
          <w:marLeft w:val="0"/>
          <w:marRight w:val="0"/>
          <w:marTop w:val="0"/>
          <w:marBottom w:val="0"/>
          <w:divBdr>
            <w:top w:val="none" w:sz="0" w:space="0" w:color="auto"/>
            <w:left w:val="none" w:sz="0" w:space="0" w:color="auto"/>
            <w:bottom w:val="none" w:sz="0" w:space="0" w:color="auto"/>
            <w:right w:val="none" w:sz="0" w:space="0" w:color="auto"/>
          </w:divBdr>
        </w:div>
        <w:div w:id="1266428280">
          <w:marLeft w:val="0"/>
          <w:marRight w:val="0"/>
          <w:marTop w:val="0"/>
          <w:marBottom w:val="0"/>
          <w:divBdr>
            <w:top w:val="none" w:sz="0" w:space="0" w:color="auto"/>
            <w:left w:val="none" w:sz="0" w:space="0" w:color="auto"/>
            <w:bottom w:val="none" w:sz="0" w:space="0" w:color="auto"/>
            <w:right w:val="none" w:sz="0" w:space="0" w:color="auto"/>
          </w:divBdr>
        </w:div>
        <w:div w:id="89816075">
          <w:marLeft w:val="0"/>
          <w:marRight w:val="0"/>
          <w:marTop w:val="0"/>
          <w:marBottom w:val="0"/>
          <w:divBdr>
            <w:top w:val="none" w:sz="0" w:space="0" w:color="auto"/>
            <w:left w:val="none" w:sz="0" w:space="0" w:color="auto"/>
            <w:bottom w:val="none" w:sz="0" w:space="0" w:color="auto"/>
            <w:right w:val="none" w:sz="0" w:space="0" w:color="auto"/>
          </w:divBdr>
        </w:div>
        <w:div w:id="1708488925">
          <w:marLeft w:val="0"/>
          <w:marRight w:val="0"/>
          <w:marTop w:val="0"/>
          <w:marBottom w:val="0"/>
          <w:divBdr>
            <w:top w:val="none" w:sz="0" w:space="0" w:color="auto"/>
            <w:left w:val="none" w:sz="0" w:space="0" w:color="auto"/>
            <w:bottom w:val="none" w:sz="0" w:space="0" w:color="auto"/>
            <w:right w:val="none" w:sz="0" w:space="0" w:color="auto"/>
          </w:divBdr>
        </w:div>
        <w:div w:id="1351025390">
          <w:marLeft w:val="0"/>
          <w:marRight w:val="0"/>
          <w:marTop w:val="0"/>
          <w:marBottom w:val="0"/>
          <w:divBdr>
            <w:top w:val="none" w:sz="0" w:space="0" w:color="auto"/>
            <w:left w:val="none" w:sz="0" w:space="0" w:color="auto"/>
            <w:bottom w:val="none" w:sz="0" w:space="0" w:color="auto"/>
            <w:right w:val="none" w:sz="0" w:space="0" w:color="auto"/>
          </w:divBdr>
        </w:div>
        <w:div w:id="1799179596">
          <w:marLeft w:val="0"/>
          <w:marRight w:val="0"/>
          <w:marTop w:val="0"/>
          <w:marBottom w:val="0"/>
          <w:divBdr>
            <w:top w:val="none" w:sz="0" w:space="0" w:color="auto"/>
            <w:left w:val="none" w:sz="0" w:space="0" w:color="auto"/>
            <w:bottom w:val="none" w:sz="0" w:space="0" w:color="auto"/>
            <w:right w:val="none" w:sz="0" w:space="0" w:color="auto"/>
          </w:divBdr>
        </w:div>
        <w:div w:id="2030134824">
          <w:marLeft w:val="0"/>
          <w:marRight w:val="0"/>
          <w:marTop w:val="0"/>
          <w:marBottom w:val="0"/>
          <w:divBdr>
            <w:top w:val="none" w:sz="0" w:space="0" w:color="auto"/>
            <w:left w:val="none" w:sz="0" w:space="0" w:color="auto"/>
            <w:bottom w:val="none" w:sz="0" w:space="0" w:color="auto"/>
            <w:right w:val="none" w:sz="0" w:space="0" w:color="auto"/>
          </w:divBdr>
        </w:div>
        <w:div w:id="1129009391">
          <w:marLeft w:val="0"/>
          <w:marRight w:val="0"/>
          <w:marTop w:val="0"/>
          <w:marBottom w:val="0"/>
          <w:divBdr>
            <w:top w:val="none" w:sz="0" w:space="0" w:color="auto"/>
            <w:left w:val="none" w:sz="0" w:space="0" w:color="auto"/>
            <w:bottom w:val="none" w:sz="0" w:space="0" w:color="auto"/>
            <w:right w:val="none" w:sz="0" w:space="0" w:color="auto"/>
          </w:divBdr>
        </w:div>
      </w:divsChild>
    </w:div>
    <w:div w:id="181169870">
      <w:bodyDiv w:val="1"/>
      <w:marLeft w:val="0"/>
      <w:marRight w:val="0"/>
      <w:marTop w:val="0"/>
      <w:marBottom w:val="0"/>
      <w:divBdr>
        <w:top w:val="none" w:sz="0" w:space="0" w:color="auto"/>
        <w:left w:val="none" w:sz="0" w:space="0" w:color="auto"/>
        <w:bottom w:val="none" w:sz="0" w:space="0" w:color="auto"/>
        <w:right w:val="none" w:sz="0" w:space="0" w:color="auto"/>
      </w:divBdr>
    </w:div>
    <w:div w:id="182136495">
      <w:bodyDiv w:val="1"/>
      <w:marLeft w:val="0"/>
      <w:marRight w:val="0"/>
      <w:marTop w:val="0"/>
      <w:marBottom w:val="0"/>
      <w:divBdr>
        <w:top w:val="none" w:sz="0" w:space="0" w:color="auto"/>
        <w:left w:val="none" w:sz="0" w:space="0" w:color="auto"/>
        <w:bottom w:val="none" w:sz="0" w:space="0" w:color="auto"/>
        <w:right w:val="none" w:sz="0" w:space="0" w:color="auto"/>
      </w:divBdr>
    </w:div>
    <w:div w:id="182517992">
      <w:bodyDiv w:val="1"/>
      <w:marLeft w:val="0"/>
      <w:marRight w:val="0"/>
      <w:marTop w:val="0"/>
      <w:marBottom w:val="0"/>
      <w:divBdr>
        <w:top w:val="none" w:sz="0" w:space="0" w:color="auto"/>
        <w:left w:val="none" w:sz="0" w:space="0" w:color="auto"/>
        <w:bottom w:val="none" w:sz="0" w:space="0" w:color="auto"/>
        <w:right w:val="none" w:sz="0" w:space="0" w:color="auto"/>
      </w:divBdr>
    </w:div>
    <w:div w:id="182519065">
      <w:bodyDiv w:val="1"/>
      <w:marLeft w:val="0"/>
      <w:marRight w:val="0"/>
      <w:marTop w:val="0"/>
      <w:marBottom w:val="0"/>
      <w:divBdr>
        <w:top w:val="none" w:sz="0" w:space="0" w:color="auto"/>
        <w:left w:val="none" w:sz="0" w:space="0" w:color="auto"/>
        <w:bottom w:val="none" w:sz="0" w:space="0" w:color="auto"/>
        <w:right w:val="none" w:sz="0" w:space="0" w:color="auto"/>
      </w:divBdr>
    </w:div>
    <w:div w:id="183331195">
      <w:bodyDiv w:val="1"/>
      <w:marLeft w:val="0"/>
      <w:marRight w:val="0"/>
      <w:marTop w:val="0"/>
      <w:marBottom w:val="0"/>
      <w:divBdr>
        <w:top w:val="none" w:sz="0" w:space="0" w:color="auto"/>
        <w:left w:val="none" w:sz="0" w:space="0" w:color="auto"/>
        <w:bottom w:val="none" w:sz="0" w:space="0" w:color="auto"/>
        <w:right w:val="none" w:sz="0" w:space="0" w:color="auto"/>
      </w:divBdr>
    </w:div>
    <w:div w:id="183830294">
      <w:bodyDiv w:val="1"/>
      <w:marLeft w:val="0"/>
      <w:marRight w:val="0"/>
      <w:marTop w:val="0"/>
      <w:marBottom w:val="0"/>
      <w:divBdr>
        <w:top w:val="none" w:sz="0" w:space="0" w:color="auto"/>
        <w:left w:val="none" w:sz="0" w:space="0" w:color="auto"/>
        <w:bottom w:val="none" w:sz="0" w:space="0" w:color="auto"/>
        <w:right w:val="none" w:sz="0" w:space="0" w:color="auto"/>
      </w:divBdr>
    </w:div>
    <w:div w:id="184440944">
      <w:bodyDiv w:val="1"/>
      <w:marLeft w:val="0"/>
      <w:marRight w:val="0"/>
      <w:marTop w:val="0"/>
      <w:marBottom w:val="0"/>
      <w:divBdr>
        <w:top w:val="none" w:sz="0" w:space="0" w:color="auto"/>
        <w:left w:val="none" w:sz="0" w:space="0" w:color="auto"/>
        <w:bottom w:val="none" w:sz="0" w:space="0" w:color="auto"/>
        <w:right w:val="none" w:sz="0" w:space="0" w:color="auto"/>
      </w:divBdr>
    </w:div>
    <w:div w:id="184641466">
      <w:bodyDiv w:val="1"/>
      <w:marLeft w:val="0"/>
      <w:marRight w:val="0"/>
      <w:marTop w:val="0"/>
      <w:marBottom w:val="0"/>
      <w:divBdr>
        <w:top w:val="none" w:sz="0" w:space="0" w:color="auto"/>
        <w:left w:val="none" w:sz="0" w:space="0" w:color="auto"/>
        <w:bottom w:val="none" w:sz="0" w:space="0" w:color="auto"/>
        <w:right w:val="none" w:sz="0" w:space="0" w:color="auto"/>
      </w:divBdr>
    </w:div>
    <w:div w:id="184683512">
      <w:bodyDiv w:val="1"/>
      <w:marLeft w:val="0"/>
      <w:marRight w:val="0"/>
      <w:marTop w:val="0"/>
      <w:marBottom w:val="0"/>
      <w:divBdr>
        <w:top w:val="none" w:sz="0" w:space="0" w:color="auto"/>
        <w:left w:val="none" w:sz="0" w:space="0" w:color="auto"/>
        <w:bottom w:val="none" w:sz="0" w:space="0" w:color="auto"/>
        <w:right w:val="none" w:sz="0" w:space="0" w:color="auto"/>
      </w:divBdr>
    </w:div>
    <w:div w:id="185019319">
      <w:bodyDiv w:val="1"/>
      <w:marLeft w:val="0"/>
      <w:marRight w:val="0"/>
      <w:marTop w:val="0"/>
      <w:marBottom w:val="0"/>
      <w:divBdr>
        <w:top w:val="none" w:sz="0" w:space="0" w:color="auto"/>
        <w:left w:val="none" w:sz="0" w:space="0" w:color="auto"/>
        <w:bottom w:val="none" w:sz="0" w:space="0" w:color="auto"/>
        <w:right w:val="none" w:sz="0" w:space="0" w:color="auto"/>
      </w:divBdr>
    </w:div>
    <w:div w:id="185289436">
      <w:bodyDiv w:val="1"/>
      <w:marLeft w:val="0"/>
      <w:marRight w:val="0"/>
      <w:marTop w:val="0"/>
      <w:marBottom w:val="0"/>
      <w:divBdr>
        <w:top w:val="none" w:sz="0" w:space="0" w:color="auto"/>
        <w:left w:val="none" w:sz="0" w:space="0" w:color="auto"/>
        <w:bottom w:val="none" w:sz="0" w:space="0" w:color="auto"/>
        <w:right w:val="none" w:sz="0" w:space="0" w:color="auto"/>
      </w:divBdr>
    </w:div>
    <w:div w:id="185408593">
      <w:bodyDiv w:val="1"/>
      <w:marLeft w:val="0"/>
      <w:marRight w:val="0"/>
      <w:marTop w:val="0"/>
      <w:marBottom w:val="0"/>
      <w:divBdr>
        <w:top w:val="none" w:sz="0" w:space="0" w:color="auto"/>
        <w:left w:val="none" w:sz="0" w:space="0" w:color="auto"/>
        <w:bottom w:val="none" w:sz="0" w:space="0" w:color="auto"/>
        <w:right w:val="none" w:sz="0" w:space="0" w:color="auto"/>
      </w:divBdr>
    </w:div>
    <w:div w:id="186867284">
      <w:bodyDiv w:val="1"/>
      <w:marLeft w:val="0"/>
      <w:marRight w:val="0"/>
      <w:marTop w:val="0"/>
      <w:marBottom w:val="0"/>
      <w:divBdr>
        <w:top w:val="none" w:sz="0" w:space="0" w:color="auto"/>
        <w:left w:val="none" w:sz="0" w:space="0" w:color="auto"/>
        <w:bottom w:val="none" w:sz="0" w:space="0" w:color="auto"/>
        <w:right w:val="none" w:sz="0" w:space="0" w:color="auto"/>
      </w:divBdr>
    </w:div>
    <w:div w:id="187258342">
      <w:bodyDiv w:val="1"/>
      <w:marLeft w:val="0"/>
      <w:marRight w:val="0"/>
      <w:marTop w:val="0"/>
      <w:marBottom w:val="0"/>
      <w:divBdr>
        <w:top w:val="none" w:sz="0" w:space="0" w:color="auto"/>
        <w:left w:val="none" w:sz="0" w:space="0" w:color="auto"/>
        <w:bottom w:val="none" w:sz="0" w:space="0" w:color="auto"/>
        <w:right w:val="none" w:sz="0" w:space="0" w:color="auto"/>
      </w:divBdr>
    </w:div>
    <w:div w:id="187524437">
      <w:bodyDiv w:val="1"/>
      <w:marLeft w:val="0"/>
      <w:marRight w:val="0"/>
      <w:marTop w:val="0"/>
      <w:marBottom w:val="0"/>
      <w:divBdr>
        <w:top w:val="none" w:sz="0" w:space="0" w:color="auto"/>
        <w:left w:val="none" w:sz="0" w:space="0" w:color="auto"/>
        <w:bottom w:val="none" w:sz="0" w:space="0" w:color="auto"/>
        <w:right w:val="none" w:sz="0" w:space="0" w:color="auto"/>
      </w:divBdr>
    </w:div>
    <w:div w:id="187566728">
      <w:bodyDiv w:val="1"/>
      <w:marLeft w:val="0"/>
      <w:marRight w:val="0"/>
      <w:marTop w:val="0"/>
      <w:marBottom w:val="0"/>
      <w:divBdr>
        <w:top w:val="none" w:sz="0" w:space="0" w:color="auto"/>
        <w:left w:val="none" w:sz="0" w:space="0" w:color="auto"/>
        <w:bottom w:val="none" w:sz="0" w:space="0" w:color="auto"/>
        <w:right w:val="none" w:sz="0" w:space="0" w:color="auto"/>
      </w:divBdr>
    </w:div>
    <w:div w:id="187567816">
      <w:bodyDiv w:val="1"/>
      <w:marLeft w:val="0"/>
      <w:marRight w:val="0"/>
      <w:marTop w:val="0"/>
      <w:marBottom w:val="0"/>
      <w:divBdr>
        <w:top w:val="none" w:sz="0" w:space="0" w:color="auto"/>
        <w:left w:val="none" w:sz="0" w:space="0" w:color="auto"/>
        <w:bottom w:val="none" w:sz="0" w:space="0" w:color="auto"/>
        <w:right w:val="none" w:sz="0" w:space="0" w:color="auto"/>
      </w:divBdr>
    </w:div>
    <w:div w:id="187910833">
      <w:bodyDiv w:val="1"/>
      <w:marLeft w:val="0"/>
      <w:marRight w:val="0"/>
      <w:marTop w:val="0"/>
      <w:marBottom w:val="0"/>
      <w:divBdr>
        <w:top w:val="none" w:sz="0" w:space="0" w:color="auto"/>
        <w:left w:val="none" w:sz="0" w:space="0" w:color="auto"/>
        <w:bottom w:val="none" w:sz="0" w:space="0" w:color="auto"/>
        <w:right w:val="none" w:sz="0" w:space="0" w:color="auto"/>
      </w:divBdr>
    </w:div>
    <w:div w:id="188762703">
      <w:bodyDiv w:val="1"/>
      <w:marLeft w:val="0"/>
      <w:marRight w:val="0"/>
      <w:marTop w:val="0"/>
      <w:marBottom w:val="0"/>
      <w:divBdr>
        <w:top w:val="none" w:sz="0" w:space="0" w:color="auto"/>
        <w:left w:val="none" w:sz="0" w:space="0" w:color="auto"/>
        <w:bottom w:val="none" w:sz="0" w:space="0" w:color="auto"/>
        <w:right w:val="none" w:sz="0" w:space="0" w:color="auto"/>
      </w:divBdr>
    </w:div>
    <w:div w:id="189148008">
      <w:bodyDiv w:val="1"/>
      <w:marLeft w:val="0"/>
      <w:marRight w:val="0"/>
      <w:marTop w:val="0"/>
      <w:marBottom w:val="0"/>
      <w:divBdr>
        <w:top w:val="none" w:sz="0" w:space="0" w:color="auto"/>
        <w:left w:val="none" w:sz="0" w:space="0" w:color="auto"/>
        <w:bottom w:val="none" w:sz="0" w:space="0" w:color="auto"/>
        <w:right w:val="none" w:sz="0" w:space="0" w:color="auto"/>
      </w:divBdr>
    </w:div>
    <w:div w:id="189297108">
      <w:bodyDiv w:val="1"/>
      <w:marLeft w:val="0"/>
      <w:marRight w:val="0"/>
      <w:marTop w:val="0"/>
      <w:marBottom w:val="0"/>
      <w:divBdr>
        <w:top w:val="none" w:sz="0" w:space="0" w:color="auto"/>
        <w:left w:val="none" w:sz="0" w:space="0" w:color="auto"/>
        <w:bottom w:val="none" w:sz="0" w:space="0" w:color="auto"/>
        <w:right w:val="none" w:sz="0" w:space="0" w:color="auto"/>
      </w:divBdr>
    </w:div>
    <w:div w:id="189997904">
      <w:bodyDiv w:val="1"/>
      <w:marLeft w:val="0"/>
      <w:marRight w:val="0"/>
      <w:marTop w:val="0"/>
      <w:marBottom w:val="0"/>
      <w:divBdr>
        <w:top w:val="none" w:sz="0" w:space="0" w:color="auto"/>
        <w:left w:val="none" w:sz="0" w:space="0" w:color="auto"/>
        <w:bottom w:val="none" w:sz="0" w:space="0" w:color="auto"/>
        <w:right w:val="none" w:sz="0" w:space="0" w:color="auto"/>
      </w:divBdr>
    </w:div>
    <w:div w:id="190149200">
      <w:bodyDiv w:val="1"/>
      <w:marLeft w:val="0"/>
      <w:marRight w:val="0"/>
      <w:marTop w:val="0"/>
      <w:marBottom w:val="0"/>
      <w:divBdr>
        <w:top w:val="none" w:sz="0" w:space="0" w:color="auto"/>
        <w:left w:val="none" w:sz="0" w:space="0" w:color="auto"/>
        <w:bottom w:val="none" w:sz="0" w:space="0" w:color="auto"/>
        <w:right w:val="none" w:sz="0" w:space="0" w:color="auto"/>
      </w:divBdr>
    </w:div>
    <w:div w:id="190187468">
      <w:bodyDiv w:val="1"/>
      <w:marLeft w:val="0"/>
      <w:marRight w:val="0"/>
      <w:marTop w:val="0"/>
      <w:marBottom w:val="0"/>
      <w:divBdr>
        <w:top w:val="none" w:sz="0" w:space="0" w:color="auto"/>
        <w:left w:val="none" w:sz="0" w:space="0" w:color="auto"/>
        <w:bottom w:val="none" w:sz="0" w:space="0" w:color="auto"/>
        <w:right w:val="none" w:sz="0" w:space="0" w:color="auto"/>
      </w:divBdr>
    </w:div>
    <w:div w:id="191647664">
      <w:bodyDiv w:val="1"/>
      <w:marLeft w:val="0"/>
      <w:marRight w:val="0"/>
      <w:marTop w:val="0"/>
      <w:marBottom w:val="0"/>
      <w:divBdr>
        <w:top w:val="none" w:sz="0" w:space="0" w:color="auto"/>
        <w:left w:val="none" w:sz="0" w:space="0" w:color="auto"/>
        <w:bottom w:val="none" w:sz="0" w:space="0" w:color="auto"/>
        <w:right w:val="none" w:sz="0" w:space="0" w:color="auto"/>
      </w:divBdr>
    </w:div>
    <w:div w:id="192041590">
      <w:bodyDiv w:val="1"/>
      <w:marLeft w:val="0"/>
      <w:marRight w:val="0"/>
      <w:marTop w:val="0"/>
      <w:marBottom w:val="0"/>
      <w:divBdr>
        <w:top w:val="none" w:sz="0" w:space="0" w:color="auto"/>
        <w:left w:val="none" w:sz="0" w:space="0" w:color="auto"/>
        <w:bottom w:val="none" w:sz="0" w:space="0" w:color="auto"/>
        <w:right w:val="none" w:sz="0" w:space="0" w:color="auto"/>
      </w:divBdr>
    </w:div>
    <w:div w:id="192573943">
      <w:bodyDiv w:val="1"/>
      <w:marLeft w:val="0"/>
      <w:marRight w:val="0"/>
      <w:marTop w:val="0"/>
      <w:marBottom w:val="0"/>
      <w:divBdr>
        <w:top w:val="none" w:sz="0" w:space="0" w:color="auto"/>
        <w:left w:val="none" w:sz="0" w:space="0" w:color="auto"/>
        <w:bottom w:val="none" w:sz="0" w:space="0" w:color="auto"/>
        <w:right w:val="none" w:sz="0" w:space="0" w:color="auto"/>
      </w:divBdr>
    </w:div>
    <w:div w:id="193080630">
      <w:bodyDiv w:val="1"/>
      <w:marLeft w:val="0"/>
      <w:marRight w:val="0"/>
      <w:marTop w:val="0"/>
      <w:marBottom w:val="0"/>
      <w:divBdr>
        <w:top w:val="none" w:sz="0" w:space="0" w:color="auto"/>
        <w:left w:val="none" w:sz="0" w:space="0" w:color="auto"/>
        <w:bottom w:val="none" w:sz="0" w:space="0" w:color="auto"/>
        <w:right w:val="none" w:sz="0" w:space="0" w:color="auto"/>
      </w:divBdr>
    </w:div>
    <w:div w:id="193543139">
      <w:bodyDiv w:val="1"/>
      <w:marLeft w:val="0"/>
      <w:marRight w:val="0"/>
      <w:marTop w:val="0"/>
      <w:marBottom w:val="0"/>
      <w:divBdr>
        <w:top w:val="none" w:sz="0" w:space="0" w:color="auto"/>
        <w:left w:val="none" w:sz="0" w:space="0" w:color="auto"/>
        <w:bottom w:val="none" w:sz="0" w:space="0" w:color="auto"/>
        <w:right w:val="none" w:sz="0" w:space="0" w:color="auto"/>
      </w:divBdr>
    </w:div>
    <w:div w:id="193882706">
      <w:bodyDiv w:val="1"/>
      <w:marLeft w:val="0"/>
      <w:marRight w:val="0"/>
      <w:marTop w:val="0"/>
      <w:marBottom w:val="0"/>
      <w:divBdr>
        <w:top w:val="none" w:sz="0" w:space="0" w:color="auto"/>
        <w:left w:val="none" w:sz="0" w:space="0" w:color="auto"/>
        <w:bottom w:val="none" w:sz="0" w:space="0" w:color="auto"/>
        <w:right w:val="none" w:sz="0" w:space="0" w:color="auto"/>
      </w:divBdr>
    </w:div>
    <w:div w:id="194004895">
      <w:bodyDiv w:val="1"/>
      <w:marLeft w:val="0"/>
      <w:marRight w:val="0"/>
      <w:marTop w:val="0"/>
      <w:marBottom w:val="0"/>
      <w:divBdr>
        <w:top w:val="none" w:sz="0" w:space="0" w:color="auto"/>
        <w:left w:val="none" w:sz="0" w:space="0" w:color="auto"/>
        <w:bottom w:val="none" w:sz="0" w:space="0" w:color="auto"/>
        <w:right w:val="none" w:sz="0" w:space="0" w:color="auto"/>
      </w:divBdr>
    </w:div>
    <w:div w:id="194118880">
      <w:bodyDiv w:val="1"/>
      <w:marLeft w:val="0"/>
      <w:marRight w:val="0"/>
      <w:marTop w:val="0"/>
      <w:marBottom w:val="0"/>
      <w:divBdr>
        <w:top w:val="none" w:sz="0" w:space="0" w:color="auto"/>
        <w:left w:val="none" w:sz="0" w:space="0" w:color="auto"/>
        <w:bottom w:val="none" w:sz="0" w:space="0" w:color="auto"/>
        <w:right w:val="none" w:sz="0" w:space="0" w:color="auto"/>
      </w:divBdr>
    </w:div>
    <w:div w:id="194659787">
      <w:bodyDiv w:val="1"/>
      <w:marLeft w:val="0"/>
      <w:marRight w:val="0"/>
      <w:marTop w:val="0"/>
      <w:marBottom w:val="0"/>
      <w:divBdr>
        <w:top w:val="none" w:sz="0" w:space="0" w:color="auto"/>
        <w:left w:val="none" w:sz="0" w:space="0" w:color="auto"/>
        <w:bottom w:val="none" w:sz="0" w:space="0" w:color="auto"/>
        <w:right w:val="none" w:sz="0" w:space="0" w:color="auto"/>
      </w:divBdr>
    </w:div>
    <w:div w:id="195041402">
      <w:bodyDiv w:val="1"/>
      <w:marLeft w:val="0"/>
      <w:marRight w:val="0"/>
      <w:marTop w:val="0"/>
      <w:marBottom w:val="0"/>
      <w:divBdr>
        <w:top w:val="none" w:sz="0" w:space="0" w:color="auto"/>
        <w:left w:val="none" w:sz="0" w:space="0" w:color="auto"/>
        <w:bottom w:val="none" w:sz="0" w:space="0" w:color="auto"/>
        <w:right w:val="none" w:sz="0" w:space="0" w:color="auto"/>
      </w:divBdr>
    </w:div>
    <w:div w:id="195433730">
      <w:bodyDiv w:val="1"/>
      <w:marLeft w:val="0"/>
      <w:marRight w:val="0"/>
      <w:marTop w:val="0"/>
      <w:marBottom w:val="0"/>
      <w:divBdr>
        <w:top w:val="none" w:sz="0" w:space="0" w:color="auto"/>
        <w:left w:val="none" w:sz="0" w:space="0" w:color="auto"/>
        <w:bottom w:val="none" w:sz="0" w:space="0" w:color="auto"/>
        <w:right w:val="none" w:sz="0" w:space="0" w:color="auto"/>
      </w:divBdr>
    </w:div>
    <w:div w:id="195968553">
      <w:bodyDiv w:val="1"/>
      <w:marLeft w:val="0"/>
      <w:marRight w:val="0"/>
      <w:marTop w:val="0"/>
      <w:marBottom w:val="0"/>
      <w:divBdr>
        <w:top w:val="none" w:sz="0" w:space="0" w:color="auto"/>
        <w:left w:val="none" w:sz="0" w:space="0" w:color="auto"/>
        <w:bottom w:val="none" w:sz="0" w:space="0" w:color="auto"/>
        <w:right w:val="none" w:sz="0" w:space="0" w:color="auto"/>
      </w:divBdr>
    </w:div>
    <w:div w:id="195974776">
      <w:bodyDiv w:val="1"/>
      <w:marLeft w:val="0"/>
      <w:marRight w:val="0"/>
      <w:marTop w:val="0"/>
      <w:marBottom w:val="0"/>
      <w:divBdr>
        <w:top w:val="none" w:sz="0" w:space="0" w:color="auto"/>
        <w:left w:val="none" w:sz="0" w:space="0" w:color="auto"/>
        <w:bottom w:val="none" w:sz="0" w:space="0" w:color="auto"/>
        <w:right w:val="none" w:sz="0" w:space="0" w:color="auto"/>
      </w:divBdr>
    </w:div>
    <w:div w:id="196892449">
      <w:bodyDiv w:val="1"/>
      <w:marLeft w:val="0"/>
      <w:marRight w:val="0"/>
      <w:marTop w:val="0"/>
      <w:marBottom w:val="0"/>
      <w:divBdr>
        <w:top w:val="none" w:sz="0" w:space="0" w:color="auto"/>
        <w:left w:val="none" w:sz="0" w:space="0" w:color="auto"/>
        <w:bottom w:val="none" w:sz="0" w:space="0" w:color="auto"/>
        <w:right w:val="none" w:sz="0" w:space="0" w:color="auto"/>
      </w:divBdr>
    </w:div>
    <w:div w:id="197160246">
      <w:bodyDiv w:val="1"/>
      <w:marLeft w:val="0"/>
      <w:marRight w:val="0"/>
      <w:marTop w:val="0"/>
      <w:marBottom w:val="0"/>
      <w:divBdr>
        <w:top w:val="none" w:sz="0" w:space="0" w:color="auto"/>
        <w:left w:val="none" w:sz="0" w:space="0" w:color="auto"/>
        <w:bottom w:val="none" w:sz="0" w:space="0" w:color="auto"/>
        <w:right w:val="none" w:sz="0" w:space="0" w:color="auto"/>
      </w:divBdr>
    </w:div>
    <w:div w:id="197398772">
      <w:bodyDiv w:val="1"/>
      <w:marLeft w:val="0"/>
      <w:marRight w:val="0"/>
      <w:marTop w:val="0"/>
      <w:marBottom w:val="0"/>
      <w:divBdr>
        <w:top w:val="none" w:sz="0" w:space="0" w:color="auto"/>
        <w:left w:val="none" w:sz="0" w:space="0" w:color="auto"/>
        <w:bottom w:val="none" w:sz="0" w:space="0" w:color="auto"/>
        <w:right w:val="none" w:sz="0" w:space="0" w:color="auto"/>
      </w:divBdr>
    </w:div>
    <w:div w:id="197477571">
      <w:bodyDiv w:val="1"/>
      <w:marLeft w:val="0"/>
      <w:marRight w:val="0"/>
      <w:marTop w:val="0"/>
      <w:marBottom w:val="0"/>
      <w:divBdr>
        <w:top w:val="none" w:sz="0" w:space="0" w:color="auto"/>
        <w:left w:val="none" w:sz="0" w:space="0" w:color="auto"/>
        <w:bottom w:val="none" w:sz="0" w:space="0" w:color="auto"/>
        <w:right w:val="none" w:sz="0" w:space="0" w:color="auto"/>
      </w:divBdr>
    </w:div>
    <w:div w:id="197857259">
      <w:bodyDiv w:val="1"/>
      <w:marLeft w:val="0"/>
      <w:marRight w:val="0"/>
      <w:marTop w:val="0"/>
      <w:marBottom w:val="0"/>
      <w:divBdr>
        <w:top w:val="none" w:sz="0" w:space="0" w:color="auto"/>
        <w:left w:val="none" w:sz="0" w:space="0" w:color="auto"/>
        <w:bottom w:val="none" w:sz="0" w:space="0" w:color="auto"/>
        <w:right w:val="none" w:sz="0" w:space="0" w:color="auto"/>
      </w:divBdr>
    </w:div>
    <w:div w:id="198132910">
      <w:bodyDiv w:val="1"/>
      <w:marLeft w:val="0"/>
      <w:marRight w:val="0"/>
      <w:marTop w:val="0"/>
      <w:marBottom w:val="0"/>
      <w:divBdr>
        <w:top w:val="none" w:sz="0" w:space="0" w:color="auto"/>
        <w:left w:val="none" w:sz="0" w:space="0" w:color="auto"/>
        <w:bottom w:val="none" w:sz="0" w:space="0" w:color="auto"/>
        <w:right w:val="none" w:sz="0" w:space="0" w:color="auto"/>
      </w:divBdr>
    </w:div>
    <w:div w:id="198199866">
      <w:bodyDiv w:val="1"/>
      <w:marLeft w:val="0"/>
      <w:marRight w:val="0"/>
      <w:marTop w:val="0"/>
      <w:marBottom w:val="0"/>
      <w:divBdr>
        <w:top w:val="none" w:sz="0" w:space="0" w:color="auto"/>
        <w:left w:val="none" w:sz="0" w:space="0" w:color="auto"/>
        <w:bottom w:val="none" w:sz="0" w:space="0" w:color="auto"/>
        <w:right w:val="none" w:sz="0" w:space="0" w:color="auto"/>
      </w:divBdr>
    </w:div>
    <w:div w:id="199167502">
      <w:bodyDiv w:val="1"/>
      <w:marLeft w:val="0"/>
      <w:marRight w:val="0"/>
      <w:marTop w:val="0"/>
      <w:marBottom w:val="0"/>
      <w:divBdr>
        <w:top w:val="none" w:sz="0" w:space="0" w:color="auto"/>
        <w:left w:val="none" w:sz="0" w:space="0" w:color="auto"/>
        <w:bottom w:val="none" w:sz="0" w:space="0" w:color="auto"/>
        <w:right w:val="none" w:sz="0" w:space="0" w:color="auto"/>
      </w:divBdr>
    </w:div>
    <w:div w:id="199979444">
      <w:bodyDiv w:val="1"/>
      <w:marLeft w:val="0"/>
      <w:marRight w:val="0"/>
      <w:marTop w:val="0"/>
      <w:marBottom w:val="0"/>
      <w:divBdr>
        <w:top w:val="none" w:sz="0" w:space="0" w:color="auto"/>
        <w:left w:val="none" w:sz="0" w:space="0" w:color="auto"/>
        <w:bottom w:val="none" w:sz="0" w:space="0" w:color="auto"/>
        <w:right w:val="none" w:sz="0" w:space="0" w:color="auto"/>
      </w:divBdr>
    </w:div>
    <w:div w:id="200629818">
      <w:bodyDiv w:val="1"/>
      <w:marLeft w:val="0"/>
      <w:marRight w:val="0"/>
      <w:marTop w:val="0"/>
      <w:marBottom w:val="0"/>
      <w:divBdr>
        <w:top w:val="none" w:sz="0" w:space="0" w:color="auto"/>
        <w:left w:val="none" w:sz="0" w:space="0" w:color="auto"/>
        <w:bottom w:val="none" w:sz="0" w:space="0" w:color="auto"/>
        <w:right w:val="none" w:sz="0" w:space="0" w:color="auto"/>
      </w:divBdr>
    </w:div>
    <w:div w:id="203100665">
      <w:bodyDiv w:val="1"/>
      <w:marLeft w:val="0"/>
      <w:marRight w:val="0"/>
      <w:marTop w:val="0"/>
      <w:marBottom w:val="0"/>
      <w:divBdr>
        <w:top w:val="none" w:sz="0" w:space="0" w:color="auto"/>
        <w:left w:val="none" w:sz="0" w:space="0" w:color="auto"/>
        <w:bottom w:val="none" w:sz="0" w:space="0" w:color="auto"/>
        <w:right w:val="none" w:sz="0" w:space="0" w:color="auto"/>
      </w:divBdr>
    </w:div>
    <w:div w:id="203176030">
      <w:bodyDiv w:val="1"/>
      <w:marLeft w:val="0"/>
      <w:marRight w:val="0"/>
      <w:marTop w:val="0"/>
      <w:marBottom w:val="0"/>
      <w:divBdr>
        <w:top w:val="none" w:sz="0" w:space="0" w:color="auto"/>
        <w:left w:val="none" w:sz="0" w:space="0" w:color="auto"/>
        <w:bottom w:val="none" w:sz="0" w:space="0" w:color="auto"/>
        <w:right w:val="none" w:sz="0" w:space="0" w:color="auto"/>
      </w:divBdr>
    </w:div>
    <w:div w:id="203517347">
      <w:bodyDiv w:val="1"/>
      <w:marLeft w:val="0"/>
      <w:marRight w:val="0"/>
      <w:marTop w:val="0"/>
      <w:marBottom w:val="0"/>
      <w:divBdr>
        <w:top w:val="none" w:sz="0" w:space="0" w:color="auto"/>
        <w:left w:val="none" w:sz="0" w:space="0" w:color="auto"/>
        <w:bottom w:val="none" w:sz="0" w:space="0" w:color="auto"/>
        <w:right w:val="none" w:sz="0" w:space="0" w:color="auto"/>
      </w:divBdr>
    </w:div>
    <w:div w:id="203517871">
      <w:bodyDiv w:val="1"/>
      <w:marLeft w:val="0"/>
      <w:marRight w:val="0"/>
      <w:marTop w:val="0"/>
      <w:marBottom w:val="0"/>
      <w:divBdr>
        <w:top w:val="none" w:sz="0" w:space="0" w:color="auto"/>
        <w:left w:val="none" w:sz="0" w:space="0" w:color="auto"/>
        <w:bottom w:val="none" w:sz="0" w:space="0" w:color="auto"/>
        <w:right w:val="none" w:sz="0" w:space="0" w:color="auto"/>
      </w:divBdr>
    </w:div>
    <w:div w:id="203713445">
      <w:bodyDiv w:val="1"/>
      <w:marLeft w:val="0"/>
      <w:marRight w:val="0"/>
      <w:marTop w:val="0"/>
      <w:marBottom w:val="0"/>
      <w:divBdr>
        <w:top w:val="none" w:sz="0" w:space="0" w:color="auto"/>
        <w:left w:val="none" w:sz="0" w:space="0" w:color="auto"/>
        <w:bottom w:val="none" w:sz="0" w:space="0" w:color="auto"/>
        <w:right w:val="none" w:sz="0" w:space="0" w:color="auto"/>
      </w:divBdr>
    </w:div>
    <w:div w:id="204491672">
      <w:bodyDiv w:val="1"/>
      <w:marLeft w:val="0"/>
      <w:marRight w:val="0"/>
      <w:marTop w:val="0"/>
      <w:marBottom w:val="0"/>
      <w:divBdr>
        <w:top w:val="none" w:sz="0" w:space="0" w:color="auto"/>
        <w:left w:val="none" w:sz="0" w:space="0" w:color="auto"/>
        <w:bottom w:val="none" w:sz="0" w:space="0" w:color="auto"/>
        <w:right w:val="none" w:sz="0" w:space="0" w:color="auto"/>
      </w:divBdr>
    </w:div>
    <w:div w:id="205682975">
      <w:bodyDiv w:val="1"/>
      <w:marLeft w:val="0"/>
      <w:marRight w:val="0"/>
      <w:marTop w:val="0"/>
      <w:marBottom w:val="0"/>
      <w:divBdr>
        <w:top w:val="none" w:sz="0" w:space="0" w:color="auto"/>
        <w:left w:val="none" w:sz="0" w:space="0" w:color="auto"/>
        <w:bottom w:val="none" w:sz="0" w:space="0" w:color="auto"/>
        <w:right w:val="none" w:sz="0" w:space="0" w:color="auto"/>
      </w:divBdr>
    </w:div>
    <w:div w:id="205872533">
      <w:bodyDiv w:val="1"/>
      <w:marLeft w:val="0"/>
      <w:marRight w:val="0"/>
      <w:marTop w:val="0"/>
      <w:marBottom w:val="0"/>
      <w:divBdr>
        <w:top w:val="none" w:sz="0" w:space="0" w:color="auto"/>
        <w:left w:val="none" w:sz="0" w:space="0" w:color="auto"/>
        <w:bottom w:val="none" w:sz="0" w:space="0" w:color="auto"/>
        <w:right w:val="none" w:sz="0" w:space="0" w:color="auto"/>
      </w:divBdr>
    </w:div>
    <w:div w:id="206335358">
      <w:bodyDiv w:val="1"/>
      <w:marLeft w:val="0"/>
      <w:marRight w:val="0"/>
      <w:marTop w:val="0"/>
      <w:marBottom w:val="0"/>
      <w:divBdr>
        <w:top w:val="none" w:sz="0" w:space="0" w:color="auto"/>
        <w:left w:val="none" w:sz="0" w:space="0" w:color="auto"/>
        <w:bottom w:val="none" w:sz="0" w:space="0" w:color="auto"/>
        <w:right w:val="none" w:sz="0" w:space="0" w:color="auto"/>
      </w:divBdr>
    </w:div>
    <w:div w:id="207837577">
      <w:bodyDiv w:val="1"/>
      <w:marLeft w:val="0"/>
      <w:marRight w:val="0"/>
      <w:marTop w:val="0"/>
      <w:marBottom w:val="0"/>
      <w:divBdr>
        <w:top w:val="none" w:sz="0" w:space="0" w:color="auto"/>
        <w:left w:val="none" w:sz="0" w:space="0" w:color="auto"/>
        <w:bottom w:val="none" w:sz="0" w:space="0" w:color="auto"/>
        <w:right w:val="none" w:sz="0" w:space="0" w:color="auto"/>
      </w:divBdr>
    </w:div>
    <w:div w:id="208346580">
      <w:bodyDiv w:val="1"/>
      <w:marLeft w:val="0"/>
      <w:marRight w:val="0"/>
      <w:marTop w:val="0"/>
      <w:marBottom w:val="0"/>
      <w:divBdr>
        <w:top w:val="none" w:sz="0" w:space="0" w:color="auto"/>
        <w:left w:val="none" w:sz="0" w:space="0" w:color="auto"/>
        <w:bottom w:val="none" w:sz="0" w:space="0" w:color="auto"/>
        <w:right w:val="none" w:sz="0" w:space="0" w:color="auto"/>
      </w:divBdr>
    </w:div>
    <w:div w:id="208542088">
      <w:bodyDiv w:val="1"/>
      <w:marLeft w:val="0"/>
      <w:marRight w:val="0"/>
      <w:marTop w:val="0"/>
      <w:marBottom w:val="0"/>
      <w:divBdr>
        <w:top w:val="none" w:sz="0" w:space="0" w:color="auto"/>
        <w:left w:val="none" w:sz="0" w:space="0" w:color="auto"/>
        <w:bottom w:val="none" w:sz="0" w:space="0" w:color="auto"/>
        <w:right w:val="none" w:sz="0" w:space="0" w:color="auto"/>
      </w:divBdr>
    </w:div>
    <w:div w:id="208807341">
      <w:bodyDiv w:val="1"/>
      <w:marLeft w:val="0"/>
      <w:marRight w:val="0"/>
      <w:marTop w:val="0"/>
      <w:marBottom w:val="0"/>
      <w:divBdr>
        <w:top w:val="none" w:sz="0" w:space="0" w:color="auto"/>
        <w:left w:val="none" w:sz="0" w:space="0" w:color="auto"/>
        <w:bottom w:val="none" w:sz="0" w:space="0" w:color="auto"/>
        <w:right w:val="none" w:sz="0" w:space="0" w:color="auto"/>
      </w:divBdr>
    </w:div>
    <w:div w:id="209076696">
      <w:bodyDiv w:val="1"/>
      <w:marLeft w:val="0"/>
      <w:marRight w:val="0"/>
      <w:marTop w:val="0"/>
      <w:marBottom w:val="0"/>
      <w:divBdr>
        <w:top w:val="none" w:sz="0" w:space="0" w:color="auto"/>
        <w:left w:val="none" w:sz="0" w:space="0" w:color="auto"/>
        <w:bottom w:val="none" w:sz="0" w:space="0" w:color="auto"/>
        <w:right w:val="none" w:sz="0" w:space="0" w:color="auto"/>
      </w:divBdr>
    </w:div>
    <w:div w:id="209192349">
      <w:bodyDiv w:val="1"/>
      <w:marLeft w:val="0"/>
      <w:marRight w:val="0"/>
      <w:marTop w:val="0"/>
      <w:marBottom w:val="0"/>
      <w:divBdr>
        <w:top w:val="none" w:sz="0" w:space="0" w:color="auto"/>
        <w:left w:val="none" w:sz="0" w:space="0" w:color="auto"/>
        <w:bottom w:val="none" w:sz="0" w:space="0" w:color="auto"/>
        <w:right w:val="none" w:sz="0" w:space="0" w:color="auto"/>
      </w:divBdr>
    </w:div>
    <w:div w:id="209537453">
      <w:bodyDiv w:val="1"/>
      <w:marLeft w:val="0"/>
      <w:marRight w:val="0"/>
      <w:marTop w:val="0"/>
      <w:marBottom w:val="0"/>
      <w:divBdr>
        <w:top w:val="none" w:sz="0" w:space="0" w:color="auto"/>
        <w:left w:val="none" w:sz="0" w:space="0" w:color="auto"/>
        <w:bottom w:val="none" w:sz="0" w:space="0" w:color="auto"/>
        <w:right w:val="none" w:sz="0" w:space="0" w:color="auto"/>
      </w:divBdr>
    </w:div>
    <w:div w:id="209614708">
      <w:bodyDiv w:val="1"/>
      <w:marLeft w:val="0"/>
      <w:marRight w:val="0"/>
      <w:marTop w:val="0"/>
      <w:marBottom w:val="0"/>
      <w:divBdr>
        <w:top w:val="none" w:sz="0" w:space="0" w:color="auto"/>
        <w:left w:val="none" w:sz="0" w:space="0" w:color="auto"/>
        <w:bottom w:val="none" w:sz="0" w:space="0" w:color="auto"/>
        <w:right w:val="none" w:sz="0" w:space="0" w:color="auto"/>
      </w:divBdr>
    </w:div>
    <w:div w:id="210270674">
      <w:bodyDiv w:val="1"/>
      <w:marLeft w:val="0"/>
      <w:marRight w:val="0"/>
      <w:marTop w:val="0"/>
      <w:marBottom w:val="0"/>
      <w:divBdr>
        <w:top w:val="none" w:sz="0" w:space="0" w:color="auto"/>
        <w:left w:val="none" w:sz="0" w:space="0" w:color="auto"/>
        <w:bottom w:val="none" w:sz="0" w:space="0" w:color="auto"/>
        <w:right w:val="none" w:sz="0" w:space="0" w:color="auto"/>
      </w:divBdr>
    </w:div>
    <w:div w:id="210311822">
      <w:bodyDiv w:val="1"/>
      <w:marLeft w:val="0"/>
      <w:marRight w:val="0"/>
      <w:marTop w:val="0"/>
      <w:marBottom w:val="0"/>
      <w:divBdr>
        <w:top w:val="none" w:sz="0" w:space="0" w:color="auto"/>
        <w:left w:val="none" w:sz="0" w:space="0" w:color="auto"/>
        <w:bottom w:val="none" w:sz="0" w:space="0" w:color="auto"/>
        <w:right w:val="none" w:sz="0" w:space="0" w:color="auto"/>
      </w:divBdr>
    </w:div>
    <w:div w:id="211039876">
      <w:bodyDiv w:val="1"/>
      <w:marLeft w:val="0"/>
      <w:marRight w:val="0"/>
      <w:marTop w:val="0"/>
      <w:marBottom w:val="0"/>
      <w:divBdr>
        <w:top w:val="none" w:sz="0" w:space="0" w:color="auto"/>
        <w:left w:val="none" w:sz="0" w:space="0" w:color="auto"/>
        <w:bottom w:val="none" w:sz="0" w:space="0" w:color="auto"/>
        <w:right w:val="none" w:sz="0" w:space="0" w:color="auto"/>
      </w:divBdr>
    </w:div>
    <w:div w:id="211042712">
      <w:bodyDiv w:val="1"/>
      <w:marLeft w:val="0"/>
      <w:marRight w:val="0"/>
      <w:marTop w:val="0"/>
      <w:marBottom w:val="0"/>
      <w:divBdr>
        <w:top w:val="none" w:sz="0" w:space="0" w:color="auto"/>
        <w:left w:val="none" w:sz="0" w:space="0" w:color="auto"/>
        <w:bottom w:val="none" w:sz="0" w:space="0" w:color="auto"/>
        <w:right w:val="none" w:sz="0" w:space="0" w:color="auto"/>
      </w:divBdr>
    </w:div>
    <w:div w:id="211507295">
      <w:bodyDiv w:val="1"/>
      <w:marLeft w:val="0"/>
      <w:marRight w:val="0"/>
      <w:marTop w:val="0"/>
      <w:marBottom w:val="0"/>
      <w:divBdr>
        <w:top w:val="none" w:sz="0" w:space="0" w:color="auto"/>
        <w:left w:val="none" w:sz="0" w:space="0" w:color="auto"/>
        <w:bottom w:val="none" w:sz="0" w:space="0" w:color="auto"/>
        <w:right w:val="none" w:sz="0" w:space="0" w:color="auto"/>
      </w:divBdr>
    </w:div>
    <w:div w:id="212472664">
      <w:bodyDiv w:val="1"/>
      <w:marLeft w:val="0"/>
      <w:marRight w:val="0"/>
      <w:marTop w:val="0"/>
      <w:marBottom w:val="0"/>
      <w:divBdr>
        <w:top w:val="none" w:sz="0" w:space="0" w:color="auto"/>
        <w:left w:val="none" w:sz="0" w:space="0" w:color="auto"/>
        <w:bottom w:val="none" w:sz="0" w:space="0" w:color="auto"/>
        <w:right w:val="none" w:sz="0" w:space="0" w:color="auto"/>
      </w:divBdr>
    </w:div>
    <w:div w:id="212666457">
      <w:bodyDiv w:val="1"/>
      <w:marLeft w:val="0"/>
      <w:marRight w:val="0"/>
      <w:marTop w:val="0"/>
      <w:marBottom w:val="0"/>
      <w:divBdr>
        <w:top w:val="none" w:sz="0" w:space="0" w:color="auto"/>
        <w:left w:val="none" w:sz="0" w:space="0" w:color="auto"/>
        <w:bottom w:val="none" w:sz="0" w:space="0" w:color="auto"/>
        <w:right w:val="none" w:sz="0" w:space="0" w:color="auto"/>
      </w:divBdr>
    </w:div>
    <w:div w:id="212929001">
      <w:bodyDiv w:val="1"/>
      <w:marLeft w:val="0"/>
      <w:marRight w:val="0"/>
      <w:marTop w:val="0"/>
      <w:marBottom w:val="0"/>
      <w:divBdr>
        <w:top w:val="none" w:sz="0" w:space="0" w:color="auto"/>
        <w:left w:val="none" w:sz="0" w:space="0" w:color="auto"/>
        <w:bottom w:val="none" w:sz="0" w:space="0" w:color="auto"/>
        <w:right w:val="none" w:sz="0" w:space="0" w:color="auto"/>
      </w:divBdr>
      <w:divsChild>
        <w:div w:id="1439909576">
          <w:marLeft w:val="480"/>
          <w:marRight w:val="0"/>
          <w:marTop w:val="0"/>
          <w:marBottom w:val="0"/>
          <w:divBdr>
            <w:top w:val="none" w:sz="0" w:space="0" w:color="auto"/>
            <w:left w:val="none" w:sz="0" w:space="0" w:color="auto"/>
            <w:bottom w:val="none" w:sz="0" w:space="0" w:color="auto"/>
            <w:right w:val="none" w:sz="0" w:space="0" w:color="auto"/>
          </w:divBdr>
        </w:div>
      </w:divsChild>
    </w:div>
    <w:div w:id="213347082">
      <w:bodyDiv w:val="1"/>
      <w:marLeft w:val="0"/>
      <w:marRight w:val="0"/>
      <w:marTop w:val="0"/>
      <w:marBottom w:val="0"/>
      <w:divBdr>
        <w:top w:val="none" w:sz="0" w:space="0" w:color="auto"/>
        <w:left w:val="none" w:sz="0" w:space="0" w:color="auto"/>
        <w:bottom w:val="none" w:sz="0" w:space="0" w:color="auto"/>
        <w:right w:val="none" w:sz="0" w:space="0" w:color="auto"/>
      </w:divBdr>
    </w:div>
    <w:div w:id="213661543">
      <w:bodyDiv w:val="1"/>
      <w:marLeft w:val="0"/>
      <w:marRight w:val="0"/>
      <w:marTop w:val="0"/>
      <w:marBottom w:val="0"/>
      <w:divBdr>
        <w:top w:val="none" w:sz="0" w:space="0" w:color="auto"/>
        <w:left w:val="none" w:sz="0" w:space="0" w:color="auto"/>
        <w:bottom w:val="none" w:sz="0" w:space="0" w:color="auto"/>
        <w:right w:val="none" w:sz="0" w:space="0" w:color="auto"/>
      </w:divBdr>
    </w:div>
    <w:div w:id="213779670">
      <w:bodyDiv w:val="1"/>
      <w:marLeft w:val="0"/>
      <w:marRight w:val="0"/>
      <w:marTop w:val="0"/>
      <w:marBottom w:val="0"/>
      <w:divBdr>
        <w:top w:val="none" w:sz="0" w:space="0" w:color="auto"/>
        <w:left w:val="none" w:sz="0" w:space="0" w:color="auto"/>
        <w:bottom w:val="none" w:sz="0" w:space="0" w:color="auto"/>
        <w:right w:val="none" w:sz="0" w:space="0" w:color="auto"/>
      </w:divBdr>
    </w:div>
    <w:div w:id="214122729">
      <w:bodyDiv w:val="1"/>
      <w:marLeft w:val="0"/>
      <w:marRight w:val="0"/>
      <w:marTop w:val="0"/>
      <w:marBottom w:val="0"/>
      <w:divBdr>
        <w:top w:val="none" w:sz="0" w:space="0" w:color="auto"/>
        <w:left w:val="none" w:sz="0" w:space="0" w:color="auto"/>
        <w:bottom w:val="none" w:sz="0" w:space="0" w:color="auto"/>
        <w:right w:val="none" w:sz="0" w:space="0" w:color="auto"/>
      </w:divBdr>
    </w:div>
    <w:div w:id="214241203">
      <w:bodyDiv w:val="1"/>
      <w:marLeft w:val="0"/>
      <w:marRight w:val="0"/>
      <w:marTop w:val="0"/>
      <w:marBottom w:val="0"/>
      <w:divBdr>
        <w:top w:val="none" w:sz="0" w:space="0" w:color="auto"/>
        <w:left w:val="none" w:sz="0" w:space="0" w:color="auto"/>
        <w:bottom w:val="none" w:sz="0" w:space="0" w:color="auto"/>
        <w:right w:val="none" w:sz="0" w:space="0" w:color="auto"/>
      </w:divBdr>
    </w:div>
    <w:div w:id="214633203">
      <w:bodyDiv w:val="1"/>
      <w:marLeft w:val="0"/>
      <w:marRight w:val="0"/>
      <w:marTop w:val="0"/>
      <w:marBottom w:val="0"/>
      <w:divBdr>
        <w:top w:val="none" w:sz="0" w:space="0" w:color="auto"/>
        <w:left w:val="none" w:sz="0" w:space="0" w:color="auto"/>
        <w:bottom w:val="none" w:sz="0" w:space="0" w:color="auto"/>
        <w:right w:val="none" w:sz="0" w:space="0" w:color="auto"/>
      </w:divBdr>
      <w:divsChild>
        <w:div w:id="559363531">
          <w:marLeft w:val="480"/>
          <w:marRight w:val="0"/>
          <w:marTop w:val="0"/>
          <w:marBottom w:val="0"/>
          <w:divBdr>
            <w:top w:val="none" w:sz="0" w:space="0" w:color="auto"/>
            <w:left w:val="none" w:sz="0" w:space="0" w:color="auto"/>
            <w:bottom w:val="none" w:sz="0" w:space="0" w:color="auto"/>
            <w:right w:val="none" w:sz="0" w:space="0" w:color="auto"/>
          </w:divBdr>
        </w:div>
        <w:div w:id="977107737">
          <w:marLeft w:val="480"/>
          <w:marRight w:val="0"/>
          <w:marTop w:val="0"/>
          <w:marBottom w:val="0"/>
          <w:divBdr>
            <w:top w:val="none" w:sz="0" w:space="0" w:color="auto"/>
            <w:left w:val="none" w:sz="0" w:space="0" w:color="auto"/>
            <w:bottom w:val="none" w:sz="0" w:space="0" w:color="auto"/>
            <w:right w:val="none" w:sz="0" w:space="0" w:color="auto"/>
          </w:divBdr>
        </w:div>
        <w:div w:id="254944229">
          <w:marLeft w:val="480"/>
          <w:marRight w:val="0"/>
          <w:marTop w:val="0"/>
          <w:marBottom w:val="0"/>
          <w:divBdr>
            <w:top w:val="none" w:sz="0" w:space="0" w:color="auto"/>
            <w:left w:val="none" w:sz="0" w:space="0" w:color="auto"/>
            <w:bottom w:val="none" w:sz="0" w:space="0" w:color="auto"/>
            <w:right w:val="none" w:sz="0" w:space="0" w:color="auto"/>
          </w:divBdr>
        </w:div>
        <w:div w:id="625359585">
          <w:marLeft w:val="480"/>
          <w:marRight w:val="0"/>
          <w:marTop w:val="0"/>
          <w:marBottom w:val="0"/>
          <w:divBdr>
            <w:top w:val="none" w:sz="0" w:space="0" w:color="auto"/>
            <w:left w:val="none" w:sz="0" w:space="0" w:color="auto"/>
            <w:bottom w:val="none" w:sz="0" w:space="0" w:color="auto"/>
            <w:right w:val="none" w:sz="0" w:space="0" w:color="auto"/>
          </w:divBdr>
        </w:div>
        <w:div w:id="1850370818">
          <w:marLeft w:val="480"/>
          <w:marRight w:val="0"/>
          <w:marTop w:val="0"/>
          <w:marBottom w:val="0"/>
          <w:divBdr>
            <w:top w:val="none" w:sz="0" w:space="0" w:color="auto"/>
            <w:left w:val="none" w:sz="0" w:space="0" w:color="auto"/>
            <w:bottom w:val="none" w:sz="0" w:space="0" w:color="auto"/>
            <w:right w:val="none" w:sz="0" w:space="0" w:color="auto"/>
          </w:divBdr>
        </w:div>
        <w:div w:id="1251499079">
          <w:marLeft w:val="480"/>
          <w:marRight w:val="0"/>
          <w:marTop w:val="0"/>
          <w:marBottom w:val="0"/>
          <w:divBdr>
            <w:top w:val="none" w:sz="0" w:space="0" w:color="auto"/>
            <w:left w:val="none" w:sz="0" w:space="0" w:color="auto"/>
            <w:bottom w:val="none" w:sz="0" w:space="0" w:color="auto"/>
            <w:right w:val="none" w:sz="0" w:space="0" w:color="auto"/>
          </w:divBdr>
        </w:div>
        <w:div w:id="709498687">
          <w:marLeft w:val="480"/>
          <w:marRight w:val="0"/>
          <w:marTop w:val="0"/>
          <w:marBottom w:val="0"/>
          <w:divBdr>
            <w:top w:val="none" w:sz="0" w:space="0" w:color="auto"/>
            <w:left w:val="none" w:sz="0" w:space="0" w:color="auto"/>
            <w:bottom w:val="none" w:sz="0" w:space="0" w:color="auto"/>
            <w:right w:val="none" w:sz="0" w:space="0" w:color="auto"/>
          </w:divBdr>
        </w:div>
        <w:div w:id="1720787539">
          <w:marLeft w:val="480"/>
          <w:marRight w:val="0"/>
          <w:marTop w:val="0"/>
          <w:marBottom w:val="0"/>
          <w:divBdr>
            <w:top w:val="none" w:sz="0" w:space="0" w:color="auto"/>
            <w:left w:val="none" w:sz="0" w:space="0" w:color="auto"/>
            <w:bottom w:val="none" w:sz="0" w:space="0" w:color="auto"/>
            <w:right w:val="none" w:sz="0" w:space="0" w:color="auto"/>
          </w:divBdr>
        </w:div>
        <w:div w:id="1306011104">
          <w:marLeft w:val="480"/>
          <w:marRight w:val="0"/>
          <w:marTop w:val="0"/>
          <w:marBottom w:val="0"/>
          <w:divBdr>
            <w:top w:val="none" w:sz="0" w:space="0" w:color="auto"/>
            <w:left w:val="none" w:sz="0" w:space="0" w:color="auto"/>
            <w:bottom w:val="none" w:sz="0" w:space="0" w:color="auto"/>
            <w:right w:val="none" w:sz="0" w:space="0" w:color="auto"/>
          </w:divBdr>
        </w:div>
        <w:div w:id="576869327">
          <w:marLeft w:val="480"/>
          <w:marRight w:val="0"/>
          <w:marTop w:val="0"/>
          <w:marBottom w:val="0"/>
          <w:divBdr>
            <w:top w:val="none" w:sz="0" w:space="0" w:color="auto"/>
            <w:left w:val="none" w:sz="0" w:space="0" w:color="auto"/>
            <w:bottom w:val="none" w:sz="0" w:space="0" w:color="auto"/>
            <w:right w:val="none" w:sz="0" w:space="0" w:color="auto"/>
          </w:divBdr>
        </w:div>
        <w:div w:id="1406565699">
          <w:marLeft w:val="480"/>
          <w:marRight w:val="0"/>
          <w:marTop w:val="0"/>
          <w:marBottom w:val="0"/>
          <w:divBdr>
            <w:top w:val="none" w:sz="0" w:space="0" w:color="auto"/>
            <w:left w:val="none" w:sz="0" w:space="0" w:color="auto"/>
            <w:bottom w:val="none" w:sz="0" w:space="0" w:color="auto"/>
            <w:right w:val="none" w:sz="0" w:space="0" w:color="auto"/>
          </w:divBdr>
        </w:div>
        <w:div w:id="540823947">
          <w:marLeft w:val="480"/>
          <w:marRight w:val="0"/>
          <w:marTop w:val="0"/>
          <w:marBottom w:val="0"/>
          <w:divBdr>
            <w:top w:val="none" w:sz="0" w:space="0" w:color="auto"/>
            <w:left w:val="none" w:sz="0" w:space="0" w:color="auto"/>
            <w:bottom w:val="none" w:sz="0" w:space="0" w:color="auto"/>
            <w:right w:val="none" w:sz="0" w:space="0" w:color="auto"/>
          </w:divBdr>
        </w:div>
        <w:div w:id="1411611261">
          <w:marLeft w:val="480"/>
          <w:marRight w:val="0"/>
          <w:marTop w:val="0"/>
          <w:marBottom w:val="0"/>
          <w:divBdr>
            <w:top w:val="none" w:sz="0" w:space="0" w:color="auto"/>
            <w:left w:val="none" w:sz="0" w:space="0" w:color="auto"/>
            <w:bottom w:val="none" w:sz="0" w:space="0" w:color="auto"/>
            <w:right w:val="none" w:sz="0" w:space="0" w:color="auto"/>
          </w:divBdr>
        </w:div>
        <w:div w:id="1009254837">
          <w:marLeft w:val="480"/>
          <w:marRight w:val="0"/>
          <w:marTop w:val="0"/>
          <w:marBottom w:val="0"/>
          <w:divBdr>
            <w:top w:val="none" w:sz="0" w:space="0" w:color="auto"/>
            <w:left w:val="none" w:sz="0" w:space="0" w:color="auto"/>
            <w:bottom w:val="none" w:sz="0" w:space="0" w:color="auto"/>
            <w:right w:val="none" w:sz="0" w:space="0" w:color="auto"/>
          </w:divBdr>
        </w:div>
        <w:div w:id="241110777">
          <w:marLeft w:val="480"/>
          <w:marRight w:val="0"/>
          <w:marTop w:val="0"/>
          <w:marBottom w:val="0"/>
          <w:divBdr>
            <w:top w:val="none" w:sz="0" w:space="0" w:color="auto"/>
            <w:left w:val="none" w:sz="0" w:space="0" w:color="auto"/>
            <w:bottom w:val="none" w:sz="0" w:space="0" w:color="auto"/>
            <w:right w:val="none" w:sz="0" w:space="0" w:color="auto"/>
          </w:divBdr>
        </w:div>
        <w:div w:id="33897193">
          <w:marLeft w:val="480"/>
          <w:marRight w:val="0"/>
          <w:marTop w:val="0"/>
          <w:marBottom w:val="0"/>
          <w:divBdr>
            <w:top w:val="none" w:sz="0" w:space="0" w:color="auto"/>
            <w:left w:val="none" w:sz="0" w:space="0" w:color="auto"/>
            <w:bottom w:val="none" w:sz="0" w:space="0" w:color="auto"/>
            <w:right w:val="none" w:sz="0" w:space="0" w:color="auto"/>
          </w:divBdr>
        </w:div>
        <w:div w:id="266164062">
          <w:marLeft w:val="480"/>
          <w:marRight w:val="0"/>
          <w:marTop w:val="0"/>
          <w:marBottom w:val="0"/>
          <w:divBdr>
            <w:top w:val="none" w:sz="0" w:space="0" w:color="auto"/>
            <w:left w:val="none" w:sz="0" w:space="0" w:color="auto"/>
            <w:bottom w:val="none" w:sz="0" w:space="0" w:color="auto"/>
            <w:right w:val="none" w:sz="0" w:space="0" w:color="auto"/>
          </w:divBdr>
        </w:div>
        <w:div w:id="1366785129">
          <w:marLeft w:val="480"/>
          <w:marRight w:val="0"/>
          <w:marTop w:val="0"/>
          <w:marBottom w:val="0"/>
          <w:divBdr>
            <w:top w:val="none" w:sz="0" w:space="0" w:color="auto"/>
            <w:left w:val="none" w:sz="0" w:space="0" w:color="auto"/>
            <w:bottom w:val="none" w:sz="0" w:space="0" w:color="auto"/>
            <w:right w:val="none" w:sz="0" w:space="0" w:color="auto"/>
          </w:divBdr>
        </w:div>
        <w:div w:id="1790051812">
          <w:marLeft w:val="480"/>
          <w:marRight w:val="0"/>
          <w:marTop w:val="0"/>
          <w:marBottom w:val="0"/>
          <w:divBdr>
            <w:top w:val="none" w:sz="0" w:space="0" w:color="auto"/>
            <w:left w:val="none" w:sz="0" w:space="0" w:color="auto"/>
            <w:bottom w:val="none" w:sz="0" w:space="0" w:color="auto"/>
            <w:right w:val="none" w:sz="0" w:space="0" w:color="auto"/>
          </w:divBdr>
        </w:div>
        <w:div w:id="2125534986">
          <w:marLeft w:val="480"/>
          <w:marRight w:val="0"/>
          <w:marTop w:val="0"/>
          <w:marBottom w:val="0"/>
          <w:divBdr>
            <w:top w:val="none" w:sz="0" w:space="0" w:color="auto"/>
            <w:left w:val="none" w:sz="0" w:space="0" w:color="auto"/>
            <w:bottom w:val="none" w:sz="0" w:space="0" w:color="auto"/>
            <w:right w:val="none" w:sz="0" w:space="0" w:color="auto"/>
          </w:divBdr>
        </w:div>
        <w:div w:id="1945645593">
          <w:marLeft w:val="480"/>
          <w:marRight w:val="0"/>
          <w:marTop w:val="0"/>
          <w:marBottom w:val="0"/>
          <w:divBdr>
            <w:top w:val="none" w:sz="0" w:space="0" w:color="auto"/>
            <w:left w:val="none" w:sz="0" w:space="0" w:color="auto"/>
            <w:bottom w:val="none" w:sz="0" w:space="0" w:color="auto"/>
            <w:right w:val="none" w:sz="0" w:space="0" w:color="auto"/>
          </w:divBdr>
        </w:div>
        <w:div w:id="305668040">
          <w:marLeft w:val="480"/>
          <w:marRight w:val="0"/>
          <w:marTop w:val="0"/>
          <w:marBottom w:val="0"/>
          <w:divBdr>
            <w:top w:val="none" w:sz="0" w:space="0" w:color="auto"/>
            <w:left w:val="none" w:sz="0" w:space="0" w:color="auto"/>
            <w:bottom w:val="none" w:sz="0" w:space="0" w:color="auto"/>
            <w:right w:val="none" w:sz="0" w:space="0" w:color="auto"/>
          </w:divBdr>
        </w:div>
        <w:div w:id="1561860700">
          <w:marLeft w:val="480"/>
          <w:marRight w:val="0"/>
          <w:marTop w:val="0"/>
          <w:marBottom w:val="0"/>
          <w:divBdr>
            <w:top w:val="none" w:sz="0" w:space="0" w:color="auto"/>
            <w:left w:val="none" w:sz="0" w:space="0" w:color="auto"/>
            <w:bottom w:val="none" w:sz="0" w:space="0" w:color="auto"/>
            <w:right w:val="none" w:sz="0" w:space="0" w:color="auto"/>
          </w:divBdr>
        </w:div>
        <w:div w:id="1147818889">
          <w:marLeft w:val="480"/>
          <w:marRight w:val="0"/>
          <w:marTop w:val="0"/>
          <w:marBottom w:val="0"/>
          <w:divBdr>
            <w:top w:val="none" w:sz="0" w:space="0" w:color="auto"/>
            <w:left w:val="none" w:sz="0" w:space="0" w:color="auto"/>
            <w:bottom w:val="none" w:sz="0" w:space="0" w:color="auto"/>
            <w:right w:val="none" w:sz="0" w:space="0" w:color="auto"/>
          </w:divBdr>
        </w:div>
        <w:div w:id="1470511412">
          <w:marLeft w:val="480"/>
          <w:marRight w:val="0"/>
          <w:marTop w:val="0"/>
          <w:marBottom w:val="0"/>
          <w:divBdr>
            <w:top w:val="none" w:sz="0" w:space="0" w:color="auto"/>
            <w:left w:val="none" w:sz="0" w:space="0" w:color="auto"/>
            <w:bottom w:val="none" w:sz="0" w:space="0" w:color="auto"/>
            <w:right w:val="none" w:sz="0" w:space="0" w:color="auto"/>
          </w:divBdr>
        </w:div>
        <w:div w:id="305014681">
          <w:marLeft w:val="480"/>
          <w:marRight w:val="0"/>
          <w:marTop w:val="0"/>
          <w:marBottom w:val="0"/>
          <w:divBdr>
            <w:top w:val="none" w:sz="0" w:space="0" w:color="auto"/>
            <w:left w:val="none" w:sz="0" w:space="0" w:color="auto"/>
            <w:bottom w:val="none" w:sz="0" w:space="0" w:color="auto"/>
            <w:right w:val="none" w:sz="0" w:space="0" w:color="auto"/>
          </w:divBdr>
        </w:div>
        <w:div w:id="980772505">
          <w:marLeft w:val="480"/>
          <w:marRight w:val="0"/>
          <w:marTop w:val="0"/>
          <w:marBottom w:val="0"/>
          <w:divBdr>
            <w:top w:val="none" w:sz="0" w:space="0" w:color="auto"/>
            <w:left w:val="none" w:sz="0" w:space="0" w:color="auto"/>
            <w:bottom w:val="none" w:sz="0" w:space="0" w:color="auto"/>
            <w:right w:val="none" w:sz="0" w:space="0" w:color="auto"/>
          </w:divBdr>
        </w:div>
        <w:div w:id="600145653">
          <w:marLeft w:val="480"/>
          <w:marRight w:val="0"/>
          <w:marTop w:val="0"/>
          <w:marBottom w:val="0"/>
          <w:divBdr>
            <w:top w:val="none" w:sz="0" w:space="0" w:color="auto"/>
            <w:left w:val="none" w:sz="0" w:space="0" w:color="auto"/>
            <w:bottom w:val="none" w:sz="0" w:space="0" w:color="auto"/>
            <w:right w:val="none" w:sz="0" w:space="0" w:color="auto"/>
          </w:divBdr>
        </w:div>
        <w:div w:id="609900859">
          <w:marLeft w:val="480"/>
          <w:marRight w:val="0"/>
          <w:marTop w:val="0"/>
          <w:marBottom w:val="0"/>
          <w:divBdr>
            <w:top w:val="none" w:sz="0" w:space="0" w:color="auto"/>
            <w:left w:val="none" w:sz="0" w:space="0" w:color="auto"/>
            <w:bottom w:val="none" w:sz="0" w:space="0" w:color="auto"/>
            <w:right w:val="none" w:sz="0" w:space="0" w:color="auto"/>
          </w:divBdr>
        </w:div>
        <w:div w:id="1124344202">
          <w:marLeft w:val="480"/>
          <w:marRight w:val="0"/>
          <w:marTop w:val="0"/>
          <w:marBottom w:val="0"/>
          <w:divBdr>
            <w:top w:val="none" w:sz="0" w:space="0" w:color="auto"/>
            <w:left w:val="none" w:sz="0" w:space="0" w:color="auto"/>
            <w:bottom w:val="none" w:sz="0" w:space="0" w:color="auto"/>
            <w:right w:val="none" w:sz="0" w:space="0" w:color="auto"/>
          </w:divBdr>
        </w:div>
        <w:div w:id="1200050077">
          <w:marLeft w:val="480"/>
          <w:marRight w:val="0"/>
          <w:marTop w:val="0"/>
          <w:marBottom w:val="0"/>
          <w:divBdr>
            <w:top w:val="none" w:sz="0" w:space="0" w:color="auto"/>
            <w:left w:val="none" w:sz="0" w:space="0" w:color="auto"/>
            <w:bottom w:val="none" w:sz="0" w:space="0" w:color="auto"/>
            <w:right w:val="none" w:sz="0" w:space="0" w:color="auto"/>
          </w:divBdr>
        </w:div>
        <w:div w:id="1686512138">
          <w:marLeft w:val="480"/>
          <w:marRight w:val="0"/>
          <w:marTop w:val="0"/>
          <w:marBottom w:val="0"/>
          <w:divBdr>
            <w:top w:val="none" w:sz="0" w:space="0" w:color="auto"/>
            <w:left w:val="none" w:sz="0" w:space="0" w:color="auto"/>
            <w:bottom w:val="none" w:sz="0" w:space="0" w:color="auto"/>
            <w:right w:val="none" w:sz="0" w:space="0" w:color="auto"/>
          </w:divBdr>
        </w:div>
        <w:div w:id="1629892605">
          <w:marLeft w:val="480"/>
          <w:marRight w:val="0"/>
          <w:marTop w:val="0"/>
          <w:marBottom w:val="0"/>
          <w:divBdr>
            <w:top w:val="none" w:sz="0" w:space="0" w:color="auto"/>
            <w:left w:val="none" w:sz="0" w:space="0" w:color="auto"/>
            <w:bottom w:val="none" w:sz="0" w:space="0" w:color="auto"/>
            <w:right w:val="none" w:sz="0" w:space="0" w:color="auto"/>
          </w:divBdr>
        </w:div>
        <w:div w:id="224948328">
          <w:marLeft w:val="480"/>
          <w:marRight w:val="0"/>
          <w:marTop w:val="0"/>
          <w:marBottom w:val="0"/>
          <w:divBdr>
            <w:top w:val="none" w:sz="0" w:space="0" w:color="auto"/>
            <w:left w:val="none" w:sz="0" w:space="0" w:color="auto"/>
            <w:bottom w:val="none" w:sz="0" w:space="0" w:color="auto"/>
            <w:right w:val="none" w:sz="0" w:space="0" w:color="auto"/>
          </w:divBdr>
        </w:div>
        <w:div w:id="12148950">
          <w:marLeft w:val="480"/>
          <w:marRight w:val="0"/>
          <w:marTop w:val="0"/>
          <w:marBottom w:val="0"/>
          <w:divBdr>
            <w:top w:val="none" w:sz="0" w:space="0" w:color="auto"/>
            <w:left w:val="none" w:sz="0" w:space="0" w:color="auto"/>
            <w:bottom w:val="none" w:sz="0" w:space="0" w:color="auto"/>
            <w:right w:val="none" w:sz="0" w:space="0" w:color="auto"/>
          </w:divBdr>
        </w:div>
        <w:div w:id="630795057">
          <w:marLeft w:val="480"/>
          <w:marRight w:val="0"/>
          <w:marTop w:val="0"/>
          <w:marBottom w:val="0"/>
          <w:divBdr>
            <w:top w:val="none" w:sz="0" w:space="0" w:color="auto"/>
            <w:left w:val="none" w:sz="0" w:space="0" w:color="auto"/>
            <w:bottom w:val="none" w:sz="0" w:space="0" w:color="auto"/>
            <w:right w:val="none" w:sz="0" w:space="0" w:color="auto"/>
          </w:divBdr>
        </w:div>
        <w:div w:id="2114015584">
          <w:marLeft w:val="480"/>
          <w:marRight w:val="0"/>
          <w:marTop w:val="0"/>
          <w:marBottom w:val="0"/>
          <w:divBdr>
            <w:top w:val="none" w:sz="0" w:space="0" w:color="auto"/>
            <w:left w:val="none" w:sz="0" w:space="0" w:color="auto"/>
            <w:bottom w:val="none" w:sz="0" w:space="0" w:color="auto"/>
            <w:right w:val="none" w:sz="0" w:space="0" w:color="auto"/>
          </w:divBdr>
        </w:div>
        <w:div w:id="1998217148">
          <w:marLeft w:val="480"/>
          <w:marRight w:val="0"/>
          <w:marTop w:val="0"/>
          <w:marBottom w:val="0"/>
          <w:divBdr>
            <w:top w:val="none" w:sz="0" w:space="0" w:color="auto"/>
            <w:left w:val="none" w:sz="0" w:space="0" w:color="auto"/>
            <w:bottom w:val="none" w:sz="0" w:space="0" w:color="auto"/>
            <w:right w:val="none" w:sz="0" w:space="0" w:color="auto"/>
          </w:divBdr>
        </w:div>
        <w:div w:id="1282763052">
          <w:marLeft w:val="480"/>
          <w:marRight w:val="0"/>
          <w:marTop w:val="0"/>
          <w:marBottom w:val="0"/>
          <w:divBdr>
            <w:top w:val="none" w:sz="0" w:space="0" w:color="auto"/>
            <w:left w:val="none" w:sz="0" w:space="0" w:color="auto"/>
            <w:bottom w:val="none" w:sz="0" w:space="0" w:color="auto"/>
            <w:right w:val="none" w:sz="0" w:space="0" w:color="auto"/>
          </w:divBdr>
        </w:div>
        <w:div w:id="1607544484">
          <w:marLeft w:val="480"/>
          <w:marRight w:val="0"/>
          <w:marTop w:val="0"/>
          <w:marBottom w:val="0"/>
          <w:divBdr>
            <w:top w:val="none" w:sz="0" w:space="0" w:color="auto"/>
            <w:left w:val="none" w:sz="0" w:space="0" w:color="auto"/>
            <w:bottom w:val="none" w:sz="0" w:space="0" w:color="auto"/>
            <w:right w:val="none" w:sz="0" w:space="0" w:color="auto"/>
          </w:divBdr>
        </w:div>
        <w:div w:id="1598711610">
          <w:marLeft w:val="480"/>
          <w:marRight w:val="0"/>
          <w:marTop w:val="0"/>
          <w:marBottom w:val="0"/>
          <w:divBdr>
            <w:top w:val="none" w:sz="0" w:space="0" w:color="auto"/>
            <w:left w:val="none" w:sz="0" w:space="0" w:color="auto"/>
            <w:bottom w:val="none" w:sz="0" w:space="0" w:color="auto"/>
            <w:right w:val="none" w:sz="0" w:space="0" w:color="auto"/>
          </w:divBdr>
        </w:div>
        <w:div w:id="1430420117">
          <w:marLeft w:val="480"/>
          <w:marRight w:val="0"/>
          <w:marTop w:val="0"/>
          <w:marBottom w:val="0"/>
          <w:divBdr>
            <w:top w:val="none" w:sz="0" w:space="0" w:color="auto"/>
            <w:left w:val="none" w:sz="0" w:space="0" w:color="auto"/>
            <w:bottom w:val="none" w:sz="0" w:space="0" w:color="auto"/>
            <w:right w:val="none" w:sz="0" w:space="0" w:color="auto"/>
          </w:divBdr>
        </w:div>
        <w:div w:id="1167020689">
          <w:marLeft w:val="480"/>
          <w:marRight w:val="0"/>
          <w:marTop w:val="0"/>
          <w:marBottom w:val="0"/>
          <w:divBdr>
            <w:top w:val="none" w:sz="0" w:space="0" w:color="auto"/>
            <w:left w:val="none" w:sz="0" w:space="0" w:color="auto"/>
            <w:bottom w:val="none" w:sz="0" w:space="0" w:color="auto"/>
            <w:right w:val="none" w:sz="0" w:space="0" w:color="auto"/>
          </w:divBdr>
        </w:div>
        <w:div w:id="356857695">
          <w:marLeft w:val="480"/>
          <w:marRight w:val="0"/>
          <w:marTop w:val="0"/>
          <w:marBottom w:val="0"/>
          <w:divBdr>
            <w:top w:val="none" w:sz="0" w:space="0" w:color="auto"/>
            <w:left w:val="none" w:sz="0" w:space="0" w:color="auto"/>
            <w:bottom w:val="none" w:sz="0" w:space="0" w:color="auto"/>
            <w:right w:val="none" w:sz="0" w:space="0" w:color="auto"/>
          </w:divBdr>
        </w:div>
        <w:div w:id="1447042983">
          <w:marLeft w:val="480"/>
          <w:marRight w:val="0"/>
          <w:marTop w:val="0"/>
          <w:marBottom w:val="0"/>
          <w:divBdr>
            <w:top w:val="none" w:sz="0" w:space="0" w:color="auto"/>
            <w:left w:val="none" w:sz="0" w:space="0" w:color="auto"/>
            <w:bottom w:val="none" w:sz="0" w:space="0" w:color="auto"/>
            <w:right w:val="none" w:sz="0" w:space="0" w:color="auto"/>
          </w:divBdr>
        </w:div>
        <w:div w:id="1379477146">
          <w:marLeft w:val="480"/>
          <w:marRight w:val="0"/>
          <w:marTop w:val="0"/>
          <w:marBottom w:val="0"/>
          <w:divBdr>
            <w:top w:val="none" w:sz="0" w:space="0" w:color="auto"/>
            <w:left w:val="none" w:sz="0" w:space="0" w:color="auto"/>
            <w:bottom w:val="none" w:sz="0" w:space="0" w:color="auto"/>
            <w:right w:val="none" w:sz="0" w:space="0" w:color="auto"/>
          </w:divBdr>
        </w:div>
        <w:div w:id="2005813533">
          <w:marLeft w:val="480"/>
          <w:marRight w:val="0"/>
          <w:marTop w:val="0"/>
          <w:marBottom w:val="0"/>
          <w:divBdr>
            <w:top w:val="none" w:sz="0" w:space="0" w:color="auto"/>
            <w:left w:val="none" w:sz="0" w:space="0" w:color="auto"/>
            <w:bottom w:val="none" w:sz="0" w:space="0" w:color="auto"/>
            <w:right w:val="none" w:sz="0" w:space="0" w:color="auto"/>
          </w:divBdr>
        </w:div>
        <w:div w:id="1922179526">
          <w:marLeft w:val="480"/>
          <w:marRight w:val="0"/>
          <w:marTop w:val="0"/>
          <w:marBottom w:val="0"/>
          <w:divBdr>
            <w:top w:val="none" w:sz="0" w:space="0" w:color="auto"/>
            <w:left w:val="none" w:sz="0" w:space="0" w:color="auto"/>
            <w:bottom w:val="none" w:sz="0" w:space="0" w:color="auto"/>
            <w:right w:val="none" w:sz="0" w:space="0" w:color="auto"/>
          </w:divBdr>
        </w:div>
        <w:div w:id="793257408">
          <w:marLeft w:val="480"/>
          <w:marRight w:val="0"/>
          <w:marTop w:val="0"/>
          <w:marBottom w:val="0"/>
          <w:divBdr>
            <w:top w:val="none" w:sz="0" w:space="0" w:color="auto"/>
            <w:left w:val="none" w:sz="0" w:space="0" w:color="auto"/>
            <w:bottom w:val="none" w:sz="0" w:space="0" w:color="auto"/>
            <w:right w:val="none" w:sz="0" w:space="0" w:color="auto"/>
          </w:divBdr>
        </w:div>
        <w:div w:id="1123377214">
          <w:marLeft w:val="480"/>
          <w:marRight w:val="0"/>
          <w:marTop w:val="0"/>
          <w:marBottom w:val="0"/>
          <w:divBdr>
            <w:top w:val="none" w:sz="0" w:space="0" w:color="auto"/>
            <w:left w:val="none" w:sz="0" w:space="0" w:color="auto"/>
            <w:bottom w:val="none" w:sz="0" w:space="0" w:color="auto"/>
            <w:right w:val="none" w:sz="0" w:space="0" w:color="auto"/>
          </w:divBdr>
        </w:div>
        <w:div w:id="1319646837">
          <w:marLeft w:val="480"/>
          <w:marRight w:val="0"/>
          <w:marTop w:val="0"/>
          <w:marBottom w:val="0"/>
          <w:divBdr>
            <w:top w:val="none" w:sz="0" w:space="0" w:color="auto"/>
            <w:left w:val="none" w:sz="0" w:space="0" w:color="auto"/>
            <w:bottom w:val="none" w:sz="0" w:space="0" w:color="auto"/>
            <w:right w:val="none" w:sz="0" w:space="0" w:color="auto"/>
          </w:divBdr>
        </w:div>
        <w:div w:id="1149403073">
          <w:marLeft w:val="480"/>
          <w:marRight w:val="0"/>
          <w:marTop w:val="0"/>
          <w:marBottom w:val="0"/>
          <w:divBdr>
            <w:top w:val="none" w:sz="0" w:space="0" w:color="auto"/>
            <w:left w:val="none" w:sz="0" w:space="0" w:color="auto"/>
            <w:bottom w:val="none" w:sz="0" w:space="0" w:color="auto"/>
            <w:right w:val="none" w:sz="0" w:space="0" w:color="auto"/>
          </w:divBdr>
        </w:div>
        <w:div w:id="1096361013">
          <w:marLeft w:val="480"/>
          <w:marRight w:val="0"/>
          <w:marTop w:val="0"/>
          <w:marBottom w:val="0"/>
          <w:divBdr>
            <w:top w:val="none" w:sz="0" w:space="0" w:color="auto"/>
            <w:left w:val="none" w:sz="0" w:space="0" w:color="auto"/>
            <w:bottom w:val="none" w:sz="0" w:space="0" w:color="auto"/>
            <w:right w:val="none" w:sz="0" w:space="0" w:color="auto"/>
          </w:divBdr>
        </w:div>
        <w:div w:id="444882461">
          <w:marLeft w:val="480"/>
          <w:marRight w:val="0"/>
          <w:marTop w:val="0"/>
          <w:marBottom w:val="0"/>
          <w:divBdr>
            <w:top w:val="none" w:sz="0" w:space="0" w:color="auto"/>
            <w:left w:val="none" w:sz="0" w:space="0" w:color="auto"/>
            <w:bottom w:val="none" w:sz="0" w:space="0" w:color="auto"/>
            <w:right w:val="none" w:sz="0" w:space="0" w:color="auto"/>
          </w:divBdr>
        </w:div>
        <w:div w:id="592125654">
          <w:marLeft w:val="480"/>
          <w:marRight w:val="0"/>
          <w:marTop w:val="0"/>
          <w:marBottom w:val="0"/>
          <w:divBdr>
            <w:top w:val="none" w:sz="0" w:space="0" w:color="auto"/>
            <w:left w:val="none" w:sz="0" w:space="0" w:color="auto"/>
            <w:bottom w:val="none" w:sz="0" w:space="0" w:color="auto"/>
            <w:right w:val="none" w:sz="0" w:space="0" w:color="auto"/>
          </w:divBdr>
        </w:div>
        <w:div w:id="116065717">
          <w:marLeft w:val="480"/>
          <w:marRight w:val="0"/>
          <w:marTop w:val="0"/>
          <w:marBottom w:val="0"/>
          <w:divBdr>
            <w:top w:val="none" w:sz="0" w:space="0" w:color="auto"/>
            <w:left w:val="none" w:sz="0" w:space="0" w:color="auto"/>
            <w:bottom w:val="none" w:sz="0" w:space="0" w:color="auto"/>
            <w:right w:val="none" w:sz="0" w:space="0" w:color="auto"/>
          </w:divBdr>
        </w:div>
      </w:divsChild>
    </w:div>
    <w:div w:id="215120410">
      <w:bodyDiv w:val="1"/>
      <w:marLeft w:val="0"/>
      <w:marRight w:val="0"/>
      <w:marTop w:val="0"/>
      <w:marBottom w:val="0"/>
      <w:divBdr>
        <w:top w:val="none" w:sz="0" w:space="0" w:color="auto"/>
        <w:left w:val="none" w:sz="0" w:space="0" w:color="auto"/>
        <w:bottom w:val="none" w:sz="0" w:space="0" w:color="auto"/>
        <w:right w:val="none" w:sz="0" w:space="0" w:color="auto"/>
      </w:divBdr>
    </w:div>
    <w:div w:id="215433989">
      <w:bodyDiv w:val="1"/>
      <w:marLeft w:val="0"/>
      <w:marRight w:val="0"/>
      <w:marTop w:val="0"/>
      <w:marBottom w:val="0"/>
      <w:divBdr>
        <w:top w:val="none" w:sz="0" w:space="0" w:color="auto"/>
        <w:left w:val="none" w:sz="0" w:space="0" w:color="auto"/>
        <w:bottom w:val="none" w:sz="0" w:space="0" w:color="auto"/>
        <w:right w:val="none" w:sz="0" w:space="0" w:color="auto"/>
      </w:divBdr>
    </w:div>
    <w:div w:id="215632921">
      <w:bodyDiv w:val="1"/>
      <w:marLeft w:val="0"/>
      <w:marRight w:val="0"/>
      <w:marTop w:val="0"/>
      <w:marBottom w:val="0"/>
      <w:divBdr>
        <w:top w:val="none" w:sz="0" w:space="0" w:color="auto"/>
        <w:left w:val="none" w:sz="0" w:space="0" w:color="auto"/>
        <w:bottom w:val="none" w:sz="0" w:space="0" w:color="auto"/>
        <w:right w:val="none" w:sz="0" w:space="0" w:color="auto"/>
      </w:divBdr>
    </w:div>
    <w:div w:id="216285508">
      <w:bodyDiv w:val="1"/>
      <w:marLeft w:val="0"/>
      <w:marRight w:val="0"/>
      <w:marTop w:val="0"/>
      <w:marBottom w:val="0"/>
      <w:divBdr>
        <w:top w:val="none" w:sz="0" w:space="0" w:color="auto"/>
        <w:left w:val="none" w:sz="0" w:space="0" w:color="auto"/>
        <w:bottom w:val="none" w:sz="0" w:space="0" w:color="auto"/>
        <w:right w:val="none" w:sz="0" w:space="0" w:color="auto"/>
      </w:divBdr>
    </w:div>
    <w:div w:id="216478557">
      <w:bodyDiv w:val="1"/>
      <w:marLeft w:val="0"/>
      <w:marRight w:val="0"/>
      <w:marTop w:val="0"/>
      <w:marBottom w:val="0"/>
      <w:divBdr>
        <w:top w:val="none" w:sz="0" w:space="0" w:color="auto"/>
        <w:left w:val="none" w:sz="0" w:space="0" w:color="auto"/>
        <w:bottom w:val="none" w:sz="0" w:space="0" w:color="auto"/>
        <w:right w:val="none" w:sz="0" w:space="0" w:color="auto"/>
      </w:divBdr>
    </w:div>
    <w:div w:id="216747546">
      <w:bodyDiv w:val="1"/>
      <w:marLeft w:val="0"/>
      <w:marRight w:val="0"/>
      <w:marTop w:val="0"/>
      <w:marBottom w:val="0"/>
      <w:divBdr>
        <w:top w:val="none" w:sz="0" w:space="0" w:color="auto"/>
        <w:left w:val="none" w:sz="0" w:space="0" w:color="auto"/>
        <w:bottom w:val="none" w:sz="0" w:space="0" w:color="auto"/>
        <w:right w:val="none" w:sz="0" w:space="0" w:color="auto"/>
      </w:divBdr>
    </w:div>
    <w:div w:id="217401863">
      <w:bodyDiv w:val="1"/>
      <w:marLeft w:val="0"/>
      <w:marRight w:val="0"/>
      <w:marTop w:val="0"/>
      <w:marBottom w:val="0"/>
      <w:divBdr>
        <w:top w:val="none" w:sz="0" w:space="0" w:color="auto"/>
        <w:left w:val="none" w:sz="0" w:space="0" w:color="auto"/>
        <w:bottom w:val="none" w:sz="0" w:space="0" w:color="auto"/>
        <w:right w:val="none" w:sz="0" w:space="0" w:color="auto"/>
      </w:divBdr>
      <w:divsChild>
        <w:div w:id="1775202420">
          <w:marLeft w:val="480"/>
          <w:marRight w:val="0"/>
          <w:marTop w:val="0"/>
          <w:marBottom w:val="0"/>
          <w:divBdr>
            <w:top w:val="none" w:sz="0" w:space="0" w:color="auto"/>
            <w:left w:val="none" w:sz="0" w:space="0" w:color="auto"/>
            <w:bottom w:val="none" w:sz="0" w:space="0" w:color="auto"/>
            <w:right w:val="none" w:sz="0" w:space="0" w:color="auto"/>
          </w:divBdr>
        </w:div>
        <w:div w:id="799955189">
          <w:marLeft w:val="480"/>
          <w:marRight w:val="0"/>
          <w:marTop w:val="0"/>
          <w:marBottom w:val="0"/>
          <w:divBdr>
            <w:top w:val="none" w:sz="0" w:space="0" w:color="auto"/>
            <w:left w:val="none" w:sz="0" w:space="0" w:color="auto"/>
            <w:bottom w:val="none" w:sz="0" w:space="0" w:color="auto"/>
            <w:right w:val="none" w:sz="0" w:space="0" w:color="auto"/>
          </w:divBdr>
        </w:div>
        <w:div w:id="1138186826">
          <w:marLeft w:val="480"/>
          <w:marRight w:val="0"/>
          <w:marTop w:val="0"/>
          <w:marBottom w:val="0"/>
          <w:divBdr>
            <w:top w:val="none" w:sz="0" w:space="0" w:color="auto"/>
            <w:left w:val="none" w:sz="0" w:space="0" w:color="auto"/>
            <w:bottom w:val="none" w:sz="0" w:space="0" w:color="auto"/>
            <w:right w:val="none" w:sz="0" w:space="0" w:color="auto"/>
          </w:divBdr>
        </w:div>
        <w:div w:id="1921671885">
          <w:marLeft w:val="480"/>
          <w:marRight w:val="0"/>
          <w:marTop w:val="0"/>
          <w:marBottom w:val="0"/>
          <w:divBdr>
            <w:top w:val="none" w:sz="0" w:space="0" w:color="auto"/>
            <w:left w:val="none" w:sz="0" w:space="0" w:color="auto"/>
            <w:bottom w:val="none" w:sz="0" w:space="0" w:color="auto"/>
            <w:right w:val="none" w:sz="0" w:space="0" w:color="auto"/>
          </w:divBdr>
        </w:div>
        <w:div w:id="75517614">
          <w:marLeft w:val="480"/>
          <w:marRight w:val="0"/>
          <w:marTop w:val="0"/>
          <w:marBottom w:val="0"/>
          <w:divBdr>
            <w:top w:val="none" w:sz="0" w:space="0" w:color="auto"/>
            <w:left w:val="none" w:sz="0" w:space="0" w:color="auto"/>
            <w:bottom w:val="none" w:sz="0" w:space="0" w:color="auto"/>
            <w:right w:val="none" w:sz="0" w:space="0" w:color="auto"/>
          </w:divBdr>
        </w:div>
        <w:div w:id="2082363981">
          <w:marLeft w:val="480"/>
          <w:marRight w:val="0"/>
          <w:marTop w:val="0"/>
          <w:marBottom w:val="0"/>
          <w:divBdr>
            <w:top w:val="none" w:sz="0" w:space="0" w:color="auto"/>
            <w:left w:val="none" w:sz="0" w:space="0" w:color="auto"/>
            <w:bottom w:val="none" w:sz="0" w:space="0" w:color="auto"/>
            <w:right w:val="none" w:sz="0" w:space="0" w:color="auto"/>
          </w:divBdr>
        </w:div>
        <w:div w:id="1432780671">
          <w:marLeft w:val="480"/>
          <w:marRight w:val="0"/>
          <w:marTop w:val="0"/>
          <w:marBottom w:val="0"/>
          <w:divBdr>
            <w:top w:val="none" w:sz="0" w:space="0" w:color="auto"/>
            <w:left w:val="none" w:sz="0" w:space="0" w:color="auto"/>
            <w:bottom w:val="none" w:sz="0" w:space="0" w:color="auto"/>
            <w:right w:val="none" w:sz="0" w:space="0" w:color="auto"/>
          </w:divBdr>
        </w:div>
        <w:div w:id="1499157560">
          <w:marLeft w:val="480"/>
          <w:marRight w:val="0"/>
          <w:marTop w:val="0"/>
          <w:marBottom w:val="0"/>
          <w:divBdr>
            <w:top w:val="none" w:sz="0" w:space="0" w:color="auto"/>
            <w:left w:val="none" w:sz="0" w:space="0" w:color="auto"/>
            <w:bottom w:val="none" w:sz="0" w:space="0" w:color="auto"/>
            <w:right w:val="none" w:sz="0" w:space="0" w:color="auto"/>
          </w:divBdr>
        </w:div>
        <w:div w:id="362483567">
          <w:marLeft w:val="480"/>
          <w:marRight w:val="0"/>
          <w:marTop w:val="0"/>
          <w:marBottom w:val="0"/>
          <w:divBdr>
            <w:top w:val="none" w:sz="0" w:space="0" w:color="auto"/>
            <w:left w:val="none" w:sz="0" w:space="0" w:color="auto"/>
            <w:bottom w:val="none" w:sz="0" w:space="0" w:color="auto"/>
            <w:right w:val="none" w:sz="0" w:space="0" w:color="auto"/>
          </w:divBdr>
        </w:div>
        <w:div w:id="341586049">
          <w:marLeft w:val="480"/>
          <w:marRight w:val="0"/>
          <w:marTop w:val="0"/>
          <w:marBottom w:val="0"/>
          <w:divBdr>
            <w:top w:val="none" w:sz="0" w:space="0" w:color="auto"/>
            <w:left w:val="none" w:sz="0" w:space="0" w:color="auto"/>
            <w:bottom w:val="none" w:sz="0" w:space="0" w:color="auto"/>
            <w:right w:val="none" w:sz="0" w:space="0" w:color="auto"/>
          </w:divBdr>
        </w:div>
        <w:div w:id="1747452422">
          <w:marLeft w:val="480"/>
          <w:marRight w:val="0"/>
          <w:marTop w:val="0"/>
          <w:marBottom w:val="0"/>
          <w:divBdr>
            <w:top w:val="none" w:sz="0" w:space="0" w:color="auto"/>
            <w:left w:val="none" w:sz="0" w:space="0" w:color="auto"/>
            <w:bottom w:val="none" w:sz="0" w:space="0" w:color="auto"/>
            <w:right w:val="none" w:sz="0" w:space="0" w:color="auto"/>
          </w:divBdr>
        </w:div>
        <w:div w:id="464855643">
          <w:marLeft w:val="480"/>
          <w:marRight w:val="0"/>
          <w:marTop w:val="0"/>
          <w:marBottom w:val="0"/>
          <w:divBdr>
            <w:top w:val="none" w:sz="0" w:space="0" w:color="auto"/>
            <w:left w:val="none" w:sz="0" w:space="0" w:color="auto"/>
            <w:bottom w:val="none" w:sz="0" w:space="0" w:color="auto"/>
            <w:right w:val="none" w:sz="0" w:space="0" w:color="auto"/>
          </w:divBdr>
        </w:div>
        <w:div w:id="350109502">
          <w:marLeft w:val="480"/>
          <w:marRight w:val="0"/>
          <w:marTop w:val="0"/>
          <w:marBottom w:val="0"/>
          <w:divBdr>
            <w:top w:val="none" w:sz="0" w:space="0" w:color="auto"/>
            <w:left w:val="none" w:sz="0" w:space="0" w:color="auto"/>
            <w:bottom w:val="none" w:sz="0" w:space="0" w:color="auto"/>
            <w:right w:val="none" w:sz="0" w:space="0" w:color="auto"/>
          </w:divBdr>
        </w:div>
        <w:div w:id="1185248786">
          <w:marLeft w:val="480"/>
          <w:marRight w:val="0"/>
          <w:marTop w:val="0"/>
          <w:marBottom w:val="0"/>
          <w:divBdr>
            <w:top w:val="none" w:sz="0" w:space="0" w:color="auto"/>
            <w:left w:val="none" w:sz="0" w:space="0" w:color="auto"/>
            <w:bottom w:val="none" w:sz="0" w:space="0" w:color="auto"/>
            <w:right w:val="none" w:sz="0" w:space="0" w:color="auto"/>
          </w:divBdr>
        </w:div>
        <w:div w:id="1185939987">
          <w:marLeft w:val="480"/>
          <w:marRight w:val="0"/>
          <w:marTop w:val="0"/>
          <w:marBottom w:val="0"/>
          <w:divBdr>
            <w:top w:val="none" w:sz="0" w:space="0" w:color="auto"/>
            <w:left w:val="none" w:sz="0" w:space="0" w:color="auto"/>
            <w:bottom w:val="none" w:sz="0" w:space="0" w:color="auto"/>
            <w:right w:val="none" w:sz="0" w:space="0" w:color="auto"/>
          </w:divBdr>
        </w:div>
        <w:div w:id="613290304">
          <w:marLeft w:val="480"/>
          <w:marRight w:val="0"/>
          <w:marTop w:val="0"/>
          <w:marBottom w:val="0"/>
          <w:divBdr>
            <w:top w:val="none" w:sz="0" w:space="0" w:color="auto"/>
            <w:left w:val="none" w:sz="0" w:space="0" w:color="auto"/>
            <w:bottom w:val="none" w:sz="0" w:space="0" w:color="auto"/>
            <w:right w:val="none" w:sz="0" w:space="0" w:color="auto"/>
          </w:divBdr>
        </w:div>
        <w:div w:id="1460614027">
          <w:marLeft w:val="480"/>
          <w:marRight w:val="0"/>
          <w:marTop w:val="0"/>
          <w:marBottom w:val="0"/>
          <w:divBdr>
            <w:top w:val="none" w:sz="0" w:space="0" w:color="auto"/>
            <w:left w:val="none" w:sz="0" w:space="0" w:color="auto"/>
            <w:bottom w:val="none" w:sz="0" w:space="0" w:color="auto"/>
            <w:right w:val="none" w:sz="0" w:space="0" w:color="auto"/>
          </w:divBdr>
        </w:div>
        <w:div w:id="1777486290">
          <w:marLeft w:val="480"/>
          <w:marRight w:val="0"/>
          <w:marTop w:val="0"/>
          <w:marBottom w:val="0"/>
          <w:divBdr>
            <w:top w:val="none" w:sz="0" w:space="0" w:color="auto"/>
            <w:left w:val="none" w:sz="0" w:space="0" w:color="auto"/>
            <w:bottom w:val="none" w:sz="0" w:space="0" w:color="auto"/>
            <w:right w:val="none" w:sz="0" w:space="0" w:color="auto"/>
          </w:divBdr>
        </w:div>
        <w:div w:id="589119200">
          <w:marLeft w:val="480"/>
          <w:marRight w:val="0"/>
          <w:marTop w:val="0"/>
          <w:marBottom w:val="0"/>
          <w:divBdr>
            <w:top w:val="none" w:sz="0" w:space="0" w:color="auto"/>
            <w:left w:val="none" w:sz="0" w:space="0" w:color="auto"/>
            <w:bottom w:val="none" w:sz="0" w:space="0" w:color="auto"/>
            <w:right w:val="none" w:sz="0" w:space="0" w:color="auto"/>
          </w:divBdr>
        </w:div>
        <w:div w:id="784813276">
          <w:marLeft w:val="480"/>
          <w:marRight w:val="0"/>
          <w:marTop w:val="0"/>
          <w:marBottom w:val="0"/>
          <w:divBdr>
            <w:top w:val="none" w:sz="0" w:space="0" w:color="auto"/>
            <w:left w:val="none" w:sz="0" w:space="0" w:color="auto"/>
            <w:bottom w:val="none" w:sz="0" w:space="0" w:color="auto"/>
            <w:right w:val="none" w:sz="0" w:space="0" w:color="auto"/>
          </w:divBdr>
        </w:div>
        <w:div w:id="836111421">
          <w:marLeft w:val="480"/>
          <w:marRight w:val="0"/>
          <w:marTop w:val="0"/>
          <w:marBottom w:val="0"/>
          <w:divBdr>
            <w:top w:val="none" w:sz="0" w:space="0" w:color="auto"/>
            <w:left w:val="none" w:sz="0" w:space="0" w:color="auto"/>
            <w:bottom w:val="none" w:sz="0" w:space="0" w:color="auto"/>
            <w:right w:val="none" w:sz="0" w:space="0" w:color="auto"/>
          </w:divBdr>
        </w:div>
      </w:divsChild>
    </w:div>
    <w:div w:id="217787263">
      <w:bodyDiv w:val="1"/>
      <w:marLeft w:val="0"/>
      <w:marRight w:val="0"/>
      <w:marTop w:val="0"/>
      <w:marBottom w:val="0"/>
      <w:divBdr>
        <w:top w:val="none" w:sz="0" w:space="0" w:color="auto"/>
        <w:left w:val="none" w:sz="0" w:space="0" w:color="auto"/>
        <w:bottom w:val="none" w:sz="0" w:space="0" w:color="auto"/>
        <w:right w:val="none" w:sz="0" w:space="0" w:color="auto"/>
      </w:divBdr>
    </w:div>
    <w:div w:id="218126832">
      <w:bodyDiv w:val="1"/>
      <w:marLeft w:val="0"/>
      <w:marRight w:val="0"/>
      <w:marTop w:val="0"/>
      <w:marBottom w:val="0"/>
      <w:divBdr>
        <w:top w:val="none" w:sz="0" w:space="0" w:color="auto"/>
        <w:left w:val="none" w:sz="0" w:space="0" w:color="auto"/>
        <w:bottom w:val="none" w:sz="0" w:space="0" w:color="auto"/>
        <w:right w:val="none" w:sz="0" w:space="0" w:color="auto"/>
      </w:divBdr>
    </w:div>
    <w:div w:id="218253336">
      <w:bodyDiv w:val="1"/>
      <w:marLeft w:val="0"/>
      <w:marRight w:val="0"/>
      <w:marTop w:val="0"/>
      <w:marBottom w:val="0"/>
      <w:divBdr>
        <w:top w:val="none" w:sz="0" w:space="0" w:color="auto"/>
        <w:left w:val="none" w:sz="0" w:space="0" w:color="auto"/>
        <w:bottom w:val="none" w:sz="0" w:space="0" w:color="auto"/>
        <w:right w:val="none" w:sz="0" w:space="0" w:color="auto"/>
      </w:divBdr>
    </w:div>
    <w:div w:id="218398404">
      <w:bodyDiv w:val="1"/>
      <w:marLeft w:val="0"/>
      <w:marRight w:val="0"/>
      <w:marTop w:val="0"/>
      <w:marBottom w:val="0"/>
      <w:divBdr>
        <w:top w:val="none" w:sz="0" w:space="0" w:color="auto"/>
        <w:left w:val="none" w:sz="0" w:space="0" w:color="auto"/>
        <w:bottom w:val="none" w:sz="0" w:space="0" w:color="auto"/>
        <w:right w:val="none" w:sz="0" w:space="0" w:color="auto"/>
      </w:divBdr>
    </w:div>
    <w:div w:id="218439474">
      <w:bodyDiv w:val="1"/>
      <w:marLeft w:val="0"/>
      <w:marRight w:val="0"/>
      <w:marTop w:val="0"/>
      <w:marBottom w:val="0"/>
      <w:divBdr>
        <w:top w:val="none" w:sz="0" w:space="0" w:color="auto"/>
        <w:left w:val="none" w:sz="0" w:space="0" w:color="auto"/>
        <w:bottom w:val="none" w:sz="0" w:space="0" w:color="auto"/>
        <w:right w:val="none" w:sz="0" w:space="0" w:color="auto"/>
      </w:divBdr>
    </w:div>
    <w:div w:id="218633209">
      <w:bodyDiv w:val="1"/>
      <w:marLeft w:val="0"/>
      <w:marRight w:val="0"/>
      <w:marTop w:val="0"/>
      <w:marBottom w:val="0"/>
      <w:divBdr>
        <w:top w:val="none" w:sz="0" w:space="0" w:color="auto"/>
        <w:left w:val="none" w:sz="0" w:space="0" w:color="auto"/>
        <w:bottom w:val="none" w:sz="0" w:space="0" w:color="auto"/>
        <w:right w:val="none" w:sz="0" w:space="0" w:color="auto"/>
      </w:divBdr>
      <w:divsChild>
        <w:div w:id="587545582">
          <w:marLeft w:val="640"/>
          <w:marRight w:val="0"/>
          <w:marTop w:val="0"/>
          <w:marBottom w:val="0"/>
          <w:divBdr>
            <w:top w:val="none" w:sz="0" w:space="0" w:color="auto"/>
            <w:left w:val="none" w:sz="0" w:space="0" w:color="auto"/>
            <w:bottom w:val="none" w:sz="0" w:space="0" w:color="auto"/>
            <w:right w:val="none" w:sz="0" w:space="0" w:color="auto"/>
          </w:divBdr>
        </w:div>
        <w:div w:id="1041829065">
          <w:marLeft w:val="640"/>
          <w:marRight w:val="0"/>
          <w:marTop w:val="0"/>
          <w:marBottom w:val="0"/>
          <w:divBdr>
            <w:top w:val="none" w:sz="0" w:space="0" w:color="auto"/>
            <w:left w:val="none" w:sz="0" w:space="0" w:color="auto"/>
            <w:bottom w:val="none" w:sz="0" w:space="0" w:color="auto"/>
            <w:right w:val="none" w:sz="0" w:space="0" w:color="auto"/>
          </w:divBdr>
        </w:div>
        <w:div w:id="1961956908">
          <w:marLeft w:val="640"/>
          <w:marRight w:val="0"/>
          <w:marTop w:val="0"/>
          <w:marBottom w:val="0"/>
          <w:divBdr>
            <w:top w:val="none" w:sz="0" w:space="0" w:color="auto"/>
            <w:left w:val="none" w:sz="0" w:space="0" w:color="auto"/>
            <w:bottom w:val="none" w:sz="0" w:space="0" w:color="auto"/>
            <w:right w:val="none" w:sz="0" w:space="0" w:color="auto"/>
          </w:divBdr>
        </w:div>
        <w:div w:id="863861638">
          <w:marLeft w:val="640"/>
          <w:marRight w:val="0"/>
          <w:marTop w:val="0"/>
          <w:marBottom w:val="0"/>
          <w:divBdr>
            <w:top w:val="none" w:sz="0" w:space="0" w:color="auto"/>
            <w:left w:val="none" w:sz="0" w:space="0" w:color="auto"/>
            <w:bottom w:val="none" w:sz="0" w:space="0" w:color="auto"/>
            <w:right w:val="none" w:sz="0" w:space="0" w:color="auto"/>
          </w:divBdr>
        </w:div>
        <w:div w:id="2126800900">
          <w:marLeft w:val="640"/>
          <w:marRight w:val="0"/>
          <w:marTop w:val="0"/>
          <w:marBottom w:val="0"/>
          <w:divBdr>
            <w:top w:val="none" w:sz="0" w:space="0" w:color="auto"/>
            <w:left w:val="none" w:sz="0" w:space="0" w:color="auto"/>
            <w:bottom w:val="none" w:sz="0" w:space="0" w:color="auto"/>
            <w:right w:val="none" w:sz="0" w:space="0" w:color="auto"/>
          </w:divBdr>
        </w:div>
        <w:div w:id="61485306">
          <w:marLeft w:val="640"/>
          <w:marRight w:val="0"/>
          <w:marTop w:val="0"/>
          <w:marBottom w:val="0"/>
          <w:divBdr>
            <w:top w:val="none" w:sz="0" w:space="0" w:color="auto"/>
            <w:left w:val="none" w:sz="0" w:space="0" w:color="auto"/>
            <w:bottom w:val="none" w:sz="0" w:space="0" w:color="auto"/>
            <w:right w:val="none" w:sz="0" w:space="0" w:color="auto"/>
          </w:divBdr>
        </w:div>
        <w:div w:id="2102213662">
          <w:marLeft w:val="640"/>
          <w:marRight w:val="0"/>
          <w:marTop w:val="0"/>
          <w:marBottom w:val="0"/>
          <w:divBdr>
            <w:top w:val="none" w:sz="0" w:space="0" w:color="auto"/>
            <w:left w:val="none" w:sz="0" w:space="0" w:color="auto"/>
            <w:bottom w:val="none" w:sz="0" w:space="0" w:color="auto"/>
            <w:right w:val="none" w:sz="0" w:space="0" w:color="auto"/>
          </w:divBdr>
        </w:div>
        <w:div w:id="1680504495">
          <w:marLeft w:val="640"/>
          <w:marRight w:val="0"/>
          <w:marTop w:val="0"/>
          <w:marBottom w:val="0"/>
          <w:divBdr>
            <w:top w:val="none" w:sz="0" w:space="0" w:color="auto"/>
            <w:left w:val="none" w:sz="0" w:space="0" w:color="auto"/>
            <w:bottom w:val="none" w:sz="0" w:space="0" w:color="auto"/>
            <w:right w:val="none" w:sz="0" w:space="0" w:color="auto"/>
          </w:divBdr>
        </w:div>
        <w:div w:id="962878882">
          <w:marLeft w:val="640"/>
          <w:marRight w:val="0"/>
          <w:marTop w:val="0"/>
          <w:marBottom w:val="0"/>
          <w:divBdr>
            <w:top w:val="none" w:sz="0" w:space="0" w:color="auto"/>
            <w:left w:val="none" w:sz="0" w:space="0" w:color="auto"/>
            <w:bottom w:val="none" w:sz="0" w:space="0" w:color="auto"/>
            <w:right w:val="none" w:sz="0" w:space="0" w:color="auto"/>
          </w:divBdr>
        </w:div>
        <w:div w:id="1146363651">
          <w:marLeft w:val="640"/>
          <w:marRight w:val="0"/>
          <w:marTop w:val="0"/>
          <w:marBottom w:val="0"/>
          <w:divBdr>
            <w:top w:val="none" w:sz="0" w:space="0" w:color="auto"/>
            <w:left w:val="none" w:sz="0" w:space="0" w:color="auto"/>
            <w:bottom w:val="none" w:sz="0" w:space="0" w:color="auto"/>
            <w:right w:val="none" w:sz="0" w:space="0" w:color="auto"/>
          </w:divBdr>
        </w:div>
        <w:div w:id="1296832076">
          <w:marLeft w:val="640"/>
          <w:marRight w:val="0"/>
          <w:marTop w:val="0"/>
          <w:marBottom w:val="0"/>
          <w:divBdr>
            <w:top w:val="none" w:sz="0" w:space="0" w:color="auto"/>
            <w:left w:val="none" w:sz="0" w:space="0" w:color="auto"/>
            <w:bottom w:val="none" w:sz="0" w:space="0" w:color="auto"/>
            <w:right w:val="none" w:sz="0" w:space="0" w:color="auto"/>
          </w:divBdr>
        </w:div>
        <w:div w:id="1923369916">
          <w:marLeft w:val="640"/>
          <w:marRight w:val="0"/>
          <w:marTop w:val="0"/>
          <w:marBottom w:val="0"/>
          <w:divBdr>
            <w:top w:val="none" w:sz="0" w:space="0" w:color="auto"/>
            <w:left w:val="none" w:sz="0" w:space="0" w:color="auto"/>
            <w:bottom w:val="none" w:sz="0" w:space="0" w:color="auto"/>
            <w:right w:val="none" w:sz="0" w:space="0" w:color="auto"/>
          </w:divBdr>
        </w:div>
        <w:div w:id="342364903">
          <w:marLeft w:val="640"/>
          <w:marRight w:val="0"/>
          <w:marTop w:val="0"/>
          <w:marBottom w:val="0"/>
          <w:divBdr>
            <w:top w:val="none" w:sz="0" w:space="0" w:color="auto"/>
            <w:left w:val="none" w:sz="0" w:space="0" w:color="auto"/>
            <w:bottom w:val="none" w:sz="0" w:space="0" w:color="auto"/>
            <w:right w:val="none" w:sz="0" w:space="0" w:color="auto"/>
          </w:divBdr>
        </w:div>
        <w:div w:id="1060982784">
          <w:marLeft w:val="640"/>
          <w:marRight w:val="0"/>
          <w:marTop w:val="0"/>
          <w:marBottom w:val="0"/>
          <w:divBdr>
            <w:top w:val="none" w:sz="0" w:space="0" w:color="auto"/>
            <w:left w:val="none" w:sz="0" w:space="0" w:color="auto"/>
            <w:bottom w:val="none" w:sz="0" w:space="0" w:color="auto"/>
            <w:right w:val="none" w:sz="0" w:space="0" w:color="auto"/>
          </w:divBdr>
        </w:div>
        <w:div w:id="804783165">
          <w:marLeft w:val="640"/>
          <w:marRight w:val="0"/>
          <w:marTop w:val="0"/>
          <w:marBottom w:val="0"/>
          <w:divBdr>
            <w:top w:val="none" w:sz="0" w:space="0" w:color="auto"/>
            <w:left w:val="none" w:sz="0" w:space="0" w:color="auto"/>
            <w:bottom w:val="none" w:sz="0" w:space="0" w:color="auto"/>
            <w:right w:val="none" w:sz="0" w:space="0" w:color="auto"/>
          </w:divBdr>
        </w:div>
        <w:div w:id="602346026">
          <w:marLeft w:val="640"/>
          <w:marRight w:val="0"/>
          <w:marTop w:val="0"/>
          <w:marBottom w:val="0"/>
          <w:divBdr>
            <w:top w:val="none" w:sz="0" w:space="0" w:color="auto"/>
            <w:left w:val="none" w:sz="0" w:space="0" w:color="auto"/>
            <w:bottom w:val="none" w:sz="0" w:space="0" w:color="auto"/>
            <w:right w:val="none" w:sz="0" w:space="0" w:color="auto"/>
          </w:divBdr>
        </w:div>
        <w:div w:id="1884174776">
          <w:marLeft w:val="640"/>
          <w:marRight w:val="0"/>
          <w:marTop w:val="0"/>
          <w:marBottom w:val="0"/>
          <w:divBdr>
            <w:top w:val="none" w:sz="0" w:space="0" w:color="auto"/>
            <w:left w:val="none" w:sz="0" w:space="0" w:color="auto"/>
            <w:bottom w:val="none" w:sz="0" w:space="0" w:color="auto"/>
            <w:right w:val="none" w:sz="0" w:space="0" w:color="auto"/>
          </w:divBdr>
        </w:div>
        <w:div w:id="1681347150">
          <w:marLeft w:val="640"/>
          <w:marRight w:val="0"/>
          <w:marTop w:val="0"/>
          <w:marBottom w:val="0"/>
          <w:divBdr>
            <w:top w:val="none" w:sz="0" w:space="0" w:color="auto"/>
            <w:left w:val="none" w:sz="0" w:space="0" w:color="auto"/>
            <w:bottom w:val="none" w:sz="0" w:space="0" w:color="auto"/>
            <w:right w:val="none" w:sz="0" w:space="0" w:color="auto"/>
          </w:divBdr>
        </w:div>
        <w:div w:id="712387643">
          <w:marLeft w:val="640"/>
          <w:marRight w:val="0"/>
          <w:marTop w:val="0"/>
          <w:marBottom w:val="0"/>
          <w:divBdr>
            <w:top w:val="none" w:sz="0" w:space="0" w:color="auto"/>
            <w:left w:val="none" w:sz="0" w:space="0" w:color="auto"/>
            <w:bottom w:val="none" w:sz="0" w:space="0" w:color="auto"/>
            <w:right w:val="none" w:sz="0" w:space="0" w:color="auto"/>
          </w:divBdr>
        </w:div>
        <w:div w:id="1959333588">
          <w:marLeft w:val="640"/>
          <w:marRight w:val="0"/>
          <w:marTop w:val="0"/>
          <w:marBottom w:val="0"/>
          <w:divBdr>
            <w:top w:val="none" w:sz="0" w:space="0" w:color="auto"/>
            <w:left w:val="none" w:sz="0" w:space="0" w:color="auto"/>
            <w:bottom w:val="none" w:sz="0" w:space="0" w:color="auto"/>
            <w:right w:val="none" w:sz="0" w:space="0" w:color="auto"/>
          </w:divBdr>
        </w:div>
        <w:div w:id="1909220020">
          <w:marLeft w:val="640"/>
          <w:marRight w:val="0"/>
          <w:marTop w:val="0"/>
          <w:marBottom w:val="0"/>
          <w:divBdr>
            <w:top w:val="none" w:sz="0" w:space="0" w:color="auto"/>
            <w:left w:val="none" w:sz="0" w:space="0" w:color="auto"/>
            <w:bottom w:val="none" w:sz="0" w:space="0" w:color="auto"/>
            <w:right w:val="none" w:sz="0" w:space="0" w:color="auto"/>
          </w:divBdr>
        </w:div>
        <w:div w:id="973289379">
          <w:marLeft w:val="640"/>
          <w:marRight w:val="0"/>
          <w:marTop w:val="0"/>
          <w:marBottom w:val="0"/>
          <w:divBdr>
            <w:top w:val="none" w:sz="0" w:space="0" w:color="auto"/>
            <w:left w:val="none" w:sz="0" w:space="0" w:color="auto"/>
            <w:bottom w:val="none" w:sz="0" w:space="0" w:color="auto"/>
            <w:right w:val="none" w:sz="0" w:space="0" w:color="auto"/>
          </w:divBdr>
        </w:div>
        <w:div w:id="1981883216">
          <w:marLeft w:val="640"/>
          <w:marRight w:val="0"/>
          <w:marTop w:val="0"/>
          <w:marBottom w:val="0"/>
          <w:divBdr>
            <w:top w:val="none" w:sz="0" w:space="0" w:color="auto"/>
            <w:left w:val="none" w:sz="0" w:space="0" w:color="auto"/>
            <w:bottom w:val="none" w:sz="0" w:space="0" w:color="auto"/>
            <w:right w:val="none" w:sz="0" w:space="0" w:color="auto"/>
          </w:divBdr>
        </w:div>
        <w:div w:id="1232887161">
          <w:marLeft w:val="640"/>
          <w:marRight w:val="0"/>
          <w:marTop w:val="0"/>
          <w:marBottom w:val="0"/>
          <w:divBdr>
            <w:top w:val="none" w:sz="0" w:space="0" w:color="auto"/>
            <w:left w:val="none" w:sz="0" w:space="0" w:color="auto"/>
            <w:bottom w:val="none" w:sz="0" w:space="0" w:color="auto"/>
            <w:right w:val="none" w:sz="0" w:space="0" w:color="auto"/>
          </w:divBdr>
        </w:div>
        <w:div w:id="72241091">
          <w:marLeft w:val="640"/>
          <w:marRight w:val="0"/>
          <w:marTop w:val="0"/>
          <w:marBottom w:val="0"/>
          <w:divBdr>
            <w:top w:val="none" w:sz="0" w:space="0" w:color="auto"/>
            <w:left w:val="none" w:sz="0" w:space="0" w:color="auto"/>
            <w:bottom w:val="none" w:sz="0" w:space="0" w:color="auto"/>
            <w:right w:val="none" w:sz="0" w:space="0" w:color="auto"/>
          </w:divBdr>
        </w:div>
      </w:divsChild>
    </w:div>
    <w:div w:id="218638757">
      <w:bodyDiv w:val="1"/>
      <w:marLeft w:val="0"/>
      <w:marRight w:val="0"/>
      <w:marTop w:val="0"/>
      <w:marBottom w:val="0"/>
      <w:divBdr>
        <w:top w:val="none" w:sz="0" w:space="0" w:color="auto"/>
        <w:left w:val="none" w:sz="0" w:space="0" w:color="auto"/>
        <w:bottom w:val="none" w:sz="0" w:space="0" w:color="auto"/>
        <w:right w:val="none" w:sz="0" w:space="0" w:color="auto"/>
      </w:divBdr>
    </w:div>
    <w:div w:id="219485002">
      <w:bodyDiv w:val="1"/>
      <w:marLeft w:val="0"/>
      <w:marRight w:val="0"/>
      <w:marTop w:val="0"/>
      <w:marBottom w:val="0"/>
      <w:divBdr>
        <w:top w:val="none" w:sz="0" w:space="0" w:color="auto"/>
        <w:left w:val="none" w:sz="0" w:space="0" w:color="auto"/>
        <w:bottom w:val="none" w:sz="0" w:space="0" w:color="auto"/>
        <w:right w:val="none" w:sz="0" w:space="0" w:color="auto"/>
      </w:divBdr>
    </w:div>
    <w:div w:id="219680069">
      <w:bodyDiv w:val="1"/>
      <w:marLeft w:val="0"/>
      <w:marRight w:val="0"/>
      <w:marTop w:val="0"/>
      <w:marBottom w:val="0"/>
      <w:divBdr>
        <w:top w:val="none" w:sz="0" w:space="0" w:color="auto"/>
        <w:left w:val="none" w:sz="0" w:space="0" w:color="auto"/>
        <w:bottom w:val="none" w:sz="0" w:space="0" w:color="auto"/>
        <w:right w:val="none" w:sz="0" w:space="0" w:color="auto"/>
      </w:divBdr>
    </w:div>
    <w:div w:id="220285666">
      <w:bodyDiv w:val="1"/>
      <w:marLeft w:val="0"/>
      <w:marRight w:val="0"/>
      <w:marTop w:val="0"/>
      <w:marBottom w:val="0"/>
      <w:divBdr>
        <w:top w:val="none" w:sz="0" w:space="0" w:color="auto"/>
        <w:left w:val="none" w:sz="0" w:space="0" w:color="auto"/>
        <w:bottom w:val="none" w:sz="0" w:space="0" w:color="auto"/>
        <w:right w:val="none" w:sz="0" w:space="0" w:color="auto"/>
      </w:divBdr>
    </w:div>
    <w:div w:id="220676361">
      <w:bodyDiv w:val="1"/>
      <w:marLeft w:val="0"/>
      <w:marRight w:val="0"/>
      <w:marTop w:val="0"/>
      <w:marBottom w:val="0"/>
      <w:divBdr>
        <w:top w:val="none" w:sz="0" w:space="0" w:color="auto"/>
        <w:left w:val="none" w:sz="0" w:space="0" w:color="auto"/>
        <w:bottom w:val="none" w:sz="0" w:space="0" w:color="auto"/>
        <w:right w:val="none" w:sz="0" w:space="0" w:color="auto"/>
      </w:divBdr>
    </w:div>
    <w:div w:id="221599646">
      <w:bodyDiv w:val="1"/>
      <w:marLeft w:val="0"/>
      <w:marRight w:val="0"/>
      <w:marTop w:val="0"/>
      <w:marBottom w:val="0"/>
      <w:divBdr>
        <w:top w:val="none" w:sz="0" w:space="0" w:color="auto"/>
        <w:left w:val="none" w:sz="0" w:space="0" w:color="auto"/>
        <w:bottom w:val="none" w:sz="0" w:space="0" w:color="auto"/>
        <w:right w:val="none" w:sz="0" w:space="0" w:color="auto"/>
      </w:divBdr>
    </w:div>
    <w:div w:id="221601932">
      <w:bodyDiv w:val="1"/>
      <w:marLeft w:val="0"/>
      <w:marRight w:val="0"/>
      <w:marTop w:val="0"/>
      <w:marBottom w:val="0"/>
      <w:divBdr>
        <w:top w:val="none" w:sz="0" w:space="0" w:color="auto"/>
        <w:left w:val="none" w:sz="0" w:space="0" w:color="auto"/>
        <w:bottom w:val="none" w:sz="0" w:space="0" w:color="auto"/>
        <w:right w:val="none" w:sz="0" w:space="0" w:color="auto"/>
      </w:divBdr>
    </w:div>
    <w:div w:id="221675340">
      <w:bodyDiv w:val="1"/>
      <w:marLeft w:val="0"/>
      <w:marRight w:val="0"/>
      <w:marTop w:val="0"/>
      <w:marBottom w:val="0"/>
      <w:divBdr>
        <w:top w:val="none" w:sz="0" w:space="0" w:color="auto"/>
        <w:left w:val="none" w:sz="0" w:space="0" w:color="auto"/>
        <w:bottom w:val="none" w:sz="0" w:space="0" w:color="auto"/>
        <w:right w:val="none" w:sz="0" w:space="0" w:color="auto"/>
      </w:divBdr>
    </w:div>
    <w:div w:id="221914420">
      <w:bodyDiv w:val="1"/>
      <w:marLeft w:val="0"/>
      <w:marRight w:val="0"/>
      <w:marTop w:val="0"/>
      <w:marBottom w:val="0"/>
      <w:divBdr>
        <w:top w:val="none" w:sz="0" w:space="0" w:color="auto"/>
        <w:left w:val="none" w:sz="0" w:space="0" w:color="auto"/>
        <w:bottom w:val="none" w:sz="0" w:space="0" w:color="auto"/>
        <w:right w:val="none" w:sz="0" w:space="0" w:color="auto"/>
      </w:divBdr>
    </w:div>
    <w:div w:id="222327223">
      <w:bodyDiv w:val="1"/>
      <w:marLeft w:val="0"/>
      <w:marRight w:val="0"/>
      <w:marTop w:val="0"/>
      <w:marBottom w:val="0"/>
      <w:divBdr>
        <w:top w:val="none" w:sz="0" w:space="0" w:color="auto"/>
        <w:left w:val="none" w:sz="0" w:space="0" w:color="auto"/>
        <w:bottom w:val="none" w:sz="0" w:space="0" w:color="auto"/>
        <w:right w:val="none" w:sz="0" w:space="0" w:color="auto"/>
      </w:divBdr>
    </w:div>
    <w:div w:id="223032186">
      <w:bodyDiv w:val="1"/>
      <w:marLeft w:val="0"/>
      <w:marRight w:val="0"/>
      <w:marTop w:val="0"/>
      <w:marBottom w:val="0"/>
      <w:divBdr>
        <w:top w:val="none" w:sz="0" w:space="0" w:color="auto"/>
        <w:left w:val="none" w:sz="0" w:space="0" w:color="auto"/>
        <w:bottom w:val="none" w:sz="0" w:space="0" w:color="auto"/>
        <w:right w:val="none" w:sz="0" w:space="0" w:color="auto"/>
      </w:divBdr>
    </w:div>
    <w:div w:id="223175816">
      <w:bodyDiv w:val="1"/>
      <w:marLeft w:val="0"/>
      <w:marRight w:val="0"/>
      <w:marTop w:val="0"/>
      <w:marBottom w:val="0"/>
      <w:divBdr>
        <w:top w:val="none" w:sz="0" w:space="0" w:color="auto"/>
        <w:left w:val="none" w:sz="0" w:space="0" w:color="auto"/>
        <w:bottom w:val="none" w:sz="0" w:space="0" w:color="auto"/>
        <w:right w:val="none" w:sz="0" w:space="0" w:color="auto"/>
      </w:divBdr>
    </w:div>
    <w:div w:id="223416169">
      <w:bodyDiv w:val="1"/>
      <w:marLeft w:val="0"/>
      <w:marRight w:val="0"/>
      <w:marTop w:val="0"/>
      <w:marBottom w:val="0"/>
      <w:divBdr>
        <w:top w:val="none" w:sz="0" w:space="0" w:color="auto"/>
        <w:left w:val="none" w:sz="0" w:space="0" w:color="auto"/>
        <w:bottom w:val="none" w:sz="0" w:space="0" w:color="auto"/>
        <w:right w:val="none" w:sz="0" w:space="0" w:color="auto"/>
      </w:divBdr>
    </w:div>
    <w:div w:id="224150253">
      <w:bodyDiv w:val="1"/>
      <w:marLeft w:val="0"/>
      <w:marRight w:val="0"/>
      <w:marTop w:val="0"/>
      <w:marBottom w:val="0"/>
      <w:divBdr>
        <w:top w:val="none" w:sz="0" w:space="0" w:color="auto"/>
        <w:left w:val="none" w:sz="0" w:space="0" w:color="auto"/>
        <w:bottom w:val="none" w:sz="0" w:space="0" w:color="auto"/>
        <w:right w:val="none" w:sz="0" w:space="0" w:color="auto"/>
      </w:divBdr>
    </w:div>
    <w:div w:id="224150606">
      <w:bodyDiv w:val="1"/>
      <w:marLeft w:val="0"/>
      <w:marRight w:val="0"/>
      <w:marTop w:val="0"/>
      <w:marBottom w:val="0"/>
      <w:divBdr>
        <w:top w:val="none" w:sz="0" w:space="0" w:color="auto"/>
        <w:left w:val="none" w:sz="0" w:space="0" w:color="auto"/>
        <w:bottom w:val="none" w:sz="0" w:space="0" w:color="auto"/>
        <w:right w:val="none" w:sz="0" w:space="0" w:color="auto"/>
      </w:divBdr>
    </w:div>
    <w:div w:id="225460556">
      <w:bodyDiv w:val="1"/>
      <w:marLeft w:val="0"/>
      <w:marRight w:val="0"/>
      <w:marTop w:val="0"/>
      <w:marBottom w:val="0"/>
      <w:divBdr>
        <w:top w:val="none" w:sz="0" w:space="0" w:color="auto"/>
        <w:left w:val="none" w:sz="0" w:space="0" w:color="auto"/>
        <w:bottom w:val="none" w:sz="0" w:space="0" w:color="auto"/>
        <w:right w:val="none" w:sz="0" w:space="0" w:color="auto"/>
      </w:divBdr>
    </w:div>
    <w:div w:id="225461941">
      <w:bodyDiv w:val="1"/>
      <w:marLeft w:val="0"/>
      <w:marRight w:val="0"/>
      <w:marTop w:val="0"/>
      <w:marBottom w:val="0"/>
      <w:divBdr>
        <w:top w:val="none" w:sz="0" w:space="0" w:color="auto"/>
        <w:left w:val="none" w:sz="0" w:space="0" w:color="auto"/>
        <w:bottom w:val="none" w:sz="0" w:space="0" w:color="auto"/>
        <w:right w:val="none" w:sz="0" w:space="0" w:color="auto"/>
      </w:divBdr>
    </w:div>
    <w:div w:id="226842454">
      <w:bodyDiv w:val="1"/>
      <w:marLeft w:val="0"/>
      <w:marRight w:val="0"/>
      <w:marTop w:val="0"/>
      <w:marBottom w:val="0"/>
      <w:divBdr>
        <w:top w:val="none" w:sz="0" w:space="0" w:color="auto"/>
        <w:left w:val="none" w:sz="0" w:space="0" w:color="auto"/>
        <w:bottom w:val="none" w:sz="0" w:space="0" w:color="auto"/>
        <w:right w:val="none" w:sz="0" w:space="0" w:color="auto"/>
      </w:divBdr>
    </w:div>
    <w:div w:id="227156389">
      <w:bodyDiv w:val="1"/>
      <w:marLeft w:val="0"/>
      <w:marRight w:val="0"/>
      <w:marTop w:val="0"/>
      <w:marBottom w:val="0"/>
      <w:divBdr>
        <w:top w:val="none" w:sz="0" w:space="0" w:color="auto"/>
        <w:left w:val="none" w:sz="0" w:space="0" w:color="auto"/>
        <w:bottom w:val="none" w:sz="0" w:space="0" w:color="auto"/>
        <w:right w:val="none" w:sz="0" w:space="0" w:color="auto"/>
      </w:divBdr>
    </w:div>
    <w:div w:id="227234250">
      <w:bodyDiv w:val="1"/>
      <w:marLeft w:val="0"/>
      <w:marRight w:val="0"/>
      <w:marTop w:val="0"/>
      <w:marBottom w:val="0"/>
      <w:divBdr>
        <w:top w:val="none" w:sz="0" w:space="0" w:color="auto"/>
        <w:left w:val="none" w:sz="0" w:space="0" w:color="auto"/>
        <w:bottom w:val="none" w:sz="0" w:space="0" w:color="auto"/>
        <w:right w:val="none" w:sz="0" w:space="0" w:color="auto"/>
      </w:divBdr>
    </w:div>
    <w:div w:id="227501860">
      <w:bodyDiv w:val="1"/>
      <w:marLeft w:val="0"/>
      <w:marRight w:val="0"/>
      <w:marTop w:val="0"/>
      <w:marBottom w:val="0"/>
      <w:divBdr>
        <w:top w:val="none" w:sz="0" w:space="0" w:color="auto"/>
        <w:left w:val="none" w:sz="0" w:space="0" w:color="auto"/>
        <w:bottom w:val="none" w:sz="0" w:space="0" w:color="auto"/>
        <w:right w:val="none" w:sz="0" w:space="0" w:color="auto"/>
      </w:divBdr>
    </w:div>
    <w:div w:id="228157777">
      <w:bodyDiv w:val="1"/>
      <w:marLeft w:val="0"/>
      <w:marRight w:val="0"/>
      <w:marTop w:val="0"/>
      <w:marBottom w:val="0"/>
      <w:divBdr>
        <w:top w:val="none" w:sz="0" w:space="0" w:color="auto"/>
        <w:left w:val="none" w:sz="0" w:space="0" w:color="auto"/>
        <w:bottom w:val="none" w:sz="0" w:space="0" w:color="auto"/>
        <w:right w:val="none" w:sz="0" w:space="0" w:color="auto"/>
      </w:divBdr>
    </w:div>
    <w:div w:id="228343693">
      <w:bodyDiv w:val="1"/>
      <w:marLeft w:val="0"/>
      <w:marRight w:val="0"/>
      <w:marTop w:val="0"/>
      <w:marBottom w:val="0"/>
      <w:divBdr>
        <w:top w:val="none" w:sz="0" w:space="0" w:color="auto"/>
        <w:left w:val="none" w:sz="0" w:space="0" w:color="auto"/>
        <w:bottom w:val="none" w:sz="0" w:space="0" w:color="auto"/>
        <w:right w:val="none" w:sz="0" w:space="0" w:color="auto"/>
      </w:divBdr>
    </w:div>
    <w:div w:id="228348234">
      <w:bodyDiv w:val="1"/>
      <w:marLeft w:val="0"/>
      <w:marRight w:val="0"/>
      <w:marTop w:val="0"/>
      <w:marBottom w:val="0"/>
      <w:divBdr>
        <w:top w:val="none" w:sz="0" w:space="0" w:color="auto"/>
        <w:left w:val="none" w:sz="0" w:space="0" w:color="auto"/>
        <w:bottom w:val="none" w:sz="0" w:space="0" w:color="auto"/>
        <w:right w:val="none" w:sz="0" w:space="0" w:color="auto"/>
      </w:divBdr>
    </w:div>
    <w:div w:id="228809869">
      <w:bodyDiv w:val="1"/>
      <w:marLeft w:val="0"/>
      <w:marRight w:val="0"/>
      <w:marTop w:val="0"/>
      <w:marBottom w:val="0"/>
      <w:divBdr>
        <w:top w:val="none" w:sz="0" w:space="0" w:color="auto"/>
        <w:left w:val="none" w:sz="0" w:space="0" w:color="auto"/>
        <w:bottom w:val="none" w:sz="0" w:space="0" w:color="auto"/>
        <w:right w:val="none" w:sz="0" w:space="0" w:color="auto"/>
      </w:divBdr>
    </w:div>
    <w:div w:id="228855018">
      <w:bodyDiv w:val="1"/>
      <w:marLeft w:val="0"/>
      <w:marRight w:val="0"/>
      <w:marTop w:val="0"/>
      <w:marBottom w:val="0"/>
      <w:divBdr>
        <w:top w:val="none" w:sz="0" w:space="0" w:color="auto"/>
        <w:left w:val="none" w:sz="0" w:space="0" w:color="auto"/>
        <w:bottom w:val="none" w:sz="0" w:space="0" w:color="auto"/>
        <w:right w:val="none" w:sz="0" w:space="0" w:color="auto"/>
      </w:divBdr>
    </w:div>
    <w:div w:id="228929108">
      <w:bodyDiv w:val="1"/>
      <w:marLeft w:val="0"/>
      <w:marRight w:val="0"/>
      <w:marTop w:val="0"/>
      <w:marBottom w:val="0"/>
      <w:divBdr>
        <w:top w:val="none" w:sz="0" w:space="0" w:color="auto"/>
        <w:left w:val="none" w:sz="0" w:space="0" w:color="auto"/>
        <w:bottom w:val="none" w:sz="0" w:space="0" w:color="auto"/>
        <w:right w:val="none" w:sz="0" w:space="0" w:color="auto"/>
      </w:divBdr>
    </w:div>
    <w:div w:id="229313290">
      <w:bodyDiv w:val="1"/>
      <w:marLeft w:val="0"/>
      <w:marRight w:val="0"/>
      <w:marTop w:val="0"/>
      <w:marBottom w:val="0"/>
      <w:divBdr>
        <w:top w:val="none" w:sz="0" w:space="0" w:color="auto"/>
        <w:left w:val="none" w:sz="0" w:space="0" w:color="auto"/>
        <w:bottom w:val="none" w:sz="0" w:space="0" w:color="auto"/>
        <w:right w:val="none" w:sz="0" w:space="0" w:color="auto"/>
      </w:divBdr>
    </w:div>
    <w:div w:id="229585602">
      <w:bodyDiv w:val="1"/>
      <w:marLeft w:val="0"/>
      <w:marRight w:val="0"/>
      <w:marTop w:val="0"/>
      <w:marBottom w:val="0"/>
      <w:divBdr>
        <w:top w:val="none" w:sz="0" w:space="0" w:color="auto"/>
        <w:left w:val="none" w:sz="0" w:space="0" w:color="auto"/>
        <w:bottom w:val="none" w:sz="0" w:space="0" w:color="auto"/>
        <w:right w:val="none" w:sz="0" w:space="0" w:color="auto"/>
      </w:divBdr>
    </w:div>
    <w:div w:id="229735706">
      <w:bodyDiv w:val="1"/>
      <w:marLeft w:val="0"/>
      <w:marRight w:val="0"/>
      <w:marTop w:val="0"/>
      <w:marBottom w:val="0"/>
      <w:divBdr>
        <w:top w:val="none" w:sz="0" w:space="0" w:color="auto"/>
        <w:left w:val="none" w:sz="0" w:space="0" w:color="auto"/>
        <w:bottom w:val="none" w:sz="0" w:space="0" w:color="auto"/>
        <w:right w:val="none" w:sz="0" w:space="0" w:color="auto"/>
      </w:divBdr>
    </w:div>
    <w:div w:id="229853460">
      <w:bodyDiv w:val="1"/>
      <w:marLeft w:val="0"/>
      <w:marRight w:val="0"/>
      <w:marTop w:val="0"/>
      <w:marBottom w:val="0"/>
      <w:divBdr>
        <w:top w:val="none" w:sz="0" w:space="0" w:color="auto"/>
        <w:left w:val="none" w:sz="0" w:space="0" w:color="auto"/>
        <w:bottom w:val="none" w:sz="0" w:space="0" w:color="auto"/>
        <w:right w:val="none" w:sz="0" w:space="0" w:color="auto"/>
      </w:divBdr>
    </w:div>
    <w:div w:id="230695426">
      <w:bodyDiv w:val="1"/>
      <w:marLeft w:val="0"/>
      <w:marRight w:val="0"/>
      <w:marTop w:val="0"/>
      <w:marBottom w:val="0"/>
      <w:divBdr>
        <w:top w:val="none" w:sz="0" w:space="0" w:color="auto"/>
        <w:left w:val="none" w:sz="0" w:space="0" w:color="auto"/>
        <w:bottom w:val="none" w:sz="0" w:space="0" w:color="auto"/>
        <w:right w:val="none" w:sz="0" w:space="0" w:color="auto"/>
      </w:divBdr>
    </w:div>
    <w:div w:id="231158628">
      <w:bodyDiv w:val="1"/>
      <w:marLeft w:val="0"/>
      <w:marRight w:val="0"/>
      <w:marTop w:val="0"/>
      <w:marBottom w:val="0"/>
      <w:divBdr>
        <w:top w:val="none" w:sz="0" w:space="0" w:color="auto"/>
        <w:left w:val="none" w:sz="0" w:space="0" w:color="auto"/>
        <w:bottom w:val="none" w:sz="0" w:space="0" w:color="auto"/>
        <w:right w:val="none" w:sz="0" w:space="0" w:color="auto"/>
      </w:divBdr>
    </w:div>
    <w:div w:id="231357232">
      <w:bodyDiv w:val="1"/>
      <w:marLeft w:val="0"/>
      <w:marRight w:val="0"/>
      <w:marTop w:val="0"/>
      <w:marBottom w:val="0"/>
      <w:divBdr>
        <w:top w:val="none" w:sz="0" w:space="0" w:color="auto"/>
        <w:left w:val="none" w:sz="0" w:space="0" w:color="auto"/>
        <w:bottom w:val="none" w:sz="0" w:space="0" w:color="auto"/>
        <w:right w:val="none" w:sz="0" w:space="0" w:color="auto"/>
      </w:divBdr>
    </w:div>
    <w:div w:id="231621029">
      <w:bodyDiv w:val="1"/>
      <w:marLeft w:val="0"/>
      <w:marRight w:val="0"/>
      <w:marTop w:val="0"/>
      <w:marBottom w:val="0"/>
      <w:divBdr>
        <w:top w:val="none" w:sz="0" w:space="0" w:color="auto"/>
        <w:left w:val="none" w:sz="0" w:space="0" w:color="auto"/>
        <w:bottom w:val="none" w:sz="0" w:space="0" w:color="auto"/>
        <w:right w:val="none" w:sz="0" w:space="0" w:color="auto"/>
      </w:divBdr>
    </w:div>
    <w:div w:id="232393574">
      <w:bodyDiv w:val="1"/>
      <w:marLeft w:val="0"/>
      <w:marRight w:val="0"/>
      <w:marTop w:val="0"/>
      <w:marBottom w:val="0"/>
      <w:divBdr>
        <w:top w:val="none" w:sz="0" w:space="0" w:color="auto"/>
        <w:left w:val="none" w:sz="0" w:space="0" w:color="auto"/>
        <w:bottom w:val="none" w:sz="0" w:space="0" w:color="auto"/>
        <w:right w:val="none" w:sz="0" w:space="0" w:color="auto"/>
      </w:divBdr>
    </w:div>
    <w:div w:id="232662240">
      <w:bodyDiv w:val="1"/>
      <w:marLeft w:val="0"/>
      <w:marRight w:val="0"/>
      <w:marTop w:val="0"/>
      <w:marBottom w:val="0"/>
      <w:divBdr>
        <w:top w:val="none" w:sz="0" w:space="0" w:color="auto"/>
        <w:left w:val="none" w:sz="0" w:space="0" w:color="auto"/>
        <w:bottom w:val="none" w:sz="0" w:space="0" w:color="auto"/>
        <w:right w:val="none" w:sz="0" w:space="0" w:color="auto"/>
      </w:divBdr>
    </w:div>
    <w:div w:id="233049590">
      <w:bodyDiv w:val="1"/>
      <w:marLeft w:val="0"/>
      <w:marRight w:val="0"/>
      <w:marTop w:val="0"/>
      <w:marBottom w:val="0"/>
      <w:divBdr>
        <w:top w:val="none" w:sz="0" w:space="0" w:color="auto"/>
        <w:left w:val="none" w:sz="0" w:space="0" w:color="auto"/>
        <w:bottom w:val="none" w:sz="0" w:space="0" w:color="auto"/>
        <w:right w:val="none" w:sz="0" w:space="0" w:color="auto"/>
      </w:divBdr>
    </w:div>
    <w:div w:id="233782485">
      <w:bodyDiv w:val="1"/>
      <w:marLeft w:val="0"/>
      <w:marRight w:val="0"/>
      <w:marTop w:val="0"/>
      <w:marBottom w:val="0"/>
      <w:divBdr>
        <w:top w:val="none" w:sz="0" w:space="0" w:color="auto"/>
        <w:left w:val="none" w:sz="0" w:space="0" w:color="auto"/>
        <w:bottom w:val="none" w:sz="0" w:space="0" w:color="auto"/>
        <w:right w:val="none" w:sz="0" w:space="0" w:color="auto"/>
      </w:divBdr>
    </w:div>
    <w:div w:id="233975888">
      <w:bodyDiv w:val="1"/>
      <w:marLeft w:val="0"/>
      <w:marRight w:val="0"/>
      <w:marTop w:val="0"/>
      <w:marBottom w:val="0"/>
      <w:divBdr>
        <w:top w:val="none" w:sz="0" w:space="0" w:color="auto"/>
        <w:left w:val="none" w:sz="0" w:space="0" w:color="auto"/>
        <w:bottom w:val="none" w:sz="0" w:space="0" w:color="auto"/>
        <w:right w:val="none" w:sz="0" w:space="0" w:color="auto"/>
      </w:divBdr>
    </w:div>
    <w:div w:id="233977003">
      <w:bodyDiv w:val="1"/>
      <w:marLeft w:val="0"/>
      <w:marRight w:val="0"/>
      <w:marTop w:val="0"/>
      <w:marBottom w:val="0"/>
      <w:divBdr>
        <w:top w:val="none" w:sz="0" w:space="0" w:color="auto"/>
        <w:left w:val="none" w:sz="0" w:space="0" w:color="auto"/>
        <w:bottom w:val="none" w:sz="0" w:space="0" w:color="auto"/>
        <w:right w:val="none" w:sz="0" w:space="0" w:color="auto"/>
      </w:divBdr>
    </w:div>
    <w:div w:id="235550058">
      <w:bodyDiv w:val="1"/>
      <w:marLeft w:val="0"/>
      <w:marRight w:val="0"/>
      <w:marTop w:val="0"/>
      <w:marBottom w:val="0"/>
      <w:divBdr>
        <w:top w:val="none" w:sz="0" w:space="0" w:color="auto"/>
        <w:left w:val="none" w:sz="0" w:space="0" w:color="auto"/>
        <w:bottom w:val="none" w:sz="0" w:space="0" w:color="auto"/>
        <w:right w:val="none" w:sz="0" w:space="0" w:color="auto"/>
      </w:divBdr>
    </w:div>
    <w:div w:id="235671657">
      <w:bodyDiv w:val="1"/>
      <w:marLeft w:val="0"/>
      <w:marRight w:val="0"/>
      <w:marTop w:val="0"/>
      <w:marBottom w:val="0"/>
      <w:divBdr>
        <w:top w:val="none" w:sz="0" w:space="0" w:color="auto"/>
        <w:left w:val="none" w:sz="0" w:space="0" w:color="auto"/>
        <w:bottom w:val="none" w:sz="0" w:space="0" w:color="auto"/>
        <w:right w:val="none" w:sz="0" w:space="0" w:color="auto"/>
      </w:divBdr>
    </w:div>
    <w:div w:id="235827634">
      <w:bodyDiv w:val="1"/>
      <w:marLeft w:val="0"/>
      <w:marRight w:val="0"/>
      <w:marTop w:val="0"/>
      <w:marBottom w:val="0"/>
      <w:divBdr>
        <w:top w:val="none" w:sz="0" w:space="0" w:color="auto"/>
        <w:left w:val="none" w:sz="0" w:space="0" w:color="auto"/>
        <w:bottom w:val="none" w:sz="0" w:space="0" w:color="auto"/>
        <w:right w:val="none" w:sz="0" w:space="0" w:color="auto"/>
      </w:divBdr>
    </w:div>
    <w:div w:id="237600491">
      <w:bodyDiv w:val="1"/>
      <w:marLeft w:val="0"/>
      <w:marRight w:val="0"/>
      <w:marTop w:val="0"/>
      <w:marBottom w:val="0"/>
      <w:divBdr>
        <w:top w:val="none" w:sz="0" w:space="0" w:color="auto"/>
        <w:left w:val="none" w:sz="0" w:space="0" w:color="auto"/>
        <w:bottom w:val="none" w:sz="0" w:space="0" w:color="auto"/>
        <w:right w:val="none" w:sz="0" w:space="0" w:color="auto"/>
      </w:divBdr>
    </w:div>
    <w:div w:id="237983398">
      <w:bodyDiv w:val="1"/>
      <w:marLeft w:val="0"/>
      <w:marRight w:val="0"/>
      <w:marTop w:val="0"/>
      <w:marBottom w:val="0"/>
      <w:divBdr>
        <w:top w:val="none" w:sz="0" w:space="0" w:color="auto"/>
        <w:left w:val="none" w:sz="0" w:space="0" w:color="auto"/>
        <w:bottom w:val="none" w:sz="0" w:space="0" w:color="auto"/>
        <w:right w:val="none" w:sz="0" w:space="0" w:color="auto"/>
      </w:divBdr>
    </w:div>
    <w:div w:id="238635756">
      <w:bodyDiv w:val="1"/>
      <w:marLeft w:val="0"/>
      <w:marRight w:val="0"/>
      <w:marTop w:val="0"/>
      <w:marBottom w:val="0"/>
      <w:divBdr>
        <w:top w:val="none" w:sz="0" w:space="0" w:color="auto"/>
        <w:left w:val="none" w:sz="0" w:space="0" w:color="auto"/>
        <w:bottom w:val="none" w:sz="0" w:space="0" w:color="auto"/>
        <w:right w:val="none" w:sz="0" w:space="0" w:color="auto"/>
      </w:divBdr>
    </w:div>
    <w:div w:id="239098181">
      <w:bodyDiv w:val="1"/>
      <w:marLeft w:val="0"/>
      <w:marRight w:val="0"/>
      <w:marTop w:val="0"/>
      <w:marBottom w:val="0"/>
      <w:divBdr>
        <w:top w:val="none" w:sz="0" w:space="0" w:color="auto"/>
        <w:left w:val="none" w:sz="0" w:space="0" w:color="auto"/>
        <w:bottom w:val="none" w:sz="0" w:space="0" w:color="auto"/>
        <w:right w:val="none" w:sz="0" w:space="0" w:color="auto"/>
      </w:divBdr>
    </w:div>
    <w:div w:id="239296178">
      <w:bodyDiv w:val="1"/>
      <w:marLeft w:val="0"/>
      <w:marRight w:val="0"/>
      <w:marTop w:val="0"/>
      <w:marBottom w:val="0"/>
      <w:divBdr>
        <w:top w:val="none" w:sz="0" w:space="0" w:color="auto"/>
        <w:left w:val="none" w:sz="0" w:space="0" w:color="auto"/>
        <w:bottom w:val="none" w:sz="0" w:space="0" w:color="auto"/>
        <w:right w:val="none" w:sz="0" w:space="0" w:color="auto"/>
      </w:divBdr>
    </w:div>
    <w:div w:id="239413275">
      <w:bodyDiv w:val="1"/>
      <w:marLeft w:val="0"/>
      <w:marRight w:val="0"/>
      <w:marTop w:val="0"/>
      <w:marBottom w:val="0"/>
      <w:divBdr>
        <w:top w:val="none" w:sz="0" w:space="0" w:color="auto"/>
        <w:left w:val="none" w:sz="0" w:space="0" w:color="auto"/>
        <w:bottom w:val="none" w:sz="0" w:space="0" w:color="auto"/>
        <w:right w:val="none" w:sz="0" w:space="0" w:color="auto"/>
      </w:divBdr>
    </w:div>
    <w:div w:id="239632256">
      <w:bodyDiv w:val="1"/>
      <w:marLeft w:val="0"/>
      <w:marRight w:val="0"/>
      <w:marTop w:val="0"/>
      <w:marBottom w:val="0"/>
      <w:divBdr>
        <w:top w:val="none" w:sz="0" w:space="0" w:color="auto"/>
        <w:left w:val="none" w:sz="0" w:space="0" w:color="auto"/>
        <w:bottom w:val="none" w:sz="0" w:space="0" w:color="auto"/>
        <w:right w:val="none" w:sz="0" w:space="0" w:color="auto"/>
      </w:divBdr>
    </w:div>
    <w:div w:id="240068775">
      <w:bodyDiv w:val="1"/>
      <w:marLeft w:val="0"/>
      <w:marRight w:val="0"/>
      <w:marTop w:val="0"/>
      <w:marBottom w:val="0"/>
      <w:divBdr>
        <w:top w:val="none" w:sz="0" w:space="0" w:color="auto"/>
        <w:left w:val="none" w:sz="0" w:space="0" w:color="auto"/>
        <w:bottom w:val="none" w:sz="0" w:space="0" w:color="auto"/>
        <w:right w:val="none" w:sz="0" w:space="0" w:color="auto"/>
      </w:divBdr>
    </w:div>
    <w:div w:id="240337012">
      <w:bodyDiv w:val="1"/>
      <w:marLeft w:val="0"/>
      <w:marRight w:val="0"/>
      <w:marTop w:val="0"/>
      <w:marBottom w:val="0"/>
      <w:divBdr>
        <w:top w:val="none" w:sz="0" w:space="0" w:color="auto"/>
        <w:left w:val="none" w:sz="0" w:space="0" w:color="auto"/>
        <w:bottom w:val="none" w:sz="0" w:space="0" w:color="auto"/>
        <w:right w:val="none" w:sz="0" w:space="0" w:color="auto"/>
      </w:divBdr>
    </w:div>
    <w:div w:id="241841684">
      <w:bodyDiv w:val="1"/>
      <w:marLeft w:val="0"/>
      <w:marRight w:val="0"/>
      <w:marTop w:val="0"/>
      <w:marBottom w:val="0"/>
      <w:divBdr>
        <w:top w:val="none" w:sz="0" w:space="0" w:color="auto"/>
        <w:left w:val="none" w:sz="0" w:space="0" w:color="auto"/>
        <w:bottom w:val="none" w:sz="0" w:space="0" w:color="auto"/>
        <w:right w:val="none" w:sz="0" w:space="0" w:color="auto"/>
      </w:divBdr>
    </w:div>
    <w:div w:id="241986083">
      <w:bodyDiv w:val="1"/>
      <w:marLeft w:val="0"/>
      <w:marRight w:val="0"/>
      <w:marTop w:val="0"/>
      <w:marBottom w:val="0"/>
      <w:divBdr>
        <w:top w:val="none" w:sz="0" w:space="0" w:color="auto"/>
        <w:left w:val="none" w:sz="0" w:space="0" w:color="auto"/>
        <w:bottom w:val="none" w:sz="0" w:space="0" w:color="auto"/>
        <w:right w:val="none" w:sz="0" w:space="0" w:color="auto"/>
      </w:divBdr>
    </w:div>
    <w:div w:id="242037059">
      <w:bodyDiv w:val="1"/>
      <w:marLeft w:val="0"/>
      <w:marRight w:val="0"/>
      <w:marTop w:val="0"/>
      <w:marBottom w:val="0"/>
      <w:divBdr>
        <w:top w:val="none" w:sz="0" w:space="0" w:color="auto"/>
        <w:left w:val="none" w:sz="0" w:space="0" w:color="auto"/>
        <w:bottom w:val="none" w:sz="0" w:space="0" w:color="auto"/>
        <w:right w:val="none" w:sz="0" w:space="0" w:color="auto"/>
      </w:divBdr>
      <w:divsChild>
        <w:div w:id="1667248238">
          <w:marLeft w:val="480"/>
          <w:marRight w:val="0"/>
          <w:marTop w:val="0"/>
          <w:marBottom w:val="0"/>
          <w:divBdr>
            <w:top w:val="none" w:sz="0" w:space="0" w:color="auto"/>
            <w:left w:val="none" w:sz="0" w:space="0" w:color="auto"/>
            <w:bottom w:val="none" w:sz="0" w:space="0" w:color="auto"/>
            <w:right w:val="none" w:sz="0" w:space="0" w:color="auto"/>
          </w:divBdr>
        </w:div>
        <w:div w:id="2067945087">
          <w:marLeft w:val="480"/>
          <w:marRight w:val="0"/>
          <w:marTop w:val="0"/>
          <w:marBottom w:val="0"/>
          <w:divBdr>
            <w:top w:val="none" w:sz="0" w:space="0" w:color="auto"/>
            <w:left w:val="none" w:sz="0" w:space="0" w:color="auto"/>
            <w:bottom w:val="none" w:sz="0" w:space="0" w:color="auto"/>
            <w:right w:val="none" w:sz="0" w:space="0" w:color="auto"/>
          </w:divBdr>
        </w:div>
        <w:div w:id="1589998369">
          <w:marLeft w:val="480"/>
          <w:marRight w:val="0"/>
          <w:marTop w:val="0"/>
          <w:marBottom w:val="0"/>
          <w:divBdr>
            <w:top w:val="none" w:sz="0" w:space="0" w:color="auto"/>
            <w:left w:val="none" w:sz="0" w:space="0" w:color="auto"/>
            <w:bottom w:val="none" w:sz="0" w:space="0" w:color="auto"/>
            <w:right w:val="none" w:sz="0" w:space="0" w:color="auto"/>
          </w:divBdr>
        </w:div>
        <w:div w:id="1571619894">
          <w:marLeft w:val="480"/>
          <w:marRight w:val="0"/>
          <w:marTop w:val="0"/>
          <w:marBottom w:val="0"/>
          <w:divBdr>
            <w:top w:val="none" w:sz="0" w:space="0" w:color="auto"/>
            <w:left w:val="none" w:sz="0" w:space="0" w:color="auto"/>
            <w:bottom w:val="none" w:sz="0" w:space="0" w:color="auto"/>
            <w:right w:val="none" w:sz="0" w:space="0" w:color="auto"/>
          </w:divBdr>
        </w:div>
        <w:div w:id="181630518">
          <w:marLeft w:val="480"/>
          <w:marRight w:val="0"/>
          <w:marTop w:val="0"/>
          <w:marBottom w:val="0"/>
          <w:divBdr>
            <w:top w:val="none" w:sz="0" w:space="0" w:color="auto"/>
            <w:left w:val="none" w:sz="0" w:space="0" w:color="auto"/>
            <w:bottom w:val="none" w:sz="0" w:space="0" w:color="auto"/>
            <w:right w:val="none" w:sz="0" w:space="0" w:color="auto"/>
          </w:divBdr>
        </w:div>
        <w:div w:id="562714969">
          <w:marLeft w:val="480"/>
          <w:marRight w:val="0"/>
          <w:marTop w:val="0"/>
          <w:marBottom w:val="0"/>
          <w:divBdr>
            <w:top w:val="none" w:sz="0" w:space="0" w:color="auto"/>
            <w:left w:val="none" w:sz="0" w:space="0" w:color="auto"/>
            <w:bottom w:val="none" w:sz="0" w:space="0" w:color="auto"/>
            <w:right w:val="none" w:sz="0" w:space="0" w:color="auto"/>
          </w:divBdr>
        </w:div>
        <w:div w:id="1214193122">
          <w:marLeft w:val="480"/>
          <w:marRight w:val="0"/>
          <w:marTop w:val="0"/>
          <w:marBottom w:val="0"/>
          <w:divBdr>
            <w:top w:val="none" w:sz="0" w:space="0" w:color="auto"/>
            <w:left w:val="none" w:sz="0" w:space="0" w:color="auto"/>
            <w:bottom w:val="none" w:sz="0" w:space="0" w:color="auto"/>
            <w:right w:val="none" w:sz="0" w:space="0" w:color="auto"/>
          </w:divBdr>
        </w:div>
        <w:div w:id="1760175820">
          <w:marLeft w:val="480"/>
          <w:marRight w:val="0"/>
          <w:marTop w:val="0"/>
          <w:marBottom w:val="0"/>
          <w:divBdr>
            <w:top w:val="none" w:sz="0" w:space="0" w:color="auto"/>
            <w:left w:val="none" w:sz="0" w:space="0" w:color="auto"/>
            <w:bottom w:val="none" w:sz="0" w:space="0" w:color="auto"/>
            <w:right w:val="none" w:sz="0" w:space="0" w:color="auto"/>
          </w:divBdr>
        </w:div>
        <w:div w:id="1654946065">
          <w:marLeft w:val="480"/>
          <w:marRight w:val="0"/>
          <w:marTop w:val="0"/>
          <w:marBottom w:val="0"/>
          <w:divBdr>
            <w:top w:val="none" w:sz="0" w:space="0" w:color="auto"/>
            <w:left w:val="none" w:sz="0" w:space="0" w:color="auto"/>
            <w:bottom w:val="none" w:sz="0" w:space="0" w:color="auto"/>
            <w:right w:val="none" w:sz="0" w:space="0" w:color="auto"/>
          </w:divBdr>
        </w:div>
        <w:div w:id="879777868">
          <w:marLeft w:val="480"/>
          <w:marRight w:val="0"/>
          <w:marTop w:val="0"/>
          <w:marBottom w:val="0"/>
          <w:divBdr>
            <w:top w:val="none" w:sz="0" w:space="0" w:color="auto"/>
            <w:left w:val="none" w:sz="0" w:space="0" w:color="auto"/>
            <w:bottom w:val="none" w:sz="0" w:space="0" w:color="auto"/>
            <w:right w:val="none" w:sz="0" w:space="0" w:color="auto"/>
          </w:divBdr>
        </w:div>
        <w:div w:id="2006124234">
          <w:marLeft w:val="480"/>
          <w:marRight w:val="0"/>
          <w:marTop w:val="0"/>
          <w:marBottom w:val="0"/>
          <w:divBdr>
            <w:top w:val="none" w:sz="0" w:space="0" w:color="auto"/>
            <w:left w:val="none" w:sz="0" w:space="0" w:color="auto"/>
            <w:bottom w:val="none" w:sz="0" w:space="0" w:color="auto"/>
            <w:right w:val="none" w:sz="0" w:space="0" w:color="auto"/>
          </w:divBdr>
        </w:div>
        <w:div w:id="2064718191">
          <w:marLeft w:val="480"/>
          <w:marRight w:val="0"/>
          <w:marTop w:val="0"/>
          <w:marBottom w:val="0"/>
          <w:divBdr>
            <w:top w:val="none" w:sz="0" w:space="0" w:color="auto"/>
            <w:left w:val="none" w:sz="0" w:space="0" w:color="auto"/>
            <w:bottom w:val="none" w:sz="0" w:space="0" w:color="auto"/>
            <w:right w:val="none" w:sz="0" w:space="0" w:color="auto"/>
          </w:divBdr>
        </w:div>
        <w:div w:id="946930899">
          <w:marLeft w:val="480"/>
          <w:marRight w:val="0"/>
          <w:marTop w:val="0"/>
          <w:marBottom w:val="0"/>
          <w:divBdr>
            <w:top w:val="none" w:sz="0" w:space="0" w:color="auto"/>
            <w:left w:val="none" w:sz="0" w:space="0" w:color="auto"/>
            <w:bottom w:val="none" w:sz="0" w:space="0" w:color="auto"/>
            <w:right w:val="none" w:sz="0" w:space="0" w:color="auto"/>
          </w:divBdr>
        </w:div>
        <w:div w:id="723990482">
          <w:marLeft w:val="480"/>
          <w:marRight w:val="0"/>
          <w:marTop w:val="0"/>
          <w:marBottom w:val="0"/>
          <w:divBdr>
            <w:top w:val="none" w:sz="0" w:space="0" w:color="auto"/>
            <w:left w:val="none" w:sz="0" w:space="0" w:color="auto"/>
            <w:bottom w:val="none" w:sz="0" w:space="0" w:color="auto"/>
            <w:right w:val="none" w:sz="0" w:space="0" w:color="auto"/>
          </w:divBdr>
        </w:div>
        <w:div w:id="77144783">
          <w:marLeft w:val="480"/>
          <w:marRight w:val="0"/>
          <w:marTop w:val="0"/>
          <w:marBottom w:val="0"/>
          <w:divBdr>
            <w:top w:val="none" w:sz="0" w:space="0" w:color="auto"/>
            <w:left w:val="none" w:sz="0" w:space="0" w:color="auto"/>
            <w:bottom w:val="none" w:sz="0" w:space="0" w:color="auto"/>
            <w:right w:val="none" w:sz="0" w:space="0" w:color="auto"/>
          </w:divBdr>
        </w:div>
        <w:div w:id="2068723043">
          <w:marLeft w:val="480"/>
          <w:marRight w:val="0"/>
          <w:marTop w:val="0"/>
          <w:marBottom w:val="0"/>
          <w:divBdr>
            <w:top w:val="none" w:sz="0" w:space="0" w:color="auto"/>
            <w:left w:val="none" w:sz="0" w:space="0" w:color="auto"/>
            <w:bottom w:val="none" w:sz="0" w:space="0" w:color="auto"/>
            <w:right w:val="none" w:sz="0" w:space="0" w:color="auto"/>
          </w:divBdr>
        </w:div>
        <w:div w:id="961151702">
          <w:marLeft w:val="480"/>
          <w:marRight w:val="0"/>
          <w:marTop w:val="0"/>
          <w:marBottom w:val="0"/>
          <w:divBdr>
            <w:top w:val="none" w:sz="0" w:space="0" w:color="auto"/>
            <w:left w:val="none" w:sz="0" w:space="0" w:color="auto"/>
            <w:bottom w:val="none" w:sz="0" w:space="0" w:color="auto"/>
            <w:right w:val="none" w:sz="0" w:space="0" w:color="auto"/>
          </w:divBdr>
        </w:div>
        <w:div w:id="1437675841">
          <w:marLeft w:val="480"/>
          <w:marRight w:val="0"/>
          <w:marTop w:val="0"/>
          <w:marBottom w:val="0"/>
          <w:divBdr>
            <w:top w:val="none" w:sz="0" w:space="0" w:color="auto"/>
            <w:left w:val="none" w:sz="0" w:space="0" w:color="auto"/>
            <w:bottom w:val="none" w:sz="0" w:space="0" w:color="auto"/>
            <w:right w:val="none" w:sz="0" w:space="0" w:color="auto"/>
          </w:divBdr>
        </w:div>
        <w:div w:id="413207560">
          <w:marLeft w:val="480"/>
          <w:marRight w:val="0"/>
          <w:marTop w:val="0"/>
          <w:marBottom w:val="0"/>
          <w:divBdr>
            <w:top w:val="none" w:sz="0" w:space="0" w:color="auto"/>
            <w:left w:val="none" w:sz="0" w:space="0" w:color="auto"/>
            <w:bottom w:val="none" w:sz="0" w:space="0" w:color="auto"/>
            <w:right w:val="none" w:sz="0" w:space="0" w:color="auto"/>
          </w:divBdr>
        </w:div>
      </w:divsChild>
    </w:div>
    <w:div w:id="242374548">
      <w:bodyDiv w:val="1"/>
      <w:marLeft w:val="0"/>
      <w:marRight w:val="0"/>
      <w:marTop w:val="0"/>
      <w:marBottom w:val="0"/>
      <w:divBdr>
        <w:top w:val="none" w:sz="0" w:space="0" w:color="auto"/>
        <w:left w:val="none" w:sz="0" w:space="0" w:color="auto"/>
        <w:bottom w:val="none" w:sz="0" w:space="0" w:color="auto"/>
        <w:right w:val="none" w:sz="0" w:space="0" w:color="auto"/>
      </w:divBdr>
    </w:div>
    <w:div w:id="242447946">
      <w:bodyDiv w:val="1"/>
      <w:marLeft w:val="0"/>
      <w:marRight w:val="0"/>
      <w:marTop w:val="0"/>
      <w:marBottom w:val="0"/>
      <w:divBdr>
        <w:top w:val="none" w:sz="0" w:space="0" w:color="auto"/>
        <w:left w:val="none" w:sz="0" w:space="0" w:color="auto"/>
        <w:bottom w:val="none" w:sz="0" w:space="0" w:color="auto"/>
        <w:right w:val="none" w:sz="0" w:space="0" w:color="auto"/>
      </w:divBdr>
    </w:div>
    <w:div w:id="242757899">
      <w:bodyDiv w:val="1"/>
      <w:marLeft w:val="0"/>
      <w:marRight w:val="0"/>
      <w:marTop w:val="0"/>
      <w:marBottom w:val="0"/>
      <w:divBdr>
        <w:top w:val="none" w:sz="0" w:space="0" w:color="auto"/>
        <w:left w:val="none" w:sz="0" w:space="0" w:color="auto"/>
        <w:bottom w:val="none" w:sz="0" w:space="0" w:color="auto"/>
        <w:right w:val="none" w:sz="0" w:space="0" w:color="auto"/>
      </w:divBdr>
    </w:div>
    <w:div w:id="243615666">
      <w:bodyDiv w:val="1"/>
      <w:marLeft w:val="0"/>
      <w:marRight w:val="0"/>
      <w:marTop w:val="0"/>
      <w:marBottom w:val="0"/>
      <w:divBdr>
        <w:top w:val="none" w:sz="0" w:space="0" w:color="auto"/>
        <w:left w:val="none" w:sz="0" w:space="0" w:color="auto"/>
        <w:bottom w:val="none" w:sz="0" w:space="0" w:color="auto"/>
        <w:right w:val="none" w:sz="0" w:space="0" w:color="auto"/>
      </w:divBdr>
    </w:div>
    <w:div w:id="245501037">
      <w:bodyDiv w:val="1"/>
      <w:marLeft w:val="0"/>
      <w:marRight w:val="0"/>
      <w:marTop w:val="0"/>
      <w:marBottom w:val="0"/>
      <w:divBdr>
        <w:top w:val="none" w:sz="0" w:space="0" w:color="auto"/>
        <w:left w:val="none" w:sz="0" w:space="0" w:color="auto"/>
        <w:bottom w:val="none" w:sz="0" w:space="0" w:color="auto"/>
        <w:right w:val="none" w:sz="0" w:space="0" w:color="auto"/>
      </w:divBdr>
      <w:divsChild>
        <w:div w:id="596602989">
          <w:marLeft w:val="0"/>
          <w:marRight w:val="0"/>
          <w:marTop w:val="0"/>
          <w:marBottom w:val="0"/>
          <w:divBdr>
            <w:top w:val="none" w:sz="0" w:space="0" w:color="auto"/>
            <w:left w:val="none" w:sz="0" w:space="0" w:color="auto"/>
            <w:bottom w:val="none" w:sz="0" w:space="0" w:color="auto"/>
            <w:right w:val="none" w:sz="0" w:space="0" w:color="auto"/>
          </w:divBdr>
        </w:div>
        <w:div w:id="518931582">
          <w:marLeft w:val="0"/>
          <w:marRight w:val="0"/>
          <w:marTop w:val="0"/>
          <w:marBottom w:val="0"/>
          <w:divBdr>
            <w:top w:val="none" w:sz="0" w:space="0" w:color="auto"/>
            <w:left w:val="none" w:sz="0" w:space="0" w:color="auto"/>
            <w:bottom w:val="none" w:sz="0" w:space="0" w:color="auto"/>
            <w:right w:val="none" w:sz="0" w:space="0" w:color="auto"/>
          </w:divBdr>
        </w:div>
        <w:div w:id="933131769">
          <w:marLeft w:val="0"/>
          <w:marRight w:val="0"/>
          <w:marTop w:val="0"/>
          <w:marBottom w:val="0"/>
          <w:divBdr>
            <w:top w:val="none" w:sz="0" w:space="0" w:color="auto"/>
            <w:left w:val="none" w:sz="0" w:space="0" w:color="auto"/>
            <w:bottom w:val="none" w:sz="0" w:space="0" w:color="auto"/>
            <w:right w:val="none" w:sz="0" w:space="0" w:color="auto"/>
          </w:divBdr>
        </w:div>
        <w:div w:id="1954826580">
          <w:marLeft w:val="0"/>
          <w:marRight w:val="0"/>
          <w:marTop w:val="0"/>
          <w:marBottom w:val="0"/>
          <w:divBdr>
            <w:top w:val="none" w:sz="0" w:space="0" w:color="auto"/>
            <w:left w:val="none" w:sz="0" w:space="0" w:color="auto"/>
            <w:bottom w:val="none" w:sz="0" w:space="0" w:color="auto"/>
            <w:right w:val="none" w:sz="0" w:space="0" w:color="auto"/>
          </w:divBdr>
        </w:div>
        <w:div w:id="1214078588">
          <w:marLeft w:val="0"/>
          <w:marRight w:val="0"/>
          <w:marTop w:val="0"/>
          <w:marBottom w:val="0"/>
          <w:divBdr>
            <w:top w:val="none" w:sz="0" w:space="0" w:color="auto"/>
            <w:left w:val="none" w:sz="0" w:space="0" w:color="auto"/>
            <w:bottom w:val="none" w:sz="0" w:space="0" w:color="auto"/>
            <w:right w:val="none" w:sz="0" w:space="0" w:color="auto"/>
          </w:divBdr>
        </w:div>
        <w:div w:id="1775442754">
          <w:marLeft w:val="0"/>
          <w:marRight w:val="0"/>
          <w:marTop w:val="0"/>
          <w:marBottom w:val="0"/>
          <w:divBdr>
            <w:top w:val="none" w:sz="0" w:space="0" w:color="auto"/>
            <w:left w:val="none" w:sz="0" w:space="0" w:color="auto"/>
            <w:bottom w:val="none" w:sz="0" w:space="0" w:color="auto"/>
            <w:right w:val="none" w:sz="0" w:space="0" w:color="auto"/>
          </w:divBdr>
        </w:div>
        <w:div w:id="1220289280">
          <w:marLeft w:val="0"/>
          <w:marRight w:val="0"/>
          <w:marTop w:val="0"/>
          <w:marBottom w:val="0"/>
          <w:divBdr>
            <w:top w:val="none" w:sz="0" w:space="0" w:color="auto"/>
            <w:left w:val="none" w:sz="0" w:space="0" w:color="auto"/>
            <w:bottom w:val="none" w:sz="0" w:space="0" w:color="auto"/>
            <w:right w:val="none" w:sz="0" w:space="0" w:color="auto"/>
          </w:divBdr>
        </w:div>
        <w:div w:id="1384676197">
          <w:marLeft w:val="0"/>
          <w:marRight w:val="0"/>
          <w:marTop w:val="0"/>
          <w:marBottom w:val="0"/>
          <w:divBdr>
            <w:top w:val="none" w:sz="0" w:space="0" w:color="auto"/>
            <w:left w:val="none" w:sz="0" w:space="0" w:color="auto"/>
            <w:bottom w:val="none" w:sz="0" w:space="0" w:color="auto"/>
            <w:right w:val="none" w:sz="0" w:space="0" w:color="auto"/>
          </w:divBdr>
        </w:div>
        <w:div w:id="116946873">
          <w:marLeft w:val="0"/>
          <w:marRight w:val="0"/>
          <w:marTop w:val="0"/>
          <w:marBottom w:val="0"/>
          <w:divBdr>
            <w:top w:val="none" w:sz="0" w:space="0" w:color="auto"/>
            <w:left w:val="none" w:sz="0" w:space="0" w:color="auto"/>
            <w:bottom w:val="none" w:sz="0" w:space="0" w:color="auto"/>
            <w:right w:val="none" w:sz="0" w:space="0" w:color="auto"/>
          </w:divBdr>
        </w:div>
        <w:div w:id="625740957">
          <w:marLeft w:val="0"/>
          <w:marRight w:val="0"/>
          <w:marTop w:val="0"/>
          <w:marBottom w:val="0"/>
          <w:divBdr>
            <w:top w:val="none" w:sz="0" w:space="0" w:color="auto"/>
            <w:left w:val="none" w:sz="0" w:space="0" w:color="auto"/>
            <w:bottom w:val="none" w:sz="0" w:space="0" w:color="auto"/>
            <w:right w:val="none" w:sz="0" w:space="0" w:color="auto"/>
          </w:divBdr>
        </w:div>
        <w:div w:id="2031832109">
          <w:marLeft w:val="0"/>
          <w:marRight w:val="0"/>
          <w:marTop w:val="0"/>
          <w:marBottom w:val="0"/>
          <w:divBdr>
            <w:top w:val="none" w:sz="0" w:space="0" w:color="auto"/>
            <w:left w:val="none" w:sz="0" w:space="0" w:color="auto"/>
            <w:bottom w:val="none" w:sz="0" w:space="0" w:color="auto"/>
            <w:right w:val="none" w:sz="0" w:space="0" w:color="auto"/>
          </w:divBdr>
        </w:div>
        <w:div w:id="2103453418">
          <w:marLeft w:val="0"/>
          <w:marRight w:val="0"/>
          <w:marTop w:val="0"/>
          <w:marBottom w:val="0"/>
          <w:divBdr>
            <w:top w:val="none" w:sz="0" w:space="0" w:color="auto"/>
            <w:left w:val="none" w:sz="0" w:space="0" w:color="auto"/>
            <w:bottom w:val="none" w:sz="0" w:space="0" w:color="auto"/>
            <w:right w:val="none" w:sz="0" w:space="0" w:color="auto"/>
          </w:divBdr>
        </w:div>
        <w:div w:id="2048753008">
          <w:marLeft w:val="0"/>
          <w:marRight w:val="0"/>
          <w:marTop w:val="0"/>
          <w:marBottom w:val="0"/>
          <w:divBdr>
            <w:top w:val="none" w:sz="0" w:space="0" w:color="auto"/>
            <w:left w:val="none" w:sz="0" w:space="0" w:color="auto"/>
            <w:bottom w:val="none" w:sz="0" w:space="0" w:color="auto"/>
            <w:right w:val="none" w:sz="0" w:space="0" w:color="auto"/>
          </w:divBdr>
        </w:div>
        <w:div w:id="1568035922">
          <w:marLeft w:val="0"/>
          <w:marRight w:val="0"/>
          <w:marTop w:val="0"/>
          <w:marBottom w:val="0"/>
          <w:divBdr>
            <w:top w:val="none" w:sz="0" w:space="0" w:color="auto"/>
            <w:left w:val="none" w:sz="0" w:space="0" w:color="auto"/>
            <w:bottom w:val="none" w:sz="0" w:space="0" w:color="auto"/>
            <w:right w:val="none" w:sz="0" w:space="0" w:color="auto"/>
          </w:divBdr>
        </w:div>
        <w:div w:id="1555968669">
          <w:marLeft w:val="0"/>
          <w:marRight w:val="0"/>
          <w:marTop w:val="0"/>
          <w:marBottom w:val="0"/>
          <w:divBdr>
            <w:top w:val="none" w:sz="0" w:space="0" w:color="auto"/>
            <w:left w:val="none" w:sz="0" w:space="0" w:color="auto"/>
            <w:bottom w:val="none" w:sz="0" w:space="0" w:color="auto"/>
            <w:right w:val="none" w:sz="0" w:space="0" w:color="auto"/>
          </w:divBdr>
        </w:div>
        <w:div w:id="1193808121">
          <w:marLeft w:val="0"/>
          <w:marRight w:val="0"/>
          <w:marTop w:val="0"/>
          <w:marBottom w:val="0"/>
          <w:divBdr>
            <w:top w:val="none" w:sz="0" w:space="0" w:color="auto"/>
            <w:left w:val="none" w:sz="0" w:space="0" w:color="auto"/>
            <w:bottom w:val="none" w:sz="0" w:space="0" w:color="auto"/>
            <w:right w:val="none" w:sz="0" w:space="0" w:color="auto"/>
          </w:divBdr>
        </w:div>
        <w:div w:id="803234540">
          <w:marLeft w:val="0"/>
          <w:marRight w:val="0"/>
          <w:marTop w:val="0"/>
          <w:marBottom w:val="0"/>
          <w:divBdr>
            <w:top w:val="none" w:sz="0" w:space="0" w:color="auto"/>
            <w:left w:val="none" w:sz="0" w:space="0" w:color="auto"/>
            <w:bottom w:val="none" w:sz="0" w:space="0" w:color="auto"/>
            <w:right w:val="none" w:sz="0" w:space="0" w:color="auto"/>
          </w:divBdr>
        </w:div>
        <w:div w:id="736559789">
          <w:marLeft w:val="0"/>
          <w:marRight w:val="0"/>
          <w:marTop w:val="0"/>
          <w:marBottom w:val="0"/>
          <w:divBdr>
            <w:top w:val="none" w:sz="0" w:space="0" w:color="auto"/>
            <w:left w:val="none" w:sz="0" w:space="0" w:color="auto"/>
            <w:bottom w:val="none" w:sz="0" w:space="0" w:color="auto"/>
            <w:right w:val="none" w:sz="0" w:space="0" w:color="auto"/>
          </w:divBdr>
        </w:div>
        <w:div w:id="1051882025">
          <w:marLeft w:val="0"/>
          <w:marRight w:val="0"/>
          <w:marTop w:val="0"/>
          <w:marBottom w:val="0"/>
          <w:divBdr>
            <w:top w:val="none" w:sz="0" w:space="0" w:color="auto"/>
            <w:left w:val="none" w:sz="0" w:space="0" w:color="auto"/>
            <w:bottom w:val="none" w:sz="0" w:space="0" w:color="auto"/>
            <w:right w:val="none" w:sz="0" w:space="0" w:color="auto"/>
          </w:divBdr>
        </w:div>
        <w:div w:id="970357939">
          <w:marLeft w:val="0"/>
          <w:marRight w:val="0"/>
          <w:marTop w:val="0"/>
          <w:marBottom w:val="0"/>
          <w:divBdr>
            <w:top w:val="none" w:sz="0" w:space="0" w:color="auto"/>
            <w:left w:val="none" w:sz="0" w:space="0" w:color="auto"/>
            <w:bottom w:val="none" w:sz="0" w:space="0" w:color="auto"/>
            <w:right w:val="none" w:sz="0" w:space="0" w:color="auto"/>
          </w:divBdr>
        </w:div>
        <w:div w:id="256913802">
          <w:marLeft w:val="0"/>
          <w:marRight w:val="0"/>
          <w:marTop w:val="0"/>
          <w:marBottom w:val="0"/>
          <w:divBdr>
            <w:top w:val="none" w:sz="0" w:space="0" w:color="auto"/>
            <w:left w:val="none" w:sz="0" w:space="0" w:color="auto"/>
            <w:bottom w:val="none" w:sz="0" w:space="0" w:color="auto"/>
            <w:right w:val="none" w:sz="0" w:space="0" w:color="auto"/>
          </w:divBdr>
        </w:div>
        <w:div w:id="371613178">
          <w:marLeft w:val="0"/>
          <w:marRight w:val="0"/>
          <w:marTop w:val="0"/>
          <w:marBottom w:val="0"/>
          <w:divBdr>
            <w:top w:val="none" w:sz="0" w:space="0" w:color="auto"/>
            <w:left w:val="none" w:sz="0" w:space="0" w:color="auto"/>
            <w:bottom w:val="none" w:sz="0" w:space="0" w:color="auto"/>
            <w:right w:val="none" w:sz="0" w:space="0" w:color="auto"/>
          </w:divBdr>
        </w:div>
        <w:div w:id="1789352356">
          <w:marLeft w:val="0"/>
          <w:marRight w:val="0"/>
          <w:marTop w:val="0"/>
          <w:marBottom w:val="0"/>
          <w:divBdr>
            <w:top w:val="none" w:sz="0" w:space="0" w:color="auto"/>
            <w:left w:val="none" w:sz="0" w:space="0" w:color="auto"/>
            <w:bottom w:val="none" w:sz="0" w:space="0" w:color="auto"/>
            <w:right w:val="none" w:sz="0" w:space="0" w:color="auto"/>
          </w:divBdr>
        </w:div>
        <w:div w:id="87123583">
          <w:marLeft w:val="0"/>
          <w:marRight w:val="0"/>
          <w:marTop w:val="0"/>
          <w:marBottom w:val="0"/>
          <w:divBdr>
            <w:top w:val="none" w:sz="0" w:space="0" w:color="auto"/>
            <w:left w:val="none" w:sz="0" w:space="0" w:color="auto"/>
            <w:bottom w:val="none" w:sz="0" w:space="0" w:color="auto"/>
            <w:right w:val="none" w:sz="0" w:space="0" w:color="auto"/>
          </w:divBdr>
        </w:div>
        <w:div w:id="1006056734">
          <w:marLeft w:val="0"/>
          <w:marRight w:val="0"/>
          <w:marTop w:val="0"/>
          <w:marBottom w:val="0"/>
          <w:divBdr>
            <w:top w:val="none" w:sz="0" w:space="0" w:color="auto"/>
            <w:left w:val="none" w:sz="0" w:space="0" w:color="auto"/>
            <w:bottom w:val="none" w:sz="0" w:space="0" w:color="auto"/>
            <w:right w:val="none" w:sz="0" w:space="0" w:color="auto"/>
          </w:divBdr>
        </w:div>
        <w:div w:id="1652633671">
          <w:marLeft w:val="0"/>
          <w:marRight w:val="0"/>
          <w:marTop w:val="0"/>
          <w:marBottom w:val="0"/>
          <w:divBdr>
            <w:top w:val="none" w:sz="0" w:space="0" w:color="auto"/>
            <w:left w:val="none" w:sz="0" w:space="0" w:color="auto"/>
            <w:bottom w:val="none" w:sz="0" w:space="0" w:color="auto"/>
            <w:right w:val="none" w:sz="0" w:space="0" w:color="auto"/>
          </w:divBdr>
        </w:div>
        <w:div w:id="745302928">
          <w:marLeft w:val="0"/>
          <w:marRight w:val="0"/>
          <w:marTop w:val="0"/>
          <w:marBottom w:val="0"/>
          <w:divBdr>
            <w:top w:val="none" w:sz="0" w:space="0" w:color="auto"/>
            <w:left w:val="none" w:sz="0" w:space="0" w:color="auto"/>
            <w:bottom w:val="none" w:sz="0" w:space="0" w:color="auto"/>
            <w:right w:val="none" w:sz="0" w:space="0" w:color="auto"/>
          </w:divBdr>
        </w:div>
        <w:div w:id="194541289">
          <w:marLeft w:val="0"/>
          <w:marRight w:val="0"/>
          <w:marTop w:val="0"/>
          <w:marBottom w:val="0"/>
          <w:divBdr>
            <w:top w:val="none" w:sz="0" w:space="0" w:color="auto"/>
            <w:left w:val="none" w:sz="0" w:space="0" w:color="auto"/>
            <w:bottom w:val="none" w:sz="0" w:space="0" w:color="auto"/>
            <w:right w:val="none" w:sz="0" w:space="0" w:color="auto"/>
          </w:divBdr>
        </w:div>
        <w:div w:id="1669671634">
          <w:marLeft w:val="0"/>
          <w:marRight w:val="0"/>
          <w:marTop w:val="0"/>
          <w:marBottom w:val="0"/>
          <w:divBdr>
            <w:top w:val="none" w:sz="0" w:space="0" w:color="auto"/>
            <w:left w:val="none" w:sz="0" w:space="0" w:color="auto"/>
            <w:bottom w:val="none" w:sz="0" w:space="0" w:color="auto"/>
            <w:right w:val="none" w:sz="0" w:space="0" w:color="auto"/>
          </w:divBdr>
        </w:div>
        <w:div w:id="1108818853">
          <w:marLeft w:val="0"/>
          <w:marRight w:val="0"/>
          <w:marTop w:val="0"/>
          <w:marBottom w:val="0"/>
          <w:divBdr>
            <w:top w:val="none" w:sz="0" w:space="0" w:color="auto"/>
            <w:left w:val="none" w:sz="0" w:space="0" w:color="auto"/>
            <w:bottom w:val="none" w:sz="0" w:space="0" w:color="auto"/>
            <w:right w:val="none" w:sz="0" w:space="0" w:color="auto"/>
          </w:divBdr>
        </w:div>
        <w:div w:id="878476165">
          <w:marLeft w:val="0"/>
          <w:marRight w:val="0"/>
          <w:marTop w:val="0"/>
          <w:marBottom w:val="0"/>
          <w:divBdr>
            <w:top w:val="none" w:sz="0" w:space="0" w:color="auto"/>
            <w:left w:val="none" w:sz="0" w:space="0" w:color="auto"/>
            <w:bottom w:val="none" w:sz="0" w:space="0" w:color="auto"/>
            <w:right w:val="none" w:sz="0" w:space="0" w:color="auto"/>
          </w:divBdr>
        </w:div>
        <w:div w:id="1025785808">
          <w:marLeft w:val="0"/>
          <w:marRight w:val="0"/>
          <w:marTop w:val="0"/>
          <w:marBottom w:val="0"/>
          <w:divBdr>
            <w:top w:val="none" w:sz="0" w:space="0" w:color="auto"/>
            <w:left w:val="none" w:sz="0" w:space="0" w:color="auto"/>
            <w:bottom w:val="none" w:sz="0" w:space="0" w:color="auto"/>
            <w:right w:val="none" w:sz="0" w:space="0" w:color="auto"/>
          </w:divBdr>
        </w:div>
        <w:div w:id="409618934">
          <w:marLeft w:val="0"/>
          <w:marRight w:val="0"/>
          <w:marTop w:val="0"/>
          <w:marBottom w:val="0"/>
          <w:divBdr>
            <w:top w:val="none" w:sz="0" w:space="0" w:color="auto"/>
            <w:left w:val="none" w:sz="0" w:space="0" w:color="auto"/>
            <w:bottom w:val="none" w:sz="0" w:space="0" w:color="auto"/>
            <w:right w:val="none" w:sz="0" w:space="0" w:color="auto"/>
          </w:divBdr>
        </w:div>
        <w:div w:id="2025133072">
          <w:marLeft w:val="0"/>
          <w:marRight w:val="0"/>
          <w:marTop w:val="0"/>
          <w:marBottom w:val="0"/>
          <w:divBdr>
            <w:top w:val="none" w:sz="0" w:space="0" w:color="auto"/>
            <w:left w:val="none" w:sz="0" w:space="0" w:color="auto"/>
            <w:bottom w:val="none" w:sz="0" w:space="0" w:color="auto"/>
            <w:right w:val="none" w:sz="0" w:space="0" w:color="auto"/>
          </w:divBdr>
        </w:div>
        <w:div w:id="899293877">
          <w:marLeft w:val="0"/>
          <w:marRight w:val="0"/>
          <w:marTop w:val="0"/>
          <w:marBottom w:val="0"/>
          <w:divBdr>
            <w:top w:val="none" w:sz="0" w:space="0" w:color="auto"/>
            <w:left w:val="none" w:sz="0" w:space="0" w:color="auto"/>
            <w:bottom w:val="none" w:sz="0" w:space="0" w:color="auto"/>
            <w:right w:val="none" w:sz="0" w:space="0" w:color="auto"/>
          </w:divBdr>
        </w:div>
        <w:div w:id="217133117">
          <w:marLeft w:val="0"/>
          <w:marRight w:val="0"/>
          <w:marTop w:val="0"/>
          <w:marBottom w:val="0"/>
          <w:divBdr>
            <w:top w:val="none" w:sz="0" w:space="0" w:color="auto"/>
            <w:left w:val="none" w:sz="0" w:space="0" w:color="auto"/>
            <w:bottom w:val="none" w:sz="0" w:space="0" w:color="auto"/>
            <w:right w:val="none" w:sz="0" w:space="0" w:color="auto"/>
          </w:divBdr>
        </w:div>
        <w:div w:id="501236451">
          <w:marLeft w:val="0"/>
          <w:marRight w:val="0"/>
          <w:marTop w:val="0"/>
          <w:marBottom w:val="0"/>
          <w:divBdr>
            <w:top w:val="none" w:sz="0" w:space="0" w:color="auto"/>
            <w:left w:val="none" w:sz="0" w:space="0" w:color="auto"/>
            <w:bottom w:val="none" w:sz="0" w:space="0" w:color="auto"/>
            <w:right w:val="none" w:sz="0" w:space="0" w:color="auto"/>
          </w:divBdr>
        </w:div>
        <w:div w:id="733359071">
          <w:marLeft w:val="0"/>
          <w:marRight w:val="0"/>
          <w:marTop w:val="0"/>
          <w:marBottom w:val="0"/>
          <w:divBdr>
            <w:top w:val="none" w:sz="0" w:space="0" w:color="auto"/>
            <w:left w:val="none" w:sz="0" w:space="0" w:color="auto"/>
            <w:bottom w:val="none" w:sz="0" w:space="0" w:color="auto"/>
            <w:right w:val="none" w:sz="0" w:space="0" w:color="auto"/>
          </w:divBdr>
        </w:div>
        <w:div w:id="757212887">
          <w:marLeft w:val="0"/>
          <w:marRight w:val="0"/>
          <w:marTop w:val="0"/>
          <w:marBottom w:val="0"/>
          <w:divBdr>
            <w:top w:val="none" w:sz="0" w:space="0" w:color="auto"/>
            <w:left w:val="none" w:sz="0" w:space="0" w:color="auto"/>
            <w:bottom w:val="none" w:sz="0" w:space="0" w:color="auto"/>
            <w:right w:val="none" w:sz="0" w:space="0" w:color="auto"/>
          </w:divBdr>
        </w:div>
      </w:divsChild>
    </w:div>
    <w:div w:id="245845183">
      <w:bodyDiv w:val="1"/>
      <w:marLeft w:val="0"/>
      <w:marRight w:val="0"/>
      <w:marTop w:val="0"/>
      <w:marBottom w:val="0"/>
      <w:divBdr>
        <w:top w:val="none" w:sz="0" w:space="0" w:color="auto"/>
        <w:left w:val="none" w:sz="0" w:space="0" w:color="auto"/>
        <w:bottom w:val="none" w:sz="0" w:space="0" w:color="auto"/>
        <w:right w:val="none" w:sz="0" w:space="0" w:color="auto"/>
      </w:divBdr>
      <w:divsChild>
        <w:div w:id="1912083071">
          <w:marLeft w:val="0"/>
          <w:marRight w:val="0"/>
          <w:marTop w:val="0"/>
          <w:marBottom w:val="0"/>
          <w:divBdr>
            <w:top w:val="none" w:sz="0" w:space="0" w:color="auto"/>
            <w:left w:val="none" w:sz="0" w:space="0" w:color="auto"/>
            <w:bottom w:val="none" w:sz="0" w:space="0" w:color="auto"/>
            <w:right w:val="none" w:sz="0" w:space="0" w:color="auto"/>
          </w:divBdr>
        </w:div>
        <w:div w:id="345253543">
          <w:marLeft w:val="0"/>
          <w:marRight w:val="0"/>
          <w:marTop w:val="0"/>
          <w:marBottom w:val="0"/>
          <w:divBdr>
            <w:top w:val="none" w:sz="0" w:space="0" w:color="auto"/>
            <w:left w:val="none" w:sz="0" w:space="0" w:color="auto"/>
            <w:bottom w:val="none" w:sz="0" w:space="0" w:color="auto"/>
            <w:right w:val="none" w:sz="0" w:space="0" w:color="auto"/>
          </w:divBdr>
        </w:div>
        <w:div w:id="1694726185">
          <w:marLeft w:val="0"/>
          <w:marRight w:val="0"/>
          <w:marTop w:val="0"/>
          <w:marBottom w:val="0"/>
          <w:divBdr>
            <w:top w:val="none" w:sz="0" w:space="0" w:color="auto"/>
            <w:left w:val="none" w:sz="0" w:space="0" w:color="auto"/>
            <w:bottom w:val="none" w:sz="0" w:space="0" w:color="auto"/>
            <w:right w:val="none" w:sz="0" w:space="0" w:color="auto"/>
          </w:divBdr>
        </w:div>
        <w:div w:id="1636720874">
          <w:marLeft w:val="0"/>
          <w:marRight w:val="0"/>
          <w:marTop w:val="0"/>
          <w:marBottom w:val="0"/>
          <w:divBdr>
            <w:top w:val="none" w:sz="0" w:space="0" w:color="auto"/>
            <w:left w:val="none" w:sz="0" w:space="0" w:color="auto"/>
            <w:bottom w:val="none" w:sz="0" w:space="0" w:color="auto"/>
            <w:right w:val="none" w:sz="0" w:space="0" w:color="auto"/>
          </w:divBdr>
        </w:div>
        <w:div w:id="670643008">
          <w:marLeft w:val="0"/>
          <w:marRight w:val="0"/>
          <w:marTop w:val="0"/>
          <w:marBottom w:val="0"/>
          <w:divBdr>
            <w:top w:val="none" w:sz="0" w:space="0" w:color="auto"/>
            <w:left w:val="none" w:sz="0" w:space="0" w:color="auto"/>
            <w:bottom w:val="none" w:sz="0" w:space="0" w:color="auto"/>
            <w:right w:val="none" w:sz="0" w:space="0" w:color="auto"/>
          </w:divBdr>
        </w:div>
        <w:div w:id="628127387">
          <w:marLeft w:val="0"/>
          <w:marRight w:val="0"/>
          <w:marTop w:val="0"/>
          <w:marBottom w:val="0"/>
          <w:divBdr>
            <w:top w:val="none" w:sz="0" w:space="0" w:color="auto"/>
            <w:left w:val="none" w:sz="0" w:space="0" w:color="auto"/>
            <w:bottom w:val="none" w:sz="0" w:space="0" w:color="auto"/>
            <w:right w:val="none" w:sz="0" w:space="0" w:color="auto"/>
          </w:divBdr>
        </w:div>
        <w:div w:id="1280142246">
          <w:marLeft w:val="0"/>
          <w:marRight w:val="0"/>
          <w:marTop w:val="0"/>
          <w:marBottom w:val="0"/>
          <w:divBdr>
            <w:top w:val="none" w:sz="0" w:space="0" w:color="auto"/>
            <w:left w:val="none" w:sz="0" w:space="0" w:color="auto"/>
            <w:bottom w:val="none" w:sz="0" w:space="0" w:color="auto"/>
            <w:right w:val="none" w:sz="0" w:space="0" w:color="auto"/>
          </w:divBdr>
        </w:div>
        <w:div w:id="2056810931">
          <w:marLeft w:val="0"/>
          <w:marRight w:val="0"/>
          <w:marTop w:val="0"/>
          <w:marBottom w:val="0"/>
          <w:divBdr>
            <w:top w:val="none" w:sz="0" w:space="0" w:color="auto"/>
            <w:left w:val="none" w:sz="0" w:space="0" w:color="auto"/>
            <w:bottom w:val="none" w:sz="0" w:space="0" w:color="auto"/>
            <w:right w:val="none" w:sz="0" w:space="0" w:color="auto"/>
          </w:divBdr>
        </w:div>
        <w:div w:id="133186773">
          <w:marLeft w:val="0"/>
          <w:marRight w:val="0"/>
          <w:marTop w:val="0"/>
          <w:marBottom w:val="0"/>
          <w:divBdr>
            <w:top w:val="none" w:sz="0" w:space="0" w:color="auto"/>
            <w:left w:val="none" w:sz="0" w:space="0" w:color="auto"/>
            <w:bottom w:val="none" w:sz="0" w:space="0" w:color="auto"/>
            <w:right w:val="none" w:sz="0" w:space="0" w:color="auto"/>
          </w:divBdr>
        </w:div>
        <w:div w:id="1208838164">
          <w:marLeft w:val="0"/>
          <w:marRight w:val="0"/>
          <w:marTop w:val="0"/>
          <w:marBottom w:val="0"/>
          <w:divBdr>
            <w:top w:val="none" w:sz="0" w:space="0" w:color="auto"/>
            <w:left w:val="none" w:sz="0" w:space="0" w:color="auto"/>
            <w:bottom w:val="none" w:sz="0" w:space="0" w:color="auto"/>
            <w:right w:val="none" w:sz="0" w:space="0" w:color="auto"/>
          </w:divBdr>
        </w:div>
        <w:div w:id="1925452902">
          <w:marLeft w:val="0"/>
          <w:marRight w:val="0"/>
          <w:marTop w:val="0"/>
          <w:marBottom w:val="0"/>
          <w:divBdr>
            <w:top w:val="none" w:sz="0" w:space="0" w:color="auto"/>
            <w:left w:val="none" w:sz="0" w:space="0" w:color="auto"/>
            <w:bottom w:val="none" w:sz="0" w:space="0" w:color="auto"/>
            <w:right w:val="none" w:sz="0" w:space="0" w:color="auto"/>
          </w:divBdr>
        </w:div>
        <w:div w:id="451172136">
          <w:marLeft w:val="0"/>
          <w:marRight w:val="0"/>
          <w:marTop w:val="0"/>
          <w:marBottom w:val="0"/>
          <w:divBdr>
            <w:top w:val="none" w:sz="0" w:space="0" w:color="auto"/>
            <w:left w:val="none" w:sz="0" w:space="0" w:color="auto"/>
            <w:bottom w:val="none" w:sz="0" w:space="0" w:color="auto"/>
            <w:right w:val="none" w:sz="0" w:space="0" w:color="auto"/>
          </w:divBdr>
        </w:div>
        <w:div w:id="1041631851">
          <w:marLeft w:val="0"/>
          <w:marRight w:val="0"/>
          <w:marTop w:val="0"/>
          <w:marBottom w:val="0"/>
          <w:divBdr>
            <w:top w:val="none" w:sz="0" w:space="0" w:color="auto"/>
            <w:left w:val="none" w:sz="0" w:space="0" w:color="auto"/>
            <w:bottom w:val="none" w:sz="0" w:space="0" w:color="auto"/>
            <w:right w:val="none" w:sz="0" w:space="0" w:color="auto"/>
          </w:divBdr>
        </w:div>
        <w:div w:id="976569810">
          <w:marLeft w:val="0"/>
          <w:marRight w:val="0"/>
          <w:marTop w:val="0"/>
          <w:marBottom w:val="0"/>
          <w:divBdr>
            <w:top w:val="none" w:sz="0" w:space="0" w:color="auto"/>
            <w:left w:val="none" w:sz="0" w:space="0" w:color="auto"/>
            <w:bottom w:val="none" w:sz="0" w:space="0" w:color="auto"/>
            <w:right w:val="none" w:sz="0" w:space="0" w:color="auto"/>
          </w:divBdr>
        </w:div>
        <w:div w:id="349063213">
          <w:marLeft w:val="0"/>
          <w:marRight w:val="0"/>
          <w:marTop w:val="0"/>
          <w:marBottom w:val="0"/>
          <w:divBdr>
            <w:top w:val="none" w:sz="0" w:space="0" w:color="auto"/>
            <w:left w:val="none" w:sz="0" w:space="0" w:color="auto"/>
            <w:bottom w:val="none" w:sz="0" w:space="0" w:color="auto"/>
            <w:right w:val="none" w:sz="0" w:space="0" w:color="auto"/>
          </w:divBdr>
        </w:div>
        <w:div w:id="1967083663">
          <w:marLeft w:val="0"/>
          <w:marRight w:val="0"/>
          <w:marTop w:val="0"/>
          <w:marBottom w:val="0"/>
          <w:divBdr>
            <w:top w:val="none" w:sz="0" w:space="0" w:color="auto"/>
            <w:left w:val="none" w:sz="0" w:space="0" w:color="auto"/>
            <w:bottom w:val="none" w:sz="0" w:space="0" w:color="auto"/>
            <w:right w:val="none" w:sz="0" w:space="0" w:color="auto"/>
          </w:divBdr>
        </w:div>
        <w:div w:id="510796169">
          <w:marLeft w:val="0"/>
          <w:marRight w:val="0"/>
          <w:marTop w:val="0"/>
          <w:marBottom w:val="0"/>
          <w:divBdr>
            <w:top w:val="none" w:sz="0" w:space="0" w:color="auto"/>
            <w:left w:val="none" w:sz="0" w:space="0" w:color="auto"/>
            <w:bottom w:val="none" w:sz="0" w:space="0" w:color="auto"/>
            <w:right w:val="none" w:sz="0" w:space="0" w:color="auto"/>
          </w:divBdr>
        </w:div>
        <w:div w:id="261844630">
          <w:marLeft w:val="0"/>
          <w:marRight w:val="0"/>
          <w:marTop w:val="0"/>
          <w:marBottom w:val="0"/>
          <w:divBdr>
            <w:top w:val="none" w:sz="0" w:space="0" w:color="auto"/>
            <w:left w:val="none" w:sz="0" w:space="0" w:color="auto"/>
            <w:bottom w:val="none" w:sz="0" w:space="0" w:color="auto"/>
            <w:right w:val="none" w:sz="0" w:space="0" w:color="auto"/>
          </w:divBdr>
        </w:div>
        <w:div w:id="676034425">
          <w:marLeft w:val="0"/>
          <w:marRight w:val="0"/>
          <w:marTop w:val="0"/>
          <w:marBottom w:val="0"/>
          <w:divBdr>
            <w:top w:val="none" w:sz="0" w:space="0" w:color="auto"/>
            <w:left w:val="none" w:sz="0" w:space="0" w:color="auto"/>
            <w:bottom w:val="none" w:sz="0" w:space="0" w:color="auto"/>
            <w:right w:val="none" w:sz="0" w:space="0" w:color="auto"/>
          </w:divBdr>
        </w:div>
        <w:div w:id="23557447">
          <w:marLeft w:val="0"/>
          <w:marRight w:val="0"/>
          <w:marTop w:val="0"/>
          <w:marBottom w:val="0"/>
          <w:divBdr>
            <w:top w:val="none" w:sz="0" w:space="0" w:color="auto"/>
            <w:left w:val="none" w:sz="0" w:space="0" w:color="auto"/>
            <w:bottom w:val="none" w:sz="0" w:space="0" w:color="auto"/>
            <w:right w:val="none" w:sz="0" w:space="0" w:color="auto"/>
          </w:divBdr>
        </w:div>
        <w:div w:id="1134446518">
          <w:marLeft w:val="0"/>
          <w:marRight w:val="0"/>
          <w:marTop w:val="0"/>
          <w:marBottom w:val="0"/>
          <w:divBdr>
            <w:top w:val="none" w:sz="0" w:space="0" w:color="auto"/>
            <w:left w:val="none" w:sz="0" w:space="0" w:color="auto"/>
            <w:bottom w:val="none" w:sz="0" w:space="0" w:color="auto"/>
            <w:right w:val="none" w:sz="0" w:space="0" w:color="auto"/>
          </w:divBdr>
        </w:div>
        <w:div w:id="843979741">
          <w:marLeft w:val="0"/>
          <w:marRight w:val="0"/>
          <w:marTop w:val="0"/>
          <w:marBottom w:val="0"/>
          <w:divBdr>
            <w:top w:val="none" w:sz="0" w:space="0" w:color="auto"/>
            <w:left w:val="none" w:sz="0" w:space="0" w:color="auto"/>
            <w:bottom w:val="none" w:sz="0" w:space="0" w:color="auto"/>
            <w:right w:val="none" w:sz="0" w:space="0" w:color="auto"/>
          </w:divBdr>
        </w:div>
        <w:div w:id="1944997570">
          <w:marLeft w:val="0"/>
          <w:marRight w:val="0"/>
          <w:marTop w:val="0"/>
          <w:marBottom w:val="0"/>
          <w:divBdr>
            <w:top w:val="none" w:sz="0" w:space="0" w:color="auto"/>
            <w:left w:val="none" w:sz="0" w:space="0" w:color="auto"/>
            <w:bottom w:val="none" w:sz="0" w:space="0" w:color="auto"/>
            <w:right w:val="none" w:sz="0" w:space="0" w:color="auto"/>
          </w:divBdr>
        </w:div>
        <w:div w:id="128012557">
          <w:marLeft w:val="0"/>
          <w:marRight w:val="0"/>
          <w:marTop w:val="0"/>
          <w:marBottom w:val="0"/>
          <w:divBdr>
            <w:top w:val="none" w:sz="0" w:space="0" w:color="auto"/>
            <w:left w:val="none" w:sz="0" w:space="0" w:color="auto"/>
            <w:bottom w:val="none" w:sz="0" w:space="0" w:color="auto"/>
            <w:right w:val="none" w:sz="0" w:space="0" w:color="auto"/>
          </w:divBdr>
        </w:div>
        <w:div w:id="134223315">
          <w:marLeft w:val="0"/>
          <w:marRight w:val="0"/>
          <w:marTop w:val="0"/>
          <w:marBottom w:val="0"/>
          <w:divBdr>
            <w:top w:val="none" w:sz="0" w:space="0" w:color="auto"/>
            <w:left w:val="none" w:sz="0" w:space="0" w:color="auto"/>
            <w:bottom w:val="none" w:sz="0" w:space="0" w:color="auto"/>
            <w:right w:val="none" w:sz="0" w:space="0" w:color="auto"/>
          </w:divBdr>
        </w:div>
        <w:div w:id="1391802116">
          <w:marLeft w:val="0"/>
          <w:marRight w:val="0"/>
          <w:marTop w:val="0"/>
          <w:marBottom w:val="0"/>
          <w:divBdr>
            <w:top w:val="none" w:sz="0" w:space="0" w:color="auto"/>
            <w:left w:val="none" w:sz="0" w:space="0" w:color="auto"/>
            <w:bottom w:val="none" w:sz="0" w:space="0" w:color="auto"/>
            <w:right w:val="none" w:sz="0" w:space="0" w:color="auto"/>
          </w:divBdr>
        </w:div>
        <w:div w:id="828181255">
          <w:marLeft w:val="0"/>
          <w:marRight w:val="0"/>
          <w:marTop w:val="0"/>
          <w:marBottom w:val="0"/>
          <w:divBdr>
            <w:top w:val="none" w:sz="0" w:space="0" w:color="auto"/>
            <w:left w:val="none" w:sz="0" w:space="0" w:color="auto"/>
            <w:bottom w:val="none" w:sz="0" w:space="0" w:color="auto"/>
            <w:right w:val="none" w:sz="0" w:space="0" w:color="auto"/>
          </w:divBdr>
        </w:div>
        <w:div w:id="316690822">
          <w:marLeft w:val="0"/>
          <w:marRight w:val="0"/>
          <w:marTop w:val="0"/>
          <w:marBottom w:val="0"/>
          <w:divBdr>
            <w:top w:val="none" w:sz="0" w:space="0" w:color="auto"/>
            <w:left w:val="none" w:sz="0" w:space="0" w:color="auto"/>
            <w:bottom w:val="none" w:sz="0" w:space="0" w:color="auto"/>
            <w:right w:val="none" w:sz="0" w:space="0" w:color="auto"/>
          </w:divBdr>
        </w:div>
        <w:div w:id="300580665">
          <w:marLeft w:val="0"/>
          <w:marRight w:val="0"/>
          <w:marTop w:val="0"/>
          <w:marBottom w:val="0"/>
          <w:divBdr>
            <w:top w:val="none" w:sz="0" w:space="0" w:color="auto"/>
            <w:left w:val="none" w:sz="0" w:space="0" w:color="auto"/>
            <w:bottom w:val="none" w:sz="0" w:space="0" w:color="auto"/>
            <w:right w:val="none" w:sz="0" w:space="0" w:color="auto"/>
          </w:divBdr>
        </w:div>
        <w:div w:id="1495367640">
          <w:marLeft w:val="0"/>
          <w:marRight w:val="0"/>
          <w:marTop w:val="0"/>
          <w:marBottom w:val="0"/>
          <w:divBdr>
            <w:top w:val="none" w:sz="0" w:space="0" w:color="auto"/>
            <w:left w:val="none" w:sz="0" w:space="0" w:color="auto"/>
            <w:bottom w:val="none" w:sz="0" w:space="0" w:color="auto"/>
            <w:right w:val="none" w:sz="0" w:space="0" w:color="auto"/>
          </w:divBdr>
        </w:div>
        <w:div w:id="881208869">
          <w:marLeft w:val="0"/>
          <w:marRight w:val="0"/>
          <w:marTop w:val="0"/>
          <w:marBottom w:val="0"/>
          <w:divBdr>
            <w:top w:val="none" w:sz="0" w:space="0" w:color="auto"/>
            <w:left w:val="none" w:sz="0" w:space="0" w:color="auto"/>
            <w:bottom w:val="none" w:sz="0" w:space="0" w:color="auto"/>
            <w:right w:val="none" w:sz="0" w:space="0" w:color="auto"/>
          </w:divBdr>
        </w:div>
        <w:div w:id="1750493389">
          <w:marLeft w:val="0"/>
          <w:marRight w:val="0"/>
          <w:marTop w:val="0"/>
          <w:marBottom w:val="0"/>
          <w:divBdr>
            <w:top w:val="none" w:sz="0" w:space="0" w:color="auto"/>
            <w:left w:val="none" w:sz="0" w:space="0" w:color="auto"/>
            <w:bottom w:val="none" w:sz="0" w:space="0" w:color="auto"/>
            <w:right w:val="none" w:sz="0" w:space="0" w:color="auto"/>
          </w:divBdr>
        </w:div>
        <w:div w:id="762577128">
          <w:marLeft w:val="0"/>
          <w:marRight w:val="0"/>
          <w:marTop w:val="0"/>
          <w:marBottom w:val="0"/>
          <w:divBdr>
            <w:top w:val="none" w:sz="0" w:space="0" w:color="auto"/>
            <w:left w:val="none" w:sz="0" w:space="0" w:color="auto"/>
            <w:bottom w:val="none" w:sz="0" w:space="0" w:color="auto"/>
            <w:right w:val="none" w:sz="0" w:space="0" w:color="auto"/>
          </w:divBdr>
        </w:div>
        <w:div w:id="1436973734">
          <w:marLeft w:val="0"/>
          <w:marRight w:val="0"/>
          <w:marTop w:val="0"/>
          <w:marBottom w:val="0"/>
          <w:divBdr>
            <w:top w:val="none" w:sz="0" w:space="0" w:color="auto"/>
            <w:left w:val="none" w:sz="0" w:space="0" w:color="auto"/>
            <w:bottom w:val="none" w:sz="0" w:space="0" w:color="auto"/>
            <w:right w:val="none" w:sz="0" w:space="0" w:color="auto"/>
          </w:divBdr>
        </w:div>
        <w:div w:id="1373270289">
          <w:marLeft w:val="0"/>
          <w:marRight w:val="0"/>
          <w:marTop w:val="0"/>
          <w:marBottom w:val="0"/>
          <w:divBdr>
            <w:top w:val="none" w:sz="0" w:space="0" w:color="auto"/>
            <w:left w:val="none" w:sz="0" w:space="0" w:color="auto"/>
            <w:bottom w:val="none" w:sz="0" w:space="0" w:color="auto"/>
            <w:right w:val="none" w:sz="0" w:space="0" w:color="auto"/>
          </w:divBdr>
        </w:div>
        <w:div w:id="851190859">
          <w:marLeft w:val="0"/>
          <w:marRight w:val="0"/>
          <w:marTop w:val="0"/>
          <w:marBottom w:val="0"/>
          <w:divBdr>
            <w:top w:val="none" w:sz="0" w:space="0" w:color="auto"/>
            <w:left w:val="none" w:sz="0" w:space="0" w:color="auto"/>
            <w:bottom w:val="none" w:sz="0" w:space="0" w:color="auto"/>
            <w:right w:val="none" w:sz="0" w:space="0" w:color="auto"/>
          </w:divBdr>
        </w:div>
        <w:div w:id="1511869426">
          <w:marLeft w:val="0"/>
          <w:marRight w:val="0"/>
          <w:marTop w:val="0"/>
          <w:marBottom w:val="0"/>
          <w:divBdr>
            <w:top w:val="none" w:sz="0" w:space="0" w:color="auto"/>
            <w:left w:val="none" w:sz="0" w:space="0" w:color="auto"/>
            <w:bottom w:val="none" w:sz="0" w:space="0" w:color="auto"/>
            <w:right w:val="none" w:sz="0" w:space="0" w:color="auto"/>
          </w:divBdr>
        </w:div>
        <w:div w:id="515734564">
          <w:marLeft w:val="0"/>
          <w:marRight w:val="0"/>
          <w:marTop w:val="0"/>
          <w:marBottom w:val="0"/>
          <w:divBdr>
            <w:top w:val="none" w:sz="0" w:space="0" w:color="auto"/>
            <w:left w:val="none" w:sz="0" w:space="0" w:color="auto"/>
            <w:bottom w:val="none" w:sz="0" w:space="0" w:color="auto"/>
            <w:right w:val="none" w:sz="0" w:space="0" w:color="auto"/>
          </w:divBdr>
        </w:div>
        <w:div w:id="474950282">
          <w:marLeft w:val="0"/>
          <w:marRight w:val="0"/>
          <w:marTop w:val="0"/>
          <w:marBottom w:val="0"/>
          <w:divBdr>
            <w:top w:val="none" w:sz="0" w:space="0" w:color="auto"/>
            <w:left w:val="none" w:sz="0" w:space="0" w:color="auto"/>
            <w:bottom w:val="none" w:sz="0" w:space="0" w:color="auto"/>
            <w:right w:val="none" w:sz="0" w:space="0" w:color="auto"/>
          </w:divBdr>
        </w:div>
      </w:divsChild>
    </w:div>
    <w:div w:id="245848006">
      <w:bodyDiv w:val="1"/>
      <w:marLeft w:val="0"/>
      <w:marRight w:val="0"/>
      <w:marTop w:val="0"/>
      <w:marBottom w:val="0"/>
      <w:divBdr>
        <w:top w:val="none" w:sz="0" w:space="0" w:color="auto"/>
        <w:left w:val="none" w:sz="0" w:space="0" w:color="auto"/>
        <w:bottom w:val="none" w:sz="0" w:space="0" w:color="auto"/>
        <w:right w:val="none" w:sz="0" w:space="0" w:color="auto"/>
      </w:divBdr>
    </w:div>
    <w:div w:id="246501512">
      <w:bodyDiv w:val="1"/>
      <w:marLeft w:val="0"/>
      <w:marRight w:val="0"/>
      <w:marTop w:val="0"/>
      <w:marBottom w:val="0"/>
      <w:divBdr>
        <w:top w:val="none" w:sz="0" w:space="0" w:color="auto"/>
        <w:left w:val="none" w:sz="0" w:space="0" w:color="auto"/>
        <w:bottom w:val="none" w:sz="0" w:space="0" w:color="auto"/>
        <w:right w:val="none" w:sz="0" w:space="0" w:color="auto"/>
      </w:divBdr>
    </w:div>
    <w:div w:id="248268887">
      <w:bodyDiv w:val="1"/>
      <w:marLeft w:val="0"/>
      <w:marRight w:val="0"/>
      <w:marTop w:val="0"/>
      <w:marBottom w:val="0"/>
      <w:divBdr>
        <w:top w:val="none" w:sz="0" w:space="0" w:color="auto"/>
        <w:left w:val="none" w:sz="0" w:space="0" w:color="auto"/>
        <w:bottom w:val="none" w:sz="0" w:space="0" w:color="auto"/>
        <w:right w:val="none" w:sz="0" w:space="0" w:color="auto"/>
      </w:divBdr>
    </w:div>
    <w:div w:id="248781741">
      <w:bodyDiv w:val="1"/>
      <w:marLeft w:val="0"/>
      <w:marRight w:val="0"/>
      <w:marTop w:val="0"/>
      <w:marBottom w:val="0"/>
      <w:divBdr>
        <w:top w:val="none" w:sz="0" w:space="0" w:color="auto"/>
        <w:left w:val="none" w:sz="0" w:space="0" w:color="auto"/>
        <w:bottom w:val="none" w:sz="0" w:space="0" w:color="auto"/>
        <w:right w:val="none" w:sz="0" w:space="0" w:color="auto"/>
      </w:divBdr>
    </w:div>
    <w:div w:id="249582463">
      <w:bodyDiv w:val="1"/>
      <w:marLeft w:val="0"/>
      <w:marRight w:val="0"/>
      <w:marTop w:val="0"/>
      <w:marBottom w:val="0"/>
      <w:divBdr>
        <w:top w:val="none" w:sz="0" w:space="0" w:color="auto"/>
        <w:left w:val="none" w:sz="0" w:space="0" w:color="auto"/>
        <w:bottom w:val="none" w:sz="0" w:space="0" w:color="auto"/>
        <w:right w:val="none" w:sz="0" w:space="0" w:color="auto"/>
      </w:divBdr>
    </w:div>
    <w:div w:id="250621155">
      <w:bodyDiv w:val="1"/>
      <w:marLeft w:val="0"/>
      <w:marRight w:val="0"/>
      <w:marTop w:val="0"/>
      <w:marBottom w:val="0"/>
      <w:divBdr>
        <w:top w:val="none" w:sz="0" w:space="0" w:color="auto"/>
        <w:left w:val="none" w:sz="0" w:space="0" w:color="auto"/>
        <w:bottom w:val="none" w:sz="0" w:space="0" w:color="auto"/>
        <w:right w:val="none" w:sz="0" w:space="0" w:color="auto"/>
      </w:divBdr>
    </w:div>
    <w:div w:id="251277612">
      <w:bodyDiv w:val="1"/>
      <w:marLeft w:val="0"/>
      <w:marRight w:val="0"/>
      <w:marTop w:val="0"/>
      <w:marBottom w:val="0"/>
      <w:divBdr>
        <w:top w:val="none" w:sz="0" w:space="0" w:color="auto"/>
        <w:left w:val="none" w:sz="0" w:space="0" w:color="auto"/>
        <w:bottom w:val="none" w:sz="0" w:space="0" w:color="auto"/>
        <w:right w:val="none" w:sz="0" w:space="0" w:color="auto"/>
      </w:divBdr>
    </w:div>
    <w:div w:id="251470025">
      <w:bodyDiv w:val="1"/>
      <w:marLeft w:val="0"/>
      <w:marRight w:val="0"/>
      <w:marTop w:val="0"/>
      <w:marBottom w:val="0"/>
      <w:divBdr>
        <w:top w:val="none" w:sz="0" w:space="0" w:color="auto"/>
        <w:left w:val="none" w:sz="0" w:space="0" w:color="auto"/>
        <w:bottom w:val="none" w:sz="0" w:space="0" w:color="auto"/>
        <w:right w:val="none" w:sz="0" w:space="0" w:color="auto"/>
      </w:divBdr>
      <w:divsChild>
        <w:div w:id="389498226">
          <w:marLeft w:val="640"/>
          <w:marRight w:val="0"/>
          <w:marTop w:val="0"/>
          <w:marBottom w:val="0"/>
          <w:divBdr>
            <w:top w:val="none" w:sz="0" w:space="0" w:color="auto"/>
            <w:left w:val="none" w:sz="0" w:space="0" w:color="auto"/>
            <w:bottom w:val="none" w:sz="0" w:space="0" w:color="auto"/>
            <w:right w:val="none" w:sz="0" w:space="0" w:color="auto"/>
          </w:divBdr>
        </w:div>
        <w:div w:id="1086458764">
          <w:marLeft w:val="640"/>
          <w:marRight w:val="0"/>
          <w:marTop w:val="0"/>
          <w:marBottom w:val="0"/>
          <w:divBdr>
            <w:top w:val="none" w:sz="0" w:space="0" w:color="auto"/>
            <w:left w:val="none" w:sz="0" w:space="0" w:color="auto"/>
            <w:bottom w:val="none" w:sz="0" w:space="0" w:color="auto"/>
            <w:right w:val="none" w:sz="0" w:space="0" w:color="auto"/>
          </w:divBdr>
        </w:div>
        <w:div w:id="2123305205">
          <w:marLeft w:val="640"/>
          <w:marRight w:val="0"/>
          <w:marTop w:val="0"/>
          <w:marBottom w:val="0"/>
          <w:divBdr>
            <w:top w:val="none" w:sz="0" w:space="0" w:color="auto"/>
            <w:left w:val="none" w:sz="0" w:space="0" w:color="auto"/>
            <w:bottom w:val="none" w:sz="0" w:space="0" w:color="auto"/>
            <w:right w:val="none" w:sz="0" w:space="0" w:color="auto"/>
          </w:divBdr>
        </w:div>
        <w:div w:id="114834411">
          <w:marLeft w:val="640"/>
          <w:marRight w:val="0"/>
          <w:marTop w:val="0"/>
          <w:marBottom w:val="0"/>
          <w:divBdr>
            <w:top w:val="none" w:sz="0" w:space="0" w:color="auto"/>
            <w:left w:val="none" w:sz="0" w:space="0" w:color="auto"/>
            <w:bottom w:val="none" w:sz="0" w:space="0" w:color="auto"/>
            <w:right w:val="none" w:sz="0" w:space="0" w:color="auto"/>
          </w:divBdr>
        </w:div>
        <w:div w:id="1083723141">
          <w:marLeft w:val="640"/>
          <w:marRight w:val="0"/>
          <w:marTop w:val="0"/>
          <w:marBottom w:val="0"/>
          <w:divBdr>
            <w:top w:val="none" w:sz="0" w:space="0" w:color="auto"/>
            <w:left w:val="none" w:sz="0" w:space="0" w:color="auto"/>
            <w:bottom w:val="none" w:sz="0" w:space="0" w:color="auto"/>
            <w:right w:val="none" w:sz="0" w:space="0" w:color="auto"/>
          </w:divBdr>
        </w:div>
        <w:div w:id="250815249">
          <w:marLeft w:val="640"/>
          <w:marRight w:val="0"/>
          <w:marTop w:val="0"/>
          <w:marBottom w:val="0"/>
          <w:divBdr>
            <w:top w:val="none" w:sz="0" w:space="0" w:color="auto"/>
            <w:left w:val="none" w:sz="0" w:space="0" w:color="auto"/>
            <w:bottom w:val="none" w:sz="0" w:space="0" w:color="auto"/>
            <w:right w:val="none" w:sz="0" w:space="0" w:color="auto"/>
          </w:divBdr>
        </w:div>
        <w:div w:id="1152135177">
          <w:marLeft w:val="640"/>
          <w:marRight w:val="0"/>
          <w:marTop w:val="0"/>
          <w:marBottom w:val="0"/>
          <w:divBdr>
            <w:top w:val="none" w:sz="0" w:space="0" w:color="auto"/>
            <w:left w:val="none" w:sz="0" w:space="0" w:color="auto"/>
            <w:bottom w:val="none" w:sz="0" w:space="0" w:color="auto"/>
            <w:right w:val="none" w:sz="0" w:space="0" w:color="auto"/>
          </w:divBdr>
        </w:div>
        <w:div w:id="1767994314">
          <w:marLeft w:val="640"/>
          <w:marRight w:val="0"/>
          <w:marTop w:val="0"/>
          <w:marBottom w:val="0"/>
          <w:divBdr>
            <w:top w:val="none" w:sz="0" w:space="0" w:color="auto"/>
            <w:left w:val="none" w:sz="0" w:space="0" w:color="auto"/>
            <w:bottom w:val="none" w:sz="0" w:space="0" w:color="auto"/>
            <w:right w:val="none" w:sz="0" w:space="0" w:color="auto"/>
          </w:divBdr>
        </w:div>
        <w:div w:id="1007050685">
          <w:marLeft w:val="640"/>
          <w:marRight w:val="0"/>
          <w:marTop w:val="0"/>
          <w:marBottom w:val="0"/>
          <w:divBdr>
            <w:top w:val="none" w:sz="0" w:space="0" w:color="auto"/>
            <w:left w:val="none" w:sz="0" w:space="0" w:color="auto"/>
            <w:bottom w:val="none" w:sz="0" w:space="0" w:color="auto"/>
            <w:right w:val="none" w:sz="0" w:space="0" w:color="auto"/>
          </w:divBdr>
        </w:div>
        <w:div w:id="1768115388">
          <w:marLeft w:val="640"/>
          <w:marRight w:val="0"/>
          <w:marTop w:val="0"/>
          <w:marBottom w:val="0"/>
          <w:divBdr>
            <w:top w:val="none" w:sz="0" w:space="0" w:color="auto"/>
            <w:left w:val="none" w:sz="0" w:space="0" w:color="auto"/>
            <w:bottom w:val="none" w:sz="0" w:space="0" w:color="auto"/>
            <w:right w:val="none" w:sz="0" w:space="0" w:color="auto"/>
          </w:divBdr>
        </w:div>
        <w:div w:id="1838690646">
          <w:marLeft w:val="640"/>
          <w:marRight w:val="0"/>
          <w:marTop w:val="0"/>
          <w:marBottom w:val="0"/>
          <w:divBdr>
            <w:top w:val="none" w:sz="0" w:space="0" w:color="auto"/>
            <w:left w:val="none" w:sz="0" w:space="0" w:color="auto"/>
            <w:bottom w:val="none" w:sz="0" w:space="0" w:color="auto"/>
            <w:right w:val="none" w:sz="0" w:space="0" w:color="auto"/>
          </w:divBdr>
        </w:div>
        <w:div w:id="954094132">
          <w:marLeft w:val="640"/>
          <w:marRight w:val="0"/>
          <w:marTop w:val="0"/>
          <w:marBottom w:val="0"/>
          <w:divBdr>
            <w:top w:val="none" w:sz="0" w:space="0" w:color="auto"/>
            <w:left w:val="none" w:sz="0" w:space="0" w:color="auto"/>
            <w:bottom w:val="none" w:sz="0" w:space="0" w:color="auto"/>
            <w:right w:val="none" w:sz="0" w:space="0" w:color="auto"/>
          </w:divBdr>
        </w:div>
        <w:div w:id="926772060">
          <w:marLeft w:val="640"/>
          <w:marRight w:val="0"/>
          <w:marTop w:val="0"/>
          <w:marBottom w:val="0"/>
          <w:divBdr>
            <w:top w:val="none" w:sz="0" w:space="0" w:color="auto"/>
            <w:left w:val="none" w:sz="0" w:space="0" w:color="auto"/>
            <w:bottom w:val="none" w:sz="0" w:space="0" w:color="auto"/>
            <w:right w:val="none" w:sz="0" w:space="0" w:color="auto"/>
          </w:divBdr>
        </w:div>
        <w:div w:id="1287932393">
          <w:marLeft w:val="640"/>
          <w:marRight w:val="0"/>
          <w:marTop w:val="0"/>
          <w:marBottom w:val="0"/>
          <w:divBdr>
            <w:top w:val="none" w:sz="0" w:space="0" w:color="auto"/>
            <w:left w:val="none" w:sz="0" w:space="0" w:color="auto"/>
            <w:bottom w:val="none" w:sz="0" w:space="0" w:color="auto"/>
            <w:right w:val="none" w:sz="0" w:space="0" w:color="auto"/>
          </w:divBdr>
        </w:div>
        <w:div w:id="112674800">
          <w:marLeft w:val="640"/>
          <w:marRight w:val="0"/>
          <w:marTop w:val="0"/>
          <w:marBottom w:val="0"/>
          <w:divBdr>
            <w:top w:val="none" w:sz="0" w:space="0" w:color="auto"/>
            <w:left w:val="none" w:sz="0" w:space="0" w:color="auto"/>
            <w:bottom w:val="none" w:sz="0" w:space="0" w:color="auto"/>
            <w:right w:val="none" w:sz="0" w:space="0" w:color="auto"/>
          </w:divBdr>
        </w:div>
        <w:div w:id="1853177325">
          <w:marLeft w:val="640"/>
          <w:marRight w:val="0"/>
          <w:marTop w:val="0"/>
          <w:marBottom w:val="0"/>
          <w:divBdr>
            <w:top w:val="none" w:sz="0" w:space="0" w:color="auto"/>
            <w:left w:val="none" w:sz="0" w:space="0" w:color="auto"/>
            <w:bottom w:val="none" w:sz="0" w:space="0" w:color="auto"/>
            <w:right w:val="none" w:sz="0" w:space="0" w:color="auto"/>
          </w:divBdr>
        </w:div>
        <w:div w:id="1476946103">
          <w:marLeft w:val="640"/>
          <w:marRight w:val="0"/>
          <w:marTop w:val="0"/>
          <w:marBottom w:val="0"/>
          <w:divBdr>
            <w:top w:val="none" w:sz="0" w:space="0" w:color="auto"/>
            <w:left w:val="none" w:sz="0" w:space="0" w:color="auto"/>
            <w:bottom w:val="none" w:sz="0" w:space="0" w:color="auto"/>
            <w:right w:val="none" w:sz="0" w:space="0" w:color="auto"/>
          </w:divBdr>
        </w:div>
        <w:div w:id="1593078717">
          <w:marLeft w:val="640"/>
          <w:marRight w:val="0"/>
          <w:marTop w:val="0"/>
          <w:marBottom w:val="0"/>
          <w:divBdr>
            <w:top w:val="none" w:sz="0" w:space="0" w:color="auto"/>
            <w:left w:val="none" w:sz="0" w:space="0" w:color="auto"/>
            <w:bottom w:val="none" w:sz="0" w:space="0" w:color="auto"/>
            <w:right w:val="none" w:sz="0" w:space="0" w:color="auto"/>
          </w:divBdr>
        </w:div>
        <w:div w:id="1432313513">
          <w:marLeft w:val="640"/>
          <w:marRight w:val="0"/>
          <w:marTop w:val="0"/>
          <w:marBottom w:val="0"/>
          <w:divBdr>
            <w:top w:val="none" w:sz="0" w:space="0" w:color="auto"/>
            <w:left w:val="none" w:sz="0" w:space="0" w:color="auto"/>
            <w:bottom w:val="none" w:sz="0" w:space="0" w:color="auto"/>
            <w:right w:val="none" w:sz="0" w:space="0" w:color="auto"/>
          </w:divBdr>
        </w:div>
        <w:div w:id="730545215">
          <w:marLeft w:val="640"/>
          <w:marRight w:val="0"/>
          <w:marTop w:val="0"/>
          <w:marBottom w:val="0"/>
          <w:divBdr>
            <w:top w:val="none" w:sz="0" w:space="0" w:color="auto"/>
            <w:left w:val="none" w:sz="0" w:space="0" w:color="auto"/>
            <w:bottom w:val="none" w:sz="0" w:space="0" w:color="auto"/>
            <w:right w:val="none" w:sz="0" w:space="0" w:color="auto"/>
          </w:divBdr>
        </w:div>
        <w:div w:id="1231767912">
          <w:marLeft w:val="640"/>
          <w:marRight w:val="0"/>
          <w:marTop w:val="0"/>
          <w:marBottom w:val="0"/>
          <w:divBdr>
            <w:top w:val="none" w:sz="0" w:space="0" w:color="auto"/>
            <w:left w:val="none" w:sz="0" w:space="0" w:color="auto"/>
            <w:bottom w:val="none" w:sz="0" w:space="0" w:color="auto"/>
            <w:right w:val="none" w:sz="0" w:space="0" w:color="auto"/>
          </w:divBdr>
        </w:div>
        <w:div w:id="1096756434">
          <w:marLeft w:val="640"/>
          <w:marRight w:val="0"/>
          <w:marTop w:val="0"/>
          <w:marBottom w:val="0"/>
          <w:divBdr>
            <w:top w:val="none" w:sz="0" w:space="0" w:color="auto"/>
            <w:left w:val="none" w:sz="0" w:space="0" w:color="auto"/>
            <w:bottom w:val="none" w:sz="0" w:space="0" w:color="auto"/>
            <w:right w:val="none" w:sz="0" w:space="0" w:color="auto"/>
          </w:divBdr>
        </w:div>
        <w:div w:id="171531567">
          <w:marLeft w:val="640"/>
          <w:marRight w:val="0"/>
          <w:marTop w:val="0"/>
          <w:marBottom w:val="0"/>
          <w:divBdr>
            <w:top w:val="none" w:sz="0" w:space="0" w:color="auto"/>
            <w:left w:val="none" w:sz="0" w:space="0" w:color="auto"/>
            <w:bottom w:val="none" w:sz="0" w:space="0" w:color="auto"/>
            <w:right w:val="none" w:sz="0" w:space="0" w:color="auto"/>
          </w:divBdr>
        </w:div>
        <w:div w:id="1753502790">
          <w:marLeft w:val="640"/>
          <w:marRight w:val="0"/>
          <w:marTop w:val="0"/>
          <w:marBottom w:val="0"/>
          <w:divBdr>
            <w:top w:val="none" w:sz="0" w:space="0" w:color="auto"/>
            <w:left w:val="none" w:sz="0" w:space="0" w:color="auto"/>
            <w:bottom w:val="none" w:sz="0" w:space="0" w:color="auto"/>
            <w:right w:val="none" w:sz="0" w:space="0" w:color="auto"/>
          </w:divBdr>
        </w:div>
        <w:div w:id="487594747">
          <w:marLeft w:val="640"/>
          <w:marRight w:val="0"/>
          <w:marTop w:val="0"/>
          <w:marBottom w:val="0"/>
          <w:divBdr>
            <w:top w:val="none" w:sz="0" w:space="0" w:color="auto"/>
            <w:left w:val="none" w:sz="0" w:space="0" w:color="auto"/>
            <w:bottom w:val="none" w:sz="0" w:space="0" w:color="auto"/>
            <w:right w:val="none" w:sz="0" w:space="0" w:color="auto"/>
          </w:divBdr>
        </w:div>
        <w:div w:id="254554202">
          <w:marLeft w:val="640"/>
          <w:marRight w:val="0"/>
          <w:marTop w:val="0"/>
          <w:marBottom w:val="0"/>
          <w:divBdr>
            <w:top w:val="none" w:sz="0" w:space="0" w:color="auto"/>
            <w:left w:val="none" w:sz="0" w:space="0" w:color="auto"/>
            <w:bottom w:val="none" w:sz="0" w:space="0" w:color="auto"/>
            <w:right w:val="none" w:sz="0" w:space="0" w:color="auto"/>
          </w:divBdr>
        </w:div>
        <w:div w:id="271087665">
          <w:marLeft w:val="640"/>
          <w:marRight w:val="0"/>
          <w:marTop w:val="0"/>
          <w:marBottom w:val="0"/>
          <w:divBdr>
            <w:top w:val="none" w:sz="0" w:space="0" w:color="auto"/>
            <w:left w:val="none" w:sz="0" w:space="0" w:color="auto"/>
            <w:bottom w:val="none" w:sz="0" w:space="0" w:color="auto"/>
            <w:right w:val="none" w:sz="0" w:space="0" w:color="auto"/>
          </w:divBdr>
        </w:div>
        <w:div w:id="190190854">
          <w:marLeft w:val="640"/>
          <w:marRight w:val="0"/>
          <w:marTop w:val="0"/>
          <w:marBottom w:val="0"/>
          <w:divBdr>
            <w:top w:val="none" w:sz="0" w:space="0" w:color="auto"/>
            <w:left w:val="none" w:sz="0" w:space="0" w:color="auto"/>
            <w:bottom w:val="none" w:sz="0" w:space="0" w:color="auto"/>
            <w:right w:val="none" w:sz="0" w:space="0" w:color="auto"/>
          </w:divBdr>
        </w:div>
        <w:div w:id="186137518">
          <w:marLeft w:val="640"/>
          <w:marRight w:val="0"/>
          <w:marTop w:val="0"/>
          <w:marBottom w:val="0"/>
          <w:divBdr>
            <w:top w:val="none" w:sz="0" w:space="0" w:color="auto"/>
            <w:left w:val="none" w:sz="0" w:space="0" w:color="auto"/>
            <w:bottom w:val="none" w:sz="0" w:space="0" w:color="auto"/>
            <w:right w:val="none" w:sz="0" w:space="0" w:color="auto"/>
          </w:divBdr>
        </w:div>
        <w:div w:id="431242670">
          <w:marLeft w:val="640"/>
          <w:marRight w:val="0"/>
          <w:marTop w:val="0"/>
          <w:marBottom w:val="0"/>
          <w:divBdr>
            <w:top w:val="none" w:sz="0" w:space="0" w:color="auto"/>
            <w:left w:val="none" w:sz="0" w:space="0" w:color="auto"/>
            <w:bottom w:val="none" w:sz="0" w:space="0" w:color="auto"/>
            <w:right w:val="none" w:sz="0" w:space="0" w:color="auto"/>
          </w:divBdr>
        </w:div>
        <w:div w:id="1759398840">
          <w:marLeft w:val="640"/>
          <w:marRight w:val="0"/>
          <w:marTop w:val="0"/>
          <w:marBottom w:val="0"/>
          <w:divBdr>
            <w:top w:val="none" w:sz="0" w:space="0" w:color="auto"/>
            <w:left w:val="none" w:sz="0" w:space="0" w:color="auto"/>
            <w:bottom w:val="none" w:sz="0" w:space="0" w:color="auto"/>
            <w:right w:val="none" w:sz="0" w:space="0" w:color="auto"/>
          </w:divBdr>
        </w:div>
        <w:div w:id="1863203690">
          <w:marLeft w:val="640"/>
          <w:marRight w:val="0"/>
          <w:marTop w:val="0"/>
          <w:marBottom w:val="0"/>
          <w:divBdr>
            <w:top w:val="none" w:sz="0" w:space="0" w:color="auto"/>
            <w:left w:val="none" w:sz="0" w:space="0" w:color="auto"/>
            <w:bottom w:val="none" w:sz="0" w:space="0" w:color="auto"/>
            <w:right w:val="none" w:sz="0" w:space="0" w:color="auto"/>
          </w:divBdr>
        </w:div>
        <w:div w:id="1602760099">
          <w:marLeft w:val="640"/>
          <w:marRight w:val="0"/>
          <w:marTop w:val="0"/>
          <w:marBottom w:val="0"/>
          <w:divBdr>
            <w:top w:val="none" w:sz="0" w:space="0" w:color="auto"/>
            <w:left w:val="none" w:sz="0" w:space="0" w:color="auto"/>
            <w:bottom w:val="none" w:sz="0" w:space="0" w:color="auto"/>
            <w:right w:val="none" w:sz="0" w:space="0" w:color="auto"/>
          </w:divBdr>
        </w:div>
        <w:div w:id="1779525521">
          <w:marLeft w:val="640"/>
          <w:marRight w:val="0"/>
          <w:marTop w:val="0"/>
          <w:marBottom w:val="0"/>
          <w:divBdr>
            <w:top w:val="none" w:sz="0" w:space="0" w:color="auto"/>
            <w:left w:val="none" w:sz="0" w:space="0" w:color="auto"/>
            <w:bottom w:val="none" w:sz="0" w:space="0" w:color="auto"/>
            <w:right w:val="none" w:sz="0" w:space="0" w:color="auto"/>
          </w:divBdr>
        </w:div>
        <w:div w:id="1337339206">
          <w:marLeft w:val="640"/>
          <w:marRight w:val="0"/>
          <w:marTop w:val="0"/>
          <w:marBottom w:val="0"/>
          <w:divBdr>
            <w:top w:val="none" w:sz="0" w:space="0" w:color="auto"/>
            <w:left w:val="none" w:sz="0" w:space="0" w:color="auto"/>
            <w:bottom w:val="none" w:sz="0" w:space="0" w:color="auto"/>
            <w:right w:val="none" w:sz="0" w:space="0" w:color="auto"/>
          </w:divBdr>
        </w:div>
        <w:div w:id="1624113374">
          <w:marLeft w:val="640"/>
          <w:marRight w:val="0"/>
          <w:marTop w:val="0"/>
          <w:marBottom w:val="0"/>
          <w:divBdr>
            <w:top w:val="none" w:sz="0" w:space="0" w:color="auto"/>
            <w:left w:val="none" w:sz="0" w:space="0" w:color="auto"/>
            <w:bottom w:val="none" w:sz="0" w:space="0" w:color="auto"/>
            <w:right w:val="none" w:sz="0" w:space="0" w:color="auto"/>
          </w:divBdr>
        </w:div>
        <w:div w:id="1530296968">
          <w:marLeft w:val="640"/>
          <w:marRight w:val="0"/>
          <w:marTop w:val="0"/>
          <w:marBottom w:val="0"/>
          <w:divBdr>
            <w:top w:val="none" w:sz="0" w:space="0" w:color="auto"/>
            <w:left w:val="none" w:sz="0" w:space="0" w:color="auto"/>
            <w:bottom w:val="none" w:sz="0" w:space="0" w:color="auto"/>
            <w:right w:val="none" w:sz="0" w:space="0" w:color="auto"/>
          </w:divBdr>
        </w:div>
        <w:div w:id="1781605296">
          <w:marLeft w:val="640"/>
          <w:marRight w:val="0"/>
          <w:marTop w:val="0"/>
          <w:marBottom w:val="0"/>
          <w:divBdr>
            <w:top w:val="none" w:sz="0" w:space="0" w:color="auto"/>
            <w:left w:val="none" w:sz="0" w:space="0" w:color="auto"/>
            <w:bottom w:val="none" w:sz="0" w:space="0" w:color="auto"/>
            <w:right w:val="none" w:sz="0" w:space="0" w:color="auto"/>
          </w:divBdr>
        </w:div>
        <w:div w:id="880168265">
          <w:marLeft w:val="640"/>
          <w:marRight w:val="0"/>
          <w:marTop w:val="0"/>
          <w:marBottom w:val="0"/>
          <w:divBdr>
            <w:top w:val="none" w:sz="0" w:space="0" w:color="auto"/>
            <w:left w:val="none" w:sz="0" w:space="0" w:color="auto"/>
            <w:bottom w:val="none" w:sz="0" w:space="0" w:color="auto"/>
            <w:right w:val="none" w:sz="0" w:space="0" w:color="auto"/>
          </w:divBdr>
        </w:div>
      </w:divsChild>
    </w:div>
    <w:div w:id="251817822">
      <w:bodyDiv w:val="1"/>
      <w:marLeft w:val="0"/>
      <w:marRight w:val="0"/>
      <w:marTop w:val="0"/>
      <w:marBottom w:val="0"/>
      <w:divBdr>
        <w:top w:val="none" w:sz="0" w:space="0" w:color="auto"/>
        <w:left w:val="none" w:sz="0" w:space="0" w:color="auto"/>
        <w:bottom w:val="none" w:sz="0" w:space="0" w:color="auto"/>
        <w:right w:val="none" w:sz="0" w:space="0" w:color="auto"/>
      </w:divBdr>
      <w:divsChild>
        <w:div w:id="1566187167">
          <w:marLeft w:val="0"/>
          <w:marRight w:val="0"/>
          <w:marTop w:val="0"/>
          <w:marBottom w:val="0"/>
          <w:divBdr>
            <w:top w:val="none" w:sz="0" w:space="0" w:color="auto"/>
            <w:left w:val="none" w:sz="0" w:space="0" w:color="auto"/>
            <w:bottom w:val="none" w:sz="0" w:space="0" w:color="auto"/>
            <w:right w:val="none" w:sz="0" w:space="0" w:color="auto"/>
          </w:divBdr>
        </w:div>
        <w:div w:id="947588291">
          <w:marLeft w:val="0"/>
          <w:marRight w:val="0"/>
          <w:marTop w:val="0"/>
          <w:marBottom w:val="0"/>
          <w:divBdr>
            <w:top w:val="none" w:sz="0" w:space="0" w:color="auto"/>
            <w:left w:val="none" w:sz="0" w:space="0" w:color="auto"/>
            <w:bottom w:val="none" w:sz="0" w:space="0" w:color="auto"/>
            <w:right w:val="none" w:sz="0" w:space="0" w:color="auto"/>
          </w:divBdr>
        </w:div>
        <w:div w:id="768738312">
          <w:marLeft w:val="0"/>
          <w:marRight w:val="0"/>
          <w:marTop w:val="0"/>
          <w:marBottom w:val="0"/>
          <w:divBdr>
            <w:top w:val="none" w:sz="0" w:space="0" w:color="auto"/>
            <w:left w:val="none" w:sz="0" w:space="0" w:color="auto"/>
            <w:bottom w:val="none" w:sz="0" w:space="0" w:color="auto"/>
            <w:right w:val="none" w:sz="0" w:space="0" w:color="auto"/>
          </w:divBdr>
        </w:div>
        <w:div w:id="913196809">
          <w:marLeft w:val="0"/>
          <w:marRight w:val="0"/>
          <w:marTop w:val="0"/>
          <w:marBottom w:val="0"/>
          <w:divBdr>
            <w:top w:val="none" w:sz="0" w:space="0" w:color="auto"/>
            <w:left w:val="none" w:sz="0" w:space="0" w:color="auto"/>
            <w:bottom w:val="none" w:sz="0" w:space="0" w:color="auto"/>
            <w:right w:val="none" w:sz="0" w:space="0" w:color="auto"/>
          </w:divBdr>
        </w:div>
        <w:div w:id="1280533017">
          <w:marLeft w:val="0"/>
          <w:marRight w:val="0"/>
          <w:marTop w:val="0"/>
          <w:marBottom w:val="0"/>
          <w:divBdr>
            <w:top w:val="none" w:sz="0" w:space="0" w:color="auto"/>
            <w:left w:val="none" w:sz="0" w:space="0" w:color="auto"/>
            <w:bottom w:val="none" w:sz="0" w:space="0" w:color="auto"/>
            <w:right w:val="none" w:sz="0" w:space="0" w:color="auto"/>
          </w:divBdr>
        </w:div>
        <w:div w:id="1948123728">
          <w:marLeft w:val="0"/>
          <w:marRight w:val="0"/>
          <w:marTop w:val="0"/>
          <w:marBottom w:val="0"/>
          <w:divBdr>
            <w:top w:val="none" w:sz="0" w:space="0" w:color="auto"/>
            <w:left w:val="none" w:sz="0" w:space="0" w:color="auto"/>
            <w:bottom w:val="none" w:sz="0" w:space="0" w:color="auto"/>
            <w:right w:val="none" w:sz="0" w:space="0" w:color="auto"/>
          </w:divBdr>
        </w:div>
        <w:div w:id="776608508">
          <w:marLeft w:val="0"/>
          <w:marRight w:val="0"/>
          <w:marTop w:val="0"/>
          <w:marBottom w:val="0"/>
          <w:divBdr>
            <w:top w:val="none" w:sz="0" w:space="0" w:color="auto"/>
            <w:left w:val="none" w:sz="0" w:space="0" w:color="auto"/>
            <w:bottom w:val="none" w:sz="0" w:space="0" w:color="auto"/>
            <w:right w:val="none" w:sz="0" w:space="0" w:color="auto"/>
          </w:divBdr>
        </w:div>
        <w:div w:id="1139227336">
          <w:marLeft w:val="0"/>
          <w:marRight w:val="0"/>
          <w:marTop w:val="0"/>
          <w:marBottom w:val="0"/>
          <w:divBdr>
            <w:top w:val="none" w:sz="0" w:space="0" w:color="auto"/>
            <w:left w:val="none" w:sz="0" w:space="0" w:color="auto"/>
            <w:bottom w:val="none" w:sz="0" w:space="0" w:color="auto"/>
            <w:right w:val="none" w:sz="0" w:space="0" w:color="auto"/>
          </w:divBdr>
        </w:div>
        <w:div w:id="501627521">
          <w:marLeft w:val="0"/>
          <w:marRight w:val="0"/>
          <w:marTop w:val="0"/>
          <w:marBottom w:val="0"/>
          <w:divBdr>
            <w:top w:val="none" w:sz="0" w:space="0" w:color="auto"/>
            <w:left w:val="none" w:sz="0" w:space="0" w:color="auto"/>
            <w:bottom w:val="none" w:sz="0" w:space="0" w:color="auto"/>
            <w:right w:val="none" w:sz="0" w:space="0" w:color="auto"/>
          </w:divBdr>
        </w:div>
        <w:div w:id="2090928591">
          <w:marLeft w:val="0"/>
          <w:marRight w:val="0"/>
          <w:marTop w:val="0"/>
          <w:marBottom w:val="0"/>
          <w:divBdr>
            <w:top w:val="none" w:sz="0" w:space="0" w:color="auto"/>
            <w:left w:val="none" w:sz="0" w:space="0" w:color="auto"/>
            <w:bottom w:val="none" w:sz="0" w:space="0" w:color="auto"/>
            <w:right w:val="none" w:sz="0" w:space="0" w:color="auto"/>
          </w:divBdr>
        </w:div>
        <w:div w:id="1716659424">
          <w:marLeft w:val="0"/>
          <w:marRight w:val="0"/>
          <w:marTop w:val="0"/>
          <w:marBottom w:val="0"/>
          <w:divBdr>
            <w:top w:val="none" w:sz="0" w:space="0" w:color="auto"/>
            <w:left w:val="none" w:sz="0" w:space="0" w:color="auto"/>
            <w:bottom w:val="none" w:sz="0" w:space="0" w:color="auto"/>
            <w:right w:val="none" w:sz="0" w:space="0" w:color="auto"/>
          </w:divBdr>
        </w:div>
        <w:div w:id="1202479557">
          <w:marLeft w:val="0"/>
          <w:marRight w:val="0"/>
          <w:marTop w:val="0"/>
          <w:marBottom w:val="0"/>
          <w:divBdr>
            <w:top w:val="none" w:sz="0" w:space="0" w:color="auto"/>
            <w:left w:val="none" w:sz="0" w:space="0" w:color="auto"/>
            <w:bottom w:val="none" w:sz="0" w:space="0" w:color="auto"/>
            <w:right w:val="none" w:sz="0" w:space="0" w:color="auto"/>
          </w:divBdr>
        </w:div>
        <w:div w:id="1568371835">
          <w:marLeft w:val="0"/>
          <w:marRight w:val="0"/>
          <w:marTop w:val="0"/>
          <w:marBottom w:val="0"/>
          <w:divBdr>
            <w:top w:val="none" w:sz="0" w:space="0" w:color="auto"/>
            <w:left w:val="none" w:sz="0" w:space="0" w:color="auto"/>
            <w:bottom w:val="none" w:sz="0" w:space="0" w:color="auto"/>
            <w:right w:val="none" w:sz="0" w:space="0" w:color="auto"/>
          </w:divBdr>
        </w:div>
        <w:div w:id="1252740997">
          <w:marLeft w:val="0"/>
          <w:marRight w:val="0"/>
          <w:marTop w:val="0"/>
          <w:marBottom w:val="0"/>
          <w:divBdr>
            <w:top w:val="none" w:sz="0" w:space="0" w:color="auto"/>
            <w:left w:val="none" w:sz="0" w:space="0" w:color="auto"/>
            <w:bottom w:val="none" w:sz="0" w:space="0" w:color="auto"/>
            <w:right w:val="none" w:sz="0" w:space="0" w:color="auto"/>
          </w:divBdr>
        </w:div>
        <w:div w:id="948854358">
          <w:marLeft w:val="0"/>
          <w:marRight w:val="0"/>
          <w:marTop w:val="0"/>
          <w:marBottom w:val="0"/>
          <w:divBdr>
            <w:top w:val="none" w:sz="0" w:space="0" w:color="auto"/>
            <w:left w:val="none" w:sz="0" w:space="0" w:color="auto"/>
            <w:bottom w:val="none" w:sz="0" w:space="0" w:color="auto"/>
            <w:right w:val="none" w:sz="0" w:space="0" w:color="auto"/>
          </w:divBdr>
        </w:div>
        <w:div w:id="1061365311">
          <w:marLeft w:val="0"/>
          <w:marRight w:val="0"/>
          <w:marTop w:val="0"/>
          <w:marBottom w:val="0"/>
          <w:divBdr>
            <w:top w:val="none" w:sz="0" w:space="0" w:color="auto"/>
            <w:left w:val="none" w:sz="0" w:space="0" w:color="auto"/>
            <w:bottom w:val="none" w:sz="0" w:space="0" w:color="auto"/>
            <w:right w:val="none" w:sz="0" w:space="0" w:color="auto"/>
          </w:divBdr>
        </w:div>
        <w:div w:id="1427114532">
          <w:marLeft w:val="0"/>
          <w:marRight w:val="0"/>
          <w:marTop w:val="0"/>
          <w:marBottom w:val="0"/>
          <w:divBdr>
            <w:top w:val="none" w:sz="0" w:space="0" w:color="auto"/>
            <w:left w:val="none" w:sz="0" w:space="0" w:color="auto"/>
            <w:bottom w:val="none" w:sz="0" w:space="0" w:color="auto"/>
            <w:right w:val="none" w:sz="0" w:space="0" w:color="auto"/>
          </w:divBdr>
        </w:div>
        <w:div w:id="230194109">
          <w:marLeft w:val="0"/>
          <w:marRight w:val="0"/>
          <w:marTop w:val="0"/>
          <w:marBottom w:val="0"/>
          <w:divBdr>
            <w:top w:val="none" w:sz="0" w:space="0" w:color="auto"/>
            <w:left w:val="none" w:sz="0" w:space="0" w:color="auto"/>
            <w:bottom w:val="none" w:sz="0" w:space="0" w:color="auto"/>
            <w:right w:val="none" w:sz="0" w:space="0" w:color="auto"/>
          </w:divBdr>
        </w:div>
        <w:div w:id="723406384">
          <w:marLeft w:val="0"/>
          <w:marRight w:val="0"/>
          <w:marTop w:val="0"/>
          <w:marBottom w:val="0"/>
          <w:divBdr>
            <w:top w:val="none" w:sz="0" w:space="0" w:color="auto"/>
            <w:left w:val="none" w:sz="0" w:space="0" w:color="auto"/>
            <w:bottom w:val="none" w:sz="0" w:space="0" w:color="auto"/>
            <w:right w:val="none" w:sz="0" w:space="0" w:color="auto"/>
          </w:divBdr>
        </w:div>
        <w:div w:id="779493389">
          <w:marLeft w:val="0"/>
          <w:marRight w:val="0"/>
          <w:marTop w:val="0"/>
          <w:marBottom w:val="0"/>
          <w:divBdr>
            <w:top w:val="none" w:sz="0" w:space="0" w:color="auto"/>
            <w:left w:val="none" w:sz="0" w:space="0" w:color="auto"/>
            <w:bottom w:val="none" w:sz="0" w:space="0" w:color="auto"/>
            <w:right w:val="none" w:sz="0" w:space="0" w:color="auto"/>
          </w:divBdr>
        </w:div>
        <w:div w:id="521169339">
          <w:marLeft w:val="0"/>
          <w:marRight w:val="0"/>
          <w:marTop w:val="0"/>
          <w:marBottom w:val="0"/>
          <w:divBdr>
            <w:top w:val="none" w:sz="0" w:space="0" w:color="auto"/>
            <w:left w:val="none" w:sz="0" w:space="0" w:color="auto"/>
            <w:bottom w:val="none" w:sz="0" w:space="0" w:color="auto"/>
            <w:right w:val="none" w:sz="0" w:space="0" w:color="auto"/>
          </w:divBdr>
        </w:div>
        <w:div w:id="1420256556">
          <w:marLeft w:val="0"/>
          <w:marRight w:val="0"/>
          <w:marTop w:val="0"/>
          <w:marBottom w:val="0"/>
          <w:divBdr>
            <w:top w:val="none" w:sz="0" w:space="0" w:color="auto"/>
            <w:left w:val="none" w:sz="0" w:space="0" w:color="auto"/>
            <w:bottom w:val="none" w:sz="0" w:space="0" w:color="auto"/>
            <w:right w:val="none" w:sz="0" w:space="0" w:color="auto"/>
          </w:divBdr>
        </w:div>
        <w:div w:id="26759452">
          <w:marLeft w:val="0"/>
          <w:marRight w:val="0"/>
          <w:marTop w:val="0"/>
          <w:marBottom w:val="0"/>
          <w:divBdr>
            <w:top w:val="none" w:sz="0" w:space="0" w:color="auto"/>
            <w:left w:val="none" w:sz="0" w:space="0" w:color="auto"/>
            <w:bottom w:val="none" w:sz="0" w:space="0" w:color="auto"/>
            <w:right w:val="none" w:sz="0" w:space="0" w:color="auto"/>
          </w:divBdr>
        </w:div>
        <w:div w:id="1027410194">
          <w:marLeft w:val="0"/>
          <w:marRight w:val="0"/>
          <w:marTop w:val="0"/>
          <w:marBottom w:val="0"/>
          <w:divBdr>
            <w:top w:val="none" w:sz="0" w:space="0" w:color="auto"/>
            <w:left w:val="none" w:sz="0" w:space="0" w:color="auto"/>
            <w:bottom w:val="none" w:sz="0" w:space="0" w:color="auto"/>
            <w:right w:val="none" w:sz="0" w:space="0" w:color="auto"/>
          </w:divBdr>
        </w:div>
        <w:div w:id="2031950564">
          <w:marLeft w:val="0"/>
          <w:marRight w:val="0"/>
          <w:marTop w:val="0"/>
          <w:marBottom w:val="0"/>
          <w:divBdr>
            <w:top w:val="none" w:sz="0" w:space="0" w:color="auto"/>
            <w:left w:val="none" w:sz="0" w:space="0" w:color="auto"/>
            <w:bottom w:val="none" w:sz="0" w:space="0" w:color="auto"/>
            <w:right w:val="none" w:sz="0" w:space="0" w:color="auto"/>
          </w:divBdr>
        </w:div>
        <w:div w:id="963921732">
          <w:marLeft w:val="0"/>
          <w:marRight w:val="0"/>
          <w:marTop w:val="0"/>
          <w:marBottom w:val="0"/>
          <w:divBdr>
            <w:top w:val="none" w:sz="0" w:space="0" w:color="auto"/>
            <w:left w:val="none" w:sz="0" w:space="0" w:color="auto"/>
            <w:bottom w:val="none" w:sz="0" w:space="0" w:color="auto"/>
            <w:right w:val="none" w:sz="0" w:space="0" w:color="auto"/>
          </w:divBdr>
        </w:div>
        <w:div w:id="116995195">
          <w:marLeft w:val="0"/>
          <w:marRight w:val="0"/>
          <w:marTop w:val="0"/>
          <w:marBottom w:val="0"/>
          <w:divBdr>
            <w:top w:val="none" w:sz="0" w:space="0" w:color="auto"/>
            <w:left w:val="none" w:sz="0" w:space="0" w:color="auto"/>
            <w:bottom w:val="none" w:sz="0" w:space="0" w:color="auto"/>
            <w:right w:val="none" w:sz="0" w:space="0" w:color="auto"/>
          </w:divBdr>
        </w:div>
        <w:div w:id="1628926727">
          <w:marLeft w:val="0"/>
          <w:marRight w:val="0"/>
          <w:marTop w:val="0"/>
          <w:marBottom w:val="0"/>
          <w:divBdr>
            <w:top w:val="none" w:sz="0" w:space="0" w:color="auto"/>
            <w:left w:val="none" w:sz="0" w:space="0" w:color="auto"/>
            <w:bottom w:val="none" w:sz="0" w:space="0" w:color="auto"/>
            <w:right w:val="none" w:sz="0" w:space="0" w:color="auto"/>
          </w:divBdr>
        </w:div>
        <w:div w:id="243489130">
          <w:marLeft w:val="0"/>
          <w:marRight w:val="0"/>
          <w:marTop w:val="0"/>
          <w:marBottom w:val="0"/>
          <w:divBdr>
            <w:top w:val="none" w:sz="0" w:space="0" w:color="auto"/>
            <w:left w:val="none" w:sz="0" w:space="0" w:color="auto"/>
            <w:bottom w:val="none" w:sz="0" w:space="0" w:color="auto"/>
            <w:right w:val="none" w:sz="0" w:space="0" w:color="auto"/>
          </w:divBdr>
        </w:div>
        <w:div w:id="1353338352">
          <w:marLeft w:val="0"/>
          <w:marRight w:val="0"/>
          <w:marTop w:val="0"/>
          <w:marBottom w:val="0"/>
          <w:divBdr>
            <w:top w:val="none" w:sz="0" w:space="0" w:color="auto"/>
            <w:left w:val="none" w:sz="0" w:space="0" w:color="auto"/>
            <w:bottom w:val="none" w:sz="0" w:space="0" w:color="auto"/>
            <w:right w:val="none" w:sz="0" w:space="0" w:color="auto"/>
          </w:divBdr>
        </w:div>
        <w:div w:id="24596254">
          <w:marLeft w:val="0"/>
          <w:marRight w:val="0"/>
          <w:marTop w:val="0"/>
          <w:marBottom w:val="0"/>
          <w:divBdr>
            <w:top w:val="none" w:sz="0" w:space="0" w:color="auto"/>
            <w:left w:val="none" w:sz="0" w:space="0" w:color="auto"/>
            <w:bottom w:val="none" w:sz="0" w:space="0" w:color="auto"/>
            <w:right w:val="none" w:sz="0" w:space="0" w:color="auto"/>
          </w:divBdr>
        </w:div>
        <w:div w:id="1674183245">
          <w:marLeft w:val="0"/>
          <w:marRight w:val="0"/>
          <w:marTop w:val="0"/>
          <w:marBottom w:val="0"/>
          <w:divBdr>
            <w:top w:val="none" w:sz="0" w:space="0" w:color="auto"/>
            <w:left w:val="none" w:sz="0" w:space="0" w:color="auto"/>
            <w:bottom w:val="none" w:sz="0" w:space="0" w:color="auto"/>
            <w:right w:val="none" w:sz="0" w:space="0" w:color="auto"/>
          </w:divBdr>
        </w:div>
        <w:div w:id="1085421774">
          <w:marLeft w:val="0"/>
          <w:marRight w:val="0"/>
          <w:marTop w:val="0"/>
          <w:marBottom w:val="0"/>
          <w:divBdr>
            <w:top w:val="none" w:sz="0" w:space="0" w:color="auto"/>
            <w:left w:val="none" w:sz="0" w:space="0" w:color="auto"/>
            <w:bottom w:val="none" w:sz="0" w:space="0" w:color="auto"/>
            <w:right w:val="none" w:sz="0" w:space="0" w:color="auto"/>
          </w:divBdr>
        </w:div>
        <w:div w:id="1072582882">
          <w:marLeft w:val="0"/>
          <w:marRight w:val="0"/>
          <w:marTop w:val="0"/>
          <w:marBottom w:val="0"/>
          <w:divBdr>
            <w:top w:val="none" w:sz="0" w:space="0" w:color="auto"/>
            <w:left w:val="none" w:sz="0" w:space="0" w:color="auto"/>
            <w:bottom w:val="none" w:sz="0" w:space="0" w:color="auto"/>
            <w:right w:val="none" w:sz="0" w:space="0" w:color="auto"/>
          </w:divBdr>
        </w:div>
        <w:div w:id="199899034">
          <w:marLeft w:val="0"/>
          <w:marRight w:val="0"/>
          <w:marTop w:val="0"/>
          <w:marBottom w:val="0"/>
          <w:divBdr>
            <w:top w:val="none" w:sz="0" w:space="0" w:color="auto"/>
            <w:left w:val="none" w:sz="0" w:space="0" w:color="auto"/>
            <w:bottom w:val="none" w:sz="0" w:space="0" w:color="auto"/>
            <w:right w:val="none" w:sz="0" w:space="0" w:color="auto"/>
          </w:divBdr>
        </w:div>
        <w:div w:id="958679222">
          <w:marLeft w:val="0"/>
          <w:marRight w:val="0"/>
          <w:marTop w:val="0"/>
          <w:marBottom w:val="0"/>
          <w:divBdr>
            <w:top w:val="none" w:sz="0" w:space="0" w:color="auto"/>
            <w:left w:val="none" w:sz="0" w:space="0" w:color="auto"/>
            <w:bottom w:val="none" w:sz="0" w:space="0" w:color="auto"/>
            <w:right w:val="none" w:sz="0" w:space="0" w:color="auto"/>
          </w:divBdr>
        </w:div>
        <w:div w:id="426004871">
          <w:marLeft w:val="0"/>
          <w:marRight w:val="0"/>
          <w:marTop w:val="0"/>
          <w:marBottom w:val="0"/>
          <w:divBdr>
            <w:top w:val="none" w:sz="0" w:space="0" w:color="auto"/>
            <w:left w:val="none" w:sz="0" w:space="0" w:color="auto"/>
            <w:bottom w:val="none" w:sz="0" w:space="0" w:color="auto"/>
            <w:right w:val="none" w:sz="0" w:space="0" w:color="auto"/>
          </w:divBdr>
        </w:div>
        <w:div w:id="1130779498">
          <w:marLeft w:val="0"/>
          <w:marRight w:val="0"/>
          <w:marTop w:val="0"/>
          <w:marBottom w:val="0"/>
          <w:divBdr>
            <w:top w:val="none" w:sz="0" w:space="0" w:color="auto"/>
            <w:left w:val="none" w:sz="0" w:space="0" w:color="auto"/>
            <w:bottom w:val="none" w:sz="0" w:space="0" w:color="auto"/>
            <w:right w:val="none" w:sz="0" w:space="0" w:color="auto"/>
          </w:divBdr>
        </w:div>
        <w:div w:id="463088126">
          <w:marLeft w:val="0"/>
          <w:marRight w:val="0"/>
          <w:marTop w:val="0"/>
          <w:marBottom w:val="0"/>
          <w:divBdr>
            <w:top w:val="none" w:sz="0" w:space="0" w:color="auto"/>
            <w:left w:val="none" w:sz="0" w:space="0" w:color="auto"/>
            <w:bottom w:val="none" w:sz="0" w:space="0" w:color="auto"/>
            <w:right w:val="none" w:sz="0" w:space="0" w:color="auto"/>
          </w:divBdr>
        </w:div>
      </w:divsChild>
    </w:div>
    <w:div w:id="251817963">
      <w:bodyDiv w:val="1"/>
      <w:marLeft w:val="0"/>
      <w:marRight w:val="0"/>
      <w:marTop w:val="0"/>
      <w:marBottom w:val="0"/>
      <w:divBdr>
        <w:top w:val="none" w:sz="0" w:space="0" w:color="auto"/>
        <w:left w:val="none" w:sz="0" w:space="0" w:color="auto"/>
        <w:bottom w:val="none" w:sz="0" w:space="0" w:color="auto"/>
        <w:right w:val="none" w:sz="0" w:space="0" w:color="auto"/>
      </w:divBdr>
    </w:div>
    <w:div w:id="251861050">
      <w:bodyDiv w:val="1"/>
      <w:marLeft w:val="0"/>
      <w:marRight w:val="0"/>
      <w:marTop w:val="0"/>
      <w:marBottom w:val="0"/>
      <w:divBdr>
        <w:top w:val="none" w:sz="0" w:space="0" w:color="auto"/>
        <w:left w:val="none" w:sz="0" w:space="0" w:color="auto"/>
        <w:bottom w:val="none" w:sz="0" w:space="0" w:color="auto"/>
        <w:right w:val="none" w:sz="0" w:space="0" w:color="auto"/>
      </w:divBdr>
    </w:div>
    <w:div w:id="252131404">
      <w:bodyDiv w:val="1"/>
      <w:marLeft w:val="0"/>
      <w:marRight w:val="0"/>
      <w:marTop w:val="0"/>
      <w:marBottom w:val="0"/>
      <w:divBdr>
        <w:top w:val="none" w:sz="0" w:space="0" w:color="auto"/>
        <w:left w:val="none" w:sz="0" w:space="0" w:color="auto"/>
        <w:bottom w:val="none" w:sz="0" w:space="0" w:color="auto"/>
        <w:right w:val="none" w:sz="0" w:space="0" w:color="auto"/>
      </w:divBdr>
    </w:div>
    <w:div w:id="252517131">
      <w:bodyDiv w:val="1"/>
      <w:marLeft w:val="0"/>
      <w:marRight w:val="0"/>
      <w:marTop w:val="0"/>
      <w:marBottom w:val="0"/>
      <w:divBdr>
        <w:top w:val="none" w:sz="0" w:space="0" w:color="auto"/>
        <w:left w:val="none" w:sz="0" w:space="0" w:color="auto"/>
        <w:bottom w:val="none" w:sz="0" w:space="0" w:color="auto"/>
        <w:right w:val="none" w:sz="0" w:space="0" w:color="auto"/>
      </w:divBdr>
    </w:div>
    <w:div w:id="252932883">
      <w:bodyDiv w:val="1"/>
      <w:marLeft w:val="0"/>
      <w:marRight w:val="0"/>
      <w:marTop w:val="0"/>
      <w:marBottom w:val="0"/>
      <w:divBdr>
        <w:top w:val="none" w:sz="0" w:space="0" w:color="auto"/>
        <w:left w:val="none" w:sz="0" w:space="0" w:color="auto"/>
        <w:bottom w:val="none" w:sz="0" w:space="0" w:color="auto"/>
        <w:right w:val="none" w:sz="0" w:space="0" w:color="auto"/>
      </w:divBdr>
    </w:div>
    <w:div w:id="253393761">
      <w:bodyDiv w:val="1"/>
      <w:marLeft w:val="0"/>
      <w:marRight w:val="0"/>
      <w:marTop w:val="0"/>
      <w:marBottom w:val="0"/>
      <w:divBdr>
        <w:top w:val="none" w:sz="0" w:space="0" w:color="auto"/>
        <w:left w:val="none" w:sz="0" w:space="0" w:color="auto"/>
        <w:bottom w:val="none" w:sz="0" w:space="0" w:color="auto"/>
        <w:right w:val="none" w:sz="0" w:space="0" w:color="auto"/>
      </w:divBdr>
    </w:div>
    <w:div w:id="253514721">
      <w:bodyDiv w:val="1"/>
      <w:marLeft w:val="0"/>
      <w:marRight w:val="0"/>
      <w:marTop w:val="0"/>
      <w:marBottom w:val="0"/>
      <w:divBdr>
        <w:top w:val="none" w:sz="0" w:space="0" w:color="auto"/>
        <w:left w:val="none" w:sz="0" w:space="0" w:color="auto"/>
        <w:bottom w:val="none" w:sz="0" w:space="0" w:color="auto"/>
        <w:right w:val="none" w:sz="0" w:space="0" w:color="auto"/>
      </w:divBdr>
    </w:div>
    <w:div w:id="254284461">
      <w:bodyDiv w:val="1"/>
      <w:marLeft w:val="0"/>
      <w:marRight w:val="0"/>
      <w:marTop w:val="0"/>
      <w:marBottom w:val="0"/>
      <w:divBdr>
        <w:top w:val="none" w:sz="0" w:space="0" w:color="auto"/>
        <w:left w:val="none" w:sz="0" w:space="0" w:color="auto"/>
        <w:bottom w:val="none" w:sz="0" w:space="0" w:color="auto"/>
        <w:right w:val="none" w:sz="0" w:space="0" w:color="auto"/>
      </w:divBdr>
    </w:div>
    <w:div w:id="254477667">
      <w:bodyDiv w:val="1"/>
      <w:marLeft w:val="0"/>
      <w:marRight w:val="0"/>
      <w:marTop w:val="0"/>
      <w:marBottom w:val="0"/>
      <w:divBdr>
        <w:top w:val="none" w:sz="0" w:space="0" w:color="auto"/>
        <w:left w:val="none" w:sz="0" w:space="0" w:color="auto"/>
        <w:bottom w:val="none" w:sz="0" w:space="0" w:color="auto"/>
        <w:right w:val="none" w:sz="0" w:space="0" w:color="auto"/>
      </w:divBdr>
    </w:div>
    <w:div w:id="254485820">
      <w:bodyDiv w:val="1"/>
      <w:marLeft w:val="0"/>
      <w:marRight w:val="0"/>
      <w:marTop w:val="0"/>
      <w:marBottom w:val="0"/>
      <w:divBdr>
        <w:top w:val="none" w:sz="0" w:space="0" w:color="auto"/>
        <w:left w:val="none" w:sz="0" w:space="0" w:color="auto"/>
        <w:bottom w:val="none" w:sz="0" w:space="0" w:color="auto"/>
        <w:right w:val="none" w:sz="0" w:space="0" w:color="auto"/>
      </w:divBdr>
      <w:divsChild>
        <w:div w:id="1513495651">
          <w:marLeft w:val="640"/>
          <w:marRight w:val="0"/>
          <w:marTop w:val="0"/>
          <w:marBottom w:val="0"/>
          <w:divBdr>
            <w:top w:val="none" w:sz="0" w:space="0" w:color="auto"/>
            <w:left w:val="none" w:sz="0" w:space="0" w:color="auto"/>
            <w:bottom w:val="none" w:sz="0" w:space="0" w:color="auto"/>
            <w:right w:val="none" w:sz="0" w:space="0" w:color="auto"/>
          </w:divBdr>
        </w:div>
        <w:div w:id="266011983">
          <w:marLeft w:val="640"/>
          <w:marRight w:val="0"/>
          <w:marTop w:val="0"/>
          <w:marBottom w:val="0"/>
          <w:divBdr>
            <w:top w:val="none" w:sz="0" w:space="0" w:color="auto"/>
            <w:left w:val="none" w:sz="0" w:space="0" w:color="auto"/>
            <w:bottom w:val="none" w:sz="0" w:space="0" w:color="auto"/>
            <w:right w:val="none" w:sz="0" w:space="0" w:color="auto"/>
          </w:divBdr>
        </w:div>
        <w:div w:id="666203172">
          <w:marLeft w:val="640"/>
          <w:marRight w:val="0"/>
          <w:marTop w:val="0"/>
          <w:marBottom w:val="0"/>
          <w:divBdr>
            <w:top w:val="none" w:sz="0" w:space="0" w:color="auto"/>
            <w:left w:val="none" w:sz="0" w:space="0" w:color="auto"/>
            <w:bottom w:val="none" w:sz="0" w:space="0" w:color="auto"/>
            <w:right w:val="none" w:sz="0" w:space="0" w:color="auto"/>
          </w:divBdr>
        </w:div>
        <w:div w:id="788546793">
          <w:marLeft w:val="640"/>
          <w:marRight w:val="0"/>
          <w:marTop w:val="0"/>
          <w:marBottom w:val="0"/>
          <w:divBdr>
            <w:top w:val="none" w:sz="0" w:space="0" w:color="auto"/>
            <w:left w:val="none" w:sz="0" w:space="0" w:color="auto"/>
            <w:bottom w:val="none" w:sz="0" w:space="0" w:color="auto"/>
            <w:right w:val="none" w:sz="0" w:space="0" w:color="auto"/>
          </w:divBdr>
        </w:div>
        <w:div w:id="1057825908">
          <w:marLeft w:val="640"/>
          <w:marRight w:val="0"/>
          <w:marTop w:val="0"/>
          <w:marBottom w:val="0"/>
          <w:divBdr>
            <w:top w:val="none" w:sz="0" w:space="0" w:color="auto"/>
            <w:left w:val="none" w:sz="0" w:space="0" w:color="auto"/>
            <w:bottom w:val="none" w:sz="0" w:space="0" w:color="auto"/>
            <w:right w:val="none" w:sz="0" w:space="0" w:color="auto"/>
          </w:divBdr>
        </w:div>
        <w:div w:id="335501335">
          <w:marLeft w:val="640"/>
          <w:marRight w:val="0"/>
          <w:marTop w:val="0"/>
          <w:marBottom w:val="0"/>
          <w:divBdr>
            <w:top w:val="none" w:sz="0" w:space="0" w:color="auto"/>
            <w:left w:val="none" w:sz="0" w:space="0" w:color="auto"/>
            <w:bottom w:val="none" w:sz="0" w:space="0" w:color="auto"/>
            <w:right w:val="none" w:sz="0" w:space="0" w:color="auto"/>
          </w:divBdr>
        </w:div>
        <w:div w:id="2116096733">
          <w:marLeft w:val="640"/>
          <w:marRight w:val="0"/>
          <w:marTop w:val="0"/>
          <w:marBottom w:val="0"/>
          <w:divBdr>
            <w:top w:val="none" w:sz="0" w:space="0" w:color="auto"/>
            <w:left w:val="none" w:sz="0" w:space="0" w:color="auto"/>
            <w:bottom w:val="none" w:sz="0" w:space="0" w:color="auto"/>
            <w:right w:val="none" w:sz="0" w:space="0" w:color="auto"/>
          </w:divBdr>
        </w:div>
        <w:div w:id="1062555221">
          <w:marLeft w:val="640"/>
          <w:marRight w:val="0"/>
          <w:marTop w:val="0"/>
          <w:marBottom w:val="0"/>
          <w:divBdr>
            <w:top w:val="none" w:sz="0" w:space="0" w:color="auto"/>
            <w:left w:val="none" w:sz="0" w:space="0" w:color="auto"/>
            <w:bottom w:val="none" w:sz="0" w:space="0" w:color="auto"/>
            <w:right w:val="none" w:sz="0" w:space="0" w:color="auto"/>
          </w:divBdr>
        </w:div>
        <w:div w:id="857473955">
          <w:marLeft w:val="640"/>
          <w:marRight w:val="0"/>
          <w:marTop w:val="0"/>
          <w:marBottom w:val="0"/>
          <w:divBdr>
            <w:top w:val="none" w:sz="0" w:space="0" w:color="auto"/>
            <w:left w:val="none" w:sz="0" w:space="0" w:color="auto"/>
            <w:bottom w:val="none" w:sz="0" w:space="0" w:color="auto"/>
            <w:right w:val="none" w:sz="0" w:space="0" w:color="auto"/>
          </w:divBdr>
        </w:div>
        <w:div w:id="402216752">
          <w:marLeft w:val="640"/>
          <w:marRight w:val="0"/>
          <w:marTop w:val="0"/>
          <w:marBottom w:val="0"/>
          <w:divBdr>
            <w:top w:val="none" w:sz="0" w:space="0" w:color="auto"/>
            <w:left w:val="none" w:sz="0" w:space="0" w:color="auto"/>
            <w:bottom w:val="none" w:sz="0" w:space="0" w:color="auto"/>
            <w:right w:val="none" w:sz="0" w:space="0" w:color="auto"/>
          </w:divBdr>
        </w:div>
        <w:div w:id="1765607190">
          <w:marLeft w:val="640"/>
          <w:marRight w:val="0"/>
          <w:marTop w:val="0"/>
          <w:marBottom w:val="0"/>
          <w:divBdr>
            <w:top w:val="none" w:sz="0" w:space="0" w:color="auto"/>
            <w:left w:val="none" w:sz="0" w:space="0" w:color="auto"/>
            <w:bottom w:val="none" w:sz="0" w:space="0" w:color="auto"/>
            <w:right w:val="none" w:sz="0" w:space="0" w:color="auto"/>
          </w:divBdr>
        </w:div>
        <w:div w:id="1461459120">
          <w:marLeft w:val="640"/>
          <w:marRight w:val="0"/>
          <w:marTop w:val="0"/>
          <w:marBottom w:val="0"/>
          <w:divBdr>
            <w:top w:val="none" w:sz="0" w:space="0" w:color="auto"/>
            <w:left w:val="none" w:sz="0" w:space="0" w:color="auto"/>
            <w:bottom w:val="none" w:sz="0" w:space="0" w:color="auto"/>
            <w:right w:val="none" w:sz="0" w:space="0" w:color="auto"/>
          </w:divBdr>
        </w:div>
        <w:div w:id="482240747">
          <w:marLeft w:val="640"/>
          <w:marRight w:val="0"/>
          <w:marTop w:val="0"/>
          <w:marBottom w:val="0"/>
          <w:divBdr>
            <w:top w:val="none" w:sz="0" w:space="0" w:color="auto"/>
            <w:left w:val="none" w:sz="0" w:space="0" w:color="auto"/>
            <w:bottom w:val="none" w:sz="0" w:space="0" w:color="auto"/>
            <w:right w:val="none" w:sz="0" w:space="0" w:color="auto"/>
          </w:divBdr>
        </w:div>
        <w:div w:id="648287938">
          <w:marLeft w:val="640"/>
          <w:marRight w:val="0"/>
          <w:marTop w:val="0"/>
          <w:marBottom w:val="0"/>
          <w:divBdr>
            <w:top w:val="none" w:sz="0" w:space="0" w:color="auto"/>
            <w:left w:val="none" w:sz="0" w:space="0" w:color="auto"/>
            <w:bottom w:val="none" w:sz="0" w:space="0" w:color="auto"/>
            <w:right w:val="none" w:sz="0" w:space="0" w:color="auto"/>
          </w:divBdr>
        </w:div>
        <w:div w:id="263005054">
          <w:marLeft w:val="640"/>
          <w:marRight w:val="0"/>
          <w:marTop w:val="0"/>
          <w:marBottom w:val="0"/>
          <w:divBdr>
            <w:top w:val="none" w:sz="0" w:space="0" w:color="auto"/>
            <w:left w:val="none" w:sz="0" w:space="0" w:color="auto"/>
            <w:bottom w:val="none" w:sz="0" w:space="0" w:color="auto"/>
            <w:right w:val="none" w:sz="0" w:space="0" w:color="auto"/>
          </w:divBdr>
        </w:div>
        <w:div w:id="633368973">
          <w:marLeft w:val="640"/>
          <w:marRight w:val="0"/>
          <w:marTop w:val="0"/>
          <w:marBottom w:val="0"/>
          <w:divBdr>
            <w:top w:val="none" w:sz="0" w:space="0" w:color="auto"/>
            <w:left w:val="none" w:sz="0" w:space="0" w:color="auto"/>
            <w:bottom w:val="none" w:sz="0" w:space="0" w:color="auto"/>
            <w:right w:val="none" w:sz="0" w:space="0" w:color="auto"/>
          </w:divBdr>
        </w:div>
        <w:div w:id="1355112697">
          <w:marLeft w:val="640"/>
          <w:marRight w:val="0"/>
          <w:marTop w:val="0"/>
          <w:marBottom w:val="0"/>
          <w:divBdr>
            <w:top w:val="none" w:sz="0" w:space="0" w:color="auto"/>
            <w:left w:val="none" w:sz="0" w:space="0" w:color="auto"/>
            <w:bottom w:val="none" w:sz="0" w:space="0" w:color="auto"/>
            <w:right w:val="none" w:sz="0" w:space="0" w:color="auto"/>
          </w:divBdr>
        </w:div>
        <w:div w:id="1429278849">
          <w:marLeft w:val="640"/>
          <w:marRight w:val="0"/>
          <w:marTop w:val="0"/>
          <w:marBottom w:val="0"/>
          <w:divBdr>
            <w:top w:val="none" w:sz="0" w:space="0" w:color="auto"/>
            <w:left w:val="none" w:sz="0" w:space="0" w:color="auto"/>
            <w:bottom w:val="none" w:sz="0" w:space="0" w:color="auto"/>
            <w:right w:val="none" w:sz="0" w:space="0" w:color="auto"/>
          </w:divBdr>
        </w:div>
        <w:div w:id="600377358">
          <w:marLeft w:val="640"/>
          <w:marRight w:val="0"/>
          <w:marTop w:val="0"/>
          <w:marBottom w:val="0"/>
          <w:divBdr>
            <w:top w:val="none" w:sz="0" w:space="0" w:color="auto"/>
            <w:left w:val="none" w:sz="0" w:space="0" w:color="auto"/>
            <w:bottom w:val="none" w:sz="0" w:space="0" w:color="auto"/>
            <w:right w:val="none" w:sz="0" w:space="0" w:color="auto"/>
          </w:divBdr>
        </w:div>
        <w:div w:id="51202703">
          <w:marLeft w:val="640"/>
          <w:marRight w:val="0"/>
          <w:marTop w:val="0"/>
          <w:marBottom w:val="0"/>
          <w:divBdr>
            <w:top w:val="none" w:sz="0" w:space="0" w:color="auto"/>
            <w:left w:val="none" w:sz="0" w:space="0" w:color="auto"/>
            <w:bottom w:val="none" w:sz="0" w:space="0" w:color="auto"/>
            <w:right w:val="none" w:sz="0" w:space="0" w:color="auto"/>
          </w:divBdr>
        </w:div>
        <w:div w:id="1717773838">
          <w:marLeft w:val="640"/>
          <w:marRight w:val="0"/>
          <w:marTop w:val="0"/>
          <w:marBottom w:val="0"/>
          <w:divBdr>
            <w:top w:val="none" w:sz="0" w:space="0" w:color="auto"/>
            <w:left w:val="none" w:sz="0" w:space="0" w:color="auto"/>
            <w:bottom w:val="none" w:sz="0" w:space="0" w:color="auto"/>
            <w:right w:val="none" w:sz="0" w:space="0" w:color="auto"/>
          </w:divBdr>
        </w:div>
        <w:div w:id="2004239128">
          <w:marLeft w:val="640"/>
          <w:marRight w:val="0"/>
          <w:marTop w:val="0"/>
          <w:marBottom w:val="0"/>
          <w:divBdr>
            <w:top w:val="none" w:sz="0" w:space="0" w:color="auto"/>
            <w:left w:val="none" w:sz="0" w:space="0" w:color="auto"/>
            <w:bottom w:val="none" w:sz="0" w:space="0" w:color="auto"/>
            <w:right w:val="none" w:sz="0" w:space="0" w:color="auto"/>
          </w:divBdr>
        </w:div>
        <w:div w:id="316301764">
          <w:marLeft w:val="640"/>
          <w:marRight w:val="0"/>
          <w:marTop w:val="0"/>
          <w:marBottom w:val="0"/>
          <w:divBdr>
            <w:top w:val="none" w:sz="0" w:space="0" w:color="auto"/>
            <w:left w:val="none" w:sz="0" w:space="0" w:color="auto"/>
            <w:bottom w:val="none" w:sz="0" w:space="0" w:color="auto"/>
            <w:right w:val="none" w:sz="0" w:space="0" w:color="auto"/>
          </w:divBdr>
        </w:div>
        <w:div w:id="1403405256">
          <w:marLeft w:val="640"/>
          <w:marRight w:val="0"/>
          <w:marTop w:val="0"/>
          <w:marBottom w:val="0"/>
          <w:divBdr>
            <w:top w:val="none" w:sz="0" w:space="0" w:color="auto"/>
            <w:left w:val="none" w:sz="0" w:space="0" w:color="auto"/>
            <w:bottom w:val="none" w:sz="0" w:space="0" w:color="auto"/>
            <w:right w:val="none" w:sz="0" w:space="0" w:color="auto"/>
          </w:divBdr>
        </w:div>
        <w:div w:id="1532185991">
          <w:marLeft w:val="640"/>
          <w:marRight w:val="0"/>
          <w:marTop w:val="0"/>
          <w:marBottom w:val="0"/>
          <w:divBdr>
            <w:top w:val="none" w:sz="0" w:space="0" w:color="auto"/>
            <w:left w:val="none" w:sz="0" w:space="0" w:color="auto"/>
            <w:bottom w:val="none" w:sz="0" w:space="0" w:color="auto"/>
            <w:right w:val="none" w:sz="0" w:space="0" w:color="auto"/>
          </w:divBdr>
        </w:div>
        <w:div w:id="1181047991">
          <w:marLeft w:val="640"/>
          <w:marRight w:val="0"/>
          <w:marTop w:val="0"/>
          <w:marBottom w:val="0"/>
          <w:divBdr>
            <w:top w:val="none" w:sz="0" w:space="0" w:color="auto"/>
            <w:left w:val="none" w:sz="0" w:space="0" w:color="auto"/>
            <w:bottom w:val="none" w:sz="0" w:space="0" w:color="auto"/>
            <w:right w:val="none" w:sz="0" w:space="0" w:color="auto"/>
          </w:divBdr>
        </w:div>
        <w:div w:id="81075505">
          <w:marLeft w:val="640"/>
          <w:marRight w:val="0"/>
          <w:marTop w:val="0"/>
          <w:marBottom w:val="0"/>
          <w:divBdr>
            <w:top w:val="none" w:sz="0" w:space="0" w:color="auto"/>
            <w:left w:val="none" w:sz="0" w:space="0" w:color="auto"/>
            <w:bottom w:val="none" w:sz="0" w:space="0" w:color="auto"/>
            <w:right w:val="none" w:sz="0" w:space="0" w:color="auto"/>
          </w:divBdr>
        </w:div>
        <w:div w:id="1830514824">
          <w:marLeft w:val="640"/>
          <w:marRight w:val="0"/>
          <w:marTop w:val="0"/>
          <w:marBottom w:val="0"/>
          <w:divBdr>
            <w:top w:val="none" w:sz="0" w:space="0" w:color="auto"/>
            <w:left w:val="none" w:sz="0" w:space="0" w:color="auto"/>
            <w:bottom w:val="none" w:sz="0" w:space="0" w:color="auto"/>
            <w:right w:val="none" w:sz="0" w:space="0" w:color="auto"/>
          </w:divBdr>
        </w:div>
        <w:div w:id="1264143129">
          <w:marLeft w:val="640"/>
          <w:marRight w:val="0"/>
          <w:marTop w:val="0"/>
          <w:marBottom w:val="0"/>
          <w:divBdr>
            <w:top w:val="none" w:sz="0" w:space="0" w:color="auto"/>
            <w:left w:val="none" w:sz="0" w:space="0" w:color="auto"/>
            <w:bottom w:val="none" w:sz="0" w:space="0" w:color="auto"/>
            <w:right w:val="none" w:sz="0" w:space="0" w:color="auto"/>
          </w:divBdr>
        </w:div>
      </w:divsChild>
    </w:div>
    <w:div w:id="254939988">
      <w:bodyDiv w:val="1"/>
      <w:marLeft w:val="0"/>
      <w:marRight w:val="0"/>
      <w:marTop w:val="0"/>
      <w:marBottom w:val="0"/>
      <w:divBdr>
        <w:top w:val="none" w:sz="0" w:space="0" w:color="auto"/>
        <w:left w:val="none" w:sz="0" w:space="0" w:color="auto"/>
        <w:bottom w:val="none" w:sz="0" w:space="0" w:color="auto"/>
        <w:right w:val="none" w:sz="0" w:space="0" w:color="auto"/>
      </w:divBdr>
    </w:div>
    <w:div w:id="256253571">
      <w:bodyDiv w:val="1"/>
      <w:marLeft w:val="0"/>
      <w:marRight w:val="0"/>
      <w:marTop w:val="0"/>
      <w:marBottom w:val="0"/>
      <w:divBdr>
        <w:top w:val="none" w:sz="0" w:space="0" w:color="auto"/>
        <w:left w:val="none" w:sz="0" w:space="0" w:color="auto"/>
        <w:bottom w:val="none" w:sz="0" w:space="0" w:color="auto"/>
        <w:right w:val="none" w:sz="0" w:space="0" w:color="auto"/>
      </w:divBdr>
    </w:div>
    <w:div w:id="257952327">
      <w:bodyDiv w:val="1"/>
      <w:marLeft w:val="0"/>
      <w:marRight w:val="0"/>
      <w:marTop w:val="0"/>
      <w:marBottom w:val="0"/>
      <w:divBdr>
        <w:top w:val="none" w:sz="0" w:space="0" w:color="auto"/>
        <w:left w:val="none" w:sz="0" w:space="0" w:color="auto"/>
        <w:bottom w:val="none" w:sz="0" w:space="0" w:color="auto"/>
        <w:right w:val="none" w:sz="0" w:space="0" w:color="auto"/>
      </w:divBdr>
    </w:div>
    <w:div w:id="258148423">
      <w:bodyDiv w:val="1"/>
      <w:marLeft w:val="0"/>
      <w:marRight w:val="0"/>
      <w:marTop w:val="0"/>
      <w:marBottom w:val="0"/>
      <w:divBdr>
        <w:top w:val="none" w:sz="0" w:space="0" w:color="auto"/>
        <w:left w:val="none" w:sz="0" w:space="0" w:color="auto"/>
        <w:bottom w:val="none" w:sz="0" w:space="0" w:color="auto"/>
        <w:right w:val="none" w:sz="0" w:space="0" w:color="auto"/>
      </w:divBdr>
      <w:divsChild>
        <w:div w:id="86929999">
          <w:marLeft w:val="640"/>
          <w:marRight w:val="0"/>
          <w:marTop w:val="0"/>
          <w:marBottom w:val="0"/>
          <w:divBdr>
            <w:top w:val="none" w:sz="0" w:space="0" w:color="auto"/>
            <w:left w:val="none" w:sz="0" w:space="0" w:color="auto"/>
            <w:bottom w:val="none" w:sz="0" w:space="0" w:color="auto"/>
            <w:right w:val="none" w:sz="0" w:space="0" w:color="auto"/>
          </w:divBdr>
        </w:div>
        <w:div w:id="1945377539">
          <w:marLeft w:val="640"/>
          <w:marRight w:val="0"/>
          <w:marTop w:val="0"/>
          <w:marBottom w:val="0"/>
          <w:divBdr>
            <w:top w:val="none" w:sz="0" w:space="0" w:color="auto"/>
            <w:left w:val="none" w:sz="0" w:space="0" w:color="auto"/>
            <w:bottom w:val="none" w:sz="0" w:space="0" w:color="auto"/>
            <w:right w:val="none" w:sz="0" w:space="0" w:color="auto"/>
          </w:divBdr>
        </w:div>
        <w:div w:id="1583291791">
          <w:marLeft w:val="640"/>
          <w:marRight w:val="0"/>
          <w:marTop w:val="0"/>
          <w:marBottom w:val="0"/>
          <w:divBdr>
            <w:top w:val="none" w:sz="0" w:space="0" w:color="auto"/>
            <w:left w:val="none" w:sz="0" w:space="0" w:color="auto"/>
            <w:bottom w:val="none" w:sz="0" w:space="0" w:color="auto"/>
            <w:right w:val="none" w:sz="0" w:space="0" w:color="auto"/>
          </w:divBdr>
        </w:div>
        <w:div w:id="292247080">
          <w:marLeft w:val="640"/>
          <w:marRight w:val="0"/>
          <w:marTop w:val="0"/>
          <w:marBottom w:val="0"/>
          <w:divBdr>
            <w:top w:val="none" w:sz="0" w:space="0" w:color="auto"/>
            <w:left w:val="none" w:sz="0" w:space="0" w:color="auto"/>
            <w:bottom w:val="none" w:sz="0" w:space="0" w:color="auto"/>
            <w:right w:val="none" w:sz="0" w:space="0" w:color="auto"/>
          </w:divBdr>
        </w:div>
        <w:div w:id="1341080874">
          <w:marLeft w:val="640"/>
          <w:marRight w:val="0"/>
          <w:marTop w:val="0"/>
          <w:marBottom w:val="0"/>
          <w:divBdr>
            <w:top w:val="none" w:sz="0" w:space="0" w:color="auto"/>
            <w:left w:val="none" w:sz="0" w:space="0" w:color="auto"/>
            <w:bottom w:val="none" w:sz="0" w:space="0" w:color="auto"/>
            <w:right w:val="none" w:sz="0" w:space="0" w:color="auto"/>
          </w:divBdr>
        </w:div>
        <w:div w:id="104541776">
          <w:marLeft w:val="640"/>
          <w:marRight w:val="0"/>
          <w:marTop w:val="0"/>
          <w:marBottom w:val="0"/>
          <w:divBdr>
            <w:top w:val="none" w:sz="0" w:space="0" w:color="auto"/>
            <w:left w:val="none" w:sz="0" w:space="0" w:color="auto"/>
            <w:bottom w:val="none" w:sz="0" w:space="0" w:color="auto"/>
            <w:right w:val="none" w:sz="0" w:space="0" w:color="auto"/>
          </w:divBdr>
        </w:div>
        <w:div w:id="949240990">
          <w:marLeft w:val="640"/>
          <w:marRight w:val="0"/>
          <w:marTop w:val="0"/>
          <w:marBottom w:val="0"/>
          <w:divBdr>
            <w:top w:val="none" w:sz="0" w:space="0" w:color="auto"/>
            <w:left w:val="none" w:sz="0" w:space="0" w:color="auto"/>
            <w:bottom w:val="none" w:sz="0" w:space="0" w:color="auto"/>
            <w:right w:val="none" w:sz="0" w:space="0" w:color="auto"/>
          </w:divBdr>
        </w:div>
        <w:div w:id="2032754848">
          <w:marLeft w:val="640"/>
          <w:marRight w:val="0"/>
          <w:marTop w:val="0"/>
          <w:marBottom w:val="0"/>
          <w:divBdr>
            <w:top w:val="none" w:sz="0" w:space="0" w:color="auto"/>
            <w:left w:val="none" w:sz="0" w:space="0" w:color="auto"/>
            <w:bottom w:val="none" w:sz="0" w:space="0" w:color="auto"/>
            <w:right w:val="none" w:sz="0" w:space="0" w:color="auto"/>
          </w:divBdr>
        </w:div>
        <w:div w:id="2085368931">
          <w:marLeft w:val="640"/>
          <w:marRight w:val="0"/>
          <w:marTop w:val="0"/>
          <w:marBottom w:val="0"/>
          <w:divBdr>
            <w:top w:val="none" w:sz="0" w:space="0" w:color="auto"/>
            <w:left w:val="none" w:sz="0" w:space="0" w:color="auto"/>
            <w:bottom w:val="none" w:sz="0" w:space="0" w:color="auto"/>
            <w:right w:val="none" w:sz="0" w:space="0" w:color="auto"/>
          </w:divBdr>
        </w:div>
        <w:div w:id="1584611140">
          <w:marLeft w:val="640"/>
          <w:marRight w:val="0"/>
          <w:marTop w:val="0"/>
          <w:marBottom w:val="0"/>
          <w:divBdr>
            <w:top w:val="none" w:sz="0" w:space="0" w:color="auto"/>
            <w:left w:val="none" w:sz="0" w:space="0" w:color="auto"/>
            <w:bottom w:val="none" w:sz="0" w:space="0" w:color="auto"/>
            <w:right w:val="none" w:sz="0" w:space="0" w:color="auto"/>
          </w:divBdr>
        </w:div>
        <w:div w:id="684677435">
          <w:marLeft w:val="640"/>
          <w:marRight w:val="0"/>
          <w:marTop w:val="0"/>
          <w:marBottom w:val="0"/>
          <w:divBdr>
            <w:top w:val="none" w:sz="0" w:space="0" w:color="auto"/>
            <w:left w:val="none" w:sz="0" w:space="0" w:color="auto"/>
            <w:bottom w:val="none" w:sz="0" w:space="0" w:color="auto"/>
            <w:right w:val="none" w:sz="0" w:space="0" w:color="auto"/>
          </w:divBdr>
        </w:div>
        <w:div w:id="1600869185">
          <w:marLeft w:val="640"/>
          <w:marRight w:val="0"/>
          <w:marTop w:val="0"/>
          <w:marBottom w:val="0"/>
          <w:divBdr>
            <w:top w:val="none" w:sz="0" w:space="0" w:color="auto"/>
            <w:left w:val="none" w:sz="0" w:space="0" w:color="auto"/>
            <w:bottom w:val="none" w:sz="0" w:space="0" w:color="auto"/>
            <w:right w:val="none" w:sz="0" w:space="0" w:color="auto"/>
          </w:divBdr>
        </w:div>
        <w:div w:id="280763665">
          <w:marLeft w:val="640"/>
          <w:marRight w:val="0"/>
          <w:marTop w:val="0"/>
          <w:marBottom w:val="0"/>
          <w:divBdr>
            <w:top w:val="none" w:sz="0" w:space="0" w:color="auto"/>
            <w:left w:val="none" w:sz="0" w:space="0" w:color="auto"/>
            <w:bottom w:val="none" w:sz="0" w:space="0" w:color="auto"/>
            <w:right w:val="none" w:sz="0" w:space="0" w:color="auto"/>
          </w:divBdr>
        </w:div>
        <w:div w:id="491220367">
          <w:marLeft w:val="640"/>
          <w:marRight w:val="0"/>
          <w:marTop w:val="0"/>
          <w:marBottom w:val="0"/>
          <w:divBdr>
            <w:top w:val="none" w:sz="0" w:space="0" w:color="auto"/>
            <w:left w:val="none" w:sz="0" w:space="0" w:color="auto"/>
            <w:bottom w:val="none" w:sz="0" w:space="0" w:color="auto"/>
            <w:right w:val="none" w:sz="0" w:space="0" w:color="auto"/>
          </w:divBdr>
        </w:div>
        <w:div w:id="711539391">
          <w:marLeft w:val="640"/>
          <w:marRight w:val="0"/>
          <w:marTop w:val="0"/>
          <w:marBottom w:val="0"/>
          <w:divBdr>
            <w:top w:val="none" w:sz="0" w:space="0" w:color="auto"/>
            <w:left w:val="none" w:sz="0" w:space="0" w:color="auto"/>
            <w:bottom w:val="none" w:sz="0" w:space="0" w:color="auto"/>
            <w:right w:val="none" w:sz="0" w:space="0" w:color="auto"/>
          </w:divBdr>
        </w:div>
        <w:div w:id="1466239606">
          <w:marLeft w:val="640"/>
          <w:marRight w:val="0"/>
          <w:marTop w:val="0"/>
          <w:marBottom w:val="0"/>
          <w:divBdr>
            <w:top w:val="none" w:sz="0" w:space="0" w:color="auto"/>
            <w:left w:val="none" w:sz="0" w:space="0" w:color="auto"/>
            <w:bottom w:val="none" w:sz="0" w:space="0" w:color="auto"/>
            <w:right w:val="none" w:sz="0" w:space="0" w:color="auto"/>
          </w:divBdr>
        </w:div>
        <w:div w:id="1382049374">
          <w:marLeft w:val="640"/>
          <w:marRight w:val="0"/>
          <w:marTop w:val="0"/>
          <w:marBottom w:val="0"/>
          <w:divBdr>
            <w:top w:val="none" w:sz="0" w:space="0" w:color="auto"/>
            <w:left w:val="none" w:sz="0" w:space="0" w:color="auto"/>
            <w:bottom w:val="none" w:sz="0" w:space="0" w:color="auto"/>
            <w:right w:val="none" w:sz="0" w:space="0" w:color="auto"/>
          </w:divBdr>
        </w:div>
        <w:div w:id="1479611237">
          <w:marLeft w:val="640"/>
          <w:marRight w:val="0"/>
          <w:marTop w:val="0"/>
          <w:marBottom w:val="0"/>
          <w:divBdr>
            <w:top w:val="none" w:sz="0" w:space="0" w:color="auto"/>
            <w:left w:val="none" w:sz="0" w:space="0" w:color="auto"/>
            <w:bottom w:val="none" w:sz="0" w:space="0" w:color="auto"/>
            <w:right w:val="none" w:sz="0" w:space="0" w:color="auto"/>
          </w:divBdr>
        </w:div>
        <w:div w:id="452795203">
          <w:marLeft w:val="640"/>
          <w:marRight w:val="0"/>
          <w:marTop w:val="0"/>
          <w:marBottom w:val="0"/>
          <w:divBdr>
            <w:top w:val="none" w:sz="0" w:space="0" w:color="auto"/>
            <w:left w:val="none" w:sz="0" w:space="0" w:color="auto"/>
            <w:bottom w:val="none" w:sz="0" w:space="0" w:color="auto"/>
            <w:right w:val="none" w:sz="0" w:space="0" w:color="auto"/>
          </w:divBdr>
        </w:div>
        <w:div w:id="1576167706">
          <w:marLeft w:val="640"/>
          <w:marRight w:val="0"/>
          <w:marTop w:val="0"/>
          <w:marBottom w:val="0"/>
          <w:divBdr>
            <w:top w:val="none" w:sz="0" w:space="0" w:color="auto"/>
            <w:left w:val="none" w:sz="0" w:space="0" w:color="auto"/>
            <w:bottom w:val="none" w:sz="0" w:space="0" w:color="auto"/>
            <w:right w:val="none" w:sz="0" w:space="0" w:color="auto"/>
          </w:divBdr>
        </w:div>
        <w:div w:id="1032149768">
          <w:marLeft w:val="640"/>
          <w:marRight w:val="0"/>
          <w:marTop w:val="0"/>
          <w:marBottom w:val="0"/>
          <w:divBdr>
            <w:top w:val="none" w:sz="0" w:space="0" w:color="auto"/>
            <w:left w:val="none" w:sz="0" w:space="0" w:color="auto"/>
            <w:bottom w:val="none" w:sz="0" w:space="0" w:color="auto"/>
            <w:right w:val="none" w:sz="0" w:space="0" w:color="auto"/>
          </w:divBdr>
        </w:div>
        <w:div w:id="1583445976">
          <w:marLeft w:val="640"/>
          <w:marRight w:val="0"/>
          <w:marTop w:val="0"/>
          <w:marBottom w:val="0"/>
          <w:divBdr>
            <w:top w:val="none" w:sz="0" w:space="0" w:color="auto"/>
            <w:left w:val="none" w:sz="0" w:space="0" w:color="auto"/>
            <w:bottom w:val="none" w:sz="0" w:space="0" w:color="auto"/>
            <w:right w:val="none" w:sz="0" w:space="0" w:color="auto"/>
          </w:divBdr>
        </w:div>
        <w:div w:id="994409972">
          <w:marLeft w:val="640"/>
          <w:marRight w:val="0"/>
          <w:marTop w:val="0"/>
          <w:marBottom w:val="0"/>
          <w:divBdr>
            <w:top w:val="none" w:sz="0" w:space="0" w:color="auto"/>
            <w:left w:val="none" w:sz="0" w:space="0" w:color="auto"/>
            <w:bottom w:val="none" w:sz="0" w:space="0" w:color="auto"/>
            <w:right w:val="none" w:sz="0" w:space="0" w:color="auto"/>
          </w:divBdr>
        </w:div>
        <w:div w:id="618149704">
          <w:marLeft w:val="640"/>
          <w:marRight w:val="0"/>
          <w:marTop w:val="0"/>
          <w:marBottom w:val="0"/>
          <w:divBdr>
            <w:top w:val="none" w:sz="0" w:space="0" w:color="auto"/>
            <w:left w:val="none" w:sz="0" w:space="0" w:color="auto"/>
            <w:bottom w:val="none" w:sz="0" w:space="0" w:color="auto"/>
            <w:right w:val="none" w:sz="0" w:space="0" w:color="auto"/>
          </w:divBdr>
        </w:div>
        <w:div w:id="1529681747">
          <w:marLeft w:val="640"/>
          <w:marRight w:val="0"/>
          <w:marTop w:val="0"/>
          <w:marBottom w:val="0"/>
          <w:divBdr>
            <w:top w:val="none" w:sz="0" w:space="0" w:color="auto"/>
            <w:left w:val="none" w:sz="0" w:space="0" w:color="auto"/>
            <w:bottom w:val="none" w:sz="0" w:space="0" w:color="auto"/>
            <w:right w:val="none" w:sz="0" w:space="0" w:color="auto"/>
          </w:divBdr>
        </w:div>
        <w:div w:id="1205368880">
          <w:marLeft w:val="640"/>
          <w:marRight w:val="0"/>
          <w:marTop w:val="0"/>
          <w:marBottom w:val="0"/>
          <w:divBdr>
            <w:top w:val="none" w:sz="0" w:space="0" w:color="auto"/>
            <w:left w:val="none" w:sz="0" w:space="0" w:color="auto"/>
            <w:bottom w:val="none" w:sz="0" w:space="0" w:color="auto"/>
            <w:right w:val="none" w:sz="0" w:space="0" w:color="auto"/>
          </w:divBdr>
        </w:div>
        <w:div w:id="1749497079">
          <w:marLeft w:val="640"/>
          <w:marRight w:val="0"/>
          <w:marTop w:val="0"/>
          <w:marBottom w:val="0"/>
          <w:divBdr>
            <w:top w:val="none" w:sz="0" w:space="0" w:color="auto"/>
            <w:left w:val="none" w:sz="0" w:space="0" w:color="auto"/>
            <w:bottom w:val="none" w:sz="0" w:space="0" w:color="auto"/>
            <w:right w:val="none" w:sz="0" w:space="0" w:color="auto"/>
          </w:divBdr>
        </w:div>
        <w:div w:id="1838811828">
          <w:marLeft w:val="640"/>
          <w:marRight w:val="0"/>
          <w:marTop w:val="0"/>
          <w:marBottom w:val="0"/>
          <w:divBdr>
            <w:top w:val="none" w:sz="0" w:space="0" w:color="auto"/>
            <w:left w:val="none" w:sz="0" w:space="0" w:color="auto"/>
            <w:bottom w:val="none" w:sz="0" w:space="0" w:color="auto"/>
            <w:right w:val="none" w:sz="0" w:space="0" w:color="auto"/>
          </w:divBdr>
        </w:div>
        <w:div w:id="645168010">
          <w:marLeft w:val="640"/>
          <w:marRight w:val="0"/>
          <w:marTop w:val="0"/>
          <w:marBottom w:val="0"/>
          <w:divBdr>
            <w:top w:val="none" w:sz="0" w:space="0" w:color="auto"/>
            <w:left w:val="none" w:sz="0" w:space="0" w:color="auto"/>
            <w:bottom w:val="none" w:sz="0" w:space="0" w:color="auto"/>
            <w:right w:val="none" w:sz="0" w:space="0" w:color="auto"/>
          </w:divBdr>
        </w:div>
        <w:div w:id="2136290641">
          <w:marLeft w:val="640"/>
          <w:marRight w:val="0"/>
          <w:marTop w:val="0"/>
          <w:marBottom w:val="0"/>
          <w:divBdr>
            <w:top w:val="none" w:sz="0" w:space="0" w:color="auto"/>
            <w:left w:val="none" w:sz="0" w:space="0" w:color="auto"/>
            <w:bottom w:val="none" w:sz="0" w:space="0" w:color="auto"/>
            <w:right w:val="none" w:sz="0" w:space="0" w:color="auto"/>
          </w:divBdr>
        </w:div>
      </w:divsChild>
    </w:div>
    <w:div w:id="258569059">
      <w:bodyDiv w:val="1"/>
      <w:marLeft w:val="0"/>
      <w:marRight w:val="0"/>
      <w:marTop w:val="0"/>
      <w:marBottom w:val="0"/>
      <w:divBdr>
        <w:top w:val="none" w:sz="0" w:space="0" w:color="auto"/>
        <w:left w:val="none" w:sz="0" w:space="0" w:color="auto"/>
        <w:bottom w:val="none" w:sz="0" w:space="0" w:color="auto"/>
        <w:right w:val="none" w:sz="0" w:space="0" w:color="auto"/>
      </w:divBdr>
    </w:div>
    <w:div w:id="258951046">
      <w:bodyDiv w:val="1"/>
      <w:marLeft w:val="0"/>
      <w:marRight w:val="0"/>
      <w:marTop w:val="0"/>
      <w:marBottom w:val="0"/>
      <w:divBdr>
        <w:top w:val="none" w:sz="0" w:space="0" w:color="auto"/>
        <w:left w:val="none" w:sz="0" w:space="0" w:color="auto"/>
        <w:bottom w:val="none" w:sz="0" w:space="0" w:color="auto"/>
        <w:right w:val="none" w:sz="0" w:space="0" w:color="auto"/>
      </w:divBdr>
    </w:div>
    <w:div w:id="259220598">
      <w:bodyDiv w:val="1"/>
      <w:marLeft w:val="0"/>
      <w:marRight w:val="0"/>
      <w:marTop w:val="0"/>
      <w:marBottom w:val="0"/>
      <w:divBdr>
        <w:top w:val="none" w:sz="0" w:space="0" w:color="auto"/>
        <w:left w:val="none" w:sz="0" w:space="0" w:color="auto"/>
        <w:bottom w:val="none" w:sz="0" w:space="0" w:color="auto"/>
        <w:right w:val="none" w:sz="0" w:space="0" w:color="auto"/>
      </w:divBdr>
    </w:div>
    <w:div w:id="259221343">
      <w:bodyDiv w:val="1"/>
      <w:marLeft w:val="0"/>
      <w:marRight w:val="0"/>
      <w:marTop w:val="0"/>
      <w:marBottom w:val="0"/>
      <w:divBdr>
        <w:top w:val="none" w:sz="0" w:space="0" w:color="auto"/>
        <w:left w:val="none" w:sz="0" w:space="0" w:color="auto"/>
        <w:bottom w:val="none" w:sz="0" w:space="0" w:color="auto"/>
        <w:right w:val="none" w:sz="0" w:space="0" w:color="auto"/>
      </w:divBdr>
    </w:div>
    <w:div w:id="259410645">
      <w:bodyDiv w:val="1"/>
      <w:marLeft w:val="0"/>
      <w:marRight w:val="0"/>
      <w:marTop w:val="0"/>
      <w:marBottom w:val="0"/>
      <w:divBdr>
        <w:top w:val="none" w:sz="0" w:space="0" w:color="auto"/>
        <w:left w:val="none" w:sz="0" w:space="0" w:color="auto"/>
        <w:bottom w:val="none" w:sz="0" w:space="0" w:color="auto"/>
        <w:right w:val="none" w:sz="0" w:space="0" w:color="auto"/>
      </w:divBdr>
    </w:div>
    <w:div w:id="259997702">
      <w:bodyDiv w:val="1"/>
      <w:marLeft w:val="0"/>
      <w:marRight w:val="0"/>
      <w:marTop w:val="0"/>
      <w:marBottom w:val="0"/>
      <w:divBdr>
        <w:top w:val="none" w:sz="0" w:space="0" w:color="auto"/>
        <w:left w:val="none" w:sz="0" w:space="0" w:color="auto"/>
        <w:bottom w:val="none" w:sz="0" w:space="0" w:color="auto"/>
        <w:right w:val="none" w:sz="0" w:space="0" w:color="auto"/>
      </w:divBdr>
    </w:div>
    <w:div w:id="260721118">
      <w:bodyDiv w:val="1"/>
      <w:marLeft w:val="0"/>
      <w:marRight w:val="0"/>
      <w:marTop w:val="0"/>
      <w:marBottom w:val="0"/>
      <w:divBdr>
        <w:top w:val="none" w:sz="0" w:space="0" w:color="auto"/>
        <w:left w:val="none" w:sz="0" w:space="0" w:color="auto"/>
        <w:bottom w:val="none" w:sz="0" w:space="0" w:color="auto"/>
        <w:right w:val="none" w:sz="0" w:space="0" w:color="auto"/>
      </w:divBdr>
    </w:div>
    <w:div w:id="261226760">
      <w:bodyDiv w:val="1"/>
      <w:marLeft w:val="0"/>
      <w:marRight w:val="0"/>
      <w:marTop w:val="0"/>
      <w:marBottom w:val="0"/>
      <w:divBdr>
        <w:top w:val="none" w:sz="0" w:space="0" w:color="auto"/>
        <w:left w:val="none" w:sz="0" w:space="0" w:color="auto"/>
        <w:bottom w:val="none" w:sz="0" w:space="0" w:color="auto"/>
        <w:right w:val="none" w:sz="0" w:space="0" w:color="auto"/>
      </w:divBdr>
    </w:div>
    <w:div w:id="261257589">
      <w:bodyDiv w:val="1"/>
      <w:marLeft w:val="0"/>
      <w:marRight w:val="0"/>
      <w:marTop w:val="0"/>
      <w:marBottom w:val="0"/>
      <w:divBdr>
        <w:top w:val="none" w:sz="0" w:space="0" w:color="auto"/>
        <w:left w:val="none" w:sz="0" w:space="0" w:color="auto"/>
        <w:bottom w:val="none" w:sz="0" w:space="0" w:color="auto"/>
        <w:right w:val="none" w:sz="0" w:space="0" w:color="auto"/>
      </w:divBdr>
    </w:div>
    <w:div w:id="261568885">
      <w:bodyDiv w:val="1"/>
      <w:marLeft w:val="0"/>
      <w:marRight w:val="0"/>
      <w:marTop w:val="0"/>
      <w:marBottom w:val="0"/>
      <w:divBdr>
        <w:top w:val="none" w:sz="0" w:space="0" w:color="auto"/>
        <w:left w:val="none" w:sz="0" w:space="0" w:color="auto"/>
        <w:bottom w:val="none" w:sz="0" w:space="0" w:color="auto"/>
        <w:right w:val="none" w:sz="0" w:space="0" w:color="auto"/>
      </w:divBdr>
    </w:div>
    <w:div w:id="262305790">
      <w:bodyDiv w:val="1"/>
      <w:marLeft w:val="0"/>
      <w:marRight w:val="0"/>
      <w:marTop w:val="0"/>
      <w:marBottom w:val="0"/>
      <w:divBdr>
        <w:top w:val="none" w:sz="0" w:space="0" w:color="auto"/>
        <w:left w:val="none" w:sz="0" w:space="0" w:color="auto"/>
        <w:bottom w:val="none" w:sz="0" w:space="0" w:color="auto"/>
        <w:right w:val="none" w:sz="0" w:space="0" w:color="auto"/>
      </w:divBdr>
    </w:div>
    <w:div w:id="262307808">
      <w:bodyDiv w:val="1"/>
      <w:marLeft w:val="0"/>
      <w:marRight w:val="0"/>
      <w:marTop w:val="0"/>
      <w:marBottom w:val="0"/>
      <w:divBdr>
        <w:top w:val="none" w:sz="0" w:space="0" w:color="auto"/>
        <w:left w:val="none" w:sz="0" w:space="0" w:color="auto"/>
        <w:bottom w:val="none" w:sz="0" w:space="0" w:color="auto"/>
        <w:right w:val="none" w:sz="0" w:space="0" w:color="auto"/>
      </w:divBdr>
    </w:div>
    <w:div w:id="262953695">
      <w:bodyDiv w:val="1"/>
      <w:marLeft w:val="0"/>
      <w:marRight w:val="0"/>
      <w:marTop w:val="0"/>
      <w:marBottom w:val="0"/>
      <w:divBdr>
        <w:top w:val="none" w:sz="0" w:space="0" w:color="auto"/>
        <w:left w:val="none" w:sz="0" w:space="0" w:color="auto"/>
        <w:bottom w:val="none" w:sz="0" w:space="0" w:color="auto"/>
        <w:right w:val="none" w:sz="0" w:space="0" w:color="auto"/>
      </w:divBdr>
    </w:div>
    <w:div w:id="263343652">
      <w:bodyDiv w:val="1"/>
      <w:marLeft w:val="0"/>
      <w:marRight w:val="0"/>
      <w:marTop w:val="0"/>
      <w:marBottom w:val="0"/>
      <w:divBdr>
        <w:top w:val="none" w:sz="0" w:space="0" w:color="auto"/>
        <w:left w:val="none" w:sz="0" w:space="0" w:color="auto"/>
        <w:bottom w:val="none" w:sz="0" w:space="0" w:color="auto"/>
        <w:right w:val="none" w:sz="0" w:space="0" w:color="auto"/>
      </w:divBdr>
    </w:div>
    <w:div w:id="263538441">
      <w:bodyDiv w:val="1"/>
      <w:marLeft w:val="0"/>
      <w:marRight w:val="0"/>
      <w:marTop w:val="0"/>
      <w:marBottom w:val="0"/>
      <w:divBdr>
        <w:top w:val="none" w:sz="0" w:space="0" w:color="auto"/>
        <w:left w:val="none" w:sz="0" w:space="0" w:color="auto"/>
        <w:bottom w:val="none" w:sz="0" w:space="0" w:color="auto"/>
        <w:right w:val="none" w:sz="0" w:space="0" w:color="auto"/>
      </w:divBdr>
    </w:div>
    <w:div w:id="263809453">
      <w:bodyDiv w:val="1"/>
      <w:marLeft w:val="0"/>
      <w:marRight w:val="0"/>
      <w:marTop w:val="0"/>
      <w:marBottom w:val="0"/>
      <w:divBdr>
        <w:top w:val="none" w:sz="0" w:space="0" w:color="auto"/>
        <w:left w:val="none" w:sz="0" w:space="0" w:color="auto"/>
        <w:bottom w:val="none" w:sz="0" w:space="0" w:color="auto"/>
        <w:right w:val="none" w:sz="0" w:space="0" w:color="auto"/>
      </w:divBdr>
    </w:div>
    <w:div w:id="264072556">
      <w:bodyDiv w:val="1"/>
      <w:marLeft w:val="0"/>
      <w:marRight w:val="0"/>
      <w:marTop w:val="0"/>
      <w:marBottom w:val="0"/>
      <w:divBdr>
        <w:top w:val="none" w:sz="0" w:space="0" w:color="auto"/>
        <w:left w:val="none" w:sz="0" w:space="0" w:color="auto"/>
        <w:bottom w:val="none" w:sz="0" w:space="0" w:color="auto"/>
        <w:right w:val="none" w:sz="0" w:space="0" w:color="auto"/>
      </w:divBdr>
    </w:div>
    <w:div w:id="264848950">
      <w:bodyDiv w:val="1"/>
      <w:marLeft w:val="0"/>
      <w:marRight w:val="0"/>
      <w:marTop w:val="0"/>
      <w:marBottom w:val="0"/>
      <w:divBdr>
        <w:top w:val="none" w:sz="0" w:space="0" w:color="auto"/>
        <w:left w:val="none" w:sz="0" w:space="0" w:color="auto"/>
        <w:bottom w:val="none" w:sz="0" w:space="0" w:color="auto"/>
        <w:right w:val="none" w:sz="0" w:space="0" w:color="auto"/>
      </w:divBdr>
    </w:div>
    <w:div w:id="266276639">
      <w:bodyDiv w:val="1"/>
      <w:marLeft w:val="0"/>
      <w:marRight w:val="0"/>
      <w:marTop w:val="0"/>
      <w:marBottom w:val="0"/>
      <w:divBdr>
        <w:top w:val="none" w:sz="0" w:space="0" w:color="auto"/>
        <w:left w:val="none" w:sz="0" w:space="0" w:color="auto"/>
        <w:bottom w:val="none" w:sz="0" w:space="0" w:color="auto"/>
        <w:right w:val="none" w:sz="0" w:space="0" w:color="auto"/>
      </w:divBdr>
    </w:div>
    <w:div w:id="266887793">
      <w:bodyDiv w:val="1"/>
      <w:marLeft w:val="0"/>
      <w:marRight w:val="0"/>
      <w:marTop w:val="0"/>
      <w:marBottom w:val="0"/>
      <w:divBdr>
        <w:top w:val="none" w:sz="0" w:space="0" w:color="auto"/>
        <w:left w:val="none" w:sz="0" w:space="0" w:color="auto"/>
        <w:bottom w:val="none" w:sz="0" w:space="0" w:color="auto"/>
        <w:right w:val="none" w:sz="0" w:space="0" w:color="auto"/>
      </w:divBdr>
    </w:div>
    <w:div w:id="267004990">
      <w:bodyDiv w:val="1"/>
      <w:marLeft w:val="0"/>
      <w:marRight w:val="0"/>
      <w:marTop w:val="0"/>
      <w:marBottom w:val="0"/>
      <w:divBdr>
        <w:top w:val="none" w:sz="0" w:space="0" w:color="auto"/>
        <w:left w:val="none" w:sz="0" w:space="0" w:color="auto"/>
        <w:bottom w:val="none" w:sz="0" w:space="0" w:color="auto"/>
        <w:right w:val="none" w:sz="0" w:space="0" w:color="auto"/>
      </w:divBdr>
      <w:divsChild>
        <w:div w:id="1771120739">
          <w:marLeft w:val="480"/>
          <w:marRight w:val="0"/>
          <w:marTop w:val="0"/>
          <w:marBottom w:val="0"/>
          <w:divBdr>
            <w:top w:val="none" w:sz="0" w:space="0" w:color="auto"/>
            <w:left w:val="none" w:sz="0" w:space="0" w:color="auto"/>
            <w:bottom w:val="none" w:sz="0" w:space="0" w:color="auto"/>
            <w:right w:val="none" w:sz="0" w:space="0" w:color="auto"/>
          </w:divBdr>
        </w:div>
        <w:div w:id="1696493646">
          <w:marLeft w:val="480"/>
          <w:marRight w:val="0"/>
          <w:marTop w:val="0"/>
          <w:marBottom w:val="0"/>
          <w:divBdr>
            <w:top w:val="none" w:sz="0" w:space="0" w:color="auto"/>
            <w:left w:val="none" w:sz="0" w:space="0" w:color="auto"/>
            <w:bottom w:val="none" w:sz="0" w:space="0" w:color="auto"/>
            <w:right w:val="none" w:sz="0" w:space="0" w:color="auto"/>
          </w:divBdr>
        </w:div>
        <w:div w:id="2007202661">
          <w:marLeft w:val="480"/>
          <w:marRight w:val="0"/>
          <w:marTop w:val="0"/>
          <w:marBottom w:val="0"/>
          <w:divBdr>
            <w:top w:val="none" w:sz="0" w:space="0" w:color="auto"/>
            <w:left w:val="none" w:sz="0" w:space="0" w:color="auto"/>
            <w:bottom w:val="none" w:sz="0" w:space="0" w:color="auto"/>
            <w:right w:val="none" w:sz="0" w:space="0" w:color="auto"/>
          </w:divBdr>
        </w:div>
        <w:div w:id="26569917">
          <w:marLeft w:val="480"/>
          <w:marRight w:val="0"/>
          <w:marTop w:val="0"/>
          <w:marBottom w:val="0"/>
          <w:divBdr>
            <w:top w:val="none" w:sz="0" w:space="0" w:color="auto"/>
            <w:left w:val="none" w:sz="0" w:space="0" w:color="auto"/>
            <w:bottom w:val="none" w:sz="0" w:space="0" w:color="auto"/>
            <w:right w:val="none" w:sz="0" w:space="0" w:color="auto"/>
          </w:divBdr>
        </w:div>
        <w:div w:id="997921121">
          <w:marLeft w:val="480"/>
          <w:marRight w:val="0"/>
          <w:marTop w:val="0"/>
          <w:marBottom w:val="0"/>
          <w:divBdr>
            <w:top w:val="none" w:sz="0" w:space="0" w:color="auto"/>
            <w:left w:val="none" w:sz="0" w:space="0" w:color="auto"/>
            <w:bottom w:val="none" w:sz="0" w:space="0" w:color="auto"/>
            <w:right w:val="none" w:sz="0" w:space="0" w:color="auto"/>
          </w:divBdr>
        </w:div>
        <w:div w:id="1120152660">
          <w:marLeft w:val="480"/>
          <w:marRight w:val="0"/>
          <w:marTop w:val="0"/>
          <w:marBottom w:val="0"/>
          <w:divBdr>
            <w:top w:val="none" w:sz="0" w:space="0" w:color="auto"/>
            <w:left w:val="none" w:sz="0" w:space="0" w:color="auto"/>
            <w:bottom w:val="none" w:sz="0" w:space="0" w:color="auto"/>
            <w:right w:val="none" w:sz="0" w:space="0" w:color="auto"/>
          </w:divBdr>
        </w:div>
        <w:div w:id="420570951">
          <w:marLeft w:val="480"/>
          <w:marRight w:val="0"/>
          <w:marTop w:val="0"/>
          <w:marBottom w:val="0"/>
          <w:divBdr>
            <w:top w:val="none" w:sz="0" w:space="0" w:color="auto"/>
            <w:left w:val="none" w:sz="0" w:space="0" w:color="auto"/>
            <w:bottom w:val="none" w:sz="0" w:space="0" w:color="auto"/>
            <w:right w:val="none" w:sz="0" w:space="0" w:color="auto"/>
          </w:divBdr>
        </w:div>
        <w:div w:id="1071587281">
          <w:marLeft w:val="480"/>
          <w:marRight w:val="0"/>
          <w:marTop w:val="0"/>
          <w:marBottom w:val="0"/>
          <w:divBdr>
            <w:top w:val="none" w:sz="0" w:space="0" w:color="auto"/>
            <w:left w:val="none" w:sz="0" w:space="0" w:color="auto"/>
            <w:bottom w:val="none" w:sz="0" w:space="0" w:color="auto"/>
            <w:right w:val="none" w:sz="0" w:space="0" w:color="auto"/>
          </w:divBdr>
        </w:div>
        <w:div w:id="732049939">
          <w:marLeft w:val="480"/>
          <w:marRight w:val="0"/>
          <w:marTop w:val="0"/>
          <w:marBottom w:val="0"/>
          <w:divBdr>
            <w:top w:val="none" w:sz="0" w:space="0" w:color="auto"/>
            <w:left w:val="none" w:sz="0" w:space="0" w:color="auto"/>
            <w:bottom w:val="none" w:sz="0" w:space="0" w:color="auto"/>
            <w:right w:val="none" w:sz="0" w:space="0" w:color="auto"/>
          </w:divBdr>
        </w:div>
        <w:div w:id="555513349">
          <w:marLeft w:val="480"/>
          <w:marRight w:val="0"/>
          <w:marTop w:val="0"/>
          <w:marBottom w:val="0"/>
          <w:divBdr>
            <w:top w:val="none" w:sz="0" w:space="0" w:color="auto"/>
            <w:left w:val="none" w:sz="0" w:space="0" w:color="auto"/>
            <w:bottom w:val="none" w:sz="0" w:space="0" w:color="auto"/>
            <w:right w:val="none" w:sz="0" w:space="0" w:color="auto"/>
          </w:divBdr>
        </w:div>
        <w:div w:id="1059087709">
          <w:marLeft w:val="480"/>
          <w:marRight w:val="0"/>
          <w:marTop w:val="0"/>
          <w:marBottom w:val="0"/>
          <w:divBdr>
            <w:top w:val="none" w:sz="0" w:space="0" w:color="auto"/>
            <w:left w:val="none" w:sz="0" w:space="0" w:color="auto"/>
            <w:bottom w:val="none" w:sz="0" w:space="0" w:color="auto"/>
            <w:right w:val="none" w:sz="0" w:space="0" w:color="auto"/>
          </w:divBdr>
        </w:div>
        <w:div w:id="1131023083">
          <w:marLeft w:val="480"/>
          <w:marRight w:val="0"/>
          <w:marTop w:val="0"/>
          <w:marBottom w:val="0"/>
          <w:divBdr>
            <w:top w:val="none" w:sz="0" w:space="0" w:color="auto"/>
            <w:left w:val="none" w:sz="0" w:space="0" w:color="auto"/>
            <w:bottom w:val="none" w:sz="0" w:space="0" w:color="auto"/>
            <w:right w:val="none" w:sz="0" w:space="0" w:color="auto"/>
          </w:divBdr>
        </w:div>
        <w:div w:id="1542134660">
          <w:marLeft w:val="480"/>
          <w:marRight w:val="0"/>
          <w:marTop w:val="0"/>
          <w:marBottom w:val="0"/>
          <w:divBdr>
            <w:top w:val="none" w:sz="0" w:space="0" w:color="auto"/>
            <w:left w:val="none" w:sz="0" w:space="0" w:color="auto"/>
            <w:bottom w:val="none" w:sz="0" w:space="0" w:color="auto"/>
            <w:right w:val="none" w:sz="0" w:space="0" w:color="auto"/>
          </w:divBdr>
        </w:div>
        <w:div w:id="544682698">
          <w:marLeft w:val="480"/>
          <w:marRight w:val="0"/>
          <w:marTop w:val="0"/>
          <w:marBottom w:val="0"/>
          <w:divBdr>
            <w:top w:val="none" w:sz="0" w:space="0" w:color="auto"/>
            <w:left w:val="none" w:sz="0" w:space="0" w:color="auto"/>
            <w:bottom w:val="none" w:sz="0" w:space="0" w:color="auto"/>
            <w:right w:val="none" w:sz="0" w:space="0" w:color="auto"/>
          </w:divBdr>
        </w:div>
        <w:div w:id="113449049">
          <w:marLeft w:val="480"/>
          <w:marRight w:val="0"/>
          <w:marTop w:val="0"/>
          <w:marBottom w:val="0"/>
          <w:divBdr>
            <w:top w:val="none" w:sz="0" w:space="0" w:color="auto"/>
            <w:left w:val="none" w:sz="0" w:space="0" w:color="auto"/>
            <w:bottom w:val="none" w:sz="0" w:space="0" w:color="auto"/>
            <w:right w:val="none" w:sz="0" w:space="0" w:color="auto"/>
          </w:divBdr>
        </w:div>
        <w:div w:id="638344288">
          <w:marLeft w:val="480"/>
          <w:marRight w:val="0"/>
          <w:marTop w:val="0"/>
          <w:marBottom w:val="0"/>
          <w:divBdr>
            <w:top w:val="none" w:sz="0" w:space="0" w:color="auto"/>
            <w:left w:val="none" w:sz="0" w:space="0" w:color="auto"/>
            <w:bottom w:val="none" w:sz="0" w:space="0" w:color="auto"/>
            <w:right w:val="none" w:sz="0" w:space="0" w:color="auto"/>
          </w:divBdr>
        </w:div>
        <w:div w:id="2089038106">
          <w:marLeft w:val="480"/>
          <w:marRight w:val="0"/>
          <w:marTop w:val="0"/>
          <w:marBottom w:val="0"/>
          <w:divBdr>
            <w:top w:val="none" w:sz="0" w:space="0" w:color="auto"/>
            <w:left w:val="none" w:sz="0" w:space="0" w:color="auto"/>
            <w:bottom w:val="none" w:sz="0" w:space="0" w:color="auto"/>
            <w:right w:val="none" w:sz="0" w:space="0" w:color="auto"/>
          </w:divBdr>
        </w:div>
        <w:div w:id="1301619545">
          <w:marLeft w:val="480"/>
          <w:marRight w:val="0"/>
          <w:marTop w:val="0"/>
          <w:marBottom w:val="0"/>
          <w:divBdr>
            <w:top w:val="none" w:sz="0" w:space="0" w:color="auto"/>
            <w:left w:val="none" w:sz="0" w:space="0" w:color="auto"/>
            <w:bottom w:val="none" w:sz="0" w:space="0" w:color="auto"/>
            <w:right w:val="none" w:sz="0" w:space="0" w:color="auto"/>
          </w:divBdr>
        </w:div>
        <w:div w:id="663971163">
          <w:marLeft w:val="480"/>
          <w:marRight w:val="0"/>
          <w:marTop w:val="0"/>
          <w:marBottom w:val="0"/>
          <w:divBdr>
            <w:top w:val="none" w:sz="0" w:space="0" w:color="auto"/>
            <w:left w:val="none" w:sz="0" w:space="0" w:color="auto"/>
            <w:bottom w:val="none" w:sz="0" w:space="0" w:color="auto"/>
            <w:right w:val="none" w:sz="0" w:space="0" w:color="auto"/>
          </w:divBdr>
        </w:div>
        <w:div w:id="82458795">
          <w:marLeft w:val="480"/>
          <w:marRight w:val="0"/>
          <w:marTop w:val="0"/>
          <w:marBottom w:val="0"/>
          <w:divBdr>
            <w:top w:val="none" w:sz="0" w:space="0" w:color="auto"/>
            <w:left w:val="none" w:sz="0" w:space="0" w:color="auto"/>
            <w:bottom w:val="none" w:sz="0" w:space="0" w:color="auto"/>
            <w:right w:val="none" w:sz="0" w:space="0" w:color="auto"/>
          </w:divBdr>
        </w:div>
        <w:div w:id="2147164534">
          <w:marLeft w:val="480"/>
          <w:marRight w:val="0"/>
          <w:marTop w:val="0"/>
          <w:marBottom w:val="0"/>
          <w:divBdr>
            <w:top w:val="none" w:sz="0" w:space="0" w:color="auto"/>
            <w:left w:val="none" w:sz="0" w:space="0" w:color="auto"/>
            <w:bottom w:val="none" w:sz="0" w:space="0" w:color="auto"/>
            <w:right w:val="none" w:sz="0" w:space="0" w:color="auto"/>
          </w:divBdr>
        </w:div>
        <w:div w:id="879787135">
          <w:marLeft w:val="480"/>
          <w:marRight w:val="0"/>
          <w:marTop w:val="0"/>
          <w:marBottom w:val="0"/>
          <w:divBdr>
            <w:top w:val="none" w:sz="0" w:space="0" w:color="auto"/>
            <w:left w:val="none" w:sz="0" w:space="0" w:color="auto"/>
            <w:bottom w:val="none" w:sz="0" w:space="0" w:color="auto"/>
            <w:right w:val="none" w:sz="0" w:space="0" w:color="auto"/>
          </w:divBdr>
        </w:div>
        <w:div w:id="1385642439">
          <w:marLeft w:val="480"/>
          <w:marRight w:val="0"/>
          <w:marTop w:val="0"/>
          <w:marBottom w:val="0"/>
          <w:divBdr>
            <w:top w:val="none" w:sz="0" w:space="0" w:color="auto"/>
            <w:left w:val="none" w:sz="0" w:space="0" w:color="auto"/>
            <w:bottom w:val="none" w:sz="0" w:space="0" w:color="auto"/>
            <w:right w:val="none" w:sz="0" w:space="0" w:color="auto"/>
          </w:divBdr>
        </w:div>
        <w:div w:id="791051865">
          <w:marLeft w:val="480"/>
          <w:marRight w:val="0"/>
          <w:marTop w:val="0"/>
          <w:marBottom w:val="0"/>
          <w:divBdr>
            <w:top w:val="none" w:sz="0" w:space="0" w:color="auto"/>
            <w:left w:val="none" w:sz="0" w:space="0" w:color="auto"/>
            <w:bottom w:val="none" w:sz="0" w:space="0" w:color="auto"/>
            <w:right w:val="none" w:sz="0" w:space="0" w:color="auto"/>
          </w:divBdr>
        </w:div>
        <w:div w:id="1124348087">
          <w:marLeft w:val="480"/>
          <w:marRight w:val="0"/>
          <w:marTop w:val="0"/>
          <w:marBottom w:val="0"/>
          <w:divBdr>
            <w:top w:val="none" w:sz="0" w:space="0" w:color="auto"/>
            <w:left w:val="none" w:sz="0" w:space="0" w:color="auto"/>
            <w:bottom w:val="none" w:sz="0" w:space="0" w:color="auto"/>
            <w:right w:val="none" w:sz="0" w:space="0" w:color="auto"/>
          </w:divBdr>
        </w:div>
        <w:div w:id="1715959146">
          <w:marLeft w:val="480"/>
          <w:marRight w:val="0"/>
          <w:marTop w:val="0"/>
          <w:marBottom w:val="0"/>
          <w:divBdr>
            <w:top w:val="none" w:sz="0" w:space="0" w:color="auto"/>
            <w:left w:val="none" w:sz="0" w:space="0" w:color="auto"/>
            <w:bottom w:val="none" w:sz="0" w:space="0" w:color="auto"/>
            <w:right w:val="none" w:sz="0" w:space="0" w:color="auto"/>
          </w:divBdr>
        </w:div>
        <w:div w:id="383720032">
          <w:marLeft w:val="480"/>
          <w:marRight w:val="0"/>
          <w:marTop w:val="0"/>
          <w:marBottom w:val="0"/>
          <w:divBdr>
            <w:top w:val="none" w:sz="0" w:space="0" w:color="auto"/>
            <w:left w:val="none" w:sz="0" w:space="0" w:color="auto"/>
            <w:bottom w:val="none" w:sz="0" w:space="0" w:color="auto"/>
            <w:right w:val="none" w:sz="0" w:space="0" w:color="auto"/>
          </w:divBdr>
        </w:div>
        <w:div w:id="1806459849">
          <w:marLeft w:val="480"/>
          <w:marRight w:val="0"/>
          <w:marTop w:val="0"/>
          <w:marBottom w:val="0"/>
          <w:divBdr>
            <w:top w:val="none" w:sz="0" w:space="0" w:color="auto"/>
            <w:left w:val="none" w:sz="0" w:space="0" w:color="auto"/>
            <w:bottom w:val="none" w:sz="0" w:space="0" w:color="auto"/>
            <w:right w:val="none" w:sz="0" w:space="0" w:color="auto"/>
          </w:divBdr>
        </w:div>
        <w:div w:id="991131477">
          <w:marLeft w:val="480"/>
          <w:marRight w:val="0"/>
          <w:marTop w:val="0"/>
          <w:marBottom w:val="0"/>
          <w:divBdr>
            <w:top w:val="none" w:sz="0" w:space="0" w:color="auto"/>
            <w:left w:val="none" w:sz="0" w:space="0" w:color="auto"/>
            <w:bottom w:val="none" w:sz="0" w:space="0" w:color="auto"/>
            <w:right w:val="none" w:sz="0" w:space="0" w:color="auto"/>
          </w:divBdr>
        </w:div>
        <w:div w:id="750006154">
          <w:marLeft w:val="480"/>
          <w:marRight w:val="0"/>
          <w:marTop w:val="0"/>
          <w:marBottom w:val="0"/>
          <w:divBdr>
            <w:top w:val="none" w:sz="0" w:space="0" w:color="auto"/>
            <w:left w:val="none" w:sz="0" w:space="0" w:color="auto"/>
            <w:bottom w:val="none" w:sz="0" w:space="0" w:color="auto"/>
            <w:right w:val="none" w:sz="0" w:space="0" w:color="auto"/>
          </w:divBdr>
        </w:div>
        <w:div w:id="1608927067">
          <w:marLeft w:val="480"/>
          <w:marRight w:val="0"/>
          <w:marTop w:val="0"/>
          <w:marBottom w:val="0"/>
          <w:divBdr>
            <w:top w:val="none" w:sz="0" w:space="0" w:color="auto"/>
            <w:left w:val="none" w:sz="0" w:space="0" w:color="auto"/>
            <w:bottom w:val="none" w:sz="0" w:space="0" w:color="auto"/>
            <w:right w:val="none" w:sz="0" w:space="0" w:color="auto"/>
          </w:divBdr>
        </w:div>
        <w:div w:id="203058644">
          <w:marLeft w:val="480"/>
          <w:marRight w:val="0"/>
          <w:marTop w:val="0"/>
          <w:marBottom w:val="0"/>
          <w:divBdr>
            <w:top w:val="none" w:sz="0" w:space="0" w:color="auto"/>
            <w:left w:val="none" w:sz="0" w:space="0" w:color="auto"/>
            <w:bottom w:val="none" w:sz="0" w:space="0" w:color="auto"/>
            <w:right w:val="none" w:sz="0" w:space="0" w:color="auto"/>
          </w:divBdr>
        </w:div>
      </w:divsChild>
    </w:div>
    <w:div w:id="267083164">
      <w:bodyDiv w:val="1"/>
      <w:marLeft w:val="0"/>
      <w:marRight w:val="0"/>
      <w:marTop w:val="0"/>
      <w:marBottom w:val="0"/>
      <w:divBdr>
        <w:top w:val="none" w:sz="0" w:space="0" w:color="auto"/>
        <w:left w:val="none" w:sz="0" w:space="0" w:color="auto"/>
        <w:bottom w:val="none" w:sz="0" w:space="0" w:color="auto"/>
        <w:right w:val="none" w:sz="0" w:space="0" w:color="auto"/>
      </w:divBdr>
    </w:div>
    <w:div w:id="267350407">
      <w:bodyDiv w:val="1"/>
      <w:marLeft w:val="0"/>
      <w:marRight w:val="0"/>
      <w:marTop w:val="0"/>
      <w:marBottom w:val="0"/>
      <w:divBdr>
        <w:top w:val="none" w:sz="0" w:space="0" w:color="auto"/>
        <w:left w:val="none" w:sz="0" w:space="0" w:color="auto"/>
        <w:bottom w:val="none" w:sz="0" w:space="0" w:color="auto"/>
        <w:right w:val="none" w:sz="0" w:space="0" w:color="auto"/>
      </w:divBdr>
    </w:div>
    <w:div w:id="267391905">
      <w:bodyDiv w:val="1"/>
      <w:marLeft w:val="0"/>
      <w:marRight w:val="0"/>
      <w:marTop w:val="0"/>
      <w:marBottom w:val="0"/>
      <w:divBdr>
        <w:top w:val="none" w:sz="0" w:space="0" w:color="auto"/>
        <w:left w:val="none" w:sz="0" w:space="0" w:color="auto"/>
        <w:bottom w:val="none" w:sz="0" w:space="0" w:color="auto"/>
        <w:right w:val="none" w:sz="0" w:space="0" w:color="auto"/>
      </w:divBdr>
    </w:div>
    <w:div w:id="267780435">
      <w:bodyDiv w:val="1"/>
      <w:marLeft w:val="0"/>
      <w:marRight w:val="0"/>
      <w:marTop w:val="0"/>
      <w:marBottom w:val="0"/>
      <w:divBdr>
        <w:top w:val="none" w:sz="0" w:space="0" w:color="auto"/>
        <w:left w:val="none" w:sz="0" w:space="0" w:color="auto"/>
        <w:bottom w:val="none" w:sz="0" w:space="0" w:color="auto"/>
        <w:right w:val="none" w:sz="0" w:space="0" w:color="auto"/>
      </w:divBdr>
    </w:div>
    <w:div w:id="268859152">
      <w:bodyDiv w:val="1"/>
      <w:marLeft w:val="0"/>
      <w:marRight w:val="0"/>
      <w:marTop w:val="0"/>
      <w:marBottom w:val="0"/>
      <w:divBdr>
        <w:top w:val="none" w:sz="0" w:space="0" w:color="auto"/>
        <w:left w:val="none" w:sz="0" w:space="0" w:color="auto"/>
        <w:bottom w:val="none" w:sz="0" w:space="0" w:color="auto"/>
        <w:right w:val="none" w:sz="0" w:space="0" w:color="auto"/>
      </w:divBdr>
    </w:div>
    <w:div w:id="269245039">
      <w:bodyDiv w:val="1"/>
      <w:marLeft w:val="0"/>
      <w:marRight w:val="0"/>
      <w:marTop w:val="0"/>
      <w:marBottom w:val="0"/>
      <w:divBdr>
        <w:top w:val="none" w:sz="0" w:space="0" w:color="auto"/>
        <w:left w:val="none" w:sz="0" w:space="0" w:color="auto"/>
        <w:bottom w:val="none" w:sz="0" w:space="0" w:color="auto"/>
        <w:right w:val="none" w:sz="0" w:space="0" w:color="auto"/>
      </w:divBdr>
    </w:div>
    <w:div w:id="269439193">
      <w:bodyDiv w:val="1"/>
      <w:marLeft w:val="0"/>
      <w:marRight w:val="0"/>
      <w:marTop w:val="0"/>
      <w:marBottom w:val="0"/>
      <w:divBdr>
        <w:top w:val="none" w:sz="0" w:space="0" w:color="auto"/>
        <w:left w:val="none" w:sz="0" w:space="0" w:color="auto"/>
        <w:bottom w:val="none" w:sz="0" w:space="0" w:color="auto"/>
        <w:right w:val="none" w:sz="0" w:space="0" w:color="auto"/>
      </w:divBdr>
    </w:div>
    <w:div w:id="269822692">
      <w:bodyDiv w:val="1"/>
      <w:marLeft w:val="0"/>
      <w:marRight w:val="0"/>
      <w:marTop w:val="0"/>
      <w:marBottom w:val="0"/>
      <w:divBdr>
        <w:top w:val="none" w:sz="0" w:space="0" w:color="auto"/>
        <w:left w:val="none" w:sz="0" w:space="0" w:color="auto"/>
        <w:bottom w:val="none" w:sz="0" w:space="0" w:color="auto"/>
        <w:right w:val="none" w:sz="0" w:space="0" w:color="auto"/>
      </w:divBdr>
      <w:divsChild>
        <w:div w:id="1169440575">
          <w:marLeft w:val="480"/>
          <w:marRight w:val="0"/>
          <w:marTop w:val="0"/>
          <w:marBottom w:val="0"/>
          <w:divBdr>
            <w:top w:val="none" w:sz="0" w:space="0" w:color="auto"/>
            <w:left w:val="none" w:sz="0" w:space="0" w:color="auto"/>
            <w:bottom w:val="none" w:sz="0" w:space="0" w:color="auto"/>
            <w:right w:val="none" w:sz="0" w:space="0" w:color="auto"/>
          </w:divBdr>
        </w:div>
        <w:div w:id="1543322590">
          <w:marLeft w:val="480"/>
          <w:marRight w:val="0"/>
          <w:marTop w:val="0"/>
          <w:marBottom w:val="0"/>
          <w:divBdr>
            <w:top w:val="none" w:sz="0" w:space="0" w:color="auto"/>
            <w:left w:val="none" w:sz="0" w:space="0" w:color="auto"/>
            <w:bottom w:val="none" w:sz="0" w:space="0" w:color="auto"/>
            <w:right w:val="none" w:sz="0" w:space="0" w:color="auto"/>
          </w:divBdr>
        </w:div>
        <w:div w:id="1156654959">
          <w:marLeft w:val="480"/>
          <w:marRight w:val="0"/>
          <w:marTop w:val="0"/>
          <w:marBottom w:val="0"/>
          <w:divBdr>
            <w:top w:val="none" w:sz="0" w:space="0" w:color="auto"/>
            <w:left w:val="none" w:sz="0" w:space="0" w:color="auto"/>
            <w:bottom w:val="none" w:sz="0" w:space="0" w:color="auto"/>
            <w:right w:val="none" w:sz="0" w:space="0" w:color="auto"/>
          </w:divBdr>
        </w:div>
        <w:div w:id="1350334609">
          <w:marLeft w:val="480"/>
          <w:marRight w:val="0"/>
          <w:marTop w:val="0"/>
          <w:marBottom w:val="0"/>
          <w:divBdr>
            <w:top w:val="none" w:sz="0" w:space="0" w:color="auto"/>
            <w:left w:val="none" w:sz="0" w:space="0" w:color="auto"/>
            <w:bottom w:val="none" w:sz="0" w:space="0" w:color="auto"/>
            <w:right w:val="none" w:sz="0" w:space="0" w:color="auto"/>
          </w:divBdr>
        </w:div>
        <w:div w:id="262691740">
          <w:marLeft w:val="480"/>
          <w:marRight w:val="0"/>
          <w:marTop w:val="0"/>
          <w:marBottom w:val="0"/>
          <w:divBdr>
            <w:top w:val="none" w:sz="0" w:space="0" w:color="auto"/>
            <w:left w:val="none" w:sz="0" w:space="0" w:color="auto"/>
            <w:bottom w:val="none" w:sz="0" w:space="0" w:color="auto"/>
            <w:right w:val="none" w:sz="0" w:space="0" w:color="auto"/>
          </w:divBdr>
        </w:div>
        <w:div w:id="520361883">
          <w:marLeft w:val="480"/>
          <w:marRight w:val="0"/>
          <w:marTop w:val="0"/>
          <w:marBottom w:val="0"/>
          <w:divBdr>
            <w:top w:val="none" w:sz="0" w:space="0" w:color="auto"/>
            <w:left w:val="none" w:sz="0" w:space="0" w:color="auto"/>
            <w:bottom w:val="none" w:sz="0" w:space="0" w:color="auto"/>
            <w:right w:val="none" w:sz="0" w:space="0" w:color="auto"/>
          </w:divBdr>
        </w:div>
        <w:div w:id="649097721">
          <w:marLeft w:val="480"/>
          <w:marRight w:val="0"/>
          <w:marTop w:val="0"/>
          <w:marBottom w:val="0"/>
          <w:divBdr>
            <w:top w:val="none" w:sz="0" w:space="0" w:color="auto"/>
            <w:left w:val="none" w:sz="0" w:space="0" w:color="auto"/>
            <w:bottom w:val="none" w:sz="0" w:space="0" w:color="auto"/>
            <w:right w:val="none" w:sz="0" w:space="0" w:color="auto"/>
          </w:divBdr>
        </w:div>
        <w:div w:id="8408522">
          <w:marLeft w:val="480"/>
          <w:marRight w:val="0"/>
          <w:marTop w:val="0"/>
          <w:marBottom w:val="0"/>
          <w:divBdr>
            <w:top w:val="none" w:sz="0" w:space="0" w:color="auto"/>
            <w:left w:val="none" w:sz="0" w:space="0" w:color="auto"/>
            <w:bottom w:val="none" w:sz="0" w:space="0" w:color="auto"/>
            <w:right w:val="none" w:sz="0" w:space="0" w:color="auto"/>
          </w:divBdr>
        </w:div>
        <w:div w:id="1282493484">
          <w:marLeft w:val="480"/>
          <w:marRight w:val="0"/>
          <w:marTop w:val="0"/>
          <w:marBottom w:val="0"/>
          <w:divBdr>
            <w:top w:val="none" w:sz="0" w:space="0" w:color="auto"/>
            <w:left w:val="none" w:sz="0" w:space="0" w:color="auto"/>
            <w:bottom w:val="none" w:sz="0" w:space="0" w:color="auto"/>
            <w:right w:val="none" w:sz="0" w:space="0" w:color="auto"/>
          </w:divBdr>
        </w:div>
        <w:div w:id="1152403466">
          <w:marLeft w:val="480"/>
          <w:marRight w:val="0"/>
          <w:marTop w:val="0"/>
          <w:marBottom w:val="0"/>
          <w:divBdr>
            <w:top w:val="none" w:sz="0" w:space="0" w:color="auto"/>
            <w:left w:val="none" w:sz="0" w:space="0" w:color="auto"/>
            <w:bottom w:val="none" w:sz="0" w:space="0" w:color="auto"/>
            <w:right w:val="none" w:sz="0" w:space="0" w:color="auto"/>
          </w:divBdr>
        </w:div>
        <w:div w:id="1052729680">
          <w:marLeft w:val="480"/>
          <w:marRight w:val="0"/>
          <w:marTop w:val="0"/>
          <w:marBottom w:val="0"/>
          <w:divBdr>
            <w:top w:val="none" w:sz="0" w:space="0" w:color="auto"/>
            <w:left w:val="none" w:sz="0" w:space="0" w:color="auto"/>
            <w:bottom w:val="none" w:sz="0" w:space="0" w:color="auto"/>
            <w:right w:val="none" w:sz="0" w:space="0" w:color="auto"/>
          </w:divBdr>
        </w:div>
        <w:div w:id="1387415108">
          <w:marLeft w:val="480"/>
          <w:marRight w:val="0"/>
          <w:marTop w:val="0"/>
          <w:marBottom w:val="0"/>
          <w:divBdr>
            <w:top w:val="none" w:sz="0" w:space="0" w:color="auto"/>
            <w:left w:val="none" w:sz="0" w:space="0" w:color="auto"/>
            <w:bottom w:val="none" w:sz="0" w:space="0" w:color="auto"/>
            <w:right w:val="none" w:sz="0" w:space="0" w:color="auto"/>
          </w:divBdr>
        </w:div>
        <w:div w:id="1219635527">
          <w:marLeft w:val="480"/>
          <w:marRight w:val="0"/>
          <w:marTop w:val="0"/>
          <w:marBottom w:val="0"/>
          <w:divBdr>
            <w:top w:val="none" w:sz="0" w:space="0" w:color="auto"/>
            <w:left w:val="none" w:sz="0" w:space="0" w:color="auto"/>
            <w:bottom w:val="none" w:sz="0" w:space="0" w:color="auto"/>
            <w:right w:val="none" w:sz="0" w:space="0" w:color="auto"/>
          </w:divBdr>
        </w:div>
        <w:div w:id="338191452">
          <w:marLeft w:val="480"/>
          <w:marRight w:val="0"/>
          <w:marTop w:val="0"/>
          <w:marBottom w:val="0"/>
          <w:divBdr>
            <w:top w:val="none" w:sz="0" w:space="0" w:color="auto"/>
            <w:left w:val="none" w:sz="0" w:space="0" w:color="auto"/>
            <w:bottom w:val="none" w:sz="0" w:space="0" w:color="auto"/>
            <w:right w:val="none" w:sz="0" w:space="0" w:color="auto"/>
          </w:divBdr>
        </w:div>
        <w:div w:id="1047291905">
          <w:marLeft w:val="480"/>
          <w:marRight w:val="0"/>
          <w:marTop w:val="0"/>
          <w:marBottom w:val="0"/>
          <w:divBdr>
            <w:top w:val="none" w:sz="0" w:space="0" w:color="auto"/>
            <w:left w:val="none" w:sz="0" w:space="0" w:color="auto"/>
            <w:bottom w:val="none" w:sz="0" w:space="0" w:color="auto"/>
            <w:right w:val="none" w:sz="0" w:space="0" w:color="auto"/>
          </w:divBdr>
        </w:div>
        <w:div w:id="64569413">
          <w:marLeft w:val="480"/>
          <w:marRight w:val="0"/>
          <w:marTop w:val="0"/>
          <w:marBottom w:val="0"/>
          <w:divBdr>
            <w:top w:val="none" w:sz="0" w:space="0" w:color="auto"/>
            <w:left w:val="none" w:sz="0" w:space="0" w:color="auto"/>
            <w:bottom w:val="none" w:sz="0" w:space="0" w:color="auto"/>
            <w:right w:val="none" w:sz="0" w:space="0" w:color="auto"/>
          </w:divBdr>
        </w:div>
        <w:div w:id="1152209506">
          <w:marLeft w:val="480"/>
          <w:marRight w:val="0"/>
          <w:marTop w:val="0"/>
          <w:marBottom w:val="0"/>
          <w:divBdr>
            <w:top w:val="none" w:sz="0" w:space="0" w:color="auto"/>
            <w:left w:val="none" w:sz="0" w:space="0" w:color="auto"/>
            <w:bottom w:val="none" w:sz="0" w:space="0" w:color="auto"/>
            <w:right w:val="none" w:sz="0" w:space="0" w:color="auto"/>
          </w:divBdr>
        </w:div>
        <w:div w:id="280504203">
          <w:marLeft w:val="480"/>
          <w:marRight w:val="0"/>
          <w:marTop w:val="0"/>
          <w:marBottom w:val="0"/>
          <w:divBdr>
            <w:top w:val="none" w:sz="0" w:space="0" w:color="auto"/>
            <w:left w:val="none" w:sz="0" w:space="0" w:color="auto"/>
            <w:bottom w:val="none" w:sz="0" w:space="0" w:color="auto"/>
            <w:right w:val="none" w:sz="0" w:space="0" w:color="auto"/>
          </w:divBdr>
        </w:div>
        <w:div w:id="488060296">
          <w:marLeft w:val="480"/>
          <w:marRight w:val="0"/>
          <w:marTop w:val="0"/>
          <w:marBottom w:val="0"/>
          <w:divBdr>
            <w:top w:val="none" w:sz="0" w:space="0" w:color="auto"/>
            <w:left w:val="none" w:sz="0" w:space="0" w:color="auto"/>
            <w:bottom w:val="none" w:sz="0" w:space="0" w:color="auto"/>
            <w:right w:val="none" w:sz="0" w:space="0" w:color="auto"/>
          </w:divBdr>
        </w:div>
        <w:div w:id="766929099">
          <w:marLeft w:val="480"/>
          <w:marRight w:val="0"/>
          <w:marTop w:val="0"/>
          <w:marBottom w:val="0"/>
          <w:divBdr>
            <w:top w:val="none" w:sz="0" w:space="0" w:color="auto"/>
            <w:left w:val="none" w:sz="0" w:space="0" w:color="auto"/>
            <w:bottom w:val="none" w:sz="0" w:space="0" w:color="auto"/>
            <w:right w:val="none" w:sz="0" w:space="0" w:color="auto"/>
          </w:divBdr>
        </w:div>
        <w:div w:id="1806043330">
          <w:marLeft w:val="480"/>
          <w:marRight w:val="0"/>
          <w:marTop w:val="0"/>
          <w:marBottom w:val="0"/>
          <w:divBdr>
            <w:top w:val="none" w:sz="0" w:space="0" w:color="auto"/>
            <w:left w:val="none" w:sz="0" w:space="0" w:color="auto"/>
            <w:bottom w:val="none" w:sz="0" w:space="0" w:color="auto"/>
            <w:right w:val="none" w:sz="0" w:space="0" w:color="auto"/>
          </w:divBdr>
        </w:div>
        <w:div w:id="247739514">
          <w:marLeft w:val="480"/>
          <w:marRight w:val="0"/>
          <w:marTop w:val="0"/>
          <w:marBottom w:val="0"/>
          <w:divBdr>
            <w:top w:val="none" w:sz="0" w:space="0" w:color="auto"/>
            <w:left w:val="none" w:sz="0" w:space="0" w:color="auto"/>
            <w:bottom w:val="none" w:sz="0" w:space="0" w:color="auto"/>
            <w:right w:val="none" w:sz="0" w:space="0" w:color="auto"/>
          </w:divBdr>
        </w:div>
        <w:div w:id="992174355">
          <w:marLeft w:val="480"/>
          <w:marRight w:val="0"/>
          <w:marTop w:val="0"/>
          <w:marBottom w:val="0"/>
          <w:divBdr>
            <w:top w:val="none" w:sz="0" w:space="0" w:color="auto"/>
            <w:left w:val="none" w:sz="0" w:space="0" w:color="auto"/>
            <w:bottom w:val="none" w:sz="0" w:space="0" w:color="auto"/>
            <w:right w:val="none" w:sz="0" w:space="0" w:color="auto"/>
          </w:divBdr>
        </w:div>
        <w:div w:id="876968785">
          <w:marLeft w:val="480"/>
          <w:marRight w:val="0"/>
          <w:marTop w:val="0"/>
          <w:marBottom w:val="0"/>
          <w:divBdr>
            <w:top w:val="none" w:sz="0" w:space="0" w:color="auto"/>
            <w:left w:val="none" w:sz="0" w:space="0" w:color="auto"/>
            <w:bottom w:val="none" w:sz="0" w:space="0" w:color="auto"/>
            <w:right w:val="none" w:sz="0" w:space="0" w:color="auto"/>
          </w:divBdr>
        </w:div>
        <w:div w:id="1881235983">
          <w:marLeft w:val="480"/>
          <w:marRight w:val="0"/>
          <w:marTop w:val="0"/>
          <w:marBottom w:val="0"/>
          <w:divBdr>
            <w:top w:val="none" w:sz="0" w:space="0" w:color="auto"/>
            <w:left w:val="none" w:sz="0" w:space="0" w:color="auto"/>
            <w:bottom w:val="none" w:sz="0" w:space="0" w:color="auto"/>
            <w:right w:val="none" w:sz="0" w:space="0" w:color="auto"/>
          </w:divBdr>
        </w:div>
        <w:div w:id="2113282523">
          <w:marLeft w:val="480"/>
          <w:marRight w:val="0"/>
          <w:marTop w:val="0"/>
          <w:marBottom w:val="0"/>
          <w:divBdr>
            <w:top w:val="none" w:sz="0" w:space="0" w:color="auto"/>
            <w:left w:val="none" w:sz="0" w:space="0" w:color="auto"/>
            <w:bottom w:val="none" w:sz="0" w:space="0" w:color="auto"/>
            <w:right w:val="none" w:sz="0" w:space="0" w:color="auto"/>
          </w:divBdr>
        </w:div>
        <w:div w:id="1516382445">
          <w:marLeft w:val="480"/>
          <w:marRight w:val="0"/>
          <w:marTop w:val="0"/>
          <w:marBottom w:val="0"/>
          <w:divBdr>
            <w:top w:val="none" w:sz="0" w:space="0" w:color="auto"/>
            <w:left w:val="none" w:sz="0" w:space="0" w:color="auto"/>
            <w:bottom w:val="none" w:sz="0" w:space="0" w:color="auto"/>
            <w:right w:val="none" w:sz="0" w:space="0" w:color="auto"/>
          </w:divBdr>
        </w:div>
        <w:div w:id="367682405">
          <w:marLeft w:val="480"/>
          <w:marRight w:val="0"/>
          <w:marTop w:val="0"/>
          <w:marBottom w:val="0"/>
          <w:divBdr>
            <w:top w:val="none" w:sz="0" w:space="0" w:color="auto"/>
            <w:left w:val="none" w:sz="0" w:space="0" w:color="auto"/>
            <w:bottom w:val="none" w:sz="0" w:space="0" w:color="auto"/>
            <w:right w:val="none" w:sz="0" w:space="0" w:color="auto"/>
          </w:divBdr>
        </w:div>
        <w:div w:id="1173955013">
          <w:marLeft w:val="480"/>
          <w:marRight w:val="0"/>
          <w:marTop w:val="0"/>
          <w:marBottom w:val="0"/>
          <w:divBdr>
            <w:top w:val="none" w:sz="0" w:space="0" w:color="auto"/>
            <w:left w:val="none" w:sz="0" w:space="0" w:color="auto"/>
            <w:bottom w:val="none" w:sz="0" w:space="0" w:color="auto"/>
            <w:right w:val="none" w:sz="0" w:space="0" w:color="auto"/>
          </w:divBdr>
        </w:div>
        <w:div w:id="542668873">
          <w:marLeft w:val="480"/>
          <w:marRight w:val="0"/>
          <w:marTop w:val="0"/>
          <w:marBottom w:val="0"/>
          <w:divBdr>
            <w:top w:val="none" w:sz="0" w:space="0" w:color="auto"/>
            <w:left w:val="none" w:sz="0" w:space="0" w:color="auto"/>
            <w:bottom w:val="none" w:sz="0" w:space="0" w:color="auto"/>
            <w:right w:val="none" w:sz="0" w:space="0" w:color="auto"/>
          </w:divBdr>
        </w:div>
        <w:div w:id="932205792">
          <w:marLeft w:val="480"/>
          <w:marRight w:val="0"/>
          <w:marTop w:val="0"/>
          <w:marBottom w:val="0"/>
          <w:divBdr>
            <w:top w:val="none" w:sz="0" w:space="0" w:color="auto"/>
            <w:left w:val="none" w:sz="0" w:space="0" w:color="auto"/>
            <w:bottom w:val="none" w:sz="0" w:space="0" w:color="auto"/>
            <w:right w:val="none" w:sz="0" w:space="0" w:color="auto"/>
          </w:divBdr>
        </w:div>
        <w:div w:id="848759959">
          <w:marLeft w:val="480"/>
          <w:marRight w:val="0"/>
          <w:marTop w:val="0"/>
          <w:marBottom w:val="0"/>
          <w:divBdr>
            <w:top w:val="none" w:sz="0" w:space="0" w:color="auto"/>
            <w:left w:val="none" w:sz="0" w:space="0" w:color="auto"/>
            <w:bottom w:val="none" w:sz="0" w:space="0" w:color="auto"/>
            <w:right w:val="none" w:sz="0" w:space="0" w:color="auto"/>
          </w:divBdr>
        </w:div>
      </w:divsChild>
    </w:div>
    <w:div w:id="270085889">
      <w:bodyDiv w:val="1"/>
      <w:marLeft w:val="0"/>
      <w:marRight w:val="0"/>
      <w:marTop w:val="0"/>
      <w:marBottom w:val="0"/>
      <w:divBdr>
        <w:top w:val="none" w:sz="0" w:space="0" w:color="auto"/>
        <w:left w:val="none" w:sz="0" w:space="0" w:color="auto"/>
        <w:bottom w:val="none" w:sz="0" w:space="0" w:color="auto"/>
        <w:right w:val="none" w:sz="0" w:space="0" w:color="auto"/>
      </w:divBdr>
    </w:div>
    <w:div w:id="270666474">
      <w:bodyDiv w:val="1"/>
      <w:marLeft w:val="0"/>
      <w:marRight w:val="0"/>
      <w:marTop w:val="0"/>
      <w:marBottom w:val="0"/>
      <w:divBdr>
        <w:top w:val="none" w:sz="0" w:space="0" w:color="auto"/>
        <w:left w:val="none" w:sz="0" w:space="0" w:color="auto"/>
        <w:bottom w:val="none" w:sz="0" w:space="0" w:color="auto"/>
        <w:right w:val="none" w:sz="0" w:space="0" w:color="auto"/>
      </w:divBdr>
    </w:div>
    <w:div w:id="270668781">
      <w:bodyDiv w:val="1"/>
      <w:marLeft w:val="0"/>
      <w:marRight w:val="0"/>
      <w:marTop w:val="0"/>
      <w:marBottom w:val="0"/>
      <w:divBdr>
        <w:top w:val="none" w:sz="0" w:space="0" w:color="auto"/>
        <w:left w:val="none" w:sz="0" w:space="0" w:color="auto"/>
        <w:bottom w:val="none" w:sz="0" w:space="0" w:color="auto"/>
        <w:right w:val="none" w:sz="0" w:space="0" w:color="auto"/>
      </w:divBdr>
    </w:div>
    <w:div w:id="271325802">
      <w:bodyDiv w:val="1"/>
      <w:marLeft w:val="0"/>
      <w:marRight w:val="0"/>
      <w:marTop w:val="0"/>
      <w:marBottom w:val="0"/>
      <w:divBdr>
        <w:top w:val="none" w:sz="0" w:space="0" w:color="auto"/>
        <w:left w:val="none" w:sz="0" w:space="0" w:color="auto"/>
        <w:bottom w:val="none" w:sz="0" w:space="0" w:color="auto"/>
        <w:right w:val="none" w:sz="0" w:space="0" w:color="auto"/>
      </w:divBdr>
    </w:div>
    <w:div w:id="271479443">
      <w:bodyDiv w:val="1"/>
      <w:marLeft w:val="0"/>
      <w:marRight w:val="0"/>
      <w:marTop w:val="0"/>
      <w:marBottom w:val="0"/>
      <w:divBdr>
        <w:top w:val="none" w:sz="0" w:space="0" w:color="auto"/>
        <w:left w:val="none" w:sz="0" w:space="0" w:color="auto"/>
        <w:bottom w:val="none" w:sz="0" w:space="0" w:color="auto"/>
        <w:right w:val="none" w:sz="0" w:space="0" w:color="auto"/>
      </w:divBdr>
    </w:div>
    <w:div w:id="271740785">
      <w:bodyDiv w:val="1"/>
      <w:marLeft w:val="0"/>
      <w:marRight w:val="0"/>
      <w:marTop w:val="0"/>
      <w:marBottom w:val="0"/>
      <w:divBdr>
        <w:top w:val="none" w:sz="0" w:space="0" w:color="auto"/>
        <w:left w:val="none" w:sz="0" w:space="0" w:color="auto"/>
        <w:bottom w:val="none" w:sz="0" w:space="0" w:color="auto"/>
        <w:right w:val="none" w:sz="0" w:space="0" w:color="auto"/>
      </w:divBdr>
    </w:div>
    <w:div w:id="272059516">
      <w:bodyDiv w:val="1"/>
      <w:marLeft w:val="0"/>
      <w:marRight w:val="0"/>
      <w:marTop w:val="0"/>
      <w:marBottom w:val="0"/>
      <w:divBdr>
        <w:top w:val="none" w:sz="0" w:space="0" w:color="auto"/>
        <w:left w:val="none" w:sz="0" w:space="0" w:color="auto"/>
        <w:bottom w:val="none" w:sz="0" w:space="0" w:color="auto"/>
        <w:right w:val="none" w:sz="0" w:space="0" w:color="auto"/>
      </w:divBdr>
    </w:div>
    <w:div w:id="272712509">
      <w:bodyDiv w:val="1"/>
      <w:marLeft w:val="0"/>
      <w:marRight w:val="0"/>
      <w:marTop w:val="0"/>
      <w:marBottom w:val="0"/>
      <w:divBdr>
        <w:top w:val="none" w:sz="0" w:space="0" w:color="auto"/>
        <w:left w:val="none" w:sz="0" w:space="0" w:color="auto"/>
        <w:bottom w:val="none" w:sz="0" w:space="0" w:color="auto"/>
        <w:right w:val="none" w:sz="0" w:space="0" w:color="auto"/>
      </w:divBdr>
    </w:div>
    <w:div w:id="272981765">
      <w:bodyDiv w:val="1"/>
      <w:marLeft w:val="0"/>
      <w:marRight w:val="0"/>
      <w:marTop w:val="0"/>
      <w:marBottom w:val="0"/>
      <w:divBdr>
        <w:top w:val="none" w:sz="0" w:space="0" w:color="auto"/>
        <w:left w:val="none" w:sz="0" w:space="0" w:color="auto"/>
        <w:bottom w:val="none" w:sz="0" w:space="0" w:color="auto"/>
        <w:right w:val="none" w:sz="0" w:space="0" w:color="auto"/>
      </w:divBdr>
    </w:div>
    <w:div w:id="273251136">
      <w:bodyDiv w:val="1"/>
      <w:marLeft w:val="0"/>
      <w:marRight w:val="0"/>
      <w:marTop w:val="0"/>
      <w:marBottom w:val="0"/>
      <w:divBdr>
        <w:top w:val="none" w:sz="0" w:space="0" w:color="auto"/>
        <w:left w:val="none" w:sz="0" w:space="0" w:color="auto"/>
        <w:bottom w:val="none" w:sz="0" w:space="0" w:color="auto"/>
        <w:right w:val="none" w:sz="0" w:space="0" w:color="auto"/>
      </w:divBdr>
    </w:div>
    <w:div w:id="274531418">
      <w:bodyDiv w:val="1"/>
      <w:marLeft w:val="0"/>
      <w:marRight w:val="0"/>
      <w:marTop w:val="0"/>
      <w:marBottom w:val="0"/>
      <w:divBdr>
        <w:top w:val="none" w:sz="0" w:space="0" w:color="auto"/>
        <w:left w:val="none" w:sz="0" w:space="0" w:color="auto"/>
        <w:bottom w:val="none" w:sz="0" w:space="0" w:color="auto"/>
        <w:right w:val="none" w:sz="0" w:space="0" w:color="auto"/>
      </w:divBdr>
      <w:divsChild>
        <w:div w:id="1290473052">
          <w:marLeft w:val="0"/>
          <w:marRight w:val="0"/>
          <w:marTop w:val="0"/>
          <w:marBottom w:val="0"/>
          <w:divBdr>
            <w:top w:val="none" w:sz="0" w:space="0" w:color="auto"/>
            <w:left w:val="none" w:sz="0" w:space="0" w:color="auto"/>
            <w:bottom w:val="none" w:sz="0" w:space="0" w:color="auto"/>
            <w:right w:val="none" w:sz="0" w:space="0" w:color="auto"/>
          </w:divBdr>
        </w:div>
        <w:div w:id="1519538931">
          <w:marLeft w:val="0"/>
          <w:marRight w:val="0"/>
          <w:marTop w:val="0"/>
          <w:marBottom w:val="0"/>
          <w:divBdr>
            <w:top w:val="none" w:sz="0" w:space="0" w:color="auto"/>
            <w:left w:val="none" w:sz="0" w:space="0" w:color="auto"/>
            <w:bottom w:val="none" w:sz="0" w:space="0" w:color="auto"/>
            <w:right w:val="none" w:sz="0" w:space="0" w:color="auto"/>
          </w:divBdr>
        </w:div>
        <w:div w:id="1352296396">
          <w:marLeft w:val="0"/>
          <w:marRight w:val="0"/>
          <w:marTop w:val="0"/>
          <w:marBottom w:val="0"/>
          <w:divBdr>
            <w:top w:val="none" w:sz="0" w:space="0" w:color="auto"/>
            <w:left w:val="none" w:sz="0" w:space="0" w:color="auto"/>
            <w:bottom w:val="none" w:sz="0" w:space="0" w:color="auto"/>
            <w:right w:val="none" w:sz="0" w:space="0" w:color="auto"/>
          </w:divBdr>
        </w:div>
        <w:div w:id="873618240">
          <w:marLeft w:val="0"/>
          <w:marRight w:val="0"/>
          <w:marTop w:val="0"/>
          <w:marBottom w:val="0"/>
          <w:divBdr>
            <w:top w:val="none" w:sz="0" w:space="0" w:color="auto"/>
            <w:left w:val="none" w:sz="0" w:space="0" w:color="auto"/>
            <w:bottom w:val="none" w:sz="0" w:space="0" w:color="auto"/>
            <w:right w:val="none" w:sz="0" w:space="0" w:color="auto"/>
          </w:divBdr>
        </w:div>
        <w:div w:id="1016418720">
          <w:marLeft w:val="0"/>
          <w:marRight w:val="0"/>
          <w:marTop w:val="0"/>
          <w:marBottom w:val="0"/>
          <w:divBdr>
            <w:top w:val="none" w:sz="0" w:space="0" w:color="auto"/>
            <w:left w:val="none" w:sz="0" w:space="0" w:color="auto"/>
            <w:bottom w:val="none" w:sz="0" w:space="0" w:color="auto"/>
            <w:right w:val="none" w:sz="0" w:space="0" w:color="auto"/>
          </w:divBdr>
        </w:div>
        <w:div w:id="2010406540">
          <w:marLeft w:val="0"/>
          <w:marRight w:val="0"/>
          <w:marTop w:val="0"/>
          <w:marBottom w:val="0"/>
          <w:divBdr>
            <w:top w:val="none" w:sz="0" w:space="0" w:color="auto"/>
            <w:left w:val="none" w:sz="0" w:space="0" w:color="auto"/>
            <w:bottom w:val="none" w:sz="0" w:space="0" w:color="auto"/>
            <w:right w:val="none" w:sz="0" w:space="0" w:color="auto"/>
          </w:divBdr>
        </w:div>
        <w:div w:id="1399861387">
          <w:marLeft w:val="0"/>
          <w:marRight w:val="0"/>
          <w:marTop w:val="0"/>
          <w:marBottom w:val="0"/>
          <w:divBdr>
            <w:top w:val="none" w:sz="0" w:space="0" w:color="auto"/>
            <w:left w:val="none" w:sz="0" w:space="0" w:color="auto"/>
            <w:bottom w:val="none" w:sz="0" w:space="0" w:color="auto"/>
            <w:right w:val="none" w:sz="0" w:space="0" w:color="auto"/>
          </w:divBdr>
        </w:div>
        <w:div w:id="1437093746">
          <w:marLeft w:val="0"/>
          <w:marRight w:val="0"/>
          <w:marTop w:val="0"/>
          <w:marBottom w:val="0"/>
          <w:divBdr>
            <w:top w:val="none" w:sz="0" w:space="0" w:color="auto"/>
            <w:left w:val="none" w:sz="0" w:space="0" w:color="auto"/>
            <w:bottom w:val="none" w:sz="0" w:space="0" w:color="auto"/>
            <w:right w:val="none" w:sz="0" w:space="0" w:color="auto"/>
          </w:divBdr>
        </w:div>
        <w:div w:id="1898399750">
          <w:marLeft w:val="0"/>
          <w:marRight w:val="0"/>
          <w:marTop w:val="0"/>
          <w:marBottom w:val="0"/>
          <w:divBdr>
            <w:top w:val="none" w:sz="0" w:space="0" w:color="auto"/>
            <w:left w:val="none" w:sz="0" w:space="0" w:color="auto"/>
            <w:bottom w:val="none" w:sz="0" w:space="0" w:color="auto"/>
            <w:right w:val="none" w:sz="0" w:space="0" w:color="auto"/>
          </w:divBdr>
        </w:div>
        <w:div w:id="1010064801">
          <w:marLeft w:val="0"/>
          <w:marRight w:val="0"/>
          <w:marTop w:val="0"/>
          <w:marBottom w:val="0"/>
          <w:divBdr>
            <w:top w:val="none" w:sz="0" w:space="0" w:color="auto"/>
            <w:left w:val="none" w:sz="0" w:space="0" w:color="auto"/>
            <w:bottom w:val="none" w:sz="0" w:space="0" w:color="auto"/>
            <w:right w:val="none" w:sz="0" w:space="0" w:color="auto"/>
          </w:divBdr>
        </w:div>
        <w:div w:id="68500833">
          <w:marLeft w:val="0"/>
          <w:marRight w:val="0"/>
          <w:marTop w:val="0"/>
          <w:marBottom w:val="0"/>
          <w:divBdr>
            <w:top w:val="none" w:sz="0" w:space="0" w:color="auto"/>
            <w:left w:val="none" w:sz="0" w:space="0" w:color="auto"/>
            <w:bottom w:val="none" w:sz="0" w:space="0" w:color="auto"/>
            <w:right w:val="none" w:sz="0" w:space="0" w:color="auto"/>
          </w:divBdr>
        </w:div>
        <w:div w:id="1562400106">
          <w:marLeft w:val="0"/>
          <w:marRight w:val="0"/>
          <w:marTop w:val="0"/>
          <w:marBottom w:val="0"/>
          <w:divBdr>
            <w:top w:val="none" w:sz="0" w:space="0" w:color="auto"/>
            <w:left w:val="none" w:sz="0" w:space="0" w:color="auto"/>
            <w:bottom w:val="none" w:sz="0" w:space="0" w:color="auto"/>
            <w:right w:val="none" w:sz="0" w:space="0" w:color="auto"/>
          </w:divBdr>
        </w:div>
        <w:div w:id="1412654256">
          <w:marLeft w:val="0"/>
          <w:marRight w:val="0"/>
          <w:marTop w:val="0"/>
          <w:marBottom w:val="0"/>
          <w:divBdr>
            <w:top w:val="none" w:sz="0" w:space="0" w:color="auto"/>
            <w:left w:val="none" w:sz="0" w:space="0" w:color="auto"/>
            <w:bottom w:val="none" w:sz="0" w:space="0" w:color="auto"/>
            <w:right w:val="none" w:sz="0" w:space="0" w:color="auto"/>
          </w:divBdr>
        </w:div>
        <w:div w:id="1462112628">
          <w:marLeft w:val="0"/>
          <w:marRight w:val="0"/>
          <w:marTop w:val="0"/>
          <w:marBottom w:val="0"/>
          <w:divBdr>
            <w:top w:val="none" w:sz="0" w:space="0" w:color="auto"/>
            <w:left w:val="none" w:sz="0" w:space="0" w:color="auto"/>
            <w:bottom w:val="none" w:sz="0" w:space="0" w:color="auto"/>
            <w:right w:val="none" w:sz="0" w:space="0" w:color="auto"/>
          </w:divBdr>
        </w:div>
        <w:div w:id="474369455">
          <w:marLeft w:val="0"/>
          <w:marRight w:val="0"/>
          <w:marTop w:val="0"/>
          <w:marBottom w:val="0"/>
          <w:divBdr>
            <w:top w:val="none" w:sz="0" w:space="0" w:color="auto"/>
            <w:left w:val="none" w:sz="0" w:space="0" w:color="auto"/>
            <w:bottom w:val="none" w:sz="0" w:space="0" w:color="auto"/>
            <w:right w:val="none" w:sz="0" w:space="0" w:color="auto"/>
          </w:divBdr>
        </w:div>
        <w:div w:id="1411804570">
          <w:marLeft w:val="0"/>
          <w:marRight w:val="0"/>
          <w:marTop w:val="0"/>
          <w:marBottom w:val="0"/>
          <w:divBdr>
            <w:top w:val="none" w:sz="0" w:space="0" w:color="auto"/>
            <w:left w:val="none" w:sz="0" w:space="0" w:color="auto"/>
            <w:bottom w:val="none" w:sz="0" w:space="0" w:color="auto"/>
            <w:right w:val="none" w:sz="0" w:space="0" w:color="auto"/>
          </w:divBdr>
        </w:div>
        <w:div w:id="1148279992">
          <w:marLeft w:val="0"/>
          <w:marRight w:val="0"/>
          <w:marTop w:val="0"/>
          <w:marBottom w:val="0"/>
          <w:divBdr>
            <w:top w:val="none" w:sz="0" w:space="0" w:color="auto"/>
            <w:left w:val="none" w:sz="0" w:space="0" w:color="auto"/>
            <w:bottom w:val="none" w:sz="0" w:space="0" w:color="auto"/>
            <w:right w:val="none" w:sz="0" w:space="0" w:color="auto"/>
          </w:divBdr>
        </w:div>
        <w:div w:id="847207606">
          <w:marLeft w:val="0"/>
          <w:marRight w:val="0"/>
          <w:marTop w:val="0"/>
          <w:marBottom w:val="0"/>
          <w:divBdr>
            <w:top w:val="none" w:sz="0" w:space="0" w:color="auto"/>
            <w:left w:val="none" w:sz="0" w:space="0" w:color="auto"/>
            <w:bottom w:val="none" w:sz="0" w:space="0" w:color="auto"/>
            <w:right w:val="none" w:sz="0" w:space="0" w:color="auto"/>
          </w:divBdr>
        </w:div>
        <w:div w:id="1597640739">
          <w:marLeft w:val="0"/>
          <w:marRight w:val="0"/>
          <w:marTop w:val="0"/>
          <w:marBottom w:val="0"/>
          <w:divBdr>
            <w:top w:val="none" w:sz="0" w:space="0" w:color="auto"/>
            <w:left w:val="none" w:sz="0" w:space="0" w:color="auto"/>
            <w:bottom w:val="none" w:sz="0" w:space="0" w:color="auto"/>
            <w:right w:val="none" w:sz="0" w:space="0" w:color="auto"/>
          </w:divBdr>
        </w:div>
        <w:div w:id="724139760">
          <w:marLeft w:val="0"/>
          <w:marRight w:val="0"/>
          <w:marTop w:val="0"/>
          <w:marBottom w:val="0"/>
          <w:divBdr>
            <w:top w:val="none" w:sz="0" w:space="0" w:color="auto"/>
            <w:left w:val="none" w:sz="0" w:space="0" w:color="auto"/>
            <w:bottom w:val="none" w:sz="0" w:space="0" w:color="auto"/>
            <w:right w:val="none" w:sz="0" w:space="0" w:color="auto"/>
          </w:divBdr>
        </w:div>
        <w:div w:id="1717242001">
          <w:marLeft w:val="0"/>
          <w:marRight w:val="0"/>
          <w:marTop w:val="0"/>
          <w:marBottom w:val="0"/>
          <w:divBdr>
            <w:top w:val="none" w:sz="0" w:space="0" w:color="auto"/>
            <w:left w:val="none" w:sz="0" w:space="0" w:color="auto"/>
            <w:bottom w:val="none" w:sz="0" w:space="0" w:color="auto"/>
            <w:right w:val="none" w:sz="0" w:space="0" w:color="auto"/>
          </w:divBdr>
        </w:div>
        <w:div w:id="566690541">
          <w:marLeft w:val="0"/>
          <w:marRight w:val="0"/>
          <w:marTop w:val="0"/>
          <w:marBottom w:val="0"/>
          <w:divBdr>
            <w:top w:val="none" w:sz="0" w:space="0" w:color="auto"/>
            <w:left w:val="none" w:sz="0" w:space="0" w:color="auto"/>
            <w:bottom w:val="none" w:sz="0" w:space="0" w:color="auto"/>
            <w:right w:val="none" w:sz="0" w:space="0" w:color="auto"/>
          </w:divBdr>
        </w:div>
        <w:div w:id="1256479321">
          <w:marLeft w:val="0"/>
          <w:marRight w:val="0"/>
          <w:marTop w:val="0"/>
          <w:marBottom w:val="0"/>
          <w:divBdr>
            <w:top w:val="none" w:sz="0" w:space="0" w:color="auto"/>
            <w:left w:val="none" w:sz="0" w:space="0" w:color="auto"/>
            <w:bottom w:val="none" w:sz="0" w:space="0" w:color="auto"/>
            <w:right w:val="none" w:sz="0" w:space="0" w:color="auto"/>
          </w:divBdr>
        </w:div>
        <w:div w:id="979773509">
          <w:marLeft w:val="0"/>
          <w:marRight w:val="0"/>
          <w:marTop w:val="0"/>
          <w:marBottom w:val="0"/>
          <w:divBdr>
            <w:top w:val="none" w:sz="0" w:space="0" w:color="auto"/>
            <w:left w:val="none" w:sz="0" w:space="0" w:color="auto"/>
            <w:bottom w:val="none" w:sz="0" w:space="0" w:color="auto"/>
            <w:right w:val="none" w:sz="0" w:space="0" w:color="auto"/>
          </w:divBdr>
        </w:div>
        <w:div w:id="1753700722">
          <w:marLeft w:val="0"/>
          <w:marRight w:val="0"/>
          <w:marTop w:val="0"/>
          <w:marBottom w:val="0"/>
          <w:divBdr>
            <w:top w:val="none" w:sz="0" w:space="0" w:color="auto"/>
            <w:left w:val="none" w:sz="0" w:space="0" w:color="auto"/>
            <w:bottom w:val="none" w:sz="0" w:space="0" w:color="auto"/>
            <w:right w:val="none" w:sz="0" w:space="0" w:color="auto"/>
          </w:divBdr>
        </w:div>
        <w:div w:id="477459264">
          <w:marLeft w:val="0"/>
          <w:marRight w:val="0"/>
          <w:marTop w:val="0"/>
          <w:marBottom w:val="0"/>
          <w:divBdr>
            <w:top w:val="none" w:sz="0" w:space="0" w:color="auto"/>
            <w:left w:val="none" w:sz="0" w:space="0" w:color="auto"/>
            <w:bottom w:val="none" w:sz="0" w:space="0" w:color="auto"/>
            <w:right w:val="none" w:sz="0" w:space="0" w:color="auto"/>
          </w:divBdr>
        </w:div>
        <w:div w:id="2066249953">
          <w:marLeft w:val="0"/>
          <w:marRight w:val="0"/>
          <w:marTop w:val="0"/>
          <w:marBottom w:val="0"/>
          <w:divBdr>
            <w:top w:val="none" w:sz="0" w:space="0" w:color="auto"/>
            <w:left w:val="none" w:sz="0" w:space="0" w:color="auto"/>
            <w:bottom w:val="none" w:sz="0" w:space="0" w:color="auto"/>
            <w:right w:val="none" w:sz="0" w:space="0" w:color="auto"/>
          </w:divBdr>
        </w:div>
        <w:div w:id="25377684">
          <w:marLeft w:val="0"/>
          <w:marRight w:val="0"/>
          <w:marTop w:val="0"/>
          <w:marBottom w:val="0"/>
          <w:divBdr>
            <w:top w:val="none" w:sz="0" w:space="0" w:color="auto"/>
            <w:left w:val="none" w:sz="0" w:space="0" w:color="auto"/>
            <w:bottom w:val="none" w:sz="0" w:space="0" w:color="auto"/>
            <w:right w:val="none" w:sz="0" w:space="0" w:color="auto"/>
          </w:divBdr>
        </w:div>
        <w:div w:id="918097325">
          <w:marLeft w:val="0"/>
          <w:marRight w:val="0"/>
          <w:marTop w:val="0"/>
          <w:marBottom w:val="0"/>
          <w:divBdr>
            <w:top w:val="none" w:sz="0" w:space="0" w:color="auto"/>
            <w:left w:val="none" w:sz="0" w:space="0" w:color="auto"/>
            <w:bottom w:val="none" w:sz="0" w:space="0" w:color="auto"/>
            <w:right w:val="none" w:sz="0" w:space="0" w:color="auto"/>
          </w:divBdr>
        </w:div>
        <w:div w:id="977958094">
          <w:marLeft w:val="0"/>
          <w:marRight w:val="0"/>
          <w:marTop w:val="0"/>
          <w:marBottom w:val="0"/>
          <w:divBdr>
            <w:top w:val="none" w:sz="0" w:space="0" w:color="auto"/>
            <w:left w:val="none" w:sz="0" w:space="0" w:color="auto"/>
            <w:bottom w:val="none" w:sz="0" w:space="0" w:color="auto"/>
            <w:right w:val="none" w:sz="0" w:space="0" w:color="auto"/>
          </w:divBdr>
        </w:div>
        <w:div w:id="532421801">
          <w:marLeft w:val="0"/>
          <w:marRight w:val="0"/>
          <w:marTop w:val="0"/>
          <w:marBottom w:val="0"/>
          <w:divBdr>
            <w:top w:val="none" w:sz="0" w:space="0" w:color="auto"/>
            <w:left w:val="none" w:sz="0" w:space="0" w:color="auto"/>
            <w:bottom w:val="none" w:sz="0" w:space="0" w:color="auto"/>
            <w:right w:val="none" w:sz="0" w:space="0" w:color="auto"/>
          </w:divBdr>
        </w:div>
        <w:div w:id="53358942">
          <w:marLeft w:val="0"/>
          <w:marRight w:val="0"/>
          <w:marTop w:val="0"/>
          <w:marBottom w:val="0"/>
          <w:divBdr>
            <w:top w:val="none" w:sz="0" w:space="0" w:color="auto"/>
            <w:left w:val="none" w:sz="0" w:space="0" w:color="auto"/>
            <w:bottom w:val="none" w:sz="0" w:space="0" w:color="auto"/>
            <w:right w:val="none" w:sz="0" w:space="0" w:color="auto"/>
          </w:divBdr>
        </w:div>
        <w:div w:id="1839812228">
          <w:marLeft w:val="0"/>
          <w:marRight w:val="0"/>
          <w:marTop w:val="0"/>
          <w:marBottom w:val="0"/>
          <w:divBdr>
            <w:top w:val="none" w:sz="0" w:space="0" w:color="auto"/>
            <w:left w:val="none" w:sz="0" w:space="0" w:color="auto"/>
            <w:bottom w:val="none" w:sz="0" w:space="0" w:color="auto"/>
            <w:right w:val="none" w:sz="0" w:space="0" w:color="auto"/>
          </w:divBdr>
        </w:div>
        <w:div w:id="1113596035">
          <w:marLeft w:val="0"/>
          <w:marRight w:val="0"/>
          <w:marTop w:val="0"/>
          <w:marBottom w:val="0"/>
          <w:divBdr>
            <w:top w:val="none" w:sz="0" w:space="0" w:color="auto"/>
            <w:left w:val="none" w:sz="0" w:space="0" w:color="auto"/>
            <w:bottom w:val="none" w:sz="0" w:space="0" w:color="auto"/>
            <w:right w:val="none" w:sz="0" w:space="0" w:color="auto"/>
          </w:divBdr>
        </w:div>
        <w:div w:id="1312294677">
          <w:marLeft w:val="0"/>
          <w:marRight w:val="0"/>
          <w:marTop w:val="0"/>
          <w:marBottom w:val="0"/>
          <w:divBdr>
            <w:top w:val="none" w:sz="0" w:space="0" w:color="auto"/>
            <w:left w:val="none" w:sz="0" w:space="0" w:color="auto"/>
            <w:bottom w:val="none" w:sz="0" w:space="0" w:color="auto"/>
            <w:right w:val="none" w:sz="0" w:space="0" w:color="auto"/>
          </w:divBdr>
        </w:div>
        <w:div w:id="1271008290">
          <w:marLeft w:val="0"/>
          <w:marRight w:val="0"/>
          <w:marTop w:val="0"/>
          <w:marBottom w:val="0"/>
          <w:divBdr>
            <w:top w:val="none" w:sz="0" w:space="0" w:color="auto"/>
            <w:left w:val="none" w:sz="0" w:space="0" w:color="auto"/>
            <w:bottom w:val="none" w:sz="0" w:space="0" w:color="auto"/>
            <w:right w:val="none" w:sz="0" w:space="0" w:color="auto"/>
          </w:divBdr>
        </w:div>
        <w:div w:id="46689160">
          <w:marLeft w:val="0"/>
          <w:marRight w:val="0"/>
          <w:marTop w:val="0"/>
          <w:marBottom w:val="0"/>
          <w:divBdr>
            <w:top w:val="none" w:sz="0" w:space="0" w:color="auto"/>
            <w:left w:val="none" w:sz="0" w:space="0" w:color="auto"/>
            <w:bottom w:val="none" w:sz="0" w:space="0" w:color="auto"/>
            <w:right w:val="none" w:sz="0" w:space="0" w:color="auto"/>
          </w:divBdr>
        </w:div>
        <w:div w:id="1992445954">
          <w:marLeft w:val="0"/>
          <w:marRight w:val="0"/>
          <w:marTop w:val="0"/>
          <w:marBottom w:val="0"/>
          <w:divBdr>
            <w:top w:val="none" w:sz="0" w:space="0" w:color="auto"/>
            <w:left w:val="none" w:sz="0" w:space="0" w:color="auto"/>
            <w:bottom w:val="none" w:sz="0" w:space="0" w:color="auto"/>
            <w:right w:val="none" w:sz="0" w:space="0" w:color="auto"/>
          </w:divBdr>
        </w:div>
        <w:div w:id="2099866122">
          <w:marLeft w:val="0"/>
          <w:marRight w:val="0"/>
          <w:marTop w:val="0"/>
          <w:marBottom w:val="0"/>
          <w:divBdr>
            <w:top w:val="none" w:sz="0" w:space="0" w:color="auto"/>
            <w:left w:val="none" w:sz="0" w:space="0" w:color="auto"/>
            <w:bottom w:val="none" w:sz="0" w:space="0" w:color="auto"/>
            <w:right w:val="none" w:sz="0" w:space="0" w:color="auto"/>
          </w:divBdr>
        </w:div>
        <w:div w:id="811170062">
          <w:marLeft w:val="0"/>
          <w:marRight w:val="0"/>
          <w:marTop w:val="0"/>
          <w:marBottom w:val="0"/>
          <w:divBdr>
            <w:top w:val="none" w:sz="0" w:space="0" w:color="auto"/>
            <w:left w:val="none" w:sz="0" w:space="0" w:color="auto"/>
            <w:bottom w:val="none" w:sz="0" w:space="0" w:color="auto"/>
            <w:right w:val="none" w:sz="0" w:space="0" w:color="auto"/>
          </w:divBdr>
        </w:div>
        <w:div w:id="1261182747">
          <w:marLeft w:val="0"/>
          <w:marRight w:val="0"/>
          <w:marTop w:val="0"/>
          <w:marBottom w:val="0"/>
          <w:divBdr>
            <w:top w:val="none" w:sz="0" w:space="0" w:color="auto"/>
            <w:left w:val="none" w:sz="0" w:space="0" w:color="auto"/>
            <w:bottom w:val="none" w:sz="0" w:space="0" w:color="auto"/>
            <w:right w:val="none" w:sz="0" w:space="0" w:color="auto"/>
          </w:divBdr>
        </w:div>
        <w:div w:id="1607536109">
          <w:marLeft w:val="0"/>
          <w:marRight w:val="0"/>
          <w:marTop w:val="0"/>
          <w:marBottom w:val="0"/>
          <w:divBdr>
            <w:top w:val="none" w:sz="0" w:space="0" w:color="auto"/>
            <w:left w:val="none" w:sz="0" w:space="0" w:color="auto"/>
            <w:bottom w:val="none" w:sz="0" w:space="0" w:color="auto"/>
            <w:right w:val="none" w:sz="0" w:space="0" w:color="auto"/>
          </w:divBdr>
        </w:div>
        <w:div w:id="1269312574">
          <w:marLeft w:val="0"/>
          <w:marRight w:val="0"/>
          <w:marTop w:val="0"/>
          <w:marBottom w:val="0"/>
          <w:divBdr>
            <w:top w:val="none" w:sz="0" w:space="0" w:color="auto"/>
            <w:left w:val="none" w:sz="0" w:space="0" w:color="auto"/>
            <w:bottom w:val="none" w:sz="0" w:space="0" w:color="auto"/>
            <w:right w:val="none" w:sz="0" w:space="0" w:color="auto"/>
          </w:divBdr>
        </w:div>
        <w:div w:id="1829399408">
          <w:marLeft w:val="0"/>
          <w:marRight w:val="0"/>
          <w:marTop w:val="0"/>
          <w:marBottom w:val="0"/>
          <w:divBdr>
            <w:top w:val="none" w:sz="0" w:space="0" w:color="auto"/>
            <w:left w:val="none" w:sz="0" w:space="0" w:color="auto"/>
            <w:bottom w:val="none" w:sz="0" w:space="0" w:color="auto"/>
            <w:right w:val="none" w:sz="0" w:space="0" w:color="auto"/>
          </w:divBdr>
        </w:div>
        <w:div w:id="1559315304">
          <w:marLeft w:val="0"/>
          <w:marRight w:val="0"/>
          <w:marTop w:val="0"/>
          <w:marBottom w:val="0"/>
          <w:divBdr>
            <w:top w:val="none" w:sz="0" w:space="0" w:color="auto"/>
            <w:left w:val="none" w:sz="0" w:space="0" w:color="auto"/>
            <w:bottom w:val="none" w:sz="0" w:space="0" w:color="auto"/>
            <w:right w:val="none" w:sz="0" w:space="0" w:color="auto"/>
          </w:divBdr>
        </w:div>
        <w:div w:id="292712429">
          <w:marLeft w:val="0"/>
          <w:marRight w:val="0"/>
          <w:marTop w:val="0"/>
          <w:marBottom w:val="0"/>
          <w:divBdr>
            <w:top w:val="none" w:sz="0" w:space="0" w:color="auto"/>
            <w:left w:val="none" w:sz="0" w:space="0" w:color="auto"/>
            <w:bottom w:val="none" w:sz="0" w:space="0" w:color="auto"/>
            <w:right w:val="none" w:sz="0" w:space="0" w:color="auto"/>
          </w:divBdr>
        </w:div>
        <w:div w:id="2064865520">
          <w:marLeft w:val="0"/>
          <w:marRight w:val="0"/>
          <w:marTop w:val="0"/>
          <w:marBottom w:val="0"/>
          <w:divBdr>
            <w:top w:val="none" w:sz="0" w:space="0" w:color="auto"/>
            <w:left w:val="none" w:sz="0" w:space="0" w:color="auto"/>
            <w:bottom w:val="none" w:sz="0" w:space="0" w:color="auto"/>
            <w:right w:val="none" w:sz="0" w:space="0" w:color="auto"/>
          </w:divBdr>
        </w:div>
      </w:divsChild>
    </w:div>
    <w:div w:id="275455715">
      <w:bodyDiv w:val="1"/>
      <w:marLeft w:val="0"/>
      <w:marRight w:val="0"/>
      <w:marTop w:val="0"/>
      <w:marBottom w:val="0"/>
      <w:divBdr>
        <w:top w:val="none" w:sz="0" w:space="0" w:color="auto"/>
        <w:left w:val="none" w:sz="0" w:space="0" w:color="auto"/>
        <w:bottom w:val="none" w:sz="0" w:space="0" w:color="auto"/>
        <w:right w:val="none" w:sz="0" w:space="0" w:color="auto"/>
      </w:divBdr>
    </w:div>
    <w:div w:id="276835288">
      <w:bodyDiv w:val="1"/>
      <w:marLeft w:val="0"/>
      <w:marRight w:val="0"/>
      <w:marTop w:val="0"/>
      <w:marBottom w:val="0"/>
      <w:divBdr>
        <w:top w:val="none" w:sz="0" w:space="0" w:color="auto"/>
        <w:left w:val="none" w:sz="0" w:space="0" w:color="auto"/>
        <w:bottom w:val="none" w:sz="0" w:space="0" w:color="auto"/>
        <w:right w:val="none" w:sz="0" w:space="0" w:color="auto"/>
      </w:divBdr>
      <w:divsChild>
        <w:div w:id="1387798186">
          <w:marLeft w:val="480"/>
          <w:marRight w:val="0"/>
          <w:marTop w:val="0"/>
          <w:marBottom w:val="0"/>
          <w:divBdr>
            <w:top w:val="none" w:sz="0" w:space="0" w:color="auto"/>
            <w:left w:val="none" w:sz="0" w:space="0" w:color="auto"/>
            <w:bottom w:val="none" w:sz="0" w:space="0" w:color="auto"/>
            <w:right w:val="none" w:sz="0" w:space="0" w:color="auto"/>
          </w:divBdr>
        </w:div>
        <w:div w:id="1690596273">
          <w:marLeft w:val="480"/>
          <w:marRight w:val="0"/>
          <w:marTop w:val="0"/>
          <w:marBottom w:val="0"/>
          <w:divBdr>
            <w:top w:val="none" w:sz="0" w:space="0" w:color="auto"/>
            <w:left w:val="none" w:sz="0" w:space="0" w:color="auto"/>
            <w:bottom w:val="none" w:sz="0" w:space="0" w:color="auto"/>
            <w:right w:val="none" w:sz="0" w:space="0" w:color="auto"/>
          </w:divBdr>
        </w:div>
        <w:div w:id="66651305">
          <w:marLeft w:val="480"/>
          <w:marRight w:val="0"/>
          <w:marTop w:val="0"/>
          <w:marBottom w:val="0"/>
          <w:divBdr>
            <w:top w:val="none" w:sz="0" w:space="0" w:color="auto"/>
            <w:left w:val="none" w:sz="0" w:space="0" w:color="auto"/>
            <w:bottom w:val="none" w:sz="0" w:space="0" w:color="auto"/>
            <w:right w:val="none" w:sz="0" w:space="0" w:color="auto"/>
          </w:divBdr>
        </w:div>
        <w:div w:id="1492911904">
          <w:marLeft w:val="480"/>
          <w:marRight w:val="0"/>
          <w:marTop w:val="0"/>
          <w:marBottom w:val="0"/>
          <w:divBdr>
            <w:top w:val="none" w:sz="0" w:space="0" w:color="auto"/>
            <w:left w:val="none" w:sz="0" w:space="0" w:color="auto"/>
            <w:bottom w:val="none" w:sz="0" w:space="0" w:color="auto"/>
            <w:right w:val="none" w:sz="0" w:space="0" w:color="auto"/>
          </w:divBdr>
        </w:div>
        <w:div w:id="1691682452">
          <w:marLeft w:val="480"/>
          <w:marRight w:val="0"/>
          <w:marTop w:val="0"/>
          <w:marBottom w:val="0"/>
          <w:divBdr>
            <w:top w:val="none" w:sz="0" w:space="0" w:color="auto"/>
            <w:left w:val="none" w:sz="0" w:space="0" w:color="auto"/>
            <w:bottom w:val="none" w:sz="0" w:space="0" w:color="auto"/>
            <w:right w:val="none" w:sz="0" w:space="0" w:color="auto"/>
          </w:divBdr>
        </w:div>
        <w:div w:id="1558471911">
          <w:marLeft w:val="480"/>
          <w:marRight w:val="0"/>
          <w:marTop w:val="0"/>
          <w:marBottom w:val="0"/>
          <w:divBdr>
            <w:top w:val="none" w:sz="0" w:space="0" w:color="auto"/>
            <w:left w:val="none" w:sz="0" w:space="0" w:color="auto"/>
            <w:bottom w:val="none" w:sz="0" w:space="0" w:color="auto"/>
            <w:right w:val="none" w:sz="0" w:space="0" w:color="auto"/>
          </w:divBdr>
        </w:div>
        <w:div w:id="296841926">
          <w:marLeft w:val="480"/>
          <w:marRight w:val="0"/>
          <w:marTop w:val="0"/>
          <w:marBottom w:val="0"/>
          <w:divBdr>
            <w:top w:val="none" w:sz="0" w:space="0" w:color="auto"/>
            <w:left w:val="none" w:sz="0" w:space="0" w:color="auto"/>
            <w:bottom w:val="none" w:sz="0" w:space="0" w:color="auto"/>
            <w:right w:val="none" w:sz="0" w:space="0" w:color="auto"/>
          </w:divBdr>
        </w:div>
        <w:div w:id="1060401391">
          <w:marLeft w:val="480"/>
          <w:marRight w:val="0"/>
          <w:marTop w:val="0"/>
          <w:marBottom w:val="0"/>
          <w:divBdr>
            <w:top w:val="none" w:sz="0" w:space="0" w:color="auto"/>
            <w:left w:val="none" w:sz="0" w:space="0" w:color="auto"/>
            <w:bottom w:val="none" w:sz="0" w:space="0" w:color="auto"/>
            <w:right w:val="none" w:sz="0" w:space="0" w:color="auto"/>
          </w:divBdr>
        </w:div>
        <w:div w:id="686181367">
          <w:marLeft w:val="480"/>
          <w:marRight w:val="0"/>
          <w:marTop w:val="0"/>
          <w:marBottom w:val="0"/>
          <w:divBdr>
            <w:top w:val="none" w:sz="0" w:space="0" w:color="auto"/>
            <w:left w:val="none" w:sz="0" w:space="0" w:color="auto"/>
            <w:bottom w:val="none" w:sz="0" w:space="0" w:color="auto"/>
            <w:right w:val="none" w:sz="0" w:space="0" w:color="auto"/>
          </w:divBdr>
        </w:div>
        <w:div w:id="1926841080">
          <w:marLeft w:val="480"/>
          <w:marRight w:val="0"/>
          <w:marTop w:val="0"/>
          <w:marBottom w:val="0"/>
          <w:divBdr>
            <w:top w:val="none" w:sz="0" w:space="0" w:color="auto"/>
            <w:left w:val="none" w:sz="0" w:space="0" w:color="auto"/>
            <w:bottom w:val="none" w:sz="0" w:space="0" w:color="auto"/>
            <w:right w:val="none" w:sz="0" w:space="0" w:color="auto"/>
          </w:divBdr>
        </w:div>
        <w:div w:id="980042882">
          <w:marLeft w:val="480"/>
          <w:marRight w:val="0"/>
          <w:marTop w:val="0"/>
          <w:marBottom w:val="0"/>
          <w:divBdr>
            <w:top w:val="none" w:sz="0" w:space="0" w:color="auto"/>
            <w:left w:val="none" w:sz="0" w:space="0" w:color="auto"/>
            <w:bottom w:val="none" w:sz="0" w:space="0" w:color="auto"/>
            <w:right w:val="none" w:sz="0" w:space="0" w:color="auto"/>
          </w:divBdr>
        </w:div>
        <w:div w:id="1349715761">
          <w:marLeft w:val="480"/>
          <w:marRight w:val="0"/>
          <w:marTop w:val="0"/>
          <w:marBottom w:val="0"/>
          <w:divBdr>
            <w:top w:val="none" w:sz="0" w:space="0" w:color="auto"/>
            <w:left w:val="none" w:sz="0" w:space="0" w:color="auto"/>
            <w:bottom w:val="none" w:sz="0" w:space="0" w:color="auto"/>
            <w:right w:val="none" w:sz="0" w:space="0" w:color="auto"/>
          </w:divBdr>
        </w:div>
        <w:div w:id="1843816545">
          <w:marLeft w:val="480"/>
          <w:marRight w:val="0"/>
          <w:marTop w:val="0"/>
          <w:marBottom w:val="0"/>
          <w:divBdr>
            <w:top w:val="none" w:sz="0" w:space="0" w:color="auto"/>
            <w:left w:val="none" w:sz="0" w:space="0" w:color="auto"/>
            <w:bottom w:val="none" w:sz="0" w:space="0" w:color="auto"/>
            <w:right w:val="none" w:sz="0" w:space="0" w:color="auto"/>
          </w:divBdr>
        </w:div>
        <w:div w:id="1876888219">
          <w:marLeft w:val="480"/>
          <w:marRight w:val="0"/>
          <w:marTop w:val="0"/>
          <w:marBottom w:val="0"/>
          <w:divBdr>
            <w:top w:val="none" w:sz="0" w:space="0" w:color="auto"/>
            <w:left w:val="none" w:sz="0" w:space="0" w:color="auto"/>
            <w:bottom w:val="none" w:sz="0" w:space="0" w:color="auto"/>
            <w:right w:val="none" w:sz="0" w:space="0" w:color="auto"/>
          </w:divBdr>
        </w:div>
        <w:div w:id="1774782303">
          <w:marLeft w:val="480"/>
          <w:marRight w:val="0"/>
          <w:marTop w:val="0"/>
          <w:marBottom w:val="0"/>
          <w:divBdr>
            <w:top w:val="none" w:sz="0" w:space="0" w:color="auto"/>
            <w:left w:val="none" w:sz="0" w:space="0" w:color="auto"/>
            <w:bottom w:val="none" w:sz="0" w:space="0" w:color="auto"/>
            <w:right w:val="none" w:sz="0" w:space="0" w:color="auto"/>
          </w:divBdr>
        </w:div>
        <w:div w:id="1095904655">
          <w:marLeft w:val="480"/>
          <w:marRight w:val="0"/>
          <w:marTop w:val="0"/>
          <w:marBottom w:val="0"/>
          <w:divBdr>
            <w:top w:val="none" w:sz="0" w:space="0" w:color="auto"/>
            <w:left w:val="none" w:sz="0" w:space="0" w:color="auto"/>
            <w:bottom w:val="none" w:sz="0" w:space="0" w:color="auto"/>
            <w:right w:val="none" w:sz="0" w:space="0" w:color="auto"/>
          </w:divBdr>
        </w:div>
        <w:div w:id="1718815026">
          <w:marLeft w:val="480"/>
          <w:marRight w:val="0"/>
          <w:marTop w:val="0"/>
          <w:marBottom w:val="0"/>
          <w:divBdr>
            <w:top w:val="none" w:sz="0" w:space="0" w:color="auto"/>
            <w:left w:val="none" w:sz="0" w:space="0" w:color="auto"/>
            <w:bottom w:val="none" w:sz="0" w:space="0" w:color="auto"/>
            <w:right w:val="none" w:sz="0" w:space="0" w:color="auto"/>
          </w:divBdr>
        </w:div>
        <w:div w:id="1624382898">
          <w:marLeft w:val="480"/>
          <w:marRight w:val="0"/>
          <w:marTop w:val="0"/>
          <w:marBottom w:val="0"/>
          <w:divBdr>
            <w:top w:val="none" w:sz="0" w:space="0" w:color="auto"/>
            <w:left w:val="none" w:sz="0" w:space="0" w:color="auto"/>
            <w:bottom w:val="none" w:sz="0" w:space="0" w:color="auto"/>
            <w:right w:val="none" w:sz="0" w:space="0" w:color="auto"/>
          </w:divBdr>
        </w:div>
        <w:div w:id="1494645530">
          <w:marLeft w:val="480"/>
          <w:marRight w:val="0"/>
          <w:marTop w:val="0"/>
          <w:marBottom w:val="0"/>
          <w:divBdr>
            <w:top w:val="none" w:sz="0" w:space="0" w:color="auto"/>
            <w:left w:val="none" w:sz="0" w:space="0" w:color="auto"/>
            <w:bottom w:val="none" w:sz="0" w:space="0" w:color="auto"/>
            <w:right w:val="none" w:sz="0" w:space="0" w:color="auto"/>
          </w:divBdr>
        </w:div>
        <w:div w:id="1097870929">
          <w:marLeft w:val="480"/>
          <w:marRight w:val="0"/>
          <w:marTop w:val="0"/>
          <w:marBottom w:val="0"/>
          <w:divBdr>
            <w:top w:val="none" w:sz="0" w:space="0" w:color="auto"/>
            <w:left w:val="none" w:sz="0" w:space="0" w:color="auto"/>
            <w:bottom w:val="none" w:sz="0" w:space="0" w:color="auto"/>
            <w:right w:val="none" w:sz="0" w:space="0" w:color="auto"/>
          </w:divBdr>
        </w:div>
        <w:div w:id="10038097">
          <w:marLeft w:val="480"/>
          <w:marRight w:val="0"/>
          <w:marTop w:val="0"/>
          <w:marBottom w:val="0"/>
          <w:divBdr>
            <w:top w:val="none" w:sz="0" w:space="0" w:color="auto"/>
            <w:left w:val="none" w:sz="0" w:space="0" w:color="auto"/>
            <w:bottom w:val="none" w:sz="0" w:space="0" w:color="auto"/>
            <w:right w:val="none" w:sz="0" w:space="0" w:color="auto"/>
          </w:divBdr>
        </w:div>
        <w:div w:id="1351957455">
          <w:marLeft w:val="480"/>
          <w:marRight w:val="0"/>
          <w:marTop w:val="0"/>
          <w:marBottom w:val="0"/>
          <w:divBdr>
            <w:top w:val="none" w:sz="0" w:space="0" w:color="auto"/>
            <w:left w:val="none" w:sz="0" w:space="0" w:color="auto"/>
            <w:bottom w:val="none" w:sz="0" w:space="0" w:color="auto"/>
            <w:right w:val="none" w:sz="0" w:space="0" w:color="auto"/>
          </w:divBdr>
        </w:div>
        <w:div w:id="2123724898">
          <w:marLeft w:val="480"/>
          <w:marRight w:val="0"/>
          <w:marTop w:val="0"/>
          <w:marBottom w:val="0"/>
          <w:divBdr>
            <w:top w:val="none" w:sz="0" w:space="0" w:color="auto"/>
            <w:left w:val="none" w:sz="0" w:space="0" w:color="auto"/>
            <w:bottom w:val="none" w:sz="0" w:space="0" w:color="auto"/>
            <w:right w:val="none" w:sz="0" w:space="0" w:color="auto"/>
          </w:divBdr>
        </w:div>
        <w:div w:id="13656761">
          <w:marLeft w:val="480"/>
          <w:marRight w:val="0"/>
          <w:marTop w:val="0"/>
          <w:marBottom w:val="0"/>
          <w:divBdr>
            <w:top w:val="none" w:sz="0" w:space="0" w:color="auto"/>
            <w:left w:val="none" w:sz="0" w:space="0" w:color="auto"/>
            <w:bottom w:val="none" w:sz="0" w:space="0" w:color="auto"/>
            <w:right w:val="none" w:sz="0" w:space="0" w:color="auto"/>
          </w:divBdr>
        </w:div>
        <w:div w:id="1810316457">
          <w:marLeft w:val="480"/>
          <w:marRight w:val="0"/>
          <w:marTop w:val="0"/>
          <w:marBottom w:val="0"/>
          <w:divBdr>
            <w:top w:val="none" w:sz="0" w:space="0" w:color="auto"/>
            <w:left w:val="none" w:sz="0" w:space="0" w:color="auto"/>
            <w:bottom w:val="none" w:sz="0" w:space="0" w:color="auto"/>
            <w:right w:val="none" w:sz="0" w:space="0" w:color="auto"/>
          </w:divBdr>
        </w:div>
        <w:div w:id="920717507">
          <w:marLeft w:val="480"/>
          <w:marRight w:val="0"/>
          <w:marTop w:val="0"/>
          <w:marBottom w:val="0"/>
          <w:divBdr>
            <w:top w:val="none" w:sz="0" w:space="0" w:color="auto"/>
            <w:left w:val="none" w:sz="0" w:space="0" w:color="auto"/>
            <w:bottom w:val="none" w:sz="0" w:space="0" w:color="auto"/>
            <w:right w:val="none" w:sz="0" w:space="0" w:color="auto"/>
          </w:divBdr>
        </w:div>
        <w:div w:id="598103218">
          <w:marLeft w:val="480"/>
          <w:marRight w:val="0"/>
          <w:marTop w:val="0"/>
          <w:marBottom w:val="0"/>
          <w:divBdr>
            <w:top w:val="none" w:sz="0" w:space="0" w:color="auto"/>
            <w:left w:val="none" w:sz="0" w:space="0" w:color="auto"/>
            <w:bottom w:val="none" w:sz="0" w:space="0" w:color="auto"/>
            <w:right w:val="none" w:sz="0" w:space="0" w:color="auto"/>
          </w:divBdr>
        </w:div>
        <w:div w:id="1492137740">
          <w:marLeft w:val="480"/>
          <w:marRight w:val="0"/>
          <w:marTop w:val="0"/>
          <w:marBottom w:val="0"/>
          <w:divBdr>
            <w:top w:val="none" w:sz="0" w:space="0" w:color="auto"/>
            <w:left w:val="none" w:sz="0" w:space="0" w:color="auto"/>
            <w:bottom w:val="none" w:sz="0" w:space="0" w:color="auto"/>
            <w:right w:val="none" w:sz="0" w:space="0" w:color="auto"/>
          </w:divBdr>
        </w:div>
        <w:div w:id="1395355241">
          <w:marLeft w:val="480"/>
          <w:marRight w:val="0"/>
          <w:marTop w:val="0"/>
          <w:marBottom w:val="0"/>
          <w:divBdr>
            <w:top w:val="none" w:sz="0" w:space="0" w:color="auto"/>
            <w:left w:val="none" w:sz="0" w:space="0" w:color="auto"/>
            <w:bottom w:val="none" w:sz="0" w:space="0" w:color="auto"/>
            <w:right w:val="none" w:sz="0" w:space="0" w:color="auto"/>
          </w:divBdr>
        </w:div>
        <w:div w:id="1329753992">
          <w:marLeft w:val="480"/>
          <w:marRight w:val="0"/>
          <w:marTop w:val="0"/>
          <w:marBottom w:val="0"/>
          <w:divBdr>
            <w:top w:val="none" w:sz="0" w:space="0" w:color="auto"/>
            <w:left w:val="none" w:sz="0" w:space="0" w:color="auto"/>
            <w:bottom w:val="none" w:sz="0" w:space="0" w:color="auto"/>
            <w:right w:val="none" w:sz="0" w:space="0" w:color="auto"/>
          </w:divBdr>
        </w:div>
        <w:div w:id="1667977557">
          <w:marLeft w:val="480"/>
          <w:marRight w:val="0"/>
          <w:marTop w:val="0"/>
          <w:marBottom w:val="0"/>
          <w:divBdr>
            <w:top w:val="none" w:sz="0" w:space="0" w:color="auto"/>
            <w:left w:val="none" w:sz="0" w:space="0" w:color="auto"/>
            <w:bottom w:val="none" w:sz="0" w:space="0" w:color="auto"/>
            <w:right w:val="none" w:sz="0" w:space="0" w:color="auto"/>
          </w:divBdr>
        </w:div>
        <w:div w:id="1448817497">
          <w:marLeft w:val="480"/>
          <w:marRight w:val="0"/>
          <w:marTop w:val="0"/>
          <w:marBottom w:val="0"/>
          <w:divBdr>
            <w:top w:val="none" w:sz="0" w:space="0" w:color="auto"/>
            <w:left w:val="none" w:sz="0" w:space="0" w:color="auto"/>
            <w:bottom w:val="none" w:sz="0" w:space="0" w:color="auto"/>
            <w:right w:val="none" w:sz="0" w:space="0" w:color="auto"/>
          </w:divBdr>
        </w:div>
        <w:div w:id="2075934643">
          <w:marLeft w:val="480"/>
          <w:marRight w:val="0"/>
          <w:marTop w:val="0"/>
          <w:marBottom w:val="0"/>
          <w:divBdr>
            <w:top w:val="none" w:sz="0" w:space="0" w:color="auto"/>
            <w:left w:val="none" w:sz="0" w:space="0" w:color="auto"/>
            <w:bottom w:val="none" w:sz="0" w:space="0" w:color="auto"/>
            <w:right w:val="none" w:sz="0" w:space="0" w:color="auto"/>
          </w:divBdr>
        </w:div>
        <w:div w:id="1221089366">
          <w:marLeft w:val="480"/>
          <w:marRight w:val="0"/>
          <w:marTop w:val="0"/>
          <w:marBottom w:val="0"/>
          <w:divBdr>
            <w:top w:val="none" w:sz="0" w:space="0" w:color="auto"/>
            <w:left w:val="none" w:sz="0" w:space="0" w:color="auto"/>
            <w:bottom w:val="none" w:sz="0" w:space="0" w:color="auto"/>
            <w:right w:val="none" w:sz="0" w:space="0" w:color="auto"/>
          </w:divBdr>
        </w:div>
        <w:div w:id="55208167">
          <w:marLeft w:val="480"/>
          <w:marRight w:val="0"/>
          <w:marTop w:val="0"/>
          <w:marBottom w:val="0"/>
          <w:divBdr>
            <w:top w:val="none" w:sz="0" w:space="0" w:color="auto"/>
            <w:left w:val="none" w:sz="0" w:space="0" w:color="auto"/>
            <w:bottom w:val="none" w:sz="0" w:space="0" w:color="auto"/>
            <w:right w:val="none" w:sz="0" w:space="0" w:color="auto"/>
          </w:divBdr>
        </w:div>
        <w:div w:id="362557548">
          <w:marLeft w:val="480"/>
          <w:marRight w:val="0"/>
          <w:marTop w:val="0"/>
          <w:marBottom w:val="0"/>
          <w:divBdr>
            <w:top w:val="none" w:sz="0" w:space="0" w:color="auto"/>
            <w:left w:val="none" w:sz="0" w:space="0" w:color="auto"/>
            <w:bottom w:val="none" w:sz="0" w:space="0" w:color="auto"/>
            <w:right w:val="none" w:sz="0" w:space="0" w:color="auto"/>
          </w:divBdr>
        </w:div>
        <w:div w:id="1079016072">
          <w:marLeft w:val="480"/>
          <w:marRight w:val="0"/>
          <w:marTop w:val="0"/>
          <w:marBottom w:val="0"/>
          <w:divBdr>
            <w:top w:val="none" w:sz="0" w:space="0" w:color="auto"/>
            <w:left w:val="none" w:sz="0" w:space="0" w:color="auto"/>
            <w:bottom w:val="none" w:sz="0" w:space="0" w:color="auto"/>
            <w:right w:val="none" w:sz="0" w:space="0" w:color="auto"/>
          </w:divBdr>
        </w:div>
        <w:div w:id="1463379484">
          <w:marLeft w:val="480"/>
          <w:marRight w:val="0"/>
          <w:marTop w:val="0"/>
          <w:marBottom w:val="0"/>
          <w:divBdr>
            <w:top w:val="none" w:sz="0" w:space="0" w:color="auto"/>
            <w:left w:val="none" w:sz="0" w:space="0" w:color="auto"/>
            <w:bottom w:val="none" w:sz="0" w:space="0" w:color="auto"/>
            <w:right w:val="none" w:sz="0" w:space="0" w:color="auto"/>
          </w:divBdr>
        </w:div>
        <w:div w:id="1481842937">
          <w:marLeft w:val="480"/>
          <w:marRight w:val="0"/>
          <w:marTop w:val="0"/>
          <w:marBottom w:val="0"/>
          <w:divBdr>
            <w:top w:val="none" w:sz="0" w:space="0" w:color="auto"/>
            <w:left w:val="none" w:sz="0" w:space="0" w:color="auto"/>
            <w:bottom w:val="none" w:sz="0" w:space="0" w:color="auto"/>
            <w:right w:val="none" w:sz="0" w:space="0" w:color="auto"/>
          </w:divBdr>
        </w:div>
        <w:div w:id="2074768472">
          <w:marLeft w:val="480"/>
          <w:marRight w:val="0"/>
          <w:marTop w:val="0"/>
          <w:marBottom w:val="0"/>
          <w:divBdr>
            <w:top w:val="none" w:sz="0" w:space="0" w:color="auto"/>
            <w:left w:val="none" w:sz="0" w:space="0" w:color="auto"/>
            <w:bottom w:val="none" w:sz="0" w:space="0" w:color="auto"/>
            <w:right w:val="none" w:sz="0" w:space="0" w:color="auto"/>
          </w:divBdr>
        </w:div>
        <w:div w:id="2146466967">
          <w:marLeft w:val="480"/>
          <w:marRight w:val="0"/>
          <w:marTop w:val="0"/>
          <w:marBottom w:val="0"/>
          <w:divBdr>
            <w:top w:val="none" w:sz="0" w:space="0" w:color="auto"/>
            <w:left w:val="none" w:sz="0" w:space="0" w:color="auto"/>
            <w:bottom w:val="none" w:sz="0" w:space="0" w:color="auto"/>
            <w:right w:val="none" w:sz="0" w:space="0" w:color="auto"/>
          </w:divBdr>
        </w:div>
        <w:div w:id="1281837117">
          <w:marLeft w:val="480"/>
          <w:marRight w:val="0"/>
          <w:marTop w:val="0"/>
          <w:marBottom w:val="0"/>
          <w:divBdr>
            <w:top w:val="none" w:sz="0" w:space="0" w:color="auto"/>
            <w:left w:val="none" w:sz="0" w:space="0" w:color="auto"/>
            <w:bottom w:val="none" w:sz="0" w:space="0" w:color="auto"/>
            <w:right w:val="none" w:sz="0" w:space="0" w:color="auto"/>
          </w:divBdr>
        </w:div>
        <w:div w:id="2036073061">
          <w:marLeft w:val="480"/>
          <w:marRight w:val="0"/>
          <w:marTop w:val="0"/>
          <w:marBottom w:val="0"/>
          <w:divBdr>
            <w:top w:val="none" w:sz="0" w:space="0" w:color="auto"/>
            <w:left w:val="none" w:sz="0" w:space="0" w:color="auto"/>
            <w:bottom w:val="none" w:sz="0" w:space="0" w:color="auto"/>
            <w:right w:val="none" w:sz="0" w:space="0" w:color="auto"/>
          </w:divBdr>
        </w:div>
        <w:div w:id="1959024293">
          <w:marLeft w:val="480"/>
          <w:marRight w:val="0"/>
          <w:marTop w:val="0"/>
          <w:marBottom w:val="0"/>
          <w:divBdr>
            <w:top w:val="none" w:sz="0" w:space="0" w:color="auto"/>
            <w:left w:val="none" w:sz="0" w:space="0" w:color="auto"/>
            <w:bottom w:val="none" w:sz="0" w:space="0" w:color="auto"/>
            <w:right w:val="none" w:sz="0" w:space="0" w:color="auto"/>
          </w:divBdr>
        </w:div>
        <w:div w:id="340665474">
          <w:marLeft w:val="480"/>
          <w:marRight w:val="0"/>
          <w:marTop w:val="0"/>
          <w:marBottom w:val="0"/>
          <w:divBdr>
            <w:top w:val="none" w:sz="0" w:space="0" w:color="auto"/>
            <w:left w:val="none" w:sz="0" w:space="0" w:color="auto"/>
            <w:bottom w:val="none" w:sz="0" w:space="0" w:color="auto"/>
            <w:right w:val="none" w:sz="0" w:space="0" w:color="auto"/>
          </w:divBdr>
        </w:div>
        <w:div w:id="534385369">
          <w:marLeft w:val="480"/>
          <w:marRight w:val="0"/>
          <w:marTop w:val="0"/>
          <w:marBottom w:val="0"/>
          <w:divBdr>
            <w:top w:val="none" w:sz="0" w:space="0" w:color="auto"/>
            <w:left w:val="none" w:sz="0" w:space="0" w:color="auto"/>
            <w:bottom w:val="none" w:sz="0" w:space="0" w:color="auto"/>
            <w:right w:val="none" w:sz="0" w:space="0" w:color="auto"/>
          </w:divBdr>
        </w:div>
        <w:div w:id="453183911">
          <w:marLeft w:val="480"/>
          <w:marRight w:val="0"/>
          <w:marTop w:val="0"/>
          <w:marBottom w:val="0"/>
          <w:divBdr>
            <w:top w:val="none" w:sz="0" w:space="0" w:color="auto"/>
            <w:left w:val="none" w:sz="0" w:space="0" w:color="auto"/>
            <w:bottom w:val="none" w:sz="0" w:space="0" w:color="auto"/>
            <w:right w:val="none" w:sz="0" w:space="0" w:color="auto"/>
          </w:divBdr>
        </w:div>
        <w:div w:id="1706828088">
          <w:marLeft w:val="480"/>
          <w:marRight w:val="0"/>
          <w:marTop w:val="0"/>
          <w:marBottom w:val="0"/>
          <w:divBdr>
            <w:top w:val="none" w:sz="0" w:space="0" w:color="auto"/>
            <w:left w:val="none" w:sz="0" w:space="0" w:color="auto"/>
            <w:bottom w:val="none" w:sz="0" w:space="0" w:color="auto"/>
            <w:right w:val="none" w:sz="0" w:space="0" w:color="auto"/>
          </w:divBdr>
        </w:div>
        <w:div w:id="2070763258">
          <w:marLeft w:val="480"/>
          <w:marRight w:val="0"/>
          <w:marTop w:val="0"/>
          <w:marBottom w:val="0"/>
          <w:divBdr>
            <w:top w:val="none" w:sz="0" w:space="0" w:color="auto"/>
            <w:left w:val="none" w:sz="0" w:space="0" w:color="auto"/>
            <w:bottom w:val="none" w:sz="0" w:space="0" w:color="auto"/>
            <w:right w:val="none" w:sz="0" w:space="0" w:color="auto"/>
          </w:divBdr>
        </w:div>
        <w:div w:id="1449661222">
          <w:marLeft w:val="480"/>
          <w:marRight w:val="0"/>
          <w:marTop w:val="0"/>
          <w:marBottom w:val="0"/>
          <w:divBdr>
            <w:top w:val="none" w:sz="0" w:space="0" w:color="auto"/>
            <w:left w:val="none" w:sz="0" w:space="0" w:color="auto"/>
            <w:bottom w:val="none" w:sz="0" w:space="0" w:color="auto"/>
            <w:right w:val="none" w:sz="0" w:space="0" w:color="auto"/>
          </w:divBdr>
        </w:div>
        <w:div w:id="798383202">
          <w:marLeft w:val="480"/>
          <w:marRight w:val="0"/>
          <w:marTop w:val="0"/>
          <w:marBottom w:val="0"/>
          <w:divBdr>
            <w:top w:val="none" w:sz="0" w:space="0" w:color="auto"/>
            <w:left w:val="none" w:sz="0" w:space="0" w:color="auto"/>
            <w:bottom w:val="none" w:sz="0" w:space="0" w:color="auto"/>
            <w:right w:val="none" w:sz="0" w:space="0" w:color="auto"/>
          </w:divBdr>
        </w:div>
        <w:div w:id="944845426">
          <w:marLeft w:val="480"/>
          <w:marRight w:val="0"/>
          <w:marTop w:val="0"/>
          <w:marBottom w:val="0"/>
          <w:divBdr>
            <w:top w:val="none" w:sz="0" w:space="0" w:color="auto"/>
            <w:left w:val="none" w:sz="0" w:space="0" w:color="auto"/>
            <w:bottom w:val="none" w:sz="0" w:space="0" w:color="auto"/>
            <w:right w:val="none" w:sz="0" w:space="0" w:color="auto"/>
          </w:divBdr>
        </w:div>
        <w:div w:id="1569532564">
          <w:marLeft w:val="480"/>
          <w:marRight w:val="0"/>
          <w:marTop w:val="0"/>
          <w:marBottom w:val="0"/>
          <w:divBdr>
            <w:top w:val="none" w:sz="0" w:space="0" w:color="auto"/>
            <w:left w:val="none" w:sz="0" w:space="0" w:color="auto"/>
            <w:bottom w:val="none" w:sz="0" w:space="0" w:color="auto"/>
            <w:right w:val="none" w:sz="0" w:space="0" w:color="auto"/>
          </w:divBdr>
        </w:div>
      </w:divsChild>
    </w:div>
    <w:div w:id="277178748">
      <w:bodyDiv w:val="1"/>
      <w:marLeft w:val="0"/>
      <w:marRight w:val="0"/>
      <w:marTop w:val="0"/>
      <w:marBottom w:val="0"/>
      <w:divBdr>
        <w:top w:val="none" w:sz="0" w:space="0" w:color="auto"/>
        <w:left w:val="none" w:sz="0" w:space="0" w:color="auto"/>
        <w:bottom w:val="none" w:sz="0" w:space="0" w:color="auto"/>
        <w:right w:val="none" w:sz="0" w:space="0" w:color="auto"/>
      </w:divBdr>
    </w:div>
    <w:div w:id="277613657">
      <w:bodyDiv w:val="1"/>
      <w:marLeft w:val="0"/>
      <w:marRight w:val="0"/>
      <w:marTop w:val="0"/>
      <w:marBottom w:val="0"/>
      <w:divBdr>
        <w:top w:val="none" w:sz="0" w:space="0" w:color="auto"/>
        <w:left w:val="none" w:sz="0" w:space="0" w:color="auto"/>
        <w:bottom w:val="none" w:sz="0" w:space="0" w:color="auto"/>
        <w:right w:val="none" w:sz="0" w:space="0" w:color="auto"/>
      </w:divBdr>
    </w:div>
    <w:div w:id="277638383">
      <w:bodyDiv w:val="1"/>
      <w:marLeft w:val="0"/>
      <w:marRight w:val="0"/>
      <w:marTop w:val="0"/>
      <w:marBottom w:val="0"/>
      <w:divBdr>
        <w:top w:val="none" w:sz="0" w:space="0" w:color="auto"/>
        <w:left w:val="none" w:sz="0" w:space="0" w:color="auto"/>
        <w:bottom w:val="none" w:sz="0" w:space="0" w:color="auto"/>
        <w:right w:val="none" w:sz="0" w:space="0" w:color="auto"/>
      </w:divBdr>
    </w:div>
    <w:div w:id="277685925">
      <w:bodyDiv w:val="1"/>
      <w:marLeft w:val="0"/>
      <w:marRight w:val="0"/>
      <w:marTop w:val="0"/>
      <w:marBottom w:val="0"/>
      <w:divBdr>
        <w:top w:val="none" w:sz="0" w:space="0" w:color="auto"/>
        <w:left w:val="none" w:sz="0" w:space="0" w:color="auto"/>
        <w:bottom w:val="none" w:sz="0" w:space="0" w:color="auto"/>
        <w:right w:val="none" w:sz="0" w:space="0" w:color="auto"/>
      </w:divBdr>
    </w:div>
    <w:div w:id="277832494">
      <w:bodyDiv w:val="1"/>
      <w:marLeft w:val="0"/>
      <w:marRight w:val="0"/>
      <w:marTop w:val="0"/>
      <w:marBottom w:val="0"/>
      <w:divBdr>
        <w:top w:val="none" w:sz="0" w:space="0" w:color="auto"/>
        <w:left w:val="none" w:sz="0" w:space="0" w:color="auto"/>
        <w:bottom w:val="none" w:sz="0" w:space="0" w:color="auto"/>
        <w:right w:val="none" w:sz="0" w:space="0" w:color="auto"/>
      </w:divBdr>
    </w:div>
    <w:div w:id="278992617">
      <w:bodyDiv w:val="1"/>
      <w:marLeft w:val="0"/>
      <w:marRight w:val="0"/>
      <w:marTop w:val="0"/>
      <w:marBottom w:val="0"/>
      <w:divBdr>
        <w:top w:val="none" w:sz="0" w:space="0" w:color="auto"/>
        <w:left w:val="none" w:sz="0" w:space="0" w:color="auto"/>
        <w:bottom w:val="none" w:sz="0" w:space="0" w:color="auto"/>
        <w:right w:val="none" w:sz="0" w:space="0" w:color="auto"/>
      </w:divBdr>
    </w:div>
    <w:div w:id="279142845">
      <w:bodyDiv w:val="1"/>
      <w:marLeft w:val="0"/>
      <w:marRight w:val="0"/>
      <w:marTop w:val="0"/>
      <w:marBottom w:val="0"/>
      <w:divBdr>
        <w:top w:val="none" w:sz="0" w:space="0" w:color="auto"/>
        <w:left w:val="none" w:sz="0" w:space="0" w:color="auto"/>
        <w:bottom w:val="none" w:sz="0" w:space="0" w:color="auto"/>
        <w:right w:val="none" w:sz="0" w:space="0" w:color="auto"/>
      </w:divBdr>
    </w:div>
    <w:div w:id="279343356">
      <w:bodyDiv w:val="1"/>
      <w:marLeft w:val="0"/>
      <w:marRight w:val="0"/>
      <w:marTop w:val="0"/>
      <w:marBottom w:val="0"/>
      <w:divBdr>
        <w:top w:val="none" w:sz="0" w:space="0" w:color="auto"/>
        <w:left w:val="none" w:sz="0" w:space="0" w:color="auto"/>
        <w:bottom w:val="none" w:sz="0" w:space="0" w:color="auto"/>
        <w:right w:val="none" w:sz="0" w:space="0" w:color="auto"/>
      </w:divBdr>
    </w:div>
    <w:div w:id="279578376">
      <w:bodyDiv w:val="1"/>
      <w:marLeft w:val="0"/>
      <w:marRight w:val="0"/>
      <w:marTop w:val="0"/>
      <w:marBottom w:val="0"/>
      <w:divBdr>
        <w:top w:val="none" w:sz="0" w:space="0" w:color="auto"/>
        <w:left w:val="none" w:sz="0" w:space="0" w:color="auto"/>
        <w:bottom w:val="none" w:sz="0" w:space="0" w:color="auto"/>
        <w:right w:val="none" w:sz="0" w:space="0" w:color="auto"/>
      </w:divBdr>
    </w:div>
    <w:div w:id="280386149">
      <w:bodyDiv w:val="1"/>
      <w:marLeft w:val="0"/>
      <w:marRight w:val="0"/>
      <w:marTop w:val="0"/>
      <w:marBottom w:val="0"/>
      <w:divBdr>
        <w:top w:val="none" w:sz="0" w:space="0" w:color="auto"/>
        <w:left w:val="none" w:sz="0" w:space="0" w:color="auto"/>
        <w:bottom w:val="none" w:sz="0" w:space="0" w:color="auto"/>
        <w:right w:val="none" w:sz="0" w:space="0" w:color="auto"/>
      </w:divBdr>
    </w:div>
    <w:div w:id="280495924">
      <w:bodyDiv w:val="1"/>
      <w:marLeft w:val="0"/>
      <w:marRight w:val="0"/>
      <w:marTop w:val="0"/>
      <w:marBottom w:val="0"/>
      <w:divBdr>
        <w:top w:val="none" w:sz="0" w:space="0" w:color="auto"/>
        <w:left w:val="none" w:sz="0" w:space="0" w:color="auto"/>
        <w:bottom w:val="none" w:sz="0" w:space="0" w:color="auto"/>
        <w:right w:val="none" w:sz="0" w:space="0" w:color="auto"/>
      </w:divBdr>
    </w:div>
    <w:div w:id="280648431">
      <w:bodyDiv w:val="1"/>
      <w:marLeft w:val="0"/>
      <w:marRight w:val="0"/>
      <w:marTop w:val="0"/>
      <w:marBottom w:val="0"/>
      <w:divBdr>
        <w:top w:val="none" w:sz="0" w:space="0" w:color="auto"/>
        <w:left w:val="none" w:sz="0" w:space="0" w:color="auto"/>
        <w:bottom w:val="none" w:sz="0" w:space="0" w:color="auto"/>
        <w:right w:val="none" w:sz="0" w:space="0" w:color="auto"/>
      </w:divBdr>
      <w:divsChild>
        <w:div w:id="517935873">
          <w:marLeft w:val="640"/>
          <w:marRight w:val="0"/>
          <w:marTop w:val="0"/>
          <w:marBottom w:val="0"/>
          <w:divBdr>
            <w:top w:val="none" w:sz="0" w:space="0" w:color="auto"/>
            <w:left w:val="none" w:sz="0" w:space="0" w:color="auto"/>
            <w:bottom w:val="none" w:sz="0" w:space="0" w:color="auto"/>
            <w:right w:val="none" w:sz="0" w:space="0" w:color="auto"/>
          </w:divBdr>
        </w:div>
        <w:div w:id="216821200">
          <w:marLeft w:val="640"/>
          <w:marRight w:val="0"/>
          <w:marTop w:val="0"/>
          <w:marBottom w:val="0"/>
          <w:divBdr>
            <w:top w:val="none" w:sz="0" w:space="0" w:color="auto"/>
            <w:left w:val="none" w:sz="0" w:space="0" w:color="auto"/>
            <w:bottom w:val="none" w:sz="0" w:space="0" w:color="auto"/>
            <w:right w:val="none" w:sz="0" w:space="0" w:color="auto"/>
          </w:divBdr>
        </w:div>
        <w:div w:id="1550608466">
          <w:marLeft w:val="640"/>
          <w:marRight w:val="0"/>
          <w:marTop w:val="0"/>
          <w:marBottom w:val="0"/>
          <w:divBdr>
            <w:top w:val="none" w:sz="0" w:space="0" w:color="auto"/>
            <w:left w:val="none" w:sz="0" w:space="0" w:color="auto"/>
            <w:bottom w:val="none" w:sz="0" w:space="0" w:color="auto"/>
            <w:right w:val="none" w:sz="0" w:space="0" w:color="auto"/>
          </w:divBdr>
        </w:div>
        <w:div w:id="833029784">
          <w:marLeft w:val="640"/>
          <w:marRight w:val="0"/>
          <w:marTop w:val="0"/>
          <w:marBottom w:val="0"/>
          <w:divBdr>
            <w:top w:val="none" w:sz="0" w:space="0" w:color="auto"/>
            <w:left w:val="none" w:sz="0" w:space="0" w:color="auto"/>
            <w:bottom w:val="none" w:sz="0" w:space="0" w:color="auto"/>
            <w:right w:val="none" w:sz="0" w:space="0" w:color="auto"/>
          </w:divBdr>
        </w:div>
        <w:div w:id="1929659447">
          <w:marLeft w:val="640"/>
          <w:marRight w:val="0"/>
          <w:marTop w:val="0"/>
          <w:marBottom w:val="0"/>
          <w:divBdr>
            <w:top w:val="none" w:sz="0" w:space="0" w:color="auto"/>
            <w:left w:val="none" w:sz="0" w:space="0" w:color="auto"/>
            <w:bottom w:val="none" w:sz="0" w:space="0" w:color="auto"/>
            <w:right w:val="none" w:sz="0" w:space="0" w:color="auto"/>
          </w:divBdr>
        </w:div>
        <w:div w:id="344404243">
          <w:marLeft w:val="640"/>
          <w:marRight w:val="0"/>
          <w:marTop w:val="0"/>
          <w:marBottom w:val="0"/>
          <w:divBdr>
            <w:top w:val="none" w:sz="0" w:space="0" w:color="auto"/>
            <w:left w:val="none" w:sz="0" w:space="0" w:color="auto"/>
            <w:bottom w:val="none" w:sz="0" w:space="0" w:color="auto"/>
            <w:right w:val="none" w:sz="0" w:space="0" w:color="auto"/>
          </w:divBdr>
        </w:div>
        <w:div w:id="1021470544">
          <w:marLeft w:val="640"/>
          <w:marRight w:val="0"/>
          <w:marTop w:val="0"/>
          <w:marBottom w:val="0"/>
          <w:divBdr>
            <w:top w:val="none" w:sz="0" w:space="0" w:color="auto"/>
            <w:left w:val="none" w:sz="0" w:space="0" w:color="auto"/>
            <w:bottom w:val="none" w:sz="0" w:space="0" w:color="auto"/>
            <w:right w:val="none" w:sz="0" w:space="0" w:color="auto"/>
          </w:divBdr>
        </w:div>
        <w:div w:id="2079395136">
          <w:marLeft w:val="640"/>
          <w:marRight w:val="0"/>
          <w:marTop w:val="0"/>
          <w:marBottom w:val="0"/>
          <w:divBdr>
            <w:top w:val="none" w:sz="0" w:space="0" w:color="auto"/>
            <w:left w:val="none" w:sz="0" w:space="0" w:color="auto"/>
            <w:bottom w:val="none" w:sz="0" w:space="0" w:color="auto"/>
            <w:right w:val="none" w:sz="0" w:space="0" w:color="auto"/>
          </w:divBdr>
        </w:div>
        <w:div w:id="1701320200">
          <w:marLeft w:val="640"/>
          <w:marRight w:val="0"/>
          <w:marTop w:val="0"/>
          <w:marBottom w:val="0"/>
          <w:divBdr>
            <w:top w:val="none" w:sz="0" w:space="0" w:color="auto"/>
            <w:left w:val="none" w:sz="0" w:space="0" w:color="auto"/>
            <w:bottom w:val="none" w:sz="0" w:space="0" w:color="auto"/>
            <w:right w:val="none" w:sz="0" w:space="0" w:color="auto"/>
          </w:divBdr>
        </w:div>
        <w:div w:id="818301338">
          <w:marLeft w:val="640"/>
          <w:marRight w:val="0"/>
          <w:marTop w:val="0"/>
          <w:marBottom w:val="0"/>
          <w:divBdr>
            <w:top w:val="none" w:sz="0" w:space="0" w:color="auto"/>
            <w:left w:val="none" w:sz="0" w:space="0" w:color="auto"/>
            <w:bottom w:val="none" w:sz="0" w:space="0" w:color="auto"/>
            <w:right w:val="none" w:sz="0" w:space="0" w:color="auto"/>
          </w:divBdr>
        </w:div>
        <w:div w:id="1018047300">
          <w:marLeft w:val="640"/>
          <w:marRight w:val="0"/>
          <w:marTop w:val="0"/>
          <w:marBottom w:val="0"/>
          <w:divBdr>
            <w:top w:val="none" w:sz="0" w:space="0" w:color="auto"/>
            <w:left w:val="none" w:sz="0" w:space="0" w:color="auto"/>
            <w:bottom w:val="none" w:sz="0" w:space="0" w:color="auto"/>
            <w:right w:val="none" w:sz="0" w:space="0" w:color="auto"/>
          </w:divBdr>
        </w:div>
        <w:div w:id="1482429505">
          <w:marLeft w:val="640"/>
          <w:marRight w:val="0"/>
          <w:marTop w:val="0"/>
          <w:marBottom w:val="0"/>
          <w:divBdr>
            <w:top w:val="none" w:sz="0" w:space="0" w:color="auto"/>
            <w:left w:val="none" w:sz="0" w:space="0" w:color="auto"/>
            <w:bottom w:val="none" w:sz="0" w:space="0" w:color="auto"/>
            <w:right w:val="none" w:sz="0" w:space="0" w:color="auto"/>
          </w:divBdr>
        </w:div>
        <w:div w:id="201093566">
          <w:marLeft w:val="640"/>
          <w:marRight w:val="0"/>
          <w:marTop w:val="0"/>
          <w:marBottom w:val="0"/>
          <w:divBdr>
            <w:top w:val="none" w:sz="0" w:space="0" w:color="auto"/>
            <w:left w:val="none" w:sz="0" w:space="0" w:color="auto"/>
            <w:bottom w:val="none" w:sz="0" w:space="0" w:color="auto"/>
            <w:right w:val="none" w:sz="0" w:space="0" w:color="auto"/>
          </w:divBdr>
        </w:div>
        <w:div w:id="687827439">
          <w:marLeft w:val="640"/>
          <w:marRight w:val="0"/>
          <w:marTop w:val="0"/>
          <w:marBottom w:val="0"/>
          <w:divBdr>
            <w:top w:val="none" w:sz="0" w:space="0" w:color="auto"/>
            <w:left w:val="none" w:sz="0" w:space="0" w:color="auto"/>
            <w:bottom w:val="none" w:sz="0" w:space="0" w:color="auto"/>
            <w:right w:val="none" w:sz="0" w:space="0" w:color="auto"/>
          </w:divBdr>
        </w:div>
        <w:div w:id="806775786">
          <w:marLeft w:val="640"/>
          <w:marRight w:val="0"/>
          <w:marTop w:val="0"/>
          <w:marBottom w:val="0"/>
          <w:divBdr>
            <w:top w:val="none" w:sz="0" w:space="0" w:color="auto"/>
            <w:left w:val="none" w:sz="0" w:space="0" w:color="auto"/>
            <w:bottom w:val="none" w:sz="0" w:space="0" w:color="auto"/>
            <w:right w:val="none" w:sz="0" w:space="0" w:color="auto"/>
          </w:divBdr>
        </w:div>
        <w:div w:id="408383665">
          <w:marLeft w:val="640"/>
          <w:marRight w:val="0"/>
          <w:marTop w:val="0"/>
          <w:marBottom w:val="0"/>
          <w:divBdr>
            <w:top w:val="none" w:sz="0" w:space="0" w:color="auto"/>
            <w:left w:val="none" w:sz="0" w:space="0" w:color="auto"/>
            <w:bottom w:val="none" w:sz="0" w:space="0" w:color="auto"/>
            <w:right w:val="none" w:sz="0" w:space="0" w:color="auto"/>
          </w:divBdr>
        </w:div>
        <w:div w:id="1656298583">
          <w:marLeft w:val="640"/>
          <w:marRight w:val="0"/>
          <w:marTop w:val="0"/>
          <w:marBottom w:val="0"/>
          <w:divBdr>
            <w:top w:val="none" w:sz="0" w:space="0" w:color="auto"/>
            <w:left w:val="none" w:sz="0" w:space="0" w:color="auto"/>
            <w:bottom w:val="none" w:sz="0" w:space="0" w:color="auto"/>
            <w:right w:val="none" w:sz="0" w:space="0" w:color="auto"/>
          </w:divBdr>
        </w:div>
        <w:div w:id="1136950386">
          <w:marLeft w:val="640"/>
          <w:marRight w:val="0"/>
          <w:marTop w:val="0"/>
          <w:marBottom w:val="0"/>
          <w:divBdr>
            <w:top w:val="none" w:sz="0" w:space="0" w:color="auto"/>
            <w:left w:val="none" w:sz="0" w:space="0" w:color="auto"/>
            <w:bottom w:val="none" w:sz="0" w:space="0" w:color="auto"/>
            <w:right w:val="none" w:sz="0" w:space="0" w:color="auto"/>
          </w:divBdr>
        </w:div>
        <w:div w:id="1387072695">
          <w:marLeft w:val="640"/>
          <w:marRight w:val="0"/>
          <w:marTop w:val="0"/>
          <w:marBottom w:val="0"/>
          <w:divBdr>
            <w:top w:val="none" w:sz="0" w:space="0" w:color="auto"/>
            <w:left w:val="none" w:sz="0" w:space="0" w:color="auto"/>
            <w:bottom w:val="none" w:sz="0" w:space="0" w:color="auto"/>
            <w:right w:val="none" w:sz="0" w:space="0" w:color="auto"/>
          </w:divBdr>
        </w:div>
        <w:div w:id="1561868748">
          <w:marLeft w:val="640"/>
          <w:marRight w:val="0"/>
          <w:marTop w:val="0"/>
          <w:marBottom w:val="0"/>
          <w:divBdr>
            <w:top w:val="none" w:sz="0" w:space="0" w:color="auto"/>
            <w:left w:val="none" w:sz="0" w:space="0" w:color="auto"/>
            <w:bottom w:val="none" w:sz="0" w:space="0" w:color="auto"/>
            <w:right w:val="none" w:sz="0" w:space="0" w:color="auto"/>
          </w:divBdr>
        </w:div>
        <w:div w:id="1603340507">
          <w:marLeft w:val="640"/>
          <w:marRight w:val="0"/>
          <w:marTop w:val="0"/>
          <w:marBottom w:val="0"/>
          <w:divBdr>
            <w:top w:val="none" w:sz="0" w:space="0" w:color="auto"/>
            <w:left w:val="none" w:sz="0" w:space="0" w:color="auto"/>
            <w:bottom w:val="none" w:sz="0" w:space="0" w:color="auto"/>
            <w:right w:val="none" w:sz="0" w:space="0" w:color="auto"/>
          </w:divBdr>
        </w:div>
        <w:div w:id="1344435779">
          <w:marLeft w:val="640"/>
          <w:marRight w:val="0"/>
          <w:marTop w:val="0"/>
          <w:marBottom w:val="0"/>
          <w:divBdr>
            <w:top w:val="none" w:sz="0" w:space="0" w:color="auto"/>
            <w:left w:val="none" w:sz="0" w:space="0" w:color="auto"/>
            <w:bottom w:val="none" w:sz="0" w:space="0" w:color="auto"/>
            <w:right w:val="none" w:sz="0" w:space="0" w:color="auto"/>
          </w:divBdr>
        </w:div>
        <w:div w:id="340204429">
          <w:marLeft w:val="640"/>
          <w:marRight w:val="0"/>
          <w:marTop w:val="0"/>
          <w:marBottom w:val="0"/>
          <w:divBdr>
            <w:top w:val="none" w:sz="0" w:space="0" w:color="auto"/>
            <w:left w:val="none" w:sz="0" w:space="0" w:color="auto"/>
            <w:bottom w:val="none" w:sz="0" w:space="0" w:color="auto"/>
            <w:right w:val="none" w:sz="0" w:space="0" w:color="auto"/>
          </w:divBdr>
        </w:div>
        <w:div w:id="123818130">
          <w:marLeft w:val="640"/>
          <w:marRight w:val="0"/>
          <w:marTop w:val="0"/>
          <w:marBottom w:val="0"/>
          <w:divBdr>
            <w:top w:val="none" w:sz="0" w:space="0" w:color="auto"/>
            <w:left w:val="none" w:sz="0" w:space="0" w:color="auto"/>
            <w:bottom w:val="none" w:sz="0" w:space="0" w:color="auto"/>
            <w:right w:val="none" w:sz="0" w:space="0" w:color="auto"/>
          </w:divBdr>
        </w:div>
        <w:div w:id="561795173">
          <w:marLeft w:val="640"/>
          <w:marRight w:val="0"/>
          <w:marTop w:val="0"/>
          <w:marBottom w:val="0"/>
          <w:divBdr>
            <w:top w:val="none" w:sz="0" w:space="0" w:color="auto"/>
            <w:left w:val="none" w:sz="0" w:space="0" w:color="auto"/>
            <w:bottom w:val="none" w:sz="0" w:space="0" w:color="auto"/>
            <w:right w:val="none" w:sz="0" w:space="0" w:color="auto"/>
          </w:divBdr>
        </w:div>
        <w:div w:id="1383746635">
          <w:marLeft w:val="640"/>
          <w:marRight w:val="0"/>
          <w:marTop w:val="0"/>
          <w:marBottom w:val="0"/>
          <w:divBdr>
            <w:top w:val="none" w:sz="0" w:space="0" w:color="auto"/>
            <w:left w:val="none" w:sz="0" w:space="0" w:color="auto"/>
            <w:bottom w:val="none" w:sz="0" w:space="0" w:color="auto"/>
            <w:right w:val="none" w:sz="0" w:space="0" w:color="auto"/>
          </w:divBdr>
        </w:div>
        <w:div w:id="87040575">
          <w:marLeft w:val="640"/>
          <w:marRight w:val="0"/>
          <w:marTop w:val="0"/>
          <w:marBottom w:val="0"/>
          <w:divBdr>
            <w:top w:val="none" w:sz="0" w:space="0" w:color="auto"/>
            <w:left w:val="none" w:sz="0" w:space="0" w:color="auto"/>
            <w:bottom w:val="none" w:sz="0" w:space="0" w:color="auto"/>
            <w:right w:val="none" w:sz="0" w:space="0" w:color="auto"/>
          </w:divBdr>
        </w:div>
        <w:div w:id="1755276796">
          <w:marLeft w:val="640"/>
          <w:marRight w:val="0"/>
          <w:marTop w:val="0"/>
          <w:marBottom w:val="0"/>
          <w:divBdr>
            <w:top w:val="none" w:sz="0" w:space="0" w:color="auto"/>
            <w:left w:val="none" w:sz="0" w:space="0" w:color="auto"/>
            <w:bottom w:val="none" w:sz="0" w:space="0" w:color="auto"/>
            <w:right w:val="none" w:sz="0" w:space="0" w:color="auto"/>
          </w:divBdr>
        </w:div>
        <w:div w:id="491259466">
          <w:marLeft w:val="640"/>
          <w:marRight w:val="0"/>
          <w:marTop w:val="0"/>
          <w:marBottom w:val="0"/>
          <w:divBdr>
            <w:top w:val="none" w:sz="0" w:space="0" w:color="auto"/>
            <w:left w:val="none" w:sz="0" w:space="0" w:color="auto"/>
            <w:bottom w:val="none" w:sz="0" w:space="0" w:color="auto"/>
            <w:right w:val="none" w:sz="0" w:space="0" w:color="auto"/>
          </w:divBdr>
        </w:div>
        <w:div w:id="1443955648">
          <w:marLeft w:val="640"/>
          <w:marRight w:val="0"/>
          <w:marTop w:val="0"/>
          <w:marBottom w:val="0"/>
          <w:divBdr>
            <w:top w:val="none" w:sz="0" w:space="0" w:color="auto"/>
            <w:left w:val="none" w:sz="0" w:space="0" w:color="auto"/>
            <w:bottom w:val="none" w:sz="0" w:space="0" w:color="auto"/>
            <w:right w:val="none" w:sz="0" w:space="0" w:color="auto"/>
          </w:divBdr>
        </w:div>
        <w:div w:id="1513569181">
          <w:marLeft w:val="640"/>
          <w:marRight w:val="0"/>
          <w:marTop w:val="0"/>
          <w:marBottom w:val="0"/>
          <w:divBdr>
            <w:top w:val="none" w:sz="0" w:space="0" w:color="auto"/>
            <w:left w:val="none" w:sz="0" w:space="0" w:color="auto"/>
            <w:bottom w:val="none" w:sz="0" w:space="0" w:color="auto"/>
            <w:right w:val="none" w:sz="0" w:space="0" w:color="auto"/>
          </w:divBdr>
        </w:div>
      </w:divsChild>
    </w:div>
    <w:div w:id="280919659">
      <w:bodyDiv w:val="1"/>
      <w:marLeft w:val="0"/>
      <w:marRight w:val="0"/>
      <w:marTop w:val="0"/>
      <w:marBottom w:val="0"/>
      <w:divBdr>
        <w:top w:val="none" w:sz="0" w:space="0" w:color="auto"/>
        <w:left w:val="none" w:sz="0" w:space="0" w:color="auto"/>
        <w:bottom w:val="none" w:sz="0" w:space="0" w:color="auto"/>
        <w:right w:val="none" w:sz="0" w:space="0" w:color="auto"/>
      </w:divBdr>
    </w:div>
    <w:div w:id="281691798">
      <w:bodyDiv w:val="1"/>
      <w:marLeft w:val="0"/>
      <w:marRight w:val="0"/>
      <w:marTop w:val="0"/>
      <w:marBottom w:val="0"/>
      <w:divBdr>
        <w:top w:val="none" w:sz="0" w:space="0" w:color="auto"/>
        <w:left w:val="none" w:sz="0" w:space="0" w:color="auto"/>
        <w:bottom w:val="none" w:sz="0" w:space="0" w:color="auto"/>
        <w:right w:val="none" w:sz="0" w:space="0" w:color="auto"/>
      </w:divBdr>
    </w:div>
    <w:div w:id="281960057">
      <w:bodyDiv w:val="1"/>
      <w:marLeft w:val="0"/>
      <w:marRight w:val="0"/>
      <w:marTop w:val="0"/>
      <w:marBottom w:val="0"/>
      <w:divBdr>
        <w:top w:val="none" w:sz="0" w:space="0" w:color="auto"/>
        <w:left w:val="none" w:sz="0" w:space="0" w:color="auto"/>
        <w:bottom w:val="none" w:sz="0" w:space="0" w:color="auto"/>
        <w:right w:val="none" w:sz="0" w:space="0" w:color="auto"/>
      </w:divBdr>
    </w:div>
    <w:div w:id="282225602">
      <w:bodyDiv w:val="1"/>
      <w:marLeft w:val="0"/>
      <w:marRight w:val="0"/>
      <w:marTop w:val="0"/>
      <w:marBottom w:val="0"/>
      <w:divBdr>
        <w:top w:val="none" w:sz="0" w:space="0" w:color="auto"/>
        <w:left w:val="none" w:sz="0" w:space="0" w:color="auto"/>
        <w:bottom w:val="none" w:sz="0" w:space="0" w:color="auto"/>
        <w:right w:val="none" w:sz="0" w:space="0" w:color="auto"/>
      </w:divBdr>
      <w:divsChild>
        <w:div w:id="2138596014">
          <w:marLeft w:val="640"/>
          <w:marRight w:val="0"/>
          <w:marTop w:val="0"/>
          <w:marBottom w:val="0"/>
          <w:divBdr>
            <w:top w:val="none" w:sz="0" w:space="0" w:color="auto"/>
            <w:left w:val="none" w:sz="0" w:space="0" w:color="auto"/>
            <w:bottom w:val="none" w:sz="0" w:space="0" w:color="auto"/>
            <w:right w:val="none" w:sz="0" w:space="0" w:color="auto"/>
          </w:divBdr>
        </w:div>
        <w:div w:id="1500344621">
          <w:marLeft w:val="640"/>
          <w:marRight w:val="0"/>
          <w:marTop w:val="0"/>
          <w:marBottom w:val="0"/>
          <w:divBdr>
            <w:top w:val="none" w:sz="0" w:space="0" w:color="auto"/>
            <w:left w:val="none" w:sz="0" w:space="0" w:color="auto"/>
            <w:bottom w:val="none" w:sz="0" w:space="0" w:color="auto"/>
            <w:right w:val="none" w:sz="0" w:space="0" w:color="auto"/>
          </w:divBdr>
        </w:div>
        <w:div w:id="2124032525">
          <w:marLeft w:val="640"/>
          <w:marRight w:val="0"/>
          <w:marTop w:val="0"/>
          <w:marBottom w:val="0"/>
          <w:divBdr>
            <w:top w:val="none" w:sz="0" w:space="0" w:color="auto"/>
            <w:left w:val="none" w:sz="0" w:space="0" w:color="auto"/>
            <w:bottom w:val="none" w:sz="0" w:space="0" w:color="auto"/>
            <w:right w:val="none" w:sz="0" w:space="0" w:color="auto"/>
          </w:divBdr>
        </w:div>
        <w:div w:id="1151213273">
          <w:marLeft w:val="640"/>
          <w:marRight w:val="0"/>
          <w:marTop w:val="0"/>
          <w:marBottom w:val="0"/>
          <w:divBdr>
            <w:top w:val="none" w:sz="0" w:space="0" w:color="auto"/>
            <w:left w:val="none" w:sz="0" w:space="0" w:color="auto"/>
            <w:bottom w:val="none" w:sz="0" w:space="0" w:color="auto"/>
            <w:right w:val="none" w:sz="0" w:space="0" w:color="auto"/>
          </w:divBdr>
        </w:div>
        <w:div w:id="1768574674">
          <w:marLeft w:val="640"/>
          <w:marRight w:val="0"/>
          <w:marTop w:val="0"/>
          <w:marBottom w:val="0"/>
          <w:divBdr>
            <w:top w:val="none" w:sz="0" w:space="0" w:color="auto"/>
            <w:left w:val="none" w:sz="0" w:space="0" w:color="auto"/>
            <w:bottom w:val="none" w:sz="0" w:space="0" w:color="auto"/>
            <w:right w:val="none" w:sz="0" w:space="0" w:color="auto"/>
          </w:divBdr>
        </w:div>
        <w:div w:id="1880120888">
          <w:marLeft w:val="640"/>
          <w:marRight w:val="0"/>
          <w:marTop w:val="0"/>
          <w:marBottom w:val="0"/>
          <w:divBdr>
            <w:top w:val="none" w:sz="0" w:space="0" w:color="auto"/>
            <w:left w:val="none" w:sz="0" w:space="0" w:color="auto"/>
            <w:bottom w:val="none" w:sz="0" w:space="0" w:color="auto"/>
            <w:right w:val="none" w:sz="0" w:space="0" w:color="auto"/>
          </w:divBdr>
        </w:div>
        <w:div w:id="874662145">
          <w:marLeft w:val="640"/>
          <w:marRight w:val="0"/>
          <w:marTop w:val="0"/>
          <w:marBottom w:val="0"/>
          <w:divBdr>
            <w:top w:val="none" w:sz="0" w:space="0" w:color="auto"/>
            <w:left w:val="none" w:sz="0" w:space="0" w:color="auto"/>
            <w:bottom w:val="none" w:sz="0" w:space="0" w:color="auto"/>
            <w:right w:val="none" w:sz="0" w:space="0" w:color="auto"/>
          </w:divBdr>
        </w:div>
        <w:div w:id="1310596630">
          <w:marLeft w:val="640"/>
          <w:marRight w:val="0"/>
          <w:marTop w:val="0"/>
          <w:marBottom w:val="0"/>
          <w:divBdr>
            <w:top w:val="none" w:sz="0" w:space="0" w:color="auto"/>
            <w:left w:val="none" w:sz="0" w:space="0" w:color="auto"/>
            <w:bottom w:val="none" w:sz="0" w:space="0" w:color="auto"/>
            <w:right w:val="none" w:sz="0" w:space="0" w:color="auto"/>
          </w:divBdr>
        </w:div>
        <w:div w:id="1050806947">
          <w:marLeft w:val="640"/>
          <w:marRight w:val="0"/>
          <w:marTop w:val="0"/>
          <w:marBottom w:val="0"/>
          <w:divBdr>
            <w:top w:val="none" w:sz="0" w:space="0" w:color="auto"/>
            <w:left w:val="none" w:sz="0" w:space="0" w:color="auto"/>
            <w:bottom w:val="none" w:sz="0" w:space="0" w:color="auto"/>
            <w:right w:val="none" w:sz="0" w:space="0" w:color="auto"/>
          </w:divBdr>
        </w:div>
        <w:div w:id="546183831">
          <w:marLeft w:val="640"/>
          <w:marRight w:val="0"/>
          <w:marTop w:val="0"/>
          <w:marBottom w:val="0"/>
          <w:divBdr>
            <w:top w:val="none" w:sz="0" w:space="0" w:color="auto"/>
            <w:left w:val="none" w:sz="0" w:space="0" w:color="auto"/>
            <w:bottom w:val="none" w:sz="0" w:space="0" w:color="auto"/>
            <w:right w:val="none" w:sz="0" w:space="0" w:color="auto"/>
          </w:divBdr>
        </w:div>
        <w:div w:id="518928707">
          <w:marLeft w:val="640"/>
          <w:marRight w:val="0"/>
          <w:marTop w:val="0"/>
          <w:marBottom w:val="0"/>
          <w:divBdr>
            <w:top w:val="none" w:sz="0" w:space="0" w:color="auto"/>
            <w:left w:val="none" w:sz="0" w:space="0" w:color="auto"/>
            <w:bottom w:val="none" w:sz="0" w:space="0" w:color="auto"/>
            <w:right w:val="none" w:sz="0" w:space="0" w:color="auto"/>
          </w:divBdr>
        </w:div>
        <w:div w:id="1169171847">
          <w:marLeft w:val="640"/>
          <w:marRight w:val="0"/>
          <w:marTop w:val="0"/>
          <w:marBottom w:val="0"/>
          <w:divBdr>
            <w:top w:val="none" w:sz="0" w:space="0" w:color="auto"/>
            <w:left w:val="none" w:sz="0" w:space="0" w:color="auto"/>
            <w:bottom w:val="none" w:sz="0" w:space="0" w:color="auto"/>
            <w:right w:val="none" w:sz="0" w:space="0" w:color="auto"/>
          </w:divBdr>
        </w:div>
        <w:div w:id="1185636550">
          <w:marLeft w:val="640"/>
          <w:marRight w:val="0"/>
          <w:marTop w:val="0"/>
          <w:marBottom w:val="0"/>
          <w:divBdr>
            <w:top w:val="none" w:sz="0" w:space="0" w:color="auto"/>
            <w:left w:val="none" w:sz="0" w:space="0" w:color="auto"/>
            <w:bottom w:val="none" w:sz="0" w:space="0" w:color="auto"/>
            <w:right w:val="none" w:sz="0" w:space="0" w:color="auto"/>
          </w:divBdr>
        </w:div>
        <w:div w:id="1133249864">
          <w:marLeft w:val="640"/>
          <w:marRight w:val="0"/>
          <w:marTop w:val="0"/>
          <w:marBottom w:val="0"/>
          <w:divBdr>
            <w:top w:val="none" w:sz="0" w:space="0" w:color="auto"/>
            <w:left w:val="none" w:sz="0" w:space="0" w:color="auto"/>
            <w:bottom w:val="none" w:sz="0" w:space="0" w:color="auto"/>
            <w:right w:val="none" w:sz="0" w:space="0" w:color="auto"/>
          </w:divBdr>
        </w:div>
        <w:div w:id="627975446">
          <w:marLeft w:val="640"/>
          <w:marRight w:val="0"/>
          <w:marTop w:val="0"/>
          <w:marBottom w:val="0"/>
          <w:divBdr>
            <w:top w:val="none" w:sz="0" w:space="0" w:color="auto"/>
            <w:left w:val="none" w:sz="0" w:space="0" w:color="auto"/>
            <w:bottom w:val="none" w:sz="0" w:space="0" w:color="auto"/>
            <w:right w:val="none" w:sz="0" w:space="0" w:color="auto"/>
          </w:divBdr>
        </w:div>
        <w:div w:id="1126192264">
          <w:marLeft w:val="640"/>
          <w:marRight w:val="0"/>
          <w:marTop w:val="0"/>
          <w:marBottom w:val="0"/>
          <w:divBdr>
            <w:top w:val="none" w:sz="0" w:space="0" w:color="auto"/>
            <w:left w:val="none" w:sz="0" w:space="0" w:color="auto"/>
            <w:bottom w:val="none" w:sz="0" w:space="0" w:color="auto"/>
            <w:right w:val="none" w:sz="0" w:space="0" w:color="auto"/>
          </w:divBdr>
        </w:div>
        <w:div w:id="33115431">
          <w:marLeft w:val="640"/>
          <w:marRight w:val="0"/>
          <w:marTop w:val="0"/>
          <w:marBottom w:val="0"/>
          <w:divBdr>
            <w:top w:val="none" w:sz="0" w:space="0" w:color="auto"/>
            <w:left w:val="none" w:sz="0" w:space="0" w:color="auto"/>
            <w:bottom w:val="none" w:sz="0" w:space="0" w:color="auto"/>
            <w:right w:val="none" w:sz="0" w:space="0" w:color="auto"/>
          </w:divBdr>
        </w:div>
        <w:div w:id="1955669501">
          <w:marLeft w:val="640"/>
          <w:marRight w:val="0"/>
          <w:marTop w:val="0"/>
          <w:marBottom w:val="0"/>
          <w:divBdr>
            <w:top w:val="none" w:sz="0" w:space="0" w:color="auto"/>
            <w:left w:val="none" w:sz="0" w:space="0" w:color="auto"/>
            <w:bottom w:val="none" w:sz="0" w:space="0" w:color="auto"/>
            <w:right w:val="none" w:sz="0" w:space="0" w:color="auto"/>
          </w:divBdr>
        </w:div>
        <w:div w:id="1663242816">
          <w:marLeft w:val="640"/>
          <w:marRight w:val="0"/>
          <w:marTop w:val="0"/>
          <w:marBottom w:val="0"/>
          <w:divBdr>
            <w:top w:val="none" w:sz="0" w:space="0" w:color="auto"/>
            <w:left w:val="none" w:sz="0" w:space="0" w:color="auto"/>
            <w:bottom w:val="none" w:sz="0" w:space="0" w:color="auto"/>
            <w:right w:val="none" w:sz="0" w:space="0" w:color="auto"/>
          </w:divBdr>
        </w:div>
        <w:div w:id="521362446">
          <w:marLeft w:val="640"/>
          <w:marRight w:val="0"/>
          <w:marTop w:val="0"/>
          <w:marBottom w:val="0"/>
          <w:divBdr>
            <w:top w:val="none" w:sz="0" w:space="0" w:color="auto"/>
            <w:left w:val="none" w:sz="0" w:space="0" w:color="auto"/>
            <w:bottom w:val="none" w:sz="0" w:space="0" w:color="auto"/>
            <w:right w:val="none" w:sz="0" w:space="0" w:color="auto"/>
          </w:divBdr>
        </w:div>
        <w:div w:id="919212104">
          <w:marLeft w:val="640"/>
          <w:marRight w:val="0"/>
          <w:marTop w:val="0"/>
          <w:marBottom w:val="0"/>
          <w:divBdr>
            <w:top w:val="none" w:sz="0" w:space="0" w:color="auto"/>
            <w:left w:val="none" w:sz="0" w:space="0" w:color="auto"/>
            <w:bottom w:val="none" w:sz="0" w:space="0" w:color="auto"/>
            <w:right w:val="none" w:sz="0" w:space="0" w:color="auto"/>
          </w:divBdr>
        </w:div>
        <w:div w:id="418410031">
          <w:marLeft w:val="640"/>
          <w:marRight w:val="0"/>
          <w:marTop w:val="0"/>
          <w:marBottom w:val="0"/>
          <w:divBdr>
            <w:top w:val="none" w:sz="0" w:space="0" w:color="auto"/>
            <w:left w:val="none" w:sz="0" w:space="0" w:color="auto"/>
            <w:bottom w:val="none" w:sz="0" w:space="0" w:color="auto"/>
            <w:right w:val="none" w:sz="0" w:space="0" w:color="auto"/>
          </w:divBdr>
        </w:div>
        <w:div w:id="648049349">
          <w:marLeft w:val="640"/>
          <w:marRight w:val="0"/>
          <w:marTop w:val="0"/>
          <w:marBottom w:val="0"/>
          <w:divBdr>
            <w:top w:val="none" w:sz="0" w:space="0" w:color="auto"/>
            <w:left w:val="none" w:sz="0" w:space="0" w:color="auto"/>
            <w:bottom w:val="none" w:sz="0" w:space="0" w:color="auto"/>
            <w:right w:val="none" w:sz="0" w:space="0" w:color="auto"/>
          </w:divBdr>
        </w:div>
        <w:div w:id="458770317">
          <w:marLeft w:val="640"/>
          <w:marRight w:val="0"/>
          <w:marTop w:val="0"/>
          <w:marBottom w:val="0"/>
          <w:divBdr>
            <w:top w:val="none" w:sz="0" w:space="0" w:color="auto"/>
            <w:left w:val="none" w:sz="0" w:space="0" w:color="auto"/>
            <w:bottom w:val="none" w:sz="0" w:space="0" w:color="auto"/>
            <w:right w:val="none" w:sz="0" w:space="0" w:color="auto"/>
          </w:divBdr>
        </w:div>
        <w:div w:id="107894336">
          <w:marLeft w:val="640"/>
          <w:marRight w:val="0"/>
          <w:marTop w:val="0"/>
          <w:marBottom w:val="0"/>
          <w:divBdr>
            <w:top w:val="none" w:sz="0" w:space="0" w:color="auto"/>
            <w:left w:val="none" w:sz="0" w:space="0" w:color="auto"/>
            <w:bottom w:val="none" w:sz="0" w:space="0" w:color="auto"/>
            <w:right w:val="none" w:sz="0" w:space="0" w:color="auto"/>
          </w:divBdr>
        </w:div>
        <w:div w:id="2062509775">
          <w:marLeft w:val="640"/>
          <w:marRight w:val="0"/>
          <w:marTop w:val="0"/>
          <w:marBottom w:val="0"/>
          <w:divBdr>
            <w:top w:val="none" w:sz="0" w:space="0" w:color="auto"/>
            <w:left w:val="none" w:sz="0" w:space="0" w:color="auto"/>
            <w:bottom w:val="none" w:sz="0" w:space="0" w:color="auto"/>
            <w:right w:val="none" w:sz="0" w:space="0" w:color="auto"/>
          </w:divBdr>
        </w:div>
        <w:div w:id="767576659">
          <w:marLeft w:val="640"/>
          <w:marRight w:val="0"/>
          <w:marTop w:val="0"/>
          <w:marBottom w:val="0"/>
          <w:divBdr>
            <w:top w:val="none" w:sz="0" w:space="0" w:color="auto"/>
            <w:left w:val="none" w:sz="0" w:space="0" w:color="auto"/>
            <w:bottom w:val="none" w:sz="0" w:space="0" w:color="auto"/>
            <w:right w:val="none" w:sz="0" w:space="0" w:color="auto"/>
          </w:divBdr>
        </w:div>
        <w:div w:id="1701322828">
          <w:marLeft w:val="640"/>
          <w:marRight w:val="0"/>
          <w:marTop w:val="0"/>
          <w:marBottom w:val="0"/>
          <w:divBdr>
            <w:top w:val="none" w:sz="0" w:space="0" w:color="auto"/>
            <w:left w:val="none" w:sz="0" w:space="0" w:color="auto"/>
            <w:bottom w:val="none" w:sz="0" w:space="0" w:color="auto"/>
            <w:right w:val="none" w:sz="0" w:space="0" w:color="auto"/>
          </w:divBdr>
        </w:div>
      </w:divsChild>
    </w:div>
    <w:div w:id="282350110">
      <w:bodyDiv w:val="1"/>
      <w:marLeft w:val="0"/>
      <w:marRight w:val="0"/>
      <w:marTop w:val="0"/>
      <w:marBottom w:val="0"/>
      <w:divBdr>
        <w:top w:val="none" w:sz="0" w:space="0" w:color="auto"/>
        <w:left w:val="none" w:sz="0" w:space="0" w:color="auto"/>
        <w:bottom w:val="none" w:sz="0" w:space="0" w:color="auto"/>
        <w:right w:val="none" w:sz="0" w:space="0" w:color="auto"/>
      </w:divBdr>
    </w:div>
    <w:div w:id="282460693">
      <w:bodyDiv w:val="1"/>
      <w:marLeft w:val="0"/>
      <w:marRight w:val="0"/>
      <w:marTop w:val="0"/>
      <w:marBottom w:val="0"/>
      <w:divBdr>
        <w:top w:val="none" w:sz="0" w:space="0" w:color="auto"/>
        <w:left w:val="none" w:sz="0" w:space="0" w:color="auto"/>
        <w:bottom w:val="none" w:sz="0" w:space="0" w:color="auto"/>
        <w:right w:val="none" w:sz="0" w:space="0" w:color="auto"/>
      </w:divBdr>
    </w:div>
    <w:div w:id="282462740">
      <w:bodyDiv w:val="1"/>
      <w:marLeft w:val="0"/>
      <w:marRight w:val="0"/>
      <w:marTop w:val="0"/>
      <w:marBottom w:val="0"/>
      <w:divBdr>
        <w:top w:val="none" w:sz="0" w:space="0" w:color="auto"/>
        <w:left w:val="none" w:sz="0" w:space="0" w:color="auto"/>
        <w:bottom w:val="none" w:sz="0" w:space="0" w:color="auto"/>
        <w:right w:val="none" w:sz="0" w:space="0" w:color="auto"/>
      </w:divBdr>
    </w:div>
    <w:div w:id="282467805">
      <w:bodyDiv w:val="1"/>
      <w:marLeft w:val="0"/>
      <w:marRight w:val="0"/>
      <w:marTop w:val="0"/>
      <w:marBottom w:val="0"/>
      <w:divBdr>
        <w:top w:val="none" w:sz="0" w:space="0" w:color="auto"/>
        <w:left w:val="none" w:sz="0" w:space="0" w:color="auto"/>
        <w:bottom w:val="none" w:sz="0" w:space="0" w:color="auto"/>
        <w:right w:val="none" w:sz="0" w:space="0" w:color="auto"/>
      </w:divBdr>
    </w:div>
    <w:div w:id="283002200">
      <w:bodyDiv w:val="1"/>
      <w:marLeft w:val="0"/>
      <w:marRight w:val="0"/>
      <w:marTop w:val="0"/>
      <w:marBottom w:val="0"/>
      <w:divBdr>
        <w:top w:val="none" w:sz="0" w:space="0" w:color="auto"/>
        <w:left w:val="none" w:sz="0" w:space="0" w:color="auto"/>
        <w:bottom w:val="none" w:sz="0" w:space="0" w:color="auto"/>
        <w:right w:val="none" w:sz="0" w:space="0" w:color="auto"/>
      </w:divBdr>
    </w:div>
    <w:div w:id="283316390">
      <w:bodyDiv w:val="1"/>
      <w:marLeft w:val="0"/>
      <w:marRight w:val="0"/>
      <w:marTop w:val="0"/>
      <w:marBottom w:val="0"/>
      <w:divBdr>
        <w:top w:val="none" w:sz="0" w:space="0" w:color="auto"/>
        <w:left w:val="none" w:sz="0" w:space="0" w:color="auto"/>
        <w:bottom w:val="none" w:sz="0" w:space="0" w:color="auto"/>
        <w:right w:val="none" w:sz="0" w:space="0" w:color="auto"/>
      </w:divBdr>
    </w:div>
    <w:div w:id="283923266">
      <w:bodyDiv w:val="1"/>
      <w:marLeft w:val="0"/>
      <w:marRight w:val="0"/>
      <w:marTop w:val="0"/>
      <w:marBottom w:val="0"/>
      <w:divBdr>
        <w:top w:val="none" w:sz="0" w:space="0" w:color="auto"/>
        <w:left w:val="none" w:sz="0" w:space="0" w:color="auto"/>
        <w:bottom w:val="none" w:sz="0" w:space="0" w:color="auto"/>
        <w:right w:val="none" w:sz="0" w:space="0" w:color="auto"/>
      </w:divBdr>
    </w:div>
    <w:div w:id="283929819">
      <w:bodyDiv w:val="1"/>
      <w:marLeft w:val="0"/>
      <w:marRight w:val="0"/>
      <w:marTop w:val="0"/>
      <w:marBottom w:val="0"/>
      <w:divBdr>
        <w:top w:val="none" w:sz="0" w:space="0" w:color="auto"/>
        <w:left w:val="none" w:sz="0" w:space="0" w:color="auto"/>
        <w:bottom w:val="none" w:sz="0" w:space="0" w:color="auto"/>
        <w:right w:val="none" w:sz="0" w:space="0" w:color="auto"/>
      </w:divBdr>
    </w:div>
    <w:div w:id="284118449">
      <w:bodyDiv w:val="1"/>
      <w:marLeft w:val="0"/>
      <w:marRight w:val="0"/>
      <w:marTop w:val="0"/>
      <w:marBottom w:val="0"/>
      <w:divBdr>
        <w:top w:val="none" w:sz="0" w:space="0" w:color="auto"/>
        <w:left w:val="none" w:sz="0" w:space="0" w:color="auto"/>
        <w:bottom w:val="none" w:sz="0" w:space="0" w:color="auto"/>
        <w:right w:val="none" w:sz="0" w:space="0" w:color="auto"/>
      </w:divBdr>
    </w:div>
    <w:div w:id="285236669">
      <w:bodyDiv w:val="1"/>
      <w:marLeft w:val="0"/>
      <w:marRight w:val="0"/>
      <w:marTop w:val="0"/>
      <w:marBottom w:val="0"/>
      <w:divBdr>
        <w:top w:val="none" w:sz="0" w:space="0" w:color="auto"/>
        <w:left w:val="none" w:sz="0" w:space="0" w:color="auto"/>
        <w:bottom w:val="none" w:sz="0" w:space="0" w:color="auto"/>
        <w:right w:val="none" w:sz="0" w:space="0" w:color="auto"/>
      </w:divBdr>
    </w:div>
    <w:div w:id="285238409">
      <w:bodyDiv w:val="1"/>
      <w:marLeft w:val="0"/>
      <w:marRight w:val="0"/>
      <w:marTop w:val="0"/>
      <w:marBottom w:val="0"/>
      <w:divBdr>
        <w:top w:val="none" w:sz="0" w:space="0" w:color="auto"/>
        <w:left w:val="none" w:sz="0" w:space="0" w:color="auto"/>
        <w:bottom w:val="none" w:sz="0" w:space="0" w:color="auto"/>
        <w:right w:val="none" w:sz="0" w:space="0" w:color="auto"/>
      </w:divBdr>
    </w:div>
    <w:div w:id="285283741">
      <w:bodyDiv w:val="1"/>
      <w:marLeft w:val="0"/>
      <w:marRight w:val="0"/>
      <w:marTop w:val="0"/>
      <w:marBottom w:val="0"/>
      <w:divBdr>
        <w:top w:val="none" w:sz="0" w:space="0" w:color="auto"/>
        <w:left w:val="none" w:sz="0" w:space="0" w:color="auto"/>
        <w:bottom w:val="none" w:sz="0" w:space="0" w:color="auto"/>
        <w:right w:val="none" w:sz="0" w:space="0" w:color="auto"/>
      </w:divBdr>
    </w:div>
    <w:div w:id="285702392">
      <w:bodyDiv w:val="1"/>
      <w:marLeft w:val="0"/>
      <w:marRight w:val="0"/>
      <w:marTop w:val="0"/>
      <w:marBottom w:val="0"/>
      <w:divBdr>
        <w:top w:val="none" w:sz="0" w:space="0" w:color="auto"/>
        <w:left w:val="none" w:sz="0" w:space="0" w:color="auto"/>
        <w:bottom w:val="none" w:sz="0" w:space="0" w:color="auto"/>
        <w:right w:val="none" w:sz="0" w:space="0" w:color="auto"/>
      </w:divBdr>
    </w:div>
    <w:div w:id="286280544">
      <w:bodyDiv w:val="1"/>
      <w:marLeft w:val="0"/>
      <w:marRight w:val="0"/>
      <w:marTop w:val="0"/>
      <w:marBottom w:val="0"/>
      <w:divBdr>
        <w:top w:val="none" w:sz="0" w:space="0" w:color="auto"/>
        <w:left w:val="none" w:sz="0" w:space="0" w:color="auto"/>
        <w:bottom w:val="none" w:sz="0" w:space="0" w:color="auto"/>
        <w:right w:val="none" w:sz="0" w:space="0" w:color="auto"/>
      </w:divBdr>
    </w:div>
    <w:div w:id="286351207">
      <w:bodyDiv w:val="1"/>
      <w:marLeft w:val="0"/>
      <w:marRight w:val="0"/>
      <w:marTop w:val="0"/>
      <w:marBottom w:val="0"/>
      <w:divBdr>
        <w:top w:val="none" w:sz="0" w:space="0" w:color="auto"/>
        <w:left w:val="none" w:sz="0" w:space="0" w:color="auto"/>
        <w:bottom w:val="none" w:sz="0" w:space="0" w:color="auto"/>
        <w:right w:val="none" w:sz="0" w:space="0" w:color="auto"/>
      </w:divBdr>
    </w:div>
    <w:div w:id="286740923">
      <w:bodyDiv w:val="1"/>
      <w:marLeft w:val="0"/>
      <w:marRight w:val="0"/>
      <w:marTop w:val="0"/>
      <w:marBottom w:val="0"/>
      <w:divBdr>
        <w:top w:val="none" w:sz="0" w:space="0" w:color="auto"/>
        <w:left w:val="none" w:sz="0" w:space="0" w:color="auto"/>
        <w:bottom w:val="none" w:sz="0" w:space="0" w:color="auto"/>
        <w:right w:val="none" w:sz="0" w:space="0" w:color="auto"/>
      </w:divBdr>
    </w:div>
    <w:div w:id="287007227">
      <w:bodyDiv w:val="1"/>
      <w:marLeft w:val="0"/>
      <w:marRight w:val="0"/>
      <w:marTop w:val="0"/>
      <w:marBottom w:val="0"/>
      <w:divBdr>
        <w:top w:val="none" w:sz="0" w:space="0" w:color="auto"/>
        <w:left w:val="none" w:sz="0" w:space="0" w:color="auto"/>
        <w:bottom w:val="none" w:sz="0" w:space="0" w:color="auto"/>
        <w:right w:val="none" w:sz="0" w:space="0" w:color="auto"/>
      </w:divBdr>
    </w:div>
    <w:div w:id="287207405">
      <w:bodyDiv w:val="1"/>
      <w:marLeft w:val="0"/>
      <w:marRight w:val="0"/>
      <w:marTop w:val="0"/>
      <w:marBottom w:val="0"/>
      <w:divBdr>
        <w:top w:val="none" w:sz="0" w:space="0" w:color="auto"/>
        <w:left w:val="none" w:sz="0" w:space="0" w:color="auto"/>
        <w:bottom w:val="none" w:sz="0" w:space="0" w:color="auto"/>
        <w:right w:val="none" w:sz="0" w:space="0" w:color="auto"/>
      </w:divBdr>
    </w:div>
    <w:div w:id="287468026">
      <w:bodyDiv w:val="1"/>
      <w:marLeft w:val="0"/>
      <w:marRight w:val="0"/>
      <w:marTop w:val="0"/>
      <w:marBottom w:val="0"/>
      <w:divBdr>
        <w:top w:val="none" w:sz="0" w:space="0" w:color="auto"/>
        <w:left w:val="none" w:sz="0" w:space="0" w:color="auto"/>
        <w:bottom w:val="none" w:sz="0" w:space="0" w:color="auto"/>
        <w:right w:val="none" w:sz="0" w:space="0" w:color="auto"/>
      </w:divBdr>
    </w:div>
    <w:div w:id="287590188">
      <w:bodyDiv w:val="1"/>
      <w:marLeft w:val="0"/>
      <w:marRight w:val="0"/>
      <w:marTop w:val="0"/>
      <w:marBottom w:val="0"/>
      <w:divBdr>
        <w:top w:val="none" w:sz="0" w:space="0" w:color="auto"/>
        <w:left w:val="none" w:sz="0" w:space="0" w:color="auto"/>
        <w:bottom w:val="none" w:sz="0" w:space="0" w:color="auto"/>
        <w:right w:val="none" w:sz="0" w:space="0" w:color="auto"/>
      </w:divBdr>
    </w:div>
    <w:div w:id="287972428">
      <w:bodyDiv w:val="1"/>
      <w:marLeft w:val="0"/>
      <w:marRight w:val="0"/>
      <w:marTop w:val="0"/>
      <w:marBottom w:val="0"/>
      <w:divBdr>
        <w:top w:val="none" w:sz="0" w:space="0" w:color="auto"/>
        <w:left w:val="none" w:sz="0" w:space="0" w:color="auto"/>
        <w:bottom w:val="none" w:sz="0" w:space="0" w:color="auto"/>
        <w:right w:val="none" w:sz="0" w:space="0" w:color="auto"/>
      </w:divBdr>
    </w:div>
    <w:div w:id="288361791">
      <w:bodyDiv w:val="1"/>
      <w:marLeft w:val="0"/>
      <w:marRight w:val="0"/>
      <w:marTop w:val="0"/>
      <w:marBottom w:val="0"/>
      <w:divBdr>
        <w:top w:val="none" w:sz="0" w:space="0" w:color="auto"/>
        <w:left w:val="none" w:sz="0" w:space="0" w:color="auto"/>
        <w:bottom w:val="none" w:sz="0" w:space="0" w:color="auto"/>
        <w:right w:val="none" w:sz="0" w:space="0" w:color="auto"/>
      </w:divBdr>
    </w:div>
    <w:div w:id="288362559">
      <w:bodyDiv w:val="1"/>
      <w:marLeft w:val="0"/>
      <w:marRight w:val="0"/>
      <w:marTop w:val="0"/>
      <w:marBottom w:val="0"/>
      <w:divBdr>
        <w:top w:val="none" w:sz="0" w:space="0" w:color="auto"/>
        <w:left w:val="none" w:sz="0" w:space="0" w:color="auto"/>
        <w:bottom w:val="none" w:sz="0" w:space="0" w:color="auto"/>
        <w:right w:val="none" w:sz="0" w:space="0" w:color="auto"/>
      </w:divBdr>
    </w:div>
    <w:div w:id="288829833">
      <w:bodyDiv w:val="1"/>
      <w:marLeft w:val="0"/>
      <w:marRight w:val="0"/>
      <w:marTop w:val="0"/>
      <w:marBottom w:val="0"/>
      <w:divBdr>
        <w:top w:val="none" w:sz="0" w:space="0" w:color="auto"/>
        <w:left w:val="none" w:sz="0" w:space="0" w:color="auto"/>
        <w:bottom w:val="none" w:sz="0" w:space="0" w:color="auto"/>
        <w:right w:val="none" w:sz="0" w:space="0" w:color="auto"/>
      </w:divBdr>
    </w:div>
    <w:div w:id="289211012">
      <w:bodyDiv w:val="1"/>
      <w:marLeft w:val="0"/>
      <w:marRight w:val="0"/>
      <w:marTop w:val="0"/>
      <w:marBottom w:val="0"/>
      <w:divBdr>
        <w:top w:val="none" w:sz="0" w:space="0" w:color="auto"/>
        <w:left w:val="none" w:sz="0" w:space="0" w:color="auto"/>
        <w:bottom w:val="none" w:sz="0" w:space="0" w:color="auto"/>
        <w:right w:val="none" w:sz="0" w:space="0" w:color="auto"/>
      </w:divBdr>
    </w:div>
    <w:div w:id="289212382">
      <w:bodyDiv w:val="1"/>
      <w:marLeft w:val="0"/>
      <w:marRight w:val="0"/>
      <w:marTop w:val="0"/>
      <w:marBottom w:val="0"/>
      <w:divBdr>
        <w:top w:val="none" w:sz="0" w:space="0" w:color="auto"/>
        <w:left w:val="none" w:sz="0" w:space="0" w:color="auto"/>
        <w:bottom w:val="none" w:sz="0" w:space="0" w:color="auto"/>
        <w:right w:val="none" w:sz="0" w:space="0" w:color="auto"/>
      </w:divBdr>
    </w:div>
    <w:div w:id="289439370">
      <w:bodyDiv w:val="1"/>
      <w:marLeft w:val="0"/>
      <w:marRight w:val="0"/>
      <w:marTop w:val="0"/>
      <w:marBottom w:val="0"/>
      <w:divBdr>
        <w:top w:val="none" w:sz="0" w:space="0" w:color="auto"/>
        <w:left w:val="none" w:sz="0" w:space="0" w:color="auto"/>
        <w:bottom w:val="none" w:sz="0" w:space="0" w:color="auto"/>
        <w:right w:val="none" w:sz="0" w:space="0" w:color="auto"/>
      </w:divBdr>
    </w:div>
    <w:div w:id="289676104">
      <w:bodyDiv w:val="1"/>
      <w:marLeft w:val="0"/>
      <w:marRight w:val="0"/>
      <w:marTop w:val="0"/>
      <w:marBottom w:val="0"/>
      <w:divBdr>
        <w:top w:val="none" w:sz="0" w:space="0" w:color="auto"/>
        <w:left w:val="none" w:sz="0" w:space="0" w:color="auto"/>
        <w:bottom w:val="none" w:sz="0" w:space="0" w:color="auto"/>
        <w:right w:val="none" w:sz="0" w:space="0" w:color="auto"/>
      </w:divBdr>
    </w:div>
    <w:div w:id="290482508">
      <w:bodyDiv w:val="1"/>
      <w:marLeft w:val="0"/>
      <w:marRight w:val="0"/>
      <w:marTop w:val="0"/>
      <w:marBottom w:val="0"/>
      <w:divBdr>
        <w:top w:val="none" w:sz="0" w:space="0" w:color="auto"/>
        <w:left w:val="none" w:sz="0" w:space="0" w:color="auto"/>
        <w:bottom w:val="none" w:sz="0" w:space="0" w:color="auto"/>
        <w:right w:val="none" w:sz="0" w:space="0" w:color="auto"/>
      </w:divBdr>
    </w:div>
    <w:div w:id="290794098">
      <w:bodyDiv w:val="1"/>
      <w:marLeft w:val="0"/>
      <w:marRight w:val="0"/>
      <w:marTop w:val="0"/>
      <w:marBottom w:val="0"/>
      <w:divBdr>
        <w:top w:val="none" w:sz="0" w:space="0" w:color="auto"/>
        <w:left w:val="none" w:sz="0" w:space="0" w:color="auto"/>
        <w:bottom w:val="none" w:sz="0" w:space="0" w:color="auto"/>
        <w:right w:val="none" w:sz="0" w:space="0" w:color="auto"/>
      </w:divBdr>
    </w:div>
    <w:div w:id="290987613">
      <w:bodyDiv w:val="1"/>
      <w:marLeft w:val="0"/>
      <w:marRight w:val="0"/>
      <w:marTop w:val="0"/>
      <w:marBottom w:val="0"/>
      <w:divBdr>
        <w:top w:val="none" w:sz="0" w:space="0" w:color="auto"/>
        <w:left w:val="none" w:sz="0" w:space="0" w:color="auto"/>
        <w:bottom w:val="none" w:sz="0" w:space="0" w:color="auto"/>
        <w:right w:val="none" w:sz="0" w:space="0" w:color="auto"/>
      </w:divBdr>
    </w:div>
    <w:div w:id="291444456">
      <w:bodyDiv w:val="1"/>
      <w:marLeft w:val="0"/>
      <w:marRight w:val="0"/>
      <w:marTop w:val="0"/>
      <w:marBottom w:val="0"/>
      <w:divBdr>
        <w:top w:val="none" w:sz="0" w:space="0" w:color="auto"/>
        <w:left w:val="none" w:sz="0" w:space="0" w:color="auto"/>
        <w:bottom w:val="none" w:sz="0" w:space="0" w:color="auto"/>
        <w:right w:val="none" w:sz="0" w:space="0" w:color="auto"/>
      </w:divBdr>
    </w:div>
    <w:div w:id="291524811">
      <w:bodyDiv w:val="1"/>
      <w:marLeft w:val="0"/>
      <w:marRight w:val="0"/>
      <w:marTop w:val="0"/>
      <w:marBottom w:val="0"/>
      <w:divBdr>
        <w:top w:val="none" w:sz="0" w:space="0" w:color="auto"/>
        <w:left w:val="none" w:sz="0" w:space="0" w:color="auto"/>
        <w:bottom w:val="none" w:sz="0" w:space="0" w:color="auto"/>
        <w:right w:val="none" w:sz="0" w:space="0" w:color="auto"/>
      </w:divBdr>
    </w:div>
    <w:div w:id="292105545">
      <w:bodyDiv w:val="1"/>
      <w:marLeft w:val="0"/>
      <w:marRight w:val="0"/>
      <w:marTop w:val="0"/>
      <w:marBottom w:val="0"/>
      <w:divBdr>
        <w:top w:val="none" w:sz="0" w:space="0" w:color="auto"/>
        <w:left w:val="none" w:sz="0" w:space="0" w:color="auto"/>
        <w:bottom w:val="none" w:sz="0" w:space="0" w:color="auto"/>
        <w:right w:val="none" w:sz="0" w:space="0" w:color="auto"/>
      </w:divBdr>
    </w:div>
    <w:div w:id="292367787">
      <w:bodyDiv w:val="1"/>
      <w:marLeft w:val="0"/>
      <w:marRight w:val="0"/>
      <w:marTop w:val="0"/>
      <w:marBottom w:val="0"/>
      <w:divBdr>
        <w:top w:val="none" w:sz="0" w:space="0" w:color="auto"/>
        <w:left w:val="none" w:sz="0" w:space="0" w:color="auto"/>
        <w:bottom w:val="none" w:sz="0" w:space="0" w:color="auto"/>
        <w:right w:val="none" w:sz="0" w:space="0" w:color="auto"/>
      </w:divBdr>
    </w:div>
    <w:div w:id="292829788">
      <w:bodyDiv w:val="1"/>
      <w:marLeft w:val="0"/>
      <w:marRight w:val="0"/>
      <w:marTop w:val="0"/>
      <w:marBottom w:val="0"/>
      <w:divBdr>
        <w:top w:val="none" w:sz="0" w:space="0" w:color="auto"/>
        <w:left w:val="none" w:sz="0" w:space="0" w:color="auto"/>
        <w:bottom w:val="none" w:sz="0" w:space="0" w:color="auto"/>
        <w:right w:val="none" w:sz="0" w:space="0" w:color="auto"/>
      </w:divBdr>
    </w:div>
    <w:div w:id="292905706">
      <w:bodyDiv w:val="1"/>
      <w:marLeft w:val="0"/>
      <w:marRight w:val="0"/>
      <w:marTop w:val="0"/>
      <w:marBottom w:val="0"/>
      <w:divBdr>
        <w:top w:val="none" w:sz="0" w:space="0" w:color="auto"/>
        <w:left w:val="none" w:sz="0" w:space="0" w:color="auto"/>
        <w:bottom w:val="none" w:sz="0" w:space="0" w:color="auto"/>
        <w:right w:val="none" w:sz="0" w:space="0" w:color="auto"/>
      </w:divBdr>
    </w:div>
    <w:div w:id="293174747">
      <w:bodyDiv w:val="1"/>
      <w:marLeft w:val="0"/>
      <w:marRight w:val="0"/>
      <w:marTop w:val="0"/>
      <w:marBottom w:val="0"/>
      <w:divBdr>
        <w:top w:val="none" w:sz="0" w:space="0" w:color="auto"/>
        <w:left w:val="none" w:sz="0" w:space="0" w:color="auto"/>
        <w:bottom w:val="none" w:sz="0" w:space="0" w:color="auto"/>
        <w:right w:val="none" w:sz="0" w:space="0" w:color="auto"/>
      </w:divBdr>
    </w:div>
    <w:div w:id="293340612">
      <w:bodyDiv w:val="1"/>
      <w:marLeft w:val="0"/>
      <w:marRight w:val="0"/>
      <w:marTop w:val="0"/>
      <w:marBottom w:val="0"/>
      <w:divBdr>
        <w:top w:val="none" w:sz="0" w:space="0" w:color="auto"/>
        <w:left w:val="none" w:sz="0" w:space="0" w:color="auto"/>
        <w:bottom w:val="none" w:sz="0" w:space="0" w:color="auto"/>
        <w:right w:val="none" w:sz="0" w:space="0" w:color="auto"/>
      </w:divBdr>
    </w:div>
    <w:div w:id="293413807">
      <w:bodyDiv w:val="1"/>
      <w:marLeft w:val="0"/>
      <w:marRight w:val="0"/>
      <w:marTop w:val="0"/>
      <w:marBottom w:val="0"/>
      <w:divBdr>
        <w:top w:val="none" w:sz="0" w:space="0" w:color="auto"/>
        <w:left w:val="none" w:sz="0" w:space="0" w:color="auto"/>
        <w:bottom w:val="none" w:sz="0" w:space="0" w:color="auto"/>
        <w:right w:val="none" w:sz="0" w:space="0" w:color="auto"/>
      </w:divBdr>
    </w:div>
    <w:div w:id="294410216">
      <w:bodyDiv w:val="1"/>
      <w:marLeft w:val="0"/>
      <w:marRight w:val="0"/>
      <w:marTop w:val="0"/>
      <w:marBottom w:val="0"/>
      <w:divBdr>
        <w:top w:val="none" w:sz="0" w:space="0" w:color="auto"/>
        <w:left w:val="none" w:sz="0" w:space="0" w:color="auto"/>
        <w:bottom w:val="none" w:sz="0" w:space="0" w:color="auto"/>
        <w:right w:val="none" w:sz="0" w:space="0" w:color="auto"/>
      </w:divBdr>
    </w:div>
    <w:div w:id="294413543">
      <w:bodyDiv w:val="1"/>
      <w:marLeft w:val="0"/>
      <w:marRight w:val="0"/>
      <w:marTop w:val="0"/>
      <w:marBottom w:val="0"/>
      <w:divBdr>
        <w:top w:val="none" w:sz="0" w:space="0" w:color="auto"/>
        <w:left w:val="none" w:sz="0" w:space="0" w:color="auto"/>
        <w:bottom w:val="none" w:sz="0" w:space="0" w:color="auto"/>
        <w:right w:val="none" w:sz="0" w:space="0" w:color="auto"/>
      </w:divBdr>
    </w:div>
    <w:div w:id="294528335">
      <w:bodyDiv w:val="1"/>
      <w:marLeft w:val="0"/>
      <w:marRight w:val="0"/>
      <w:marTop w:val="0"/>
      <w:marBottom w:val="0"/>
      <w:divBdr>
        <w:top w:val="none" w:sz="0" w:space="0" w:color="auto"/>
        <w:left w:val="none" w:sz="0" w:space="0" w:color="auto"/>
        <w:bottom w:val="none" w:sz="0" w:space="0" w:color="auto"/>
        <w:right w:val="none" w:sz="0" w:space="0" w:color="auto"/>
      </w:divBdr>
    </w:div>
    <w:div w:id="294918164">
      <w:bodyDiv w:val="1"/>
      <w:marLeft w:val="0"/>
      <w:marRight w:val="0"/>
      <w:marTop w:val="0"/>
      <w:marBottom w:val="0"/>
      <w:divBdr>
        <w:top w:val="none" w:sz="0" w:space="0" w:color="auto"/>
        <w:left w:val="none" w:sz="0" w:space="0" w:color="auto"/>
        <w:bottom w:val="none" w:sz="0" w:space="0" w:color="auto"/>
        <w:right w:val="none" w:sz="0" w:space="0" w:color="auto"/>
      </w:divBdr>
    </w:div>
    <w:div w:id="294944188">
      <w:bodyDiv w:val="1"/>
      <w:marLeft w:val="0"/>
      <w:marRight w:val="0"/>
      <w:marTop w:val="0"/>
      <w:marBottom w:val="0"/>
      <w:divBdr>
        <w:top w:val="none" w:sz="0" w:space="0" w:color="auto"/>
        <w:left w:val="none" w:sz="0" w:space="0" w:color="auto"/>
        <w:bottom w:val="none" w:sz="0" w:space="0" w:color="auto"/>
        <w:right w:val="none" w:sz="0" w:space="0" w:color="auto"/>
      </w:divBdr>
    </w:div>
    <w:div w:id="295263084">
      <w:bodyDiv w:val="1"/>
      <w:marLeft w:val="0"/>
      <w:marRight w:val="0"/>
      <w:marTop w:val="0"/>
      <w:marBottom w:val="0"/>
      <w:divBdr>
        <w:top w:val="none" w:sz="0" w:space="0" w:color="auto"/>
        <w:left w:val="none" w:sz="0" w:space="0" w:color="auto"/>
        <w:bottom w:val="none" w:sz="0" w:space="0" w:color="auto"/>
        <w:right w:val="none" w:sz="0" w:space="0" w:color="auto"/>
      </w:divBdr>
    </w:div>
    <w:div w:id="295768896">
      <w:bodyDiv w:val="1"/>
      <w:marLeft w:val="0"/>
      <w:marRight w:val="0"/>
      <w:marTop w:val="0"/>
      <w:marBottom w:val="0"/>
      <w:divBdr>
        <w:top w:val="none" w:sz="0" w:space="0" w:color="auto"/>
        <w:left w:val="none" w:sz="0" w:space="0" w:color="auto"/>
        <w:bottom w:val="none" w:sz="0" w:space="0" w:color="auto"/>
        <w:right w:val="none" w:sz="0" w:space="0" w:color="auto"/>
      </w:divBdr>
    </w:div>
    <w:div w:id="295841847">
      <w:bodyDiv w:val="1"/>
      <w:marLeft w:val="0"/>
      <w:marRight w:val="0"/>
      <w:marTop w:val="0"/>
      <w:marBottom w:val="0"/>
      <w:divBdr>
        <w:top w:val="none" w:sz="0" w:space="0" w:color="auto"/>
        <w:left w:val="none" w:sz="0" w:space="0" w:color="auto"/>
        <w:bottom w:val="none" w:sz="0" w:space="0" w:color="auto"/>
        <w:right w:val="none" w:sz="0" w:space="0" w:color="auto"/>
      </w:divBdr>
    </w:div>
    <w:div w:id="296498645">
      <w:bodyDiv w:val="1"/>
      <w:marLeft w:val="0"/>
      <w:marRight w:val="0"/>
      <w:marTop w:val="0"/>
      <w:marBottom w:val="0"/>
      <w:divBdr>
        <w:top w:val="none" w:sz="0" w:space="0" w:color="auto"/>
        <w:left w:val="none" w:sz="0" w:space="0" w:color="auto"/>
        <w:bottom w:val="none" w:sz="0" w:space="0" w:color="auto"/>
        <w:right w:val="none" w:sz="0" w:space="0" w:color="auto"/>
      </w:divBdr>
    </w:div>
    <w:div w:id="297339447">
      <w:bodyDiv w:val="1"/>
      <w:marLeft w:val="0"/>
      <w:marRight w:val="0"/>
      <w:marTop w:val="0"/>
      <w:marBottom w:val="0"/>
      <w:divBdr>
        <w:top w:val="none" w:sz="0" w:space="0" w:color="auto"/>
        <w:left w:val="none" w:sz="0" w:space="0" w:color="auto"/>
        <w:bottom w:val="none" w:sz="0" w:space="0" w:color="auto"/>
        <w:right w:val="none" w:sz="0" w:space="0" w:color="auto"/>
      </w:divBdr>
    </w:div>
    <w:div w:id="297805441">
      <w:bodyDiv w:val="1"/>
      <w:marLeft w:val="0"/>
      <w:marRight w:val="0"/>
      <w:marTop w:val="0"/>
      <w:marBottom w:val="0"/>
      <w:divBdr>
        <w:top w:val="none" w:sz="0" w:space="0" w:color="auto"/>
        <w:left w:val="none" w:sz="0" w:space="0" w:color="auto"/>
        <w:bottom w:val="none" w:sz="0" w:space="0" w:color="auto"/>
        <w:right w:val="none" w:sz="0" w:space="0" w:color="auto"/>
      </w:divBdr>
    </w:div>
    <w:div w:id="298073013">
      <w:bodyDiv w:val="1"/>
      <w:marLeft w:val="0"/>
      <w:marRight w:val="0"/>
      <w:marTop w:val="0"/>
      <w:marBottom w:val="0"/>
      <w:divBdr>
        <w:top w:val="none" w:sz="0" w:space="0" w:color="auto"/>
        <w:left w:val="none" w:sz="0" w:space="0" w:color="auto"/>
        <w:bottom w:val="none" w:sz="0" w:space="0" w:color="auto"/>
        <w:right w:val="none" w:sz="0" w:space="0" w:color="auto"/>
      </w:divBdr>
    </w:div>
    <w:div w:id="298145057">
      <w:bodyDiv w:val="1"/>
      <w:marLeft w:val="0"/>
      <w:marRight w:val="0"/>
      <w:marTop w:val="0"/>
      <w:marBottom w:val="0"/>
      <w:divBdr>
        <w:top w:val="none" w:sz="0" w:space="0" w:color="auto"/>
        <w:left w:val="none" w:sz="0" w:space="0" w:color="auto"/>
        <w:bottom w:val="none" w:sz="0" w:space="0" w:color="auto"/>
        <w:right w:val="none" w:sz="0" w:space="0" w:color="auto"/>
      </w:divBdr>
    </w:div>
    <w:div w:id="298346960">
      <w:bodyDiv w:val="1"/>
      <w:marLeft w:val="0"/>
      <w:marRight w:val="0"/>
      <w:marTop w:val="0"/>
      <w:marBottom w:val="0"/>
      <w:divBdr>
        <w:top w:val="none" w:sz="0" w:space="0" w:color="auto"/>
        <w:left w:val="none" w:sz="0" w:space="0" w:color="auto"/>
        <w:bottom w:val="none" w:sz="0" w:space="0" w:color="auto"/>
        <w:right w:val="none" w:sz="0" w:space="0" w:color="auto"/>
      </w:divBdr>
    </w:div>
    <w:div w:id="298458143">
      <w:bodyDiv w:val="1"/>
      <w:marLeft w:val="0"/>
      <w:marRight w:val="0"/>
      <w:marTop w:val="0"/>
      <w:marBottom w:val="0"/>
      <w:divBdr>
        <w:top w:val="none" w:sz="0" w:space="0" w:color="auto"/>
        <w:left w:val="none" w:sz="0" w:space="0" w:color="auto"/>
        <w:bottom w:val="none" w:sz="0" w:space="0" w:color="auto"/>
        <w:right w:val="none" w:sz="0" w:space="0" w:color="auto"/>
      </w:divBdr>
    </w:div>
    <w:div w:id="298463766">
      <w:bodyDiv w:val="1"/>
      <w:marLeft w:val="0"/>
      <w:marRight w:val="0"/>
      <w:marTop w:val="0"/>
      <w:marBottom w:val="0"/>
      <w:divBdr>
        <w:top w:val="none" w:sz="0" w:space="0" w:color="auto"/>
        <w:left w:val="none" w:sz="0" w:space="0" w:color="auto"/>
        <w:bottom w:val="none" w:sz="0" w:space="0" w:color="auto"/>
        <w:right w:val="none" w:sz="0" w:space="0" w:color="auto"/>
      </w:divBdr>
    </w:div>
    <w:div w:id="298653711">
      <w:bodyDiv w:val="1"/>
      <w:marLeft w:val="0"/>
      <w:marRight w:val="0"/>
      <w:marTop w:val="0"/>
      <w:marBottom w:val="0"/>
      <w:divBdr>
        <w:top w:val="none" w:sz="0" w:space="0" w:color="auto"/>
        <w:left w:val="none" w:sz="0" w:space="0" w:color="auto"/>
        <w:bottom w:val="none" w:sz="0" w:space="0" w:color="auto"/>
        <w:right w:val="none" w:sz="0" w:space="0" w:color="auto"/>
      </w:divBdr>
    </w:div>
    <w:div w:id="299189696">
      <w:bodyDiv w:val="1"/>
      <w:marLeft w:val="0"/>
      <w:marRight w:val="0"/>
      <w:marTop w:val="0"/>
      <w:marBottom w:val="0"/>
      <w:divBdr>
        <w:top w:val="none" w:sz="0" w:space="0" w:color="auto"/>
        <w:left w:val="none" w:sz="0" w:space="0" w:color="auto"/>
        <w:bottom w:val="none" w:sz="0" w:space="0" w:color="auto"/>
        <w:right w:val="none" w:sz="0" w:space="0" w:color="auto"/>
      </w:divBdr>
    </w:div>
    <w:div w:id="299726201">
      <w:bodyDiv w:val="1"/>
      <w:marLeft w:val="0"/>
      <w:marRight w:val="0"/>
      <w:marTop w:val="0"/>
      <w:marBottom w:val="0"/>
      <w:divBdr>
        <w:top w:val="none" w:sz="0" w:space="0" w:color="auto"/>
        <w:left w:val="none" w:sz="0" w:space="0" w:color="auto"/>
        <w:bottom w:val="none" w:sz="0" w:space="0" w:color="auto"/>
        <w:right w:val="none" w:sz="0" w:space="0" w:color="auto"/>
      </w:divBdr>
    </w:div>
    <w:div w:id="300158252">
      <w:bodyDiv w:val="1"/>
      <w:marLeft w:val="0"/>
      <w:marRight w:val="0"/>
      <w:marTop w:val="0"/>
      <w:marBottom w:val="0"/>
      <w:divBdr>
        <w:top w:val="none" w:sz="0" w:space="0" w:color="auto"/>
        <w:left w:val="none" w:sz="0" w:space="0" w:color="auto"/>
        <w:bottom w:val="none" w:sz="0" w:space="0" w:color="auto"/>
        <w:right w:val="none" w:sz="0" w:space="0" w:color="auto"/>
      </w:divBdr>
    </w:div>
    <w:div w:id="300578459">
      <w:bodyDiv w:val="1"/>
      <w:marLeft w:val="0"/>
      <w:marRight w:val="0"/>
      <w:marTop w:val="0"/>
      <w:marBottom w:val="0"/>
      <w:divBdr>
        <w:top w:val="none" w:sz="0" w:space="0" w:color="auto"/>
        <w:left w:val="none" w:sz="0" w:space="0" w:color="auto"/>
        <w:bottom w:val="none" w:sz="0" w:space="0" w:color="auto"/>
        <w:right w:val="none" w:sz="0" w:space="0" w:color="auto"/>
      </w:divBdr>
    </w:div>
    <w:div w:id="300815540">
      <w:bodyDiv w:val="1"/>
      <w:marLeft w:val="0"/>
      <w:marRight w:val="0"/>
      <w:marTop w:val="0"/>
      <w:marBottom w:val="0"/>
      <w:divBdr>
        <w:top w:val="none" w:sz="0" w:space="0" w:color="auto"/>
        <w:left w:val="none" w:sz="0" w:space="0" w:color="auto"/>
        <w:bottom w:val="none" w:sz="0" w:space="0" w:color="auto"/>
        <w:right w:val="none" w:sz="0" w:space="0" w:color="auto"/>
      </w:divBdr>
    </w:div>
    <w:div w:id="301156385">
      <w:bodyDiv w:val="1"/>
      <w:marLeft w:val="0"/>
      <w:marRight w:val="0"/>
      <w:marTop w:val="0"/>
      <w:marBottom w:val="0"/>
      <w:divBdr>
        <w:top w:val="none" w:sz="0" w:space="0" w:color="auto"/>
        <w:left w:val="none" w:sz="0" w:space="0" w:color="auto"/>
        <w:bottom w:val="none" w:sz="0" w:space="0" w:color="auto"/>
        <w:right w:val="none" w:sz="0" w:space="0" w:color="auto"/>
      </w:divBdr>
    </w:div>
    <w:div w:id="301814868">
      <w:bodyDiv w:val="1"/>
      <w:marLeft w:val="0"/>
      <w:marRight w:val="0"/>
      <w:marTop w:val="0"/>
      <w:marBottom w:val="0"/>
      <w:divBdr>
        <w:top w:val="none" w:sz="0" w:space="0" w:color="auto"/>
        <w:left w:val="none" w:sz="0" w:space="0" w:color="auto"/>
        <w:bottom w:val="none" w:sz="0" w:space="0" w:color="auto"/>
        <w:right w:val="none" w:sz="0" w:space="0" w:color="auto"/>
      </w:divBdr>
    </w:div>
    <w:div w:id="302122236">
      <w:bodyDiv w:val="1"/>
      <w:marLeft w:val="0"/>
      <w:marRight w:val="0"/>
      <w:marTop w:val="0"/>
      <w:marBottom w:val="0"/>
      <w:divBdr>
        <w:top w:val="none" w:sz="0" w:space="0" w:color="auto"/>
        <w:left w:val="none" w:sz="0" w:space="0" w:color="auto"/>
        <w:bottom w:val="none" w:sz="0" w:space="0" w:color="auto"/>
        <w:right w:val="none" w:sz="0" w:space="0" w:color="auto"/>
      </w:divBdr>
    </w:div>
    <w:div w:id="302472430">
      <w:bodyDiv w:val="1"/>
      <w:marLeft w:val="0"/>
      <w:marRight w:val="0"/>
      <w:marTop w:val="0"/>
      <w:marBottom w:val="0"/>
      <w:divBdr>
        <w:top w:val="none" w:sz="0" w:space="0" w:color="auto"/>
        <w:left w:val="none" w:sz="0" w:space="0" w:color="auto"/>
        <w:bottom w:val="none" w:sz="0" w:space="0" w:color="auto"/>
        <w:right w:val="none" w:sz="0" w:space="0" w:color="auto"/>
      </w:divBdr>
    </w:div>
    <w:div w:id="302590479">
      <w:bodyDiv w:val="1"/>
      <w:marLeft w:val="0"/>
      <w:marRight w:val="0"/>
      <w:marTop w:val="0"/>
      <w:marBottom w:val="0"/>
      <w:divBdr>
        <w:top w:val="none" w:sz="0" w:space="0" w:color="auto"/>
        <w:left w:val="none" w:sz="0" w:space="0" w:color="auto"/>
        <w:bottom w:val="none" w:sz="0" w:space="0" w:color="auto"/>
        <w:right w:val="none" w:sz="0" w:space="0" w:color="auto"/>
      </w:divBdr>
    </w:div>
    <w:div w:id="303319088">
      <w:bodyDiv w:val="1"/>
      <w:marLeft w:val="0"/>
      <w:marRight w:val="0"/>
      <w:marTop w:val="0"/>
      <w:marBottom w:val="0"/>
      <w:divBdr>
        <w:top w:val="none" w:sz="0" w:space="0" w:color="auto"/>
        <w:left w:val="none" w:sz="0" w:space="0" w:color="auto"/>
        <w:bottom w:val="none" w:sz="0" w:space="0" w:color="auto"/>
        <w:right w:val="none" w:sz="0" w:space="0" w:color="auto"/>
      </w:divBdr>
    </w:div>
    <w:div w:id="303967984">
      <w:bodyDiv w:val="1"/>
      <w:marLeft w:val="0"/>
      <w:marRight w:val="0"/>
      <w:marTop w:val="0"/>
      <w:marBottom w:val="0"/>
      <w:divBdr>
        <w:top w:val="none" w:sz="0" w:space="0" w:color="auto"/>
        <w:left w:val="none" w:sz="0" w:space="0" w:color="auto"/>
        <w:bottom w:val="none" w:sz="0" w:space="0" w:color="auto"/>
        <w:right w:val="none" w:sz="0" w:space="0" w:color="auto"/>
      </w:divBdr>
    </w:div>
    <w:div w:id="304048940">
      <w:bodyDiv w:val="1"/>
      <w:marLeft w:val="0"/>
      <w:marRight w:val="0"/>
      <w:marTop w:val="0"/>
      <w:marBottom w:val="0"/>
      <w:divBdr>
        <w:top w:val="none" w:sz="0" w:space="0" w:color="auto"/>
        <w:left w:val="none" w:sz="0" w:space="0" w:color="auto"/>
        <w:bottom w:val="none" w:sz="0" w:space="0" w:color="auto"/>
        <w:right w:val="none" w:sz="0" w:space="0" w:color="auto"/>
      </w:divBdr>
    </w:div>
    <w:div w:id="305085857">
      <w:bodyDiv w:val="1"/>
      <w:marLeft w:val="0"/>
      <w:marRight w:val="0"/>
      <w:marTop w:val="0"/>
      <w:marBottom w:val="0"/>
      <w:divBdr>
        <w:top w:val="none" w:sz="0" w:space="0" w:color="auto"/>
        <w:left w:val="none" w:sz="0" w:space="0" w:color="auto"/>
        <w:bottom w:val="none" w:sz="0" w:space="0" w:color="auto"/>
        <w:right w:val="none" w:sz="0" w:space="0" w:color="auto"/>
      </w:divBdr>
    </w:div>
    <w:div w:id="305278960">
      <w:bodyDiv w:val="1"/>
      <w:marLeft w:val="0"/>
      <w:marRight w:val="0"/>
      <w:marTop w:val="0"/>
      <w:marBottom w:val="0"/>
      <w:divBdr>
        <w:top w:val="none" w:sz="0" w:space="0" w:color="auto"/>
        <w:left w:val="none" w:sz="0" w:space="0" w:color="auto"/>
        <w:bottom w:val="none" w:sz="0" w:space="0" w:color="auto"/>
        <w:right w:val="none" w:sz="0" w:space="0" w:color="auto"/>
      </w:divBdr>
    </w:div>
    <w:div w:id="306666540">
      <w:bodyDiv w:val="1"/>
      <w:marLeft w:val="0"/>
      <w:marRight w:val="0"/>
      <w:marTop w:val="0"/>
      <w:marBottom w:val="0"/>
      <w:divBdr>
        <w:top w:val="none" w:sz="0" w:space="0" w:color="auto"/>
        <w:left w:val="none" w:sz="0" w:space="0" w:color="auto"/>
        <w:bottom w:val="none" w:sz="0" w:space="0" w:color="auto"/>
        <w:right w:val="none" w:sz="0" w:space="0" w:color="auto"/>
      </w:divBdr>
    </w:div>
    <w:div w:id="306908653">
      <w:bodyDiv w:val="1"/>
      <w:marLeft w:val="0"/>
      <w:marRight w:val="0"/>
      <w:marTop w:val="0"/>
      <w:marBottom w:val="0"/>
      <w:divBdr>
        <w:top w:val="none" w:sz="0" w:space="0" w:color="auto"/>
        <w:left w:val="none" w:sz="0" w:space="0" w:color="auto"/>
        <w:bottom w:val="none" w:sz="0" w:space="0" w:color="auto"/>
        <w:right w:val="none" w:sz="0" w:space="0" w:color="auto"/>
      </w:divBdr>
    </w:div>
    <w:div w:id="308367572">
      <w:bodyDiv w:val="1"/>
      <w:marLeft w:val="0"/>
      <w:marRight w:val="0"/>
      <w:marTop w:val="0"/>
      <w:marBottom w:val="0"/>
      <w:divBdr>
        <w:top w:val="none" w:sz="0" w:space="0" w:color="auto"/>
        <w:left w:val="none" w:sz="0" w:space="0" w:color="auto"/>
        <w:bottom w:val="none" w:sz="0" w:space="0" w:color="auto"/>
        <w:right w:val="none" w:sz="0" w:space="0" w:color="auto"/>
      </w:divBdr>
    </w:div>
    <w:div w:id="309099252">
      <w:bodyDiv w:val="1"/>
      <w:marLeft w:val="0"/>
      <w:marRight w:val="0"/>
      <w:marTop w:val="0"/>
      <w:marBottom w:val="0"/>
      <w:divBdr>
        <w:top w:val="none" w:sz="0" w:space="0" w:color="auto"/>
        <w:left w:val="none" w:sz="0" w:space="0" w:color="auto"/>
        <w:bottom w:val="none" w:sz="0" w:space="0" w:color="auto"/>
        <w:right w:val="none" w:sz="0" w:space="0" w:color="auto"/>
      </w:divBdr>
    </w:div>
    <w:div w:id="309402180">
      <w:bodyDiv w:val="1"/>
      <w:marLeft w:val="0"/>
      <w:marRight w:val="0"/>
      <w:marTop w:val="0"/>
      <w:marBottom w:val="0"/>
      <w:divBdr>
        <w:top w:val="none" w:sz="0" w:space="0" w:color="auto"/>
        <w:left w:val="none" w:sz="0" w:space="0" w:color="auto"/>
        <w:bottom w:val="none" w:sz="0" w:space="0" w:color="auto"/>
        <w:right w:val="none" w:sz="0" w:space="0" w:color="auto"/>
      </w:divBdr>
    </w:div>
    <w:div w:id="309406956">
      <w:bodyDiv w:val="1"/>
      <w:marLeft w:val="0"/>
      <w:marRight w:val="0"/>
      <w:marTop w:val="0"/>
      <w:marBottom w:val="0"/>
      <w:divBdr>
        <w:top w:val="none" w:sz="0" w:space="0" w:color="auto"/>
        <w:left w:val="none" w:sz="0" w:space="0" w:color="auto"/>
        <w:bottom w:val="none" w:sz="0" w:space="0" w:color="auto"/>
        <w:right w:val="none" w:sz="0" w:space="0" w:color="auto"/>
      </w:divBdr>
    </w:div>
    <w:div w:id="309985553">
      <w:bodyDiv w:val="1"/>
      <w:marLeft w:val="0"/>
      <w:marRight w:val="0"/>
      <w:marTop w:val="0"/>
      <w:marBottom w:val="0"/>
      <w:divBdr>
        <w:top w:val="none" w:sz="0" w:space="0" w:color="auto"/>
        <w:left w:val="none" w:sz="0" w:space="0" w:color="auto"/>
        <w:bottom w:val="none" w:sz="0" w:space="0" w:color="auto"/>
        <w:right w:val="none" w:sz="0" w:space="0" w:color="auto"/>
      </w:divBdr>
    </w:div>
    <w:div w:id="310332813">
      <w:bodyDiv w:val="1"/>
      <w:marLeft w:val="0"/>
      <w:marRight w:val="0"/>
      <w:marTop w:val="0"/>
      <w:marBottom w:val="0"/>
      <w:divBdr>
        <w:top w:val="none" w:sz="0" w:space="0" w:color="auto"/>
        <w:left w:val="none" w:sz="0" w:space="0" w:color="auto"/>
        <w:bottom w:val="none" w:sz="0" w:space="0" w:color="auto"/>
        <w:right w:val="none" w:sz="0" w:space="0" w:color="auto"/>
      </w:divBdr>
    </w:div>
    <w:div w:id="310525837">
      <w:bodyDiv w:val="1"/>
      <w:marLeft w:val="0"/>
      <w:marRight w:val="0"/>
      <w:marTop w:val="0"/>
      <w:marBottom w:val="0"/>
      <w:divBdr>
        <w:top w:val="none" w:sz="0" w:space="0" w:color="auto"/>
        <w:left w:val="none" w:sz="0" w:space="0" w:color="auto"/>
        <w:bottom w:val="none" w:sz="0" w:space="0" w:color="auto"/>
        <w:right w:val="none" w:sz="0" w:space="0" w:color="auto"/>
      </w:divBdr>
    </w:div>
    <w:div w:id="311058715">
      <w:bodyDiv w:val="1"/>
      <w:marLeft w:val="0"/>
      <w:marRight w:val="0"/>
      <w:marTop w:val="0"/>
      <w:marBottom w:val="0"/>
      <w:divBdr>
        <w:top w:val="none" w:sz="0" w:space="0" w:color="auto"/>
        <w:left w:val="none" w:sz="0" w:space="0" w:color="auto"/>
        <w:bottom w:val="none" w:sz="0" w:space="0" w:color="auto"/>
        <w:right w:val="none" w:sz="0" w:space="0" w:color="auto"/>
      </w:divBdr>
    </w:div>
    <w:div w:id="311256948">
      <w:bodyDiv w:val="1"/>
      <w:marLeft w:val="0"/>
      <w:marRight w:val="0"/>
      <w:marTop w:val="0"/>
      <w:marBottom w:val="0"/>
      <w:divBdr>
        <w:top w:val="none" w:sz="0" w:space="0" w:color="auto"/>
        <w:left w:val="none" w:sz="0" w:space="0" w:color="auto"/>
        <w:bottom w:val="none" w:sz="0" w:space="0" w:color="auto"/>
        <w:right w:val="none" w:sz="0" w:space="0" w:color="auto"/>
      </w:divBdr>
    </w:div>
    <w:div w:id="311492909">
      <w:bodyDiv w:val="1"/>
      <w:marLeft w:val="0"/>
      <w:marRight w:val="0"/>
      <w:marTop w:val="0"/>
      <w:marBottom w:val="0"/>
      <w:divBdr>
        <w:top w:val="none" w:sz="0" w:space="0" w:color="auto"/>
        <w:left w:val="none" w:sz="0" w:space="0" w:color="auto"/>
        <w:bottom w:val="none" w:sz="0" w:space="0" w:color="auto"/>
        <w:right w:val="none" w:sz="0" w:space="0" w:color="auto"/>
      </w:divBdr>
    </w:div>
    <w:div w:id="311565167">
      <w:bodyDiv w:val="1"/>
      <w:marLeft w:val="0"/>
      <w:marRight w:val="0"/>
      <w:marTop w:val="0"/>
      <w:marBottom w:val="0"/>
      <w:divBdr>
        <w:top w:val="none" w:sz="0" w:space="0" w:color="auto"/>
        <w:left w:val="none" w:sz="0" w:space="0" w:color="auto"/>
        <w:bottom w:val="none" w:sz="0" w:space="0" w:color="auto"/>
        <w:right w:val="none" w:sz="0" w:space="0" w:color="auto"/>
      </w:divBdr>
    </w:div>
    <w:div w:id="311956274">
      <w:bodyDiv w:val="1"/>
      <w:marLeft w:val="0"/>
      <w:marRight w:val="0"/>
      <w:marTop w:val="0"/>
      <w:marBottom w:val="0"/>
      <w:divBdr>
        <w:top w:val="none" w:sz="0" w:space="0" w:color="auto"/>
        <w:left w:val="none" w:sz="0" w:space="0" w:color="auto"/>
        <w:bottom w:val="none" w:sz="0" w:space="0" w:color="auto"/>
        <w:right w:val="none" w:sz="0" w:space="0" w:color="auto"/>
      </w:divBdr>
    </w:div>
    <w:div w:id="312410140">
      <w:bodyDiv w:val="1"/>
      <w:marLeft w:val="0"/>
      <w:marRight w:val="0"/>
      <w:marTop w:val="0"/>
      <w:marBottom w:val="0"/>
      <w:divBdr>
        <w:top w:val="none" w:sz="0" w:space="0" w:color="auto"/>
        <w:left w:val="none" w:sz="0" w:space="0" w:color="auto"/>
        <w:bottom w:val="none" w:sz="0" w:space="0" w:color="auto"/>
        <w:right w:val="none" w:sz="0" w:space="0" w:color="auto"/>
      </w:divBdr>
    </w:div>
    <w:div w:id="313067010">
      <w:bodyDiv w:val="1"/>
      <w:marLeft w:val="0"/>
      <w:marRight w:val="0"/>
      <w:marTop w:val="0"/>
      <w:marBottom w:val="0"/>
      <w:divBdr>
        <w:top w:val="none" w:sz="0" w:space="0" w:color="auto"/>
        <w:left w:val="none" w:sz="0" w:space="0" w:color="auto"/>
        <w:bottom w:val="none" w:sz="0" w:space="0" w:color="auto"/>
        <w:right w:val="none" w:sz="0" w:space="0" w:color="auto"/>
      </w:divBdr>
    </w:div>
    <w:div w:id="313489414">
      <w:bodyDiv w:val="1"/>
      <w:marLeft w:val="0"/>
      <w:marRight w:val="0"/>
      <w:marTop w:val="0"/>
      <w:marBottom w:val="0"/>
      <w:divBdr>
        <w:top w:val="none" w:sz="0" w:space="0" w:color="auto"/>
        <w:left w:val="none" w:sz="0" w:space="0" w:color="auto"/>
        <w:bottom w:val="none" w:sz="0" w:space="0" w:color="auto"/>
        <w:right w:val="none" w:sz="0" w:space="0" w:color="auto"/>
      </w:divBdr>
    </w:div>
    <w:div w:id="314795236">
      <w:bodyDiv w:val="1"/>
      <w:marLeft w:val="0"/>
      <w:marRight w:val="0"/>
      <w:marTop w:val="0"/>
      <w:marBottom w:val="0"/>
      <w:divBdr>
        <w:top w:val="none" w:sz="0" w:space="0" w:color="auto"/>
        <w:left w:val="none" w:sz="0" w:space="0" w:color="auto"/>
        <w:bottom w:val="none" w:sz="0" w:space="0" w:color="auto"/>
        <w:right w:val="none" w:sz="0" w:space="0" w:color="auto"/>
      </w:divBdr>
    </w:div>
    <w:div w:id="315573777">
      <w:bodyDiv w:val="1"/>
      <w:marLeft w:val="0"/>
      <w:marRight w:val="0"/>
      <w:marTop w:val="0"/>
      <w:marBottom w:val="0"/>
      <w:divBdr>
        <w:top w:val="none" w:sz="0" w:space="0" w:color="auto"/>
        <w:left w:val="none" w:sz="0" w:space="0" w:color="auto"/>
        <w:bottom w:val="none" w:sz="0" w:space="0" w:color="auto"/>
        <w:right w:val="none" w:sz="0" w:space="0" w:color="auto"/>
      </w:divBdr>
    </w:div>
    <w:div w:id="315838133">
      <w:bodyDiv w:val="1"/>
      <w:marLeft w:val="0"/>
      <w:marRight w:val="0"/>
      <w:marTop w:val="0"/>
      <w:marBottom w:val="0"/>
      <w:divBdr>
        <w:top w:val="none" w:sz="0" w:space="0" w:color="auto"/>
        <w:left w:val="none" w:sz="0" w:space="0" w:color="auto"/>
        <w:bottom w:val="none" w:sz="0" w:space="0" w:color="auto"/>
        <w:right w:val="none" w:sz="0" w:space="0" w:color="auto"/>
      </w:divBdr>
    </w:div>
    <w:div w:id="316106541">
      <w:bodyDiv w:val="1"/>
      <w:marLeft w:val="0"/>
      <w:marRight w:val="0"/>
      <w:marTop w:val="0"/>
      <w:marBottom w:val="0"/>
      <w:divBdr>
        <w:top w:val="none" w:sz="0" w:space="0" w:color="auto"/>
        <w:left w:val="none" w:sz="0" w:space="0" w:color="auto"/>
        <w:bottom w:val="none" w:sz="0" w:space="0" w:color="auto"/>
        <w:right w:val="none" w:sz="0" w:space="0" w:color="auto"/>
      </w:divBdr>
    </w:div>
    <w:div w:id="316300889">
      <w:bodyDiv w:val="1"/>
      <w:marLeft w:val="0"/>
      <w:marRight w:val="0"/>
      <w:marTop w:val="0"/>
      <w:marBottom w:val="0"/>
      <w:divBdr>
        <w:top w:val="none" w:sz="0" w:space="0" w:color="auto"/>
        <w:left w:val="none" w:sz="0" w:space="0" w:color="auto"/>
        <w:bottom w:val="none" w:sz="0" w:space="0" w:color="auto"/>
        <w:right w:val="none" w:sz="0" w:space="0" w:color="auto"/>
      </w:divBdr>
    </w:div>
    <w:div w:id="316301007">
      <w:bodyDiv w:val="1"/>
      <w:marLeft w:val="0"/>
      <w:marRight w:val="0"/>
      <w:marTop w:val="0"/>
      <w:marBottom w:val="0"/>
      <w:divBdr>
        <w:top w:val="none" w:sz="0" w:space="0" w:color="auto"/>
        <w:left w:val="none" w:sz="0" w:space="0" w:color="auto"/>
        <w:bottom w:val="none" w:sz="0" w:space="0" w:color="auto"/>
        <w:right w:val="none" w:sz="0" w:space="0" w:color="auto"/>
      </w:divBdr>
    </w:div>
    <w:div w:id="316881984">
      <w:bodyDiv w:val="1"/>
      <w:marLeft w:val="0"/>
      <w:marRight w:val="0"/>
      <w:marTop w:val="0"/>
      <w:marBottom w:val="0"/>
      <w:divBdr>
        <w:top w:val="none" w:sz="0" w:space="0" w:color="auto"/>
        <w:left w:val="none" w:sz="0" w:space="0" w:color="auto"/>
        <w:bottom w:val="none" w:sz="0" w:space="0" w:color="auto"/>
        <w:right w:val="none" w:sz="0" w:space="0" w:color="auto"/>
      </w:divBdr>
    </w:div>
    <w:div w:id="316961628">
      <w:bodyDiv w:val="1"/>
      <w:marLeft w:val="0"/>
      <w:marRight w:val="0"/>
      <w:marTop w:val="0"/>
      <w:marBottom w:val="0"/>
      <w:divBdr>
        <w:top w:val="none" w:sz="0" w:space="0" w:color="auto"/>
        <w:left w:val="none" w:sz="0" w:space="0" w:color="auto"/>
        <w:bottom w:val="none" w:sz="0" w:space="0" w:color="auto"/>
        <w:right w:val="none" w:sz="0" w:space="0" w:color="auto"/>
      </w:divBdr>
    </w:div>
    <w:div w:id="317074272">
      <w:bodyDiv w:val="1"/>
      <w:marLeft w:val="0"/>
      <w:marRight w:val="0"/>
      <w:marTop w:val="0"/>
      <w:marBottom w:val="0"/>
      <w:divBdr>
        <w:top w:val="none" w:sz="0" w:space="0" w:color="auto"/>
        <w:left w:val="none" w:sz="0" w:space="0" w:color="auto"/>
        <w:bottom w:val="none" w:sz="0" w:space="0" w:color="auto"/>
        <w:right w:val="none" w:sz="0" w:space="0" w:color="auto"/>
      </w:divBdr>
    </w:div>
    <w:div w:id="317729439">
      <w:bodyDiv w:val="1"/>
      <w:marLeft w:val="0"/>
      <w:marRight w:val="0"/>
      <w:marTop w:val="0"/>
      <w:marBottom w:val="0"/>
      <w:divBdr>
        <w:top w:val="none" w:sz="0" w:space="0" w:color="auto"/>
        <w:left w:val="none" w:sz="0" w:space="0" w:color="auto"/>
        <w:bottom w:val="none" w:sz="0" w:space="0" w:color="auto"/>
        <w:right w:val="none" w:sz="0" w:space="0" w:color="auto"/>
      </w:divBdr>
    </w:div>
    <w:div w:id="318310201">
      <w:bodyDiv w:val="1"/>
      <w:marLeft w:val="0"/>
      <w:marRight w:val="0"/>
      <w:marTop w:val="0"/>
      <w:marBottom w:val="0"/>
      <w:divBdr>
        <w:top w:val="none" w:sz="0" w:space="0" w:color="auto"/>
        <w:left w:val="none" w:sz="0" w:space="0" w:color="auto"/>
        <w:bottom w:val="none" w:sz="0" w:space="0" w:color="auto"/>
        <w:right w:val="none" w:sz="0" w:space="0" w:color="auto"/>
      </w:divBdr>
    </w:div>
    <w:div w:id="319432482">
      <w:bodyDiv w:val="1"/>
      <w:marLeft w:val="0"/>
      <w:marRight w:val="0"/>
      <w:marTop w:val="0"/>
      <w:marBottom w:val="0"/>
      <w:divBdr>
        <w:top w:val="none" w:sz="0" w:space="0" w:color="auto"/>
        <w:left w:val="none" w:sz="0" w:space="0" w:color="auto"/>
        <w:bottom w:val="none" w:sz="0" w:space="0" w:color="auto"/>
        <w:right w:val="none" w:sz="0" w:space="0" w:color="auto"/>
      </w:divBdr>
    </w:div>
    <w:div w:id="319508090">
      <w:bodyDiv w:val="1"/>
      <w:marLeft w:val="0"/>
      <w:marRight w:val="0"/>
      <w:marTop w:val="0"/>
      <w:marBottom w:val="0"/>
      <w:divBdr>
        <w:top w:val="none" w:sz="0" w:space="0" w:color="auto"/>
        <w:left w:val="none" w:sz="0" w:space="0" w:color="auto"/>
        <w:bottom w:val="none" w:sz="0" w:space="0" w:color="auto"/>
        <w:right w:val="none" w:sz="0" w:space="0" w:color="auto"/>
      </w:divBdr>
    </w:div>
    <w:div w:id="321272218">
      <w:bodyDiv w:val="1"/>
      <w:marLeft w:val="0"/>
      <w:marRight w:val="0"/>
      <w:marTop w:val="0"/>
      <w:marBottom w:val="0"/>
      <w:divBdr>
        <w:top w:val="none" w:sz="0" w:space="0" w:color="auto"/>
        <w:left w:val="none" w:sz="0" w:space="0" w:color="auto"/>
        <w:bottom w:val="none" w:sz="0" w:space="0" w:color="auto"/>
        <w:right w:val="none" w:sz="0" w:space="0" w:color="auto"/>
      </w:divBdr>
    </w:div>
    <w:div w:id="321393879">
      <w:bodyDiv w:val="1"/>
      <w:marLeft w:val="0"/>
      <w:marRight w:val="0"/>
      <w:marTop w:val="0"/>
      <w:marBottom w:val="0"/>
      <w:divBdr>
        <w:top w:val="none" w:sz="0" w:space="0" w:color="auto"/>
        <w:left w:val="none" w:sz="0" w:space="0" w:color="auto"/>
        <w:bottom w:val="none" w:sz="0" w:space="0" w:color="auto"/>
        <w:right w:val="none" w:sz="0" w:space="0" w:color="auto"/>
      </w:divBdr>
    </w:div>
    <w:div w:id="321585966">
      <w:bodyDiv w:val="1"/>
      <w:marLeft w:val="0"/>
      <w:marRight w:val="0"/>
      <w:marTop w:val="0"/>
      <w:marBottom w:val="0"/>
      <w:divBdr>
        <w:top w:val="none" w:sz="0" w:space="0" w:color="auto"/>
        <w:left w:val="none" w:sz="0" w:space="0" w:color="auto"/>
        <w:bottom w:val="none" w:sz="0" w:space="0" w:color="auto"/>
        <w:right w:val="none" w:sz="0" w:space="0" w:color="auto"/>
      </w:divBdr>
    </w:div>
    <w:div w:id="322205073">
      <w:bodyDiv w:val="1"/>
      <w:marLeft w:val="0"/>
      <w:marRight w:val="0"/>
      <w:marTop w:val="0"/>
      <w:marBottom w:val="0"/>
      <w:divBdr>
        <w:top w:val="none" w:sz="0" w:space="0" w:color="auto"/>
        <w:left w:val="none" w:sz="0" w:space="0" w:color="auto"/>
        <w:bottom w:val="none" w:sz="0" w:space="0" w:color="auto"/>
        <w:right w:val="none" w:sz="0" w:space="0" w:color="auto"/>
      </w:divBdr>
    </w:div>
    <w:div w:id="322241543">
      <w:bodyDiv w:val="1"/>
      <w:marLeft w:val="0"/>
      <w:marRight w:val="0"/>
      <w:marTop w:val="0"/>
      <w:marBottom w:val="0"/>
      <w:divBdr>
        <w:top w:val="none" w:sz="0" w:space="0" w:color="auto"/>
        <w:left w:val="none" w:sz="0" w:space="0" w:color="auto"/>
        <w:bottom w:val="none" w:sz="0" w:space="0" w:color="auto"/>
        <w:right w:val="none" w:sz="0" w:space="0" w:color="auto"/>
      </w:divBdr>
    </w:div>
    <w:div w:id="322710353">
      <w:bodyDiv w:val="1"/>
      <w:marLeft w:val="0"/>
      <w:marRight w:val="0"/>
      <w:marTop w:val="0"/>
      <w:marBottom w:val="0"/>
      <w:divBdr>
        <w:top w:val="none" w:sz="0" w:space="0" w:color="auto"/>
        <w:left w:val="none" w:sz="0" w:space="0" w:color="auto"/>
        <w:bottom w:val="none" w:sz="0" w:space="0" w:color="auto"/>
        <w:right w:val="none" w:sz="0" w:space="0" w:color="auto"/>
      </w:divBdr>
    </w:div>
    <w:div w:id="322710372">
      <w:bodyDiv w:val="1"/>
      <w:marLeft w:val="0"/>
      <w:marRight w:val="0"/>
      <w:marTop w:val="0"/>
      <w:marBottom w:val="0"/>
      <w:divBdr>
        <w:top w:val="none" w:sz="0" w:space="0" w:color="auto"/>
        <w:left w:val="none" w:sz="0" w:space="0" w:color="auto"/>
        <w:bottom w:val="none" w:sz="0" w:space="0" w:color="auto"/>
        <w:right w:val="none" w:sz="0" w:space="0" w:color="auto"/>
      </w:divBdr>
    </w:div>
    <w:div w:id="322902399">
      <w:bodyDiv w:val="1"/>
      <w:marLeft w:val="0"/>
      <w:marRight w:val="0"/>
      <w:marTop w:val="0"/>
      <w:marBottom w:val="0"/>
      <w:divBdr>
        <w:top w:val="none" w:sz="0" w:space="0" w:color="auto"/>
        <w:left w:val="none" w:sz="0" w:space="0" w:color="auto"/>
        <w:bottom w:val="none" w:sz="0" w:space="0" w:color="auto"/>
        <w:right w:val="none" w:sz="0" w:space="0" w:color="auto"/>
      </w:divBdr>
    </w:div>
    <w:div w:id="322903770">
      <w:bodyDiv w:val="1"/>
      <w:marLeft w:val="0"/>
      <w:marRight w:val="0"/>
      <w:marTop w:val="0"/>
      <w:marBottom w:val="0"/>
      <w:divBdr>
        <w:top w:val="none" w:sz="0" w:space="0" w:color="auto"/>
        <w:left w:val="none" w:sz="0" w:space="0" w:color="auto"/>
        <w:bottom w:val="none" w:sz="0" w:space="0" w:color="auto"/>
        <w:right w:val="none" w:sz="0" w:space="0" w:color="auto"/>
      </w:divBdr>
    </w:div>
    <w:div w:id="323438228">
      <w:bodyDiv w:val="1"/>
      <w:marLeft w:val="0"/>
      <w:marRight w:val="0"/>
      <w:marTop w:val="0"/>
      <w:marBottom w:val="0"/>
      <w:divBdr>
        <w:top w:val="none" w:sz="0" w:space="0" w:color="auto"/>
        <w:left w:val="none" w:sz="0" w:space="0" w:color="auto"/>
        <w:bottom w:val="none" w:sz="0" w:space="0" w:color="auto"/>
        <w:right w:val="none" w:sz="0" w:space="0" w:color="auto"/>
      </w:divBdr>
    </w:div>
    <w:div w:id="323748767">
      <w:bodyDiv w:val="1"/>
      <w:marLeft w:val="0"/>
      <w:marRight w:val="0"/>
      <w:marTop w:val="0"/>
      <w:marBottom w:val="0"/>
      <w:divBdr>
        <w:top w:val="none" w:sz="0" w:space="0" w:color="auto"/>
        <w:left w:val="none" w:sz="0" w:space="0" w:color="auto"/>
        <w:bottom w:val="none" w:sz="0" w:space="0" w:color="auto"/>
        <w:right w:val="none" w:sz="0" w:space="0" w:color="auto"/>
      </w:divBdr>
    </w:div>
    <w:div w:id="323970740">
      <w:bodyDiv w:val="1"/>
      <w:marLeft w:val="0"/>
      <w:marRight w:val="0"/>
      <w:marTop w:val="0"/>
      <w:marBottom w:val="0"/>
      <w:divBdr>
        <w:top w:val="none" w:sz="0" w:space="0" w:color="auto"/>
        <w:left w:val="none" w:sz="0" w:space="0" w:color="auto"/>
        <w:bottom w:val="none" w:sz="0" w:space="0" w:color="auto"/>
        <w:right w:val="none" w:sz="0" w:space="0" w:color="auto"/>
      </w:divBdr>
    </w:div>
    <w:div w:id="324361080">
      <w:bodyDiv w:val="1"/>
      <w:marLeft w:val="0"/>
      <w:marRight w:val="0"/>
      <w:marTop w:val="0"/>
      <w:marBottom w:val="0"/>
      <w:divBdr>
        <w:top w:val="none" w:sz="0" w:space="0" w:color="auto"/>
        <w:left w:val="none" w:sz="0" w:space="0" w:color="auto"/>
        <w:bottom w:val="none" w:sz="0" w:space="0" w:color="auto"/>
        <w:right w:val="none" w:sz="0" w:space="0" w:color="auto"/>
      </w:divBdr>
    </w:div>
    <w:div w:id="325287401">
      <w:bodyDiv w:val="1"/>
      <w:marLeft w:val="0"/>
      <w:marRight w:val="0"/>
      <w:marTop w:val="0"/>
      <w:marBottom w:val="0"/>
      <w:divBdr>
        <w:top w:val="none" w:sz="0" w:space="0" w:color="auto"/>
        <w:left w:val="none" w:sz="0" w:space="0" w:color="auto"/>
        <w:bottom w:val="none" w:sz="0" w:space="0" w:color="auto"/>
        <w:right w:val="none" w:sz="0" w:space="0" w:color="auto"/>
      </w:divBdr>
    </w:div>
    <w:div w:id="325673135">
      <w:bodyDiv w:val="1"/>
      <w:marLeft w:val="0"/>
      <w:marRight w:val="0"/>
      <w:marTop w:val="0"/>
      <w:marBottom w:val="0"/>
      <w:divBdr>
        <w:top w:val="none" w:sz="0" w:space="0" w:color="auto"/>
        <w:left w:val="none" w:sz="0" w:space="0" w:color="auto"/>
        <w:bottom w:val="none" w:sz="0" w:space="0" w:color="auto"/>
        <w:right w:val="none" w:sz="0" w:space="0" w:color="auto"/>
      </w:divBdr>
    </w:div>
    <w:div w:id="325714465">
      <w:bodyDiv w:val="1"/>
      <w:marLeft w:val="0"/>
      <w:marRight w:val="0"/>
      <w:marTop w:val="0"/>
      <w:marBottom w:val="0"/>
      <w:divBdr>
        <w:top w:val="none" w:sz="0" w:space="0" w:color="auto"/>
        <w:left w:val="none" w:sz="0" w:space="0" w:color="auto"/>
        <w:bottom w:val="none" w:sz="0" w:space="0" w:color="auto"/>
        <w:right w:val="none" w:sz="0" w:space="0" w:color="auto"/>
      </w:divBdr>
    </w:div>
    <w:div w:id="325791426">
      <w:bodyDiv w:val="1"/>
      <w:marLeft w:val="0"/>
      <w:marRight w:val="0"/>
      <w:marTop w:val="0"/>
      <w:marBottom w:val="0"/>
      <w:divBdr>
        <w:top w:val="none" w:sz="0" w:space="0" w:color="auto"/>
        <w:left w:val="none" w:sz="0" w:space="0" w:color="auto"/>
        <w:bottom w:val="none" w:sz="0" w:space="0" w:color="auto"/>
        <w:right w:val="none" w:sz="0" w:space="0" w:color="auto"/>
      </w:divBdr>
    </w:div>
    <w:div w:id="326053894">
      <w:bodyDiv w:val="1"/>
      <w:marLeft w:val="0"/>
      <w:marRight w:val="0"/>
      <w:marTop w:val="0"/>
      <w:marBottom w:val="0"/>
      <w:divBdr>
        <w:top w:val="none" w:sz="0" w:space="0" w:color="auto"/>
        <w:left w:val="none" w:sz="0" w:space="0" w:color="auto"/>
        <w:bottom w:val="none" w:sz="0" w:space="0" w:color="auto"/>
        <w:right w:val="none" w:sz="0" w:space="0" w:color="auto"/>
      </w:divBdr>
    </w:div>
    <w:div w:id="326176464">
      <w:bodyDiv w:val="1"/>
      <w:marLeft w:val="0"/>
      <w:marRight w:val="0"/>
      <w:marTop w:val="0"/>
      <w:marBottom w:val="0"/>
      <w:divBdr>
        <w:top w:val="none" w:sz="0" w:space="0" w:color="auto"/>
        <w:left w:val="none" w:sz="0" w:space="0" w:color="auto"/>
        <w:bottom w:val="none" w:sz="0" w:space="0" w:color="auto"/>
        <w:right w:val="none" w:sz="0" w:space="0" w:color="auto"/>
      </w:divBdr>
    </w:div>
    <w:div w:id="326444911">
      <w:bodyDiv w:val="1"/>
      <w:marLeft w:val="0"/>
      <w:marRight w:val="0"/>
      <w:marTop w:val="0"/>
      <w:marBottom w:val="0"/>
      <w:divBdr>
        <w:top w:val="none" w:sz="0" w:space="0" w:color="auto"/>
        <w:left w:val="none" w:sz="0" w:space="0" w:color="auto"/>
        <w:bottom w:val="none" w:sz="0" w:space="0" w:color="auto"/>
        <w:right w:val="none" w:sz="0" w:space="0" w:color="auto"/>
      </w:divBdr>
    </w:div>
    <w:div w:id="328018404">
      <w:bodyDiv w:val="1"/>
      <w:marLeft w:val="0"/>
      <w:marRight w:val="0"/>
      <w:marTop w:val="0"/>
      <w:marBottom w:val="0"/>
      <w:divBdr>
        <w:top w:val="none" w:sz="0" w:space="0" w:color="auto"/>
        <w:left w:val="none" w:sz="0" w:space="0" w:color="auto"/>
        <w:bottom w:val="none" w:sz="0" w:space="0" w:color="auto"/>
        <w:right w:val="none" w:sz="0" w:space="0" w:color="auto"/>
      </w:divBdr>
    </w:div>
    <w:div w:id="329219045">
      <w:bodyDiv w:val="1"/>
      <w:marLeft w:val="0"/>
      <w:marRight w:val="0"/>
      <w:marTop w:val="0"/>
      <w:marBottom w:val="0"/>
      <w:divBdr>
        <w:top w:val="none" w:sz="0" w:space="0" w:color="auto"/>
        <w:left w:val="none" w:sz="0" w:space="0" w:color="auto"/>
        <w:bottom w:val="none" w:sz="0" w:space="0" w:color="auto"/>
        <w:right w:val="none" w:sz="0" w:space="0" w:color="auto"/>
      </w:divBdr>
    </w:div>
    <w:div w:id="329597423">
      <w:bodyDiv w:val="1"/>
      <w:marLeft w:val="0"/>
      <w:marRight w:val="0"/>
      <w:marTop w:val="0"/>
      <w:marBottom w:val="0"/>
      <w:divBdr>
        <w:top w:val="none" w:sz="0" w:space="0" w:color="auto"/>
        <w:left w:val="none" w:sz="0" w:space="0" w:color="auto"/>
        <w:bottom w:val="none" w:sz="0" w:space="0" w:color="auto"/>
        <w:right w:val="none" w:sz="0" w:space="0" w:color="auto"/>
      </w:divBdr>
    </w:div>
    <w:div w:id="330522604">
      <w:bodyDiv w:val="1"/>
      <w:marLeft w:val="0"/>
      <w:marRight w:val="0"/>
      <w:marTop w:val="0"/>
      <w:marBottom w:val="0"/>
      <w:divBdr>
        <w:top w:val="none" w:sz="0" w:space="0" w:color="auto"/>
        <w:left w:val="none" w:sz="0" w:space="0" w:color="auto"/>
        <w:bottom w:val="none" w:sz="0" w:space="0" w:color="auto"/>
        <w:right w:val="none" w:sz="0" w:space="0" w:color="auto"/>
      </w:divBdr>
    </w:div>
    <w:div w:id="330572467">
      <w:bodyDiv w:val="1"/>
      <w:marLeft w:val="0"/>
      <w:marRight w:val="0"/>
      <w:marTop w:val="0"/>
      <w:marBottom w:val="0"/>
      <w:divBdr>
        <w:top w:val="none" w:sz="0" w:space="0" w:color="auto"/>
        <w:left w:val="none" w:sz="0" w:space="0" w:color="auto"/>
        <w:bottom w:val="none" w:sz="0" w:space="0" w:color="auto"/>
        <w:right w:val="none" w:sz="0" w:space="0" w:color="auto"/>
      </w:divBdr>
    </w:div>
    <w:div w:id="330573038">
      <w:bodyDiv w:val="1"/>
      <w:marLeft w:val="0"/>
      <w:marRight w:val="0"/>
      <w:marTop w:val="0"/>
      <w:marBottom w:val="0"/>
      <w:divBdr>
        <w:top w:val="none" w:sz="0" w:space="0" w:color="auto"/>
        <w:left w:val="none" w:sz="0" w:space="0" w:color="auto"/>
        <w:bottom w:val="none" w:sz="0" w:space="0" w:color="auto"/>
        <w:right w:val="none" w:sz="0" w:space="0" w:color="auto"/>
      </w:divBdr>
    </w:div>
    <w:div w:id="331639174">
      <w:bodyDiv w:val="1"/>
      <w:marLeft w:val="0"/>
      <w:marRight w:val="0"/>
      <w:marTop w:val="0"/>
      <w:marBottom w:val="0"/>
      <w:divBdr>
        <w:top w:val="none" w:sz="0" w:space="0" w:color="auto"/>
        <w:left w:val="none" w:sz="0" w:space="0" w:color="auto"/>
        <w:bottom w:val="none" w:sz="0" w:space="0" w:color="auto"/>
        <w:right w:val="none" w:sz="0" w:space="0" w:color="auto"/>
      </w:divBdr>
    </w:div>
    <w:div w:id="332076712">
      <w:bodyDiv w:val="1"/>
      <w:marLeft w:val="0"/>
      <w:marRight w:val="0"/>
      <w:marTop w:val="0"/>
      <w:marBottom w:val="0"/>
      <w:divBdr>
        <w:top w:val="none" w:sz="0" w:space="0" w:color="auto"/>
        <w:left w:val="none" w:sz="0" w:space="0" w:color="auto"/>
        <w:bottom w:val="none" w:sz="0" w:space="0" w:color="auto"/>
        <w:right w:val="none" w:sz="0" w:space="0" w:color="auto"/>
      </w:divBdr>
    </w:div>
    <w:div w:id="332222822">
      <w:bodyDiv w:val="1"/>
      <w:marLeft w:val="0"/>
      <w:marRight w:val="0"/>
      <w:marTop w:val="0"/>
      <w:marBottom w:val="0"/>
      <w:divBdr>
        <w:top w:val="none" w:sz="0" w:space="0" w:color="auto"/>
        <w:left w:val="none" w:sz="0" w:space="0" w:color="auto"/>
        <w:bottom w:val="none" w:sz="0" w:space="0" w:color="auto"/>
        <w:right w:val="none" w:sz="0" w:space="0" w:color="auto"/>
      </w:divBdr>
    </w:div>
    <w:div w:id="333148592">
      <w:bodyDiv w:val="1"/>
      <w:marLeft w:val="0"/>
      <w:marRight w:val="0"/>
      <w:marTop w:val="0"/>
      <w:marBottom w:val="0"/>
      <w:divBdr>
        <w:top w:val="none" w:sz="0" w:space="0" w:color="auto"/>
        <w:left w:val="none" w:sz="0" w:space="0" w:color="auto"/>
        <w:bottom w:val="none" w:sz="0" w:space="0" w:color="auto"/>
        <w:right w:val="none" w:sz="0" w:space="0" w:color="auto"/>
      </w:divBdr>
    </w:div>
    <w:div w:id="333610067">
      <w:bodyDiv w:val="1"/>
      <w:marLeft w:val="0"/>
      <w:marRight w:val="0"/>
      <w:marTop w:val="0"/>
      <w:marBottom w:val="0"/>
      <w:divBdr>
        <w:top w:val="none" w:sz="0" w:space="0" w:color="auto"/>
        <w:left w:val="none" w:sz="0" w:space="0" w:color="auto"/>
        <w:bottom w:val="none" w:sz="0" w:space="0" w:color="auto"/>
        <w:right w:val="none" w:sz="0" w:space="0" w:color="auto"/>
      </w:divBdr>
    </w:div>
    <w:div w:id="333806583">
      <w:bodyDiv w:val="1"/>
      <w:marLeft w:val="0"/>
      <w:marRight w:val="0"/>
      <w:marTop w:val="0"/>
      <w:marBottom w:val="0"/>
      <w:divBdr>
        <w:top w:val="none" w:sz="0" w:space="0" w:color="auto"/>
        <w:left w:val="none" w:sz="0" w:space="0" w:color="auto"/>
        <w:bottom w:val="none" w:sz="0" w:space="0" w:color="auto"/>
        <w:right w:val="none" w:sz="0" w:space="0" w:color="auto"/>
      </w:divBdr>
    </w:div>
    <w:div w:id="334265138">
      <w:bodyDiv w:val="1"/>
      <w:marLeft w:val="0"/>
      <w:marRight w:val="0"/>
      <w:marTop w:val="0"/>
      <w:marBottom w:val="0"/>
      <w:divBdr>
        <w:top w:val="none" w:sz="0" w:space="0" w:color="auto"/>
        <w:left w:val="none" w:sz="0" w:space="0" w:color="auto"/>
        <w:bottom w:val="none" w:sz="0" w:space="0" w:color="auto"/>
        <w:right w:val="none" w:sz="0" w:space="0" w:color="auto"/>
      </w:divBdr>
    </w:div>
    <w:div w:id="334770532">
      <w:bodyDiv w:val="1"/>
      <w:marLeft w:val="0"/>
      <w:marRight w:val="0"/>
      <w:marTop w:val="0"/>
      <w:marBottom w:val="0"/>
      <w:divBdr>
        <w:top w:val="none" w:sz="0" w:space="0" w:color="auto"/>
        <w:left w:val="none" w:sz="0" w:space="0" w:color="auto"/>
        <w:bottom w:val="none" w:sz="0" w:space="0" w:color="auto"/>
        <w:right w:val="none" w:sz="0" w:space="0" w:color="auto"/>
      </w:divBdr>
    </w:div>
    <w:div w:id="335114013">
      <w:bodyDiv w:val="1"/>
      <w:marLeft w:val="0"/>
      <w:marRight w:val="0"/>
      <w:marTop w:val="0"/>
      <w:marBottom w:val="0"/>
      <w:divBdr>
        <w:top w:val="none" w:sz="0" w:space="0" w:color="auto"/>
        <w:left w:val="none" w:sz="0" w:space="0" w:color="auto"/>
        <w:bottom w:val="none" w:sz="0" w:space="0" w:color="auto"/>
        <w:right w:val="none" w:sz="0" w:space="0" w:color="auto"/>
      </w:divBdr>
    </w:div>
    <w:div w:id="335496539">
      <w:bodyDiv w:val="1"/>
      <w:marLeft w:val="0"/>
      <w:marRight w:val="0"/>
      <w:marTop w:val="0"/>
      <w:marBottom w:val="0"/>
      <w:divBdr>
        <w:top w:val="none" w:sz="0" w:space="0" w:color="auto"/>
        <w:left w:val="none" w:sz="0" w:space="0" w:color="auto"/>
        <w:bottom w:val="none" w:sz="0" w:space="0" w:color="auto"/>
        <w:right w:val="none" w:sz="0" w:space="0" w:color="auto"/>
      </w:divBdr>
    </w:div>
    <w:div w:id="335769521">
      <w:bodyDiv w:val="1"/>
      <w:marLeft w:val="0"/>
      <w:marRight w:val="0"/>
      <w:marTop w:val="0"/>
      <w:marBottom w:val="0"/>
      <w:divBdr>
        <w:top w:val="none" w:sz="0" w:space="0" w:color="auto"/>
        <w:left w:val="none" w:sz="0" w:space="0" w:color="auto"/>
        <w:bottom w:val="none" w:sz="0" w:space="0" w:color="auto"/>
        <w:right w:val="none" w:sz="0" w:space="0" w:color="auto"/>
      </w:divBdr>
    </w:div>
    <w:div w:id="336687559">
      <w:bodyDiv w:val="1"/>
      <w:marLeft w:val="0"/>
      <w:marRight w:val="0"/>
      <w:marTop w:val="0"/>
      <w:marBottom w:val="0"/>
      <w:divBdr>
        <w:top w:val="none" w:sz="0" w:space="0" w:color="auto"/>
        <w:left w:val="none" w:sz="0" w:space="0" w:color="auto"/>
        <w:bottom w:val="none" w:sz="0" w:space="0" w:color="auto"/>
        <w:right w:val="none" w:sz="0" w:space="0" w:color="auto"/>
      </w:divBdr>
    </w:div>
    <w:div w:id="336926921">
      <w:bodyDiv w:val="1"/>
      <w:marLeft w:val="0"/>
      <w:marRight w:val="0"/>
      <w:marTop w:val="0"/>
      <w:marBottom w:val="0"/>
      <w:divBdr>
        <w:top w:val="none" w:sz="0" w:space="0" w:color="auto"/>
        <w:left w:val="none" w:sz="0" w:space="0" w:color="auto"/>
        <w:bottom w:val="none" w:sz="0" w:space="0" w:color="auto"/>
        <w:right w:val="none" w:sz="0" w:space="0" w:color="auto"/>
      </w:divBdr>
    </w:div>
    <w:div w:id="337006133">
      <w:bodyDiv w:val="1"/>
      <w:marLeft w:val="0"/>
      <w:marRight w:val="0"/>
      <w:marTop w:val="0"/>
      <w:marBottom w:val="0"/>
      <w:divBdr>
        <w:top w:val="none" w:sz="0" w:space="0" w:color="auto"/>
        <w:left w:val="none" w:sz="0" w:space="0" w:color="auto"/>
        <w:bottom w:val="none" w:sz="0" w:space="0" w:color="auto"/>
        <w:right w:val="none" w:sz="0" w:space="0" w:color="auto"/>
      </w:divBdr>
    </w:div>
    <w:div w:id="337194212">
      <w:bodyDiv w:val="1"/>
      <w:marLeft w:val="0"/>
      <w:marRight w:val="0"/>
      <w:marTop w:val="0"/>
      <w:marBottom w:val="0"/>
      <w:divBdr>
        <w:top w:val="none" w:sz="0" w:space="0" w:color="auto"/>
        <w:left w:val="none" w:sz="0" w:space="0" w:color="auto"/>
        <w:bottom w:val="none" w:sz="0" w:space="0" w:color="auto"/>
        <w:right w:val="none" w:sz="0" w:space="0" w:color="auto"/>
      </w:divBdr>
    </w:div>
    <w:div w:id="337579445">
      <w:bodyDiv w:val="1"/>
      <w:marLeft w:val="0"/>
      <w:marRight w:val="0"/>
      <w:marTop w:val="0"/>
      <w:marBottom w:val="0"/>
      <w:divBdr>
        <w:top w:val="none" w:sz="0" w:space="0" w:color="auto"/>
        <w:left w:val="none" w:sz="0" w:space="0" w:color="auto"/>
        <w:bottom w:val="none" w:sz="0" w:space="0" w:color="auto"/>
        <w:right w:val="none" w:sz="0" w:space="0" w:color="auto"/>
      </w:divBdr>
    </w:div>
    <w:div w:id="337925003">
      <w:bodyDiv w:val="1"/>
      <w:marLeft w:val="0"/>
      <w:marRight w:val="0"/>
      <w:marTop w:val="0"/>
      <w:marBottom w:val="0"/>
      <w:divBdr>
        <w:top w:val="none" w:sz="0" w:space="0" w:color="auto"/>
        <w:left w:val="none" w:sz="0" w:space="0" w:color="auto"/>
        <w:bottom w:val="none" w:sz="0" w:space="0" w:color="auto"/>
        <w:right w:val="none" w:sz="0" w:space="0" w:color="auto"/>
      </w:divBdr>
    </w:div>
    <w:div w:id="339549506">
      <w:bodyDiv w:val="1"/>
      <w:marLeft w:val="0"/>
      <w:marRight w:val="0"/>
      <w:marTop w:val="0"/>
      <w:marBottom w:val="0"/>
      <w:divBdr>
        <w:top w:val="none" w:sz="0" w:space="0" w:color="auto"/>
        <w:left w:val="none" w:sz="0" w:space="0" w:color="auto"/>
        <w:bottom w:val="none" w:sz="0" w:space="0" w:color="auto"/>
        <w:right w:val="none" w:sz="0" w:space="0" w:color="auto"/>
      </w:divBdr>
    </w:div>
    <w:div w:id="341663502">
      <w:bodyDiv w:val="1"/>
      <w:marLeft w:val="0"/>
      <w:marRight w:val="0"/>
      <w:marTop w:val="0"/>
      <w:marBottom w:val="0"/>
      <w:divBdr>
        <w:top w:val="none" w:sz="0" w:space="0" w:color="auto"/>
        <w:left w:val="none" w:sz="0" w:space="0" w:color="auto"/>
        <w:bottom w:val="none" w:sz="0" w:space="0" w:color="auto"/>
        <w:right w:val="none" w:sz="0" w:space="0" w:color="auto"/>
      </w:divBdr>
    </w:div>
    <w:div w:id="341670238">
      <w:bodyDiv w:val="1"/>
      <w:marLeft w:val="0"/>
      <w:marRight w:val="0"/>
      <w:marTop w:val="0"/>
      <w:marBottom w:val="0"/>
      <w:divBdr>
        <w:top w:val="none" w:sz="0" w:space="0" w:color="auto"/>
        <w:left w:val="none" w:sz="0" w:space="0" w:color="auto"/>
        <w:bottom w:val="none" w:sz="0" w:space="0" w:color="auto"/>
        <w:right w:val="none" w:sz="0" w:space="0" w:color="auto"/>
      </w:divBdr>
    </w:div>
    <w:div w:id="342057321">
      <w:bodyDiv w:val="1"/>
      <w:marLeft w:val="0"/>
      <w:marRight w:val="0"/>
      <w:marTop w:val="0"/>
      <w:marBottom w:val="0"/>
      <w:divBdr>
        <w:top w:val="none" w:sz="0" w:space="0" w:color="auto"/>
        <w:left w:val="none" w:sz="0" w:space="0" w:color="auto"/>
        <w:bottom w:val="none" w:sz="0" w:space="0" w:color="auto"/>
        <w:right w:val="none" w:sz="0" w:space="0" w:color="auto"/>
      </w:divBdr>
      <w:divsChild>
        <w:div w:id="1065103765">
          <w:marLeft w:val="0"/>
          <w:marRight w:val="0"/>
          <w:marTop w:val="0"/>
          <w:marBottom w:val="0"/>
          <w:divBdr>
            <w:top w:val="none" w:sz="0" w:space="0" w:color="auto"/>
            <w:left w:val="none" w:sz="0" w:space="0" w:color="auto"/>
            <w:bottom w:val="none" w:sz="0" w:space="0" w:color="auto"/>
            <w:right w:val="none" w:sz="0" w:space="0" w:color="auto"/>
          </w:divBdr>
        </w:div>
        <w:div w:id="879166307">
          <w:marLeft w:val="0"/>
          <w:marRight w:val="0"/>
          <w:marTop w:val="0"/>
          <w:marBottom w:val="0"/>
          <w:divBdr>
            <w:top w:val="none" w:sz="0" w:space="0" w:color="auto"/>
            <w:left w:val="none" w:sz="0" w:space="0" w:color="auto"/>
            <w:bottom w:val="none" w:sz="0" w:space="0" w:color="auto"/>
            <w:right w:val="none" w:sz="0" w:space="0" w:color="auto"/>
          </w:divBdr>
        </w:div>
        <w:div w:id="136655129">
          <w:marLeft w:val="0"/>
          <w:marRight w:val="0"/>
          <w:marTop w:val="0"/>
          <w:marBottom w:val="0"/>
          <w:divBdr>
            <w:top w:val="none" w:sz="0" w:space="0" w:color="auto"/>
            <w:left w:val="none" w:sz="0" w:space="0" w:color="auto"/>
            <w:bottom w:val="none" w:sz="0" w:space="0" w:color="auto"/>
            <w:right w:val="none" w:sz="0" w:space="0" w:color="auto"/>
          </w:divBdr>
        </w:div>
        <w:div w:id="478376489">
          <w:marLeft w:val="0"/>
          <w:marRight w:val="0"/>
          <w:marTop w:val="0"/>
          <w:marBottom w:val="0"/>
          <w:divBdr>
            <w:top w:val="none" w:sz="0" w:space="0" w:color="auto"/>
            <w:left w:val="none" w:sz="0" w:space="0" w:color="auto"/>
            <w:bottom w:val="none" w:sz="0" w:space="0" w:color="auto"/>
            <w:right w:val="none" w:sz="0" w:space="0" w:color="auto"/>
          </w:divBdr>
        </w:div>
        <w:div w:id="1051731104">
          <w:marLeft w:val="0"/>
          <w:marRight w:val="0"/>
          <w:marTop w:val="0"/>
          <w:marBottom w:val="0"/>
          <w:divBdr>
            <w:top w:val="none" w:sz="0" w:space="0" w:color="auto"/>
            <w:left w:val="none" w:sz="0" w:space="0" w:color="auto"/>
            <w:bottom w:val="none" w:sz="0" w:space="0" w:color="auto"/>
            <w:right w:val="none" w:sz="0" w:space="0" w:color="auto"/>
          </w:divBdr>
        </w:div>
        <w:div w:id="755134013">
          <w:marLeft w:val="0"/>
          <w:marRight w:val="0"/>
          <w:marTop w:val="0"/>
          <w:marBottom w:val="0"/>
          <w:divBdr>
            <w:top w:val="none" w:sz="0" w:space="0" w:color="auto"/>
            <w:left w:val="none" w:sz="0" w:space="0" w:color="auto"/>
            <w:bottom w:val="none" w:sz="0" w:space="0" w:color="auto"/>
            <w:right w:val="none" w:sz="0" w:space="0" w:color="auto"/>
          </w:divBdr>
        </w:div>
        <w:div w:id="886993778">
          <w:marLeft w:val="0"/>
          <w:marRight w:val="0"/>
          <w:marTop w:val="0"/>
          <w:marBottom w:val="0"/>
          <w:divBdr>
            <w:top w:val="none" w:sz="0" w:space="0" w:color="auto"/>
            <w:left w:val="none" w:sz="0" w:space="0" w:color="auto"/>
            <w:bottom w:val="none" w:sz="0" w:space="0" w:color="auto"/>
            <w:right w:val="none" w:sz="0" w:space="0" w:color="auto"/>
          </w:divBdr>
        </w:div>
        <w:div w:id="324825724">
          <w:marLeft w:val="0"/>
          <w:marRight w:val="0"/>
          <w:marTop w:val="0"/>
          <w:marBottom w:val="0"/>
          <w:divBdr>
            <w:top w:val="none" w:sz="0" w:space="0" w:color="auto"/>
            <w:left w:val="none" w:sz="0" w:space="0" w:color="auto"/>
            <w:bottom w:val="none" w:sz="0" w:space="0" w:color="auto"/>
            <w:right w:val="none" w:sz="0" w:space="0" w:color="auto"/>
          </w:divBdr>
        </w:div>
        <w:div w:id="856580231">
          <w:marLeft w:val="0"/>
          <w:marRight w:val="0"/>
          <w:marTop w:val="0"/>
          <w:marBottom w:val="0"/>
          <w:divBdr>
            <w:top w:val="none" w:sz="0" w:space="0" w:color="auto"/>
            <w:left w:val="none" w:sz="0" w:space="0" w:color="auto"/>
            <w:bottom w:val="none" w:sz="0" w:space="0" w:color="auto"/>
            <w:right w:val="none" w:sz="0" w:space="0" w:color="auto"/>
          </w:divBdr>
        </w:div>
        <w:div w:id="1018309196">
          <w:marLeft w:val="0"/>
          <w:marRight w:val="0"/>
          <w:marTop w:val="0"/>
          <w:marBottom w:val="0"/>
          <w:divBdr>
            <w:top w:val="none" w:sz="0" w:space="0" w:color="auto"/>
            <w:left w:val="none" w:sz="0" w:space="0" w:color="auto"/>
            <w:bottom w:val="none" w:sz="0" w:space="0" w:color="auto"/>
            <w:right w:val="none" w:sz="0" w:space="0" w:color="auto"/>
          </w:divBdr>
        </w:div>
        <w:div w:id="949512728">
          <w:marLeft w:val="0"/>
          <w:marRight w:val="0"/>
          <w:marTop w:val="0"/>
          <w:marBottom w:val="0"/>
          <w:divBdr>
            <w:top w:val="none" w:sz="0" w:space="0" w:color="auto"/>
            <w:left w:val="none" w:sz="0" w:space="0" w:color="auto"/>
            <w:bottom w:val="none" w:sz="0" w:space="0" w:color="auto"/>
            <w:right w:val="none" w:sz="0" w:space="0" w:color="auto"/>
          </w:divBdr>
        </w:div>
        <w:div w:id="1234436614">
          <w:marLeft w:val="0"/>
          <w:marRight w:val="0"/>
          <w:marTop w:val="0"/>
          <w:marBottom w:val="0"/>
          <w:divBdr>
            <w:top w:val="none" w:sz="0" w:space="0" w:color="auto"/>
            <w:left w:val="none" w:sz="0" w:space="0" w:color="auto"/>
            <w:bottom w:val="none" w:sz="0" w:space="0" w:color="auto"/>
            <w:right w:val="none" w:sz="0" w:space="0" w:color="auto"/>
          </w:divBdr>
        </w:div>
        <w:div w:id="586229470">
          <w:marLeft w:val="0"/>
          <w:marRight w:val="0"/>
          <w:marTop w:val="0"/>
          <w:marBottom w:val="0"/>
          <w:divBdr>
            <w:top w:val="none" w:sz="0" w:space="0" w:color="auto"/>
            <w:left w:val="none" w:sz="0" w:space="0" w:color="auto"/>
            <w:bottom w:val="none" w:sz="0" w:space="0" w:color="auto"/>
            <w:right w:val="none" w:sz="0" w:space="0" w:color="auto"/>
          </w:divBdr>
        </w:div>
        <w:div w:id="325866655">
          <w:marLeft w:val="0"/>
          <w:marRight w:val="0"/>
          <w:marTop w:val="0"/>
          <w:marBottom w:val="0"/>
          <w:divBdr>
            <w:top w:val="none" w:sz="0" w:space="0" w:color="auto"/>
            <w:left w:val="none" w:sz="0" w:space="0" w:color="auto"/>
            <w:bottom w:val="none" w:sz="0" w:space="0" w:color="auto"/>
            <w:right w:val="none" w:sz="0" w:space="0" w:color="auto"/>
          </w:divBdr>
        </w:div>
        <w:div w:id="128521256">
          <w:marLeft w:val="0"/>
          <w:marRight w:val="0"/>
          <w:marTop w:val="0"/>
          <w:marBottom w:val="0"/>
          <w:divBdr>
            <w:top w:val="none" w:sz="0" w:space="0" w:color="auto"/>
            <w:left w:val="none" w:sz="0" w:space="0" w:color="auto"/>
            <w:bottom w:val="none" w:sz="0" w:space="0" w:color="auto"/>
            <w:right w:val="none" w:sz="0" w:space="0" w:color="auto"/>
          </w:divBdr>
        </w:div>
        <w:div w:id="1102914318">
          <w:marLeft w:val="0"/>
          <w:marRight w:val="0"/>
          <w:marTop w:val="0"/>
          <w:marBottom w:val="0"/>
          <w:divBdr>
            <w:top w:val="none" w:sz="0" w:space="0" w:color="auto"/>
            <w:left w:val="none" w:sz="0" w:space="0" w:color="auto"/>
            <w:bottom w:val="none" w:sz="0" w:space="0" w:color="auto"/>
            <w:right w:val="none" w:sz="0" w:space="0" w:color="auto"/>
          </w:divBdr>
        </w:div>
        <w:div w:id="1580023651">
          <w:marLeft w:val="0"/>
          <w:marRight w:val="0"/>
          <w:marTop w:val="0"/>
          <w:marBottom w:val="0"/>
          <w:divBdr>
            <w:top w:val="none" w:sz="0" w:space="0" w:color="auto"/>
            <w:left w:val="none" w:sz="0" w:space="0" w:color="auto"/>
            <w:bottom w:val="none" w:sz="0" w:space="0" w:color="auto"/>
            <w:right w:val="none" w:sz="0" w:space="0" w:color="auto"/>
          </w:divBdr>
        </w:div>
        <w:div w:id="1143355243">
          <w:marLeft w:val="0"/>
          <w:marRight w:val="0"/>
          <w:marTop w:val="0"/>
          <w:marBottom w:val="0"/>
          <w:divBdr>
            <w:top w:val="none" w:sz="0" w:space="0" w:color="auto"/>
            <w:left w:val="none" w:sz="0" w:space="0" w:color="auto"/>
            <w:bottom w:val="none" w:sz="0" w:space="0" w:color="auto"/>
            <w:right w:val="none" w:sz="0" w:space="0" w:color="auto"/>
          </w:divBdr>
        </w:div>
        <w:div w:id="455100204">
          <w:marLeft w:val="0"/>
          <w:marRight w:val="0"/>
          <w:marTop w:val="0"/>
          <w:marBottom w:val="0"/>
          <w:divBdr>
            <w:top w:val="none" w:sz="0" w:space="0" w:color="auto"/>
            <w:left w:val="none" w:sz="0" w:space="0" w:color="auto"/>
            <w:bottom w:val="none" w:sz="0" w:space="0" w:color="auto"/>
            <w:right w:val="none" w:sz="0" w:space="0" w:color="auto"/>
          </w:divBdr>
        </w:div>
        <w:div w:id="2110075039">
          <w:marLeft w:val="0"/>
          <w:marRight w:val="0"/>
          <w:marTop w:val="0"/>
          <w:marBottom w:val="0"/>
          <w:divBdr>
            <w:top w:val="none" w:sz="0" w:space="0" w:color="auto"/>
            <w:left w:val="none" w:sz="0" w:space="0" w:color="auto"/>
            <w:bottom w:val="none" w:sz="0" w:space="0" w:color="auto"/>
            <w:right w:val="none" w:sz="0" w:space="0" w:color="auto"/>
          </w:divBdr>
        </w:div>
        <w:div w:id="1253245716">
          <w:marLeft w:val="0"/>
          <w:marRight w:val="0"/>
          <w:marTop w:val="0"/>
          <w:marBottom w:val="0"/>
          <w:divBdr>
            <w:top w:val="none" w:sz="0" w:space="0" w:color="auto"/>
            <w:left w:val="none" w:sz="0" w:space="0" w:color="auto"/>
            <w:bottom w:val="none" w:sz="0" w:space="0" w:color="auto"/>
            <w:right w:val="none" w:sz="0" w:space="0" w:color="auto"/>
          </w:divBdr>
        </w:div>
        <w:div w:id="485168111">
          <w:marLeft w:val="0"/>
          <w:marRight w:val="0"/>
          <w:marTop w:val="0"/>
          <w:marBottom w:val="0"/>
          <w:divBdr>
            <w:top w:val="none" w:sz="0" w:space="0" w:color="auto"/>
            <w:left w:val="none" w:sz="0" w:space="0" w:color="auto"/>
            <w:bottom w:val="none" w:sz="0" w:space="0" w:color="auto"/>
            <w:right w:val="none" w:sz="0" w:space="0" w:color="auto"/>
          </w:divBdr>
        </w:div>
        <w:div w:id="1096052140">
          <w:marLeft w:val="0"/>
          <w:marRight w:val="0"/>
          <w:marTop w:val="0"/>
          <w:marBottom w:val="0"/>
          <w:divBdr>
            <w:top w:val="none" w:sz="0" w:space="0" w:color="auto"/>
            <w:left w:val="none" w:sz="0" w:space="0" w:color="auto"/>
            <w:bottom w:val="none" w:sz="0" w:space="0" w:color="auto"/>
            <w:right w:val="none" w:sz="0" w:space="0" w:color="auto"/>
          </w:divBdr>
        </w:div>
        <w:div w:id="236062073">
          <w:marLeft w:val="0"/>
          <w:marRight w:val="0"/>
          <w:marTop w:val="0"/>
          <w:marBottom w:val="0"/>
          <w:divBdr>
            <w:top w:val="none" w:sz="0" w:space="0" w:color="auto"/>
            <w:left w:val="none" w:sz="0" w:space="0" w:color="auto"/>
            <w:bottom w:val="none" w:sz="0" w:space="0" w:color="auto"/>
            <w:right w:val="none" w:sz="0" w:space="0" w:color="auto"/>
          </w:divBdr>
        </w:div>
        <w:div w:id="1906797642">
          <w:marLeft w:val="0"/>
          <w:marRight w:val="0"/>
          <w:marTop w:val="0"/>
          <w:marBottom w:val="0"/>
          <w:divBdr>
            <w:top w:val="none" w:sz="0" w:space="0" w:color="auto"/>
            <w:left w:val="none" w:sz="0" w:space="0" w:color="auto"/>
            <w:bottom w:val="none" w:sz="0" w:space="0" w:color="auto"/>
            <w:right w:val="none" w:sz="0" w:space="0" w:color="auto"/>
          </w:divBdr>
        </w:div>
        <w:div w:id="2145345395">
          <w:marLeft w:val="0"/>
          <w:marRight w:val="0"/>
          <w:marTop w:val="0"/>
          <w:marBottom w:val="0"/>
          <w:divBdr>
            <w:top w:val="none" w:sz="0" w:space="0" w:color="auto"/>
            <w:left w:val="none" w:sz="0" w:space="0" w:color="auto"/>
            <w:bottom w:val="none" w:sz="0" w:space="0" w:color="auto"/>
            <w:right w:val="none" w:sz="0" w:space="0" w:color="auto"/>
          </w:divBdr>
        </w:div>
        <w:div w:id="1922595562">
          <w:marLeft w:val="0"/>
          <w:marRight w:val="0"/>
          <w:marTop w:val="0"/>
          <w:marBottom w:val="0"/>
          <w:divBdr>
            <w:top w:val="none" w:sz="0" w:space="0" w:color="auto"/>
            <w:left w:val="none" w:sz="0" w:space="0" w:color="auto"/>
            <w:bottom w:val="none" w:sz="0" w:space="0" w:color="auto"/>
            <w:right w:val="none" w:sz="0" w:space="0" w:color="auto"/>
          </w:divBdr>
        </w:div>
        <w:div w:id="581333355">
          <w:marLeft w:val="0"/>
          <w:marRight w:val="0"/>
          <w:marTop w:val="0"/>
          <w:marBottom w:val="0"/>
          <w:divBdr>
            <w:top w:val="none" w:sz="0" w:space="0" w:color="auto"/>
            <w:left w:val="none" w:sz="0" w:space="0" w:color="auto"/>
            <w:bottom w:val="none" w:sz="0" w:space="0" w:color="auto"/>
            <w:right w:val="none" w:sz="0" w:space="0" w:color="auto"/>
          </w:divBdr>
        </w:div>
        <w:div w:id="790169052">
          <w:marLeft w:val="0"/>
          <w:marRight w:val="0"/>
          <w:marTop w:val="0"/>
          <w:marBottom w:val="0"/>
          <w:divBdr>
            <w:top w:val="none" w:sz="0" w:space="0" w:color="auto"/>
            <w:left w:val="none" w:sz="0" w:space="0" w:color="auto"/>
            <w:bottom w:val="none" w:sz="0" w:space="0" w:color="auto"/>
            <w:right w:val="none" w:sz="0" w:space="0" w:color="auto"/>
          </w:divBdr>
        </w:div>
        <w:div w:id="1462118078">
          <w:marLeft w:val="0"/>
          <w:marRight w:val="0"/>
          <w:marTop w:val="0"/>
          <w:marBottom w:val="0"/>
          <w:divBdr>
            <w:top w:val="none" w:sz="0" w:space="0" w:color="auto"/>
            <w:left w:val="none" w:sz="0" w:space="0" w:color="auto"/>
            <w:bottom w:val="none" w:sz="0" w:space="0" w:color="auto"/>
            <w:right w:val="none" w:sz="0" w:space="0" w:color="auto"/>
          </w:divBdr>
        </w:div>
        <w:div w:id="1549604438">
          <w:marLeft w:val="0"/>
          <w:marRight w:val="0"/>
          <w:marTop w:val="0"/>
          <w:marBottom w:val="0"/>
          <w:divBdr>
            <w:top w:val="none" w:sz="0" w:space="0" w:color="auto"/>
            <w:left w:val="none" w:sz="0" w:space="0" w:color="auto"/>
            <w:bottom w:val="none" w:sz="0" w:space="0" w:color="auto"/>
            <w:right w:val="none" w:sz="0" w:space="0" w:color="auto"/>
          </w:divBdr>
        </w:div>
        <w:div w:id="2069648839">
          <w:marLeft w:val="0"/>
          <w:marRight w:val="0"/>
          <w:marTop w:val="0"/>
          <w:marBottom w:val="0"/>
          <w:divBdr>
            <w:top w:val="none" w:sz="0" w:space="0" w:color="auto"/>
            <w:left w:val="none" w:sz="0" w:space="0" w:color="auto"/>
            <w:bottom w:val="none" w:sz="0" w:space="0" w:color="auto"/>
            <w:right w:val="none" w:sz="0" w:space="0" w:color="auto"/>
          </w:divBdr>
        </w:div>
        <w:div w:id="1486553449">
          <w:marLeft w:val="0"/>
          <w:marRight w:val="0"/>
          <w:marTop w:val="0"/>
          <w:marBottom w:val="0"/>
          <w:divBdr>
            <w:top w:val="none" w:sz="0" w:space="0" w:color="auto"/>
            <w:left w:val="none" w:sz="0" w:space="0" w:color="auto"/>
            <w:bottom w:val="none" w:sz="0" w:space="0" w:color="auto"/>
            <w:right w:val="none" w:sz="0" w:space="0" w:color="auto"/>
          </w:divBdr>
        </w:div>
        <w:div w:id="767189665">
          <w:marLeft w:val="0"/>
          <w:marRight w:val="0"/>
          <w:marTop w:val="0"/>
          <w:marBottom w:val="0"/>
          <w:divBdr>
            <w:top w:val="none" w:sz="0" w:space="0" w:color="auto"/>
            <w:left w:val="none" w:sz="0" w:space="0" w:color="auto"/>
            <w:bottom w:val="none" w:sz="0" w:space="0" w:color="auto"/>
            <w:right w:val="none" w:sz="0" w:space="0" w:color="auto"/>
          </w:divBdr>
        </w:div>
        <w:div w:id="1876459355">
          <w:marLeft w:val="0"/>
          <w:marRight w:val="0"/>
          <w:marTop w:val="0"/>
          <w:marBottom w:val="0"/>
          <w:divBdr>
            <w:top w:val="none" w:sz="0" w:space="0" w:color="auto"/>
            <w:left w:val="none" w:sz="0" w:space="0" w:color="auto"/>
            <w:bottom w:val="none" w:sz="0" w:space="0" w:color="auto"/>
            <w:right w:val="none" w:sz="0" w:space="0" w:color="auto"/>
          </w:divBdr>
        </w:div>
        <w:div w:id="1652320682">
          <w:marLeft w:val="0"/>
          <w:marRight w:val="0"/>
          <w:marTop w:val="0"/>
          <w:marBottom w:val="0"/>
          <w:divBdr>
            <w:top w:val="none" w:sz="0" w:space="0" w:color="auto"/>
            <w:left w:val="none" w:sz="0" w:space="0" w:color="auto"/>
            <w:bottom w:val="none" w:sz="0" w:space="0" w:color="auto"/>
            <w:right w:val="none" w:sz="0" w:space="0" w:color="auto"/>
          </w:divBdr>
        </w:div>
        <w:div w:id="1061632207">
          <w:marLeft w:val="0"/>
          <w:marRight w:val="0"/>
          <w:marTop w:val="0"/>
          <w:marBottom w:val="0"/>
          <w:divBdr>
            <w:top w:val="none" w:sz="0" w:space="0" w:color="auto"/>
            <w:left w:val="none" w:sz="0" w:space="0" w:color="auto"/>
            <w:bottom w:val="none" w:sz="0" w:space="0" w:color="auto"/>
            <w:right w:val="none" w:sz="0" w:space="0" w:color="auto"/>
          </w:divBdr>
        </w:div>
        <w:div w:id="1895893592">
          <w:marLeft w:val="0"/>
          <w:marRight w:val="0"/>
          <w:marTop w:val="0"/>
          <w:marBottom w:val="0"/>
          <w:divBdr>
            <w:top w:val="none" w:sz="0" w:space="0" w:color="auto"/>
            <w:left w:val="none" w:sz="0" w:space="0" w:color="auto"/>
            <w:bottom w:val="none" w:sz="0" w:space="0" w:color="auto"/>
            <w:right w:val="none" w:sz="0" w:space="0" w:color="auto"/>
          </w:divBdr>
        </w:div>
        <w:div w:id="1837332235">
          <w:marLeft w:val="0"/>
          <w:marRight w:val="0"/>
          <w:marTop w:val="0"/>
          <w:marBottom w:val="0"/>
          <w:divBdr>
            <w:top w:val="none" w:sz="0" w:space="0" w:color="auto"/>
            <w:left w:val="none" w:sz="0" w:space="0" w:color="auto"/>
            <w:bottom w:val="none" w:sz="0" w:space="0" w:color="auto"/>
            <w:right w:val="none" w:sz="0" w:space="0" w:color="auto"/>
          </w:divBdr>
        </w:div>
      </w:divsChild>
    </w:div>
    <w:div w:id="342241775">
      <w:bodyDiv w:val="1"/>
      <w:marLeft w:val="0"/>
      <w:marRight w:val="0"/>
      <w:marTop w:val="0"/>
      <w:marBottom w:val="0"/>
      <w:divBdr>
        <w:top w:val="none" w:sz="0" w:space="0" w:color="auto"/>
        <w:left w:val="none" w:sz="0" w:space="0" w:color="auto"/>
        <w:bottom w:val="none" w:sz="0" w:space="0" w:color="auto"/>
        <w:right w:val="none" w:sz="0" w:space="0" w:color="auto"/>
      </w:divBdr>
    </w:div>
    <w:div w:id="342245675">
      <w:bodyDiv w:val="1"/>
      <w:marLeft w:val="0"/>
      <w:marRight w:val="0"/>
      <w:marTop w:val="0"/>
      <w:marBottom w:val="0"/>
      <w:divBdr>
        <w:top w:val="none" w:sz="0" w:space="0" w:color="auto"/>
        <w:left w:val="none" w:sz="0" w:space="0" w:color="auto"/>
        <w:bottom w:val="none" w:sz="0" w:space="0" w:color="auto"/>
        <w:right w:val="none" w:sz="0" w:space="0" w:color="auto"/>
      </w:divBdr>
    </w:div>
    <w:div w:id="342248584">
      <w:bodyDiv w:val="1"/>
      <w:marLeft w:val="0"/>
      <w:marRight w:val="0"/>
      <w:marTop w:val="0"/>
      <w:marBottom w:val="0"/>
      <w:divBdr>
        <w:top w:val="none" w:sz="0" w:space="0" w:color="auto"/>
        <w:left w:val="none" w:sz="0" w:space="0" w:color="auto"/>
        <w:bottom w:val="none" w:sz="0" w:space="0" w:color="auto"/>
        <w:right w:val="none" w:sz="0" w:space="0" w:color="auto"/>
      </w:divBdr>
    </w:div>
    <w:div w:id="342628542">
      <w:bodyDiv w:val="1"/>
      <w:marLeft w:val="0"/>
      <w:marRight w:val="0"/>
      <w:marTop w:val="0"/>
      <w:marBottom w:val="0"/>
      <w:divBdr>
        <w:top w:val="none" w:sz="0" w:space="0" w:color="auto"/>
        <w:left w:val="none" w:sz="0" w:space="0" w:color="auto"/>
        <w:bottom w:val="none" w:sz="0" w:space="0" w:color="auto"/>
        <w:right w:val="none" w:sz="0" w:space="0" w:color="auto"/>
      </w:divBdr>
    </w:div>
    <w:div w:id="342782254">
      <w:bodyDiv w:val="1"/>
      <w:marLeft w:val="0"/>
      <w:marRight w:val="0"/>
      <w:marTop w:val="0"/>
      <w:marBottom w:val="0"/>
      <w:divBdr>
        <w:top w:val="none" w:sz="0" w:space="0" w:color="auto"/>
        <w:left w:val="none" w:sz="0" w:space="0" w:color="auto"/>
        <w:bottom w:val="none" w:sz="0" w:space="0" w:color="auto"/>
        <w:right w:val="none" w:sz="0" w:space="0" w:color="auto"/>
      </w:divBdr>
    </w:div>
    <w:div w:id="342785354">
      <w:bodyDiv w:val="1"/>
      <w:marLeft w:val="0"/>
      <w:marRight w:val="0"/>
      <w:marTop w:val="0"/>
      <w:marBottom w:val="0"/>
      <w:divBdr>
        <w:top w:val="none" w:sz="0" w:space="0" w:color="auto"/>
        <w:left w:val="none" w:sz="0" w:space="0" w:color="auto"/>
        <w:bottom w:val="none" w:sz="0" w:space="0" w:color="auto"/>
        <w:right w:val="none" w:sz="0" w:space="0" w:color="auto"/>
      </w:divBdr>
    </w:div>
    <w:div w:id="342898927">
      <w:bodyDiv w:val="1"/>
      <w:marLeft w:val="0"/>
      <w:marRight w:val="0"/>
      <w:marTop w:val="0"/>
      <w:marBottom w:val="0"/>
      <w:divBdr>
        <w:top w:val="none" w:sz="0" w:space="0" w:color="auto"/>
        <w:left w:val="none" w:sz="0" w:space="0" w:color="auto"/>
        <w:bottom w:val="none" w:sz="0" w:space="0" w:color="auto"/>
        <w:right w:val="none" w:sz="0" w:space="0" w:color="auto"/>
      </w:divBdr>
    </w:div>
    <w:div w:id="343434143">
      <w:bodyDiv w:val="1"/>
      <w:marLeft w:val="0"/>
      <w:marRight w:val="0"/>
      <w:marTop w:val="0"/>
      <w:marBottom w:val="0"/>
      <w:divBdr>
        <w:top w:val="none" w:sz="0" w:space="0" w:color="auto"/>
        <w:left w:val="none" w:sz="0" w:space="0" w:color="auto"/>
        <w:bottom w:val="none" w:sz="0" w:space="0" w:color="auto"/>
        <w:right w:val="none" w:sz="0" w:space="0" w:color="auto"/>
      </w:divBdr>
    </w:div>
    <w:div w:id="343478127">
      <w:bodyDiv w:val="1"/>
      <w:marLeft w:val="0"/>
      <w:marRight w:val="0"/>
      <w:marTop w:val="0"/>
      <w:marBottom w:val="0"/>
      <w:divBdr>
        <w:top w:val="none" w:sz="0" w:space="0" w:color="auto"/>
        <w:left w:val="none" w:sz="0" w:space="0" w:color="auto"/>
        <w:bottom w:val="none" w:sz="0" w:space="0" w:color="auto"/>
        <w:right w:val="none" w:sz="0" w:space="0" w:color="auto"/>
      </w:divBdr>
    </w:div>
    <w:div w:id="344214295">
      <w:bodyDiv w:val="1"/>
      <w:marLeft w:val="0"/>
      <w:marRight w:val="0"/>
      <w:marTop w:val="0"/>
      <w:marBottom w:val="0"/>
      <w:divBdr>
        <w:top w:val="none" w:sz="0" w:space="0" w:color="auto"/>
        <w:left w:val="none" w:sz="0" w:space="0" w:color="auto"/>
        <w:bottom w:val="none" w:sz="0" w:space="0" w:color="auto"/>
        <w:right w:val="none" w:sz="0" w:space="0" w:color="auto"/>
      </w:divBdr>
    </w:div>
    <w:div w:id="344477481">
      <w:bodyDiv w:val="1"/>
      <w:marLeft w:val="0"/>
      <w:marRight w:val="0"/>
      <w:marTop w:val="0"/>
      <w:marBottom w:val="0"/>
      <w:divBdr>
        <w:top w:val="none" w:sz="0" w:space="0" w:color="auto"/>
        <w:left w:val="none" w:sz="0" w:space="0" w:color="auto"/>
        <w:bottom w:val="none" w:sz="0" w:space="0" w:color="auto"/>
        <w:right w:val="none" w:sz="0" w:space="0" w:color="auto"/>
      </w:divBdr>
    </w:div>
    <w:div w:id="344863756">
      <w:bodyDiv w:val="1"/>
      <w:marLeft w:val="0"/>
      <w:marRight w:val="0"/>
      <w:marTop w:val="0"/>
      <w:marBottom w:val="0"/>
      <w:divBdr>
        <w:top w:val="none" w:sz="0" w:space="0" w:color="auto"/>
        <w:left w:val="none" w:sz="0" w:space="0" w:color="auto"/>
        <w:bottom w:val="none" w:sz="0" w:space="0" w:color="auto"/>
        <w:right w:val="none" w:sz="0" w:space="0" w:color="auto"/>
      </w:divBdr>
    </w:div>
    <w:div w:id="344870183">
      <w:bodyDiv w:val="1"/>
      <w:marLeft w:val="0"/>
      <w:marRight w:val="0"/>
      <w:marTop w:val="0"/>
      <w:marBottom w:val="0"/>
      <w:divBdr>
        <w:top w:val="none" w:sz="0" w:space="0" w:color="auto"/>
        <w:left w:val="none" w:sz="0" w:space="0" w:color="auto"/>
        <w:bottom w:val="none" w:sz="0" w:space="0" w:color="auto"/>
        <w:right w:val="none" w:sz="0" w:space="0" w:color="auto"/>
      </w:divBdr>
    </w:div>
    <w:div w:id="345134848">
      <w:bodyDiv w:val="1"/>
      <w:marLeft w:val="0"/>
      <w:marRight w:val="0"/>
      <w:marTop w:val="0"/>
      <w:marBottom w:val="0"/>
      <w:divBdr>
        <w:top w:val="none" w:sz="0" w:space="0" w:color="auto"/>
        <w:left w:val="none" w:sz="0" w:space="0" w:color="auto"/>
        <w:bottom w:val="none" w:sz="0" w:space="0" w:color="auto"/>
        <w:right w:val="none" w:sz="0" w:space="0" w:color="auto"/>
      </w:divBdr>
    </w:div>
    <w:div w:id="345443595">
      <w:bodyDiv w:val="1"/>
      <w:marLeft w:val="0"/>
      <w:marRight w:val="0"/>
      <w:marTop w:val="0"/>
      <w:marBottom w:val="0"/>
      <w:divBdr>
        <w:top w:val="none" w:sz="0" w:space="0" w:color="auto"/>
        <w:left w:val="none" w:sz="0" w:space="0" w:color="auto"/>
        <w:bottom w:val="none" w:sz="0" w:space="0" w:color="auto"/>
        <w:right w:val="none" w:sz="0" w:space="0" w:color="auto"/>
      </w:divBdr>
    </w:div>
    <w:div w:id="345790258">
      <w:bodyDiv w:val="1"/>
      <w:marLeft w:val="0"/>
      <w:marRight w:val="0"/>
      <w:marTop w:val="0"/>
      <w:marBottom w:val="0"/>
      <w:divBdr>
        <w:top w:val="none" w:sz="0" w:space="0" w:color="auto"/>
        <w:left w:val="none" w:sz="0" w:space="0" w:color="auto"/>
        <w:bottom w:val="none" w:sz="0" w:space="0" w:color="auto"/>
        <w:right w:val="none" w:sz="0" w:space="0" w:color="auto"/>
      </w:divBdr>
    </w:div>
    <w:div w:id="346058427">
      <w:bodyDiv w:val="1"/>
      <w:marLeft w:val="0"/>
      <w:marRight w:val="0"/>
      <w:marTop w:val="0"/>
      <w:marBottom w:val="0"/>
      <w:divBdr>
        <w:top w:val="none" w:sz="0" w:space="0" w:color="auto"/>
        <w:left w:val="none" w:sz="0" w:space="0" w:color="auto"/>
        <w:bottom w:val="none" w:sz="0" w:space="0" w:color="auto"/>
        <w:right w:val="none" w:sz="0" w:space="0" w:color="auto"/>
      </w:divBdr>
    </w:div>
    <w:div w:id="346637695">
      <w:bodyDiv w:val="1"/>
      <w:marLeft w:val="0"/>
      <w:marRight w:val="0"/>
      <w:marTop w:val="0"/>
      <w:marBottom w:val="0"/>
      <w:divBdr>
        <w:top w:val="none" w:sz="0" w:space="0" w:color="auto"/>
        <w:left w:val="none" w:sz="0" w:space="0" w:color="auto"/>
        <w:bottom w:val="none" w:sz="0" w:space="0" w:color="auto"/>
        <w:right w:val="none" w:sz="0" w:space="0" w:color="auto"/>
      </w:divBdr>
    </w:div>
    <w:div w:id="346753050">
      <w:bodyDiv w:val="1"/>
      <w:marLeft w:val="0"/>
      <w:marRight w:val="0"/>
      <w:marTop w:val="0"/>
      <w:marBottom w:val="0"/>
      <w:divBdr>
        <w:top w:val="none" w:sz="0" w:space="0" w:color="auto"/>
        <w:left w:val="none" w:sz="0" w:space="0" w:color="auto"/>
        <w:bottom w:val="none" w:sz="0" w:space="0" w:color="auto"/>
        <w:right w:val="none" w:sz="0" w:space="0" w:color="auto"/>
      </w:divBdr>
    </w:div>
    <w:div w:id="347021233">
      <w:bodyDiv w:val="1"/>
      <w:marLeft w:val="0"/>
      <w:marRight w:val="0"/>
      <w:marTop w:val="0"/>
      <w:marBottom w:val="0"/>
      <w:divBdr>
        <w:top w:val="none" w:sz="0" w:space="0" w:color="auto"/>
        <w:left w:val="none" w:sz="0" w:space="0" w:color="auto"/>
        <w:bottom w:val="none" w:sz="0" w:space="0" w:color="auto"/>
        <w:right w:val="none" w:sz="0" w:space="0" w:color="auto"/>
      </w:divBdr>
    </w:div>
    <w:div w:id="347214820">
      <w:bodyDiv w:val="1"/>
      <w:marLeft w:val="0"/>
      <w:marRight w:val="0"/>
      <w:marTop w:val="0"/>
      <w:marBottom w:val="0"/>
      <w:divBdr>
        <w:top w:val="none" w:sz="0" w:space="0" w:color="auto"/>
        <w:left w:val="none" w:sz="0" w:space="0" w:color="auto"/>
        <w:bottom w:val="none" w:sz="0" w:space="0" w:color="auto"/>
        <w:right w:val="none" w:sz="0" w:space="0" w:color="auto"/>
      </w:divBdr>
    </w:div>
    <w:div w:id="347875244">
      <w:bodyDiv w:val="1"/>
      <w:marLeft w:val="0"/>
      <w:marRight w:val="0"/>
      <w:marTop w:val="0"/>
      <w:marBottom w:val="0"/>
      <w:divBdr>
        <w:top w:val="none" w:sz="0" w:space="0" w:color="auto"/>
        <w:left w:val="none" w:sz="0" w:space="0" w:color="auto"/>
        <w:bottom w:val="none" w:sz="0" w:space="0" w:color="auto"/>
        <w:right w:val="none" w:sz="0" w:space="0" w:color="auto"/>
      </w:divBdr>
    </w:div>
    <w:div w:id="347954717">
      <w:bodyDiv w:val="1"/>
      <w:marLeft w:val="0"/>
      <w:marRight w:val="0"/>
      <w:marTop w:val="0"/>
      <w:marBottom w:val="0"/>
      <w:divBdr>
        <w:top w:val="none" w:sz="0" w:space="0" w:color="auto"/>
        <w:left w:val="none" w:sz="0" w:space="0" w:color="auto"/>
        <w:bottom w:val="none" w:sz="0" w:space="0" w:color="auto"/>
        <w:right w:val="none" w:sz="0" w:space="0" w:color="auto"/>
      </w:divBdr>
      <w:divsChild>
        <w:div w:id="1296571075">
          <w:marLeft w:val="640"/>
          <w:marRight w:val="0"/>
          <w:marTop w:val="0"/>
          <w:marBottom w:val="0"/>
          <w:divBdr>
            <w:top w:val="none" w:sz="0" w:space="0" w:color="auto"/>
            <w:left w:val="none" w:sz="0" w:space="0" w:color="auto"/>
            <w:bottom w:val="none" w:sz="0" w:space="0" w:color="auto"/>
            <w:right w:val="none" w:sz="0" w:space="0" w:color="auto"/>
          </w:divBdr>
        </w:div>
        <w:div w:id="1064185774">
          <w:marLeft w:val="640"/>
          <w:marRight w:val="0"/>
          <w:marTop w:val="0"/>
          <w:marBottom w:val="0"/>
          <w:divBdr>
            <w:top w:val="none" w:sz="0" w:space="0" w:color="auto"/>
            <w:left w:val="none" w:sz="0" w:space="0" w:color="auto"/>
            <w:bottom w:val="none" w:sz="0" w:space="0" w:color="auto"/>
            <w:right w:val="none" w:sz="0" w:space="0" w:color="auto"/>
          </w:divBdr>
        </w:div>
        <w:div w:id="1091389791">
          <w:marLeft w:val="640"/>
          <w:marRight w:val="0"/>
          <w:marTop w:val="0"/>
          <w:marBottom w:val="0"/>
          <w:divBdr>
            <w:top w:val="none" w:sz="0" w:space="0" w:color="auto"/>
            <w:left w:val="none" w:sz="0" w:space="0" w:color="auto"/>
            <w:bottom w:val="none" w:sz="0" w:space="0" w:color="auto"/>
            <w:right w:val="none" w:sz="0" w:space="0" w:color="auto"/>
          </w:divBdr>
        </w:div>
        <w:div w:id="1675180773">
          <w:marLeft w:val="640"/>
          <w:marRight w:val="0"/>
          <w:marTop w:val="0"/>
          <w:marBottom w:val="0"/>
          <w:divBdr>
            <w:top w:val="none" w:sz="0" w:space="0" w:color="auto"/>
            <w:left w:val="none" w:sz="0" w:space="0" w:color="auto"/>
            <w:bottom w:val="none" w:sz="0" w:space="0" w:color="auto"/>
            <w:right w:val="none" w:sz="0" w:space="0" w:color="auto"/>
          </w:divBdr>
        </w:div>
        <w:div w:id="1803501754">
          <w:marLeft w:val="640"/>
          <w:marRight w:val="0"/>
          <w:marTop w:val="0"/>
          <w:marBottom w:val="0"/>
          <w:divBdr>
            <w:top w:val="none" w:sz="0" w:space="0" w:color="auto"/>
            <w:left w:val="none" w:sz="0" w:space="0" w:color="auto"/>
            <w:bottom w:val="none" w:sz="0" w:space="0" w:color="auto"/>
            <w:right w:val="none" w:sz="0" w:space="0" w:color="auto"/>
          </w:divBdr>
        </w:div>
        <w:div w:id="1048263436">
          <w:marLeft w:val="640"/>
          <w:marRight w:val="0"/>
          <w:marTop w:val="0"/>
          <w:marBottom w:val="0"/>
          <w:divBdr>
            <w:top w:val="none" w:sz="0" w:space="0" w:color="auto"/>
            <w:left w:val="none" w:sz="0" w:space="0" w:color="auto"/>
            <w:bottom w:val="none" w:sz="0" w:space="0" w:color="auto"/>
            <w:right w:val="none" w:sz="0" w:space="0" w:color="auto"/>
          </w:divBdr>
        </w:div>
        <w:div w:id="1694695954">
          <w:marLeft w:val="640"/>
          <w:marRight w:val="0"/>
          <w:marTop w:val="0"/>
          <w:marBottom w:val="0"/>
          <w:divBdr>
            <w:top w:val="none" w:sz="0" w:space="0" w:color="auto"/>
            <w:left w:val="none" w:sz="0" w:space="0" w:color="auto"/>
            <w:bottom w:val="none" w:sz="0" w:space="0" w:color="auto"/>
            <w:right w:val="none" w:sz="0" w:space="0" w:color="auto"/>
          </w:divBdr>
        </w:div>
        <w:div w:id="2005237293">
          <w:marLeft w:val="640"/>
          <w:marRight w:val="0"/>
          <w:marTop w:val="0"/>
          <w:marBottom w:val="0"/>
          <w:divBdr>
            <w:top w:val="none" w:sz="0" w:space="0" w:color="auto"/>
            <w:left w:val="none" w:sz="0" w:space="0" w:color="auto"/>
            <w:bottom w:val="none" w:sz="0" w:space="0" w:color="auto"/>
            <w:right w:val="none" w:sz="0" w:space="0" w:color="auto"/>
          </w:divBdr>
        </w:div>
        <w:div w:id="692027270">
          <w:marLeft w:val="640"/>
          <w:marRight w:val="0"/>
          <w:marTop w:val="0"/>
          <w:marBottom w:val="0"/>
          <w:divBdr>
            <w:top w:val="none" w:sz="0" w:space="0" w:color="auto"/>
            <w:left w:val="none" w:sz="0" w:space="0" w:color="auto"/>
            <w:bottom w:val="none" w:sz="0" w:space="0" w:color="auto"/>
            <w:right w:val="none" w:sz="0" w:space="0" w:color="auto"/>
          </w:divBdr>
        </w:div>
        <w:div w:id="1692144707">
          <w:marLeft w:val="640"/>
          <w:marRight w:val="0"/>
          <w:marTop w:val="0"/>
          <w:marBottom w:val="0"/>
          <w:divBdr>
            <w:top w:val="none" w:sz="0" w:space="0" w:color="auto"/>
            <w:left w:val="none" w:sz="0" w:space="0" w:color="auto"/>
            <w:bottom w:val="none" w:sz="0" w:space="0" w:color="auto"/>
            <w:right w:val="none" w:sz="0" w:space="0" w:color="auto"/>
          </w:divBdr>
        </w:div>
        <w:div w:id="1836336581">
          <w:marLeft w:val="640"/>
          <w:marRight w:val="0"/>
          <w:marTop w:val="0"/>
          <w:marBottom w:val="0"/>
          <w:divBdr>
            <w:top w:val="none" w:sz="0" w:space="0" w:color="auto"/>
            <w:left w:val="none" w:sz="0" w:space="0" w:color="auto"/>
            <w:bottom w:val="none" w:sz="0" w:space="0" w:color="auto"/>
            <w:right w:val="none" w:sz="0" w:space="0" w:color="auto"/>
          </w:divBdr>
        </w:div>
        <w:div w:id="872421205">
          <w:marLeft w:val="640"/>
          <w:marRight w:val="0"/>
          <w:marTop w:val="0"/>
          <w:marBottom w:val="0"/>
          <w:divBdr>
            <w:top w:val="none" w:sz="0" w:space="0" w:color="auto"/>
            <w:left w:val="none" w:sz="0" w:space="0" w:color="auto"/>
            <w:bottom w:val="none" w:sz="0" w:space="0" w:color="auto"/>
            <w:right w:val="none" w:sz="0" w:space="0" w:color="auto"/>
          </w:divBdr>
        </w:div>
        <w:div w:id="798646944">
          <w:marLeft w:val="640"/>
          <w:marRight w:val="0"/>
          <w:marTop w:val="0"/>
          <w:marBottom w:val="0"/>
          <w:divBdr>
            <w:top w:val="none" w:sz="0" w:space="0" w:color="auto"/>
            <w:left w:val="none" w:sz="0" w:space="0" w:color="auto"/>
            <w:bottom w:val="none" w:sz="0" w:space="0" w:color="auto"/>
            <w:right w:val="none" w:sz="0" w:space="0" w:color="auto"/>
          </w:divBdr>
        </w:div>
        <w:div w:id="1237320862">
          <w:marLeft w:val="640"/>
          <w:marRight w:val="0"/>
          <w:marTop w:val="0"/>
          <w:marBottom w:val="0"/>
          <w:divBdr>
            <w:top w:val="none" w:sz="0" w:space="0" w:color="auto"/>
            <w:left w:val="none" w:sz="0" w:space="0" w:color="auto"/>
            <w:bottom w:val="none" w:sz="0" w:space="0" w:color="auto"/>
            <w:right w:val="none" w:sz="0" w:space="0" w:color="auto"/>
          </w:divBdr>
        </w:div>
        <w:div w:id="1033648679">
          <w:marLeft w:val="640"/>
          <w:marRight w:val="0"/>
          <w:marTop w:val="0"/>
          <w:marBottom w:val="0"/>
          <w:divBdr>
            <w:top w:val="none" w:sz="0" w:space="0" w:color="auto"/>
            <w:left w:val="none" w:sz="0" w:space="0" w:color="auto"/>
            <w:bottom w:val="none" w:sz="0" w:space="0" w:color="auto"/>
            <w:right w:val="none" w:sz="0" w:space="0" w:color="auto"/>
          </w:divBdr>
        </w:div>
        <w:div w:id="1931312488">
          <w:marLeft w:val="640"/>
          <w:marRight w:val="0"/>
          <w:marTop w:val="0"/>
          <w:marBottom w:val="0"/>
          <w:divBdr>
            <w:top w:val="none" w:sz="0" w:space="0" w:color="auto"/>
            <w:left w:val="none" w:sz="0" w:space="0" w:color="auto"/>
            <w:bottom w:val="none" w:sz="0" w:space="0" w:color="auto"/>
            <w:right w:val="none" w:sz="0" w:space="0" w:color="auto"/>
          </w:divBdr>
        </w:div>
        <w:div w:id="977032990">
          <w:marLeft w:val="640"/>
          <w:marRight w:val="0"/>
          <w:marTop w:val="0"/>
          <w:marBottom w:val="0"/>
          <w:divBdr>
            <w:top w:val="none" w:sz="0" w:space="0" w:color="auto"/>
            <w:left w:val="none" w:sz="0" w:space="0" w:color="auto"/>
            <w:bottom w:val="none" w:sz="0" w:space="0" w:color="auto"/>
            <w:right w:val="none" w:sz="0" w:space="0" w:color="auto"/>
          </w:divBdr>
        </w:div>
        <w:div w:id="1203857336">
          <w:marLeft w:val="640"/>
          <w:marRight w:val="0"/>
          <w:marTop w:val="0"/>
          <w:marBottom w:val="0"/>
          <w:divBdr>
            <w:top w:val="none" w:sz="0" w:space="0" w:color="auto"/>
            <w:left w:val="none" w:sz="0" w:space="0" w:color="auto"/>
            <w:bottom w:val="none" w:sz="0" w:space="0" w:color="auto"/>
            <w:right w:val="none" w:sz="0" w:space="0" w:color="auto"/>
          </w:divBdr>
        </w:div>
        <w:div w:id="306059913">
          <w:marLeft w:val="640"/>
          <w:marRight w:val="0"/>
          <w:marTop w:val="0"/>
          <w:marBottom w:val="0"/>
          <w:divBdr>
            <w:top w:val="none" w:sz="0" w:space="0" w:color="auto"/>
            <w:left w:val="none" w:sz="0" w:space="0" w:color="auto"/>
            <w:bottom w:val="none" w:sz="0" w:space="0" w:color="auto"/>
            <w:right w:val="none" w:sz="0" w:space="0" w:color="auto"/>
          </w:divBdr>
        </w:div>
        <w:div w:id="301077860">
          <w:marLeft w:val="640"/>
          <w:marRight w:val="0"/>
          <w:marTop w:val="0"/>
          <w:marBottom w:val="0"/>
          <w:divBdr>
            <w:top w:val="none" w:sz="0" w:space="0" w:color="auto"/>
            <w:left w:val="none" w:sz="0" w:space="0" w:color="auto"/>
            <w:bottom w:val="none" w:sz="0" w:space="0" w:color="auto"/>
            <w:right w:val="none" w:sz="0" w:space="0" w:color="auto"/>
          </w:divBdr>
        </w:div>
        <w:div w:id="1040015156">
          <w:marLeft w:val="640"/>
          <w:marRight w:val="0"/>
          <w:marTop w:val="0"/>
          <w:marBottom w:val="0"/>
          <w:divBdr>
            <w:top w:val="none" w:sz="0" w:space="0" w:color="auto"/>
            <w:left w:val="none" w:sz="0" w:space="0" w:color="auto"/>
            <w:bottom w:val="none" w:sz="0" w:space="0" w:color="auto"/>
            <w:right w:val="none" w:sz="0" w:space="0" w:color="auto"/>
          </w:divBdr>
        </w:div>
        <w:div w:id="1917015117">
          <w:marLeft w:val="640"/>
          <w:marRight w:val="0"/>
          <w:marTop w:val="0"/>
          <w:marBottom w:val="0"/>
          <w:divBdr>
            <w:top w:val="none" w:sz="0" w:space="0" w:color="auto"/>
            <w:left w:val="none" w:sz="0" w:space="0" w:color="auto"/>
            <w:bottom w:val="none" w:sz="0" w:space="0" w:color="auto"/>
            <w:right w:val="none" w:sz="0" w:space="0" w:color="auto"/>
          </w:divBdr>
        </w:div>
        <w:div w:id="953827207">
          <w:marLeft w:val="640"/>
          <w:marRight w:val="0"/>
          <w:marTop w:val="0"/>
          <w:marBottom w:val="0"/>
          <w:divBdr>
            <w:top w:val="none" w:sz="0" w:space="0" w:color="auto"/>
            <w:left w:val="none" w:sz="0" w:space="0" w:color="auto"/>
            <w:bottom w:val="none" w:sz="0" w:space="0" w:color="auto"/>
            <w:right w:val="none" w:sz="0" w:space="0" w:color="auto"/>
          </w:divBdr>
        </w:div>
        <w:div w:id="1043098139">
          <w:marLeft w:val="640"/>
          <w:marRight w:val="0"/>
          <w:marTop w:val="0"/>
          <w:marBottom w:val="0"/>
          <w:divBdr>
            <w:top w:val="none" w:sz="0" w:space="0" w:color="auto"/>
            <w:left w:val="none" w:sz="0" w:space="0" w:color="auto"/>
            <w:bottom w:val="none" w:sz="0" w:space="0" w:color="auto"/>
            <w:right w:val="none" w:sz="0" w:space="0" w:color="auto"/>
          </w:divBdr>
        </w:div>
        <w:div w:id="757093994">
          <w:marLeft w:val="640"/>
          <w:marRight w:val="0"/>
          <w:marTop w:val="0"/>
          <w:marBottom w:val="0"/>
          <w:divBdr>
            <w:top w:val="none" w:sz="0" w:space="0" w:color="auto"/>
            <w:left w:val="none" w:sz="0" w:space="0" w:color="auto"/>
            <w:bottom w:val="none" w:sz="0" w:space="0" w:color="auto"/>
            <w:right w:val="none" w:sz="0" w:space="0" w:color="auto"/>
          </w:divBdr>
        </w:div>
        <w:div w:id="1033270117">
          <w:marLeft w:val="640"/>
          <w:marRight w:val="0"/>
          <w:marTop w:val="0"/>
          <w:marBottom w:val="0"/>
          <w:divBdr>
            <w:top w:val="none" w:sz="0" w:space="0" w:color="auto"/>
            <w:left w:val="none" w:sz="0" w:space="0" w:color="auto"/>
            <w:bottom w:val="none" w:sz="0" w:space="0" w:color="auto"/>
            <w:right w:val="none" w:sz="0" w:space="0" w:color="auto"/>
          </w:divBdr>
        </w:div>
        <w:div w:id="364912333">
          <w:marLeft w:val="640"/>
          <w:marRight w:val="0"/>
          <w:marTop w:val="0"/>
          <w:marBottom w:val="0"/>
          <w:divBdr>
            <w:top w:val="none" w:sz="0" w:space="0" w:color="auto"/>
            <w:left w:val="none" w:sz="0" w:space="0" w:color="auto"/>
            <w:bottom w:val="none" w:sz="0" w:space="0" w:color="auto"/>
            <w:right w:val="none" w:sz="0" w:space="0" w:color="auto"/>
          </w:divBdr>
        </w:div>
        <w:div w:id="1013188509">
          <w:marLeft w:val="640"/>
          <w:marRight w:val="0"/>
          <w:marTop w:val="0"/>
          <w:marBottom w:val="0"/>
          <w:divBdr>
            <w:top w:val="none" w:sz="0" w:space="0" w:color="auto"/>
            <w:left w:val="none" w:sz="0" w:space="0" w:color="auto"/>
            <w:bottom w:val="none" w:sz="0" w:space="0" w:color="auto"/>
            <w:right w:val="none" w:sz="0" w:space="0" w:color="auto"/>
          </w:divBdr>
        </w:div>
        <w:div w:id="741610643">
          <w:marLeft w:val="640"/>
          <w:marRight w:val="0"/>
          <w:marTop w:val="0"/>
          <w:marBottom w:val="0"/>
          <w:divBdr>
            <w:top w:val="none" w:sz="0" w:space="0" w:color="auto"/>
            <w:left w:val="none" w:sz="0" w:space="0" w:color="auto"/>
            <w:bottom w:val="none" w:sz="0" w:space="0" w:color="auto"/>
            <w:right w:val="none" w:sz="0" w:space="0" w:color="auto"/>
          </w:divBdr>
        </w:div>
        <w:div w:id="1741244819">
          <w:marLeft w:val="640"/>
          <w:marRight w:val="0"/>
          <w:marTop w:val="0"/>
          <w:marBottom w:val="0"/>
          <w:divBdr>
            <w:top w:val="none" w:sz="0" w:space="0" w:color="auto"/>
            <w:left w:val="none" w:sz="0" w:space="0" w:color="auto"/>
            <w:bottom w:val="none" w:sz="0" w:space="0" w:color="auto"/>
            <w:right w:val="none" w:sz="0" w:space="0" w:color="auto"/>
          </w:divBdr>
        </w:div>
        <w:div w:id="521019384">
          <w:marLeft w:val="640"/>
          <w:marRight w:val="0"/>
          <w:marTop w:val="0"/>
          <w:marBottom w:val="0"/>
          <w:divBdr>
            <w:top w:val="none" w:sz="0" w:space="0" w:color="auto"/>
            <w:left w:val="none" w:sz="0" w:space="0" w:color="auto"/>
            <w:bottom w:val="none" w:sz="0" w:space="0" w:color="auto"/>
            <w:right w:val="none" w:sz="0" w:space="0" w:color="auto"/>
          </w:divBdr>
        </w:div>
        <w:div w:id="1976602">
          <w:marLeft w:val="640"/>
          <w:marRight w:val="0"/>
          <w:marTop w:val="0"/>
          <w:marBottom w:val="0"/>
          <w:divBdr>
            <w:top w:val="none" w:sz="0" w:space="0" w:color="auto"/>
            <w:left w:val="none" w:sz="0" w:space="0" w:color="auto"/>
            <w:bottom w:val="none" w:sz="0" w:space="0" w:color="auto"/>
            <w:right w:val="none" w:sz="0" w:space="0" w:color="auto"/>
          </w:divBdr>
        </w:div>
        <w:div w:id="1526822097">
          <w:marLeft w:val="640"/>
          <w:marRight w:val="0"/>
          <w:marTop w:val="0"/>
          <w:marBottom w:val="0"/>
          <w:divBdr>
            <w:top w:val="none" w:sz="0" w:space="0" w:color="auto"/>
            <w:left w:val="none" w:sz="0" w:space="0" w:color="auto"/>
            <w:bottom w:val="none" w:sz="0" w:space="0" w:color="auto"/>
            <w:right w:val="none" w:sz="0" w:space="0" w:color="auto"/>
          </w:divBdr>
        </w:div>
        <w:div w:id="722214642">
          <w:marLeft w:val="640"/>
          <w:marRight w:val="0"/>
          <w:marTop w:val="0"/>
          <w:marBottom w:val="0"/>
          <w:divBdr>
            <w:top w:val="none" w:sz="0" w:space="0" w:color="auto"/>
            <w:left w:val="none" w:sz="0" w:space="0" w:color="auto"/>
            <w:bottom w:val="none" w:sz="0" w:space="0" w:color="auto"/>
            <w:right w:val="none" w:sz="0" w:space="0" w:color="auto"/>
          </w:divBdr>
        </w:div>
        <w:div w:id="894004443">
          <w:marLeft w:val="640"/>
          <w:marRight w:val="0"/>
          <w:marTop w:val="0"/>
          <w:marBottom w:val="0"/>
          <w:divBdr>
            <w:top w:val="none" w:sz="0" w:space="0" w:color="auto"/>
            <w:left w:val="none" w:sz="0" w:space="0" w:color="auto"/>
            <w:bottom w:val="none" w:sz="0" w:space="0" w:color="auto"/>
            <w:right w:val="none" w:sz="0" w:space="0" w:color="auto"/>
          </w:divBdr>
        </w:div>
        <w:div w:id="958337741">
          <w:marLeft w:val="640"/>
          <w:marRight w:val="0"/>
          <w:marTop w:val="0"/>
          <w:marBottom w:val="0"/>
          <w:divBdr>
            <w:top w:val="none" w:sz="0" w:space="0" w:color="auto"/>
            <w:left w:val="none" w:sz="0" w:space="0" w:color="auto"/>
            <w:bottom w:val="none" w:sz="0" w:space="0" w:color="auto"/>
            <w:right w:val="none" w:sz="0" w:space="0" w:color="auto"/>
          </w:divBdr>
        </w:div>
        <w:div w:id="1169369866">
          <w:marLeft w:val="640"/>
          <w:marRight w:val="0"/>
          <w:marTop w:val="0"/>
          <w:marBottom w:val="0"/>
          <w:divBdr>
            <w:top w:val="none" w:sz="0" w:space="0" w:color="auto"/>
            <w:left w:val="none" w:sz="0" w:space="0" w:color="auto"/>
            <w:bottom w:val="none" w:sz="0" w:space="0" w:color="auto"/>
            <w:right w:val="none" w:sz="0" w:space="0" w:color="auto"/>
          </w:divBdr>
        </w:div>
        <w:div w:id="1035617138">
          <w:marLeft w:val="640"/>
          <w:marRight w:val="0"/>
          <w:marTop w:val="0"/>
          <w:marBottom w:val="0"/>
          <w:divBdr>
            <w:top w:val="none" w:sz="0" w:space="0" w:color="auto"/>
            <w:left w:val="none" w:sz="0" w:space="0" w:color="auto"/>
            <w:bottom w:val="none" w:sz="0" w:space="0" w:color="auto"/>
            <w:right w:val="none" w:sz="0" w:space="0" w:color="auto"/>
          </w:divBdr>
        </w:div>
        <w:div w:id="222369826">
          <w:marLeft w:val="640"/>
          <w:marRight w:val="0"/>
          <w:marTop w:val="0"/>
          <w:marBottom w:val="0"/>
          <w:divBdr>
            <w:top w:val="none" w:sz="0" w:space="0" w:color="auto"/>
            <w:left w:val="none" w:sz="0" w:space="0" w:color="auto"/>
            <w:bottom w:val="none" w:sz="0" w:space="0" w:color="auto"/>
            <w:right w:val="none" w:sz="0" w:space="0" w:color="auto"/>
          </w:divBdr>
        </w:div>
        <w:div w:id="1494106208">
          <w:marLeft w:val="640"/>
          <w:marRight w:val="0"/>
          <w:marTop w:val="0"/>
          <w:marBottom w:val="0"/>
          <w:divBdr>
            <w:top w:val="none" w:sz="0" w:space="0" w:color="auto"/>
            <w:left w:val="none" w:sz="0" w:space="0" w:color="auto"/>
            <w:bottom w:val="none" w:sz="0" w:space="0" w:color="auto"/>
            <w:right w:val="none" w:sz="0" w:space="0" w:color="auto"/>
          </w:divBdr>
        </w:div>
        <w:div w:id="1040595310">
          <w:marLeft w:val="640"/>
          <w:marRight w:val="0"/>
          <w:marTop w:val="0"/>
          <w:marBottom w:val="0"/>
          <w:divBdr>
            <w:top w:val="none" w:sz="0" w:space="0" w:color="auto"/>
            <w:left w:val="none" w:sz="0" w:space="0" w:color="auto"/>
            <w:bottom w:val="none" w:sz="0" w:space="0" w:color="auto"/>
            <w:right w:val="none" w:sz="0" w:space="0" w:color="auto"/>
          </w:divBdr>
        </w:div>
        <w:div w:id="1165511126">
          <w:marLeft w:val="640"/>
          <w:marRight w:val="0"/>
          <w:marTop w:val="0"/>
          <w:marBottom w:val="0"/>
          <w:divBdr>
            <w:top w:val="none" w:sz="0" w:space="0" w:color="auto"/>
            <w:left w:val="none" w:sz="0" w:space="0" w:color="auto"/>
            <w:bottom w:val="none" w:sz="0" w:space="0" w:color="auto"/>
            <w:right w:val="none" w:sz="0" w:space="0" w:color="auto"/>
          </w:divBdr>
        </w:div>
        <w:div w:id="1151823304">
          <w:marLeft w:val="640"/>
          <w:marRight w:val="0"/>
          <w:marTop w:val="0"/>
          <w:marBottom w:val="0"/>
          <w:divBdr>
            <w:top w:val="none" w:sz="0" w:space="0" w:color="auto"/>
            <w:left w:val="none" w:sz="0" w:space="0" w:color="auto"/>
            <w:bottom w:val="none" w:sz="0" w:space="0" w:color="auto"/>
            <w:right w:val="none" w:sz="0" w:space="0" w:color="auto"/>
          </w:divBdr>
        </w:div>
        <w:div w:id="1103915056">
          <w:marLeft w:val="640"/>
          <w:marRight w:val="0"/>
          <w:marTop w:val="0"/>
          <w:marBottom w:val="0"/>
          <w:divBdr>
            <w:top w:val="none" w:sz="0" w:space="0" w:color="auto"/>
            <w:left w:val="none" w:sz="0" w:space="0" w:color="auto"/>
            <w:bottom w:val="none" w:sz="0" w:space="0" w:color="auto"/>
            <w:right w:val="none" w:sz="0" w:space="0" w:color="auto"/>
          </w:divBdr>
        </w:div>
        <w:div w:id="657851836">
          <w:marLeft w:val="640"/>
          <w:marRight w:val="0"/>
          <w:marTop w:val="0"/>
          <w:marBottom w:val="0"/>
          <w:divBdr>
            <w:top w:val="none" w:sz="0" w:space="0" w:color="auto"/>
            <w:left w:val="none" w:sz="0" w:space="0" w:color="auto"/>
            <w:bottom w:val="none" w:sz="0" w:space="0" w:color="auto"/>
            <w:right w:val="none" w:sz="0" w:space="0" w:color="auto"/>
          </w:divBdr>
        </w:div>
        <w:div w:id="240987009">
          <w:marLeft w:val="640"/>
          <w:marRight w:val="0"/>
          <w:marTop w:val="0"/>
          <w:marBottom w:val="0"/>
          <w:divBdr>
            <w:top w:val="none" w:sz="0" w:space="0" w:color="auto"/>
            <w:left w:val="none" w:sz="0" w:space="0" w:color="auto"/>
            <w:bottom w:val="none" w:sz="0" w:space="0" w:color="auto"/>
            <w:right w:val="none" w:sz="0" w:space="0" w:color="auto"/>
          </w:divBdr>
        </w:div>
      </w:divsChild>
    </w:div>
    <w:div w:id="348869363">
      <w:bodyDiv w:val="1"/>
      <w:marLeft w:val="0"/>
      <w:marRight w:val="0"/>
      <w:marTop w:val="0"/>
      <w:marBottom w:val="0"/>
      <w:divBdr>
        <w:top w:val="none" w:sz="0" w:space="0" w:color="auto"/>
        <w:left w:val="none" w:sz="0" w:space="0" w:color="auto"/>
        <w:bottom w:val="none" w:sz="0" w:space="0" w:color="auto"/>
        <w:right w:val="none" w:sz="0" w:space="0" w:color="auto"/>
      </w:divBdr>
    </w:div>
    <w:div w:id="348920061">
      <w:bodyDiv w:val="1"/>
      <w:marLeft w:val="0"/>
      <w:marRight w:val="0"/>
      <w:marTop w:val="0"/>
      <w:marBottom w:val="0"/>
      <w:divBdr>
        <w:top w:val="none" w:sz="0" w:space="0" w:color="auto"/>
        <w:left w:val="none" w:sz="0" w:space="0" w:color="auto"/>
        <w:bottom w:val="none" w:sz="0" w:space="0" w:color="auto"/>
        <w:right w:val="none" w:sz="0" w:space="0" w:color="auto"/>
      </w:divBdr>
    </w:div>
    <w:div w:id="349066693">
      <w:bodyDiv w:val="1"/>
      <w:marLeft w:val="0"/>
      <w:marRight w:val="0"/>
      <w:marTop w:val="0"/>
      <w:marBottom w:val="0"/>
      <w:divBdr>
        <w:top w:val="none" w:sz="0" w:space="0" w:color="auto"/>
        <w:left w:val="none" w:sz="0" w:space="0" w:color="auto"/>
        <w:bottom w:val="none" w:sz="0" w:space="0" w:color="auto"/>
        <w:right w:val="none" w:sz="0" w:space="0" w:color="auto"/>
      </w:divBdr>
    </w:div>
    <w:div w:id="349722588">
      <w:bodyDiv w:val="1"/>
      <w:marLeft w:val="0"/>
      <w:marRight w:val="0"/>
      <w:marTop w:val="0"/>
      <w:marBottom w:val="0"/>
      <w:divBdr>
        <w:top w:val="none" w:sz="0" w:space="0" w:color="auto"/>
        <w:left w:val="none" w:sz="0" w:space="0" w:color="auto"/>
        <w:bottom w:val="none" w:sz="0" w:space="0" w:color="auto"/>
        <w:right w:val="none" w:sz="0" w:space="0" w:color="auto"/>
      </w:divBdr>
    </w:div>
    <w:div w:id="349793962">
      <w:bodyDiv w:val="1"/>
      <w:marLeft w:val="0"/>
      <w:marRight w:val="0"/>
      <w:marTop w:val="0"/>
      <w:marBottom w:val="0"/>
      <w:divBdr>
        <w:top w:val="none" w:sz="0" w:space="0" w:color="auto"/>
        <w:left w:val="none" w:sz="0" w:space="0" w:color="auto"/>
        <w:bottom w:val="none" w:sz="0" w:space="0" w:color="auto"/>
        <w:right w:val="none" w:sz="0" w:space="0" w:color="auto"/>
      </w:divBdr>
    </w:div>
    <w:div w:id="349917367">
      <w:bodyDiv w:val="1"/>
      <w:marLeft w:val="0"/>
      <w:marRight w:val="0"/>
      <w:marTop w:val="0"/>
      <w:marBottom w:val="0"/>
      <w:divBdr>
        <w:top w:val="none" w:sz="0" w:space="0" w:color="auto"/>
        <w:left w:val="none" w:sz="0" w:space="0" w:color="auto"/>
        <w:bottom w:val="none" w:sz="0" w:space="0" w:color="auto"/>
        <w:right w:val="none" w:sz="0" w:space="0" w:color="auto"/>
      </w:divBdr>
    </w:div>
    <w:div w:id="350033986">
      <w:bodyDiv w:val="1"/>
      <w:marLeft w:val="0"/>
      <w:marRight w:val="0"/>
      <w:marTop w:val="0"/>
      <w:marBottom w:val="0"/>
      <w:divBdr>
        <w:top w:val="none" w:sz="0" w:space="0" w:color="auto"/>
        <w:left w:val="none" w:sz="0" w:space="0" w:color="auto"/>
        <w:bottom w:val="none" w:sz="0" w:space="0" w:color="auto"/>
        <w:right w:val="none" w:sz="0" w:space="0" w:color="auto"/>
      </w:divBdr>
    </w:div>
    <w:div w:id="350304908">
      <w:bodyDiv w:val="1"/>
      <w:marLeft w:val="0"/>
      <w:marRight w:val="0"/>
      <w:marTop w:val="0"/>
      <w:marBottom w:val="0"/>
      <w:divBdr>
        <w:top w:val="none" w:sz="0" w:space="0" w:color="auto"/>
        <w:left w:val="none" w:sz="0" w:space="0" w:color="auto"/>
        <w:bottom w:val="none" w:sz="0" w:space="0" w:color="auto"/>
        <w:right w:val="none" w:sz="0" w:space="0" w:color="auto"/>
      </w:divBdr>
    </w:div>
    <w:div w:id="350836065">
      <w:bodyDiv w:val="1"/>
      <w:marLeft w:val="0"/>
      <w:marRight w:val="0"/>
      <w:marTop w:val="0"/>
      <w:marBottom w:val="0"/>
      <w:divBdr>
        <w:top w:val="none" w:sz="0" w:space="0" w:color="auto"/>
        <w:left w:val="none" w:sz="0" w:space="0" w:color="auto"/>
        <w:bottom w:val="none" w:sz="0" w:space="0" w:color="auto"/>
        <w:right w:val="none" w:sz="0" w:space="0" w:color="auto"/>
      </w:divBdr>
    </w:div>
    <w:div w:id="351076652">
      <w:bodyDiv w:val="1"/>
      <w:marLeft w:val="0"/>
      <w:marRight w:val="0"/>
      <w:marTop w:val="0"/>
      <w:marBottom w:val="0"/>
      <w:divBdr>
        <w:top w:val="none" w:sz="0" w:space="0" w:color="auto"/>
        <w:left w:val="none" w:sz="0" w:space="0" w:color="auto"/>
        <w:bottom w:val="none" w:sz="0" w:space="0" w:color="auto"/>
        <w:right w:val="none" w:sz="0" w:space="0" w:color="auto"/>
      </w:divBdr>
    </w:div>
    <w:div w:id="351149502">
      <w:bodyDiv w:val="1"/>
      <w:marLeft w:val="0"/>
      <w:marRight w:val="0"/>
      <w:marTop w:val="0"/>
      <w:marBottom w:val="0"/>
      <w:divBdr>
        <w:top w:val="none" w:sz="0" w:space="0" w:color="auto"/>
        <w:left w:val="none" w:sz="0" w:space="0" w:color="auto"/>
        <w:bottom w:val="none" w:sz="0" w:space="0" w:color="auto"/>
        <w:right w:val="none" w:sz="0" w:space="0" w:color="auto"/>
      </w:divBdr>
    </w:div>
    <w:div w:id="351304756">
      <w:bodyDiv w:val="1"/>
      <w:marLeft w:val="0"/>
      <w:marRight w:val="0"/>
      <w:marTop w:val="0"/>
      <w:marBottom w:val="0"/>
      <w:divBdr>
        <w:top w:val="none" w:sz="0" w:space="0" w:color="auto"/>
        <w:left w:val="none" w:sz="0" w:space="0" w:color="auto"/>
        <w:bottom w:val="none" w:sz="0" w:space="0" w:color="auto"/>
        <w:right w:val="none" w:sz="0" w:space="0" w:color="auto"/>
      </w:divBdr>
    </w:div>
    <w:div w:id="351735085">
      <w:bodyDiv w:val="1"/>
      <w:marLeft w:val="0"/>
      <w:marRight w:val="0"/>
      <w:marTop w:val="0"/>
      <w:marBottom w:val="0"/>
      <w:divBdr>
        <w:top w:val="none" w:sz="0" w:space="0" w:color="auto"/>
        <w:left w:val="none" w:sz="0" w:space="0" w:color="auto"/>
        <w:bottom w:val="none" w:sz="0" w:space="0" w:color="auto"/>
        <w:right w:val="none" w:sz="0" w:space="0" w:color="auto"/>
      </w:divBdr>
    </w:div>
    <w:div w:id="351958279">
      <w:bodyDiv w:val="1"/>
      <w:marLeft w:val="0"/>
      <w:marRight w:val="0"/>
      <w:marTop w:val="0"/>
      <w:marBottom w:val="0"/>
      <w:divBdr>
        <w:top w:val="none" w:sz="0" w:space="0" w:color="auto"/>
        <w:left w:val="none" w:sz="0" w:space="0" w:color="auto"/>
        <w:bottom w:val="none" w:sz="0" w:space="0" w:color="auto"/>
        <w:right w:val="none" w:sz="0" w:space="0" w:color="auto"/>
      </w:divBdr>
    </w:div>
    <w:div w:id="352074239">
      <w:bodyDiv w:val="1"/>
      <w:marLeft w:val="0"/>
      <w:marRight w:val="0"/>
      <w:marTop w:val="0"/>
      <w:marBottom w:val="0"/>
      <w:divBdr>
        <w:top w:val="none" w:sz="0" w:space="0" w:color="auto"/>
        <w:left w:val="none" w:sz="0" w:space="0" w:color="auto"/>
        <w:bottom w:val="none" w:sz="0" w:space="0" w:color="auto"/>
        <w:right w:val="none" w:sz="0" w:space="0" w:color="auto"/>
      </w:divBdr>
    </w:div>
    <w:div w:id="352079281">
      <w:bodyDiv w:val="1"/>
      <w:marLeft w:val="0"/>
      <w:marRight w:val="0"/>
      <w:marTop w:val="0"/>
      <w:marBottom w:val="0"/>
      <w:divBdr>
        <w:top w:val="none" w:sz="0" w:space="0" w:color="auto"/>
        <w:left w:val="none" w:sz="0" w:space="0" w:color="auto"/>
        <w:bottom w:val="none" w:sz="0" w:space="0" w:color="auto"/>
        <w:right w:val="none" w:sz="0" w:space="0" w:color="auto"/>
      </w:divBdr>
    </w:div>
    <w:div w:id="352458694">
      <w:bodyDiv w:val="1"/>
      <w:marLeft w:val="0"/>
      <w:marRight w:val="0"/>
      <w:marTop w:val="0"/>
      <w:marBottom w:val="0"/>
      <w:divBdr>
        <w:top w:val="none" w:sz="0" w:space="0" w:color="auto"/>
        <w:left w:val="none" w:sz="0" w:space="0" w:color="auto"/>
        <w:bottom w:val="none" w:sz="0" w:space="0" w:color="auto"/>
        <w:right w:val="none" w:sz="0" w:space="0" w:color="auto"/>
      </w:divBdr>
    </w:div>
    <w:div w:id="352583753">
      <w:bodyDiv w:val="1"/>
      <w:marLeft w:val="0"/>
      <w:marRight w:val="0"/>
      <w:marTop w:val="0"/>
      <w:marBottom w:val="0"/>
      <w:divBdr>
        <w:top w:val="none" w:sz="0" w:space="0" w:color="auto"/>
        <w:left w:val="none" w:sz="0" w:space="0" w:color="auto"/>
        <w:bottom w:val="none" w:sz="0" w:space="0" w:color="auto"/>
        <w:right w:val="none" w:sz="0" w:space="0" w:color="auto"/>
      </w:divBdr>
      <w:divsChild>
        <w:div w:id="1667052817">
          <w:marLeft w:val="480"/>
          <w:marRight w:val="0"/>
          <w:marTop w:val="0"/>
          <w:marBottom w:val="0"/>
          <w:divBdr>
            <w:top w:val="none" w:sz="0" w:space="0" w:color="auto"/>
            <w:left w:val="none" w:sz="0" w:space="0" w:color="auto"/>
            <w:bottom w:val="none" w:sz="0" w:space="0" w:color="auto"/>
            <w:right w:val="none" w:sz="0" w:space="0" w:color="auto"/>
          </w:divBdr>
        </w:div>
        <w:div w:id="1491285059">
          <w:marLeft w:val="480"/>
          <w:marRight w:val="0"/>
          <w:marTop w:val="0"/>
          <w:marBottom w:val="0"/>
          <w:divBdr>
            <w:top w:val="none" w:sz="0" w:space="0" w:color="auto"/>
            <w:left w:val="none" w:sz="0" w:space="0" w:color="auto"/>
            <w:bottom w:val="none" w:sz="0" w:space="0" w:color="auto"/>
            <w:right w:val="none" w:sz="0" w:space="0" w:color="auto"/>
          </w:divBdr>
        </w:div>
      </w:divsChild>
    </w:div>
    <w:div w:id="352653591">
      <w:bodyDiv w:val="1"/>
      <w:marLeft w:val="0"/>
      <w:marRight w:val="0"/>
      <w:marTop w:val="0"/>
      <w:marBottom w:val="0"/>
      <w:divBdr>
        <w:top w:val="none" w:sz="0" w:space="0" w:color="auto"/>
        <w:left w:val="none" w:sz="0" w:space="0" w:color="auto"/>
        <w:bottom w:val="none" w:sz="0" w:space="0" w:color="auto"/>
        <w:right w:val="none" w:sz="0" w:space="0" w:color="auto"/>
      </w:divBdr>
    </w:div>
    <w:div w:id="352725608">
      <w:bodyDiv w:val="1"/>
      <w:marLeft w:val="0"/>
      <w:marRight w:val="0"/>
      <w:marTop w:val="0"/>
      <w:marBottom w:val="0"/>
      <w:divBdr>
        <w:top w:val="none" w:sz="0" w:space="0" w:color="auto"/>
        <w:left w:val="none" w:sz="0" w:space="0" w:color="auto"/>
        <w:bottom w:val="none" w:sz="0" w:space="0" w:color="auto"/>
        <w:right w:val="none" w:sz="0" w:space="0" w:color="auto"/>
      </w:divBdr>
    </w:div>
    <w:div w:id="353073776">
      <w:bodyDiv w:val="1"/>
      <w:marLeft w:val="0"/>
      <w:marRight w:val="0"/>
      <w:marTop w:val="0"/>
      <w:marBottom w:val="0"/>
      <w:divBdr>
        <w:top w:val="none" w:sz="0" w:space="0" w:color="auto"/>
        <w:left w:val="none" w:sz="0" w:space="0" w:color="auto"/>
        <w:bottom w:val="none" w:sz="0" w:space="0" w:color="auto"/>
        <w:right w:val="none" w:sz="0" w:space="0" w:color="auto"/>
      </w:divBdr>
    </w:div>
    <w:div w:id="353577009">
      <w:bodyDiv w:val="1"/>
      <w:marLeft w:val="0"/>
      <w:marRight w:val="0"/>
      <w:marTop w:val="0"/>
      <w:marBottom w:val="0"/>
      <w:divBdr>
        <w:top w:val="none" w:sz="0" w:space="0" w:color="auto"/>
        <w:left w:val="none" w:sz="0" w:space="0" w:color="auto"/>
        <w:bottom w:val="none" w:sz="0" w:space="0" w:color="auto"/>
        <w:right w:val="none" w:sz="0" w:space="0" w:color="auto"/>
      </w:divBdr>
    </w:div>
    <w:div w:id="353925640">
      <w:bodyDiv w:val="1"/>
      <w:marLeft w:val="0"/>
      <w:marRight w:val="0"/>
      <w:marTop w:val="0"/>
      <w:marBottom w:val="0"/>
      <w:divBdr>
        <w:top w:val="none" w:sz="0" w:space="0" w:color="auto"/>
        <w:left w:val="none" w:sz="0" w:space="0" w:color="auto"/>
        <w:bottom w:val="none" w:sz="0" w:space="0" w:color="auto"/>
        <w:right w:val="none" w:sz="0" w:space="0" w:color="auto"/>
      </w:divBdr>
    </w:div>
    <w:div w:id="354379690">
      <w:bodyDiv w:val="1"/>
      <w:marLeft w:val="0"/>
      <w:marRight w:val="0"/>
      <w:marTop w:val="0"/>
      <w:marBottom w:val="0"/>
      <w:divBdr>
        <w:top w:val="none" w:sz="0" w:space="0" w:color="auto"/>
        <w:left w:val="none" w:sz="0" w:space="0" w:color="auto"/>
        <w:bottom w:val="none" w:sz="0" w:space="0" w:color="auto"/>
        <w:right w:val="none" w:sz="0" w:space="0" w:color="auto"/>
      </w:divBdr>
    </w:div>
    <w:div w:id="354692126">
      <w:bodyDiv w:val="1"/>
      <w:marLeft w:val="0"/>
      <w:marRight w:val="0"/>
      <w:marTop w:val="0"/>
      <w:marBottom w:val="0"/>
      <w:divBdr>
        <w:top w:val="none" w:sz="0" w:space="0" w:color="auto"/>
        <w:left w:val="none" w:sz="0" w:space="0" w:color="auto"/>
        <w:bottom w:val="none" w:sz="0" w:space="0" w:color="auto"/>
        <w:right w:val="none" w:sz="0" w:space="0" w:color="auto"/>
      </w:divBdr>
    </w:div>
    <w:div w:id="354774525">
      <w:bodyDiv w:val="1"/>
      <w:marLeft w:val="0"/>
      <w:marRight w:val="0"/>
      <w:marTop w:val="0"/>
      <w:marBottom w:val="0"/>
      <w:divBdr>
        <w:top w:val="none" w:sz="0" w:space="0" w:color="auto"/>
        <w:left w:val="none" w:sz="0" w:space="0" w:color="auto"/>
        <w:bottom w:val="none" w:sz="0" w:space="0" w:color="auto"/>
        <w:right w:val="none" w:sz="0" w:space="0" w:color="auto"/>
      </w:divBdr>
    </w:div>
    <w:div w:id="355159181">
      <w:bodyDiv w:val="1"/>
      <w:marLeft w:val="0"/>
      <w:marRight w:val="0"/>
      <w:marTop w:val="0"/>
      <w:marBottom w:val="0"/>
      <w:divBdr>
        <w:top w:val="none" w:sz="0" w:space="0" w:color="auto"/>
        <w:left w:val="none" w:sz="0" w:space="0" w:color="auto"/>
        <w:bottom w:val="none" w:sz="0" w:space="0" w:color="auto"/>
        <w:right w:val="none" w:sz="0" w:space="0" w:color="auto"/>
      </w:divBdr>
    </w:div>
    <w:div w:id="355424133">
      <w:bodyDiv w:val="1"/>
      <w:marLeft w:val="0"/>
      <w:marRight w:val="0"/>
      <w:marTop w:val="0"/>
      <w:marBottom w:val="0"/>
      <w:divBdr>
        <w:top w:val="none" w:sz="0" w:space="0" w:color="auto"/>
        <w:left w:val="none" w:sz="0" w:space="0" w:color="auto"/>
        <w:bottom w:val="none" w:sz="0" w:space="0" w:color="auto"/>
        <w:right w:val="none" w:sz="0" w:space="0" w:color="auto"/>
      </w:divBdr>
    </w:div>
    <w:div w:id="355812674">
      <w:bodyDiv w:val="1"/>
      <w:marLeft w:val="0"/>
      <w:marRight w:val="0"/>
      <w:marTop w:val="0"/>
      <w:marBottom w:val="0"/>
      <w:divBdr>
        <w:top w:val="none" w:sz="0" w:space="0" w:color="auto"/>
        <w:left w:val="none" w:sz="0" w:space="0" w:color="auto"/>
        <w:bottom w:val="none" w:sz="0" w:space="0" w:color="auto"/>
        <w:right w:val="none" w:sz="0" w:space="0" w:color="auto"/>
      </w:divBdr>
    </w:div>
    <w:div w:id="356545918">
      <w:bodyDiv w:val="1"/>
      <w:marLeft w:val="0"/>
      <w:marRight w:val="0"/>
      <w:marTop w:val="0"/>
      <w:marBottom w:val="0"/>
      <w:divBdr>
        <w:top w:val="none" w:sz="0" w:space="0" w:color="auto"/>
        <w:left w:val="none" w:sz="0" w:space="0" w:color="auto"/>
        <w:bottom w:val="none" w:sz="0" w:space="0" w:color="auto"/>
        <w:right w:val="none" w:sz="0" w:space="0" w:color="auto"/>
      </w:divBdr>
    </w:div>
    <w:div w:id="356739568">
      <w:bodyDiv w:val="1"/>
      <w:marLeft w:val="0"/>
      <w:marRight w:val="0"/>
      <w:marTop w:val="0"/>
      <w:marBottom w:val="0"/>
      <w:divBdr>
        <w:top w:val="none" w:sz="0" w:space="0" w:color="auto"/>
        <w:left w:val="none" w:sz="0" w:space="0" w:color="auto"/>
        <w:bottom w:val="none" w:sz="0" w:space="0" w:color="auto"/>
        <w:right w:val="none" w:sz="0" w:space="0" w:color="auto"/>
      </w:divBdr>
    </w:div>
    <w:div w:id="357586518">
      <w:bodyDiv w:val="1"/>
      <w:marLeft w:val="0"/>
      <w:marRight w:val="0"/>
      <w:marTop w:val="0"/>
      <w:marBottom w:val="0"/>
      <w:divBdr>
        <w:top w:val="none" w:sz="0" w:space="0" w:color="auto"/>
        <w:left w:val="none" w:sz="0" w:space="0" w:color="auto"/>
        <w:bottom w:val="none" w:sz="0" w:space="0" w:color="auto"/>
        <w:right w:val="none" w:sz="0" w:space="0" w:color="auto"/>
      </w:divBdr>
    </w:div>
    <w:div w:id="357852030">
      <w:bodyDiv w:val="1"/>
      <w:marLeft w:val="0"/>
      <w:marRight w:val="0"/>
      <w:marTop w:val="0"/>
      <w:marBottom w:val="0"/>
      <w:divBdr>
        <w:top w:val="none" w:sz="0" w:space="0" w:color="auto"/>
        <w:left w:val="none" w:sz="0" w:space="0" w:color="auto"/>
        <w:bottom w:val="none" w:sz="0" w:space="0" w:color="auto"/>
        <w:right w:val="none" w:sz="0" w:space="0" w:color="auto"/>
      </w:divBdr>
    </w:div>
    <w:div w:id="358821431">
      <w:bodyDiv w:val="1"/>
      <w:marLeft w:val="0"/>
      <w:marRight w:val="0"/>
      <w:marTop w:val="0"/>
      <w:marBottom w:val="0"/>
      <w:divBdr>
        <w:top w:val="none" w:sz="0" w:space="0" w:color="auto"/>
        <w:left w:val="none" w:sz="0" w:space="0" w:color="auto"/>
        <w:bottom w:val="none" w:sz="0" w:space="0" w:color="auto"/>
        <w:right w:val="none" w:sz="0" w:space="0" w:color="auto"/>
      </w:divBdr>
    </w:div>
    <w:div w:id="359088191">
      <w:bodyDiv w:val="1"/>
      <w:marLeft w:val="0"/>
      <w:marRight w:val="0"/>
      <w:marTop w:val="0"/>
      <w:marBottom w:val="0"/>
      <w:divBdr>
        <w:top w:val="none" w:sz="0" w:space="0" w:color="auto"/>
        <w:left w:val="none" w:sz="0" w:space="0" w:color="auto"/>
        <w:bottom w:val="none" w:sz="0" w:space="0" w:color="auto"/>
        <w:right w:val="none" w:sz="0" w:space="0" w:color="auto"/>
      </w:divBdr>
    </w:div>
    <w:div w:id="359286447">
      <w:bodyDiv w:val="1"/>
      <w:marLeft w:val="0"/>
      <w:marRight w:val="0"/>
      <w:marTop w:val="0"/>
      <w:marBottom w:val="0"/>
      <w:divBdr>
        <w:top w:val="none" w:sz="0" w:space="0" w:color="auto"/>
        <w:left w:val="none" w:sz="0" w:space="0" w:color="auto"/>
        <w:bottom w:val="none" w:sz="0" w:space="0" w:color="auto"/>
        <w:right w:val="none" w:sz="0" w:space="0" w:color="auto"/>
      </w:divBdr>
    </w:div>
    <w:div w:id="359355823">
      <w:bodyDiv w:val="1"/>
      <w:marLeft w:val="0"/>
      <w:marRight w:val="0"/>
      <w:marTop w:val="0"/>
      <w:marBottom w:val="0"/>
      <w:divBdr>
        <w:top w:val="none" w:sz="0" w:space="0" w:color="auto"/>
        <w:left w:val="none" w:sz="0" w:space="0" w:color="auto"/>
        <w:bottom w:val="none" w:sz="0" w:space="0" w:color="auto"/>
        <w:right w:val="none" w:sz="0" w:space="0" w:color="auto"/>
      </w:divBdr>
    </w:div>
    <w:div w:id="359670807">
      <w:bodyDiv w:val="1"/>
      <w:marLeft w:val="0"/>
      <w:marRight w:val="0"/>
      <w:marTop w:val="0"/>
      <w:marBottom w:val="0"/>
      <w:divBdr>
        <w:top w:val="none" w:sz="0" w:space="0" w:color="auto"/>
        <w:left w:val="none" w:sz="0" w:space="0" w:color="auto"/>
        <w:bottom w:val="none" w:sz="0" w:space="0" w:color="auto"/>
        <w:right w:val="none" w:sz="0" w:space="0" w:color="auto"/>
      </w:divBdr>
    </w:div>
    <w:div w:id="360086099">
      <w:bodyDiv w:val="1"/>
      <w:marLeft w:val="0"/>
      <w:marRight w:val="0"/>
      <w:marTop w:val="0"/>
      <w:marBottom w:val="0"/>
      <w:divBdr>
        <w:top w:val="none" w:sz="0" w:space="0" w:color="auto"/>
        <w:left w:val="none" w:sz="0" w:space="0" w:color="auto"/>
        <w:bottom w:val="none" w:sz="0" w:space="0" w:color="auto"/>
        <w:right w:val="none" w:sz="0" w:space="0" w:color="auto"/>
      </w:divBdr>
    </w:div>
    <w:div w:id="360282618">
      <w:bodyDiv w:val="1"/>
      <w:marLeft w:val="0"/>
      <w:marRight w:val="0"/>
      <w:marTop w:val="0"/>
      <w:marBottom w:val="0"/>
      <w:divBdr>
        <w:top w:val="none" w:sz="0" w:space="0" w:color="auto"/>
        <w:left w:val="none" w:sz="0" w:space="0" w:color="auto"/>
        <w:bottom w:val="none" w:sz="0" w:space="0" w:color="auto"/>
        <w:right w:val="none" w:sz="0" w:space="0" w:color="auto"/>
      </w:divBdr>
    </w:div>
    <w:div w:id="360864567">
      <w:bodyDiv w:val="1"/>
      <w:marLeft w:val="0"/>
      <w:marRight w:val="0"/>
      <w:marTop w:val="0"/>
      <w:marBottom w:val="0"/>
      <w:divBdr>
        <w:top w:val="none" w:sz="0" w:space="0" w:color="auto"/>
        <w:left w:val="none" w:sz="0" w:space="0" w:color="auto"/>
        <w:bottom w:val="none" w:sz="0" w:space="0" w:color="auto"/>
        <w:right w:val="none" w:sz="0" w:space="0" w:color="auto"/>
      </w:divBdr>
    </w:div>
    <w:div w:id="361904222">
      <w:bodyDiv w:val="1"/>
      <w:marLeft w:val="0"/>
      <w:marRight w:val="0"/>
      <w:marTop w:val="0"/>
      <w:marBottom w:val="0"/>
      <w:divBdr>
        <w:top w:val="none" w:sz="0" w:space="0" w:color="auto"/>
        <w:left w:val="none" w:sz="0" w:space="0" w:color="auto"/>
        <w:bottom w:val="none" w:sz="0" w:space="0" w:color="auto"/>
        <w:right w:val="none" w:sz="0" w:space="0" w:color="auto"/>
      </w:divBdr>
    </w:div>
    <w:div w:id="362437515">
      <w:bodyDiv w:val="1"/>
      <w:marLeft w:val="0"/>
      <w:marRight w:val="0"/>
      <w:marTop w:val="0"/>
      <w:marBottom w:val="0"/>
      <w:divBdr>
        <w:top w:val="none" w:sz="0" w:space="0" w:color="auto"/>
        <w:left w:val="none" w:sz="0" w:space="0" w:color="auto"/>
        <w:bottom w:val="none" w:sz="0" w:space="0" w:color="auto"/>
        <w:right w:val="none" w:sz="0" w:space="0" w:color="auto"/>
      </w:divBdr>
    </w:div>
    <w:div w:id="362902766">
      <w:bodyDiv w:val="1"/>
      <w:marLeft w:val="0"/>
      <w:marRight w:val="0"/>
      <w:marTop w:val="0"/>
      <w:marBottom w:val="0"/>
      <w:divBdr>
        <w:top w:val="none" w:sz="0" w:space="0" w:color="auto"/>
        <w:left w:val="none" w:sz="0" w:space="0" w:color="auto"/>
        <w:bottom w:val="none" w:sz="0" w:space="0" w:color="auto"/>
        <w:right w:val="none" w:sz="0" w:space="0" w:color="auto"/>
      </w:divBdr>
    </w:div>
    <w:div w:id="363286833">
      <w:bodyDiv w:val="1"/>
      <w:marLeft w:val="0"/>
      <w:marRight w:val="0"/>
      <w:marTop w:val="0"/>
      <w:marBottom w:val="0"/>
      <w:divBdr>
        <w:top w:val="none" w:sz="0" w:space="0" w:color="auto"/>
        <w:left w:val="none" w:sz="0" w:space="0" w:color="auto"/>
        <w:bottom w:val="none" w:sz="0" w:space="0" w:color="auto"/>
        <w:right w:val="none" w:sz="0" w:space="0" w:color="auto"/>
      </w:divBdr>
    </w:div>
    <w:div w:id="363599551">
      <w:bodyDiv w:val="1"/>
      <w:marLeft w:val="0"/>
      <w:marRight w:val="0"/>
      <w:marTop w:val="0"/>
      <w:marBottom w:val="0"/>
      <w:divBdr>
        <w:top w:val="none" w:sz="0" w:space="0" w:color="auto"/>
        <w:left w:val="none" w:sz="0" w:space="0" w:color="auto"/>
        <w:bottom w:val="none" w:sz="0" w:space="0" w:color="auto"/>
        <w:right w:val="none" w:sz="0" w:space="0" w:color="auto"/>
      </w:divBdr>
    </w:div>
    <w:div w:id="363752829">
      <w:bodyDiv w:val="1"/>
      <w:marLeft w:val="0"/>
      <w:marRight w:val="0"/>
      <w:marTop w:val="0"/>
      <w:marBottom w:val="0"/>
      <w:divBdr>
        <w:top w:val="none" w:sz="0" w:space="0" w:color="auto"/>
        <w:left w:val="none" w:sz="0" w:space="0" w:color="auto"/>
        <w:bottom w:val="none" w:sz="0" w:space="0" w:color="auto"/>
        <w:right w:val="none" w:sz="0" w:space="0" w:color="auto"/>
      </w:divBdr>
    </w:div>
    <w:div w:id="364213828">
      <w:bodyDiv w:val="1"/>
      <w:marLeft w:val="0"/>
      <w:marRight w:val="0"/>
      <w:marTop w:val="0"/>
      <w:marBottom w:val="0"/>
      <w:divBdr>
        <w:top w:val="none" w:sz="0" w:space="0" w:color="auto"/>
        <w:left w:val="none" w:sz="0" w:space="0" w:color="auto"/>
        <w:bottom w:val="none" w:sz="0" w:space="0" w:color="auto"/>
        <w:right w:val="none" w:sz="0" w:space="0" w:color="auto"/>
      </w:divBdr>
    </w:div>
    <w:div w:id="364255840">
      <w:bodyDiv w:val="1"/>
      <w:marLeft w:val="0"/>
      <w:marRight w:val="0"/>
      <w:marTop w:val="0"/>
      <w:marBottom w:val="0"/>
      <w:divBdr>
        <w:top w:val="none" w:sz="0" w:space="0" w:color="auto"/>
        <w:left w:val="none" w:sz="0" w:space="0" w:color="auto"/>
        <w:bottom w:val="none" w:sz="0" w:space="0" w:color="auto"/>
        <w:right w:val="none" w:sz="0" w:space="0" w:color="auto"/>
      </w:divBdr>
    </w:div>
    <w:div w:id="364255905">
      <w:bodyDiv w:val="1"/>
      <w:marLeft w:val="0"/>
      <w:marRight w:val="0"/>
      <w:marTop w:val="0"/>
      <w:marBottom w:val="0"/>
      <w:divBdr>
        <w:top w:val="none" w:sz="0" w:space="0" w:color="auto"/>
        <w:left w:val="none" w:sz="0" w:space="0" w:color="auto"/>
        <w:bottom w:val="none" w:sz="0" w:space="0" w:color="auto"/>
        <w:right w:val="none" w:sz="0" w:space="0" w:color="auto"/>
      </w:divBdr>
    </w:div>
    <w:div w:id="364334232">
      <w:bodyDiv w:val="1"/>
      <w:marLeft w:val="0"/>
      <w:marRight w:val="0"/>
      <w:marTop w:val="0"/>
      <w:marBottom w:val="0"/>
      <w:divBdr>
        <w:top w:val="none" w:sz="0" w:space="0" w:color="auto"/>
        <w:left w:val="none" w:sz="0" w:space="0" w:color="auto"/>
        <w:bottom w:val="none" w:sz="0" w:space="0" w:color="auto"/>
        <w:right w:val="none" w:sz="0" w:space="0" w:color="auto"/>
      </w:divBdr>
    </w:div>
    <w:div w:id="364528779">
      <w:bodyDiv w:val="1"/>
      <w:marLeft w:val="0"/>
      <w:marRight w:val="0"/>
      <w:marTop w:val="0"/>
      <w:marBottom w:val="0"/>
      <w:divBdr>
        <w:top w:val="none" w:sz="0" w:space="0" w:color="auto"/>
        <w:left w:val="none" w:sz="0" w:space="0" w:color="auto"/>
        <w:bottom w:val="none" w:sz="0" w:space="0" w:color="auto"/>
        <w:right w:val="none" w:sz="0" w:space="0" w:color="auto"/>
      </w:divBdr>
      <w:divsChild>
        <w:div w:id="40594275">
          <w:marLeft w:val="0"/>
          <w:marRight w:val="0"/>
          <w:marTop w:val="0"/>
          <w:marBottom w:val="0"/>
          <w:divBdr>
            <w:top w:val="none" w:sz="0" w:space="0" w:color="auto"/>
            <w:left w:val="none" w:sz="0" w:space="0" w:color="auto"/>
            <w:bottom w:val="none" w:sz="0" w:space="0" w:color="auto"/>
            <w:right w:val="none" w:sz="0" w:space="0" w:color="auto"/>
          </w:divBdr>
        </w:div>
        <w:div w:id="1386875263">
          <w:marLeft w:val="0"/>
          <w:marRight w:val="0"/>
          <w:marTop w:val="0"/>
          <w:marBottom w:val="0"/>
          <w:divBdr>
            <w:top w:val="none" w:sz="0" w:space="0" w:color="auto"/>
            <w:left w:val="none" w:sz="0" w:space="0" w:color="auto"/>
            <w:bottom w:val="none" w:sz="0" w:space="0" w:color="auto"/>
            <w:right w:val="none" w:sz="0" w:space="0" w:color="auto"/>
          </w:divBdr>
        </w:div>
        <w:div w:id="1623992996">
          <w:marLeft w:val="0"/>
          <w:marRight w:val="0"/>
          <w:marTop w:val="0"/>
          <w:marBottom w:val="0"/>
          <w:divBdr>
            <w:top w:val="none" w:sz="0" w:space="0" w:color="auto"/>
            <w:left w:val="none" w:sz="0" w:space="0" w:color="auto"/>
            <w:bottom w:val="none" w:sz="0" w:space="0" w:color="auto"/>
            <w:right w:val="none" w:sz="0" w:space="0" w:color="auto"/>
          </w:divBdr>
        </w:div>
        <w:div w:id="1886066795">
          <w:marLeft w:val="0"/>
          <w:marRight w:val="0"/>
          <w:marTop w:val="0"/>
          <w:marBottom w:val="0"/>
          <w:divBdr>
            <w:top w:val="none" w:sz="0" w:space="0" w:color="auto"/>
            <w:left w:val="none" w:sz="0" w:space="0" w:color="auto"/>
            <w:bottom w:val="none" w:sz="0" w:space="0" w:color="auto"/>
            <w:right w:val="none" w:sz="0" w:space="0" w:color="auto"/>
          </w:divBdr>
        </w:div>
        <w:div w:id="1291129555">
          <w:marLeft w:val="0"/>
          <w:marRight w:val="0"/>
          <w:marTop w:val="0"/>
          <w:marBottom w:val="0"/>
          <w:divBdr>
            <w:top w:val="none" w:sz="0" w:space="0" w:color="auto"/>
            <w:left w:val="none" w:sz="0" w:space="0" w:color="auto"/>
            <w:bottom w:val="none" w:sz="0" w:space="0" w:color="auto"/>
            <w:right w:val="none" w:sz="0" w:space="0" w:color="auto"/>
          </w:divBdr>
        </w:div>
        <w:div w:id="972759609">
          <w:marLeft w:val="0"/>
          <w:marRight w:val="0"/>
          <w:marTop w:val="0"/>
          <w:marBottom w:val="0"/>
          <w:divBdr>
            <w:top w:val="none" w:sz="0" w:space="0" w:color="auto"/>
            <w:left w:val="none" w:sz="0" w:space="0" w:color="auto"/>
            <w:bottom w:val="none" w:sz="0" w:space="0" w:color="auto"/>
            <w:right w:val="none" w:sz="0" w:space="0" w:color="auto"/>
          </w:divBdr>
        </w:div>
        <w:div w:id="1809546193">
          <w:marLeft w:val="0"/>
          <w:marRight w:val="0"/>
          <w:marTop w:val="0"/>
          <w:marBottom w:val="0"/>
          <w:divBdr>
            <w:top w:val="none" w:sz="0" w:space="0" w:color="auto"/>
            <w:left w:val="none" w:sz="0" w:space="0" w:color="auto"/>
            <w:bottom w:val="none" w:sz="0" w:space="0" w:color="auto"/>
            <w:right w:val="none" w:sz="0" w:space="0" w:color="auto"/>
          </w:divBdr>
        </w:div>
        <w:div w:id="720403657">
          <w:marLeft w:val="0"/>
          <w:marRight w:val="0"/>
          <w:marTop w:val="0"/>
          <w:marBottom w:val="0"/>
          <w:divBdr>
            <w:top w:val="none" w:sz="0" w:space="0" w:color="auto"/>
            <w:left w:val="none" w:sz="0" w:space="0" w:color="auto"/>
            <w:bottom w:val="none" w:sz="0" w:space="0" w:color="auto"/>
            <w:right w:val="none" w:sz="0" w:space="0" w:color="auto"/>
          </w:divBdr>
        </w:div>
        <w:div w:id="1643271821">
          <w:marLeft w:val="0"/>
          <w:marRight w:val="0"/>
          <w:marTop w:val="0"/>
          <w:marBottom w:val="0"/>
          <w:divBdr>
            <w:top w:val="none" w:sz="0" w:space="0" w:color="auto"/>
            <w:left w:val="none" w:sz="0" w:space="0" w:color="auto"/>
            <w:bottom w:val="none" w:sz="0" w:space="0" w:color="auto"/>
            <w:right w:val="none" w:sz="0" w:space="0" w:color="auto"/>
          </w:divBdr>
        </w:div>
        <w:div w:id="1987010744">
          <w:marLeft w:val="0"/>
          <w:marRight w:val="0"/>
          <w:marTop w:val="0"/>
          <w:marBottom w:val="0"/>
          <w:divBdr>
            <w:top w:val="none" w:sz="0" w:space="0" w:color="auto"/>
            <w:left w:val="none" w:sz="0" w:space="0" w:color="auto"/>
            <w:bottom w:val="none" w:sz="0" w:space="0" w:color="auto"/>
            <w:right w:val="none" w:sz="0" w:space="0" w:color="auto"/>
          </w:divBdr>
        </w:div>
        <w:div w:id="407771024">
          <w:marLeft w:val="0"/>
          <w:marRight w:val="0"/>
          <w:marTop w:val="0"/>
          <w:marBottom w:val="0"/>
          <w:divBdr>
            <w:top w:val="none" w:sz="0" w:space="0" w:color="auto"/>
            <w:left w:val="none" w:sz="0" w:space="0" w:color="auto"/>
            <w:bottom w:val="none" w:sz="0" w:space="0" w:color="auto"/>
            <w:right w:val="none" w:sz="0" w:space="0" w:color="auto"/>
          </w:divBdr>
        </w:div>
        <w:div w:id="2113820812">
          <w:marLeft w:val="0"/>
          <w:marRight w:val="0"/>
          <w:marTop w:val="0"/>
          <w:marBottom w:val="0"/>
          <w:divBdr>
            <w:top w:val="none" w:sz="0" w:space="0" w:color="auto"/>
            <w:left w:val="none" w:sz="0" w:space="0" w:color="auto"/>
            <w:bottom w:val="none" w:sz="0" w:space="0" w:color="auto"/>
            <w:right w:val="none" w:sz="0" w:space="0" w:color="auto"/>
          </w:divBdr>
        </w:div>
        <w:div w:id="407504695">
          <w:marLeft w:val="0"/>
          <w:marRight w:val="0"/>
          <w:marTop w:val="0"/>
          <w:marBottom w:val="0"/>
          <w:divBdr>
            <w:top w:val="none" w:sz="0" w:space="0" w:color="auto"/>
            <w:left w:val="none" w:sz="0" w:space="0" w:color="auto"/>
            <w:bottom w:val="none" w:sz="0" w:space="0" w:color="auto"/>
            <w:right w:val="none" w:sz="0" w:space="0" w:color="auto"/>
          </w:divBdr>
        </w:div>
        <w:div w:id="1244416115">
          <w:marLeft w:val="0"/>
          <w:marRight w:val="0"/>
          <w:marTop w:val="0"/>
          <w:marBottom w:val="0"/>
          <w:divBdr>
            <w:top w:val="none" w:sz="0" w:space="0" w:color="auto"/>
            <w:left w:val="none" w:sz="0" w:space="0" w:color="auto"/>
            <w:bottom w:val="none" w:sz="0" w:space="0" w:color="auto"/>
            <w:right w:val="none" w:sz="0" w:space="0" w:color="auto"/>
          </w:divBdr>
        </w:div>
        <w:div w:id="69617781">
          <w:marLeft w:val="0"/>
          <w:marRight w:val="0"/>
          <w:marTop w:val="0"/>
          <w:marBottom w:val="0"/>
          <w:divBdr>
            <w:top w:val="none" w:sz="0" w:space="0" w:color="auto"/>
            <w:left w:val="none" w:sz="0" w:space="0" w:color="auto"/>
            <w:bottom w:val="none" w:sz="0" w:space="0" w:color="auto"/>
            <w:right w:val="none" w:sz="0" w:space="0" w:color="auto"/>
          </w:divBdr>
        </w:div>
        <w:div w:id="1245186094">
          <w:marLeft w:val="0"/>
          <w:marRight w:val="0"/>
          <w:marTop w:val="0"/>
          <w:marBottom w:val="0"/>
          <w:divBdr>
            <w:top w:val="none" w:sz="0" w:space="0" w:color="auto"/>
            <w:left w:val="none" w:sz="0" w:space="0" w:color="auto"/>
            <w:bottom w:val="none" w:sz="0" w:space="0" w:color="auto"/>
            <w:right w:val="none" w:sz="0" w:space="0" w:color="auto"/>
          </w:divBdr>
        </w:div>
        <w:div w:id="1360009247">
          <w:marLeft w:val="0"/>
          <w:marRight w:val="0"/>
          <w:marTop w:val="0"/>
          <w:marBottom w:val="0"/>
          <w:divBdr>
            <w:top w:val="none" w:sz="0" w:space="0" w:color="auto"/>
            <w:left w:val="none" w:sz="0" w:space="0" w:color="auto"/>
            <w:bottom w:val="none" w:sz="0" w:space="0" w:color="auto"/>
            <w:right w:val="none" w:sz="0" w:space="0" w:color="auto"/>
          </w:divBdr>
        </w:div>
        <w:div w:id="1677687776">
          <w:marLeft w:val="0"/>
          <w:marRight w:val="0"/>
          <w:marTop w:val="0"/>
          <w:marBottom w:val="0"/>
          <w:divBdr>
            <w:top w:val="none" w:sz="0" w:space="0" w:color="auto"/>
            <w:left w:val="none" w:sz="0" w:space="0" w:color="auto"/>
            <w:bottom w:val="none" w:sz="0" w:space="0" w:color="auto"/>
            <w:right w:val="none" w:sz="0" w:space="0" w:color="auto"/>
          </w:divBdr>
        </w:div>
        <w:div w:id="5139807">
          <w:marLeft w:val="0"/>
          <w:marRight w:val="0"/>
          <w:marTop w:val="0"/>
          <w:marBottom w:val="0"/>
          <w:divBdr>
            <w:top w:val="none" w:sz="0" w:space="0" w:color="auto"/>
            <w:left w:val="none" w:sz="0" w:space="0" w:color="auto"/>
            <w:bottom w:val="none" w:sz="0" w:space="0" w:color="auto"/>
            <w:right w:val="none" w:sz="0" w:space="0" w:color="auto"/>
          </w:divBdr>
        </w:div>
        <w:div w:id="38556112">
          <w:marLeft w:val="0"/>
          <w:marRight w:val="0"/>
          <w:marTop w:val="0"/>
          <w:marBottom w:val="0"/>
          <w:divBdr>
            <w:top w:val="none" w:sz="0" w:space="0" w:color="auto"/>
            <w:left w:val="none" w:sz="0" w:space="0" w:color="auto"/>
            <w:bottom w:val="none" w:sz="0" w:space="0" w:color="auto"/>
            <w:right w:val="none" w:sz="0" w:space="0" w:color="auto"/>
          </w:divBdr>
        </w:div>
        <w:div w:id="958344246">
          <w:marLeft w:val="0"/>
          <w:marRight w:val="0"/>
          <w:marTop w:val="0"/>
          <w:marBottom w:val="0"/>
          <w:divBdr>
            <w:top w:val="none" w:sz="0" w:space="0" w:color="auto"/>
            <w:left w:val="none" w:sz="0" w:space="0" w:color="auto"/>
            <w:bottom w:val="none" w:sz="0" w:space="0" w:color="auto"/>
            <w:right w:val="none" w:sz="0" w:space="0" w:color="auto"/>
          </w:divBdr>
        </w:div>
        <w:div w:id="753625202">
          <w:marLeft w:val="0"/>
          <w:marRight w:val="0"/>
          <w:marTop w:val="0"/>
          <w:marBottom w:val="0"/>
          <w:divBdr>
            <w:top w:val="none" w:sz="0" w:space="0" w:color="auto"/>
            <w:left w:val="none" w:sz="0" w:space="0" w:color="auto"/>
            <w:bottom w:val="none" w:sz="0" w:space="0" w:color="auto"/>
            <w:right w:val="none" w:sz="0" w:space="0" w:color="auto"/>
          </w:divBdr>
        </w:div>
        <w:div w:id="1981105558">
          <w:marLeft w:val="0"/>
          <w:marRight w:val="0"/>
          <w:marTop w:val="0"/>
          <w:marBottom w:val="0"/>
          <w:divBdr>
            <w:top w:val="none" w:sz="0" w:space="0" w:color="auto"/>
            <w:left w:val="none" w:sz="0" w:space="0" w:color="auto"/>
            <w:bottom w:val="none" w:sz="0" w:space="0" w:color="auto"/>
            <w:right w:val="none" w:sz="0" w:space="0" w:color="auto"/>
          </w:divBdr>
        </w:div>
        <w:div w:id="466167835">
          <w:marLeft w:val="0"/>
          <w:marRight w:val="0"/>
          <w:marTop w:val="0"/>
          <w:marBottom w:val="0"/>
          <w:divBdr>
            <w:top w:val="none" w:sz="0" w:space="0" w:color="auto"/>
            <w:left w:val="none" w:sz="0" w:space="0" w:color="auto"/>
            <w:bottom w:val="none" w:sz="0" w:space="0" w:color="auto"/>
            <w:right w:val="none" w:sz="0" w:space="0" w:color="auto"/>
          </w:divBdr>
        </w:div>
        <w:div w:id="855458530">
          <w:marLeft w:val="0"/>
          <w:marRight w:val="0"/>
          <w:marTop w:val="0"/>
          <w:marBottom w:val="0"/>
          <w:divBdr>
            <w:top w:val="none" w:sz="0" w:space="0" w:color="auto"/>
            <w:left w:val="none" w:sz="0" w:space="0" w:color="auto"/>
            <w:bottom w:val="none" w:sz="0" w:space="0" w:color="auto"/>
            <w:right w:val="none" w:sz="0" w:space="0" w:color="auto"/>
          </w:divBdr>
        </w:div>
        <w:div w:id="1667710879">
          <w:marLeft w:val="0"/>
          <w:marRight w:val="0"/>
          <w:marTop w:val="0"/>
          <w:marBottom w:val="0"/>
          <w:divBdr>
            <w:top w:val="none" w:sz="0" w:space="0" w:color="auto"/>
            <w:left w:val="none" w:sz="0" w:space="0" w:color="auto"/>
            <w:bottom w:val="none" w:sz="0" w:space="0" w:color="auto"/>
            <w:right w:val="none" w:sz="0" w:space="0" w:color="auto"/>
          </w:divBdr>
        </w:div>
        <w:div w:id="1391685862">
          <w:marLeft w:val="0"/>
          <w:marRight w:val="0"/>
          <w:marTop w:val="0"/>
          <w:marBottom w:val="0"/>
          <w:divBdr>
            <w:top w:val="none" w:sz="0" w:space="0" w:color="auto"/>
            <w:left w:val="none" w:sz="0" w:space="0" w:color="auto"/>
            <w:bottom w:val="none" w:sz="0" w:space="0" w:color="auto"/>
            <w:right w:val="none" w:sz="0" w:space="0" w:color="auto"/>
          </w:divBdr>
        </w:div>
        <w:div w:id="1495754174">
          <w:marLeft w:val="0"/>
          <w:marRight w:val="0"/>
          <w:marTop w:val="0"/>
          <w:marBottom w:val="0"/>
          <w:divBdr>
            <w:top w:val="none" w:sz="0" w:space="0" w:color="auto"/>
            <w:left w:val="none" w:sz="0" w:space="0" w:color="auto"/>
            <w:bottom w:val="none" w:sz="0" w:space="0" w:color="auto"/>
            <w:right w:val="none" w:sz="0" w:space="0" w:color="auto"/>
          </w:divBdr>
        </w:div>
        <w:div w:id="1377582031">
          <w:marLeft w:val="0"/>
          <w:marRight w:val="0"/>
          <w:marTop w:val="0"/>
          <w:marBottom w:val="0"/>
          <w:divBdr>
            <w:top w:val="none" w:sz="0" w:space="0" w:color="auto"/>
            <w:left w:val="none" w:sz="0" w:space="0" w:color="auto"/>
            <w:bottom w:val="none" w:sz="0" w:space="0" w:color="auto"/>
            <w:right w:val="none" w:sz="0" w:space="0" w:color="auto"/>
          </w:divBdr>
        </w:div>
        <w:div w:id="220754096">
          <w:marLeft w:val="0"/>
          <w:marRight w:val="0"/>
          <w:marTop w:val="0"/>
          <w:marBottom w:val="0"/>
          <w:divBdr>
            <w:top w:val="none" w:sz="0" w:space="0" w:color="auto"/>
            <w:left w:val="none" w:sz="0" w:space="0" w:color="auto"/>
            <w:bottom w:val="none" w:sz="0" w:space="0" w:color="auto"/>
            <w:right w:val="none" w:sz="0" w:space="0" w:color="auto"/>
          </w:divBdr>
        </w:div>
        <w:div w:id="1214662482">
          <w:marLeft w:val="0"/>
          <w:marRight w:val="0"/>
          <w:marTop w:val="0"/>
          <w:marBottom w:val="0"/>
          <w:divBdr>
            <w:top w:val="none" w:sz="0" w:space="0" w:color="auto"/>
            <w:left w:val="none" w:sz="0" w:space="0" w:color="auto"/>
            <w:bottom w:val="none" w:sz="0" w:space="0" w:color="auto"/>
            <w:right w:val="none" w:sz="0" w:space="0" w:color="auto"/>
          </w:divBdr>
        </w:div>
        <w:div w:id="838352490">
          <w:marLeft w:val="0"/>
          <w:marRight w:val="0"/>
          <w:marTop w:val="0"/>
          <w:marBottom w:val="0"/>
          <w:divBdr>
            <w:top w:val="none" w:sz="0" w:space="0" w:color="auto"/>
            <w:left w:val="none" w:sz="0" w:space="0" w:color="auto"/>
            <w:bottom w:val="none" w:sz="0" w:space="0" w:color="auto"/>
            <w:right w:val="none" w:sz="0" w:space="0" w:color="auto"/>
          </w:divBdr>
        </w:div>
        <w:div w:id="1936013792">
          <w:marLeft w:val="0"/>
          <w:marRight w:val="0"/>
          <w:marTop w:val="0"/>
          <w:marBottom w:val="0"/>
          <w:divBdr>
            <w:top w:val="none" w:sz="0" w:space="0" w:color="auto"/>
            <w:left w:val="none" w:sz="0" w:space="0" w:color="auto"/>
            <w:bottom w:val="none" w:sz="0" w:space="0" w:color="auto"/>
            <w:right w:val="none" w:sz="0" w:space="0" w:color="auto"/>
          </w:divBdr>
        </w:div>
        <w:div w:id="1483891484">
          <w:marLeft w:val="0"/>
          <w:marRight w:val="0"/>
          <w:marTop w:val="0"/>
          <w:marBottom w:val="0"/>
          <w:divBdr>
            <w:top w:val="none" w:sz="0" w:space="0" w:color="auto"/>
            <w:left w:val="none" w:sz="0" w:space="0" w:color="auto"/>
            <w:bottom w:val="none" w:sz="0" w:space="0" w:color="auto"/>
            <w:right w:val="none" w:sz="0" w:space="0" w:color="auto"/>
          </w:divBdr>
        </w:div>
        <w:div w:id="1168786611">
          <w:marLeft w:val="0"/>
          <w:marRight w:val="0"/>
          <w:marTop w:val="0"/>
          <w:marBottom w:val="0"/>
          <w:divBdr>
            <w:top w:val="none" w:sz="0" w:space="0" w:color="auto"/>
            <w:left w:val="none" w:sz="0" w:space="0" w:color="auto"/>
            <w:bottom w:val="none" w:sz="0" w:space="0" w:color="auto"/>
            <w:right w:val="none" w:sz="0" w:space="0" w:color="auto"/>
          </w:divBdr>
        </w:div>
        <w:div w:id="623731811">
          <w:marLeft w:val="0"/>
          <w:marRight w:val="0"/>
          <w:marTop w:val="0"/>
          <w:marBottom w:val="0"/>
          <w:divBdr>
            <w:top w:val="none" w:sz="0" w:space="0" w:color="auto"/>
            <w:left w:val="none" w:sz="0" w:space="0" w:color="auto"/>
            <w:bottom w:val="none" w:sz="0" w:space="0" w:color="auto"/>
            <w:right w:val="none" w:sz="0" w:space="0" w:color="auto"/>
          </w:divBdr>
        </w:div>
        <w:div w:id="1305430768">
          <w:marLeft w:val="0"/>
          <w:marRight w:val="0"/>
          <w:marTop w:val="0"/>
          <w:marBottom w:val="0"/>
          <w:divBdr>
            <w:top w:val="none" w:sz="0" w:space="0" w:color="auto"/>
            <w:left w:val="none" w:sz="0" w:space="0" w:color="auto"/>
            <w:bottom w:val="none" w:sz="0" w:space="0" w:color="auto"/>
            <w:right w:val="none" w:sz="0" w:space="0" w:color="auto"/>
          </w:divBdr>
        </w:div>
        <w:div w:id="67769128">
          <w:marLeft w:val="0"/>
          <w:marRight w:val="0"/>
          <w:marTop w:val="0"/>
          <w:marBottom w:val="0"/>
          <w:divBdr>
            <w:top w:val="none" w:sz="0" w:space="0" w:color="auto"/>
            <w:left w:val="none" w:sz="0" w:space="0" w:color="auto"/>
            <w:bottom w:val="none" w:sz="0" w:space="0" w:color="auto"/>
            <w:right w:val="none" w:sz="0" w:space="0" w:color="auto"/>
          </w:divBdr>
        </w:div>
        <w:div w:id="2003119598">
          <w:marLeft w:val="0"/>
          <w:marRight w:val="0"/>
          <w:marTop w:val="0"/>
          <w:marBottom w:val="0"/>
          <w:divBdr>
            <w:top w:val="none" w:sz="0" w:space="0" w:color="auto"/>
            <w:left w:val="none" w:sz="0" w:space="0" w:color="auto"/>
            <w:bottom w:val="none" w:sz="0" w:space="0" w:color="auto"/>
            <w:right w:val="none" w:sz="0" w:space="0" w:color="auto"/>
          </w:divBdr>
        </w:div>
        <w:div w:id="197163487">
          <w:marLeft w:val="0"/>
          <w:marRight w:val="0"/>
          <w:marTop w:val="0"/>
          <w:marBottom w:val="0"/>
          <w:divBdr>
            <w:top w:val="none" w:sz="0" w:space="0" w:color="auto"/>
            <w:left w:val="none" w:sz="0" w:space="0" w:color="auto"/>
            <w:bottom w:val="none" w:sz="0" w:space="0" w:color="auto"/>
            <w:right w:val="none" w:sz="0" w:space="0" w:color="auto"/>
          </w:divBdr>
        </w:div>
        <w:div w:id="493378650">
          <w:marLeft w:val="0"/>
          <w:marRight w:val="0"/>
          <w:marTop w:val="0"/>
          <w:marBottom w:val="0"/>
          <w:divBdr>
            <w:top w:val="none" w:sz="0" w:space="0" w:color="auto"/>
            <w:left w:val="none" w:sz="0" w:space="0" w:color="auto"/>
            <w:bottom w:val="none" w:sz="0" w:space="0" w:color="auto"/>
            <w:right w:val="none" w:sz="0" w:space="0" w:color="auto"/>
          </w:divBdr>
        </w:div>
        <w:div w:id="293996489">
          <w:marLeft w:val="0"/>
          <w:marRight w:val="0"/>
          <w:marTop w:val="0"/>
          <w:marBottom w:val="0"/>
          <w:divBdr>
            <w:top w:val="none" w:sz="0" w:space="0" w:color="auto"/>
            <w:left w:val="none" w:sz="0" w:space="0" w:color="auto"/>
            <w:bottom w:val="none" w:sz="0" w:space="0" w:color="auto"/>
            <w:right w:val="none" w:sz="0" w:space="0" w:color="auto"/>
          </w:divBdr>
        </w:div>
        <w:div w:id="814687176">
          <w:marLeft w:val="0"/>
          <w:marRight w:val="0"/>
          <w:marTop w:val="0"/>
          <w:marBottom w:val="0"/>
          <w:divBdr>
            <w:top w:val="none" w:sz="0" w:space="0" w:color="auto"/>
            <w:left w:val="none" w:sz="0" w:space="0" w:color="auto"/>
            <w:bottom w:val="none" w:sz="0" w:space="0" w:color="auto"/>
            <w:right w:val="none" w:sz="0" w:space="0" w:color="auto"/>
          </w:divBdr>
        </w:div>
        <w:div w:id="1262682284">
          <w:marLeft w:val="0"/>
          <w:marRight w:val="0"/>
          <w:marTop w:val="0"/>
          <w:marBottom w:val="0"/>
          <w:divBdr>
            <w:top w:val="none" w:sz="0" w:space="0" w:color="auto"/>
            <w:left w:val="none" w:sz="0" w:space="0" w:color="auto"/>
            <w:bottom w:val="none" w:sz="0" w:space="0" w:color="auto"/>
            <w:right w:val="none" w:sz="0" w:space="0" w:color="auto"/>
          </w:divBdr>
        </w:div>
        <w:div w:id="1072699511">
          <w:marLeft w:val="0"/>
          <w:marRight w:val="0"/>
          <w:marTop w:val="0"/>
          <w:marBottom w:val="0"/>
          <w:divBdr>
            <w:top w:val="none" w:sz="0" w:space="0" w:color="auto"/>
            <w:left w:val="none" w:sz="0" w:space="0" w:color="auto"/>
            <w:bottom w:val="none" w:sz="0" w:space="0" w:color="auto"/>
            <w:right w:val="none" w:sz="0" w:space="0" w:color="auto"/>
          </w:divBdr>
        </w:div>
        <w:div w:id="636373304">
          <w:marLeft w:val="0"/>
          <w:marRight w:val="0"/>
          <w:marTop w:val="0"/>
          <w:marBottom w:val="0"/>
          <w:divBdr>
            <w:top w:val="none" w:sz="0" w:space="0" w:color="auto"/>
            <w:left w:val="none" w:sz="0" w:space="0" w:color="auto"/>
            <w:bottom w:val="none" w:sz="0" w:space="0" w:color="auto"/>
            <w:right w:val="none" w:sz="0" w:space="0" w:color="auto"/>
          </w:divBdr>
        </w:div>
        <w:div w:id="119035090">
          <w:marLeft w:val="0"/>
          <w:marRight w:val="0"/>
          <w:marTop w:val="0"/>
          <w:marBottom w:val="0"/>
          <w:divBdr>
            <w:top w:val="none" w:sz="0" w:space="0" w:color="auto"/>
            <w:left w:val="none" w:sz="0" w:space="0" w:color="auto"/>
            <w:bottom w:val="none" w:sz="0" w:space="0" w:color="auto"/>
            <w:right w:val="none" w:sz="0" w:space="0" w:color="auto"/>
          </w:divBdr>
        </w:div>
      </w:divsChild>
    </w:div>
    <w:div w:id="364529533">
      <w:bodyDiv w:val="1"/>
      <w:marLeft w:val="0"/>
      <w:marRight w:val="0"/>
      <w:marTop w:val="0"/>
      <w:marBottom w:val="0"/>
      <w:divBdr>
        <w:top w:val="none" w:sz="0" w:space="0" w:color="auto"/>
        <w:left w:val="none" w:sz="0" w:space="0" w:color="auto"/>
        <w:bottom w:val="none" w:sz="0" w:space="0" w:color="auto"/>
        <w:right w:val="none" w:sz="0" w:space="0" w:color="auto"/>
      </w:divBdr>
    </w:div>
    <w:div w:id="365250860">
      <w:bodyDiv w:val="1"/>
      <w:marLeft w:val="0"/>
      <w:marRight w:val="0"/>
      <w:marTop w:val="0"/>
      <w:marBottom w:val="0"/>
      <w:divBdr>
        <w:top w:val="none" w:sz="0" w:space="0" w:color="auto"/>
        <w:left w:val="none" w:sz="0" w:space="0" w:color="auto"/>
        <w:bottom w:val="none" w:sz="0" w:space="0" w:color="auto"/>
        <w:right w:val="none" w:sz="0" w:space="0" w:color="auto"/>
      </w:divBdr>
      <w:divsChild>
        <w:div w:id="1756323504">
          <w:marLeft w:val="640"/>
          <w:marRight w:val="0"/>
          <w:marTop w:val="0"/>
          <w:marBottom w:val="0"/>
          <w:divBdr>
            <w:top w:val="none" w:sz="0" w:space="0" w:color="auto"/>
            <w:left w:val="none" w:sz="0" w:space="0" w:color="auto"/>
            <w:bottom w:val="none" w:sz="0" w:space="0" w:color="auto"/>
            <w:right w:val="none" w:sz="0" w:space="0" w:color="auto"/>
          </w:divBdr>
        </w:div>
        <w:div w:id="555047056">
          <w:marLeft w:val="640"/>
          <w:marRight w:val="0"/>
          <w:marTop w:val="0"/>
          <w:marBottom w:val="0"/>
          <w:divBdr>
            <w:top w:val="none" w:sz="0" w:space="0" w:color="auto"/>
            <w:left w:val="none" w:sz="0" w:space="0" w:color="auto"/>
            <w:bottom w:val="none" w:sz="0" w:space="0" w:color="auto"/>
            <w:right w:val="none" w:sz="0" w:space="0" w:color="auto"/>
          </w:divBdr>
        </w:div>
        <w:div w:id="808088753">
          <w:marLeft w:val="640"/>
          <w:marRight w:val="0"/>
          <w:marTop w:val="0"/>
          <w:marBottom w:val="0"/>
          <w:divBdr>
            <w:top w:val="none" w:sz="0" w:space="0" w:color="auto"/>
            <w:left w:val="none" w:sz="0" w:space="0" w:color="auto"/>
            <w:bottom w:val="none" w:sz="0" w:space="0" w:color="auto"/>
            <w:right w:val="none" w:sz="0" w:space="0" w:color="auto"/>
          </w:divBdr>
        </w:div>
        <w:div w:id="1535732063">
          <w:marLeft w:val="640"/>
          <w:marRight w:val="0"/>
          <w:marTop w:val="0"/>
          <w:marBottom w:val="0"/>
          <w:divBdr>
            <w:top w:val="none" w:sz="0" w:space="0" w:color="auto"/>
            <w:left w:val="none" w:sz="0" w:space="0" w:color="auto"/>
            <w:bottom w:val="none" w:sz="0" w:space="0" w:color="auto"/>
            <w:right w:val="none" w:sz="0" w:space="0" w:color="auto"/>
          </w:divBdr>
        </w:div>
        <w:div w:id="2048872301">
          <w:marLeft w:val="640"/>
          <w:marRight w:val="0"/>
          <w:marTop w:val="0"/>
          <w:marBottom w:val="0"/>
          <w:divBdr>
            <w:top w:val="none" w:sz="0" w:space="0" w:color="auto"/>
            <w:left w:val="none" w:sz="0" w:space="0" w:color="auto"/>
            <w:bottom w:val="none" w:sz="0" w:space="0" w:color="auto"/>
            <w:right w:val="none" w:sz="0" w:space="0" w:color="auto"/>
          </w:divBdr>
        </w:div>
        <w:div w:id="910458869">
          <w:marLeft w:val="640"/>
          <w:marRight w:val="0"/>
          <w:marTop w:val="0"/>
          <w:marBottom w:val="0"/>
          <w:divBdr>
            <w:top w:val="none" w:sz="0" w:space="0" w:color="auto"/>
            <w:left w:val="none" w:sz="0" w:space="0" w:color="auto"/>
            <w:bottom w:val="none" w:sz="0" w:space="0" w:color="auto"/>
            <w:right w:val="none" w:sz="0" w:space="0" w:color="auto"/>
          </w:divBdr>
        </w:div>
        <w:div w:id="1976831236">
          <w:marLeft w:val="640"/>
          <w:marRight w:val="0"/>
          <w:marTop w:val="0"/>
          <w:marBottom w:val="0"/>
          <w:divBdr>
            <w:top w:val="none" w:sz="0" w:space="0" w:color="auto"/>
            <w:left w:val="none" w:sz="0" w:space="0" w:color="auto"/>
            <w:bottom w:val="none" w:sz="0" w:space="0" w:color="auto"/>
            <w:right w:val="none" w:sz="0" w:space="0" w:color="auto"/>
          </w:divBdr>
        </w:div>
        <w:div w:id="1282952340">
          <w:marLeft w:val="640"/>
          <w:marRight w:val="0"/>
          <w:marTop w:val="0"/>
          <w:marBottom w:val="0"/>
          <w:divBdr>
            <w:top w:val="none" w:sz="0" w:space="0" w:color="auto"/>
            <w:left w:val="none" w:sz="0" w:space="0" w:color="auto"/>
            <w:bottom w:val="none" w:sz="0" w:space="0" w:color="auto"/>
            <w:right w:val="none" w:sz="0" w:space="0" w:color="auto"/>
          </w:divBdr>
        </w:div>
        <w:div w:id="1973486450">
          <w:marLeft w:val="640"/>
          <w:marRight w:val="0"/>
          <w:marTop w:val="0"/>
          <w:marBottom w:val="0"/>
          <w:divBdr>
            <w:top w:val="none" w:sz="0" w:space="0" w:color="auto"/>
            <w:left w:val="none" w:sz="0" w:space="0" w:color="auto"/>
            <w:bottom w:val="none" w:sz="0" w:space="0" w:color="auto"/>
            <w:right w:val="none" w:sz="0" w:space="0" w:color="auto"/>
          </w:divBdr>
        </w:div>
        <w:div w:id="1030885381">
          <w:marLeft w:val="640"/>
          <w:marRight w:val="0"/>
          <w:marTop w:val="0"/>
          <w:marBottom w:val="0"/>
          <w:divBdr>
            <w:top w:val="none" w:sz="0" w:space="0" w:color="auto"/>
            <w:left w:val="none" w:sz="0" w:space="0" w:color="auto"/>
            <w:bottom w:val="none" w:sz="0" w:space="0" w:color="auto"/>
            <w:right w:val="none" w:sz="0" w:space="0" w:color="auto"/>
          </w:divBdr>
        </w:div>
        <w:div w:id="613903726">
          <w:marLeft w:val="640"/>
          <w:marRight w:val="0"/>
          <w:marTop w:val="0"/>
          <w:marBottom w:val="0"/>
          <w:divBdr>
            <w:top w:val="none" w:sz="0" w:space="0" w:color="auto"/>
            <w:left w:val="none" w:sz="0" w:space="0" w:color="auto"/>
            <w:bottom w:val="none" w:sz="0" w:space="0" w:color="auto"/>
            <w:right w:val="none" w:sz="0" w:space="0" w:color="auto"/>
          </w:divBdr>
        </w:div>
        <w:div w:id="939993100">
          <w:marLeft w:val="640"/>
          <w:marRight w:val="0"/>
          <w:marTop w:val="0"/>
          <w:marBottom w:val="0"/>
          <w:divBdr>
            <w:top w:val="none" w:sz="0" w:space="0" w:color="auto"/>
            <w:left w:val="none" w:sz="0" w:space="0" w:color="auto"/>
            <w:bottom w:val="none" w:sz="0" w:space="0" w:color="auto"/>
            <w:right w:val="none" w:sz="0" w:space="0" w:color="auto"/>
          </w:divBdr>
        </w:div>
        <w:div w:id="1901748943">
          <w:marLeft w:val="640"/>
          <w:marRight w:val="0"/>
          <w:marTop w:val="0"/>
          <w:marBottom w:val="0"/>
          <w:divBdr>
            <w:top w:val="none" w:sz="0" w:space="0" w:color="auto"/>
            <w:left w:val="none" w:sz="0" w:space="0" w:color="auto"/>
            <w:bottom w:val="none" w:sz="0" w:space="0" w:color="auto"/>
            <w:right w:val="none" w:sz="0" w:space="0" w:color="auto"/>
          </w:divBdr>
        </w:div>
        <w:div w:id="1058284778">
          <w:marLeft w:val="640"/>
          <w:marRight w:val="0"/>
          <w:marTop w:val="0"/>
          <w:marBottom w:val="0"/>
          <w:divBdr>
            <w:top w:val="none" w:sz="0" w:space="0" w:color="auto"/>
            <w:left w:val="none" w:sz="0" w:space="0" w:color="auto"/>
            <w:bottom w:val="none" w:sz="0" w:space="0" w:color="auto"/>
            <w:right w:val="none" w:sz="0" w:space="0" w:color="auto"/>
          </w:divBdr>
        </w:div>
        <w:div w:id="1236282297">
          <w:marLeft w:val="640"/>
          <w:marRight w:val="0"/>
          <w:marTop w:val="0"/>
          <w:marBottom w:val="0"/>
          <w:divBdr>
            <w:top w:val="none" w:sz="0" w:space="0" w:color="auto"/>
            <w:left w:val="none" w:sz="0" w:space="0" w:color="auto"/>
            <w:bottom w:val="none" w:sz="0" w:space="0" w:color="auto"/>
            <w:right w:val="none" w:sz="0" w:space="0" w:color="auto"/>
          </w:divBdr>
        </w:div>
        <w:div w:id="1654870505">
          <w:marLeft w:val="640"/>
          <w:marRight w:val="0"/>
          <w:marTop w:val="0"/>
          <w:marBottom w:val="0"/>
          <w:divBdr>
            <w:top w:val="none" w:sz="0" w:space="0" w:color="auto"/>
            <w:left w:val="none" w:sz="0" w:space="0" w:color="auto"/>
            <w:bottom w:val="none" w:sz="0" w:space="0" w:color="auto"/>
            <w:right w:val="none" w:sz="0" w:space="0" w:color="auto"/>
          </w:divBdr>
        </w:div>
        <w:div w:id="1814374455">
          <w:marLeft w:val="640"/>
          <w:marRight w:val="0"/>
          <w:marTop w:val="0"/>
          <w:marBottom w:val="0"/>
          <w:divBdr>
            <w:top w:val="none" w:sz="0" w:space="0" w:color="auto"/>
            <w:left w:val="none" w:sz="0" w:space="0" w:color="auto"/>
            <w:bottom w:val="none" w:sz="0" w:space="0" w:color="auto"/>
            <w:right w:val="none" w:sz="0" w:space="0" w:color="auto"/>
          </w:divBdr>
        </w:div>
        <w:div w:id="1608655488">
          <w:marLeft w:val="640"/>
          <w:marRight w:val="0"/>
          <w:marTop w:val="0"/>
          <w:marBottom w:val="0"/>
          <w:divBdr>
            <w:top w:val="none" w:sz="0" w:space="0" w:color="auto"/>
            <w:left w:val="none" w:sz="0" w:space="0" w:color="auto"/>
            <w:bottom w:val="none" w:sz="0" w:space="0" w:color="auto"/>
            <w:right w:val="none" w:sz="0" w:space="0" w:color="auto"/>
          </w:divBdr>
        </w:div>
        <w:div w:id="487137583">
          <w:marLeft w:val="640"/>
          <w:marRight w:val="0"/>
          <w:marTop w:val="0"/>
          <w:marBottom w:val="0"/>
          <w:divBdr>
            <w:top w:val="none" w:sz="0" w:space="0" w:color="auto"/>
            <w:left w:val="none" w:sz="0" w:space="0" w:color="auto"/>
            <w:bottom w:val="none" w:sz="0" w:space="0" w:color="auto"/>
            <w:right w:val="none" w:sz="0" w:space="0" w:color="auto"/>
          </w:divBdr>
        </w:div>
        <w:div w:id="724139065">
          <w:marLeft w:val="640"/>
          <w:marRight w:val="0"/>
          <w:marTop w:val="0"/>
          <w:marBottom w:val="0"/>
          <w:divBdr>
            <w:top w:val="none" w:sz="0" w:space="0" w:color="auto"/>
            <w:left w:val="none" w:sz="0" w:space="0" w:color="auto"/>
            <w:bottom w:val="none" w:sz="0" w:space="0" w:color="auto"/>
            <w:right w:val="none" w:sz="0" w:space="0" w:color="auto"/>
          </w:divBdr>
        </w:div>
        <w:div w:id="1428889578">
          <w:marLeft w:val="640"/>
          <w:marRight w:val="0"/>
          <w:marTop w:val="0"/>
          <w:marBottom w:val="0"/>
          <w:divBdr>
            <w:top w:val="none" w:sz="0" w:space="0" w:color="auto"/>
            <w:left w:val="none" w:sz="0" w:space="0" w:color="auto"/>
            <w:bottom w:val="none" w:sz="0" w:space="0" w:color="auto"/>
            <w:right w:val="none" w:sz="0" w:space="0" w:color="auto"/>
          </w:divBdr>
        </w:div>
        <w:div w:id="1834370275">
          <w:marLeft w:val="640"/>
          <w:marRight w:val="0"/>
          <w:marTop w:val="0"/>
          <w:marBottom w:val="0"/>
          <w:divBdr>
            <w:top w:val="none" w:sz="0" w:space="0" w:color="auto"/>
            <w:left w:val="none" w:sz="0" w:space="0" w:color="auto"/>
            <w:bottom w:val="none" w:sz="0" w:space="0" w:color="auto"/>
            <w:right w:val="none" w:sz="0" w:space="0" w:color="auto"/>
          </w:divBdr>
        </w:div>
        <w:div w:id="1144011127">
          <w:marLeft w:val="640"/>
          <w:marRight w:val="0"/>
          <w:marTop w:val="0"/>
          <w:marBottom w:val="0"/>
          <w:divBdr>
            <w:top w:val="none" w:sz="0" w:space="0" w:color="auto"/>
            <w:left w:val="none" w:sz="0" w:space="0" w:color="auto"/>
            <w:bottom w:val="none" w:sz="0" w:space="0" w:color="auto"/>
            <w:right w:val="none" w:sz="0" w:space="0" w:color="auto"/>
          </w:divBdr>
        </w:div>
        <w:div w:id="853957034">
          <w:marLeft w:val="640"/>
          <w:marRight w:val="0"/>
          <w:marTop w:val="0"/>
          <w:marBottom w:val="0"/>
          <w:divBdr>
            <w:top w:val="none" w:sz="0" w:space="0" w:color="auto"/>
            <w:left w:val="none" w:sz="0" w:space="0" w:color="auto"/>
            <w:bottom w:val="none" w:sz="0" w:space="0" w:color="auto"/>
            <w:right w:val="none" w:sz="0" w:space="0" w:color="auto"/>
          </w:divBdr>
        </w:div>
        <w:div w:id="1605113101">
          <w:marLeft w:val="640"/>
          <w:marRight w:val="0"/>
          <w:marTop w:val="0"/>
          <w:marBottom w:val="0"/>
          <w:divBdr>
            <w:top w:val="none" w:sz="0" w:space="0" w:color="auto"/>
            <w:left w:val="none" w:sz="0" w:space="0" w:color="auto"/>
            <w:bottom w:val="none" w:sz="0" w:space="0" w:color="auto"/>
            <w:right w:val="none" w:sz="0" w:space="0" w:color="auto"/>
          </w:divBdr>
        </w:div>
        <w:div w:id="390883902">
          <w:marLeft w:val="640"/>
          <w:marRight w:val="0"/>
          <w:marTop w:val="0"/>
          <w:marBottom w:val="0"/>
          <w:divBdr>
            <w:top w:val="none" w:sz="0" w:space="0" w:color="auto"/>
            <w:left w:val="none" w:sz="0" w:space="0" w:color="auto"/>
            <w:bottom w:val="none" w:sz="0" w:space="0" w:color="auto"/>
            <w:right w:val="none" w:sz="0" w:space="0" w:color="auto"/>
          </w:divBdr>
        </w:div>
        <w:div w:id="1640262891">
          <w:marLeft w:val="640"/>
          <w:marRight w:val="0"/>
          <w:marTop w:val="0"/>
          <w:marBottom w:val="0"/>
          <w:divBdr>
            <w:top w:val="none" w:sz="0" w:space="0" w:color="auto"/>
            <w:left w:val="none" w:sz="0" w:space="0" w:color="auto"/>
            <w:bottom w:val="none" w:sz="0" w:space="0" w:color="auto"/>
            <w:right w:val="none" w:sz="0" w:space="0" w:color="auto"/>
          </w:divBdr>
        </w:div>
        <w:div w:id="405107869">
          <w:marLeft w:val="640"/>
          <w:marRight w:val="0"/>
          <w:marTop w:val="0"/>
          <w:marBottom w:val="0"/>
          <w:divBdr>
            <w:top w:val="none" w:sz="0" w:space="0" w:color="auto"/>
            <w:left w:val="none" w:sz="0" w:space="0" w:color="auto"/>
            <w:bottom w:val="none" w:sz="0" w:space="0" w:color="auto"/>
            <w:right w:val="none" w:sz="0" w:space="0" w:color="auto"/>
          </w:divBdr>
        </w:div>
        <w:div w:id="1732774903">
          <w:marLeft w:val="640"/>
          <w:marRight w:val="0"/>
          <w:marTop w:val="0"/>
          <w:marBottom w:val="0"/>
          <w:divBdr>
            <w:top w:val="none" w:sz="0" w:space="0" w:color="auto"/>
            <w:left w:val="none" w:sz="0" w:space="0" w:color="auto"/>
            <w:bottom w:val="none" w:sz="0" w:space="0" w:color="auto"/>
            <w:right w:val="none" w:sz="0" w:space="0" w:color="auto"/>
          </w:divBdr>
        </w:div>
      </w:divsChild>
    </w:div>
    <w:div w:id="366099804">
      <w:bodyDiv w:val="1"/>
      <w:marLeft w:val="0"/>
      <w:marRight w:val="0"/>
      <w:marTop w:val="0"/>
      <w:marBottom w:val="0"/>
      <w:divBdr>
        <w:top w:val="none" w:sz="0" w:space="0" w:color="auto"/>
        <w:left w:val="none" w:sz="0" w:space="0" w:color="auto"/>
        <w:bottom w:val="none" w:sz="0" w:space="0" w:color="auto"/>
        <w:right w:val="none" w:sz="0" w:space="0" w:color="auto"/>
      </w:divBdr>
    </w:div>
    <w:div w:id="366491871">
      <w:bodyDiv w:val="1"/>
      <w:marLeft w:val="0"/>
      <w:marRight w:val="0"/>
      <w:marTop w:val="0"/>
      <w:marBottom w:val="0"/>
      <w:divBdr>
        <w:top w:val="none" w:sz="0" w:space="0" w:color="auto"/>
        <w:left w:val="none" w:sz="0" w:space="0" w:color="auto"/>
        <w:bottom w:val="none" w:sz="0" w:space="0" w:color="auto"/>
        <w:right w:val="none" w:sz="0" w:space="0" w:color="auto"/>
      </w:divBdr>
    </w:div>
    <w:div w:id="366876370">
      <w:bodyDiv w:val="1"/>
      <w:marLeft w:val="0"/>
      <w:marRight w:val="0"/>
      <w:marTop w:val="0"/>
      <w:marBottom w:val="0"/>
      <w:divBdr>
        <w:top w:val="none" w:sz="0" w:space="0" w:color="auto"/>
        <w:left w:val="none" w:sz="0" w:space="0" w:color="auto"/>
        <w:bottom w:val="none" w:sz="0" w:space="0" w:color="auto"/>
        <w:right w:val="none" w:sz="0" w:space="0" w:color="auto"/>
      </w:divBdr>
    </w:div>
    <w:div w:id="367685441">
      <w:bodyDiv w:val="1"/>
      <w:marLeft w:val="0"/>
      <w:marRight w:val="0"/>
      <w:marTop w:val="0"/>
      <w:marBottom w:val="0"/>
      <w:divBdr>
        <w:top w:val="none" w:sz="0" w:space="0" w:color="auto"/>
        <w:left w:val="none" w:sz="0" w:space="0" w:color="auto"/>
        <w:bottom w:val="none" w:sz="0" w:space="0" w:color="auto"/>
        <w:right w:val="none" w:sz="0" w:space="0" w:color="auto"/>
      </w:divBdr>
    </w:div>
    <w:div w:id="367949795">
      <w:bodyDiv w:val="1"/>
      <w:marLeft w:val="0"/>
      <w:marRight w:val="0"/>
      <w:marTop w:val="0"/>
      <w:marBottom w:val="0"/>
      <w:divBdr>
        <w:top w:val="none" w:sz="0" w:space="0" w:color="auto"/>
        <w:left w:val="none" w:sz="0" w:space="0" w:color="auto"/>
        <w:bottom w:val="none" w:sz="0" w:space="0" w:color="auto"/>
        <w:right w:val="none" w:sz="0" w:space="0" w:color="auto"/>
      </w:divBdr>
    </w:div>
    <w:div w:id="370156245">
      <w:bodyDiv w:val="1"/>
      <w:marLeft w:val="0"/>
      <w:marRight w:val="0"/>
      <w:marTop w:val="0"/>
      <w:marBottom w:val="0"/>
      <w:divBdr>
        <w:top w:val="none" w:sz="0" w:space="0" w:color="auto"/>
        <w:left w:val="none" w:sz="0" w:space="0" w:color="auto"/>
        <w:bottom w:val="none" w:sz="0" w:space="0" w:color="auto"/>
        <w:right w:val="none" w:sz="0" w:space="0" w:color="auto"/>
      </w:divBdr>
    </w:div>
    <w:div w:id="370422171">
      <w:bodyDiv w:val="1"/>
      <w:marLeft w:val="0"/>
      <w:marRight w:val="0"/>
      <w:marTop w:val="0"/>
      <w:marBottom w:val="0"/>
      <w:divBdr>
        <w:top w:val="none" w:sz="0" w:space="0" w:color="auto"/>
        <w:left w:val="none" w:sz="0" w:space="0" w:color="auto"/>
        <w:bottom w:val="none" w:sz="0" w:space="0" w:color="auto"/>
        <w:right w:val="none" w:sz="0" w:space="0" w:color="auto"/>
      </w:divBdr>
    </w:div>
    <w:div w:id="370690605">
      <w:bodyDiv w:val="1"/>
      <w:marLeft w:val="0"/>
      <w:marRight w:val="0"/>
      <w:marTop w:val="0"/>
      <w:marBottom w:val="0"/>
      <w:divBdr>
        <w:top w:val="none" w:sz="0" w:space="0" w:color="auto"/>
        <w:left w:val="none" w:sz="0" w:space="0" w:color="auto"/>
        <w:bottom w:val="none" w:sz="0" w:space="0" w:color="auto"/>
        <w:right w:val="none" w:sz="0" w:space="0" w:color="auto"/>
      </w:divBdr>
    </w:div>
    <w:div w:id="371275436">
      <w:bodyDiv w:val="1"/>
      <w:marLeft w:val="0"/>
      <w:marRight w:val="0"/>
      <w:marTop w:val="0"/>
      <w:marBottom w:val="0"/>
      <w:divBdr>
        <w:top w:val="none" w:sz="0" w:space="0" w:color="auto"/>
        <w:left w:val="none" w:sz="0" w:space="0" w:color="auto"/>
        <w:bottom w:val="none" w:sz="0" w:space="0" w:color="auto"/>
        <w:right w:val="none" w:sz="0" w:space="0" w:color="auto"/>
      </w:divBdr>
    </w:div>
    <w:div w:id="371393319">
      <w:bodyDiv w:val="1"/>
      <w:marLeft w:val="0"/>
      <w:marRight w:val="0"/>
      <w:marTop w:val="0"/>
      <w:marBottom w:val="0"/>
      <w:divBdr>
        <w:top w:val="none" w:sz="0" w:space="0" w:color="auto"/>
        <w:left w:val="none" w:sz="0" w:space="0" w:color="auto"/>
        <w:bottom w:val="none" w:sz="0" w:space="0" w:color="auto"/>
        <w:right w:val="none" w:sz="0" w:space="0" w:color="auto"/>
      </w:divBdr>
    </w:div>
    <w:div w:id="372005739">
      <w:bodyDiv w:val="1"/>
      <w:marLeft w:val="0"/>
      <w:marRight w:val="0"/>
      <w:marTop w:val="0"/>
      <w:marBottom w:val="0"/>
      <w:divBdr>
        <w:top w:val="none" w:sz="0" w:space="0" w:color="auto"/>
        <w:left w:val="none" w:sz="0" w:space="0" w:color="auto"/>
        <w:bottom w:val="none" w:sz="0" w:space="0" w:color="auto"/>
        <w:right w:val="none" w:sz="0" w:space="0" w:color="auto"/>
      </w:divBdr>
    </w:div>
    <w:div w:id="372048984">
      <w:bodyDiv w:val="1"/>
      <w:marLeft w:val="0"/>
      <w:marRight w:val="0"/>
      <w:marTop w:val="0"/>
      <w:marBottom w:val="0"/>
      <w:divBdr>
        <w:top w:val="none" w:sz="0" w:space="0" w:color="auto"/>
        <w:left w:val="none" w:sz="0" w:space="0" w:color="auto"/>
        <w:bottom w:val="none" w:sz="0" w:space="0" w:color="auto"/>
        <w:right w:val="none" w:sz="0" w:space="0" w:color="auto"/>
      </w:divBdr>
      <w:divsChild>
        <w:div w:id="682434868">
          <w:marLeft w:val="0"/>
          <w:marRight w:val="0"/>
          <w:marTop w:val="0"/>
          <w:marBottom w:val="0"/>
          <w:divBdr>
            <w:top w:val="none" w:sz="0" w:space="0" w:color="auto"/>
            <w:left w:val="none" w:sz="0" w:space="0" w:color="auto"/>
            <w:bottom w:val="none" w:sz="0" w:space="0" w:color="auto"/>
            <w:right w:val="none" w:sz="0" w:space="0" w:color="auto"/>
          </w:divBdr>
        </w:div>
        <w:div w:id="1292783905">
          <w:marLeft w:val="0"/>
          <w:marRight w:val="0"/>
          <w:marTop w:val="0"/>
          <w:marBottom w:val="0"/>
          <w:divBdr>
            <w:top w:val="none" w:sz="0" w:space="0" w:color="auto"/>
            <w:left w:val="none" w:sz="0" w:space="0" w:color="auto"/>
            <w:bottom w:val="none" w:sz="0" w:space="0" w:color="auto"/>
            <w:right w:val="none" w:sz="0" w:space="0" w:color="auto"/>
          </w:divBdr>
        </w:div>
        <w:div w:id="1963925310">
          <w:marLeft w:val="0"/>
          <w:marRight w:val="0"/>
          <w:marTop w:val="0"/>
          <w:marBottom w:val="0"/>
          <w:divBdr>
            <w:top w:val="none" w:sz="0" w:space="0" w:color="auto"/>
            <w:left w:val="none" w:sz="0" w:space="0" w:color="auto"/>
            <w:bottom w:val="none" w:sz="0" w:space="0" w:color="auto"/>
            <w:right w:val="none" w:sz="0" w:space="0" w:color="auto"/>
          </w:divBdr>
        </w:div>
        <w:div w:id="734821476">
          <w:marLeft w:val="0"/>
          <w:marRight w:val="0"/>
          <w:marTop w:val="0"/>
          <w:marBottom w:val="0"/>
          <w:divBdr>
            <w:top w:val="none" w:sz="0" w:space="0" w:color="auto"/>
            <w:left w:val="none" w:sz="0" w:space="0" w:color="auto"/>
            <w:bottom w:val="none" w:sz="0" w:space="0" w:color="auto"/>
            <w:right w:val="none" w:sz="0" w:space="0" w:color="auto"/>
          </w:divBdr>
        </w:div>
        <w:div w:id="591475045">
          <w:marLeft w:val="0"/>
          <w:marRight w:val="0"/>
          <w:marTop w:val="0"/>
          <w:marBottom w:val="0"/>
          <w:divBdr>
            <w:top w:val="none" w:sz="0" w:space="0" w:color="auto"/>
            <w:left w:val="none" w:sz="0" w:space="0" w:color="auto"/>
            <w:bottom w:val="none" w:sz="0" w:space="0" w:color="auto"/>
            <w:right w:val="none" w:sz="0" w:space="0" w:color="auto"/>
          </w:divBdr>
        </w:div>
        <w:div w:id="2055764356">
          <w:marLeft w:val="0"/>
          <w:marRight w:val="0"/>
          <w:marTop w:val="0"/>
          <w:marBottom w:val="0"/>
          <w:divBdr>
            <w:top w:val="none" w:sz="0" w:space="0" w:color="auto"/>
            <w:left w:val="none" w:sz="0" w:space="0" w:color="auto"/>
            <w:bottom w:val="none" w:sz="0" w:space="0" w:color="auto"/>
            <w:right w:val="none" w:sz="0" w:space="0" w:color="auto"/>
          </w:divBdr>
        </w:div>
        <w:div w:id="2075622881">
          <w:marLeft w:val="0"/>
          <w:marRight w:val="0"/>
          <w:marTop w:val="0"/>
          <w:marBottom w:val="0"/>
          <w:divBdr>
            <w:top w:val="none" w:sz="0" w:space="0" w:color="auto"/>
            <w:left w:val="none" w:sz="0" w:space="0" w:color="auto"/>
            <w:bottom w:val="none" w:sz="0" w:space="0" w:color="auto"/>
            <w:right w:val="none" w:sz="0" w:space="0" w:color="auto"/>
          </w:divBdr>
        </w:div>
        <w:div w:id="1230847434">
          <w:marLeft w:val="0"/>
          <w:marRight w:val="0"/>
          <w:marTop w:val="0"/>
          <w:marBottom w:val="0"/>
          <w:divBdr>
            <w:top w:val="none" w:sz="0" w:space="0" w:color="auto"/>
            <w:left w:val="none" w:sz="0" w:space="0" w:color="auto"/>
            <w:bottom w:val="none" w:sz="0" w:space="0" w:color="auto"/>
            <w:right w:val="none" w:sz="0" w:space="0" w:color="auto"/>
          </w:divBdr>
        </w:div>
        <w:div w:id="2120365838">
          <w:marLeft w:val="0"/>
          <w:marRight w:val="0"/>
          <w:marTop w:val="0"/>
          <w:marBottom w:val="0"/>
          <w:divBdr>
            <w:top w:val="none" w:sz="0" w:space="0" w:color="auto"/>
            <w:left w:val="none" w:sz="0" w:space="0" w:color="auto"/>
            <w:bottom w:val="none" w:sz="0" w:space="0" w:color="auto"/>
            <w:right w:val="none" w:sz="0" w:space="0" w:color="auto"/>
          </w:divBdr>
        </w:div>
        <w:div w:id="694813587">
          <w:marLeft w:val="0"/>
          <w:marRight w:val="0"/>
          <w:marTop w:val="0"/>
          <w:marBottom w:val="0"/>
          <w:divBdr>
            <w:top w:val="none" w:sz="0" w:space="0" w:color="auto"/>
            <w:left w:val="none" w:sz="0" w:space="0" w:color="auto"/>
            <w:bottom w:val="none" w:sz="0" w:space="0" w:color="auto"/>
            <w:right w:val="none" w:sz="0" w:space="0" w:color="auto"/>
          </w:divBdr>
        </w:div>
        <w:div w:id="616761043">
          <w:marLeft w:val="0"/>
          <w:marRight w:val="0"/>
          <w:marTop w:val="0"/>
          <w:marBottom w:val="0"/>
          <w:divBdr>
            <w:top w:val="none" w:sz="0" w:space="0" w:color="auto"/>
            <w:left w:val="none" w:sz="0" w:space="0" w:color="auto"/>
            <w:bottom w:val="none" w:sz="0" w:space="0" w:color="auto"/>
            <w:right w:val="none" w:sz="0" w:space="0" w:color="auto"/>
          </w:divBdr>
        </w:div>
        <w:div w:id="1301182640">
          <w:marLeft w:val="0"/>
          <w:marRight w:val="0"/>
          <w:marTop w:val="0"/>
          <w:marBottom w:val="0"/>
          <w:divBdr>
            <w:top w:val="none" w:sz="0" w:space="0" w:color="auto"/>
            <w:left w:val="none" w:sz="0" w:space="0" w:color="auto"/>
            <w:bottom w:val="none" w:sz="0" w:space="0" w:color="auto"/>
            <w:right w:val="none" w:sz="0" w:space="0" w:color="auto"/>
          </w:divBdr>
        </w:div>
        <w:div w:id="555701576">
          <w:marLeft w:val="0"/>
          <w:marRight w:val="0"/>
          <w:marTop w:val="0"/>
          <w:marBottom w:val="0"/>
          <w:divBdr>
            <w:top w:val="none" w:sz="0" w:space="0" w:color="auto"/>
            <w:left w:val="none" w:sz="0" w:space="0" w:color="auto"/>
            <w:bottom w:val="none" w:sz="0" w:space="0" w:color="auto"/>
            <w:right w:val="none" w:sz="0" w:space="0" w:color="auto"/>
          </w:divBdr>
        </w:div>
        <w:div w:id="1103064753">
          <w:marLeft w:val="0"/>
          <w:marRight w:val="0"/>
          <w:marTop w:val="0"/>
          <w:marBottom w:val="0"/>
          <w:divBdr>
            <w:top w:val="none" w:sz="0" w:space="0" w:color="auto"/>
            <w:left w:val="none" w:sz="0" w:space="0" w:color="auto"/>
            <w:bottom w:val="none" w:sz="0" w:space="0" w:color="auto"/>
            <w:right w:val="none" w:sz="0" w:space="0" w:color="auto"/>
          </w:divBdr>
        </w:div>
        <w:div w:id="892616865">
          <w:marLeft w:val="0"/>
          <w:marRight w:val="0"/>
          <w:marTop w:val="0"/>
          <w:marBottom w:val="0"/>
          <w:divBdr>
            <w:top w:val="none" w:sz="0" w:space="0" w:color="auto"/>
            <w:left w:val="none" w:sz="0" w:space="0" w:color="auto"/>
            <w:bottom w:val="none" w:sz="0" w:space="0" w:color="auto"/>
            <w:right w:val="none" w:sz="0" w:space="0" w:color="auto"/>
          </w:divBdr>
        </w:div>
        <w:div w:id="102700121">
          <w:marLeft w:val="0"/>
          <w:marRight w:val="0"/>
          <w:marTop w:val="0"/>
          <w:marBottom w:val="0"/>
          <w:divBdr>
            <w:top w:val="none" w:sz="0" w:space="0" w:color="auto"/>
            <w:left w:val="none" w:sz="0" w:space="0" w:color="auto"/>
            <w:bottom w:val="none" w:sz="0" w:space="0" w:color="auto"/>
            <w:right w:val="none" w:sz="0" w:space="0" w:color="auto"/>
          </w:divBdr>
        </w:div>
        <w:div w:id="770318141">
          <w:marLeft w:val="0"/>
          <w:marRight w:val="0"/>
          <w:marTop w:val="0"/>
          <w:marBottom w:val="0"/>
          <w:divBdr>
            <w:top w:val="none" w:sz="0" w:space="0" w:color="auto"/>
            <w:left w:val="none" w:sz="0" w:space="0" w:color="auto"/>
            <w:bottom w:val="none" w:sz="0" w:space="0" w:color="auto"/>
            <w:right w:val="none" w:sz="0" w:space="0" w:color="auto"/>
          </w:divBdr>
        </w:div>
        <w:div w:id="2128546577">
          <w:marLeft w:val="0"/>
          <w:marRight w:val="0"/>
          <w:marTop w:val="0"/>
          <w:marBottom w:val="0"/>
          <w:divBdr>
            <w:top w:val="none" w:sz="0" w:space="0" w:color="auto"/>
            <w:left w:val="none" w:sz="0" w:space="0" w:color="auto"/>
            <w:bottom w:val="none" w:sz="0" w:space="0" w:color="auto"/>
            <w:right w:val="none" w:sz="0" w:space="0" w:color="auto"/>
          </w:divBdr>
        </w:div>
        <w:div w:id="402726113">
          <w:marLeft w:val="0"/>
          <w:marRight w:val="0"/>
          <w:marTop w:val="0"/>
          <w:marBottom w:val="0"/>
          <w:divBdr>
            <w:top w:val="none" w:sz="0" w:space="0" w:color="auto"/>
            <w:left w:val="none" w:sz="0" w:space="0" w:color="auto"/>
            <w:bottom w:val="none" w:sz="0" w:space="0" w:color="auto"/>
            <w:right w:val="none" w:sz="0" w:space="0" w:color="auto"/>
          </w:divBdr>
        </w:div>
        <w:div w:id="54474033">
          <w:marLeft w:val="0"/>
          <w:marRight w:val="0"/>
          <w:marTop w:val="0"/>
          <w:marBottom w:val="0"/>
          <w:divBdr>
            <w:top w:val="none" w:sz="0" w:space="0" w:color="auto"/>
            <w:left w:val="none" w:sz="0" w:space="0" w:color="auto"/>
            <w:bottom w:val="none" w:sz="0" w:space="0" w:color="auto"/>
            <w:right w:val="none" w:sz="0" w:space="0" w:color="auto"/>
          </w:divBdr>
        </w:div>
        <w:div w:id="825441720">
          <w:marLeft w:val="0"/>
          <w:marRight w:val="0"/>
          <w:marTop w:val="0"/>
          <w:marBottom w:val="0"/>
          <w:divBdr>
            <w:top w:val="none" w:sz="0" w:space="0" w:color="auto"/>
            <w:left w:val="none" w:sz="0" w:space="0" w:color="auto"/>
            <w:bottom w:val="none" w:sz="0" w:space="0" w:color="auto"/>
            <w:right w:val="none" w:sz="0" w:space="0" w:color="auto"/>
          </w:divBdr>
        </w:div>
        <w:div w:id="1260092857">
          <w:marLeft w:val="0"/>
          <w:marRight w:val="0"/>
          <w:marTop w:val="0"/>
          <w:marBottom w:val="0"/>
          <w:divBdr>
            <w:top w:val="none" w:sz="0" w:space="0" w:color="auto"/>
            <w:left w:val="none" w:sz="0" w:space="0" w:color="auto"/>
            <w:bottom w:val="none" w:sz="0" w:space="0" w:color="auto"/>
            <w:right w:val="none" w:sz="0" w:space="0" w:color="auto"/>
          </w:divBdr>
        </w:div>
        <w:div w:id="1489788775">
          <w:marLeft w:val="0"/>
          <w:marRight w:val="0"/>
          <w:marTop w:val="0"/>
          <w:marBottom w:val="0"/>
          <w:divBdr>
            <w:top w:val="none" w:sz="0" w:space="0" w:color="auto"/>
            <w:left w:val="none" w:sz="0" w:space="0" w:color="auto"/>
            <w:bottom w:val="none" w:sz="0" w:space="0" w:color="auto"/>
            <w:right w:val="none" w:sz="0" w:space="0" w:color="auto"/>
          </w:divBdr>
        </w:div>
        <w:div w:id="612369253">
          <w:marLeft w:val="0"/>
          <w:marRight w:val="0"/>
          <w:marTop w:val="0"/>
          <w:marBottom w:val="0"/>
          <w:divBdr>
            <w:top w:val="none" w:sz="0" w:space="0" w:color="auto"/>
            <w:left w:val="none" w:sz="0" w:space="0" w:color="auto"/>
            <w:bottom w:val="none" w:sz="0" w:space="0" w:color="auto"/>
            <w:right w:val="none" w:sz="0" w:space="0" w:color="auto"/>
          </w:divBdr>
        </w:div>
        <w:div w:id="821234095">
          <w:marLeft w:val="0"/>
          <w:marRight w:val="0"/>
          <w:marTop w:val="0"/>
          <w:marBottom w:val="0"/>
          <w:divBdr>
            <w:top w:val="none" w:sz="0" w:space="0" w:color="auto"/>
            <w:left w:val="none" w:sz="0" w:space="0" w:color="auto"/>
            <w:bottom w:val="none" w:sz="0" w:space="0" w:color="auto"/>
            <w:right w:val="none" w:sz="0" w:space="0" w:color="auto"/>
          </w:divBdr>
        </w:div>
        <w:div w:id="22705769">
          <w:marLeft w:val="0"/>
          <w:marRight w:val="0"/>
          <w:marTop w:val="0"/>
          <w:marBottom w:val="0"/>
          <w:divBdr>
            <w:top w:val="none" w:sz="0" w:space="0" w:color="auto"/>
            <w:left w:val="none" w:sz="0" w:space="0" w:color="auto"/>
            <w:bottom w:val="none" w:sz="0" w:space="0" w:color="auto"/>
            <w:right w:val="none" w:sz="0" w:space="0" w:color="auto"/>
          </w:divBdr>
        </w:div>
        <w:div w:id="891112273">
          <w:marLeft w:val="0"/>
          <w:marRight w:val="0"/>
          <w:marTop w:val="0"/>
          <w:marBottom w:val="0"/>
          <w:divBdr>
            <w:top w:val="none" w:sz="0" w:space="0" w:color="auto"/>
            <w:left w:val="none" w:sz="0" w:space="0" w:color="auto"/>
            <w:bottom w:val="none" w:sz="0" w:space="0" w:color="auto"/>
            <w:right w:val="none" w:sz="0" w:space="0" w:color="auto"/>
          </w:divBdr>
        </w:div>
        <w:div w:id="1948193535">
          <w:marLeft w:val="0"/>
          <w:marRight w:val="0"/>
          <w:marTop w:val="0"/>
          <w:marBottom w:val="0"/>
          <w:divBdr>
            <w:top w:val="none" w:sz="0" w:space="0" w:color="auto"/>
            <w:left w:val="none" w:sz="0" w:space="0" w:color="auto"/>
            <w:bottom w:val="none" w:sz="0" w:space="0" w:color="auto"/>
            <w:right w:val="none" w:sz="0" w:space="0" w:color="auto"/>
          </w:divBdr>
        </w:div>
        <w:div w:id="1310598112">
          <w:marLeft w:val="0"/>
          <w:marRight w:val="0"/>
          <w:marTop w:val="0"/>
          <w:marBottom w:val="0"/>
          <w:divBdr>
            <w:top w:val="none" w:sz="0" w:space="0" w:color="auto"/>
            <w:left w:val="none" w:sz="0" w:space="0" w:color="auto"/>
            <w:bottom w:val="none" w:sz="0" w:space="0" w:color="auto"/>
            <w:right w:val="none" w:sz="0" w:space="0" w:color="auto"/>
          </w:divBdr>
        </w:div>
        <w:div w:id="1271930454">
          <w:marLeft w:val="0"/>
          <w:marRight w:val="0"/>
          <w:marTop w:val="0"/>
          <w:marBottom w:val="0"/>
          <w:divBdr>
            <w:top w:val="none" w:sz="0" w:space="0" w:color="auto"/>
            <w:left w:val="none" w:sz="0" w:space="0" w:color="auto"/>
            <w:bottom w:val="none" w:sz="0" w:space="0" w:color="auto"/>
            <w:right w:val="none" w:sz="0" w:space="0" w:color="auto"/>
          </w:divBdr>
        </w:div>
        <w:div w:id="1613245786">
          <w:marLeft w:val="0"/>
          <w:marRight w:val="0"/>
          <w:marTop w:val="0"/>
          <w:marBottom w:val="0"/>
          <w:divBdr>
            <w:top w:val="none" w:sz="0" w:space="0" w:color="auto"/>
            <w:left w:val="none" w:sz="0" w:space="0" w:color="auto"/>
            <w:bottom w:val="none" w:sz="0" w:space="0" w:color="auto"/>
            <w:right w:val="none" w:sz="0" w:space="0" w:color="auto"/>
          </w:divBdr>
        </w:div>
        <w:div w:id="1642340658">
          <w:marLeft w:val="0"/>
          <w:marRight w:val="0"/>
          <w:marTop w:val="0"/>
          <w:marBottom w:val="0"/>
          <w:divBdr>
            <w:top w:val="none" w:sz="0" w:space="0" w:color="auto"/>
            <w:left w:val="none" w:sz="0" w:space="0" w:color="auto"/>
            <w:bottom w:val="none" w:sz="0" w:space="0" w:color="auto"/>
            <w:right w:val="none" w:sz="0" w:space="0" w:color="auto"/>
          </w:divBdr>
        </w:div>
        <w:div w:id="24605326">
          <w:marLeft w:val="0"/>
          <w:marRight w:val="0"/>
          <w:marTop w:val="0"/>
          <w:marBottom w:val="0"/>
          <w:divBdr>
            <w:top w:val="none" w:sz="0" w:space="0" w:color="auto"/>
            <w:left w:val="none" w:sz="0" w:space="0" w:color="auto"/>
            <w:bottom w:val="none" w:sz="0" w:space="0" w:color="auto"/>
            <w:right w:val="none" w:sz="0" w:space="0" w:color="auto"/>
          </w:divBdr>
        </w:div>
        <w:div w:id="1557931945">
          <w:marLeft w:val="0"/>
          <w:marRight w:val="0"/>
          <w:marTop w:val="0"/>
          <w:marBottom w:val="0"/>
          <w:divBdr>
            <w:top w:val="none" w:sz="0" w:space="0" w:color="auto"/>
            <w:left w:val="none" w:sz="0" w:space="0" w:color="auto"/>
            <w:bottom w:val="none" w:sz="0" w:space="0" w:color="auto"/>
            <w:right w:val="none" w:sz="0" w:space="0" w:color="auto"/>
          </w:divBdr>
        </w:div>
        <w:div w:id="117454923">
          <w:marLeft w:val="0"/>
          <w:marRight w:val="0"/>
          <w:marTop w:val="0"/>
          <w:marBottom w:val="0"/>
          <w:divBdr>
            <w:top w:val="none" w:sz="0" w:space="0" w:color="auto"/>
            <w:left w:val="none" w:sz="0" w:space="0" w:color="auto"/>
            <w:bottom w:val="none" w:sz="0" w:space="0" w:color="auto"/>
            <w:right w:val="none" w:sz="0" w:space="0" w:color="auto"/>
          </w:divBdr>
        </w:div>
        <w:div w:id="531650892">
          <w:marLeft w:val="0"/>
          <w:marRight w:val="0"/>
          <w:marTop w:val="0"/>
          <w:marBottom w:val="0"/>
          <w:divBdr>
            <w:top w:val="none" w:sz="0" w:space="0" w:color="auto"/>
            <w:left w:val="none" w:sz="0" w:space="0" w:color="auto"/>
            <w:bottom w:val="none" w:sz="0" w:space="0" w:color="auto"/>
            <w:right w:val="none" w:sz="0" w:space="0" w:color="auto"/>
          </w:divBdr>
        </w:div>
        <w:div w:id="1848402449">
          <w:marLeft w:val="0"/>
          <w:marRight w:val="0"/>
          <w:marTop w:val="0"/>
          <w:marBottom w:val="0"/>
          <w:divBdr>
            <w:top w:val="none" w:sz="0" w:space="0" w:color="auto"/>
            <w:left w:val="none" w:sz="0" w:space="0" w:color="auto"/>
            <w:bottom w:val="none" w:sz="0" w:space="0" w:color="auto"/>
            <w:right w:val="none" w:sz="0" w:space="0" w:color="auto"/>
          </w:divBdr>
        </w:div>
        <w:div w:id="992485319">
          <w:marLeft w:val="0"/>
          <w:marRight w:val="0"/>
          <w:marTop w:val="0"/>
          <w:marBottom w:val="0"/>
          <w:divBdr>
            <w:top w:val="none" w:sz="0" w:space="0" w:color="auto"/>
            <w:left w:val="none" w:sz="0" w:space="0" w:color="auto"/>
            <w:bottom w:val="none" w:sz="0" w:space="0" w:color="auto"/>
            <w:right w:val="none" w:sz="0" w:space="0" w:color="auto"/>
          </w:divBdr>
        </w:div>
        <w:div w:id="499586931">
          <w:marLeft w:val="0"/>
          <w:marRight w:val="0"/>
          <w:marTop w:val="0"/>
          <w:marBottom w:val="0"/>
          <w:divBdr>
            <w:top w:val="none" w:sz="0" w:space="0" w:color="auto"/>
            <w:left w:val="none" w:sz="0" w:space="0" w:color="auto"/>
            <w:bottom w:val="none" w:sz="0" w:space="0" w:color="auto"/>
            <w:right w:val="none" w:sz="0" w:space="0" w:color="auto"/>
          </w:divBdr>
        </w:div>
      </w:divsChild>
    </w:div>
    <w:div w:id="372075702">
      <w:bodyDiv w:val="1"/>
      <w:marLeft w:val="0"/>
      <w:marRight w:val="0"/>
      <w:marTop w:val="0"/>
      <w:marBottom w:val="0"/>
      <w:divBdr>
        <w:top w:val="none" w:sz="0" w:space="0" w:color="auto"/>
        <w:left w:val="none" w:sz="0" w:space="0" w:color="auto"/>
        <w:bottom w:val="none" w:sz="0" w:space="0" w:color="auto"/>
        <w:right w:val="none" w:sz="0" w:space="0" w:color="auto"/>
      </w:divBdr>
    </w:div>
    <w:div w:id="372121156">
      <w:bodyDiv w:val="1"/>
      <w:marLeft w:val="0"/>
      <w:marRight w:val="0"/>
      <w:marTop w:val="0"/>
      <w:marBottom w:val="0"/>
      <w:divBdr>
        <w:top w:val="none" w:sz="0" w:space="0" w:color="auto"/>
        <w:left w:val="none" w:sz="0" w:space="0" w:color="auto"/>
        <w:bottom w:val="none" w:sz="0" w:space="0" w:color="auto"/>
        <w:right w:val="none" w:sz="0" w:space="0" w:color="auto"/>
      </w:divBdr>
    </w:div>
    <w:div w:id="372652497">
      <w:bodyDiv w:val="1"/>
      <w:marLeft w:val="0"/>
      <w:marRight w:val="0"/>
      <w:marTop w:val="0"/>
      <w:marBottom w:val="0"/>
      <w:divBdr>
        <w:top w:val="none" w:sz="0" w:space="0" w:color="auto"/>
        <w:left w:val="none" w:sz="0" w:space="0" w:color="auto"/>
        <w:bottom w:val="none" w:sz="0" w:space="0" w:color="auto"/>
        <w:right w:val="none" w:sz="0" w:space="0" w:color="auto"/>
      </w:divBdr>
    </w:div>
    <w:div w:id="372771671">
      <w:bodyDiv w:val="1"/>
      <w:marLeft w:val="0"/>
      <w:marRight w:val="0"/>
      <w:marTop w:val="0"/>
      <w:marBottom w:val="0"/>
      <w:divBdr>
        <w:top w:val="none" w:sz="0" w:space="0" w:color="auto"/>
        <w:left w:val="none" w:sz="0" w:space="0" w:color="auto"/>
        <w:bottom w:val="none" w:sz="0" w:space="0" w:color="auto"/>
        <w:right w:val="none" w:sz="0" w:space="0" w:color="auto"/>
      </w:divBdr>
    </w:div>
    <w:div w:id="375542939">
      <w:bodyDiv w:val="1"/>
      <w:marLeft w:val="0"/>
      <w:marRight w:val="0"/>
      <w:marTop w:val="0"/>
      <w:marBottom w:val="0"/>
      <w:divBdr>
        <w:top w:val="none" w:sz="0" w:space="0" w:color="auto"/>
        <w:left w:val="none" w:sz="0" w:space="0" w:color="auto"/>
        <w:bottom w:val="none" w:sz="0" w:space="0" w:color="auto"/>
        <w:right w:val="none" w:sz="0" w:space="0" w:color="auto"/>
      </w:divBdr>
    </w:div>
    <w:div w:id="375735126">
      <w:bodyDiv w:val="1"/>
      <w:marLeft w:val="0"/>
      <w:marRight w:val="0"/>
      <w:marTop w:val="0"/>
      <w:marBottom w:val="0"/>
      <w:divBdr>
        <w:top w:val="none" w:sz="0" w:space="0" w:color="auto"/>
        <w:left w:val="none" w:sz="0" w:space="0" w:color="auto"/>
        <w:bottom w:val="none" w:sz="0" w:space="0" w:color="auto"/>
        <w:right w:val="none" w:sz="0" w:space="0" w:color="auto"/>
      </w:divBdr>
    </w:div>
    <w:div w:id="376322016">
      <w:bodyDiv w:val="1"/>
      <w:marLeft w:val="0"/>
      <w:marRight w:val="0"/>
      <w:marTop w:val="0"/>
      <w:marBottom w:val="0"/>
      <w:divBdr>
        <w:top w:val="none" w:sz="0" w:space="0" w:color="auto"/>
        <w:left w:val="none" w:sz="0" w:space="0" w:color="auto"/>
        <w:bottom w:val="none" w:sz="0" w:space="0" w:color="auto"/>
        <w:right w:val="none" w:sz="0" w:space="0" w:color="auto"/>
      </w:divBdr>
    </w:div>
    <w:div w:id="377048320">
      <w:bodyDiv w:val="1"/>
      <w:marLeft w:val="0"/>
      <w:marRight w:val="0"/>
      <w:marTop w:val="0"/>
      <w:marBottom w:val="0"/>
      <w:divBdr>
        <w:top w:val="none" w:sz="0" w:space="0" w:color="auto"/>
        <w:left w:val="none" w:sz="0" w:space="0" w:color="auto"/>
        <w:bottom w:val="none" w:sz="0" w:space="0" w:color="auto"/>
        <w:right w:val="none" w:sz="0" w:space="0" w:color="auto"/>
      </w:divBdr>
    </w:div>
    <w:div w:id="377435720">
      <w:bodyDiv w:val="1"/>
      <w:marLeft w:val="0"/>
      <w:marRight w:val="0"/>
      <w:marTop w:val="0"/>
      <w:marBottom w:val="0"/>
      <w:divBdr>
        <w:top w:val="none" w:sz="0" w:space="0" w:color="auto"/>
        <w:left w:val="none" w:sz="0" w:space="0" w:color="auto"/>
        <w:bottom w:val="none" w:sz="0" w:space="0" w:color="auto"/>
        <w:right w:val="none" w:sz="0" w:space="0" w:color="auto"/>
      </w:divBdr>
    </w:div>
    <w:div w:id="377440876">
      <w:bodyDiv w:val="1"/>
      <w:marLeft w:val="0"/>
      <w:marRight w:val="0"/>
      <w:marTop w:val="0"/>
      <w:marBottom w:val="0"/>
      <w:divBdr>
        <w:top w:val="none" w:sz="0" w:space="0" w:color="auto"/>
        <w:left w:val="none" w:sz="0" w:space="0" w:color="auto"/>
        <w:bottom w:val="none" w:sz="0" w:space="0" w:color="auto"/>
        <w:right w:val="none" w:sz="0" w:space="0" w:color="auto"/>
      </w:divBdr>
    </w:div>
    <w:div w:id="377558138">
      <w:bodyDiv w:val="1"/>
      <w:marLeft w:val="0"/>
      <w:marRight w:val="0"/>
      <w:marTop w:val="0"/>
      <w:marBottom w:val="0"/>
      <w:divBdr>
        <w:top w:val="none" w:sz="0" w:space="0" w:color="auto"/>
        <w:left w:val="none" w:sz="0" w:space="0" w:color="auto"/>
        <w:bottom w:val="none" w:sz="0" w:space="0" w:color="auto"/>
        <w:right w:val="none" w:sz="0" w:space="0" w:color="auto"/>
      </w:divBdr>
    </w:div>
    <w:div w:id="377973638">
      <w:bodyDiv w:val="1"/>
      <w:marLeft w:val="0"/>
      <w:marRight w:val="0"/>
      <w:marTop w:val="0"/>
      <w:marBottom w:val="0"/>
      <w:divBdr>
        <w:top w:val="none" w:sz="0" w:space="0" w:color="auto"/>
        <w:left w:val="none" w:sz="0" w:space="0" w:color="auto"/>
        <w:bottom w:val="none" w:sz="0" w:space="0" w:color="auto"/>
        <w:right w:val="none" w:sz="0" w:space="0" w:color="auto"/>
      </w:divBdr>
      <w:divsChild>
        <w:div w:id="1392072436">
          <w:marLeft w:val="0"/>
          <w:marRight w:val="0"/>
          <w:marTop w:val="0"/>
          <w:marBottom w:val="0"/>
          <w:divBdr>
            <w:top w:val="none" w:sz="0" w:space="0" w:color="auto"/>
            <w:left w:val="none" w:sz="0" w:space="0" w:color="auto"/>
            <w:bottom w:val="none" w:sz="0" w:space="0" w:color="auto"/>
            <w:right w:val="none" w:sz="0" w:space="0" w:color="auto"/>
          </w:divBdr>
        </w:div>
        <w:div w:id="1773239220">
          <w:marLeft w:val="0"/>
          <w:marRight w:val="0"/>
          <w:marTop w:val="0"/>
          <w:marBottom w:val="0"/>
          <w:divBdr>
            <w:top w:val="none" w:sz="0" w:space="0" w:color="auto"/>
            <w:left w:val="none" w:sz="0" w:space="0" w:color="auto"/>
            <w:bottom w:val="none" w:sz="0" w:space="0" w:color="auto"/>
            <w:right w:val="none" w:sz="0" w:space="0" w:color="auto"/>
          </w:divBdr>
        </w:div>
        <w:div w:id="1509521490">
          <w:marLeft w:val="0"/>
          <w:marRight w:val="0"/>
          <w:marTop w:val="0"/>
          <w:marBottom w:val="0"/>
          <w:divBdr>
            <w:top w:val="none" w:sz="0" w:space="0" w:color="auto"/>
            <w:left w:val="none" w:sz="0" w:space="0" w:color="auto"/>
            <w:bottom w:val="none" w:sz="0" w:space="0" w:color="auto"/>
            <w:right w:val="none" w:sz="0" w:space="0" w:color="auto"/>
          </w:divBdr>
        </w:div>
        <w:div w:id="388724555">
          <w:marLeft w:val="0"/>
          <w:marRight w:val="0"/>
          <w:marTop w:val="0"/>
          <w:marBottom w:val="0"/>
          <w:divBdr>
            <w:top w:val="none" w:sz="0" w:space="0" w:color="auto"/>
            <w:left w:val="none" w:sz="0" w:space="0" w:color="auto"/>
            <w:bottom w:val="none" w:sz="0" w:space="0" w:color="auto"/>
            <w:right w:val="none" w:sz="0" w:space="0" w:color="auto"/>
          </w:divBdr>
        </w:div>
        <w:div w:id="534343198">
          <w:marLeft w:val="0"/>
          <w:marRight w:val="0"/>
          <w:marTop w:val="0"/>
          <w:marBottom w:val="0"/>
          <w:divBdr>
            <w:top w:val="none" w:sz="0" w:space="0" w:color="auto"/>
            <w:left w:val="none" w:sz="0" w:space="0" w:color="auto"/>
            <w:bottom w:val="none" w:sz="0" w:space="0" w:color="auto"/>
            <w:right w:val="none" w:sz="0" w:space="0" w:color="auto"/>
          </w:divBdr>
        </w:div>
        <w:div w:id="660157263">
          <w:marLeft w:val="0"/>
          <w:marRight w:val="0"/>
          <w:marTop w:val="0"/>
          <w:marBottom w:val="0"/>
          <w:divBdr>
            <w:top w:val="none" w:sz="0" w:space="0" w:color="auto"/>
            <w:left w:val="none" w:sz="0" w:space="0" w:color="auto"/>
            <w:bottom w:val="none" w:sz="0" w:space="0" w:color="auto"/>
            <w:right w:val="none" w:sz="0" w:space="0" w:color="auto"/>
          </w:divBdr>
        </w:div>
        <w:div w:id="1700855852">
          <w:marLeft w:val="0"/>
          <w:marRight w:val="0"/>
          <w:marTop w:val="0"/>
          <w:marBottom w:val="0"/>
          <w:divBdr>
            <w:top w:val="none" w:sz="0" w:space="0" w:color="auto"/>
            <w:left w:val="none" w:sz="0" w:space="0" w:color="auto"/>
            <w:bottom w:val="none" w:sz="0" w:space="0" w:color="auto"/>
            <w:right w:val="none" w:sz="0" w:space="0" w:color="auto"/>
          </w:divBdr>
        </w:div>
        <w:div w:id="225145630">
          <w:marLeft w:val="0"/>
          <w:marRight w:val="0"/>
          <w:marTop w:val="0"/>
          <w:marBottom w:val="0"/>
          <w:divBdr>
            <w:top w:val="none" w:sz="0" w:space="0" w:color="auto"/>
            <w:left w:val="none" w:sz="0" w:space="0" w:color="auto"/>
            <w:bottom w:val="none" w:sz="0" w:space="0" w:color="auto"/>
            <w:right w:val="none" w:sz="0" w:space="0" w:color="auto"/>
          </w:divBdr>
        </w:div>
        <w:div w:id="9450697">
          <w:marLeft w:val="0"/>
          <w:marRight w:val="0"/>
          <w:marTop w:val="0"/>
          <w:marBottom w:val="0"/>
          <w:divBdr>
            <w:top w:val="none" w:sz="0" w:space="0" w:color="auto"/>
            <w:left w:val="none" w:sz="0" w:space="0" w:color="auto"/>
            <w:bottom w:val="none" w:sz="0" w:space="0" w:color="auto"/>
            <w:right w:val="none" w:sz="0" w:space="0" w:color="auto"/>
          </w:divBdr>
        </w:div>
        <w:div w:id="372851161">
          <w:marLeft w:val="0"/>
          <w:marRight w:val="0"/>
          <w:marTop w:val="0"/>
          <w:marBottom w:val="0"/>
          <w:divBdr>
            <w:top w:val="none" w:sz="0" w:space="0" w:color="auto"/>
            <w:left w:val="none" w:sz="0" w:space="0" w:color="auto"/>
            <w:bottom w:val="none" w:sz="0" w:space="0" w:color="auto"/>
            <w:right w:val="none" w:sz="0" w:space="0" w:color="auto"/>
          </w:divBdr>
        </w:div>
        <w:div w:id="991564426">
          <w:marLeft w:val="0"/>
          <w:marRight w:val="0"/>
          <w:marTop w:val="0"/>
          <w:marBottom w:val="0"/>
          <w:divBdr>
            <w:top w:val="none" w:sz="0" w:space="0" w:color="auto"/>
            <w:left w:val="none" w:sz="0" w:space="0" w:color="auto"/>
            <w:bottom w:val="none" w:sz="0" w:space="0" w:color="auto"/>
            <w:right w:val="none" w:sz="0" w:space="0" w:color="auto"/>
          </w:divBdr>
        </w:div>
        <w:div w:id="1413235868">
          <w:marLeft w:val="0"/>
          <w:marRight w:val="0"/>
          <w:marTop w:val="0"/>
          <w:marBottom w:val="0"/>
          <w:divBdr>
            <w:top w:val="none" w:sz="0" w:space="0" w:color="auto"/>
            <w:left w:val="none" w:sz="0" w:space="0" w:color="auto"/>
            <w:bottom w:val="none" w:sz="0" w:space="0" w:color="auto"/>
            <w:right w:val="none" w:sz="0" w:space="0" w:color="auto"/>
          </w:divBdr>
        </w:div>
        <w:div w:id="820731969">
          <w:marLeft w:val="0"/>
          <w:marRight w:val="0"/>
          <w:marTop w:val="0"/>
          <w:marBottom w:val="0"/>
          <w:divBdr>
            <w:top w:val="none" w:sz="0" w:space="0" w:color="auto"/>
            <w:left w:val="none" w:sz="0" w:space="0" w:color="auto"/>
            <w:bottom w:val="none" w:sz="0" w:space="0" w:color="auto"/>
            <w:right w:val="none" w:sz="0" w:space="0" w:color="auto"/>
          </w:divBdr>
        </w:div>
        <w:div w:id="1186216267">
          <w:marLeft w:val="0"/>
          <w:marRight w:val="0"/>
          <w:marTop w:val="0"/>
          <w:marBottom w:val="0"/>
          <w:divBdr>
            <w:top w:val="none" w:sz="0" w:space="0" w:color="auto"/>
            <w:left w:val="none" w:sz="0" w:space="0" w:color="auto"/>
            <w:bottom w:val="none" w:sz="0" w:space="0" w:color="auto"/>
            <w:right w:val="none" w:sz="0" w:space="0" w:color="auto"/>
          </w:divBdr>
        </w:div>
        <w:div w:id="170224912">
          <w:marLeft w:val="0"/>
          <w:marRight w:val="0"/>
          <w:marTop w:val="0"/>
          <w:marBottom w:val="0"/>
          <w:divBdr>
            <w:top w:val="none" w:sz="0" w:space="0" w:color="auto"/>
            <w:left w:val="none" w:sz="0" w:space="0" w:color="auto"/>
            <w:bottom w:val="none" w:sz="0" w:space="0" w:color="auto"/>
            <w:right w:val="none" w:sz="0" w:space="0" w:color="auto"/>
          </w:divBdr>
        </w:div>
        <w:div w:id="817266401">
          <w:marLeft w:val="0"/>
          <w:marRight w:val="0"/>
          <w:marTop w:val="0"/>
          <w:marBottom w:val="0"/>
          <w:divBdr>
            <w:top w:val="none" w:sz="0" w:space="0" w:color="auto"/>
            <w:left w:val="none" w:sz="0" w:space="0" w:color="auto"/>
            <w:bottom w:val="none" w:sz="0" w:space="0" w:color="auto"/>
            <w:right w:val="none" w:sz="0" w:space="0" w:color="auto"/>
          </w:divBdr>
        </w:div>
        <w:div w:id="872766769">
          <w:marLeft w:val="0"/>
          <w:marRight w:val="0"/>
          <w:marTop w:val="0"/>
          <w:marBottom w:val="0"/>
          <w:divBdr>
            <w:top w:val="none" w:sz="0" w:space="0" w:color="auto"/>
            <w:left w:val="none" w:sz="0" w:space="0" w:color="auto"/>
            <w:bottom w:val="none" w:sz="0" w:space="0" w:color="auto"/>
            <w:right w:val="none" w:sz="0" w:space="0" w:color="auto"/>
          </w:divBdr>
        </w:div>
        <w:div w:id="978849301">
          <w:marLeft w:val="0"/>
          <w:marRight w:val="0"/>
          <w:marTop w:val="0"/>
          <w:marBottom w:val="0"/>
          <w:divBdr>
            <w:top w:val="none" w:sz="0" w:space="0" w:color="auto"/>
            <w:left w:val="none" w:sz="0" w:space="0" w:color="auto"/>
            <w:bottom w:val="none" w:sz="0" w:space="0" w:color="auto"/>
            <w:right w:val="none" w:sz="0" w:space="0" w:color="auto"/>
          </w:divBdr>
        </w:div>
        <w:div w:id="1302804524">
          <w:marLeft w:val="0"/>
          <w:marRight w:val="0"/>
          <w:marTop w:val="0"/>
          <w:marBottom w:val="0"/>
          <w:divBdr>
            <w:top w:val="none" w:sz="0" w:space="0" w:color="auto"/>
            <w:left w:val="none" w:sz="0" w:space="0" w:color="auto"/>
            <w:bottom w:val="none" w:sz="0" w:space="0" w:color="auto"/>
            <w:right w:val="none" w:sz="0" w:space="0" w:color="auto"/>
          </w:divBdr>
        </w:div>
        <w:div w:id="145171753">
          <w:marLeft w:val="0"/>
          <w:marRight w:val="0"/>
          <w:marTop w:val="0"/>
          <w:marBottom w:val="0"/>
          <w:divBdr>
            <w:top w:val="none" w:sz="0" w:space="0" w:color="auto"/>
            <w:left w:val="none" w:sz="0" w:space="0" w:color="auto"/>
            <w:bottom w:val="none" w:sz="0" w:space="0" w:color="auto"/>
            <w:right w:val="none" w:sz="0" w:space="0" w:color="auto"/>
          </w:divBdr>
        </w:div>
        <w:div w:id="731344275">
          <w:marLeft w:val="0"/>
          <w:marRight w:val="0"/>
          <w:marTop w:val="0"/>
          <w:marBottom w:val="0"/>
          <w:divBdr>
            <w:top w:val="none" w:sz="0" w:space="0" w:color="auto"/>
            <w:left w:val="none" w:sz="0" w:space="0" w:color="auto"/>
            <w:bottom w:val="none" w:sz="0" w:space="0" w:color="auto"/>
            <w:right w:val="none" w:sz="0" w:space="0" w:color="auto"/>
          </w:divBdr>
        </w:div>
        <w:div w:id="1311204762">
          <w:marLeft w:val="0"/>
          <w:marRight w:val="0"/>
          <w:marTop w:val="0"/>
          <w:marBottom w:val="0"/>
          <w:divBdr>
            <w:top w:val="none" w:sz="0" w:space="0" w:color="auto"/>
            <w:left w:val="none" w:sz="0" w:space="0" w:color="auto"/>
            <w:bottom w:val="none" w:sz="0" w:space="0" w:color="auto"/>
            <w:right w:val="none" w:sz="0" w:space="0" w:color="auto"/>
          </w:divBdr>
        </w:div>
        <w:div w:id="1688945109">
          <w:marLeft w:val="0"/>
          <w:marRight w:val="0"/>
          <w:marTop w:val="0"/>
          <w:marBottom w:val="0"/>
          <w:divBdr>
            <w:top w:val="none" w:sz="0" w:space="0" w:color="auto"/>
            <w:left w:val="none" w:sz="0" w:space="0" w:color="auto"/>
            <w:bottom w:val="none" w:sz="0" w:space="0" w:color="auto"/>
            <w:right w:val="none" w:sz="0" w:space="0" w:color="auto"/>
          </w:divBdr>
        </w:div>
        <w:div w:id="380904885">
          <w:marLeft w:val="0"/>
          <w:marRight w:val="0"/>
          <w:marTop w:val="0"/>
          <w:marBottom w:val="0"/>
          <w:divBdr>
            <w:top w:val="none" w:sz="0" w:space="0" w:color="auto"/>
            <w:left w:val="none" w:sz="0" w:space="0" w:color="auto"/>
            <w:bottom w:val="none" w:sz="0" w:space="0" w:color="auto"/>
            <w:right w:val="none" w:sz="0" w:space="0" w:color="auto"/>
          </w:divBdr>
        </w:div>
        <w:div w:id="357702046">
          <w:marLeft w:val="0"/>
          <w:marRight w:val="0"/>
          <w:marTop w:val="0"/>
          <w:marBottom w:val="0"/>
          <w:divBdr>
            <w:top w:val="none" w:sz="0" w:space="0" w:color="auto"/>
            <w:left w:val="none" w:sz="0" w:space="0" w:color="auto"/>
            <w:bottom w:val="none" w:sz="0" w:space="0" w:color="auto"/>
            <w:right w:val="none" w:sz="0" w:space="0" w:color="auto"/>
          </w:divBdr>
        </w:div>
        <w:div w:id="1360005361">
          <w:marLeft w:val="0"/>
          <w:marRight w:val="0"/>
          <w:marTop w:val="0"/>
          <w:marBottom w:val="0"/>
          <w:divBdr>
            <w:top w:val="none" w:sz="0" w:space="0" w:color="auto"/>
            <w:left w:val="none" w:sz="0" w:space="0" w:color="auto"/>
            <w:bottom w:val="none" w:sz="0" w:space="0" w:color="auto"/>
            <w:right w:val="none" w:sz="0" w:space="0" w:color="auto"/>
          </w:divBdr>
        </w:div>
        <w:div w:id="161288005">
          <w:marLeft w:val="0"/>
          <w:marRight w:val="0"/>
          <w:marTop w:val="0"/>
          <w:marBottom w:val="0"/>
          <w:divBdr>
            <w:top w:val="none" w:sz="0" w:space="0" w:color="auto"/>
            <w:left w:val="none" w:sz="0" w:space="0" w:color="auto"/>
            <w:bottom w:val="none" w:sz="0" w:space="0" w:color="auto"/>
            <w:right w:val="none" w:sz="0" w:space="0" w:color="auto"/>
          </w:divBdr>
        </w:div>
        <w:div w:id="1640067637">
          <w:marLeft w:val="0"/>
          <w:marRight w:val="0"/>
          <w:marTop w:val="0"/>
          <w:marBottom w:val="0"/>
          <w:divBdr>
            <w:top w:val="none" w:sz="0" w:space="0" w:color="auto"/>
            <w:left w:val="none" w:sz="0" w:space="0" w:color="auto"/>
            <w:bottom w:val="none" w:sz="0" w:space="0" w:color="auto"/>
            <w:right w:val="none" w:sz="0" w:space="0" w:color="auto"/>
          </w:divBdr>
        </w:div>
        <w:div w:id="1983659071">
          <w:marLeft w:val="0"/>
          <w:marRight w:val="0"/>
          <w:marTop w:val="0"/>
          <w:marBottom w:val="0"/>
          <w:divBdr>
            <w:top w:val="none" w:sz="0" w:space="0" w:color="auto"/>
            <w:left w:val="none" w:sz="0" w:space="0" w:color="auto"/>
            <w:bottom w:val="none" w:sz="0" w:space="0" w:color="auto"/>
            <w:right w:val="none" w:sz="0" w:space="0" w:color="auto"/>
          </w:divBdr>
        </w:div>
        <w:div w:id="1272010536">
          <w:marLeft w:val="0"/>
          <w:marRight w:val="0"/>
          <w:marTop w:val="0"/>
          <w:marBottom w:val="0"/>
          <w:divBdr>
            <w:top w:val="none" w:sz="0" w:space="0" w:color="auto"/>
            <w:left w:val="none" w:sz="0" w:space="0" w:color="auto"/>
            <w:bottom w:val="none" w:sz="0" w:space="0" w:color="auto"/>
            <w:right w:val="none" w:sz="0" w:space="0" w:color="auto"/>
          </w:divBdr>
        </w:div>
        <w:div w:id="839465262">
          <w:marLeft w:val="0"/>
          <w:marRight w:val="0"/>
          <w:marTop w:val="0"/>
          <w:marBottom w:val="0"/>
          <w:divBdr>
            <w:top w:val="none" w:sz="0" w:space="0" w:color="auto"/>
            <w:left w:val="none" w:sz="0" w:space="0" w:color="auto"/>
            <w:bottom w:val="none" w:sz="0" w:space="0" w:color="auto"/>
            <w:right w:val="none" w:sz="0" w:space="0" w:color="auto"/>
          </w:divBdr>
        </w:div>
        <w:div w:id="887373447">
          <w:marLeft w:val="0"/>
          <w:marRight w:val="0"/>
          <w:marTop w:val="0"/>
          <w:marBottom w:val="0"/>
          <w:divBdr>
            <w:top w:val="none" w:sz="0" w:space="0" w:color="auto"/>
            <w:left w:val="none" w:sz="0" w:space="0" w:color="auto"/>
            <w:bottom w:val="none" w:sz="0" w:space="0" w:color="auto"/>
            <w:right w:val="none" w:sz="0" w:space="0" w:color="auto"/>
          </w:divBdr>
        </w:div>
        <w:div w:id="1368720988">
          <w:marLeft w:val="0"/>
          <w:marRight w:val="0"/>
          <w:marTop w:val="0"/>
          <w:marBottom w:val="0"/>
          <w:divBdr>
            <w:top w:val="none" w:sz="0" w:space="0" w:color="auto"/>
            <w:left w:val="none" w:sz="0" w:space="0" w:color="auto"/>
            <w:bottom w:val="none" w:sz="0" w:space="0" w:color="auto"/>
            <w:right w:val="none" w:sz="0" w:space="0" w:color="auto"/>
          </w:divBdr>
        </w:div>
        <w:div w:id="1890143468">
          <w:marLeft w:val="0"/>
          <w:marRight w:val="0"/>
          <w:marTop w:val="0"/>
          <w:marBottom w:val="0"/>
          <w:divBdr>
            <w:top w:val="none" w:sz="0" w:space="0" w:color="auto"/>
            <w:left w:val="none" w:sz="0" w:space="0" w:color="auto"/>
            <w:bottom w:val="none" w:sz="0" w:space="0" w:color="auto"/>
            <w:right w:val="none" w:sz="0" w:space="0" w:color="auto"/>
          </w:divBdr>
        </w:div>
        <w:div w:id="501430596">
          <w:marLeft w:val="0"/>
          <w:marRight w:val="0"/>
          <w:marTop w:val="0"/>
          <w:marBottom w:val="0"/>
          <w:divBdr>
            <w:top w:val="none" w:sz="0" w:space="0" w:color="auto"/>
            <w:left w:val="none" w:sz="0" w:space="0" w:color="auto"/>
            <w:bottom w:val="none" w:sz="0" w:space="0" w:color="auto"/>
            <w:right w:val="none" w:sz="0" w:space="0" w:color="auto"/>
          </w:divBdr>
        </w:div>
        <w:div w:id="199365075">
          <w:marLeft w:val="0"/>
          <w:marRight w:val="0"/>
          <w:marTop w:val="0"/>
          <w:marBottom w:val="0"/>
          <w:divBdr>
            <w:top w:val="none" w:sz="0" w:space="0" w:color="auto"/>
            <w:left w:val="none" w:sz="0" w:space="0" w:color="auto"/>
            <w:bottom w:val="none" w:sz="0" w:space="0" w:color="auto"/>
            <w:right w:val="none" w:sz="0" w:space="0" w:color="auto"/>
          </w:divBdr>
        </w:div>
        <w:div w:id="1624725994">
          <w:marLeft w:val="0"/>
          <w:marRight w:val="0"/>
          <w:marTop w:val="0"/>
          <w:marBottom w:val="0"/>
          <w:divBdr>
            <w:top w:val="none" w:sz="0" w:space="0" w:color="auto"/>
            <w:left w:val="none" w:sz="0" w:space="0" w:color="auto"/>
            <w:bottom w:val="none" w:sz="0" w:space="0" w:color="auto"/>
            <w:right w:val="none" w:sz="0" w:space="0" w:color="auto"/>
          </w:divBdr>
        </w:div>
        <w:div w:id="74473913">
          <w:marLeft w:val="0"/>
          <w:marRight w:val="0"/>
          <w:marTop w:val="0"/>
          <w:marBottom w:val="0"/>
          <w:divBdr>
            <w:top w:val="none" w:sz="0" w:space="0" w:color="auto"/>
            <w:left w:val="none" w:sz="0" w:space="0" w:color="auto"/>
            <w:bottom w:val="none" w:sz="0" w:space="0" w:color="auto"/>
            <w:right w:val="none" w:sz="0" w:space="0" w:color="auto"/>
          </w:divBdr>
        </w:div>
        <w:div w:id="564729310">
          <w:marLeft w:val="0"/>
          <w:marRight w:val="0"/>
          <w:marTop w:val="0"/>
          <w:marBottom w:val="0"/>
          <w:divBdr>
            <w:top w:val="none" w:sz="0" w:space="0" w:color="auto"/>
            <w:left w:val="none" w:sz="0" w:space="0" w:color="auto"/>
            <w:bottom w:val="none" w:sz="0" w:space="0" w:color="auto"/>
            <w:right w:val="none" w:sz="0" w:space="0" w:color="auto"/>
          </w:divBdr>
        </w:div>
        <w:div w:id="1676494098">
          <w:marLeft w:val="0"/>
          <w:marRight w:val="0"/>
          <w:marTop w:val="0"/>
          <w:marBottom w:val="0"/>
          <w:divBdr>
            <w:top w:val="none" w:sz="0" w:space="0" w:color="auto"/>
            <w:left w:val="none" w:sz="0" w:space="0" w:color="auto"/>
            <w:bottom w:val="none" w:sz="0" w:space="0" w:color="auto"/>
            <w:right w:val="none" w:sz="0" w:space="0" w:color="auto"/>
          </w:divBdr>
        </w:div>
        <w:div w:id="1543981853">
          <w:marLeft w:val="0"/>
          <w:marRight w:val="0"/>
          <w:marTop w:val="0"/>
          <w:marBottom w:val="0"/>
          <w:divBdr>
            <w:top w:val="none" w:sz="0" w:space="0" w:color="auto"/>
            <w:left w:val="none" w:sz="0" w:space="0" w:color="auto"/>
            <w:bottom w:val="none" w:sz="0" w:space="0" w:color="auto"/>
            <w:right w:val="none" w:sz="0" w:space="0" w:color="auto"/>
          </w:divBdr>
        </w:div>
        <w:div w:id="763720062">
          <w:marLeft w:val="0"/>
          <w:marRight w:val="0"/>
          <w:marTop w:val="0"/>
          <w:marBottom w:val="0"/>
          <w:divBdr>
            <w:top w:val="none" w:sz="0" w:space="0" w:color="auto"/>
            <w:left w:val="none" w:sz="0" w:space="0" w:color="auto"/>
            <w:bottom w:val="none" w:sz="0" w:space="0" w:color="auto"/>
            <w:right w:val="none" w:sz="0" w:space="0" w:color="auto"/>
          </w:divBdr>
        </w:div>
        <w:div w:id="678509216">
          <w:marLeft w:val="0"/>
          <w:marRight w:val="0"/>
          <w:marTop w:val="0"/>
          <w:marBottom w:val="0"/>
          <w:divBdr>
            <w:top w:val="none" w:sz="0" w:space="0" w:color="auto"/>
            <w:left w:val="none" w:sz="0" w:space="0" w:color="auto"/>
            <w:bottom w:val="none" w:sz="0" w:space="0" w:color="auto"/>
            <w:right w:val="none" w:sz="0" w:space="0" w:color="auto"/>
          </w:divBdr>
        </w:div>
        <w:div w:id="939529428">
          <w:marLeft w:val="0"/>
          <w:marRight w:val="0"/>
          <w:marTop w:val="0"/>
          <w:marBottom w:val="0"/>
          <w:divBdr>
            <w:top w:val="none" w:sz="0" w:space="0" w:color="auto"/>
            <w:left w:val="none" w:sz="0" w:space="0" w:color="auto"/>
            <w:bottom w:val="none" w:sz="0" w:space="0" w:color="auto"/>
            <w:right w:val="none" w:sz="0" w:space="0" w:color="auto"/>
          </w:divBdr>
        </w:div>
        <w:div w:id="190918270">
          <w:marLeft w:val="0"/>
          <w:marRight w:val="0"/>
          <w:marTop w:val="0"/>
          <w:marBottom w:val="0"/>
          <w:divBdr>
            <w:top w:val="none" w:sz="0" w:space="0" w:color="auto"/>
            <w:left w:val="none" w:sz="0" w:space="0" w:color="auto"/>
            <w:bottom w:val="none" w:sz="0" w:space="0" w:color="auto"/>
            <w:right w:val="none" w:sz="0" w:space="0" w:color="auto"/>
          </w:divBdr>
        </w:div>
        <w:div w:id="1029141362">
          <w:marLeft w:val="0"/>
          <w:marRight w:val="0"/>
          <w:marTop w:val="0"/>
          <w:marBottom w:val="0"/>
          <w:divBdr>
            <w:top w:val="none" w:sz="0" w:space="0" w:color="auto"/>
            <w:left w:val="none" w:sz="0" w:space="0" w:color="auto"/>
            <w:bottom w:val="none" w:sz="0" w:space="0" w:color="auto"/>
            <w:right w:val="none" w:sz="0" w:space="0" w:color="auto"/>
          </w:divBdr>
        </w:div>
        <w:div w:id="2106075887">
          <w:marLeft w:val="0"/>
          <w:marRight w:val="0"/>
          <w:marTop w:val="0"/>
          <w:marBottom w:val="0"/>
          <w:divBdr>
            <w:top w:val="none" w:sz="0" w:space="0" w:color="auto"/>
            <w:left w:val="none" w:sz="0" w:space="0" w:color="auto"/>
            <w:bottom w:val="none" w:sz="0" w:space="0" w:color="auto"/>
            <w:right w:val="none" w:sz="0" w:space="0" w:color="auto"/>
          </w:divBdr>
        </w:div>
      </w:divsChild>
    </w:div>
    <w:div w:id="378163379">
      <w:bodyDiv w:val="1"/>
      <w:marLeft w:val="0"/>
      <w:marRight w:val="0"/>
      <w:marTop w:val="0"/>
      <w:marBottom w:val="0"/>
      <w:divBdr>
        <w:top w:val="none" w:sz="0" w:space="0" w:color="auto"/>
        <w:left w:val="none" w:sz="0" w:space="0" w:color="auto"/>
        <w:bottom w:val="none" w:sz="0" w:space="0" w:color="auto"/>
        <w:right w:val="none" w:sz="0" w:space="0" w:color="auto"/>
      </w:divBdr>
    </w:div>
    <w:div w:id="379133368">
      <w:bodyDiv w:val="1"/>
      <w:marLeft w:val="0"/>
      <w:marRight w:val="0"/>
      <w:marTop w:val="0"/>
      <w:marBottom w:val="0"/>
      <w:divBdr>
        <w:top w:val="none" w:sz="0" w:space="0" w:color="auto"/>
        <w:left w:val="none" w:sz="0" w:space="0" w:color="auto"/>
        <w:bottom w:val="none" w:sz="0" w:space="0" w:color="auto"/>
        <w:right w:val="none" w:sz="0" w:space="0" w:color="auto"/>
      </w:divBdr>
    </w:div>
    <w:div w:id="379136881">
      <w:bodyDiv w:val="1"/>
      <w:marLeft w:val="0"/>
      <w:marRight w:val="0"/>
      <w:marTop w:val="0"/>
      <w:marBottom w:val="0"/>
      <w:divBdr>
        <w:top w:val="none" w:sz="0" w:space="0" w:color="auto"/>
        <w:left w:val="none" w:sz="0" w:space="0" w:color="auto"/>
        <w:bottom w:val="none" w:sz="0" w:space="0" w:color="auto"/>
        <w:right w:val="none" w:sz="0" w:space="0" w:color="auto"/>
      </w:divBdr>
    </w:div>
    <w:div w:id="379211789">
      <w:bodyDiv w:val="1"/>
      <w:marLeft w:val="0"/>
      <w:marRight w:val="0"/>
      <w:marTop w:val="0"/>
      <w:marBottom w:val="0"/>
      <w:divBdr>
        <w:top w:val="none" w:sz="0" w:space="0" w:color="auto"/>
        <w:left w:val="none" w:sz="0" w:space="0" w:color="auto"/>
        <w:bottom w:val="none" w:sz="0" w:space="0" w:color="auto"/>
        <w:right w:val="none" w:sz="0" w:space="0" w:color="auto"/>
      </w:divBdr>
    </w:div>
    <w:div w:id="380710611">
      <w:bodyDiv w:val="1"/>
      <w:marLeft w:val="0"/>
      <w:marRight w:val="0"/>
      <w:marTop w:val="0"/>
      <w:marBottom w:val="0"/>
      <w:divBdr>
        <w:top w:val="none" w:sz="0" w:space="0" w:color="auto"/>
        <w:left w:val="none" w:sz="0" w:space="0" w:color="auto"/>
        <w:bottom w:val="none" w:sz="0" w:space="0" w:color="auto"/>
        <w:right w:val="none" w:sz="0" w:space="0" w:color="auto"/>
      </w:divBdr>
    </w:div>
    <w:div w:id="382170846">
      <w:bodyDiv w:val="1"/>
      <w:marLeft w:val="0"/>
      <w:marRight w:val="0"/>
      <w:marTop w:val="0"/>
      <w:marBottom w:val="0"/>
      <w:divBdr>
        <w:top w:val="none" w:sz="0" w:space="0" w:color="auto"/>
        <w:left w:val="none" w:sz="0" w:space="0" w:color="auto"/>
        <w:bottom w:val="none" w:sz="0" w:space="0" w:color="auto"/>
        <w:right w:val="none" w:sz="0" w:space="0" w:color="auto"/>
      </w:divBdr>
    </w:div>
    <w:div w:id="382608189">
      <w:bodyDiv w:val="1"/>
      <w:marLeft w:val="0"/>
      <w:marRight w:val="0"/>
      <w:marTop w:val="0"/>
      <w:marBottom w:val="0"/>
      <w:divBdr>
        <w:top w:val="none" w:sz="0" w:space="0" w:color="auto"/>
        <w:left w:val="none" w:sz="0" w:space="0" w:color="auto"/>
        <w:bottom w:val="none" w:sz="0" w:space="0" w:color="auto"/>
        <w:right w:val="none" w:sz="0" w:space="0" w:color="auto"/>
      </w:divBdr>
    </w:div>
    <w:div w:id="383451678">
      <w:bodyDiv w:val="1"/>
      <w:marLeft w:val="0"/>
      <w:marRight w:val="0"/>
      <w:marTop w:val="0"/>
      <w:marBottom w:val="0"/>
      <w:divBdr>
        <w:top w:val="none" w:sz="0" w:space="0" w:color="auto"/>
        <w:left w:val="none" w:sz="0" w:space="0" w:color="auto"/>
        <w:bottom w:val="none" w:sz="0" w:space="0" w:color="auto"/>
        <w:right w:val="none" w:sz="0" w:space="0" w:color="auto"/>
      </w:divBdr>
      <w:divsChild>
        <w:div w:id="901713707">
          <w:marLeft w:val="0"/>
          <w:marRight w:val="0"/>
          <w:marTop w:val="0"/>
          <w:marBottom w:val="0"/>
          <w:divBdr>
            <w:top w:val="none" w:sz="0" w:space="0" w:color="auto"/>
            <w:left w:val="none" w:sz="0" w:space="0" w:color="auto"/>
            <w:bottom w:val="none" w:sz="0" w:space="0" w:color="auto"/>
            <w:right w:val="none" w:sz="0" w:space="0" w:color="auto"/>
          </w:divBdr>
        </w:div>
        <w:div w:id="1936404342">
          <w:marLeft w:val="0"/>
          <w:marRight w:val="0"/>
          <w:marTop w:val="0"/>
          <w:marBottom w:val="0"/>
          <w:divBdr>
            <w:top w:val="none" w:sz="0" w:space="0" w:color="auto"/>
            <w:left w:val="none" w:sz="0" w:space="0" w:color="auto"/>
            <w:bottom w:val="none" w:sz="0" w:space="0" w:color="auto"/>
            <w:right w:val="none" w:sz="0" w:space="0" w:color="auto"/>
          </w:divBdr>
        </w:div>
        <w:div w:id="1382901404">
          <w:marLeft w:val="0"/>
          <w:marRight w:val="0"/>
          <w:marTop w:val="0"/>
          <w:marBottom w:val="0"/>
          <w:divBdr>
            <w:top w:val="none" w:sz="0" w:space="0" w:color="auto"/>
            <w:left w:val="none" w:sz="0" w:space="0" w:color="auto"/>
            <w:bottom w:val="none" w:sz="0" w:space="0" w:color="auto"/>
            <w:right w:val="none" w:sz="0" w:space="0" w:color="auto"/>
          </w:divBdr>
        </w:div>
        <w:div w:id="265046749">
          <w:marLeft w:val="0"/>
          <w:marRight w:val="0"/>
          <w:marTop w:val="0"/>
          <w:marBottom w:val="0"/>
          <w:divBdr>
            <w:top w:val="none" w:sz="0" w:space="0" w:color="auto"/>
            <w:left w:val="none" w:sz="0" w:space="0" w:color="auto"/>
            <w:bottom w:val="none" w:sz="0" w:space="0" w:color="auto"/>
            <w:right w:val="none" w:sz="0" w:space="0" w:color="auto"/>
          </w:divBdr>
        </w:div>
        <w:div w:id="470755340">
          <w:marLeft w:val="0"/>
          <w:marRight w:val="0"/>
          <w:marTop w:val="0"/>
          <w:marBottom w:val="0"/>
          <w:divBdr>
            <w:top w:val="none" w:sz="0" w:space="0" w:color="auto"/>
            <w:left w:val="none" w:sz="0" w:space="0" w:color="auto"/>
            <w:bottom w:val="none" w:sz="0" w:space="0" w:color="auto"/>
            <w:right w:val="none" w:sz="0" w:space="0" w:color="auto"/>
          </w:divBdr>
        </w:div>
        <w:div w:id="1736783694">
          <w:marLeft w:val="0"/>
          <w:marRight w:val="0"/>
          <w:marTop w:val="0"/>
          <w:marBottom w:val="0"/>
          <w:divBdr>
            <w:top w:val="none" w:sz="0" w:space="0" w:color="auto"/>
            <w:left w:val="none" w:sz="0" w:space="0" w:color="auto"/>
            <w:bottom w:val="none" w:sz="0" w:space="0" w:color="auto"/>
            <w:right w:val="none" w:sz="0" w:space="0" w:color="auto"/>
          </w:divBdr>
        </w:div>
        <w:div w:id="1091967471">
          <w:marLeft w:val="0"/>
          <w:marRight w:val="0"/>
          <w:marTop w:val="0"/>
          <w:marBottom w:val="0"/>
          <w:divBdr>
            <w:top w:val="none" w:sz="0" w:space="0" w:color="auto"/>
            <w:left w:val="none" w:sz="0" w:space="0" w:color="auto"/>
            <w:bottom w:val="none" w:sz="0" w:space="0" w:color="auto"/>
            <w:right w:val="none" w:sz="0" w:space="0" w:color="auto"/>
          </w:divBdr>
        </w:div>
        <w:div w:id="1713964551">
          <w:marLeft w:val="0"/>
          <w:marRight w:val="0"/>
          <w:marTop w:val="0"/>
          <w:marBottom w:val="0"/>
          <w:divBdr>
            <w:top w:val="none" w:sz="0" w:space="0" w:color="auto"/>
            <w:left w:val="none" w:sz="0" w:space="0" w:color="auto"/>
            <w:bottom w:val="none" w:sz="0" w:space="0" w:color="auto"/>
            <w:right w:val="none" w:sz="0" w:space="0" w:color="auto"/>
          </w:divBdr>
        </w:div>
        <w:div w:id="1063798895">
          <w:marLeft w:val="0"/>
          <w:marRight w:val="0"/>
          <w:marTop w:val="0"/>
          <w:marBottom w:val="0"/>
          <w:divBdr>
            <w:top w:val="none" w:sz="0" w:space="0" w:color="auto"/>
            <w:left w:val="none" w:sz="0" w:space="0" w:color="auto"/>
            <w:bottom w:val="none" w:sz="0" w:space="0" w:color="auto"/>
            <w:right w:val="none" w:sz="0" w:space="0" w:color="auto"/>
          </w:divBdr>
        </w:div>
        <w:div w:id="1636178216">
          <w:marLeft w:val="0"/>
          <w:marRight w:val="0"/>
          <w:marTop w:val="0"/>
          <w:marBottom w:val="0"/>
          <w:divBdr>
            <w:top w:val="none" w:sz="0" w:space="0" w:color="auto"/>
            <w:left w:val="none" w:sz="0" w:space="0" w:color="auto"/>
            <w:bottom w:val="none" w:sz="0" w:space="0" w:color="auto"/>
            <w:right w:val="none" w:sz="0" w:space="0" w:color="auto"/>
          </w:divBdr>
        </w:div>
        <w:div w:id="907303696">
          <w:marLeft w:val="0"/>
          <w:marRight w:val="0"/>
          <w:marTop w:val="0"/>
          <w:marBottom w:val="0"/>
          <w:divBdr>
            <w:top w:val="none" w:sz="0" w:space="0" w:color="auto"/>
            <w:left w:val="none" w:sz="0" w:space="0" w:color="auto"/>
            <w:bottom w:val="none" w:sz="0" w:space="0" w:color="auto"/>
            <w:right w:val="none" w:sz="0" w:space="0" w:color="auto"/>
          </w:divBdr>
        </w:div>
        <w:div w:id="500774777">
          <w:marLeft w:val="0"/>
          <w:marRight w:val="0"/>
          <w:marTop w:val="0"/>
          <w:marBottom w:val="0"/>
          <w:divBdr>
            <w:top w:val="none" w:sz="0" w:space="0" w:color="auto"/>
            <w:left w:val="none" w:sz="0" w:space="0" w:color="auto"/>
            <w:bottom w:val="none" w:sz="0" w:space="0" w:color="auto"/>
            <w:right w:val="none" w:sz="0" w:space="0" w:color="auto"/>
          </w:divBdr>
        </w:div>
        <w:div w:id="1031801707">
          <w:marLeft w:val="0"/>
          <w:marRight w:val="0"/>
          <w:marTop w:val="0"/>
          <w:marBottom w:val="0"/>
          <w:divBdr>
            <w:top w:val="none" w:sz="0" w:space="0" w:color="auto"/>
            <w:left w:val="none" w:sz="0" w:space="0" w:color="auto"/>
            <w:bottom w:val="none" w:sz="0" w:space="0" w:color="auto"/>
            <w:right w:val="none" w:sz="0" w:space="0" w:color="auto"/>
          </w:divBdr>
        </w:div>
        <w:div w:id="421536191">
          <w:marLeft w:val="0"/>
          <w:marRight w:val="0"/>
          <w:marTop w:val="0"/>
          <w:marBottom w:val="0"/>
          <w:divBdr>
            <w:top w:val="none" w:sz="0" w:space="0" w:color="auto"/>
            <w:left w:val="none" w:sz="0" w:space="0" w:color="auto"/>
            <w:bottom w:val="none" w:sz="0" w:space="0" w:color="auto"/>
            <w:right w:val="none" w:sz="0" w:space="0" w:color="auto"/>
          </w:divBdr>
        </w:div>
        <w:div w:id="573778088">
          <w:marLeft w:val="0"/>
          <w:marRight w:val="0"/>
          <w:marTop w:val="0"/>
          <w:marBottom w:val="0"/>
          <w:divBdr>
            <w:top w:val="none" w:sz="0" w:space="0" w:color="auto"/>
            <w:left w:val="none" w:sz="0" w:space="0" w:color="auto"/>
            <w:bottom w:val="none" w:sz="0" w:space="0" w:color="auto"/>
            <w:right w:val="none" w:sz="0" w:space="0" w:color="auto"/>
          </w:divBdr>
        </w:div>
        <w:div w:id="1131824611">
          <w:marLeft w:val="0"/>
          <w:marRight w:val="0"/>
          <w:marTop w:val="0"/>
          <w:marBottom w:val="0"/>
          <w:divBdr>
            <w:top w:val="none" w:sz="0" w:space="0" w:color="auto"/>
            <w:left w:val="none" w:sz="0" w:space="0" w:color="auto"/>
            <w:bottom w:val="none" w:sz="0" w:space="0" w:color="auto"/>
            <w:right w:val="none" w:sz="0" w:space="0" w:color="auto"/>
          </w:divBdr>
        </w:div>
        <w:div w:id="743453951">
          <w:marLeft w:val="0"/>
          <w:marRight w:val="0"/>
          <w:marTop w:val="0"/>
          <w:marBottom w:val="0"/>
          <w:divBdr>
            <w:top w:val="none" w:sz="0" w:space="0" w:color="auto"/>
            <w:left w:val="none" w:sz="0" w:space="0" w:color="auto"/>
            <w:bottom w:val="none" w:sz="0" w:space="0" w:color="auto"/>
            <w:right w:val="none" w:sz="0" w:space="0" w:color="auto"/>
          </w:divBdr>
        </w:div>
        <w:div w:id="1096561339">
          <w:marLeft w:val="0"/>
          <w:marRight w:val="0"/>
          <w:marTop w:val="0"/>
          <w:marBottom w:val="0"/>
          <w:divBdr>
            <w:top w:val="none" w:sz="0" w:space="0" w:color="auto"/>
            <w:left w:val="none" w:sz="0" w:space="0" w:color="auto"/>
            <w:bottom w:val="none" w:sz="0" w:space="0" w:color="auto"/>
            <w:right w:val="none" w:sz="0" w:space="0" w:color="auto"/>
          </w:divBdr>
        </w:div>
        <w:div w:id="1176075799">
          <w:marLeft w:val="0"/>
          <w:marRight w:val="0"/>
          <w:marTop w:val="0"/>
          <w:marBottom w:val="0"/>
          <w:divBdr>
            <w:top w:val="none" w:sz="0" w:space="0" w:color="auto"/>
            <w:left w:val="none" w:sz="0" w:space="0" w:color="auto"/>
            <w:bottom w:val="none" w:sz="0" w:space="0" w:color="auto"/>
            <w:right w:val="none" w:sz="0" w:space="0" w:color="auto"/>
          </w:divBdr>
        </w:div>
        <w:div w:id="1981954008">
          <w:marLeft w:val="0"/>
          <w:marRight w:val="0"/>
          <w:marTop w:val="0"/>
          <w:marBottom w:val="0"/>
          <w:divBdr>
            <w:top w:val="none" w:sz="0" w:space="0" w:color="auto"/>
            <w:left w:val="none" w:sz="0" w:space="0" w:color="auto"/>
            <w:bottom w:val="none" w:sz="0" w:space="0" w:color="auto"/>
            <w:right w:val="none" w:sz="0" w:space="0" w:color="auto"/>
          </w:divBdr>
        </w:div>
        <w:div w:id="1977492756">
          <w:marLeft w:val="0"/>
          <w:marRight w:val="0"/>
          <w:marTop w:val="0"/>
          <w:marBottom w:val="0"/>
          <w:divBdr>
            <w:top w:val="none" w:sz="0" w:space="0" w:color="auto"/>
            <w:left w:val="none" w:sz="0" w:space="0" w:color="auto"/>
            <w:bottom w:val="none" w:sz="0" w:space="0" w:color="auto"/>
            <w:right w:val="none" w:sz="0" w:space="0" w:color="auto"/>
          </w:divBdr>
        </w:div>
        <w:div w:id="1898467692">
          <w:marLeft w:val="0"/>
          <w:marRight w:val="0"/>
          <w:marTop w:val="0"/>
          <w:marBottom w:val="0"/>
          <w:divBdr>
            <w:top w:val="none" w:sz="0" w:space="0" w:color="auto"/>
            <w:left w:val="none" w:sz="0" w:space="0" w:color="auto"/>
            <w:bottom w:val="none" w:sz="0" w:space="0" w:color="auto"/>
            <w:right w:val="none" w:sz="0" w:space="0" w:color="auto"/>
          </w:divBdr>
        </w:div>
        <w:div w:id="719090668">
          <w:marLeft w:val="0"/>
          <w:marRight w:val="0"/>
          <w:marTop w:val="0"/>
          <w:marBottom w:val="0"/>
          <w:divBdr>
            <w:top w:val="none" w:sz="0" w:space="0" w:color="auto"/>
            <w:left w:val="none" w:sz="0" w:space="0" w:color="auto"/>
            <w:bottom w:val="none" w:sz="0" w:space="0" w:color="auto"/>
            <w:right w:val="none" w:sz="0" w:space="0" w:color="auto"/>
          </w:divBdr>
        </w:div>
        <w:div w:id="1141852019">
          <w:marLeft w:val="0"/>
          <w:marRight w:val="0"/>
          <w:marTop w:val="0"/>
          <w:marBottom w:val="0"/>
          <w:divBdr>
            <w:top w:val="none" w:sz="0" w:space="0" w:color="auto"/>
            <w:left w:val="none" w:sz="0" w:space="0" w:color="auto"/>
            <w:bottom w:val="none" w:sz="0" w:space="0" w:color="auto"/>
            <w:right w:val="none" w:sz="0" w:space="0" w:color="auto"/>
          </w:divBdr>
        </w:div>
        <w:div w:id="607470980">
          <w:marLeft w:val="0"/>
          <w:marRight w:val="0"/>
          <w:marTop w:val="0"/>
          <w:marBottom w:val="0"/>
          <w:divBdr>
            <w:top w:val="none" w:sz="0" w:space="0" w:color="auto"/>
            <w:left w:val="none" w:sz="0" w:space="0" w:color="auto"/>
            <w:bottom w:val="none" w:sz="0" w:space="0" w:color="auto"/>
            <w:right w:val="none" w:sz="0" w:space="0" w:color="auto"/>
          </w:divBdr>
        </w:div>
        <w:div w:id="2063668605">
          <w:marLeft w:val="0"/>
          <w:marRight w:val="0"/>
          <w:marTop w:val="0"/>
          <w:marBottom w:val="0"/>
          <w:divBdr>
            <w:top w:val="none" w:sz="0" w:space="0" w:color="auto"/>
            <w:left w:val="none" w:sz="0" w:space="0" w:color="auto"/>
            <w:bottom w:val="none" w:sz="0" w:space="0" w:color="auto"/>
            <w:right w:val="none" w:sz="0" w:space="0" w:color="auto"/>
          </w:divBdr>
        </w:div>
        <w:div w:id="2059697624">
          <w:marLeft w:val="0"/>
          <w:marRight w:val="0"/>
          <w:marTop w:val="0"/>
          <w:marBottom w:val="0"/>
          <w:divBdr>
            <w:top w:val="none" w:sz="0" w:space="0" w:color="auto"/>
            <w:left w:val="none" w:sz="0" w:space="0" w:color="auto"/>
            <w:bottom w:val="none" w:sz="0" w:space="0" w:color="auto"/>
            <w:right w:val="none" w:sz="0" w:space="0" w:color="auto"/>
          </w:divBdr>
        </w:div>
        <w:div w:id="110132783">
          <w:marLeft w:val="0"/>
          <w:marRight w:val="0"/>
          <w:marTop w:val="0"/>
          <w:marBottom w:val="0"/>
          <w:divBdr>
            <w:top w:val="none" w:sz="0" w:space="0" w:color="auto"/>
            <w:left w:val="none" w:sz="0" w:space="0" w:color="auto"/>
            <w:bottom w:val="none" w:sz="0" w:space="0" w:color="auto"/>
            <w:right w:val="none" w:sz="0" w:space="0" w:color="auto"/>
          </w:divBdr>
        </w:div>
        <w:div w:id="231426751">
          <w:marLeft w:val="0"/>
          <w:marRight w:val="0"/>
          <w:marTop w:val="0"/>
          <w:marBottom w:val="0"/>
          <w:divBdr>
            <w:top w:val="none" w:sz="0" w:space="0" w:color="auto"/>
            <w:left w:val="none" w:sz="0" w:space="0" w:color="auto"/>
            <w:bottom w:val="none" w:sz="0" w:space="0" w:color="auto"/>
            <w:right w:val="none" w:sz="0" w:space="0" w:color="auto"/>
          </w:divBdr>
        </w:div>
        <w:div w:id="729496271">
          <w:marLeft w:val="0"/>
          <w:marRight w:val="0"/>
          <w:marTop w:val="0"/>
          <w:marBottom w:val="0"/>
          <w:divBdr>
            <w:top w:val="none" w:sz="0" w:space="0" w:color="auto"/>
            <w:left w:val="none" w:sz="0" w:space="0" w:color="auto"/>
            <w:bottom w:val="none" w:sz="0" w:space="0" w:color="auto"/>
            <w:right w:val="none" w:sz="0" w:space="0" w:color="auto"/>
          </w:divBdr>
        </w:div>
        <w:div w:id="918170388">
          <w:marLeft w:val="0"/>
          <w:marRight w:val="0"/>
          <w:marTop w:val="0"/>
          <w:marBottom w:val="0"/>
          <w:divBdr>
            <w:top w:val="none" w:sz="0" w:space="0" w:color="auto"/>
            <w:left w:val="none" w:sz="0" w:space="0" w:color="auto"/>
            <w:bottom w:val="none" w:sz="0" w:space="0" w:color="auto"/>
            <w:right w:val="none" w:sz="0" w:space="0" w:color="auto"/>
          </w:divBdr>
        </w:div>
        <w:div w:id="747192271">
          <w:marLeft w:val="0"/>
          <w:marRight w:val="0"/>
          <w:marTop w:val="0"/>
          <w:marBottom w:val="0"/>
          <w:divBdr>
            <w:top w:val="none" w:sz="0" w:space="0" w:color="auto"/>
            <w:left w:val="none" w:sz="0" w:space="0" w:color="auto"/>
            <w:bottom w:val="none" w:sz="0" w:space="0" w:color="auto"/>
            <w:right w:val="none" w:sz="0" w:space="0" w:color="auto"/>
          </w:divBdr>
        </w:div>
        <w:div w:id="189883050">
          <w:marLeft w:val="0"/>
          <w:marRight w:val="0"/>
          <w:marTop w:val="0"/>
          <w:marBottom w:val="0"/>
          <w:divBdr>
            <w:top w:val="none" w:sz="0" w:space="0" w:color="auto"/>
            <w:left w:val="none" w:sz="0" w:space="0" w:color="auto"/>
            <w:bottom w:val="none" w:sz="0" w:space="0" w:color="auto"/>
            <w:right w:val="none" w:sz="0" w:space="0" w:color="auto"/>
          </w:divBdr>
        </w:div>
        <w:div w:id="871773526">
          <w:marLeft w:val="0"/>
          <w:marRight w:val="0"/>
          <w:marTop w:val="0"/>
          <w:marBottom w:val="0"/>
          <w:divBdr>
            <w:top w:val="none" w:sz="0" w:space="0" w:color="auto"/>
            <w:left w:val="none" w:sz="0" w:space="0" w:color="auto"/>
            <w:bottom w:val="none" w:sz="0" w:space="0" w:color="auto"/>
            <w:right w:val="none" w:sz="0" w:space="0" w:color="auto"/>
          </w:divBdr>
        </w:div>
        <w:div w:id="884440025">
          <w:marLeft w:val="0"/>
          <w:marRight w:val="0"/>
          <w:marTop w:val="0"/>
          <w:marBottom w:val="0"/>
          <w:divBdr>
            <w:top w:val="none" w:sz="0" w:space="0" w:color="auto"/>
            <w:left w:val="none" w:sz="0" w:space="0" w:color="auto"/>
            <w:bottom w:val="none" w:sz="0" w:space="0" w:color="auto"/>
            <w:right w:val="none" w:sz="0" w:space="0" w:color="auto"/>
          </w:divBdr>
        </w:div>
        <w:div w:id="1805394233">
          <w:marLeft w:val="0"/>
          <w:marRight w:val="0"/>
          <w:marTop w:val="0"/>
          <w:marBottom w:val="0"/>
          <w:divBdr>
            <w:top w:val="none" w:sz="0" w:space="0" w:color="auto"/>
            <w:left w:val="none" w:sz="0" w:space="0" w:color="auto"/>
            <w:bottom w:val="none" w:sz="0" w:space="0" w:color="auto"/>
            <w:right w:val="none" w:sz="0" w:space="0" w:color="auto"/>
          </w:divBdr>
        </w:div>
        <w:div w:id="645553849">
          <w:marLeft w:val="0"/>
          <w:marRight w:val="0"/>
          <w:marTop w:val="0"/>
          <w:marBottom w:val="0"/>
          <w:divBdr>
            <w:top w:val="none" w:sz="0" w:space="0" w:color="auto"/>
            <w:left w:val="none" w:sz="0" w:space="0" w:color="auto"/>
            <w:bottom w:val="none" w:sz="0" w:space="0" w:color="auto"/>
            <w:right w:val="none" w:sz="0" w:space="0" w:color="auto"/>
          </w:divBdr>
        </w:div>
        <w:div w:id="177086324">
          <w:marLeft w:val="0"/>
          <w:marRight w:val="0"/>
          <w:marTop w:val="0"/>
          <w:marBottom w:val="0"/>
          <w:divBdr>
            <w:top w:val="none" w:sz="0" w:space="0" w:color="auto"/>
            <w:left w:val="none" w:sz="0" w:space="0" w:color="auto"/>
            <w:bottom w:val="none" w:sz="0" w:space="0" w:color="auto"/>
            <w:right w:val="none" w:sz="0" w:space="0" w:color="auto"/>
          </w:divBdr>
        </w:div>
        <w:div w:id="628979377">
          <w:marLeft w:val="0"/>
          <w:marRight w:val="0"/>
          <w:marTop w:val="0"/>
          <w:marBottom w:val="0"/>
          <w:divBdr>
            <w:top w:val="none" w:sz="0" w:space="0" w:color="auto"/>
            <w:left w:val="none" w:sz="0" w:space="0" w:color="auto"/>
            <w:bottom w:val="none" w:sz="0" w:space="0" w:color="auto"/>
            <w:right w:val="none" w:sz="0" w:space="0" w:color="auto"/>
          </w:divBdr>
        </w:div>
        <w:div w:id="563032992">
          <w:marLeft w:val="0"/>
          <w:marRight w:val="0"/>
          <w:marTop w:val="0"/>
          <w:marBottom w:val="0"/>
          <w:divBdr>
            <w:top w:val="none" w:sz="0" w:space="0" w:color="auto"/>
            <w:left w:val="none" w:sz="0" w:space="0" w:color="auto"/>
            <w:bottom w:val="none" w:sz="0" w:space="0" w:color="auto"/>
            <w:right w:val="none" w:sz="0" w:space="0" w:color="auto"/>
          </w:divBdr>
        </w:div>
        <w:div w:id="646059289">
          <w:marLeft w:val="0"/>
          <w:marRight w:val="0"/>
          <w:marTop w:val="0"/>
          <w:marBottom w:val="0"/>
          <w:divBdr>
            <w:top w:val="none" w:sz="0" w:space="0" w:color="auto"/>
            <w:left w:val="none" w:sz="0" w:space="0" w:color="auto"/>
            <w:bottom w:val="none" w:sz="0" w:space="0" w:color="auto"/>
            <w:right w:val="none" w:sz="0" w:space="0" w:color="auto"/>
          </w:divBdr>
        </w:div>
        <w:div w:id="1765762999">
          <w:marLeft w:val="0"/>
          <w:marRight w:val="0"/>
          <w:marTop w:val="0"/>
          <w:marBottom w:val="0"/>
          <w:divBdr>
            <w:top w:val="none" w:sz="0" w:space="0" w:color="auto"/>
            <w:left w:val="none" w:sz="0" w:space="0" w:color="auto"/>
            <w:bottom w:val="none" w:sz="0" w:space="0" w:color="auto"/>
            <w:right w:val="none" w:sz="0" w:space="0" w:color="auto"/>
          </w:divBdr>
        </w:div>
        <w:div w:id="163975955">
          <w:marLeft w:val="0"/>
          <w:marRight w:val="0"/>
          <w:marTop w:val="0"/>
          <w:marBottom w:val="0"/>
          <w:divBdr>
            <w:top w:val="none" w:sz="0" w:space="0" w:color="auto"/>
            <w:left w:val="none" w:sz="0" w:space="0" w:color="auto"/>
            <w:bottom w:val="none" w:sz="0" w:space="0" w:color="auto"/>
            <w:right w:val="none" w:sz="0" w:space="0" w:color="auto"/>
          </w:divBdr>
        </w:div>
        <w:div w:id="1201939158">
          <w:marLeft w:val="0"/>
          <w:marRight w:val="0"/>
          <w:marTop w:val="0"/>
          <w:marBottom w:val="0"/>
          <w:divBdr>
            <w:top w:val="none" w:sz="0" w:space="0" w:color="auto"/>
            <w:left w:val="none" w:sz="0" w:space="0" w:color="auto"/>
            <w:bottom w:val="none" w:sz="0" w:space="0" w:color="auto"/>
            <w:right w:val="none" w:sz="0" w:space="0" w:color="auto"/>
          </w:divBdr>
        </w:div>
        <w:div w:id="2071417596">
          <w:marLeft w:val="0"/>
          <w:marRight w:val="0"/>
          <w:marTop w:val="0"/>
          <w:marBottom w:val="0"/>
          <w:divBdr>
            <w:top w:val="none" w:sz="0" w:space="0" w:color="auto"/>
            <w:left w:val="none" w:sz="0" w:space="0" w:color="auto"/>
            <w:bottom w:val="none" w:sz="0" w:space="0" w:color="auto"/>
            <w:right w:val="none" w:sz="0" w:space="0" w:color="auto"/>
          </w:divBdr>
        </w:div>
        <w:div w:id="712075547">
          <w:marLeft w:val="0"/>
          <w:marRight w:val="0"/>
          <w:marTop w:val="0"/>
          <w:marBottom w:val="0"/>
          <w:divBdr>
            <w:top w:val="none" w:sz="0" w:space="0" w:color="auto"/>
            <w:left w:val="none" w:sz="0" w:space="0" w:color="auto"/>
            <w:bottom w:val="none" w:sz="0" w:space="0" w:color="auto"/>
            <w:right w:val="none" w:sz="0" w:space="0" w:color="auto"/>
          </w:divBdr>
        </w:div>
        <w:div w:id="1683319329">
          <w:marLeft w:val="0"/>
          <w:marRight w:val="0"/>
          <w:marTop w:val="0"/>
          <w:marBottom w:val="0"/>
          <w:divBdr>
            <w:top w:val="none" w:sz="0" w:space="0" w:color="auto"/>
            <w:left w:val="none" w:sz="0" w:space="0" w:color="auto"/>
            <w:bottom w:val="none" w:sz="0" w:space="0" w:color="auto"/>
            <w:right w:val="none" w:sz="0" w:space="0" w:color="auto"/>
          </w:divBdr>
        </w:div>
      </w:divsChild>
    </w:div>
    <w:div w:id="383606922">
      <w:bodyDiv w:val="1"/>
      <w:marLeft w:val="0"/>
      <w:marRight w:val="0"/>
      <w:marTop w:val="0"/>
      <w:marBottom w:val="0"/>
      <w:divBdr>
        <w:top w:val="none" w:sz="0" w:space="0" w:color="auto"/>
        <w:left w:val="none" w:sz="0" w:space="0" w:color="auto"/>
        <w:bottom w:val="none" w:sz="0" w:space="0" w:color="auto"/>
        <w:right w:val="none" w:sz="0" w:space="0" w:color="auto"/>
      </w:divBdr>
    </w:div>
    <w:div w:id="384717509">
      <w:bodyDiv w:val="1"/>
      <w:marLeft w:val="0"/>
      <w:marRight w:val="0"/>
      <w:marTop w:val="0"/>
      <w:marBottom w:val="0"/>
      <w:divBdr>
        <w:top w:val="none" w:sz="0" w:space="0" w:color="auto"/>
        <w:left w:val="none" w:sz="0" w:space="0" w:color="auto"/>
        <w:bottom w:val="none" w:sz="0" w:space="0" w:color="auto"/>
        <w:right w:val="none" w:sz="0" w:space="0" w:color="auto"/>
      </w:divBdr>
    </w:div>
    <w:div w:id="385298098">
      <w:bodyDiv w:val="1"/>
      <w:marLeft w:val="0"/>
      <w:marRight w:val="0"/>
      <w:marTop w:val="0"/>
      <w:marBottom w:val="0"/>
      <w:divBdr>
        <w:top w:val="none" w:sz="0" w:space="0" w:color="auto"/>
        <w:left w:val="none" w:sz="0" w:space="0" w:color="auto"/>
        <w:bottom w:val="none" w:sz="0" w:space="0" w:color="auto"/>
        <w:right w:val="none" w:sz="0" w:space="0" w:color="auto"/>
      </w:divBdr>
    </w:div>
    <w:div w:id="385377521">
      <w:bodyDiv w:val="1"/>
      <w:marLeft w:val="0"/>
      <w:marRight w:val="0"/>
      <w:marTop w:val="0"/>
      <w:marBottom w:val="0"/>
      <w:divBdr>
        <w:top w:val="none" w:sz="0" w:space="0" w:color="auto"/>
        <w:left w:val="none" w:sz="0" w:space="0" w:color="auto"/>
        <w:bottom w:val="none" w:sz="0" w:space="0" w:color="auto"/>
        <w:right w:val="none" w:sz="0" w:space="0" w:color="auto"/>
      </w:divBdr>
    </w:div>
    <w:div w:id="385564238">
      <w:bodyDiv w:val="1"/>
      <w:marLeft w:val="0"/>
      <w:marRight w:val="0"/>
      <w:marTop w:val="0"/>
      <w:marBottom w:val="0"/>
      <w:divBdr>
        <w:top w:val="none" w:sz="0" w:space="0" w:color="auto"/>
        <w:left w:val="none" w:sz="0" w:space="0" w:color="auto"/>
        <w:bottom w:val="none" w:sz="0" w:space="0" w:color="auto"/>
        <w:right w:val="none" w:sz="0" w:space="0" w:color="auto"/>
      </w:divBdr>
    </w:div>
    <w:div w:id="385760128">
      <w:bodyDiv w:val="1"/>
      <w:marLeft w:val="0"/>
      <w:marRight w:val="0"/>
      <w:marTop w:val="0"/>
      <w:marBottom w:val="0"/>
      <w:divBdr>
        <w:top w:val="none" w:sz="0" w:space="0" w:color="auto"/>
        <w:left w:val="none" w:sz="0" w:space="0" w:color="auto"/>
        <w:bottom w:val="none" w:sz="0" w:space="0" w:color="auto"/>
        <w:right w:val="none" w:sz="0" w:space="0" w:color="auto"/>
      </w:divBdr>
    </w:div>
    <w:div w:id="385761027">
      <w:bodyDiv w:val="1"/>
      <w:marLeft w:val="0"/>
      <w:marRight w:val="0"/>
      <w:marTop w:val="0"/>
      <w:marBottom w:val="0"/>
      <w:divBdr>
        <w:top w:val="none" w:sz="0" w:space="0" w:color="auto"/>
        <w:left w:val="none" w:sz="0" w:space="0" w:color="auto"/>
        <w:bottom w:val="none" w:sz="0" w:space="0" w:color="auto"/>
        <w:right w:val="none" w:sz="0" w:space="0" w:color="auto"/>
      </w:divBdr>
    </w:div>
    <w:div w:id="386146877">
      <w:bodyDiv w:val="1"/>
      <w:marLeft w:val="0"/>
      <w:marRight w:val="0"/>
      <w:marTop w:val="0"/>
      <w:marBottom w:val="0"/>
      <w:divBdr>
        <w:top w:val="none" w:sz="0" w:space="0" w:color="auto"/>
        <w:left w:val="none" w:sz="0" w:space="0" w:color="auto"/>
        <w:bottom w:val="none" w:sz="0" w:space="0" w:color="auto"/>
        <w:right w:val="none" w:sz="0" w:space="0" w:color="auto"/>
      </w:divBdr>
    </w:div>
    <w:div w:id="386345894">
      <w:bodyDiv w:val="1"/>
      <w:marLeft w:val="0"/>
      <w:marRight w:val="0"/>
      <w:marTop w:val="0"/>
      <w:marBottom w:val="0"/>
      <w:divBdr>
        <w:top w:val="none" w:sz="0" w:space="0" w:color="auto"/>
        <w:left w:val="none" w:sz="0" w:space="0" w:color="auto"/>
        <w:bottom w:val="none" w:sz="0" w:space="0" w:color="auto"/>
        <w:right w:val="none" w:sz="0" w:space="0" w:color="auto"/>
      </w:divBdr>
    </w:div>
    <w:div w:id="386609038">
      <w:bodyDiv w:val="1"/>
      <w:marLeft w:val="0"/>
      <w:marRight w:val="0"/>
      <w:marTop w:val="0"/>
      <w:marBottom w:val="0"/>
      <w:divBdr>
        <w:top w:val="none" w:sz="0" w:space="0" w:color="auto"/>
        <w:left w:val="none" w:sz="0" w:space="0" w:color="auto"/>
        <w:bottom w:val="none" w:sz="0" w:space="0" w:color="auto"/>
        <w:right w:val="none" w:sz="0" w:space="0" w:color="auto"/>
      </w:divBdr>
      <w:divsChild>
        <w:div w:id="1160317320">
          <w:marLeft w:val="480"/>
          <w:marRight w:val="0"/>
          <w:marTop w:val="0"/>
          <w:marBottom w:val="0"/>
          <w:divBdr>
            <w:top w:val="none" w:sz="0" w:space="0" w:color="auto"/>
            <w:left w:val="none" w:sz="0" w:space="0" w:color="auto"/>
            <w:bottom w:val="none" w:sz="0" w:space="0" w:color="auto"/>
            <w:right w:val="none" w:sz="0" w:space="0" w:color="auto"/>
          </w:divBdr>
        </w:div>
        <w:div w:id="900364130">
          <w:marLeft w:val="480"/>
          <w:marRight w:val="0"/>
          <w:marTop w:val="0"/>
          <w:marBottom w:val="0"/>
          <w:divBdr>
            <w:top w:val="none" w:sz="0" w:space="0" w:color="auto"/>
            <w:left w:val="none" w:sz="0" w:space="0" w:color="auto"/>
            <w:bottom w:val="none" w:sz="0" w:space="0" w:color="auto"/>
            <w:right w:val="none" w:sz="0" w:space="0" w:color="auto"/>
          </w:divBdr>
        </w:div>
        <w:div w:id="99423096">
          <w:marLeft w:val="480"/>
          <w:marRight w:val="0"/>
          <w:marTop w:val="0"/>
          <w:marBottom w:val="0"/>
          <w:divBdr>
            <w:top w:val="none" w:sz="0" w:space="0" w:color="auto"/>
            <w:left w:val="none" w:sz="0" w:space="0" w:color="auto"/>
            <w:bottom w:val="none" w:sz="0" w:space="0" w:color="auto"/>
            <w:right w:val="none" w:sz="0" w:space="0" w:color="auto"/>
          </w:divBdr>
        </w:div>
        <w:div w:id="11415369">
          <w:marLeft w:val="480"/>
          <w:marRight w:val="0"/>
          <w:marTop w:val="0"/>
          <w:marBottom w:val="0"/>
          <w:divBdr>
            <w:top w:val="none" w:sz="0" w:space="0" w:color="auto"/>
            <w:left w:val="none" w:sz="0" w:space="0" w:color="auto"/>
            <w:bottom w:val="none" w:sz="0" w:space="0" w:color="auto"/>
            <w:right w:val="none" w:sz="0" w:space="0" w:color="auto"/>
          </w:divBdr>
        </w:div>
        <w:div w:id="573010746">
          <w:marLeft w:val="480"/>
          <w:marRight w:val="0"/>
          <w:marTop w:val="0"/>
          <w:marBottom w:val="0"/>
          <w:divBdr>
            <w:top w:val="none" w:sz="0" w:space="0" w:color="auto"/>
            <w:left w:val="none" w:sz="0" w:space="0" w:color="auto"/>
            <w:bottom w:val="none" w:sz="0" w:space="0" w:color="auto"/>
            <w:right w:val="none" w:sz="0" w:space="0" w:color="auto"/>
          </w:divBdr>
        </w:div>
        <w:div w:id="697312979">
          <w:marLeft w:val="480"/>
          <w:marRight w:val="0"/>
          <w:marTop w:val="0"/>
          <w:marBottom w:val="0"/>
          <w:divBdr>
            <w:top w:val="none" w:sz="0" w:space="0" w:color="auto"/>
            <w:left w:val="none" w:sz="0" w:space="0" w:color="auto"/>
            <w:bottom w:val="none" w:sz="0" w:space="0" w:color="auto"/>
            <w:right w:val="none" w:sz="0" w:space="0" w:color="auto"/>
          </w:divBdr>
        </w:div>
        <w:div w:id="210850292">
          <w:marLeft w:val="480"/>
          <w:marRight w:val="0"/>
          <w:marTop w:val="0"/>
          <w:marBottom w:val="0"/>
          <w:divBdr>
            <w:top w:val="none" w:sz="0" w:space="0" w:color="auto"/>
            <w:left w:val="none" w:sz="0" w:space="0" w:color="auto"/>
            <w:bottom w:val="none" w:sz="0" w:space="0" w:color="auto"/>
            <w:right w:val="none" w:sz="0" w:space="0" w:color="auto"/>
          </w:divBdr>
        </w:div>
        <w:div w:id="686948525">
          <w:marLeft w:val="480"/>
          <w:marRight w:val="0"/>
          <w:marTop w:val="0"/>
          <w:marBottom w:val="0"/>
          <w:divBdr>
            <w:top w:val="none" w:sz="0" w:space="0" w:color="auto"/>
            <w:left w:val="none" w:sz="0" w:space="0" w:color="auto"/>
            <w:bottom w:val="none" w:sz="0" w:space="0" w:color="auto"/>
            <w:right w:val="none" w:sz="0" w:space="0" w:color="auto"/>
          </w:divBdr>
        </w:div>
        <w:div w:id="1935430452">
          <w:marLeft w:val="480"/>
          <w:marRight w:val="0"/>
          <w:marTop w:val="0"/>
          <w:marBottom w:val="0"/>
          <w:divBdr>
            <w:top w:val="none" w:sz="0" w:space="0" w:color="auto"/>
            <w:left w:val="none" w:sz="0" w:space="0" w:color="auto"/>
            <w:bottom w:val="none" w:sz="0" w:space="0" w:color="auto"/>
            <w:right w:val="none" w:sz="0" w:space="0" w:color="auto"/>
          </w:divBdr>
        </w:div>
        <w:div w:id="45765155">
          <w:marLeft w:val="480"/>
          <w:marRight w:val="0"/>
          <w:marTop w:val="0"/>
          <w:marBottom w:val="0"/>
          <w:divBdr>
            <w:top w:val="none" w:sz="0" w:space="0" w:color="auto"/>
            <w:left w:val="none" w:sz="0" w:space="0" w:color="auto"/>
            <w:bottom w:val="none" w:sz="0" w:space="0" w:color="auto"/>
            <w:right w:val="none" w:sz="0" w:space="0" w:color="auto"/>
          </w:divBdr>
        </w:div>
        <w:div w:id="447285206">
          <w:marLeft w:val="480"/>
          <w:marRight w:val="0"/>
          <w:marTop w:val="0"/>
          <w:marBottom w:val="0"/>
          <w:divBdr>
            <w:top w:val="none" w:sz="0" w:space="0" w:color="auto"/>
            <w:left w:val="none" w:sz="0" w:space="0" w:color="auto"/>
            <w:bottom w:val="none" w:sz="0" w:space="0" w:color="auto"/>
            <w:right w:val="none" w:sz="0" w:space="0" w:color="auto"/>
          </w:divBdr>
        </w:div>
        <w:div w:id="920331817">
          <w:marLeft w:val="480"/>
          <w:marRight w:val="0"/>
          <w:marTop w:val="0"/>
          <w:marBottom w:val="0"/>
          <w:divBdr>
            <w:top w:val="none" w:sz="0" w:space="0" w:color="auto"/>
            <w:left w:val="none" w:sz="0" w:space="0" w:color="auto"/>
            <w:bottom w:val="none" w:sz="0" w:space="0" w:color="auto"/>
            <w:right w:val="none" w:sz="0" w:space="0" w:color="auto"/>
          </w:divBdr>
        </w:div>
      </w:divsChild>
    </w:div>
    <w:div w:id="386997369">
      <w:bodyDiv w:val="1"/>
      <w:marLeft w:val="0"/>
      <w:marRight w:val="0"/>
      <w:marTop w:val="0"/>
      <w:marBottom w:val="0"/>
      <w:divBdr>
        <w:top w:val="none" w:sz="0" w:space="0" w:color="auto"/>
        <w:left w:val="none" w:sz="0" w:space="0" w:color="auto"/>
        <w:bottom w:val="none" w:sz="0" w:space="0" w:color="auto"/>
        <w:right w:val="none" w:sz="0" w:space="0" w:color="auto"/>
      </w:divBdr>
    </w:div>
    <w:div w:id="387384125">
      <w:bodyDiv w:val="1"/>
      <w:marLeft w:val="0"/>
      <w:marRight w:val="0"/>
      <w:marTop w:val="0"/>
      <w:marBottom w:val="0"/>
      <w:divBdr>
        <w:top w:val="none" w:sz="0" w:space="0" w:color="auto"/>
        <w:left w:val="none" w:sz="0" w:space="0" w:color="auto"/>
        <w:bottom w:val="none" w:sz="0" w:space="0" w:color="auto"/>
        <w:right w:val="none" w:sz="0" w:space="0" w:color="auto"/>
      </w:divBdr>
    </w:div>
    <w:div w:id="387844260">
      <w:bodyDiv w:val="1"/>
      <w:marLeft w:val="0"/>
      <w:marRight w:val="0"/>
      <w:marTop w:val="0"/>
      <w:marBottom w:val="0"/>
      <w:divBdr>
        <w:top w:val="none" w:sz="0" w:space="0" w:color="auto"/>
        <w:left w:val="none" w:sz="0" w:space="0" w:color="auto"/>
        <w:bottom w:val="none" w:sz="0" w:space="0" w:color="auto"/>
        <w:right w:val="none" w:sz="0" w:space="0" w:color="auto"/>
      </w:divBdr>
    </w:div>
    <w:div w:id="388069595">
      <w:bodyDiv w:val="1"/>
      <w:marLeft w:val="0"/>
      <w:marRight w:val="0"/>
      <w:marTop w:val="0"/>
      <w:marBottom w:val="0"/>
      <w:divBdr>
        <w:top w:val="none" w:sz="0" w:space="0" w:color="auto"/>
        <w:left w:val="none" w:sz="0" w:space="0" w:color="auto"/>
        <w:bottom w:val="none" w:sz="0" w:space="0" w:color="auto"/>
        <w:right w:val="none" w:sz="0" w:space="0" w:color="auto"/>
      </w:divBdr>
    </w:div>
    <w:div w:id="388772669">
      <w:bodyDiv w:val="1"/>
      <w:marLeft w:val="0"/>
      <w:marRight w:val="0"/>
      <w:marTop w:val="0"/>
      <w:marBottom w:val="0"/>
      <w:divBdr>
        <w:top w:val="none" w:sz="0" w:space="0" w:color="auto"/>
        <w:left w:val="none" w:sz="0" w:space="0" w:color="auto"/>
        <w:bottom w:val="none" w:sz="0" w:space="0" w:color="auto"/>
        <w:right w:val="none" w:sz="0" w:space="0" w:color="auto"/>
      </w:divBdr>
    </w:div>
    <w:div w:id="388959863">
      <w:bodyDiv w:val="1"/>
      <w:marLeft w:val="0"/>
      <w:marRight w:val="0"/>
      <w:marTop w:val="0"/>
      <w:marBottom w:val="0"/>
      <w:divBdr>
        <w:top w:val="none" w:sz="0" w:space="0" w:color="auto"/>
        <w:left w:val="none" w:sz="0" w:space="0" w:color="auto"/>
        <w:bottom w:val="none" w:sz="0" w:space="0" w:color="auto"/>
        <w:right w:val="none" w:sz="0" w:space="0" w:color="auto"/>
      </w:divBdr>
    </w:div>
    <w:div w:id="388967672">
      <w:bodyDiv w:val="1"/>
      <w:marLeft w:val="0"/>
      <w:marRight w:val="0"/>
      <w:marTop w:val="0"/>
      <w:marBottom w:val="0"/>
      <w:divBdr>
        <w:top w:val="none" w:sz="0" w:space="0" w:color="auto"/>
        <w:left w:val="none" w:sz="0" w:space="0" w:color="auto"/>
        <w:bottom w:val="none" w:sz="0" w:space="0" w:color="auto"/>
        <w:right w:val="none" w:sz="0" w:space="0" w:color="auto"/>
      </w:divBdr>
    </w:div>
    <w:div w:id="389424506">
      <w:bodyDiv w:val="1"/>
      <w:marLeft w:val="0"/>
      <w:marRight w:val="0"/>
      <w:marTop w:val="0"/>
      <w:marBottom w:val="0"/>
      <w:divBdr>
        <w:top w:val="none" w:sz="0" w:space="0" w:color="auto"/>
        <w:left w:val="none" w:sz="0" w:space="0" w:color="auto"/>
        <w:bottom w:val="none" w:sz="0" w:space="0" w:color="auto"/>
        <w:right w:val="none" w:sz="0" w:space="0" w:color="auto"/>
      </w:divBdr>
    </w:div>
    <w:div w:id="390232645">
      <w:bodyDiv w:val="1"/>
      <w:marLeft w:val="0"/>
      <w:marRight w:val="0"/>
      <w:marTop w:val="0"/>
      <w:marBottom w:val="0"/>
      <w:divBdr>
        <w:top w:val="none" w:sz="0" w:space="0" w:color="auto"/>
        <w:left w:val="none" w:sz="0" w:space="0" w:color="auto"/>
        <w:bottom w:val="none" w:sz="0" w:space="0" w:color="auto"/>
        <w:right w:val="none" w:sz="0" w:space="0" w:color="auto"/>
      </w:divBdr>
    </w:div>
    <w:div w:id="390663161">
      <w:bodyDiv w:val="1"/>
      <w:marLeft w:val="0"/>
      <w:marRight w:val="0"/>
      <w:marTop w:val="0"/>
      <w:marBottom w:val="0"/>
      <w:divBdr>
        <w:top w:val="none" w:sz="0" w:space="0" w:color="auto"/>
        <w:left w:val="none" w:sz="0" w:space="0" w:color="auto"/>
        <w:bottom w:val="none" w:sz="0" w:space="0" w:color="auto"/>
        <w:right w:val="none" w:sz="0" w:space="0" w:color="auto"/>
      </w:divBdr>
    </w:div>
    <w:div w:id="391731089">
      <w:bodyDiv w:val="1"/>
      <w:marLeft w:val="0"/>
      <w:marRight w:val="0"/>
      <w:marTop w:val="0"/>
      <w:marBottom w:val="0"/>
      <w:divBdr>
        <w:top w:val="none" w:sz="0" w:space="0" w:color="auto"/>
        <w:left w:val="none" w:sz="0" w:space="0" w:color="auto"/>
        <w:bottom w:val="none" w:sz="0" w:space="0" w:color="auto"/>
        <w:right w:val="none" w:sz="0" w:space="0" w:color="auto"/>
      </w:divBdr>
    </w:div>
    <w:div w:id="391975522">
      <w:bodyDiv w:val="1"/>
      <w:marLeft w:val="0"/>
      <w:marRight w:val="0"/>
      <w:marTop w:val="0"/>
      <w:marBottom w:val="0"/>
      <w:divBdr>
        <w:top w:val="none" w:sz="0" w:space="0" w:color="auto"/>
        <w:left w:val="none" w:sz="0" w:space="0" w:color="auto"/>
        <w:bottom w:val="none" w:sz="0" w:space="0" w:color="auto"/>
        <w:right w:val="none" w:sz="0" w:space="0" w:color="auto"/>
      </w:divBdr>
    </w:div>
    <w:div w:id="392389092">
      <w:bodyDiv w:val="1"/>
      <w:marLeft w:val="0"/>
      <w:marRight w:val="0"/>
      <w:marTop w:val="0"/>
      <w:marBottom w:val="0"/>
      <w:divBdr>
        <w:top w:val="none" w:sz="0" w:space="0" w:color="auto"/>
        <w:left w:val="none" w:sz="0" w:space="0" w:color="auto"/>
        <w:bottom w:val="none" w:sz="0" w:space="0" w:color="auto"/>
        <w:right w:val="none" w:sz="0" w:space="0" w:color="auto"/>
      </w:divBdr>
    </w:div>
    <w:div w:id="392434251">
      <w:bodyDiv w:val="1"/>
      <w:marLeft w:val="0"/>
      <w:marRight w:val="0"/>
      <w:marTop w:val="0"/>
      <w:marBottom w:val="0"/>
      <w:divBdr>
        <w:top w:val="none" w:sz="0" w:space="0" w:color="auto"/>
        <w:left w:val="none" w:sz="0" w:space="0" w:color="auto"/>
        <w:bottom w:val="none" w:sz="0" w:space="0" w:color="auto"/>
        <w:right w:val="none" w:sz="0" w:space="0" w:color="auto"/>
      </w:divBdr>
    </w:div>
    <w:div w:id="393049227">
      <w:bodyDiv w:val="1"/>
      <w:marLeft w:val="0"/>
      <w:marRight w:val="0"/>
      <w:marTop w:val="0"/>
      <w:marBottom w:val="0"/>
      <w:divBdr>
        <w:top w:val="none" w:sz="0" w:space="0" w:color="auto"/>
        <w:left w:val="none" w:sz="0" w:space="0" w:color="auto"/>
        <w:bottom w:val="none" w:sz="0" w:space="0" w:color="auto"/>
        <w:right w:val="none" w:sz="0" w:space="0" w:color="auto"/>
      </w:divBdr>
    </w:div>
    <w:div w:id="393239587">
      <w:bodyDiv w:val="1"/>
      <w:marLeft w:val="0"/>
      <w:marRight w:val="0"/>
      <w:marTop w:val="0"/>
      <w:marBottom w:val="0"/>
      <w:divBdr>
        <w:top w:val="none" w:sz="0" w:space="0" w:color="auto"/>
        <w:left w:val="none" w:sz="0" w:space="0" w:color="auto"/>
        <w:bottom w:val="none" w:sz="0" w:space="0" w:color="auto"/>
        <w:right w:val="none" w:sz="0" w:space="0" w:color="auto"/>
      </w:divBdr>
    </w:div>
    <w:div w:id="395709809">
      <w:bodyDiv w:val="1"/>
      <w:marLeft w:val="0"/>
      <w:marRight w:val="0"/>
      <w:marTop w:val="0"/>
      <w:marBottom w:val="0"/>
      <w:divBdr>
        <w:top w:val="none" w:sz="0" w:space="0" w:color="auto"/>
        <w:left w:val="none" w:sz="0" w:space="0" w:color="auto"/>
        <w:bottom w:val="none" w:sz="0" w:space="0" w:color="auto"/>
        <w:right w:val="none" w:sz="0" w:space="0" w:color="auto"/>
      </w:divBdr>
    </w:div>
    <w:div w:id="395787671">
      <w:bodyDiv w:val="1"/>
      <w:marLeft w:val="0"/>
      <w:marRight w:val="0"/>
      <w:marTop w:val="0"/>
      <w:marBottom w:val="0"/>
      <w:divBdr>
        <w:top w:val="none" w:sz="0" w:space="0" w:color="auto"/>
        <w:left w:val="none" w:sz="0" w:space="0" w:color="auto"/>
        <w:bottom w:val="none" w:sz="0" w:space="0" w:color="auto"/>
        <w:right w:val="none" w:sz="0" w:space="0" w:color="auto"/>
      </w:divBdr>
    </w:div>
    <w:div w:id="396251233">
      <w:bodyDiv w:val="1"/>
      <w:marLeft w:val="0"/>
      <w:marRight w:val="0"/>
      <w:marTop w:val="0"/>
      <w:marBottom w:val="0"/>
      <w:divBdr>
        <w:top w:val="none" w:sz="0" w:space="0" w:color="auto"/>
        <w:left w:val="none" w:sz="0" w:space="0" w:color="auto"/>
        <w:bottom w:val="none" w:sz="0" w:space="0" w:color="auto"/>
        <w:right w:val="none" w:sz="0" w:space="0" w:color="auto"/>
      </w:divBdr>
    </w:div>
    <w:div w:id="397024351">
      <w:bodyDiv w:val="1"/>
      <w:marLeft w:val="0"/>
      <w:marRight w:val="0"/>
      <w:marTop w:val="0"/>
      <w:marBottom w:val="0"/>
      <w:divBdr>
        <w:top w:val="none" w:sz="0" w:space="0" w:color="auto"/>
        <w:left w:val="none" w:sz="0" w:space="0" w:color="auto"/>
        <w:bottom w:val="none" w:sz="0" w:space="0" w:color="auto"/>
        <w:right w:val="none" w:sz="0" w:space="0" w:color="auto"/>
      </w:divBdr>
    </w:div>
    <w:div w:id="397366611">
      <w:bodyDiv w:val="1"/>
      <w:marLeft w:val="0"/>
      <w:marRight w:val="0"/>
      <w:marTop w:val="0"/>
      <w:marBottom w:val="0"/>
      <w:divBdr>
        <w:top w:val="none" w:sz="0" w:space="0" w:color="auto"/>
        <w:left w:val="none" w:sz="0" w:space="0" w:color="auto"/>
        <w:bottom w:val="none" w:sz="0" w:space="0" w:color="auto"/>
        <w:right w:val="none" w:sz="0" w:space="0" w:color="auto"/>
      </w:divBdr>
    </w:div>
    <w:div w:id="397942464">
      <w:bodyDiv w:val="1"/>
      <w:marLeft w:val="0"/>
      <w:marRight w:val="0"/>
      <w:marTop w:val="0"/>
      <w:marBottom w:val="0"/>
      <w:divBdr>
        <w:top w:val="none" w:sz="0" w:space="0" w:color="auto"/>
        <w:left w:val="none" w:sz="0" w:space="0" w:color="auto"/>
        <w:bottom w:val="none" w:sz="0" w:space="0" w:color="auto"/>
        <w:right w:val="none" w:sz="0" w:space="0" w:color="auto"/>
      </w:divBdr>
    </w:div>
    <w:div w:id="398481826">
      <w:bodyDiv w:val="1"/>
      <w:marLeft w:val="0"/>
      <w:marRight w:val="0"/>
      <w:marTop w:val="0"/>
      <w:marBottom w:val="0"/>
      <w:divBdr>
        <w:top w:val="none" w:sz="0" w:space="0" w:color="auto"/>
        <w:left w:val="none" w:sz="0" w:space="0" w:color="auto"/>
        <w:bottom w:val="none" w:sz="0" w:space="0" w:color="auto"/>
        <w:right w:val="none" w:sz="0" w:space="0" w:color="auto"/>
      </w:divBdr>
    </w:div>
    <w:div w:id="398482950">
      <w:bodyDiv w:val="1"/>
      <w:marLeft w:val="0"/>
      <w:marRight w:val="0"/>
      <w:marTop w:val="0"/>
      <w:marBottom w:val="0"/>
      <w:divBdr>
        <w:top w:val="none" w:sz="0" w:space="0" w:color="auto"/>
        <w:left w:val="none" w:sz="0" w:space="0" w:color="auto"/>
        <w:bottom w:val="none" w:sz="0" w:space="0" w:color="auto"/>
        <w:right w:val="none" w:sz="0" w:space="0" w:color="auto"/>
      </w:divBdr>
    </w:div>
    <w:div w:id="398670041">
      <w:bodyDiv w:val="1"/>
      <w:marLeft w:val="0"/>
      <w:marRight w:val="0"/>
      <w:marTop w:val="0"/>
      <w:marBottom w:val="0"/>
      <w:divBdr>
        <w:top w:val="none" w:sz="0" w:space="0" w:color="auto"/>
        <w:left w:val="none" w:sz="0" w:space="0" w:color="auto"/>
        <w:bottom w:val="none" w:sz="0" w:space="0" w:color="auto"/>
        <w:right w:val="none" w:sz="0" w:space="0" w:color="auto"/>
      </w:divBdr>
      <w:divsChild>
        <w:div w:id="632251561">
          <w:marLeft w:val="480"/>
          <w:marRight w:val="0"/>
          <w:marTop w:val="0"/>
          <w:marBottom w:val="0"/>
          <w:divBdr>
            <w:top w:val="none" w:sz="0" w:space="0" w:color="auto"/>
            <w:left w:val="none" w:sz="0" w:space="0" w:color="auto"/>
            <w:bottom w:val="none" w:sz="0" w:space="0" w:color="auto"/>
            <w:right w:val="none" w:sz="0" w:space="0" w:color="auto"/>
          </w:divBdr>
        </w:div>
        <w:div w:id="1586380771">
          <w:marLeft w:val="480"/>
          <w:marRight w:val="0"/>
          <w:marTop w:val="0"/>
          <w:marBottom w:val="0"/>
          <w:divBdr>
            <w:top w:val="none" w:sz="0" w:space="0" w:color="auto"/>
            <w:left w:val="none" w:sz="0" w:space="0" w:color="auto"/>
            <w:bottom w:val="none" w:sz="0" w:space="0" w:color="auto"/>
            <w:right w:val="none" w:sz="0" w:space="0" w:color="auto"/>
          </w:divBdr>
        </w:div>
        <w:div w:id="116072338">
          <w:marLeft w:val="480"/>
          <w:marRight w:val="0"/>
          <w:marTop w:val="0"/>
          <w:marBottom w:val="0"/>
          <w:divBdr>
            <w:top w:val="none" w:sz="0" w:space="0" w:color="auto"/>
            <w:left w:val="none" w:sz="0" w:space="0" w:color="auto"/>
            <w:bottom w:val="none" w:sz="0" w:space="0" w:color="auto"/>
            <w:right w:val="none" w:sz="0" w:space="0" w:color="auto"/>
          </w:divBdr>
        </w:div>
        <w:div w:id="1067921384">
          <w:marLeft w:val="480"/>
          <w:marRight w:val="0"/>
          <w:marTop w:val="0"/>
          <w:marBottom w:val="0"/>
          <w:divBdr>
            <w:top w:val="none" w:sz="0" w:space="0" w:color="auto"/>
            <w:left w:val="none" w:sz="0" w:space="0" w:color="auto"/>
            <w:bottom w:val="none" w:sz="0" w:space="0" w:color="auto"/>
            <w:right w:val="none" w:sz="0" w:space="0" w:color="auto"/>
          </w:divBdr>
        </w:div>
        <w:div w:id="1838617130">
          <w:marLeft w:val="480"/>
          <w:marRight w:val="0"/>
          <w:marTop w:val="0"/>
          <w:marBottom w:val="0"/>
          <w:divBdr>
            <w:top w:val="none" w:sz="0" w:space="0" w:color="auto"/>
            <w:left w:val="none" w:sz="0" w:space="0" w:color="auto"/>
            <w:bottom w:val="none" w:sz="0" w:space="0" w:color="auto"/>
            <w:right w:val="none" w:sz="0" w:space="0" w:color="auto"/>
          </w:divBdr>
        </w:div>
        <w:div w:id="1700856379">
          <w:marLeft w:val="480"/>
          <w:marRight w:val="0"/>
          <w:marTop w:val="0"/>
          <w:marBottom w:val="0"/>
          <w:divBdr>
            <w:top w:val="none" w:sz="0" w:space="0" w:color="auto"/>
            <w:left w:val="none" w:sz="0" w:space="0" w:color="auto"/>
            <w:bottom w:val="none" w:sz="0" w:space="0" w:color="auto"/>
            <w:right w:val="none" w:sz="0" w:space="0" w:color="auto"/>
          </w:divBdr>
        </w:div>
        <w:div w:id="698551185">
          <w:marLeft w:val="480"/>
          <w:marRight w:val="0"/>
          <w:marTop w:val="0"/>
          <w:marBottom w:val="0"/>
          <w:divBdr>
            <w:top w:val="none" w:sz="0" w:space="0" w:color="auto"/>
            <w:left w:val="none" w:sz="0" w:space="0" w:color="auto"/>
            <w:bottom w:val="none" w:sz="0" w:space="0" w:color="auto"/>
            <w:right w:val="none" w:sz="0" w:space="0" w:color="auto"/>
          </w:divBdr>
        </w:div>
        <w:div w:id="938948984">
          <w:marLeft w:val="480"/>
          <w:marRight w:val="0"/>
          <w:marTop w:val="0"/>
          <w:marBottom w:val="0"/>
          <w:divBdr>
            <w:top w:val="none" w:sz="0" w:space="0" w:color="auto"/>
            <w:left w:val="none" w:sz="0" w:space="0" w:color="auto"/>
            <w:bottom w:val="none" w:sz="0" w:space="0" w:color="auto"/>
            <w:right w:val="none" w:sz="0" w:space="0" w:color="auto"/>
          </w:divBdr>
        </w:div>
        <w:div w:id="1150515518">
          <w:marLeft w:val="480"/>
          <w:marRight w:val="0"/>
          <w:marTop w:val="0"/>
          <w:marBottom w:val="0"/>
          <w:divBdr>
            <w:top w:val="none" w:sz="0" w:space="0" w:color="auto"/>
            <w:left w:val="none" w:sz="0" w:space="0" w:color="auto"/>
            <w:bottom w:val="none" w:sz="0" w:space="0" w:color="auto"/>
            <w:right w:val="none" w:sz="0" w:space="0" w:color="auto"/>
          </w:divBdr>
        </w:div>
        <w:div w:id="1502963804">
          <w:marLeft w:val="480"/>
          <w:marRight w:val="0"/>
          <w:marTop w:val="0"/>
          <w:marBottom w:val="0"/>
          <w:divBdr>
            <w:top w:val="none" w:sz="0" w:space="0" w:color="auto"/>
            <w:left w:val="none" w:sz="0" w:space="0" w:color="auto"/>
            <w:bottom w:val="none" w:sz="0" w:space="0" w:color="auto"/>
            <w:right w:val="none" w:sz="0" w:space="0" w:color="auto"/>
          </w:divBdr>
        </w:div>
        <w:div w:id="754787403">
          <w:marLeft w:val="480"/>
          <w:marRight w:val="0"/>
          <w:marTop w:val="0"/>
          <w:marBottom w:val="0"/>
          <w:divBdr>
            <w:top w:val="none" w:sz="0" w:space="0" w:color="auto"/>
            <w:left w:val="none" w:sz="0" w:space="0" w:color="auto"/>
            <w:bottom w:val="none" w:sz="0" w:space="0" w:color="auto"/>
            <w:right w:val="none" w:sz="0" w:space="0" w:color="auto"/>
          </w:divBdr>
        </w:div>
        <w:div w:id="1377242536">
          <w:marLeft w:val="480"/>
          <w:marRight w:val="0"/>
          <w:marTop w:val="0"/>
          <w:marBottom w:val="0"/>
          <w:divBdr>
            <w:top w:val="none" w:sz="0" w:space="0" w:color="auto"/>
            <w:left w:val="none" w:sz="0" w:space="0" w:color="auto"/>
            <w:bottom w:val="none" w:sz="0" w:space="0" w:color="auto"/>
            <w:right w:val="none" w:sz="0" w:space="0" w:color="auto"/>
          </w:divBdr>
        </w:div>
        <w:div w:id="2004505835">
          <w:marLeft w:val="480"/>
          <w:marRight w:val="0"/>
          <w:marTop w:val="0"/>
          <w:marBottom w:val="0"/>
          <w:divBdr>
            <w:top w:val="none" w:sz="0" w:space="0" w:color="auto"/>
            <w:left w:val="none" w:sz="0" w:space="0" w:color="auto"/>
            <w:bottom w:val="none" w:sz="0" w:space="0" w:color="auto"/>
            <w:right w:val="none" w:sz="0" w:space="0" w:color="auto"/>
          </w:divBdr>
        </w:div>
        <w:div w:id="1453867441">
          <w:marLeft w:val="480"/>
          <w:marRight w:val="0"/>
          <w:marTop w:val="0"/>
          <w:marBottom w:val="0"/>
          <w:divBdr>
            <w:top w:val="none" w:sz="0" w:space="0" w:color="auto"/>
            <w:left w:val="none" w:sz="0" w:space="0" w:color="auto"/>
            <w:bottom w:val="none" w:sz="0" w:space="0" w:color="auto"/>
            <w:right w:val="none" w:sz="0" w:space="0" w:color="auto"/>
          </w:divBdr>
        </w:div>
        <w:div w:id="802381332">
          <w:marLeft w:val="480"/>
          <w:marRight w:val="0"/>
          <w:marTop w:val="0"/>
          <w:marBottom w:val="0"/>
          <w:divBdr>
            <w:top w:val="none" w:sz="0" w:space="0" w:color="auto"/>
            <w:left w:val="none" w:sz="0" w:space="0" w:color="auto"/>
            <w:bottom w:val="none" w:sz="0" w:space="0" w:color="auto"/>
            <w:right w:val="none" w:sz="0" w:space="0" w:color="auto"/>
          </w:divBdr>
        </w:div>
        <w:div w:id="955260350">
          <w:marLeft w:val="480"/>
          <w:marRight w:val="0"/>
          <w:marTop w:val="0"/>
          <w:marBottom w:val="0"/>
          <w:divBdr>
            <w:top w:val="none" w:sz="0" w:space="0" w:color="auto"/>
            <w:left w:val="none" w:sz="0" w:space="0" w:color="auto"/>
            <w:bottom w:val="none" w:sz="0" w:space="0" w:color="auto"/>
            <w:right w:val="none" w:sz="0" w:space="0" w:color="auto"/>
          </w:divBdr>
        </w:div>
        <w:div w:id="134375973">
          <w:marLeft w:val="480"/>
          <w:marRight w:val="0"/>
          <w:marTop w:val="0"/>
          <w:marBottom w:val="0"/>
          <w:divBdr>
            <w:top w:val="none" w:sz="0" w:space="0" w:color="auto"/>
            <w:left w:val="none" w:sz="0" w:space="0" w:color="auto"/>
            <w:bottom w:val="none" w:sz="0" w:space="0" w:color="auto"/>
            <w:right w:val="none" w:sz="0" w:space="0" w:color="auto"/>
          </w:divBdr>
        </w:div>
        <w:div w:id="820464422">
          <w:marLeft w:val="480"/>
          <w:marRight w:val="0"/>
          <w:marTop w:val="0"/>
          <w:marBottom w:val="0"/>
          <w:divBdr>
            <w:top w:val="none" w:sz="0" w:space="0" w:color="auto"/>
            <w:left w:val="none" w:sz="0" w:space="0" w:color="auto"/>
            <w:bottom w:val="none" w:sz="0" w:space="0" w:color="auto"/>
            <w:right w:val="none" w:sz="0" w:space="0" w:color="auto"/>
          </w:divBdr>
        </w:div>
        <w:div w:id="364406102">
          <w:marLeft w:val="480"/>
          <w:marRight w:val="0"/>
          <w:marTop w:val="0"/>
          <w:marBottom w:val="0"/>
          <w:divBdr>
            <w:top w:val="none" w:sz="0" w:space="0" w:color="auto"/>
            <w:left w:val="none" w:sz="0" w:space="0" w:color="auto"/>
            <w:bottom w:val="none" w:sz="0" w:space="0" w:color="auto"/>
            <w:right w:val="none" w:sz="0" w:space="0" w:color="auto"/>
          </w:divBdr>
        </w:div>
        <w:div w:id="1092698306">
          <w:marLeft w:val="480"/>
          <w:marRight w:val="0"/>
          <w:marTop w:val="0"/>
          <w:marBottom w:val="0"/>
          <w:divBdr>
            <w:top w:val="none" w:sz="0" w:space="0" w:color="auto"/>
            <w:left w:val="none" w:sz="0" w:space="0" w:color="auto"/>
            <w:bottom w:val="none" w:sz="0" w:space="0" w:color="auto"/>
            <w:right w:val="none" w:sz="0" w:space="0" w:color="auto"/>
          </w:divBdr>
        </w:div>
        <w:div w:id="2124574227">
          <w:marLeft w:val="480"/>
          <w:marRight w:val="0"/>
          <w:marTop w:val="0"/>
          <w:marBottom w:val="0"/>
          <w:divBdr>
            <w:top w:val="none" w:sz="0" w:space="0" w:color="auto"/>
            <w:left w:val="none" w:sz="0" w:space="0" w:color="auto"/>
            <w:bottom w:val="none" w:sz="0" w:space="0" w:color="auto"/>
            <w:right w:val="none" w:sz="0" w:space="0" w:color="auto"/>
          </w:divBdr>
        </w:div>
        <w:div w:id="159274630">
          <w:marLeft w:val="480"/>
          <w:marRight w:val="0"/>
          <w:marTop w:val="0"/>
          <w:marBottom w:val="0"/>
          <w:divBdr>
            <w:top w:val="none" w:sz="0" w:space="0" w:color="auto"/>
            <w:left w:val="none" w:sz="0" w:space="0" w:color="auto"/>
            <w:bottom w:val="none" w:sz="0" w:space="0" w:color="auto"/>
            <w:right w:val="none" w:sz="0" w:space="0" w:color="auto"/>
          </w:divBdr>
        </w:div>
        <w:div w:id="1838182772">
          <w:marLeft w:val="480"/>
          <w:marRight w:val="0"/>
          <w:marTop w:val="0"/>
          <w:marBottom w:val="0"/>
          <w:divBdr>
            <w:top w:val="none" w:sz="0" w:space="0" w:color="auto"/>
            <w:left w:val="none" w:sz="0" w:space="0" w:color="auto"/>
            <w:bottom w:val="none" w:sz="0" w:space="0" w:color="auto"/>
            <w:right w:val="none" w:sz="0" w:space="0" w:color="auto"/>
          </w:divBdr>
        </w:div>
        <w:div w:id="239800863">
          <w:marLeft w:val="480"/>
          <w:marRight w:val="0"/>
          <w:marTop w:val="0"/>
          <w:marBottom w:val="0"/>
          <w:divBdr>
            <w:top w:val="none" w:sz="0" w:space="0" w:color="auto"/>
            <w:left w:val="none" w:sz="0" w:space="0" w:color="auto"/>
            <w:bottom w:val="none" w:sz="0" w:space="0" w:color="auto"/>
            <w:right w:val="none" w:sz="0" w:space="0" w:color="auto"/>
          </w:divBdr>
        </w:div>
        <w:div w:id="896892757">
          <w:marLeft w:val="480"/>
          <w:marRight w:val="0"/>
          <w:marTop w:val="0"/>
          <w:marBottom w:val="0"/>
          <w:divBdr>
            <w:top w:val="none" w:sz="0" w:space="0" w:color="auto"/>
            <w:left w:val="none" w:sz="0" w:space="0" w:color="auto"/>
            <w:bottom w:val="none" w:sz="0" w:space="0" w:color="auto"/>
            <w:right w:val="none" w:sz="0" w:space="0" w:color="auto"/>
          </w:divBdr>
        </w:div>
        <w:div w:id="154416488">
          <w:marLeft w:val="480"/>
          <w:marRight w:val="0"/>
          <w:marTop w:val="0"/>
          <w:marBottom w:val="0"/>
          <w:divBdr>
            <w:top w:val="none" w:sz="0" w:space="0" w:color="auto"/>
            <w:left w:val="none" w:sz="0" w:space="0" w:color="auto"/>
            <w:bottom w:val="none" w:sz="0" w:space="0" w:color="auto"/>
            <w:right w:val="none" w:sz="0" w:space="0" w:color="auto"/>
          </w:divBdr>
        </w:div>
        <w:div w:id="1897351327">
          <w:marLeft w:val="480"/>
          <w:marRight w:val="0"/>
          <w:marTop w:val="0"/>
          <w:marBottom w:val="0"/>
          <w:divBdr>
            <w:top w:val="none" w:sz="0" w:space="0" w:color="auto"/>
            <w:left w:val="none" w:sz="0" w:space="0" w:color="auto"/>
            <w:bottom w:val="none" w:sz="0" w:space="0" w:color="auto"/>
            <w:right w:val="none" w:sz="0" w:space="0" w:color="auto"/>
          </w:divBdr>
        </w:div>
        <w:div w:id="123887979">
          <w:marLeft w:val="480"/>
          <w:marRight w:val="0"/>
          <w:marTop w:val="0"/>
          <w:marBottom w:val="0"/>
          <w:divBdr>
            <w:top w:val="none" w:sz="0" w:space="0" w:color="auto"/>
            <w:left w:val="none" w:sz="0" w:space="0" w:color="auto"/>
            <w:bottom w:val="none" w:sz="0" w:space="0" w:color="auto"/>
            <w:right w:val="none" w:sz="0" w:space="0" w:color="auto"/>
          </w:divBdr>
        </w:div>
        <w:div w:id="1957444426">
          <w:marLeft w:val="480"/>
          <w:marRight w:val="0"/>
          <w:marTop w:val="0"/>
          <w:marBottom w:val="0"/>
          <w:divBdr>
            <w:top w:val="none" w:sz="0" w:space="0" w:color="auto"/>
            <w:left w:val="none" w:sz="0" w:space="0" w:color="auto"/>
            <w:bottom w:val="none" w:sz="0" w:space="0" w:color="auto"/>
            <w:right w:val="none" w:sz="0" w:space="0" w:color="auto"/>
          </w:divBdr>
        </w:div>
        <w:div w:id="592477573">
          <w:marLeft w:val="480"/>
          <w:marRight w:val="0"/>
          <w:marTop w:val="0"/>
          <w:marBottom w:val="0"/>
          <w:divBdr>
            <w:top w:val="none" w:sz="0" w:space="0" w:color="auto"/>
            <w:left w:val="none" w:sz="0" w:space="0" w:color="auto"/>
            <w:bottom w:val="none" w:sz="0" w:space="0" w:color="auto"/>
            <w:right w:val="none" w:sz="0" w:space="0" w:color="auto"/>
          </w:divBdr>
        </w:div>
        <w:div w:id="24720937">
          <w:marLeft w:val="480"/>
          <w:marRight w:val="0"/>
          <w:marTop w:val="0"/>
          <w:marBottom w:val="0"/>
          <w:divBdr>
            <w:top w:val="none" w:sz="0" w:space="0" w:color="auto"/>
            <w:left w:val="none" w:sz="0" w:space="0" w:color="auto"/>
            <w:bottom w:val="none" w:sz="0" w:space="0" w:color="auto"/>
            <w:right w:val="none" w:sz="0" w:space="0" w:color="auto"/>
          </w:divBdr>
        </w:div>
        <w:div w:id="1365445444">
          <w:marLeft w:val="480"/>
          <w:marRight w:val="0"/>
          <w:marTop w:val="0"/>
          <w:marBottom w:val="0"/>
          <w:divBdr>
            <w:top w:val="none" w:sz="0" w:space="0" w:color="auto"/>
            <w:left w:val="none" w:sz="0" w:space="0" w:color="auto"/>
            <w:bottom w:val="none" w:sz="0" w:space="0" w:color="auto"/>
            <w:right w:val="none" w:sz="0" w:space="0" w:color="auto"/>
          </w:divBdr>
        </w:div>
        <w:div w:id="978538231">
          <w:marLeft w:val="480"/>
          <w:marRight w:val="0"/>
          <w:marTop w:val="0"/>
          <w:marBottom w:val="0"/>
          <w:divBdr>
            <w:top w:val="none" w:sz="0" w:space="0" w:color="auto"/>
            <w:left w:val="none" w:sz="0" w:space="0" w:color="auto"/>
            <w:bottom w:val="none" w:sz="0" w:space="0" w:color="auto"/>
            <w:right w:val="none" w:sz="0" w:space="0" w:color="auto"/>
          </w:divBdr>
        </w:div>
        <w:div w:id="1901548966">
          <w:marLeft w:val="480"/>
          <w:marRight w:val="0"/>
          <w:marTop w:val="0"/>
          <w:marBottom w:val="0"/>
          <w:divBdr>
            <w:top w:val="none" w:sz="0" w:space="0" w:color="auto"/>
            <w:left w:val="none" w:sz="0" w:space="0" w:color="auto"/>
            <w:bottom w:val="none" w:sz="0" w:space="0" w:color="auto"/>
            <w:right w:val="none" w:sz="0" w:space="0" w:color="auto"/>
          </w:divBdr>
        </w:div>
        <w:div w:id="1771732244">
          <w:marLeft w:val="480"/>
          <w:marRight w:val="0"/>
          <w:marTop w:val="0"/>
          <w:marBottom w:val="0"/>
          <w:divBdr>
            <w:top w:val="none" w:sz="0" w:space="0" w:color="auto"/>
            <w:left w:val="none" w:sz="0" w:space="0" w:color="auto"/>
            <w:bottom w:val="none" w:sz="0" w:space="0" w:color="auto"/>
            <w:right w:val="none" w:sz="0" w:space="0" w:color="auto"/>
          </w:divBdr>
        </w:div>
        <w:div w:id="322319788">
          <w:marLeft w:val="480"/>
          <w:marRight w:val="0"/>
          <w:marTop w:val="0"/>
          <w:marBottom w:val="0"/>
          <w:divBdr>
            <w:top w:val="none" w:sz="0" w:space="0" w:color="auto"/>
            <w:left w:val="none" w:sz="0" w:space="0" w:color="auto"/>
            <w:bottom w:val="none" w:sz="0" w:space="0" w:color="auto"/>
            <w:right w:val="none" w:sz="0" w:space="0" w:color="auto"/>
          </w:divBdr>
        </w:div>
        <w:div w:id="275869162">
          <w:marLeft w:val="480"/>
          <w:marRight w:val="0"/>
          <w:marTop w:val="0"/>
          <w:marBottom w:val="0"/>
          <w:divBdr>
            <w:top w:val="none" w:sz="0" w:space="0" w:color="auto"/>
            <w:left w:val="none" w:sz="0" w:space="0" w:color="auto"/>
            <w:bottom w:val="none" w:sz="0" w:space="0" w:color="auto"/>
            <w:right w:val="none" w:sz="0" w:space="0" w:color="auto"/>
          </w:divBdr>
        </w:div>
        <w:div w:id="1098599955">
          <w:marLeft w:val="480"/>
          <w:marRight w:val="0"/>
          <w:marTop w:val="0"/>
          <w:marBottom w:val="0"/>
          <w:divBdr>
            <w:top w:val="none" w:sz="0" w:space="0" w:color="auto"/>
            <w:left w:val="none" w:sz="0" w:space="0" w:color="auto"/>
            <w:bottom w:val="none" w:sz="0" w:space="0" w:color="auto"/>
            <w:right w:val="none" w:sz="0" w:space="0" w:color="auto"/>
          </w:divBdr>
        </w:div>
        <w:div w:id="1227957222">
          <w:marLeft w:val="480"/>
          <w:marRight w:val="0"/>
          <w:marTop w:val="0"/>
          <w:marBottom w:val="0"/>
          <w:divBdr>
            <w:top w:val="none" w:sz="0" w:space="0" w:color="auto"/>
            <w:left w:val="none" w:sz="0" w:space="0" w:color="auto"/>
            <w:bottom w:val="none" w:sz="0" w:space="0" w:color="auto"/>
            <w:right w:val="none" w:sz="0" w:space="0" w:color="auto"/>
          </w:divBdr>
        </w:div>
        <w:div w:id="1122385935">
          <w:marLeft w:val="480"/>
          <w:marRight w:val="0"/>
          <w:marTop w:val="0"/>
          <w:marBottom w:val="0"/>
          <w:divBdr>
            <w:top w:val="none" w:sz="0" w:space="0" w:color="auto"/>
            <w:left w:val="none" w:sz="0" w:space="0" w:color="auto"/>
            <w:bottom w:val="none" w:sz="0" w:space="0" w:color="auto"/>
            <w:right w:val="none" w:sz="0" w:space="0" w:color="auto"/>
          </w:divBdr>
        </w:div>
        <w:div w:id="577715110">
          <w:marLeft w:val="480"/>
          <w:marRight w:val="0"/>
          <w:marTop w:val="0"/>
          <w:marBottom w:val="0"/>
          <w:divBdr>
            <w:top w:val="none" w:sz="0" w:space="0" w:color="auto"/>
            <w:left w:val="none" w:sz="0" w:space="0" w:color="auto"/>
            <w:bottom w:val="none" w:sz="0" w:space="0" w:color="auto"/>
            <w:right w:val="none" w:sz="0" w:space="0" w:color="auto"/>
          </w:divBdr>
        </w:div>
        <w:div w:id="1532955339">
          <w:marLeft w:val="480"/>
          <w:marRight w:val="0"/>
          <w:marTop w:val="0"/>
          <w:marBottom w:val="0"/>
          <w:divBdr>
            <w:top w:val="none" w:sz="0" w:space="0" w:color="auto"/>
            <w:left w:val="none" w:sz="0" w:space="0" w:color="auto"/>
            <w:bottom w:val="none" w:sz="0" w:space="0" w:color="auto"/>
            <w:right w:val="none" w:sz="0" w:space="0" w:color="auto"/>
          </w:divBdr>
        </w:div>
        <w:div w:id="540241576">
          <w:marLeft w:val="480"/>
          <w:marRight w:val="0"/>
          <w:marTop w:val="0"/>
          <w:marBottom w:val="0"/>
          <w:divBdr>
            <w:top w:val="none" w:sz="0" w:space="0" w:color="auto"/>
            <w:left w:val="none" w:sz="0" w:space="0" w:color="auto"/>
            <w:bottom w:val="none" w:sz="0" w:space="0" w:color="auto"/>
            <w:right w:val="none" w:sz="0" w:space="0" w:color="auto"/>
          </w:divBdr>
        </w:div>
        <w:div w:id="1347291510">
          <w:marLeft w:val="480"/>
          <w:marRight w:val="0"/>
          <w:marTop w:val="0"/>
          <w:marBottom w:val="0"/>
          <w:divBdr>
            <w:top w:val="none" w:sz="0" w:space="0" w:color="auto"/>
            <w:left w:val="none" w:sz="0" w:space="0" w:color="auto"/>
            <w:bottom w:val="none" w:sz="0" w:space="0" w:color="auto"/>
            <w:right w:val="none" w:sz="0" w:space="0" w:color="auto"/>
          </w:divBdr>
        </w:div>
        <w:div w:id="1848670950">
          <w:marLeft w:val="480"/>
          <w:marRight w:val="0"/>
          <w:marTop w:val="0"/>
          <w:marBottom w:val="0"/>
          <w:divBdr>
            <w:top w:val="none" w:sz="0" w:space="0" w:color="auto"/>
            <w:left w:val="none" w:sz="0" w:space="0" w:color="auto"/>
            <w:bottom w:val="none" w:sz="0" w:space="0" w:color="auto"/>
            <w:right w:val="none" w:sz="0" w:space="0" w:color="auto"/>
          </w:divBdr>
        </w:div>
        <w:div w:id="1890336872">
          <w:marLeft w:val="480"/>
          <w:marRight w:val="0"/>
          <w:marTop w:val="0"/>
          <w:marBottom w:val="0"/>
          <w:divBdr>
            <w:top w:val="none" w:sz="0" w:space="0" w:color="auto"/>
            <w:left w:val="none" w:sz="0" w:space="0" w:color="auto"/>
            <w:bottom w:val="none" w:sz="0" w:space="0" w:color="auto"/>
            <w:right w:val="none" w:sz="0" w:space="0" w:color="auto"/>
          </w:divBdr>
        </w:div>
        <w:div w:id="1670865539">
          <w:marLeft w:val="480"/>
          <w:marRight w:val="0"/>
          <w:marTop w:val="0"/>
          <w:marBottom w:val="0"/>
          <w:divBdr>
            <w:top w:val="none" w:sz="0" w:space="0" w:color="auto"/>
            <w:left w:val="none" w:sz="0" w:space="0" w:color="auto"/>
            <w:bottom w:val="none" w:sz="0" w:space="0" w:color="auto"/>
            <w:right w:val="none" w:sz="0" w:space="0" w:color="auto"/>
          </w:divBdr>
        </w:div>
        <w:div w:id="1675650087">
          <w:marLeft w:val="480"/>
          <w:marRight w:val="0"/>
          <w:marTop w:val="0"/>
          <w:marBottom w:val="0"/>
          <w:divBdr>
            <w:top w:val="none" w:sz="0" w:space="0" w:color="auto"/>
            <w:left w:val="none" w:sz="0" w:space="0" w:color="auto"/>
            <w:bottom w:val="none" w:sz="0" w:space="0" w:color="auto"/>
            <w:right w:val="none" w:sz="0" w:space="0" w:color="auto"/>
          </w:divBdr>
        </w:div>
        <w:div w:id="1534997857">
          <w:marLeft w:val="480"/>
          <w:marRight w:val="0"/>
          <w:marTop w:val="0"/>
          <w:marBottom w:val="0"/>
          <w:divBdr>
            <w:top w:val="none" w:sz="0" w:space="0" w:color="auto"/>
            <w:left w:val="none" w:sz="0" w:space="0" w:color="auto"/>
            <w:bottom w:val="none" w:sz="0" w:space="0" w:color="auto"/>
            <w:right w:val="none" w:sz="0" w:space="0" w:color="auto"/>
          </w:divBdr>
        </w:div>
        <w:div w:id="1749228552">
          <w:marLeft w:val="480"/>
          <w:marRight w:val="0"/>
          <w:marTop w:val="0"/>
          <w:marBottom w:val="0"/>
          <w:divBdr>
            <w:top w:val="none" w:sz="0" w:space="0" w:color="auto"/>
            <w:left w:val="none" w:sz="0" w:space="0" w:color="auto"/>
            <w:bottom w:val="none" w:sz="0" w:space="0" w:color="auto"/>
            <w:right w:val="none" w:sz="0" w:space="0" w:color="auto"/>
          </w:divBdr>
        </w:div>
        <w:div w:id="2066641858">
          <w:marLeft w:val="480"/>
          <w:marRight w:val="0"/>
          <w:marTop w:val="0"/>
          <w:marBottom w:val="0"/>
          <w:divBdr>
            <w:top w:val="none" w:sz="0" w:space="0" w:color="auto"/>
            <w:left w:val="none" w:sz="0" w:space="0" w:color="auto"/>
            <w:bottom w:val="none" w:sz="0" w:space="0" w:color="auto"/>
            <w:right w:val="none" w:sz="0" w:space="0" w:color="auto"/>
          </w:divBdr>
        </w:div>
        <w:div w:id="1969166737">
          <w:marLeft w:val="480"/>
          <w:marRight w:val="0"/>
          <w:marTop w:val="0"/>
          <w:marBottom w:val="0"/>
          <w:divBdr>
            <w:top w:val="none" w:sz="0" w:space="0" w:color="auto"/>
            <w:left w:val="none" w:sz="0" w:space="0" w:color="auto"/>
            <w:bottom w:val="none" w:sz="0" w:space="0" w:color="auto"/>
            <w:right w:val="none" w:sz="0" w:space="0" w:color="auto"/>
          </w:divBdr>
        </w:div>
        <w:div w:id="1387415464">
          <w:marLeft w:val="480"/>
          <w:marRight w:val="0"/>
          <w:marTop w:val="0"/>
          <w:marBottom w:val="0"/>
          <w:divBdr>
            <w:top w:val="none" w:sz="0" w:space="0" w:color="auto"/>
            <w:left w:val="none" w:sz="0" w:space="0" w:color="auto"/>
            <w:bottom w:val="none" w:sz="0" w:space="0" w:color="auto"/>
            <w:right w:val="none" w:sz="0" w:space="0" w:color="auto"/>
          </w:divBdr>
        </w:div>
        <w:div w:id="326055358">
          <w:marLeft w:val="480"/>
          <w:marRight w:val="0"/>
          <w:marTop w:val="0"/>
          <w:marBottom w:val="0"/>
          <w:divBdr>
            <w:top w:val="none" w:sz="0" w:space="0" w:color="auto"/>
            <w:left w:val="none" w:sz="0" w:space="0" w:color="auto"/>
            <w:bottom w:val="none" w:sz="0" w:space="0" w:color="auto"/>
            <w:right w:val="none" w:sz="0" w:space="0" w:color="auto"/>
          </w:divBdr>
        </w:div>
        <w:div w:id="1261182582">
          <w:marLeft w:val="480"/>
          <w:marRight w:val="0"/>
          <w:marTop w:val="0"/>
          <w:marBottom w:val="0"/>
          <w:divBdr>
            <w:top w:val="none" w:sz="0" w:space="0" w:color="auto"/>
            <w:left w:val="none" w:sz="0" w:space="0" w:color="auto"/>
            <w:bottom w:val="none" w:sz="0" w:space="0" w:color="auto"/>
            <w:right w:val="none" w:sz="0" w:space="0" w:color="auto"/>
          </w:divBdr>
        </w:div>
        <w:div w:id="811823903">
          <w:marLeft w:val="480"/>
          <w:marRight w:val="0"/>
          <w:marTop w:val="0"/>
          <w:marBottom w:val="0"/>
          <w:divBdr>
            <w:top w:val="none" w:sz="0" w:space="0" w:color="auto"/>
            <w:left w:val="none" w:sz="0" w:space="0" w:color="auto"/>
            <w:bottom w:val="none" w:sz="0" w:space="0" w:color="auto"/>
            <w:right w:val="none" w:sz="0" w:space="0" w:color="auto"/>
          </w:divBdr>
        </w:div>
      </w:divsChild>
    </w:div>
    <w:div w:id="398869768">
      <w:bodyDiv w:val="1"/>
      <w:marLeft w:val="0"/>
      <w:marRight w:val="0"/>
      <w:marTop w:val="0"/>
      <w:marBottom w:val="0"/>
      <w:divBdr>
        <w:top w:val="none" w:sz="0" w:space="0" w:color="auto"/>
        <w:left w:val="none" w:sz="0" w:space="0" w:color="auto"/>
        <w:bottom w:val="none" w:sz="0" w:space="0" w:color="auto"/>
        <w:right w:val="none" w:sz="0" w:space="0" w:color="auto"/>
      </w:divBdr>
    </w:div>
    <w:div w:id="399256555">
      <w:bodyDiv w:val="1"/>
      <w:marLeft w:val="0"/>
      <w:marRight w:val="0"/>
      <w:marTop w:val="0"/>
      <w:marBottom w:val="0"/>
      <w:divBdr>
        <w:top w:val="none" w:sz="0" w:space="0" w:color="auto"/>
        <w:left w:val="none" w:sz="0" w:space="0" w:color="auto"/>
        <w:bottom w:val="none" w:sz="0" w:space="0" w:color="auto"/>
        <w:right w:val="none" w:sz="0" w:space="0" w:color="auto"/>
      </w:divBdr>
    </w:div>
    <w:div w:id="399716914">
      <w:bodyDiv w:val="1"/>
      <w:marLeft w:val="0"/>
      <w:marRight w:val="0"/>
      <w:marTop w:val="0"/>
      <w:marBottom w:val="0"/>
      <w:divBdr>
        <w:top w:val="none" w:sz="0" w:space="0" w:color="auto"/>
        <w:left w:val="none" w:sz="0" w:space="0" w:color="auto"/>
        <w:bottom w:val="none" w:sz="0" w:space="0" w:color="auto"/>
        <w:right w:val="none" w:sz="0" w:space="0" w:color="auto"/>
      </w:divBdr>
    </w:div>
    <w:div w:id="399787066">
      <w:bodyDiv w:val="1"/>
      <w:marLeft w:val="0"/>
      <w:marRight w:val="0"/>
      <w:marTop w:val="0"/>
      <w:marBottom w:val="0"/>
      <w:divBdr>
        <w:top w:val="none" w:sz="0" w:space="0" w:color="auto"/>
        <w:left w:val="none" w:sz="0" w:space="0" w:color="auto"/>
        <w:bottom w:val="none" w:sz="0" w:space="0" w:color="auto"/>
        <w:right w:val="none" w:sz="0" w:space="0" w:color="auto"/>
      </w:divBdr>
    </w:div>
    <w:div w:id="400248839">
      <w:bodyDiv w:val="1"/>
      <w:marLeft w:val="0"/>
      <w:marRight w:val="0"/>
      <w:marTop w:val="0"/>
      <w:marBottom w:val="0"/>
      <w:divBdr>
        <w:top w:val="none" w:sz="0" w:space="0" w:color="auto"/>
        <w:left w:val="none" w:sz="0" w:space="0" w:color="auto"/>
        <w:bottom w:val="none" w:sz="0" w:space="0" w:color="auto"/>
        <w:right w:val="none" w:sz="0" w:space="0" w:color="auto"/>
      </w:divBdr>
    </w:div>
    <w:div w:id="400295520">
      <w:bodyDiv w:val="1"/>
      <w:marLeft w:val="0"/>
      <w:marRight w:val="0"/>
      <w:marTop w:val="0"/>
      <w:marBottom w:val="0"/>
      <w:divBdr>
        <w:top w:val="none" w:sz="0" w:space="0" w:color="auto"/>
        <w:left w:val="none" w:sz="0" w:space="0" w:color="auto"/>
        <w:bottom w:val="none" w:sz="0" w:space="0" w:color="auto"/>
        <w:right w:val="none" w:sz="0" w:space="0" w:color="auto"/>
      </w:divBdr>
    </w:div>
    <w:div w:id="400298781">
      <w:bodyDiv w:val="1"/>
      <w:marLeft w:val="0"/>
      <w:marRight w:val="0"/>
      <w:marTop w:val="0"/>
      <w:marBottom w:val="0"/>
      <w:divBdr>
        <w:top w:val="none" w:sz="0" w:space="0" w:color="auto"/>
        <w:left w:val="none" w:sz="0" w:space="0" w:color="auto"/>
        <w:bottom w:val="none" w:sz="0" w:space="0" w:color="auto"/>
        <w:right w:val="none" w:sz="0" w:space="0" w:color="auto"/>
      </w:divBdr>
    </w:div>
    <w:div w:id="400448286">
      <w:bodyDiv w:val="1"/>
      <w:marLeft w:val="0"/>
      <w:marRight w:val="0"/>
      <w:marTop w:val="0"/>
      <w:marBottom w:val="0"/>
      <w:divBdr>
        <w:top w:val="none" w:sz="0" w:space="0" w:color="auto"/>
        <w:left w:val="none" w:sz="0" w:space="0" w:color="auto"/>
        <w:bottom w:val="none" w:sz="0" w:space="0" w:color="auto"/>
        <w:right w:val="none" w:sz="0" w:space="0" w:color="auto"/>
      </w:divBdr>
    </w:div>
    <w:div w:id="402064396">
      <w:bodyDiv w:val="1"/>
      <w:marLeft w:val="0"/>
      <w:marRight w:val="0"/>
      <w:marTop w:val="0"/>
      <w:marBottom w:val="0"/>
      <w:divBdr>
        <w:top w:val="none" w:sz="0" w:space="0" w:color="auto"/>
        <w:left w:val="none" w:sz="0" w:space="0" w:color="auto"/>
        <w:bottom w:val="none" w:sz="0" w:space="0" w:color="auto"/>
        <w:right w:val="none" w:sz="0" w:space="0" w:color="auto"/>
      </w:divBdr>
    </w:div>
    <w:div w:id="402261514">
      <w:bodyDiv w:val="1"/>
      <w:marLeft w:val="0"/>
      <w:marRight w:val="0"/>
      <w:marTop w:val="0"/>
      <w:marBottom w:val="0"/>
      <w:divBdr>
        <w:top w:val="none" w:sz="0" w:space="0" w:color="auto"/>
        <w:left w:val="none" w:sz="0" w:space="0" w:color="auto"/>
        <w:bottom w:val="none" w:sz="0" w:space="0" w:color="auto"/>
        <w:right w:val="none" w:sz="0" w:space="0" w:color="auto"/>
      </w:divBdr>
    </w:div>
    <w:div w:id="402333360">
      <w:bodyDiv w:val="1"/>
      <w:marLeft w:val="0"/>
      <w:marRight w:val="0"/>
      <w:marTop w:val="0"/>
      <w:marBottom w:val="0"/>
      <w:divBdr>
        <w:top w:val="none" w:sz="0" w:space="0" w:color="auto"/>
        <w:left w:val="none" w:sz="0" w:space="0" w:color="auto"/>
        <w:bottom w:val="none" w:sz="0" w:space="0" w:color="auto"/>
        <w:right w:val="none" w:sz="0" w:space="0" w:color="auto"/>
      </w:divBdr>
    </w:div>
    <w:div w:id="402606422">
      <w:bodyDiv w:val="1"/>
      <w:marLeft w:val="0"/>
      <w:marRight w:val="0"/>
      <w:marTop w:val="0"/>
      <w:marBottom w:val="0"/>
      <w:divBdr>
        <w:top w:val="none" w:sz="0" w:space="0" w:color="auto"/>
        <w:left w:val="none" w:sz="0" w:space="0" w:color="auto"/>
        <w:bottom w:val="none" w:sz="0" w:space="0" w:color="auto"/>
        <w:right w:val="none" w:sz="0" w:space="0" w:color="auto"/>
      </w:divBdr>
    </w:div>
    <w:div w:id="403064221">
      <w:bodyDiv w:val="1"/>
      <w:marLeft w:val="0"/>
      <w:marRight w:val="0"/>
      <w:marTop w:val="0"/>
      <w:marBottom w:val="0"/>
      <w:divBdr>
        <w:top w:val="none" w:sz="0" w:space="0" w:color="auto"/>
        <w:left w:val="none" w:sz="0" w:space="0" w:color="auto"/>
        <w:bottom w:val="none" w:sz="0" w:space="0" w:color="auto"/>
        <w:right w:val="none" w:sz="0" w:space="0" w:color="auto"/>
      </w:divBdr>
      <w:divsChild>
        <w:div w:id="1383484612">
          <w:marLeft w:val="640"/>
          <w:marRight w:val="0"/>
          <w:marTop w:val="0"/>
          <w:marBottom w:val="0"/>
          <w:divBdr>
            <w:top w:val="none" w:sz="0" w:space="0" w:color="auto"/>
            <w:left w:val="none" w:sz="0" w:space="0" w:color="auto"/>
            <w:bottom w:val="none" w:sz="0" w:space="0" w:color="auto"/>
            <w:right w:val="none" w:sz="0" w:space="0" w:color="auto"/>
          </w:divBdr>
        </w:div>
        <w:div w:id="404570968">
          <w:marLeft w:val="640"/>
          <w:marRight w:val="0"/>
          <w:marTop w:val="0"/>
          <w:marBottom w:val="0"/>
          <w:divBdr>
            <w:top w:val="none" w:sz="0" w:space="0" w:color="auto"/>
            <w:left w:val="none" w:sz="0" w:space="0" w:color="auto"/>
            <w:bottom w:val="none" w:sz="0" w:space="0" w:color="auto"/>
            <w:right w:val="none" w:sz="0" w:space="0" w:color="auto"/>
          </w:divBdr>
        </w:div>
        <w:div w:id="631986692">
          <w:marLeft w:val="640"/>
          <w:marRight w:val="0"/>
          <w:marTop w:val="0"/>
          <w:marBottom w:val="0"/>
          <w:divBdr>
            <w:top w:val="none" w:sz="0" w:space="0" w:color="auto"/>
            <w:left w:val="none" w:sz="0" w:space="0" w:color="auto"/>
            <w:bottom w:val="none" w:sz="0" w:space="0" w:color="auto"/>
            <w:right w:val="none" w:sz="0" w:space="0" w:color="auto"/>
          </w:divBdr>
        </w:div>
        <w:div w:id="1942107929">
          <w:marLeft w:val="640"/>
          <w:marRight w:val="0"/>
          <w:marTop w:val="0"/>
          <w:marBottom w:val="0"/>
          <w:divBdr>
            <w:top w:val="none" w:sz="0" w:space="0" w:color="auto"/>
            <w:left w:val="none" w:sz="0" w:space="0" w:color="auto"/>
            <w:bottom w:val="none" w:sz="0" w:space="0" w:color="auto"/>
            <w:right w:val="none" w:sz="0" w:space="0" w:color="auto"/>
          </w:divBdr>
        </w:div>
        <w:div w:id="1390108420">
          <w:marLeft w:val="640"/>
          <w:marRight w:val="0"/>
          <w:marTop w:val="0"/>
          <w:marBottom w:val="0"/>
          <w:divBdr>
            <w:top w:val="none" w:sz="0" w:space="0" w:color="auto"/>
            <w:left w:val="none" w:sz="0" w:space="0" w:color="auto"/>
            <w:bottom w:val="none" w:sz="0" w:space="0" w:color="auto"/>
            <w:right w:val="none" w:sz="0" w:space="0" w:color="auto"/>
          </w:divBdr>
        </w:div>
        <w:div w:id="1124351075">
          <w:marLeft w:val="640"/>
          <w:marRight w:val="0"/>
          <w:marTop w:val="0"/>
          <w:marBottom w:val="0"/>
          <w:divBdr>
            <w:top w:val="none" w:sz="0" w:space="0" w:color="auto"/>
            <w:left w:val="none" w:sz="0" w:space="0" w:color="auto"/>
            <w:bottom w:val="none" w:sz="0" w:space="0" w:color="auto"/>
            <w:right w:val="none" w:sz="0" w:space="0" w:color="auto"/>
          </w:divBdr>
        </w:div>
        <w:div w:id="962736476">
          <w:marLeft w:val="640"/>
          <w:marRight w:val="0"/>
          <w:marTop w:val="0"/>
          <w:marBottom w:val="0"/>
          <w:divBdr>
            <w:top w:val="none" w:sz="0" w:space="0" w:color="auto"/>
            <w:left w:val="none" w:sz="0" w:space="0" w:color="auto"/>
            <w:bottom w:val="none" w:sz="0" w:space="0" w:color="auto"/>
            <w:right w:val="none" w:sz="0" w:space="0" w:color="auto"/>
          </w:divBdr>
        </w:div>
        <w:div w:id="1024405662">
          <w:marLeft w:val="640"/>
          <w:marRight w:val="0"/>
          <w:marTop w:val="0"/>
          <w:marBottom w:val="0"/>
          <w:divBdr>
            <w:top w:val="none" w:sz="0" w:space="0" w:color="auto"/>
            <w:left w:val="none" w:sz="0" w:space="0" w:color="auto"/>
            <w:bottom w:val="none" w:sz="0" w:space="0" w:color="auto"/>
            <w:right w:val="none" w:sz="0" w:space="0" w:color="auto"/>
          </w:divBdr>
        </w:div>
        <w:div w:id="806048365">
          <w:marLeft w:val="640"/>
          <w:marRight w:val="0"/>
          <w:marTop w:val="0"/>
          <w:marBottom w:val="0"/>
          <w:divBdr>
            <w:top w:val="none" w:sz="0" w:space="0" w:color="auto"/>
            <w:left w:val="none" w:sz="0" w:space="0" w:color="auto"/>
            <w:bottom w:val="none" w:sz="0" w:space="0" w:color="auto"/>
            <w:right w:val="none" w:sz="0" w:space="0" w:color="auto"/>
          </w:divBdr>
        </w:div>
        <w:div w:id="792862780">
          <w:marLeft w:val="640"/>
          <w:marRight w:val="0"/>
          <w:marTop w:val="0"/>
          <w:marBottom w:val="0"/>
          <w:divBdr>
            <w:top w:val="none" w:sz="0" w:space="0" w:color="auto"/>
            <w:left w:val="none" w:sz="0" w:space="0" w:color="auto"/>
            <w:bottom w:val="none" w:sz="0" w:space="0" w:color="auto"/>
            <w:right w:val="none" w:sz="0" w:space="0" w:color="auto"/>
          </w:divBdr>
        </w:div>
        <w:div w:id="938293799">
          <w:marLeft w:val="640"/>
          <w:marRight w:val="0"/>
          <w:marTop w:val="0"/>
          <w:marBottom w:val="0"/>
          <w:divBdr>
            <w:top w:val="none" w:sz="0" w:space="0" w:color="auto"/>
            <w:left w:val="none" w:sz="0" w:space="0" w:color="auto"/>
            <w:bottom w:val="none" w:sz="0" w:space="0" w:color="auto"/>
            <w:right w:val="none" w:sz="0" w:space="0" w:color="auto"/>
          </w:divBdr>
        </w:div>
        <w:div w:id="253514238">
          <w:marLeft w:val="640"/>
          <w:marRight w:val="0"/>
          <w:marTop w:val="0"/>
          <w:marBottom w:val="0"/>
          <w:divBdr>
            <w:top w:val="none" w:sz="0" w:space="0" w:color="auto"/>
            <w:left w:val="none" w:sz="0" w:space="0" w:color="auto"/>
            <w:bottom w:val="none" w:sz="0" w:space="0" w:color="auto"/>
            <w:right w:val="none" w:sz="0" w:space="0" w:color="auto"/>
          </w:divBdr>
        </w:div>
        <w:div w:id="468060390">
          <w:marLeft w:val="640"/>
          <w:marRight w:val="0"/>
          <w:marTop w:val="0"/>
          <w:marBottom w:val="0"/>
          <w:divBdr>
            <w:top w:val="none" w:sz="0" w:space="0" w:color="auto"/>
            <w:left w:val="none" w:sz="0" w:space="0" w:color="auto"/>
            <w:bottom w:val="none" w:sz="0" w:space="0" w:color="auto"/>
            <w:right w:val="none" w:sz="0" w:space="0" w:color="auto"/>
          </w:divBdr>
        </w:div>
        <w:div w:id="1934237811">
          <w:marLeft w:val="640"/>
          <w:marRight w:val="0"/>
          <w:marTop w:val="0"/>
          <w:marBottom w:val="0"/>
          <w:divBdr>
            <w:top w:val="none" w:sz="0" w:space="0" w:color="auto"/>
            <w:left w:val="none" w:sz="0" w:space="0" w:color="auto"/>
            <w:bottom w:val="none" w:sz="0" w:space="0" w:color="auto"/>
            <w:right w:val="none" w:sz="0" w:space="0" w:color="auto"/>
          </w:divBdr>
        </w:div>
        <w:div w:id="1751736605">
          <w:marLeft w:val="640"/>
          <w:marRight w:val="0"/>
          <w:marTop w:val="0"/>
          <w:marBottom w:val="0"/>
          <w:divBdr>
            <w:top w:val="none" w:sz="0" w:space="0" w:color="auto"/>
            <w:left w:val="none" w:sz="0" w:space="0" w:color="auto"/>
            <w:bottom w:val="none" w:sz="0" w:space="0" w:color="auto"/>
            <w:right w:val="none" w:sz="0" w:space="0" w:color="auto"/>
          </w:divBdr>
        </w:div>
        <w:div w:id="683749997">
          <w:marLeft w:val="640"/>
          <w:marRight w:val="0"/>
          <w:marTop w:val="0"/>
          <w:marBottom w:val="0"/>
          <w:divBdr>
            <w:top w:val="none" w:sz="0" w:space="0" w:color="auto"/>
            <w:left w:val="none" w:sz="0" w:space="0" w:color="auto"/>
            <w:bottom w:val="none" w:sz="0" w:space="0" w:color="auto"/>
            <w:right w:val="none" w:sz="0" w:space="0" w:color="auto"/>
          </w:divBdr>
        </w:div>
        <w:div w:id="380792867">
          <w:marLeft w:val="640"/>
          <w:marRight w:val="0"/>
          <w:marTop w:val="0"/>
          <w:marBottom w:val="0"/>
          <w:divBdr>
            <w:top w:val="none" w:sz="0" w:space="0" w:color="auto"/>
            <w:left w:val="none" w:sz="0" w:space="0" w:color="auto"/>
            <w:bottom w:val="none" w:sz="0" w:space="0" w:color="auto"/>
            <w:right w:val="none" w:sz="0" w:space="0" w:color="auto"/>
          </w:divBdr>
        </w:div>
        <w:div w:id="428693928">
          <w:marLeft w:val="640"/>
          <w:marRight w:val="0"/>
          <w:marTop w:val="0"/>
          <w:marBottom w:val="0"/>
          <w:divBdr>
            <w:top w:val="none" w:sz="0" w:space="0" w:color="auto"/>
            <w:left w:val="none" w:sz="0" w:space="0" w:color="auto"/>
            <w:bottom w:val="none" w:sz="0" w:space="0" w:color="auto"/>
            <w:right w:val="none" w:sz="0" w:space="0" w:color="auto"/>
          </w:divBdr>
        </w:div>
        <w:div w:id="641690562">
          <w:marLeft w:val="640"/>
          <w:marRight w:val="0"/>
          <w:marTop w:val="0"/>
          <w:marBottom w:val="0"/>
          <w:divBdr>
            <w:top w:val="none" w:sz="0" w:space="0" w:color="auto"/>
            <w:left w:val="none" w:sz="0" w:space="0" w:color="auto"/>
            <w:bottom w:val="none" w:sz="0" w:space="0" w:color="auto"/>
            <w:right w:val="none" w:sz="0" w:space="0" w:color="auto"/>
          </w:divBdr>
        </w:div>
        <w:div w:id="532617855">
          <w:marLeft w:val="640"/>
          <w:marRight w:val="0"/>
          <w:marTop w:val="0"/>
          <w:marBottom w:val="0"/>
          <w:divBdr>
            <w:top w:val="none" w:sz="0" w:space="0" w:color="auto"/>
            <w:left w:val="none" w:sz="0" w:space="0" w:color="auto"/>
            <w:bottom w:val="none" w:sz="0" w:space="0" w:color="auto"/>
            <w:right w:val="none" w:sz="0" w:space="0" w:color="auto"/>
          </w:divBdr>
        </w:div>
        <w:div w:id="377434001">
          <w:marLeft w:val="640"/>
          <w:marRight w:val="0"/>
          <w:marTop w:val="0"/>
          <w:marBottom w:val="0"/>
          <w:divBdr>
            <w:top w:val="none" w:sz="0" w:space="0" w:color="auto"/>
            <w:left w:val="none" w:sz="0" w:space="0" w:color="auto"/>
            <w:bottom w:val="none" w:sz="0" w:space="0" w:color="auto"/>
            <w:right w:val="none" w:sz="0" w:space="0" w:color="auto"/>
          </w:divBdr>
        </w:div>
        <w:div w:id="1681354076">
          <w:marLeft w:val="640"/>
          <w:marRight w:val="0"/>
          <w:marTop w:val="0"/>
          <w:marBottom w:val="0"/>
          <w:divBdr>
            <w:top w:val="none" w:sz="0" w:space="0" w:color="auto"/>
            <w:left w:val="none" w:sz="0" w:space="0" w:color="auto"/>
            <w:bottom w:val="none" w:sz="0" w:space="0" w:color="auto"/>
            <w:right w:val="none" w:sz="0" w:space="0" w:color="auto"/>
          </w:divBdr>
        </w:div>
        <w:div w:id="33701201">
          <w:marLeft w:val="640"/>
          <w:marRight w:val="0"/>
          <w:marTop w:val="0"/>
          <w:marBottom w:val="0"/>
          <w:divBdr>
            <w:top w:val="none" w:sz="0" w:space="0" w:color="auto"/>
            <w:left w:val="none" w:sz="0" w:space="0" w:color="auto"/>
            <w:bottom w:val="none" w:sz="0" w:space="0" w:color="auto"/>
            <w:right w:val="none" w:sz="0" w:space="0" w:color="auto"/>
          </w:divBdr>
        </w:div>
        <w:div w:id="1812482278">
          <w:marLeft w:val="640"/>
          <w:marRight w:val="0"/>
          <w:marTop w:val="0"/>
          <w:marBottom w:val="0"/>
          <w:divBdr>
            <w:top w:val="none" w:sz="0" w:space="0" w:color="auto"/>
            <w:left w:val="none" w:sz="0" w:space="0" w:color="auto"/>
            <w:bottom w:val="none" w:sz="0" w:space="0" w:color="auto"/>
            <w:right w:val="none" w:sz="0" w:space="0" w:color="auto"/>
          </w:divBdr>
        </w:div>
        <w:div w:id="1295595811">
          <w:marLeft w:val="640"/>
          <w:marRight w:val="0"/>
          <w:marTop w:val="0"/>
          <w:marBottom w:val="0"/>
          <w:divBdr>
            <w:top w:val="none" w:sz="0" w:space="0" w:color="auto"/>
            <w:left w:val="none" w:sz="0" w:space="0" w:color="auto"/>
            <w:bottom w:val="none" w:sz="0" w:space="0" w:color="auto"/>
            <w:right w:val="none" w:sz="0" w:space="0" w:color="auto"/>
          </w:divBdr>
        </w:div>
        <w:div w:id="461583025">
          <w:marLeft w:val="640"/>
          <w:marRight w:val="0"/>
          <w:marTop w:val="0"/>
          <w:marBottom w:val="0"/>
          <w:divBdr>
            <w:top w:val="none" w:sz="0" w:space="0" w:color="auto"/>
            <w:left w:val="none" w:sz="0" w:space="0" w:color="auto"/>
            <w:bottom w:val="none" w:sz="0" w:space="0" w:color="auto"/>
            <w:right w:val="none" w:sz="0" w:space="0" w:color="auto"/>
          </w:divBdr>
        </w:div>
        <w:div w:id="1060323253">
          <w:marLeft w:val="640"/>
          <w:marRight w:val="0"/>
          <w:marTop w:val="0"/>
          <w:marBottom w:val="0"/>
          <w:divBdr>
            <w:top w:val="none" w:sz="0" w:space="0" w:color="auto"/>
            <w:left w:val="none" w:sz="0" w:space="0" w:color="auto"/>
            <w:bottom w:val="none" w:sz="0" w:space="0" w:color="auto"/>
            <w:right w:val="none" w:sz="0" w:space="0" w:color="auto"/>
          </w:divBdr>
        </w:div>
        <w:div w:id="740559205">
          <w:marLeft w:val="640"/>
          <w:marRight w:val="0"/>
          <w:marTop w:val="0"/>
          <w:marBottom w:val="0"/>
          <w:divBdr>
            <w:top w:val="none" w:sz="0" w:space="0" w:color="auto"/>
            <w:left w:val="none" w:sz="0" w:space="0" w:color="auto"/>
            <w:bottom w:val="none" w:sz="0" w:space="0" w:color="auto"/>
            <w:right w:val="none" w:sz="0" w:space="0" w:color="auto"/>
          </w:divBdr>
        </w:div>
        <w:div w:id="2105415051">
          <w:marLeft w:val="640"/>
          <w:marRight w:val="0"/>
          <w:marTop w:val="0"/>
          <w:marBottom w:val="0"/>
          <w:divBdr>
            <w:top w:val="none" w:sz="0" w:space="0" w:color="auto"/>
            <w:left w:val="none" w:sz="0" w:space="0" w:color="auto"/>
            <w:bottom w:val="none" w:sz="0" w:space="0" w:color="auto"/>
            <w:right w:val="none" w:sz="0" w:space="0" w:color="auto"/>
          </w:divBdr>
        </w:div>
        <w:div w:id="1912546767">
          <w:marLeft w:val="640"/>
          <w:marRight w:val="0"/>
          <w:marTop w:val="0"/>
          <w:marBottom w:val="0"/>
          <w:divBdr>
            <w:top w:val="none" w:sz="0" w:space="0" w:color="auto"/>
            <w:left w:val="none" w:sz="0" w:space="0" w:color="auto"/>
            <w:bottom w:val="none" w:sz="0" w:space="0" w:color="auto"/>
            <w:right w:val="none" w:sz="0" w:space="0" w:color="auto"/>
          </w:divBdr>
        </w:div>
        <w:div w:id="239487078">
          <w:marLeft w:val="640"/>
          <w:marRight w:val="0"/>
          <w:marTop w:val="0"/>
          <w:marBottom w:val="0"/>
          <w:divBdr>
            <w:top w:val="none" w:sz="0" w:space="0" w:color="auto"/>
            <w:left w:val="none" w:sz="0" w:space="0" w:color="auto"/>
            <w:bottom w:val="none" w:sz="0" w:space="0" w:color="auto"/>
            <w:right w:val="none" w:sz="0" w:space="0" w:color="auto"/>
          </w:divBdr>
        </w:div>
        <w:div w:id="2128624012">
          <w:marLeft w:val="640"/>
          <w:marRight w:val="0"/>
          <w:marTop w:val="0"/>
          <w:marBottom w:val="0"/>
          <w:divBdr>
            <w:top w:val="none" w:sz="0" w:space="0" w:color="auto"/>
            <w:left w:val="none" w:sz="0" w:space="0" w:color="auto"/>
            <w:bottom w:val="none" w:sz="0" w:space="0" w:color="auto"/>
            <w:right w:val="none" w:sz="0" w:space="0" w:color="auto"/>
          </w:divBdr>
        </w:div>
        <w:div w:id="1326982209">
          <w:marLeft w:val="640"/>
          <w:marRight w:val="0"/>
          <w:marTop w:val="0"/>
          <w:marBottom w:val="0"/>
          <w:divBdr>
            <w:top w:val="none" w:sz="0" w:space="0" w:color="auto"/>
            <w:left w:val="none" w:sz="0" w:space="0" w:color="auto"/>
            <w:bottom w:val="none" w:sz="0" w:space="0" w:color="auto"/>
            <w:right w:val="none" w:sz="0" w:space="0" w:color="auto"/>
          </w:divBdr>
        </w:div>
        <w:div w:id="1697996825">
          <w:marLeft w:val="640"/>
          <w:marRight w:val="0"/>
          <w:marTop w:val="0"/>
          <w:marBottom w:val="0"/>
          <w:divBdr>
            <w:top w:val="none" w:sz="0" w:space="0" w:color="auto"/>
            <w:left w:val="none" w:sz="0" w:space="0" w:color="auto"/>
            <w:bottom w:val="none" w:sz="0" w:space="0" w:color="auto"/>
            <w:right w:val="none" w:sz="0" w:space="0" w:color="auto"/>
          </w:divBdr>
        </w:div>
        <w:div w:id="1118523040">
          <w:marLeft w:val="640"/>
          <w:marRight w:val="0"/>
          <w:marTop w:val="0"/>
          <w:marBottom w:val="0"/>
          <w:divBdr>
            <w:top w:val="none" w:sz="0" w:space="0" w:color="auto"/>
            <w:left w:val="none" w:sz="0" w:space="0" w:color="auto"/>
            <w:bottom w:val="none" w:sz="0" w:space="0" w:color="auto"/>
            <w:right w:val="none" w:sz="0" w:space="0" w:color="auto"/>
          </w:divBdr>
        </w:div>
        <w:div w:id="1906139995">
          <w:marLeft w:val="640"/>
          <w:marRight w:val="0"/>
          <w:marTop w:val="0"/>
          <w:marBottom w:val="0"/>
          <w:divBdr>
            <w:top w:val="none" w:sz="0" w:space="0" w:color="auto"/>
            <w:left w:val="none" w:sz="0" w:space="0" w:color="auto"/>
            <w:bottom w:val="none" w:sz="0" w:space="0" w:color="auto"/>
            <w:right w:val="none" w:sz="0" w:space="0" w:color="auto"/>
          </w:divBdr>
        </w:div>
        <w:div w:id="1258371173">
          <w:marLeft w:val="640"/>
          <w:marRight w:val="0"/>
          <w:marTop w:val="0"/>
          <w:marBottom w:val="0"/>
          <w:divBdr>
            <w:top w:val="none" w:sz="0" w:space="0" w:color="auto"/>
            <w:left w:val="none" w:sz="0" w:space="0" w:color="auto"/>
            <w:bottom w:val="none" w:sz="0" w:space="0" w:color="auto"/>
            <w:right w:val="none" w:sz="0" w:space="0" w:color="auto"/>
          </w:divBdr>
        </w:div>
        <w:div w:id="616063372">
          <w:marLeft w:val="640"/>
          <w:marRight w:val="0"/>
          <w:marTop w:val="0"/>
          <w:marBottom w:val="0"/>
          <w:divBdr>
            <w:top w:val="none" w:sz="0" w:space="0" w:color="auto"/>
            <w:left w:val="none" w:sz="0" w:space="0" w:color="auto"/>
            <w:bottom w:val="none" w:sz="0" w:space="0" w:color="auto"/>
            <w:right w:val="none" w:sz="0" w:space="0" w:color="auto"/>
          </w:divBdr>
        </w:div>
        <w:div w:id="1373455572">
          <w:marLeft w:val="640"/>
          <w:marRight w:val="0"/>
          <w:marTop w:val="0"/>
          <w:marBottom w:val="0"/>
          <w:divBdr>
            <w:top w:val="none" w:sz="0" w:space="0" w:color="auto"/>
            <w:left w:val="none" w:sz="0" w:space="0" w:color="auto"/>
            <w:bottom w:val="none" w:sz="0" w:space="0" w:color="auto"/>
            <w:right w:val="none" w:sz="0" w:space="0" w:color="auto"/>
          </w:divBdr>
        </w:div>
        <w:div w:id="212930208">
          <w:marLeft w:val="640"/>
          <w:marRight w:val="0"/>
          <w:marTop w:val="0"/>
          <w:marBottom w:val="0"/>
          <w:divBdr>
            <w:top w:val="none" w:sz="0" w:space="0" w:color="auto"/>
            <w:left w:val="none" w:sz="0" w:space="0" w:color="auto"/>
            <w:bottom w:val="none" w:sz="0" w:space="0" w:color="auto"/>
            <w:right w:val="none" w:sz="0" w:space="0" w:color="auto"/>
          </w:divBdr>
        </w:div>
        <w:div w:id="251284120">
          <w:marLeft w:val="640"/>
          <w:marRight w:val="0"/>
          <w:marTop w:val="0"/>
          <w:marBottom w:val="0"/>
          <w:divBdr>
            <w:top w:val="none" w:sz="0" w:space="0" w:color="auto"/>
            <w:left w:val="none" w:sz="0" w:space="0" w:color="auto"/>
            <w:bottom w:val="none" w:sz="0" w:space="0" w:color="auto"/>
            <w:right w:val="none" w:sz="0" w:space="0" w:color="auto"/>
          </w:divBdr>
        </w:div>
        <w:div w:id="1474062054">
          <w:marLeft w:val="640"/>
          <w:marRight w:val="0"/>
          <w:marTop w:val="0"/>
          <w:marBottom w:val="0"/>
          <w:divBdr>
            <w:top w:val="none" w:sz="0" w:space="0" w:color="auto"/>
            <w:left w:val="none" w:sz="0" w:space="0" w:color="auto"/>
            <w:bottom w:val="none" w:sz="0" w:space="0" w:color="auto"/>
            <w:right w:val="none" w:sz="0" w:space="0" w:color="auto"/>
          </w:divBdr>
        </w:div>
        <w:div w:id="827091615">
          <w:marLeft w:val="640"/>
          <w:marRight w:val="0"/>
          <w:marTop w:val="0"/>
          <w:marBottom w:val="0"/>
          <w:divBdr>
            <w:top w:val="none" w:sz="0" w:space="0" w:color="auto"/>
            <w:left w:val="none" w:sz="0" w:space="0" w:color="auto"/>
            <w:bottom w:val="none" w:sz="0" w:space="0" w:color="auto"/>
            <w:right w:val="none" w:sz="0" w:space="0" w:color="auto"/>
          </w:divBdr>
        </w:div>
        <w:div w:id="1919627640">
          <w:marLeft w:val="640"/>
          <w:marRight w:val="0"/>
          <w:marTop w:val="0"/>
          <w:marBottom w:val="0"/>
          <w:divBdr>
            <w:top w:val="none" w:sz="0" w:space="0" w:color="auto"/>
            <w:left w:val="none" w:sz="0" w:space="0" w:color="auto"/>
            <w:bottom w:val="none" w:sz="0" w:space="0" w:color="auto"/>
            <w:right w:val="none" w:sz="0" w:space="0" w:color="auto"/>
          </w:divBdr>
        </w:div>
        <w:div w:id="1915897685">
          <w:marLeft w:val="640"/>
          <w:marRight w:val="0"/>
          <w:marTop w:val="0"/>
          <w:marBottom w:val="0"/>
          <w:divBdr>
            <w:top w:val="none" w:sz="0" w:space="0" w:color="auto"/>
            <w:left w:val="none" w:sz="0" w:space="0" w:color="auto"/>
            <w:bottom w:val="none" w:sz="0" w:space="0" w:color="auto"/>
            <w:right w:val="none" w:sz="0" w:space="0" w:color="auto"/>
          </w:divBdr>
        </w:div>
      </w:divsChild>
    </w:div>
    <w:div w:id="403383106">
      <w:bodyDiv w:val="1"/>
      <w:marLeft w:val="0"/>
      <w:marRight w:val="0"/>
      <w:marTop w:val="0"/>
      <w:marBottom w:val="0"/>
      <w:divBdr>
        <w:top w:val="none" w:sz="0" w:space="0" w:color="auto"/>
        <w:left w:val="none" w:sz="0" w:space="0" w:color="auto"/>
        <w:bottom w:val="none" w:sz="0" w:space="0" w:color="auto"/>
        <w:right w:val="none" w:sz="0" w:space="0" w:color="auto"/>
      </w:divBdr>
    </w:div>
    <w:div w:id="403799794">
      <w:bodyDiv w:val="1"/>
      <w:marLeft w:val="0"/>
      <w:marRight w:val="0"/>
      <w:marTop w:val="0"/>
      <w:marBottom w:val="0"/>
      <w:divBdr>
        <w:top w:val="none" w:sz="0" w:space="0" w:color="auto"/>
        <w:left w:val="none" w:sz="0" w:space="0" w:color="auto"/>
        <w:bottom w:val="none" w:sz="0" w:space="0" w:color="auto"/>
        <w:right w:val="none" w:sz="0" w:space="0" w:color="auto"/>
      </w:divBdr>
    </w:div>
    <w:div w:id="403988515">
      <w:bodyDiv w:val="1"/>
      <w:marLeft w:val="0"/>
      <w:marRight w:val="0"/>
      <w:marTop w:val="0"/>
      <w:marBottom w:val="0"/>
      <w:divBdr>
        <w:top w:val="none" w:sz="0" w:space="0" w:color="auto"/>
        <w:left w:val="none" w:sz="0" w:space="0" w:color="auto"/>
        <w:bottom w:val="none" w:sz="0" w:space="0" w:color="auto"/>
        <w:right w:val="none" w:sz="0" w:space="0" w:color="auto"/>
      </w:divBdr>
    </w:div>
    <w:div w:id="404767954">
      <w:bodyDiv w:val="1"/>
      <w:marLeft w:val="0"/>
      <w:marRight w:val="0"/>
      <w:marTop w:val="0"/>
      <w:marBottom w:val="0"/>
      <w:divBdr>
        <w:top w:val="none" w:sz="0" w:space="0" w:color="auto"/>
        <w:left w:val="none" w:sz="0" w:space="0" w:color="auto"/>
        <w:bottom w:val="none" w:sz="0" w:space="0" w:color="auto"/>
        <w:right w:val="none" w:sz="0" w:space="0" w:color="auto"/>
      </w:divBdr>
    </w:div>
    <w:div w:id="405034262">
      <w:bodyDiv w:val="1"/>
      <w:marLeft w:val="0"/>
      <w:marRight w:val="0"/>
      <w:marTop w:val="0"/>
      <w:marBottom w:val="0"/>
      <w:divBdr>
        <w:top w:val="none" w:sz="0" w:space="0" w:color="auto"/>
        <w:left w:val="none" w:sz="0" w:space="0" w:color="auto"/>
        <w:bottom w:val="none" w:sz="0" w:space="0" w:color="auto"/>
        <w:right w:val="none" w:sz="0" w:space="0" w:color="auto"/>
      </w:divBdr>
    </w:div>
    <w:div w:id="405035267">
      <w:bodyDiv w:val="1"/>
      <w:marLeft w:val="0"/>
      <w:marRight w:val="0"/>
      <w:marTop w:val="0"/>
      <w:marBottom w:val="0"/>
      <w:divBdr>
        <w:top w:val="none" w:sz="0" w:space="0" w:color="auto"/>
        <w:left w:val="none" w:sz="0" w:space="0" w:color="auto"/>
        <w:bottom w:val="none" w:sz="0" w:space="0" w:color="auto"/>
        <w:right w:val="none" w:sz="0" w:space="0" w:color="auto"/>
      </w:divBdr>
    </w:div>
    <w:div w:id="405154855">
      <w:bodyDiv w:val="1"/>
      <w:marLeft w:val="0"/>
      <w:marRight w:val="0"/>
      <w:marTop w:val="0"/>
      <w:marBottom w:val="0"/>
      <w:divBdr>
        <w:top w:val="none" w:sz="0" w:space="0" w:color="auto"/>
        <w:left w:val="none" w:sz="0" w:space="0" w:color="auto"/>
        <w:bottom w:val="none" w:sz="0" w:space="0" w:color="auto"/>
        <w:right w:val="none" w:sz="0" w:space="0" w:color="auto"/>
      </w:divBdr>
    </w:div>
    <w:div w:id="406146488">
      <w:bodyDiv w:val="1"/>
      <w:marLeft w:val="0"/>
      <w:marRight w:val="0"/>
      <w:marTop w:val="0"/>
      <w:marBottom w:val="0"/>
      <w:divBdr>
        <w:top w:val="none" w:sz="0" w:space="0" w:color="auto"/>
        <w:left w:val="none" w:sz="0" w:space="0" w:color="auto"/>
        <w:bottom w:val="none" w:sz="0" w:space="0" w:color="auto"/>
        <w:right w:val="none" w:sz="0" w:space="0" w:color="auto"/>
      </w:divBdr>
    </w:div>
    <w:div w:id="406192754">
      <w:bodyDiv w:val="1"/>
      <w:marLeft w:val="0"/>
      <w:marRight w:val="0"/>
      <w:marTop w:val="0"/>
      <w:marBottom w:val="0"/>
      <w:divBdr>
        <w:top w:val="none" w:sz="0" w:space="0" w:color="auto"/>
        <w:left w:val="none" w:sz="0" w:space="0" w:color="auto"/>
        <w:bottom w:val="none" w:sz="0" w:space="0" w:color="auto"/>
        <w:right w:val="none" w:sz="0" w:space="0" w:color="auto"/>
      </w:divBdr>
    </w:div>
    <w:div w:id="406461852">
      <w:bodyDiv w:val="1"/>
      <w:marLeft w:val="0"/>
      <w:marRight w:val="0"/>
      <w:marTop w:val="0"/>
      <w:marBottom w:val="0"/>
      <w:divBdr>
        <w:top w:val="none" w:sz="0" w:space="0" w:color="auto"/>
        <w:left w:val="none" w:sz="0" w:space="0" w:color="auto"/>
        <w:bottom w:val="none" w:sz="0" w:space="0" w:color="auto"/>
        <w:right w:val="none" w:sz="0" w:space="0" w:color="auto"/>
      </w:divBdr>
      <w:divsChild>
        <w:div w:id="1557008664">
          <w:marLeft w:val="640"/>
          <w:marRight w:val="0"/>
          <w:marTop w:val="0"/>
          <w:marBottom w:val="0"/>
          <w:divBdr>
            <w:top w:val="none" w:sz="0" w:space="0" w:color="auto"/>
            <w:left w:val="none" w:sz="0" w:space="0" w:color="auto"/>
            <w:bottom w:val="none" w:sz="0" w:space="0" w:color="auto"/>
            <w:right w:val="none" w:sz="0" w:space="0" w:color="auto"/>
          </w:divBdr>
        </w:div>
        <w:div w:id="1185167023">
          <w:marLeft w:val="640"/>
          <w:marRight w:val="0"/>
          <w:marTop w:val="0"/>
          <w:marBottom w:val="0"/>
          <w:divBdr>
            <w:top w:val="none" w:sz="0" w:space="0" w:color="auto"/>
            <w:left w:val="none" w:sz="0" w:space="0" w:color="auto"/>
            <w:bottom w:val="none" w:sz="0" w:space="0" w:color="auto"/>
            <w:right w:val="none" w:sz="0" w:space="0" w:color="auto"/>
          </w:divBdr>
        </w:div>
        <w:div w:id="1841504113">
          <w:marLeft w:val="640"/>
          <w:marRight w:val="0"/>
          <w:marTop w:val="0"/>
          <w:marBottom w:val="0"/>
          <w:divBdr>
            <w:top w:val="none" w:sz="0" w:space="0" w:color="auto"/>
            <w:left w:val="none" w:sz="0" w:space="0" w:color="auto"/>
            <w:bottom w:val="none" w:sz="0" w:space="0" w:color="auto"/>
            <w:right w:val="none" w:sz="0" w:space="0" w:color="auto"/>
          </w:divBdr>
        </w:div>
        <w:div w:id="1423986297">
          <w:marLeft w:val="640"/>
          <w:marRight w:val="0"/>
          <w:marTop w:val="0"/>
          <w:marBottom w:val="0"/>
          <w:divBdr>
            <w:top w:val="none" w:sz="0" w:space="0" w:color="auto"/>
            <w:left w:val="none" w:sz="0" w:space="0" w:color="auto"/>
            <w:bottom w:val="none" w:sz="0" w:space="0" w:color="auto"/>
            <w:right w:val="none" w:sz="0" w:space="0" w:color="auto"/>
          </w:divBdr>
        </w:div>
        <w:div w:id="338428845">
          <w:marLeft w:val="640"/>
          <w:marRight w:val="0"/>
          <w:marTop w:val="0"/>
          <w:marBottom w:val="0"/>
          <w:divBdr>
            <w:top w:val="none" w:sz="0" w:space="0" w:color="auto"/>
            <w:left w:val="none" w:sz="0" w:space="0" w:color="auto"/>
            <w:bottom w:val="none" w:sz="0" w:space="0" w:color="auto"/>
            <w:right w:val="none" w:sz="0" w:space="0" w:color="auto"/>
          </w:divBdr>
        </w:div>
        <w:div w:id="484660581">
          <w:marLeft w:val="640"/>
          <w:marRight w:val="0"/>
          <w:marTop w:val="0"/>
          <w:marBottom w:val="0"/>
          <w:divBdr>
            <w:top w:val="none" w:sz="0" w:space="0" w:color="auto"/>
            <w:left w:val="none" w:sz="0" w:space="0" w:color="auto"/>
            <w:bottom w:val="none" w:sz="0" w:space="0" w:color="auto"/>
            <w:right w:val="none" w:sz="0" w:space="0" w:color="auto"/>
          </w:divBdr>
        </w:div>
        <w:div w:id="551774638">
          <w:marLeft w:val="640"/>
          <w:marRight w:val="0"/>
          <w:marTop w:val="0"/>
          <w:marBottom w:val="0"/>
          <w:divBdr>
            <w:top w:val="none" w:sz="0" w:space="0" w:color="auto"/>
            <w:left w:val="none" w:sz="0" w:space="0" w:color="auto"/>
            <w:bottom w:val="none" w:sz="0" w:space="0" w:color="auto"/>
            <w:right w:val="none" w:sz="0" w:space="0" w:color="auto"/>
          </w:divBdr>
        </w:div>
        <w:div w:id="1328939894">
          <w:marLeft w:val="640"/>
          <w:marRight w:val="0"/>
          <w:marTop w:val="0"/>
          <w:marBottom w:val="0"/>
          <w:divBdr>
            <w:top w:val="none" w:sz="0" w:space="0" w:color="auto"/>
            <w:left w:val="none" w:sz="0" w:space="0" w:color="auto"/>
            <w:bottom w:val="none" w:sz="0" w:space="0" w:color="auto"/>
            <w:right w:val="none" w:sz="0" w:space="0" w:color="auto"/>
          </w:divBdr>
        </w:div>
        <w:div w:id="1387606849">
          <w:marLeft w:val="640"/>
          <w:marRight w:val="0"/>
          <w:marTop w:val="0"/>
          <w:marBottom w:val="0"/>
          <w:divBdr>
            <w:top w:val="none" w:sz="0" w:space="0" w:color="auto"/>
            <w:left w:val="none" w:sz="0" w:space="0" w:color="auto"/>
            <w:bottom w:val="none" w:sz="0" w:space="0" w:color="auto"/>
            <w:right w:val="none" w:sz="0" w:space="0" w:color="auto"/>
          </w:divBdr>
        </w:div>
        <w:div w:id="1568950707">
          <w:marLeft w:val="640"/>
          <w:marRight w:val="0"/>
          <w:marTop w:val="0"/>
          <w:marBottom w:val="0"/>
          <w:divBdr>
            <w:top w:val="none" w:sz="0" w:space="0" w:color="auto"/>
            <w:left w:val="none" w:sz="0" w:space="0" w:color="auto"/>
            <w:bottom w:val="none" w:sz="0" w:space="0" w:color="auto"/>
            <w:right w:val="none" w:sz="0" w:space="0" w:color="auto"/>
          </w:divBdr>
        </w:div>
        <w:div w:id="152794291">
          <w:marLeft w:val="640"/>
          <w:marRight w:val="0"/>
          <w:marTop w:val="0"/>
          <w:marBottom w:val="0"/>
          <w:divBdr>
            <w:top w:val="none" w:sz="0" w:space="0" w:color="auto"/>
            <w:left w:val="none" w:sz="0" w:space="0" w:color="auto"/>
            <w:bottom w:val="none" w:sz="0" w:space="0" w:color="auto"/>
            <w:right w:val="none" w:sz="0" w:space="0" w:color="auto"/>
          </w:divBdr>
        </w:div>
        <w:div w:id="353194578">
          <w:marLeft w:val="640"/>
          <w:marRight w:val="0"/>
          <w:marTop w:val="0"/>
          <w:marBottom w:val="0"/>
          <w:divBdr>
            <w:top w:val="none" w:sz="0" w:space="0" w:color="auto"/>
            <w:left w:val="none" w:sz="0" w:space="0" w:color="auto"/>
            <w:bottom w:val="none" w:sz="0" w:space="0" w:color="auto"/>
            <w:right w:val="none" w:sz="0" w:space="0" w:color="auto"/>
          </w:divBdr>
        </w:div>
        <w:div w:id="806049653">
          <w:marLeft w:val="640"/>
          <w:marRight w:val="0"/>
          <w:marTop w:val="0"/>
          <w:marBottom w:val="0"/>
          <w:divBdr>
            <w:top w:val="none" w:sz="0" w:space="0" w:color="auto"/>
            <w:left w:val="none" w:sz="0" w:space="0" w:color="auto"/>
            <w:bottom w:val="none" w:sz="0" w:space="0" w:color="auto"/>
            <w:right w:val="none" w:sz="0" w:space="0" w:color="auto"/>
          </w:divBdr>
        </w:div>
        <w:div w:id="987169929">
          <w:marLeft w:val="640"/>
          <w:marRight w:val="0"/>
          <w:marTop w:val="0"/>
          <w:marBottom w:val="0"/>
          <w:divBdr>
            <w:top w:val="none" w:sz="0" w:space="0" w:color="auto"/>
            <w:left w:val="none" w:sz="0" w:space="0" w:color="auto"/>
            <w:bottom w:val="none" w:sz="0" w:space="0" w:color="auto"/>
            <w:right w:val="none" w:sz="0" w:space="0" w:color="auto"/>
          </w:divBdr>
        </w:div>
        <w:div w:id="381363846">
          <w:marLeft w:val="640"/>
          <w:marRight w:val="0"/>
          <w:marTop w:val="0"/>
          <w:marBottom w:val="0"/>
          <w:divBdr>
            <w:top w:val="none" w:sz="0" w:space="0" w:color="auto"/>
            <w:left w:val="none" w:sz="0" w:space="0" w:color="auto"/>
            <w:bottom w:val="none" w:sz="0" w:space="0" w:color="auto"/>
            <w:right w:val="none" w:sz="0" w:space="0" w:color="auto"/>
          </w:divBdr>
        </w:div>
        <w:div w:id="24063622">
          <w:marLeft w:val="640"/>
          <w:marRight w:val="0"/>
          <w:marTop w:val="0"/>
          <w:marBottom w:val="0"/>
          <w:divBdr>
            <w:top w:val="none" w:sz="0" w:space="0" w:color="auto"/>
            <w:left w:val="none" w:sz="0" w:space="0" w:color="auto"/>
            <w:bottom w:val="none" w:sz="0" w:space="0" w:color="auto"/>
            <w:right w:val="none" w:sz="0" w:space="0" w:color="auto"/>
          </w:divBdr>
        </w:div>
        <w:div w:id="1924100675">
          <w:marLeft w:val="640"/>
          <w:marRight w:val="0"/>
          <w:marTop w:val="0"/>
          <w:marBottom w:val="0"/>
          <w:divBdr>
            <w:top w:val="none" w:sz="0" w:space="0" w:color="auto"/>
            <w:left w:val="none" w:sz="0" w:space="0" w:color="auto"/>
            <w:bottom w:val="none" w:sz="0" w:space="0" w:color="auto"/>
            <w:right w:val="none" w:sz="0" w:space="0" w:color="auto"/>
          </w:divBdr>
        </w:div>
        <w:div w:id="618028715">
          <w:marLeft w:val="640"/>
          <w:marRight w:val="0"/>
          <w:marTop w:val="0"/>
          <w:marBottom w:val="0"/>
          <w:divBdr>
            <w:top w:val="none" w:sz="0" w:space="0" w:color="auto"/>
            <w:left w:val="none" w:sz="0" w:space="0" w:color="auto"/>
            <w:bottom w:val="none" w:sz="0" w:space="0" w:color="auto"/>
            <w:right w:val="none" w:sz="0" w:space="0" w:color="auto"/>
          </w:divBdr>
        </w:div>
        <w:div w:id="1826386546">
          <w:marLeft w:val="640"/>
          <w:marRight w:val="0"/>
          <w:marTop w:val="0"/>
          <w:marBottom w:val="0"/>
          <w:divBdr>
            <w:top w:val="none" w:sz="0" w:space="0" w:color="auto"/>
            <w:left w:val="none" w:sz="0" w:space="0" w:color="auto"/>
            <w:bottom w:val="none" w:sz="0" w:space="0" w:color="auto"/>
            <w:right w:val="none" w:sz="0" w:space="0" w:color="auto"/>
          </w:divBdr>
        </w:div>
        <w:div w:id="903444627">
          <w:marLeft w:val="640"/>
          <w:marRight w:val="0"/>
          <w:marTop w:val="0"/>
          <w:marBottom w:val="0"/>
          <w:divBdr>
            <w:top w:val="none" w:sz="0" w:space="0" w:color="auto"/>
            <w:left w:val="none" w:sz="0" w:space="0" w:color="auto"/>
            <w:bottom w:val="none" w:sz="0" w:space="0" w:color="auto"/>
            <w:right w:val="none" w:sz="0" w:space="0" w:color="auto"/>
          </w:divBdr>
        </w:div>
        <w:div w:id="1508400148">
          <w:marLeft w:val="640"/>
          <w:marRight w:val="0"/>
          <w:marTop w:val="0"/>
          <w:marBottom w:val="0"/>
          <w:divBdr>
            <w:top w:val="none" w:sz="0" w:space="0" w:color="auto"/>
            <w:left w:val="none" w:sz="0" w:space="0" w:color="auto"/>
            <w:bottom w:val="none" w:sz="0" w:space="0" w:color="auto"/>
            <w:right w:val="none" w:sz="0" w:space="0" w:color="auto"/>
          </w:divBdr>
        </w:div>
        <w:div w:id="2083483189">
          <w:marLeft w:val="640"/>
          <w:marRight w:val="0"/>
          <w:marTop w:val="0"/>
          <w:marBottom w:val="0"/>
          <w:divBdr>
            <w:top w:val="none" w:sz="0" w:space="0" w:color="auto"/>
            <w:left w:val="none" w:sz="0" w:space="0" w:color="auto"/>
            <w:bottom w:val="none" w:sz="0" w:space="0" w:color="auto"/>
            <w:right w:val="none" w:sz="0" w:space="0" w:color="auto"/>
          </w:divBdr>
        </w:div>
        <w:div w:id="210195312">
          <w:marLeft w:val="640"/>
          <w:marRight w:val="0"/>
          <w:marTop w:val="0"/>
          <w:marBottom w:val="0"/>
          <w:divBdr>
            <w:top w:val="none" w:sz="0" w:space="0" w:color="auto"/>
            <w:left w:val="none" w:sz="0" w:space="0" w:color="auto"/>
            <w:bottom w:val="none" w:sz="0" w:space="0" w:color="auto"/>
            <w:right w:val="none" w:sz="0" w:space="0" w:color="auto"/>
          </w:divBdr>
        </w:div>
        <w:div w:id="137192252">
          <w:marLeft w:val="640"/>
          <w:marRight w:val="0"/>
          <w:marTop w:val="0"/>
          <w:marBottom w:val="0"/>
          <w:divBdr>
            <w:top w:val="none" w:sz="0" w:space="0" w:color="auto"/>
            <w:left w:val="none" w:sz="0" w:space="0" w:color="auto"/>
            <w:bottom w:val="none" w:sz="0" w:space="0" w:color="auto"/>
            <w:right w:val="none" w:sz="0" w:space="0" w:color="auto"/>
          </w:divBdr>
        </w:div>
      </w:divsChild>
    </w:div>
    <w:div w:id="406802120">
      <w:bodyDiv w:val="1"/>
      <w:marLeft w:val="0"/>
      <w:marRight w:val="0"/>
      <w:marTop w:val="0"/>
      <w:marBottom w:val="0"/>
      <w:divBdr>
        <w:top w:val="none" w:sz="0" w:space="0" w:color="auto"/>
        <w:left w:val="none" w:sz="0" w:space="0" w:color="auto"/>
        <w:bottom w:val="none" w:sz="0" w:space="0" w:color="auto"/>
        <w:right w:val="none" w:sz="0" w:space="0" w:color="auto"/>
      </w:divBdr>
      <w:divsChild>
        <w:div w:id="728268160">
          <w:marLeft w:val="0"/>
          <w:marRight w:val="0"/>
          <w:marTop w:val="0"/>
          <w:marBottom w:val="0"/>
          <w:divBdr>
            <w:top w:val="none" w:sz="0" w:space="0" w:color="auto"/>
            <w:left w:val="none" w:sz="0" w:space="0" w:color="auto"/>
            <w:bottom w:val="none" w:sz="0" w:space="0" w:color="auto"/>
            <w:right w:val="none" w:sz="0" w:space="0" w:color="auto"/>
          </w:divBdr>
        </w:div>
        <w:div w:id="1186017224">
          <w:marLeft w:val="0"/>
          <w:marRight w:val="0"/>
          <w:marTop w:val="0"/>
          <w:marBottom w:val="0"/>
          <w:divBdr>
            <w:top w:val="none" w:sz="0" w:space="0" w:color="auto"/>
            <w:left w:val="none" w:sz="0" w:space="0" w:color="auto"/>
            <w:bottom w:val="none" w:sz="0" w:space="0" w:color="auto"/>
            <w:right w:val="none" w:sz="0" w:space="0" w:color="auto"/>
          </w:divBdr>
        </w:div>
        <w:div w:id="840438525">
          <w:marLeft w:val="0"/>
          <w:marRight w:val="0"/>
          <w:marTop w:val="0"/>
          <w:marBottom w:val="0"/>
          <w:divBdr>
            <w:top w:val="none" w:sz="0" w:space="0" w:color="auto"/>
            <w:left w:val="none" w:sz="0" w:space="0" w:color="auto"/>
            <w:bottom w:val="none" w:sz="0" w:space="0" w:color="auto"/>
            <w:right w:val="none" w:sz="0" w:space="0" w:color="auto"/>
          </w:divBdr>
        </w:div>
        <w:div w:id="294219264">
          <w:marLeft w:val="0"/>
          <w:marRight w:val="0"/>
          <w:marTop w:val="0"/>
          <w:marBottom w:val="0"/>
          <w:divBdr>
            <w:top w:val="none" w:sz="0" w:space="0" w:color="auto"/>
            <w:left w:val="none" w:sz="0" w:space="0" w:color="auto"/>
            <w:bottom w:val="none" w:sz="0" w:space="0" w:color="auto"/>
            <w:right w:val="none" w:sz="0" w:space="0" w:color="auto"/>
          </w:divBdr>
        </w:div>
        <w:div w:id="735972547">
          <w:marLeft w:val="0"/>
          <w:marRight w:val="0"/>
          <w:marTop w:val="0"/>
          <w:marBottom w:val="0"/>
          <w:divBdr>
            <w:top w:val="none" w:sz="0" w:space="0" w:color="auto"/>
            <w:left w:val="none" w:sz="0" w:space="0" w:color="auto"/>
            <w:bottom w:val="none" w:sz="0" w:space="0" w:color="auto"/>
            <w:right w:val="none" w:sz="0" w:space="0" w:color="auto"/>
          </w:divBdr>
        </w:div>
        <w:div w:id="576868424">
          <w:marLeft w:val="0"/>
          <w:marRight w:val="0"/>
          <w:marTop w:val="0"/>
          <w:marBottom w:val="0"/>
          <w:divBdr>
            <w:top w:val="none" w:sz="0" w:space="0" w:color="auto"/>
            <w:left w:val="none" w:sz="0" w:space="0" w:color="auto"/>
            <w:bottom w:val="none" w:sz="0" w:space="0" w:color="auto"/>
            <w:right w:val="none" w:sz="0" w:space="0" w:color="auto"/>
          </w:divBdr>
        </w:div>
        <w:div w:id="2137990125">
          <w:marLeft w:val="0"/>
          <w:marRight w:val="0"/>
          <w:marTop w:val="0"/>
          <w:marBottom w:val="0"/>
          <w:divBdr>
            <w:top w:val="none" w:sz="0" w:space="0" w:color="auto"/>
            <w:left w:val="none" w:sz="0" w:space="0" w:color="auto"/>
            <w:bottom w:val="none" w:sz="0" w:space="0" w:color="auto"/>
            <w:right w:val="none" w:sz="0" w:space="0" w:color="auto"/>
          </w:divBdr>
        </w:div>
        <w:div w:id="1312059160">
          <w:marLeft w:val="0"/>
          <w:marRight w:val="0"/>
          <w:marTop w:val="0"/>
          <w:marBottom w:val="0"/>
          <w:divBdr>
            <w:top w:val="none" w:sz="0" w:space="0" w:color="auto"/>
            <w:left w:val="none" w:sz="0" w:space="0" w:color="auto"/>
            <w:bottom w:val="none" w:sz="0" w:space="0" w:color="auto"/>
            <w:right w:val="none" w:sz="0" w:space="0" w:color="auto"/>
          </w:divBdr>
        </w:div>
        <w:div w:id="426273749">
          <w:marLeft w:val="0"/>
          <w:marRight w:val="0"/>
          <w:marTop w:val="0"/>
          <w:marBottom w:val="0"/>
          <w:divBdr>
            <w:top w:val="none" w:sz="0" w:space="0" w:color="auto"/>
            <w:left w:val="none" w:sz="0" w:space="0" w:color="auto"/>
            <w:bottom w:val="none" w:sz="0" w:space="0" w:color="auto"/>
            <w:right w:val="none" w:sz="0" w:space="0" w:color="auto"/>
          </w:divBdr>
        </w:div>
        <w:div w:id="1978292413">
          <w:marLeft w:val="0"/>
          <w:marRight w:val="0"/>
          <w:marTop w:val="0"/>
          <w:marBottom w:val="0"/>
          <w:divBdr>
            <w:top w:val="none" w:sz="0" w:space="0" w:color="auto"/>
            <w:left w:val="none" w:sz="0" w:space="0" w:color="auto"/>
            <w:bottom w:val="none" w:sz="0" w:space="0" w:color="auto"/>
            <w:right w:val="none" w:sz="0" w:space="0" w:color="auto"/>
          </w:divBdr>
        </w:div>
        <w:div w:id="1913853599">
          <w:marLeft w:val="0"/>
          <w:marRight w:val="0"/>
          <w:marTop w:val="0"/>
          <w:marBottom w:val="0"/>
          <w:divBdr>
            <w:top w:val="none" w:sz="0" w:space="0" w:color="auto"/>
            <w:left w:val="none" w:sz="0" w:space="0" w:color="auto"/>
            <w:bottom w:val="none" w:sz="0" w:space="0" w:color="auto"/>
            <w:right w:val="none" w:sz="0" w:space="0" w:color="auto"/>
          </w:divBdr>
        </w:div>
        <w:div w:id="1367413926">
          <w:marLeft w:val="0"/>
          <w:marRight w:val="0"/>
          <w:marTop w:val="0"/>
          <w:marBottom w:val="0"/>
          <w:divBdr>
            <w:top w:val="none" w:sz="0" w:space="0" w:color="auto"/>
            <w:left w:val="none" w:sz="0" w:space="0" w:color="auto"/>
            <w:bottom w:val="none" w:sz="0" w:space="0" w:color="auto"/>
            <w:right w:val="none" w:sz="0" w:space="0" w:color="auto"/>
          </w:divBdr>
        </w:div>
        <w:div w:id="1087730513">
          <w:marLeft w:val="0"/>
          <w:marRight w:val="0"/>
          <w:marTop w:val="0"/>
          <w:marBottom w:val="0"/>
          <w:divBdr>
            <w:top w:val="none" w:sz="0" w:space="0" w:color="auto"/>
            <w:left w:val="none" w:sz="0" w:space="0" w:color="auto"/>
            <w:bottom w:val="none" w:sz="0" w:space="0" w:color="auto"/>
            <w:right w:val="none" w:sz="0" w:space="0" w:color="auto"/>
          </w:divBdr>
        </w:div>
        <w:div w:id="360321542">
          <w:marLeft w:val="0"/>
          <w:marRight w:val="0"/>
          <w:marTop w:val="0"/>
          <w:marBottom w:val="0"/>
          <w:divBdr>
            <w:top w:val="none" w:sz="0" w:space="0" w:color="auto"/>
            <w:left w:val="none" w:sz="0" w:space="0" w:color="auto"/>
            <w:bottom w:val="none" w:sz="0" w:space="0" w:color="auto"/>
            <w:right w:val="none" w:sz="0" w:space="0" w:color="auto"/>
          </w:divBdr>
        </w:div>
        <w:div w:id="1899658435">
          <w:marLeft w:val="0"/>
          <w:marRight w:val="0"/>
          <w:marTop w:val="0"/>
          <w:marBottom w:val="0"/>
          <w:divBdr>
            <w:top w:val="none" w:sz="0" w:space="0" w:color="auto"/>
            <w:left w:val="none" w:sz="0" w:space="0" w:color="auto"/>
            <w:bottom w:val="none" w:sz="0" w:space="0" w:color="auto"/>
            <w:right w:val="none" w:sz="0" w:space="0" w:color="auto"/>
          </w:divBdr>
        </w:div>
        <w:div w:id="1663511750">
          <w:marLeft w:val="0"/>
          <w:marRight w:val="0"/>
          <w:marTop w:val="0"/>
          <w:marBottom w:val="0"/>
          <w:divBdr>
            <w:top w:val="none" w:sz="0" w:space="0" w:color="auto"/>
            <w:left w:val="none" w:sz="0" w:space="0" w:color="auto"/>
            <w:bottom w:val="none" w:sz="0" w:space="0" w:color="auto"/>
            <w:right w:val="none" w:sz="0" w:space="0" w:color="auto"/>
          </w:divBdr>
        </w:div>
        <w:div w:id="1228418455">
          <w:marLeft w:val="0"/>
          <w:marRight w:val="0"/>
          <w:marTop w:val="0"/>
          <w:marBottom w:val="0"/>
          <w:divBdr>
            <w:top w:val="none" w:sz="0" w:space="0" w:color="auto"/>
            <w:left w:val="none" w:sz="0" w:space="0" w:color="auto"/>
            <w:bottom w:val="none" w:sz="0" w:space="0" w:color="auto"/>
            <w:right w:val="none" w:sz="0" w:space="0" w:color="auto"/>
          </w:divBdr>
        </w:div>
        <w:div w:id="492261292">
          <w:marLeft w:val="0"/>
          <w:marRight w:val="0"/>
          <w:marTop w:val="0"/>
          <w:marBottom w:val="0"/>
          <w:divBdr>
            <w:top w:val="none" w:sz="0" w:space="0" w:color="auto"/>
            <w:left w:val="none" w:sz="0" w:space="0" w:color="auto"/>
            <w:bottom w:val="none" w:sz="0" w:space="0" w:color="auto"/>
            <w:right w:val="none" w:sz="0" w:space="0" w:color="auto"/>
          </w:divBdr>
        </w:div>
        <w:div w:id="526990582">
          <w:marLeft w:val="0"/>
          <w:marRight w:val="0"/>
          <w:marTop w:val="0"/>
          <w:marBottom w:val="0"/>
          <w:divBdr>
            <w:top w:val="none" w:sz="0" w:space="0" w:color="auto"/>
            <w:left w:val="none" w:sz="0" w:space="0" w:color="auto"/>
            <w:bottom w:val="none" w:sz="0" w:space="0" w:color="auto"/>
            <w:right w:val="none" w:sz="0" w:space="0" w:color="auto"/>
          </w:divBdr>
        </w:div>
        <w:div w:id="1310479820">
          <w:marLeft w:val="0"/>
          <w:marRight w:val="0"/>
          <w:marTop w:val="0"/>
          <w:marBottom w:val="0"/>
          <w:divBdr>
            <w:top w:val="none" w:sz="0" w:space="0" w:color="auto"/>
            <w:left w:val="none" w:sz="0" w:space="0" w:color="auto"/>
            <w:bottom w:val="none" w:sz="0" w:space="0" w:color="auto"/>
            <w:right w:val="none" w:sz="0" w:space="0" w:color="auto"/>
          </w:divBdr>
        </w:div>
        <w:div w:id="410084894">
          <w:marLeft w:val="0"/>
          <w:marRight w:val="0"/>
          <w:marTop w:val="0"/>
          <w:marBottom w:val="0"/>
          <w:divBdr>
            <w:top w:val="none" w:sz="0" w:space="0" w:color="auto"/>
            <w:left w:val="none" w:sz="0" w:space="0" w:color="auto"/>
            <w:bottom w:val="none" w:sz="0" w:space="0" w:color="auto"/>
            <w:right w:val="none" w:sz="0" w:space="0" w:color="auto"/>
          </w:divBdr>
        </w:div>
        <w:div w:id="700979572">
          <w:marLeft w:val="0"/>
          <w:marRight w:val="0"/>
          <w:marTop w:val="0"/>
          <w:marBottom w:val="0"/>
          <w:divBdr>
            <w:top w:val="none" w:sz="0" w:space="0" w:color="auto"/>
            <w:left w:val="none" w:sz="0" w:space="0" w:color="auto"/>
            <w:bottom w:val="none" w:sz="0" w:space="0" w:color="auto"/>
            <w:right w:val="none" w:sz="0" w:space="0" w:color="auto"/>
          </w:divBdr>
        </w:div>
        <w:div w:id="1984656292">
          <w:marLeft w:val="0"/>
          <w:marRight w:val="0"/>
          <w:marTop w:val="0"/>
          <w:marBottom w:val="0"/>
          <w:divBdr>
            <w:top w:val="none" w:sz="0" w:space="0" w:color="auto"/>
            <w:left w:val="none" w:sz="0" w:space="0" w:color="auto"/>
            <w:bottom w:val="none" w:sz="0" w:space="0" w:color="auto"/>
            <w:right w:val="none" w:sz="0" w:space="0" w:color="auto"/>
          </w:divBdr>
        </w:div>
        <w:div w:id="10379012">
          <w:marLeft w:val="0"/>
          <w:marRight w:val="0"/>
          <w:marTop w:val="0"/>
          <w:marBottom w:val="0"/>
          <w:divBdr>
            <w:top w:val="none" w:sz="0" w:space="0" w:color="auto"/>
            <w:left w:val="none" w:sz="0" w:space="0" w:color="auto"/>
            <w:bottom w:val="none" w:sz="0" w:space="0" w:color="auto"/>
            <w:right w:val="none" w:sz="0" w:space="0" w:color="auto"/>
          </w:divBdr>
        </w:div>
        <w:div w:id="1171220155">
          <w:marLeft w:val="0"/>
          <w:marRight w:val="0"/>
          <w:marTop w:val="0"/>
          <w:marBottom w:val="0"/>
          <w:divBdr>
            <w:top w:val="none" w:sz="0" w:space="0" w:color="auto"/>
            <w:left w:val="none" w:sz="0" w:space="0" w:color="auto"/>
            <w:bottom w:val="none" w:sz="0" w:space="0" w:color="auto"/>
            <w:right w:val="none" w:sz="0" w:space="0" w:color="auto"/>
          </w:divBdr>
        </w:div>
        <w:div w:id="1291278585">
          <w:marLeft w:val="0"/>
          <w:marRight w:val="0"/>
          <w:marTop w:val="0"/>
          <w:marBottom w:val="0"/>
          <w:divBdr>
            <w:top w:val="none" w:sz="0" w:space="0" w:color="auto"/>
            <w:left w:val="none" w:sz="0" w:space="0" w:color="auto"/>
            <w:bottom w:val="none" w:sz="0" w:space="0" w:color="auto"/>
            <w:right w:val="none" w:sz="0" w:space="0" w:color="auto"/>
          </w:divBdr>
        </w:div>
        <w:div w:id="1985041175">
          <w:marLeft w:val="0"/>
          <w:marRight w:val="0"/>
          <w:marTop w:val="0"/>
          <w:marBottom w:val="0"/>
          <w:divBdr>
            <w:top w:val="none" w:sz="0" w:space="0" w:color="auto"/>
            <w:left w:val="none" w:sz="0" w:space="0" w:color="auto"/>
            <w:bottom w:val="none" w:sz="0" w:space="0" w:color="auto"/>
            <w:right w:val="none" w:sz="0" w:space="0" w:color="auto"/>
          </w:divBdr>
        </w:div>
        <w:div w:id="1193422479">
          <w:marLeft w:val="0"/>
          <w:marRight w:val="0"/>
          <w:marTop w:val="0"/>
          <w:marBottom w:val="0"/>
          <w:divBdr>
            <w:top w:val="none" w:sz="0" w:space="0" w:color="auto"/>
            <w:left w:val="none" w:sz="0" w:space="0" w:color="auto"/>
            <w:bottom w:val="none" w:sz="0" w:space="0" w:color="auto"/>
            <w:right w:val="none" w:sz="0" w:space="0" w:color="auto"/>
          </w:divBdr>
        </w:div>
        <w:div w:id="751120212">
          <w:marLeft w:val="0"/>
          <w:marRight w:val="0"/>
          <w:marTop w:val="0"/>
          <w:marBottom w:val="0"/>
          <w:divBdr>
            <w:top w:val="none" w:sz="0" w:space="0" w:color="auto"/>
            <w:left w:val="none" w:sz="0" w:space="0" w:color="auto"/>
            <w:bottom w:val="none" w:sz="0" w:space="0" w:color="auto"/>
            <w:right w:val="none" w:sz="0" w:space="0" w:color="auto"/>
          </w:divBdr>
        </w:div>
        <w:div w:id="1305508667">
          <w:marLeft w:val="0"/>
          <w:marRight w:val="0"/>
          <w:marTop w:val="0"/>
          <w:marBottom w:val="0"/>
          <w:divBdr>
            <w:top w:val="none" w:sz="0" w:space="0" w:color="auto"/>
            <w:left w:val="none" w:sz="0" w:space="0" w:color="auto"/>
            <w:bottom w:val="none" w:sz="0" w:space="0" w:color="auto"/>
            <w:right w:val="none" w:sz="0" w:space="0" w:color="auto"/>
          </w:divBdr>
        </w:div>
        <w:div w:id="883297980">
          <w:marLeft w:val="0"/>
          <w:marRight w:val="0"/>
          <w:marTop w:val="0"/>
          <w:marBottom w:val="0"/>
          <w:divBdr>
            <w:top w:val="none" w:sz="0" w:space="0" w:color="auto"/>
            <w:left w:val="none" w:sz="0" w:space="0" w:color="auto"/>
            <w:bottom w:val="none" w:sz="0" w:space="0" w:color="auto"/>
            <w:right w:val="none" w:sz="0" w:space="0" w:color="auto"/>
          </w:divBdr>
        </w:div>
        <w:div w:id="1243372189">
          <w:marLeft w:val="0"/>
          <w:marRight w:val="0"/>
          <w:marTop w:val="0"/>
          <w:marBottom w:val="0"/>
          <w:divBdr>
            <w:top w:val="none" w:sz="0" w:space="0" w:color="auto"/>
            <w:left w:val="none" w:sz="0" w:space="0" w:color="auto"/>
            <w:bottom w:val="none" w:sz="0" w:space="0" w:color="auto"/>
            <w:right w:val="none" w:sz="0" w:space="0" w:color="auto"/>
          </w:divBdr>
        </w:div>
        <w:div w:id="1450973740">
          <w:marLeft w:val="0"/>
          <w:marRight w:val="0"/>
          <w:marTop w:val="0"/>
          <w:marBottom w:val="0"/>
          <w:divBdr>
            <w:top w:val="none" w:sz="0" w:space="0" w:color="auto"/>
            <w:left w:val="none" w:sz="0" w:space="0" w:color="auto"/>
            <w:bottom w:val="none" w:sz="0" w:space="0" w:color="auto"/>
            <w:right w:val="none" w:sz="0" w:space="0" w:color="auto"/>
          </w:divBdr>
        </w:div>
        <w:div w:id="295572823">
          <w:marLeft w:val="0"/>
          <w:marRight w:val="0"/>
          <w:marTop w:val="0"/>
          <w:marBottom w:val="0"/>
          <w:divBdr>
            <w:top w:val="none" w:sz="0" w:space="0" w:color="auto"/>
            <w:left w:val="none" w:sz="0" w:space="0" w:color="auto"/>
            <w:bottom w:val="none" w:sz="0" w:space="0" w:color="auto"/>
            <w:right w:val="none" w:sz="0" w:space="0" w:color="auto"/>
          </w:divBdr>
        </w:div>
        <w:div w:id="831260917">
          <w:marLeft w:val="0"/>
          <w:marRight w:val="0"/>
          <w:marTop w:val="0"/>
          <w:marBottom w:val="0"/>
          <w:divBdr>
            <w:top w:val="none" w:sz="0" w:space="0" w:color="auto"/>
            <w:left w:val="none" w:sz="0" w:space="0" w:color="auto"/>
            <w:bottom w:val="none" w:sz="0" w:space="0" w:color="auto"/>
            <w:right w:val="none" w:sz="0" w:space="0" w:color="auto"/>
          </w:divBdr>
        </w:div>
        <w:div w:id="620068287">
          <w:marLeft w:val="0"/>
          <w:marRight w:val="0"/>
          <w:marTop w:val="0"/>
          <w:marBottom w:val="0"/>
          <w:divBdr>
            <w:top w:val="none" w:sz="0" w:space="0" w:color="auto"/>
            <w:left w:val="none" w:sz="0" w:space="0" w:color="auto"/>
            <w:bottom w:val="none" w:sz="0" w:space="0" w:color="auto"/>
            <w:right w:val="none" w:sz="0" w:space="0" w:color="auto"/>
          </w:divBdr>
        </w:div>
        <w:div w:id="930889771">
          <w:marLeft w:val="0"/>
          <w:marRight w:val="0"/>
          <w:marTop w:val="0"/>
          <w:marBottom w:val="0"/>
          <w:divBdr>
            <w:top w:val="none" w:sz="0" w:space="0" w:color="auto"/>
            <w:left w:val="none" w:sz="0" w:space="0" w:color="auto"/>
            <w:bottom w:val="none" w:sz="0" w:space="0" w:color="auto"/>
            <w:right w:val="none" w:sz="0" w:space="0" w:color="auto"/>
          </w:divBdr>
        </w:div>
        <w:div w:id="1596787915">
          <w:marLeft w:val="0"/>
          <w:marRight w:val="0"/>
          <w:marTop w:val="0"/>
          <w:marBottom w:val="0"/>
          <w:divBdr>
            <w:top w:val="none" w:sz="0" w:space="0" w:color="auto"/>
            <w:left w:val="none" w:sz="0" w:space="0" w:color="auto"/>
            <w:bottom w:val="none" w:sz="0" w:space="0" w:color="auto"/>
            <w:right w:val="none" w:sz="0" w:space="0" w:color="auto"/>
          </w:divBdr>
        </w:div>
        <w:div w:id="1349065311">
          <w:marLeft w:val="0"/>
          <w:marRight w:val="0"/>
          <w:marTop w:val="0"/>
          <w:marBottom w:val="0"/>
          <w:divBdr>
            <w:top w:val="none" w:sz="0" w:space="0" w:color="auto"/>
            <w:left w:val="none" w:sz="0" w:space="0" w:color="auto"/>
            <w:bottom w:val="none" w:sz="0" w:space="0" w:color="auto"/>
            <w:right w:val="none" w:sz="0" w:space="0" w:color="auto"/>
          </w:divBdr>
        </w:div>
        <w:div w:id="877207974">
          <w:marLeft w:val="0"/>
          <w:marRight w:val="0"/>
          <w:marTop w:val="0"/>
          <w:marBottom w:val="0"/>
          <w:divBdr>
            <w:top w:val="none" w:sz="0" w:space="0" w:color="auto"/>
            <w:left w:val="none" w:sz="0" w:space="0" w:color="auto"/>
            <w:bottom w:val="none" w:sz="0" w:space="0" w:color="auto"/>
            <w:right w:val="none" w:sz="0" w:space="0" w:color="auto"/>
          </w:divBdr>
        </w:div>
        <w:div w:id="1685396952">
          <w:marLeft w:val="0"/>
          <w:marRight w:val="0"/>
          <w:marTop w:val="0"/>
          <w:marBottom w:val="0"/>
          <w:divBdr>
            <w:top w:val="none" w:sz="0" w:space="0" w:color="auto"/>
            <w:left w:val="none" w:sz="0" w:space="0" w:color="auto"/>
            <w:bottom w:val="none" w:sz="0" w:space="0" w:color="auto"/>
            <w:right w:val="none" w:sz="0" w:space="0" w:color="auto"/>
          </w:divBdr>
        </w:div>
        <w:div w:id="1858470359">
          <w:marLeft w:val="0"/>
          <w:marRight w:val="0"/>
          <w:marTop w:val="0"/>
          <w:marBottom w:val="0"/>
          <w:divBdr>
            <w:top w:val="none" w:sz="0" w:space="0" w:color="auto"/>
            <w:left w:val="none" w:sz="0" w:space="0" w:color="auto"/>
            <w:bottom w:val="none" w:sz="0" w:space="0" w:color="auto"/>
            <w:right w:val="none" w:sz="0" w:space="0" w:color="auto"/>
          </w:divBdr>
        </w:div>
        <w:div w:id="515850026">
          <w:marLeft w:val="0"/>
          <w:marRight w:val="0"/>
          <w:marTop w:val="0"/>
          <w:marBottom w:val="0"/>
          <w:divBdr>
            <w:top w:val="none" w:sz="0" w:space="0" w:color="auto"/>
            <w:left w:val="none" w:sz="0" w:space="0" w:color="auto"/>
            <w:bottom w:val="none" w:sz="0" w:space="0" w:color="auto"/>
            <w:right w:val="none" w:sz="0" w:space="0" w:color="auto"/>
          </w:divBdr>
        </w:div>
        <w:div w:id="1063600420">
          <w:marLeft w:val="0"/>
          <w:marRight w:val="0"/>
          <w:marTop w:val="0"/>
          <w:marBottom w:val="0"/>
          <w:divBdr>
            <w:top w:val="none" w:sz="0" w:space="0" w:color="auto"/>
            <w:left w:val="none" w:sz="0" w:space="0" w:color="auto"/>
            <w:bottom w:val="none" w:sz="0" w:space="0" w:color="auto"/>
            <w:right w:val="none" w:sz="0" w:space="0" w:color="auto"/>
          </w:divBdr>
        </w:div>
        <w:div w:id="396246661">
          <w:marLeft w:val="0"/>
          <w:marRight w:val="0"/>
          <w:marTop w:val="0"/>
          <w:marBottom w:val="0"/>
          <w:divBdr>
            <w:top w:val="none" w:sz="0" w:space="0" w:color="auto"/>
            <w:left w:val="none" w:sz="0" w:space="0" w:color="auto"/>
            <w:bottom w:val="none" w:sz="0" w:space="0" w:color="auto"/>
            <w:right w:val="none" w:sz="0" w:space="0" w:color="auto"/>
          </w:divBdr>
        </w:div>
        <w:div w:id="32191008">
          <w:marLeft w:val="0"/>
          <w:marRight w:val="0"/>
          <w:marTop w:val="0"/>
          <w:marBottom w:val="0"/>
          <w:divBdr>
            <w:top w:val="none" w:sz="0" w:space="0" w:color="auto"/>
            <w:left w:val="none" w:sz="0" w:space="0" w:color="auto"/>
            <w:bottom w:val="none" w:sz="0" w:space="0" w:color="auto"/>
            <w:right w:val="none" w:sz="0" w:space="0" w:color="auto"/>
          </w:divBdr>
        </w:div>
        <w:div w:id="98376705">
          <w:marLeft w:val="0"/>
          <w:marRight w:val="0"/>
          <w:marTop w:val="0"/>
          <w:marBottom w:val="0"/>
          <w:divBdr>
            <w:top w:val="none" w:sz="0" w:space="0" w:color="auto"/>
            <w:left w:val="none" w:sz="0" w:space="0" w:color="auto"/>
            <w:bottom w:val="none" w:sz="0" w:space="0" w:color="auto"/>
            <w:right w:val="none" w:sz="0" w:space="0" w:color="auto"/>
          </w:divBdr>
        </w:div>
        <w:div w:id="1731268938">
          <w:marLeft w:val="0"/>
          <w:marRight w:val="0"/>
          <w:marTop w:val="0"/>
          <w:marBottom w:val="0"/>
          <w:divBdr>
            <w:top w:val="none" w:sz="0" w:space="0" w:color="auto"/>
            <w:left w:val="none" w:sz="0" w:space="0" w:color="auto"/>
            <w:bottom w:val="none" w:sz="0" w:space="0" w:color="auto"/>
            <w:right w:val="none" w:sz="0" w:space="0" w:color="auto"/>
          </w:divBdr>
        </w:div>
        <w:div w:id="1630745941">
          <w:marLeft w:val="0"/>
          <w:marRight w:val="0"/>
          <w:marTop w:val="0"/>
          <w:marBottom w:val="0"/>
          <w:divBdr>
            <w:top w:val="none" w:sz="0" w:space="0" w:color="auto"/>
            <w:left w:val="none" w:sz="0" w:space="0" w:color="auto"/>
            <w:bottom w:val="none" w:sz="0" w:space="0" w:color="auto"/>
            <w:right w:val="none" w:sz="0" w:space="0" w:color="auto"/>
          </w:divBdr>
        </w:div>
      </w:divsChild>
    </w:div>
    <w:div w:id="406808155">
      <w:bodyDiv w:val="1"/>
      <w:marLeft w:val="0"/>
      <w:marRight w:val="0"/>
      <w:marTop w:val="0"/>
      <w:marBottom w:val="0"/>
      <w:divBdr>
        <w:top w:val="none" w:sz="0" w:space="0" w:color="auto"/>
        <w:left w:val="none" w:sz="0" w:space="0" w:color="auto"/>
        <w:bottom w:val="none" w:sz="0" w:space="0" w:color="auto"/>
        <w:right w:val="none" w:sz="0" w:space="0" w:color="auto"/>
      </w:divBdr>
    </w:div>
    <w:div w:id="407655156">
      <w:bodyDiv w:val="1"/>
      <w:marLeft w:val="0"/>
      <w:marRight w:val="0"/>
      <w:marTop w:val="0"/>
      <w:marBottom w:val="0"/>
      <w:divBdr>
        <w:top w:val="none" w:sz="0" w:space="0" w:color="auto"/>
        <w:left w:val="none" w:sz="0" w:space="0" w:color="auto"/>
        <w:bottom w:val="none" w:sz="0" w:space="0" w:color="auto"/>
        <w:right w:val="none" w:sz="0" w:space="0" w:color="auto"/>
      </w:divBdr>
    </w:div>
    <w:div w:id="408043935">
      <w:bodyDiv w:val="1"/>
      <w:marLeft w:val="0"/>
      <w:marRight w:val="0"/>
      <w:marTop w:val="0"/>
      <w:marBottom w:val="0"/>
      <w:divBdr>
        <w:top w:val="none" w:sz="0" w:space="0" w:color="auto"/>
        <w:left w:val="none" w:sz="0" w:space="0" w:color="auto"/>
        <w:bottom w:val="none" w:sz="0" w:space="0" w:color="auto"/>
        <w:right w:val="none" w:sz="0" w:space="0" w:color="auto"/>
      </w:divBdr>
    </w:div>
    <w:div w:id="408114762">
      <w:bodyDiv w:val="1"/>
      <w:marLeft w:val="0"/>
      <w:marRight w:val="0"/>
      <w:marTop w:val="0"/>
      <w:marBottom w:val="0"/>
      <w:divBdr>
        <w:top w:val="none" w:sz="0" w:space="0" w:color="auto"/>
        <w:left w:val="none" w:sz="0" w:space="0" w:color="auto"/>
        <w:bottom w:val="none" w:sz="0" w:space="0" w:color="auto"/>
        <w:right w:val="none" w:sz="0" w:space="0" w:color="auto"/>
      </w:divBdr>
    </w:div>
    <w:div w:id="408312423">
      <w:bodyDiv w:val="1"/>
      <w:marLeft w:val="0"/>
      <w:marRight w:val="0"/>
      <w:marTop w:val="0"/>
      <w:marBottom w:val="0"/>
      <w:divBdr>
        <w:top w:val="none" w:sz="0" w:space="0" w:color="auto"/>
        <w:left w:val="none" w:sz="0" w:space="0" w:color="auto"/>
        <w:bottom w:val="none" w:sz="0" w:space="0" w:color="auto"/>
        <w:right w:val="none" w:sz="0" w:space="0" w:color="auto"/>
      </w:divBdr>
    </w:div>
    <w:div w:id="408426499">
      <w:bodyDiv w:val="1"/>
      <w:marLeft w:val="0"/>
      <w:marRight w:val="0"/>
      <w:marTop w:val="0"/>
      <w:marBottom w:val="0"/>
      <w:divBdr>
        <w:top w:val="none" w:sz="0" w:space="0" w:color="auto"/>
        <w:left w:val="none" w:sz="0" w:space="0" w:color="auto"/>
        <w:bottom w:val="none" w:sz="0" w:space="0" w:color="auto"/>
        <w:right w:val="none" w:sz="0" w:space="0" w:color="auto"/>
      </w:divBdr>
    </w:div>
    <w:div w:id="408700133">
      <w:bodyDiv w:val="1"/>
      <w:marLeft w:val="0"/>
      <w:marRight w:val="0"/>
      <w:marTop w:val="0"/>
      <w:marBottom w:val="0"/>
      <w:divBdr>
        <w:top w:val="none" w:sz="0" w:space="0" w:color="auto"/>
        <w:left w:val="none" w:sz="0" w:space="0" w:color="auto"/>
        <w:bottom w:val="none" w:sz="0" w:space="0" w:color="auto"/>
        <w:right w:val="none" w:sz="0" w:space="0" w:color="auto"/>
      </w:divBdr>
    </w:div>
    <w:div w:id="408963540">
      <w:bodyDiv w:val="1"/>
      <w:marLeft w:val="0"/>
      <w:marRight w:val="0"/>
      <w:marTop w:val="0"/>
      <w:marBottom w:val="0"/>
      <w:divBdr>
        <w:top w:val="none" w:sz="0" w:space="0" w:color="auto"/>
        <w:left w:val="none" w:sz="0" w:space="0" w:color="auto"/>
        <w:bottom w:val="none" w:sz="0" w:space="0" w:color="auto"/>
        <w:right w:val="none" w:sz="0" w:space="0" w:color="auto"/>
      </w:divBdr>
    </w:div>
    <w:div w:id="409010266">
      <w:bodyDiv w:val="1"/>
      <w:marLeft w:val="0"/>
      <w:marRight w:val="0"/>
      <w:marTop w:val="0"/>
      <w:marBottom w:val="0"/>
      <w:divBdr>
        <w:top w:val="none" w:sz="0" w:space="0" w:color="auto"/>
        <w:left w:val="none" w:sz="0" w:space="0" w:color="auto"/>
        <w:bottom w:val="none" w:sz="0" w:space="0" w:color="auto"/>
        <w:right w:val="none" w:sz="0" w:space="0" w:color="auto"/>
      </w:divBdr>
    </w:div>
    <w:div w:id="409040965">
      <w:bodyDiv w:val="1"/>
      <w:marLeft w:val="0"/>
      <w:marRight w:val="0"/>
      <w:marTop w:val="0"/>
      <w:marBottom w:val="0"/>
      <w:divBdr>
        <w:top w:val="none" w:sz="0" w:space="0" w:color="auto"/>
        <w:left w:val="none" w:sz="0" w:space="0" w:color="auto"/>
        <w:bottom w:val="none" w:sz="0" w:space="0" w:color="auto"/>
        <w:right w:val="none" w:sz="0" w:space="0" w:color="auto"/>
      </w:divBdr>
    </w:div>
    <w:div w:id="409280426">
      <w:bodyDiv w:val="1"/>
      <w:marLeft w:val="0"/>
      <w:marRight w:val="0"/>
      <w:marTop w:val="0"/>
      <w:marBottom w:val="0"/>
      <w:divBdr>
        <w:top w:val="none" w:sz="0" w:space="0" w:color="auto"/>
        <w:left w:val="none" w:sz="0" w:space="0" w:color="auto"/>
        <w:bottom w:val="none" w:sz="0" w:space="0" w:color="auto"/>
        <w:right w:val="none" w:sz="0" w:space="0" w:color="auto"/>
      </w:divBdr>
      <w:divsChild>
        <w:div w:id="1707558592">
          <w:marLeft w:val="0"/>
          <w:marRight w:val="0"/>
          <w:marTop w:val="0"/>
          <w:marBottom w:val="0"/>
          <w:divBdr>
            <w:top w:val="none" w:sz="0" w:space="0" w:color="auto"/>
            <w:left w:val="none" w:sz="0" w:space="0" w:color="auto"/>
            <w:bottom w:val="none" w:sz="0" w:space="0" w:color="auto"/>
            <w:right w:val="none" w:sz="0" w:space="0" w:color="auto"/>
          </w:divBdr>
        </w:div>
        <w:div w:id="1247760350">
          <w:marLeft w:val="0"/>
          <w:marRight w:val="0"/>
          <w:marTop w:val="0"/>
          <w:marBottom w:val="0"/>
          <w:divBdr>
            <w:top w:val="none" w:sz="0" w:space="0" w:color="auto"/>
            <w:left w:val="none" w:sz="0" w:space="0" w:color="auto"/>
            <w:bottom w:val="none" w:sz="0" w:space="0" w:color="auto"/>
            <w:right w:val="none" w:sz="0" w:space="0" w:color="auto"/>
          </w:divBdr>
        </w:div>
        <w:div w:id="322123314">
          <w:marLeft w:val="0"/>
          <w:marRight w:val="0"/>
          <w:marTop w:val="0"/>
          <w:marBottom w:val="0"/>
          <w:divBdr>
            <w:top w:val="none" w:sz="0" w:space="0" w:color="auto"/>
            <w:left w:val="none" w:sz="0" w:space="0" w:color="auto"/>
            <w:bottom w:val="none" w:sz="0" w:space="0" w:color="auto"/>
            <w:right w:val="none" w:sz="0" w:space="0" w:color="auto"/>
          </w:divBdr>
        </w:div>
        <w:div w:id="834809218">
          <w:marLeft w:val="0"/>
          <w:marRight w:val="0"/>
          <w:marTop w:val="0"/>
          <w:marBottom w:val="0"/>
          <w:divBdr>
            <w:top w:val="none" w:sz="0" w:space="0" w:color="auto"/>
            <w:left w:val="none" w:sz="0" w:space="0" w:color="auto"/>
            <w:bottom w:val="none" w:sz="0" w:space="0" w:color="auto"/>
            <w:right w:val="none" w:sz="0" w:space="0" w:color="auto"/>
          </w:divBdr>
        </w:div>
        <w:div w:id="1969623083">
          <w:marLeft w:val="0"/>
          <w:marRight w:val="0"/>
          <w:marTop w:val="0"/>
          <w:marBottom w:val="0"/>
          <w:divBdr>
            <w:top w:val="none" w:sz="0" w:space="0" w:color="auto"/>
            <w:left w:val="none" w:sz="0" w:space="0" w:color="auto"/>
            <w:bottom w:val="none" w:sz="0" w:space="0" w:color="auto"/>
            <w:right w:val="none" w:sz="0" w:space="0" w:color="auto"/>
          </w:divBdr>
        </w:div>
        <w:div w:id="1178808351">
          <w:marLeft w:val="0"/>
          <w:marRight w:val="0"/>
          <w:marTop w:val="0"/>
          <w:marBottom w:val="0"/>
          <w:divBdr>
            <w:top w:val="none" w:sz="0" w:space="0" w:color="auto"/>
            <w:left w:val="none" w:sz="0" w:space="0" w:color="auto"/>
            <w:bottom w:val="none" w:sz="0" w:space="0" w:color="auto"/>
            <w:right w:val="none" w:sz="0" w:space="0" w:color="auto"/>
          </w:divBdr>
        </w:div>
        <w:div w:id="1039205694">
          <w:marLeft w:val="0"/>
          <w:marRight w:val="0"/>
          <w:marTop w:val="0"/>
          <w:marBottom w:val="0"/>
          <w:divBdr>
            <w:top w:val="none" w:sz="0" w:space="0" w:color="auto"/>
            <w:left w:val="none" w:sz="0" w:space="0" w:color="auto"/>
            <w:bottom w:val="none" w:sz="0" w:space="0" w:color="auto"/>
            <w:right w:val="none" w:sz="0" w:space="0" w:color="auto"/>
          </w:divBdr>
        </w:div>
        <w:div w:id="762259047">
          <w:marLeft w:val="0"/>
          <w:marRight w:val="0"/>
          <w:marTop w:val="0"/>
          <w:marBottom w:val="0"/>
          <w:divBdr>
            <w:top w:val="none" w:sz="0" w:space="0" w:color="auto"/>
            <w:left w:val="none" w:sz="0" w:space="0" w:color="auto"/>
            <w:bottom w:val="none" w:sz="0" w:space="0" w:color="auto"/>
            <w:right w:val="none" w:sz="0" w:space="0" w:color="auto"/>
          </w:divBdr>
        </w:div>
        <w:div w:id="1626278190">
          <w:marLeft w:val="0"/>
          <w:marRight w:val="0"/>
          <w:marTop w:val="0"/>
          <w:marBottom w:val="0"/>
          <w:divBdr>
            <w:top w:val="none" w:sz="0" w:space="0" w:color="auto"/>
            <w:left w:val="none" w:sz="0" w:space="0" w:color="auto"/>
            <w:bottom w:val="none" w:sz="0" w:space="0" w:color="auto"/>
            <w:right w:val="none" w:sz="0" w:space="0" w:color="auto"/>
          </w:divBdr>
        </w:div>
        <w:div w:id="1071775767">
          <w:marLeft w:val="0"/>
          <w:marRight w:val="0"/>
          <w:marTop w:val="0"/>
          <w:marBottom w:val="0"/>
          <w:divBdr>
            <w:top w:val="none" w:sz="0" w:space="0" w:color="auto"/>
            <w:left w:val="none" w:sz="0" w:space="0" w:color="auto"/>
            <w:bottom w:val="none" w:sz="0" w:space="0" w:color="auto"/>
            <w:right w:val="none" w:sz="0" w:space="0" w:color="auto"/>
          </w:divBdr>
        </w:div>
        <w:div w:id="73165617">
          <w:marLeft w:val="0"/>
          <w:marRight w:val="0"/>
          <w:marTop w:val="0"/>
          <w:marBottom w:val="0"/>
          <w:divBdr>
            <w:top w:val="none" w:sz="0" w:space="0" w:color="auto"/>
            <w:left w:val="none" w:sz="0" w:space="0" w:color="auto"/>
            <w:bottom w:val="none" w:sz="0" w:space="0" w:color="auto"/>
            <w:right w:val="none" w:sz="0" w:space="0" w:color="auto"/>
          </w:divBdr>
        </w:div>
        <w:div w:id="1325474415">
          <w:marLeft w:val="0"/>
          <w:marRight w:val="0"/>
          <w:marTop w:val="0"/>
          <w:marBottom w:val="0"/>
          <w:divBdr>
            <w:top w:val="none" w:sz="0" w:space="0" w:color="auto"/>
            <w:left w:val="none" w:sz="0" w:space="0" w:color="auto"/>
            <w:bottom w:val="none" w:sz="0" w:space="0" w:color="auto"/>
            <w:right w:val="none" w:sz="0" w:space="0" w:color="auto"/>
          </w:divBdr>
        </w:div>
        <w:div w:id="560942080">
          <w:marLeft w:val="0"/>
          <w:marRight w:val="0"/>
          <w:marTop w:val="0"/>
          <w:marBottom w:val="0"/>
          <w:divBdr>
            <w:top w:val="none" w:sz="0" w:space="0" w:color="auto"/>
            <w:left w:val="none" w:sz="0" w:space="0" w:color="auto"/>
            <w:bottom w:val="none" w:sz="0" w:space="0" w:color="auto"/>
            <w:right w:val="none" w:sz="0" w:space="0" w:color="auto"/>
          </w:divBdr>
        </w:div>
        <w:div w:id="1088893361">
          <w:marLeft w:val="0"/>
          <w:marRight w:val="0"/>
          <w:marTop w:val="0"/>
          <w:marBottom w:val="0"/>
          <w:divBdr>
            <w:top w:val="none" w:sz="0" w:space="0" w:color="auto"/>
            <w:left w:val="none" w:sz="0" w:space="0" w:color="auto"/>
            <w:bottom w:val="none" w:sz="0" w:space="0" w:color="auto"/>
            <w:right w:val="none" w:sz="0" w:space="0" w:color="auto"/>
          </w:divBdr>
        </w:div>
        <w:div w:id="1674801233">
          <w:marLeft w:val="0"/>
          <w:marRight w:val="0"/>
          <w:marTop w:val="0"/>
          <w:marBottom w:val="0"/>
          <w:divBdr>
            <w:top w:val="none" w:sz="0" w:space="0" w:color="auto"/>
            <w:left w:val="none" w:sz="0" w:space="0" w:color="auto"/>
            <w:bottom w:val="none" w:sz="0" w:space="0" w:color="auto"/>
            <w:right w:val="none" w:sz="0" w:space="0" w:color="auto"/>
          </w:divBdr>
        </w:div>
        <w:div w:id="145703031">
          <w:marLeft w:val="0"/>
          <w:marRight w:val="0"/>
          <w:marTop w:val="0"/>
          <w:marBottom w:val="0"/>
          <w:divBdr>
            <w:top w:val="none" w:sz="0" w:space="0" w:color="auto"/>
            <w:left w:val="none" w:sz="0" w:space="0" w:color="auto"/>
            <w:bottom w:val="none" w:sz="0" w:space="0" w:color="auto"/>
            <w:right w:val="none" w:sz="0" w:space="0" w:color="auto"/>
          </w:divBdr>
        </w:div>
        <w:div w:id="721908854">
          <w:marLeft w:val="0"/>
          <w:marRight w:val="0"/>
          <w:marTop w:val="0"/>
          <w:marBottom w:val="0"/>
          <w:divBdr>
            <w:top w:val="none" w:sz="0" w:space="0" w:color="auto"/>
            <w:left w:val="none" w:sz="0" w:space="0" w:color="auto"/>
            <w:bottom w:val="none" w:sz="0" w:space="0" w:color="auto"/>
            <w:right w:val="none" w:sz="0" w:space="0" w:color="auto"/>
          </w:divBdr>
        </w:div>
        <w:div w:id="107165437">
          <w:marLeft w:val="0"/>
          <w:marRight w:val="0"/>
          <w:marTop w:val="0"/>
          <w:marBottom w:val="0"/>
          <w:divBdr>
            <w:top w:val="none" w:sz="0" w:space="0" w:color="auto"/>
            <w:left w:val="none" w:sz="0" w:space="0" w:color="auto"/>
            <w:bottom w:val="none" w:sz="0" w:space="0" w:color="auto"/>
            <w:right w:val="none" w:sz="0" w:space="0" w:color="auto"/>
          </w:divBdr>
        </w:div>
        <w:div w:id="763233300">
          <w:marLeft w:val="0"/>
          <w:marRight w:val="0"/>
          <w:marTop w:val="0"/>
          <w:marBottom w:val="0"/>
          <w:divBdr>
            <w:top w:val="none" w:sz="0" w:space="0" w:color="auto"/>
            <w:left w:val="none" w:sz="0" w:space="0" w:color="auto"/>
            <w:bottom w:val="none" w:sz="0" w:space="0" w:color="auto"/>
            <w:right w:val="none" w:sz="0" w:space="0" w:color="auto"/>
          </w:divBdr>
        </w:div>
        <w:div w:id="1984461363">
          <w:marLeft w:val="0"/>
          <w:marRight w:val="0"/>
          <w:marTop w:val="0"/>
          <w:marBottom w:val="0"/>
          <w:divBdr>
            <w:top w:val="none" w:sz="0" w:space="0" w:color="auto"/>
            <w:left w:val="none" w:sz="0" w:space="0" w:color="auto"/>
            <w:bottom w:val="none" w:sz="0" w:space="0" w:color="auto"/>
            <w:right w:val="none" w:sz="0" w:space="0" w:color="auto"/>
          </w:divBdr>
        </w:div>
        <w:div w:id="335351839">
          <w:marLeft w:val="0"/>
          <w:marRight w:val="0"/>
          <w:marTop w:val="0"/>
          <w:marBottom w:val="0"/>
          <w:divBdr>
            <w:top w:val="none" w:sz="0" w:space="0" w:color="auto"/>
            <w:left w:val="none" w:sz="0" w:space="0" w:color="auto"/>
            <w:bottom w:val="none" w:sz="0" w:space="0" w:color="auto"/>
            <w:right w:val="none" w:sz="0" w:space="0" w:color="auto"/>
          </w:divBdr>
        </w:div>
        <w:div w:id="2129665902">
          <w:marLeft w:val="0"/>
          <w:marRight w:val="0"/>
          <w:marTop w:val="0"/>
          <w:marBottom w:val="0"/>
          <w:divBdr>
            <w:top w:val="none" w:sz="0" w:space="0" w:color="auto"/>
            <w:left w:val="none" w:sz="0" w:space="0" w:color="auto"/>
            <w:bottom w:val="none" w:sz="0" w:space="0" w:color="auto"/>
            <w:right w:val="none" w:sz="0" w:space="0" w:color="auto"/>
          </w:divBdr>
        </w:div>
        <w:div w:id="1035235858">
          <w:marLeft w:val="0"/>
          <w:marRight w:val="0"/>
          <w:marTop w:val="0"/>
          <w:marBottom w:val="0"/>
          <w:divBdr>
            <w:top w:val="none" w:sz="0" w:space="0" w:color="auto"/>
            <w:left w:val="none" w:sz="0" w:space="0" w:color="auto"/>
            <w:bottom w:val="none" w:sz="0" w:space="0" w:color="auto"/>
            <w:right w:val="none" w:sz="0" w:space="0" w:color="auto"/>
          </w:divBdr>
        </w:div>
        <w:div w:id="1436554477">
          <w:marLeft w:val="0"/>
          <w:marRight w:val="0"/>
          <w:marTop w:val="0"/>
          <w:marBottom w:val="0"/>
          <w:divBdr>
            <w:top w:val="none" w:sz="0" w:space="0" w:color="auto"/>
            <w:left w:val="none" w:sz="0" w:space="0" w:color="auto"/>
            <w:bottom w:val="none" w:sz="0" w:space="0" w:color="auto"/>
            <w:right w:val="none" w:sz="0" w:space="0" w:color="auto"/>
          </w:divBdr>
        </w:div>
        <w:div w:id="1696687094">
          <w:marLeft w:val="0"/>
          <w:marRight w:val="0"/>
          <w:marTop w:val="0"/>
          <w:marBottom w:val="0"/>
          <w:divBdr>
            <w:top w:val="none" w:sz="0" w:space="0" w:color="auto"/>
            <w:left w:val="none" w:sz="0" w:space="0" w:color="auto"/>
            <w:bottom w:val="none" w:sz="0" w:space="0" w:color="auto"/>
            <w:right w:val="none" w:sz="0" w:space="0" w:color="auto"/>
          </w:divBdr>
        </w:div>
        <w:div w:id="1838417799">
          <w:marLeft w:val="0"/>
          <w:marRight w:val="0"/>
          <w:marTop w:val="0"/>
          <w:marBottom w:val="0"/>
          <w:divBdr>
            <w:top w:val="none" w:sz="0" w:space="0" w:color="auto"/>
            <w:left w:val="none" w:sz="0" w:space="0" w:color="auto"/>
            <w:bottom w:val="none" w:sz="0" w:space="0" w:color="auto"/>
            <w:right w:val="none" w:sz="0" w:space="0" w:color="auto"/>
          </w:divBdr>
        </w:div>
        <w:div w:id="1458376568">
          <w:marLeft w:val="0"/>
          <w:marRight w:val="0"/>
          <w:marTop w:val="0"/>
          <w:marBottom w:val="0"/>
          <w:divBdr>
            <w:top w:val="none" w:sz="0" w:space="0" w:color="auto"/>
            <w:left w:val="none" w:sz="0" w:space="0" w:color="auto"/>
            <w:bottom w:val="none" w:sz="0" w:space="0" w:color="auto"/>
            <w:right w:val="none" w:sz="0" w:space="0" w:color="auto"/>
          </w:divBdr>
        </w:div>
        <w:div w:id="2061317818">
          <w:marLeft w:val="0"/>
          <w:marRight w:val="0"/>
          <w:marTop w:val="0"/>
          <w:marBottom w:val="0"/>
          <w:divBdr>
            <w:top w:val="none" w:sz="0" w:space="0" w:color="auto"/>
            <w:left w:val="none" w:sz="0" w:space="0" w:color="auto"/>
            <w:bottom w:val="none" w:sz="0" w:space="0" w:color="auto"/>
            <w:right w:val="none" w:sz="0" w:space="0" w:color="auto"/>
          </w:divBdr>
        </w:div>
        <w:div w:id="462582122">
          <w:marLeft w:val="0"/>
          <w:marRight w:val="0"/>
          <w:marTop w:val="0"/>
          <w:marBottom w:val="0"/>
          <w:divBdr>
            <w:top w:val="none" w:sz="0" w:space="0" w:color="auto"/>
            <w:left w:val="none" w:sz="0" w:space="0" w:color="auto"/>
            <w:bottom w:val="none" w:sz="0" w:space="0" w:color="auto"/>
            <w:right w:val="none" w:sz="0" w:space="0" w:color="auto"/>
          </w:divBdr>
        </w:div>
        <w:div w:id="667564237">
          <w:marLeft w:val="0"/>
          <w:marRight w:val="0"/>
          <w:marTop w:val="0"/>
          <w:marBottom w:val="0"/>
          <w:divBdr>
            <w:top w:val="none" w:sz="0" w:space="0" w:color="auto"/>
            <w:left w:val="none" w:sz="0" w:space="0" w:color="auto"/>
            <w:bottom w:val="none" w:sz="0" w:space="0" w:color="auto"/>
            <w:right w:val="none" w:sz="0" w:space="0" w:color="auto"/>
          </w:divBdr>
        </w:div>
        <w:div w:id="536548617">
          <w:marLeft w:val="0"/>
          <w:marRight w:val="0"/>
          <w:marTop w:val="0"/>
          <w:marBottom w:val="0"/>
          <w:divBdr>
            <w:top w:val="none" w:sz="0" w:space="0" w:color="auto"/>
            <w:left w:val="none" w:sz="0" w:space="0" w:color="auto"/>
            <w:bottom w:val="none" w:sz="0" w:space="0" w:color="auto"/>
            <w:right w:val="none" w:sz="0" w:space="0" w:color="auto"/>
          </w:divBdr>
        </w:div>
        <w:div w:id="128062566">
          <w:marLeft w:val="0"/>
          <w:marRight w:val="0"/>
          <w:marTop w:val="0"/>
          <w:marBottom w:val="0"/>
          <w:divBdr>
            <w:top w:val="none" w:sz="0" w:space="0" w:color="auto"/>
            <w:left w:val="none" w:sz="0" w:space="0" w:color="auto"/>
            <w:bottom w:val="none" w:sz="0" w:space="0" w:color="auto"/>
            <w:right w:val="none" w:sz="0" w:space="0" w:color="auto"/>
          </w:divBdr>
        </w:div>
        <w:div w:id="253561594">
          <w:marLeft w:val="0"/>
          <w:marRight w:val="0"/>
          <w:marTop w:val="0"/>
          <w:marBottom w:val="0"/>
          <w:divBdr>
            <w:top w:val="none" w:sz="0" w:space="0" w:color="auto"/>
            <w:left w:val="none" w:sz="0" w:space="0" w:color="auto"/>
            <w:bottom w:val="none" w:sz="0" w:space="0" w:color="auto"/>
            <w:right w:val="none" w:sz="0" w:space="0" w:color="auto"/>
          </w:divBdr>
        </w:div>
        <w:div w:id="399601264">
          <w:marLeft w:val="0"/>
          <w:marRight w:val="0"/>
          <w:marTop w:val="0"/>
          <w:marBottom w:val="0"/>
          <w:divBdr>
            <w:top w:val="none" w:sz="0" w:space="0" w:color="auto"/>
            <w:left w:val="none" w:sz="0" w:space="0" w:color="auto"/>
            <w:bottom w:val="none" w:sz="0" w:space="0" w:color="auto"/>
            <w:right w:val="none" w:sz="0" w:space="0" w:color="auto"/>
          </w:divBdr>
        </w:div>
        <w:div w:id="1573587586">
          <w:marLeft w:val="0"/>
          <w:marRight w:val="0"/>
          <w:marTop w:val="0"/>
          <w:marBottom w:val="0"/>
          <w:divBdr>
            <w:top w:val="none" w:sz="0" w:space="0" w:color="auto"/>
            <w:left w:val="none" w:sz="0" w:space="0" w:color="auto"/>
            <w:bottom w:val="none" w:sz="0" w:space="0" w:color="auto"/>
            <w:right w:val="none" w:sz="0" w:space="0" w:color="auto"/>
          </w:divBdr>
        </w:div>
        <w:div w:id="470027665">
          <w:marLeft w:val="0"/>
          <w:marRight w:val="0"/>
          <w:marTop w:val="0"/>
          <w:marBottom w:val="0"/>
          <w:divBdr>
            <w:top w:val="none" w:sz="0" w:space="0" w:color="auto"/>
            <w:left w:val="none" w:sz="0" w:space="0" w:color="auto"/>
            <w:bottom w:val="none" w:sz="0" w:space="0" w:color="auto"/>
            <w:right w:val="none" w:sz="0" w:space="0" w:color="auto"/>
          </w:divBdr>
        </w:div>
        <w:div w:id="109711383">
          <w:marLeft w:val="0"/>
          <w:marRight w:val="0"/>
          <w:marTop w:val="0"/>
          <w:marBottom w:val="0"/>
          <w:divBdr>
            <w:top w:val="none" w:sz="0" w:space="0" w:color="auto"/>
            <w:left w:val="none" w:sz="0" w:space="0" w:color="auto"/>
            <w:bottom w:val="none" w:sz="0" w:space="0" w:color="auto"/>
            <w:right w:val="none" w:sz="0" w:space="0" w:color="auto"/>
          </w:divBdr>
        </w:div>
        <w:div w:id="1279753932">
          <w:marLeft w:val="0"/>
          <w:marRight w:val="0"/>
          <w:marTop w:val="0"/>
          <w:marBottom w:val="0"/>
          <w:divBdr>
            <w:top w:val="none" w:sz="0" w:space="0" w:color="auto"/>
            <w:left w:val="none" w:sz="0" w:space="0" w:color="auto"/>
            <w:bottom w:val="none" w:sz="0" w:space="0" w:color="auto"/>
            <w:right w:val="none" w:sz="0" w:space="0" w:color="auto"/>
          </w:divBdr>
        </w:div>
        <w:div w:id="176968875">
          <w:marLeft w:val="0"/>
          <w:marRight w:val="0"/>
          <w:marTop w:val="0"/>
          <w:marBottom w:val="0"/>
          <w:divBdr>
            <w:top w:val="none" w:sz="0" w:space="0" w:color="auto"/>
            <w:left w:val="none" w:sz="0" w:space="0" w:color="auto"/>
            <w:bottom w:val="none" w:sz="0" w:space="0" w:color="auto"/>
            <w:right w:val="none" w:sz="0" w:space="0" w:color="auto"/>
          </w:divBdr>
        </w:div>
        <w:div w:id="1484613932">
          <w:marLeft w:val="0"/>
          <w:marRight w:val="0"/>
          <w:marTop w:val="0"/>
          <w:marBottom w:val="0"/>
          <w:divBdr>
            <w:top w:val="none" w:sz="0" w:space="0" w:color="auto"/>
            <w:left w:val="none" w:sz="0" w:space="0" w:color="auto"/>
            <w:bottom w:val="none" w:sz="0" w:space="0" w:color="auto"/>
            <w:right w:val="none" w:sz="0" w:space="0" w:color="auto"/>
          </w:divBdr>
        </w:div>
        <w:div w:id="1387145248">
          <w:marLeft w:val="0"/>
          <w:marRight w:val="0"/>
          <w:marTop w:val="0"/>
          <w:marBottom w:val="0"/>
          <w:divBdr>
            <w:top w:val="none" w:sz="0" w:space="0" w:color="auto"/>
            <w:left w:val="none" w:sz="0" w:space="0" w:color="auto"/>
            <w:bottom w:val="none" w:sz="0" w:space="0" w:color="auto"/>
            <w:right w:val="none" w:sz="0" w:space="0" w:color="auto"/>
          </w:divBdr>
        </w:div>
        <w:div w:id="1968775196">
          <w:marLeft w:val="0"/>
          <w:marRight w:val="0"/>
          <w:marTop w:val="0"/>
          <w:marBottom w:val="0"/>
          <w:divBdr>
            <w:top w:val="none" w:sz="0" w:space="0" w:color="auto"/>
            <w:left w:val="none" w:sz="0" w:space="0" w:color="auto"/>
            <w:bottom w:val="none" w:sz="0" w:space="0" w:color="auto"/>
            <w:right w:val="none" w:sz="0" w:space="0" w:color="auto"/>
          </w:divBdr>
        </w:div>
        <w:div w:id="1626884141">
          <w:marLeft w:val="0"/>
          <w:marRight w:val="0"/>
          <w:marTop w:val="0"/>
          <w:marBottom w:val="0"/>
          <w:divBdr>
            <w:top w:val="none" w:sz="0" w:space="0" w:color="auto"/>
            <w:left w:val="none" w:sz="0" w:space="0" w:color="auto"/>
            <w:bottom w:val="none" w:sz="0" w:space="0" w:color="auto"/>
            <w:right w:val="none" w:sz="0" w:space="0" w:color="auto"/>
          </w:divBdr>
        </w:div>
        <w:div w:id="174080214">
          <w:marLeft w:val="0"/>
          <w:marRight w:val="0"/>
          <w:marTop w:val="0"/>
          <w:marBottom w:val="0"/>
          <w:divBdr>
            <w:top w:val="none" w:sz="0" w:space="0" w:color="auto"/>
            <w:left w:val="none" w:sz="0" w:space="0" w:color="auto"/>
            <w:bottom w:val="none" w:sz="0" w:space="0" w:color="auto"/>
            <w:right w:val="none" w:sz="0" w:space="0" w:color="auto"/>
          </w:divBdr>
        </w:div>
        <w:div w:id="2014993002">
          <w:marLeft w:val="0"/>
          <w:marRight w:val="0"/>
          <w:marTop w:val="0"/>
          <w:marBottom w:val="0"/>
          <w:divBdr>
            <w:top w:val="none" w:sz="0" w:space="0" w:color="auto"/>
            <w:left w:val="none" w:sz="0" w:space="0" w:color="auto"/>
            <w:bottom w:val="none" w:sz="0" w:space="0" w:color="auto"/>
            <w:right w:val="none" w:sz="0" w:space="0" w:color="auto"/>
          </w:divBdr>
        </w:div>
        <w:div w:id="888420581">
          <w:marLeft w:val="0"/>
          <w:marRight w:val="0"/>
          <w:marTop w:val="0"/>
          <w:marBottom w:val="0"/>
          <w:divBdr>
            <w:top w:val="none" w:sz="0" w:space="0" w:color="auto"/>
            <w:left w:val="none" w:sz="0" w:space="0" w:color="auto"/>
            <w:bottom w:val="none" w:sz="0" w:space="0" w:color="auto"/>
            <w:right w:val="none" w:sz="0" w:space="0" w:color="auto"/>
          </w:divBdr>
        </w:div>
        <w:div w:id="1247572767">
          <w:marLeft w:val="0"/>
          <w:marRight w:val="0"/>
          <w:marTop w:val="0"/>
          <w:marBottom w:val="0"/>
          <w:divBdr>
            <w:top w:val="none" w:sz="0" w:space="0" w:color="auto"/>
            <w:left w:val="none" w:sz="0" w:space="0" w:color="auto"/>
            <w:bottom w:val="none" w:sz="0" w:space="0" w:color="auto"/>
            <w:right w:val="none" w:sz="0" w:space="0" w:color="auto"/>
          </w:divBdr>
        </w:div>
      </w:divsChild>
    </w:div>
    <w:div w:id="409540298">
      <w:bodyDiv w:val="1"/>
      <w:marLeft w:val="0"/>
      <w:marRight w:val="0"/>
      <w:marTop w:val="0"/>
      <w:marBottom w:val="0"/>
      <w:divBdr>
        <w:top w:val="none" w:sz="0" w:space="0" w:color="auto"/>
        <w:left w:val="none" w:sz="0" w:space="0" w:color="auto"/>
        <w:bottom w:val="none" w:sz="0" w:space="0" w:color="auto"/>
        <w:right w:val="none" w:sz="0" w:space="0" w:color="auto"/>
      </w:divBdr>
    </w:div>
    <w:div w:id="409893365">
      <w:bodyDiv w:val="1"/>
      <w:marLeft w:val="0"/>
      <w:marRight w:val="0"/>
      <w:marTop w:val="0"/>
      <w:marBottom w:val="0"/>
      <w:divBdr>
        <w:top w:val="none" w:sz="0" w:space="0" w:color="auto"/>
        <w:left w:val="none" w:sz="0" w:space="0" w:color="auto"/>
        <w:bottom w:val="none" w:sz="0" w:space="0" w:color="auto"/>
        <w:right w:val="none" w:sz="0" w:space="0" w:color="auto"/>
      </w:divBdr>
    </w:div>
    <w:div w:id="410196179">
      <w:bodyDiv w:val="1"/>
      <w:marLeft w:val="0"/>
      <w:marRight w:val="0"/>
      <w:marTop w:val="0"/>
      <w:marBottom w:val="0"/>
      <w:divBdr>
        <w:top w:val="none" w:sz="0" w:space="0" w:color="auto"/>
        <w:left w:val="none" w:sz="0" w:space="0" w:color="auto"/>
        <w:bottom w:val="none" w:sz="0" w:space="0" w:color="auto"/>
        <w:right w:val="none" w:sz="0" w:space="0" w:color="auto"/>
      </w:divBdr>
    </w:div>
    <w:div w:id="410352361">
      <w:bodyDiv w:val="1"/>
      <w:marLeft w:val="0"/>
      <w:marRight w:val="0"/>
      <w:marTop w:val="0"/>
      <w:marBottom w:val="0"/>
      <w:divBdr>
        <w:top w:val="none" w:sz="0" w:space="0" w:color="auto"/>
        <w:left w:val="none" w:sz="0" w:space="0" w:color="auto"/>
        <w:bottom w:val="none" w:sz="0" w:space="0" w:color="auto"/>
        <w:right w:val="none" w:sz="0" w:space="0" w:color="auto"/>
      </w:divBdr>
    </w:div>
    <w:div w:id="410473411">
      <w:bodyDiv w:val="1"/>
      <w:marLeft w:val="0"/>
      <w:marRight w:val="0"/>
      <w:marTop w:val="0"/>
      <w:marBottom w:val="0"/>
      <w:divBdr>
        <w:top w:val="none" w:sz="0" w:space="0" w:color="auto"/>
        <w:left w:val="none" w:sz="0" w:space="0" w:color="auto"/>
        <w:bottom w:val="none" w:sz="0" w:space="0" w:color="auto"/>
        <w:right w:val="none" w:sz="0" w:space="0" w:color="auto"/>
      </w:divBdr>
    </w:div>
    <w:div w:id="413019261">
      <w:bodyDiv w:val="1"/>
      <w:marLeft w:val="0"/>
      <w:marRight w:val="0"/>
      <w:marTop w:val="0"/>
      <w:marBottom w:val="0"/>
      <w:divBdr>
        <w:top w:val="none" w:sz="0" w:space="0" w:color="auto"/>
        <w:left w:val="none" w:sz="0" w:space="0" w:color="auto"/>
        <w:bottom w:val="none" w:sz="0" w:space="0" w:color="auto"/>
        <w:right w:val="none" w:sz="0" w:space="0" w:color="auto"/>
      </w:divBdr>
    </w:div>
    <w:div w:id="413088369">
      <w:bodyDiv w:val="1"/>
      <w:marLeft w:val="0"/>
      <w:marRight w:val="0"/>
      <w:marTop w:val="0"/>
      <w:marBottom w:val="0"/>
      <w:divBdr>
        <w:top w:val="none" w:sz="0" w:space="0" w:color="auto"/>
        <w:left w:val="none" w:sz="0" w:space="0" w:color="auto"/>
        <w:bottom w:val="none" w:sz="0" w:space="0" w:color="auto"/>
        <w:right w:val="none" w:sz="0" w:space="0" w:color="auto"/>
      </w:divBdr>
    </w:div>
    <w:div w:id="413091734">
      <w:bodyDiv w:val="1"/>
      <w:marLeft w:val="0"/>
      <w:marRight w:val="0"/>
      <w:marTop w:val="0"/>
      <w:marBottom w:val="0"/>
      <w:divBdr>
        <w:top w:val="none" w:sz="0" w:space="0" w:color="auto"/>
        <w:left w:val="none" w:sz="0" w:space="0" w:color="auto"/>
        <w:bottom w:val="none" w:sz="0" w:space="0" w:color="auto"/>
        <w:right w:val="none" w:sz="0" w:space="0" w:color="auto"/>
      </w:divBdr>
    </w:div>
    <w:div w:id="413093397">
      <w:bodyDiv w:val="1"/>
      <w:marLeft w:val="0"/>
      <w:marRight w:val="0"/>
      <w:marTop w:val="0"/>
      <w:marBottom w:val="0"/>
      <w:divBdr>
        <w:top w:val="none" w:sz="0" w:space="0" w:color="auto"/>
        <w:left w:val="none" w:sz="0" w:space="0" w:color="auto"/>
        <w:bottom w:val="none" w:sz="0" w:space="0" w:color="auto"/>
        <w:right w:val="none" w:sz="0" w:space="0" w:color="auto"/>
      </w:divBdr>
    </w:div>
    <w:div w:id="413355337">
      <w:bodyDiv w:val="1"/>
      <w:marLeft w:val="0"/>
      <w:marRight w:val="0"/>
      <w:marTop w:val="0"/>
      <w:marBottom w:val="0"/>
      <w:divBdr>
        <w:top w:val="none" w:sz="0" w:space="0" w:color="auto"/>
        <w:left w:val="none" w:sz="0" w:space="0" w:color="auto"/>
        <w:bottom w:val="none" w:sz="0" w:space="0" w:color="auto"/>
        <w:right w:val="none" w:sz="0" w:space="0" w:color="auto"/>
      </w:divBdr>
    </w:div>
    <w:div w:id="413934423">
      <w:bodyDiv w:val="1"/>
      <w:marLeft w:val="0"/>
      <w:marRight w:val="0"/>
      <w:marTop w:val="0"/>
      <w:marBottom w:val="0"/>
      <w:divBdr>
        <w:top w:val="none" w:sz="0" w:space="0" w:color="auto"/>
        <w:left w:val="none" w:sz="0" w:space="0" w:color="auto"/>
        <w:bottom w:val="none" w:sz="0" w:space="0" w:color="auto"/>
        <w:right w:val="none" w:sz="0" w:space="0" w:color="auto"/>
      </w:divBdr>
    </w:div>
    <w:div w:id="414402311">
      <w:bodyDiv w:val="1"/>
      <w:marLeft w:val="0"/>
      <w:marRight w:val="0"/>
      <w:marTop w:val="0"/>
      <w:marBottom w:val="0"/>
      <w:divBdr>
        <w:top w:val="none" w:sz="0" w:space="0" w:color="auto"/>
        <w:left w:val="none" w:sz="0" w:space="0" w:color="auto"/>
        <w:bottom w:val="none" w:sz="0" w:space="0" w:color="auto"/>
        <w:right w:val="none" w:sz="0" w:space="0" w:color="auto"/>
      </w:divBdr>
    </w:div>
    <w:div w:id="414475615">
      <w:bodyDiv w:val="1"/>
      <w:marLeft w:val="0"/>
      <w:marRight w:val="0"/>
      <w:marTop w:val="0"/>
      <w:marBottom w:val="0"/>
      <w:divBdr>
        <w:top w:val="none" w:sz="0" w:space="0" w:color="auto"/>
        <w:left w:val="none" w:sz="0" w:space="0" w:color="auto"/>
        <w:bottom w:val="none" w:sz="0" w:space="0" w:color="auto"/>
        <w:right w:val="none" w:sz="0" w:space="0" w:color="auto"/>
      </w:divBdr>
    </w:div>
    <w:div w:id="414547206">
      <w:bodyDiv w:val="1"/>
      <w:marLeft w:val="0"/>
      <w:marRight w:val="0"/>
      <w:marTop w:val="0"/>
      <w:marBottom w:val="0"/>
      <w:divBdr>
        <w:top w:val="none" w:sz="0" w:space="0" w:color="auto"/>
        <w:left w:val="none" w:sz="0" w:space="0" w:color="auto"/>
        <w:bottom w:val="none" w:sz="0" w:space="0" w:color="auto"/>
        <w:right w:val="none" w:sz="0" w:space="0" w:color="auto"/>
      </w:divBdr>
    </w:div>
    <w:div w:id="414789116">
      <w:bodyDiv w:val="1"/>
      <w:marLeft w:val="0"/>
      <w:marRight w:val="0"/>
      <w:marTop w:val="0"/>
      <w:marBottom w:val="0"/>
      <w:divBdr>
        <w:top w:val="none" w:sz="0" w:space="0" w:color="auto"/>
        <w:left w:val="none" w:sz="0" w:space="0" w:color="auto"/>
        <w:bottom w:val="none" w:sz="0" w:space="0" w:color="auto"/>
        <w:right w:val="none" w:sz="0" w:space="0" w:color="auto"/>
      </w:divBdr>
    </w:div>
    <w:div w:id="414938452">
      <w:bodyDiv w:val="1"/>
      <w:marLeft w:val="0"/>
      <w:marRight w:val="0"/>
      <w:marTop w:val="0"/>
      <w:marBottom w:val="0"/>
      <w:divBdr>
        <w:top w:val="none" w:sz="0" w:space="0" w:color="auto"/>
        <w:left w:val="none" w:sz="0" w:space="0" w:color="auto"/>
        <w:bottom w:val="none" w:sz="0" w:space="0" w:color="auto"/>
        <w:right w:val="none" w:sz="0" w:space="0" w:color="auto"/>
      </w:divBdr>
    </w:div>
    <w:div w:id="415634651">
      <w:bodyDiv w:val="1"/>
      <w:marLeft w:val="0"/>
      <w:marRight w:val="0"/>
      <w:marTop w:val="0"/>
      <w:marBottom w:val="0"/>
      <w:divBdr>
        <w:top w:val="none" w:sz="0" w:space="0" w:color="auto"/>
        <w:left w:val="none" w:sz="0" w:space="0" w:color="auto"/>
        <w:bottom w:val="none" w:sz="0" w:space="0" w:color="auto"/>
        <w:right w:val="none" w:sz="0" w:space="0" w:color="auto"/>
      </w:divBdr>
    </w:div>
    <w:div w:id="416094474">
      <w:bodyDiv w:val="1"/>
      <w:marLeft w:val="0"/>
      <w:marRight w:val="0"/>
      <w:marTop w:val="0"/>
      <w:marBottom w:val="0"/>
      <w:divBdr>
        <w:top w:val="none" w:sz="0" w:space="0" w:color="auto"/>
        <w:left w:val="none" w:sz="0" w:space="0" w:color="auto"/>
        <w:bottom w:val="none" w:sz="0" w:space="0" w:color="auto"/>
        <w:right w:val="none" w:sz="0" w:space="0" w:color="auto"/>
      </w:divBdr>
    </w:div>
    <w:div w:id="416483015">
      <w:bodyDiv w:val="1"/>
      <w:marLeft w:val="0"/>
      <w:marRight w:val="0"/>
      <w:marTop w:val="0"/>
      <w:marBottom w:val="0"/>
      <w:divBdr>
        <w:top w:val="none" w:sz="0" w:space="0" w:color="auto"/>
        <w:left w:val="none" w:sz="0" w:space="0" w:color="auto"/>
        <w:bottom w:val="none" w:sz="0" w:space="0" w:color="auto"/>
        <w:right w:val="none" w:sz="0" w:space="0" w:color="auto"/>
      </w:divBdr>
      <w:divsChild>
        <w:div w:id="576868702">
          <w:marLeft w:val="480"/>
          <w:marRight w:val="0"/>
          <w:marTop w:val="0"/>
          <w:marBottom w:val="0"/>
          <w:divBdr>
            <w:top w:val="none" w:sz="0" w:space="0" w:color="auto"/>
            <w:left w:val="none" w:sz="0" w:space="0" w:color="auto"/>
            <w:bottom w:val="none" w:sz="0" w:space="0" w:color="auto"/>
            <w:right w:val="none" w:sz="0" w:space="0" w:color="auto"/>
          </w:divBdr>
        </w:div>
        <w:div w:id="330377630">
          <w:marLeft w:val="480"/>
          <w:marRight w:val="0"/>
          <w:marTop w:val="0"/>
          <w:marBottom w:val="0"/>
          <w:divBdr>
            <w:top w:val="none" w:sz="0" w:space="0" w:color="auto"/>
            <w:left w:val="none" w:sz="0" w:space="0" w:color="auto"/>
            <w:bottom w:val="none" w:sz="0" w:space="0" w:color="auto"/>
            <w:right w:val="none" w:sz="0" w:space="0" w:color="auto"/>
          </w:divBdr>
        </w:div>
        <w:div w:id="710113885">
          <w:marLeft w:val="480"/>
          <w:marRight w:val="0"/>
          <w:marTop w:val="0"/>
          <w:marBottom w:val="0"/>
          <w:divBdr>
            <w:top w:val="none" w:sz="0" w:space="0" w:color="auto"/>
            <w:left w:val="none" w:sz="0" w:space="0" w:color="auto"/>
            <w:bottom w:val="none" w:sz="0" w:space="0" w:color="auto"/>
            <w:right w:val="none" w:sz="0" w:space="0" w:color="auto"/>
          </w:divBdr>
        </w:div>
        <w:div w:id="1558974469">
          <w:marLeft w:val="480"/>
          <w:marRight w:val="0"/>
          <w:marTop w:val="0"/>
          <w:marBottom w:val="0"/>
          <w:divBdr>
            <w:top w:val="none" w:sz="0" w:space="0" w:color="auto"/>
            <w:left w:val="none" w:sz="0" w:space="0" w:color="auto"/>
            <w:bottom w:val="none" w:sz="0" w:space="0" w:color="auto"/>
            <w:right w:val="none" w:sz="0" w:space="0" w:color="auto"/>
          </w:divBdr>
        </w:div>
        <w:div w:id="764764686">
          <w:marLeft w:val="480"/>
          <w:marRight w:val="0"/>
          <w:marTop w:val="0"/>
          <w:marBottom w:val="0"/>
          <w:divBdr>
            <w:top w:val="none" w:sz="0" w:space="0" w:color="auto"/>
            <w:left w:val="none" w:sz="0" w:space="0" w:color="auto"/>
            <w:bottom w:val="none" w:sz="0" w:space="0" w:color="auto"/>
            <w:right w:val="none" w:sz="0" w:space="0" w:color="auto"/>
          </w:divBdr>
        </w:div>
        <w:div w:id="1315373409">
          <w:marLeft w:val="480"/>
          <w:marRight w:val="0"/>
          <w:marTop w:val="0"/>
          <w:marBottom w:val="0"/>
          <w:divBdr>
            <w:top w:val="none" w:sz="0" w:space="0" w:color="auto"/>
            <w:left w:val="none" w:sz="0" w:space="0" w:color="auto"/>
            <w:bottom w:val="none" w:sz="0" w:space="0" w:color="auto"/>
            <w:right w:val="none" w:sz="0" w:space="0" w:color="auto"/>
          </w:divBdr>
        </w:div>
        <w:div w:id="1937058997">
          <w:marLeft w:val="480"/>
          <w:marRight w:val="0"/>
          <w:marTop w:val="0"/>
          <w:marBottom w:val="0"/>
          <w:divBdr>
            <w:top w:val="none" w:sz="0" w:space="0" w:color="auto"/>
            <w:left w:val="none" w:sz="0" w:space="0" w:color="auto"/>
            <w:bottom w:val="none" w:sz="0" w:space="0" w:color="auto"/>
            <w:right w:val="none" w:sz="0" w:space="0" w:color="auto"/>
          </w:divBdr>
        </w:div>
        <w:div w:id="926572642">
          <w:marLeft w:val="480"/>
          <w:marRight w:val="0"/>
          <w:marTop w:val="0"/>
          <w:marBottom w:val="0"/>
          <w:divBdr>
            <w:top w:val="none" w:sz="0" w:space="0" w:color="auto"/>
            <w:left w:val="none" w:sz="0" w:space="0" w:color="auto"/>
            <w:bottom w:val="none" w:sz="0" w:space="0" w:color="auto"/>
            <w:right w:val="none" w:sz="0" w:space="0" w:color="auto"/>
          </w:divBdr>
        </w:div>
        <w:div w:id="759838058">
          <w:marLeft w:val="480"/>
          <w:marRight w:val="0"/>
          <w:marTop w:val="0"/>
          <w:marBottom w:val="0"/>
          <w:divBdr>
            <w:top w:val="none" w:sz="0" w:space="0" w:color="auto"/>
            <w:left w:val="none" w:sz="0" w:space="0" w:color="auto"/>
            <w:bottom w:val="none" w:sz="0" w:space="0" w:color="auto"/>
            <w:right w:val="none" w:sz="0" w:space="0" w:color="auto"/>
          </w:divBdr>
        </w:div>
        <w:div w:id="1310015617">
          <w:marLeft w:val="480"/>
          <w:marRight w:val="0"/>
          <w:marTop w:val="0"/>
          <w:marBottom w:val="0"/>
          <w:divBdr>
            <w:top w:val="none" w:sz="0" w:space="0" w:color="auto"/>
            <w:left w:val="none" w:sz="0" w:space="0" w:color="auto"/>
            <w:bottom w:val="none" w:sz="0" w:space="0" w:color="auto"/>
            <w:right w:val="none" w:sz="0" w:space="0" w:color="auto"/>
          </w:divBdr>
        </w:div>
        <w:div w:id="884759756">
          <w:marLeft w:val="480"/>
          <w:marRight w:val="0"/>
          <w:marTop w:val="0"/>
          <w:marBottom w:val="0"/>
          <w:divBdr>
            <w:top w:val="none" w:sz="0" w:space="0" w:color="auto"/>
            <w:left w:val="none" w:sz="0" w:space="0" w:color="auto"/>
            <w:bottom w:val="none" w:sz="0" w:space="0" w:color="auto"/>
            <w:right w:val="none" w:sz="0" w:space="0" w:color="auto"/>
          </w:divBdr>
        </w:div>
        <w:div w:id="267586705">
          <w:marLeft w:val="480"/>
          <w:marRight w:val="0"/>
          <w:marTop w:val="0"/>
          <w:marBottom w:val="0"/>
          <w:divBdr>
            <w:top w:val="none" w:sz="0" w:space="0" w:color="auto"/>
            <w:left w:val="none" w:sz="0" w:space="0" w:color="auto"/>
            <w:bottom w:val="none" w:sz="0" w:space="0" w:color="auto"/>
            <w:right w:val="none" w:sz="0" w:space="0" w:color="auto"/>
          </w:divBdr>
        </w:div>
        <w:div w:id="576400670">
          <w:marLeft w:val="480"/>
          <w:marRight w:val="0"/>
          <w:marTop w:val="0"/>
          <w:marBottom w:val="0"/>
          <w:divBdr>
            <w:top w:val="none" w:sz="0" w:space="0" w:color="auto"/>
            <w:left w:val="none" w:sz="0" w:space="0" w:color="auto"/>
            <w:bottom w:val="none" w:sz="0" w:space="0" w:color="auto"/>
            <w:right w:val="none" w:sz="0" w:space="0" w:color="auto"/>
          </w:divBdr>
        </w:div>
        <w:div w:id="2063166581">
          <w:marLeft w:val="480"/>
          <w:marRight w:val="0"/>
          <w:marTop w:val="0"/>
          <w:marBottom w:val="0"/>
          <w:divBdr>
            <w:top w:val="none" w:sz="0" w:space="0" w:color="auto"/>
            <w:left w:val="none" w:sz="0" w:space="0" w:color="auto"/>
            <w:bottom w:val="none" w:sz="0" w:space="0" w:color="auto"/>
            <w:right w:val="none" w:sz="0" w:space="0" w:color="auto"/>
          </w:divBdr>
        </w:div>
        <w:div w:id="2121875649">
          <w:marLeft w:val="480"/>
          <w:marRight w:val="0"/>
          <w:marTop w:val="0"/>
          <w:marBottom w:val="0"/>
          <w:divBdr>
            <w:top w:val="none" w:sz="0" w:space="0" w:color="auto"/>
            <w:left w:val="none" w:sz="0" w:space="0" w:color="auto"/>
            <w:bottom w:val="none" w:sz="0" w:space="0" w:color="auto"/>
            <w:right w:val="none" w:sz="0" w:space="0" w:color="auto"/>
          </w:divBdr>
        </w:div>
        <w:div w:id="925072417">
          <w:marLeft w:val="480"/>
          <w:marRight w:val="0"/>
          <w:marTop w:val="0"/>
          <w:marBottom w:val="0"/>
          <w:divBdr>
            <w:top w:val="none" w:sz="0" w:space="0" w:color="auto"/>
            <w:left w:val="none" w:sz="0" w:space="0" w:color="auto"/>
            <w:bottom w:val="none" w:sz="0" w:space="0" w:color="auto"/>
            <w:right w:val="none" w:sz="0" w:space="0" w:color="auto"/>
          </w:divBdr>
        </w:div>
        <w:div w:id="806557596">
          <w:marLeft w:val="480"/>
          <w:marRight w:val="0"/>
          <w:marTop w:val="0"/>
          <w:marBottom w:val="0"/>
          <w:divBdr>
            <w:top w:val="none" w:sz="0" w:space="0" w:color="auto"/>
            <w:left w:val="none" w:sz="0" w:space="0" w:color="auto"/>
            <w:bottom w:val="none" w:sz="0" w:space="0" w:color="auto"/>
            <w:right w:val="none" w:sz="0" w:space="0" w:color="auto"/>
          </w:divBdr>
        </w:div>
        <w:div w:id="1354965011">
          <w:marLeft w:val="480"/>
          <w:marRight w:val="0"/>
          <w:marTop w:val="0"/>
          <w:marBottom w:val="0"/>
          <w:divBdr>
            <w:top w:val="none" w:sz="0" w:space="0" w:color="auto"/>
            <w:left w:val="none" w:sz="0" w:space="0" w:color="auto"/>
            <w:bottom w:val="none" w:sz="0" w:space="0" w:color="auto"/>
            <w:right w:val="none" w:sz="0" w:space="0" w:color="auto"/>
          </w:divBdr>
        </w:div>
        <w:div w:id="108864381">
          <w:marLeft w:val="480"/>
          <w:marRight w:val="0"/>
          <w:marTop w:val="0"/>
          <w:marBottom w:val="0"/>
          <w:divBdr>
            <w:top w:val="none" w:sz="0" w:space="0" w:color="auto"/>
            <w:left w:val="none" w:sz="0" w:space="0" w:color="auto"/>
            <w:bottom w:val="none" w:sz="0" w:space="0" w:color="auto"/>
            <w:right w:val="none" w:sz="0" w:space="0" w:color="auto"/>
          </w:divBdr>
        </w:div>
        <w:div w:id="1953517803">
          <w:marLeft w:val="480"/>
          <w:marRight w:val="0"/>
          <w:marTop w:val="0"/>
          <w:marBottom w:val="0"/>
          <w:divBdr>
            <w:top w:val="none" w:sz="0" w:space="0" w:color="auto"/>
            <w:left w:val="none" w:sz="0" w:space="0" w:color="auto"/>
            <w:bottom w:val="none" w:sz="0" w:space="0" w:color="auto"/>
            <w:right w:val="none" w:sz="0" w:space="0" w:color="auto"/>
          </w:divBdr>
        </w:div>
        <w:div w:id="1922373162">
          <w:marLeft w:val="480"/>
          <w:marRight w:val="0"/>
          <w:marTop w:val="0"/>
          <w:marBottom w:val="0"/>
          <w:divBdr>
            <w:top w:val="none" w:sz="0" w:space="0" w:color="auto"/>
            <w:left w:val="none" w:sz="0" w:space="0" w:color="auto"/>
            <w:bottom w:val="none" w:sz="0" w:space="0" w:color="auto"/>
            <w:right w:val="none" w:sz="0" w:space="0" w:color="auto"/>
          </w:divBdr>
        </w:div>
        <w:div w:id="1313828275">
          <w:marLeft w:val="480"/>
          <w:marRight w:val="0"/>
          <w:marTop w:val="0"/>
          <w:marBottom w:val="0"/>
          <w:divBdr>
            <w:top w:val="none" w:sz="0" w:space="0" w:color="auto"/>
            <w:left w:val="none" w:sz="0" w:space="0" w:color="auto"/>
            <w:bottom w:val="none" w:sz="0" w:space="0" w:color="auto"/>
            <w:right w:val="none" w:sz="0" w:space="0" w:color="auto"/>
          </w:divBdr>
        </w:div>
        <w:div w:id="254630149">
          <w:marLeft w:val="480"/>
          <w:marRight w:val="0"/>
          <w:marTop w:val="0"/>
          <w:marBottom w:val="0"/>
          <w:divBdr>
            <w:top w:val="none" w:sz="0" w:space="0" w:color="auto"/>
            <w:left w:val="none" w:sz="0" w:space="0" w:color="auto"/>
            <w:bottom w:val="none" w:sz="0" w:space="0" w:color="auto"/>
            <w:right w:val="none" w:sz="0" w:space="0" w:color="auto"/>
          </w:divBdr>
        </w:div>
        <w:div w:id="1000622450">
          <w:marLeft w:val="480"/>
          <w:marRight w:val="0"/>
          <w:marTop w:val="0"/>
          <w:marBottom w:val="0"/>
          <w:divBdr>
            <w:top w:val="none" w:sz="0" w:space="0" w:color="auto"/>
            <w:left w:val="none" w:sz="0" w:space="0" w:color="auto"/>
            <w:bottom w:val="none" w:sz="0" w:space="0" w:color="auto"/>
            <w:right w:val="none" w:sz="0" w:space="0" w:color="auto"/>
          </w:divBdr>
        </w:div>
        <w:div w:id="811139617">
          <w:marLeft w:val="480"/>
          <w:marRight w:val="0"/>
          <w:marTop w:val="0"/>
          <w:marBottom w:val="0"/>
          <w:divBdr>
            <w:top w:val="none" w:sz="0" w:space="0" w:color="auto"/>
            <w:left w:val="none" w:sz="0" w:space="0" w:color="auto"/>
            <w:bottom w:val="none" w:sz="0" w:space="0" w:color="auto"/>
            <w:right w:val="none" w:sz="0" w:space="0" w:color="auto"/>
          </w:divBdr>
        </w:div>
        <w:div w:id="753209186">
          <w:marLeft w:val="480"/>
          <w:marRight w:val="0"/>
          <w:marTop w:val="0"/>
          <w:marBottom w:val="0"/>
          <w:divBdr>
            <w:top w:val="none" w:sz="0" w:space="0" w:color="auto"/>
            <w:left w:val="none" w:sz="0" w:space="0" w:color="auto"/>
            <w:bottom w:val="none" w:sz="0" w:space="0" w:color="auto"/>
            <w:right w:val="none" w:sz="0" w:space="0" w:color="auto"/>
          </w:divBdr>
        </w:div>
        <w:div w:id="914390196">
          <w:marLeft w:val="480"/>
          <w:marRight w:val="0"/>
          <w:marTop w:val="0"/>
          <w:marBottom w:val="0"/>
          <w:divBdr>
            <w:top w:val="none" w:sz="0" w:space="0" w:color="auto"/>
            <w:left w:val="none" w:sz="0" w:space="0" w:color="auto"/>
            <w:bottom w:val="none" w:sz="0" w:space="0" w:color="auto"/>
            <w:right w:val="none" w:sz="0" w:space="0" w:color="auto"/>
          </w:divBdr>
        </w:div>
        <w:div w:id="678507319">
          <w:marLeft w:val="480"/>
          <w:marRight w:val="0"/>
          <w:marTop w:val="0"/>
          <w:marBottom w:val="0"/>
          <w:divBdr>
            <w:top w:val="none" w:sz="0" w:space="0" w:color="auto"/>
            <w:left w:val="none" w:sz="0" w:space="0" w:color="auto"/>
            <w:bottom w:val="none" w:sz="0" w:space="0" w:color="auto"/>
            <w:right w:val="none" w:sz="0" w:space="0" w:color="auto"/>
          </w:divBdr>
        </w:div>
        <w:div w:id="1794443311">
          <w:marLeft w:val="480"/>
          <w:marRight w:val="0"/>
          <w:marTop w:val="0"/>
          <w:marBottom w:val="0"/>
          <w:divBdr>
            <w:top w:val="none" w:sz="0" w:space="0" w:color="auto"/>
            <w:left w:val="none" w:sz="0" w:space="0" w:color="auto"/>
            <w:bottom w:val="none" w:sz="0" w:space="0" w:color="auto"/>
            <w:right w:val="none" w:sz="0" w:space="0" w:color="auto"/>
          </w:divBdr>
        </w:div>
        <w:div w:id="97725058">
          <w:marLeft w:val="480"/>
          <w:marRight w:val="0"/>
          <w:marTop w:val="0"/>
          <w:marBottom w:val="0"/>
          <w:divBdr>
            <w:top w:val="none" w:sz="0" w:space="0" w:color="auto"/>
            <w:left w:val="none" w:sz="0" w:space="0" w:color="auto"/>
            <w:bottom w:val="none" w:sz="0" w:space="0" w:color="auto"/>
            <w:right w:val="none" w:sz="0" w:space="0" w:color="auto"/>
          </w:divBdr>
        </w:div>
        <w:div w:id="1269897702">
          <w:marLeft w:val="480"/>
          <w:marRight w:val="0"/>
          <w:marTop w:val="0"/>
          <w:marBottom w:val="0"/>
          <w:divBdr>
            <w:top w:val="none" w:sz="0" w:space="0" w:color="auto"/>
            <w:left w:val="none" w:sz="0" w:space="0" w:color="auto"/>
            <w:bottom w:val="none" w:sz="0" w:space="0" w:color="auto"/>
            <w:right w:val="none" w:sz="0" w:space="0" w:color="auto"/>
          </w:divBdr>
        </w:div>
        <w:div w:id="458961057">
          <w:marLeft w:val="480"/>
          <w:marRight w:val="0"/>
          <w:marTop w:val="0"/>
          <w:marBottom w:val="0"/>
          <w:divBdr>
            <w:top w:val="none" w:sz="0" w:space="0" w:color="auto"/>
            <w:left w:val="none" w:sz="0" w:space="0" w:color="auto"/>
            <w:bottom w:val="none" w:sz="0" w:space="0" w:color="auto"/>
            <w:right w:val="none" w:sz="0" w:space="0" w:color="auto"/>
          </w:divBdr>
        </w:div>
        <w:div w:id="721487917">
          <w:marLeft w:val="480"/>
          <w:marRight w:val="0"/>
          <w:marTop w:val="0"/>
          <w:marBottom w:val="0"/>
          <w:divBdr>
            <w:top w:val="none" w:sz="0" w:space="0" w:color="auto"/>
            <w:left w:val="none" w:sz="0" w:space="0" w:color="auto"/>
            <w:bottom w:val="none" w:sz="0" w:space="0" w:color="auto"/>
            <w:right w:val="none" w:sz="0" w:space="0" w:color="auto"/>
          </w:divBdr>
        </w:div>
        <w:div w:id="637297988">
          <w:marLeft w:val="480"/>
          <w:marRight w:val="0"/>
          <w:marTop w:val="0"/>
          <w:marBottom w:val="0"/>
          <w:divBdr>
            <w:top w:val="none" w:sz="0" w:space="0" w:color="auto"/>
            <w:left w:val="none" w:sz="0" w:space="0" w:color="auto"/>
            <w:bottom w:val="none" w:sz="0" w:space="0" w:color="auto"/>
            <w:right w:val="none" w:sz="0" w:space="0" w:color="auto"/>
          </w:divBdr>
        </w:div>
        <w:div w:id="217858252">
          <w:marLeft w:val="480"/>
          <w:marRight w:val="0"/>
          <w:marTop w:val="0"/>
          <w:marBottom w:val="0"/>
          <w:divBdr>
            <w:top w:val="none" w:sz="0" w:space="0" w:color="auto"/>
            <w:left w:val="none" w:sz="0" w:space="0" w:color="auto"/>
            <w:bottom w:val="none" w:sz="0" w:space="0" w:color="auto"/>
            <w:right w:val="none" w:sz="0" w:space="0" w:color="auto"/>
          </w:divBdr>
        </w:div>
        <w:div w:id="2039499697">
          <w:marLeft w:val="480"/>
          <w:marRight w:val="0"/>
          <w:marTop w:val="0"/>
          <w:marBottom w:val="0"/>
          <w:divBdr>
            <w:top w:val="none" w:sz="0" w:space="0" w:color="auto"/>
            <w:left w:val="none" w:sz="0" w:space="0" w:color="auto"/>
            <w:bottom w:val="none" w:sz="0" w:space="0" w:color="auto"/>
            <w:right w:val="none" w:sz="0" w:space="0" w:color="auto"/>
          </w:divBdr>
        </w:div>
        <w:div w:id="1654020211">
          <w:marLeft w:val="480"/>
          <w:marRight w:val="0"/>
          <w:marTop w:val="0"/>
          <w:marBottom w:val="0"/>
          <w:divBdr>
            <w:top w:val="none" w:sz="0" w:space="0" w:color="auto"/>
            <w:left w:val="none" w:sz="0" w:space="0" w:color="auto"/>
            <w:bottom w:val="none" w:sz="0" w:space="0" w:color="auto"/>
            <w:right w:val="none" w:sz="0" w:space="0" w:color="auto"/>
          </w:divBdr>
        </w:div>
        <w:div w:id="1646206290">
          <w:marLeft w:val="480"/>
          <w:marRight w:val="0"/>
          <w:marTop w:val="0"/>
          <w:marBottom w:val="0"/>
          <w:divBdr>
            <w:top w:val="none" w:sz="0" w:space="0" w:color="auto"/>
            <w:left w:val="none" w:sz="0" w:space="0" w:color="auto"/>
            <w:bottom w:val="none" w:sz="0" w:space="0" w:color="auto"/>
            <w:right w:val="none" w:sz="0" w:space="0" w:color="auto"/>
          </w:divBdr>
        </w:div>
        <w:div w:id="1622221358">
          <w:marLeft w:val="480"/>
          <w:marRight w:val="0"/>
          <w:marTop w:val="0"/>
          <w:marBottom w:val="0"/>
          <w:divBdr>
            <w:top w:val="none" w:sz="0" w:space="0" w:color="auto"/>
            <w:left w:val="none" w:sz="0" w:space="0" w:color="auto"/>
            <w:bottom w:val="none" w:sz="0" w:space="0" w:color="auto"/>
            <w:right w:val="none" w:sz="0" w:space="0" w:color="auto"/>
          </w:divBdr>
        </w:div>
        <w:div w:id="1078744678">
          <w:marLeft w:val="480"/>
          <w:marRight w:val="0"/>
          <w:marTop w:val="0"/>
          <w:marBottom w:val="0"/>
          <w:divBdr>
            <w:top w:val="none" w:sz="0" w:space="0" w:color="auto"/>
            <w:left w:val="none" w:sz="0" w:space="0" w:color="auto"/>
            <w:bottom w:val="none" w:sz="0" w:space="0" w:color="auto"/>
            <w:right w:val="none" w:sz="0" w:space="0" w:color="auto"/>
          </w:divBdr>
        </w:div>
        <w:div w:id="931470678">
          <w:marLeft w:val="480"/>
          <w:marRight w:val="0"/>
          <w:marTop w:val="0"/>
          <w:marBottom w:val="0"/>
          <w:divBdr>
            <w:top w:val="none" w:sz="0" w:space="0" w:color="auto"/>
            <w:left w:val="none" w:sz="0" w:space="0" w:color="auto"/>
            <w:bottom w:val="none" w:sz="0" w:space="0" w:color="auto"/>
            <w:right w:val="none" w:sz="0" w:space="0" w:color="auto"/>
          </w:divBdr>
        </w:div>
        <w:div w:id="2001540492">
          <w:marLeft w:val="480"/>
          <w:marRight w:val="0"/>
          <w:marTop w:val="0"/>
          <w:marBottom w:val="0"/>
          <w:divBdr>
            <w:top w:val="none" w:sz="0" w:space="0" w:color="auto"/>
            <w:left w:val="none" w:sz="0" w:space="0" w:color="auto"/>
            <w:bottom w:val="none" w:sz="0" w:space="0" w:color="auto"/>
            <w:right w:val="none" w:sz="0" w:space="0" w:color="auto"/>
          </w:divBdr>
        </w:div>
        <w:div w:id="393282662">
          <w:marLeft w:val="480"/>
          <w:marRight w:val="0"/>
          <w:marTop w:val="0"/>
          <w:marBottom w:val="0"/>
          <w:divBdr>
            <w:top w:val="none" w:sz="0" w:space="0" w:color="auto"/>
            <w:left w:val="none" w:sz="0" w:space="0" w:color="auto"/>
            <w:bottom w:val="none" w:sz="0" w:space="0" w:color="auto"/>
            <w:right w:val="none" w:sz="0" w:space="0" w:color="auto"/>
          </w:divBdr>
        </w:div>
        <w:div w:id="1042484996">
          <w:marLeft w:val="480"/>
          <w:marRight w:val="0"/>
          <w:marTop w:val="0"/>
          <w:marBottom w:val="0"/>
          <w:divBdr>
            <w:top w:val="none" w:sz="0" w:space="0" w:color="auto"/>
            <w:left w:val="none" w:sz="0" w:space="0" w:color="auto"/>
            <w:bottom w:val="none" w:sz="0" w:space="0" w:color="auto"/>
            <w:right w:val="none" w:sz="0" w:space="0" w:color="auto"/>
          </w:divBdr>
        </w:div>
        <w:div w:id="118301853">
          <w:marLeft w:val="480"/>
          <w:marRight w:val="0"/>
          <w:marTop w:val="0"/>
          <w:marBottom w:val="0"/>
          <w:divBdr>
            <w:top w:val="none" w:sz="0" w:space="0" w:color="auto"/>
            <w:left w:val="none" w:sz="0" w:space="0" w:color="auto"/>
            <w:bottom w:val="none" w:sz="0" w:space="0" w:color="auto"/>
            <w:right w:val="none" w:sz="0" w:space="0" w:color="auto"/>
          </w:divBdr>
        </w:div>
        <w:div w:id="681736033">
          <w:marLeft w:val="480"/>
          <w:marRight w:val="0"/>
          <w:marTop w:val="0"/>
          <w:marBottom w:val="0"/>
          <w:divBdr>
            <w:top w:val="none" w:sz="0" w:space="0" w:color="auto"/>
            <w:left w:val="none" w:sz="0" w:space="0" w:color="auto"/>
            <w:bottom w:val="none" w:sz="0" w:space="0" w:color="auto"/>
            <w:right w:val="none" w:sz="0" w:space="0" w:color="auto"/>
          </w:divBdr>
        </w:div>
        <w:div w:id="1652979243">
          <w:marLeft w:val="480"/>
          <w:marRight w:val="0"/>
          <w:marTop w:val="0"/>
          <w:marBottom w:val="0"/>
          <w:divBdr>
            <w:top w:val="none" w:sz="0" w:space="0" w:color="auto"/>
            <w:left w:val="none" w:sz="0" w:space="0" w:color="auto"/>
            <w:bottom w:val="none" w:sz="0" w:space="0" w:color="auto"/>
            <w:right w:val="none" w:sz="0" w:space="0" w:color="auto"/>
          </w:divBdr>
        </w:div>
        <w:div w:id="1782995967">
          <w:marLeft w:val="480"/>
          <w:marRight w:val="0"/>
          <w:marTop w:val="0"/>
          <w:marBottom w:val="0"/>
          <w:divBdr>
            <w:top w:val="none" w:sz="0" w:space="0" w:color="auto"/>
            <w:left w:val="none" w:sz="0" w:space="0" w:color="auto"/>
            <w:bottom w:val="none" w:sz="0" w:space="0" w:color="auto"/>
            <w:right w:val="none" w:sz="0" w:space="0" w:color="auto"/>
          </w:divBdr>
        </w:div>
        <w:div w:id="1842426182">
          <w:marLeft w:val="480"/>
          <w:marRight w:val="0"/>
          <w:marTop w:val="0"/>
          <w:marBottom w:val="0"/>
          <w:divBdr>
            <w:top w:val="none" w:sz="0" w:space="0" w:color="auto"/>
            <w:left w:val="none" w:sz="0" w:space="0" w:color="auto"/>
            <w:bottom w:val="none" w:sz="0" w:space="0" w:color="auto"/>
            <w:right w:val="none" w:sz="0" w:space="0" w:color="auto"/>
          </w:divBdr>
        </w:div>
        <w:div w:id="1522089097">
          <w:marLeft w:val="480"/>
          <w:marRight w:val="0"/>
          <w:marTop w:val="0"/>
          <w:marBottom w:val="0"/>
          <w:divBdr>
            <w:top w:val="none" w:sz="0" w:space="0" w:color="auto"/>
            <w:left w:val="none" w:sz="0" w:space="0" w:color="auto"/>
            <w:bottom w:val="none" w:sz="0" w:space="0" w:color="auto"/>
            <w:right w:val="none" w:sz="0" w:space="0" w:color="auto"/>
          </w:divBdr>
        </w:div>
        <w:div w:id="2059937954">
          <w:marLeft w:val="480"/>
          <w:marRight w:val="0"/>
          <w:marTop w:val="0"/>
          <w:marBottom w:val="0"/>
          <w:divBdr>
            <w:top w:val="none" w:sz="0" w:space="0" w:color="auto"/>
            <w:left w:val="none" w:sz="0" w:space="0" w:color="auto"/>
            <w:bottom w:val="none" w:sz="0" w:space="0" w:color="auto"/>
            <w:right w:val="none" w:sz="0" w:space="0" w:color="auto"/>
          </w:divBdr>
        </w:div>
        <w:div w:id="1843736246">
          <w:marLeft w:val="480"/>
          <w:marRight w:val="0"/>
          <w:marTop w:val="0"/>
          <w:marBottom w:val="0"/>
          <w:divBdr>
            <w:top w:val="none" w:sz="0" w:space="0" w:color="auto"/>
            <w:left w:val="none" w:sz="0" w:space="0" w:color="auto"/>
            <w:bottom w:val="none" w:sz="0" w:space="0" w:color="auto"/>
            <w:right w:val="none" w:sz="0" w:space="0" w:color="auto"/>
          </w:divBdr>
        </w:div>
        <w:div w:id="247079413">
          <w:marLeft w:val="480"/>
          <w:marRight w:val="0"/>
          <w:marTop w:val="0"/>
          <w:marBottom w:val="0"/>
          <w:divBdr>
            <w:top w:val="none" w:sz="0" w:space="0" w:color="auto"/>
            <w:left w:val="none" w:sz="0" w:space="0" w:color="auto"/>
            <w:bottom w:val="none" w:sz="0" w:space="0" w:color="auto"/>
            <w:right w:val="none" w:sz="0" w:space="0" w:color="auto"/>
          </w:divBdr>
        </w:div>
        <w:div w:id="1460611995">
          <w:marLeft w:val="480"/>
          <w:marRight w:val="0"/>
          <w:marTop w:val="0"/>
          <w:marBottom w:val="0"/>
          <w:divBdr>
            <w:top w:val="none" w:sz="0" w:space="0" w:color="auto"/>
            <w:left w:val="none" w:sz="0" w:space="0" w:color="auto"/>
            <w:bottom w:val="none" w:sz="0" w:space="0" w:color="auto"/>
            <w:right w:val="none" w:sz="0" w:space="0" w:color="auto"/>
          </w:divBdr>
        </w:div>
        <w:div w:id="1864778937">
          <w:marLeft w:val="480"/>
          <w:marRight w:val="0"/>
          <w:marTop w:val="0"/>
          <w:marBottom w:val="0"/>
          <w:divBdr>
            <w:top w:val="none" w:sz="0" w:space="0" w:color="auto"/>
            <w:left w:val="none" w:sz="0" w:space="0" w:color="auto"/>
            <w:bottom w:val="none" w:sz="0" w:space="0" w:color="auto"/>
            <w:right w:val="none" w:sz="0" w:space="0" w:color="auto"/>
          </w:divBdr>
        </w:div>
      </w:divsChild>
    </w:div>
    <w:div w:id="417017431">
      <w:bodyDiv w:val="1"/>
      <w:marLeft w:val="0"/>
      <w:marRight w:val="0"/>
      <w:marTop w:val="0"/>
      <w:marBottom w:val="0"/>
      <w:divBdr>
        <w:top w:val="none" w:sz="0" w:space="0" w:color="auto"/>
        <w:left w:val="none" w:sz="0" w:space="0" w:color="auto"/>
        <w:bottom w:val="none" w:sz="0" w:space="0" w:color="auto"/>
        <w:right w:val="none" w:sz="0" w:space="0" w:color="auto"/>
      </w:divBdr>
    </w:div>
    <w:div w:id="417024147">
      <w:bodyDiv w:val="1"/>
      <w:marLeft w:val="0"/>
      <w:marRight w:val="0"/>
      <w:marTop w:val="0"/>
      <w:marBottom w:val="0"/>
      <w:divBdr>
        <w:top w:val="none" w:sz="0" w:space="0" w:color="auto"/>
        <w:left w:val="none" w:sz="0" w:space="0" w:color="auto"/>
        <w:bottom w:val="none" w:sz="0" w:space="0" w:color="auto"/>
        <w:right w:val="none" w:sz="0" w:space="0" w:color="auto"/>
      </w:divBdr>
    </w:div>
    <w:div w:id="417025751">
      <w:bodyDiv w:val="1"/>
      <w:marLeft w:val="0"/>
      <w:marRight w:val="0"/>
      <w:marTop w:val="0"/>
      <w:marBottom w:val="0"/>
      <w:divBdr>
        <w:top w:val="none" w:sz="0" w:space="0" w:color="auto"/>
        <w:left w:val="none" w:sz="0" w:space="0" w:color="auto"/>
        <w:bottom w:val="none" w:sz="0" w:space="0" w:color="auto"/>
        <w:right w:val="none" w:sz="0" w:space="0" w:color="auto"/>
      </w:divBdr>
    </w:div>
    <w:div w:id="417098308">
      <w:bodyDiv w:val="1"/>
      <w:marLeft w:val="0"/>
      <w:marRight w:val="0"/>
      <w:marTop w:val="0"/>
      <w:marBottom w:val="0"/>
      <w:divBdr>
        <w:top w:val="none" w:sz="0" w:space="0" w:color="auto"/>
        <w:left w:val="none" w:sz="0" w:space="0" w:color="auto"/>
        <w:bottom w:val="none" w:sz="0" w:space="0" w:color="auto"/>
        <w:right w:val="none" w:sz="0" w:space="0" w:color="auto"/>
      </w:divBdr>
    </w:div>
    <w:div w:id="417138788">
      <w:bodyDiv w:val="1"/>
      <w:marLeft w:val="0"/>
      <w:marRight w:val="0"/>
      <w:marTop w:val="0"/>
      <w:marBottom w:val="0"/>
      <w:divBdr>
        <w:top w:val="none" w:sz="0" w:space="0" w:color="auto"/>
        <w:left w:val="none" w:sz="0" w:space="0" w:color="auto"/>
        <w:bottom w:val="none" w:sz="0" w:space="0" w:color="auto"/>
        <w:right w:val="none" w:sz="0" w:space="0" w:color="auto"/>
      </w:divBdr>
    </w:div>
    <w:div w:id="418411258">
      <w:bodyDiv w:val="1"/>
      <w:marLeft w:val="0"/>
      <w:marRight w:val="0"/>
      <w:marTop w:val="0"/>
      <w:marBottom w:val="0"/>
      <w:divBdr>
        <w:top w:val="none" w:sz="0" w:space="0" w:color="auto"/>
        <w:left w:val="none" w:sz="0" w:space="0" w:color="auto"/>
        <w:bottom w:val="none" w:sz="0" w:space="0" w:color="auto"/>
        <w:right w:val="none" w:sz="0" w:space="0" w:color="auto"/>
      </w:divBdr>
    </w:div>
    <w:div w:id="418672655">
      <w:bodyDiv w:val="1"/>
      <w:marLeft w:val="0"/>
      <w:marRight w:val="0"/>
      <w:marTop w:val="0"/>
      <w:marBottom w:val="0"/>
      <w:divBdr>
        <w:top w:val="none" w:sz="0" w:space="0" w:color="auto"/>
        <w:left w:val="none" w:sz="0" w:space="0" w:color="auto"/>
        <w:bottom w:val="none" w:sz="0" w:space="0" w:color="auto"/>
        <w:right w:val="none" w:sz="0" w:space="0" w:color="auto"/>
      </w:divBdr>
    </w:div>
    <w:div w:id="420302484">
      <w:bodyDiv w:val="1"/>
      <w:marLeft w:val="0"/>
      <w:marRight w:val="0"/>
      <w:marTop w:val="0"/>
      <w:marBottom w:val="0"/>
      <w:divBdr>
        <w:top w:val="none" w:sz="0" w:space="0" w:color="auto"/>
        <w:left w:val="none" w:sz="0" w:space="0" w:color="auto"/>
        <w:bottom w:val="none" w:sz="0" w:space="0" w:color="auto"/>
        <w:right w:val="none" w:sz="0" w:space="0" w:color="auto"/>
      </w:divBdr>
      <w:divsChild>
        <w:div w:id="2020885064">
          <w:marLeft w:val="0"/>
          <w:marRight w:val="0"/>
          <w:marTop w:val="0"/>
          <w:marBottom w:val="0"/>
          <w:divBdr>
            <w:top w:val="none" w:sz="0" w:space="0" w:color="auto"/>
            <w:left w:val="none" w:sz="0" w:space="0" w:color="auto"/>
            <w:bottom w:val="none" w:sz="0" w:space="0" w:color="auto"/>
            <w:right w:val="none" w:sz="0" w:space="0" w:color="auto"/>
          </w:divBdr>
        </w:div>
        <w:div w:id="1892960972">
          <w:marLeft w:val="0"/>
          <w:marRight w:val="0"/>
          <w:marTop w:val="0"/>
          <w:marBottom w:val="0"/>
          <w:divBdr>
            <w:top w:val="none" w:sz="0" w:space="0" w:color="auto"/>
            <w:left w:val="none" w:sz="0" w:space="0" w:color="auto"/>
            <w:bottom w:val="none" w:sz="0" w:space="0" w:color="auto"/>
            <w:right w:val="none" w:sz="0" w:space="0" w:color="auto"/>
          </w:divBdr>
        </w:div>
        <w:div w:id="257954569">
          <w:marLeft w:val="0"/>
          <w:marRight w:val="0"/>
          <w:marTop w:val="0"/>
          <w:marBottom w:val="0"/>
          <w:divBdr>
            <w:top w:val="none" w:sz="0" w:space="0" w:color="auto"/>
            <w:left w:val="none" w:sz="0" w:space="0" w:color="auto"/>
            <w:bottom w:val="none" w:sz="0" w:space="0" w:color="auto"/>
            <w:right w:val="none" w:sz="0" w:space="0" w:color="auto"/>
          </w:divBdr>
        </w:div>
        <w:div w:id="1305889373">
          <w:marLeft w:val="0"/>
          <w:marRight w:val="0"/>
          <w:marTop w:val="0"/>
          <w:marBottom w:val="0"/>
          <w:divBdr>
            <w:top w:val="none" w:sz="0" w:space="0" w:color="auto"/>
            <w:left w:val="none" w:sz="0" w:space="0" w:color="auto"/>
            <w:bottom w:val="none" w:sz="0" w:space="0" w:color="auto"/>
            <w:right w:val="none" w:sz="0" w:space="0" w:color="auto"/>
          </w:divBdr>
        </w:div>
        <w:div w:id="2053336472">
          <w:marLeft w:val="0"/>
          <w:marRight w:val="0"/>
          <w:marTop w:val="0"/>
          <w:marBottom w:val="0"/>
          <w:divBdr>
            <w:top w:val="none" w:sz="0" w:space="0" w:color="auto"/>
            <w:left w:val="none" w:sz="0" w:space="0" w:color="auto"/>
            <w:bottom w:val="none" w:sz="0" w:space="0" w:color="auto"/>
            <w:right w:val="none" w:sz="0" w:space="0" w:color="auto"/>
          </w:divBdr>
        </w:div>
        <w:div w:id="61875605">
          <w:marLeft w:val="0"/>
          <w:marRight w:val="0"/>
          <w:marTop w:val="0"/>
          <w:marBottom w:val="0"/>
          <w:divBdr>
            <w:top w:val="none" w:sz="0" w:space="0" w:color="auto"/>
            <w:left w:val="none" w:sz="0" w:space="0" w:color="auto"/>
            <w:bottom w:val="none" w:sz="0" w:space="0" w:color="auto"/>
            <w:right w:val="none" w:sz="0" w:space="0" w:color="auto"/>
          </w:divBdr>
        </w:div>
        <w:div w:id="1428043054">
          <w:marLeft w:val="0"/>
          <w:marRight w:val="0"/>
          <w:marTop w:val="0"/>
          <w:marBottom w:val="0"/>
          <w:divBdr>
            <w:top w:val="none" w:sz="0" w:space="0" w:color="auto"/>
            <w:left w:val="none" w:sz="0" w:space="0" w:color="auto"/>
            <w:bottom w:val="none" w:sz="0" w:space="0" w:color="auto"/>
            <w:right w:val="none" w:sz="0" w:space="0" w:color="auto"/>
          </w:divBdr>
        </w:div>
        <w:div w:id="852762681">
          <w:marLeft w:val="0"/>
          <w:marRight w:val="0"/>
          <w:marTop w:val="0"/>
          <w:marBottom w:val="0"/>
          <w:divBdr>
            <w:top w:val="none" w:sz="0" w:space="0" w:color="auto"/>
            <w:left w:val="none" w:sz="0" w:space="0" w:color="auto"/>
            <w:bottom w:val="none" w:sz="0" w:space="0" w:color="auto"/>
            <w:right w:val="none" w:sz="0" w:space="0" w:color="auto"/>
          </w:divBdr>
        </w:div>
        <w:div w:id="923416920">
          <w:marLeft w:val="0"/>
          <w:marRight w:val="0"/>
          <w:marTop w:val="0"/>
          <w:marBottom w:val="0"/>
          <w:divBdr>
            <w:top w:val="none" w:sz="0" w:space="0" w:color="auto"/>
            <w:left w:val="none" w:sz="0" w:space="0" w:color="auto"/>
            <w:bottom w:val="none" w:sz="0" w:space="0" w:color="auto"/>
            <w:right w:val="none" w:sz="0" w:space="0" w:color="auto"/>
          </w:divBdr>
        </w:div>
        <w:div w:id="1944267638">
          <w:marLeft w:val="0"/>
          <w:marRight w:val="0"/>
          <w:marTop w:val="0"/>
          <w:marBottom w:val="0"/>
          <w:divBdr>
            <w:top w:val="none" w:sz="0" w:space="0" w:color="auto"/>
            <w:left w:val="none" w:sz="0" w:space="0" w:color="auto"/>
            <w:bottom w:val="none" w:sz="0" w:space="0" w:color="auto"/>
            <w:right w:val="none" w:sz="0" w:space="0" w:color="auto"/>
          </w:divBdr>
        </w:div>
        <w:div w:id="1970892089">
          <w:marLeft w:val="0"/>
          <w:marRight w:val="0"/>
          <w:marTop w:val="0"/>
          <w:marBottom w:val="0"/>
          <w:divBdr>
            <w:top w:val="none" w:sz="0" w:space="0" w:color="auto"/>
            <w:left w:val="none" w:sz="0" w:space="0" w:color="auto"/>
            <w:bottom w:val="none" w:sz="0" w:space="0" w:color="auto"/>
            <w:right w:val="none" w:sz="0" w:space="0" w:color="auto"/>
          </w:divBdr>
        </w:div>
        <w:div w:id="1464469401">
          <w:marLeft w:val="0"/>
          <w:marRight w:val="0"/>
          <w:marTop w:val="0"/>
          <w:marBottom w:val="0"/>
          <w:divBdr>
            <w:top w:val="none" w:sz="0" w:space="0" w:color="auto"/>
            <w:left w:val="none" w:sz="0" w:space="0" w:color="auto"/>
            <w:bottom w:val="none" w:sz="0" w:space="0" w:color="auto"/>
            <w:right w:val="none" w:sz="0" w:space="0" w:color="auto"/>
          </w:divBdr>
        </w:div>
        <w:div w:id="151261247">
          <w:marLeft w:val="0"/>
          <w:marRight w:val="0"/>
          <w:marTop w:val="0"/>
          <w:marBottom w:val="0"/>
          <w:divBdr>
            <w:top w:val="none" w:sz="0" w:space="0" w:color="auto"/>
            <w:left w:val="none" w:sz="0" w:space="0" w:color="auto"/>
            <w:bottom w:val="none" w:sz="0" w:space="0" w:color="auto"/>
            <w:right w:val="none" w:sz="0" w:space="0" w:color="auto"/>
          </w:divBdr>
        </w:div>
        <w:div w:id="1523085975">
          <w:marLeft w:val="0"/>
          <w:marRight w:val="0"/>
          <w:marTop w:val="0"/>
          <w:marBottom w:val="0"/>
          <w:divBdr>
            <w:top w:val="none" w:sz="0" w:space="0" w:color="auto"/>
            <w:left w:val="none" w:sz="0" w:space="0" w:color="auto"/>
            <w:bottom w:val="none" w:sz="0" w:space="0" w:color="auto"/>
            <w:right w:val="none" w:sz="0" w:space="0" w:color="auto"/>
          </w:divBdr>
        </w:div>
        <w:div w:id="869613389">
          <w:marLeft w:val="0"/>
          <w:marRight w:val="0"/>
          <w:marTop w:val="0"/>
          <w:marBottom w:val="0"/>
          <w:divBdr>
            <w:top w:val="none" w:sz="0" w:space="0" w:color="auto"/>
            <w:left w:val="none" w:sz="0" w:space="0" w:color="auto"/>
            <w:bottom w:val="none" w:sz="0" w:space="0" w:color="auto"/>
            <w:right w:val="none" w:sz="0" w:space="0" w:color="auto"/>
          </w:divBdr>
        </w:div>
        <w:div w:id="19671179">
          <w:marLeft w:val="0"/>
          <w:marRight w:val="0"/>
          <w:marTop w:val="0"/>
          <w:marBottom w:val="0"/>
          <w:divBdr>
            <w:top w:val="none" w:sz="0" w:space="0" w:color="auto"/>
            <w:left w:val="none" w:sz="0" w:space="0" w:color="auto"/>
            <w:bottom w:val="none" w:sz="0" w:space="0" w:color="auto"/>
            <w:right w:val="none" w:sz="0" w:space="0" w:color="auto"/>
          </w:divBdr>
        </w:div>
        <w:div w:id="2025521777">
          <w:marLeft w:val="0"/>
          <w:marRight w:val="0"/>
          <w:marTop w:val="0"/>
          <w:marBottom w:val="0"/>
          <w:divBdr>
            <w:top w:val="none" w:sz="0" w:space="0" w:color="auto"/>
            <w:left w:val="none" w:sz="0" w:space="0" w:color="auto"/>
            <w:bottom w:val="none" w:sz="0" w:space="0" w:color="auto"/>
            <w:right w:val="none" w:sz="0" w:space="0" w:color="auto"/>
          </w:divBdr>
        </w:div>
        <w:div w:id="660739905">
          <w:marLeft w:val="0"/>
          <w:marRight w:val="0"/>
          <w:marTop w:val="0"/>
          <w:marBottom w:val="0"/>
          <w:divBdr>
            <w:top w:val="none" w:sz="0" w:space="0" w:color="auto"/>
            <w:left w:val="none" w:sz="0" w:space="0" w:color="auto"/>
            <w:bottom w:val="none" w:sz="0" w:space="0" w:color="auto"/>
            <w:right w:val="none" w:sz="0" w:space="0" w:color="auto"/>
          </w:divBdr>
        </w:div>
        <w:div w:id="621349553">
          <w:marLeft w:val="0"/>
          <w:marRight w:val="0"/>
          <w:marTop w:val="0"/>
          <w:marBottom w:val="0"/>
          <w:divBdr>
            <w:top w:val="none" w:sz="0" w:space="0" w:color="auto"/>
            <w:left w:val="none" w:sz="0" w:space="0" w:color="auto"/>
            <w:bottom w:val="none" w:sz="0" w:space="0" w:color="auto"/>
            <w:right w:val="none" w:sz="0" w:space="0" w:color="auto"/>
          </w:divBdr>
        </w:div>
        <w:div w:id="588736897">
          <w:marLeft w:val="0"/>
          <w:marRight w:val="0"/>
          <w:marTop w:val="0"/>
          <w:marBottom w:val="0"/>
          <w:divBdr>
            <w:top w:val="none" w:sz="0" w:space="0" w:color="auto"/>
            <w:left w:val="none" w:sz="0" w:space="0" w:color="auto"/>
            <w:bottom w:val="none" w:sz="0" w:space="0" w:color="auto"/>
            <w:right w:val="none" w:sz="0" w:space="0" w:color="auto"/>
          </w:divBdr>
        </w:div>
        <w:div w:id="392124404">
          <w:marLeft w:val="0"/>
          <w:marRight w:val="0"/>
          <w:marTop w:val="0"/>
          <w:marBottom w:val="0"/>
          <w:divBdr>
            <w:top w:val="none" w:sz="0" w:space="0" w:color="auto"/>
            <w:left w:val="none" w:sz="0" w:space="0" w:color="auto"/>
            <w:bottom w:val="none" w:sz="0" w:space="0" w:color="auto"/>
            <w:right w:val="none" w:sz="0" w:space="0" w:color="auto"/>
          </w:divBdr>
        </w:div>
        <w:div w:id="1285427040">
          <w:marLeft w:val="0"/>
          <w:marRight w:val="0"/>
          <w:marTop w:val="0"/>
          <w:marBottom w:val="0"/>
          <w:divBdr>
            <w:top w:val="none" w:sz="0" w:space="0" w:color="auto"/>
            <w:left w:val="none" w:sz="0" w:space="0" w:color="auto"/>
            <w:bottom w:val="none" w:sz="0" w:space="0" w:color="auto"/>
            <w:right w:val="none" w:sz="0" w:space="0" w:color="auto"/>
          </w:divBdr>
        </w:div>
        <w:div w:id="1876309859">
          <w:marLeft w:val="0"/>
          <w:marRight w:val="0"/>
          <w:marTop w:val="0"/>
          <w:marBottom w:val="0"/>
          <w:divBdr>
            <w:top w:val="none" w:sz="0" w:space="0" w:color="auto"/>
            <w:left w:val="none" w:sz="0" w:space="0" w:color="auto"/>
            <w:bottom w:val="none" w:sz="0" w:space="0" w:color="auto"/>
            <w:right w:val="none" w:sz="0" w:space="0" w:color="auto"/>
          </w:divBdr>
        </w:div>
        <w:div w:id="1837458128">
          <w:marLeft w:val="0"/>
          <w:marRight w:val="0"/>
          <w:marTop w:val="0"/>
          <w:marBottom w:val="0"/>
          <w:divBdr>
            <w:top w:val="none" w:sz="0" w:space="0" w:color="auto"/>
            <w:left w:val="none" w:sz="0" w:space="0" w:color="auto"/>
            <w:bottom w:val="none" w:sz="0" w:space="0" w:color="auto"/>
            <w:right w:val="none" w:sz="0" w:space="0" w:color="auto"/>
          </w:divBdr>
        </w:div>
        <w:div w:id="1752893431">
          <w:marLeft w:val="0"/>
          <w:marRight w:val="0"/>
          <w:marTop w:val="0"/>
          <w:marBottom w:val="0"/>
          <w:divBdr>
            <w:top w:val="none" w:sz="0" w:space="0" w:color="auto"/>
            <w:left w:val="none" w:sz="0" w:space="0" w:color="auto"/>
            <w:bottom w:val="none" w:sz="0" w:space="0" w:color="auto"/>
            <w:right w:val="none" w:sz="0" w:space="0" w:color="auto"/>
          </w:divBdr>
        </w:div>
        <w:div w:id="391078616">
          <w:marLeft w:val="0"/>
          <w:marRight w:val="0"/>
          <w:marTop w:val="0"/>
          <w:marBottom w:val="0"/>
          <w:divBdr>
            <w:top w:val="none" w:sz="0" w:space="0" w:color="auto"/>
            <w:left w:val="none" w:sz="0" w:space="0" w:color="auto"/>
            <w:bottom w:val="none" w:sz="0" w:space="0" w:color="auto"/>
            <w:right w:val="none" w:sz="0" w:space="0" w:color="auto"/>
          </w:divBdr>
        </w:div>
        <w:div w:id="392243430">
          <w:marLeft w:val="0"/>
          <w:marRight w:val="0"/>
          <w:marTop w:val="0"/>
          <w:marBottom w:val="0"/>
          <w:divBdr>
            <w:top w:val="none" w:sz="0" w:space="0" w:color="auto"/>
            <w:left w:val="none" w:sz="0" w:space="0" w:color="auto"/>
            <w:bottom w:val="none" w:sz="0" w:space="0" w:color="auto"/>
            <w:right w:val="none" w:sz="0" w:space="0" w:color="auto"/>
          </w:divBdr>
        </w:div>
        <w:div w:id="97220928">
          <w:marLeft w:val="0"/>
          <w:marRight w:val="0"/>
          <w:marTop w:val="0"/>
          <w:marBottom w:val="0"/>
          <w:divBdr>
            <w:top w:val="none" w:sz="0" w:space="0" w:color="auto"/>
            <w:left w:val="none" w:sz="0" w:space="0" w:color="auto"/>
            <w:bottom w:val="none" w:sz="0" w:space="0" w:color="auto"/>
            <w:right w:val="none" w:sz="0" w:space="0" w:color="auto"/>
          </w:divBdr>
        </w:div>
        <w:div w:id="634140260">
          <w:marLeft w:val="0"/>
          <w:marRight w:val="0"/>
          <w:marTop w:val="0"/>
          <w:marBottom w:val="0"/>
          <w:divBdr>
            <w:top w:val="none" w:sz="0" w:space="0" w:color="auto"/>
            <w:left w:val="none" w:sz="0" w:space="0" w:color="auto"/>
            <w:bottom w:val="none" w:sz="0" w:space="0" w:color="auto"/>
            <w:right w:val="none" w:sz="0" w:space="0" w:color="auto"/>
          </w:divBdr>
        </w:div>
        <w:div w:id="593829351">
          <w:marLeft w:val="0"/>
          <w:marRight w:val="0"/>
          <w:marTop w:val="0"/>
          <w:marBottom w:val="0"/>
          <w:divBdr>
            <w:top w:val="none" w:sz="0" w:space="0" w:color="auto"/>
            <w:left w:val="none" w:sz="0" w:space="0" w:color="auto"/>
            <w:bottom w:val="none" w:sz="0" w:space="0" w:color="auto"/>
            <w:right w:val="none" w:sz="0" w:space="0" w:color="auto"/>
          </w:divBdr>
        </w:div>
        <w:div w:id="1022124697">
          <w:marLeft w:val="0"/>
          <w:marRight w:val="0"/>
          <w:marTop w:val="0"/>
          <w:marBottom w:val="0"/>
          <w:divBdr>
            <w:top w:val="none" w:sz="0" w:space="0" w:color="auto"/>
            <w:left w:val="none" w:sz="0" w:space="0" w:color="auto"/>
            <w:bottom w:val="none" w:sz="0" w:space="0" w:color="auto"/>
            <w:right w:val="none" w:sz="0" w:space="0" w:color="auto"/>
          </w:divBdr>
        </w:div>
        <w:div w:id="988022497">
          <w:marLeft w:val="0"/>
          <w:marRight w:val="0"/>
          <w:marTop w:val="0"/>
          <w:marBottom w:val="0"/>
          <w:divBdr>
            <w:top w:val="none" w:sz="0" w:space="0" w:color="auto"/>
            <w:left w:val="none" w:sz="0" w:space="0" w:color="auto"/>
            <w:bottom w:val="none" w:sz="0" w:space="0" w:color="auto"/>
            <w:right w:val="none" w:sz="0" w:space="0" w:color="auto"/>
          </w:divBdr>
        </w:div>
        <w:div w:id="1640957624">
          <w:marLeft w:val="0"/>
          <w:marRight w:val="0"/>
          <w:marTop w:val="0"/>
          <w:marBottom w:val="0"/>
          <w:divBdr>
            <w:top w:val="none" w:sz="0" w:space="0" w:color="auto"/>
            <w:left w:val="none" w:sz="0" w:space="0" w:color="auto"/>
            <w:bottom w:val="none" w:sz="0" w:space="0" w:color="auto"/>
            <w:right w:val="none" w:sz="0" w:space="0" w:color="auto"/>
          </w:divBdr>
        </w:div>
        <w:div w:id="1214123016">
          <w:marLeft w:val="0"/>
          <w:marRight w:val="0"/>
          <w:marTop w:val="0"/>
          <w:marBottom w:val="0"/>
          <w:divBdr>
            <w:top w:val="none" w:sz="0" w:space="0" w:color="auto"/>
            <w:left w:val="none" w:sz="0" w:space="0" w:color="auto"/>
            <w:bottom w:val="none" w:sz="0" w:space="0" w:color="auto"/>
            <w:right w:val="none" w:sz="0" w:space="0" w:color="auto"/>
          </w:divBdr>
        </w:div>
        <w:div w:id="190070406">
          <w:marLeft w:val="0"/>
          <w:marRight w:val="0"/>
          <w:marTop w:val="0"/>
          <w:marBottom w:val="0"/>
          <w:divBdr>
            <w:top w:val="none" w:sz="0" w:space="0" w:color="auto"/>
            <w:left w:val="none" w:sz="0" w:space="0" w:color="auto"/>
            <w:bottom w:val="none" w:sz="0" w:space="0" w:color="auto"/>
            <w:right w:val="none" w:sz="0" w:space="0" w:color="auto"/>
          </w:divBdr>
        </w:div>
        <w:div w:id="830104350">
          <w:marLeft w:val="0"/>
          <w:marRight w:val="0"/>
          <w:marTop w:val="0"/>
          <w:marBottom w:val="0"/>
          <w:divBdr>
            <w:top w:val="none" w:sz="0" w:space="0" w:color="auto"/>
            <w:left w:val="none" w:sz="0" w:space="0" w:color="auto"/>
            <w:bottom w:val="none" w:sz="0" w:space="0" w:color="auto"/>
            <w:right w:val="none" w:sz="0" w:space="0" w:color="auto"/>
          </w:divBdr>
        </w:div>
        <w:div w:id="325323706">
          <w:marLeft w:val="0"/>
          <w:marRight w:val="0"/>
          <w:marTop w:val="0"/>
          <w:marBottom w:val="0"/>
          <w:divBdr>
            <w:top w:val="none" w:sz="0" w:space="0" w:color="auto"/>
            <w:left w:val="none" w:sz="0" w:space="0" w:color="auto"/>
            <w:bottom w:val="none" w:sz="0" w:space="0" w:color="auto"/>
            <w:right w:val="none" w:sz="0" w:space="0" w:color="auto"/>
          </w:divBdr>
        </w:div>
        <w:div w:id="1487166260">
          <w:marLeft w:val="0"/>
          <w:marRight w:val="0"/>
          <w:marTop w:val="0"/>
          <w:marBottom w:val="0"/>
          <w:divBdr>
            <w:top w:val="none" w:sz="0" w:space="0" w:color="auto"/>
            <w:left w:val="none" w:sz="0" w:space="0" w:color="auto"/>
            <w:bottom w:val="none" w:sz="0" w:space="0" w:color="auto"/>
            <w:right w:val="none" w:sz="0" w:space="0" w:color="auto"/>
          </w:divBdr>
        </w:div>
        <w:div w:id="104693012">
          <w:marLeft w:val="0"/>
          <w:marRight w:val="0"/>
          <w:marTop w:val="0"/>
          <w:marBottom w:val="0"/>
          <w:divBdr>
            <w:top w:val="none" w:sz="0" w:space="0" w:color="auto"/>
            <w:left w:val="none" w:sz="0" w:space="0" w:color="auto"/>
            <w:bottom w:val="none" w:sz="0" w:space="0" w:color="auto"/>
            <w:right w:val="none" w:sz="0" w:space="0" w:color="auto"/>
          </w:divBdr>
        </w:div>
      </w:divsChild>
    </w:div>
    <w:div w:id="420833438">
      <w:bodyDiv w:val="1"/>
      <w:marLeft w:val="0"/>
      <w:marRight w:val="0"/>
      <w:marTop w:val="0"/>
      <w:marBottom w:val="0"/>
      <w:divBdr>
        <w:top w:val="none" w:sz="0" w:space="0" w:color="auto"/>
        <w:left w:val="none" w:sz="0" w:space="0" w:color="auto"/>
        <w:bottom w:val="none" w:sz="0" w:space="0" w:color="auto"/>
        <w:right w:val="none" w:sz="0" w:space="0" w:color="auto"/>
      </w:divBdr>
    </w:div>
    <w:div w:id="420835119">
      <w:bodyDiv w:val="1"/>
      <w:marLeft w:val="0"/>
      <w:marRight w:val="0"/>
      <w:marTop w:val="0"/>
      <w:marBottom w:val="0"/>
      <w:divBdr>
        <w:top w:val="none" w:sz="0" w:space="0" w:color="auto"/>
        <w:left w:val="none" w:sz="0" w:space="0" w:color="auto"/>
        <w:bottom w:val="none" w:sz="0" w:space="0" w:color="auto"/>
        <w:right w:val="none" w:sz="0" w:space="0" w:color="auto"/>
      </w:divBdr>
    </w:div>
    <w:div w:id="421024937">
      <w:bodyDiv w:val="1"/>
      <w:marLeft w:val="0"/>
      <w:marRight w:val="0"/>
      <w:marTop w:val="0"/>
      <w:marBottom w:val="0"/>
      <w:divBdr>
        <w:top w:val="none" w:sz="0" w:space="0" w:color="auto"/>
        <w:left w:val="none" w:sz="0" w:space="0" w:color="auto"/>
        <w:bottom w:val="none" w:sz="0" w:space="0" w:color="auto"/>
        <w:right w:val="none" w:sz="0" w:space="0" w:color="auto"/>
      </w:divBdr>
    </w:div>
    <w:div w:id="422341388">
      <w:bodyDiv w:val="1"/>
      <w:marLeft w:val="0"/>
      <w:marRight w:val="0"/>
      <w:marTop w:val="0"/>
      <w:marBottom w:val="0"/>
      <w:divBdr>
        <w:top w:val="none" w:sz="0" w:space="0" w:color="auto"/>
        <w:left w:val="none" w:sz="0" w:space="0" w:color="auto"/>
        <w:bottom w:val="none" w:sz="0" w:space="0" w:color="auto"/>
        <w:right w:val="none" w:sz="0" w:space="0" w:color="auto"/>
      </w:divBdr>
    </w:div>
    <w:div w:id="422647244">
      <w:bodyDiv w:val="1"/>
      <w:marLeft w:val="0"/>
      <w:marRight w:val="0"/>
      <w:marTop w:val="0"/>
      <w:marBottom w:val="0"/>
      <w:divBdr>
        <w:top w:val="none" w:sz="0" w:space="0" w:color="auto"/>
        <w:left w:val="none" w:sz="0" w:space="0" w:color="auto"/>
        <w:bottom w:val="none" w:sz="0" w:space="0" w:color="auto"/>
        <w:right w:val="none" w:sz="0" w:space="0" w:color="auto"/>
      </w:divBdr>
    </w:div>
    <w:div w:id="423041629">
      <w:bodyDiv w:val="1"/>
      <w:marLeft w:val="0"/>
      <w:marRight w:val="0"/>
      <w:marTop w:val="0"/>
      <w:marBottom w:val="0"/>
      <w:divBdr>
        <w:top w:val="none" w:sz="0" w:space="0" w:color="auto"/>
        <w:left w:val="none" w:sz="0" w:space="0" w:color="auto"/>
        <w:bottom w:val="none" w:sz="0" w:space="0" w:color="auto"/>
        <w:right w:val="none" w:sz="0" w:space="0" w:color="auto"/>
      </w:divBdr>
    </w:div>
    <w:div w:id="423963393">
      <w:bodyDiv w:val="1"/>
      <w:marLeft w:val="0"/>
      <w:marRight w:val="0"/>
      <w:marTop w:val="0"/>
      <w:marBottom w:val="0"/>
      <w:divBdr>
        <w:top w:val="none" w:sz="0" w:space="0" w:color="auto"/>
        <w:left w:val="none" w:sz="0" w:space="0" w:color="auto"/>
        <w:bottom w:val="none" w:sz="0" w:space="0" w:color="auto"/>
        <w:right w:val="none" w:sz="0" w:space="0" w:color="auto"/>
      </w:divBdr>
    </w:div>
    <w:div w:id="423964021">
      <w:bodyDiv w:val="1"/>
      <w:marLeft w:val="0"/>
      <w:marRight w:val="0"/>
      <w:marTop w:val="0"/>
      <w:marBottom w:val="0"/>
      <w:divBdr>
        <w:top w:val="none" w:sz="0" w:space="0" w:color="auto"/>
        <w:left w:val="none" w:sz="0" w:space="0" w:color="auto"/>
        <w:bottom w:val="none" w:sz="0" w:space="0" w:color="auto"/>
        <w:right w:val="none" w:sz="0" w:space="0" w:color="auto"/>
      </w:divBdr>
    </w:div>
    <w:div w:id="424034467">
      <w:bodyDiv w:val="1"/>
      <w:marLeft w:val="0"/>
      <w:marRight w:val="0"/>
      <w:marTop w:val="0"/>
      <w:marBottom w:val="0"/>
      <w:divBdr>
        <w:top w:val="none" w:sz="0" w:space="0" w:color="auto"/>
        <w:left w:val="none" w:sz="0" w:space="0" w:color="auto"/>
        <w:bottom w:val="none" w:sz="0" w:space="0" w:color="auto"/>
        <w:right w:val="none" w:sz="0" w:space="0" w:color="auto"/>
      </w:divBdr>
    </w:div>
    <w:div w:id="424039118">
      <w:bodyDiv w:val="1"/>
      <w:marLeft w:val="0"/>
      <w:marRight w:val="0"/>
      <w:marTop w:val="0"/>
      <w:marBottom w:val="0"/>
      <w:divBdr>
        <w:top w:val="none" w:sz="0" w:space="0" w:color="auto"/>
        <w:left w:val="none" w:sz="0" w:space="0" w:color="auto"/>
        <w:bottom w:val="none" w:sz="0" w:space="0" w:color="auto"/>
        <w:right w:val="none" w:sz="0" w:space="0" w:color="auto"/>
      </w:divBdr>
    </w:div>
    <w:div w:id="424112051">
      <w:bodyDiv w:val="1"/>
      <w:marLeft w:val="0"/>
      <w:marRight w:val="0"/>
      <w:marTop w:val="0"/>
      <w:marBottom w:val="0"/>
      <w:divBdr>
        <w:top w:val="none" w:sz="0" w:space="0" w:color="auto"/>
        <w:left w:val="none" w:sz="0" w:space="0" w:color="auto"/>
        <w:bottom w:val="none" w:sz="0" w:space="0" w:color="auto"/>
        <w:right w:val="none" w:sz="0" w:space="0" w:color="auto"/>
      </w:divBdr>
    </w:div>
    <w:div w:id="424809929">
      <w:bodyDiv w:val="1"/>
      <w:marLeft w:val="0"/>
      <w:marRight w:val="0"/>
      <w:marTop w:val="0"/>
      <w:marBottom w:val="0"/>
      <w:divBdr>
        <w:top w:val="none" w:sz="0" w:space="0" w:color="auto"/>
        <w:left w:val="none" w:sz="0" w:space="0" w:color="auto"/>
        <w:bottom w:val="none" w:sz="0" w:space="0" w:color="auto"/>
        <w:right w:val="none" w:sz="0" w:space="0" w:color="auto"/>
      </w:divBdr>
    </w:div>
    <w:div w:id="424957122">
      <w:bodyDiv w:val="1"/>
      <w:marLeft w:val="0"/>
      <w:marRight w:val="0"/>
      <w:marTop w:val="0"/>
      <w:marBottom w:val="0"/>
      <w:divBdr>
        <w:top w:val="none" w:sz="0" w:space="0" w:color="auto"/>
        <w:left w:val="none" w:sz="0" w:space="0" w:color="auto"/>
        <w:bottom w:val="none" w:sz="0" w:space="0" w:color="auto"/>
        <w:right w:val="none" w:sz="0" w:space="0" w:color="auto"/>
      </w:divBdr>
    </w:div>
    <w:div w:id="425271555">
      <w:bodyDiv w:val="1"/>
      <w:marLeft w:val="0"/>
      <w:marRight w:val="0"/>
      <w:marTop w:val="0"/>
      <w:marBottom w:val="0"/>
      <w:divBdr>
        <w:top w:val="none" w:sz="0" w:space="0" w:color="auto"/>
        <w:left w:val="none" w:sz="0" w:space="0" w:color="auto"/>
        <w:bottom w:val="none" w:sz="0" w:space="0" w:color="auto"/>
        <w:right w:val="none" w:sz="0" w:space="0" w:color="auto"/>
      </w:divBdr>
    </w:div>
    <w:div w:id="425924351">
      <w:bodyDiv w:val="1"/>
      <w:marLeft w:val="0"/>
      <w:marRight w:val="0"/>
      <w:marTop w:val="0"/>
      <w:marBottom w:val="0"/>
      <w:divBdr>
        <w:top w:val="none" w:sz="0" w:space="0" w:color="auto"/>
        <w:left w:val="none" w:sz="0" w:space="0" w:color="auto"/>
        <w:bottom w:val="none" w:sz="0" w:space="0" w:color="auto"/>
        <w:right w:val="none" w:sz="0" w:space="0" w:color="auto"/>
      </w:divBdr>
    </w:div>
    <w:div w:id="426121180">
      <w:bodyDiv w:val="1"/>
      <w:marLeft w:val="0"/>
      <w:marRight w:val="0"/>
      <w:marTop w:val="0"/>
      <w:marBottom w:val="0"/>
      <w:divBdr>
        <w:top w:val="none" w:sz="0" w:space="0" w:color="auto"/>
        <w:left w:val="none" w:sz="0" w:space="0" w:color="auto"/>
        <w:bottom w:val="none" w:sz="0" w:space="0" w:color="auto"/>
        <w:right w:val="none" w:sz="0" w:space="0" w:color="auto"/>
      </w:divBdr>
    </w:div>
    <w:div w:id="426578226">
      <w:bodyDiv w:val="1"/>
      <w:marLeft w:val="0"/>
      <w:marRight w:val="0"/>
      <w:marTop w:val="0"/>
      <w:marBottom w:val="0"/>
      <w:divBdr>
        <w:top w:val="none" w:sz="0" w:space="0" w:color="auto"/>
        <w:left w:val="none" w:sz="0" w:space="0" w:color="auto"/>
        <w:bottom w:val="none" w:sz="0" w:space="0" w:color="auto"/>
        <w:right w:val="none" w:sz="0" w:space="0" w:color="auto"/>
      </w:divBdr>
    </w:div>
    <w:div w:id="427042872">
      <w:bodyDiv w:val="1"/>
      <w:marLeft w:val="0"/>
      <w:marRight w:val="0"/>
      <w:marTop w:val="0"/>
      <w:marBottom w:val="0"/>
      <w:divBdr>
        <w:top w:val="none" w:sz="0" w:space="0" w:color="auto"/>
        <w:left w:val="none" w:sz="0" w:space="0" w:color="auto"/>
        <w:bottom w:val="none" w:sz="0" w:space="0" w:color="auto"/>
        <w:right w:val="none" w:sz="0" w:space="0" w:color="auto"/>
      </w:divBdr>
    </w:div>
    <w:div w:id="427234300">
      <w:bodyDiv w:val="1"/>
      <w:marLeft w:val="0"/>
      <w:marRight w:val="0"/>
      <w:marTop w:val="0"/>
      <w:marBottom w:val="0"/>
      <w:divBdr>
        <w:top w:val="none" w:sz="0" w:space="0" w:color="auto"/>
        <w:left w:val="none" w:sz="0" w:space="0" w:color="auto"/>
        <w:bottom w:val="none" w:sz="0" w:space="0" w:color="auto"/>
        <w:right w:val="none" w:sz="0" w:space="0" w:color="auto"/>
      </w:divBdr>
    </w:div>
    <w:div w:id="427313711">
      <w:bodyDiv w:val="1"/>
      <w:marLeft w:val="0"/>
      <w:marRight w:val="0"/>
      <w:marTop w:val="0"/>
      <w:marBottom w:val="0"/>
      <w:divBdr>
        <w:top w:val="none" w:sz="0" w:space="0" w:color="auto"/>
        <w:left w:val="none" w:sz="0" w:space="0" w:color="auto"/>
        <w:bottom w:val="none" w:sz="0" w:space="0" w:color="auto"/>
        <w:right w:val="none" w:sz="0" w:space="0" w:color="auto"/>
      </w:divBdr>
    </w:div>
    <w:div w:id="427578501">
      <w:bodyDiv w:val="1"/>
      <w:marLeft w:val="0"/>
      <w:marRight w:val="0"/>
      <w:marTop w:val="0"/>
      <w:marBottom w:val="0"/>
      <w:divBdr>
        <w:top w:val="none" w:sz="0" w:space="0" w:color="auto"/>
        <w:left w:val="none" w:sz="0" w:space="0" w:color="auto"/>
        <w:bottom w:val="none" w:sz="0" w:space="0" w:color="auto"/>
        <w:right w:val="none" w:sz="0" w:space="0" w:color="auto"/>
      </w:divBdr>
    </w:div>
    <w:div w:id="427622591">
      <w:bodyDiv w:val="1"/>
      <w:marLeft w:val="0"/>
      <w:marRight w:val="0"/>
      <w:marTop w:val="0"/>
      <w:marBottom w:val="0"/>
      <w:divBdr>
        <w:top w:val="none" w:sz="0" w:space="0" w:color="auto"/>
        <w:left w:val="none" w:sz="0" w:space="0" w:color="auto"/>
        <w:bottom w:val="none" w:sz="0" w:space="0" w:color="auto"/>
        <w:right w:val="none" w:sz="0" w:space="0" w:color="auto"/>
      </w:divBdr>
    </w:div>
    <w:div w:id="427972488">
      <w:bodyDiv w:val="1"/>
      <w:marLeft w:val="0"/>
      <w:marRight w:val="0"/>
      <w:marTop w:val="0"/>
      <w:marBottom w:val="0"/>
      <w:divBdr>
        <w:top w:val="none" w:sz="0" w:space="0" w:color="auto"/>
        <w:left w:val="none" w:sz="0" w:space="0" w:color="auto"/>
        <w:bottom w:val="none" w:sz="0" w:space="0" w:color="auto"/>
        <w:right w:val="none" w:sz="0" w:space="0" w:color="auto"/>
      </w:divBdr>
    </w:div>
    <w:div w:id="428351970">
      <w:bodyDiv w:val="1"/>
      <w:marLeft w:val="0"/>
      <w:marRight w:val="0"/>
      <w:marTop w:val="0"/>
      <w:marBottom w:val="0"/>
      <w:divBdr>
        <w:top w:val="none" w:sz="0" w:space="0" w:color="auto"/>
        <w:left w:val="none" w:sz="0" w:space="0" w:color="auto"/>
        <w:bottom w:val="none" w:sz="0" w:space="0" w:color="auto"/>
        <w:right w:val="none" w:sz="0" w:space="0" w:color="auto"/>
      </w:divBdr>
    </w:div>
    <w:div w:id="428698846">
      <w:bodyDiv w:val="1"/>
      <w:marLeft w:val="0"/>
      <w:marRight w:val="0"/>
      <w:marTop w:val="0"/>
      <w:marBottom w:val="0"/>
      <w:divBdr>
        <w:top w:val="none" w:sz="0" w:space="0" w:color="auto"/>
        <w:left w:val="none" w:sz="0" w:space="0" w:color="auto"/>
        <w:bottom w:val="none" w:sz="0" w:space="0" w:color="auto"/>
        <w:right w:val="none" w:sz="0" w:space="0" w:color="auto"/>
      </w:divBdr>
    </w:div>
    <w:div w:id="428889059">
      <w:bodyDiv w:val="1"/>
      <w:marLeft w:val="0"/>
      <w:marRight w:val="0"/>
      <w:marTop w:val="0"/>
      <w:marBottom w:val="0"/>
      <w:divBdr>
        <w:top w:val="none" w:sz="0" w:space="0" w:color="auto"/>
        <w:left w:val="none" w:sz="0" w:space="0" w:color="auto"/>
        <w:bottom w:val="none" w:sz="0" w:space="0" w:color="auto"/>
        <w:right w:val="none" w:sz="0" w:space="0" w:color="auto"/>
      </w:divBdr>
    </w:div>
    <w:div w:id="429010500">
      <w:bodyDiv w:val="1"/>
      <w:marLeft w:val="0"/>
      <w:marRight w:val="0"/>
      <w:marTop w:val="0"/>
      <w:marBottom w:val="0"/>
      <w:divBdr>
        <w:top w:val="none" w:sz="0" w:space="0" w:color="auto"/>
        <w:left w:val="none" w:sz="0" w:space="0" w:color="auto"/>
        <w:bottom w:val="none" w:sz="0" w:space="0" w:color="auto"/>
        <w:right w:val="none" w:sz="0" w:space="0" w:color="auto"/>
      </w:divBdr>
      <w:divsChild>
        <w:div w:id="2146310466">
          <w:marLeft w:val="640"/>
          <w:marRight w:val="0"/>
          <w:marTop w:val="0"/>
          <w:marBottom w:val="0"/>
          <w:divBdr>
            <w:top w:val="none" w:sz="0" w:space="0" w:color="auto"/>
            <w:left w:val="none" w:sz="0" w:space="0" w:color="auto"/>
            <w:bottom w:val="none" w:sz="0" w:space="0" w:color="auto"/>
            <w:right w:val="none" w:sz="0" w:space="0" w:color="auto"/>
          </w:divBdr>
        </w:div>
        <w:div w:id="391542471">
          <w:marLeft w:val="640"/>
          <w:marRight w:val="0"/>
          <w:marTop w:val="0"/>
          <w:marBottom w:val="0"/>
          <w:divBdr>
            <w:top w:val="none" w:sz="0" w:space="0" w:color="auto"/>
            <w:left w:val="none" w:sz="0" w:space="0" w:color="auto"/>
            <w:bottom w:val="none" w:sz="0" w:space="0" w:color="auto"/>
            <w:right w:val="none" w:sz="0" w:space="0" w:color="auto"/>
          </w:divBdr>
        </w:div>
        <w:div w:id="1822771130">
          <w:marLeft w:val="640"/>
          <w:marRight w:val="0"/>
          <w:marTop w:val="0"/>
          <w:marBottom w:val="0"/>
          <w:divBdr>
            <w:top w:val="none" w:sz="0" w:space="0" w:color="auto"/>
            <w:left w:val="none" w:sz="0" w:space="0" w:color="auto"/>
            <w:bottom w:val="none" w:sz="0" w:space="0" w:color="auto"/>
            <w:right w:val="none" w:sz="0" w:space="0" w:color="auto"/>
          </w:divBdr>
        </w:div>
        <w:div w:id="1354961541">
          <w:marLeft w:val="640"/>
          <w:marRight w:val="0"/>
          <w:marTop w:val="0"/>
          <w:marBottom w:val="0"/>
          <w:divBdr>
            <w:top w:val="none" w:sz="0" w:space="0" w:color="auto"/>
            <w:left w:val="none" w:sz="0" w:space="0" w:color="auto"/>
            <w:bottom w:val="none" w:sz="0" w:space="0" w:color="auto"/>
            <w:right w:val="none" w:sz="0" w:space="0" w:color="auto"/>
          </w:divBdr>
        </w:div>
        <w:div w:id="1974483460">
          <w:marLeft w:val="640"/>
          <w:marRight w:val="0"/>
          <w:marTop w:val="0"/>
          <w:marBottom w:val="0"/>
          <w:divBdr>
            <w:top w:val="none" w:sz="0" w:space="0" w:color="auto"/>
            <w:left w:val="none" w:sz="0" w:space="0" w:color="auto"/>
            <w:bottom w:val="none" w:sz="0" w:space="0" w:color="auto"/>
            <w:right w:val="none" w:sz="0" w:space="0" w:color="auto"/>
          </w:divBdr>
        </w:div>
        <w:div w:id="1140732700">
          <w:marLeft w:val="640"/>
          <w:marRight w:val="0"/>
          <w:marTop w:val="0"/>
          <w:marBottom w:val="0"/>
          <w:divBdr>
            <w:top w:val="none" w:sz="0" w:space="0" w:color="auto"/>
            <w:left w:val="none" w:sz="0" w:space="0" w:color="auto"/>
            <w:bottom w:val="none" w:sz="0" w:space="0" w:color="auto"/>
            <w:right w:val="none" w:sz="0" w:space="0" w:color="auto"/>
          </w:divBdr>
        </w:div>
        <w:div w:id="1241138832">
          <w:marLeft w:val="640"/>
          <w:marRight w:val="0"/>
          <w:marTop w:val="0"/>
          <w:marBottom w:val="0"/>
          <w:divBdr>
            <w:top w:val="none" w:sz="0" w:space="0" w:color="auto"/>
            <w:left w:val="none" w:sz="0" w:space="0" w:color="auto"/>
            <w:bottom w:val="none" w:sz="0" w:space="0" w:color="auto"/>
            <w:right w:val="none" w:sz="0" w:space="0" w:color="auto"/>
          </w:divBdr>
        </w:div>
        <w:div w:id="494494958">
          <w:marLeft w:val="640"/>
          <w:marRight w:val="0"/>
          <w:marTop w:val="0"/>
          <w:marBottom w:val="0"/>
          <w:divBdr>
            <w:top w:val="none" w:sz="0" w:space="0" w:color="auto"/>
            <w:left w:val="none" w:sz="0" w:space="0" w:color="auto"/>
            <w:bottom w:val="none" w:sz="0" w:space="0" w:color="auto"/>
            <w:right w:val="none" w:sz="0" w:space="0" w:color="auto"/>
          </w:divBdr>
        </w:div>
        <w:div w:id="359667124">
          <w:marLeft w:val="640"/>
          <w:marRight w:val="0"/>
          <w:marTop w:val="0"/>
          <w:marBottom w:val="0"/>
          <w:divBdr>
            <w:top w:val="none" w:sz="0" w:space="0" w:color="auto"/>
            <w:left w:val="none" w:sz="0" w:space="0" w:color="auto"/>
            <w:bottom w:val="none" w:sz="0" w:space="0" w:color="auto"/>
            <w:right w:val="none" w:sz="0" w:space="0" w:color="auto"/>
          </w:divBdr>
        </w:div>
        <w:div w:id="776028429">
          <w:marLeft w:val="640"/>
          <w:marRight w:val="0"/>
          <w:marTop w:val="0"/>
          <w:marBottom w:val="0"/>
          <w:divBdr>
            <w:top w:val="none" w:sz="0" w:space="0" w:color="auto"/>
            <w:left w:val="none" w:sz="0" w:space="0" w:color="auto"/>
            <w:bottom w:val="none" w:sz="0" w:space="0" w:color="auto"/>
            <w:right w:val="none" w:sz="0" w:space="0" w:color="auto"/>
          </w:divBdr>
        </w:div>
        <w:div w:id="509951455">
          <w:marLeft w:val="640"/>
          <w:marRight w:val="0"/>
          <w:marTop w:val="0"/>
          <w:marBottom w:val="0"/>
          <w:divBdr>
            <w:top w:val="none" w:sz="0" w:space="0" w:color="auto"/>
            <w:left w:val="none" w:sz="0" w:space="0" w:color="auto"/>
            <w:bottom w:val="none" w:sz="0" w:space="0" w:color="auto"/>
            <w:right w:val="none" w:sz="0" w:space="0" w:color="auto"/>
          </w:divBdr>
        </w:div>
        <w:div w:id="1025400002">
          <w:marLeft w:val="640"/>
          <w:marRight w:val="0"/>
          <w:marTop w:val="0"/>
          <w:marBottom w:val="0"/>
          <w:divBdr>
            <w:top w:val="none" w:sz="0" w:space="0" w:color="auto"/>
            <w:left w:val="none" w:sz="0" w:space="0" w:color="auto"/>
            <w:bottom w:val="none" w:sz="0" w:space="0" w:color="auto"/>
            <w:right w:val="none" w:sz="0" w:space="0" w:color="auto"/>
          </w:divBdr>
        </w:div>
        <w:div w:id="634530814">
          <w:marLeft w:val="640"/>
          <w:marRight w:val="0"/>
          <w:marTop w:val="0"/>
          <w:marBottom w:val="0"/>
          <w:divBdr>
            <w:top w:val="none" w:sz="0" w:space="0" w:color="auto"/>
            <w:left w:val="none" w:sz="0" w:space="0" w:color="auto"/>
            <w:bottom w:val="none" w:sz="0" w:space="0" w:color="auto"/>
            <w:right w:val="none" w:sz="0" w:space="0" w:color="auto"/>
          </w:divBdr>
        </w:div>
        <w:div w:id="1164315984">
          <w:marLeft w:val="640"/>
          <w:marRight w:val="0"/>
          <w:marTop w:val="0"/>
          <w:marBottom w:val="0"/>
          <w:divBdr>
            <w:top w:val="none" w:sz="0" w:space="0" w:color="auto"/>
            <w:left w:val="none" w:sz="0" w:space="0" w:color="auto"/>
            <w:bottom w:val="none" w:sz="0" w:space="0" w:color="auto"/>
            <w:right w:val="none" w:sz="0" w:space="0" w:color="auto"/>
          </w:divBdr>
        </w:div>
        <w:div w:id="1041587645">
          <w:marLeft w:val="640"/>
          <w:marRight w:val="0"/>
          <w:marTop w:val="0"/>
          <w:marBottom w:val="0"/>
          <w:divBdr>
            <w:top w:val="none" w:sz="0" w:space="0" w:color="auto"/>
            <w:left w:val="none" w:sz="0" w:space="0" w:color="auto"/>
            <w:bottom w:val="none" w:sz="0" w:space="0" w:color="auto"/>
            <w:right w:val="none" w:sz="0" w:space="0" w:color="auto"/>
          </w:divBdr>
        </w:div>
        <w:div w:id="837159903">
          <w:marLeft w:val="640"/>
          <w:marRight w:val="0"/>
          <w:marTop w:val="0"/>
          <w:marBottom w:val="0"/>
          <w:divBdr>
            <w:top w:val="none" w:sz="0" w:space="0" w:color="auto"/>
            <w:left w:val="none" w:sz="0" w:space="0" w:color="auto"/>
            <w:bottom w:val="none" w:sz="0" w:space="0" w:color="auto"/>
            <w:right w:val="none" w:sz="0" w:space="0" w:color="auto"/>
          </w:divBdr>
        </w:div>
        <w:div w:id="115561549">
          <w:marLeft w:val="640"/>
          <w:marRight w:val="0"/>
          <w:marTop w:val="0"/>
          <w:marBottom w:val="0"/>
          <w:divBdr>
            <w:top w:val="none" w:sz="0" w:space="0" w:color="auto"/>
            <w:left w:val="none" w:sz="0" w:space="0" w:color="auto"/>
            <w:bottom w:val="none" w:sz="0" w:space="0" w:color="auto"/>
            <w:right w:val="none" w:sz="0" w:space="0" w:color="auto"/>
          </w:divBdr>
        </w:div>
        <w:div w:id="699669529">
          <w:marLeft w:val="640"/>
          <w:marRight w:val="0"/>
          <w:marTop w:val="0"/>
          <w:marBottom w:val="0"/>
          <w:divBdr>
            <w:top w:val="none" w:sz="0" w:space="0" w:color="auto"/>
            <w:left w:val="none" w:sz="0" w:space="0" w:color="auto"/>
            <w:bottom w:val="none" w:sz="0" w:space="0" w:color="auto"/>
            <w:right w:val="none" w:sz="0" w:space="0" w:color="auto"/>
          </w:divBdr>
        </w:div>
        <w:div w:id="1755124175">
          <w:marLeft w:val="640"/>
          <w:marRight w:val="0"/>
          <w:marTop w:val="0"/>
          <w:marBottom w:val="0"/>
          <w:divBdr>
            <w:top w:val="none" w:sz="0" w:space="0" w:color="auto"/>
            <w:left w:val="none" w:sz="0" w:space="0" w:color="auto"/>
            <w:bottom w:val="none" w:sz="0" w:space="0" w:color="auto"/>
            <w:right w:val="none" w:sz="0" w:space="0" w:color="auto"/>
          </w:divBdr>
        </w:div>
        <w:div w:id="924264594">
          <w:marLeft w:val="640"/>
          <w:marRight w:val="0"/>
          <w:marTop w:val="0"/>
          <w:marBottom w:val="0"/>
          <w:divBdr>
            <w:top w:val="none" w:sz="0" w:space="0" w:color="auto"/>
            <w:left w:val="none" w:sz="0" w:space="0" w:color="auto"/>
            <w:bottom w:val="none" w:sz="0" w:space="0" w:color="auto"/>
            <w:right w:val="none" w:sz="0" w:space="0" w:color="auto"/>
          </w:divBdr>
        </w:div>
        <w:div w:id="2046908986">
          <w:marLeft w:val="640"/>
          <w:marRight w:val="0"/>
          <w:marTop w:val="0"/>
          <w:marBottom w:val="0"/>
          <w:divBdr>
            <w:top w:val="none" w:sz="0" w:space="0" w:color="auto"/>
            <w:left w:val="none" w:sz="0" w:space="0" w:color="auto"/>
            <w:bottom w:val="none" w:sz="0" w:space="0" w:color="auto"/>
            <w:right w:val="none" w:sz="0" w:space="0" w:color="auto"/>
          </w:divBdr>
        </w:div>
        <w:div w:id="416906247">
          <w:marLeft w:val="640"/>
          <w:marRight w:val="0"/>
          <w:marTop w:val="0"/>
          <w:marBottom w:val="0"/>
          <w:divBdr>
            <w:top w:val="none" w:sz="0" w:space="0" w:color="auto"/>
            <w:left w:val="none" w:sz="0" w:space="0" w:color="auto"/>
            <w:bottom w:val="none" w:sz="0" w:space="0" w:color="auto"/>
            <w:right w:val="none" w:sz="0" w:space="0" w:color="auto"/>
          </w:divBdr>
        </w:div>
        <w:div w:id="1011489087">
          <w:marLeft w:val="640"/>
          <w:marRight w:val="0"/>
          <w:marTop w:val="0"/>
          <w:marBottom w:val="0"/>
          <w:divBdr>
            <w:top w:val="none" w:sz="0" w:space="0" w:color="auto"/>
            <w:left w:val="none" w:sz="0" w:space="0" w:color="auto"/>
            <w:bottom w:val="none" w:sz="0" w:space="0" w:color="auto"/>
            <w:right w:val="none" w:sz="0" w:space="0" w:color="auto"/>
          </w:divBdr>
        </w:div>
        <w:div w:id="275067418">
          <w:marLeft w:val="640"/>
          <w:marRight w:val="0"/>
          <w:marTop w:val="0"/>
          <w:marBottom w:val="0"/>
          <w:divBdr>
            <w:top w:val="none" w:sz="0" w:space="0" w:color="auto"/>
            <w:left w:val="none" w:sz="0" w:space="0" w:color="auto"/>
            <w:bottom w:val="none" w:sz="0" w:space="0" w:color="auto"/>
            <w:right w:val="none" w:sz="0" w:space="0" w:color="auto"/>
          </w:divBdr>
        </w:div>
        <w:div w:id="675766198">
          <w:marLeft w:val="640"/>
          <w:marRight w:val="0"/>
          <w:marTop w:val="0"/>
          <w:marBottom w:val="0"/>
          <w:divBdr>
            <w:top w:val="none" w:sz="0" w:space="0" w:color="auto"/>
            <w:left w:val="none" w:sz="0" w:space="0" w:color="auto"/>
            <w:bottom w:val="none" w:sz="0" w:space="0" w:color="auto"/>
            <w:right w:val="none" w:sz="0" w:space="0" w:color="auto"/>
          </w:divBdr>
        </w:div>
        <w:div w:id="1670478566">
          <w:marLeft w:val="640"/>
          <w:marRight w:val="0"/>
          <w:marTop w:val="0"/>
          <w:marBottom w:val="0"/>
          <w:divBdr>
            <w:top w:val="none" w:sz="0" w:space="0" w:color="auto"/>
            <w:left w:val="none" w:sz="0" w:space="0" w:color="auto"/>
            <w:bottom w:val="none" w:sz="0" w:space="0" w:color="auto"/>
            <w:right w:val="none" w:sz="0" w:space="0" w:color="auto"/>
          </w:divBdr>
        </w:div>
        <w:div w:id="1825463155">
          <w:marLeft w:val="640"/>
          <w:marRight w:val="0"/>
          <w:marTop w:val="0"/>
          <w:marBottom w:val="0"/>
          <w:divBdr>
            <w:top w:val="none" w:sz="0" w:space="0" w:color="auto"/>
            <w:left w:val="none" w:sz="0" w:space="0" w:color="auto"/>
            <w:bottom w:val="none" w:sz="0" w:space="0" w:color="auto"/>
            <w:right w:val="none" w:sz="0" w:space="0" w:color="auto"/>
          </w:divBdr>
        </w:div>
        <w:div w:id="1249577">
          <w:marLeft w:val="640"/>
          <w:marRight w:val="0"/>
          <w:marTop w:val="0"/>
          <w:marBottom w:val="0"/>
          <w:divBdr>
            <w:top w:val="none" w:sz="0" w:space="0" w:color="auto"/>
            <w:left w:val="none" w:sz="0" w:space="0" w:color="auto"/>
            <w:bottom w:val="none" w:sz="0" w:space="0" w:color="auto"/>
            <w:right w:val="none" w:sz="0" w:space="0" w:color="auto"/>
          </w:divBdr>
        </w:div>
        <w:div w:id="1400635884">
          <w:marLeft w:val="640"/>
          <w:marRight w:val="0"/>
          <w:marTop w:val="0"/>
          <w:marBottom w:val="0"/>
          <w:divBdr>
            <w:top w:val="none" w:sz="0" w:space="0" w:color="auto"/>
            <w:left w:val="none" w:sz="0" w:space="0" w:color="auto"/>
            <w:bottom w:val="none" w:sz="0" w:space="0" w:color="auto"/>
            <w:right w:val="none" w:sz="0" w:space="0" w:color="auto"/>
          </w:divBdr>
        </w:div>
        <w:div w:id="1134829556">
          <w:marLeft w:val="640"/>
          <w:marRight w:val="0"/>
          <w:marTop w:val="0"/>
          <w:marBottom w:val="0"/>
          <w:divBdr>
            <w:top w:val="none" w:sz="0" w:space="0" w:color="auto"/>
            <w:left w:val="none" w:sz="0" w:space="0" w:color="auto"/>
            <w:bottom w:val="none" w:sz="0" w:space="0" w:color="auto"/>
            <w:right w:val="none" w:sz="0" w:space="0" w:color="auto"/>
          </w:divBdr>
        </w:div>
        <w:div w:id="1568608848">
          <w:marLeft w:val="640"/>
          <w:marRight w:val="0"/>
          <w:marTop w:val="0"/>
          <w:marBottom w:val="0"/>
          <w:divBdr>
            <w:top w:val="none" w:sz="0" w:space="0" w:color="auto"/>
            <w:left w:val="none" w:sz="0" w:space="0" w:color="auto"/>
            <w:bottom w:val="none" w:sz="0" w:space="0" w:color="auto"/>
            <w:right w:val="none" w:sz="0" w:space="0" w:color="auto"/>
          </w:divBdr>
        </w:div>
        <w:div w:id="558786420">
          <w:marLeft w:val="640"/>
          <w:marRight w:val="0"/>
          <w:marTop w:val="0"/>
          <w:marBottom w:val="0"/>
          <w:divBdr>
            <w:top w:val="none" w:sz="0" w:space="0" w:color="auto"/>
            <w:left w:val="none" w:sz="0" w:space="0" w:color="auto"/>
            <w:bottom w:val="none" w:sz="0" w:space="0" w:color="auto"/>
            <w:right w:val="none" w:sz="0" w:space="0" w:color="auto"/>
          </w:divBdr>
        </w:div>
        <w:div w:id="2067294593">
          <w:marLeft w:val="640"/>
          <w:marRight w:val="0"/>
          <w:marTop w:val="0"/>
          <w:marBottom w:val="0"/>
          <w:divBdr>
            <w:top w:val="none" w:sz="0" w:space="0" w:color="auto"/>
            <w:left w:val="none" w:sz="0" w:space="0" w:color="auto"/>
            <w:bottom w:val="none" w:sz="0" w:space="0" w:color="auto"/>
            <w:right w:val="none" w:sz="0" w:space="0" w:color="auto"/>
          </w:divBdr>
        </w:div>
        <w:div w:id="595596912">
          <w:marLeft w:val="640"/>
          <w:marRight w:val="0"/>
          <w:marTop w:val="0"/>
          <w:marBottom w:val="0"/>
          <w:divBdr>
            <w:top w:val="none" w:sz="0" w:space="0" w:color="auto"/>
            <w:left w:val="none" w:sz="0" w:space="0" w:color="auto"/>
            <w:bottom w:val="none" w:sz="0" w:space="0" w:color="auto"/>
            <w:right w:val="none" w:sz="0" w:space="0" w:color="auto"/>
          </w:divBdr>
        </w:div>
        <w:div w:id="1164590824">
          <w:marLeft w:val="640"/>
          <w:marRight w:val="0"/>
          <w:marTop w:val="0"/>
          <w:marBottom w:val="0"/>
          <w:divBdr>
            <w:top w:val="none" w:sz="0" w:space="0" w:color="auto"/>
            <w:left w:val="none" w:sz="0" w:space="0" w:color="auto"/>
            <w:bottom w:val="none" w:sz="0" w:space="0" w:color="auto"/>
            <w:right w:val="none" w:sz="0" w:space="0" w:color="auto"/>
          </w:divBdr>
        </w:div>
        <w:div w:id="1622609886">
          <w:marLeft w:val="640"/>
          <w:marRight w:val="0"/>
          <w:marTop w:val="0"/>
          <w:marBottom w:val="0"/>
          <w:divBdr>
            <w:top w:val="none" w:sz="0" w:space="0" w:color="auto"/>
            <w:left w:val="none" w:sz="0" w:space="0" w:color="auto"/>
            <w:bottom w:val="none" w:sz="0" w:space="0" w:color="auto"/>
            <w:right w:val="none" w:sz="0" w:space="0" w:color="auto"/>
          </w:divBdr>
        </w:div>
        <w:div w:id="1338919242">
          <w:marLeft w:val="640"/>
          <w:marRight w:val="0"/>
          <w:marTop w:val="0"/>
          <w:marBottom w:val="0"/>
          <w:divBdr>
            <w:top w:val="none" w:sz="0" w:space="0" w:color="auto"/>
            <w:left w:val="none" w:sz="0" w:space="0" w:color="auto"/>
            <w:bottom w:val="none" w:sz="0" w:space="0" w:color="auto"/>
            <w:right w:val="none" w:sz="0" w:space="0" w:color="auto"/>
          </w:divBdr>
        </w:div>
        <w:div w:id="952175863">
          <w:marLeft w:val="640"/>
          <w:marRight w:val="0"/>
          <w:marTop w:val="0"/>
          <w:marBottom w:val="0"/>
          <w:divBdr>
            <w:top w:val="none" w:sz="0" w:space="0" w:color="auto"/>
            <w:left w:val="none" w:sz="0" w:space="0" w:color="auto"/>
            <w:bottom w:val="none" w:sz="0" w:space="0" w:color="auto"/>
            <w:right w:val="none" w:sz="0" w:space="0" w:color="auto"/>
          </w:divBdr>
        </w:div>
        <w:div w:id="1891568830">
          <w:marLeft w:val="640"/>
          <w:marRight w:val="0"/>
          <w:marTop w:val="0"/>
          <w:marBottom w:val="0"/>
          <w:divBdr>
            <w:top w:val="none" w:sz="0" w:space="0" w:color="auto"/>
            <w:left w:val="none" w:sz="0" w:space="0" w:color="auto"/>
            <w:bottom w:val="none" w:sz="0" w:space="0" w:color="auto"/>
            <w:right w:val="none" w:sz="0" w:space="0" w:color="auto"/>
          </w:divBdr>
        </w:div>
        <w:div w:id="1495099500">
          <w:marLeft w:val="640"/>
          <w:marRight w:val="0"/>
          <w:marTop w:val="0"/>
          <w:marBottom w:val="0"/>
          <w:divBdr>
            <w:top w:val="none" w:sz="0" w:space="0" w:color="auto"/>
            <w:left w:val="none" w:sz="0" w:space="0" w:color="auto"/>
            <w:bottom w:val="none" w:sz="0" w:space="0" w:color="auto"/>
            <w:right w:val="none" w:sz="0" w:space="0" w:color="auto"/>
          </w:divBdr>
        </w:div>
        <w:div w:id="680661610">
          <w:marLeft w:val="640"/>
          <w:marRight w:val="0"/>
          <w:marTop w:val="0"/>
          <w:marBottom w:val="0"/>
          <w:divBdr>
            <w:top w:val="none" w:sz="0" w:space="0" w:color="auto"/>
            <w:left w:val="none" w:sz="0" w:space="0" w:color="auto"/>
            <w:bottom w:val="none" w:sz="0" w:space="0" w:color="auto"/>
            <w:right w:val="none" w:sz="0" w:space="0" w:color="auto"/>
          </w:divBdr>
        </w:div>
        <w:div w:id="72170474">
          <w:marLeft w:val="640"/>
          <w:marRight w:val="0"/>
          <w:marTop w:val="0"/>
          <w:marBottom w:val="0"/>
          <w:divBdr>
            <w:top w:val="none" w:sz="0" w:space="0" w:color="auto"/>
            <w:left w:val="none" w:sz="0" w:space="0" w:color="auto"/>
            <w:bottom w:val="none" w:sz="0" w:space="0" w:color="auto"/>
            <w:right w:val="none" w:sz="0" w:space="0" w:color="auto"/>
          </w:divBdr>
        </w:div>
        <w:div w:id="468867189">
          <w:marLeft w:val="640"/>
          <w:marRight w:val="0"/>
          <w:marTop w:val="0"/>
          <w:marBottom w:val="0"/>
          <w:divBdr>
            <w:top w:val="none" w:sz="0" w:space="0" w:color="auto"/>
            <w:left w:val="none" w:sz="0" w:space="0" w:color="auto"/>
            <w:bottom w:val="none" w:sz="0" w:space="0" w:color="auto"/>
            <w:right w:val="none" w:sz="0" w:space="0" w:color="auto"/>
          </w:divBdr>
        </w:div>
        <w:div w:id="558904777">
          <w:marLeft w:val="640"/>
          <w:marRight w:val="0"/>
          <w:marTop w:val="0"/>
          <w:marBottom w:val="0"/>
          <w:divBdr>
            <w:top w:val="none" w:sz="0" w:space="0" w:color="auto"/>
            <w:left w:val="none" w:sz="0" w:space="0" w:color="auto"/>
            <w:bottom w:val="none" w:sz="0" w:space="0" w:color="auto"/>
            <w:right w:val="none" w:sz="0" w:space="0" w:color="auto"/>
          </w:divBdr>
        </w:div>
        <w:div w:id="2081295271">
          <w:marLeft w:val="640"/>
          <w:marRight w:val="0"/>
          <w:marTop w:val="0"/>
          <w:marBottom w:val="0"/>
          <w:divBdr>
            <w:top w:val="none" w:sz="0" w:space="0" w:color="auto"/>
            <w:left w:val="none" w:sz="0" w:space="0" w:color="auto"/>
            <w:bottom w:val="none" w:sz="0" w:space="0" w:color="auto"/>
            <w:right w:val="none" w:sz="0" w:space="0" w:color="auto"/>
          </w:divBdr>
        </w:div>
        <w:div w:id="558251177">
          <w:marLeft w:val="640"/>
          <w:marRight w:val="0"/>
          <w:marTop w:val="0"/>
          <w:marBottom w:val="0"/>
          <w:divBdr>
            <w:top w:val="none" w:sz="0" w:space="0" w:color="auto"/>
            <w:left w:val="none" w:sz="0" w:space="0" w:color="auto"/>
            <w:bottom w:val="none" w:sz="0" w:space="0" w:color="auto"/>
            <w:right w:val="none" w:sz="0" w:space="0" w:color="auto"/>
          </w:divBdr>
        </w:div>
        <w:div w:id="1147085050">
          <w:marLeft w:val="640"/>
          <w:marRight w:val="0"/>
          <w:marTop w:val="0"/>
          <w:marBottom w:val="0"/>
          <w:divBdr>
            <w:top w:val="none" w:sz="0" w:space="0" w:color="auto"/>
            <w:left w:val="none" w:sz="0" w:space="0" w:color="auto"/>
            <w:bottom w:val="none" w:sz="0" w:space="0" w:color="auto"/>
            <w:right w:val="none" w:sz="0" w:space="0" w:color="auto"/>
          </w:divBdr>
        </w:div>
        <w:div w:id="930166823">
          <w:marLeft w:val="640"/>
          <w:marRight w:val="0"/>
          <w:marTop w:val="0"/>
          <w:marBottom w:val="0"/>
          <w:divBdr>
            <w:top w:val="none" w:sz="0" w:space="0" w:color="auto"/>
            <w:left w:val="none" w:sz="0" w:space="0" w:color="auto"/>
            <w:bottom w:val="none" w:sz="0" w:space="0" w:color="auto"/>
            <w:right w:val="none" w:sz="0" w:space="0" w:color="auto"/>
          </w:divBdr>
        </w:div>
        <w:div w:id="1291979754">
          <w:marLeft w:val="640"/>
          <w:marRight w:val="0"/>
          <w:marTop w:val="0"/>
          <w:marBottom w:val="0"/>
          <w:divBdr>
            <w:top w:val="none" w:sz="0" w:space="0" w:color="auto"/>
            <w:left w:val="none" w:sz="0" w:space="0" w:color="auto"/>
            <w:bottom w:val="none" w:sz="0" w:space="0" w:color="auto"/>
            <w:right w:val="none" w:sz="0" w:space="0" w:color="auto"/>
          </w:divBdr>
        </w:div>
        <w:div w:id="668486037">
          <w:marLeft w:val="640"/>
          <w:marRight w:val="0"/>
          <w:marTop w:val="0"/>
          <w:marBottom w:val="0"/>
          <w:divBdr>
            <w:top w:val="none" w:sz="0" w:space="0" w:color="auto"/>
            <w:left w:val="none" w:sz="0" w:space="0" w:color="auto"/>
            <w:bottom w:val="none" w:sz="0" w:space="0" w:color="auto"/>
            <w:right w:val="none" w:sz="0" w:space="0" w:color="auto"/>
          </w:divBdr>
        </w:div>
        <w:div w:id="1910191856">
          <w:marLeft w:val="640"/>
          <w:marRight w:val="0"/>
          <w:marTop w:val="0"/>
          <w:marBottom w:val="0"/>
          <w:divBdr>
            <w:top w:val="none" w:sz="0" w:space="0" w:color="auto"/>
            <w:left w:val="none" w:sz="0" w:space="0" w:color="auto"/>
            <w:bottom w:val="none" w:sz="0" w:space="0" w:color="auto"/>
            <w:right w:val="none" w:sz="0" w:space="0" w:color="auto"/>
          </w:divBdr>
        </w:div>
        <w:div w:id="854852922">
          <w:marLeft w:val="640"/>
          <w:marRight w:val="0"/>
          <w:marTop w:val="0"/>
          <w:marBottom w:val="0"/>
          <w:divBdr>
            <w:top w:val="none" w:sz="0" w:space="0" w:color="auto"/>
            <w:left w:val="none" w:sz="0" w:space="0" w:color="auto"/>
            <w:bottom w:val="none" w:sz="0" w:space="0" w:color="auto"/>
            <w:right w:val="none" w:sz="0" w:space="0" w:color="auto"/>
          </w:divBdr>
        </w:div>
      </w:divsChild>
    </w:div>
    <w:div w:id="429276919">
      <w:bodyDiv w:val="1"/>
      <w:marLeft w:val="0"/>
      <w:marRight w:val="0"/>
      <w:marTop w:val="0"/>
      <w:marBottom w:val="0"/>
      <w:divBdr>
        <w:top w:val="none" w:sz="0" w:space="0" w:color="auto"/>
        <w:left w:val="none" w:sz="0" w:space="0" w:color="auto"/>
        <w:bottom w:val="none" w:sz="0" w:space="0" w:color="auto"/>
        <w:right w:val="none" w:sz="0" w:space="0" w:color="auto"/>
      </w:divBdr>
    </w:div>
    <w:div w:id="430126439">
      <w:bodyDiv w:val="1"/>
      <w:marLeft w:val="0"/>
      <w:marRight w:val="0"/>
      <w:marTop w:val="0"/>
      <w:marBottom w:val="0"/>
      <w:divBdr>
        <w:top w:val="none" w:sz="0" w:space="0" w:color="auto"/>
        <w:left w:val="none" w:sz="0" w:space="0" w:color="auto"/>
        <w:bottom w:val="none" w:sz="0" w:space="0" w:color="auto"/>
        <w:right w:val="none" w:sz="0" w:space="0" w:color="auto"/>
      </w:divBdr>
    </w:div>
    <w:div w:id="430509792">
      <w:bodyDiv w:val="1"/>
      <w:marLeft w:val="0"/>
      <w:marRight w:val="0"/>
      <w:marTop w:val="0"/>
      <w:marBottom w:val="0"/>
      <w:divBdr>
        <w:top w:val="none" w:sz="0" w:space="0" w:color="auto"/>
        <w:left w:val="none" w:sz="0" w:space="0" w:color="auto"/>
        <w:bottom w:val="none" w:sz="0" w:space="0" w:color="auto"/>
        <w:right w:val="none" w:sz="0" w:space="0" w:color="auto"/>
      </w:divBdr>
    </w:div>
    <w:div w:id="431098483">
      <w:bodyDiv w:val="1"/>
      <w:marLeft w:val="0"/>
      <w:marRight w:val="0"/>
      <w:marTop w:val="0"/>
      <w:marBottom w:val="0"/>
      <w:divBdr>
        <w:top w:val="none" w:sz="0" w:space="0" w:color="auto"/>
        <w:left w:val="none" w:sz="0" w:space="0" w:color="auto"/>
        <w:bottom w:val="none" w:sz="0" w:space="0" w:color="auto"/>
        <w:right w:val="none" w:sz="0" w:space="0" w:color="auto"/>
      </w:divBdr>
      <w:divsChild>
        <w:div w:id="2020153671">
          <w:marLeft w:val="0"/>
          <w:marRight w:val="0"/>
          <w:marTop w:val="0"/>
          <w:marBottom w:val="0"/>
          <w:divBdr>
            <w:top w:val="none" w:sz="0" w:space="0" w:color="auto"/>
            <w:left w:val="none" w:sz="0" w:space="0" w:color="auto"/>
            <w:bottom w:val="none" w:sz="0" w:space="0" w:color="auto"/>
            <w:right w:val="none" w:sz="0" w:space="0" w:color="auto"/>
          </w:divBdr>
        </w:div>
        <w:div w:id="1480460646">
          <w:marLeft w:val="0"/>
          <w:marRight w:val="0"/>
          <w:marTop w:val="0"/>
          <w:marBottom w:val="0"/>
          <w:divBdr>
            <w:top w:val="none" w:sz="0" w:space="0" w:color="auto"/>
            <w:left w:val="none" w:sz="0" w:space="0" w:color="auto"/>
            <w:bottom w:val="none" w:sz="0" w:space="0" w:color="auto"/>
            <w:right w:val="none" w:sz="0" w:space="0" w:color="auto"/>
          </w:divBdr>
        </w:div>
        <w:div w:id="155806847">
          <w:marLeft w:val="0"/>
          <w:marRight w:val="0"/>
          <w:marTop w:val="0"/>
          <w:marBottom w:val="0"/>
          <w:divBdr>
            <w:top w:val="none" w:sz="0" w:space="0" w:color="auto"/>
            <w:left w:val="none" w:sz="0" w:space="0" w:color="auto"/>
            <w:bottom w:val="none" w:sz="0" w:space="0" w:color="auto"/>
            <w:right w:val="none" w:sz="0" w:space="0" w:color="auto"/>
          </w:divBdr>
        </w:div>
        <w:div w:id="1638300407">
          <w:marLeft w:val="0"/>
          <w:marRight w:val="0"/>
          <w:marTop w:val="0"/>
          <w:marBottom w:val="0"/>
          <w:divBdr>
            <w:top w:val="none" w:sz="0" w:space="0" w:color="auto"/>
            <w:left w:val="none" w:sz="0" w:space="0" w:color="auto"/>
            <w:bottom w:val="none" w:sz="0" w:space="0" w:color="auto"/>
            <w:right w:val="none" w:sz="0" w:space="0" w:color="auto"/>
          </w:divBdr>
        </w:div>
        <w:div w:id="220408902">
          <w:marLeft w:val="0"/>
          <w:marRight w:val="0"/>
          <w:marTop w:val="0"/>
          <w:marBottom w:val="0"/>
          <w:divBdr>
            <w:top w:val="none" w:sz="0" w:space="0" w:color="auto"/>
            <w:left w:val="none" w:sz="0" w:space="0" w:color="auto"/>
            <w:bottom w:val="none" w:sz="0" w:space="0" w:color="auto"/>
            <w:right w:val="none" w:sz="0" w:space="0" w:color="auto"/>
          </w:divBdr>
        </w:div>
        <w:div w:id="402063798">
          <w:marLeft w:val="0"/>
          <w:marRight w:val="0"/>
          <w:marTop w:val="0"/>
          <w:marBottom w:val="0"/>
          <w:divBdr>
            <w:top w:val="none" w:sz="0" w:space="0" w:color="auto"/>
            <w:left w:val="none" w:sz="0" w:space="0" w:color="auto"/>
            <w:bottom w:val="none" w:sz="0" w:space="0" w:color="auto"/>
            <w:right w:val="none" w:sz="0" w:space="0" w:color="auto"/>
          </w:divBdr>
        </w:div>
        <w:div w:id="909995632">
          <w:marLeft w:val="0"/>
          <w:marRight w:val="0"/>
          <w:marTop w:val="0"/>
          <w:marBottom w:val="0"/>
          <w:divBdr>
            <w:top w:val="none" w:sz="0" w:space="0" w:color="auto"/>
            <w:left w:val="none" w:sz="0" w:space="0" w:color="auto"/>
            <w:bottom w:val="none" w:sz="0" w:space="0" w:color="auto"/>
            <w:right w:val="none" w:sz="0" w:space="0" w:color="auto"/>
          </w:divBdr>
        </w:div>
        <w:div w:id="1816527780">
          <w:marLeft w:val="0"/>
          <w:marRight w:val="0"/>
          <w:marTop w:val="0"/>
          <w:marBottom w:val="0"/>
          <w:divBdr>
            <w:top w:val="none" w:sz="0" w:space="0" w:color="auto"/>
            <w:left w:val="none" w:sz="0" w:space="0" w:color="auto"/>
            <w:bottom w:val="none" w:sz="0" w:space="0" w:color="auto"/>
            <w:right w:val="none" w:sz="0" w:space="0" w:color="auto"/>
          </w:divBdr>
        </w:div>
        <w:div w:id="1099713057">
          <w:marLeft w:val="0"/>
          <w:marRight w:val="0"/>
          <w:marTop w:val="0"/>
          <w:marBottom w:val="0"/>
          <w:divBdr>
            <w:top w:val="none" w:sz="0" w:space="0" w:color="auto"/>
            <w:left w:val="none" w:sz="0" w:space="0" w:color="auto"/>
            <w:bottom w:val="none" w:sz="0" w:space="0" w:color="auto"/>
            <w:right w:val="none" w:sz="0" w:space="0" w:color="auto"/>
          </w:divBdr>
        </w:div>
        <w:div w:id="26489541">
          <w:marLeft w:val="0"/>
          <w:marRight w:val="0"/>
          <w:marTop w:val="0"/>
          <w:marBottom w:val="0"/>
          <w:divBdr>
            <w:top w:val="none" w:sz="0" w:space="0" w:color="auto"/>
            <w:left w:val="none" w:sz="0" w:space="0" w:color="auto"/>
            <w:bottom w:val="none" w:sz="0" w:space="0" w:color="auto"/>
            <w:right w:val="none" w:sz="0" w:space="0" w:color="auto"/>
          </w:divBdr>
        </w:div>
        <w:div w:id="901984933">
          <w:marLeft w:val="0"/>
          <w:marRight w:val="0"/>
          <w:marTop w:val="0"/>
          <w:marBottom w:val="0"/>
          <w:divBdr>
            <w:top w:val="none" w:sz="0" w:space="0" w:color="auto"/>
            <w:left w:val="none" w:sz="0" w:space="0" w:color="auto"/>
            <w:bottom w:val="none" w:sz="0" w:space="0" w:color="auto"/>
            <w:right w:val="none" w:sz="0" w:space="0" w:color="auto"/>
          </w:divBdr>
        </w:div>
        <w:div w:id="84881444">
          <w:marLeft w:val="0"/>
          <w:marRight w:val="0"/>
          <w:marTop w:val="0"/>
          <w:marBottom w:val="0"/>
          <w:divBdr>
            <w:top w:val="none" w:sz="0" w:space="0" w:color="auto"/>
            <w:left w:val="none" w:sz="0" w:space="0" w:color="auto"/>
            <w:bottom w:val="none" w:sz="0" w:space="0" w:color="auto"/>
            <w:right w:val="none" w:sz="0" w:space="0" w:color="auto"/>
          </w:divBdr>
        </w:div>
        <w:div w:id="1918707182">
          <w:marLeft w:val="0"/>
          <w:marRight w:val="0"/>
          <w:marTop w:val="0"/>
          <w:marBottom w:val="0"/>
          <w:divBdr>
            <w:top w:val="none" w:sz="0" w:space="0" w:color="auto"/>
            <w:left w:val="none" w:sz="0" w:space="0" w:color="auto"/>
            <w:bottom w:val="none" w:sz="0" w:space="0" w:color="auto"/>
            <w:right w:val="none" w:sz="0" w:space="0" w:color="auto"/>
          </w:divBdr>
        </w:div>
        <w:div w:id="920799368">
          <w:marLeft w:val="0"/>
          <w:marRight w:val="0"/>
          <w:marTop w:val="0"/>
          <w:marBottom w:val="0"/>
          <w:divBdr>
            <w:top w:val="none" w:sz="0" w:space="0" w:color="auto"/>
            <w:left w:val="none" w:sz="0" w:space="0" w:color="auto"/>
            <w:bottom w:val="none" w:sz="0" w:space="0" w:color="auto"/>
            <w:right w:val="none" w:sz="0" w:space="0" w:color="auto"/>
          </w:divBdr>
        </w:div>
        <w:div w:id="561254378">
          <w:marLeft w:val="0"/>
          <w:marRight w:val="0"/>
          <w:marTop w:val="0"/>
          <w:marBottom w:val="0"/>
          <w:divBdr>
            <w:top w:val="none" w:sz="0" w:space="0" w:color="auto"/>
            <w:left w:val="none" w:sz="0" w:space="0" w:color="auto"/>
            <w:bottom w:val="none" w:sz="0" w:space="0" w:color="auto"/>
            <w:right w:val="none" w:sz="0" w:space="0" w:color="auto"/>
          </w:divBdr>
        </w:div>
        <w:div w:id="2138182340">
          <w:marLeft w:val="0"/>
          <w:marRight w:val="0"/>
          <w:marTop w:val="0"/>
          <w:marBottom w:val="0"/>
          <w:divBdr>
            <w:top w:val="none" w:sz="0" w:space="0" w:color="auto"/>
            <w:left w:val="none" w:sz="0" w:space="0" w:color="auto"/>
            <w:bottom w:val="none" w:sz="0" w:space="0" w:color="auto"/>
            <w:right w:val="none" w:sz="0" w:space="0" w:color="auto"/>
          </w:divBdr>
        </w:div>
        <w:div w:id="1732927871">
          <w:marLeft w:val="0"/>
          <w:marRight w:val="0"/>
          <w:marTop w:val="0"/>
          <w:marBottom w:val="0"/>
          <w:divBdr>
            <w:top w:val="none" w:sz="0" w:space="0" w:color="auto"/>
            <w:left w:val="none" w:sz="0" w:space="0" w:color="auto"/>
            <w:bottom w:val="none" w:sz="0" w:space="0" w:color="auto"/>
            <w:right w:val="none" w:sz="0" w:space="0" w:color="auto"/>
          </w:divBdr>
        </w:div>
        <w:div w:id="1796100021">
          <w:marLeft w:val="0"/>
          <w:marRight w:val="0"/>
          <w:marTop w:val="0"/>
          <w:marBottom w:val="0"/>
          <w:divBdr>
            <w:top w:val="none" w:sz="0" w:space="0" w:color="auto"/>
            <w:left w:val="none" w:sz="0" w:space="0" w:color="auto"/>
            <w:bottom w:val="none" w:sz="0" w:space="0" w:color="auto"/>
            <w:right w:val="none" w:sz="0" w:space="0" w:color="auto"/>
          </w:divBdr>
        </w:div>
        <w:div w:id="2111658798">
          <w:marLeft w:val="0"/>
          <w:marRight w:val="0"/>
          <w:marTop w:val="0"/>
          <w:marBottom w:val="0"/>
          <w:divBdr>
            <w:top w:val="none" w:sz="0" w:space="0" w:color="auto"/>
            <w:left w:val="none" w:sz="0" w:space="0" w:color="auto"/>
            <w:bottom w:val="none" w:sz="0" w:space="0" w:color="auto"/>
            <w:right w:val="none" w:sz="0" w:space="0" w:color="auto"/>
          </w:divBdr>
        </w:div>
        <w:div w:id="562104372">
          <w:marLeft w:val="0"/>
          <w:marRight w:val="0"/>
          <w:marTop w:val="0"/>
          <w:marBottom w:val="0"/>
          <w:divBdr>
            <w:top w:val="none" w:sz="0" w:space="0" w:color="auto"/>
            <w:left w:val="none" w:sz="0" w:space="0" w:color="auto"/>
            <w:bottom w:val="none" w:sz="0" w:space="0" w:color="auto"/>
            <w:right w:val="none" w:sz="0" w:space="0" w:color="auto"/>
          </w:divBdr>
        </w:div>
        <w:div w:id="1024207631">
          <w:marLeft w:val="0"/>
          <w:marRight w:val="0"/>
          <w:marTop w:val="0"/>
          <w:marBottom w:val="0"/>
          <w:divBdr>
            <w:top w:val="none" w:sz="0" w:space="0" w:color="auto"/>
            <w:left w:val="none" w:sz="0" w:space="0" w:color="auto"/>
            <w:bottom w:val="none" w:sz="0" w:space="0" w:color="auto"/>
            <w:right w:val="none" w:sz="0" w:space="0" w:color="auto"/>
          </w:divBdr>
        </w:div>
        <w:div w:id="1776902728">
          <w:marLeft w:val="0"/>
          <w:marRight w:val="0"/>
          <w:marTop w:val="0"/>
          <w:marBottom w:val="0"/>
          <w:divBdr>
            <w:top w:val="none" w:sz="0" w:space="0" w:color="auto"/>
            <w:left w:val="none" w:sz="0" w:space="0" w:color="auto"/>
            <w:bottom w:val="none" w:sz="0" w:space="0" w:color="auto"/>
            <w:right w:val="none" w:sz="0" w:space="0" w:color="auto"/>
          </w:divBdr>
        </w:div>
        <w:div w:id="346636347">
          <w:marLeft w:val="0"/>
          <w:marRight w:val="0"/>
          <w:marTop w:val="0"/>
          <w:marBottom w:val="0"/>
          <w:divBdr>
            <w:top w:val="none" w:sz="0" w:space="0" w:color="auto"/>
            <w:left w:val="none" w:sz="0" w:space="0" w:color="auto"/>
            <w:bottom w:val="none" w:sz="0" w:space="0" w:color="auto"/>
            <w:right w:val="none" w:sz="0" w:space="0" w:color="auto"/>
          </w:divBdr>
        </w:div>
        <w:div w:id="574360829">
          <w:marLeft w:val="0"/>
          <w:marRight w:val="0"/>
          <w:marTop w:val="0"/>
          <w:marBottom w:val="0"/>
          <w:divBdr>
            <w:top w:val="none" w:sz="0" w:space="0" w:color="auto"/>
            <w:left w:val="none" w:sz="0" w:space="0" w:color="auto"/>
            <w:bottom w:val="none" w:sz="0" w:space="0" w:color="auto"/>
            <w:right w:val="none" w:sz="0" w:space="0" w:color="auto"/>
          </w:divBdr>
        </w:div>
        <w:div w:id="1676418945">
          <w:marLeft w:val="0"/>
          <w:marRight w:val="0"/>
          <w:marTop w:val="0"/>
          <w:marBottom w:val="0"/>
          <w:divBdr>
            <w:top w:val="none" w:sz="0" w:space="0" w:color="auto"/>
            <w:left w:val="none" w:sz="0" w:space="0" w:color="auto"/>
            <w:bottom w:val="none" w:sz="0" w:space="0" w:color="auto"/>
            <w:right w:val="none" w:sz="0" w:space="0" w:color="auto"/>
          </w:divBdr>
        </w:div>
        <w:div w:id="475491641">
          <w:marLeft w:val="0"/>
          <w:marRight w:val="0"/>
          <w:marTop w:val="0"/>
          <w:marBottom w:val="0"/>
          <w:divBdr>
            <w:top w:val="none" w:sz="0" w:space="0" w:color="auto"/>
            <w:left w:val="none" w:sz="0" w:space="0" w:color="auto"/>
            <w:bottom w:val="none" w:sz="0" w:space="0" w:color="auto"/>
            <w:right w:val="none" w:sz="0" w:space="0" w:color="auto"/>
          </w:divBdr>
        </w:div>
        <w:div w:id="959266739">
          <w:marLeft w:val="0"/>
          <w:marRight w:val="0"/>
          <w:marTop w:val="0"/>
          <w:marBottom w:val="0"/>
          <w:divBdr>
            <w:top w:val="none" w:sz="0" w:space="0" w:color="auto"/>
            <w:left w:val="none" w:sz="0" w:space="0" w:color="auto"/>
            <w:bottom w:val="none" w:sz="0" w:space="0" w:color="auto"/>
            <w:right w:val="none" w:sz="0" w:space="0" w:color="auto"/>
          </w:divBdr>
        </w:div>
        <w:div w:id="1097942272">
          <w:marLeft w:val="0"/>
          <w:marRight w:val="0"/>
          <w:marTop w:val="0"/>
          <w:marBottom w:val="0"/>
          <w:divBdr>
            <w:top w:val="none" w:sz="0" w:space="0" w:color="auto"/>
            <w:left w:val="none" w:sz="0" w:space="0" w:color="auto"/>
            <w:bottom w:val="none" w:sz="0" w:space="0" w:color="auto"/>
            <w:right w:val="none" w:sz="0" w:space="0" w:color="auto"/>
          </w:divBdr>
        </w:div>
        <w:div w:id="933325137">
          <w:marLeft w:val="0"/>
          <w:marRight w:val="0"/>
          <w:marTop w:val="0"/>
          <w:marBottom w:val="0"/>
          <w:divBdr>
            <w:top w:val="none" w:sz="0" w:space="0" w:color="auto"/>
            <w:left w:val="none" w:sz="0" w:space="0" w:color="auto"/>
            <w:bottom w:val="none" w:sz="0" w:space="0" w:color="auto"/>
            <w:right w:val="none" w:sz="0" w:space="0" w:color="auto"/>
          </w:divBdr>
        </w:div>
        <w:div w:id="1735347622">
          <w:marLeft w:val="0"/>
          <w:marRight w:val="0"/>
          <w:marTop w:val="0"/>
          <w:marBottom w:val="0"/>
          <w:divBdr>
            <w:top w:val="none" w:sz="0" w:space="0" w:color="auto"/>
            <w:left w:val="none" w:sz="0" w:space="0" w:color="auto"/>
            <w:bottom w:val="none" w:sz="0" w:space="0" w:color="auto"/>
            <w:right w:val="none" w:sz="0" w:space="0" w:color="auto"/>
          </w:divBdr>
        </w:div>
        <w:div w:id="1873371924">
          <w:marLeft w:val="0"/>
          <w:marRight w:val="0"/>
          <w:marTop w:val="0"/>
          <w:marBottom w:val="0"/>
          <w:divBdr>
            <w:top w:val="none" w:sz="0" w:space="0" w:color="auto"/>
            <w:left w:val="none" w:sz="0" w:space="0" w:color="auto"/>
            <w:bottom w:val="none" w:sz="0" w:space="0" w:color="auto"/>
            <w:right w:val="none" w:sz="0" w:space="0" w:color="auto"/>
          </w:divBdr>
        </w:div>
        <w:div w:id="207568324">
          <w:marLeft w:val="0"/>
          <w:marRight w:val="0"/>
          <w:marTop w:val="0"/>
          <w:marBottom w:val="0"/>
          <w:divBdr>
            <w:top w:val="none" w:sz="0" w:space="0" w:color="auto"/>
            <w:left w:val="none" w:sz="0" w:space="0" w:color="auto"/>
            <w:bottom w:val="none" w:sz="0" w:space="0" w:color="auto"/>
            <w:right w:val="none" w:sz="0" w:space="0" w:color="auto"/>
          </w:divBdr>
        </w:div>
        <w:div w:id="600377997">
          <w:marLeft w:val="0"/>
          <w:marRight w:val="0"/>
          <w:marTop w:val="0"/>
          <w:marBottom w:val="0"/>
          <w:divBdr>
            <w:top w:val="none" w:sz="0" w:space="0" w:color="auto"/>
            <w:left w:val="none" w:sz="0" w:space="0" w:color="auto"/>
            <w:bottom w:val="none" w:sz="0" w:space="0" w:color="auto"/>
            <w:right w:val="none" w:sz="0" w:space="0" w:color="auto"/>
          </w:divBdr>
        </w:div>
        <w:div w:id="1086808818">
          <w:marLeft w:val="0"/>
          <w:marRight w:val="0"/>
          <w:marTop w:val="0"/>
          <w:marBottom w:val="0"/>
          <w:divBdr>
            <w:top w:val="none" w:sz="0" w:space="0" w:color="auto"/>
            <w:left w:val="none" w:sz="0" w:space="0" w:color="auto"/>
            <w:bottom w:val="none" w:sz="0" w:space="0" w:color="auto"/>
            <w:right w:val="none" w:sz="0" w:space="0" w:color="auto"/>
          </w:divBdr>
        </w:div>
        <w:div w:id="166332608">
          <w:marLeft w:val="0"/>
          <w:marRight w:val="0"/>
          <w:marTop w:val="0"/>
          <w:marBottom w:val="0"/>
          <w:divBdr>
            <w:top w:val="none" w:sz="0" w:space="0" w:color="auto"/>
            <w:left w:val="none" w:sz="0" w:space="0" w:color="auto"/>
            <w:bottom w:val="none" w:sz="0" w:space="0" w:color="auto"/>
            <w:right w:val="none" w:sz="0" w:space="0" w:color="auto"/>
          </w:divBdr>
        </w:div>
        <w:div w:id="869535280">
          <w:marLeft w:val="0"/>
          <w:marRight w:val="0"/>
          <w:marTop w:val="0"/>
          <w:marBottom w:val="0"/>
          <w:divBdr>
            <w:top w:val="none" w:sz="0" w:space="0" w:color="auto"/>
            <w:left w:val="none" w:sz="0" w:space="0" w:color="auto"/>
            <w:bottom w:val="none" w:sz="0" w:space="0" w:color="auto"/>
            <w:right w:val="none" w:sz="0" w:space="0" w:color="auto"/>
          </w:divBdr>
        </w:div>
        <w:div w:id="1312325101">
          <w:marLeft w:val="0"/>
          <w:marRight w:val="0"/>
          <w:marTop w:val="0"/>
          <w:marBottom w:val="0"/>
          <w:divBdr>
            <w:top w:val="none" w:sz="0" w:space="0" w:color="auto"/>
            <w:left w:val="none" w:sz="0" w:space="0" w:color="auto"/>
            <w:bottom w:val="none" w:sz="0" w:space="0" w:color="auto"/>
            <w:right w:val="none" w:sz="0" w:space="0" w:color="auto"/>
          </w:divBdr>
        </w:div>
        <w:div w:id="444932380">
          <w:marLeft w:val="0"/>
          <w:marRight w:val="0"/>
          <w:marTop w:val="0"/>
          <w:marBottom w:val="0"/>
          <w:divBdr>
            <w:top w:val="none" w:sz="0" w:space="0" w:color="auto"/>
            <w:left w:val="none" w:sz="0" w:space="0" w:color="auto"/>
            <w:bottom w:val="none" w:sz="0" w:space="0" w:color="auto"/>
            <w:right w:val="none" w:sz="0" w:space="0" w:color="auto"/>
          </w:divBdr>
        </w:div>
        <w:div w:id="1122383816">
          <w:marLeft w:val="0"/>
          <w:marRight w:val="0"/>
          <w:marTop w:val="0"/>
          <w:marBottom w:val="0"/>
          <w:divBdr>
            <w:top w:val="none" w:sz="0" w:space="0" w:color="auto"/>
            <w:left w:val="none" w:sz="0" w:space="0" w:color="auto"/>
            <w:bottom w:val="none" w:sz="0" w:space="0" w:color="auto"/>
            <w:right w:val="none" w:sz="0" w:space="0" w:color="auto"/>
          </w:divBdr>
        </w:div>
      </w:divsChild>
    </w:div>
    <w:div w:id="431558299">
      <w:bodyDiv w:val="1"/>
      <w:marLeft w:val="0"/>
      <w:marRight w:val="0"/>
      <w:marTop w:val="0"/>
      <w:marBottom w:val="0"/>
      <w:divBdr>
        <w:top w:val="none" w:sz="0" w:space="0" w:color="auto"/>
        <w:left w:val="none" w:sz="0" w:space="0" w:color="auto"/>
        <w:bottom w:val="none" w:sz="0" w:space="0" w:color="auto"/>
        <w:right w:val="none" w:sz="0" w:space="0" w:color="auto"/>
      </w:divBdr>
    </w:div>
    <w:div w:id="431820722">
      <w:bodyDiv w:val="1"/>
      <w:marLeft w:val="0"/>
      <w:marRight w:val="0"/>
      <w:marTop w:val="0"/>
      <w:marBottom w:val="0"/>
      <w:divBdr>
        <w:top w:val="none" w:sz="0" w:space="0" w:color="auto"/>
        <w:left w:val="none" w:sz="0" w:space="0" w:color="auto"/>
        <w:bottom w:val="none" w:sz="0" w:space="0" w:color="auto"/>
        <w:right w:val="none" w:sz="0" w:space="0" w:color="auto"/>
      </w:divBdr>
    </w:div>
    <w:div w:id="432479985">
      <w:bodyDiv w:val="1"/>
      <w:marLeft w:val="0"/>
      <w:marRight w:val="0"/>
      <w:marTop w:val="0"/>
      <w:marBottom w:val="0"/>
      <w:divBdr>
        <w:top w:val="none" w:sz="0" w:space="0" w:color="auto"/>
        <w:left w:val="none" w:sz="0" w:space="0" w:color="auto"/>
        <w:bottom w:val="none" w:sz="0" w:space="0" w:color="auto"/>
        <w:right w:val="none" w:sz="0" w:space="0" w:color="auto"/>
      </w:divBdr>
    </w:div>
    <w:div w:id="432483911">
      <w:bodyDiv w:val="1"/>
      <w:marLeft w:val="0"/>
      <w:marRight w:val="0"/>
      <w:marTop w:val="0"/>
      <w:marBottom w:val="0"/>
      <w:divBdr>
        <w:top w:val="none" w:sz="0" w:space="0" w:color="auto"/>
        <w:left w:val="none" w:sz="0" w:space="0" w:color="auto"/>
        <w:bottom w:val="none" w:sz="0" w:space="0" w:color="auto"/>
        <w:right w:val="none" w:sz="0" w:space="0" w:color="auto"/>
      </w:divBdr>
    </w:div>
    <w:div w:id="432827300">
      <w:bodyDiv w:val="1"/>
      <w:marLeft w:val="0"/>
      <w:marRight w:val="0"/>
      <w:marTop w:val="0"/>
      <w:marBottom w:val="0"/>
      <w:divBdr>
        <w:top w:val="none" w:sz="0" w:space="0" w:color="auto"/>
        <w:left w:val="none" w:sz="0" w:space="0" w:color="auto"/>
        <w:bottom w:val="none" w:sz="0" w:space="0" w:color="auto"/>
        <w:right w:val="none" w:sz="0" w:space="0" w:color="auto"/>
      </w:divBdr>
    </w:div>
    <w:div w:id="432940417">
      <w:bodyDiv w:val="1"/>
      <w:marLeft w:val="0"/>
      <w:marRight w:val="0"/>
      <w:marTop w:val="0"/>
      <w:marBottom w:val="0"/>
      <w:divBdr>
        <w:top w:val="none" w:sz="0" w:space="0" w:color="auto"/>
        <w:left w:val="none" w:sz="0" w:space="0" w:color="auto"/>
        <w:bottom w:val="none" w:sz="0" w:space="0" w:color="auto"/>
        <w:right w:val="none" w:sz="0" w:space="0" w:color="auto"/>
      </w:divBdr>
    </w:div>
    <w:div w:id="433483483">
      <w:bodyDiv w:val="1"/>
      <w:marLeft w:val="0"/>
      <w:marRight w:val="0"/>
      <w:marTop w:val="0"/>
      <w:marBottom w:val="0"/>
      <w:divBdr>
        <w:top w:val="none" w:sz="0" w:space="0" w:color="auto"/>
        <w:left w:val="none" w:sz="0" w:space="0" w:color="auto"/>
        <w:bottom w:val="none" w:sz="0" w:space="0" w:color="auto"/>
        <w:right w:val="none" w:sz="0" w:space="0" w:color="auto"/>
      </w:divBdr>
    </w:div>
    <w:div w:id="433744481">
      <w:bodyDiv w:val="1"/>
      <w:marLeft w:val="0"/>
      <w:marRight w:val="0"/>
      <w:marTop w:val="0"/>
      <w:marBottom w:val="0"/>
      <w:divBdr>
        <w:top w:val="none" w:sz="0" w:space="0" w:color="auto"/>
        <w:left w:val="none" w:sz="0" w:space="0" w:color="auto"/>
        <w:bottom w:val="none" w:sz="0" w:space="0" w:color="auto"/>
        <w:right w:val="none" w:sz="0" w:space="0" w:color="auto"/>
      </w:divBdr>
    </w:div>
    <w:div w:id="433863564">
      <w:bodyDiv w:val="1"/>
      <w:marLeft w:val="0"/>
      <w:marRight w:val="0"/>
      <w:marTop w:val="0"/>
      <w:marBottom w:val="0"/>
      <w:divBdr>
        <w:top w:val="none" w:sz="0" w:space="0" w:color="auto"/>
        <w:left w:val="none" w:sz="0" w:space="0" w:color="auto"/>
        <w:bottom w:val="none" w:sz="0" w:space="0" w:color="auto"/>
        <w:right w:val="none" w:sz="0" w:space="0" w:color="auto"/>
      </w:divBdr>
    </w:div>
    <w:div w:id="433980371">
      <w:bodyDiv w:val="1"/>
      <w:marLeft w:val="0"/>
      <w:marRight w:val="0"/>
      <w:marTop w:val="0"/>
      <w:marBottom w:val="0"/>
      <w:divBdr>
        <w:top w:val="none" w:sz="0" w:space="0" w:color="auto"/>
        <w:left w:val="none" w:sz="0" w:space="0" w:color="auto"/>
        <w:bottom w:val="none" w:sz="0" w:space="0" w:color="auto"/>
        <w:right w:val="none" w:sz="0" w:space="0" w:color="auto"/>
      </w:divBdr>
    </w:div>
    <w:div w:id="434328220">
      <w:bodyDiv w:val="1"/>
      <w:marLeft w:val="0"/>
      <w:marRight w:val="0"/>
      <w:marTop w:val="0"/>
      <w:marBottom w:val="0"/>
      <w:divBdr>
        <w:top w:val="none" w:sz="0" w:space="0" w:color="auto"/>
        <w:left w:val="none" w:sz="0" w:space="0" w:color="auto"/>
        <w:bottom w:val="none" w:sz="0" w:space="0" w:color="auto"/>
        <w:right w:val="none" w:sz="0" w:space="0" w:color="auto"/>
      </w:divBdr>
    </w:div>
    <w:div w:id="434448980">
      <w:bodyDiv w:val="1"/>
      <w:marLeft w:val="0"/>
      <w:marRight w:val="0"/>
      <w:marTop w:val="0"/>
      <w:marBottom w:val="0"/>
      <w:divBdr>
        <w:top w:val="none" w:sz="0" w:space="0" w:color="auto"/>
        <w:left w:val="none" w:sz="0" w:space="0" w:color="auto"/>
        <w:bottom w:val="none" w:sz="0" w:space="0" w:color="auto"/>
        <w:right w:val="none" w:sz="0" w:space="0" w:color="auto"/>
      </w:divBdr>
    </w:div>
    <w:div w:id="434790030">
      <w:bodyDiv w:val="1"/>
      <w:marLeft w:val="0"/>
      <w:marRight w:val="0"/>
      <w:marTop w:val="0"/>
      <w:marBottom w:val="0"/>
      <w:divBdr>
        <w:top w:val="none" w:sz="0" w:space="0" w:color="auto"/>
        <w:left w:val="none" w:sz="0" w:space="0" w:color="auto"/>
        <w:bottom w:val="none" w:sz="0" w:space="0" w:color="auto"/>
        <w:right w:val="none" w:sz="0" w:space="0" w:color="auto"/>
      </w:divBdr>
    </w:div>
    <w:div w:id="434862663">
      <w:bodyDiv w:val="1"/>
      <w:marLeft w:val="0"/>
      <w:marRight w:val="0"/>
      <w:marTop w:val="0"/>
      <w:marBottom w:val="0"/>
      <w:divBdr>
        <w:top w:val="none" w:sz="0" w:space="0" w:color="auto"/>
        <w:left w:val="none" w:sz="0" w:space="0" w:color="auto"/>
        <w:bottom w:val="none" w:sz="0" w:space="0" w:color="auto"/>
        <w:right w:val="none" w:sz="0" w:space="0" w:color="auto"/>
      </w:divBdr>
    </w:div>
    <w:div w:id="436101127">
      <w:bodyDiv w:val="1"/>
      <w:marLeft w:val="0"/>
      <w:marRight w:val="0"/>
      <w:marTop w:val="0"/>
      <w:marBottom w:val="0"/>
      <w:divBdr>
        <w:top w:val="none" w:sz="0" w:space="0" w:color="auto"/>
        <w:left w:val="none" w:sz="0" w:space="0" w:color="auto"/>
        <w:bottom w:val="none" w:sz="0" w:space="0" w:color="auto"/>
        <w:right w:val="none" w:sz="0" w:space="0" w:color="auto"/>
      </w:divBdr>
    </w:div>
    <w:div w:id="436102300">
      <w:bodyDiv w:val="1"/>
      <w:marLeft w:val="0"/>
      <w:marRight w:val="0"/>
      <w:marTop w:val="0"/>
      <w:marBottom w:val="0"/>
      <w:divBdr>
        <w:top w:val="none" w:sz="0" w:space="0" w:color="auto"/>
        <w:left w:val="none" w:sz="0" w:space="0" w:color="auto"/>
        <w:bottom w:val="none" w:sz="0" w:space="0" w:color="auto"/>
        <w:right w:val="none" w:sz="0" w:space="0" w:color="auto"/>
      </w:divBdr>
    </w:div>
    <w:div w:id="436219400">
      <w:bodyDiv w:val="1"/>
      <w:marLeft w:val="0"/>
      <w:marRight w:val="0"/>
      <w:marTop w:val="0"/>
      <w:marBottom w:val="0"/>
      <w:divBdr>
        <w:top w:val="none" w:sz="0" w:space="0" w:color="auto"/>
        <w:left w:val="none" w:sz="0" w:space="0" w:color="auto"/>
        <w:bottom w:val="none" w:sz="0" w:space="0" w:color="auto"/>
        <w:right w:val="none" w:sz="0" w:space="0" w:color="auto"/>
      </w:divBdr>
    </w:div>
    <w:div w:id="436411491">
      <w:bodyDiv w:val="1"/>
      <w:marLeft w:val="0"/>
      <w:marRight w:val="0"/>
      <w:marTop w:val="0"/>
      <w:marBottom w:val="0"/>
      <w:divBdr>
        <w:top w:val="none" w:sz="0" w:space="0" w:color="auto"/>
        <w:left w:val="none" w:sz="0" w:space="0" w:color="auto"/>
        <w:bottom w:val="none" w:sz="0" w:space="0" w:color="auto"/>
        <w:right w:val="none" w:sz="0" w:space="0" w:color="auto"/>
      </w:divBdr>
      <w:divsChild>
        <w:div w:id="1353846851">
          <w:marLeft w:val="480"/>
          <w:marRight w:val="0"/>
          <w:marTop w:val="0"/>
          <w:marBottom w:val="0"/>
          <w:divBdr>
            <w:top w:val="none" w:sz="0" w:space="0" w:color="auto"/>
            <w:left w:val="none" w:sz="0" w:space="0" w:color="auto"/>
            <w:bottom w:val="none" w:sz="0" w:space="0" w:color="auto"/>
            <w:right w:val="none" w:sz="0" w:space="0" w:color="auto"/>
          </w:divBdr>
        </w:div>
        <w:div w:id="1412197065">
          <w:marLeft w:val="480"/>
          <w:marRight w:val="0"/>
          <w:marTop w:val="0"/>
          <w:marBottom w:val="0"/>
          <w:divBdr>
            <w:top w:val="none" w:sz="0" w:space="0" w:color="auto"/>
            <w:left w:val="none" w:sz="0" w:space="0" w:color="auto"/>
            <w:bottom w:val="none" w:sz="0" w:space="0" w:color="auto"/>
            <w:right w:val="none" w:sz="0" w:space="0" w:color="auto"/>
          </w:divBdr>
        </w:div>
        <w:div w:id="1344821376">
          <w:marLeft w:val="480"/>
          <w:marRight w:val="0"/>
          <w:marTop w:val="0"/>
          <w:marBottom w:val="0"/>
          <w:divBdr>
            <w:top w:val="none" w:sz="0" w:space="0" w:color="auto"/>
            <w:left w:val="none" w:sz="0" w:space="0" w:color="auto"/>
            <w:bottom w:val="none" w:sz="0" w:space="0" w:color="auto"/>
            <w:right w:val="none" w:sz="0" w:space="0" w:color="auto"/>
          </w:divBdr>
        </w:div>
        <w:div w:id="1459907333">
          <w:marLeft w:val="480"/>
          <w:marRight w:val="0"/>
          <w:marTop w:val="0"/>
          <w:marBottom w:val="0"/>
          <w:divBdr>
            <w:top w:val="none" w:sz="0" w:space="0" w:color="auto"/>
            <w:left w:val="none" w:sz="0" w:space="0" w:color="auto"/>
            <w:bottom w:val="none" w:sz="0" w:space="0" w:color="auto"/>
            <w:right w:val="none" w:sz="0" w:space="0" w:color="auto"/>
          </w:divBdr>
        </w:div>
        <w:div w:id="1392732107">
          <w:marLeft w:val="480"/>
          <w:marRight w:val="0"/>
          <w:marTop w:val="0"/>
          <w:marBottom w:val="0"/>
          <w:divBdr>
            <w:top w:val="none" w:sz="0" w:space="0" w:color="auto"/>
            <w:left w:val="none" w:sz="0" w:space="0" w:color="auto"/>
            <w:bottom w:val="none" w:sz="0" w:space="0" w:color="auto"/>
            <w:right w:val="none" w:sz="0" w:space="0" w:color="auto"/>
          </w:divBdr>
        </w:div>
        <w:div w:id="68770293">
          <w:marLeft w:val="480"/>
          <w:marRight w:val="0"/>
          <w:marTop w:val="0"/>
          <w:marBottom w:val="0"/>
          <w:divBdr>
            <w:top w:val="none" w:sz="0" w:space="0" w:color="auto"/>
            <w:left w:val="none" w:sz="0" w:space="0" w:color="auto"/>
            <w:bottom w:val="none" w:sz="0" w:space="0" w:color="auto"/>
            <w:right w:val="none" w:sz="0" w:space="0" w:color="auto"/>
          </w:divBdr>
        </w:div>
        <w:div w:id="602374133">
          <w:marLeft w:val="480"/>
          <w:marRight w:val="0"/>
          <w:marTop w:val="0"/>
          <w:marBottom w:val="0"/>
          <w:divBdr>
            <w:top w:val="none" w:sz="0" w:space="0" w:color="auto"/>
            <w:left w:val="none" w:sz="0" w:space="0" w:color="auto"/>
            <w:bottom w:val="none" w:sz="0" w:space="0" w:color="auto"/>
            <w:right w:val="none" w:sz="0" w:space="0" w:color="auto"/>
          </w:divBdr>
        </w:div>
        <w:div w:id="232550977">
          <w:marLeft w:val="480"/>
          <w:marRight w:val="0"/>
          <w:marTop w:val="0"/>
          <w:marBottom w:val="0"/>
          <w:divBdr>
            <w:top w:val="none" w:sz="0" w:space="0" w:color="auto"/>
            <w:left w:val="none" w:sz="0" w:space="0" w:color="auto"/>
            <w:bottom w:val="none" w:sz="0" w:space="0" w:color="auto"/>
            <w:right w:val="none" w:sz="0" w:space="0" w:color="auto"/>
          </w:divBdr>
        </w:div>
        <w:div w:id="1405302748">
          <w:marLeft w:val="480"/>
          <w:marRight w:val="0"/>
          <w:marTop w:val="0"/>
          <w:marBottom w:val="0"/>
          <w:divBdr>
            <w:top w:val="none" w:sz="0" w:space="0" w:color="auto"/>
            <w:left w:val="none" w:sz="0" w:space="0" w:color="auto"/>
            <w:bottom w:val="none" w:sz="0" w:space="0" w:color="auto"/>
            <w:right w:val="none" w:sz="0" w:space="0" w:color="auto"/>
          </w:divBdr>
        </w:div>
      </w:divsChild>
    </w:div>
    <w:div w:id="436487878">
      <w:bodyDiv w:val="1"/>
      <w:marLeft w:val="0"/>
      <w:marRight w:val="0"/>
      <w:marTop w:val="0"/>
      <w:marBottom w:val="0"/>
      <w:divBdr>
        <w:top w:val="none" w:sz="0" w:space="0" w:color="auto"/>
        <w:left w:val="none" w:sz="0" w:space="0" w:color="auto"/>
        <w:bottom w:val="none" w:sz="0" w:space="0" w:color="auto"/>
        <w:right w:val="none" w:sz="0" w:space="0" w:color="auto"/>
      </w:divBdr>
    </w:div>
    <w:div w:id="436560349">
      <w:bodyDiv w:val="1"/>
      <w:marLeft w:val="0"/>
      <w:marRight w:val="0"/>
      <w:marTop w:val="0"/>
      <w:marBottom w:val="0"/>
      <w:divBdr>
        <w:top w:val="none" w:sz="0" w:space="0" w:color="auto"/>
        <w:left w:val="none" w:sz="0" w:space="0" w:color="auto"/>
        <w:bottom w:val="none" w:sz="0" w:space="0" w:color="auto"/>
        <w:right w:val="none" w:sz="0" w:space="0" w:color="auto"/>
      </w:divBdr>
    </w:div>
    <w:div w:id="437259043">
      <w:bodyDiv w:val="1"/>
      <w:marLeft w:val="0"/>
      <w:marRight w:val="0"/>
      <w:marTop w:val="0"/>
      <w:marBottom w:val="0"/>
      <w:divBdr>
        <w:top w:val="none" w:sz="0" w:space="0" w:color="auto"/>
        <w:left w:val="none" w:sz="0" w:space="0" w:color="auto"/>
        <w:bottom w:val="none" w:sz="0" w:space="0" w:color="auto"/>
        <w:right w:val="none" w:sz="0" w:space="0" w:color="auto"/>
      </w:divBdr>
    </w:div>
    <w:div w:id="437792364">
      <w:bodyDiv w:val="1"/>
      <w:marLeft w:val="0"/>
      <w:marRight w:val="0"/>
      <w:marTop w:val="0"/>
      <w:marBottom w:val="0"/>
      <w:divBdr>
        <w:top w:val="none" w:sz="0" w:space="0" w:color="auto"/>
        <w:left w:val="none" w:sz="0" w:space="0" w:color="auto"/>
        <w:bottom w:val="none" w:sz="0" w:space="0" w:color="auto"/>
        <w:right w:val="none" w:sz="0" w:space="0" w:color="auto"/>
      </w:divBdr>
    </w:div>
    <w:div w:id="437793378">
      <w:bodyDiv w:val="1"/>
      <w:marLeft w:val="0"/>
      <w:marRight w:val="0"/>
      <w:marTop w:val="0"/>
      <w:marBottom w:val="0"/>
      <w:divBdr>
        <w:top w:val="none" w:sz="0" w:space="0" w:color="auto"/>
        <w:left w:val="none" w:sz="0" w:space="0" w:color="auto"/>
        <w:bottom w:val="none" w:sz="0" w:space="0" w:color="auto"/>
        <w:right w:val="none" w:sz="0" w:space="0" w:color="auto"/>
      </w:divBdr>
    </w:div>
    <w:div w:id="438918402">
      <w:bodyDiv w:val="1"/>
      <w:marLeft w:val="0"/>
      <w:marRight w:val="0"/>
      <w:marTop w:val="0"/>
      <w:marBottom w:val="0"/>
      <w:divBdr>
        <w:top w:val="none" w:sz="0" w:space="0" w:color="auto"/>
        <w:left w:val="none" w:sz="0" w:space="0" w:color="auto"/>
        <w:bottom w:val="none" w:sz="0" w:space="0" w:color="auto"/>
        <w:right w:val="none" w:sz="0" w:space="0" w:color="auto"/>
      </w:divBdr>
    </w:div>
    <w:div w:id="439036617">
      <w:bodyDiv w:val="1"/>
      <w:marLeft w:val="0"/>
      <w:marRight w:val="0"/>
      <w:marTop w:val="0"/>
      <w:marBottom w:val="0"/>
      <w:divBdr>
        <w:top w:val="none" w:sz="0" w:space="0" w:color="auto"/>
        <w:left w:val="none" w:sz="0" w:space="0" w:color="auto"/>
        <w:bottom w:val="none" w:sz="0" w:space="0" w:color="auto"/>
        <w:right w:val="none" w:sz="0" w:space="0" w:color="auto"/>
      </w:divBdr>
    </w:div>
    <w:div w:id="439223147">
      <w:bodyDiv w:val="1"/>
      <w:marLeft w:val="0"/>
      <w:marRight w:val="0"/>
      <w:marTop w:val="0"/>
      <w:marBottom w:val="0"/>
      <w:divBdr>
        <w:top w:val="none" w:sz="0" w:space="0" w:color="auto"/>
        <w:left w:val="none" w:sz="0" w:space="0" w:color="auto"/>
        <w:bottom w:val="none" w:sz="0" w:space="0" w:color="auto"/>
        <w:right w:val="none" w:sz="0" w:space="0" w:color="auto"/>
      </w:divBdr>
    </w:div>
    <w:div w:id="439380732">
      <w:bodyDiv w:val="1"/>
      <w:marLeft w:val="0"/>
      <w:marRight w:val="0"/>
      <w:marTop w:val="0"/>
      <w:marBottom w:val="0"/>
      <w:divBdr>
        <w:top w:val="none" w:sz="0" w:space="0" w:color="auto"/>
        <w:left w:val="none" w:sz="0" w:space="0" w:color="auto"/>
        <w:bottom w:val="none" w:sz="0" w:space="0" w:color="auto"/>
        <w:right w:val="none" w:sz="0" w:space="0" w:color="auto"/>
      </w:divBdr>
    </w:div>
    <w:div w:id="439491789">
      <w:bodyDiv w:val="1"/>
      <w:marLeft w:val="0"/>
      <w:marRight w:val="0"/>
      <w:marTop w:val="0"/>
      <w:marBottom w:val="0"/>
      <w:divBdr>
        <w:top w:val="none" w:sz="0" w:space="0" w:color="auto"/>
        <w:left w:val="none" w:sz="0" w:space="0" w:color="auto"/>
        <w:bottom w:val="none" w:sz="0" w:space="0" w:color="auto"/>
        <w:right w:val="none" w:sz="0" w:space="0" w:color="auto"/>
      </w:divBdr>
    </w:div>
    <w:div w:id="439645711">
      <w:bodyDiv w:val="1"/>
      <w:marLeft w:val="0"/>
      <w:marRight w:val="0"/>
      <w:marTop w:val="0"/>
      <w:marBottom w:val="0"/>
      <w:divBdr>
        <w:top w:val="none" w:sz="0" w:space="0" w:color="auto"/>
        <w:left w:val="none" w:sz="0" w:space="0" w:color="auto"/>
        <w:bottom w:val="none" w:sz="0" w:space="0" w:color="auto"/>
        <w:right w:val="none" w:sz="0" w:space="0" w:color="auto"/>
      </w:divBdr>
    </w:div>
    <w:div w:id="439645759">
      <w:bodyDiv w:val="1"/>
      <w:marLeft w:val="0"/>
      <w:marRight w:val="0"/>
      <w:marTop w:val="0"/>
      <w:marBottom w:val="0"/>
      <w:divBdr>
        <w:top w:val="none" w:sz="0" w:space="0" w:color="auto"/>
        <w:left w:val="none" w:sz="0" w:space="0" w:color="auto"/>
        <w:bottom w:val="none" w:sz="0" w:space="0" w:color="auto"/>
        <w:right w:val="none" w:sz="0" w:space="0" w:color="auto"/>
      </w:divBdr>
    </w:div>
    <w:div w:id="440877422">
      <w:bodyDiv w:val="1"/>
      <w:marLeft w:val="0"/>
      <w:marRight w:val="0"/>
      <w:marTop w:val="0"/>
      <w:marBottom w:val="0"/>
      <w:divBdr>
        <w:top w:val="none" w:sz="0" w:space="0" w:color="auto"/>
        <w:left w:val="none" w:sz="0" w:space="0" w:color="auto"/>
        <w:bottom w:val="none" w:sz="0" w:space="0" w:color="auto"/>
        <w:right w:val="none" w:sz="0" w:space="0" w:color="auto"/>
      </w:divBdr>
    </w:div>
    <w:div w:id="440996532">
      <w:bodyDiv w:val="1"/>
      <w:marLeft w:val="0"/>
      <w:marRight w:val="0"/>
      <w:marTop w:val="0"/>
      <w:marBottom w:val="0"/>
      <w:divBdr>
        <w:top w:val="none" w:sz="0" w:space="0" w:color="auto"/>
        <w:left w:val="none" w:sz="0" w:space="0" w:color="auto"/>
        <w:bottom w:val="none" w:sz="0" w:space="0" w:color="auto"/>
        <w:right w:val="none" w:sz="0" w:space="0" w:color="auto"/>
      </w:divBdr>
    </w:div>
    <w:div w:id="441650087">
      <w:bodyDiv w:val="1"/>
      <w:marLeft w:val="0"/>
      <w:marRight w:val="0"/>
      <w:marTop w:val="0"/>
      <w:marBottom w:val="0"/>
      <w:divBdr>
        <w:top w:val="none" w:sz="0" w:space="0" w:color="auto"/>
        <w:left w:val="none" w:sz="0" w:space="0" w:color="auto"/>
        <w:bottom w:val="none" w:sz="0" w:space="0" w:color="auto"/>
        <w:right w:val="none" w:sz="0" w:space="0" w:color="auto"/>
      </w:divBdr>
    </w:div>
    <w:div w:id="442463990">
      <w:bodyDiv w:val="1"/>
      <w:marLeft w:val="0"/>
      <w:marRight w:val="0"/>
      <w:marTop w:val="0"/>
      <w:marBottom w:val="0"/>
      <w:divBdr>
        <w:top w:val="none" w:sz="0" w:space="0" w:color="auto"/>
        <w:left w:val="none" w:sz="0" w:space="0" w:color="auto"/>
        <w:bottom w:val="none" w:sz="0" w:space="0" w:color="auto"/>
        <w:right w:val="none" w:sz="0" w:space="0" w:color="auto"/>
      </w:divBdr>
    </w:div>
    <w:div w:id="442654483">
      <w:bodyDiv w:val="1"/>
      <w:marLeft w:val="0"/>
      <w:marRight w:val="0"/>
      <w:marTop w:val="0"/>
      <w:marBottom w:val="0"/>
      <w:divBdr>
        <w:top w:val="none" w:sz="0" w:space="0" w:color="auto"/>
        <w:left w:val="none" w:sz="0" w:space="0" w:color="auto"/>
        <w:bottom w:val="none" w:sz="0" w:space="0" w:color="auto"/>
        <w:right w:val="none" w:sz="0" w:space="0" w:color="auto"/>
      </w:divBdr>
    </w:div>
    <w:div w:id="442696066">
      <w:bodyDiv w:val="1"/>
      <w:marLeft w:val="0"/>
      <w:marRight w:val="0"/>
      <w:marTop w:val="0"/>
      <w:marBottom w:val="0"/>
      <w:divBdr>
        <w:top w:val="none" w:sz="0" w:space="0" w:color="auto"/>
        <w:left w:val="none" w:sz="0" w:space="0" w:color="auto"/>
        <w:bottom w:val="none" w:sz="0" w:space="0" w:color="auto"/>
        <w:right w:val="none" w:sz="0" w:space="0" w:color="auto"/>
      </w:divBdr>
    </w:div>
    <w:div w:id="442727054">
      <w:bodyDiv w:val="1"/>
      <w:marLeft w:val="0"/>
      <w:marRight w:val="0"/>
      <w:marTop w:val="0"/>
      <w:marBottom w:val="0"/>
      <w:divBdr>
        <w:top w:val="none" w:sz="0" w:space="0" w:color="auto"/>
        <w:left w:val="none" w:sz="0" w:space="0" w:color="auto"/>
        <w:bottom w:val="none" w:sz="0" w:space="0" w:color="auto"/>
        <w:right w:val="none" w:sz="0" w:space="0" w:color="auto"/>
      </w:divBdr>
    </w:div>
    <w:div w:id="442850247">
      <w:bodyDiv w:val="1"/>
      <w:marLeft w:val="0"/>
      <w:marRight w:val="0"/>
      <w:marTop w:val="0"/>
      <w:marBottom w:val="0"/>
      <w:divBdr>
        <w:top w:val="none" w:sz="0" w:space="0" w:color="auto"/>
        <w:left w:val="none" w:sz="0" w:space="0" w:color="auto"/>
        <w:bottom w:val="none" w:sz="0" w:space="0" w:color="auto"/>
        <w:right w:val="none" w:sz="0" w:space="0" w:color="auto"/>
      </w:divBdr>
      <w:divsChild>
        <w:div w:id="1039939195">
          <w:marLeft w:val="480"/>
          <w:marRight w:val="0"/>
          <w:marTop w:val="0"/>
          <w:marBottom w:val="0"/>
          <w:divBdr>
            <w:top w:val="none" w:sz="0" w:space="0" w:color="auto"/>
            <w:left w:val="none" w:sz="0" w:space="0" w:color="auto"/>
            <w:bottom w:val="none" w:sz="0" w:space="0" w:color="auto"/>
            <w:right w:val="none" w:sz="0" w:space="0" w:color="auto"/>
          </w:divBdr>
        </w:div>
        <w:div w:id="383717765">
          <w:marLeft w:val="480"/>
          <w:marRight w:val="0"/>
          <w:marTop w:val="0"/>
          <w:marBottom w:val="0"/>
          <w:divBdr>
            <w:top w:val="none" w:sz="0" w:space="0" w:color="auto"/>
            <w:left w:val="none" w:sz="0" w:space="0" w:color="auto"/>
            <w:bottom w:val="none" w:sz="0" w:space="0" w:color="auto"/>
            <w:right w:val="none" w:sz="0" w:space="0" w:color="auto"/>
          </w:divBdr>
        </w:div>
        <w:div w:id="673528555">
          <w:marLeft w:val="480"/>
          <w:marRight w:val="0"/>
          <w:marTop w:val="0"/>
          <w:marBottom w:val="0"/>
          <w:divBdr>
            <w:top w:val="none" w:sz="0" w:space="0" w:color="auto"/>
            <w:left w:val="none" w:sz="0" w:space="0" w:color="auto"/>
            <w:bottom w:val="none" w:sz="0" w:space="0" w:color="auto"/>
            <w:right w:val="none" w:sz="0" w:space="0" w:color="auto"/>
          </w:divBdr>
        </w:div>
        <w:div w:id="1461335602">
          <w:marLeft w:val="480"/>
          <w:marRight w:val="0"/>
          <w:marTop w:val="0"/>
          <w:marBottom w:val="0"/>
          <w:divBdr>
            <w:top w:val="none" w:sz="0" w:space="0" w:color="auto"/>
            <w:left w:val="none" w:sz="0" w:space="0" w:color="auto"/>
            <w:bottom w:val="none" w:sz="0" w:space="0" w:color="auto"/>
            <w:right w:val="none" w:sz="0" w:space="0" w:color="auto"/>
          </w:divBdr>
        </w:div>
        <w:div w:id="962153307">
          <w:marLeft w:val="480"/>
          <w:marRight w:val="0"/>
          <w:marTop w:val="0"/>
          <w:marBottom w:val="0"/>
          <w:divBdr>
            <w:top w:val="none" w:sz="0" w:space="0" w:color="auto"/>
            <w:left w:val="none" w:sz="0" w:space="0" w:color="auto"/>
            <w:bottom w:val="none" w:sz="0" w:space="0" w:color="auto"/>
            <w:right w:val="none" w:sz="0" w:space="0" w:color="auto"/>
          </w:divBdr>
        </w:div>
        <w:div w:id="148374679">
          <w:marLeft w:val="480"/>
          <w:marRight w:val="0"/>
          <w:marTop w:val="0"/>
          <w:marBottom w:val="0"/>
          <w:divBdr>
            <w:top w:val="none" w:sz="0" w:space="0" w:color="auto"/>
            <w:left w:val="none" w:sz="0" w:space="0" w:color="auto"/>
            <w:bottom w:val="none" w:sz="0" w:space="0" w:color="auto"/>
            <w:right w:val="none" w:sz="0" w:space="0" w:color="auto"/>
          </w:divBdr>
        </w:div>
        <w:div w:id="575356998">
          <w:marLeft w:val="480"/>
          <w:marRight w:val="0"/>
          <w:marTop w:val="0"/>
          <w:marBottom w:val="0"/>
          <w:divBdr>
            <w:top w:val="none" w:sz="0" w:space="0" w:color="auto"/>
            <w:left w:val="none" w:sz="0" w:space="0" w:color="auto"/>
            <w:bottom w:val="none" w:sz="0" w:space="0" w:color="auto"/>
            <w:right w:val="none" w:sz="0" w:space="0" w:color="auto"/>
          </w:divBdr>
        </w:div>
        <w:div w:id="1695304373">
          <w:marLeft w:val="480"/>
          <w:marRight w:val="0"/>
          <w:marTop w:val="0"/>
          <w:marBottom w:val="0"/>
          <w:divBdr>
            <w:top w:val="none" w:sz="0" w:space="0" w:color="auto"/>
            <w:left w:val="none" w:sz="0" w:space="0" w:color="auto"/>
            <w:bottom w:val="none" w:sz="0" w:space="0" w:color="auto"/>
            <w:right w:val="none" w:sz="0" w:space="0" w:color="auto"/>
          </w:divBdr>
        </w:div>
        <w:div w:id="369379988">
          <w:marLeft w:val="480"/>
          <w:marRight w:val="0"/>
          <w:marTop w:val="0"/>
          <w:marBottom w:val="0"/>
          <w:divBdr>
            <w:top w:val="none" w:sz="0" w:space="0" w:color="auto"/>
            <w:left w:val="none" w:sz="0" w:space="0" w:color="auto"/>
            <w:bottom w:val="none" w:sz="0" w:space="0" w:color="auto"/>
            <w:right w:val="none" w:sz="0" w:space="0" w:color="auto"/>
          </w:divBdr>
        </w:div>
        <w:div w:id="756707222">
          <w:marLeft w:val="480"/>
          <w:marRight w:val="0"/>
          <w:marTop w:val="0"/>
          <w:marBottom w:val="0"/>
          <w:divBdr>
            <w:top w:val="none" w:sz="0" w:space="0" w:color="auto"/>
            <w:left w:val="none" w:sz="0" w:space="0" w:color="auto"/>
            <w:bottom w:val="none" w:sz="0" w:space="0" w:color="auto"/>
            <w:right w:val="none" w:sz="0" w:space="0" w:color="auto"/>
          </w:divBdr>
        </w:div>
        <w:div w:id="2018847331">
          <w:marLeft w:val="480"/>
          <w:marRight w:val="0"/>
          <w:marTop w:val="0"/>
          <w:marBottom w:val="0"/>
          <w:divBdr>
            <w:top w:val="none" w:sz="0" w:space="0" w:color="auto"/>
            <w:left w:val="none" w:sz="0" w:space="0" w:color="auto"/>
            <w:bottom w:val="none" w:sz="0" w:space="0" w:color="auto"/>
            <w:right w:val="none" w:sz="0" w:space="0" w:color="auto"/>
          </w:divBdr>
        </w:div>
        <w:div w:id="701445500">
          <w:marLeft w:val="480"/>
          <w:marRight w:val="0"/>
          <w:marTop w:val="0"/>
          <w:marBottom w:val="0"/>
          <w:divBdr>
            <w:top w:val="none" w:sz="0" w:space="0" w:color="auto"/>
            <w:left w:val="none" w:sz="0" w:space="0" w:color="auto"/>
            <w:bottom w:val="none" w:sz="0" w:space="0" w:color="auto"/>
            <w:right w:val="none" w:sz="0" w:space="0" w:color="auto"/>
          </w:divBdr>
        </w:div>
        <w:div w:id="1809738280">
          <w:marLeft w:val="480"/>
          <w:marRight w:val="0"/>
          <w:marTop w:val="0"/>
          <w:marBottom w:val="0"/>
          <w:divBdr>
            <w:top w:val="none" w:sz="0" w:space="0" w:color="auto"/>
            <w:left w:val="none" w:sz="0" w:space="0" w:color="auto"/>
            <w:bottom w:val="none" w:sz="0" w:space="0" w:color="auto"/>
            <w:right w:val="none" w:sz="0" w:space="0" w:color="auto"/>
          </w:divBdr>
        </w:div>
        <w:div w:id="955259143">
          <w:marLeft w:val="480"/>
          <w:marRight w:val="0"/>
          <w:marTop w:val="0"/>
          <w:marBottom w:val="0"/>
          <w:divBdr>
            <w:top w:val="none" w:sz="0" w:space="0" w:color="auto"/>
            <w:left w:val="none" w:sz="0" w:space="0" w:color="auto"/>
            <w:bottom w:val="none" w:sz="0" w:space="0" w:color="auto"/>
            <w:right w:val="none" w:sz="0" w:space="0" w:color="auto"/>
          </w:divBdr>
        </w:div>
        <w:div w:id="1114986284">
          <w:marLeft w:val="480"/>
          <w:marRight w:val="0"/>
          <w:marTop w:val="0"/>
          <w:marBottom w:val="0"/>
          <w:divBdr>
            <w:top w:val="none" w:sz="0" w:space="0" w:color="auto"/>
            <w:left w:val="none" w:sz="0" w:space="0" w:color="auto"/>
            <w:bottom w:val="none" w:sz="0" w:space="0" w:color="auto"/>
            <w:right w:val="none" w:sz="0" w:space="0" w:color="auto"/>
          </w:divBdr>
        </w:div>
        <w:div w:id="1664160830">
          <w:marLeft w:val="480"/>
          <w:marRight w:val="0"/>
          <w:marTop w:val="0"/>
          <w:marBottom w:val="0"/>
          <w:divBdr>
            <w:top w:val="none" w:sz="0" w:space="0" w:color="auto"/>
            <w:left w:val="none" w:sz="0" w:space="0" w:color="auto"/>
            <w:bottom w:val="none" w:sz="0" w:space="0" w:color="auto"/>
            <w:right w:val="none" w:sz="0" w:space="0" w:color="auto"/>
          </w:divBdr>
        </w:div>
        <w:div w:id="514081729">
          <w:marLeft w:val="480"/>
          <w:marRight w:val="0"/>
          <w:marTop w:val="0"/>
          <w:marBottom w:val="0"/>
          <w:divBdr>
            <w:top w:val="none" w:sz="0" w:space="0" w:color="auto"/>
            <w:left w:val="none" w:sz="0" w:space="0" w:color="auto"/>
            <w:bottom w:val="none" w:sz="0" w:space="0" w:color="auto"/>
            <w:right w:val="none" w:sz="0" w:space="0" w:color="auto"/>
          </w:divBdr>
        </w:div>
        <w:div w:id="1775126379">
          <w:marLeft w:val="480"/>
          <w:marRight w:val="0"/>
          <w:marTop w:val="0"/>
          <w:marBottom w:val="0"/>
          <w:divBdr>
            <w:top w:val="none" w:sz="0" w:space="0" w:color="auto"/>
            <w:left w:val="none" w:sz="0" w:space="0" w:color="auto"/>
            <w:bottom w:val="none" w:sz="0" w:space="0" w:color="auto"/>
            <w:right w:val="none" w:sz="0" w:space="0" w:color="auto"/>
          </w:divBdr>
        </w:div>
        <w:div w:id="1747219179">
          <w:marLeft w:val="480"/>
          <w:marRight w:val="0"/>
          <w:marTop w:val="0"/>
          <w:marBottom w:val="0"/>
          <w:divBdr>
            <w:top w:val="none" w:sz="0" w:space="0" w:color="auto"/>
            <w:left w:val="none" w:sz="0" w:space="0" w:color="auto"/>
            <w:bottom w:val="none" w:sz="0" w:space="0" w:color="auto"/>
            <w:right w:val="none" w:sz="0" w:space="0" w:color="auto"/>
          </w:divBdr>
        </w:div>
        <w:div w:id="1184594947">
          <w:marLeft w:val="480"/>
          <w:marRight w:val="0"/>
          <w:marTop w:val="0"/>
          <w:marBottom w:val="0"/>
          <w:divBdr>
            <w:top w:val="none" w:sz="0" w:space="0" w:color="auto"/>
            <w:left w:val="none" w:sz="0" w:space="0" w:color="auto"/>
            <w:bottom w:val="none" w:sz="0" w:space="0" w:color="auto"/>
            <w:right w:val="none" w:sz="0" w:space="0" w:color="auto"/>
          </w:divBdr>
        </w:div>
        <w:div w:id="692390357">
          <w:marLeft w:val="480"/>
          <w:marRight w:val="0"/>
          <w:marTop w:val="0"/>
          <w:marBottom w:val="0"/>
          <w:divBdr>
            <w:top w:val="none" w:sz="0" w:space="0" w:color="auto"/>
            <w:left w:val="none" w:sz="0" w:space="0" w:color="auto"/>
            <w:bottom w:val="none" w:sz="0" w:space="0" w:color="auto"/>
            <w:right w:val="none" w:sz="0" w:space="0" w:color="auto"/>
          </w:divBdr>
        </w:div>
        <w:div w:id="1057582415">
          <w:marLeft w:val="480"/>
          <w:marRight w:val="0"/>
          <w:marTop w:val="0"/>
          <w:marBottom w:val="0"/>
          <w:divBdr>
            <w:top w:val="none" w:sz="0" w:space="0" w:color="auto"/>
            <w:left w:val="none" w:sz="0" w:space="0" w:color="auto"/>
            <w:bottom w:val="none" w:sz="0" w:space="0" w:color="auto"/>
            <w:right w:val="none" w:sz="0" w:space="0" w:color="auto"/>
          </w:divBdr>
        </w:div>
        <w:div w:id="715550521">
          <w:marLeft w:val="480"/>
          <w:marRight w:val="0"/>
          <w:marTop w:val="0"/>
          <w:marBottom w:val="0"/>
          <w:divBdr>
            <w:top w:val="none" w:sz="0" w:space="0" w:color="auto"/>
            <w:left w:val="none" w:sz="0" w:space="0" w:color="auto"/>
            <w:bottom w:val="none" w:sz="0" w:space="0" w:color="auto"/>
            <w:right w:val="none" w:sz="0" w:space="0" w:color="auto"/>
          </w:divBdr>
        </w:div>
        <w:div w:id="50006304">
          <w:marLeft w:val="480"/>
          <w:marRight w:val="0"/>
          <w:marTop w:val="0"/>
          <w:marBottom w:val="0"/>
          <w:divBdr>
            <w:top w:val="none" w:sz="0" w:space="0" w:color="auto"/>
            <w:left w:val="none" w:sz="0" w:space="0" w:color="auto"/>
            <w:bottom w:val="none" w:sz="0" w:space="0" w:color="auto"/>
            <w:right w:val="none" w:sz="0" w:space="0" w:color="auto"/>
          </w:divBdr>
        </w:div>
        <w:div w:id="590431039">
          <w:marLeft w:val="480"/>
          <w:marRight w:val="0"/>
          <w:marTop w:val="0"/>
          <w:marBottom w:val="0"/>
          <w:divBdr>
            <w:top w:val="none" w:sz="0" w:space="0" w:color="auto"/>
            <w:left w:val="none" w:sz="0" w:space="0" w:color="auto"/>
            <w:bottom w:val="none" w:sz="0" w:space="0" w:color="auto"/>
            <w:right w:val="none" w:sz="0" w:space="0" w:color="auto"/>
          </w:divBdr>
        </w:div>
        <w:div w:id="1690133092">
          <w:marLeft w:val="480"/>
          <w:marRight w:val="0"/>
          <w:marTop w:val="0"/>
          <w:marBottom w:val="0"/>
          <w:divBdr>
            <w:top w:val="none" w:sz="0" w:space="0" w:color="auto"/>
            <w:left w:val="none" w:sz="0" w:space="0" w:color="auto"/>
            <w:bottom w:val="none" w:sz="0" w:space="0" w:color="auto"/>
            <w:right w:val="none" w:sz="0" w:space="0" w:color="auto"/>
          </w:divBdr>
        </w:div>
        <w:div w:id="761534047">
          <w:marLeft w:val="480"/>
          <w:marRight w:val="0"/>
          <w:marTop w:val="0"/>
          <w:marBottom w:val="0"/>
          <w:divBdr>
            <w:top w:val="none" w:sz="0" w:space="0" w:color="auto"/>
            <w:left w:val="none" w:sz="0" w:space="0" w:color="auto"/>
            <w:bottom w:val="none" w:sz="0" w:space="0" w:color="auto"/>
            <w:right w:val="none" w:sz="0" w:space="0" w:color="auto"/>
          </w:divBdr>
        </w:div>
        <w:div w:id="1528637266">
          <w:marLeft w:val="480"/>
          <w:marRight w:val="0"/>
          <w:marTop w:val="0"/>
          <w:marBottom w:val="0"/>
          <w:divBdr>
            <w:top w:val="none" w:sz="0" w:space="0" w:color="auto"/>
            <w:left w:val="none" w:sz="0" w:space="0" w:color="auto"/>
            <w:bottom w:val="none" w:sz="0" w:space="0" w:color="auto"/>
            <w:right w:val="none" w:sz="0" w:space="0" w:color="auto"/>
          </w:divBdr>
        </w:div>
        <w:div w:id="311296992">
          <w:marLeft w:val="480"/>
          <w:marRight w:val="0"/>
          <w:marTop w:val="0"/>
          <w:marBottom w:val="0"/>
          <w:divBdr>
            <w:top w:val="none" w:sz="0" w:space="0" w:color="auto"/>
            <w:left w:val="none" w:sz="0" w:space="0" w:color="auto"/>
            <w:bottom w:val="none" w:sz="0" w:space="0" w:color="auto"/>
            <w:right w:val="none" w:sz="0" w:space="0" w:color="auto"/>
          </w:divBdr>
        </w:div>
        <w:div w:id="809859888">
          <w:marLeft w:val="480"/>
          <w:marRight w:val="0"/>
          <w:marTop w:val="0"/>
          <w:marBottom w:val="0"/>
          <w:divBdr>
            <w:top w:val="none" w:sz="0" w:space="0" w:color="auto"/>
            <w:left w:val="none" w:sz="0" w:space="0" w:color="auto"/>
            <w:bottom w:val="none" w:sz="0" w:space="0" w:color="auto"/>
            <w:right w:val="none" w:sz="0" w:space="0" w:color="auto"/>
          </w:divBdr>
        </w:div>
        <w:div w:id="2082016603">
          <w:marLeft w:val="480"/>
          <w:marRight w:val="0"/>
          <w:marTop w:val="0"/>
          <w:marBottom w:val="0"/>
          <w:divBdr>
            <w:top w:val="none" w:sz="0" w:space="0" w:color="auto"/>
            <w:left w:val="none" w:sz="0" w:space="0" w:color="auto"/>
            <w:bottom w:val="none" w:sz="0" w:space="0" w:color="auto"/>
            <w:right w:val="none" w:sz="0" w:space="0" w:color="auto"/>
          </w:divBdr>
        </w:div>
        <w:div w:id="1736508664">
          <w:marLeft w:val="480"/>
          <w:marRight w:val="0"/>
          <w:marTop w:val="0"/>
          <w:marBottom w:val="0"/>
          <w:divBdr>
            <w:top w:val="none" w:sz="0" w:space="0" w:color="auto"/>
            <w:left w:val="none" w:sz="0" w:space="0" w:color="auto"/>
            <w:bottom w:val="none" w:sz="0" w:space="0" w:color="auto"/>
            <w:right w:val="none" w:sz="0" w:space="0" w:color="auto"/>
          </w:divBdr>
        </w:div>
        <w:div w:id="361593587">
          <w:marLeft w:val="480"/>
          <w:marRight w:val="0"/>
          <w:marTop w:val="0"/>
          <w:marBottom w:val="0"/>
          <w:divBdr>
            <w:top w:val="none" w:sz="0" w:space="0" w:color="auto"/>
            <w:left w:val="none" w:sz="0" w:space="0" w:color="auto"/>
            <w:bottom w:val="none" w:sz="0" w:space="0" w:color="auto"/>
            <w:right w:val="none" w:sz="0" w:space="0" w:color="auto"/>
          </w:divBdr>
        </w:div>
        <w:div w:id="1656254890">
          <w:marLeft w:val="480"/>
          <w:marRight w:val="0"/>
          <w:marTop w:val="0"/>
          <w:marBottom w:val="0"/>
          <w:divBdr>
            <w:top w:val="none" w:sz="0" w:space="0" w:color="auto"/>
            <w:left w:val="none" w:sz="0" w:space="0" w:color="auto"/>
            <w:bottom w:val="none" w:sz="0" w:space="0" w:color="auto"/>
            <w:right w:val="none" w:sz="0" w:space="0" w:color="auto"/>
          </w:divBdr>
        </w:div>
        <w:div w:id="716204269">
          <w:marLeft w:val="480"/>
          <w:marRight w:val="0"/>
          <w:marTop w:val="0"/>
          <w:marBottom w:val="0"/>
          <w:divBdr>
            <w:top w:val="none" w:sz="0" w:space="0" w:color="auto"/>
            <w:left w:val="none" w:sz="0" w:space="0" w:color="auto"/>
            <w:bottom w:val="none" w:sz="0" w:space="0" w:color="auto"/>
            <w:right w:val="none" w:sz="0" w:space="0" w:color="auto"/>
          </w:divBdr>
        </w:div>
        <w:div w:id="1778326692">
          <w:marLeft w:val="480"/>
          <w:marRight w:val="0"/>
          <w:marTop w:val="0"/>
          <w:marBottom w:val="0"/>
          <w:divBdr>
            <w:top w:val="none" w:sz="0" w:space="0" w:color="auto"/>
            <w:left w:val="none" w:sz="0" w:space="0" w:color="auto"/>
            <w:bottom w:val="none" w:sz="0" w:space="0" w:color="auto"/>
            <w:right w:val="none" w:sz="0" w:space="0" w:color="auto"/>
          </w:divBdr>
        </w:div>
        <w:div w:id="1378704355">
          <w:marLeft w:val="480"/>
          <w:marRight w:val="0"/>
          <w:marTop w:val="0"/>
          <w:marBottom w:val="0"/>
          <w:divBdr>
            <w:top w:val="none" w:sz="0" w:space="0" w:color="auto"/>
            <w:left w:val="none" w:sz="0" w:space="0" w:color="auto"/>
            <w:bottom w:val="none" w:sz="0" w:space="0" w:color="auto"/>
            <w:right w:val="none" w:sz="0" w:space="0" w:color="auto"/>
          </w:divBdr>
        </w:div>
        <w:div w:id="780536798">
          <w:marLeft w:val="480"/>
          <w:marRight w:val="0"/>
          <w:marTop w:val="0"/>
          <w:marBottom w:val="0"/>
          <w:divBdr>
            <w:top w:val="none" w:sz="0" w:space="0" w:color="auto"/>
            <w:left w:val="none" w:sz="0" w:space="0" w:color="auto"/>
            <w:bottom w:val="none" w:sz="0" w:space="0" w:color="auto"/>
            <w:right w:val="none" w:sz="0" w:space="0" w:color="auto"/>
          </w:divBdr>
        </w:div>
        <w:div w:id="1633827694">
          <w:marLeft w:val="480"/>
          <w:marRight w:val="0"/>
          <w:marTop w:val="0"/>
          <w:marBottom w:val="0"/>
          <w:divBdr>
            <w:top w:val="none" w:sz="0" w:space="0" w:color="auto"/>
            <w:left w:val="none" w:sz="0" w:space="0" w:color="auto"/>
            <w:bottom w:val="none" w:sz="0" w:space="0" w:color="auto"/>
            <w:right w:val="none" w:sz="0" w:space="0" w:color="auto"/>
          </w:divBdr>
        </w:div>
        <w:div w:id="36242002">
          <w:marLeft w:val="480"/>
          <w:marRight w:val="0"/>
          <w:marTop w:val="0"/>
          <w:marBottom w:val="0"/>
          <w:divBdr>
            <w:top w:val="none" w:sz="0" w:space="0" w:color="auto"/>
            <w:left w:val="none" w:sz="0" w:space="0" w:color="auto"/>
            <w:bottom w:val="none" w:sz="0" w:space="0" w:color="auto"/>
            <w:right w:val="none" w:sz="0" w:space="0" w:color="auto"/>
          </w:divBdr>
        </w:div>
        <w:div w:id="2145155085">
          <w:marLeft w:val="480"/>
          <w:marRight w:val="0"/>
          <w:marTop w:val="0"/>
          <w:marBottom w:val="0"/>
          <w:divBdr>
            <w:top w:val="none" w:sz="0" w:space="0" w:color="auto"/>
            <w:left w:val="none" w:sz="0" w:space="0" w:color="auto"/>
            <w:bottom w:val="none" w:sz="0" w:space="0" w:color="auto"/>
            <w:right w:val="none" w:sz="0" w:space="0" w:color="auto"/>
          </w:divBdr>
        </w:div>
        <w:div w:id="938491721">
          <w:marLeft w:val="480"/>
          <w:marRight w:val="0"/>
          <w:marTop w:val="0"/>
          <w:marBottom w:val="0"/>
          <w:divBdr>
            <w:top w:val="none" w:sz="0" w:space="0" w:color="auto"/>
            <w:left w:val="none" w:sz="0" w:space="0" w:color="auto"/>
            <w:bottom w:val="none" w:sz="0" w:space="0" w:color="auto"/>
            <w:right w:val="none" w:sz="0" w:space="0" w:color="auto"/>
          </w:divBdr>
        </w:div>
        <w:div w:id="1683359461">
          <w:marLeft w:val="480"/>
          <w:marRight w:val="0"/>
          <w:marTop w:val="0"/>
          <w:marBottom w:val="0"/>
          <w:divBdr>
            <w:top w:val="none" w:sz="0" w:space="0" w:color="auto"/>
            <w:left w:val="none" w:sz="0" w:space="0" w:color="auto"/>
            <w:bottom w:val="none" w:sz="0" w:space="0" w:color="auto"/>
            <w:right w:val="none" w:sz="0" w:space="0" w:color="auto"/>
          </w:divBdr>
        </w:div>
        <w:div w:id="265887603">
          <w:marLeft w:val="480"/>
          <w:marRight w:val="0"/>
          <w:marTop w:val="0"/>
          <w:marBottom w:val="0"/>
          <w:divBdr>
            <w:top w:val="none" w:sz="0" w:space="0" w:color="auto"/>
            <w:left w:val="none" w:sz="0" w:space="0" w:color="auto"/>
            <w:bottom w:val="none" w:sz="0" w:space="0" w:color="auto"/>
            <w:right w:val="none" w:sz="0" w:space="0" w:color="auto"/>
          </w:divBdr>
        </w:div>
        <w:div w:id="462961436">
          <w:marLeft w:val="480"/>
          <w:marRight w:val="0"/>
          <w:marTop w:val="0"/>
          <w:marBottom w:val="0"/>
          <w:divBdr>
            <w:top w:val="none" w:sz="0" w:space="0" w:color="auto"/>
            <w:left w:val="none" w:sz="0" w:space="0" w:color="auto"/>
            <w:bottom w:val="none" w:sz="0" w:space="0" w:color="auto"/>
            <w:right w:val="none" w:sz="0" w:space="0" w:color="auto"/>
          </w:divBdr>
        </w:div>
        <w:div w:id="942957757">
          <w:marLeft w:val="480"/>
          <w:marRight w:val="0"/>
          <w:marTop w:val="0"/>
          <w:marBottom w:val="0"/>
          <w:divBdr>
            <w:top w:val="none" w:sz="0" w:space="0" w:color="auto"/>
            <w:left w:val="none" w:sz="0" w:space="0" w:color="auto"/>
            <w:bottom w:val="none" w:sz="0" w:space="0" w:color="auto"/>
            <w:right w:val="none" w:sz="0" w:space="0" w:color="auto"/>
          </w:divBdr>
        </w:div>
        <w:div w:id="1450928145">
          <w:marLeft w:val="480"/>
          <w:marRight w:val="0"/>
          <w:marTop w:val="0"/>
          <w:marBottom w:val="0"/>
          <w:divBdr>
            <w:top w:val="none" w:sz="0" w:space="0" w:color="auto"/>
            <w:left w:val="none" w:sz="0" w:space="0" w:color="auto"/>
            <w:bottom w:val="none" w:sz="0" w:space="0" w:color="auto"/>
            <w:right w:val="none" w:sz="0" w:space="0" w:color="auto"/>
          </w:divBdr>
        </w:div>
        <w:div w:id="2133818420">
          <w:marLeft w:val="480"/>
          <w:marRight w:val="0"/>
          <w:marTop w:val="0"/>
          <w:marBottom w:val="0"/>
          <w:divBdr>
            <w:top w:val="none" w:sz="0" w:space="0" w:color="auto"/>
            <w:left w:val="none" w:sz="0" w:space="0" w:color="auto"/>
            <w:bottom w:val="none" w:sz="0" w:space="0" w:color="auto"/>
            <w:right w:val="none" w:sz="0" w:space="0" w:color="auto"/>
          </w:divBdr>
        </w:div>
        <w:div w:id="246112937">
          <w:marLeft w:val="480"/>
          <w:marRight w:val="0"/>
          <w:marTop w:val="0"/>
          <w:marBottom w:val="0"/>
          <w:divBdr>
            <w:top w:val="none" w:sz="0" w:space="0" w:color="auto"/>
            <w:left w:val="none" w:sz="0" w:space="0" w:color="auto"/>
            <w:bottom w:val="none" w:sz="0" w:space="0" w:color="auto"/>
            <w:right w:val="none" w:sz="0" w:space="0" w:color="auto"/>
          </w:divBdr>
        </w:div>
        <w:div w:id="532153705">
          <w:marLeft w:val="480"/>
          <w:marRight w:val="0"/>
          <w:marTop w:val="0"/>
          <w:marBottom w:val="0"/>
          <w:divBdr>
            <w:top w:val="none" w:sz="0" w:space="0" w:color="auto"/>
            <w:left w:val="none" w:sz="0" w:space="0" w:color="auto"/>
            <w:bottom w:val="none" w:sz="0" w:space="0" w:color="auto"/>
            <w:right w:val="none" w:sz="0" w:space="0" w:color="auto"/>
          </w:divBdr>
        </w:div>
        <w:div w:id="85420177">
          <w:marLeft w:val="480"/>
          <w:marRight w:val="0"/>
          <w:marTop w:val="0"/>
          <w:marBottom w:val="0"/>
          <w:divBdr>
            <w:top w:val="none" w:sz="0" w:space="0" w:color="auto"/>
            <w:left w:val="none" w:sz="0" w:space="0" w:color="auto"/>
            <w:bottom w:val="none" w:sz="0" w:space="0" w:color="auto"/>
            <w:right w:val="none" w:sz="0" w:space="0" w:color="auto"/>
          </w:divBdr>
        </w:div>
        <w:div w:id="692222045">
          <w:marLeft w:val="480"/>
          <w:marRight w:val="0"/>
          <w:marTop w:val="0"/>
          <w:marBottom w:val="0"/>
          <w:divBdr>
            <w:top w:val="none" w:sz="0" w:space="0" w:color="auto"/>
            <w:left w:val="none" w:sz="0" w:space="0" w:color="auto"/>
            <w:bottom w:val="none" w:sz="0" w:space="0" w:color="auto"/>
            <w:right w:val="none" w:sz="0" w:space="0" w:color="auto"/>
          </w:divBdr>
        </w:div>
        <w:div w:id="1185943073">
          <w:marLeft w:val="480"/>
          <w:marRight w:val="0"/>
          <w:marTop w:val="0"/>
          <w:marBottom w:val="0"/>
          <w:divBdr>
            <w:top w:val="none" w:sz="0" w:space="0" w:color="auto"/>
            <w:left w:val="none" w:sz="0" w:space="0" w:color="auto"/>
            <w:bottom w:val="none" w:sz="0" w:space="0" w:color="auto"/>
            <w:right w:val="none" w:sz="0" w:space="0" w:color="auto"/>
          </w:divBdr>
        </w:div>
        <w:div w:id="512189558">
          <w:marLeft w:val="480"/>
          <w:marRight w:val="0"/>
          <w:marTop w:val="0"/>
          <w:marBottom w:val="0"/>
          <w:divBdr>
            <w:top w:val="none" w:sz="0" w:space="0" w:color="auto"/>
            <w:left w:val="none" w:sz="0" w:space="0" w:color="auto"/>
            <w:bottom w:val="none" w:sz="0" w:space="0" w:color="auto"/>
            <w:right w:val="none" w:sz="0" w:space="0" w:color="auto"/>
          </w:divBdr>
        </w:div>
        <w:div w:id="467362492">
          <w:marLeft w:val="480"/>
          <w:marRight w:val="0"/>
          <w:marTop w:val="0"/>
          <w:marBottom w:val="0"/>
          <w:divBdr>
            <w:top w:val="none" w:sz="0" w:space="0" w:color="auto"/>
            <w:left w:val="none" w:sz="0" w:space="0" w:color="auto"/>
            <w:bottom w:val="none" w:sz="0" w:space="0" w:color="auto"/>
            <w:right w:val="none" w:sz="0" w:space="0" w:color="auto"/>
          </w:divBdr>
        </w:div>
        <w:div w:id="1989092344">
          <w:marLeft w:val="480"/>
          <w:marRight w:val="0"/>
          <w:marTop w:val="0"/>
          <w:marBottom w:val="0"/>
          <w:divBdr>
            <w:top w:val="none" w:sz="0" w:space="0" w:color="auto"/>
            <w:left w:val="none" w:sz="0" w:space="0" w:color="auto"/>
            <w:bottom w:val="none" w:sz="0" w:space="0" w:color="auto"/>
            <w:right w:val="none" w:sz="0" w:space="0" w:color="auto"/>
          </w:divBdr>
        </w:div>
        <w:div w:id="1979920728">
          <w:marLeft w:val="480"/>
          <w:marRight w:val="0"/>
          <w:marTop w:val="0"/>
          <w:marBottom w:val="0"/>
          <w:divBdr>
            <w:top w:val="none" w:sz="0" w:space="0" w:color="auto"/>
            <w:left w:val="none" w:sz="0" w:space="0" w:color="auto"/>
            <w:bottom w:val="none" w:sz="0" w:space="0" w:color="auto"/>
            <w:right w:val="none" w:sz="0" w:space="0" w:color="auto"/>
          </w:divBdr>
        </w:div>
      </w:divsChild>
    </w:div>
    <w:div w:id="443113610">
      <w:bodyDiv w:val="1"/>
      <w:marLeft w:val="0"/>
      <w:marRight w:val="0"/>
      <w:marTop w:val="0"/>
      <w:marBottom w:val="0"/>
      <w:divBdr>
        <w:top w:val="none" w:sz="0" w:space="0" w:color="auto"/>
        <w:left w:val="none" w:sz="0" w:space="0" w:color="auto"/>
        <w:bottom w:val="none" w:sz="0" w:space="0" w:color="auto"/>
        <w:right w:val="none" w:sz="0" w:space="0" w:color="auto"/>
      </w:divBdr>
    </w:div>
    <w:div w:id="443117277">
      <w:bodyDiv w:val="1"/>
      <w:marLeft w:val="0"/>
      <w:marRight w:val="0"/>
      <w:marTop w:val="0"/>
      <w:marBottom w:val="0"/>
      <w:divBdr>
        <w:top w:val="none" w:sz="0" w:space="0" w:color="auto"/>
        <w:left w:val="none" w:sz="0" w:space="0" w:color="auto"/>
        <w:bottom w:val="none" w:sz="0" w:space="0" w:color="auto"/>
        <w:right w:val="none" w:sz="0" w:space="0" w:color="auto"/>
      </w:divBdr>
    </w:div>
    <w:div w:id="443305422">
      <w:bodyDiv w:val="1"/>
      <w:marLeft w:val="0"/>
      <w:marRight w:val="0"/>
      <w:marTop w:val="0"/>
      <w:marBottom w:val="0"/>
      <w:divBdr>
        <w:top w:val="none" w:sz="0" w:space="0" w:color="auto"/>
        <w:left w:val="none" w:sz="0" w:space="0" w:color="auto"/>
        <w:bottom w:val="none" w:sz="0" w:space="0" w:color="auto"/>
        <w:right w:val="none" w:sz="0" w:space="0" w:color="auto"/>
      </w:divBdr>
    </w:div>
    <w:div w:id="443614745">
      <w:bodyDiv w:val="1"/>
      <w:marLeft w:val="0"/>
      <w:marRight w:val="0"/>
      <w:marTop w:val="0"/>
      <w:marBottom w:val="0"/>
      <w:divBdr>
        <w:top w:val="none" w:sz="0" w:space="0" w:color="auto"/>
        <w:left w:val="none" w:sz="0" w:space="0" w:color="auto"/>
        <w:bottom w:val="none" w:sz="0" w:space="0" w:color="auto"/>
        <w:right w:val="none" w:sz="0" w:space="0" w:color="auto"/>
      </w:divBdr>
    </w:div>
    <w:div w:id="443616799">
      <w:bodyDiv w:val="1"/>
      <w:marLeft w:val="0"/>
      <w:marRight w:val="0"/>
      <w:marTop w:val="0"/>
      <w:marBottom w:val="0"/>
      <w:divBdr>
        <w:top w:val="none" w:sz="0" w:space="0" w:color="auto"/>
        <w:left w:val="none" w:sz="0" w:space="0" w:color="auto"/>
        <w:bottom w:val="none" w:sz="0" w:space="0" w:color="auto"/>
        <w:right w:val="none" w:sz="0" w:space="0" w:color="auto"/>
      </w:divBdr>
    </w:div>
    <w:div w:id="444230449">
      <w:bodyDiv w:val="1"/>
      <w:marLeft w:val="0"/>
      <w:marRight w:val="0"/>
      <w:marTop w:val="0"/>
      <w:marBottom w:val="0"/>
      <w:divBdr>
        <w:top w:val="none" w:sz="0" w:space="0" w:color="auto"/>
        <w:left w:val="none" w:sz="0" w:space="0" w:color="auto"/>
        <w:bottom w:val="none" w:sz="0" w:space="0" w:color="auto"/>
        <w:right w:val="none" w:sz="0" w:space="0" w:color="auto"/>
      </w:divBdr>
    </w:div>
    <w:div w:id="445008882">
      <w:bodyDiv w:val="1"/>
      <w:marLeft w:val="0"/>
      <w:marRight w:val="0"/>
      <w:marTop w:val="0"/>
      <w:marBottom w:val="0"/>
      <w:divBdr>
        <w:top w:val="none" w:sz="0" w:space="0" w:color="auto"/>
        <w:left w:val="none" w:sz="0" w:space="0" w:color="auto"/>
        <w:bottom w:val="none" w:sz="0" w:space="0" w:color="auto"/>
        <w:right w:val="none" w:sz="0" w:space="0" w:color="auto"/>
      </w:divBdr>
    </w:div>
    <w:div w:id="445583946">
      <w:bodyDiv w:val="1"/>
      <w:marLeft w:val="0"/>
      <w:marRight w:val="0"/>
      <w:marTop w:val="0"/>
      <w:marBottom w:val="0"/>
      <w:divBdr>
        <w:top w:val="none" w:sz="0" w:space="0" w:color="auto"/>
        <w:left w:val="none" w:sz="0" w:space="0" w:color="auto"/>
        <w:bottom w:val="none" w:sz="0" w:space="0" w:color="auto"/>
        <w:right w:val="none" w:sz="0" w:space="0" w:color="auto"/>
      </w:divBdr>
    </w:div>
    <w:div w:id="446003641">
      <w:bodyDiv w:val="1"/>
      <w:marLeft w:val="0"/>
      <w:marRight w:val="0"/>
      <w:marTop w:val="0"/>
      <w:marBottom w:val="0"/>
      <w:divBdr>
        <w:top w:val="none" w:sz="0" w:space="0" w:color="auto"/>
        <w:left w:val="none" w:sz="0" w:space="0" w:color="auto"/>
        <w:bottom w:val="none" w:sz="0" w:space="0" w:color="auto"/>
        <w:right w:val="none" w:sz="0" w:space="0" w:color="auto"/>
      </w:divBdr>
    </w:div>
    <w:div w:id="446050680">
      <w:bodyDiv w:val="1"/>
      <w:marLeft w:val="0"/>
      <w:marRight w:val="0"/>
      <w:marTop w:val="0"/>
      <w:marBottom w:val="0"/>
      <w:divBdr>
        <w:top w:val="none" w:sz="0" w:space="0" w:color="auto"/>
        <w:left w:val="none" w:sz="0" w:space="0" w:color="auto"/>
        <w:bottom w:val="none" w:sz="0" w:space="0" w:color="auto"/>
        <w:right w:val="none" w:sz="0" w:space="0" w:color="auto"/>
      </w:divBdr>
    </w:div>
    <w:div w:id="446433752">
      <w:bodyDiv w:val="1"/>
      <w:marLeft w:val="0"/>
      <w:marRight w:val="0"/>
      <w:marTop w:val="0"/>
      <w:marBottom w:val="0"/>
      <w:divBdr>
        <w:top w:val="none" w:sz="0" w:space="0" w:color="auto"/>
        <w:left w:val="none" w:sz="0" w:space="0" w:color="auto"/>
        <w:bottom w:val="none" w:sz="0" w:space="0" w:color="auto"/>
        <w:right w:val="none" w:sz="0" w:space="0" w:color="auto"/>
      </w:divBdr>
    </w:div>
    <w:div w:id="446654899">
      <w:bodyDiv w:val="1"/>
      <w:marLeft w:val="0"/>
      <w:marRight w:val="0"/>
      <w:marTop w:val="0"/>
      <w:marBottom w:val="0"/>
      <w:divBdr>
        <w:top w:val="none" w:sz="0" w:space="0" w:color="auto"/>
        <w:left w:val="none" w:sz="0" w:space="0" w:color="auto"/>
        <w:bottom w:val="none" w:sz="0" w:space="0" w:color="auto"/>
        <w:right w:val="none" w:sz="0" w:space="0" w:color="auto"/>
      </w:divBdr>
      <w:divsChild>
        <w:div w:id="614941641">
          <w:marLeft w:val="0"/>
          <w:marRight w:val="0"/>
          <w:marTop w:val="0"/>
          <w:marBottom w:val="0"/>
          <w:divBdr>
            <w:top w:val="none" w:sz="0" w:space="0" w:color="auto"/>
            <w:left w:val="none" w:sz="0" w:space="0" w:color="auto"/>
            <w:bottom w:val="none" w:sz="0" w:space="0" w:color="auto"/>
            <w:right w:val="none" w:sz="0" w:space="0" w:color="auto"/>
          </w:divBdr>
        </w:div>
        <w:div w:id="196312372">
          <w:marLeft w:val="0"/>
          <w:marRight w:val="0"/>
          <w:marTop w:val="0"/>
          <w:marBottom w:val="0"/>
          <w:divBdr>
            <w:top w:val="none" w:sz="0" w:space="0" w:color="auto"/>
            <w:left w:val="none" w:sz="0" w:space="0" w:color="auto"/>
            <w:bottom w:val="none" w:sz="0" w:space="0" w:color="auto"/>
            <w:right w:val="none" w:sz="0" w:space="0" w:color="auto"/>
          </w:divBdr>
        </w:div>
        <w:div w:id="1408649661">
          <w:marLeft w:val="0"/>
          <w:marRight w:val="0"/>
          <w:marTop w:val="0"/>
          <w:marBottom w:val="0"/>
          <w:divBdr>
            <w:top w:val="none" w:sz="0" w:space="0" w:color="auto"/>
            <w:left w:val="none" w:sz="0" w:space="0" w:color="auto"/>
            <w:bottom w:val="none" w:sz="0" w:space="0" w:color="auto"/>
            <w:right w:val="none" w:sz="0" w:space="0" w:color="auto"/>
          </w:divBdr>
        </w:div>
        <w:div w:id="134298497">
          <w:marLeft w:val="0"/>
          <w:marRight w:val="0"/>
          <w:marTop w:val="0"/>
          <w:marBottom w:val="0"/>
          <w:divBdr>
            <w:top w:val="none" w:sz="0" w:space="0" w:color="auto"/>
            <w:left w:val="none" w:sz="0" w:space="0" w:color="auto"/>
            <w:bottom w:val="none" w:sz="0" w:space="0" w:color="auto"/>
            <w:right w:val="none" w:sz="0" w:space="0" w:color="auto"/>
          </w:divBdr>
        </w:div>
        <w:div w:id="1768380416">
          <w:marLeft w:val="0"/>
          <w:marRight w:val="0"/>
          <w:marTop w:val="0"/>
          <w:marBottom w:val="0"/>
          <w:divBdr>
            <w:top w:val="none" w:sz="0" w:space="0" w:color="auto"/>
            <w:left w:val="none" w:sz="0" w:space="0" w:color="auto"/>
            <w:bottom w:val="none" w:sz="0" w:space="0" w:color="auto"/>
            <w:right w:val="none" w:sz="0" w:space="0" w:color="auto"/>
          </w:divBdr>
        </w:div>
        <w:div w:id="394856138">
          <w:marLeft w:val="0"/>
          <w:marRight w:val="0"/>
          <w:marTop w:val="0"/>
          <w:marBottom w:val="0"/>
          <w:divBdr>
            <w:top w:val="none" w:sz="0" w:space="0" w:color="auto"/>
            <w:left w:val="none" w:sz="0" w:space="0" w:color="auto"/>
            <w:bottom w:val="none" w:sz="0" w:space="0" w:color="auto"/>
            <w:right w:val="none" w:sz="0" w:space="0" w:color="auto"/>
          </w:divBdr>
        </w:div>
        <w:div w:id="1837265108">
          <w:marLeft w:val="0"/>
          <w:marRight w:val="0"/>
          <w:marTop w:val="0"/>
          <w:marBottom w:val="0"/>
          <w:divBdr>
            <w:top w:val="none" w:sz="0" w:space="0" w:color="auto"/>
            <w:left w:val="none" w:sz="0" w:space="0" w:color="auto"/>
            <w:bottom w:val="none" w:sz="0" w:space="0" w:color="auto"/>
            <w:right w:val="none" w:sz="0" w:space="0" w:color="auto"/>
          </w:divBdr>
        </w:div>
        <w:div w:id="400295019">
          <w:marLeft w:val="0"/>
          <w:marRight w:val="0"/>
          <w:marTop w:val="0"/>
          <w:marBottom w:val="0"/>
          <w:divBdr>
            <w:top w:val="none" w:sz="0" w:space="0" w:color="auto"/>
            <w:left w:val="none" w:sz="0" w:space="0" w:color="auto"/>
            <w:bottom w:val="none" w:sz="0" w:space="0" w:color="auto"/>
            <w:right w:val="none" w:sz="0" w:space="0" w:color="auto"/>
          </w:divBdr>
        </w:div>
        <w:div w:id="396629347">
          <w:marLeft w:val="0"/>
          <w:marRight w:val="0"/>
          <w:marTop w:val="0"/>
          <w:marBottom w:val="0"/>
          <w:divBdr>
            <w:top w:val="none" w:sz="0" w:space="0" w:color="auto"/>
            <w:left w:val="none" w:sz="0" w:space="0" w:color="auto"/>
            <w:bottom w:val="none" w:sz="0" w:space="0" w:color="auto"/>
            <w:right w:val="none" w:sz="0" w:space="0" w:color="auto"/>
          </w:divBdr>
        </w:div>
        <w:div w:id="1954482229">
          <w:marLeft w:val="0"/>
          <w:marRight w:val="0"/>
          <w:marTop w:val="0"/>
          <w:marBottom w:val="0"/>
          <w:divBdr>
            <w:top w:val="none" w:sz="0" w:space="0" w:color="auto"/>
            <w:left w:val="none" w:sz="0" w:space="0" w:color="auto"/>
            <w:bottom w:val="none" w:sz="0" w:space="0" w:color="auto"/>
            <w:right w:val="none" w:sz="0" w:space="0" w:color="auto"/>
          </w:divBdr>
        </w:div>
        <w:div w:id="1731885724">
          <w:marLeft w:val="0"/>
          <w:marRight w:val="0"/>
          <w:marTop w:val="0"/>
          <w:marBottom w:val="0"/>
          <w:divBdr>
            <w:top w:val="none" w:sz="0" w:space="0" w:color="auto"/>
            <w:left w:val="none" w:sz="0" w:space="0" w:color="auto"/>
            <w:bottom w:val="none" w:sz="0" w:space="0" w:color="auto"/>
            <w:right w:val="none" w:sz="0" w:space="0" w:color="auto"/>
          </w:divBdr>
        </w:div>
        <w:div w:id="1599144380">
          <w:marLeft w:val="0"/>
          <w:marRight w:val="0"/>
          <w:marTop w:val="0"/>
          <w:marBottom w:val="0"/>
          <w:divBdr>
            <w:top w:val="none" w:sz="0" w:space="0" w:color="auto"/>
            <w:left w:val="none" w:sz="0" w:space="0" w:color="auto"/>
            <w:bottom w:val="none" w:sz="0" w:space="0" w:color="auto"/>
            <w:right w:val="none" w:sz="0" w:space="0" w:color="auto"/>
          </w:divBdr>
        </w:div>
        <w:div w:id="506331955">
          <w:marLeft w:val="0"/>
          <w:marRight w:val="0"/>
          <w:marTop w:val="0"/>
          <w:marBottom w:val="0"/>
          <w:divBdr>
            <w:top w:val="none" w:sz="0" w:space="0" w:color="auto"/>
            <w:left w:val="none" w:sz="0" w:space="0" w:color="auto"/>
            <w:bottom w:val="none" w:sz="0" w:space="0" w:color="auto"/>
            <w:right w:val="none" w:sz="0" w:space="0" w:color="auto"/>
          </w:divBdr>
        </w:div>
        <w:div w:id="1298071843">
          <w:marLeft w:val="0"/>
          <w:marRight w:val="0"/>
          <w:marTop w:val="0"/>
          <w:marBottom w:val="0"/>
          <w:divBdr>
            <w:top w:val="none" w:sz="0" w:space="0" w:color="auto"/>
            <w:left w:val="none" w:sz="0" w:space="0" w:color="auto"/>
            <w:bottom w:val="none" w:sz="0" w:space="0" w:color="auto"/>
            <w:right w:val="none" w:sz="0" w:space="0" w:color="auto"/>
          </w:divBdr>
        </w:div>
        <w:div w:id="338625117">
          <w:marLeft w:val="0"/>
          <w:marRight w:val="0"/>
          <w:marTop w:val="0"/>
          <w:marBottom w:val="0"/>
          <w:divBdr>
            <w:top w:val="none" w:sz="0" w:space="0" w:color="auto"/>
            <w:left w:val="none" w:sz="0" w:space="0" w:color="auto"/>
            <w:bottom w:val="none" w:sz="0" w:space="0" w:color="auto"/>
            <w:right w:val="none" w:sz="0" w:space="0" w:color="auto"/>
          </w:divBdr>
        </w:div>
        <w:div w:id="919287691">
          <w:marLeft w:val="0"/>
          <w:marRight w:val="0"/>
          <w:marTop w:val="0"/>
          <w:marBottom w:val="0"/>
          <w:divBdr>
            <w:top w:val="none" w:sz="0" w:space="0" w:color="auto"/>
            <w:left w:val="none" w:sz="0" w:space="0" w:color="auto"/>
            <w:bottom w:val="none" w:sz="0" w:space="0" w:color="auto"/>
            <w:right w:val="none" w:sz="0" w:space="0" w:color="auto"/>
          </w:divBdr>
        </w:div>
        <w:div w:id="1568802704">
          <w:marLeft w:val="0"/>
          <w:marRight w:val="0"/>
          <w:marTop w:val="0"/>
          <w:marBottom w:val="0"/>
          <w:divBdr>
            <w:top w:val="none" w:sz="0" w:space="0" w:color="auto"/>
            <w:left w:val="none" w:sz="0" w:space="0" w:color="auto"/>
            <w:bottom w:val="none" w:sz="0" w:space="0" w:color="auto"/>
            <w:right w:val="none" w:sz="0" w:space="0" w:color="auto"/>
          </w:divBdr>
        </w:div>
        <w:div w:id="688141439">
          <w:marLeft w:val="0"/>
          <w:marRight w:val="0"/>
          <w:marTop w:val="0"/>
          <w:marBottom w:val="0"/>
          <w:divBdr>
            <w:top w:val="none" w:sz="0" w:space="0" w:color="auto"/>
            <w:left w:val="none" w:sz="0" w:space="0" w:color="auto"/>
            <w:bottom w:val="none" w:sz="0" w:space="0" w:color="auto"/>
            <w:right w:val="none" w:sz="0" w:space="0" w:color="auto"/>
          </w:divBdr>
        </w:div>
        <w:div w:id="2054771796">
          <w:marLeft w:val="0"/>
          <w:marRight w:val="0"/>
          <w:marTop w:val="0"/>
          <w:marBottom w:val="0"/>
          <w:divBdr>
            <w:top w:val="none" w:sz="0" w:space="0" w:color="auto"/>
            <w:left w:val="none" w:sz="0" w:space="0" w:color="auto"/>
            <w:bottom w:val="none" w:sz="0" w:space="0" w:color="auto"/>
            <w:right w:val="none" w:sz="0" w:space="0" w:color="auto"/>
          </w:divBdr>
        </w:div>
        <w:div w:id="1209997531">
          <w:marLeft w:val="0"/>
          <w:marRight w:val="0"/>
          <w:marTop w:val="0"/>
          <w:marBottom w:val="0"/>
          <w:divBdr>
            <w:top w:val="none" w:sz="0" w:space="0" w:color="auto"/>
            <w:left w:val="none" w:sz="0" w:space="0" w:color="auto"/>
            <w:bottom w:val="none" w:sz="0" w:space="0" w:color="auto"/>
            <w:right w:val="none" w:sz="0" w:space="0" w:color="auto"/>
          </w:divBdr>
        </w:div>
        <w:div w:id="260993554">
          <w:marLeft w:val="0"/>
          <w:marRight w:val="0"/>
          <w:marTop w:val="0"/>
          <w:marBottom w:val="0"/>
          <w:divBdr>
            <w:top w:val="none" w:sz="0" w:space="0" w:color="auto"/>
            <w:left w:val="none" w:sz="0" w:space="0" w:color="auto"/>
            <w:bottom w:val="none" w:sz="0" w:space="0" w:color="auto"/>
            <w:right w:val="none" w:sz="0" w:space="0" w:color="auto"/>
          </w:divBdr>
        </w:div>
        <w:div w:id="1382049072">
          <w:marLeft w:val="0"/>
          <w:marRight w:val="0"/>
          <w:marTop w:val="0"/>
          <w:marBottom w:val="0"/>
          <w:divBdr>
            <w:top w:val="none" w:sz="0" w:space="0" w:color="auto"/>
            <w:left w:val="none" w:sz="0" w:space="0" w:color="auto"/>
            <w:bottom w:val="none" w:sz="0" w:space="0" w:color="auto"/>
            <w:right w:val="none" w:sz="0" w:space="0" w:color="auto"/>
          </w:divBdr>
        </w:div>
        <w:div w:id="52314469">
          <w:marLeft w:val="0"/>
          <w:marRight w:val="0"/>
          <w:marTop w:val="0"/>
          <w:marBottom w:val="0"/>
          <w:divBdr>
            <w:top w:val="none" w:sz="0" w:space="0" w:color="auto"/>
            <w:left w:val="none" w:sz="0" w:space="0" w:color="auto"/>
            <w:bottom w:val="none" w:sz="0" w:space="0" w:color="auto"/>
            <w:right w:val="none" w:sz="0" w:space="0" w:color="auto"/>
          </w:divBdr>
        </w:div>
        <w:div w:id="1418592647">
          <w:marLeft w:val="0"/>
          <w:marRight w:val="0"/>
          <w:marTop w:val="0"/>
          <w:marBottom w:val="0"/>
          <w:divBdr>
            <w:top w:val="none" w:sz="0" w:space="0" w:color="auto"/>
            <w:left w:val="none" w:sz="0" w:space="0" w:color="auto"/>
            <w:bottom w:val="none" w:sz="0" w:space="0" w:color="auto"/>
            <w:right w:val="none" w:sz="0" w:space="0" w:color="auto"/>
          </w:divBdr>
        </w:div>
        <w:div w:id="435368451">
          <w:marLeft w:val="0"/>
          <w:marRight w:val="0"/>
          <w:marTop w:val="0"/>
          <w:marBottom w:val="0"/>
          <w:divBdr>
            <w:top w:val="none" w:sz="0" w:space="0" w:color="auto"/>
            <w:left w:val="none" w:sz="0" w:space="0" w:color="auto"/>
            <w:bottom w:val="none" w:sz="0" w:space="0" w:color="auto"/>
            <w:right w:val="none" w:sz="0" w:space="0" w:color="auto"/>
          </w:divBdr>
        </w:div>
        <w:div w:id="638850019">
          <w:marLeft w:val="0"/>
          <w:marRight w:val="0"/>
          <w:marTop w:val="0"/>
          <w:marBottom w:val="0"/>
          <w:divBdr>
            <w:top w:val="none" w:sz="0" w:space="0" w:color="auto"/>
            <w:left w:val="none" w:sz="0" w:space="0" w:color="auto"/>
            <w:bottom w:val="none" w:sz="0" w:space="0" w:color="auto"/>
            <w:right w:val="none" w:sz="0" w:space="0" w:color="auto"/>
          </w:divBdr>
        </w:div>
        <w:div w:id="1914074666">
          <w:marLeft w:val="0"/>
          <w:marRight w:val="0"/>
          <w:marTop w:val="0"/>
          <w:marBottom w:val="0"/>
          <w:divBdr>
            <w:top w:val="none" w:sz="0" w:space="0" w:color="auto"/>
            <w:left w:val="none" w:sz="0" w:space="0" w:color="auto"/>
            <w:bottom w:val="none" w:sz="0" w:space="0" w:color="auto"/>
            <w:right w:val="none" w:sz="0" w:space="0" w:color="auto"/>
          </w:divBdr>
        </w:div>
        <w:div w:id="1120760652">
          <w:marLeft w:val="0"/>
          <w:marRight w:val="0"/>
          <w:marTop w:val="0"/>
          <w:marBottom w:val="0"/>
          <w:divBdr>
            <w:top w:val="none" w:sz="0" w:space="0" w:color="auto"/>
            <w:left w:val="none" w:sz="0" w:space="0" w:color="auto"/>
            <w:bottom w:val="none" w:sz="0" w:space="0" w:color="auto"/>
            <w:right w:val="none" w:sz="0" w:space="0" w:color="auto"/>
          </w:divBdr>
        </w:div>
        <w:div w:id="1746486820">
          <w:marLeft w:val="0"/>
          <w:marRight w:val="0"/>
          <w:marTop w:val="0"/>
          <w:marBottom w:val="0"/>
          <w:divBdr>
            <w:top w:val="none" w:sz="0" w:space="0" w:color="auto"/>
            <w:left w:val="none" w:sz="0" w:space="0" w:color="auto"/>
            <w:bottom w:val="none" w:sz="0" w:space="0" w:color="auto"/>
            <w:right w:val="none" w:sz="0" w:space="0" w:color="auto"/>
          </w:divBdr>
        </w:div>
        <w:div w:id="17511078">
          <w:marLeft w:val="0"/>
          <w:marRight w:val="0"/>
          <w:marTop w:val="0"/>
          <w:marBottom w:val="0"/>
          <w:divBdr>
            <w:top w:val="none" w:sz="0" w:space="0" w:color="auto"/>
            <w:left w:val="none" w:sz="0" w:space="0" w:color="auto"/>
            <w:bottom w:val="none" w:sz="0" w:space="0" w:color="auto"/>
            <w:right w:val="none" w:sz="0" w:space="0" w:color="auto"/>
          </w:divBdr>
        </w:div>
        <w:div w:id="653527224">
          <w:marLeft w:val="0"/>
          <w:marRight w:val="0"/>
          <w:marTop w:val="0"/>
          <w:marBottom w:val="0"/>
          <w:divBdr>
            <w:top w:val="none" w:sz="0" w:space="0" w:color="auto"/>
            <w:left w:val="none" w:sz="0" w:space="0" w:color="auto"/>
            <w:bottom w:val="none" w:sz="0" w:space="0" w:color="auto"/>
            <w:right w:val="none" w:sz="0" w:space="0" w:color="auto"/>
          </w:divBdr>
        </w:div>
        <w:div w:id="2144497774">
          <w:marLeft w:val="0"/>
          <w:marRight w:val="0"/>
          <w:marTop w:val="0"/>
          <w:marBottom w:val="0"/>
          <w:divBdr>
            <w:top w:val="none" w:sz="0" w:space="0" w:color="auto"/>
            <w:left w:val="none" w:sz="0" w:space="0" w:color="auto"/>
            <w:bottom w:val="none" w:sz="0" w:space="0" w:color="auto"/>
            <w:right w:val="none" w:sz="0" w:space="0" w:color="auto"/>
          </w:divBdr>
        </w:div>
        <w:div w:id="1697385479">
          <w:marLeft w:val="0"/>
          <w:marRight w:val="0"/>
          <w:marTop w:val="0"/>
          <w:marBottom w:val="0"/>
          <w:divBdr>
            <w:top w:val="none" w:sz="0" w:space="0" w:color="auto"/>
            <w:left w:val="none" w:sz="0" w:space="0" w:color="auto"/>
            <w:bottom w:val="none" w:sz="0" w:space="0" w:color="auto"/>
            <w:right w:val="none" w:sz="0" w:space="0" w:color="auto"/>
          </w:divBdr>
        </w:div>
        <w:div w:id="1663316952">
          <w:marLeft w:val="0"/>
          <w:marRight w:val="0"/>
          <w:marTop w:val="0"/>
          <w:marBottom w:val="0"/>
          <w:divBdr>
            <w:top w:val="none" w:sz="0" w:space="0" w:color="auto"/>
            <w:left w:val="none" w:sz="0" w:space="0" w:color="auto"/>
            <w:bottom w:val="none" w:sz="0" w:space="0" w:color="auto"/>
            <w:right w:val="none" w:sz="0" w:space="0" w:color="auto"/>
          </w:divBdr>
        </w:div>
        <w:div w:id="218058868">
          <w:marLeft w:val="0"/>
          <w:marRight w:val="0"/>
          <w:marTop w:val="0"/>
          <w:marBottom w:val="0"/>
          <w:divBdr>
            <w:top w:val="none" w:sz="0" w:space="0" w:color="auto"/>
            <w:left w:val="none" w:sz="0" w:space="0" w:color="auto"/>
            <w:bottom w:val="none" w:sz="0" w:space="0" w:color="auto"/>
            <w:right w:val="none" w:sz="0" w:space="0" w:color="auto"/>
          </w:divBdr>
        </w:div>
        <w:div w:id="121384526">
          <w:marLeft w:val="0"/>
          <w:marRight w:val="0"/>
          <w:marTop w:val="0"/>
          <w:marBottom w:val="0"/>
          <w:divBdr>
            <w:top w:val="none" w:sz="0" w:space="0" w:color="auto"/>
            <w:left w:val="none" w:sz="0" w:space="0" w:color="auto"/>
            <w:bottom w:val="none" w:sz="0" w:space="0" w:color="auto"/>
            <w:right w:val="none" w:sz="0" w:space="0" w:color="auto"/>
          </w:divBdr>
        </w:div>
        <w:div w:id="1952082471">
          <w:marLeft w:val="0"/>
          <w:marRight w:val="0"/>
          <w:marTop w:val="0"/>
          <w:marBottom w:val="0"/>
          <w:divBdr>
            <w:top w:val="none" w:sz="0" w:space="0" w:color="auto"/>
            <w:left w:val="none" w:sz="0" w:space="0" w:color="auto"/>
            <w:bottom w:val="none" w:sz="0" w:space="0" w:color="auto"/>
            <w:right w:val="none" w:sz="0" w:space="0" w:color="auto"/>
          </w:divBdr>
        </w:div>
        <w:div w:id="9841094">
          <w:marLeft w:val="0"/>
          <w:marRight w:val="0"/>
          <w:marTop w:val="0"/>
          <w:marBottom w:val="0"/>
          <w:divBdr>
            <w:top w:val="none" w:sz="0" w:space="0" w:color="auto"/>
            <w:left w:val="none" w:sz="0" w:space="0" w:color="auto"/>
            <w:bottom w:val="none" w:sz="0" w:space="0" w:color="auto"/>
            <w:right w:val="none" w:sz="0" w:space="0" w:color="auto"/>
          </w:divBdr>
        </w:div>
        <w:div w:id="613244755">
          <w:marLeft w:val="0"/>
          <w:marRight w:val="0"/>
          <w:marTop w:val="0"/>
          <w:marBottom w:val="0"/>
          <w:divBdr>
            <w:top w:val="none" w:sz="0" w:space="0" w:color="auto"/>
            <w:left w:val="none" w:sz="0" w:space="0" w:color="auto"/>
            <w:bottom w:val="none" w:sz="0" w:space="0" w:color="auto"/>
            <w:right w:val="none" w:sz="0" w:space="0" w:color="auto"/>
          </w:divBdr>
        </w:div>
      </w:divsChild>
    </w:div>
    <w:div w:id="446779883">
      <w:bodyDiv w:val="1"/>
      <w:marLeft w:val="0"/>
      <w:marRight w:val="0"/>
      <w:marTop w:val="0"/>
      <w:marBottom w:val="0"/>
      <w:divBdr>
        <w:top w:val="none" w:sz="0" w:space="0" w:color="auto"/>
        <w:left w:val="none" w:sz="0" w:space="0" w:color="auto"/>
        <w:bottom w:val="none" w:sz="0" w:space="0" w:color="auto"/>
        <w:right w:val="none" w:sz="0" w:space="0" w:color="auto"/>
      </w:divBdr>
    </w:div>
    <w:div w:id="447941956">
      <w:bodyDiv w:val="1"/>
      <w:marLeft w:val="0"/>
      <w:marRight w:val="0"/>
      <w:marTop w:val="0"/>
      <w:marBottom w:val="0"/>
      <w:divBdr>
        <w:top w:val="none" w:sz="0" w:space="0" w:color="auto"/>
        <w:left w:val="none" w:sz="0" w:space="0" w:color="auto"/>
        <w:bottom w:val="none" w:sz="0" w:space="0" w:color="auto"/>
        <w:right w:val="none" w:sz="0" w:space="0" w:color="auto"/>
      </w:divBdr>
    </w:div>
    <w:div w:id="449058439">
      <w:bodyDiv w:val="1"/>
      <w:marLeft w:val="0"/>
      <w:marRight w:val="0"/>
      <w:marTop w:val="0"/>
      <w:marBottom w:val="0"/>
      <w:divBdr>
        <w:top w:val="none" w:sz="0" w:space="0" w:color="auto"/>
        <w:left w:val="none" w:sz="0" w:space="0" w:color="auto"/>
        <w:bottom w:val="none" w:sz="0" w:space="0" w:color="auto"/>
        <w:right w:val="none" w:sz="0" w:space="0" w:color="auto"/>
      </w:divBdr>
    </w:div>
    <w:div w:id="449740073">
      <w:bodyDiv w:val="1"/>
      <w:marLeft w:val="0"/>
      <w:marRight w:val="0"/>
      <w:marTop w:val="0"/>
      <w:marBottom w:val="0"/>
      <w:divBdr>
        <w:top w:val="none" w:sz="0" w:space="0" w:color="auto"/>
        <w:left w:val="none" w:sz="0" w:space="0" w:color="auto"/>
        <w:bottom w:val="none" w:sz="0" w:space="0" w:color="auto"/>
        <w:right w:val="none" w:sz="0" w:space="0" w:color="auto"/>
      </w:divBdr>
    </w:div>
    <w:div w:id="450133363">
      <w:bodyDiv w:val="1"/>
      <w:marLeft w:val="0"/>
      <w:marRight w:val="0"/>
      <w:marTop w:val="0"/>
      <w:marBottom w:val="0"/>
      <w:divBdr>
        <w:top w:val="none" w:sz="0" w:space="0" w:color="auto"/>
        <w:left w:val="none" w:sz="0" w:space="0" w:color="auto"/>
        <w:bottom w:val="none" w:sz="0" w:space="0" w:color="auto"/>
        <w:right w:val="none" w:sz="0" w:space="0" w:color="auto"/>
      </w:divBdr>
    </w:div>
    <w:div w:id="450319066">
      <w:bodyDiv w:val="1"/>
      <w:marLeft w:val="0"/>
      <w:marRight w:val="0"/>
      <w:marTop w:val="0"/>
      <w:marBottom w:val="0"/>
      <w:divBdr>
        <w:top w:val="none" w:sz="0" w:space="0" w:color="auto"/>
        <w:left w:val="none" w:sz="0" w:space="0" w:color="auto"/>
        <w:bottom w:val="none" w:sz="0" w:space="0" w:color="auto"/>
        <w:right w:val="none" w:sz="0" w:space="0" w:color="auto"/>
      </w:divBdr>
    </w:div>
    <w:div w:id="450977509">
      <w:bodyDiv w:val="1"/>
      <w:marLeft w:val="0"/>
      <w:marRight w:val="0"/>
      <w:marTop w:val="0"/>
      <w:marBottom w:val="0"/>
      <w:divBdr>
        <w:top w:val="none" w:sz="0" w:space="0" w:color="auto"/>
        <w:left w:val="none" w:sz="0" w:space="0" w:color="auto"/>
        <w:bottom w:val="none" w:sz="0" w:space="0" w:color="auto"/>
        <w:right w:val="none" w:sz="0" w:space="0" w:color="auto"/>
      </w:divBdr>
    </w:div>
    <w:div w:id="451021528">
      <w:bodyDiv w:val="1"/>
      <w:marLeft w:val="0"/>
      <w:marRight w:val="0"/>
      <w:marTop w:val="0"/>
      <w:marBottom w:val="0"/>
      <w:divBdr>
        <w:top w:val="none" w:sz="0" w:space="0" w:color="auto"/>
        <w:left w:val="none" w:sz="0" w:space="0" w:color="auto"/>
        <w:bottom w:val="none" w:sz="0" w:space="0" w:color="auto"/>
        <w:right w:val="none" w:sz="0" w:space="0" w:color="auto"/>
      </w:divBdr>
    </w:div>
    <w:div w:id="451678747">
      <w:bodyDiv w:val="1"/>
      <w:marLeft w:val="0"/>
      <w:marRight w:val="0"/>
      <w:marTop w:val="0"/>
      <w:marBottom w:val="0"/>
      <w:divBdr>
        <w:top w:val="none" w:sz="0" w:space="0" w:color="auto"/>
        <w:left w:val="none" w:sz="0" w:space="0" w:color="auto"/>
        <w:bottom w:val="none" w:sz="0" w:space="0" w:color="auto"/>
        <w:right w:val="none" w:sz="0" w:space="0" w:color="auto"/>
      </w:divBdr>
      <w:divsChild>
        <w:div w:id="1847791632">
          <w:marLeft w:val="640"/>
          <w:marRight w:val="0"/>
          <w:marTop w:val="0"/>
          <w:marBottom w:val="0"/>
          <w:divBdr>
            <w:top w:val="none" w:sz="0" w:space="0" w:color="auto"/>
            <w:left w:val="none" w:sz="0" w:space="0" w:color="auto"/>
            <w:bottom w:val="none" w:sz="0" w:space="0" w:color="auto"/>
            <w:right w:val="none" w:sz="0" w:space="0" w:color="auto"/>
          </w:divBdr>
        </w:div>
        <w:div w:id="924073030">
          <w:marLeft w:val="640"/>
          <w:marRight w:val="0"/>
          <w:marTop w:val="0"/>
          <w:marBottom w:val="0"/>
          <w:divBdr>
            <w:top w:val="none" w:sz="0" w:space="0" w:color="auto"/>
            <w:left w:val="none" w:sz="0" w:space="0" w:color="auto"/>
            <w:bottom w:val="none" w:sz="0" w:space="0" w:color="auto"/>
            <w:right w:val="none" w:sz="0" w:space="0" w:color="auto"/>
          </w:divBdr>
        </w:div>
        <w:div w:id="1785616156">
          <w:marLeft w:val="640"/>
          <w:marRight w:val="0"/>
          <w:marTop w:val="0"/>
          <w:marBottom w:val="0"/>
          <w:divBdr>
            <w:top w:val="none" w:sz="0" w:space="0" w:color="auto"/>
            <w:left w:val="none" w:sz="0" w:space="0" w:color="auto"/>
            <w:bottom w:val="none" w:sz="0" w:space="0" w:color="auto"/>
            <w:right w:val="none" w:sz="0" w:space="0" w:color="auto"/>
          </w:divBdr>
        </w:div>
        <w:div w:id="1670133046">
          <w:marLeft w:val="640"/>
          <w:marRight w:val="0"/>
          <w:marTop w:val="0"/>
          <w:marBottom w:val="0"/>
          <w:divBdr>
            <w:top w:val="none" w:sz="0" w:space="0" w:color="auto"/>
            <w:left w:val="none" w:sz="0" w:space="0" w:color="auto"/>
            <w:bottom w:val="none" w:sz="0" w:space="0" w:color="auto"/>
            <w:right w:val="none" w:sz="0" w:space="0" w:color="auto"/>
          </w:divBdr>
        </w:div>
        <w:div w:id="2143956373">
          <w:marLeft w:val="640"/>
          <w:marRight w:val="0"/>
          <w:marTop w:val="0"/>
          <w:marBottom w:val="0"/>
          <w:divBdr>
            <w:top w:val="none" w:sz="0" w:space="0" w:color="auto"/>
            <w:left w:val="none" w:sz="0" w:space="0" w:color="auto"/>
            <w:bottom w:val="none" w:sz="0" w:space="0" w:color="auto"/>
            <w:right w:val="none" w:sz="0" w:space="0" w:color="auto"/>
          </w:divBdr>
        </w:div>
        <w:div w:id="1341657344">
          <w:marLeft w:val="640"/>
          <w:marRight w:val="0"/>
          <w:marTop w:val="0"/>
          <w:marBottom w:val="0"/>
          <w:divBdr>
            <w:top w:val="none" w:sz="0" w:space="0" w:color="auto"/>
            <w:left w:val="none" w:sz="0" w:space="0" w:color="auto"/>
            <w:bottom w:val="none" w:sz="0" w:space="0" w:color="auto"/>
            <w:right w:val="none" w:sz="0" w:space="0" w:color="auto"/>
          </w:divBdr>
        </w:div>
        <w:div w:id="1118644010">
          <w:marLeft w:val="640"/>
          <w:marRight w:val="0"/>
          <w:marTop w:val="0"/>
          <w:marBottom w:val="0"/>
          <w:divBdr>
            <w:top w:val="none" w:sz="0" w:space="0" w:color="auto"/>
            <w:left w:val="none" w:sz="0" w:space="0" w:color="auto"/>
            <w:bottom w:val="none" w:sz="0" w:space="0" w:color="auto"/>
            <w:right w:val="none" w:sz="0" w:space="0" w:color="auto"/>
          </w:divBdr>
        </w:div>
        <w:div w:id="68890972">
          <w:marLeft w:val="640"/>
          <w:marRight w:val="0"/>
          <w:marTop w:val="0"/>
          <w:marBottom w:val="0"/>
          <w:divBdr>
            <w:top w:val="none" w:sz="0" w:space="0" w:color="auto"/>
            <w:left w:val="none" w:sz="0" w:space="0" w:color="auto"/>
            <w:bottom w:val="none" w:sz="0" w:space="0" w:color="auto"/>
            <w:right w:val="none" w:sz="0" w:space="0" w:color="auto"/>
          </w:divBdr>
        </w:div>
        <w:div w:id="807285461">
          <w:marLeft w:val="640"/>
          <w:marRight w:val="0"/>
          <w:marTop w:val="0"/>
          <w:marBottom w:val="0"/>
          <w:divBdr>
            <w:top w:val="none" w:sz="0" w:space="0" w:color="auto"/>
            <w:left w:val="none" w:sz="0" w:space="0" w:color="auto"/>
            <w:bottom w:val="none" w:sz="0" w:space="0" w:color="auto"/>
            <w:right w:val="none" w:sz="0" w:space="0" w:color="auto"/>
          </w:divBdr>
        </w:div>
        <w:div w:id="776339721">
          <w:marLeft w:val="640"/>
          <w:marRight w:val="0"/>
          <w:marTop w:val="0"/>
          <w:marBottom w:val="0"/>
          <w:divBdr>
            <w:top w:val="none" w:sz="0" w:space="0" w:color="auto"/>
            <w:left w:val="none" w:sz="0" w:space="0" w:color="auto"/>
            <w:bottom w:val="none" w:sz="0" w:space="0" w:color="auto"/>
            <w:right w:val="none" w:sz="0" w:space="0" w:color="auto"/>
          </w:divBdr>
        </w:div>
        <w:div w:id="777260337">
          <w:marLeft w:val="640"/>
          <w:marRight w:val="0"/>
          <w:marTop w:val="0"/>
          <w:marBottom w:val="0"/>
          <w:divBdr>
            <w:top w:val="none" w:sz="0" w:space="0" w:color="auto"/>
            <w:left w:val="none" w:sz="0" w:space="0" w:color="auto"/>
            <w:bottom w:val="none" w:sz="0" w:space="0" w:color="auto"/>
            <w:right w:val="none" w:sz="0" w:space="0" w:color="auto"/>
          </w:divBdr>
        </w:div>
        <w:div w:id="179783115">
          <w:marLeft w:val="640"/>
          <w:marRight w:val="0"/>
          <w:marTop w:val="0"/>
          <w:marBottom w:val="0"/>
          <w:divBdr>
            <w:top w:val="none" w:sz="0" w:space="0" w:color="auto"/>
            <w:left w:val="none" w:sz="0" w:space="0" w:color="auto"/>
            <w:bottom w:val="none" w:sz="0" w:space="0" w:color="auto"/>
            <w:right w:val="none" w:sz="0" w:space="0" w:color="auto"/>
          </w:divBdr>
        </w:div>
        <w:div w:id="252591827">
          <w:marLeft w:val="640"/>
          <w:marRight w:val="0"/>
          <w:marTop w:val="0"/>
          <w:marBottom w:val="0"/>
          <w:divBdr>
            <w:top w:val="none" w:sz="0" w:space="0" w:color="auto"/>
            <w:left w:val="none" w:sz="0" w:space="0" w:color="auto"/>
            <w:bottom w:val="none" w:sz="0" w:space="0" w:color="auto"/>
            <w:right w:val="none" w:sz="0" w:space="0" w:color="auto"/>
          </w:divBdr>
        </w:div>
        <w:div w:id="1317957050">
          <w:marLeft w:val="640"/>
          <w:marRight w:val="0"/>
          <w:marTop w:val="0"/>
          <w:marBottom w:val="0"/>
          <w:divBdr>
            <w:top w:val="none" w:sz="0" w:space="0" w:color="auto"/>
            <w:left w:val="none" w:sz="0" w:space="0" w:color="auto"/>
            <w:bottom w:val="none" w:sz="0" w:space="0" w:color="auto"/>
            <w:right w:val="none" w:sz="0" w:space="0" w:color="auto"/>
          </w:divBdr>
        </w:div>
        <w:div w:id="322852419">
          <w:marLeft w:val="640"/>
          <w:marRight w:val="0"/>
          <w:marTop w:val="0"/>
          <w:marBottom w:val="0"/>
          <w:divBdr>
            <w:top w:val="none" w:sz="0" w:space="0" w:color="auto"/>
            <w:left w:val="none" w:sz="0" w:space="0" w:color="auto"/>
            <w:bottom w:val="none" w:sz="0" w:space="0" w:color="auto"/>
            <w:right w:val="none" w:sz="0" w:space="0" w:color="auto"/>
          </w:divBdr>
        </w:div>
        <w:div w:id="1891921668">
          <w:marLeft w:val="640"/>
          <w:marRight w:val="0"/>
          <w:marTop w:val="0"/>
          <w:marBottom w:val="0"/>
          <w:divBdr>
            <w:top w:val="none" w:sz="0" w:space="0" w:color="auto"/>
            <w:left w:val="none" w:sz="0" w:space="0" w:color="auto"/>
            <w:bottom w:val="none" w:sz="0" w:space="0" w:color="auto"/>
            <w:right w:val="none" w:sz="0" w:space="0" w:color="auto"/>
          </w:divBdr>
        </w:div>
        <w:div w:id="503132343">
          <w:marLeft w:val="640"/>
          <w:marRight w:val="0"/>
          <w:marTop w:val="0"/>
          <w:marBottom w:val="0"/>
          <w:divBdr>
            <w:top w:val="none" w:sz="0" w:space="0" w:color="auto"/>
            <w:left w:val="none" w:sz="0" w:space="0" w:color="auto"/>
            <w:bottom w:val="none" w:sz="0" w:space="0" w:color="auto"/>
            <w:right w:val="none" w:sz="0" w:space="0" w:color="auto"/>
          </w:divBdr>
        </w:div>
        <w:div w:id="1825537880">
          <w:marLeft w:val="640"/>
          <w:marRight w:val="0"/>
          <w:marTop w:val="0"/>
          <w:marBottom w:val="0"/>
          <w:divBdr>
            <w:top w:val="none" w:sz="0" w:space="0" w:color="auto"/>
            <w:left w:val="none" w:sz="0" w:space="0" w:color="auto"/>
            <w:bottom w:val="none" w:sz="0" w:space="0" w:color="auto"/>
            <w:right w:val="none" w:sz="0" w:space="0" w:color="auto"/>
          </w:divBdr>
        </w:div>
        <w:div w:id="30494460">
          <w:marLeft w:val="640"/>
          <w:marRight w:val="0"/>
          <w:marTop w:val="0"/>
          <w:marBottom w:val="0"/>
          <w:divBdr>
            <w:top w:val="none" w:sz="0" w:space="0" w:color="auto"/>
            <w:left w:val="none" w:sz="0" w:space="0" w:color="auto"/>
            <w:bottom w:val="none" w:sz="0" w:space="0" w:color="auto"/>
            <w:right w:val="none" w:sz="0" w:space="0" w:color="auto"/>
          </w:divBdr>
        </w:div>
        <w:div w:id="1071348471">
          <w:marLeft w:val="640"/>
          <w:marRight w:val="0"/>
          <w:marTop w:val="0"/>
          <w:marBottom w:val="0"/>
          <w:divBdr>
            <w:top w:val="none" w:sz="0" w:space="0" w:color="auto"/>
            <w:left w:val="none" w:sz="0" w:space="0" w:color="auto"/>
            <w:bottom w:val="none" w:sz="0" w:space="0" w:color="auto"/>
            <w:right w:val="none" w:sz="0" w:space="0" w:color="auto"/>
          </w:divBdr>
        </w:div>
        <w:div w:id="265040928">
          <w:marLeft w:val="640"/>
          <w:marRight w:val="0"/>
          <w:marTop w:val="0"/>
          <w:marBottom w:val="0"/>
          <w:divBdr>
            <w:top w:val="none" w:sz="0" w:space="0" w:color="auto"/>
            <w:left w:val="none" w:sz="0" w:space="0" w:color="auto"/>
            <w:bottom w:val="none" w:sz="0" w:space="0" w:color="auto"/>
            <w:right w:val="none" w:sz="0" w:space="0" w:color="auto"/>
          </w:divBdr>
        </w:div>
        <w:div w:id="971054371">
          <w:marLeft w:val="640"/>
          <w:marRight w:val="0"/>
          <w:marTop w:val="0"/>
          <w:marBottom w:val="0"/>
          <w:divBdr>
            <w:top w:val="none" w:sz="0" w:space="0" w:color="auto"/>
            <w:left w:val="none" w:sz="0" w:space="0" w:color="auto"/>
            <w:bottom w:val="none" w:sz="0" w:space="0" w:color="auto"/>
            <w:right w:val="none" w:sz="0" w:space="0" w:color="auto"/>
          </w:divBdr>
        </w:div>
        <w:div w:id="1532954717">
          <w:marLeft w:val="640"/>
          <w:marRight w:val="0"/>
          <w:marTop w:val="0"/>
          <w:marBottom w:val="0"/>
          <w:divBdr>
            <w:top w:val="none" w:sz="0" w:space="0" w:color="auto"/>
            <w:left w:val="none" w:sz="0" w:space="0" w:color="auto"/>
            <w:bottom w:val="none" w:sz="0" w:space="0" w:color="auto"/>
            <w:right w:val="none" w:sz="0" w:space="0" w:color="auto"/>
          </w:divBdr>
        </w:div>
        <w:div w:id="1621691769">
          <w:marLeft w:val="640"/>
          <w:marRight w:val="0"/>
          <w:marTop w:val="0"/>
          <w:marBottom w:val="0"/>
          <w:divBdr>
            <w:top w:val="none" w:sz="0" w:space="0" w:color="auto"/>
            <w:left w:val="none" w:sz="0" w:space="0" w:color="auto"/>
            <w:bottom w:val="none" w:sz="0" w:space="0" w:color="auto"/>
            <w:right w:val="none" w:sz="0" w:space="0" w:color="auto"/>
          </w:divBdr>
        </w:div>
        <w:div w:id="1792164523">
          <w:marLeft w:val="640"/>
          <w:marRight w:val="0"/>
          <w:marTop w:val="0"/>
          <w:marBottom w:val="0"/>
          <w:divBdr>
            <w:top w:val="none" w:sz="0" w:space="0" w:color="auto"/>
            <w:left w:val="none" w:sz="0" w:space="0" w:color="auto"/>
            <w:bottom w:val="none" w:sz="0" w:space="0" w:color="auto"/>
            <w:right w:val="none" w:sz="0" w:space="0" w:color="auto"/>
          </w:divBdr>
        </w:div>
        <w:div w:id="1181046635">
          <w:marLeft w:val="640"/>
          <w:marRight w:val="0"/>
          <w:marTop w:val="0"/>
          <w:marBottom w:val="0"/>
          <w:divBdr>
            <w:top w:val="none" w:sz="0" w:space="0" w:color="auto"/>
            <w:left w:val="none" w:sz="0" w:space="0" w:color="auto"/>
            <w:bottom w:val="none" w:sz="0" w:space="0" w:color="auto"/>
            <w:right w:val="none" w:sz="0" w:space="0" w:color="auto"/>
          </w:divBdr>
        </w:div>
        <w:div w:id="1045642686">
          <w:marLeft w:val="640"/>
          <w:marRight w:val="0"/>
          <w:marTop w:val="0"/>
          <w:marBottom w:val="0"/>
          <w:divBdr>
            <w:top w:val="none" w:sz="0" w:space="0" w:color="auto"/>
            <w:left w:val="none" w:sz="0" w:space="0" w:color="auto"/>
            <w:bottom w:val="none" w:sz="0" w:space="0" w:color="auto"/>
            <w:right w:val="none" w:sz="0" w:space="0" w:color="auto"/>
          </w:divBdr>
        </w:div>
        <w:div w:id="822742350">
          <w:marLeft w:val="640"/>
          <w:marRight w:val="0"/>
          <w:marTop w:val="0"/>
          <w:marBottom w:val="0"/>
          <w:divBdr>
            <w:top w:val="none" w:sz="0" w:space="0" w:color="auto"/>
            <w:left w:val="none" w:sz="0" w:space="0" w:color="auto"/>
            <w:bottom w:val="none" w:sz="0" w:space="0" w:color="auto"/>
            <w:right w:val="none" w:sz="0" w:space="0" w:color="auto"/>
          </w:divBdr>
        </w:div>
        <w:div w:id="1874659303">
          <w:marLeft w:val="640"/>
          <w:marRight w:val="0"/>
          <w:marTop w:val="0"/>
          <w:marBottom w:val="0"/>
          <w:divBdr>
            <w:top w:val="none" w:sz="0" w:space="0" w:color="auto"/>
            <w:left w:val="none" w:sz="0" w:space="0" w:color="auto"/>
            <w:bottom w:val="none" w:sz="0" w:space="0" w:color="auto"/>
            <w:right w:val="none" w:sz="0" w:space="0" w:color="auto"/>
          </w:divBdr>
        </w:div>
        <w:div w:id="832112515">
          <w:marLeft w:val="640"/>
          <w:marRight w:val="0"/>
          <w:marTop w:val="0"/>
          <w:marBottom w:val="0"/>
          <w:divBdr>
            <w:top w:val="none" w:sz="0" w:space="0" w:color="auto"/>
            <w:left w:val="none" w:sz="0" w:space="0" w:color="auto"/>
            <w:bottom w:val="none" w:sz="0" w:space="0" w:color="auto"/>
            <w:right w:val="none" w:sz="0" w:space="0" w:color="auto"/>
          </w:divBdr>
        </w:div>
        <w:div w:id="1024818186">
          <w:marLeft w:val="640"/>
          <w:marRight w:val="0"/>
          <w:marTop w:val="0"/>
          <w:marBottom w:val="0"/>
          <w:divBdr>
            <w:top w:val="none" w:sz="0" w:space="0" w:color="auto"/>
            <w:left w:val="none" w:sz="0" w:space="0" w:color="auto"/>
            <w:bottom w:val="none" w:sz="0" w:space="0" w:color="auto"/>
            <w:right w:val="none" w:sz="0" w:space="0" w:color="auto"/>
          </w:divBdr>
        </w:div>
        <w:div w:id="1229537443">
          <w:marLeft w:val="640"/>
          <w:marRight w:val="0"/>
          <w:marTop w:val="0"/>
          <w:marBottom w:val="0"/>
          <w:divBdr>
            <w:top w:val="none" w:sz="0" w:space="0" w:color="auto"/>
            <w:left w:val="none" w:sz="0" w:space="0" w:color="auto"/>
            <w:bottom w:val="none" w:sz="0" w:space="0" w:color="auto"/>
            <w:right w:val="none" w:sz="0" w:space="0" w:color="auto"/>
          </w:divBdr>
        </w:div>
        <w:div w:id="1266499451">
          <w:marLeft w:val="640"/>
          <w:marRight w:val="0"/>
          <w:marTop w:val="0"/>
          <w:marBottom w:val="0"/>
          <w:divBdr>
            <w:top w:val="none" w:sz="0" w:space="0" w:color="auto"/>
            <w:left w:val="none" w:sz="0" w:space="0" w:color="auto"/>
            <w:bottom w:val="none" w:sz="0" w:space="0" w:color="auto"/>
            <w:right w:val="none" w:sz="0" w:space="0" w:color="auto"/>
          </w:divBdr>
        </w:div>
        <w:div w:id="2082437120">
          <w:marLeft w:val="640"/>
          <w:marRight w:val="0"/>
          <w:marTop w:val="0"/>
          <w:marBottom w:val="0"/>
          <w:divBdr>
            <w:top w:val="none" w:sz="0" w:space="0" w:color="auto"/>
            <w:left w:val="none" w:sz="0" w:space="0" w:color="auto"/>
            <w:bottom w:val="none" w:sz="0" w:space="0" w:color="auto"/>
            <w:right w:val="none" w:sz="0" w:space="0" w:color="auto"/>
          </w:divBdr>
        </w:div>
        <w:div w:id="1066760503">
          <w:marLeft w:val="640"/>
          <w:marRight w:val="0"/>
          <w:marTop w:val="0"/>
          <w:marBottom w:val="0"/>
          <w:divBdr>
            <w:top w:val="none" w:sz="0" w:space="0" w:color="auto"/>
            <w:left w:val="none" w:sz="0" w:space="0" w:color="auto"/>
            <w:bottom w:val="none" w:sz="0" w:space="0" w:color="auto"/>
            <w:right w:val="none" w:sz="0" w:space="0" w:color="auto"/>
          </w:divBdr>
        </w:div>
        <w:div w:id="1865055352">
          <w:marLeft w:val="640"/>
          <w:marRight w:val="0"/>
          <w:marTop w:val="0"/>
          <w:marBottom w:val="0"/>
          <w:divBdr>
            <w:top w:val="none" w:sz="0" w:space="0" w:color="auto"/>
            <w:left w:val="none" w:sz="0" w:space="0" w:color="auto"/>
            <w:bottom w:val="none" w:sz="0" w:space="0" w:color="auto"/>
            <w:right w:val="none" w:sz="0" w:space="0" w:color="auto"/>
          </w:divBdr>
        </w:div>
        <w:div w:id="1111824471">
          <w:marLeft w:val="640"/>
          <w:marRight w:val="0"/>
          <w:marTop w:val="0"/>
          <w:marBottom w:val="0"/>
          <w:divBdr>
            <w:top w:val="none" w:sz="0" w:space="0" w:color="auto"/>
            <w:left w:val="none" w:sz="0" w:space="0" w:color="auto"/>
            <w:bottom w:val="none" w:sz="0" w:space="0" w:color="auto"/>
            <w:right w:val="none" w:sz="0" w:space="0" w:color="auto"/>
          </w:divBdr>
        </w:div>
        <w:div w:id="1210462214">
          <w:marLeft w:val="640"/>
          <w:marRight w:val="0"/>
          <w:marTop w:val="0"/>
          <w:marBottom w:val="0"/>
          <w:divBdr>
            <w:top w:val="none" w:sz="0" w:space="0" w:color="auto"/>
            <w:left w:val="none" w:sz="0" w:space="0" w:color="auto"/>
            <w:bottom w:val="none" w:sz="0" w:space="0" w:color="auto"/>
            <w:right w:val="none" w:sz="0" w:space="0" w:color="auto"/>
          </w:divBdr>
        </w:div>
        <w:div w:id="1932621856">
          <w:marLeft w:val="640"/>
          <w:marRight w:val="0"/>
          <w:marTop w:val="0"/>
          <w:marBottom w:val="0"/>
          <w:divBdr>
            <w:top w:val="none" w:sz="0" w:space="0" w:color="auto"/>
            <w:left w:val="none" w:sz="0" w:space="0" w:color="auto"/>
            <w:bottom w:val="none" w:sz="0" w:space="0" w:color="auto"/>
            <w:right w:val="none" w:sz="0" w:space="0" w:color="auto"/>
          </w:divBdr>
        </w:div>
      </w:divsChild>
    </w:div>
    <w:div w:id="451824369">
      <w:bodyDiv w:val="1"/>
      <w:marLeft w:val="0"/>
      <w:marRight w:val="0"/>
      <w:marTop w:val="0"/>
      <w:marBottom w:val="0"/>
      <w:divBdr>
        <w:top w:val="none" w:sz="0" w:space="0" w:color="auto"/>
        <w:left w:val="none" w:sz="0" w:space="0" w:color="auto"/>
        <w:bottom w:val="none" w:sz="0" w:space="0" w:color="auto"/>
        <w:right w:val="none" w:sz="0" w:space="0" w:color="auto"/>
      </w:divBdr>
      <w:divsChild>
        <w:div w:id="799299105">
          <w:marLeft w:val="480"/>
          <w:marRight w:val="0"/>
          <w:marTop w:val="0"/>
          <w:marBottom w:val="0"/>
          <w:divBdr>
            <w:top w:val="none" w:sz="0" w:space="0" w:color="auto"/>
            <w:left w:val="none" w:sz="0" w:space="0" w:color="auto"/>
            <w:bottom w:val="none" w:sz="0" w:space="0" w:color="auto"/>
            <w:right w:val="none" w:sz="0" w:space="0" w:color="auto"/>
          </w:divBdr>
        </w:div>
        <w:div w:id="1264025226">
          <w:marLeft w:val="480"/>
          <w:marRight w:val="0"/>
          <w:marTop w:val="0"/>
          <w:marBottom w:val="0"/>
          <w:divBdr>
            <w:top w:val="none" w:sz="0" w:space="0" w:color="auto"/>
            <w:left w:val="none" w:sz="0" w:space="0" w:color="auto"/>
            <w:bottom w:val="none" w:sz="0" w:space="0" w:color="auto"/>
            <w:right w:val="none" w:sz="0" w:space="0" w:color="auto"/>
          </w:divBdr>
        </w:div>
        <w:div w:id="738480813">
          <w:marLeft w:val="480"/>
          <w:marRight w:val="0"/>
          <w:marTop w:val="0"/>
          <w:marBottom w:val="0"/>
          <w:divBdr>
            <w:top w:val="none" w:sz="0" w:space="0" w:color="auto"/>
            <w:left w:val="none" w:sz="0" w:space="0" w:color="auto"/>
            <w:bottom w:val="none" w:sz="0" w:space="0" w:color="auto"/>
            <w:right w:val="none" w:sz="0" w:space="0" w:color="auto"/>
          </w:divBdr>
        </w:div>
        <w:div w:id="1698504604">
          <w:marLeft w:val="480"/>
          <w:marRight w:val="0"/>
          <w:marTop w:val="0"/>
          <w:marBottom w:val="0"/>
          <w:divBdr>
            <w:top w:val="none" w:sz="0" w:space="0" w:color="auto"/>
            <w:left w:val="none" w:sz="0" w:space="0" w:color="auto"/>
            <w:bottom w:val="none" w:sz="0" w:space="0" w:color="auto"/>
            <w:right w:val="none" w:sz="0" w:space="0" w:color="auto"/>
          </w:divBdr>
        </w:div>
        <w:div w:id="1182627277">
          <w:marLeft w:val="480"/>
          <w:marRight w:val="0"/>
          <w:marTop w:val="0"/>
          <w:marBottom w:val="0"/>
          <w:divBdr>
            <w:top w:val="none" w:sz="0" w:space="0" w:color="auto"/>
            <w:left w:val="none" w:sz="0" w:space="0" w:color="auto"/>
            <w:bottom w:val="none" w:sz="0" w:space="0" w:color="auto"/>
            <w:right w:val="none" w:sz="0" w:space="0" w:color="auto"/>
          </w:divBdr>
        </w:div>
        <w:div w:id="1411124738">
          <w:marLeft w:val="480"/>
          <w:marRight w:val="0"/>
          <w:marTop w:val="0"/>
          <w:marBottom w:val="0"/>
          <w:divBdr>
            <w:top w:val="none" w:sz="0" w:space="0" w:color="auto"/>
            <w:left w:val="none" w:sz="0" w:space="0" w:color="auto"/>
            <w:bottom w:val="none" w:sz="0" w:space="0" w:color="auto"/>
            <w:right w:val="none" w:sz="0" w:space="0" w:color="auto"/>
          </w:divBdr>
        </w:div>
        <w:div w:id="1762136810">
          <w:marLeft w:val="480"/>
          <w:marRight w:val="0"/>
          <w:marTop w:val="0"/>
          <w:marBottom w:val="0"/>
          <w:divBdr>
            <w:top w:val="none" w:sz="0" w:space="0" w:color="auto"/>
            <w:left w:val="none" w:sz="0" w:space="0" w:color="auto"/>
            <w:bottom w:val="none" w:sz="0" w:space="0" w:color="auto"/>
            <w:right w:val="none" w:sz="0" w:space="0" w:color="auto"/>
          </w:divBdr>
        </w:div>
        <w:div w:id="946280391">
          <w:marLeft w:val="480"/>
          <w:marRight w:val="0"/>
          <w:marTop w:val="0"/>
          <w:marBottom w:val="0"/>
          <w:divBdr>
            <w:top w:val="none" w:sz="0" w:space="0" w:color="auto"/>
            <w:left w:val="none" w:sz="0" w:space="0" w:color="auto"/>
            <w:bottom w:val="none" w:sz="0" w:space="0" w:color="auto"/>
            <w:right w:val="none" w:sz="0" w:space="0" w:color="auto"/>
          </w:divBdr>
        </w:div>
        <w:div w:id="886989715">
          <w:marLeft w:val="480"/>
          <w:marRight w:val="0"/>
          <w:marTop w:val="0"/>
          <w:marBottom w:val="0"/>
          <w:divBdr>
            <w:top w:val="none" w:sz="0" w:space="0" w:color="auto"/>
            <w:left w:val="none" w:sz="0" w:space="0" w:color="auto"/>
            <w:bottom w:val="none" w:sz="0" w:space="0" w:color="auto"/>
            <w:right w:val="none" w:sz="0" w:space="0" w:color="auto"/>
          </w:divBdr>
        </w:div>
        <w:div w:id="823668207">
          <w:marLeft w:val="480"/>
          <w:marRight w:val="0"/>
          <w:marTop w:val="0"/>
          <w:marBottom w:val="0"/>
          <w:divBdr>
            <w:top w:val="none" w:sz="0" w:space="0" w:color="auto"/>
            <w:left w:val="none" w:sz="0" w:space="0" w:color="auto"/>
            <w:bottom w:val="none" w:sz="0" w:space="0" w:color="auto"/>
            <w:right w:val="none" w:sz="0" w:space="0" w:color="auto"/>
          </w:divBdr>
        </w:div>
        <w:div w:id="1304963492">
          <w:marLeft w:val="480"/>
          <w:marRight w:val="0"/>
          <w:marTop w:val="0"/>
          <w:marBottom w:val="0"/>
          <w:divBdr>
            <w:top w:val="none" w:sz="0" w:space="0" w:color="auto"/>
            <w:left w:val="none" w:sz="0" w:space="0" w:color="auto"/>
            <w:bottom w:val="none" w:sz="0" w:space="0" w:color="auto"/>
            <w:right w:val="none" w:sz="0" w:space="0" w:color="auto"/>
          </w:divBdr>
        </w:div>
        <w:div w:id="436608638">
          <w:marLeft w:val="480"/>
          <w:marRight w:val="0"/>
          <w:marTop w:val="0"/>
          <w:marBottom w:val="0"/>
          <w:divBdr>
            <w:top w:val="none" w:sz="0" w:space="0" w:color="auto"/>
            <w:left w:val="none" w:sz="0" w:space="0" w:color="auto"/>
            <w:bottom w:val="none" w:sz="0" w:space="0" w:color="auto"/>
            <w:right w:val="none" w:sz="0" w:space="0" w:color="auto"/>
          </w:divBdr>
        </w:div>
        <w:div w:id="1714036004">
          <w:marLeft w:val="480"/>
          <w:marRight w:val="0"/>
          <w:marTop w:val="0"/>
          <w:marBottom w:val="0"/>
          <w:divBdr>
            <w:top w:val="none" w:sz="0" w:space="0" w:color="auto"/>
            <w:left w:val="none" w:sz="0" w:space="0" w:color="auto"/>
            <w:bottom w:val="none" w:sz="0" w:space="0" w:color="auto"/>
            <w:right w:val="none" w:sz="0" w:space="0" w:color="auto"/>
          </w:divBdr>
        </w:div>
        <w:div w:id="2091341754">
          <w:marLeft w:val="480"/>
          <w:marRight w:val="0"/>
          <w:marTop w:val="0"/>
          <w:marBottom w:val="0"/>
          <w:divBdr>
            <w:top w:val="none" w:sz="0" w:space="0" w:color="auto"/>
            <w:left w:val="none" w:sz="0" w:space="0" w:color="auto"/>
            <w:bottom w:val="none" w:sz="0" w:space="0" w:color="auto"/>
            <w:right w:val="none" w:sz="0" w:space="0" w:color="auto"/>
          </w:divBdr>
        </w:div>
        <w:div w:id="315693300">
          <w:marLeft w:val="480"/>
          <w:marRight w:val="0"/>
          <w:marTop w:val="0"/>
          <w:marBottom w:val="0"/>
          <w:divBdr>
            <w:top w:val="none" w:sz="0" w:space="0" w:color="auto"/>
            <w:left w:val="none" w:sz="0" w:space="0" w:color="auto"/>
            <w:bottom w:val="none" w:sz="0" w:space="0" w:color="auto"/>
            <w:right w:val="none" w:sz="0" w:space="0" w:color="auto"/>
          </w:divBdr>
        </w:div>
        <w:div w:id="1253507746">
          <w:marLeft w:val="480"/>
          <w:marRight w:val="0"/>
          <w:marTop w:val="0"/>
          <w:marBottom w:val="0"/>
          <w:divBdr>
            <w:top w:val="none" w:sz="0" w:space="0" w:color="auto"/>
            <w:left w:val="none" w:sz="0" w:space="0" w:color="auto"/>
            <w:bottom w:val="none" w:sz="0" w:space="0" w:color="auto"/>
            <w:right w:val="none" w:sz="0" w:space="0" w:color="auto"/>
          </w:divBdr>
        </w:div>
        <w:div w:id="2131387800">
          <w:marLeft w:val="480"/>
          <w:marRight w:val="0"/>
          <w:marTop w:val="0"/>
          <w:marBottom w:val="0"/>
          <w:divBdr>
            <w:top w:val="none" w:sz="0" w:space="0" w:color="auto"/>
            <w:left w:val="none" w:sz="0" w:space="0" w:color="auto"/>
            <w:bottom w:val="none" w:sz="0" w:space="0" w:color="auto"/>
            <w:right w:val="none" w:sz="0" w:space="0" w:color="auto"/>
          </w:divBdr>
        </w:div>
        <w:div w:id="771557728">
          <w:marLeft w:val="480"/>
          <w:marRight w:val="0"/>
          <w:marTop w:val="0"/>
          <w:marBottom w:val="0"/>
          <w:divBdr>
            <w:top w:val="none" w:sz="0" w:space="0" w:color="auto"/>
            <w:left w:val="none" w:sz="0" w:space="0" w:color="auto"/>
            <w:bottom w:val="none" w:sz="0" w:space="0" w:color="auto"/>
            <w:right w:val="none" w:sz="0" w:space="0" w:color="auto"/>
          </w:divBdr>
        </w:div>
        <w:div w:id="866451699">
          <w:marLeft w:val="480"/>
          <w:marRight w:val="0"/>
          <w:marTop w:val="0"/>
          <w:marBottom w:val="0"/>
          <w:divBdr>
            <w:top w:val="none" w:sz="0" w:space="0" w:color="auto"/>
            <w:left w:val="none" w:sz="0" w:space="0" w:color="auto"/>
            <w:bottom w:val="none" w:sz="0" w:space="0" w:color="auto"/>
            <w:right w:val="none" w:sz="0" w:space="0" w:color="auto"/>
          </w:divBdr>
        </w:div>
        <w:div w:id="1943226613">
          <w:marLeft w:val="480"/>
          <w:marRight w:val="0"/>
          <w:marTop w:val="0"/>
          <w:marBottom w:val="0"/>
          <w:divBdr>
            <w:top w:val="none" w:sz="0" w:space="0" w:color="auto"/>
            <w:left w:val="none" w:sz="0" w:space="0" w:color="auto"/>
            <w:bottom w:val="none" w:sz="0" w:space="0" w:color="auto"/>
            <w:right w:val="none" w:sz="0" w:space="0" w:color="auto"/>
          </w:divBdr>
        </w:div>
        <w:div w:id="1917126694">
          <w:marLeft w:val="480"/>
          <w:marRight w:val="0"/>
          <w:marTop w:val="0"/>
          <w:marBottom w:val="0"/>
          <w:divBdr>
            <w:top w:val="none" w:sz="0" w:space="0" w:color="auto"/>
            <w:left w:val="none" w:sz="0" w:space="0" w:color="auto"/>
            <w:bottom w:val="none" w:sz="0" w:space="0" w:color="auto"/>
            <w:right w:val="none" w:sz="0" w:space="0" w:color="auto"/>
          </w:divBdr>
        </w:div>
        <w:div w:id="430203404">
          <w:marLeft w:val="480"/>
          <w:marRight w:val="0"/>
          <w:marTop w:val="0"/>
          <w:marBottom w:val="0"/>
          <w:divBdr>
            <w:top w:val="none" w:sz="0" w:space="0" w:color="auto"/>
            <w:left w:val="none" w:sz="0" w:space="0" w:color="auto"/>
            <w:bottom w:val="none" w:sz="0" w:space="0" w:color="auto"/>
            <w:right w:val="none" w:sz="0" w:space="0" w:color="auto"/>
          </w:divBdr>
        </w:div>
        <w:div w:id="508645151">
          <w:marLeft w:val="480"/>
          <w:marRight w:val="0"/>
          <w:marTop w:val="0"/>
          <w:marBottom w:val="0"/>
          <w:divBdr>
            <w:top w:val="none" w:sz="0" w:space="0" w:color="auto"/>
            <w:left w:val="none" w:sz="0" w:space="0" w:color="auto"/>
            <w:bottom w:val="none" w:sz="0" w:space="0" w:color="auto"/>
            <w:right w:val="none" w:sz="0" w:space="0" w:color="auto"/>
          </w:divBdr>
        </w:div>
        <w:div w:id="159663774">
          <w:marLeft w:val="480"/>
          <w:marRight w:val="0"/>
          <w:marTop w:val="0"/>
          <w:marBottom w:val="0"/>
          <w:divBdr>
            <w:top w:val="none" w:sz="0" w:space="0" w:color="auto"/>
            <w:left w:val="none" w:sz="0" w:space="0" w:color="auto"/>
            <w:bottom w:val="none" w:sz="0" w:space="0" w:color="auto"/>
            <w:right w:val="none" w:sz="0" w:space="0" w:color="auto"/>
          </w:divBdr>
        </w:div>
        <w:div w:id="706375501">
          <w:marLeft w:val="480"/>
          <w:marRight w:val="0"/>
          <w:marTop w:val="0"/>
          <w:marBottom w:val="0"/>
          <w:divBdr>
            <w:top w:val="none" w:sz="0" w:space="0" w:color="auto"/>
            <w:left w:val="none" w:sz="0" w:space="0" w:color="auto"/>
            <w:bottom w:val="none" w:sz="0" w:space="0" w:color="auto"/>
            <w:right w:val="none" w:sz="0" w:space="0" w:color="auto"/>
          </w:divBdr>
        </w:div>
        <w:div w:id="6639311">
          <w:marLeft w:val="480"/>
          <w:marRight w:val="0"/>
          <w:marTop w:val="0"/>
          <w:marBottom w:val="0"/>
          <w:divBdr>
            <w:top w:val="none" w:sz="0" w:space="0" w:color="auto"/>
            <w:left w:val="none" w:sz="0" w:space="0" w:color="auto"/>
            <w:bottom w:val="none" w:sz="0" w:space="0" w:color="auto"/>
            <w:right w:val="none" w:sz="0" w:space="0" w:color="auto"/>
          </w:divBdr>
        </w:div>
        <w:div w:id="182211615">
          <w:marLeft w:val="480"/>
          <w:marRight w:val="0"/>
          <w:marTop w:val="0"/>
          <w:marBottom w:val="0"/>
          <w:divBdr>
            <w:top w:val="none" w:sz="0" w:space="0" w:color="auto"/>
            <w:left w:val="none" w:sz="0" w:space="0" w:color="auto"/>
            <w:bottom w:val="none" w:sz="0" w:space="0" w:color="auto"/>
            <w:right w:val="none" w:sz="0" w:space="0" w:color="auto"/>
          </w:divBdr>
        </w:div>
        <w:div w:id="1494449263">
          <w:marLeft w:val="480"/>
          <w:marRight w:val="0"/>
          <w:marTop w:val="0"/>
          <w:marBottom w:val="0"/>
          <w:divBdr>
            <w:top w:val="none" w:sz="0" w:space="0" w:color="auto"/>
            <w:left w:val="none" w:sz="0" w:space="0" w:color="auto"/>
            <w:bottom w:val="none" w:sz="0" w:space="0" w:color="auto"/>
            <w:right w:val="none" w:sz="0" w:space="0" w:color="auto"/>
          </w:divBdr>
        </w:div>
        <w:div w:id="1235241104">
          <w:marLeft w:val="480"/>
          <w:marRight w:val="0"/>
          <w:marTop w:val="0"/>
          <w:marBottom w:val="0"/>
          <w:divBdr>
            <w:top w:val="none" w:sz="0" w:space="0" w:color="auto"/>
            <w:left w:val="none" w:sz="0" w:space="0" w:color="auto"/>
            <w:bottom w:val="none" w:sz="0" w:space="0" w:color="auto"/>
            <w:right w:val="none" w:sz="0" w:space="0" w:color="auto"/>
          </w:divBdr>
        </w:div>
        <w:div w:id="1586528089">
          <w:marLeft w:val="480"/>
          <w:marRight w:val="0"/>
          <w:marTop w:val="0"/>
          <w:marBottom w:val="0"/>
          <w:divBdr>
            <w:top w:val="none" w:sz="0" w:space="0" w:color="auto"/>
            <w:left w:val="none" w:sz="0" w:space="0" w:color="auto"/>
            <w:bottom w:val="none" w:sz="0" w:space="0" w:color="auto"/>
            <w:right w:val="none" w:sz="0" w:space="0" w:color="auto"/>
          </w:divBdr>
        </w:div>
        <w:div w:id="560483257">
          <w:marLeft w:val="480"/>
          <w:marRight w:val="0"/>
          <w:marTop w:val="0"/>
          <w:marBottom w:val="0"/>
          <w:divBdr>
            <w:top w:val="none" w:sz="0" w:space="0" w:color="auto"/>
            <w:left w:val="none" w:sz="0" w:space="0" w:color="auto"/>
            <w:bottom w:val="none" w:sz="0" w:space="0" w:color="auto"/>
            <w:right w:val="none" w:sz="0" w:space="0" w:color="auto"/>
          </w:divBdr>
        </w:div>
        <w:div w:id="435517965">
          <w:marLeft w:val="480"/>
          <w:marRight w:val="0"/>
          <w:marTop w:val="0"/>
          <w:marBottom w:val="0"/>
          <w:divBdr>
            <w:top w:val="none" w:sz="0" w:space="0" w:color="auto"/>
            <w:left w:val="none" w:sz="0" w:space="0" w:color="auto"/>
            <w:bottom w:val="none" w:sz="0" w:space="0" w:color="auto"/>
            <w:right w:val="none" w:sz="0" w:space="0" w:color="auto"/>
          </w:divBdr>
        </w:div>
        <w:div w:id="2122341102">
          <w:marLeft w:val="480"/>
          <w:marRight w:val="0"/>
          <w:marTop w:val="0"/>
          <w:marBottom w:val="0"/>
          <w:divBdr>
            <w:top w:val="none" w:sz="0" w:space="0" w:color="auto"/>
            <w:left w:val="none" w:sz="0" w:space="0" w:color="auto"/>
            <w:bottom w:val="none" w:sz="0" w:space="0" w:color="auto"/>
            <w:right w:val="none" w:sz="0" w:space="0" w:color="auto"/>
          </w:divBdr>
        </w:div>
        <w:div w:id="126165563">
          <w:marLeft w:val="480"/>
          <w:marRight w:val="0"/>
          <w:marTop w:val="0"/>
          <w:marBottom w:val="0"/>
          <w:divBdr>
            <w:top w:val="none" w:sz="0" w:space="0" w:color="auto"/>
            <w:left w:val="none" w:sz="0" w:space="0" w:color="auto"/>
            <w:bottom w:val="none" w:sz="0" w:space="0" w:color="auto"/>
            <w:right w:val="none" w:sz="0" w:space="0" w:color="auto"/>
          </w:divBdr>
        </w:div>
        <w:div w:id="871503677">
          <w:marLeft w:val="480"/>
          <w:marRight w:val="0"/>
          <w:marTop w:val="0"/>
          <w:marBottom w:val="0"/>
          <w:divBdr>
            <w:top w:val="none" w:sz="0" w:space="0" w:color="auto"/>
            <w:left w:val="none" w:sz="0" w:space="0" w:color="auto"/>
            <w:bottom w:val="none" w:sz="0" w:space="0" w:color="auto"/>
            <w:right w:val="none" w:sz="0" w:space="0" w:color="auto"/>
          </w:divBdr>
        </w:div>
        <w:div w:id="20522382">
          <w:marLeft w:val="480"/>
          <w:marRight w:val="0"/>
          <w:marTop w:val="0"/>
          <w:marBottom w:val="0"/>
          <w:divBdr>
            <w:top w:val="none" w:sz="0" w:space="0" w:color="auto"/>
            <w:left w:val="none" w:sz="0" w:space="0" w:color="auto"/>
            <w:bottom w:val="none" w:sz="0" w:space="0" w:color="auto"/>
            <w:right w:val="none" w:sz="0" w:space="0" w:color="auto"/>
          </w:divBdr>
        </w:div>
        <w:div w:id="1557164605">
          <w:marLeft w:val="480"/>
          <w:marRight w:val="0"/>
          <w:marTop w:val="0"/>
          <w:marBottom w:val="0"/>
          <w:divBdr>
            <w:top w:val="none" w:sz="0" w:space="0" w:color="auto"/>
            <w:left w:val="none" w:sz="0" w:space="0" w:color="auto"/>
            <w:bottom w:val="none" w:sz="0" w:space="0" w:color="auto"/>
            <w:right w:val="none" w:sz="0" w:space="0" w:color="auto"/>
          </w:divBdr>
        </w:div>
        <w:div w:id="808670449">
          <w:marLeft w:val="480"/>
          <w:marRight w:val="0"/>
          <w:marTop w:val="0"/>
          <w:marBottom w:val="0"/>
          <w:divBdr>
            <w:top w:val="none" w:sz="0" w:space="0" w:color="auto"/>
            <w:left w:val="none" w:sz="0" w:space="0" w:color="auto"/>
            <w:bottom w:val="none" w:sz="0" w:space="0" w:color="auto"/>
            <w:right w:val="none" w:sz="0" w:space="0" w:color="auto"/>
          </w:divBdr>
        </w:div>
        <w:div w:id="1178735785">
          <w:marLeft w:val="480"/>
          <w:marRight w:val="0"/>
          <w:marTop w:val="0"/>
          <w:marBottom w:val="0"/>
          <w:divBdr>
            <w:top w:val="none" w:sz="0" w:space="0" w:color="auto"/>
            <w:left w:val="none" w:sz="0" w:space="0" w:color="auto"/>
            <w:bottom w:val="none" w:sz="0" w:space="0" w:color="auto"/>
            <w:right w:val="none" w:sz="0" w:space="0" w:color="auto"/>
          </w:divBdr>
        </w:div>
        <w:div w:id="713966118">
          <w:marLeft w:val="480"/>
          <w:marRight w:val="0"/>
          <w:marTop w:val="0"/>
          <w:marBottom w:val="0"/>
          <w:divBdr>
            <w:top w:val="none" w:sz="0" w:space="0" w:color="auto"/>
            <w:left w:val="none" w:sz="0" w:space="0" w:color="auto"/>
            <w:bottom w:val="none" w:sz="0" w:space="0" w:color="auto"/>
            <w:right w:val="none" w:sz="0" w:space="0" w:color="auto"/>
          </w:divBdr>
        </w:div>
        <w:div w:id="1298530444">
          <w:marLeft w:val="480"/>
          <w:marRight w:val="0"/>
          <w:marTop w:val="0"/>
          <w:marBottom w:val="0"/>
          <w:divBdr>
            <w:top w:val="none" w:sz="0" w:space="0" w:color="auto"/>
            <w:left w:val="none" w:sz="0" w:space="0" w:color="auto"/>
            <w:bottom w:val="none" w:sz="0" w:space="0" w:color="auto"/>
            <w:right w:val="none" w:sz="0" w:space="0" w:color="auto"/>
          </w:divBdr>
        </w:div>
        <w:div w:id="1936594423">
          <w:marLeft w:val="480"/>
          <w:marRight w:val="0"/>
          <w:marTop w:val="0"/>
          <w:marBottom w:val="0"/>
          <w:divBdr>
            <w:top w:val="none" w:sz="0" w:space="0" w:color="auto"/>
            <w:left w:val="none" w:sz="0" w:space="0" w:color="auto"/>
            <w:bottom w:val="none" w:sz="0" w:space="0" w:color="auto"/>
            <w:right w:val="none" w:sz="0" w:space="0" w:color="auto"/>
          </w:divBdr>
        </w:div>
        <w:div w:id="639651283">
          <w:marLeft w:val="480"/>
          <w:marRight w:val="0"/>
          <w:marTop w:val="0"/>
          <w:marBottom w:val="0"/>
          <w:divBdr>
            <w:top w:val="none" w:sz="0" w:space="0" w:color="auto"/>
            <w:left w:val="none" w:sz="0" w:space="0" w:color="auto"/>
            <w:bottom w:val="none" w:sz="0" w:space="0" w:color="auto"/>
            <w:right w:val="none" w:sz="0" w:space="0" w:color="auto"/>
          </w:divBdr>
        </w:div>
        <w:div w:id="894783252">
          <w:marLeft w:val="480"/>
          <w:marRight w:val="0"/>
          <w:marTop w:val="0"/>
          <w:marBottom w:val="0"/>
          <w:divBdr>
            <w:top w:val="none" w:sz="0" w:space="0" w:color="auto"/>
            <w:left w:val="none" w:sz="0" w:space="0" w:color="auto"/>
            <w:bottom w:val="none" w:sz="0" w:space="0" w:color="auto"/>
            <w:right w:val="none" w:sz="0" w:space="0" w:color="auto"/>
          </w:divBdr>
        </w:div>
        <w:div w:id="1671523219">
          <w:marLeft w:val="480"/>
          <w:marRight w:val="0"/>
          <w:marTop w:val="0"/>
          <w:marBottom w:val="0"/>
          <w:divBdr>
            <w:top w:val="none" w:sz="0" w:space="0" w:color="auto"/>
            <w:left w:val="none" w:sz="0" w:space="0" w:color="auto"/>
            <w:bottom w:val="none" w:sz="0" w:space="0" w:color="auto"/>
            <w:right w:val="none" w:sz="0" w:space="0" w:color="auto"/>
          </w:divBdr>
        </w:div>
        <w:div w:id="2114863710">
          <w:marLeft w:val="480"/>
          <w:marRight w:val="0"/>
          <w:marTop w:val="0"/>
          <w:marBottom w:val="0"/>
          <w:divBdr>
            <w:top w:val="none" w:sz="0" w:space="0" w:color="auto"/>
            <w:left w:val="none" w:sz="0" w:space="0" w:color="auto"/>
            <w:bottom w:val="none" w:sz="0" w:space="0" w:color="auto"/>
            <w:right w:val="none" w:sz="0" w:space="0" w:color="auto"/>
          </w:divBdr>
        </w:div>
        <w:div w:id="1033195043">
          <w:marLeft w:val="480"/>
          <w:marRight w:val="0"/>
          <w:marTop w:val="0"/>
          <w:marBottom w:val="0"/>
          <w:divBdr>
            <w:top w:val="none" w:sz="0" w:space="0" w:color="auto"/>
            <w:left w:val="none" w:sz="0" w:space="0" w:color="auto"/>
            <w:bottom w:val="none" w:sz="0" w:space="0" w:color="auto"/>
            <w:right w:val="none" w:sz="0" w:space="0" w:color="auto"/>
          </w:divBdr>
        </w:div>
        <w:div w:id="898713786">
          <w:marLeft w:val="480"/>
          <w:marRight w:val="0"/>
          <w:marTop w:val="0"/>
          <w:marBottom w:val="0"/>
          <w:divBdr>
            <w:top w:val="none" w:sz="0" w:space="0" w:color="auto"/>
            <w:left w:val="none" w:sz="0" w:space="0" w:color="auto"/>
            <w:bottom w:val="none" w:sz="0" w:space="0" w:color="auto"/>
            <w:right w:val="none" w:sz="0" w:space="0" w:color="auto"/>
          </w:divBdr>
        </w:div>
        <w:div w:id="909193759">
          <w:marLeft w:val="480"/>
          <w:marRight w:val="0"/>
          <w:marTop w:val="0"/>
          <w:marBottom w:val="0"/>
          <w:divBdr>
            <w:top w:val="none" w:sz="0" w:space="0" w:color="auto"/>
            <w:left w:val="none" w:sz="0" w:space="0" w:color="auto"/>
            <w:bottom w:val="none" w:sz="0" w:space="0" w:color="auto"/>
            <w:right w:val="none" w:sz="0" w:space="0" w:color="auto"/>
          </w:divBdr>
        </w:div>
        <w:div w:id="1706055645">
          <w:marLeft w:val="480"/>
          <w:marRight w:val="0"/>
          <w:marTop w:val="0"/>
          <w:marBottom w:val="0"/>
          <w:divBdr>
            <w:top w:val="none" w:sz="0" w:space="0" w:color="auto"/>
            <w:left w:val="none" w:sz="0" w:space="0" w:color="auto"/>
            <w:bottom w:val="none" w:sz="0" w:space="0" w:color="auto"/>
            <w:right w:val="none" w:sz="0" w:space="0" w:color="auto"/>
          </w:divBdr>
        </w:div>
        <w:div w:id="1393885488">
          <w:marLeft w:val="480"/>
          <w:marRight w:val="0"/>
          <w:marTop w:val="0"/>
          <w:marBottom w:val="0"/>
          <w:divBdr>
            <w:top w:val="none" w:sz="0" w:space="0" w:color="auto"/>
            <w:left w:val="none" w:sz="0" w:space="0" w:color="auto"/>
            <w:bottom w:val="none" w:sz="0" w:space="0" w:color="auto"/>
            <w:right w:val="none" w:sz="0" w:space="0" w:color="auto"/>
          </w:divBdr>
        </w:div>
        <w:div w:id="58794410">
          <w:marLeft w:val="480"/>
          <w:marRight w:val="0"/>
          <w:marTop w:val="0"/>
          <w:marBottom w:val="0"/>
          <w:divBdr>
            <w:top w:val="none" w:sz="0" w:space="0" w:color="auto"/>
            <w:left w:val="none" w:sz="0" w:space="0" w:color="auto"/>
            <w:bottom w:val="none" w:sz="0" w:space="0" w:color="auto"/>
            <w:right w:val="none" w:sz="0" w:space="0" w:color="auto"/>
          </w:divBdr>
        </w:div>
      </w:divsChild>
    </w:div>
    <w:div w:id="451830324">
      <w:bodyDiv w:val="1"/>
      <w:marLeft w:val="0"/>
      <w:marRight w:val="0"/>
      <w:marTop w:val="0"/>
      <w:marBottom w:val="0"/>
      <w:divBdr>
        <w:top w:val="none" w:sz="0" w:space="0" w:color="auto"/>
        <w:left w:val="none" w:sz="0" w:space="0" w:color="auto"/>
        <w:bottom w:val="none" w:sz="0" w:space="0" w:color="auto"/>
        <w:right w:val="none" w:sz="0" w:space="0" w:color="auto"/>
      </w:divBdr>
    </w:div>
    <w:div w:id="451897448">
      <w:bodyDiv w:val="1"/>
      <w:marLeft w:val="0"/>
      <w:marRight w:val="0"/>
      <w:marTop w:val="0"/>
      <w:marBottom w:val="0"/>
      <w:divBdr>
        <w:top w:val="none" w:sz="0" w:space="0" w:color="auto"/>
        <w:left w:val="none" w:sz="0" w:space="0" w:color="auto"/>
        <w:bottom w:val="none" w:sz="0" w:space="0" w:color="auto"/>
        <w:right w:val="none" w:sz="0" w:space="0" w:color="auto"/>
      </w:divBdr>
    </w:div>
    <w:div w:id="452945622">
      <w:bodyDiv w:val="1"/>
      <w:marLeft w:val="0"/>
      <w:marRight w:val="0"/>
      <w:marTop w:val="0"/>
      <w:marBottom w:val="0"/>
      <w:divBdr>
        <w:top w:val="none" w:sz="0" w:space="0" w:color="auto"/>
        <w:left w:val="none" w:sz="0" w:space="0" w:color="auto"/>
        <w:bottom w:val="none" w:sz="0" w:space="0" w:color="auto"/>
        <w:right w:val="none" w:sz="0" w:space="0" w:color="auto"/>
      </w:divBdr>
    </w:div>
    <w:div w:id="453017366">
      <w:bodyDiv w:val="1"/>
      <w:marLeft w:val="0"/>
      <w:marRight w:val="0"/>
      <w:marTop w:val="0"/>
      <w:marBottom w:val="0"/>
      <w:divBdr>
        <w:top w:val="none" w:sz="0" w:space="0" w:color="auto"/>
        <w:left w:val="none" w:sz="0" w:space="0" w:color="auto"/>
        <w:bottom w:val="none" w:sz="0" w:space="0" w:color="auto"/>
        <w:right w:val="none" w:sz="0" w:space="0" w:color="auto"/>
      </w:divBdr>
    </w:div>
    <w:div w:id="453331185">
      <w:bodyDiv w:val="1"/>
      <w:marLeft w:val="0"/>
      <w:marRight w:val="0"/>
      <w:marTop w:val="0"/>
      <w:marBottom w:val="0"/>
      <w:divBdr>
        <w:top w:val="none" w:sz="0" w:space="0" w:color="auto"/>
        <w:left w:val="none" w:sz="0" w:space="0" w:color="auto"/>
        <w:bottom w:val="none" w:sz="0" w:space="0" w:color="auto"/>
        <w:right w:val="none" w:sz="0" w:space="0" w:color="auto"/>
      </w:divBdr>
    </w:div>
    <w:div w:id="453598642">
      <w:bodyDiv w:val="1"/>
      <w:marLeft w:val="0"/>
      <w:marRight w:val="0"/>
      <w:marTop w:val="0"/>
      <w:marBottom w:val="0"/>
      <w:divBdr>
        <w:top w:val="none" w:sz="0" w:space="0" w:color="auto"/>
        <w:left w:val="none" w:sz="0" w:space="0" w:color="auto"/>
        <w:bottom w:val="none" w:sz="0" w:space="0" w:color="auto"/>
        <w:right w:val="none" w:sz="0" w:space="0" w:color="auto"/>
      </w:divBdr>
    </w:div>
    <w:div w:id="454174700">
      <w:bodyDiv w:val="1"/>
      <w:marLeft w:val="0"/>
      <w:marRight w:val="0"/>
      <w:marTop w:val="0"/>
      <w:marBottom w:val="0"/>
      <w:divBdr>
        <w:top w:val="none" w:sz="0" w:space="0" w:color="auto"/>
        <w:left w:val="none" w:sz="0" w:space="0" w:color="auto"/>
        <w:bottom w:val="none" w:sz="0" w:space="0" w:color="auto"/>
        <w:right w:val="none" w:sz="0" w:space="0" w:color="auto"/>
      </w:divBdr>
    </w:div>
    <w:div w:id="454327570">
      <w:bodyDiv w:val="1"/>
      <w:marLeft w:val="0"/>
      <w:marRight w:val="0"/>
      <w:marTop w:val="0"/>
      <w:marBottom w:val="0"/>
      <w:divBdr>
        <w:top w:val="none" w:sz="0" w:space="0" w:color="auto"/>
        <w:left w:val="none" w:sz="0" w:space="0" w:color="auto"/>
        <w:bottom w:val="none" w:sz="0" w:space="0" w:color="auto"/>
        <w:right w:val="none" w:sz="0" w:space="0" w:color="auto"/>
      </w:divBdr>
    </w:div>
    <w:div w:id="454443412">
      <w:bodyDiv w:val="1"/>
      <w:marLeft w:val="0"/>
      <w:marRight w:val="0"/>
      <w:marTop w:val="0"/>
      <w:marBottom w:val="0"/>
      <w:divBdr>
        <w:top w:val="none" w:sz="0" w:space="0" w:color="auto"/>
        <w:left w:val="none" w:sz="0" w:space="0" w:color="auto"/>
        <w:bottom w:val="none" w:sz="0" w:space="0" w:color="auto"/>
        <w:right w:val="none" w:sz="0" w:space="0" w:color="auto"/>
      </w:divBdr>
    </w:div>
    <w:div w:id="454636033">
      <w:bodyDiv w:val="1"/>
      <w:marLeft w:val="0"/>
      <w:marRight w:val="0"/>
      <w:marTop w:val="0"/>
      <w:marBottom w:val="0"/>
      <w:divBdr>
        <w:top w:val="none" w:sz="0" w:space="0" w:color="auto"/>
        <w:left w:val="none" w:sz="0" w:space="0" w:color="auto"/>
        <w:bottom w:val="none" w:sz="0" w:space="0" w:color="auto"/>
        <w:right w:val="none" w:sz="0" w:space="0" w:color="auto"/>
      </w:divBdr>
    </w:div>
    <w:div w:id="455485763">
      <w:bodyDiv w:val="1"/>
      <w:marLeft w:val="0"/>
      <w:marRight w:val="0"/>
      <w:marTop w:val="0"/>
      <w:marBottom w:val="0"/>
      <w:divBdr>
        <w:top w:val="none" w:sz="0" w:space="0" w:color="auto"/>
        <w:left w:val="none" w:sz="0" w:space="0" w:color="auto"/>
        <w:bottom w:val="none" w:sz="0" w:space="0" w:color="auto"/>
        <w:right w:val="none" w:sz="0" w:space="0" w:color="auto"/>
      </w:divBdr>
      <w:divsChild>
        <w:div w:id="2049262148">
          <w:marLeft w:val="640"/>
          <w:marRight w:val="0"/>
          <w:marTop w:val="0"/>
          <w:marBottom w:val="0"/>
          <w:divBdr>
            <w:top w:val="none" w:sz="0" w:space="0" w:color="auto"/>
            <w:left w:val="none" w:sz="0" w:space="0" w:color="auto"/>
            <w:bottom w:val="none" w:sz="0" w:space="0" w:color="auto"/>
            <w:right w:val="none" w:sz="0" w:space="0" w:color="auto"/>
          </w:divBdr>
        </w:div>
        <w:div w:id="1177815907">
          <w:marLeft w:val="640"/>
          <w:marRight w:val="0"/>
          <w:marTop w:val="0"/>
          <w:marBottom w:val="0"/>
          <w:divBdr>
            <w:top w:val="none" w:sz="0" w:space="0" w:color="auto"/>
            <w:left w:val="none" w:sz="0" w:space="0" w:color="auto"/>
            <w:bottom w:val="none" w:sz="0" w:space="0" w:color="auto"/>
            <w:right w:val="none" w:sz="0" w:space="0" w:color="auto"/>
          </w:divBdr>
        </w:div>
        <w:div w:id="1318655689">
          <w:marLeft w:val="640"/>
          <w:marRight w:val="0"/>
          <w:marTop w:val="0"/>
          <w:marBottom w:val="0"/>
          <w:divBdr>
            <w:top w:val="none" w:sz="0" w:space="0" w:color="auto"/>
            <w:left w:val="none" w:sz="0" w:space="0" w:color="auto"/>
            <w:bottom w:val="none" w:sz="0" w:space="0" w:color="auto"/>
            <w:right w:val="none" w:sz="0" w:space="0" w:color="auto"/>
          </w:divBdr>
        </w:div>
        <w:div w:id="442920617">
          <w:marLeft w:val="640"/>
          <w:marRight w:val="0"/>
          <w:marTop w:val="0"/>
          <w:marBottom w:val="0"/>
          <w:divBdr>
            <w:top w:val="none" w:sz="0" w:space="0" w:color="auto"/>
            <w:left w:val="none" w:sz="0" w:space="0" w:color="auto"/>
            <w:bottom w:val="none" w:sz="0" w:space="0" w:color="auto"/>
            <w:right w:val="none" w:sz="0" w:space="0" w:color="auto"/>
          </w:divBdr>
        </w:div>
        <w:div w:id="1793594562">
          <w:marLeft w:val="640"/>
          <w:marRight w:val="0"/>
          <w:marTop w:val="0"/>
          <w:marBottom w:val="0"/>
          <w:divBdr>
            <w:top w:val="none" w:sz="0" w:space="0" w:color="auto"/>
            <w:left w:val="none" w:sz="0" w:space="0" w:color="auto"/>
            <w:bottom w:val="none" w:sz="0" w:space="0" w:color="auto"/>
            <w:right w:val="none" w:sz="0" w:space="0" w:color="auto"/>
          </w:divBdr>
        </w:div>
        <w:div w:id="1424035175">
          <w:marLeft w:val="640"/>
          <w:marRight w:val="0"/>
          <w:marTop w:val="0"/>
          <w:marBottom w:val="0"/>
          <w:divBdr>
            <w:top w:val="none" w:sz="0" w:space="0" w:color="auto"/>
            <w:left w:val="none" w:sz="0" w:space="0" w:color="auto"/>
            <w:bottom w:val="none" w:sz="0" w:space="0" w:color="auto"/>
            <w:right w:val="none" w:sz="0" w:space="0" w:color="auto"/>
          </w:divBdr>
        </w:div>
        <w:div w:id="717126372">
          <w:marLeft w:val="640"/>
          <w:marRight w:val="0"/>
          <w:marTop w:val="0"/>
          <w:marBottom w:val="0"/>
          <w:divBdr>
            <w:top w:val="none" w:sz="0" w:space="0" w:color="auto"/>
            <w:left w:val="none" w:sz="0" w:space="0" w:color="auto"/>
            <w:bottom w:val="none" w:sz="0" w:space="0" w:color="auto"/>
            <w:right w:val="none" w:sz="0" w:space="0" w:color="auto"/>
          </w:divBdr>
        </w:div>
        <w:div w:id="405029012">
          <w:marLeft w:val="640"/>
          <w:marRight w:val="0"/>
          <w:marTop w:val="0"/>
          <w:marBottom w:val="0"/>
          <w:divBdr>
            <w:top w:val="none" w:sz="0" w:space="0" w:color="auto"/>
            <w:left w:val="none" w:sz="0" w:space="0" w:color="auto"/>
            <w:bottom w:val="none" w:sz="0" w:space="0" w:color="auto"/>
            <w:right w:val="none" w:sz="0" w:space="0" w:color="auto"/>
          </w:divBdr>
        </w:div>
        <w:div w:id="45835988">
          <w:marLeft w:val="640"/>
          <w:marRight w:val="0"/>
          <w:marTop w:val="0"/>
          <w:marBottom w:val="0"/>
          <w:divBdr>
            <w:top w:val="none" w:sz="0" w:space="0" w:color="auto"/>
            <w:left w:val="none" w:sz="0" w:space="0" w:color="auto"/>
            <w:bottom w:val="none" w:sz="0" w:space="0" w:color="auto"/>
            <w:right w:val="none" w:sz="0" w:space="0" w:color="auto"/>
          </w:divBdr>
        </w:div>
        <w:div w:id="56713011">
          <w:marLeft w:val="640"/>
          <w:marRight w:val="0"/>
          <w:marTop w:val="0"/>
          <w:marBottom w:val="0"/>
          <w:divBdr>
            <w:top w:val="none" w:sz="0" w:space="0" w:color="auto"/>
            <w:left w:val="none" w:sz="0" w:space="0" w:color="auto"/>
            <w:bottom w:val="none" w:sz="0" w:space="0" w:color="auto"/>
            <w:right w:val="none" w:sz="0" w:space="0" w:color="auto"/>
          </w:divBdr>
        </w:div>
        <w:div w:id="1233854138">
          <w:marLeft w:val="640"/>
          <w:marRight w:val="0"/>
          <w:marTop w:val="0"/>
          <w:marBottom w:val="0"/>
          <w:divBdr>
            <w:top w:val="none" w:sz="0" w:space="0" w:color="auto"/>
            <w:left w:val="none" w:sz="0" w:space="0" w:color="auto"/>
            <w:bottom w:val="none" w:sz="0" w:space="0" w:color="auto"/>
            <w:right w:val="none" w:sz="0" w:space="0" w:color="auto"/>
          </w:divBdr>
        </w:div>
        <w:div w:id="1148326606">
          <w:marLeft w:val="640"/>
          <w:marRight w:val="0"/>
          <w:marTop w:val="0"/>
          <w:marBottom w:val="0"/>
          <w:divBdr>
            <w:top w:val="none" w:sz="0" w:space="0" w:color="auto"/>
            <w:left w:val="none" w:sz="0" w:space="0" w:color="auto"/>
            <w:bottom w:val="none" w:sz="0" w:space="0" w:color="auto"/>
            <w:right w:val="none" w:sz="0" w:space="0" w:color="auto"/>
          </w:divBdr>
        </w:div>
        <w:div w:id="2136829794">
          <w:marLeft w:val="640"/>
          <w:marRight w:val="0"/>
          <w:marTop w:val="0"/>
          <w:marBottom w:val="0"/>
          <w:divBdr>
            <w:top w:val="none" w:sz="0" w:space="0" w:color="auto"/>
            <w:left w:val="none" w:sz="0" w:space="0" w:color="auto"/>
            <w:bottom w:val="none" w:sz="0" w:space="0" w:color="auto"/>
            <w:right w:val="none" w:sz="0" w:space="0" w:color="auto"/>
          </w:divBdr>
        </w:div>
        <w:div w:id="1055008543">
          <w:marLeft w:val="640"/>
          <w:marRight w:val="0"/>
          <w:marTop w:val="0"/>
          <w:marBottom w:val="0"/>
          <w:divBdr>
            <w:top w:val="none" w:sz="0" w:space="0" w:color="auto"/>
            <w:left w:val="none" w:sz="0" w:space="0" w:color="auto"/>
            <w:bottom w:val="none" w:sz="0" w:space="0" w:color="auto"/>
            <w:right w:val="none" w:sz="0" w:space="0" w:color="auto"/>
          </w:divBdr>
        </w:div>
        <w:div w:id="1654138693">
          <w:marLeft w:val="640"/>
          <w:marRight w:val="0"/>
          <w:marTop w:val="0"/>
          <w:marBottom w:val="0"/>
          <w:divBdr>
            <w:top w:val="none" w:sz="0" w:space="0" w:color="auto"/>
            <w:left w:val="none" w:sz="0" w:space="0" w:color="auto"/>
            <w:bottom w:val="none" w:sz="0" w:space="0" w:color="auto"/>
            <w:right w:val="none" w:sz="0" w:space="0" w:color="auto"/>
          </w:divBdr>
        </w:div>
        <w:div w:id="633174598">
          <w:marLeft w:val="640"/>
          <w:marRight w:val="0"/>
          <w:marTop w:val="0"/>
          <w:marBottom w:val="0"/>
          <w:divBdr>
            <w:top w:val="none" w:sz="0" w:space="0" w:color="auto"/>
            <w:left w:val="none" w:sz="0" w:space="0" w:color="auto"/>
            <w:bottom w:val="none" w:sz="0" w:space="0" w:color="auto"/>
            <w:right w:val="none" w:sz="0" w:space="0" w:color="auto"/>
          </w:divBdr>
        </w:div>
        <w:div w:id="1771076587">
          <w:marLeft w:val="640"/>
          <w:marRight w:val="0"/>
          <w:marTop w:val="0"/>
          <w:marBottom w:val="0"/>
          <w:divBdr>
            <w:top w:val="none" w:sz="0" w:space="0" w:color="auto"/>
            <w:left w:val="none" w:sz="0" w:space="0" w:color="auto"/>
            <w:bottom w:val="none" w:sz="0" w:space="0" w:color="auto"/>
            <w:right w:val="none" w:sz="0" w:space="0" w:color="auto"/>
          </w:divBdr>
        </w:div>
        <w:div w:id="67462306">
          <w:marLeft w:val="640"/>
          <w:marRight w:val="0"/>
          <w:marTop w:val="0"/>
          <w:marBottom w:val="0"/>
          <w:divBdr>
            <w:top w:val="none" w:sz="0" w:space="0" w:color="auto"/>
            <w:left w:val="none" w:sz="0" w:space="0" w:color="auto"/>
            <w:bottom w:val="none" w:sz="0" w:space="0" w:color="auto"/>
            <w:right w:val="none" w:sz="0" w:space="0" w:color="auto"/>
          </w:divBdr>
        </w:div>
        <w:div w:id="886523665">
          <w:marLeft w:val="640"/>
          <w:marRight w:val="0"/>
          <w:marTop w:val="0"/>
          <w:marBottom w:val="0"/>
          <w:divBdr>
            <w:top w:val="none" w:sz="0" w:space="0" w:color="auto"/>
            <w:left w:val="none" w:sz="0" w:space="0" w:color="auto"/>
            <w:bottom w:val="none" w:sz="0" w:space="0" w:color="auto"/>
            <w:right w:val="none" w:sz="0" w:space="0" w:color="auto"/>
          </w:divBdr>
        </w:div>
        <w:div w:id="1911693705">
          <w:marLeft w:val="640"/>
          <w:marRight w:val="0"/>
          <w:marTop w:val="0"/>
          <w:marBottom w:val="0"/>
          <w:divBdr>
            <w:top w:val="none" w:sz="0" w:space="0" w:color="auto"/>
            <w:left w:val="none" w:sz="0" w:space="0" w:color="auto"/>
            <w:bottom w:val="none" w:sz="0" w:space="0" w:color="auto"/>
            <w:right w:val="none" w:sz="0" w:space="0" w:color="auto"/>
          </w:divBdr>
        </w:div>
        <w:div w:id="436876764">
          <w:marLeft w:val="640"/>
          <w:marRight w:val="0"/>
          <w:marTop w:val="0"/>
          <w:marBottom w:val="0"/>
          <w:divBdr>
            <w:top w:val="none" w:sz="0" w:space="0" w:color="auto"/>
            <w:left w:val="none" w:sz="0" w:space="0" w:color="auto"/>
            <w:bottom w:val="none" w:sz="0" w:space="0" w:color="auto"/>
            <w:right w:val="none" w:sz="0" w:space="0" w:color="auto"/>
          </w:divBdr>
        </w:div>
        <w:div w:id="1558974386">
          <w:marLeft w:val="640"/>
          <w:marRight w:val="0"/>
          <w:marTop w:val="0"/>
          <w:marBottom w:val="0"/>
          <w:divBdr>
            <w:top w:val="none" w:sz="0" w:space="0" w:color="auto"/>
            <w:left w:val="none" w:sz="0" w:space="0" w:color="auto"/>
            <w:bottom w:val="none" w:sz="0" w:space="0" w:color="auto"/>
            <w:right w:val="none" w:sz="0" w:space="0" w:color="auto"/>
          </w:divBdr>
        </w:div>
      </w:divsChild>
    </w:div>
    <w:div w:id="455880748">
      <w:bodyDiv w:val="1"/>
      <w:marLeft w:val="0"/>
      <w:marRight w:val="0"/>
      <w:marTop w:val="0"/>
      <w:marBottom w:val="0"/>
      <w:divBdr>
        <w:top w:val="none" w:sz="0" w:space="0" w:color="auto"/>
        <w:left w:val="none" w:sz="0" w:space="0" w:color="auto"/>
        <w:bottom w:val="none" w:sz="0" w:space="0" w:color="auto"/>
        <w:right w:val="none" w:sz="0" w:space="0" w:color="auto"/>
      </w:divBdr>
    </w:div>
    <w:div w:id="455955725">
      <w:bodyDiv w:val="1"/>
      <w:marLeft w:val="0"/>
      <w:marRight w:val="0"/>
      <w:marTop w:val="0"/>
      <w:marBottom w:val="0"/>
      <w:divBdr>
        <w:top w:val="none" w:sz="0" w:space="0" w:color="auto"/>
        <w:left w:val="none" w:sz="0" w:space="0" w:color="auto"/>
        <w:bottom w:val="none" w:sz="0" w:space="0" w:color="auto"/>
        <w:right w:val="none" w:sz="0" w:space="0" w:color="auto"/>
      </w:divBdr>
    </w:div>
    <w:div w:id="456527638">
      <w:bodyDiv w:val="1"/>
      <w:marLeft w:val="0"/>
      <w:marRight w:val="0"/>
      <w:marTop w:val="0"/>
      <w:marBottom w:val="0"/>
      <w:divBdr>
        <w:top w:val="none" w:sz="0" w:space="0" w:color="auto"/>
        <w:left w:val="none" w:sz="0" w:space="0" w:color="auto"/>
        <w:bottom w:val="none" w:sz="0" w:space="0" w:color="auto"/>
        <w:right w:val="none" w:sz="0" w:space="0" w:color="auto"/>
      </w:divBdr>
    </w:div>
    <w:div w:id="456683121">
      <w:bodyDiv w:val="1"/>
      <w:marLeft w:val="0"/>
      <w:marRight w:val="0"/>
      <w:marTop w:val="0"/>
      <w:marBottom w:val="0"/>
      <w:divBdr>
        <w:top w:val="none" w:sz="0" w:space="0" w:color="auto"/>
        <w:left w:val="none" w:sz="0" w:space="0" w:color="auto"/>
        <w:bottom w:val="none" w:sz="0" w:space="0" w:color="auto"/>
        <w:right w:val="none" w:sz="0" w:space="0" w:color="auto"/>
      </w:divBdr>
    </w:div>
    <w:div w:id="457644791">
      <w:bodyDiv w:val="1"/>
      <w:marLeft w:val="0"/>
      <w:marRight w:val="0"/>
      <w:marTop w:val="0"/>
      <w:marBottom w:val="0"/>
      <w:divBdr>
        <w:top w:val="none" w:sz="0" w:space="0" w:color="auto"/>
        <w:left w:val="none" w:sz="0" w:space="0" w:color="auto"/>
        <w:bottom w:val="none" w:sz="0" w:space="0" w:color="auto"/>
        <w:right w:val="none" w:sz="0" w:space="0" w:color="auto"/>
      </w:divBdr>
    </w:div>
    <w:div w:id="457842801">
      <w:bodyDiv w:val="1"/>
      <w:marLeft w:val="0"/>
      <w:marRight w:val="0"/>
      <w:marTop w:val="0"/>
      <w:marBottom w:val="0"/>
      <w:divBdr>
        <w:top w:val="none" w:sz="0" w:space="0" w:color="auto"/>
        <w:left w:val="none" w:sz="0" w:space="0" w:color="auto"/>
        <w:bottom w:val="none" w:sz="0" w:space="0" w:color="auto"/>
        <w:right w:val="none" w:sz="0" w:space="0" w:color="auto"/>
      </w:divBdr>
    </w:div>
    <w:div w:id="460462318">
      <w:bodyDiv w:val="1"/>
      <w:marLeft w:val="0"/>
      <w:marRight w:val="0"/>
      <w:marTop w:val="0"/>
      <w:marBottom w:val="0"/>
      <w:divBdr>
        <w:top w:val="none" w:sz="0" w:space="0" w:color="auto"/>
        <w:left w:val="none" w:sz="0" w:space="0" w:color="auto"/>
        <w:bottom w:val="none" w:sz="0" w:space="0" w:color="auto"/>
        <w:right w:val="none" w:sz="0" w:space="0" w:color="auto"/>
      </w:divBdr>
    </w:div>
    <w:div w:id="460809237">
      <w:bodyDiv w:val="1"/>
      <w:marLeft w:val="0"/>
      <w:marRight w:val="0"/>
      <w:marTop w:val="0"/>
      <w:marBottom w:val="0"/>
      <w:divBdr>
        <w:top w:val="none" w:sz="0" w:space="0" w:color="auto"/>
        <w:left w:val="none" w:sz="0" w:space="0" w:color="auto"/>
        <w:bottom w:val="none" w:sz="0" w:space="0" w:color="auto"/>
        <w:right w:val="none" w:sz="0" w:space="0" w:color="auto"/>
      </w:divBdr>
    </w:div>
    <w:div w:id="460880265">
      <w:bodyDiv w:val="1"/>
      <w:marLeft w:val="0"/>
      <w:marRight w:val="0"/>
      <w:marTop w:val="0"/>
      <w:marBottom w:val="0"/>
      <w:divBdr>
        <w:top w:val="none" w:sz="0" w:space="0" w:color="auto"/>
        <w:left w:val="none" w:sz="0" w:space="0" w:color="auto"/>
        <w:bottom w:val="none" w:sz="0" w:space="0" w:color="auto"/>
        <w:right w:val="none" w:sz="0" w:space="0" w:color="auto"/>
      </w:divBdr>
    </w:div>
    <w:div w:id="460929050">
      <w:bodyDiv w:val="1"/>
      <w:marLeft w:val="0"/>
      <w:marRight w:val="0"/>
      <w:marTop w:val="0"/>
      <w:marBottom w:val="0"/>
      <w:divBdr>
        <w:top w:val="none" w:sz="0" w:space="0" w:color="auto"/>
        <w:left w:val="none" w:sz="0" w:space="0" w:color="auto"/>
        <w:bottom w:val="none" w:sz="0" w:space="0" w:color="auto"/>
        <w:right w:val="none" w:sz="0" w:space="0" w:color="auto"/>
      </w:divBdr>
    </w:div>
    <w:div w:id="461579471">
      <w:bodyDiv w:val="1"/>
      <w:marLeft w:val="0"/>
      <w:marRight w:val="0"/>
      <w:marTop w:val="0"/>
      <w:marBottom w:val="0"/>
      <w:divBdr>
        <w:top w:val="none" w:sz="0" w:space="0" w:color="auto"/>
        <w:left w:val="none" w:sz="0" w:space="0" w:color="auto"/>
        <w:bottom w:val="none" w:sz="0" w:space="0" w:color="auto"/>
        <w:right w:val="none" w:sz="0" w:space="0" w:color="auto"/>
      </w:divBdr>
    </w:div>
    <w:div w:id="461853564">
      <w:bodyDiv w:val="1"/>
      <w:marLeft w:val="0"/>
      <w:marRight w:val="0"/>
      <w:marTop w:val="0"/>
      <w:marBottom w:val="0"/>
      <w:divBdr>
        <w:top w:val="none" w:sz="0" w:space="0" w:color="auto"/>
        <w:left w:val="none" w:sz="0" w:space="0" w:color="auto"/>
        <w:bottom w:val="none" w:sz="0" w:space="0" w:color="auto"/>
        <w:right w:val="none" w:sz="0" w:space="0" w:color="auto"/>
      </w:divBdr>
    </w:div>
    <w:div w:id="462046393">
      <w:bodyDiv w:val="1"/>
      <w:marLeft w:val="0"/>
      <w:marRight w:val="0"/>
      <w:marTop w:val="0"/>
      <w:marBottom w:val="0"/>
      <w:divBdr>
        <w:top w:val="none" w:sz="0" w:space="0" w:color="auto"/>
        <w:left w:val="none" w:sz="0" w:space="0" w:color="auto"/>
        <w:bottom w:val="none" w:sz="0" w:space="0" w:color="auto"/>
        <w:right w:val="none" w:sz="0" w:space="0" w:color="auto"/>
      </w:divBdr>
    </w:div>
    <w:div w:id="462160103">
      <w:bodyDiv w:val="1"/>
      <w:marLeft w:val="0"/>
      <w:marRight w:val="0"/>
      <w:marTop w:val="0"/>
      <w:marBottom w:val="0"/>
      <w:divBdr>
        <w:top w:val="none" w:sz="0" w:space="0" w:color="auto"/>
        <w:left w:val="none" w:sz="0" w:space="0" w:color="auto"/>
        <w:bottom w:val="none" w:sz="0" w:space="0" w:color="auto"/>
        <w:right w:val="none" w:sz="0" w:space="0" w:color="auto"/>
      </w:divBdr>
    </w:div>
    <w:div w:id="462313429">
      <w:bodyDiv w:val="1"/>
      <w:marLeft w:val="0"/>
      <w:marRight w:val="0"/>
      <w:marTop w:val="0"/>
      <w:marBottom w:val="0"/>
      <w:divBdr>
        <w:top w:val="none" w:sz="0" w:space="0" w:color="auto"/>
        <w:left w:val="none" w:sz="0" w:space="0" w:color="auto"/>
        <w:bottom w:val="none" w:sz="0" w:space="0" w:color="auto"/>
        <w:right w:val="none" w:sz="0" w:space="0" w:color="auto"/>
      </w:divBdr>
    </w:div>
    <w:div w:id="462772220">
      <w:bodyDiv w:val="1"/>
      <w:marLeft w:val="0"/>
      <w:marRight w:val="0"/>
      <w:marTop w:val="0"/>
      <w:marBottom w:val="0"/>
      <w:divBdr>
        <w:top w:val="none" w:sz="0" w:space="0" w:color="auto"/>
        <w:left w:val="none" w:sz="0" w:space="0" w:color="auto"/>
        <w:bottom w:val="none" w:sz="0" w:space="0" w:color="auto"/>
        <w:right w:val="none" w:sz="0" w:space="0" w:color="auto"/>
      </w:divBdr>
    </w:div>
    <w:div w:id="463699001">
      <w:bodyDiv w:val="1"/>
      <w:marLeft w:val="0"/>
      <w:marRight w:val="0"/>
      <w:marTop w:val="0"/>
      <w:marBottom w:val="0"/>
      <w:divBdr>
        <w:top w:val="none" w:sz="0" w:space="0" w:color="auto"/>
        <w:left w:val="none" w:sz="0" w:space="0" w:color="auto"/>
        <w:bottom w:val="none" w:sz="0" w:space="0" w:color="auto"/>
        <w:right w:val="none" w:sz="0" w:space="0" w:color="auto"/>
      </w:divBdr>
    </w:div>
    <w:div w:id="463888191">
      <w:bodyDiv w:val="1"/>
      <w:marLeft w:val="0"/>
      <w:marRight w:val="0"/>
      <w:marTop w:val="0"/>
      <w:marBottom w:val="0"/>
      <w:divBdr>
        <w:top w:val="none" w:sz="0" w:space="0" w:color="auto"/>
        <w:left w:val="none" w:sz="0" w:space="0" w:color="auto"/>
        <w:bottom w:val="none" w:sz="0" w:space="0" w:color="auto"/>
        <w:right w:val="none" w:sz="0" w:space="0" w:color="auto"/>
      </w:divBdr>
    </w:div>
    <w:div w:id="464348398">
      <w:bodyDiv w:val="1"/>
      <w:marLeft w:val="0"/>
      <w:marRight w:val="0"/>
      <w:marTop w:val="0"/>
      <w:marBottom w:val="0"/>
      <w:divBdr>
        <w:top w:val="none" w:sz="0" w:space="0" w:color="auto"/>
        <w:left w:val="none" w:sz="0" w:space="0" w:color="auto"/>
        <w:bottom w:val="none" w:sz="0" w:space="0" w:color="auto"/>
        <w:right w:val="none" w:sz="0" w:space="0" w:color="auto"/>
      </w:divBdr>
    </w:div>
    <w:div w:id="465200371">
      <w:bodyDiv w:val="1"/>
      <w:marLeft w:val="0"/>
      <w:marRight w:val="0"/>
      <w:marTop w:val="0"/>
      <w:marBottom w:val="0"/>
      <w:divBdr>
        <w:top w:val="none" w:sz="0" w:space="0" w:color="auto"/>
        <w:left w:val="none" w:sz="0" w:space="0" w:color="auto"/>
        <w:bottom w:val="none" w:sz="0" w:space="0" w:color="auto"/>
        <w:right w:val="none" w:sz="0" w:space="0" w:color="auto"/>
      </w:divBdr>
    </w:div>
    <w:div w:id="465396644">
      <w:bodyDiv w:val="1"/>
      <w:marLeft w:val="0"/>
      <w:marRight w:val="0"/>
      <w:marTop w:val="0"/>
      <w:marBottom w:val="0"/>
      <w:divBdr>
        <w:top w:val="none" w:sz="0" w:space="0" w:color="auto"/>
        <w:left w:val="none" w:sz="0" w:space="0" w:color="auto"/>
        <w:bottom w:val="none" w:sz="0" w:space="0" w:color="auto"/>
        <w:right w:val="none" w:sz="0" w:space="0" w:color="auto"/>
      </w:divBdr>
    </w:div>
    <w:div w:id="465658994">
      <w:bodyDiv w:val="1"/>
      <w:marLeft w:val="0"/>
      <w:marRight w:val="0"/>
      <w:marTop w:val="0"/>
      <w:marBottom w:val="0"/>
      <w:divBdr>
        <w:top w:val="none" w:sz="0" w:space="0" w:color="auto"/>
        <w:left w:val="none" w:sz="0" w:space="0" w:color="auto"/>
        <w:bottom w:val="none" w:sz="0" w:space="0" w:color="auto"/>
        <w:right w:val="none" w:sz="0" w:space="0" w:color="auto"/>
      </w:divBdr>
    </w:div>
    <w:div w:id="465858595">
      <w:bodyDiv w:val="1"/>
      <w:marLeft w:val="0"/>
      <w:marRight w:val="0"/>
      <w:marTop w:val="0"/>
      <w:marBottom w:val="0"/>
      <w:divBdr>
        <w:top w:val="none" w:sz="0" w:space="0" w:color="auto"/>
        <w:left w:val="none" w:sz="0" w:space="0" w:color="auto"/>
        <w:bottom w:val="none" w:sz="0" w:space="0" w:color="auto"/>
        <w:right w:val="none" w:sz="0" w:space="0" w:color="auto"/>
      </w:divBdr>
    </w:div>
    <w:div w:id="466704245">
      <w:bodyDiv w:val="1"/>
      <w:marLeft w:val="0"/>
      <w:marRight w:val="0"/>
      <w:marTop w:val="0"/>
      <w:marBottom w:val="0"/>
      <w:divBdr>
        <w:top w:val="none" w:sz="0" w:space="0" w:color="auto"/>
        <w:left w:val="none" w:sz="0" w:space="0" w:color="auto"/>
        <w:bottom w:val="none" w:sz="0" w:space="0" w:color="auto"/>
        <w:right w:val="none" w:sz="0" w:space="0" w:color="auto"/>
      </w:divBdr>
    </w:div>
    <w:div w:id="466748253">
      <w:bodyDiv w:val="1"/>
      <w:marLeft w:val="0"/>
      <w:marRight w:val="0"/>
      <w:marTop w:val="0"/>
      <w:marBottom w:val="0"/>
      <w:divBdr>
        <w:top w:val="none" w:sz="0" w:space="0" w:color="auto"/>
        <w:left w:val="none" w:sz="0" w:space="0" w:color="auto"/>
        <w:bottom w:val="none" w:sz="0" w:space="0" w:color="auto"/>
        <w:right w:val="none" w:sz="0" w:space="0" w:color="auto"/>
      </w:divBdr>
    </w:div>
    <w:div w:id="467281319">
      <w:bodyDiv w:val="1"/>
      <w:marLeft w:val="0"/>
      <w:marRight w:val="0"/>
      <w:marTop w:val="0"/>
      <w:marBottom w:val="0"/>
      <w:divBdr>
        <w:top w:val="none" w:sz="0" w:space="0" w:color="auto"/>
        <w:left w:val="none" w:sz="0" w:space="0" w:color="auto"/>
        <w:bottom w:val="none" w:sz="0" w:space="0" w:color="auto"/>
        <w:right w:val="none" w:sz="0" w:space="0" w:color="auto"/>
      </w:divBdr>
    </w:div>
    <w:div w:id="468862480">
      <w:bodyDiv w:val="1"/>
      <w:marLeft w:val="0"/>
      <w:marRight w:val="0"/>
      <w:marTop w:val="0"/>
      <w:marBottom w:val="0"/>
      <w:divBdr>
        <w:top w:val="none" w:sz="0" w:space="0" w:color="auto"/>
        <w:left w:val="none" w:sz="0" w:space="0" w:color="auto"/>
        <w:bottom w:val="none" w:sz="0" w:space="0" w:color="auto"/>
        <w:right w:val="none" w:sz="0" w:space="0" w:color="auto"/>
      </w:divBdr>
    </w:div>
    <w:div w:id="469059785">
      <w:bodyDiv w:val="1"/>
      <w:marLeft w:val="0"/>
      <w:marRight w:val="0"/>
      <w:marTop w:val="0"/>
      <w:marBottom w:val="0"/>
      <w:divBdr>
        <w:top w:val="none" w:sz="0" w:space="0" w:color="auto"/>
        <w:left w:val="none" w:sz="0" w:space="0" w:color="auto"/>
        <w:bottom w:val="none" w:sz="0" w:space="0" w:color="auto"/>
        <w:right w:val="none" w:sz="0" w:space="0" w:color="auto"/>
      </w:divBdr>
    </w:div>
    <w:div w:id="469369966">
      <w:bodyDiv w:val="1"/>
      <w:marLeft w:val="0"/>
      <w:marRight w:val="0"/>
      <w:marTop w:val="0"/>
      <w:marBottom w:val="0"/>
      <w:divBdr>
        <w:top w:val="none" w:sz="0" w:space="0" w:color="auto"/>
        <w:left w:val="none" w:sz="0" w:space="0" w:color="auto"/>
        <w:bottom w:val="none" w:sz="0" w:space="0" w:color="auto"/>
        <w:right w:val="none" w:sz="0" w:space="0" w:color="auto"/>
      </w:divBdr>
    </w:div>
    <w:div w:id="469398951">
      <w:bodyDiv w:val="1"/>
      <w:marLeft w:val="0"/>
      <w:marRight w:val="0"/>
      <w:marTop w:val="0"/>
      <w:marBottom w:val="0"/>
      <w:divBdr>
        <w:top w:val="none" w:sz="0" w:space="0" w:color="auto"/>
        <w:left w:val="none" w:sz="0" w:space="0" w:color="auto"/>
        <w:bottom w:val="none" w:sz="0" w:space="0" w:color="auto"/>
        <w:right w:val="none" w:sz="0" w:space="0" w:color="auto"/>
      </w:divBdr>
    </w:div>
    <w:div w:id="470562232">
      <w:bodyDiv w:val="1"/>
      <w:marLeft w:val="0"/>
      <w:marRight w:val="0"/>
      <w:marTop w:val="0"/>
      <w:marBottom w:val="0"/>
      <w:divBdr>
        <w:top w:val="none" w:sz="0" w:space="0" w:color="auto"/>
        <w:left w:val="none" w:sz="0" w:space="0" w:color="auto"/>
        <w:bottom w:val="none" w:sz="0" w:space="0" w:color="auto"/>
        <w:right w:val="none" w:sz="0" w:space="0" w:color="auto"/>
      </w:divBdr>
    </w:div>
    <w:div w:id="470564595">
      <w:bodyDiv w:val="1"/>
      <w:marLeft w:val="0"/>
      <w:marRight w:val="0"/>
      <w:marTop w:val="0"/>
      <w:marBottom w:val="0"/>
      <w:divBdr>
        <w:top w:val="none" w:sz="0" w:space="0" w:color="auto"/>
        <w:left w:val="none" w:sz="0" w:space="0" w:color="auto"/>
        <w:bottom w:val="none" w:sz="0" w:space="0" w:color="auto"/>
        <w:right w:val="none" w:sz="0" w:space="0" w:color="auto"/>
      </w:divBdr>
    </w:div>
    <w:div w:id="470754502">
      <w:bodyDiv w:val="1"/>
      <w:marLeft w:val="0"/>
      <w:marRight w:val="0"/>
      <w:marTop w:val="0"/>
      <w:marBottom w:val="0"/>
      <w:divBdr>
        <w:top w:val="none" w:sz="0" w:space="0" w:color="auto"/>
        <w:left w:val="none" w:sz="0" w:space="0" w:color="auto"/>
        <w:bottom w:val="none" w:sz="0" w:space="0" w:color="auto"/>
        <w:right w:val="none" w:sz="0" w:space="0" w:color="auto"/>
      </w:divBdr>
    </w:div>
    <w:div w:id="470827133">
      <w:bodyDiv w:val="1"/>
      <w:marLeft w:val="0"/>
      <w:marRight w:val="0"/>
      <w:marTop w:val="0"/>
      <w:marBottom w:val="0"/>
      <w:divBdr>
        <w:top w:val="none" w:sz="0" w:space="0" w:color="auto"/>
        <w:left w:val="none" w:sz="0" w:space="0" w:color="auto"/>
        <w:bottom w:val="none" w:sz="0" w:space="0" w:color="auto"/>
        <w:right w:val="none" w:sz="0" w:space="0" w:color="auto"/>
      </w:divBdr>
    </w:div>
    <w:div w:id="471145174">
      <w:bodyDiv w:val="1"/>
      <w:marLeft w:val="0"/>
      <w:marRight w:val="0"/>
      <w:marTop w:val="0"/>
      <w:marBottom w:val="0"/>
      <w:divBdr>
        <w:top w:val="none" w:sz="0" w:space="0" w:color="auto"/>
        <w:left w:val="none" w:sz="0" w:space="0" w:color="auto"/>
        <w:bottom w:val="none" w:sz="0" w:space="0" w:color="auto"/>
        <w:right w:val="none" w:sz="0" w:space="0" w:color="auto"/>
      </w:divBdr>
    </w:div>
    <w:div w:id="471216031">
      <w:bodyDiv w:val="1"/>
      <w:marLeft w:val="0"/>
      <w:marRight w:val="0"/>
      <w:marTop w:val="0"/>
      <w:marBottom w:val="0"/>
      <w:divBdr>
        <w:top w:val="none" w:sz="0" w:space="0" w:color="auto"/>
        <w:left w:val="none" w:sz="0" w:space="0" w:color="auto"/>
        <w:bottom w:val="none" w:sz="0" w:space="0" w:color="auto"/>
        <w:right w:val="none" w:sz="0" w:space="0" w:color="auto"/>
      </w:divBdr>
    </w:div>
    <w:div w:id="471336586">
      <w:bodyDiv w:val="1"/>
      <w:marLeft w:val="0"/>
      <w:marRight w:val="0"/>
      <w:marTop w:val="0"/>
      <w:marBottom w:val="0"/>
      <w:divBdr>
        <w:top w:val="none" w:sz="0" w:space="0" w:color="auto"/>
        <w:left w:val="none" w:sz="0" w:space="0" w:color="auto"/>
        <w:bottom w:val="none" w:sz="0" w:space="0" w:color="auto"/>
        <w:right w:val="none" w:sz="0" w:space="0" w:color="auto"/>
      </w:divBdr>
    </w:div>
    <w:div w:id="471560007">
      <w:bodyDiv w:val="1"/>
      <w:marLeft w:val="0"/>
      <w:marRight w:val="0"/>
      <w:marTop w:val="0"/>
      <w:marBottom w:val="0"/>
      <w:divBdr>
        <w:top w:val="none" w:sz="0" w:space="0" w:color="auto"/>
        <w:left w:val="none" w:sz="0" w:space="0" w:color="auto"/>
        <w:bottom w:val="none" w:sz="0" w:space="0" w:color="auto"/>
        <w:right w:val="none" w:sz="0" w:space="0" w:color="auto"/>
      </w:divBdr>
    </w:div>
    <w:div w:id="471991651">
      <w:bodyDiv w:val="1"/>
      <w:marLeft w:val="0"/>
      <w:marRight w:val="0"/>
      <w:marTop w:val="0"/>
      <w:marBottom w:val="0"/>
      <w:divBdr>
        <w:top w:val="none" w:sz="0" w:space="0" w:color="auto"/>
        <w:left w:val="none" w:sz="0" w:space="0" w:color="auto"/>
        <w:bottom w:val="none" w:sz="0" w:space="0" w:color="auto"/>
        <w:right w:val="none" w:sz="0" w:space="0" w:color="auto"/>
      </w:divBdr>
    </w:div>
    <w:div w:id="472916099">
      <w:bodyDiv w:val="1"/>
      <w:marLeft w:val="0"/>
      <w:marRight w:val="0"/>
      <w:marTop w:val="0"/>
      <w:marBottom w:val="0"/>
      <w:divBdr>
        <w:top w:val="none" w:sz="0" w:space="0" w:color="auto"/>
        <w:left w:val="none" w:sz="0" w:space="0" w:color="auto"/>
        <w:bottom w:val="none" w:sz="0" w:space="0" w:color="auto"/>
        <w:right w:val="none" w:sz="0" w:space="0" w:color="auto"/>
      </w:divBdr>
    </w:div>
    <w:div w:id="473108548">
      <w:bodyDiv w:val="1"/>
      <w:marLeft w:val="0"/>
      <w:marRight w:val="0"/>
      <w:marTop w:val="0"/>
      <w:marBottom w:val="0"/>
      <w:divBdr>
        <w:top w:val="none" w:sz="0" w:space="0" w:color="auto"/>
        <w:left w:val="none" w:sz="0" w:space="0" w:color="auto"/>
        <w:bottom w:val="none" w:sz="0" w:space="0" w:color="auto"/>
        <w:right w:val="none" w:sz="0" w:space="0" w:color="auto"/>
      </w:divBdr>
    </w:div>
    <w:div w:id="474763049">
      <w:bodyDiv w:val="1"/>
      <w:marLeft w:val="0"/>
      <w:marRight w:val="0"/>
      <w:marTop w:val="0"/>
      <w:marBottom w:val="0"/>
      <w:divBdr>
        <w:top w:val="none" w:sz="0" w:space="0" w:color="auto"/>
        <w:left w:val="none" w:sz="0" w:space="0" w:color="auto"/>
        <w:bottom w:val="none" w:sz="0" w:space="0" w:color="auto"/>
        <w:right w:val="none" w:sz="0" w:space="0" w:color="auto"/>
      </w:divBdr>
    </w:div>
    <w:div w:id="474835061">
      <w:bodyDiv w:val="1"/>
      <w:marLeft w:val="0"/>
      <w:marRight w:val="0"/>
      <w:marTop w:val="0"/>
      <w:marBottom w:val="0"/>
      <w:divBdr>
        <w:top w:val="none" w:sz="0" w:space="0" w:color="auto"/>
        <w:left w:val="none" w:sz="0" w:space="0" w:color="auto"/>
        <w:bottom w:val="none" w:sz="0" w:space="0" w:color="auto"/>
        <w:right w:val="none" w:sz="0" w:space="0" w:color="auto"/>
      </w:divBdr>
    </w:div>
    <w:div w:id="475611177">
      <w:bodyDiv w:val="1"/>
      <w:marLeft w:val="0"/>
      <w:marRight w:val="0"/>
      <w:marTop w:val="0"/>
      <w:marBottom w:val="0"/>
      <w:divBdr>
        <w:top w:val="none" w:sz="0" w:space="0" w:color="auto"/>
        <w:left w:val="none" w:sz="0" w:space="0" w:color="auto"/>
        <w:bottom w:val="none" w:sz="0" w:space="0" w:color="auto"/>
        <w:right w:val="none" w:sz="0" w:space="0" w:color="auto"/>
      </w:divBdr>
    </w:div>
    <w:div w:id="476070433">
      <w:bodyDiv w:val="1"/>
      <w:marLeft w:val="0"/>
      <w:marRight w:val="0"/>
      <w:marTop w:val="0"/>
      <w:marBottom w:val="0"/>
      <w:divBdr>
        <w:top w:val="none" w:sz="0" w:space="0" w:color="auto"/>
        <w:left w:val="none" w:sz="0" w:space="0" w:color="auto"/>
        <w:bottom w:val="none" w:sz="0" w:space="0" w:color="auto"/>
        <w:right w:val="none" w:sz="0" w:space="0" w:color="auto"/>
      </w:divBdr>
    </w:div>
    <w:div w:id="477263216">
      <w:bodyDiv w:val="1"/>
      <w:marLeft w:val="0"/>
      <w:marRight w:val="0"/>
      <w:marTop w:val="0"/>
      <w:marBottom w:val="0"/>
      <w:divBdr>
        <w:top w:val="none" w:sz="0" w:space="0" w:color="auto"/>
        <w:left w:val="none" w:sz="0" w:space="0" w:color="auto"/>
        <w:bottom w:val="none" w:sz="0" w:space="0" w:color="auto"/>
        <w:right w:val="none" w:sz="0" w:space="0" w:color="auto"/>
      </w:divBdr>
    </w:div>
    <w:div w:id="477647877">
      <w:bodyDiv w:val="1"/>
      <w:marLeft w:val="0"/>
      <w:marRight w:val="0"/>
      <w:marTop w:val="0"/>
      <w:marBottom w:val="0"/>
      <w:divBdr>
        <w:top w:val="none" w:sz="0" w:space="0" w:color="auto"/>
        <w:left w:val="none" w:sz="0" w:space="0" w:color="auto"/>
        <w:bottom w:val="none" w:sz="0" w:space="0" w:color="auto"/>
        <w:right w:val="none" w:sz="0" w:space="0" w:color="auto"/>
      </w:divBdr>
    </w:div>
    <w:div w:id="479080673">
      <w:bodyDiv w:val="1"/>
      <w:marLeft w:val="0"/>
      <w:marRight w:val="0"/>
      <w:marTop w:val="0"/>
      <w:marBottom w:val="0"/>
      <w:divBdr>
        <w:top w:val="none" w:sz="0" w:space="0" w:color="auto"/>
        <w:left w:val="none" w:sz="0" w:space="0" w:color="auto"/>
        <w:bottom w:val="none" w:sz="0" w:space="0" w:color="auto"/>
        <w:right w:val="none" w:sz="0" w:space="0" w:color="auto"/>
      </w:divBdr>
    </w:div>
    <w:div w:id="479540592">
      <w:bodyDiv w:val="1"/>
      <w:marLeft w:val="0"/>
      <w:marRight w:val="0"/>
      <w:marTop w:val="0"/>
      <w:marBottom w:val="0"/>
      <w:divBdr>
        <w:top w:val="none" w:sz="0" w:space="0" w:color="auto"/>
        <w:left w:val="none" w:sz="0" w:space="0" w:color="auto"/>
        <w:bottom w:val="none" w:sz="0" w:space="0" w:color="auto"/>
        <w:right w:val="none" w:sz="0" w:space="0" w:color="auto"/>
      </w:divBdr>
    </w:div>
    <w:div w:id="479856706">
      <w:bodyDiv w:val="1"/>
      <w:marLeft w:val="0"/>
      <w:marRight w:val="0"/>
      <w:marTop w:val="0"/>
      <w:marBottom w:val="0"/>
      <w:divBdr>
        <w:top w:val="none" w:sz="0" w:space="0" w:color="auto"/>
        <w:left w:val="none" w:sz="0" w:space="0" w:color="auto"/>
        <w:bottom w:val="none" w:sz="0" w:space="0" w:color="auto"/>
        <w:right w:val="none" w:sz="0" w:space="0" w:color="auto"/>
      </w:divBdr>
    </w:div>
    <w:div w:id="480120540">
      <w:bodyDiv w:val="1"/>
      <w:marLeft w:val="0"/>
      <w:marRight w:val="0"/>
      <w:marTop w:val="0"/>
      <w:marBottom w:val="0"/>
      <w:divBdr>
        <w:top w:val="none" w:sz="0" w:space="0" w:color="auto"/>
        <w:left w:val="none" w:sz="0" w:space="0" w:color="auto"/>
        <w:bottom w:val="none" w:sz="0" w:space="0" w:color="auto"/>
        <w:right w:val="none" w:sz="0" w:space="0" w:color="auto"/>
      </w:divBdr>
    </w:div>
    <w:div w:id="480385335">
      <w:bodyDiv w:val="1"/>
      <w:marLeft w:val="0"/>
      <w:marRight w:val="0"/>
      <w:marTop w:val="0"/>
      <w:marBottom w:val="0"/>
      <w:divBdr>
        <w:top w:val="none" w:sz="0" w:space="0" w:color="auto"/>
        <w:left w:val="none" w:sz="0" w:space="0" w:color="auto"/>
        <w:bottom w:val="none" w:sz="0" w:space="0" w:color="auto"/>
        <w:right w:val="none" w:sz="0" w:space="0" w:color="auto"/>
      </w:divBdr>
    </w:div>
    <w:div w:id="481044009">
      <w:bodyDiv w:val="1"/>
      <w:marLeft w:val="0"/>
      <w:marRight w:val="0"/>
      <w:marTop w:val="0"/>
      <w:marBottom w:val="0"/>
      <w:divBdr>
        <w:top w:val="none" w:sz="0" w:space="0" w:color="auto"/>
        <w:left w:val="none" w:sz="0" w:space="0" w:color="auto"/>
        <w:bottom w:val="none" w:sz="0" w:space="0" w:color="auto"/>
        <w:right w:val="none" w:sz="0" w:space="0" w:color="auto"/>
      </w:divBdr>
    </w:div>
    <w:div w:id="481696169">
      <w:bodyDiv w:val="1"/>
      <w:marLeft w:val="0"/>
      <w:marRight w:val="0"/>
      <w:marTop w:val="0"/>
      <w:marBottom w:val="0"/>
      <w:divBdr>
        <w:top w:val="none" w:sz="0" w:space="0" w:color="auto"/>
        <w:left w:val="none" w:sz="0" w:space="0" w:color="auto"/>
        <w:bottom w:val="none" w:sz="0" w:space="0" w:color="auto"/>
        <w:right w:val="none" w:sz="0" w:space="0" w:color="auto"/>
      </w:divBdr>
    </w:div>
    <w:div w:id="481846743">
      <w:bodyDiv w:val="1"/>
      <w:marLeft w:val="0"/>
      <w:marRight w:val="0"/>
      <w:marTop w:val="0"/>
      <w:marBottom w:val="0"/>
      <w:divBdr>
        <w:top w:val="none" w:sz="0" w:space="0" w:color="auto"/>
        <w:left w:val="none" w:sz="0" w:space="0" w:color="auto"/>
        <w:bottom w:val="none" w:sz="0" w:space="0" w:color="auto"/>
        <w:right w:val="none" w:sz="0" w:space="0" w:color="auto"/>
      </w:divBdr>
    </w:div>
    <w:div w:id="482044683">
      <w:bodyDiv w:val="1"/>
      <w:marLeft w:val="0"/>
      <w:marRight w:val="0"/>
      <w:marTop w:val="0"/>
      <w:marBottom w:val="0"/>
      <w:divBdr>
        <w:top w:val="none" w:sz="0" w:space="0" w:color="auto"/>
        <w:left w:val="none" w:sz="0" w:space="0" w:color="auto"/>
        <w:bottom w:val="none" w:sz="0" w:space="0" w:color="auto"/>
        <w:right w:val="none" w:sz="0" w:space="0" w:color="auto"/>
      </w:divBdr>
    </w:div>
    <w:div w:id="482426757">
      <w:bodyDiv w:val="1"/>
      <w:marLeft w:val="0"/>
      <w:marRight w:val="0"/>
      <w:marTop w:val="0"/>
      <w:marBottom w:val="0"/>
      <w:divBdr>
        <w:top w:val="none" w:sz="0" w:space="0" w:color="auto"/>
        <w:left w:val="none" w:sz="0" w:space="0" w:color="auto"/>
        <w:bottom w:val="none" w:sz="0" w:space="0" w:color="auto"/>
        <w:right w:val="none" w:sz="0" w:space="0" w:color="auto"/>
      </w:divBdr>
    </w:div>
    <w:div w:id="482963825">
      <w:bodyDiv w:val="1"/>
      <w:marLeft w:val="0"/>
      <w:marRight w:val="0"/>
      <w:marTop w:val="0"/>
      <w:marBottom w:val="0"/>
      <w:divBdr>
        <w:top w:val="none" w:sz="0" w:space="0" w:color="auto"/>
        <w:left w:val="none" w:sz="0" w:space="0" w:color="auto"/>
        <w:bottom w:val="none" w:sz="0" w:space="0" w:color="auto"/>
        <w:right w:val="none" w:sz="0" w:space="0" w:color="auto"/>
      </w:divBdr>
    </w:div>
    <w:div w:id="483399047">
      <w:bodyDiv w:val="1"/>
      <w:marLeft w:val="0"/>
      <w:marRight w:val="0"/>
      <w:marTop w:val="0"/>
      <w:marBottom w:val="0"/>
      <w:divBdr>
        <w:top w:val="none" w:sz="0" w:space="0" w:color="auto"/>
        <w:left w:val="none" w:sz="0" w:space="0" w:color="auto"/>
        <w:bottom w:val="none" w:sz="0" w:space="0" w:color="auto"/>
        <w:right w:val="none" w:sz="0" w:space="0" w:color="auto"/>
      </w:divBdr>
    </w:div>
    <w:div w:id="484010441">
      <w:bodyDiv w:val="1"/>
      <w:marLeft w:val="0"/>
      <w:marRight w:val="0"/>
      <w:marTop w:val="0"/>
      <w:marBottom w:val="0"/>
      <w:divBdr>
        <w:top w:val="none" w:sz="0" w:space="0" w:color="auto"/>
        <w:left w:val="none" w:sz="0" w:space="0" w:color="auto"/>
        <w:bottom w:val="none" w:sz="0" w:space="0" w:color="auto"/>
        <w:right w:val="none" w:sz="0" w:space="0" w:color="auto"/>
      </w:divBdr>
    </w:div>
    <w:div w:id="484080527">
      <w:bodyDiv w:val="1"/>
      <w:marLeft w:val="0"/>
      <w:marRight w:val="0"/>
      <w:marTop w:val="0"/>
      <w:marBottom w:val="0"/>
      <w:divBdr>
        <w:top w:val="none" w:sz="0" w:space="0" w:color="auto"/>
        <w:left w:val="none" w:sz="0" w:space="0" w:color="auto"/>
        <w:bottom w:val="none" w:sz="0" w:space="0" w:color="auto"/>
        <w:right w:val="none" w:sz="0" w:space="0" w:color="auto"/>
      </w:divBdr>
    </w:div>
    <w:div w:id="484276105">
      <w:bodyDiv w:val="1"/>
      <w:marLeft w:val="0"/>
      <w:marRight w:val="0"/>
      <w:marTop w:val="0"/>
      <w:marBottom w:val="0"/>
      <w:divBdr>
        <w:top w:val="none" w:sz="0" w:space="0" w:color="auto"/>
        <w:left w:val="none" w:sz="0" w:space="0" w:color="auto"/>
        <w:bottom w:val="none" w:sz="0" w:space="0" w:color="auto"/>
        <w:right w:val="none" w:sz="0" w:space="0" w:color="auto"/>
      </w:divBdr>
    </w:div>
    <w:div w:id="485434159">
      <w:bodyDiv w:val="1"/>
      <w:marLeft w:val="0"/>
      <w:marRight w:val="0"/>
      <w:marTop w:val="0"/>
      <w:marBottom w:val="0"/>
      <w:divBdr>
        <w:top w:val="none" w:sz="0" w:space="0" w:color="auto"/>
        <w:left w:val="none" w:sz="0" w:space="0" w:color="auto"/>
        <w:bottom w:val="none" w:sz="0" w:space="0" w:color="auto"/>
        <w:right w:val="none" w:sz="0" w:space="0" w:color="auto"/>
      </w:divBdr>
    </w:div>
    <w:div w:id="486358724">
      <w:bodyDiv w:val="1"/>
      <w:marLeft w:val="0"/>
      <w:marRight w:val="0"/>
      <w:marTop w:val="0"/>
      <w:marBottom w:val="0"/>
      <w:divBdr>
        <w:top w:val="none" w:sz="0" w:space="0" w:color="auto"/>
        <w:left w:val="none" w:sz="0" w:space="0" w:color="auto"/>
        <w:bottom w:val="none" w:sz="0" w:space="0" w:color="auto"/>
        <w:right w:val="none" w:sz="0" w:space="0" w:color="auto"/>
      </w:divBdr>
    </w:div>
    <w:div w:id="486480795">
      <w:bodyDiv w:val="1"/>
      <w:marLeft w:val="0"/>
      <w:marRight w:val="0"/>
      <w:marTop w:val="0"/>
      <w:marBottom w:val="0"/>
      <w:divBdr>
        <w:top w:val="none" w:sz="0" w:space="0" w:color="auto"/>
        <w:left w:val="none" w:sz="0" w:space="0" w:color="auto"/>
        <w:bottom w:val="none" w:sz="0" w:space="0" w:color="auto"/>
        <w:right w:val="none" w:sz="0" w:space="0" w:color="auto"/>
      </w:divBdr>
    </w:div>
    <w:div w:id="486672725">
      <w:bodyDiv w:val="1"/>
      <w:marLeft w:val="0"/>
      <w:marRight w:val="0"/>
      <w:marTop w:val="0"/>
      <w:marBottom w:val="0"/>
      <w:divBdr>
        <w:top w:val="none" w:sz="0" w:space="0" w:color="auto"/>
        <w:left w:val="none" w:sz="0" w:space="0" w:color="auto"/>
        <w:bottom w:val="none" w:sz="0" w:space="0" w:color="auto"/>
        <w:right w:val="none" w:sz="0" w:space="0" w:color="auto"/>
      </w:divBdr>
    </w:div>
    <w:div w:id="486946362">
      <w:bodyDiv w:val="1"/>
      <w:marLeft w:val="0"/>
      <w:marRight w:val="0"/>
      <w:marTop w:val="0"/>
      <w:marBottom w:val="0"/>
      <w:divBdr>
        <w:top w:val="none" w:sz="0" w:space="0" w:color="auto"/>
        <w:left w:val="none" w:sz="0" w:space="0" w:color="auto"/>
        <w:bottom w:val="none" w:sz="0" w:space="0" w:color="auto"/>
        <w:right w:val="none" w:sz="0" w:space="0" w:color="auto"/>
      </w:divBdr>
      <w:divsChild>
        <w:div w:id="832793361">
          <w:marLeft w:val="0"/>
          <w:marRight w:val="0"/>
          <w:marTop w:val="0"/>
          <w:marBottom w:val="0"/>
          <w:divBdr>
            <w:top w:val="none" w:sz="0" w:space="0" w:color="auto"/>
            <w:left w:val="none" w:sz="0" w:space="0" w:color="auto"/>
            <w:bottom w:val="none" w:sz="0" w:space="0" w:color="auto"/>
            <w:right w:val="none" w:sz="0" w:space="0" w:color="auto"/>
          </w:divBdr>
        </w:div>
        <w:div w:id="99186481">
          <w:marLeft w:val="0"/>
          <w:marRight w:val="0"/>
          <w:marTop w:val="0"/>
          <w:marBottom w:val="0"/>
          <w:divBdr>
            <w:top w:val="none" w:sz="0" w:space="0" w:color="auto"/>
            <w:left w:val="none" w:sz="0" w:space="0" w:color="auto"/>
            <w:bottom w:val="none" w:sz="0" w:space="0" w:color="auto"/>
            <w:right w:val="none" w:sz="0" w:space="0" w:color="auto"/>
          </w:divBdr>
        </w:div>
        <w:div w:id="1143808673">
          <w:marLeft w:val="0"/>
          <w:marRight w:val="0"/>
          <w:marTop w:val="0"/>
          <w:marBottom w:val="0"/>
          <w:divBdr>
            <w:top w:val="none" w:sz="0" w:space="0" w:color="auto"/>
            <w:left w:val="none" w:sz="0" w:space="0" w:color="auto"/>
            <w:bottom w:val="none" w:sz="0" w:space="0" w:color="auto"/>
            <w:right w:val="none" w:sz="0" w:space="0" w:color="auto"/>
          </w:divBdr>
        </w:div>
        <w:div w:id="181207417">
          <w:marLeft w:val="0"/>
          <w:marRight w:val="0"/>
          <w:marTop w:val="0"/>
          <w:marBottom w:val="0"/>
          <w:divBdr>
            <w:top w:val="none" w:sz="0" w:space="0" w:color="auto"/>
            <w:left w:val="none" w:sz="0" w:space="0" w:color="auto"/>
            <w:bottom w:val="none" w:sz="0" w:space="0" w:color="auto"/>
            <w:right w:val="none" w:sz="0" w:space="0" w:color="auto"/>
          </w:divBdr>
        </w:div>
        <w:div w:id="89740420">
          <w:marLeft w:val="0"/>
          <w:marRight w:val="0"/>
          <w:marTop w:val="0"/>
          <w:marBottom w:val="0"/>
          <w:divBdr>
            <w:top w:val="none" w:sz="0" w:space="0" w:color="auto"/>
            <w:left w:val="none" w:sz="0" w:space="0" w:color="auto"/>
            <w:bottom w:val="none" w:sz="0" w:space="0" w:color="auto"/>
            <w:right w:val="none" w:sz="0" w:space="0" w:color="auto"/>
          </w:divBdr>
        </w:div>
        <w:div w:id="1703166025">
          <w:marLeft w:val="0"/>
          <w:marRight w:val="0"/>
          <w:marTop w:val="0"/>
          <w:marBottom w:val="0"/>
          <w:divBdr>
            <w:top w:val="none" w:sz="0" w:space="0" w:color="auto"/>
            <w:left w:val="none" w:sz="0" w:space="0" w:color="auto"/>
            <w:bottom w:val="none" w:sz="0" w:space="0" w:color="auto"/>
            <w:right w:val="none" w:sz="0" w:space="0" w:color="auto"/>
          </w:divBdr>
        </w:div>
        <w:div w:id="1578441797">
          <w:marLeft w:val="0"/>
          <w:marRight w:val="0"/>
          <w:marTop w:val="0"/>
          <w:marBottom w:val="0"/>
          <w:divBdr>
            <w:top w:val="none" w:sz="0" w:space="0" w:color="auto"/>
            <w:left w:val="none" w:sz="0" w:space="0" w:color="auto"/>
            <w:bottom w:val="none" w:sz="0" w:space="0" w:color="auto"/>
            <w:right w:val="none" w:sz="0" w:space="0" w:color="auto"/>
          </w:divBdr>
        </w:div>
        <w:div w:id="399131594">
          <w:marLeft w:val="0"/>
          <w:marRight w:val="0"/>
          <w:marTop w:val="0"/>
          <w:marBottom w:val="0"/>
          <w:divBdr>
            <w:top w:val="none" w:sz="0" w:space="0" w:color="auto"/>
            <w:left w:val="none" w:sz="0" w:space="0" w:color="auto"/>
            <w:bottom w:val="none" w:sz="0" w:space="0" w:color="auto"/>
            <w:right w:val="none" w:sz="0" w:space="0" w:color="auto"/>
          </w:divBdr>
        </w:div>
        <w:div w:id="1074358022">
          <w:marLeft w:val="0"/>
          <w:marRight w:val="0"/>
          <w:marTop w:val="0"/>
          <w:marBottom w:val="0"/>
          <w:divBdr>
            <w:top w:val="none" w:sz="0" w:space="0" w:color="auto"/>
            <w:left w:val="none" w:sz="0" w:space="0" w:color="auto"/>
            <w:bottom w:val="none" w:sz="0" w:space="0" w:color="auto"/>
            <w:right w:val="none" w:sz="0" w:space="0" w:color="auto"/>
          </w:divBdr>
        </w:div>
        <w:div w:id="2018459510">
          <w:marLeft w:val="0"/>
          <w:marRight w:val="0"/>
          <w:marTop w:val="0"/>
          <w:marBottom w:val="0"/>
          <w:divBdr>
            <w:top w:val="none" w:sz="0" w:space="0" w:color="auto"/>
            <w:left w:val="none" w:sz="0" w:space="0" w:color="auto"/>
            <w:bottom w:val="none" w:sz="0" w:space="0" w:color="auto"/>
            <w:right w:val="none" w:sz="0" w:space="0" w:color="auto"/>
          </w:divBdr>
        </w:div>
        <w:div w:id="620888171">
          <w:marLeft w:val="0"/>
          <w:marRight w:val="0"/>
          <w:marTop w:val="0"/>
          <w:marBottom w:val="0"/>
          <w:divBdr>
            <w:top w:val="none" w:sz="0" w:space="0" w:color="auto"/>
            <w:left w:val="none" w:sz="0" w:space="0" w:color="auto"/>
            <w:bottom w:val="none" w:sz="0" w:space="0" w:color="auto"/>
            <w:right w:val="none" w:sz="0" w:space="0" w:color="auto"/>
          </w:divBdr>
        </w:div>
        <w:div w:id="583300702">
          <w:marLeft w:val="0"/>
          <w:marRight w:val="0"/>
          <w:marTop w:val="0"/>
          <w:marBottom w:val="0"/>
          <w:divBdr>
            <w:top w:val="none" w:sz="0" w:space="0" w:color="auto"/>
            <w:left w:val="none" w:sz="0" w:space="0" w:color="auto"/>
            <w:bottom w:val="none" w:sz="0" w:space="0" w:color="auto"/>
            <w:right w:val="none" w:sz="0" w:space="0" w:color="auto"/>
          </w:divBdr>
        </w:div>
        <w:div w:id="720055826">
          <w:marLeft w:val="0"/>
          <w:marRight w:val="0"/>
          <w:marTop w:val="0"/>
          <w:marBottom w:val="0"/>
          <w:divBdr>
            <w:top w:val="none" w:sz="0" w:space="0" w:color="auto"/>
            <w:left w:val="none" w:sz="0" w:space="0" w:color="auto"/>
            <w:bottom w:val="none" w:sz="0" w:space="0" w:color="auto"/>
            <w:right w:val="none" w:sz="0" w:space="0" w:color="auto"/>
          </w:divBdr>
        </w:div>
        <w:div w:id="1956063457">
          <w:marLeft w:val="0"/>
          <w:marRight w:val="0"/>
          <w:marTop w:val="0"/>
          <w:marBottom w:val="0"/>
          <w:divBdr>
            <w:top w:val="none" w:sz="0" w:space="0" w:color="auto"/>
            <w:left w:val="none" w:sz="0" w:space="0" w:color="auto"/>
            <w:bottom w:val="none" w:sz="0" w:space="0" w:color="auto"/>
            <w:right w:val="none" w:sz="0" w:space="0" w:color="auto"/>
          </w:divBdr>
        </w:div>
        <w:div w:id="1701274727">
          <w:marLeft w:val="0"/>
          <w:marRight w:val="0"/>
          <w:marTop w:val="0"/>
          <w:marBottom w:val="0"/>
          <w:divBdr>
            <w:top w:val="none" w:sz="0" w:space="0" w:color="auto"/>
            <w:left w:val="none" w:sz="0" w:space="0" w:color="auto"/>
            <w:bottom w:val="none" w:sz="0" w:space="0" w:color="auto"/>
            <w:right w:val="none" w:sz="0" w:space="0" w:color="auto"/>
          </w:divBdr>
        </w:div>
        <w:div w:id="1579708757">
          <w:marLeft w:val="0"/>
          <w:marRight w:val="0"/>
          <w:marTop w:val="0"/>
          <w:marBottom w:val="0"/>
          <w:divBdr>
            <w:top w:val="none" w:sz="0" w:space="0" w:color="auto"/>
            <w:left w:val="none" w:sz="0" w:space="0" w:color="auto"/>
            <w:bottom w:val="none" w:sz="0" w:space="0" w:color="auto"/>
            <w:right w:val="none" w:sz="0" w:space="0" w:color="auto"/>
          </w:divBdr>
        </w:div>
        <w:div w:id="1663778502">
          <w:marLeft w:val="0"/>
          <w:marRight w:val="0"/>
          <w:marTop w:val="0"/>
          <w:marBottom w:val="0"/>
          <w:divBdr>
            <w:top w:val="none" w:sz="0" w:space="0" w:color="auto"/>
            <w:left w:val="none" w:sz="0" w:space="0" w:color="auto"/>
            <w:bottom w:val="none" w:sz="0" w:space="0" w:color="auto"/>
            <w:right w:val="none" w:sz="0" w:space="0" w:color="auto"/>
          </w:divBdr>
        </w:div>
        <w:div w:id="1052115419">
          <w:marLeft w:val="0"/>
          <w:marRight w:val="0"/>
          <w:marTop w:val="0"/>
          <w:marBottom w:val="0"/>
          <w:divBdr>
            <w:top w:val="none" w:sz="0" w:space="0" w:color="auto"/>
            <w:left w:val="none" w:sz="0" w:space="0" w:color="auto"/>
            <w:bottom w:val="none" w:sz="0" w:space="0" w:color="auto"/>
            <w:right w:val="none" w:sz="0" w:space="0" w:color="auto"/>
          </w:divBdr>
        </w:div>
        <w:div w:id="1137146136">
          <w:marLeft w:val="0"/>
          <w:marRight w:val="0"/>
          <w:marTop w:val="0"/>
          <w:marBottom w:val="0"/>
          <w:divBdr>
            <w:top w:val="none" w:sz="0" w:space="0" w:color="auto"/>
            <w:left w:val="none" w:sz="0" w:space="0" w:color="auto"/>
            <w:bottom w:val="none" w:sz="0" w:space="0" w:color="auto"/>
            <w:right w:val="none" w:sz="0" w:space="0" w:color="auto"/>
          </w:divBdr>
        </w:div>
        <w:div w:id="861357073">
          <w:marLeft w:val="0"/>
          <w:marRight w:val="0"/>
          <w:marTop w:val="0"/>
          <w:marBottom w:val="0"/>
          <w:divBdr>
            <w:top w:val="none" w:sz="0" w:space="0" w:color="auto"/>
            <w:left w:val="none" w:sz="0" w:space="0" w:color="auto"/>
            <w:bottom w:val="none" w:sz="0" w:space="0" w:color="auto"/>
            <w:right w:val="none" w:sz="0" w:space="0" w:color="auto"/>
          </w:divBdr>
        </w:div>
        <w:div w:id="1833982351">
          <w:marLeft w:val="0"/>
          <w:marRight w:val="0"/>
          <w:marTop w:val="0"/>
          <w:marBottom w:val="0"/>
          <w:divBdr>
            <w:top w:val="none" w:sz="0" w:space="0" w:color="auto"/>
            <w:left w:val="none" w:sz="0" w:space="0" w:color="auto"/>
            <w:bottom w:val="none" w:sz="0" w:space="0" w:color="auto"/>
            <w:right w:val="none" w:sz="0" w:space="0" w:color="auto"/>
          </w:divBdr>
        </w:div>
        <w:div w:id="1615555157">
          <w:marLeft w:val="0"/>
          <w:marRight w:val="0"/>
          <w:marTop w:val="0"/>
          <w:marBottom w:val="0"/>
          <w:divBdr>
            <w:top w:val="none" w:sz="0" w:space="0" w:color="auto"/>
            <w:left w:val="none" w:sz="0" w:space="0" w:color="auto"/>
            <w:bottom w:val="none" w:sz="0" w:space="0" w:color="auto"/>
            <w:right w:val="none" w:sz="0" w:space="0" w:color="auto"/>
          </w:divBdr>
        </w:div>
        <w:div w:id="1799912238">
          <w:marLeft w:val="0"/>
          <w:marRight w:val="0"/>
          <w:marTop w:val="0"/>
          <w:marBottom w:val="0"/>
          <w:divBdr>
            <w:top w:val="none" w:sz="0" w:space="0" w:color="auto"/>
            <w:left w:val="none" w:sz="0" w:space="0" w:color="auto"/>
            <w:bottom w:val="none" w:sz="0" w:space="0" w:color="auto"/>
            <w:right w:val="none" w:sz="0" w:space="0" w:color="auto"/>
          </w:divBdr>
        </w:div>
        <w:div w:id="957221244">
          <w:marLeft w:val="0"/>
          <w:marRight w:val="0"/>
          <w:marTop w:val="0"/>
          <w:marBottom w:val="0"/>
          <w:divBdr>
            <w:top w:val="none" w:sz="0" w:space="0" w:color="auto"/>
            <w:left w:val="none" w:sz="0" w:space="0" w:color="auto"/>
            <w:bottom w:val="none" w:sz="0" w:space="0" w:color="auto"/>
            <w:right w:val="none" w:sz="0" w:space="0" w:color="auto"/>
          </w:divBdr>
        </w:div>
        <w:div w:id="1745834436">
          <w:marLeft w:val="0"/>
          <w:marRight w:val="0"/>
          <w:marTop w:val="0"/>
          <w:marBottom w:val="0"/>
          <w:divBdr>
            <w:top w:val="none" w:sz="0" w:space="0" w:color="auto"/>
            <w:left w:val="none" w:sz="0" w:space="0" w:color="auto"/>
            <w:bottom w:val="none" w:sz="0" w:space="0" w:color="auto"/>
            <w:right w:val="none" w:sz="0" w:space="0" w:color="auto"/>
          </w:divBdr>
        </w:div>
        <w:div w:id="2043548843">
          <w:marLeft w:val="0"/>
          <w:marRight w:val="0"/>
          <w:marTop w:val="0"/>
          <w:marBottom w:val="0"/>
          <w:divBdr>
            <w:top w:val="none" w:sz="0" w:space="0" w:color="auto"/>
            <w:left w:val="none" w:sz="0" w:space="0" w:color="auto"/>
            <w:bottom w:val="none" w:sz="0" w:space="0" w:color="auto"/>
            <w:right w:val="none" w:sz="0" w:space="0" w:color="auto"/>
          </w:divBdr>
        </w:div>
        <w:div w:id="1835142487">
          <w:marLeft w:val="0"/>
          <w:marRight w:val="0"/>
          <w:marTop w:val="0"/>
          <w:marBottom w:val="0"/>
          <w:divBdr>
            <w:top w:val="none" w:sz="0" w:space="0" w:color="auto"/>
            <w:left w:val="none" w:sz="0" w:space="0" w:color="auto"/>
            <w:bottom w:val="none" w:sz="0" w:space="0" w:color="auto"/>
            <w:right w:val="none" w:sz="0" w:space="0" w:color="auto"/>
          </w:divBdr>
        </w:div>
        <w:div w:id="1519738065">
          <w:marLeft w:val="0"/>
          <w:marRight w:val="0"/>
          <w:marTop w:val="0"/>
          <w:marBottom w:val="0"/>
          <w:divBdr>
            <w:top w:val="none" w:sz="0" w:space="0" w:color="auto"/>
            <w:left w:val="none" w:sz="0" w:space="0" w:color="auto"/>
            <w:bottom w:val="none" w:sz="0" w:space="0" w:color="auto"/>
            <w:right w:val="none" w:sz="0" w:space="0" w:color="auto"/>
          </w:divBdr>
        </w:div>
        <w:div w:id="1356348585">
          <w:marLeft w:val="0"/>
          <w:marRight w:val="0"/>
          <w:marTop w:val="0"/>
          <w:marBottom w:val="0"/>
          <w:divBdr>
            <w:top w:val="none" w:sz="0" w:space="0" w:color="auto"/>
            <w:left w:val="none" w:sz="0" w:space="0" w:color="auto"/>
            <w:bottom w:val="none" w:sz="0" w:space="0" w:color="auto"/>
            <w:right w:val="none" w:sz="0" w:space="0" w:color="auto"/>
          </w:divBdr>
        </w:div>
        <w:div w:id="1034766430">
          <w:marLeft w:val="0"/>
          <w:marRight w:val="0"/>
          <w:marTop w:val="0"/>
          <w:marBottom w:val="0"/>
          <w:divBdr>
            <w:top w:val="none" w:sz="0" w:space="0" w:color="auto"/>
            <w:left w:val="none" w:sz="0" w:space="0" w:color="auto"/>
            <w:bottom w:val="none" w:sz="0" w:space="0" w:color="auto"/>
            <w:right w:val="none" w:sz="0" w:space="0" w:color="auto"/>
          </w:divBdr>
        </w:div>
        <w:div w:id="1598710361">
          <w:marLeft w:val="0"/>
          <w:marRight w:val="0"/>
          <w:marTop w:val="0"/>
          <w:marBottom w:val="0"/>
          <w:divBdr>
            <w:top w:val="none" w:sz="0" w:space="0" w:color="auto"/>
            <w:left w:val="none" w:sz="0" w:space="0" w:color="auto"/>
            <w:bottom w:val="none" w:sz="0" w:space="0" w:color="auto"/>
            <w:right w:val="none" w:sz="0" w:space="0" w:color="auto"/>
          </w:divBdr>
        </w:div>
        <w:div w:id="508179299">
          <w:marLeft w:val="0"/>
          <w:marRight w:val="0"/>
          <w:marTop w:val="0"/>
          <w:marBottom w:val="0"/>
          <w:divBdr>
            <w:top w:val="none" w:sz="0" w:space="0" w:color="auto"/>
            <w:left w:val="none" w:sz="0" w:space="0" w:color="auto"/>
            <w:bottom w:val="none" w:sz="0" w:space="0" w:color="auto"/>
            <w:right w:val="none" w:sz="0" w:space="0" w:color="auto"/>
          </w:divBdr>
        </w:div>
        <w:div w:id="2052339435">
          <w:marLeft w:val="0"/>
          <w:marRight w:val="0"/>
          <w:marTop w:val="0"/>
          <w:marBottom w:val="0"/>
          <w:divBdr>
            <w:top w:val="none" w:sz="0" w:space="0" w:color="auto"/>
            <w:left w:val="none" w:sz="0" w:space="0" w:color="auto"/>
            <w:bottom w:val="none" w:sz="0" w:space="0" w:color="auto"/>
            <w:right w:val="none" w:sz="0" w:space="0" w:color="auto"/>
          </w:divBdr>
        </w:div>
        <w:div w:id="1733768335">
          <w:marLeft w:val="0"/>
          <w:marRight w:val="0"/>
          <w:marTop w:val="0"/>
          <w:marBottom w:val="0"/>
          <w:divBdr>
            <w:top w:val="none" w:sz="0" w:space="0" w:color="auto"/>
            <w:left w:val="none" w:sz="0" w:space="0" w:color="auto"/>
            <w:bottom w:val="none" w:sz="0" w:space="0" w:color="auto"/>
            <w:right w:val="none" w:sz="0" w:space="0" w:color="auto"/>
          </w:divBdr>
        </w:div>
        <w:div w:id="1759012313">
          <w:marLeft w:val="0"/>
          <w:marRight w:val="0"/>
          <w:marTop w:val="0"/>
          <w:marBottom w:val="0"/>
          <w:divBdr>
            <w:top w:val="none" w:sz="0" w:space="0" w:color="auto"/>
            <w:left w:val="none" w:sz="0" w:space="0" w:color="auto"/>
            <w:bottom w:val="none" w:sz="0" w:space="0" w:color="auto"/>
            <w:right w:val="none" w:sz="0" w:space="0" w:color="auto"/>
          </w:divBdr>
        </w:div>
        <w:div w:id="1477601387">
          <w:marLeft w:val="0"/>
          <w:marRight w:val="0"/>
          <w:marTop w:val="0"/>
          <w:marBottom w:val="0"/>
          <w:divBdr>
            <w:top w:val="none" w:sz="0" w:space="0" w:color="auto"/>
            <w:left w:val="none" w:sz="0" w:space="0" w:color="auto"/>
            <w:bottom w:val="none" w:sz="0" w:space="0" w:color="auto"/>
            <w:right w:val="none" w:sz="0" w:space="0" w:color="auto"/>
          </w:divBdr>
        </w:div>
        <w:div w:id="122966251">
          <w:marLeft w:val="0"/>
          <w:marRight w:val="0"/>
          <w:marTop w:val="0"/>
          <w:marBottom w:val="0"/>
          <w:divBdr>
            <w:top w:val="none" w:sz="0" w:space="0" w:color="auto"/>
            <w:left w:val="none" w:sz="0" w:space="0" w:color="auto"/>
            <w:bottom w:val="none" w:sz="0" w:space="0" w:color="auto"/>
            <w:right w:val="none" w:sz="0" w:space="0" w:color="auto"/>
          </w:divBdr>
        </w:div>
        <w:div w:id="1885483336">
          <w:marLeft w:val="0"/>
          <w:marRight w:val="0"/>
          <w:marTop w:val="0"/>
          <w:marBottom w:val="0"/>
          <w:divBdr>
            <w:top w:val="none" w:sz="0" w:space="0" w:color="auto"/>
            <w:left w:val="none" w:sz="0" w:space="0" w:color="auto"/>
            <w:bottom w:val="none" w:sz="0" w:space="0" w:color="auto"/>
            <w:right w:val="none" w:sz="0" w:space="0" w:color="auto"/>
          </w:divBdr>
        </w:div>
      </w:divsChild>
    </w:div>
    <w:div w:id="487749778">
      <w:bodyDiv w:val="1"/>
      <w:marLeft w:val="0"/>
      <w:marRight w:val="0"/>
      <w:marTop w:val="0"/>
      <w:marBottom w:val="0"/>
      <w:divBdr>
        <w:top w:val="none" w:sz="0" w:space="0" w:color="auto"/>
        <w:left w:val="none" w:sz="0" w:space="0" w:color="auto"/>
        <w:bottom w:val="none" w:sz="0" w:space="0" w:color="auto"/>
        <w:right w:val="none" w:sz="0" w:space="0" w:color="auto"/>
      </w:divBdr>
    </w:div>
    <w:div w:id="487865718">
      <w:bodyDiv w:val="1"/>
      <w:marLeft w:val="0"/>
      <w:marRight w:val="0"/>
      <w:marTop w:val="0"/>
      <w:marBottom w:val="0"/>
      <w:divBdr>
        <w:top w:val="none" w:sz="0" w:space="0" w:color="auto"/>
        <w:left w:val="none" w:sz="0" w:space="0" w:color="auto"/>
        <w:bottom w:val="none" w:sz="0" w:space="0" w:color="auto"/>
        <w:right w:val="none" w:sz="0" w:space="0" w:color="auto"/>
      </w:divBdr>
    </w:div>
    <w:div w:id="488790928">
      <w:bodyDiv w:val="1"/>
      <w:marLeft w:val="0"/>
      <w:marRight w:val="0"/>
      <w:marTop w:val="0"/>
      <w:marBottom w:val="0"/>
      <w:divBdr>
        <w:top w:val="none" w:sz="0" w:space="0" w:color="auto"/>
        <w:left w:val="none" w:sz="0" w:space="0" w:color="auto"/>
        <w:bottom w:val="none" w:sz="0" w:space="0" w:color="auto"/>
        <w:right w:val="none" w:sz="0" w:space="0" w:color="auto"/>
      </w:divBdr>
    </w:div>
    <w:div w:id="489906317">
      <w:bodyDiv w:val="1"/>
      <w:marLeft w:val="0"/>
      <w:marRight w:val="0"/>
      <w:marTop w:val="0"/>
      <w:marBottom w:val="0"/>
      <w:divBdr>
        <w:top w:val="none" w:sz="0" w:space="0" w:color="auto"/>
        <w:left w:val="none" w:sz="0" w:space="0" w:color="auto"/>
        <w:bottom w:val="none" w:sz="0" w:space="0" w:color="auto"/>
        <w:right w:val="none" w:sz="0" w:space="0" w:color="auto"/>
      </w:divBdr>
    </w:div>
    <w:div w:id="489953047">
      <w:bodyDiv w:val="1"/>
      <w:marLeft w:val="0"/>
      <w:marRight w:val="0"/>
      <w:marTop w:val="0"/>
      <w:marBottom w:val="0"/>
      <w:divBdr>
        <w:top w:val="none" w:sz="0" w:space="0" w:color="auto"/>
        <w:left w:val="none" w:sz="0" w:space="0" w:color="auto"/>
        <w:bottom w:val="none" w:sz="0" w:space="0" w:color="auto"/>
        <w:right w:val="none" w:sz="0" w:space="0" w:color="auto"/>
      </w:divBdr>
    </w:div>
    <w:div w:id="490372135">
      <w:bodyDiv w:val="1"/>
      <w:marLeft w:val="0"/>
      <w:marRight w:val="0"/>
      <w:marTop w:val="0"/>
      <w:marBottom w:val="0"/>
      <w:divBdr>
        <w:top w:val="none" w:sz="0" w:space="0" w:color="auto"/>
        <w:left w:val="none" w:sz="0" w:space="0" w:color="auto"/>
        <w:bottom w:val="none" w:sz="0" w:space="0" w:color="auto"/>
        <w:right w:val="none" w:sz="0" w:space="0" w:color="auto"/>
      </w:divBdr>
    </w:div>
    <w:div w:id="491026396">
      <w:bodyDiv w:val="1"/>
      <w:marLeft w:val="0"/>
      <w:marRight w:val="0"/>
      <w:marTop w:val="0"/>
      <w:marBottom w:val="0"/>
      <w:divBdr>
        <w:top w:val="none" w:sz="0" w:space="0" w:color="auto"/>
        <w:left w:val="none" w:sz="0" w:space="0" w:color="auto"/>
        <w:bottom w:val="none" w:sz="0" w:space="0" w:color="auto"/>
        <w:right w:val="none" w:sz="0" w:space="0" w:color="auto"/>
      </w:divBdr>
    </w:div>
    <w:div w:id="491213337">
      <w:bodyDiv w:val="1"/>
      <w:marLeft w:val="0"/>
      <w:marRight w:val="0"/>
      <w:marTop w:val="0"/>
      <w:marBottom w:val="0"/>
      <w:divBdr>
        <w:top w:val="none" w:sz="0" w:space="0" w:color="auto"/>
        <w:left w:val="none" w:sz="0" w:space="0" w:color="auto"/>
        <w:bottom w:val="none" w:sz="0" w:space="0" w:color="auto"/>
        <w:right w:val="none" w:sz="0" w:space="0" w:color="auto"/>
      </w:divBdr>
    </w:div>
    <w:div w:id="491333417">
      <w:bodyDiv w:val="1"/>
      <w:marLeft w:val="0"/>
      <w:marRight w:val="0"/>
      <w:marTop w:val="0"/>
      <w:marBottom w:val="0"/>
      <w:divBdr>
        <w:top w:val="none" w:sz="0" w:space="0" w:color="auto"/>
        <w:left w:val="none" w:sz="0" w:space="0" w:color="auto"/>
        <w:bottom w:val="none" w:sz="0" w:space="0" w:color="auto"/>
        <w:right w:val="none" w:sz="0" w:space="0" w:color="auto"/>
      </w:divBdr>
    </w:div>
    <w:div w:id="492378172">
      <w:bodyDiv w:val="1"/>
      <w:marLeft w:val="0"/>
      <w:marRight w:val="0"/>
      <w:marTop w:val="0"/>
      <w:marBottom w:val="0"/>
      <w:divBdr>
        <w:top w:val="none" w:sz="0" w:space="0" w:color="auto"/>
        <w:left w:val="none" w:sz="0" w:space="0" w:color="auto"/>
        <w:bottom w:val="none" w:sz="0" w:space="0" w:color="auto"/>
        <w:right w:val="none" w:sz="0" w:space="0" w:color="auto"/>
      </w:divBdr>
    </w:div>
    <w:div w:id="492916759">
      <w:bodyDiv w:val="1"/>
      <w:marLeft w:val="0"/>
      <w:marRight w:val="0"/>
      <w:marTop w:val="0"/>
      <w:marBottom w:val="0"/>
      <w:divBdr>
        <w:top w:val="none" w:sz="0" w:space="0" w:color="auto"/>
        <w:left w:val="none" w:sz="0" w:space="0" w:color="auto"/>
        <w:bottom w:val="none" w:sz="0" w:space="0" w:color="auto"/>
        <w:right w:val="none" w:sz="0" w:space="0" w:color="auto"/>
      </w:divBdr>
    </w:div>
    <w:div w:id="494610074">
      <w:bodyDiv w:val="1"/>
      <w:marLeft w:val="0"/>
      <w:marRight w:val="0"/>
      <w:marTop w:val="0"/>
      <w:marBottom w:val="0"/>
      <w:divBdr>
        <w:top w:val="none" w:sz="0" w:space="0" w:color="auto"/>
        <w:left w:val="none" w:sz="0" w:space="0" w:color="auto"/>
        <w:bottom w:val="none" w:sz="0" w:space="0" w:color="auto"/>
        <w:right w:val="none" w:sz="0" w:space="0" w:color="auto"/>
      </w:divBdr>
    </w:div>
    <w:div w:id="494759665">
      <w:bodyDiv w:val="1"/>
      <w:marLeft w:val="0"/>
      <w:marRight w:val="0"/>
      <w:marTop w:val="0"/>
      <w:marBottom w:val="0"/>
      <w:divBdr>
        <w:top w:val="none" w:sz="0" w:space="0" w:color="auto"/>
        <w:left w:val="none" w:sz="0" w:space="0" w:color="auto"/>
        <w:bottom w:val="none" w:sz="0" w:space="0" w:color="auto"/>
        <w:right w:val="none" w:sz="0" w:space="0" w:color="auto"/>
      </w:divBdr>
    </w:div>
    <w:div w:id="495464696">
      <w:bodyDiv w:val="1"/>
      <w:marLeft w:val="0"/>
      <w:marRight w:val="0"/>
      <w:marTop w:val="0"/>
      <w:marBottom w:val="0"/>
      <w:divBdr>
        <w:top w:val="none" w:sz="0" w:space="0" w:color="auto"/>
        <w:left w:val="none" w:sz="0" w:space="0" w:color="auto"/>
        <w:bottom w:val="none" w:sz="0" w:space="0" w:color="auto"/>
        <w:right w:val="none" w:sz="0" w:space="0" w:color="auto"/>
      </w:divBdr>
    </w:div>
    <w:div w:id="495649472">
      <w:bodyDiv w:val="1"/>
      <w:marLeft w:val="0"/>
      <w:marRight w:val="0"/>
      <w:marTop w:val="0"/>
      <w:marBottom w:val="0"/>
      <w:divBdr>
        <w:top w:val="none" w:sz="0" w:space="0" w:color="auto"/>
        <w:left w:val="none" w:sz="0" w:space="0" w:color="auto"/>
        <w:bottom w:val="none" w:sz="0" w:space="0" w:color="auto"/>
        <w:right w:val="none" w:sz="0" w:space="0" w:color="auto"/>
      </w:divBdr>
      <w:divsChild>
        <w:div w:id="1332488725">
          <w:marLeft w:val="640"/>
          <w:marRight w:val="0"/>
          <w:marTop w:val="0"/>
          <w:marBottom w:val="0"/>
          <w:divBdr>
            <w:top w:val="none" w:sz="0" w:space="0" w:color="auto"/>
            <w:left w:val="none" w:sz="0" w:space="0" w:color="auto"/>
            <w:bottom w:val="none" w:sz="0" w:space="0" w:color="auto"/>
            <w:right w:val="none" w:sz="0" w:space="0" w:color="auto"/>
          </w:divBdr>
        </w:div>
        <w:div w:id="1913157415">
          <w:marLeft w:val="640"/>
          <w:marRight w:val="0"/>
          <w:marTop w:val="0"/>
          <w:marBottom w:val="0"/>
          <w:divBdr>
            <w:top w:val="none" w:sz="0" w:space="0" w:color="auto"/>
            <w:left w:val="none" w:sz="0" w:space="0" w:color="auto"/>
            <w:bottom w:val="none" w:sz="0" w:space="0" w:color="auto"/>
            <w:right w:val="none" w:sz="0" w:space="0" w:color="auto"/>
          </w:divBdr>
        </w:div>
        <w:div w:id="1152913375">
          <w:marLeft w:val="640"/>
          <w:marRight w:val="0"/>
          <w:marTop w:val="0"/>
          <w:marBottom w:val="0"/>
          <w:divBdr>
            <w:top w:val="none" w:sz="0" w:space="0" w:color="auto"/>
            <w:left w:val="none" w:sz="0" w:space="0" w:color="auto"/>
            <w:bottom w:val="none" w:sz="0" w:space="0" w:color="auto"/>
            <w:right w:val="none" w:sz="0" w:space="0" w:color="auto"/>
          </w:divBdr>
        </w:div>
        <w:div w:id="2070686422">
          <w:marLeft w:val="640"/>
          <w:marRight w:val="0"/>
          <w:marTop w:val="0"/>
          <w:marBottom w:val="0"/>
          <w:divBdr>
            <w:top w:val="none" w:sz="0" w:space="0" w:color="auto"/>
            <w:left w:val="none" w:sz="0" w:space="0" w:color="auto"/>
            <w:bottom w:val="none" w:sz="0" w:space="0" w:color="auto"/>
            <w:right w:val="none" w:sz="0" w:space="0" w:color="auto"/>
          </w:divBdr>
        </w:div>
        <w:div w:id="2024357084">
          <w:marLeft w:val="640"/>
          <w:marRight w:val="0"/>
          <w:marTop w:val="0"/>
          <w:marBottom w:val="0"/>
          <w:divBdr>
            <w:top w:val="none" w:sz="0" w:space="0" w:color="auto"/>
            <w:left w:val="none" w:sz="0" w:space="0" w:color="auto"/>
            <w:bottom w:val="none" w:sz="0" w:space="0" w:color="auto"/>
            <w:right w:val="none" w:sz="0" w:space="0" w:color="auto"/>
          </w:divBdr>
        </w:div>
        <w:div w:id="1786733250">
          <w:marLeft w:val="640"/>
          <w:marRight w:val="0"/>
          <w:marTop w:val="0"/>
          <w:marBottom w:val="0"/>
          <w:divBdr>
            <w:top w:val="none" w:sz="0" w:space="0" w:color="auto"/>
            <w:left w:val="none" w:sz="0" w:space="0" w:color="auto"/>
            <w:bottom w:val="none" w:sz="0" w:space="0" w:color="auto"/>
            <w:right w:val="none" w:sz="0" w:space="0" w:color="auto"/>
          </w:divBdr>
        </w:div>
        <w:div w:id="1622496017">
          <w:marLeft w:val="640"/>
          <w:marRight w:val="0"/>
          <w:marTop w:val="0"/>
          <w:marBottom w:val="0"/>
          <w:divBdr>
            <w:top w:val="none" w:sz="0" w:space="0" w:color="auto"/>
            <w:left w:val="none" w:sz="0" w:space="0" w:color="auto"/>
            <w:bottom w:val="none" w:sz="0" w:space="0" w:color="auto"/>
            <w:right w:val="none" w:sz="0" w:space="0" w:color="auto"/>
          </w:divBdr>
        </w:div>
        <w:div w:id="1676491916">
          <w:marLeft w:val="640"/>
          <w:marRight w:val="0"/>
          <w:marTop w:val="0"/>
          <w:marBottom w:val="0"/>
          <w:divBdr>
            <w:top w:val="none" w:sz="0" w:space="0" w:color="auto"/>
            <w:left w:val="none" w:sz="0" w:space="0" w:color="auto"/>
            <w:bottom w:val="none" w:sz="0" w:space="0" w:color="auto"/>
            <w:right w:val="none" w:sz="0" w:space="0" w:color="auto"/>
          </w:divBdr>
        </w:div>
        <w:div w:id="1630555160">
          <w:marLeft w:val="640"/>
          <w:marRight w:val="0"/>
          <w:marTop w:val="0"/>
          <w:marBottom w:val="0"/>
          <w:divBdr>
            <w:top w:val="none" w:sz="0" w:space="0" w:color="auto"/>
            <w:left w:val="none" w:sz="0" w:space="0" w:color="auto"/>
            <w:bottom w:val="none" w:sz="0" w:space="0" w:color="auto"/>
            <w:right w:val="none" w:sz="0" w:space="0" w:color="auto"/>
          </w:divBdr>
        </w:div>
        <w:div w:id="1129393298">
          <w:marLeft w:val="640"/>
          <w:marRight w:val="0"/>
          <w:marTop w:val="0"/>
          <w:marBottom w:val="0"/>
          <w:divBdr>
            <w:top w:val="none" w:sz="0" w:space="0" w:color="auto"/>
            <w:left w:val="none" w:sz="0" w:space="0" w:color="auto"/>
            <w:bottom w:val="none" w:sz="0" w:space="0" w:color="auto"/>
            <w:right w:val="none" w:sz="0" w:space="0" w:color="auto"/>
          </w:divBdr>
        </w:div>
        <w:div w:id="1723170783">
          <w:marLeft w:val="640"/>
          <w:marRight w:val="0"/>
          <w:marTop w:val="0"/>
          <w:marBottom w:val="0"/>
          <w:divBdr>
            <w:top w:val="none" w:sz="0" w:space="0" w:color="auto"/>
            <w:left w:val="none" w:sz="0" w:space="0" w:color="auto"/>
            <w:bottom w:val="none" w:sz="0" w:space="0" w:color="auto"/>
            <w:right w:val="none" w:sz="0" w:space="0" w:color="auto"/>
          </w:divBdr>
        </w:div>
        <w:div w:id="730425592">
          <w:marLeft w:val="640"/>
          <w:marRight w:val="0"/>
          <w:marTop w:val="0"/>
          <w:marBottom w:val="0"/>
          <w:divBdr>
            <w:top w:val="none" w:sz="0" w:space="0" w:color="auto"/>
            <w:left w:val="none" w:sz="0" w:space="0" w:color="auto"/>
            <w:bottom w:val="none" w:sz="0" w:space="0" w:color="auto"/>
            <w:right w:val="none" w:sz="0" w:space="0" w:color="auto"/>
          </w:divBdr>
        </w:div>
        <w:div w:id="411510787">
          <w:marLeft w:val="640"/>
          <w:marRight w:val="0"/>
          <w:marTop w:val="0"/>
          <w:marBottom w:val="0"/>
          <w:divBdr>
            <w:top w:val="none" w:sz="0" w:space="0" w:color="auto"/>
            <w:left w:val="none" w:sz="0" w:space="0" w:color="auto"/>
            <w:bottom w:val="none" w:sz="0" w:space="0" w:color="auto"/>
            <w:right w:val="none" w:sz="0" w:space="0" w:color="auto"/>
          </w:divBdr>
        </w:div>
        <w:div w:id="385226473">
          <w:marLeft w:val="640"/>
          <w:marRight w:val="0"/>
          <w:marTop w:val="0"/>
          <w:marBottom w:val="0"/>
          <w:divBdr>
            <w:top w:val="none" w:sz="0" w:space="0" w:color="auto"/>
            <w:left w:val="none" w:sz="0" w:space="0" w:color="auto"/>
            <w:bottom w:val="none" w:sz="0" w:space="0" w:color="auto"/>
            <w:right w:val="none" w:sz="0" w:space="0" w:color="auto"/>
          </w:divBdr>
        </w:div>
        <w:div w:id="1930773098">
          <w:marLeft w:val="640"/>
          <w:marRight w:val="0"/>
          <w:marTop w:val="0"/>
          <w:marBottom w:val="0"/>
          <w:divBdr>
            <w:top w:val="none" w:sz="0" w:space="0" w:color="auto"/>
            <w:left w:val="none" w:sz="0" w:space="0" w:color="auto"/>
            <w:bottom w:val="none" w:sz="0" w:space="0" w:color="auto"/>
            <w:right w:val="none" w:sz="0" w:space="0" w:color="auto"/>
          </w:divBdr>
        </w:div>
        <w:div w:id="21445848">
          <w:marLeft w:val="640"/>
          <w:marRight w:val="0"/>
          <w:marTop w:val="0"/>
          <w:marBottom w:val="0"/>
          <w:divBdr>
            <w:top w:val="none" w:sz="0" w:space="0" w:color="auto"/>
            <w:left w:val="none" w:sz="0" w:space="0" w:color="auto"/>
            <w:bottom w:val="none" w:sz="0" w:space="0" w:color="auto"/>
            <w:right w:val="none" w:sz="0" w:space="0" w:color="auto"/>
          </w:divBdr>
        </w:div>
        <w:div w:id="1231845792">
          <w:marLeft w:val="640"/>
          <w:marRight w:val="0"/>
          <w:marTop w:val="0"/>
          <w:marBottom w:val="0"/>
          <w:divBdr>
            <w:top w:val="none" w:sz="0" w:space="0" w:color="auto"/>
            <w:left w:val="none" w:sz="0" w:space="0" w:color="auto"/>
            <w:bottom w:val="none" w:sz="0" w:space="0" w:color="auto"/>
            <w:right w:val="none" w:sz="0" w:space="0" w:color="auto"/>
          </w:divBdr>
        </w:div>
        <w:div w:id="481780264">
          <w:marLeft w:val="640"/>
          <w:marRight w:val="0"/>
          <w:marTop w:val="0"/>
          <w:marBottom w:val="0"/>
          <w:divBdr>
            <w:top w:val="none" w:sz="0" w:space="0" w:color="auto"/>
            <w:left w:val="none" w:sz="0" w:space="0" w:color="auto"/>
            <w:bottom w:val="none" w:sz="0" w:space="0" w:color="auto"/>
            <w:right w:val="none" w:sz="0" w:space="0" w:color="auto"/>
          </w:divBdr>
        </w:div>
        <w:div w:id="908464609">
          <w:marLeft w:val="640"/>
          <w:marRight w:val="0"/>
          <w:marTop w:val="0"/>
          <w:marBottom w:val="0"/>
          <w:divBdr>
            <w:top w:val="none" w:sz="0" w:space="0" w:color="auto"/>
            <w:left w:val="none" w:sz="0" w:space="0" w:color="auto"/>
            <w:bottom w:val="none" w:sz="0" w:space="0" w:color="auto"/>
            <w:right w:val="none" w:sz="0" w:space="0" w:color="auto"/>
          </w:divBdr>
        </w:div>
        <w:div w:id="1824200592">
          <w:marLeft w:val="640"/>
          <w:marRight w:val="0"/>
          <w:marTop w:val="0"/>
          <w:marBottom w:val="0"/>
          <w:divBdr>
            <w:top w:val="none" w:sz="0" w:space="0" w:color="auto"/>
            <w:left w:val="none" w:sz="0" w:space="0" w:color="auto"/>
            <w:bottom w:val="none" w:sz="0" w:space="0" w:color="auto"/>
            <w:right w:val="none" w:sz="0" w:space="0" w:color="auto"/>
          </w:divBdr>
        </w:div>
        <w:div w:id="1988968401">
          <w:marLeft w:val="640"/>
          <w:marRight w:val="0"/>
          <w:marTop w:val="0"/>
          <w:marBottom w:val="0"/>
          <w:divBdr>
            <w:top w:val="none" w:sz="0" w:space="0" w:color="auto"/>
            <w:left w:val="none" w:sz="0" w:space="0" w:color="auto"/>
            <w:bottom w:val="none" w:sz="0" w:space="0" w:color="auto"/>
            <w:right w:val="none" w:sz="0" w:space="0" w:color="auto"/>
          </w:divBdr>
        </w:div>
        <w:div w:id="1452437458">
          <w:marLeft w:val="640"/>
          <w:marRight w:val="0"/>
          <w:marTop w:val="0"/>
          <w:marBottom w:val="0"/>
          <w:divBdr>
            <w:top w:val="none" w:sz="0" w:space="0" w:color="auto"/>
            <w:left w:val="none" w:sz="0" w:space="0" w:color="auto"/>
            <w:bottom w:val="none" w:sz="0" w:space="0" w:color="auto"/>
            <w:right w:val="none" w:sz="0" w:space="0" w:color="auto"/>
          </w:divBdr>
        </w:div>
        <w:div w:id="1855533191">
          <w:marLeft w:val="640"/>
          <w:marRight w:val="0"/>
          <w:marTop w:val="0"/>
          <w:marBottom w:val="0"/>
          <w:divBdr>
            <w:top w:val="none" w:sz="0" w:space="0" w:color="auto"/>
            <w:left w:val="none" w:sz="0" w:space="0" w:color="auto"/>
            <w:bottom w:val="none" w:sz="0" w:space="0" w:color="auto"/>
            <w:right w:val="none" w:sz="0" w:space="0" w:color="auto"/>
          </w:divBdr>
        </w:div>
        <w:div w:id="1088581921">
          <w:marLeft w:val="640"/>
          <w:marRight w:val="0"/>
          <w:marTop w:val="0"/>
          <w:marBottom w:val="0"/>
          <w:divBdr>
            <w:top w:val="none" w:sz="0" w:space="0" w:color="auto"/>
            <w:left w:val="none" w:sz="0" w:space="0" w:color="auto"/>
            <w:bottom w:val="none" w:sz="0" w:space="0" w:color="auto"/>
            <w:right w:val="none" w:sz="0" w:space="0" w:color="auto"/>
          </w:divBdr>
        </w:div>
        <w:div w:id="965962953">
          <w:marLeft w:val="640"/>
          <w:marRight w:val="0"/>
          <w:marTop w:val="0"/>
          <w:marBottom w:val="0"/>
          <w:divBdr>
            <w:top w:val="none" w:sz="0" w:space="0" w:color="auto"/>
            <w:left w:val="none" w:sz="0" w:space="0" w:color="auto"/>
            <w:bottom w:val="none" w:sz="0" w:space="0" w:color="auto"/>
            <w:right w:val="none" w:sz="0" w:space="0" w:color="auto"/>
          </w:divBdr>
        </w:div>
        <w:div w:id="279529541">
          <w:marLeft w:val="640"/>
          <w:marRight w:val="0"/>
          <w:marTop w:val="0"/>
          <w:marBottom w:val="0"/>
          <w:divBdr>
            <w:top w:val="none" w:sz="0" w:space="0" w:color="auto"/>
            <w:left w:val="none" w:sz="0" w:space="0" w:color="auto"/>
            <w:bottom w:val="none" w:sz="0" w:space="0" w:color="auto"/>
            <w:right w:val="none" w:sz="0" w:space="0" w:color="auto"/>
          </w:divBdr>
        </w:div>
        <w:div w:id="725376216">
          <w:marLeft w:val="640"/>
          <w:marRight w:val="0"/>
          <w:marTop w:val="0"/>
          <w:marBottom w:val="0"/>
          <w:divBdr>
            <w:top w:val="none" w:sz="0" w:space="0" w:color="auto"/>
            <w:left w:val="none" w:sz="0" w:space="0" w:color="auto"/>
            <w:bottom w:val="none" w:sz="0" w:space="0" w:color="auto"/>
            <w:right w:val="none" w:sz="0" w:space="0" w:color="auto"/>
          </w:divBdr>
        </w:div>
        <w:div w:id="1871718677">
          <w:marLeft w:val="640"/>
          <w:marRight w:val="0"/>
          <w:marTop w:val="0"/>
          <w:marBottom w:val="0"/>
          <w:divBdr>
            <w:top w:val="none" w:sz="0" w:space="0" w:color="auto"/>
            <w:left w:val="none" w:sz="0" w:space="0" w:color="auto"/>
            <w:bottom w:val="none" w:sz="0" w:space="0" w:color="auto"/>
            <w:right w:val="none" w:sz="0" w:space="0" w:color="auto"/>
          </w:divBdr>
        </w:div>
        <w:div w:id="446775919">
          <w:marLeft w:val="640"/>
          <w:marRight w:val="0"/>
          <w:marTop w:val="0"/>
          <w:marBottom w:val="0"/>
          <w:divBdr>
            <w:top w:val="none" w:sz="0" w:space="0" w:color="auto"/>
            <w:left w:val="none" w:sz="0" w:space="0" w:color="auto"/>
            <w:bottom w:val="none" w:sz="0" w:space="0" w:color="auto"/>
            <w:right w:val="none" w:sz="0" w:space="0" w:color="auto"/>
          </w:divBdr>
        </w:div>
        <w:div w:id="1259483918">
          <w:marLeft w:val="640"/>
          <w:marRight w:val="0"/>
          <w:marTop w:val="0"/>
          <w:marBottom w:val="0"/>
          <w:divBdr>
            <w:top w:val="none" w:sz="0" w:space="0" w:color="auto"/>
            <w:left w:val="none" w:sz="0" w:space="0" w:color="auto"/>
            <w:bottom w:val="none" w:sz="0" w:space="0" w:color="auto"/>
            <w:right w:val="none" w:sz="0" w:space="0" w:color="auto"/>
          </w:divBdr>
        </w:div>
        <w:div w:id="1097598744">
          <w:marLeft w:val="640"/>
          <w:marRight w:val="0"/>
          <w:marTop w:val="0"/>
          <w:marBottom w:val="0"/>
          <w:divBdr>
            <w:top w:val="none" w:sz="0" w:space="0" w:color="auto"/>
            <w:left w:val="none" w:sz="0" w:space="0" w:color="auto"/>
            <w:bottom w:val="none" w:sz="0" w:space="0" w:color="auto"/>
            <w:right w:val="none" w:sz="0" w:space="0" w:color="auto"/>
          </w:divBdr>
        </w:div>
        <w:div w:id="766924287">
          <w:marLeft w:val="640"/>
          <w:marRight w:val="0"/>
          <w:marTop w:val="0"/>
          <w:marBottom w:val="0"/>
          <w:divBdr>
            <w:top w:val="none" w:sz="0" w:space="0" w:color="auto"/>
            <w:left w:val="none" w:sz="0" w:space="0" w:color="auto"/>
            <w:bottom w:val="none" w:sz="0" w:space="0" w:color="auto"/>
            <w:right w:val="none" w:sz="0" w:space="0" w:color="auto"/>
          </w:divBdr>
        </w:div>
        <w:div w:id="871259505">
          <w:marLeft w:val="640"/>
          <w:marRight w:val="0"/>
          <w:marTop w:val="0"/>
          <w:marBottom w:val="0"/>
          <w:divBdr>
            <w:top w:val="none" w:sz="0" w:space="0" w:color="auto"/>
            <w:left w:val="none" w:sz="0" w:space="0" w:color="auto"/>
            <w:bottom w:val="none" w:sz="0" w:space="0" w:color="auto"/>
            <w:right w:val="none" w:sz="0" w:space="0" w:color="auto"/>
          </w:divBdr>
        </w:div>
        <w:div w:id="1384326491">
          <w:marLeft w:val="640"/>
          <w:marRight w:val="0"/>
          <w:marTop w:val="0"/>
          <w:marBottom w:val="0"/>
          <w:divBdr>
            <w:top w:val="none" w:sz="0" w:space="0" w:color="auto"/>
            <w:left w:val="none" w:sz="0" w:space="0" w:color="auto"/>
            <w:bottom w:val="none" w:sz="0" w:space="0" w:color="auto"/>
            <w:right w:val="none" w:sz="0" w:space="0" w:color="auto"/>
          </w:divBdr>
        </w:div>
        <w:div w:id="536940071">
          <w:marLeft w:val="640"/>
          <w:marRight w:val="0"/>
          <w:marTop w:val="0"/>
          <w:marBottom w:val="0"/>
          <w:divBdr>
            <w:top w:val="none" w:sz="0" w:space="0" w:color="auto"/>
            <w:left w:val="none" w:sz="0" w:space="0" w:color="auto"/>
            <w:bottom w:val="none" w:sz="0" w:space="0" w:color="auto"/>
            <w:right w:val="none" w:sz="0" w:space="0" w:color="auto"/>
          </w:divBdr>
        </w:div>
        <w:div w:id="1995721793">
          <w:marLeft w:val="640"/>
          <w:marRight w:val="0"/>
          <w:marTop w:val="0"/>
          <w:marBottom w:val="0"/>
          <w:divBdr>
            <w:top w:val="none" w:sz="0" w:space="0" w:color="auto"/>
            <w:left w:val="none" w:sz="0" w:space="0" w:color="auto"/>
            <w:bottom w:val="none" w:sz="0" w:space="0" w:color="auto"/>
            <w:right w:val="none" w:sz="0" w:space="0" w:color="auto"/>
          </w:divBdr>
        </w:div>
        <w:div w:id="1714187849">
          <w:marLeft w:val="640"/>
          <w:marRight w:val="0"/>
          <w:marTop w:val="0"/>
          <w:marBottom w:val="0"/>
          <w:divBdr>
            <w:top w:val="none" w:sz="0" w:space="0" w:color="auto"/>
            <w:left w:val="none" w:sz="0" w:space="0" w:color="auto"/>
            <w:bottom w:val="none" w:sz="0" w:space="0" w:color="auto"/>
            <w:right w:val="none" w:sz="0" w:space="0" w:color="auto"/>
          </w:divBdr>
        </w:div>
        <w:div w:id="39014329">
          <w:marLeft w:val="640"/>
          <w:marRight w:val="0"/>
          <w:marTop w:val="0"/>
          <w:marBottom w:val="0"/>
          <w:divBdr>
            <w:top w:val="none" w:sz="0" w:space="0" w:color="auto"/>
            <w:left w:val="none" w:sz="0" w:space="0" w:color="auto"/>
            <w:bottom w:val="none" w:sz="0" w:space="0" w:color="auto"/>
            <w:right w:val="none" w:sz="0" w:space="0" w:color="auto"/>
          </w:divBdr>
        </w:div>
        <w:div w:id="2122988361">
          <w:marLeft w:val="640"/>
          <w:marRight w:val="0"/>
          <w:marTop w:val="0"/>
          <w:marBottom w:val="0"/>
          <w:divBdr>
            <w:top w:val="none" w:sz="0" w:space="0" w:color="auto"/>
            <w:left w:val="none" w:sz="0" w:space="0" w:color="auto"/>
            <w:bottom w:val="none" w:sz="0" w:space="0" w:color="auto"/>
            <w:right w:val="none" w:sz="0" w:space="0" w:color="auto"/>
          </w:divBdr>
        </w:div>
        <w:div w:id="2066028462">
          <w:marLeft w:val="640"/>
          <w:marRight w:val="0"/>
          <w:marTop w:val="0"/>
          <w:marBottom w:val="0"/>
          <w:divBdr>
            <w:top w:val="none" w:sz="0" w:space="0" w:color="auto"/>
            <w:left w:val="none" w:sz="0" w:space="0" w:color="auto"/>
            <w:bottom w:val="none" w:sz="0" w:space="0" w:color="auto"/>
            <w:right w:val="none" w:sz="0" w:space="0" w:color="auto"/>
          </w:divBdr>
        </w:div>
        <w:div w:id="1925530523">
          <w:marLeft w:val="640"/>
          <w:marRight w:val="0"/>
          <w:marTop w:val="0"/>
          <w:marBottom w:val="0"/>
          <w:divBdr>
            <w:top w:val="none" w:sz="0" w:space="0" w:color="auto"/>
            <w:left w:val="none" w:sz="0" w:space="0" w:color="auto"/>
            <w:bottom w:val="none" w:sz="0" w:space="0" w:color="auto"/>
            <w:right w:val="none" w:sz="0" w:space="0" w:color="auto"/>
          </w:divBdr>
        </w:div>
        <w:div w:id="956526140">
          <w:marLeft w:val="640"/>
          <w:marRight w:val="0"/>
          <w:marTop w:val="0"/>
          <w:marBottom w:val="0"/>
          <w:divBdr>
            <w:top w:val="none" w:sz="0" w:space="0" w:color="auto"/>
            <w:left w:val="none" w:sz="0" w:space="0" w:color="auto"/>
            <w:bottom w:val="none" w:sz="0" w:space="0" w:color="auto"/>
            <w:right w:val="none" w:sz="0" w:space="0" w:color="auto"/>
          </w:divBdr>
        </w:div>
        <w:div w:id="683626877">
          <w:marLeft w:val="640"/>
          <w:marRight w:val="0"/>
          <w:marTop w:val="0"/>
          <w:marBottom w:val="0"/>
          <w:divBdr>
            <w:top w:val="none" w:sz="0" w:space="0" w:color="auto"/>
            <w:left w:val="none" w:sz="0" w:space="0" w:color="auto"/>
            <w:bottom w:val="none" w:sz="0" w:space="0" w:color="auto"/>
            <w:right w:val="none" w:sz="0" w:space="0" w:color="auto"/>
          </w:divBdr>
        </w:div>
        <w:div w:id="1026910823">
          <w:marLeft w:val="640"/>
          <w:marRight w:val="0"/>
          <w:marTop w:val="0"/>
          <w:marBottom w:val="0"/>
          <w:divBdr>
            <w:top w:val="none" w:sz="0" w:space="0" w:color="auto"/>
            <w:left w:val="none" w:sz="0" w:space="0" w:color="auto"/>
            <w:bottom w:val="none" w:sz="0" w:space="0" w:color="auto"/>
            <w:right w:val="none" w:sz="0" w:space="0" w:color="auto"/>
          </w:divBdr>
        </w:div>
        <w:div w:id="156043457">
          <w:marLeft w:val="640"/>
          <w:marRight w:val="0"/>
          <w:marTop w:val="0"/>
          <w:marBottom w:val="0"/>
          <w:divBdr>
            <w:top w:val="none" w:sz="0" w:space="0" w:color="auto"/>
            <w:left w:val="none" w:sz="0" w:space="0" w:color="auto"/>
            <w:bottom w:val="none" w:sz="0" w:space="0" w:color="auto"/>
            <w:right w:val="none" w:sz="0" w:space="0" w:color="auto"/>
          </w:divBdr>
        </w:div>
        <w:div w:id="1309938845">
          <w:marLeft w:val="640"/>
          <w:marRight w:val="0"/>
          <w:marTop w:val="0"/>
          <w:marBottom w:val="0"/>
          <w:divBdr>
            <w:top w:val="none" w:sz="0" w:space="0" w:color="auto"/>
            <w:left w:val="none" w:sz="0" w:space="0" w:color="auto"/>
            <w:bottom w:val="none" w:sz="0" w:space="0" w:color="auto"/>
            <w:right w:val="none" w:sz="0" w:space="0" w:color="auto"/>
          </w:divBdr>
        </w:div>
        <w:div w:id="1735278473">
          <w:marLeft w:val="640"/>
          <w:marRight w:val="0"/>
          <w:marTop w:val="0"/>
          <w:marBottom w:val="0"/>
          <w:divBdr>
            <w:top w:val="none" w:sz="0" w:space="0" w:color="auto"/>
            <w:left w:val="none" w:sz="0" w:space="0" w:color="auto"/>
            <w:bottom w:val="none" w:sz="0" w:space="0" w:color="auto"/>
            <w:right w:val="none" w:sz="0" w:space="0" w:color="auto"/>
          </w:divBdr>
        </w:div>
        <w:div w:id="2069721039">
          <w:marLeft w:val="640"/>
          <w:marRight w:val="0"/>
          <w:marTop w:val="0"/>
          <w:marBottom w:val="0"/>
          <w:divBdr>
            <w:top w:val="none" w:sz="0" w:space="0" w:color="auto"/>
            <w:left w:val="none" w:sz="0" w:space="0" w:color="auto"/>
            <w:bottom w:val="none" w:sz="0" w:space="0" w:color="auto"/>
            <w:right w:val="none" w:sz="0" w:space="0" w:color="auto"/>
          </w:divBdr>
        </w:div>
        <w:div w:id="1965109896">
          <w:marLeft w:val="640"/>
          <w:marRight w:val="0"/>
          <w:marTop w:val="0"/>
          <w:marBottom w:val="0"/>
          <w:divBdr>
            <w:top w:val="none" w:sz="0" w:space="0" w:color="auto"/>
            <w:left w:val="none" w:sz="0" w:space="0" w:color="auto"/>
            <w:bottom w:val="none" w:sz="0" w:space="0" w:color="auto"/>
            <w:right w:val="none" w:sz="0" w:space="0" w:color="auto"/>
          </w:divBdr>
        </w:div>
      </w:divsChild>
    </w:div>
    <w:div w:id="495802013">
      <w:bodyDiv w:val="1"/>
      <w:marLeft w:val="0"/>
      <w:marRight w:val="0"/>
      <w:marTop w:val="0"/>
      <w:marBottom w:val="0"/>
      <w:divBdr>
        <w:top w:val="none" w:sz="0" w:space="0" w:color="auto"/>
        <w:left w:val="none" w:sz="0" w:space="0" w:color="auto"/>
        <w:bottom w:val="none" w:sz="0" w:space="0" w:color="auto"/>
        <w:right w:val="none" w:sz="0" w:space="0" w:color="auto"/>
      </w:divBdr>
    </w:div>
    <w:div w:id="496381993">
      <w:bodyDiv w:val="1"/>
      <w:marLeft w:val="0"/>
      <w:marRight w:val="0"/>
      <w:marTop w:val="0"/>
      <w:marBottom w:val="0"/>
      <w:divBdr>
        <w:top w:val="none" w:sz="0" w:space="0" w:color="auto"/>
        <w:left w:val="none" w:sz="0" w:space="0" w:color="auto"/>
        <w:bottom w:val="none" w:sz="0" w:space="0" w:color="auto"/>
        <w:right w:val="none" w:sz="0" w:space="0" w:color="auto"/>
      </w:divBdr>
    </w:div>
    <w:div w:id="496925213">
      <w:bodyDiv w:val="1"/>
      <w:marLeft w:val="0"/>
      <w:marRight w:val="0"/>
      <w:marTop w:val="0"/>
      <w:marBottom w:val="0"/>
      <w:divBdr>
        <w:top w:val="none" w:sz="0" w:space="0" w:color="auto"/>
        <w:left w:val="none" w:sz="0" w:space="0" w:color="auto"/>
        <w:bottom w:val="none" w:sz="0" w:space="0" w:color="auto"/>
        <w:right w:val="none" w:sz="0" w:space="0" w:color="auto"/>
      </w:divBdr>
    </w:div>
    <w:div w:id="496962565">
      <w:bodyDiv w:val="1"/>
      <w:marLeft w:val="0"/>
      <w:marRight w:val="0"/>
      <w:marTop w:val="0"/>
      <w:marBottom w:val="0"/>
      <w:divBdr>
        <w:top w:val="none" w:sz="0" w:space="0" w:color="auto"/>
        <w:left w:val="none" w:sz="0" w:space="0" w:color="auto"/>
        <w:bottom w:val="none" w:sz="0" w:space="0" w:color="auto"/>
        <w:right w:val="none" w:sz="0" w:space="0" w:color="auto"/>
      </w:divBdr>
    </w:div>
    <w:div w:id="496966728">
      <w:bodyDiv w:val="1"/>
      <w:marLeft w:val="0"/>
      <w:marRight w:val="0"/>
      <w:marTop w:val="0"/>
      <w:marBottom w:val="0"/>
      <w:divBdr>
        <w:top w:val="none" w:sz="0" w:space="0" w:color="auto"/>
        <w:left w:val="none" w:sz="0" w:space="0" w:color="auto"/>
        <w:bottom w:val="none" w:sz="0" w:space="0" w:color="auto"/>
        <w:right w:val="none" w:sz="0" w:space="0" w:color="auto"/>
      </w:divBdr>
    </w:div>
    <w:div w:id="497229953">
      <w:bodyDiv w:val="1"/>
      <w:marLeft w:val="0"/>
      <w:marRight w:val="0"/>
      <w:marTop w:val="0"/>
      <w:marBottom w:val="0"/>
      <w:divBdr>
        <w:top w:val="none" w:sz="0" w:space="0" w:color="auto"/>
        <w:left w:val="none" w:sz="0" w:space="0" w:color="auto"/>
        <w:bottom w:val="none" w:sz="0" w:space="0" w:color="auto"/>
        <w:right w:val="none" w:sz="0" w:space="0" w:color="auto"/>
      </w:divBdr>
    </w:div>
    <w:div w:id="497815455">
      <w:bodyDiv w:val="1"/>
      <w:marLeft w:val="0"/>
      <w:marRight w:val="0"/>
      <w:marTop w:val="0"/>
      <w:marBottom w:val="0"/>
      <w:divBdr>
        <w:top w:val="none" w:sz="0" w:space="0" w:color="auto"/>
        <w:left w:val="none" w:sz="0" w:space="0" w:color="auto"/>
        <w:bottom w:val="none" w:sz="0" w:space="0" w:color="auto"/>
        <w:right w:val="none" w:sz="0" w:space="0" w:color="auto"/>
      </w:divBdr>
    </w:div>
    <w:div w:id="499394139">
      <w:bodyDiv w:val="1"/>
      <w:marLeft w:val="0"/>
      <w:marRight w:val="0"/>
      <w:marTop w:val="0"/>
      <w:marBottom w:val="0"/>
      <w:divBdr>
        <w:top w:val="none" w:sz="0" w:space="0" w:color="auto"/>
        <w:left w:val="none" w:sz="0" w:space="0" w:color="auto"/>
        <w:bottom w:val="none" w:sz="0" w:space="0" w:color="auto"/>
        <w:right w:val="none" w:sz="0" w:space="0" w:color="auto"/>
      </w:divBdr>
    </w:div>
    <w:div w:id="499540694">
      <w:bodyDiv w:val="1"/>
      <w:marLeft w:val="0"/>
      <w:marRight w:val="0"/>
      <w:marTop w:val="0"/>
      <w:marBottom w:val="0"/>
      <w:divBdr>
        <w:top w:val="none" w:sz="0" w:space="0" w:color="auto"/>
        <w:left w:val="none" w:sz="0" w:space="0" w:color="auto"/>
        <w:bottom w:val="none" w:sz="0" w:space="0" w:color="auto"/>
        <w:right w:val="none" w:sz="0" w:space="0" w:color="auto"/>
      </w:divBdr>
    </w:div>
    <w:div w:id="500392240">
      <w:bodyDiv w:val="1"/>
      <w:marLeft w:val="0"/>
      <w:marRight w:val="0"/>
      <w:marTop w:val="0"/>
      <w:marBottom w:val="0"/>
      <w:divBdr>
        <w:top w:val="none" w:sz="0" w:space="0" w:color="auto"/>
        <w:left w:val="none" w:sz="0" w:space="0" w:color="auto"/>
        <w:bottom w:val="none" w:sz="0" w:space="0" w:color="auto"/>
        <w:right w:val="none" w:sz="0" w:space="0" w:color="auto"/>
      </w:divBdr>
      <w:divsChild>
        <w:div w:id="842932292">
          <w:marLeft w:val="640"/>
          <w:marRight w:val="0"/>
          <w:marTop w:val="0"/>
          <w:marBottom w:val="0"/>
          <w:divBdr>
            <w:top w:val="none" w:sz="0" w:space="0" w:color="auto"/>
            <w:left w:val="none" w:sz="0" w:space="0" w:color="auto"/>
            <w:bottom w:val="none" w:sz="0" w:space="0" w:color="auto"/>
            <w:right w:val="none" w:sz="0" w:space="0" w:color="auto"/>
          </w:divBdr>
        </w:div>
        <w:div w:id="1521629955">
          <w:marLeft w:val="640"/>
          <w:marRight w:val="0"/>
          <w:marTop w:val="0"/>
          <w:marBottom w:val="0"/>
          <w:divBdr>
            <w:top w:val="none" w:sz="0" w:space="0" w:color="auto"/>
            <w:left w:val="none" w:sz="0" w:space="0" w:color="auto"/>
            <w:bottom w:val="none" w:sz="0" w:space="0" w:color="auto"/>
            <w:right w:val="none" w:sz="0" w:space="0" w:color="auto"/>
          </w:divBdr>
        </w:div>
        <w:div w:id="94641183">
          <w:marLeft w:val="640"/>
          <w:marRight w:val="0"/>
          <w:marTop w:val="0"/>
          <w:marBottom w:val="0"/>
          <w:divBdr>
            <w:top w:val="none" w:sz="0" w:space="0" w:color="auto"/>
            <w:left w:val="none" w:sz="0" w:space="0" w:color="auto"/>
            <w:bottom w:val="none" w:sz="0" w:space="0" w:color="auto"/>
            <w:right w:val="none" w:sz="0" w:space="0" w:color="auto"/>
          </w:divBdr>
        </w:div>
        <w:div w:id="1456871333">
          <w:marLeft w:val="640"/>
          <w:marRight w:val="0"/>
          <w:marTop w:val="0"/>
          <w:marBottom w:val="0"/>
          <w:divBdr>
            <w:top w:val="none" w:sz="0" w:space="0" w:color="auto"/>
            <w:left w:val="none" w:sz="0" w:space="0" w:color="auto"/>
            <w:bottom w:val="none" w:sz="0" w:space="0" w:color="auto"/>
            <w:right w:val="none" w:sz="0" w:space="0" w:color="auto"/>
          </w:divBdr>
        </w:div>
        <w:div w:id="639267367">
          <w:marLeft w:val="640"/>
          <w:marRight w:val="0"/>
          <w:marTop w:val="0"/>
          <w:marBottom w:val="0"/>
          <w:divBdr>
            <w:top w:val="none" w:sz="0" w:space="0" w:color="auto"/>
            <w:left w:val="none" w:sz="0" w:space="0" w:color="auto"/>
            <w:bottom w:val="none" w:sz="0" w:space="0" w:color="auto"/>
            <w:right w:val="none" w:sz="0" w:space="0" w:color="auto"/>
          </w:divBdr>
        </w:div>
        <w:div w:id="1952468841">
          <w:marLeft w:val="640"/>
          <w:marRight w:val="0"/>
          <w:marTop w:val="0"/>
          <w:marBottom w:val="0"/>
          <w:divBdr>
            <w:top w:val="none" w:sz="0" w:space="0" w:color="auto"/>
            <w:left w:val="none" w:sz="0" w:space="0" w:color="auto"/>
            <w:bottom w:val="none" w:sz="0" w:space="0" w:color="auto"/>
            <w:right w:val="none" w:sz="0" w:space="0" w:color="auto"/>
          </w:divBdr>
        </w:div>
        <w:div w:id="165823344">
          <w:marLeft w:val="640"/>
          <w:marRight w:val="0"/>
          <w:marTop w:val="0"/>
          <w:marBottom w:val="0"/>
          <w:divBdr>
            <w:top w:val="none" w:sz="0" w:space="0" w:color="auto"/>
            <w:left w:val="none" w:sz="0" w:space="0" w:color="auto"/>
            <w:bottom w:val="none" w:sz="0" w:space="0" w:color="auto"/>
            <w:right w:val="none" w:sz="0" w:space="0" w:color="auto"/>
          </w:divBdr>
        </w:div>
        <w:div w:id="956327151">
          <w:marLeft w:val="640"/>
          <w:marRight w:val="0"/>
          <w:marTop w:val="0"/>
          <w:marBottom w:val="0"/>
          <w:divBdr>
            <w:top w:val="none" w:sz="0" w:space="0" w:color="auto"/>
            <w:left w:val="none" w:sz="0" w:space="0" w:color="auto"/>
            <w:bottom w:val="none" w:sz="0" w:space="0" w:color="auto"/>
            <w:right w:val="none" w:sz="0" w:space="0" w:color="auto"/>
          </w:divBdr>
        </w:div>
        <w:div w:id="1065957612">
          <w:marLeft w:val="640"/>
          <w:marRight w:val="0"/>
          <w:marTop w:val="0"/>
          <w:marBottom w:val="0"/>
          <w:divBdr>
            <w:top w:val="none" w:sz="0" w:space="0" w:color="auto"/>
            <w:left w:val="none" w:sz="0" w:space="0" w:color="auto"/>
            <w:bottom w:val="none" w:sz="0" w:space="0" w:color="auto"/>
            <w:right w:val="none" w:sz="0" w:space="0" w:color="auto"/>
          </w:divBdr>
        </w:div>
        <w:div w:id="1017730110">
          <w:marLeft w:val="640"/>
          <w:marRight w:val="0"/>
          <w:marTop w:val="0"/>
          <w:marBottom w:val="0"/>
          <w:divBdr>
            <w:top w:val="none" w:sz="0" w:space="0" w:color="auto"/>
            <w:left w:val="none" w:sz="0" w:space="0" w:color="auto"/>
            <w:bottom w:val="none" w:sz="0" w:space="0" w:color="auto"/>
            <w:right w:val="none" w:sz="0" w:space="0" w:color="auto"/>
          </w:divBdr>
        </w:div>
        <w:div w:id="2112315225">
          <w:marLeft w:val="640"/>
          <w:marRight w:val="0"/>
          <w:marTop w:val="0"/>
          <w:marBottom w:val="0"/>
          <w:divBdr>
            <w:top w:val="none" w:sz="0" w:space="0" w:color="auto"/>
            <w:left w:val="none" w:sz="0" w:space="0" w:color="auto"/>
            <w:bottom w:val="none" w:sz="0" w:space="0" w:color="auto"/>
            <w:right w:val="none" w:sz="0" w:space="0" w:color="auto"/>
          </w:divBdr>
        </w:div>
        <w:div w:id="2127387375">
          <w:marLeft w:val="640"/>
          <w:marRight w:val="0"/>
          <w:marTop w:val="0"/>
          <w:marBottom w:val="0"/>
          <w:divBdr>
            <w:top w:val="none" w:sz="0" w:space="0" w:color="auto"/>
            <w:left w:val="none" w:sz="0" w:space="0" w:color="auto"/>
            <w:bottom w:val="none" w:sz="0" w:space="0" w:color="auto"/>
            <w:right w:val="none" w:sz="0" w:space="0" w:color="auto"/>
          </w:divBdr>
        </w:div>
        <w:div w:id="784691446">
          <w:marLeft w:val="640"/>
          <w:marRight w:val="0"/>
          <w:marTop w:val="0"/>
          <w:marBottom w:val="0"/>
          <w:divBdr>
            <w:top w:val="none" w:sz="0" w:space="0" w:color="auto"/>
            <w:left w:val="none" w:sz="0" w:space="0" w:color="auto"/>
            <w:bottom w:val="none" w:sz="0" w:space="0" w:color="auto"/>
            <w:right w:val="none" w:sz="0" w:space="0" w:color="auto"/>
          </w:divBdr>
        </w:div>
        <w:div w:id="676732525">
          <w:marLeft w:val="640"/>
          <w:marRight w:val="0"/>
          <w:marTop w:val="0"/>
          <w:marBottom w:val="0"/>
          <w:divBdr>
            <w:top w:val="none" w:sz="0" w:space="0" w:color="auto"/>
            <w:left w:val="none" w:sz="0" w:space="0" w:color="auto"/>
            <w:bottom w:val="none" w:sz="0" w:space="0" w:color="auto"/>
            <w:right w:val="none" w:sz="0" w:space="0" w:color="auto"/>
          </w:divBdr>
        </w:div>
        <w:div w:id="1468665674">
          <w:marLeft w:val="640"/>
          <w:marRight w:val="0"/>
          <w:marTop w:val="0"/>
          <w:marBottom w:val="0"/>
          <w:divBdr>
            <w:top w:val="none" w:sz="0" w:space="0" w:color="auto"/>
            <w:left w:val="none" w:sz="0" w:space="0" w:color="auto"/>
            <w:bottom w:val="none" w:sz="0" w:space="0" w:color="auto"/>
            <w:right w:val="none" w:sz="0" w:space="0" w:color="auto"/>
          </w:divBdr>
        </w:div>
        <w:div w:id="311758704">
          <w:marLeft w:val="640"/>
          <w:marRight w:val="0"/>
          <w:marTop w:val="0"/>
          <w:marBottom w:val="0"/>
          <w:divBdr>
            <w:top w:val="none" w:sz="0" w:space="0" w:color="auto"/>
            <w:left w:val="none" w:sz="0" w:space="0" w:color="auto"/>
            <w:bottom w:val="none" w:sz="0" w:space="0" w:color="auto"/>
            <w:right w:val="none" w:sz="0" w:space="0" w:color="auto"/>
          </w:divBdr>
        </w:div>
        <w:div w:id="1109277943">
          <w:marLeft w:val="640"/>
          <w:marRight w:val="0"/>
          <w:marTop w:val="0"/>
          <w:marBottom w:val="0"/>
          <w:divBdr>
            <w:top w:val="none" w:sz="0" w:space="0" w:color="auto"/>
            <w:left w:val="none" w:sz="0" w:space="0" w:color="auto"/>
            <w:bottom w:val="none" w:sz="0" w:space="0" w:color="auto"/>
            <w:right w:val="none" w:sz="0" w:space="0" w:color="auto"/>
          </w:divBdr>
        </w:div>
        <w:div w:id="1902015125">
          <w:marLeft w:val="640"/>
          <w:marRight w:val="0"/>
          <w:marTop w:val="0"/>
          <w:marBottom w:val="0"/>
          <w:divBdr>
            <w:top w:val="none" w:sz="0" w:space="0" w:color="auto"/>
            <w:left w:val="none" w:sz="0" w:space="0" w:color="auto"/>
            <w:bottom w:val="none" w:sz="0" w:space="0" w:color="auto"/>
            <w:right w:val="none" w:sz="0" w:space="0" w:color="auto"/>
          </w:divBdr>
        </w:div>
        <w:div w:id="2045055714">
          <w:marLeft w:val="640"/>
          <w:marRight w:val="0"/>
          <w:marTop w:val="0"/>
          <w:marBottom w:val="0"/>
          <w:divBdr>
            <w:top w:val="none" w:sz="0" w:space="0" w:color="auto"/>
            <w:left w:val="none" w:sz="0" w:space="0" w:color="auto"/>
            <w:bottom w:val="none" w:sz="0" w:space="0" w:color="auto"/>
            <w:right w:val="none" w:sz="0" w:space="0" w:color="auto"/>
          </w:divBdr>
        </w:div>
        <w:div w:id="1826433973">
          <w:marLeft w:val="640"/>
          <w:marRight w:val="0"/>
          <w:marTop w:val="0"/>
          <w:marBottom w:val="0"/>
          <w:divBdr>
            <w:top w:val="none" w:sz="0" w:space="0" w:color="auto"/>
            <w:left w:val="none" w:sz="0" w:space="0" w:color="auto"/>
            <w:bottom w:val="none" w:sz="0" w:space="0" w:color="auto"/>
            <w:right w:val="none" w:sz="0" w:space="0" w:color="auto"/>
          </w:divBdr>
        </w:div>
        <w:div w:id="1471827286">
          <w:marLeft w:val="640"/>
          <w:marRight w:val="0"/>
          <w:marTop w:val="0"/>
          <w:marBottom w:val="0"/>
          <w:divBdr>
            <w:top w:val="none" w:sz="0" w:space="0" w:color="auto"/>
            <w:left w:val="none" w:sz="0" w:space="0" w:color="auto"/>
            <w:bottom w:val="none" w:sz="0" w:space="0" w:color="auto"/>
            <w:right w:val="none" w:sz="0" w:space="0" w:color="auto"/>
          </w:divBdr>
        </w:div>
        <w:div w:id="69934816">
          <w:marLeft w:val="640"/>
          <w:marRight w:val="0"/>
          <w:marTop w:val="0"/>
          <w:marBottom w:val="0"/>
          <w:divBdr>
            <w:top w:val="none" w:sz="0" w:space="0" w:color="auto"/>
            <w:left w:val="none" w:sz="0" w:space="0" w:color="auto"/>
            <w:bottom w:val="none" w:sz="0" w:space="0" w:color="auto"/>
            <w:right w:val="none" w:sz="0" w:space="0" w:color="auto"/>
          </w:divBdr>
        </w:div>
        <w:div w:id="388573565">
          <w:marLeft w:val="640"/>
          <w:marRight w:val="0"/>
          <w:marTop w:val="0"/>
          <w:marBottom w:val="0"/>
          <w:divBdr>
            <w:top w:val="none" w:sz="0" w:space="0" w:color="auto"/>
            <w:left w:val="none" w:sz="0" w:space="0" w:color="auto"/>
            <w:bottom w:val="none" w:sz="0" w:space="0" w:color="auto"/>
            <w:right w:val="none" w:sz="0" w:space="0" w:color="auto"/>
          </w:divBdr>
        </w:div>
        <w:div w:id="709453245">
          <w:marLeft w:val="640"/>
          <w:marRight w:val="0"/>
          <w:marTop w:val="0"/>
          <w:marBottom w:val="0"/>
          <w:divBdr>
            <w:top w:val="none" w:sz="0" w:space="0" w:color="auto"/>
            <w:left w:val="none" w:sz="0" w:space="0" w:color="auto"/>
            <w:bottom w:val="none" w:sz="0" w:space="0" w:color="auto"/>
            <w:right w:val="none" w:sz="0" w:space="0" w:color="auto"/>
          </w:divBdr>
        </w:div>
      </w:divsChild>
    </w:div>
    <w:div w:id="501435454">
      <w:bodyDiv w:val="1"/>
      <w:marLeft w:val="0"/>
      <w:marRight w:val="0"/>
      <w:marTop w:val="0"/>
      <w:marBottom w:val="0"/>
      <w:divBdr>
        <w:top w:val="none" w:sz="0" w:space="0" w:color="auto"/>
        <w:left w:val="none" w:sz="0" w:space="0" w:color="auto"/>
        <w:bottom w:val="none" w:sz="0" w:space="0" w:color="auto"/>
        <w:right w:val="none" w:sz="0" w:space="0" w:color="auto"/>
      </w:divBdr>
    </w:div>
    <w:div w:id="501703446">
      <w:bodyDiv w:val="1"/>
      <w:marLeft w:val="0"/>
      <w:marRight w:val="0"/>
      <w:marTop w:val="0"/>
      <w:marBottom w:val="0"/>
      <w:divBdr>
        <w:top w:val="none" w:sz="0" w:space="0" w:color="auto"/>
        <w:left w:val="none" w:sz="0" w:space="0" w:color="auto"/>
        <w:bottom w:val="none" w:sz="0" w:space="0" w:color="auto"/>
        <w:right w:val="none" w:sz="0" w:space="0" w:color="auto"/>
      </w:divBdr>
    </w:div>
    <w:div w:id="502087061">
      <w:bodyDiv w:val="1"/>
      <w:marLeft w:val="0"/>
      <w:marRight w:val="0"/>
      <w:marTop w:val="0"/>
      <w:marBottom w:val="0"/>
      <w:divBdr>
        <w:top w:val="none" w:sz="0" w:space="0" w:color="auto"/>
        <w:left w:val="none" w:sz="0" w:space="0" w:color="auto"/>
        <w:bottom w:val="none" w:sz="0" w:space="0" w:color="auto"/>
        <w:right w:val="none" w:sz="0" w:space="0" w:color="auto"/>
      </w:divBdr>
    </w:div>
    <w:div w:id="503471244">
      <w:bodyDiv w:val="1"/>
      <w:marLeft w:val="0"/>
      <w:marRight w:val="0"/>
      <w:marTop w:val="0"/>
      <w:marBottom w:val="0"/>
      <w:divBdr>
        <w:top w:val="none" w:sz="0" w:space="0" w:color="auto"/>
        <w:left w:val="none" w:sz="0" w:space="0" w:color="auto"/>
        <w:bottom w:val="none" w:sz="0" w:space="0" w:color="auto"/>
        <w:right w:val="none" w:sz="0" w:space="0" w:color="auto"/>
      </w:divBdr>
    </w:div>
    <w:div w:id="503592564">
      <w:bodyDiv w:val="1"/>
      <w:marLeft w:val="0"/>
      <w:marRight w:val="0"/>
      <w:marTop w:val="0"/>
      <w:marBottom w:val="0"/>
      <w:divBdr>
        <w:top w:val="none" w:sz="0" w:space="0" w:color="auto"/>
        <w:left w:val="none" w:sz="0" w:space="0" w:color="auto"/>
        <w:bottom w:val="none" w:sz="0" w:space="0" w:color="auto"/>
        <w:right w:val="none" w:sz="0" w:space="0" w:color="auto"/>
      </w:divBdr>
    </w:div>
    <w:div w:id="503935872">
      <w:bodyDiv w:val="1"/>
      <w:marLeft w:val="0"/>
      <w:marRight w:val="0"/>
      <w:marTop w:val="0"/>
      <w:marBottom w:val="0"/>
      <w:divBdr>
        <w:top w:val="none" w:sz="0" w:space="0" w:color="auto"/>
        <w:left w:val="none" w:sz="0" w:space="0" w:color="auto"/>
        <w:bottom w:val="none" w:sz="0" w:space="0" w:color="auto"/>
        <w:right w:val="none" w:sz="0" w:space="0" w:color="auto"/>
      </w:divBdr>
    </w:div>
    <w:div w:id="504518571">
      <w:bodyDiv w:val="1"/>
      <w:marLeft w:val="0"/>
      <w:marRight w:val="0"/>
      <w:marTop w:val="0"/>
      <w:marBottom w:val="0"/>
      <w:divBdr>
        <w:top w:val="none" w:sz="0" w:space="0" w:color="auto"/>
        <w:left w:val="none" w:sz="0" w:space="0" w:color="auto"/>
        <w:bottom w:val="none" w:sz="0" w:space="0" w:color="auto"/>
        <w:right w:val="none" w:sz="0" w:space="0" w:color="auto"/>
      </w:divBdr>
    </w:div>
    <w:div w:id="504593073">
      <w:bodyDiv w:val="1"/>
      <w:marLeft w:val="0"/>
      <w:marRight w:val="0"/>
      <w:marTop w:val="0"/>
      <w:marBottom w:val="0"/>
      <w:divBdr>
        <w:top w:val="none" w:sz="0" w:space="0" w:color="auto"/>
        <w:left w:val="none" w:sz="0" w:space="0" w:color="auto"/>
        <w:bottom w:val="none" w:sz="0" w:space="0" w:color="auto"/>
        <w:right w:val="none" w:sz="0" w:space="0" w:color="auto"/>
      </w:divBdr>
    </w:div>
    <w:div w:id="504593255">
      <w:bodyDiv w:val="1"/>
      <w:marLeft w:val="0"/>
      <w:marRight w:val="0"/>
      <w:marTop w:val="0"/>
      <w:marBottom w:val="0"/>
      <w:divBdr>
        <w:top w:val="none" w:sz="0" w:space="0" w:color="auto"/>
        <w:left w:val="none" w:sz="0" w:space="0" w:color="auto"/>
        <w:bottom w:val="none" w:sz="0" w:space="0" w:color="auto"/>
        <w:right w:val="none" w:sz="0" w:space="0" w:color="auto"/>
      </w:divBdr>
      <w:divsChild>
        <w:div w:id="256980729">
          <w:marLeft w:val="640"/>
          <w:marRight w:val="0"/>
          <w:marTop w:val="0"/>
          <w:marBottom w:val="0"/>
          <w:divBdr>
            <w:top w:val="none" w:sz="0" w:space="0" w:color="auto"/>
            <w:left w:val="none" w:sz="0" w:space="0" w:color="auto"/>
            <w:bottom w:val="none" w:sz="0" w:space="0" w:color="auto"/>
            <w:right w:val="none" w:sz="0" w:space="0" w:color="auto"/>
          </w:divBdr>
        </w:div>
        <w:div w:id="34426963">
          <w:marLeft w:val="640"/>
          <w:marRight w:val="0"/>
          <w:marTop w:val="0"/>
          <w:marBottom w:val="0"/>
          <w:divBdr>
            <w:top w:val="none" w:sz="0" w:space="0" w:color="auto"/>
            <w:left w:val="none" w:sz="0" w:space="0" w:color="auto"/>
            <w:bottom w:val="none" w:sz="0" w:space="0" w:color="auto"/>
            <w:right w:val="none" w:sz="0" w:space="0" w:color="auto"/>
          </w:divBdr>
        </w:div>
        <w:div w:id="796263217">
          <w:marLeft w:val="640"/>
          <w:marRight w:val="0"/>
          <w:marTop w:val="0"/>
          <w:marBottom w:val="0"/>
          <w:divBdr>
            <w:top w:val="none" w:sz="0" w:space="0" w:color="auto"/>
            <w:left w:val="none" w:sz="0" w:space="0" w:color="auto"/>
            <w:bottom w:val="none" w:sz="0" w:space="0" w:color="auto"/>
            <w:right w:val="none" w:sz="0" w:space="0" w:color="auto"/>
          </w:divBdr>
        </w:div>
        <w:div w:id="1729693756">
          <w:marLeft w:val="640"/>
          <w:marRight w:val="0"/>
          <w:marTop w:val="0"/>
          <w:marBottom w:val="0"/>
          <w:divBdr>
            <w:top w:val="none" w:sz="0" w:space="0" w:color="auto"/>
            <w:left w:val="none" w:sz="0" w:space="0" w:color="auto"/>
            <w:bottom w:val="none" w:sz="0" w:space="0" w:color="auto"/>
            <w:right w:val="none" w:sz="0" w:space="0" w:color="auto"/>
          </w:divBdr>
        </w:div>
        <w:div w:id="2016377432">
          <w:marLeft w:val="640"/>
          <w:marRight w:val="0"/>
          <w:marTop w:val="0"/>
          <w:marBottom w:val="0"/>
          <w:divBdr>
            <w:top w:val="none" w:sz="0" w:space="0" w:color="auto"/>
            <w:left w:val="none" w:sz="0" w:space="0" w:color="auto"/>
            <w:bottom w:val="none" w:sz="0" w:space="0" w:color="auto"/>
            <w:right w:val="none" w:sz="0" w:space="0" w:color="auto"/>
          </w:divBdr>
        </w:div>
        <w:div w:id="831876071">
          <w:marLeft w:val="640"/>
          <w:marRight w:val="0"/>
          <w:marTop w:val="0"/>
          <w:marBottom w:val="0"/>
          <w:divBdr>
            <w:top w:val="none" w:sz="0" w:space="0" w:color="auto"/>
            <w:left w:val="none" w:sz="0" w:space="0" w:color="auto"/>
            <w:bottom w:val="none" w:sz="0" w:space="0" w:color="auto"/>
            <w:right w:val="none" w:sz="0" w:space="0" w:color="auto"/>
          </w:divBdr>
        </w:div>
        <w:div w:id="934097149">
          <w:marLeft w:val="640"/>
          <w:marRight w:val="0"/>
          <w:marTop w:val="0"/>
          <w:marBottom w:val="0"/>
          <w:divBdr>
            <w:top w:val="none" w:sz="0" w:space="0" w:color="auto"/>
            <w:left w:val="none" w:sz="0" w:space="0" w:color="auto"/>
            <w:bottom w:val="none" w:sz="0" w:space="0" w:color="auto"/>
            <w:right w:val="none" w:sz="0" w:space="0" w:color="auto"/>
          </w:divBdr>
        </w:div>
        <w:div w:id="1808351154">
          <w:marLeft w:val="640"/>
          <w:marRight w:val="0"/>
          <w:marTop w:val="0"/>
          <w:marBottom w:val="0"/>
          <w:divBdr>
            <w:top w:val="none" w:sz="0" w:space="0" w:color="auto"/>
            <w:left w:val="none" w:sz="0" w:space="0" w:color="auto"/>
            <w:bottom w:val="none" w:sz="0" w:space="0" w:color="auto"/>
            <w:right w:val="none" w:sz="0" w:space="0" w:color="auto"/>
          </w:divBdr>
        </w:div>
        <w:div w:id="628514728">
          <w:marLeft w:val="640"/>
          <w:marRight w:val="0"/>
          <w:marTop w:val="0"/>
          <w:marBottom w:val="0"/>
          <w:divBdr>
            <w:top w:val="none" w:sz="0" w:space="0" w:color="auto"/>
            <w:left w:val="none" w:sz="0" w:space="0" w:color="auto"/>
            <w:bottom w:val="none" w:sz="0" w:space="0" w:color="auto"/>
            <w:right w:val="none" w:sz="0" w:space="0" w:color="auto"/>
          </w:divBdr>
        </w:div>
        <w:div w:id="1693145549">
          <w:marLeft w:val="640"/>
          <w:marRight w:val="0"/>
          <w:marTop w:val="0"/>
          <w:marBottom w:val="0"/>
          <w:divBdr>
            <w:top w:val="none" w:sz="0" w:space="0" w:color="auto"/>
            <w:left w:val="none" w:sz="0" w:space="0" w:color="auto"/>
            <w:bottom w:val="none" w:sz="0" w:space="0" w:color="auto"/>
            <w:right w:val="none" w:sz="0" w:space="0" w:color="auto"/>
          </w:divBdr>
        </w:div>
        <w:div w:id="1045525523">
          <w:marLeft w:val="640"/>
          <w:marRight w:val="0"/>
          <w:marTop w:val="0"/>
          <w:marBottom w:val="0"/>
          <w:divBdr>
            <w:top w:val="none" w:sz="0" w:space="0" w:color="auto"/>
            <w:left w:val="none" w:sz="0" w:space="0" w:color="auto"/>
            <w:bottom w:val="none" w:sz="0" w:space="0" w:color="auto"/>
            <w:right w:val="none" w:sz="0" w:space="0" w:color="auto"/>
          </w:divBdr>
        </w:div>
        <w:div w:id="976840070">
          <w:marLeft w:val="640"/>
          <w:marRight w:val="0"/>
          <w:marTop w:val="0"/>
          <w:marBottom w:val="0"/>
          <w:divBdr>
            <w:top w:val="none" w:sz="0" w:space="0" w:color="auto"/>
            <w:left w:val="none" w:sz="0" w:space="0" w:color="auto"/>
            <w:bottom w:val="none" w:sz="0" w:space="0" w:color="auto"/>
            <w:right w:val="none" w:sz="0" w:space="0" w:color="auto"/>
          </w:divBdr>
        </w:div>
        <w:div w:id="1556696461">
          <w:marLeft w:val="640"/>
          <w:marRight w:val="0"/>
          <w:marTop w:val="0"/>
          <w:marBottom w:val="0"/>
          <w:divBdr>
            <w:top w:val="none" w:sz="0" w:space="0" w:color="auto"/>
            <w:left w:val="none" w:sz="0" w:space="0" w:color="auto"/>
            <w:bottom w:val="none" w:sz="0" w:space="0" w:color="auto"/>
            <w:right w:val="none" w:sz="0" w:space="0" w:color="auto"/>
          </w:divBdr>
        </w:div>
        <w:div w:id="711542752">
          <w:marLeft w:val="640"/>
          <w:marRight w:val="0"/>
          <w:marTop w:val="0"/>
          <w:marBottom w:val="0"/>
          <w:divBdr>
            <w:top w:val="none" w:sz="0" w:space="0" w:color="auto"/>
            <w:left w:val="none" w:sz="0" w:space="0" w:color="auto"/>
            <w:bottom w:val="none" w:sz="0" w:space="0" w:color="auto"/>
            <w:right w:val="none" w:sz="0" w:space="0" w:color="auto"/>
          </w:divBdr>
        </w:div>
        <w:div w:id="1926767557">
          <w:marLeft w:val="640"/>
          <w:marRight w:val="0"/>
          <w:marTop w:val="0"/>
          <w:marBottom w:val="0"/>
          <w:divBdr>
            <w:top w:val="none" w:sz="0" w:space="0" w:color="auto"/>
            <w:left w:val="none" w:sz="0" w:space="0" w:color="auto"/>
            <w:bottom w:val="none" w:sz="0" w:space="0" w:color="auto"/>
            <w:right w:val="none" w:sz="0" w:space="0" w:color="auto"/>
          </w:divBdr>
        </w:div>
        <w:div w:id="1109424629">
          <w:marLeft w:val="640"/>
          <w:marRight w:val="0"/>
          <w:marTop w:val="0"/>
          <w:marBottom w:val="0"/>
          <w:divBdr>
            <w:top w:val="none" w:sz="0" w:space="0" w:color="auto"/>
            <w:left w:val="none" w:sz="0" w:space="0" w:color="auto"/>
            <w:bottom w:val="none" w:sz="0" w:space="0" w:color="auto"/>
            <w:right w:val="none" w:sz="0" w:space="0" w:color="auto"/>
          </w:divBdr>
        </w:div>
        <w:div w:id="1611429446">
          <w:marLeft w:val="640"/>
          <w:marRight w:val="0"/>
          <w:marTop w:val="0"/>
          <w:marBottom w:val="0"/>
          <w:divBdr>
            <w:top w:val="none" w:sz="0" w:space="0" w:color="auto"/>
            <w:left w:val="none" w:sz="0" w:space="0" w:color="auto"/>
            <w:bottom w:val="none" w:sz="0" w:space="0" w:color="auto"/>
            <w:right w:val="none" w:sz="0" w:space="0" w:color="auto"/>
          </w:divBdr>
        </w:div>
        <w:div w:id="2043480485">
          <w:marLeft w:val="640"/>
          <w:marRight w:val="0"/>
          <w:marTop w:val="0"/>
          <w:marBottom w:val="0"/>
          <w:divBdr>
            <w:top w:val="none" w:sz="0" w:space="0" w:color="auto"/>
            <w:left w:val="none" w:sz="0" w:space="0" w:color="auto"/>
            <w:bottom w:val="none" w:sz="0" w:space="0" w:color="auto"/>
            <w:right w:val="none" w:sz="0" w:space="0" w:color="auto"/>
          </w:divBdr>
        </w:div>
        <w:div w:id="2076778224">
          <w:marLeft w:val="640"/>
          <w:marRight w:val="0"/>
          <w:marTop w:val="0"/>
          <w:marBottom w:val="0"/>
          <w:divBdr>
            <w:top w:val="none" w:sz="0" w:space="0" w:color="auto"/>
            <w:left w:val="none" w:sz="0" w:space="0" w:color="auto"/>
            <w:bottom w:val="none" w:sz="0" w:space="0" w:color="auto"/>
            <w:right w:val="none" w:sz="0" w:space="0" w:color="auto"/>
          </w:divBdr>
        </w:div>
        <w:div w:id="1573925921">
          <w:marLeft w:val="640"/>
          <w:marRight w:val="0"/>
          <w:marTop w:val="0"/>
          <w:marBottom w:val="0"/>
          <w:divBdr>
            <w:top w:val="none" w:sz="0" w:space="0" w:color="auto"/>
            <w:left w:val="none" w:sz="0" w:space="0" w:color="auto"/>
            <w:bottom w:val="none" w:sz="0" w:space="0" w:color="auto"/>
            <w:right w:val="none" w:sz="0" w:space="0" w:color="auto"/>
          </w:divBdr>
        </w:div>
        <w:div w:id="1785925552">
          <w:marLeft w:val="640"/>
          <w:marRight w:val="0"/>
          <w:marTop w:val="0"/>
          <w:marBottom w:val="0"/>
          <w:divBdr>
            <w:top w:val="none" w:sz="0" w:space="0" w:color="auto"/>
            <w:left w:val="none" w:sz="0" w:space="0" w:color="auto"/>
            <w:bottom w:val="none" w:sz="0" w:space="0" w:color="auto"/>
            <w:right w:val="none" w:sz="0" w:space="0" w:color="auto"/>
          </w:divBdr>
        </w:div>
        <w:div w:id="1297490092">
          <w:marLeft w:val="640"/>
          <w:marRight w:val="0"/>
          <w:marTop w:val="0"/>
          <w:marBottom w:val="0"/>
          <w:divBdr>
            <w:top w:val="none" w:sz="0" w:space="0" w:color="auto"/>
            <w:left w:val="none" w:sz="0" w:space="0" w:color="auto"/>
            <w:bottom w:val="none" w:sz="0" w:space="0" w:color="auto"/>
            <w:right w:val="none" w:sz="0" w:space="0" w:color="auto"/>
          </w:divBdr>
        </w:div>
        <w:div w:id="1752383815">
          <w:marLeft w:val="640"/>
          <w:marRight w:val="0"/>
          <w:marTop w:val="0"/>
          <w:marBottom w:val="0"/>
          <w:divBdr>
            <w:top w:val="none" w:sz="0" w:space="0" w:color="auto"/>
            <w:left w:val="none" w:sz="0" w:space="0" w:color="auto"/>
            <w:bottom w:val="none" w:sz="0" w:space="0" w:color="auto"/>
            <w:right w:val="none" w:sz="0" w:space="0" w:color="auto"/>
          </w:divBdr>
        </w:div>
        <w:div w:id="1640529282">
          <w:marLeft w:val="640"/>
          <w:marRight w:val="0"/>
          <w:marTop w:val="0"/>
          <w:marBottom w:val="0"/>
          <w:divBdr>
            <w:top w:val="none" w:sz="0" w:space="0" w:color="auto"/>
            <w:left w:val="none" w:sz="0" w:space="0" w:color="auto"/>
            <w:bottom w:val="none" w:sz="0" w:space="0" w:color="auto"/>
            <w:right w:val="none" w:sz="0" w:space="0" w:color="auto"/>
          </w:divBdr>
        </w:div>
        <w:div w:id="363941233">
          <w:marLeft w:val="640"/>
          <w:marRight w:val="0"/>
          <w:marTop w:val="0"/>
          <w:marBottom w:val="0"/>
          <w:divBdr>
            <w:top w:val="none" w:sz="0" w:space="0" w:color="auto"/>
            <w:left w:val="none" w:sz="0" w:space="0" w:color="auto"/>
            <w:bottom w:val="none" w:sz="0" w:space="0" w:color="auto"/>
            <w:right w:val="none" w:sz="0" w:space="0" w:color="auto"/>
          </w:divBdr>
        </w:div>
        <w:div w:id="440144728">
          <w:marLeft w:val="640"/>
          <w:marRight w:val="0"/>
          <w:marTop w:val="0"/>
          <w:marBottom w:val="0"/>
          <w:divBdr>
            <w:top w:val="none" w:sz="0" w:space="0" w:color="auto"/>
            <w:left w:val="none" w:sz="0" w:space="0" w:color="auto"/>
            <w:bottom w:val="none" w:sz="0" w:space="0" w:color="auto"/>
            <w:right w:val="none" w:sz="0" w:space="0" w:color="auto"/>
          </w:divBdr>
        </w:div>
        <w:div w:id="363866452">
          <w:marLeft w:val="640"/>
          <w:marRight w:val="0"/>
          <w:marTop w:val="0"/>
          <w:marBottom w:val="0"/>
          <w:divBdr>
            <w:top w:val="none" w:sz="0" w:space="0" w:color="auto"/>
            <w:left w:val="none" w:sz="0" w:space="0" w:color="auto"/>
            <w:bottom w:val="none" w:sz="0" w:space="0" w:color="auto"/>
            <w:right w:val="none" w:sz="0" w:space="0" w:color="auto"/>
          </w:divBdr>
        </w:div>
        <w:div w:id="238104036">
          <w:marLeft w:val="640"/>
          <w:marRight w:val="0"/>
          <w:marTop w:val="0"/>
          <w:marBottom w:val="0"/>
          <w:divBdr>
            <w:top w:val="none" w:sz="0" w:space="0" w:color="auto"/>
            <w:left w:val="none" w:sz="0" w:space="0" w:color="auto"/>
            <w:bottom w:val="none" w:sz="0" w:space="0" w:color="auto"/>
            <w:right w:val="none" w:sz="0" w:space="0" w:color="auto"/>
          </w:divBdr>
        </w:div>
        <w:div w:id="746732783">
          <w:marLeft w:val="640"/>
          <w:marRight w:val="0"/>
          <w:marTop w:val="0"/>
          <w:marBottom w:val="0"/>
          <w:divBdr>
            <w:top w:val="none" w:sz="0" w:space="0" w:color="auto"/>
            <w:left w:val="none" w:sz="0" w:space="0" w:color="auto"/>
            <w:bottom w:val="none" w:sz="0" w:space="0" w:color="auto"/>
            <w:right w:val="none" w:sz="0" w:space="0" w:color="auto"/>
          </w:divBdr>
        </w:div>
        <w:div w:id="1144005772">
          <w:marLeft w:val="640"/>
          <w:marRight w:val="0"/>
          <w:marTop w:val="0"/>
          <w:marBottom w:val="0"/>
          <w:divBdr>
            <w:top w:val="none" w:sz="0" w:space="0" w:color="auto"/>
            <w:left w:val="none" w:sz="0" w:space="0" w:color="auto"/>
            <w:bottom w:val="none" w:sz="0" w:space="0" w:color="auto"/>
            <w:right w:val="none" w:sz="0" w:space="0" w:color="auto"/>
          </w:divBdr>
        </w:div>
        <w:div w:id="721363732">
          <w:marLeft w:val="640"/>
          <w:marRight w:val="0"/>
          <w:marTop w:val="0"/>
          <w:marBottom w:val="0"/>
          <w:divBdr>
            <w:top w:val="none" w:sz="0" w:space="0" w:color="auto"/>
            <w:left w:val="none" w:sz="0" w:space="0" w:color="auto"/>
            <w:bottom w:val="none" w:sz="0" w:space="0" w:color="auto"/>
            <w:right w:val="none" w:sz="0" w:space="0" w:color="auto"/>
          </w:divBdr>
        </w:div>
        <w:div w:id="1504973377">
          <w:marLeft w:val="640"/>
          <w:marRight w:val="0"/>
          <w:marTop w:val="0"/>
          <w:marBottom w:val="0"/>
          <w:divBdr>
            <w:top w:val="none" w:sz="0" w:space="0" w:color="auto"/>
            <w:left w:val="none" w:sz="0" w:space="0" w:color="auto"/>
            <w:bottom w:val="none" w:sz="0" w:space="0" w:color="auto"/>
            <w:right w:val="none" w:sz="0" w:space="0" w:color="auto"/>
          </w:divBdr>
        </w:div>
        <w:div w:id="1616448413">
          <w:marLeft w:val="640"/>
          <w:marRight w:val="0"/>
          <w:marTop w:val="0"/>
          <w:marBottom w:val="0"/>
          <w:divBdr>
            <w:top w:val="none" w:sz="0" w:space="0" w:color="auto"/>
            <w:left w:val="none" w:sz="0" w:space="0" w:color="auto"/>
            <w:bottom w:val="none" w:sz="0" w:space="0" w:color="auto"/>
            <w:right w:val="none" w:sz="0" w:space="0" w:color="auto"/>
          </w:divBdr>
        </w:div>
        <w:div w:id="2144733001">
          <w:marLeft w:val="640"/>
          <w:marRight w:val="0"/>
          <w:marTop w:val="0"/>
          <w:marBottom w:val="0"/>
          <w:divBdr>
            <w:top w:val="none" w:sz="0" w:space="0" w:color="auto"/>
            <w:left w:val="none" w:sz="0" w:space="0" w:color="auto"/>
            <w:bottom w:val="none" w:sz="0" w:space="0" w:color="auto"/>
            <w:right w:val="none" w:sz="0" w:space="0" w:color="auto"/>
          </w:divBdr>
        </w:div>
        <w:div w:id="1987734098">
          <w:marLeft w:val="640"/>
          <w:marRight w:val="0"/>
          <w:marTop w:val="0"/>
          <w:marBottom w:val="0"/>
          <w:divBdr>
            <w:top w:val="none" w:sz="0" w:space="0" w:color="auto"/>
            <w:left w:val="none" w:sz="0" w:space="0" w:color="auto"/>
            <w:bottom w:val="none" w:sz="0" w:space="0" w:color="auto"/>
            <w:right w:val="none" w:sz="0" w:space="0" w:color="auto"/>
          </w:divBdr>
        </w:div>
        <w:div w:id="2077973556">
          <w:marLeft w:val="640"/>
          <w:marRight w:val="0"/>
          <w:marTop w:val="0"/>
          <w:marBottom w:val="0"/>
          <w:divBdr>
            <w:top w:val="none" w:sz="0" w:space="0" w:color="auto"/>
            <w:left w:val="none" w:sz="0" w:space="0" w:color="auto"/>
            <w:bottom w:val="none" w:sz="0" w:space="0" w:color="auto"/>
            <w:right w:val="none" w:sz="0" w:space="0" w:color="auto"/>
          </w:divBdr>
        </w:div>
        <w:div w:id="1601179619">
          <w:marLeft w:val="640"/>
          <w:marRight w:val="0"/>
          <w:marTop w:val="0"/>
          <w:marBottom w:val="0"/>
          <w:divBdr>
            <w:top w:val="none" w:sz="0" w:space="0" w:color="auto"/>
            <w:left w:val="none" w:sz="0" w:space="0" w:color="auto"/>
            <w:bottom w:val="none" w:sz="0" w:space="0" w:color="auto"/>
            <w:right w:val="none" w:sz="0" w:space="0" w:color="auto"/>
          </w:divBdr>
        </w:div>
        <w:div w:id="2102679108">
          <w:marLeft w:val="640"/>
          <w:marRight w:val="0"/>
          <w:marTop w:val="0"/>
          <w:marBottom w:val="0"/>
          <w:divBdr>
            <w:top w:val="none" w:sz="0" w:space="0" w:color="auto"/>
            <w:left w:val="none" w:sz="0" w:space="0" w:color="auto"/>
            <w:bottom w:val="none" w:sz="0" w:space="0" w:color="auto"/>
            <w:right w:val="none" w:sz="0" w:space="0" w:color="auto"/>
          </w:divBdr>
        </w:div>
        <w:div w:id="469637191">
          <w:marLeft w:val="640"/>
          <w:marRight w:val="0"/>
          <w:marTop w:val="0"/>
          <w:marBottom w:val="0"/>
          <w:divBdr>
            <w:top w:val="none" w:sz="0" w:space="0" w:color="auto"/>
            <w:left w:val="none" w:sz="0" w:space="0" w:color="auto"/>
            <w:bottom w:val="none" w:sz="0" w:space="0" w:color="auto"/>
            <w:right w:val="none" w:sz="0" w:space="0" w:color="auto"/>
          </w:divBdr>
        </w:div>
        <w:div w:id="2053728334">
          <w:marLeft w:val="640"/>
          <w:marRight w:val="0"/>
          <w:marTop w:val="0"/>
          <w:marBottom w:val="0"/>
          <w:divBdr>
            <w:top w:val="none" w:sz="0" w:space="0" w:color="auto"/>
            <w:left w:val="none" w:sz="0" w:space="0" w:color="auto"/>
            <w:bottom w:val="none" w:sz="0" w:space="0" w:color="auto"/>
            <w:right w:val="none" w:sz="0" w:space="0" w:color="auto"/>
          </w:divBdr>
        </w:div>
        <w:div w:id="447360104">
          <w:marLeft w:val="640"/>
          <w:marRight w:val="0"/>
          <w:marTop w:val="0"/>
          <w:marBottom w:val="0"/>
          <w:divBdr>
            <w:top w:val="none" w:sz="0" w:space="0" w:color="auto"/>
            <w:left w:val="none" w:sz="0" w:space="0" w:color="auto"/>
            <w:bottom w:val="none" w:sz="0" w:space="0" w:color="auto"/>
            <w:right w:val="none" w:sz="0" w:space="0" w:color="auto"/>
          </w:divBdr>
        </w:div>
        <w:div w:id="360936440">
          <w:marLeft w:val="640"/>
          <w:marRight w:val="0"/>
          <w:marTop w:val="0"/>
          <w:marBottom w:val="0"/>
          <w:divBdr>
            <w:top w:val="none" w:sz="0" w:space="0" w:color="auto"/>
            <w:left w:val="none" w:sz="0" w:space="0" w:color="auto"/>
            <w:bottom w:val="none" w:sz="0" w:space="0" w:color="auto"/>
            <w:right w:val="none" w:sz="0" w:space="0" w:color="auto"/>
          </w:divBdr>
        </w:div>
        <w:div w:id="557866806">
          <w:marLeft w:val="640"/>
          <w:marRight w:val="0"/>
          <w:marTop w:val="0"/>
          <w:marBottom w:val="0"/>
          <w:divBdr>
            <w:top w:val="none" w:sz="0" w:space="0" w:color="auto"/>
            <w:left w:val="none" w:sz="0" w:space="0" w:color="auto"/>
            <w:bottom w:val="none" w:sz="0" w:space="0" w:color="auto"/>
            <w:right w:val="none" w:sz="0" w:space="0" w:color="auto"/>
          </w:divBdr>
        </w:div>
        <w:div w:id="1160996578">
          <w:marLeft w:val="640"/>
          <w:marRight w:val="0"/>
          <w:marTop w:val="0"/>
          <w:marBottom w:val="0"/>
          <w:divBdr>
            <w:top w:val="none" w:sz="0" w:space="0" w:color="auto"/>
            <w:left w:val="none" w:sz="0" w:space="0" w:color="auto"/>
            <w:bottom w:val="none" w:sz="0" w:space="0" w:color="auto"/>
            <w:right w:val="none" w:sz="0" w:space="0" w:color="auto"/>
          </w:divBdr>
        </w:div>
        <w:div w:id="555627560">
          <w:marLeft w:val="640"/>
          <w:marRight w:val="0"/>
          <w:marTop w:val="0"/>
          <w:marBottom w:val="0"/>
          <w:divBdr>
            <w:top w:val="none" w:sz="0" w:space="0" w:color="auto"/>
            <w:left w:val="none" w:sz="0" w:space="0" w:color="auto"/>
            <w:bottom w:val="none" w:sz="0" w:space="0" w:color="auto"/>
            <w:right w:val="none" w:sz="0" w:space="0" w:color="auto"/>
          </w:divBdr>
        </w:div>
        <w:div w:id="2095860922">
          <w:marLeft w:val="640"/>
          <w:marRight w:val="0"/>
          <w:marTop w:val="0"/>
          <w:marBottom w:val="0"/>
          <w:divBdr>
            <w:top w:val="none" w:sz="0" w:space="0" w:color="auto"/>
            <w:left w:val="none" w:sz="0" w:space="0" w:color="auto"/>
            <w:bottom w:val="none" w:sz="0" w:space="0" w:color="auto"/>
            <w:right w:val="none" w:sz="0" w:space="0" w:color="auto"/>
          </w:divBdr>
        </w:div>
      </w:divsChild>
    </w:div>
    <w:div w:id="504825014">
      <w:bodyDiv w:val="1"/>
      <w:marLeft w:val="0"/>
      <w:marRight w:val="0"/>
      <w:marTop w:val="0"/>
      <w:marBottom w:val="0"/>
      <w:divBdr>
        <w:top w:val="none" w:sz="0" w:space="0" w:color="auto"/>
        <w:left w:val="none" w:sz="0" w:space="0" w:color="auto"/>
        <w:bottom w:val="none" w:sz="0" w:space="0" w:color="auto"/>
        <w:right w:val="none" w:sz="0" w:space="0" w:color="auto"/>
      </w:divBdr>
    </w:div>
    <w:div w:id="505167099">
      <w:bodyDiv w:val="1"/>
      <w:marLeft w:val="0"/>
      <w:marRight w:val="0"/>
      <w:marTop w:val="0"/>
      <w:marBottom w:val="0"/>
      <w:divBdr>
        <w:top w:val="none" w:sz="0" w:space="0" w:color="auto"/>
        <w:left w:val="none" w:sz="0" w:space="0" w:color="auto"/>
        <w:bottom w:val="none" w:sz="0" w:space="0" w:color="auto"/>
        <w:right w:val="none" w:sz="0" w:space="0" w:color="auto"/>
      </w:divBdr>
    </w:div>
    <w:div w:id="506136766">
      <w:bodyDiv w:val="1"/>
      <w:marLeft w:val="0"/>
      <w:marRight w:val="0"/>
      <w:marTop w:val="0"/>
      <w:marBottom w:val="0"/>
      <w:divBdr>
        <w:top w:val="none" w:sz="0" w:space="0" w:color="auto"/>
        <w:left w:val="none" w:sz="0" w:space="0" w:color="auto"/>
        <w:bottom w:val="none" w:sz="0" w:space="0" w:color="auto"/>
        <w:right w:val="none" w:sz="0" w:space="0" w:color="auto"/>
      </w:divBdr>
    </w:div>
    <w:div w:id="506941121">
      <w:bodyDiv w:val="1"/>
      <w:marLeft w:val="0"/>
      <w:marRight w:val="0"/>
      <w:marTop w:val="0"/>
      <w:marBottom w:val="0"/>
      <w:divBdr>
        <w:top w:val="none" w:sz="0" w:space="0" w:color="auto"/>
        <w:left w:val="none" w:sz="0" w:space="0" w:color="auto"/>
        <w:bottom w:val="none" w:sz="0" w:space="0" w:color="auto"/>
        <w:right w:val="none" w:sz="0" w:space="0" w:color="auto"/>
      </w:divBdr>
    </w:div>
    <w:div w:id="507789379">
      <w:bodyDiv w:val="1"/>
      <w:marLeft w:val="0"/>
      <w:marRight w:val="0"/>
      <w:marTop w:val="0"/>
      <w:marBottom w:val="0"/>
      <w:divBdr>
        <w:top w:val="none" w:sz="0" w:space="0" w:color="auto"/>
        <w:left w:val="none" w:sz="0" w:space="0" w:color="auto"/>
        <w:bottom w:val="none" w:sz="0" w:space="0" w:color="auto"/>
        <w:right w:val="none" w:sz="0" w:space="0" w:color="auto"/>
      </w:divBdr>
      <w:divsChild>
        <w:div w:id="829830940">
          <w:marLeft w:val="0"/>
          <w:marRight w:val="0"/>
          <w:marTop w:val="0"/>
          <w:marBottom w:val="0"/>
          <w:divBdr>
            <w:top w:val="none" w:sz="0" w:space="0" w:color="auto"/>
            <w:left w:val="none" w:sz="0" w:space="0" w:color="auto"/>
            <w:bottom w:val="none" w:sz="0" w:space="0" w:color="auto"/>
            <w:right w:val="none" w:sz="0" w:space="0" w:color="auto"/>
          </w:divBdr>
        </w:div>
        <w:div w:id="1349212171">
          <w:marLeft w:val="0"/>
          <w:marRight w:val="0"/>
          <w:marTop w:val="0"/>
          <w:marBottom w:val="0"/>
          <w:divBdr>
            <w:top w:val="none" w:sz="0" w:space="0" w:color="auto"/>
            <w:left w:val="none" w:sz="0" w:space="0" w:color="auto"/>
            <w:bottom w:val="none" w:sz="0" w:space="0" w:color="auto"/>
            <w:right w:val="none" w:sz="0" w:space="0" w:color="auto"/>
          </w:divBdr>
        </w:div>
        <w:div w:id="1342925548">
          <w:marLeft w:val="0"/>
          <w:marRight w:val="0"/>
          <w:marTop w:val="0"/>
          <w:marBottom w:val="0"/>
          <w:divBdr>
            <w:top w:val="none" w:sz="0" w:space="0" w:color="auto"/>
            <w:left w:val="none" w:sz="0" w:space="0" w:color="auto"/>
            <w:bottom w:val="none" w:sz="0" w:space="0" w:color="auto"/>
            <w:right w:val="none" w:sz="0" w:space="0" w:color="auto"/>
          </w:divBdr>
        </w:div>
        <w:div w:id="2069111439">
          <w:marLeft w:val="0"/>
          <w:marRight w:val="0"/>
          <w:marTop w:val="0"/>
          <w:marBottom w:val="0"/>
          <w:divBdr>
            <w:top w:val="none" w:sz="0" w:space="0" w:color="auto"/>
            <w:left w:val="none" w:sz="0" w:space="0" w:color="auto"/>
            <w:bottom w:val="none" w:sz="0" w:space="0" w:color="auto"/>
            <w:right w:val="none" w:sz="0" w:space="0" w:color="auto"/>
          </w:divBdr>
        </w:div>
        <w:div w:id="1648513009">
          <w:marLeft w:val="0"/>
          <w:marRight w:val="0"/>
          <w:marTop w:val="0"/>
          <w:marBottom w:val="0"/>
          <w:divBdr>
            <w:top w:val="none" w:sz="0" w:space="0" w:color="auto"/>
            <w:left w:val="none" w:sz="0" w:space="0" w:color="auto"/>
            <w:bottom w:val="none" w:sz="0" w:space="0" w:color="auto"/>
            <w:right w:val="none" w:sz="0" w:space="0" w:color="auto"/>
          </w:divBdr>
        </w:div>
        <w:div w:id="2018388807">
          <w:marLeft w:val="0"/>
          <w:marRight w:val="0"/>
          <w:marTop w:val="0"/>
          <w:marBottom w:val="0"/>
          <w:divBdr>
            <w:top w:val="none" w:sz="0" w:space="0" w:color="auto"/>
            <w:left w:val="none" w:sz="0" w:space="0" w:color="auto"/>
            <w:bottom w:val="none" w:sz="0" w:space="0" w:color="auto"/>
            <w:right w:val="none" w:sz="0" w:space="0" w:color="auto"/>
          </w:divBdr>
        </w:div>
        <w:div w:id="1215118951">
          <w:marLeft w:val="0"/>
          <w:marRight w:val="0"/>
          <w:marTop w:val="0"/>
          <w:marBottom w:val="0"/>
          <w:divBdr>
            <w:top w:val="none" w:sz="0" w:space="0" w:color="auto"/>
            <w:left w:val="none" w:sz="0" w:space="0" w:color="auto"/>
            <w:bottom w:val="none" w:sz="0" w:space="0" w:color="auto"/>
            <w:right w:val="none" w:sz="0" w:space="0" w:color="auto"/>
          </w:divBdr>
        </w:div>
        <w:div w:id="306251182">
          <w:marLeft w:val="0"/>
          <w:marRight w:val="0"/>
          <w:marTop w:val="0"/>
          <w:marBottom w:val="0"/>
          <w:divBdr>
            <w:top w:val="none" w:sz="0" w:space="0" w:color="auto"/>
            <w:left w:val="none" w:sz="0" w:space="0" w:color="auto"/>
            <w:bottom w:val="none" w:sz="0" w:space="0" w:color="auto"/>
            <w:right w:val="none" w:sz="0" w:space="0" w:color="auto"/>
          </w:divBdr>
        </w:div>
        <w:div w:id="1818185140">
          <w:marLeft w:val="0"/>
          <w:marRight w:val="0"/>
          <w:marTop w:val="0"/>
          <w:marBottom w:val="0"/>
          <w:divBdr>
            <w:top w:val="none" w:sz="0" w:space="0" w:color="auto"/>
            <w:left w:val="none" w:sz="0" w:space="0" w:color="auto"/>
            <w:bottom w:val="none" w:sz="0" w:space="0" w:color="auto"/>
            <w:right w:val="none" w:sz="0" w:space="0" w:color="auto"/>
          </w:divBdr>
        </w:div>
        <w:div w:id="167869811">
          <w:marLeft w:val="0"/>
          <w:marRight w:val="0"/>
          <w:marTop w:val="0"/>
          <w:marBottom w:val="0"/>
          <w:divBdr>
            <w:top w:val="none" w:sz="0" w:space="0" w:color="auto"/>
            <w:left w:val="none" w:sz="0" w:space="0" w:color="auto"/>
            <w:bottom w:val="none" w:sz="0" w:space="0" w:color="auto"/>
            <w:right w:val="none" w:sz="0" w:space="0" w:color="auto"/>
          </w:divBdr>
        </w:div>
        <w:div w:id="1596790930">
          <w:marLeft w:val="0"/>
          <w:marRight w:val="0"/>
          <w:marTop w:val="0"/>
          <w:marBottom w:val="0"/>
          <w:divBdr>
            <w:top w:val="none" w:sz="0" w:space="0" w:color="auto"/>
            <w:left w:val="none" w:sz="0" w:space="0" w:color="auto"/>
            <w:bottom w:val="none" w:sz="0" w:space="0" w:color="auto"/>
            <w:right w:val="none" w:sz="0" w:space="0" w:color="auto"/>
          </w:divBdr>
        </w:div>
        <w:div w:id="901912328">
          <w:marLeft w:val="0"/>
          <w:marRight w:val="0"/>
          <w:marTop w:val="0"/>
          <w:marBottom w:val="0"/>
          <w:divBdr>
            <w:top w:val="none" w:sz="0" w:space="0" w:color="auto"/>
            <w:left w:val="none" w:sz="0" w:space="0" w:color="auto"/>
            <w:bottom w:val="none" w:sz="0" w:space="0" w:color="auto"/>
            <w:right w:val="none" w:sz="0" w:space="0" w:color="auto"/>
          </w:divBdr>
        </w:div>
        <w:div w:id="793641997">
          <w:marLeft w:val="0"/>
          <w:marRight w:val="0"/>
          <w:marTop w:val="0"/>
          <w:marBottom w:val="0"/>
          <w:divBdr>
            <w:top w:val="none" w:sz="0" w:space="0" w:color="auto"/>
            <w:left w:val="none" w:sz="0" w:space="0" w:color="auto"/>
            <w:bottom w:val="none" w:sz="0" w:space="0" w:color="auto"/>
            <w:right w:val="none" w:sz="0" w:space="0" w:color="auto"/>
          </w:divBdr>
        </w:div>
        <w:div w:id="1727334215">
          <w:marLeft w:val="0"/>
          <w:marRight w:val="0"/>
          <w:marTop w:val="0"/>
          <w:marBottom w:val="0"/>
          <w:divBdr>
            <w:top w:val="none" w:sz="0" w:space="0" w:color="auto"/>
            <w:left w:val="none" w:sz="0" w:space="0" w:color="auto"/>
            <w:bottom w:val="none" w:sz="0" w:space="0" w:color="auto"/>
            <w:right w:val="none" w:sz="0" w:space="0" w:color="auto"/>
          </w:divBdr>
        </w:div>
        <w:div w:id="1033582020">
          <w:marLeft w:val="0"/>
          <w:marRight w:val="0"/>
          <w:marTop w:val="0"/>
          <w:marBottom w:val="0"/>
          <w:divBdr>
            <w:top w:val="none" w:sz="0" w:space="0" w:color="auto"/>
            <w:left w:val="none" w:sz="0" w:space="0" w:color="auto"/>
            <w:bottom w:val="none" w:sz="0" w:space="0" w:color="auto"/>
            <w:right w:val="none" w:sz="0" w:space="0" w:color="auto"/>
          </w:divBdr>
        </w:div>
        <w:div w:id="1179662799">
          <w:marLeft w:val="0"/>
          <w:marRight w:val="0"/>
          <w:marTop w:val="0"/>
          <w:marBottom w:val="0"/>
          <w:divBdr>
            <w:top w:val="none" w:sz="0" w:space="0" w:color="auto"/>
            <w:left w:val="none" w:sz="0" w:space="0" w:color="auto"/>
            <w:bottom w:val="none" w:sz="0" w:space="0" w:color="auto"/>
            <w:right w:val="none" w:sz="0" w:space="0" w:color="auto"/>
          </w:divBdr>
        </w:div>
        <w:div w:id="1667829154">
          <w:marLeft w:val="0"/>
          <w:marRight w:val="0"/>
          <w:marTop w:val="0"/>
          <w:marBottom w:val="0"/>
          <w:divBdr>
            <w:top w:val="none" w:sz="0" w:space="0" w:color="auto"/>
            <w:left w:val="none" w:sz="0" w:space="0" w:color="auto"/>
            <w:bottom w:val="none" w:sz="0" w:space="0" w:color="auto"/>
            <w:right w:val="none" w:sz="0" w:space="0" w:color="auto"/>
          </w:divBdr>
        </w:div>
        <w:div w:id="2052262369">
          <w:marLeft w:val="0"/>
          <w:marRight w:val="0"/>
          <w:marTop w:val="0"/>
          <w:marBottom w:val="0"/>
          <w:divBdr>
            <w:top w:val="none" w:sz="0" w:space="0" w:color="auto"/>
            <w:left w:val="none" w:sz="0" w:space="0" w:color="auto"/>
            <w:bottom w:val="none" w:sz="0" w:space="0" w:color="auto"/>
            <w:right w:val="none" w:sz="0" w:space="0" w:color="auto"/>
          </w:divBdr>
        </w:div>
        <w:div w:id="2082409366">
          <w:marLeft w:val="0"/>
          <w:marRight w:val="0"/>
          <w:marTop w:val="0"/>
          <w:marBottom w:val="0"/>
          <w:divBdr>
            <w:top w:val="none" w:sz="0" w:space="0" w:color="auto"/>
            <w:left w:val="none" w:sz="0" w:space="0" w:color="auto"/>
            <w:bottom w:val="none" w:sz="0" w:space="0" w:color="auto"/>
            <w:right w:val="none" w:sz="0" w:space="0" w:color="auto"/>
          </w:divBdr>
        </w:div>
        <w:div w:id="17053119">
          <w:marLeft w:val="0"/>
          <w:marRight w:val="0"/>
          <w:marTop w:val="0"/>
          <w:marBottom w:val="0"/>
          <w:divBdr>
            <w:top w:val="none" w:sz="0" w:space="0" w:color="auto"/>
            <w:left w:val="none" w:sz="0" w:space="0" w:color="auto"/>
            <w:bottom w:val="none" w:sz="0" w:space="0" w:color="auto"/>
            <w:right w:val="none" w:sz="0" w:space="0" w:color="auto"/>
          </w:divBdr>
        </w:div>
        <w:div w:id="73354633">
          <w:marLeft w:val="0"/>
          <w:marRight w:val="0"/>
          <w:marTop w:val="0"/>
          <w:marBottom w:val="0"/>
          <w:divBdr>
            <w:top w:val="none" w:sz="0" w:space="0" w:color="auto"/>
            <w:left w:val="none" w:sz="0" w:space="0" w:color="auto"/>
            <w:bottom w:val="none" w:sz="0" w:space="0" w:color="auto"/>
            <w:right w:val="none" w:sz="0" w:space="0" w:color="auto"/>
          </w:divBdr>
        </w:div>
        <w:div w:id="445924860">
          <w:marLeft w:val="0"/>
          <w:marRight w:val="0"/>
          <w:marTop w:val="0"/>
          <w:marBottom w:val="0"/>
          <w:divBdr>
            <w:top w:val="none" w:sz="0" w:space="0" w:color="auto"/>
            <w:left w:val="none" w:sz="0" w:space="0" w:color="auto"/>
            <w:bottom w:val="none" w:sz="0" w:space="0" w:color="auto"/>
            <w:right w:val="none" w:sz="0" w:space="0" w:color="auto"/>
          </w:divBdr>
        </w:div>
        <w:div w:id="1776943342">
          <w:marLeft w:val="0"/>
          <w:marRight w:val="0"/>
          <w:marTop w:val="0"/>
          <w:marBottom w:val="0"/>
          <w:divBdr>
            <w:top w:val="none" w:sz="0" w:space="0" w:color="auto"/>
            <w:left w:val="none" w:sz="0" w:space="0" w:color="auto"/>
            <w:bottom w:val="none" w:sz="0" w:space="0" w:color="auto"/>
            <w:right w:val="none" w:sz="0" w:space="0" w:color="auto"/>
          </w:divBdr>
        </w:div>
        <w:div w:id="784740187">
          <w:marLeft w:val="0"/>
          <w:marRight w:val="0"/>
          <w:marTop w:val="0"/>
          <w:marBottom w:val="0"/>
          <w:divBdr>
            <w:top w:val="none" w:sz="0" w:space="0" w:color="auto"/>
            <w:left w:val="none" w:sz="0" w:space="0" w:color="auto"/>
            <w:bottom w:val="none" w:sz="0" w:space="0" w:color="auto"/>
            <w:right w:val="none" w:sz="0" w:space="0" w:color="auto"/>
          </w:divBdr>
        </w:div>
        <w:div w:id="1193572360">
          <w:marLeft w:val="0"/>
          <w:marRight w:val="0"/>
          <w:marTop w:val="0"/>
          <w:marBottom w:val="0"/>
          <w:divBdr>
            <w:top w:val="none" w:sz="0" w:space="0" w:color="auto"/>
            <w:left w:val="none" w:sz="0" w:space="0" w:color="auto"/>
            <w:bottom w:val="none" w:sz="0" w:space="0" w:color="auto"/>
            <w:right w:val="none" w:sz="0" w:space="0" w:color="auto"/>
          </w:divBdr>
        </w:div>
        <w:div w:id="58747724">
          <w:marLeft w:val="0"/>
          <w:marRight w:val="0"/>
          <w:marTop w:val="0"/>
          <w:marBottom w:val="0"/>
          <w:divBdr>
            <w:top w:val="none" w:sz="0" w:space="0" w:color="auto"/>
            <w:left w:val="none" w:sz="0" w:space="0" w:color="auto"/>
            <w:bottom w:val="none" w:sz="0" w:space="0" w:color="auto"/>
            <w:right w:val="none" w:sz="0" w:space="0" w:color="auto"/>
          </w:divBdr>
        </w:div>
        <w:div w:id="1926765315">
          <w:marLeft w:val="0"/>
          <w:marRight w:val="0"/>
          <w:marTop w:val="0"/>
          <w:marBottom w:val="0"/>
          <w:divBdr>
            <w:top w:val="none" w:sz="0" w:space="0" w:color="auto"/>
            <w:left w:val="none" w:sz="0" w:space="0" w:color="auto"/>
            <w:bottom w:val="none" w:sz="0" w:space="0" w:color="auto"/>
            <w:right w:val="none" w:sz="0" w:space="0" w:color="auto"/>
          </w:divBdr>
        </w:div>
        <w:div w:id="1349719208">
          <w:marLeft w:val="0"/>
          <w:marRight w:val="0"/>
          <w:marTop w:val="0"/>
          <w:marBottom w:val="0"/>
          <w:divBdr>
            <w:top w:val="none" w:sz="0" w:space="0" w:color="auto"/>
            <w:left w:val="none" w:sz="0" w:space="0" w:color="auto"/>
            <w:bottom w:val="none" w:sz="0" w:space="0" w:color="auto"/>
            <w:right w:val="none" w:sz="0" w:space="0" w:color="auto"/>
          </w:divBdr>
        </w:div>
        <w:div w:id="1905986231">
          <w:marLeft w:val="0"/>
          <w:marRight w:val="0"/>
          <w:marTop w:val="0"/>
          <w:marBottom w:val="0"/>
          <w:divBdr>
            <w:top w:val="none" w:sz="0" w:space="0" w:color="auto"/>
            <w:left w:val="none" w:sz="0" w:space="0" w:color="auto"/>
            <w:bottom w:val="none" w:sz="0" w:space="0" w:color="auto"/>
            <w:right w:val="none" w:sz="0" w:space="0" w:color="auto"/>
          </w:divBdr>
        </w:div>
        <w:div w:id="274293375">
          <w:marLeft w:val="0"/>
          <w:marRight w:val="0"/>
          <w:marTop w:val="0"/>
          <w:marBottom w:val="0"/>
          <w:divBdr>
            <w:top w:val="none" w:sz="0" w:space="0" w:color="auto"/>
            <w:left w:val="none" w:sz="0" w:space="0" w:color="auto"/>
            <w:bottom w:val="none" w:sz="0" w:space="0" w:color="auto"/>
            <w:right w:val="none" w:sz="0" w:space="0" w:color="auto"/>
          </w:divBdr>
        </w:div>
        <w:div w:id="1100417513">
          <w:marLeft w:val="0"/>
          <w:marRight w:val="0"/>
          <w:marTop w:val="0"/>
          <w:marBottom w:val="0"/>
          <w:divBdr>
            <w:top w:val="none" w:sz="0" w:space="0" w:color="auto"/>
            <w:left w:val="none" w:sz="0" w:space="0" w:color="auto"/>
            <w:bottom w:val="none" w:sz="0" w:space="0" w:color="auto"/>
            <w:right w:val="none" w:sz="0" w:space="0" w:color="auto"/>
          </w:divBdr>
        </w:div>
        <w:div w:id="906572094">
          <w:marLeft w:val="0"/>
          <w:marRight w:val="0"/>
          <w:marTop w:val="0"/>
          <w:marBottom w:val="0"/>
          <w:divBdr>
            <w:top w:val="none" w:sz="0" w:space="0" w:color="auto"/>
            <w:left w:val="none" w:sz="0" w:space="0" w:color="auto"/>
            <w:bottom w:val="none" w:sz="0" w:space="0" w:color="auto"/>
            <w:right w:val="none" w:sz="0" w:space="0" w:color="auto"/>
          </w:divBdr>
        </w:div>
        <w:div w:id="855465609">
          <w:marLeft w:val="0"/>
          <w:marRight w:val="0"/>
          <w:marTop w:val="0"/>
          <w:marBottom w:val="0"/>
          <w:divBdr>
            <w:top w:val="none" w:sz="0" w:space="0" w:color="auto"/>
            <w:left w:val="none" w:sz="0" w:space="0" w:color="auto"/>
            <w:bottom w:val="none" w:sz="0" w:space="0" w:color="auto"/>
            <w:right w:val="none" w:sz="0" w:space="0" w:color="auto"/>
          </w:divBdr>
        </w:div>
        <w:div w:id="1393433005">
          <w:marLeft w:val="0"/>
          <w:marRight w:val="0"/>
          <w:marTop w:val="0"/>
          <w:marBottom w:val="0"/>
          <w:divBdr>
            <w:top w:val="none" w:sz="0" w:space="0" w:color="auto"/>
            <w:left w:val="none" w:sz="0" w:space="0" w:color="auto"/>
            <w:bottom w:val="none" w:sz="0" w:space="0" w:color="auto"/>
            <w:right w:val="none" w:sz="0" w:space="0" w:color="auto"/>
          </w:divBdr>
        </w:div>
        <w:div w:id="607978012">
          <w:marLeft w:val="0"/>
          <w:marRight w:val="0"/>
          <w:marTop w:val="0"/>
          <w:marBottom w:val="0"/>
          <w:divBdr>
            <w:top w:val="none" w:sz="0" w:space="0" w:color="auto"/>
            <w:left w:val="none" w:sz="0" w:space="0" w:color="auto"/>
            <w:bottom w:val="none" w:sz="0" w:space="0" w:color="auto"/>
            <w:right w:val="none" w:sz="0" w:space="0" w:color="auto"/>
          </w:divBdr>
        </w:div>
        <w:div w:id="2016111673">
          <w:marLeft w:val="0"/>
          <w:marRight w:val="0"/>
          <w:marTop w:val="0"/>
          <w:marBottom w:val="0"/>
          <w:divBdr>
            <w:top w:val="none" w:sz="0" w:space="0" w:color="auto"/>
            <w:left w:val="none" w:sz="0" w:space="0" w:color="auto"/>
            <w:bottom w:val="none" w:sz="0" w:space="0" w:color="auto"/>
            <w:right w:val="none" w:sz="0" w:space="0" w:color="auto"/>
          </w:divBdr>
        </w:div>
        <w:div w:id="1884367998">
          <w:marLeft w:val="0"/>
          <w:marRight w:val="0"/>
          <w:marTop w:val="0"/>
          <w:marBottom w:val="0"/>
          <w:divBdr>
            <w:top w:val="none" w:sz="0" w:space="0" w:color="auto"/>
            <w:left w:val="none" w:sz="0" w:space="0" w:color="auto"/>
            <w:bottom w:val="none" w:sz="0" w:space="0" w:color="auto"/>
            <w:right w:val="none" w:sz="0" w:space="0" w:color="auto"/>
          </w:divBdr>
        </w:div>
        <w:div w:id="65231740">
          <w:marLeft w:val="0"/>
          <w:marRight w:val="0"/>
          <w:marTop w:val="0"/>
          <w:marBottom w:val="0"/>
          <w:divBdr>
            <w:top w:val="none" w:sz="0" w:space="0" w:color="auto"/>
            <w:left w:val="none" w:sz="0" w:space="0" w:color="auto"/>
            <w:bottom w:val="none" w:sz="0" w:space="0" w:color="auto"/>
            <w:right w:val="none" w:sz="0" w:space="0" w:color="auto"/>
          </w:divBdr>
        </w:div>
        <w:div w:id="1174958074">
          <w:marLeft w:val="0"/>
          <w:marRight w:val="0"/>
          <w:marTop w:val="0"/>
          <w:marBottom w:val="0"/>
          <w:divBdr>
            <w:top w:val="none" w:sz="0" w:space="0" w:color="auto"/>
            <w:left w:val="none" w:sz="0" w:space="0" w:color="auto"/>
            <w:bottom w:val="none" w:sz="0" w:space="0" w:color="auto"/>
            <w:right w:val="none" w:sz="0" w:space="0" w:color="auto"/>
          </w:divBdr>
        </w:div>
        <w:div w:id="2098205415">
          <w:marLeft w:val="0"/>
          <w:marRight w:val="0"/>
          <w:marTop w:val="0"/>
          <w:marBottom w:val="0"/>
          <w:divBdr>
            <w:top w:val="none" w:sz="0" w:space="0" w:color="auto"/>
            <w:left w:val="none" w:sz="0" w:space="0" w:color="auto"/>
            <w:bottom w:val="none" w:sz="0" w:space="0" w:color="auto"/>
            <w:right w:val="none" w:sz="0" w:space="0" w:color="auto"/>
          </w:divBdr>
        </w:div>
        <w:div w:id="755321019">
          <w:marLeft w:val="0"/>
          <w:marRight w:val="0"/>
          <w:marTop w:val="0"/>
          <w:marBottom w:val="0"/>
          <w:divBdr>
            <w:top w:val="none" w:sz="0" w:space="0" w:color="auto"/>
            <w:left w:val="none" w:sz="0" w:space="0" w:color="auto"/>
            <w:bottom w:val="none" w:sz="0" w:space="0" w:color="auto"/>
            <w:right w:val="none" w:sz="0" w:space="0" w:color="auto"/>
          </w:divBdr>
        </w:div>
        <w:div w:id="1090541304">
          <w:marLeft w:val="0"/>
          <w:marRight w:val="0"/>
          <w:marTop w:val="0"/>
          <w:marBottom w:val="0"/>
          <w:divBdr>
            <w:top w:val="none" w:sz="0" w:space="0" w:color="auto"/>
            <w:left w:val="none" w:sz="0" w:space="0" w:color="auto"/>
            <w:bottom w:val="none" w:sz="0" w:space="0" w:color="auto"/>
            <w:right w:val="none" w:sz="0" w:space="0" w:color="auto"/>
          </w:divBdr>
        </w:div>
        <w:div w:id="475101183">
          <w:marLeft w:val="0"/>
          <w:marRight w:val="0"/>
          <w:marTop w:val="0"/>
          <w:marBottom w:val="0"/>
          <w:divBdr>
            <w:top w:val="none" w:sz="0" w:space="0" w:color="auto"/>
            <w:left w:val="none" w:sz="0" w:space="0" w:color="auto"/>
            <w:bottom w:val="none" w:sz="0" w:space="0" w:color="auto"/>
            <w:right w:val="none" w:sz="0" w:space="0" w:color="auto"/>
          </w:divBdr>
        </w:div>
        <w:div w:id="174736093">
          <w:marLeft w:val="0"/>
          <w:marRight w:val="0"/>
          <w:marTop w:val="0"/>
          <w:marBottom w:val="0"/>
          <w:divBdr>
            <w:top w:val="none" w:sz="0" w:space="0" w:color="auto"/>
            <w:left w:val="none" w:sz="0" w:space="0" w:color="auto"/>
            <w:bottom w:val="none" w:sz="0" w:space="0" w:color="auto"/>
            <w:right w:val="none" w:sz="0" w:space="0" w:color="auto"/>
          </w:divBdr>
        </w:div>
        <w:div w:id="574314855">
          <w:marLeft w:val="0"/>
          <w:marRight w:val="0"/>
          <w:marTop w:val="0"/>
          <w:marBottom w:val="0"/>
          <w:divBdr>
            <w:top w:val="none" w:sz="0" w:space="0" w:color="auto"/>
            <w:left w:val="none" w:sz="0" w:space="0" w:color="auto"/>
            <w:bottom w:val="none" w:sz="0" w:space="0" w:color="auto"/>
            <w:right w:val="none" w:sz="0" w:space="0" w:color="auto"/>
          </w:divBdr>
        </w:div>
        <w:div w:id="1788353958">
          <w:marLeft w:val="0"/>
          <w:marRight w:val="0"/>
          <w:marTop w:val="0"/>
          <w:marBottom w:val="0"/>
          <w:divBdr>
            <w:top w:val="none" w:sz="0" w:space="0" w:color="auto"/>
            <w:left w:val="none" w:sz="0" w:space="0" w:color="auto"/>
            <w:bottom w:val="none" w:sz="0" w:space="0" w:color="auto"/>
            <w:right w:val="none" w:sz="0" w:space="0" w:color="auto"/>
          </w:divBdr>
        </w:div>
        <w:div w:id="1751779256">
          <w:marLeft w:val="0"/>
          <w:marRight w:val="0"/>
          <w:marTop w:val="0"/>
          <w:marBottom w:val="0"/>
          <w:divBdr>
            <w:top w:val="none" w:sz="0" w:space="0" w:color="auto"/>
            <w:left w:val="none" w:sz="0" w:space="0" w:color="auto"/>
            <w:bottom w:val="none" w:sz="0" w:space="0" w:color="auto"/>
            <w:right w:val="none" w:sz="0" w:space="0" w:color="auto"/>
          </w:divBdr>
        </w:div>
      </w:divsChild>
    </w:div>
    <w:div w:id="507793713">
      <w:bodyDiv w:val="1"/>
      <w:marLeft w:val="0"/>
      <w:marRight w:val="0"/>
      <w:marTop w:val="0"/>
      <w:marBottom w:val="0"/>
      <w:divBdr>
        <w:top w:val="none" w:sz="0" w:space="0" w:color="auto"/>
        <w:left w:val="none" w:sz="0" w:space="0" w:color="auto"/>
        <w:bottom w:val="none" w:sz="0" w:space="0" w:color="auto"/>
        <w:right w:val="none" w:sz="0" w:space="0" w:color="auto"/>
      </w:divBdr>
    </w:div>
    <w:div w:id="508180862">
      <w:bodyDiv w:val="1"/>
      <w:marLeft w:val="0"/>
      <w:marRight w:val="0"/>
      <w:marTop w:val="0"/>
      <w:marBottom w:val="0"/>
      <w:divBdr>
        <w:top w:val="none" w:sz="0" w:space="0" w:color="auto"/>
        <w:left w:val="none" w:sz="0" w:space="0" w:color="auto"/>
        <w:bottom w:val="none" w:sz="0" w:space="0" w:color="auto"/>
        <w:right w:val="none" w:sz="0" w:space="0" w:color="auto"/>
      </w:divBdr>
    </w:div>
    <w:div w:id="509374948">
      <w:bodyDiv w:val="1"/>
      <w:marLeft w:val="0"/>
      <w:marRight w:val="0"/>
      <w:marTop w:val="0"/>
      <w:marBottom w:val="0"/>
      <w:divBdr>
        <w:top w:val="none" w:sz="0" w:space="0" w:color="auto"/>
        <w:left w:val="none" w:sz="0" w:space="0" w:color="auto"/>
        <w:bottom w:val="none" w:sz="0" w:space="0" w:color="auto"/>
        <w:right w:val="none" w:sz="0" w:space="0" w:color="auto"/>
      </w:divBdr>
    </w:div>
    <w:div w:id="510292051">
      <w:bodyDiv w:val="1"/>
      <w:marLeft w:val="0"/>
      <w:marRight w:val="0"/>
      <w:marTop w:val="0"/>
      <w:marBottom w:val="0"/>
      <w:divBdr>
        <w:top w:val="none" w:sz="0" w:space="0" w:color="auto"/>
        <w:left w:val="none" w:sz="0" w:space="0" w:color="auto"/>
        <w:bottom w:val="none" w:sz="0" w:space="0" w:color="auto"/>
        <w:right w:val="none" w:sz="0" w:space="0" w:color="auto"/>
      </w:divBdr>
    </w:div>
    <w:div w:id="510418400">
      <w:bodyDiv w:val="1"/>
      <w:marLeft w:val="0"/>
      <w:marRight w:val="0"/>
      <w:marTop w:val="0"/>
      <w:marBottom w:val="0"/>
      <w:divBdr>
        <w:top w:val="none" w:sz="0" w:space="0" w:color="auto"/>
        <w:left w:val="none" w:sz="0" w:space="0" w:color="auto"/>
        <w:bottom w:val="none" w:sz="0" w:space="0" w:color="auto"/>
        <w:right w:val="none" w:sz="0" w:space="0" w:color="auto"/>
      </w:divBdr>
    </w:div>
    <w:div w:id="511650667">
      <w:bodyDiv w:val="1"/>
      <w:marLeft w:val="0"/>
      <w:marRight w:val="0"/>
      <w:marTop w:val="0"/>
      <w:marBottom w:val="0"/>
      <w:divBdr>
        <w:top w:val="none" w:sz="0" w:space="0" w:color="auto"/>
        <w:left w:val="none" w:sz="0" w:space="0" w:color="auto"/>
        <w:bottom w:val="none" w:sz="0" w:space="0" w:color="auto"/>
        <w:right w:val="none" w:sz="0" w:space="0" w:color="auto"/>
      </w:divBdr>
    </w:div>
    <w:div w:id="512843872">
      <w:bodyDiv w:val="1"/>
      <w:marLeft w:val="0"/>
      <w:marRight w:val="0"/>
      <w:marTop w:val="0"/>
      <w:marBottom w:val="0"/>
      <w:divBdr>
        <w:top w:val="none" w:sz="0" w:space="0" w:color="auto"/>
        <w:left w:val="none" w:sz="0" w:space="0" w:color="auto"/>
        <w:bottom w:val="none" w:sz="0" w:space="0" w:color="auto"/>
        <w:right w:val="none" w:sz="0" w:space="0" w:color="auto"/>
      </w:divBdr>
    </w:div>
    <w:div w:id="513736773">
      <w:bodyDiv w:val="1"/>
      <w:marLeft w:val="0"/>
      <w:marRight w:val="0"/>
      <w:marTop w:val="0"/>
      <w:marBottom w:val="0"/>
      <w:divBdr>
        <w:top w:val="none" w:sz="0" w:space="0" w:color="auto"/>
        <w:left w:val="none" w:sz="0" w:space="0" w:color="auto"/>
        <w:bottom w:val="none" w:sz="0" w:space="0" w:color="auto"/>
        <w:right w:val="none" w:sz="0" w:space="0" w:color="auto"/>
      </w:divBdr>
    </w:div>
    <w:div w:id="514073961">
      <w:bodyDiv w:val="1"/>
      <w:marLeft w:val="0"/>
      <w:marRight w:val="0"/>
      <w:marTop w:val="0"/>
      <w:marBottom w:val="0"/>
      <w:divBdr>
        <w:top w:val="none" w:sz="0" w:space="0" w:color="auto"/>
        <w:left w:val="none" w:sz="0" w:space="0" w:color="auto"/>
        <w:bottom w:val="none" w:sz="0" w:space="0" w:color="auto"/>
        <w:right w:val="none" w:sz="0" w:space="0" w:color="auto"/>
      </w:divBdr>
    </w:div>
    <w:div w:id="514151787">
      <w:bodyDiv w:val="1"/>
      <w:marLeft w:val="0"/>
      <w:marRight w:val="0"/>
      <w:marTop w:val="0"/>
      <w:marBottom w:val="0"/>
      <w:divBdr>
        <w:top w:val="none" w:sz="0" w:space="0" w:color="auto"/>
        <w:left w:val="none" w:sz="0" w:space="0" w:color="auto"/>
        <w:bottom w:val="none" w:sz="0" w:space="0" w:color="auto"/>
        <w:right w:val="none" w:sz="0" w:space="0" w:color="auto"/>
      </w:divBdr>
    </w:div>
    <w:div w:id="514274401">
      <w:bodyDiv w:val="1"/>
      <w:marLeft w:val="0"/>
      <w:marRight w:val="0"/>
      <w:marTop w:val="0"/>
      <w:marBottom w:val="0"/>
      <w:divBdr>
        <w:top w:val="none" w:sz="0" w:space="0" w:color="auto"/>
        <w:left w:val="none" w:sz="0" w:space="0" w:color="auto"/>
        <w:bottom w:val="none" w:sz="0" w:space="0" w:color="auto"/>
        <w:right w:val="none" w:sz="0" w:space="0" w:color="auto"/>
      </w:divBdr>
    </w:div>
    <w:div w:id="514809865">
      <w:bodyDiv w:val="1"/>
      <w:marLeft w:val="0"/>
      <w:marRight w:val="0"/>
      <w:marTop w:val="0"/>
      <w:marBottom w:val="0"/>
      <w:divBdr>
        <w:top w:val="none" w:sz="0" w:space="0" w:color="auto"/>
        <w:left w:val="none" w:sz="0" w:space="0" w:color="auto"/>
        <w:bottom w:val="none" w:sz="0" w:space="0" w:color="auto"/>
        <w:right w:val="none" w:sz="0" w:space="0" w:color="auto"/>
      </w:divBdr>
    </w:div>
    <w:div w:id="515534058">
      <w:bodyDiv w:val="1"/>
      <w:marLeft w:val="0"/>
      <w:marRight w:val="0"/>
      <w:marTop w:val="0"/>
      <w:marBottom w:val="0"/>
      <w:divBdr>
        <w:top w:val="none" w:sz="0" w:space="0" w:color="auto"/>
        <w:left w:val="none" w:sz="0" w:space="0" w:color="auto"/>
        <w:bottom w:val="none" w:sz="0" w:space="0" w:color="auto"/>
        <w:right w:val="none" w:sz="0" w:space="0" w:color="auto"/>
      </w:divBdr>
    </w:div>
    <w:div w:id="516115854">
      <w:bodyDiv w:val="1"/>
      <w:marLeft w:val="0"/>
      <w:marRight w:val="0"/>
      <w:marTop w:val="0"/>
      <w:marBottom w:val="0"/>
      <w:divBdr>
        <w:top w:val="none" w:sz="0" w:space="0" w:color="auto"/>
        <w:left w:val="none" w:sz="0" w:space="0" w:color="auto"/>
        <w:bottom w:val="none" w:sz="0" w:space="0" w:color="auto"/>
        <w:right w:val="none" w:sz="0" w:space="0" w:color="auto"/>
      </w:divBdr>
    </w:div>
    <w:div w:id="516504653">
      <w:bodyDiv w:val="1"/>
      <w:marLeft w:val="0"/>
      <w:marRight w:val="0"/>
      <w:marTop w:val="0"/>
      <w:marBottom w:val="0"/>
      <w:divBdr>
        <w:top w:val="none" w:sz="0" w:space="0" w:color="auto"/>
        <w:left w:val="none" w:sz="0" w:space="0" w:color="auto"/>
        <w:bottom w:val="none" w:sz="0" w:space="0" w:color="auto"/>
        <w:right w:val="none" w:sz="0" w:space="0" w:color="auto"/>
      </w:divBdr>
    </w:div>
    <w:div w:id="517547977">
      <w:bodyDiv w:val="1"/>
      <w:marLeft w:val="0"/>
      <w:marRight w:val="0"/>
      <w:marTop w:val="0"/>
      <w:marBottom w:val="0"/>
      <w:divBdr>
        <w:top w:val="none" w:sz="0" w:space="0" w:color="auto"/>
        <w:left w:val="none" w:sz="0" w:space="0" w:color="auto"/>
        <w:bottom w:val="none" w:sz="0" w:space="0" w:color="auto"/>
        <w:right w:val="none" w:sz="0" w:space="0" w:color="auto"/>
      </w:divBdr>
    </w:div>
    <w:div w:id="518665268">
      <w:bodyDiv w:val="1"/>
      <w:marLeft w:val="0"/>
      <w:marRight w:val="0"/>
      <w:marTop w:val="0"/>
      <w:marBottom w:val="0"/>
      <w:divBdr>
        <w:top w:val="none" w:sz="0" w:space="0" w:color="auto"/>
        <w:left w:val="none" w:sz="0" w:space="0" w:color="auto"/>
        <w:bottom w:val="none" w:sz="0" w:space="0" w:color="auto"/>
        <w:right w:val="none" w:sz="0" w:space="0" w:color="auto"/>
      </w:divBdr>
    </w:div>
    <w:div w:id="518931195">
      <w:bodyDiv w:val="1"/>
      <w:marLeft w:val="0"/>
      <w:marRight w:val="0"/>
      <w:marTop w:val="0"/>
      <w:marBottom w:val="0"/>
      <w:divBdr>
        <w:top w:val="none" w:sz="0" w:space="0" w:color="auto"/>
        <w:left w:val="none" w:sz="0" w:space="0" w:color="auto"/>
        <w:bottom w:val="none" w:sz="0" w:space="0" w:color="auto"/>
        <w:right w:val="none" w:sz="0" w:space="0" w:color="auto"/>
      </w:divBdr>
    </w:div>
    <w:div w:id="519246280">
      <w:bodyDiv w:val="1"/>
      <w:marLeft w:val="0"/>
      <w:marRight w:val="0"/>
      <w:marTop w:val="0"/>
      <w:marBottom w:val="0"/>
      <w:divBdr>
        <w:top w:val="none" w:sz="0" w:space="0" w:color="auto"/>
        <w:left w:val="none" w:sz="0" w:space="0" w:color="auto"/>
        <w:bottom w:val="none" w:sz="0" w:space="0" w:color="auto"/>
        <w:right w:val="none" w:sz="0" w:space="0" w:color="auto"/>
      </w:divBdr>
    </w:div>
    <w:div w:id="519441215">
      <w:bodyDiv w:val="1"/>
      <w:marLeft w:val="0"/>
      <w:marRight w:val="0"/>
      <w:marTop w:val="0"/>
      <w:marBottom w:val="0"/>
      <w:divBdr>
        <w:top w:val="none" w:sz="0" w:space="0" w:color="auto"/>
        <w:left w:val="none" w:sz="0" w:space="0" w:color="auto"/>
        <w:bottom w:val="none" w:sz="0" w:space="0" w:color="auto"/>
        <w:right w:val="none" w:sz="0" w:space="0" w:color="auto"/>
      </w:divBdr>
    </w:div>
    <w:div w:id="519470910">
      <w:bodyDiv w:val="1"/>
      <w:marLeft w:val="0"/>
      <w:marRight w:val="0"/>
      <w:marTop w:val="0"/>
      <w:marBottom w:val="0"/>
      <w:divBdr>
        <w:top w:val="none" w:sz="0" w:space="0" w:color="auto"/>
        <w:left w:val="none" w:sz="0" w:space="0" w:color="auto"/>
        <w:bottom w:val="none" w:sz="0" w:space="0" w:color="auto"/>
        <w:right w:val="none" w:sz="0" w:space="0" w:color="auto"/>
      </w:divBdr>
    </w:div>
    <w:div w:id="519778319">
      <w:bodyDiv w:val="1"/>
      <w:marLeft w:val="0"/>
      <w:marRight w:val="0"/>
      <w:marTop w:val="0"/>
      <w:marBottom w:val="0"/>
      <w:divBdr>
        <w:top w:val="none" w:sz="0" w:space="0" w:color="auto"/>
        <w:left w:val="none" w:sz="0" w:space="0" w:color="auto"/>
        <w:bottom w:val="none" w:sz="0" w:space="0" w:color="auto"/>
        <w:right w:val="none" w:sz="0" w:space="0" w:color="auto"/>
      </w:divBdr>
    </w:div>
    <w:div w:id="519900951">
      <w:bodyDiv w:val="1"/>
      <w:marLeft w:val="0"/>
      <w:marRight w:val="0"/>
      <w:marTop w:val="0"/>
      <w:marBottom w:val="0"/>
      <w:divBdr>
        <w:top w:val="none" w:sz="0" w:space="0" w:color="auto"/>
        <w:left w:val="none" w:sz="0" w:space="0" w:color="auto"/>
        <w:bottom w:val="none" w:sz="0" w:space="0" w:color="auto"/>
        <w:right w:val="none" w:sz="0" w:space="0" w:color="auto"/>
      </w:divBdr>
    </w:div>
    <w:div w:id="520707164">
      <w:bodyDiv w:val="1"/>
      <w:marLeft w:val="0"/>
      <w:marRight w:val="0"/>
      <w:marTop w:val="0"/>
      <w:marBottom w:val="0"/>
      <w:divBdr>
        <w:top w:val="none" w:sz="0" w:space="0" w:color="auto"/>
        <w:left w:val="none" w:sz="0" w:space="0" w:color="auto"/>
        <w:bottom w:val="none" w:sz="0" w:space="0" w:color="auto"/>
        <w:right w:val="none" w:sz="0" w:space="0" w:color="auto"/>
      </w:divBdr>
    </w:div>
    <w:div w:id="520945708">
      <w:bodyDiv w:val="1"/>
      <w:marLeft w:val="0"/>
      <w:marRight w:val="0"/>
      <w:marTop w:val="0"/>
      <w:marBottom w:val="0"/>
      <w:divBdr>
        <w:top w:val="none" w:sz="0" w:space="0" w:color="auto"/>
        <w:left w:val="none" w:sz="0" w:space="0" w:color="auto"/>
        <w:bottom w:val="none" w:sz="0" w:space="0" w:color="auto"/>
        <w:right w:val="none" w:sz="0" w:space="0" w:color="auto"/>
      </w:divBdr>
    </w:div>
    <w:div w:id="521014692">
      <w:bodyDiv w:val="1"/>
      <w:marLeft w:val="0"/>
      <w:marRight w:val="0"/>
      <w:marTop w:val="0"/>
      <w:marBottom w:val="0"/>
      <w:divBdr>
        <w:top w:val="none" w:sz="0" w:space="0" w:color="auto"/>
        <w:left w:val="none" w:sz="0" w:space="0" w:color="auto"/>
        <w:bottom w:val="none" w:sz="0" w:space="0" w:color="auto"/>
        <w:right w:val="none" w:sz="0" w:space="0" w:color="auto"/>
      </w:divBdr>
    </w:div>
    <w:div w:id="521364495">
      <w:bodyDiv w:val="1"/>
      <w:marLeft w:val="0"/>
      <w:marRight w:val="0"/>
      <w:marTop w:val="0"/>
      <w:marBottom w:val="0"/>
      <w:divBdr>
        <w:top w:val="none" w:sz="0" w:space="0" w:color="auto"/>
        <w:left w:val="none" w:sz="0" w:space="0" w:color="auto"/>
        <w:bottom w:val="none" w:sz="0" w:space="0" w:color="auto"/>
        <w:right w:val="none" w:sz="0" w:space="0" w:color="auto"/>
      </w:divBdr>
      <w:divsChild>
        <w:div w:id="2002192991">
          <w:marLeft w:val="480"/>
          <w:marRight w:val="0"/>
          <w:marTop w:val="0"/>
          <w:marBottom w:val="0"/>
          <w:divBdr>
            <w:top w:val="none" w:sz="0" w:space="0" w:color="auto"/>
            <w:left w:val="none" w:sz="0" w:space="0" w:color="auto"/>
            <w:bottom w:val="none" w:sz="0" w:space="0" w:color="auto"/>
            <w:right w:val="none" w:sz="0" w:space="0" w:color="auto"/>
          </w:divBdr>
        </w:div>
        <w:div w:id="2088183403">
          <w:marLeft w:val="480"/>
          <w:marRight w:val="0"/>
          <w:marTop w:val="0"/>
          <w:marBottom w:val="0"/>
          <w:divBdr>
            <w:top w:val="none" w:sz="0" w:space="0" w:color="auto"/>
            <w:left w:val="none" w:sz="0" w:space="0" w:color="auto"/>
            <w:bottom w:val="none" w:sz="0" w:space="0" w:color="auto"/>
            <w:right w:val="none" w:sz="0" w:space="0" w:color="auto"/>
          </w:divBdr>
        </w:div>
        <w:div w:id="1784156373">
          <w:marLeft w:val="480"/>
          <w:marRight w:val="0"/>
          <w:marTop w:val="0"/>
          <w:marBottom w:val="0"/>
          <w:divBdr>
            <w:top w:val="none" w:sz="0" w:space="0" w:color="auto"/>
            <w:left w:val="none" w:sz="0" w:space="0" w:color="auto"/>
            <w:bottom w:val="none" w:sz="0" w:space="0" w:color="auto"/>
            <w:right w:val="none" w:sz="0" w:space="0" w:color="auto"/>
          </w:divBdr>
        </w:div>
        <w:div w:id="1445418621">
          <w:marLeft w:val="480"/>
          <w:marRight w:val="0"/>
          <w:marTop w:val="0"/>
          <w:marBottom w:val="0"/>
          <w:divBdr>
            <w:top w:val="none" w:sz="0" w:space="0" w:color="auto"/>
            <w:left w:val="none" w:sz="0" w:space="0" w:color="auto"/>
            <w:bottom w:val="none" w:sz="0" w:space="0" w:color="auto"/>
            <w:right w:val="none" w:sz="0" w:space="0" w:color="auto"/>
          </w:divBdr>
        </w:div>
        <w:div w:id="492379041">
          <w:marLeft w:val="480"/>
          <w:marRight w:val="0"/>
          <w:marTop w:val="0"/>
          <w:marBottom w:val="0"/>
          <w:divBdr>
            <w:top w:val="none" w:sz="0" w:space="0" w:color="auto"/>
            <w:left w:val="none" w:sz="0" w:space="0" w:color="auto"/>
            <w:bottom w:val="none" w:sz="0" w:space="0" w:color="auto"/>
            <w:right w:val="none" w:sz="0" w:space="0" w:color="auto"/>
          </w:divBdr>
        </w:div>
        <w:div w:id="162478456">
          <w:marLeft w:val="480"/>
          <w:marRight w:val="0"/>
          <w:marTop w:val="0"/>
          <w:marBottom w:val="0"/>
          <w:divBdr>
            <w:top w:val="none" w:sz="0" w:space="0" w:color="auto"/>
            <w:left w:val="none" w:sz="0" w:space="0" w:color="auto"/>
            <w:bottom w:val="none" w:sz="0" w:space="0" w:color="auto"/>
            <w:right w:val="none" w:sz="0" w:space="0" w:color="auto"/>
          </w:divBdr>
        </w:div>
        <w:div w:id="1541360755">
          <w:marLeft w:val="480"/>
          <w:marRight w:val="0"/>
          <w:marTop w:val="0"/>
          <w:marBottom w:val="0"/>
          <w:divBdr>
            <w:top w:val="none" w:sz="0" w:space="0" w:color="auto"/>
            <w:left w:val="none" w:sz="0" w:space="0" w:color="auto"/>
            <w:bottom w:val="none" w:sz="0" w:space="0" w:color="auto"/>
            <w:right w:val="none" w:sz="0" w:space="0" w:color="auto"/>
          </w:divBdr>
        </w:div>
        <w:div w:id="2142921091">
          <w:marLeft w:val="480"/>
          <w:marRight w:val="0"/>
          <w:marTop w:val="0"/>
          <w:marBottom w:val="0"/>
          <w:divBdr>
            <w:top w:val="none" w:sz="0" w:space="0" w:color="auto"/>
            <w:left w:val="none" w:sz="0" w:space="0" w:color="auto"/>
            <w:bottom w:val="none" w:sz="0" w:space="0" w:color="auto"/>
            <w:right w:val="none" w:sz="0" w:space="0" w:color="auto"/>
          </w:divBdr>
        </w:div>
        <w:div w:id="2087023259">
          <w:marLeft w:val="480"/>
          <w:marRight w:val="0"/>
          <w:marTop w:val="0"/>
          <w:marBottom w:val="0"/>
          <w:divBdr>
            <w:top w:val="none" w:sz="0" w:space="0" w:color="auto"/>
            <w:left w:val="none" w:sz="0" w:space="0" w:color="auto"/>
            <w:bottom w:val="none" w:sz="0" w:space="0" w:color="auto"/>
            <w:right w:val="none" w:sz="0" w:space="0" w:color="auto"/>
          </w:divBdr>
        </w:div>
        <w:div w:id="1351031059">
          <w:marLeft w:val="480"/>
          <w:marRight w:val="0"/>
          <w:marTop w:val="0"/>
          <w:marBottom w:val="0"/>
          <w:divBdr>
            <w:top w:val="none" w:sz="0" w:space="0" w:color="auto"/>
            <w:left w:val="none" w:sz="0" w:space="0" w:color="auto"/>
            <w:bottom w:val="none" w:sz="0" w:space="0" w:color="auto"/>
            <w:right w:val="none" w:sz="0" w:space="0" w:color="auto"/>
          </w:divBdr>
        </w:div>
        <w:div w:id="2020934671">
          <w:marLeft w:val="480"/>
          <w:marRight w:val="0"/>
          <w:marTop w:val="0"/>
          <w:marBottom w:val="0"/>
          <w:divBdr>
            <w:top w:val="none" w:sz="0" w:space="0" w:color="auto"/>
            <w:left w:val="none" w:sz="0" w:space="0" w:color="auto"/>
            <w:bottom w:val="none" w:sz="0" w:space="0" w:color="auto"/>
            <w:right w:val="none" w:sz="0" w:space="0" w:color="auto"/>
          </w:divBdr>
        </w:div>
        <w:div w:id="901329698">
          <w:marLeft w:val="480"/>
          <w:marRight w:val="0"/>
          <w:marTop w:val="0"/>
          <w:marBottom w:val="0"/>
          <w:divBdr>
            <w:top w:val="none" w:sz="0" w:space="0" w:color="auto"/>
            <w:left w:val="none" w:sz="0" w:space="0" w:color="auto"/>
            <w:bottom w:val="none" w:sz="0" w:space="0" w:color="auto"/>
            <w:right w:val="none" w:sz="0" w:space="0" w:color="auto"/>
          </w:divBdr>
        </w:div>
        <w:div w:id="984353063">
          <w:marLeft w:val="480"/>
          <w:marRight w:val="0"/>
          <w:marTop w:val="0"/>
          <w:marBottom w:val="0"/>
          <w:divBdr>
            <w:top w:val="none" w:sz="0" w:space="0" w:color="auto"/>
            <w:left w:val="none" w:sz="0" w:space="0" w:color="auto"/>
            <w:bottom w:val="none" w:sz="0" w:space="0" w:color="auto"/>
            <w:right w:val="none" w:sz="0" w:space="0" w:color="auto"/>
          </w:divBdr>
        </w:div>
        <w:div w:id="973175232">
          <w:marLeft w:val="480"/>
          <w:marRight w:val="0"/>
          <w:marTop w:val="0"/>
          <w:marBottom w:val="0"/>
          <w:divBdr>
            <w:top w:val="none" w:sz="0" w:space="0" w:color="auto"/>
            <w:left w:val="none" w:sz="0" w:space="0" w:color="auto"/>
            <w:bottom w:val="none" w:sz="0" w:space="0" w:color="auto"/>
            <w:right w:val="none" w:sz="0" w:space="0" w:color="auto"/>
          </w:divBdr>
        </w:div>
        <w:div w:id="1670014128">
          <w:marLeft w:val="480"/>
          <w:marRight w:val="0"/>
          <w:marTop w:val="0"/>
          <w:marBottom w:val="0"/>
          <w:divBdr>
            <w:top w:val="none" w:sz="0" w:space="0" w:color="auto"/>
            <w:left w:val="none" w:sz="0" w:space="0" w:color="auto"/>
            <w:bottom w:val="none" w:sz="0" w:space="0" w:color="auto"/>
            <w:right w:val="none" w:sz="0" w:space="0" w:color="auto"/>
          </w:divBdr>
        </w:div>
        <w:div w:id="1740402353">
          <w:marLeft w:val="480"/>
          <w:marRight w:val="0"/>
          <w:marTop w:val="0"/>
          <w:marBottom w:val="0"/>
          <w:divBdr>
            <w:top w:val="none" w:sz="0" w:space="0" w:color="auto"/>
            <w:left w:val="none" w:sz="0" w:space="0" w:color="auto"/>
            <w:bottom w:val="none" w:sz="0" w:space="0" w:color="auto"/>
            <w:right w:val="none" w:sz="0" w:space="0" w:color="auto"/>
          </w:divBdr>
        </w:div>
        <w:div w:id="933979514">
          <w:marLeft w:val="480"/>
          <w:marRight w:val="0"/>
          <w:marTop w:val="0"/>
          <w:marBottom w:val="0"/>
          <w:divBdr>
            <w:top w:val="none" w:sz="0" w:space="0" w:color="auto"/>
            <w:left w:val="none" w:sz="0" w:space="0" w:color="auto"/>
            <w:bottom w:val="none" w:sz="0" w:space="0" w:color="auto"/>
            <w:right w:val="none" w:sz="0" w:space="0" w:color="auto"/>
          </w:divBdr>
        </w:div>
        <w:div w:id="470708718">
          <w:marLeft w:val="480"/>
          <w:marRight w:val="0"/>
          <w:marTop w:val="0"/>
          <w:marBottom w:val="0"/>
          <w:divBdr>
            <w:top w:val="none" w:sz="0" w:space="0" w:color="auto"/>
            <w:left w:val="none" w:sz="0" w:space="0" w:color="auto"/>
            <w:bottom w:val="none" w:sz="0" w:space="0" w:color="auto"/>
            <w:right w:val="none" w:sz="0" w:space="0" w:color="auto"/>
          </w:divBdr>
        </w:div>
        <w:div w:id="1644584601">
          <w:marLeft w:val="480"/>
          <w:marRight w:val="0"/>
          <w:marTop w:val="0"/>
          <w:marBottom w:val="0"/>
          <w:divBdr>
            <w:top w:val="none" w:sz="0" w:space="0" w:color="auto"/>
            <w:left w:val="none" w:sz="0" w:space="0" w:color="auto"/>
            <w:bottom w:val="none" w:sz="0" w:space="0" w:color="auto"/>
            <w:right w:val="none" w:sz="0" w:space="0" w:color="auto"/>
          </w:divBdr>
        </w:div>
        <w:div w:id="801382969">
          <w:marLeft w:val="480"/>
          <w:marRight w:val="0"/>
          <w:marTop w:val="0"/>
          <w:marBottom w:val="0"/>
          <w:divBdr>
            <w:top w:val="none" w:sz="0" w:space="0" w:color="auto"/>
            <w:left w:val="none" w:sz="0" w:space="0" w:color="auto"/>
            <w:bottom w:val="none" w:sz="0" w:space="0" w:color="auto"/>
            <w:right w:val="none" w:sz="0" w:space="0" w:color="auto"/>
          </w:divBdr>
        </w:div>
        <w:div w:id="160582598">
          <w:marLeft w:val="480"/>
          <w:marRight w:val="0"/>
          <w:marTop w:val="0"/>
          <w:marBottom w:val="0"/>
          <w:divBdr>
            <w:top w:val="none" w:sz="0" w:space="0" w:color="auto"/>
            <w:left w:val="none" w:sz="0" w:space="0" w:color="auto"/>
            <w:bottom w:val="none" w:sz="0" w:space="0" w:color="auto"/>
            <w:right w:val="none" w:sz="0" w:space="0" w:color="auto"/>
          </w:divBdr>
        </w:div>
        <w:div w:id="297879246">
          <w:marLeft w:val="480"/>
          <w:marRight w:val="0"/>
          <w:marTop w:val="0"/>
          <w:marBottom w:val="0"/>
          <w:divBdr>
            <w:top w:val="none" w:sz="0" w:space="0" w:color="auto"/>
            <w:left w:val="none" w:sz="0" w:space="0" w:color="auto"/>
            <w:bottom w:val="none" w:sz="0" w:space="0" w:color="auto"/>
            <w:right w:val="none" w:sz="0" w:space="0" w:color="auto"/>
          </w:divBdr>
        </w:div>
        <w:div w:id="1903326810">
          <w:marLeft w:val="480"/>
          <w:marRight w:val="0"/>
          <w:marTop w:val="0"/>
          <w:marBottom w:val="0"/>
          <w:divBdr>
            <w:top w:val="none" w:sz="0" w:space="0" w:color="auto"/>
            <w:left w:val="none" w:sz="0" w:space="0" w:color="auto"/>
            <w:bottom w:val="none" w:sz="0" w:space="0" w:color="auto"/>
            <w:right w:val="none" w:sz="0" w:space="0" w:color="auto"/>
          </w:divBdr>
        </w:div>
        <w:div w:id="418645160">
          <w:marLeft w:val="480"/>
          <w:marRight w:val="0"/>
          <w:marTop w:val="0"/>
          <w:marBottom w:val="0"/>
          <w:divBdr>
            <w:top w:val="none" w:sz="0" w:space="0" w:color="auto"/>
            <w:left w:val="none" w:sz="0" w:space="0" w:color="auto"/>
            <w:bottom w:val="none" w:sz="0" w:space="0" w:color="auto"/>
            <w:right w:val="none" w:sz="0" w:space="0" w:color="auto"/>
          </w:divBdr>
        </w:div>
        <w:div w:id="836964077">
          <w:marLeft w:val="480"/>
          <w:marRight w:val="0"/>
          <w:marTop w:val="0"/>
          <w:marBottom w:val="0"/>
          <w:divBdr>
            <w:top w:val="none" w:sz="0" w:space="0" w:color="auto"/>
            <w:left w:val="none" w:sz="0" w:space="0" w:color="auto"/>
            <w:bottom w:val="none" w:sz="0" w:space="0" w:color="auto"/>
            <w:right w:val="none" w:sz="0" w:space="0" w:color="auto"/>
          </w:divBdr>
        </w:div>
        <w:div w:id="915818222">
          <w:marLeft w:val="480"/>
          <w:marRight w:val="0"/>
          <w:marTop w:val="0"/>
          <w:marBottom w:val="0"/>
          <w:divBdr>
            <w:top w:val="none" w:sz="0" w:space="0" w:color="auto"/>
            <w:left w:val="none" w:sz="0" w:space="0" w:color="auto"/>
            <w:bottom w:val="none" w:sz="0" w:space="0" w:color="auto"/>
            <w:right w:val="none" w:sz="0" w:space="0" w:color="auto"/>
          </w:divBdr>
        </w:div>
        <w:div w:id="1153370665">
          <w:marLeft w:val="480"/>
          <w:marRight w:val="0"/>
          <w:marTop w:val="0"/>
          <w:marBottom w:val="0"/>
          <w:divBdr>
            <w:top w:val="none" w:sz="0" w:space="0" w:color="auto"/>
            <w:left w:val="none" w:sz="0" w:space="0" w:color="auto"/>
            <w:bottom w:val="none" w:sz="0" w:space="0" w:color="auto"/>
            <w:right w:val="none" w:sz="0" w:space="0" w:color="auto"/>
          </w:divBdr>
        </w:div>
        <w:div w:id="1578396762">
          <w:marLeft w:val="480"/>
          <w:marRight w:val="0"/>
          <w:marTop w:val="0"/>
          <w:marBottom w:val="0"/>
          <w:divBdr>
            <w:top w:val="none" w:sz="0" w:space="0" w:color="auto"/>
            <w:left w:val="none" w:sz="0" w:space="0" w:color="auto"/>
            <w:bottom w:val="none" w:sz="0" w:space="0" w:color="auto"/>
            <w:right w:val="none" w:sz="0" w:space="0" w:color="auto"/>
          </w:divBdr>
        </w:div>
        <w:div w:id="1882478250">
          <w:marLeft w:val="480"/>
          <w:marRight w:val="0"/>
          <w:marTop w:val="0"/>
          <w:marBottom w:val="0"/>
          <w:divBdr>
            <w:top w:val="none" w:sz="0" w:space="0" w:color="auto"/>
            <w:left w:val="none" w:sz="0" w:space="0" w:color="auto"/>
            <w:bottom w:val="none" w:sz="0" w:space="0" w:color="auto"/>
            <w:right w:val="none" w:sz="0" w:space="0" w:color="auto"/>
          </w:divBdr>
        </w:div>
        <w:div w:id="1357534776">
          <w:marLeft w:val="480"/>
          <w:marRight w:val="0"/>
          <w:marTop w:val="0"/>
          <w:marBottom w:val="0"/>
          <w:divBdr>
            <w:top w:val="none" w:sz="0" w:space="0" w:color="auto"/>
            <w:left w:val="none" w:sz="0" w:space="0" w:color="auto"/>
            <w:bottom w:val="none" w:sz="0" w:space="0" w:color="auto"/>
            <w:right w:val="none" w:sz="0" w:space="0" w:color="auto"/>
          </w:divBdr>
        </w:div>
        <w:div w:id="1058087937">
          <w:marLeft w:val="480"/>
          <w:marRight w:val="0"/>
          <w:marTop w:val="0"/>
          <w:marBottom w:val="0"/>
          <w:divBdr>
            <w:top w:val="none" w:sz="0" w:space="0" w:color="auto"/>
            <w:left w:val="none" w:sz="0" w:space="0" w:color="auto"/>
            <w:bottom w:val="none" w:sz="0" w:space="0" w:color="auto"/>
            <w:right w:val="none" w:sz="0" w:space="0" w:color="auto"/>
          </w:divBdr>
        </w:div>
        <w:div w:id="1418281234">
          <w:marLeft w:val="480"/>
          <w:marRight w:val="0"/>
          <w:marTop w:val="0"/>
          <w:marBottom w:val="0"/>
          <w:divBdr>
            <w:top w:val="none" w:sz="0" w:space="0" w:color="auto"/>
            <w:left w:val="none" w:sz="0" w:space="0" w:color="auto"/>
            <w:bottom w:val="none" w:sz="0" w:space="0" w:color="auto"/>
            <w:right w:val="none" w:sz="0" w:space="0" w:color="auto"/>
          </w:divBdr>
        </w:div>
        <w:div w:id="1647197529">
          <w:marLeft w:val="480"/>
          <w:marRight w:val="0"/>
          <w:marTop w:val="0"/>
          <w:marBottom w:val="0"/>
          <w:divBdr>
            <w:top w:val="none" w:sz="0" w:space="0" w:color="auto"/>
            <w:left w:val="none" w:sz="0" w:space="0" w:color="auto"/>
            <w:bottom w:val="none" w:sz="0" w:space="0" w:color="auto"/>
            <w:right w:val="none" w:sz="0" w:space="0" w:color="auto"/>
          </w:divBdr>
        </w:div>
        <w:div w:id="333070095">
          <w:marLeft w:val="480"/>
          <w:marRight w:val="0"/>
          <w:marTop w:val="0"/>
          <w:marBottom w:val="0"/>
          <w:divBdr>
            <w:top w:val="none" w:sz="0" w:space="0" w:color="auto"/>
            <w:left w:val="none" w:sz="0" w:space="0" w:color="auto"/>
            <w:bottom w:val="none" w:sz="0" w:space="0" w:color="auto"/>
            <w:right w:val="none" w:sz="0" w:space="0" w:color="auto"/>
          </w:divBdr>
        </w:div>
        <w:div w:id="1144811321">
          <w:marLeft w:val="480"/>
          <w:marRight w:val="0"/>
          <w:marTop w:val="0"/>
          <w:marBottom w:val="0"/>
          <w:divBdr>
            <w:top w:val="none" w:sz="0" w:space="0" w:color="auto"/>
            <w:left w:val="none" w:sz="0" w:space="0" w:color="auto"/>
            <w:bottom w:val="none" w:sz="0" w:space="0" w:color="auto"/>
            <w:right w:val="none" w:sz="0" w:space="0" w:color="auto"/>
          </w:divBdr>
        </w:div>
        <w:div w:id="329214407">
          <w:marLeft w:val="480"/>
          <w:marRight w:val="0"/>
          <w:marTop w:val="0"/>
          <w:marBottom w:val="0"/>
          <w:divBdr>
            <w:top w:val="none" w:sz="0" w:space="0" w:color="auto"/>
            <w:left w:val="none" w:sz="0" w:space="0" w:color="auto"/>
            <w:bottom w:val="none" w:sz="0" w:space="0" w:color="auto"/>
            <w:right w:val="none" w:sz="0" w:space="0" w:color="auto"/>
          </w:divBdr>
        </w:div>
        <w:div w:id="336808472">
          <w:marLeft w:val="480"/>
          <w:marRight w:val="0"/>
          <w:marTop w:val="0"/>
          <w:marBottom w:val="0"/>
          <w:divBdr>
            <w:top w:val="none" w:sz="0" w:space="0" w:color="auto"/>
            <w:left w:val="none" w:sz="0" w:space="0" w:color="auto"/>
            <w:bottom w:val="none" w:sz="0" w:space="0" w:color="auto"/>
            <w:right w:val="none" w:sz="0" w:space="0" w:color="auto"/>
          </w:divBdr>
        </w:div>
        <w:div w:id="561987424">
          <w:marLeft w:val="480"/>
          <w:marRight w:val="0"/>
          <w:marTop w:val="0"/>
          <w:marBottom w:val="0"/>
          <w:divBdr>
            <w:top w:val="none" w:sz="0" w:space="0" w:color="auto"/>
            <w:left w:val="none" w:sz="0" w:space="0" w:color="auto"/>
            <w:bottom w:val="none" w:sz="0" w:space="0" w:color="auto"/>
            <w:right w:val="none" w:sz="0" w:space="0" w:color="auto"/>
          </w:divBdr>
        </w:div>
        <w:div w:id="1398818438">
          <w:marLeft w:val="480"/>
          <w:marRight w:val="0"/>
          <w:marTop w:val="0"/>
          <w:marBottom w:val="0"/>
          <w:divBdr>
            <w:top w:val="none" w:sz="0" w:space="0" w:color="auto"/>
            <w:left w:val="none" w:sz="0" w:space="0" w:color="auto"/>
            <w:bottom w:val="none" w:sz="0" w:space="0" w:color="auto"/>
            <w:right w:val="none" w:sz="0" w:space="0" w:color="auto"/>
          </w:divBdr>
        </w:div>
        <w:div w:id="630091635">
          <w:marLeft w:val="480"/>
          <w:marRight w:val="0"/>
          <w:marTop w:val="0"/>
          <w:marBottom w:val="0"/>
          <w:divBdr>
            <w:top w:val="none" w:sz="0" w:space="0" w:color="auto"/>
            <w:left w:val="none" w:sz="0" w:space="0" w:color="auto"/>
            <w:bottom w:val="none" w:sz="0" w:space="0" w:color="auto"/>
            <w:right w:val="none" w:sz="0" w:space="0" w:color="auto"/>
          </w:divBdr>
        </w:div>
        <w:div w:id="1067189979">
          <w:marLeft w:val="480"/>
          <w:marRight w:val="0"/>
          <w:marTop w:val="0"/>
          <w:marBottom w:val="0"/>
          <w:divBdr>
            <w:top w:val="none" w:sz="0" w:space="0" w:color="auto"/>
            <w:left w:val="none" w:sz="0" w:space="0" w:color="auto"/>
            <w:bottom w:val="none" w:sz="0" w:space="0" w:color="auto"/>
            <w:right w:val="none" w:sz="0" w:space="0" w:color="auto"/>
          </w:divBdr>
        </w:div>
        <w:div w:id="306715097">
          <w:marLeft w:val="480"/>
          <w:marRight w:val="0"/>
          <w:marTop w:val="0"/>
          <w:marBottom w:val="0"/>
          <w:divBdr>
            <w:top w:val="none" w:sz="0" w:space="0" w:color="auto"/>
            <w:left w:val="none" w:sz="0" w:space="0" w:color="auto"/>
            <w:bottom w:val="none" w:sz="0" w:space="0" w:color="auto"/>
            <w:right w:val="none" w:sz="0" w:space="0" w:color="auto"/>
          </w:divBdr>
        </w:div>
        <w:div w:id="978192808">
          <w:marLeft w:val="480"/>
          <w:marRight w:val="0"/>
          <w:marTop w:val="0"/>
          <w:marBottom w:val="0"/>
          <w:divBdr>
            <w:top w:val="none" w:sz="0" w:space="0" w:color="auto"/>
            <w:left w:val="none" w:sz="0" w:space="0" w:color="auto"/>
            <w:bottom w:val="none" w:sz="0" w:space="0" w:color="auto"/>
            <w:right w:val="none" w:sz="0" w:space="0" w:color="auto"/>
          </w:divBdr>
        </w:div>
        <w:div w:id="1925842805">
          <w:marLeft w:val="480"/>
          <w:marRight w:val="0"/>
          <w:marTop w:val="0"/>
          <w:marBottom w:val="0"/>
          <w:divBdr>
            <w:top w:val="none" w:sz="0" w:space="0" w:color="auto"/>
            <w:left w:val="none" w:sz="0" w:space="0" w:color="auto"/>
            <w:bottom w:val="none" w:sz="0" w:space="0" w:color="auto"/>
            <w:right w:val="none" w:sz="0" w:space="0" w:color="auto"/>
          </w:divBdr>
        </w:div>
        <w:div w:id="566650883">
          <w:marLeft w:val="480"/>
          <w:marRight w:val="0"/>
          <w:marTop w:val="0"/>
          <w:marBottom w:val="0"/>
          <w:divBdr>
            <w:top w:val="none" w:sz="0" w:space="0" w:color="auto"/>
            <w:left w:val="none" w:sz="0" w:space="0" w:color="auto"/>
            <w:bottom w:val="none" w:sz="0" w:space="0" w:color="auto"/>
            <w:right w:val="none" w:sz="0" w:space="0" w:color="auto"/>
          </w:divBdr>
        </w:div>
        <w:div w:id="1572885156">
          <w:marLeft w:val="480"/>
          <w:marRight w:val="0"/>
          <w:marTop w:val="0"/>
          <w:marBottom w:val="0"/>
          <w:divBdr>
            <w:top w:val="none" w:sz="0" w:space="0" w:color="auto"/>
            <w:left w:val="none" w:sz="0" w:space="0" w:color="auto"/>
            <w:bottom w:val="none" w:sz="0" w:space="0" w:color="auto"/>
            <w:right w:val="none" w:sz="0" w:space="0" w:color="auto"/>
          </w:divBdr>
        </w:div>
        <w:div w:id="2047291152">
          <w:marLeft w:val="480"/>
          <w:marRight w:val="0"/>
          <w:marTop w:val="0"/>
          <w:marBottom w:val="0"/>
          <w:divBdr>
            <w:top w:val="none" w:sz="0" w:space="0" w:color="auto"/>
            <w:left w:val="none" w:sz="0" w:space="0" w:color="auto"/>
            <w:bottom w:val="none" w:sz="0" w:space="0" w:color="auto"/>
            <w:right w:val="none" w:sz="0" w:space="0" w:color="auto"/>
          </w:divBdr>
        </w:div>
        <w:div w:id="44262003">
          <w:marLeft w:val="480"/>
          <w:marRight w:val="0"/>
          <w:marTop w:val="0"/>
          <w:marBottom w:val="0"/>
          <w:divBdr>
            <w:top w:val="none" w:sz="0" w:space="0" w:color="auto"/>
            <w:left w:val="none" w:sz="0" w:space="0" w:color="auto"/>
            <w:bottom w:val="none" w:sz="0" w:space="0" w:color="auto"/>
            <w:right w:val="none" w:sz="0" w:space="0" w:color="auto"/>
          </w:divBdr>
        </w:div>
        <w:div w:id="1766919600">
          <w:marLeft w:val="480"/>
          <w:marRight w:val="0"/>
          <w:marTop w:val="0"/>
          <w:marBottom w:val="0"/>
          <w:divBdr>
            <w:top w:val="none" w:sz="0" w:space="0" w:color="auto"/>
            <w:left w:val="none" w:sz="0" w:space="0" w:color="auto"/>
            <w:bottom w:val="none" w:sz="0" w:space="0" w:color="auto"/>
            <w:right w:val="none" w:sz="0" w:space="0" w:color="auto"/>
          </w:divBdr>
        </w:div>
        <w:div w:id="642201593">
          <w:marLeft w:val="480"/>
          <w:marRight w:val="0"/>
          <w:marTop w:val="0"/>
          <w:marBottom w:val="0"/>
          <w:divBdr>
            <w:top w:val="none" w:sz="0" w:space="0" w:color="auto"/>
            <w:left w:val="none" w:sz="0" w:space="0" w:color="auto"/>
            <w:bottom w:val="none" w:sz="0" w:space="0" w:color="auto"/>
            <w:right w:val="none" w:sz="0" w:space="0" w:color="auto"/>
          </w:divBdr>
        </w:div>
        <w:div w:id="1424379359">
          <w:marLeft w:val="480"/>
          <w:marRight w:val="0"/>
          <w:marTop w:val="0"/>
          <w:marBottom w:val="0"/>
          <w:divBdr>
            <w:top w:val="none" w:sz="0" w:space="0" w:color="auto"/>
            <w:left w:val="none" w:sz="0" w:space="0" w:color="auto"/>
            <w:bottom w:val="none" w:sz="0" w:space="0" w:color="auto"/>
            <w:right w:val="none" w:sz="0" w:space="0" w:color="auto"/>
          </w:divBdr>
        </w:div>
        <w:div w:id="169831238">
          <w:marLeft w:val="480"/>
          <w:marRight w:val="0"/>
          <w:marTop w:val="0"/>
          <w:marBottom w:val="0"/>
          <w:divBdr>
            <w:top w:val="none" w:sz="0" w:space="0" w:color="auto"/>
            <w:left w:val="none" w:sz="0" w:space="0" w:color="auto"/>
            <w:bottom w:val="none" w:sz="0" w:space="0" w:color="auto"/>
            <w:right w:val="none" w:sz="0" w:space="0" w:color="auto"/>
          </w:divBdr>
        </w:div>
        <w:div w:id="2031489052">
          <w:marLeft w:val="480"/>
          <w:marRight w:val="0"/>
          <w:marTop w:val="0"/>
          <w:marBottom w:val="0"/>
          <w:divBdr>
            <w:top w:val="none" w:sz="0" w:space="0" w:color="auto"/>
            <w:left w:val="none" w:sz="0" w:space="0" w:color="auto"/>
            <w:bottom w:val="none" w:sz="0" w:space="0" w:color="auto"/>
            <w:right w:val="none" w:sz="0" w:space="0" w:color="auto"/>
          </w:divBdr>
        </w:div>
        <w:div w:id="336688175">
          <w:marLeft w:val="480"/>
          <w:marRight w:val="0"/>
          <w:marTop w:val="0"/>
          <w:marBottom w:val="0"/>
          <w:divBdr>
            <w:top w:val="none" w:sz="0" w:space="0" w:color="auto"/>
            <w:left w:val="none" w:sz="0" w:space="0" w:color="auto"/>
            <w:bottom w:val="none" w:sz="0" w:space="0" w:color="auto"/>
            <w:right w:val="none" w:sz="0" w:space="0" w:color="auto"/>
          </w:divBdr>
        </w:div>
        <w:div w:id="1528564941">
          <w:marLeft w:val="480"/>
          <w:marRight w:val="0"/>
          <w:marTop w:val="0"/>
          <w:marBottom w:val="0"/>
          <w:divBdr>
            <w:top w:val="none" w:sz="0" w:space="0" w:color="auto"/>
            <w:left w:val="none" w:sz="0" w:space="0" w:color="auto"/>
            <w:bottom w:val="none" w:sz="0" w:space="0" w:color="auto"/>
            <w:right w:val="none" w:sz="0" w:space="0" w:color="auto"/>
          </w:divBdr>
        </w:div>
        <w:div w:id="829443939">
          <w:marLeft w:val="480"/>
          <w:marRight w:val="0"/>
          <w:marTop w:val="0"/>
          <w:marBottom w:val="0"/>
          <w:divBdr>
            <w:top w:val="none" w:sz="0" w:space="0" w:color="auto"/>
            <w:left w:val="none" w:sz="0" w:space="0" w:color="auto"/>
            <w:bottom w:val="none" w:sz="0" w:space="0" w:color="auto"/>
            <w:right w:val="none" w:sz="0" w:space="0" w:color="auto"/>
          </w:divBdr>
        </w:div>
      </w:divsChild>
    </w:div>
    <w:div w:id="521631908">
      <w:bodyDiv w:val="1"/>
      <w:marLeft w:val="0"/>
      <w:marRight w:val="0"/>
      <w:marTop w:val="0"/>
      <w:marBottom w:val="0"/>
      <w:divBdr>
        <w:top w:val="none" w:sz="0" w:space="0" w:color="auto"/>
        <w:left w:val="none" w:sz="0" w:space="0" w:color="auto"/>
        <w:bottom w:val="none" w:sz="0" w:space="0" w:color="auto"/>
        <w:right w:val="none" w:sz="0" w:space="0" w:color="auto"/>
      </w:divBdr>
    </w:div>
    <w:div w:id="521820762">
      <w:bodyDiv w:val="1"/>
      <w:marLeft w:val="0"/>
      <w:marRight w:val="0"/>
      <w:marTop w:val="0"/>
      <w:marBottom w:val="0"/>
      <w:divBdr>
        <w:top w:val="none" w:sz="0" w:space="0" w:color="auto"/>
        <w:left w:val="none" w:sz="0" w:space="0" w:color="auto"/>
        <w:bottom w:val="none" w:sz="0" w:space="0" w:color="auto"/>
        <w:right w:val="none" w:sz="0" w:space="0" w:color="auto"/>
      </w:divBdr>
    </w:div>
    <w:div w:id="521863585">
      <w:bodyDiv w:val="1"/>
      <w:marLeft w:val="0"/>
      <w:marRight w:val="0"/>
      <w:marTop w:val="0"/>
      <w:marBottom w:val="0"/>
      <w:divBdr>
        <w:top w:val="none" w:sz="0" w:space="0" w:color="auto"/>
        <w:left w:val="none" w:sz="0" w:space="0" w:color="auto"/>
        <w:bottom w:val="none" w:sz="0" w:space="0" w:color="auto"/>
        <w:right w:val="none" w:sz="0" w:space="0" w:color="auto"/>
      </w:divBdr>
      <w:divsChild>
        <w:div w:id="1462192099">
          <w:marLeft w:val="480"/>
          <w:marRight w:val="0"/>
          <w:marTop w:val="0"/>
          <w:marBottom w:val="0"/>
          <w:divBdr>
            <w:top w:val="none" w:sz="0" w:space="0" w:color="auto"/>
            <w:left w:val="none" w:sz="0" w:space="0" w:color="auto"/>
            <w:bottom w:val="none" w:sz="0" w:space="0" w:color="auto"/>
            <w:right w:val="none" w:sz="0" w:space="0" w:color="auto"/>
          </w:divBdr>
        </w:div>
        <w:div w:id="1671444839">
          <w:marLeft w:val="480"/>
          <w:marRight w:val="0"/>
          <w:marTop w:val="0"/>
          <w:marBottom w:val="0"/>
          <w:divBdr>
            <w:top w:val="none" w:sz="0" w:space="0" w:color="auto"/>
            <w:left w:val="none" w:sz="0" w:space="0" w:color="auto"/>
            <w:bottom w:val="none" w:sz="0" w:space="0" w:color="auto"/>
            <w:right w:val="none" w:sz="0" w:space="0" w:color="auto"/>
          </w:divBdr>
        </w:div>
        <w:div w:id="732657932">
          <w:marLeft w:val="480"/>
          <w:marRight w:val="0"/>
          <w:marTop w:val="0"/>
          <w:marBottom w:val="0"/>
          <w:divBdr>
            <w:top w:val="none" w:sz="0" w:space="0" w:color="auto"/>
            <w:left w:val="none" w:sz="0" w:space="0" w:color="auto"/>
            <w:bottom w:val="none" w:sz="0" w:space="0" w:color="auto"/>
            <w:right w:val="none" w:sz="0" w:space="0" w:color="auto"/>
          </w:divBdr>
        </w:div>
        <w:div w:id="1739552708">
          <w:marLeft w:val="480"/>
          <w:marRight w:val="0"/>
          <w:marTop w:val="0"/>
          <w:marBottom w:val="0"/>
          <w:divBdr>
            <w:top w:val="none" w:sz="0" w:space="0" w:color="auto"/>
            <w:left w:val="none" w:sz="0" w:space="0" w:color="auto"/>
            <w:bottom w:val="none" w:sz="0" w:space="0" w:color="auto"/>
            <w:right w:val="none" w:sz="0" w:space="0" w:color="auto"/>
          </w:divBdr>
        </w:div>
        <w:div w:id="1289119583">
          <w:marLeft w:val="480"/>
          <w:marRight w:val="0"/>
          <w:marTop w:val="0"/>
          <w:marBottom w:val="0"/>
          <w:divBdr>
            <w:top w:val="none" w:sz="0" w:space="0" w:color="auto"/>
            <w:left w:val="none" w:sz="0" w:space="0" w:color="auto"/>
            <w:bottom w:val="none" w:sz="0" w:space="0" w:color="auto"/>
            <w:right w:val="none" w:sz="0" w:space="0" w:color="auto"/>
          </w:divBdr>
        </w:div>
        <w:div w:id="1295867942">
          <w:marLeft w:val="480"/>
          <w:marRight w:val="0"/>
          <w:marTop w:val="0"/>
          <w:marBottom w:val="0"/>
          <w:divBdr>
            <w:top w:val="none" w:sz="0" w:space="0" w:color="auto"/>
            <w:left w:val="none" w:sz="0" w:space="0" w:color="auto"/>
            <w:bottom w:val="none" w:sz="0" w:space="0" w:color="auto"/>
            <w:right w:val="none" w:sz="0" w:space="0" w:color="auto"/>
          </w:divBdr>
        </w:div>
        <w:div w:id="942885001">
          <w:marLeft w:val="480"/>
          <w:marRight w:val="0"/>
          <w:marTop w:val="0"/>
          <w:marBottom w:val="0"/>
          <w:divBdr>
            <w:top w:val="none" w:sz="0" w:space="0" w:color="auto"/>
            <w:left w:val="none" w:sz="0" w:space="0" w:color="auto"/>
            <w:bottom w:val="none" w:sz="0" w:space="0" w:color="auto"/>
            <w:right w:val="none" w:sz="0" w:space="0" w:color="auto"/>
          </w:divBdr>
        </w:div>
        <w:div w:id="1573661266">
          <w:marLeft w:val="480"/>
          <w:marRight w:val="0"/>
          <w:marTop w:val="0"/>
          <w:marBottom w:val="0"/>
          <w:divBdr>
            <w:top w:val="none" w:sz="0" w:space="0" w:color="auto"/>
            <w:left w:val="none" w:sz="0" w:space="0" w:color="auto"/>
            <w:bottom w:val="none" w:sz="0" w:space="0" w:color="auto"/>
            <w:right w:val="none" w:sz="0" w:space="0" w:color="auto"/>
          </w:divBdr>
        </w:div>
        <w:div w:id="333650355">
          <w:marLeft w:val="480"/>
          <w:marRight w:val="0"/>
          <w:marTop w:val="0"/>
          <w:marBottom w:val="0"/>
          <w:divBdr>
            <w:top w:val="none" w:sz="0" w:space="0" w:color="auto"/>
            <w:left w:val="none" w:sz="0" w:space="0" w:color="auto"/>
            <w:bottom w:val="none" w:sz="0" w:space="0" w:color="auto"/>
            <w:right w:val="none" w:sz="0" w:space="0" w:color="auto"/>
          </w:divBdr>
        </w:div>
        <w:div w:id="150760536">
          <w:marLeft w:val="480"/>
          <w:marRight w:val="0"/>
          <w:marTop w:val="0"/>
          <w:marBottom w:val="0"/>
          <w:divBdr>
            <w:top w:val="none" w:sz="0" w:space="0" w:color="auto"/>
            <w:left w:val="none" w:sz="0" w:space="0" w:color="auto"/>
            <w:bottom w:val="none" w:sz="0" w:space="0" w:color="auto"/>
            <w:right w:val="none" w:sz="0" w:space="0" w:color="auto"/>
          </w:divBdr>
        </w:div>
        <w:div w:id="654915450">
          <w:marLeft w:val="480"/>
          <w:marRight w:val="0"/>
          <w:marTop w:val="0"/>
          <w:marBottom w:val="0"/>
          <w:divBdr>
            <w:top w:val="none" w:sz="0" w:space="0" w:color="auto"/>
            <w:left w:val="none" w:sz="0" w:space="0" w:color="auto"/>
            <w:bottom w:val="none" w:sz="0" w:space="0" w:color="auto"/>
            <w:right w:val="none" w:sz="0" w:space="0" w:color="auto"/>
          </w:divBdr>
        </w:div>
        <w:div w:id="1353801307">
          <w:marLeft w:val="480"/>
          <w:marRight w:val="0"/>
          <w:marTop w:val="0"/>
          <w:marBottom w:val="0"/>
          <w:divBdr>
            <w:top w:val="none" w:sz="0" w:space="0" w:color="auto"/>
            <w:left w:val="none" w:sz="0" w:space="0" w:color="auto"/>
            <w:bottom w:val="none" w:sz="0" w:space="0" w:color="auto"/>
            <w:right w:val="none" w:sz="0" w:space="0" w:color="auto"/>
          </w:divBdr>
        </w:div>
        <w:div w:id="1775205248">
          <w:marLeft w:val="480"/>
          <w:marRight w:val="0"/>
          <w:marTop w:val="0"/>
          <w:marBottom w:val="0"/>
          <w:divBdr>
            <w:top w:val="none" w:sz="0" w:space="0" w:color="auto"/>
            <w:left w:val="none" w:sz="0" w:space="0" w:color="auto"/>
            <w:bottom w:val="none" w:sz="0" w:space="0" w:color="auto"/>
            <w:right w:val="none" w:sz="0" w:space="0" w:color="auto"/>
          </w:divBdr>
        </w:div>
        <w:div w:id="402680091">
          <w:marLeft w:val="480"/>
          <w:marRight w:val="0"/>
          <w:marTop w:val="0"/>
          <w:marBottom w:val="0"/>
          <w:divBdr>
            <w:top w:val="none" w:sz="0" w:space="0" w:color="auto"/>
            <w:left w:val="none" w:sz="0" w:space="0" w:color="auto"/>
            <w:bottom w:val="none" w:sz="0" w:space="0" w:color="auto"/>
            <w:right w:val="none" w:sz="0" w:space="0" w:color="auto"/>
          </w:divBdr>
        </w:div>
        <w:div w:id="1438669974">
          <w:marLeft w:val="480"/>
          <w:marRight w:val="0"/>
          <w:marTop w:val="0"/>
          <w:marBottom w:val="0"/>
          <w:divBdr>
            <w:top w:val="none" w:sz="0" w:space="0" w:color="auto"/>
            <w:left w:val="none" w:sz="0" w:space="0" w:color="auto"/>
            <w:bottom w:val="none" w:sz="0" w:space="0" w:color="auto"/>
            <w:right w:val="none" w:sz="0" w:space="0" w:color="auto"/>
          </w:divBdr>
        </w:div>
        <w:div w:id="227107449">
          <w:marLeft w:val="480"/>
          <w:marRight w:val="0"/>
          <w:marTop w:val="0"/>
          <w:marBottom w:val="0"/>
          <w:divBdr>
            <w:top w:val="none" w:sz="0" w:space="0" w:color="auto"/>
            <w:left w:val="none" w:sz="0" w:space="0" w:color="auto"/>
            <w:bottom w:val="none" w:sz="0" w:space="0" w:color="auto"/>
            <w:right w:val="none" w:sz="0" w:space="0" w:color="auto"/>
          </w:divBdr>
        </w:div>
        <w:div w:id="1706102539">
          <w:marLeft w:val="480"/>
          <w:marRight w:val="0"/>
          <w:marTop w:val="0"/>
          <w:marBottom w:val="0"/>
          <w:divBdr>
            <w:top w:val="none" w:sz="0" w:space="0" w:color="auto"/>
            <w:left w:val="none" w:sz="0" w:space="0" w:color="auto"/>
            <w:bottom w:val="none" w:sz="0" w:space="0" w:color="auto"/>
            <w:right w:val="none" w:sz="0" w:space="0" w:color="auto"/>
          </w:divBdr>
        </w:div>
        <w:div w:id="545602230">
          <w:marLeft w:val="480"/>
          <w:marRight w:val="0"/>
          <w:marTop w:val="0"/>
          <w:marBottom w:val="0"/>
          <w:divBdr>
            <w:top w:val="none" w:sz="0" w:space="0" w:color="auto"/>
            <w:left w:val="none" w:sz="0" w:space="0" w:color="auto"/>
            <w:bottom w:val="none" w:sz="0" w:space="0" w:color="auto"/>
            <w:right w:val="none" w:sz="0" w:space="0" w:color="auto"/>
          </w:divBdr>
        </w:div>
        <w:div w:id="79496283">
          <w:marLeft w:val="480"/>
          <w:marRight w:val="0"/>
          <w:marTop w:val="0"/>
          <w:marBottom w:val="0"/>
          <w:divBdr>
            <w:top w:val="none" w:sz="0" w:space="0" w:color="auto"/>
            <w:left w:val="none" w:sz="0" w:space="0" w:color="auto"/>
            <w:bottom w:val="none" w:sz="0" w:space="0" w:color="auto"/>
            <w:right w:val="none" w:sz="0" w:space="0" w:color="auto"/>
          </w:divBdr>
        </w:div>
        <w:div w:id="616909834">
          <w:marLeft w:val="480"/>
          <w:marRight w:val="0"/>
          <w:marTop w:val="0"/>
          <w:marBottom w:val="0"/>
          <w:divBdr>
            <w:top w:val="none" w:sz="0" w:space="0" w:color="auto"/>
            <w:left w:val="none" w:sz="0" w:space="0" w:color="auto"/>
            <w:bottom w:val="none" w:sz="0" w:space="0" w:color="auto"/>
            <w:right w:val="none" w:sz="0" w:space="0" w:color="auto"/>
          </w:divBdr>
        </w:div>
        <w:div w:id="729577299">
          <w:marLeft w:val="480"/>
          <w:marRight w:val="0"/>
          <w:marTop w:val="0"/>
          <w:marBottom w:val="0"/>
          <w:divBdr>
            <w:top w:val="none" w:sz="0" w:space="0" w:color="auto"/>
            <w:left w:val="none" w:sz="0" w:space="0" w:color="auto"/>
            <w:bottom w:val="none" w:sz="0" w:space="0" w:color="auto"/>
            <w:right w:val="none" w:sz="0" w:space="0" w:color="auto"/>
          </w:divBdr>
        </w:div>
        <w:div w:id="1728994287">
          <w:marLeft w:val="480"/>
          <w:marRight w:val="0"/>
          <w:marTop w:val="0"/>
          <w:marBottom w:val="0"/>
          <w:divBdr>
            <w:top w:val="none" w:sz="0" w:space="0" w:color="auto"/>
            <w:left w:val="none" w:sz="0" w:space="0" w:color="auto"/>
            <w:bottom w:val="none" w:sz="0" w:space="0" w:color="auto"/>
            <w:right w:val="none" w:sz="0" w:space="0" w:color="auto"/>
          </w:divBdr>
        </w:div>
        <w:div w:id="320697036">
          <w:marLeft w:val="480"/>
          <w:marRight w:val="0"/>
          <w:marTop w:val="0"/>
          <w:marBottom w:val="0"/>
          <w:divBdr>
            <w:top w:val="none" w:sz="0" w:space="0" w:color="auto"/>
            <w:left w:val="none" w:sz="0" w:space="0" w:color="auto"/>
            <w:bottom w:val="none" w:sz="0" w:space="0" w:color="auto"/>
            <w:right w:val="none" w:sz="0" w:space="0" w:color="auto"/>
          </w:divBdr>
        </w:div>
        <w:div w:id="934049449">
          <w:marLeft w:val="480"/>
          <w:marRight w:val="0"/>
          <w:marTop w:val="0"/>
          <w:marBottom w:val="0"/>
          <w:divBdr>
            <w:top w:val="none" w:sz="0" w:space="0" w:color="auto"/>
            <w:left w:val="none" w:sz="0" w:space="0" w:color="auto"/>
            <w:bottom w:val="none" w:sz="0" w:space="0" w:color="auto"/>
            <w:right w:val="none" w:sz="0" w:space="0" w:color="auto"/>
          </w:divBdr>
        </w:div>
        <w:div w:id="1831678714">
          <w:marLeft w:val="480"/>
          <w:marRight w:val="0"/>
          <w:marTop w:val="0"/>
          <w:marBottom w:val="0"/>
          <w:divBdr>
            <w:top w:val="none" w:sz="0" w:space="0" w:color="auto"/>
            <w:left w:val="none" w:sz="0" w:space="0" w:color="auto"/>
            <w:bottom w:val="none" w:sz="0" w:space="0" w:color="auto"/>
            <w:right w:val="none" w:sz="0" w:space="0" w:color="auto"/>
          </w:divBdr>
        </w:div>
        <w:div w:id="1144926182">
          <w:marLeft w:val="480"/>
          <w:marRight w:val="0"/>
          <w:marTop w:val="0"/>
          <w:marBottom w:val="0"/>
          <w:divBdr>
            <w:top w:val="none" w:sz="0" w:space="0" w:color="auto"/>
            <w:left w:val="none" w:sz="0" w:space="0" w:color="auto"/>
            <w:bottom w:val="none" w:sz="0" w:space="0" w:color="auto"/>
            <w:right w:val="none" w:sz="0" w:space="0" w:color="auto"/>
          </w:divBdr>
        </w:div>
        <w:div w:id="502548633">
          <w:marLeft w:val="480"/>
          <w:marRight w:val="0"/>
          <w:marTop w:val="0"/>
          <w:marBottom w:val="0"/>
          <w:divBdr>
            <w:top w:val="none" w:sz="0" w:space="0" w:color="auto"/>
            <w:left w:val="none" w:sz="0" w:space="0" w:color="auto"/>
            <w:bottom w:val="none" w:sz="0" w:space="0" w:color="auto"/>
            <w:right w:val="none" w:sz="0" w:space="0" w:color="auto"/>
          </w:divBdr>
        </w:div>
        <w:div w:id="617760726">
          <w:marLeft w:val="480"/>
          <w:marRight w:val="0"/>
          <w:marTop w:val="0"/>
          <w:marBottom w:val="0"/>
          <w:divBdr>
            <w:top w:val="none" w:sz="0" w:space="0" w:color="auto"/>
            <w:left w:val="none" w:sz="0" w:space="0" w:color="auto"/>
            <w:bottom w:val="none" w:sz="0" w:space="0" w:color="auto"/>
            <w:right w:val="none" w:sz="0" w:space="0" w:color="auto"/>
          </w:divBdr>
        </w:div>
        <w:div w:id="2048791887">
          <w:marLeft w:val="480"/>
          <w:marRight w:val="0"/>
          <w:marTop w:val="0"/>
          <w:marBottom w:val="0"/>
          <w:divBdr>
            <w:top w:val="none" w:sz="0" w:space="0" w:color="auto"/>
            <w:left w:val="none" w:sz="0" w:space="0" w:color="auto"/>
            <w:bottom w:val="none" w:sz="0" w:space="0" w:color="auto"/>
            <w:right w:val="none" w:sz="0" w:space="0" w:color="auto"/>
          </w:divBdr>
        </w:div>
        <w:div w:id="337002918">
          <w:marLeft w:val="480"/>
          <w:marRight w:val="0"/>
          <w:marTop w:val="0"/>
          <w:marBottom w:val="0"/>
          <w:divBdr>
            <w:top w:val="none" w:sz="0" w:space="0" w:color="auto"/>
            <w:left w:val="none" w:sz="0" w:space="0" w:color="auto"/>
            <w:bottom w:val="none" w:sz="0" w:space="0" w:color="auto"/>
            <w:right w:val="none" w:sz="0" w:space="0" w:color="auto"/>
          </w:divBdr>
        </w:div>
        <w:div w:id="605188098">
          <w:marLeft w:val="480"/>
          <w:marRight w:val="0"/>
          <w:marTop w:val="0"/>
          <w:marBottom w:val="0"/>
          <w:divBdr>
            <w:top w:val="none" w:sz="0" w:space="0" w:color="auto"/>
            <w:left w:val="none" w:sz="0" w:space="0" w:color="auto"/>
            <w:bottom w:val="none" w:sz="0" w:space="0" w:color="auto"/>
            <w:right w:val="none" w:sz="0" w:space="0" w:color="auto"/>
          </w:divBdr>
        </w:div>
        <w:div w:id="691223009">
          <w:marLeft w:val="480"/>
          <w:marRight w:val="0"/>
          <w:marTop w:val="0"/>
          <w:marBottom w:val="0"/>
          <w:divBdr>
            <w:top w:val="none" w:sz="0" w:space="0" w:color="auto"/>
            <w:left w:val="none" w:sz="0" w:space="0" w:color="auto"/>
            <w:bottom w:val="none" w:sz="0" w:space="0" w:color="auto"/>
            <w:right w:val="none" w:sz="0" w:space="0" w:color="auto"/>
          </w:divBdr>
        </w:div>
        <w:div w:id="269508545">
          <w:marLeft w:val="480"/>
          <w:marRight w:val="0"/>
          <w:marTop w:val="0"/>
          <w:marBottom w:val="0"/>
          <w:divBdr>
            <w:top w:val="none" w:sz="0" w:space="0" w:color="auto"/>
            <w:left w:val="none" w:sz="0" w:space="0" w:color="auto"/>
            <w:bottom w:val="none" w:sz="0" w:space="0" w:color="auto"/>
            <w:right w:val="none" w:sz="0" w:space="0" w:color="auto"/>
          </w:divBdr>
        </w:div>
        <w:div w:id="112486844">
          <w:marLeft w:val="480"/>
          <w:marRight w:val="0"/>
          <w:marTop w:val="0"/>
          <w:marBottom w:val="0"/>
          <w:divBdr>
            <w:top w:val="none" w:sz="0" w:space="0" w:color="auto"/>
            <w:left w:val="none" w:sz="0" w:space="0" w:color="auto"/>
            <w:bottom w:val="none" w:sz="0" w:space="0" w:color="auto"/>
            <w:right w:val="none" w:sz="0" w:space="0" w:color="auto"/>
          </w:divBdr>
        </w:div>
        <w:div w:id="2108501047">
          <w:marLeft w:val="480"/>
          <w:marRight w:val="0"/>
          <w:marTop w:val="0"/>
          <w:marBottom w:val="0"/>
          <w:divBdr>
            <w:top w:val="none" w:sz="0" w:space="0" w:color="auto"/>
            <w:left w:val="none" w:sz="0" w:space="0" w:color="auto"/>
            <w:bottom w:val="none" w:sz="0" w:space="0" w:color="auto"/>
            <w:right w:val="none" w:sz="0" w:space="0" w:color="auto"/>
          </w:divBdr>
        </w:div>
        <w:div w:id="1139498726">
          <w:marLeft w:val="480"/>
          <w:marRight w:val="0"/>
          <w:marTop w:val="0"/>
          <w:marBottom w:val="0"/>
          <w:divBdr>
            <w:top w:val="none" w:sz="0" w:space="0" w:color="auto"/>
            <w:left w:val="none" w:sz="0" w:space="0" w:color="auto"/>
            <w:bottom w:val="none" w:sz="0" w:space="0" w:color="auto"/>
            <w:right w:val="none" w:sz="0" w:space="0" w:color="auto"/>
          </w:divBdr>
        </w:div>
        <w:div w:id="1298683634">
          <w:marLeft w:val="480"/>
          <w:marRight w:val="0"/>
          <w:marTop w:val="0"/>
          <w:marBottom w:val="0"/>
          <w:divBdr>
            <w:top w:val="none" w:sz="0" w:space="0" w:color="auto"/>
            <w:left w:val="none" w:sz="0" w:space="0" w:color="auto"/>
            <w:bottom w:val="none" w:sz="0" w:space="0" w:color="auto"/>
            <w:right w:val="none" w:sz="0" w:space="0" w:color="auto"/>
          </w:divBdr>
        </w:div>
        <w:div w:id="587662042">
          <w:marLeft w:val="480"/>
          <w:marRight w:val="0"/>
          <w:marTop w:val="0"/>
          <w:marBottom w:val="0"/>
          <w:divBdr>
            <w:top w:val="none" w:sz="0" w:space="0" w:color="auto"/>
            <w:left w:val="none" w:sz="0" w:space="0" w:color="auto"/>
            <w:bottom w:val="none" w:sz="0" w:space="0" w:color="auto"/>
            <w:right w:val="none" w:sz="0" w:space="0" w:color="auto"/>
          </w:divBdr>
        </w:div>
        <w:div w:id="1821312419">
          <w:marLeft w:val="480"/>
          <w:marRight w:val="0"/>
          <w:marTop w:val="0"/>
          <w:marBottom w:val="0"/>
          <w:divBdr>
            <w:top w:val="none" w:sz="0" w:space="0" w:color="auto"/>
            <w:left w:val="none" w:sz="0" w:space="0" w:color="auto"/>
            <w:bottom w:val="none" w:sz="0" w:space="0" w:color="auto"/>
            <w:right w:val="none" w:sz="0" w:space="0" w:color="auto"/>
          </w:divBdr>
        </w:div>
        <w:div w:id="1318219628">
          <w:marLeft w:val="480"/>
          <w:marRight w:val="0"/>
          <w:marTop w:val="0"/>
          <w:marBottom w:val="0"/>
          <w:divBdr>
            <w:top w:val="none" w:sz="0" w:space="0" w:color="auto"/>
            <w:left w:val="none" w:sz="0" w:space="0" w:color="auto"/>
            <w:bottom w:val="none" w:sz="0" w:space="0" w:color="auto"/>
            <w:right w:val="none" w:sz="0" w:space="0" w:color="auto"/>
          </w:divBdr>
        </w:div>
        <w:div w:id="696195342">
          <w:marLeft w:val="480"/>
          <w:marRight w:val="0"/>
          <w:marTop w:val="0"/>
          <w:marBottom w:val="0"/>
          <w:divBdr>
            <w:top w:val="none" w:sz="0" w:space="0" w:color="auto"/>
            <w:left w:val="none" w:sz="0" w:space="0" w:color="auto"/>
            <w:bottom w:val="none" w:sz="0" w:space="0" w:color="auto"/>
            <w:right w:val="none" w:sz="0" w:space="0" w:color="auto"/>
          </w:divBdr>
        </w:div>
        <w:div w:id="836312894">
          <w:marLeft w:val="480"/>
          <w:marRight w:val="0"/>
          <w:marTop w:val="0"/>
          <w:marBottom w:val="0"/>
          <w:divBdr>
            <w:top w:val="none" w:sz="0" w:space="0" w:color="auto"/>
            <w:left w:val="none" w:sz="0" w:space="0" w:color="auto"/>
            <w:bottom w:val="none" w:sz="0" w:space="0" w:color="auto"/>
            <w:right w:val="none" w:sz="0" w:space="0" w:color="auto"/>
          </w:divBdr>
        </w:div>
        <w:div w:id="588195770">
          <w:marLeft w:val="480"/>
          <w:marRight w:val="0"/>
          <w:marTop w:val="0"/>
          <w:marBottom w:val="0"/>
          <w:divBdr>
            <w:top w:val="none" w:sz="0" w:space="0" w:color="auto"/>
            <w:left w:val="none" w:sz="0" w:space="0" w:color="auto"/>
            <w:bottom w:val="none" w:sz="0" w:space="0" w:color="auto"/>
            <w:right w:val="none" w:sz="0" w:space="0" w:color="auto"/>
          </w:divBdr>
        </w:div>
        <w:div w:id="369453124">
          <w:marLeft w:val="480"/>
          <w:marRight w:val="0"/>
          <w:marTop w:val="0"/>
          <w:marBottom w:val="0"/>
          <w:divBdr>
            <w:top w:val="none" w:sz="0" w:space="0" w:color="auto"/>
            <w:left w:val="none" w:sz="0" w:space="0" w:color="auto"/>
            <w:bottom w:val="none" w:sz="0" w:space="0" w:color="auto"/>
            <w:right w:val="none" w:sz="0" w:space="0" w:color="auto"/>
          </w:divBdr>
        </w:div>
        <w:div w:id="441002861">
          <w:marLeft w:val="480"/>
          <w:marRight w:val="0"/>
          <w:marTop w:val="0"/>
          <w:marBottom w:val="0"/>
          <w:divBdr>
            <w:top w:val="none" w:sz="0" w:space="0" w:color="auto"/>
            <w:left w:val="none" w:sz="0" w:space="0" w:color="auto"/>
            <w:bottom w:val="none" w:sz="0" w:space="0" w:color="auto"/>
            <w:right w:val="none" w:sz="0" w:space="0" w:color="auto"/>
          </w:divBdr>
        </w:div>
        <w:div w:id="301542804">
          <w:marLeft w:val="480"/>
          <w:marRight w:val="0"/>
          <w:marTop w:val="0"/>
          <w:marBottom w:val="0"/>
          <w:divBdr>
            <w:top w:val="none" w:sz="0" w:space="0" w:color="auto"/>
            <w:left w:val="none" w:sz="0" w:space="0" w:color="auto"/>
            <w:bottom w:val="none" w:sz="0" w:space="0" w:color="auto"/>
            <w:right w:val="none" w:sz="0" w:space="0" w:color="auto"/>
          </w:divBdr>
        </w:div>
        <w:div w:id="453183812">
          <w:marLeft w:val="480"/>
          <w:marRight w:val="0"/>
          <w:marTop w:val="0"/>
          <w:marBottom w:val="0"/>
          <w:divBdr>
            <w:top w:val="none" w:sz="0" w:space="0" w:color="auto"/>
            <w:left w:val="none" w:sz="0" w:space="0" w:color="auto"/>
            <w:bottom w:val="none" w:sz="0" w:space="0" w:color="auto"/>
            <w:right w:val="none" w:sz="0" w:space="0" w:color="auto"/>
          </w:divBdr>
        </w:div>
        <w:div w:id="1905020911">
          <w:marLeft w:val="480"/>
          <w:marRight w:val="0"/>
          <w:marTop w:val="0"/>
          <w:marBottom w:val="0"/>
          <w:divBdr>
            <w:top w:val="none" w:sz="0" w:space="0" w:color="auto"/>
            <w:left w:val="none" w:sz="0" w:space="0" w:color="auto"/>
            <w:bottom w:val="none" w:sz="0" w:space="0" w:color="auto"/>
            <w:right w:val="none" w:sz="0" w:space="0" w:color="auto"/>
          </w:divBdr>
        </w:div>
        <w:div w:id="639463477">
          <w:marLeft w:val="480"/>
          <w:marRight w:val="0"/>
          <w:marTop w:val="0"/>
          <w:marBottom w:val="0"/>
          <w:divBdr>
            <w:top w:val="none" w:sz="0" w:space="0" w:color="auto"/>
            <w:left w:val="none" w:sz="0" w:space="0" w:color="auto"/>
            <w:bottom w:val="none" w:sz="0" w:space="0" w:color="auto"/>
            <w:right w:val="none" w:sz="0" w:space="0" w:color="auto"/>
          </w:divBdr>
        </w:div>
        <w:div w:id="1330906686">
          <w:marLeft w:val="480"/>
          <w:marRight w:val="0"/>
          <w:marTop w:val="0"/>
          <w:marBottom w:val="0"/>
          <w:divBdr>
            <w:top w:val="none" w:sz="0" w:space="0" w:color="auto"/>
            <w:left w:val="none" w:sz="0" w:space="0" w:color="auto"/>
            <w:bottom w:val="none" w:sz="0" w:space="0" w:color="auto"/>
            <w:right w:val="none" w:sz="0" w:space="0" w:color="auto"/>
          </w:divBdr>
        </w:div>
        <w:div w:id="7216507">
          <w:marLeft w:val="480"/>
          <w:marRight w:val="0"/>
          <w:marTop w:val="0"/>
          <w:marBottom w:val="0"/>
          <w:divBdr>
            <w:top w:val="none" w:sz="0" w:space="0" w:color="auto"/>
            <w:left w:val="none" w:sz="0" w:space="0" w:color="auto"/>
            <w:bottom w:val="none" w:sz="0" w:space="0" w:color="auto"/>
            <w:right w:val="none" w:sz="0" w:space="0" w:color="auto"/>
          </w:divBdr>
        </w:div>
        <w:div w:id="24642217">
          <w:marLeft w:val="480"/>
          <w:marRight w:val="0"/>
          <w:marTop w:val="0"/>
          <w:marBottom w:val="0"/>
          <w:divBdr>
            <w:top w:val="none" w:sz="0" w:space="0" w:color="auto"/>
            <w:left w:val="none" w:sz="0" w:space="0" w:color="auto"/>
            <w:bottom w:val="none" w:sz="0" w:space="0" w:color="auto"/>
            <w:right w:val="none" w:sz="0" w:space="0" w:color="auto"/>
          </w:divBdr>
        </w:div>
      </w:divsChild>
    </w:div>
    <w:div w:id="521940105">
      <w:bodyDiv w:val="1"/>
      <w:marLeft w:val="0"/>
      <w:marRight w:val="0"/>
      <w:marTop w:val="0"/>
      <w:marBottom w:val="0"/>
      <w:divBdr>
        <w:top w:val="none" w:sz="0" w:space="0" w:color="auto"/>
        <w:left w:val="none" w:sz="0" w:space="0" w:color="auto"/>
        <w:bottom w:val="none" w:sz="0" w:space="0" w:color="auto"/>
        <w:right w:val="none" w:sz="0" w:space="0" w:color="auto"/>
      </w:divBdr>
    </w:div>
    <w:div w:id="523130676">
      <w:bodyDiv w:val="1"/>
      <w:marLeft w:val="0"/>
      <w:marRight w:val="0"/>
      <w:marTop w:val="0"/>
      <w:marBottom w:val="0"/>
      <w:divBdr>
        <w:top w:val="none" w:sz="0" w:space="0" w:color="auto"/>
        <w:left w:val="none" w:sz="0" w:space="0" w:color="auto"/>
        <w:bottom w:val="none" w:sz="0" w:space="0" w:color="auto"/>
        <w:right w:val="none" w:sz="0" w:space="0" w:color="auto"/>
      </w:divBdr>
    </w:div>
    <w:div w:id="523135052">
      <w:bodyDiv w:val="1"/>
      <w:marLeft w:val="0"/>
      <w:marRight w:val="0"/>
      <w:marTop w:val="0"/>
      <w:marBottom w:val="0"/>
      <w:divBdr>
        <w:top w:val="none" w:sz="0" w:space="0" w:color="auto"/>
        <w:left w:val="none" w:sz="0" w:space="0" w:color="auto"/>
        <w:bottom w:val="none" w:sz="0" w:space="0" w:color="auto"/>
        <w:right w:val="none" w:sz="0" w:space="0" w:color="auto"/>
      </w:divBdr>
    </w:div>
    <w:div w:id="523370965">
      <w:bodyDiv w:val="1"/>
      <w:marLeft w:val="0"/>
      <w:marRight w:val="0"/>
      <w:marTop w:val="0"/>
      <w:marBottom w:val="0"/>
      <w:divBdr>
        <w:top w:val="none" w:sz="0" w:space="0" w:color="auto"/>
        <w:left w:val="none" w:sz="0" w:space="0" w:color="auto"/>
        <w:bottom w:val="none" w:sz="0" w:space="0" w:color="auto"/>
        <w:right w:val="none" w:sz="0" w:space="0" w:color="auto"/>
      </w:divBdr>
    </w:div>
    <w:div w:id="524057409">
      <w:bodyDiv w:val="1"/>
      <w:marLeft w:val="0"/>
      <w:marRight w:val="0"/>
      <w:marTop w:val="0"/>
      <w:marBottom w:val="0"/>
      <w:divBdr>
        <w:top w:val="none" w:sz="0" w:space="0" w:color="auto"/>
        <w:left w:val="none" w:sz="0" w:space="0" w:color="auto"/>
        <w:bottom w:val="none" w:sz="0" w:space="0" w:color="auto"/>
        <w:right w:val="none" w:sz="0" w:space="0" w:color="auto"/>
      </w:divBdr>
    </w:div>
    <w:div w:id="524560827">
      <w:bodyDiv w:val="1"/>
      <w:marLeft w:val="0"/>
      <w:marRight w:val="0"/>
      <w:marTop w:val="0"/>
      <w:marBottom w:val="0"/>
      <w:divBdr>
        <w:top w:val="none" w:sz="0" w:space="0" w:color="auto"/>
        <w:left w:val="none" w:sz="0" w:space="0" w:color="auto"/>
        <w:bottom w:val="none" w:sz="0" w:space="0" w:color="auto"/>
        <w:right w:val="none" w:sz="0" w:space="0" w:color="auto"/>
      </w:divBdr>
    </w:div>
    <w:div w:id="525140153">
      <w:bodyDiv w:val="1"/>
      <w:marLeft w:val="0"/>
      <w:marRight w:val="0"/>
      <w:marTop w:val="0"/>
      <w:marBottom w:val="0"/>
      <w:divBdr>
        <w:top w:val="none" w:sz="0" w:space="0" w:color="auto"/>
        <w:left w:val="none" w:sz="0" w:space="0" w:color="auto"/>
        <w:bottom w:val="none" w:sz="0" w:space="0" w:color="auto"/>
        <w:right w:val="none" w:sz="0" w:space="0" w:color="auto"/>
      </w:divBdr>
    </w:div>
    <w:div w:id="525562909">
      <w:bodyDiv w:val="1"/>
      <w:marLeft w:val="0"/>
      <w:marRight w:val="0"/>
      <w:marTop w:val="0"/>
      <w:marBottom w:val="0"/>
      <w:divBdr>
        <w:top w:val="none" w:sz="0" w:space="0" w:color="auto"/>
        <w:left w:val="none" w:sz="0" w:space="0" w:color="auto"/>
        <w:bottom w:val="none" w:sz="0" w:space="0" w:color="auto"/>
        <w:right w:val="none" w:sz="0" w:space="0" w:color="auto"/>
      </w:divBdr>
    </w:div>
    <w:div w:id="525680871">
      <w:bodyDiv w:val="1"/>
      <w:marLeft w:val="0"/>
      <w:marRight w:val="0"/>
      <w:marTop w:val="0"/>
      <w:marBottom w:val="0"/>
      <w:divBdr>
        <w:top w:val="none" w:sz="0" w:space="0" w:color="auto"/>
        <w:left w:val="none" w:sz="0" w:space="0" w:color="auto"/>
        <w:bottom w:val="none" w:sz="0" w:space="0" w:color="auto"/>
        <w:right w:val="none" w:sz="0" w:space="0" w:color="auto"/>
      </w:divBdr>
    </w:div>
    <w:div w:id="526330485">
      <w:bodyDiv w:val="1"/>
      <w:marLeft w:val="0"/>
      <w:marRight w:val="0"/>
      <w:marTop w:val="0"/>
      <w:marBottom w:val="0"/>
      <w:divBdr>
        <w:top w:val="none" w:sz="0" w:space="0" w:color="auto"/>
        <w:left w:val="none" w:sz="0" w:space="0" w:color="auto"/>
        <w:bottom w:val="none" w:sz="0" w:space="0" w:color="auto"/>
        <w:right w:val="none" w:sz="0" w:space="0" w:color="auto"/>
      </w:divBdr>
      <w:divsChild>
        <w:div w:id="837622930">
          <w:marLeft w:val="480"/>
          <w:marRight w:val="0"/>
          <w:marTop w:val="0"/>
          <w:marBottom w:val="0"/>
          <w:divBdr>
            <w:top w:val="none" w:sz="0" w:space="0" w:color="auto"/>
            <w:left w:val="none" w:sz="0" w:space="0" w:color="auto"/>
            <w:bottom w:val="none" w:sz="0" w:space="0" w:color="auto"/>
            <w:right w:val="none" w:sz="0" w:space="0" w:color="auto"/>
          </w:divBdr>
        </w:div>
        <w:div w:id="743338489">
          <w:marLeft w:val="480"/>
          <w:marRight w:val="0"/>
          <w:marTop w:val="0"/>
          <w:marBottom w:val="0"/>
          <w:divBdr>
            <w:top w:val="none" w:sz="0" w:space="0" w:color="auto"/>
            <w:left w:val="none" w:sz="0" w:space="0" w:color="auto"/>
            <w:bottom w:val="none" w:sz="0" w:space="0" w:color="auto"/>
            <w:right w:val="none" w:sz="0" w:space="0" w:color="auto"/>
          </w:divBdr>
        </w:div>
        <w:div w:id="259069499">
          <w:marLeft w:val="480"/>
          <w:marRight w:val="0"/>
          <w:marTop w:val="0"/>
          <w:marBottom w:val="0"/>
          <w:divBdr>
            <w:top w:val="none" w:sz="0" w:space="0" w:color="auto"/>
            <w:left w:val="none" w:sz="0" w:space="0" w:color="auto"/>
            <w:bottom w:val="none" w:sz="0" w:space="0" w:color="auto"/>
            <w:right w:val="none" w:sz="0" w:space="0" w:color="auto"/>
          </w:divBdr>
        </w:div>
        <w:div w:id="1992711832">
          <w:marLeft w:val="480"/>
          <w:marRight w:val="0"/>
          <w:marTop w:val="0"/>
          <w:marBottom w:val="0"/>
          <w:divBdr>
            <w:top w:val="none" w:sz="0" w:space="0" w:color="auto"/>
            <w:left w:val="none" w:sz="0" w:space="0" w:color="auto"/>
            <w:bottom w:val="none" w:sz="0" w:space="0" w:color="auto"/>
            <w:right w:val="none" w:sz="0" w:space="0" w:color="auto"/>
          </w:divBdr>
        </w:div>
        <w:div w:id="327485794">
          <w:marLeft w:val="480"/>
          <w:marRight w:val="0"/>
          <w:marTop w:val="0"/>
          <w:marBottom w:val="0"/>
          <w:divBdr>
            <w:top w:val="none" w:sz="0" w:space="0" w:color="auto"/>
            <w:left w:val="none" w:sz="0" w:space="0" w:color="auto"/>
            <w:bottom w:val="none" w:sz="0" w:space="0" w:color="auto"/>
            <w:right w:val="none" w:sz="0" w:space="0" w:color="auto"/>
          </w:divBdr>
        </w:div>
        <w:div w:id="2005164810">
          <w:marLeft w:val="480"/>
          <w:marRight w:val="0"/>
          <w:marTop w:val="0"/>
          <w:marBottom w:val="0"/>
          <w:divBdr>
            <w:top w:val="none" w:sz="0" w:space="0" w:color="auto"/>
            <w:left w:val="none" w:sz="0" w:space="0" w:color="auto"/>
            <w:bottom w:val="none" w:sz="0" w:space="0" w:color="auto"/>
            <w:right w:val="none" w:sz="0" w:space="0" w:color="auto"/>
          </w:divBdr>
        </w:div>
        <w:div w:id="252933125">
          <w:marLeft w:val="480"/>
          <w:marRight w:val="0"/>
          <w:marTop w:val="0"/>
          <w:marBottom w:val="0"/>
          <w:divBdr>
            <w:top w:val="none" w:sz="0" w:space="0" w:color="auto"/>
            <w:left w:val="none" w:sz="0" w:space="0" w:color="auto"/>
            <w:bottom w:val="none" w:sz="0" w:space="0" w:color="auto"/>
            <w:right w:val="none" w:sz="0" w:space="0" w:color="auto"/>
          </w:divBdr>
        </w:div>
        <w:div w:id="2121877530">
          <w:marLeft w:val="480"/>
          <w:marRight w:val="0"/>
          <w:marTop w:val="0"/>
          <w:marBottom w:val="0"/>
          <w:divBdr>
            <w:top w:val="none" w:sz="0" w:space="0" w:color="auto"/>
            <w:left w:val="none" w:sz="0" w:space="0" w:color="auto"/>
            <w:bottom w:val="none" w:sz="0" w:space="0" w:color="auto"/>
            <w:right w:val="none" w:sz="0" w:space="0" w:color="auto"/>
          </w:divBdr>
        </w:div>
        <w:div w:id="409163362">
          <w:marLeft w:val="480"/>
          <w:marRight w:val="0"/>
          <w:marTop w:val="0"/>
          <w:marBottom w:val="0"/>
          <w:divBdr>
            <w:top w:val="none" w:sz="0" w:space="0" w:color="auto"/>
            <w:left w:val="none" w:sz="0" w:space="0" w:color="auto"/>
            <w:bottom w:val="none" w:sz="0" w:space="0" w:color="auto"/>
            <w:right w:val="none" w:sz="0" w:space="0" w:color="auto"/>
          </w:divBdr>
        </w:div>
        <w:div w:id="355233654">
          <w:marLeft w:val="480"/>
          <w:marRight w:val="0"/>
          <w:marTop w:val="0"/>
          <w:marBottom w:val="0"/>
          <w:divBdr>
            <w:top w:val="none" w:sz="0" w:space="0" w:color="auto"/>
            <w:left w:val="none" w:sz="0" w:space="0" w:color="auto"/>
            <w:bottom w:val="none" w:sz="0" w:space="0" w:color="auto"/>
            <w:right w:val="none" w:sz="0" w:space="0" w:color="auto"/>
          </w:divBdr>
        </w:div>
      </w:divsChild>
    </w:div>
    <w:div w:id="526404343">
      <w:bodyDiv w:val="1"/>
      <w:marLeft w:val="0"/>
      <w:marRight w:val="0"/>
      <w:marTop w:val="0"/>
      <w:marBottom w:val="0"/>
      <w:divBdr>
        <w:top w:val="none" w:sz="0" w:space="0" w:color="auto"/>
        <w:left w:val="none" w:sz="0" w:space="0" w:color="auto"/>
        <w:bottom w:val="none" w:sz="0" w:space="0" w:color="auto"/>
        <w:right w:val="none" w:sz="0" w:space="0" w:color="auto"/>
      </w:divBdr>
    </w:div>
    <w:div w:id="527065734">
      <w:bodyDiv w:val="1"/>
      <w:marLeft w:val="0"/>
      <w:marRight w:val="0"/>
      <w:marTop w:val="0"/>
      <w:marBottom w:val="0"/>
      <w:divBdr>
        <w:top w:val="none" w:sz="0" w:space="0" w:color="auto"/>
        <w:left w:val="none" w:sz="0" w:space="0" w:color="auto"/>
        <w:bottom w:val="none" w:sz="0" w:space="0" w:color="auto"/>
        <w:right w:val="none" w:sz="0" w:space="0" w:color="auto"/>
      </w:divBdr>
      <w:divsChild>
        <w:div w:id="337343612">
          <w:marLeft w:val="640"/>
          <w:marRight w:val="0"/>
          <w:marTop w:val="0"/>
          <w:marBottom w:val="0"/>
          <w:divBdr>
            <w:top w:val="none" w:sz="0" w:space="0" w:color="auto"/>
            <w:left w:val="none" w:sz="0" w:space="0" w:color="auto"/>
            <w:bottom w:val="none" w:sz="0" w:space="0" w:color="auto"/>
            <w:right w:val="none" w:sz="0" w:space="0" w:color="auto"/>
          </w:divBdr>
        </w:div>
        <w:div w:id="1782190545">
          <w:marLeft w:val="640"/>
          <w:marRight w:val="0"/>
          <w:marTop w:val="0"/>
          <w:marBottom w:val="0"/>
          <w:divBdr>
            <w:top w:val="none" w:sz="0" w:space="0" w:color="auto"/>
            <w:left w:val="none" w:sz="0" w:space="0" w:color="auto"/>
            <w:bottom w:val="none" w:sz="0" w:space="0" w:color="auto"/>
            <w:right w:val="none" w:sz="0" w:space="0" w:color="auto"/>
          </w:divBdr>
        </w:div>
        <w:div w:id="68579844">
          <w:marLeft w:val="640"/>
          <w:marRight w:val="0"/>
          <w:marTop w:val="0"/>
          <w:marBottom w:val="0"/>
          <w:divBdr>
            <w:top w:val="none" w:sz="0" w:space="0" w:color="auto"/>
            <w:left w:val="none" w:sz="0" w:space="0" w:color="auto"/>
            <w:bottom w:val="none" w:sz="0" w:space="0" w:color="auto"/>
            <w:right w:val="none" w:sz="0" w:space="0" w:color="auto"/>
          </w:divBdr>
        </w:div>
        <w:div w:id="628901457">
          <w:marLeft w:val="640"/>
          <w:marRight w:val="0"/>
          <w:marTop w:val="0"/>
          <w:marBottom w:val="0"/>
          <w:divBdr>
            <w:top w:val="none" w:sz="0" w:space="0" w:color="auto"/>
            <w:left w:val="none" w:sz="0" w:space="0" w:color="auto"/>
            <w:bottom w:val="none" w:sz="0" w:space="0" w:color="auto"/>
            <w:right w:val="none" w:sz="0" w:space="0" w:color="auto"/>
          </w:divBdr>
        </w:div>
        <w:div w:id="1042048970">
          <w:marLeft w:val="640"/>
          <w:marRight w:val="0"/>
          <w:marTop w:val="0"/>
          <w:marBottom w:val="0"/>
          <w:divBdr>
            <w:top w:val="none" w:sz="0" w:space="0" w:color="auto"/>
            <w:left w:val="none" w:sz="0" w:space="0" w:color="auto"/>
            <w:bottom w:val="none" w:sz="0" w:space="0" w:color="auto"/>
            <w:right w:val="none" w:sz="0" w:space="0" w:color="auto"/>
          </w:divBdr>
        </w:div>
        <w:div w:id="1374765218">
          <w:marLeft w:val="640"/>
          <w:marRight w:val="0"/>
          <w:marTop w:val="0"/>
          <w:marBottom w:val="0"/>
          <w:divBdr>
            <w:top w:val="none" w:sz="0" w:space="0" w:color="auto"/>
            <w:left w:val="none" w:sz="0" w:space="0" w:color="auto"/>
            <w:bottom w:val="none" w:sz="0" w:space="0" w:color="auto"/>
            <w:right w:val="none" w:sz="0" w:space="0" w:color="auto"/>
          </w:divBdr>
        </w:div>
        <w:div w:id="738328919">
          <w:marLeft w:val="640"/>
          <w:marRight w:val="0"/>
          <w:marTop w:val="0"/>
          <w:marBottom w:val="0"/>
          <w:divBdr>
            <w:top w:val="none" w:sz="0" w:space="0" w:color="auto"/>
            <w:left w:val="none" w:sz="0" w:space="0" w:color="auto"/>
            <w:bottom w:val="none" w:sz="0" w:space="0" w:color="auto"/>
            <w:right w:val="none" w:sz="0" w:space="0" w:color="auto"/>
          </w:divBdr>
        </w:div>
        <w:div w:id="1697727221">
          <w:marLeft w:val="640"/>
          <w:marRight w:val="0"/>
          <w:marTop w:val="0"/>
          <w:marBottom w:val="0"/>
          <w:divBdr>
            <w:top w:val="none" w:sz="0" w:space="0" w:color="auto"/>
            <w:left w:val="none" w:sz="0" w:space="0" w:color="auto"/>
            <w:bottom w:val="none" w:sz="0" w:space="0" w:color="auto"/>
            <w:right w:val="none" w:sz="0" w:space="0" w:color="auto"/>
          </w:divBdr>
        </w:div>
        <w:div w:id="1543857929">
          <w:marLeft w:val="640"/>
          <w:marRight w:val="0"/>
          <w:marTop w:val="0"/>
          <w:marBottom w:val="0"/>
          <w:divBdr>
            <w:top w:val="none" w:sz="0" w:space="0" w:color="auto"/>
            <w:left w:val="none" w:sz="0" w:space="0" w:color="auto"/>
            <w:bottom w:val="none" w:sz="0" w:space="0" w:color="auto"/>
            <w:right w:val="none" w:sz="0" w:space="0" w:color="auto"/>
          </w:divBdr>
        </w:div>
        <w:div w:id="1935550644">
          <w:marLeft w:val="640"/>
          <w:marRight w:val="0"/>
          <w:marTop w:val="0"/>
          <w:marBottom w:val="0"/>
          <w:divBdr>
            <w:top w:val="none" w:sz="0" w:space="0" w:color="auto"/>
            <w:left w:val="none" w:sz="0" w:space="0" w:color="auto"/>
            <w:bottom w:val="none" w:sz="0" w:space="0" w:color="auto"/>
            <w:right w:val="none" w:sz="0" w:space="0" w:color="auto"/>
          </w:divBdr>
        </w:div>
        <w:div w:id="395207913">
          <w:marLeft w:val="640"/>
          <w:marRight w:val="0"/>
          <w:marTop w:val="0"/>
          <w:marBottom w:val="0"/>
          <w:divBdr>
            <w:top w:val="none" w:sz="0" w:space="0" w:color="auto"/>
            <w:left w:val="none" w:sz="0" w:space="0" w:color="auto"/>
            <w:bottom w:val="none" w:sz="0" w:space="0" w:color="auto"/>
            <w:right w:val="none" w:sz="0" w:space="0" w:color="auto"/>
          </w:divBdr>
        </w:div>
        <w:div w:id="1547328823">
          <w:marLeft w:val="640"/>
          <w:marRight w:val="0"/>
          <w:marTop w:val="0"/>
          <w:marBottom w:val="0"/>
          <w:divBdr>
            <w:top w:val="none" w:sz="0" w:space="0" w:color="auto"/>
            <w:left w:val="none" w:sz="0" w:space="0" w:color="auto"/>
            <w:bottom w:val="none" w:sz="0" w:space="0" w:color="auto"/>
            <w:right w:val="none" w:sz="0" w:space="0" w:color="auto"/>
          </w:divBdr>
        </w:div>
        <w:div w:id="731193757">
          <w:marLeft w:val="640"/>
          <w:marRight w:val="0"/>
          <w:marTop w:val="0"/>
          <w:marBottom w:val="0"/>
          <w:divBdr>
            <w:top w:val="none" w:sz="0" w:space="0" w:color="auto"/>
            <w:left w:val="none" w:sz="0" w:space="0" w:color="auto"/>
            <w:bottom w:val="none" w:sz="0" w:space="0" w:color="auto"/>
            <w:right w:val="none" w:sz="0" w:space="0" w:color="auto"/>
          </w:divBdr>
        </w:div>
        <w:div w:id="637340928">
          <w:marLeft w:val="640"/>
          <w:marRight w:val="0"/>
          <w:marTop w:val="0"/>
          <w:marBottom w:val="0"/>
          <w:divBdr>
            <w:top w:val="none" w:sz="0" w:space="0" w:color="auto"/>
            <w:left w:val="none" w:sz="0" w:space="0" w:color="auto"/>
            <w:bottom w:val="none" w:sz="0" w:space="0" w:color="auto"/>
            <w:right w:val="none" w:sz="0" w:space="0" w:color="auto"/>
          </w:divBdr>
        </w:div>
        <w:div w:id="1405302660">
          <w:marLeft w:val="640"/>
          <w:marRight w:val="0"/>
          <w:marTop w:val="0"/>
          <w:marBottom w:val="0"/>
          <w:divBdr>
            <w:top w:val="none" w:sz="0" w:space="0" w:color="auto"/>
            <w:left w:val="none" w:sz="0" w:space="0" w:color="auto"/>
            <w:bottom w:val="none" w:sz="0" w:space="0" w:color="auto"/>
            <w:right w:val="none" w:sz="0" w:space="0" w:color="auto"/>
          </w:divBdr>
        </w:div>
        <w:div w:id="1325401669">
          <w:marLeft w:val="640"/>
          <w:marRight w:val="0"/>
          <w:marTop w:val="0"/>
          <w:marBottom w:val="0"/>
          <w:divBdr>
            <w:top w:val="none" w:sz="0" w:space="0" w:color="auto"/>
            <w:left w:val="none" w:sz="0" w:space="0" w:color="auto"/>
            <w:bottom w:val="none" w:sz="0" w:space="0" w:color="auto"/>
            <w:right w:val="none" w:sz="0" w:space="0" w:color="auto"/>
          </w:divBdr>
        </w:div>
        <w:div w:id="140851736">
          <w:marLeft w:val="640"/>
          <w:marRight w:val="0"/>
          <w:marTop w:val="0"/>
          <w:marBottom w:val="0"/>
          <w:divBdr>
            <w:top w:val="none" w:sz="0" w:space="0" w:color="auto"/>
            <w:left w:val="none" w:sz="0" w:space="0" w:color="auto"/>
            <w:bottom w:val="none" w:sz="0" w:space="0" w:color="auto"/>
            <w:right w:val="none" w:sz="0" w:space="0" w:color="auto"/>
          </w:divBdr>
        </w:div>
        <w:div w:id="1277831482">
          <w:marLeft w:val="640"/>
          <w:marRight w:val="0"/>
          <w:marTop w:val="0"/>
          <w:marBottom w:val="0"/>
          <w:divBdr>
            <w:top w:val="none" w:sz="0" w:space="0" w:color="auto"/>
            <w:left w:val="none" w:sz="0" w:space="0" w:color="auto"/>
            <w:bottom w:val="none" w:sz="0" w:space="0" w:color="auto"/>
            <w:right w:val="none" w:sz="0" w:space="0" w:color="auto"/>
          </w:divBdr>
        </w:div>
        <w:div w:id="603732858">
          <w:marLeft w:val="640"/>
          <w:marRight w:val="0"/>
          <w:marTop w:val="0"/>
          <w:marBottom w:val="0"/>
          <w:divBdr>
            <w:top w:val="none" w:sz="0" w:space="0" w:color="auto"/>
            <w:left w:val="none" w:sz="0" w:space="0" w:color="auto"/>
            <w:bottom w:val="none" w:sz="0" w:space="0" w:color="auto"/>
            <w:right w:val="none" w:sz="0" w:space="0" w:color="auto"/>
          </w:divBdr>
        </w:div>
        <w:div w:id="1659191415">
          <w:marLeft w:val="640"/>
          <w:marRight w:val="0"/>
          <w:marTop w:val="0"/>
          <w:marBottom w:val="0"/>
          <w:divBdr>
            <w:top w:val="none" w:sz="0" w:space="0" w:color="auto"/>
            <w:left w:val="none" w:sz="0" w:space="0" w:color="auto"/>
            <w:bottom w:val="none" w:sz="0" w:space="0" w:color="auto"/>
            <w:right w:val="none" w:sz="0" w:space="0" w:color="auto"/>
          </w:divBdr>
        </w:div>
        <w:div w:id="670521650">
          <w:marLeft w:val="640"/>
          <w:marRight w:val="0"/>
          <w:marTop w:val="0"/>
          <w:marBottom w:val="0"/>
          <w:divBdr>
            <w:top w:val="none" w:sz="0" w:space="0" w:color="auto"/>
            <w:left w:val="none" w:sz="0" w:space="0" w:color="auto"/>
            <w:bottom w:val="none" w:sz="0" w:space="0" w:color="auto"/>
            <w:right w:val="none" w:sz="0" w:space="0" w:color="auto"/>
          </w:divBdr>
        </w:div>
        <w:div w:id="1889805731">
          <w:marLeft w:val="640"/>
          <w:marRight w:val="0"/>
          <w:marTop w:val="0"/>
          <w:marBottom w:val="0"/>
          <w:divBdr>
            <w:top w:val="none" w:sz="0" w:space="0" w:color="auto"/>
            <w:left w:val="none" w:sz="0" w:space="0" w:color="auto"/>
            <w:bottom w:val="none" w:sz="0" w:space="0" w:color="auto"/>
            <w:right w:val="none" w:sz="0" w:space="0" w:color="auto"/>
          </w:divBdr>
        </w:div>
        <w:div w:id="1921869171">
          <w:marLeft w:val="640"/>
          <w:marRight w:val="0"/>
          <w:marTop w:val="0"/>
          <w:marBottom w:val="0"/>
          <w:divBdr>
            <w:top w:val="none" w:sz="0" w:space="0" w:color="auto"/>
            <w:left w:val="none" w:sz="0" w:space="0" w:color="auto"/>
            <w:bottom w:val="none" w:sz="0" w:space="0" w:color="auto"/>
            <w:right w:val="none" w:sz="0" w:space="0" w:color="auto"/>
          </w:divBdr>
        </w:div>
        <w:div w:id="618143047">
          <w:marLeft w:val="640"/>
          <w:marRight w:val="0"/>
          <w:marTop w:val="0"/>
          <w:marBottom w:val="0"/>
          <w:divBdr>
            <w:top w:val="none" w:sz="0" w:space="0" w:color="auto"/>
            <w:left w:val="none" w:sz="0" w:space="0" w:color="auto"/>
            <w:bottom w:val="none" w:sz="0" w:space="0" w:color="auto"/>
            <w:right w:val="none" w:sz="0" w:space="0" w:color="auto"/>
          </w:divBdr>
        </w:div>
        <w:div w:id="1019157602">
          <w:marLeft w:val="640"/>
          <w:marRight w:val="0"/>
          <w:marTop w:val="0"/>
          <w:marBottom w:val="0"/>
          <w:divBdr>
            <w:top w:val="none" w:sz="0" w:space="0" w:color="auto"/>
            <w:left w:val="none" w:sz="0" w:space="0" w:color="auto"/>
            <w:bottom w:val="none" w:sz="0" w:space="0" w:color="auto"/>
            <w:right w:val="none" w:sz="0" w:space="0" w:color="auto"/>
          </w:divBdr>
        </w:div>
        <w:div w:id="1622683097">
          <w:marLeft w:val="640"/>
          <w:marRight w:val="0"/>
          <w:marTop w:val="0"/>
          <w:marBottom w:val="0"/>
          <w:divBdr>
            <w:top w:val="none" w:sz="0" w:space="0" w:color="auto"/>
            <w:left w:val="none" w:sz="0" w:space="0" w:color="auto"/>
            <w:bottom w:val="none" w:sz="0" w:space="0" w:color="auto"/>
            <w:right w:val="none" w:sz="0" w:space="0" w:color="auto"/>
          </w:divBdr>
        </w:div>
        <w:div w:id="1795709882">
          <w:marLeft w:val="640"/>
          <w:marRight w:val="0"/>
          <w:marTop w:val="0"/>
          <w:marBottom w:val="0"/>
          <w:divBdr>
            <w:top w:val="none" w:sz="0" w:space="0" w:color="auto"/>
            <w:left w:val="none" w:sz="0" w:space="0" w:color="auto"/>
            <w:bottom w:val="none" w:sz="0" w:space="0" w:color="auto"/>
            <w:right w:val="none" w:sz="0" w:space="0" w:color="auto"/>
          </w:divBdr>
        </w:div>
        <w:div w:id="572007084">
          <w:marLeft w:val="640"/>
          <w:marRight w:val="0"/>
          <w:marTop w:val="0"/>
          <w:marBottom w:val="0"/>
          <w:divBdr>
            <w:top w:val="none" w:sz="0" w:space="0" w:color="auto"/>
            <w:left w:val="none" w:sz="0" w:space="0" w:color="auto"/>
            <w:bottom w:val="none" w:sz="0" w:space="0" w:color="auto"/>
            <w:right w:val="none" w:sz="0" w:space="0" w:color="auto"/>
          </w:divBdr>
        </w:div>
        <w:div w:id="877669508">
          <w:marLeft w:val="640"/>
          <w:marRight w:val="0"/>
          <w:marTop w:val="0"/>
          <w:marBottom w:val="0"/>
          <w:divBdr>
            <w:top w:val="none" w:sz="0" w:space="0" w:color="auto"/>
            <w:left w:val="none" w:sz="0" w:space="0" w:color="auto"/>
            <w:bottom w:val="none" w:sz="0" w:space="0" w:color="auto"/>
            <w:right w:val="none" w:sz="0" w:space="0" w:color="auto"/>
          </w:divBdr>
        </w:div>
        <w:div w:id="1626353495">
          <w:marLeft w:val="640"/>
          <w:marRight w:val="0"/>
          <w:marTop w:val="0"/>
          <w:marBottom w:val="0"/>
          <w:divBdr>
            <w:top w:val="none" w:sz="0" w:space="0" w:color="auto"/>
            <w:left w:val="none" w:sz="0" w:space="0" w:color="auto"/>
            <w:bottom w:val="none" w:sz="0" w:space="0" w:color="auto"/>
            <w:right w:val="none" w:sz="0" w:space="0" w:color="auto"/>
          </w:divBdr>
        </w:div>
        <w:div w:id="609513299">
          <w:marLeft w:val="640"/>
          <w:marRight w:val="0"/>
          <w:marTop w:val="0"/>
          <w:marBottom w:val="0"/>
          <w:divBdr>
            <w:top w:val="none" w:sz="0" w:space="0" w:color="auto"/>
            <w:left w:val="none" w:sz="0" w:space="0" w:color="auto"/>
            <w:bottom w:val="none" w:sz="0" w:space="0" w:color="auto"/>
            <w:right w:val="none" w:sz="0" w:space="0" w:color="auto"/>
          </w:divBdr>
        </w:div>
        <w:div w:id="2036618314">
          <w:marLeft w:val="640"/>
          <w:marRight w:val="0"/>
          <w:marTop w:val="0"/>
          <w:marBottom w:val="0"/>
          <w:divBdr>
            <w:top w:val="none" w:sz="0" w:space="0" w:color="auto"/>
            <w:left w:val="none" w:sz="0" w:space="0" w:color="auto"/>
            <w:bottom w:val="none" w:sz="0" w:space="0" w:color="auto"/>
            <w:right w:val="none" w:sz="0" w:space="0" w:color="auto"/>
          </w:divBdr>
        </w:div>
        <w:div w:id="872960665">
          <w:marLeft w:val="640"/>
          <w:marRight w:val="0"/>
          <w:marTop w:val="0"/>
          <w:marBottom w:val="0"/>
          <w:divBdr>
            <w:top w:val="none" w:sz="0" w:space="0" w:color="auto"/>
            <w:left w:val="none" w:sz="0" w:space="0" w:color="auto"/>
            <w:bottom w:val="none" w:sz="0" w:space="0" w:color="auto"/>
            <w:right w:val="none" w:sz="0" w:space="0" w:color="auto"/>
          </w:divBdr>
        </w:div>
        <w:div w:id="1517648569">
          <w:marLeft w:val="640"/>
          <w:marRight w:val="0"/>
          <w:marTop w:val="0"/>
          <w:marBottom w:val="0"/>
          <w:divBdr>
            <w:top w:val="none" w:sz="0" w:space="0" w:color="auto"/>
            <w:left w:val="none" w:sz="0" w:space="0" w:color="auto"/>
            <w:bottom w:val="none" w:sz="0" w:space="0" w:color="auto"/>
            <w:right w:val="none" w:sz="0" w:space="0" w:color="auto"/>
          </w:divBdr>
        </w:div>
        <w:div w:id="656032431">
          <w:marLeft w:val="640"/>
          <w:marRight w:val="0"/>
          <w:marTop w:val="0"/>
          <w:marBottom w:val="0"/>
          <w:divBdr>
            <w:top w:val="none" w:sz="0" w:space="0" w:color="auto"/>
            <w:left w:val="none" w:sz="0" w:space="0" w:color="auto"/>
            <w:bottom w:val="none" w:sz="0" w:space="0" w:color="auto"/>
            <w:right w:val="none" w:sz="0" w:space="0" w:color="auto"/>
          </w:divBdr>
        </w:div>
        <w:div w:id="1161387565">
          <w:marLeft w:val="640"/>
          <w:marRight w:val="0"/>
          <w:marTop w:val="0"/>
          <w:marBottom w:val="0"/>
          <w:divBdr>
            <w:top w:val="none" w:sz="0" w:space="0" w:color="auto"/>
            <w:left w:val="none" w:sz="0" w:space="0" w:color="auto"/>
            <w:bottom w:val="none" w:sz="0" w:space="0" w:color="auto"/>
            <w:right w:val="none" w:sz="0" w:space="0" w:color="auto"/>
          </w:divBdr>
        </w:div>
        <w:div w:id="269902075">
          <w:marLeft w:val="640"/>
          <w:marRight w:val="0"/>
          <w:marTop w:val="0"/>
          <w:marBottom w:val="0"/>
          <w:divBdr>
            <w:top w:val="none" w:sz="0" w:space="0" w:color="auto"/>
            <w:left w:val="none" w:sz="0" w:space="0" w:color="auto"/>
            <w:bottom w:val="none" w:sz="0" w:space="0" w:color="auto"/>
            <w:right w:val="none" w:sz="0" w:space="0" w:color="auto"/>
          </w:divBdr>
        </w:div>
        <w:div w:id="502478687">
          <w:marLeft w:val="640"/>
          <w:marRight w:val="0"/>
          <w:marTop w:val="0"/>
          <w:marBottom w:val="0"/>
          <w:divBdr>
            <w:top w:val="none" w:sz="0" w:space="0" w:color="auto"/>
            <w:left w:val="none" w:sz="0" w:space="0" w:color="auto"/>
            <w:bottom w:val="none" w:sz="0" w:space="0" w:color="auto"/>
            <w:right w:val="none" w:sz="0" w:space="0" w:color="auto"/>
          </w:divBdr>
        </w:div>
        <w:div w:id="1552570108">
          <w:marLeft w:val="640"/>
          <w:marRight w:val="0"/>
          <w:marTop w:val="0"/>
          <w:marBottom w:val="0"/>
          <w:divBdr>
            <w:top w:val="none" w:sz="0" w:space="0" w:color="auto"/>
            <w:left w:val="none" w:sz="0" w:space="0" w:color="auto"/>
            <w:bottom w:val="none" w:sz="0" w:space="0" w:color="auto"/>
            <w:right w:val="none" w:sz="0" w:space="0" w:color="auto"/>
          </w:divBdr>
        </w:div>
        <w:div w:id="656805606">
          <w:marLeft w:val="640"/>
          <w:marRight w:val="0"/>
          <w:marTop w:val="0"/>
          <w:marBottom w:val="0"/>
          <w:divBdr>
            <w:top w:val="none" w:sz="0" w:space="0" w:color="auto"/>
            <w:left w:val="none" w:sz="0" w:space="0" w:color="auto"/>
            <w:bottom w:val="none" w:sz="0" w:space="0" w:color="auto"/>
            <w:right w:val="none" w:sz="0" w:space="0" w:color="auto"/>
          </w:divBdr>
        </w:div>
        <w:div w:id="544679587">
          <w:marLeft w:val="640"/>
          <w:marRight w:val="0"/>
          <w:marTop w:val="0"/>
          <w:marBottom w:val="0"/>
          <w:divBdr>
            <w:top w:val="none" w:sz="0" w:space="0" w:color="auto"/>
            <w:left w:val="none" w:sz="0" w:space="0" w:color="auto"/>
            <w:bottom w:val="none" w:sz="0" w:space="0" w:color="auto"/>
            <w:right w:val="none" w:sz="0" w:space="0" w:color="auto"/>
          </w:divBdr>
        </w:div>
        <w:div w:id="1097403976">
          <w:marLeft w:val="640"/>
          <w:marRight w:val="0"/>
          <w:marTop w:val="0"/>
          <w:marBottom w:val="0"/>
          <w:divBdr>
            <w:top w:val="none" w:sz="0" w:space="0" w:color="auto"/>
            <w:left w:val="none" w:sz="0" w:space="0" w:color="auto"/>
            <w:bottom w:val="none" w:sz="0" w:space="0" w:color="auto"/>
            <w:right w:val="none" w:sz="0" w:space="0" w:color="auto"/>
          </w:divBdr>
        </w:div>
        <w:div w:id="1522091185">
          <w:marLeft w:val="640"/>
          <w:marRight w:val="0"/>
          <w:marTop w:val="0"/>
          <w:marBottom w:val="0"/>
          <w:divBdr>
            <w:top w:val="none" w:sz="0" w:space="0" w:color="auto"/>
            <w:left w:val="none" w:sz="0" w:space="0" w:color="auto"/>
            <w:bottom w:val="none" w:sz="0" w:space="0" w:color="auto"/>
            <w:right w:val="none" w:sz="0" w:space="0" w:color="auto"/>
          </w:divBdr>
        </w:div>
        <w:div w:id="1146168370">
          <w:marLeft w:val="640"/>
          <w:marRight w:val="0"/>
          <w:marTop w:val="0"/>
          <w:marBottom w:val="0"/>
          <w:divBdr>
            <w:top w:val="none" w:sz="0" w:space="0" w:color="auto"/>
            <w:left w:val="none" w:sz="0" w:space="0" w:color="auto"/>
            <w:bottom w:val="none" w:sz="0" w:space="0" w:color="auto"/>
            <w:right w:val="none" w:sz="0" w:space="0" w:color="auto"/>
          </w:divBdr>
        </w:div>
        <w:div w:id="479620447">
          <w:marLeft w:val="640"/>
          <w:marRight w:val="0"/>
          <w:marTop w:val="0"/>
          <w:marBottom w:val="0"/>
          <w:divBdr>
            <w:top w:val="none" w:sz="0" w:space="0" w:color="auto"/>
            <w:left w:val="none" w:sz="0" w:space="0" w:color="auto"/>
            <w:bottom w:val="none" w:sz="0" w:space="0" w:color="auto"/>
            <w:right w:val="none" w:sz="0" w:space="0" w:color="auto"/>
          </w:divBdr>
        </w:div>
        <w:div w:id="1938639037">
          <w:marLeft w:val="640"/>
          <w:marRight w:val="0"/>
          <w:marTop w:val="0"/>
          <w:marBottom w:val="0"/>
          <w:divBdr>
            <w:top w:val="none" w:sz="0" w:space="0" w:color="auto"/>
            <w:left w:val="none" w:sz="0" w:space="0" w:color="auto"/>
            <w:bottom w:val="none" w:sz="0" w:space="0" w:color="auto"/>
            <w:right w:val="none" w:sz="0" w:space="0" w:color="auto"/>
          </w:divBdr>
        </w:div>
        <w:div w:id="188447114">
          <w:marLeft w:val="640"/>
          <w:marRight w:val="0"/>
          <w:marTop w:val="0"/>
          <w:marBottom w:val="0"/>
          <w:divBdr>
            <w:top w:val="none" w:sz="0" w:space="0" w:color="auto"/>
            <w:left w:val="none" w:sz="0" w:space="0" w:color="auto"/>
            <w:bottom w:val="none" w:sz="0" w:space="0" w:color="auto"/>
            <w:right w:val="none" w:sz="0" w:space="0" w:color="auto"/>
          </w:divBdr>
        </w:div>
        <w:div w:id="1104959749">
          <w:marLeft w:val="640"/>
          <w:marRight w:val="0"/>
          <w:marTop w:val="0"/>
          <w:marBottom w:val="0"/>
          <w:divBdr>
            <w:top w:val="none" w:sz="0" w:space="0" w:color="auto"/>
            <w:left w:val="none" w:sz="0" w:space="0" w:color="auto"/>
            <w:bottom w:val="none" w:sz="0" w:space="0" w:color="auto"/>
            <w:right w:val="none" w:sz="0" w:space="0" w:color="auto"/>
          </w:divBdr>
        </w:div>
        <w:div w:id="1031413565">
          <w:marLeft w:val="640"/>
          <w:marRight w:val="0"/>
          <w:marTop w:val="0"/>
          <w:marBottom w:val="0"/>
          <w:divBdr>
            <w:top w:val="none" w:sz="0" w:space="0" w:color="auto"/>
            <w:left w:val="none" w:sz="0" w:space="0" w:color="auto"/>
            <w:bottom w:val="none" w:sz="0" w:space="0" w:color="auto"/>
            <w:right w:val="none" w:sz="0" w:space="0" w:color="auto"/>
          </w:divBdr>
        </w:div>
        <w:div w:id="1715617637">
          <w:marLeft w:val="640"/>
          <w:marRight w:val="0"/>
          <w:marTop w:val="0"/>
          <w:marBottom w:val="0"/>
          <w:divBdr>
            <w:top w:val="none" w:sz="0" w:space="0" w:color="auto"/>
            <w:left w:val="none" w:sz="0" w:space="0" w:color="auto"/>
            <w:bottom w:val="none" w:sz="0" w:space="0" w:color="auto"/>
            <w:right w:val="none" w:sz="0" w:space="0" w:color="auto"/>
          </w:divBdr>
        </w:div>
        <w:div w:id="674308839">
          <w:marLeft w:val="640"/>
          <w:marRight w:val="0"/>
          <w:marTop w:val="0"/>
          <w:marBottom w:val="0"/>
          <w:divBdr>
            <w:top w:val="none" w:sz="0" w:space="0" w:color="auto"/>
            <w:left w:val="none" w:sz="0" w:space="0" w:color="auto"/>
            <w:bottom w:val="none" w:sz="0" w:space="0" w:color="auto"/>
            <w:right w:val="none" w:sz="0" w:space="0" w:color="auto"/>
          </w:divBdr>
        </w:div>
        <w:div w:id="133454905">
          <w:marLeft w:val="640"/>
          <w:marRight w:val="0"/>
          <w:marTop w:val="0"/>
          <w:marBottom w:val="0"/>
          <w:divBdr>
            <w:top w:val="none" w:sz="0" w:space="0" w:color="auto"/>
            <w:left w:val="none" w:sz="0" w:space="0" w:color="auto"/>
            <w:bottom w:val="none" w:sz="0" w:space="0" w:color="auto"/>
            <w:right w:val="none" w:sz="0" w:space="0" w:color="auto"/>
          </w:divBdr>
        </w:div>
      </w:divsChild>
    </w:div>
    <w:div w:id="527987062">
      <w:bodyDiv w:val="1"/>
      <w:marLeft w:val="0"/>
      <w:marRight w:val="0"/>
      <w:marTop w:val="0"/>
      <w:marBottom w:val="0"/>
      <w:divBdr>
        <w:top w:val="none" w:sz="0" w:space="0" w:color="auto"/>
        <w:left w:val="none" w:sz="0" w:space="0" w:color="auto"/>
        <w:bottom w:val="none" w:sz="0" w:space="0" w:color="auto"/>
        <w:right w:val="none" w:sz="0" w:space="0" w:color="auto"/>
      </w:divBdr>
      <w:divsChild>
        <w:div w:id="1174078362">
          <w:marLeft w:val="640"/>
          <w:marRight w:val="0"/>
          <w:marTop w:val="0"/>
          <w:marBottom w:val="0"/>
          <w:divBdr>
            <w:top w:val="none" w:sz="0" w:space="0" w:color="auto"/>
            <w:left w:val="none" w:sz="0" w:space="0" w:color="auto"/>
            <w:bottom w:val="none" w:sz="0" w:space="0" w:color="auto"/>
            <w:right w:val="none" w:sz="0" w:space="0" w:color="auto"/>
          </w:divBdr>
        </w:div>
        <w:div w:id="737288934">
          <w:marLeft w:val="640"/>
          <w:marRight w:val="0"/>
          <w:marTop w:val="0"/>
          <w:marBottom w:val="0"/>
          <w:divBdr>
            <w:top w:val="none" w:sz="0" w:space="0" w:color="auto"/>
            <w:left w:val="none" w:sz="0" w:space="0" w:color="auto"/>
            <w:bottom w:val="none" w:sz="0" w:space="0" w:color="auto"/>
            <w:right w:val="none" w:sz="0" w:space="0" w:color="auto"/>
          </w:divBdr>
        </w:div>
        <w:div w:id="1975794463">
          <w:marLeft w:val="640"/>
          <w:marRight w:val="0"/>
          <w:marTop w:val="0"/>
          <w:marBottom w:val="0"/>
          <w:divBdr>
            <w:top w:val="none" w:sz="0" w:space="0" w:color="auto"/>
            <w:left w:val="none" w:sz="0" w:space="0" w:color="auto"/>
            <w:bottom w:val="none" w:sz="0" w:space="0" w:color="auto"/>
            <w:right w:val="none" w:sz="0" w:space="0" w:color="auto"/>
          </w:divBdr>
        </w:div>
        <w:div w:id="572008454">
          <w:marLeft w:val="640"/>
          <w:marRight w:val="0"/>
          <w:marTop w:val="0"/>
          <w:marBottom w:val="0"/>
          <w:divBdr>
            <w:top w:val="none" w:sz="0" w:space="0" w:color="auto"/>
            <w:left w:val="none" w:sz="0" w:space="0" w:color="auto"/>
            <w:bottom w:val="none" w:sz="0" w:space="0" w:color="auto"/>
            <w:right w:val="none" w:sz="0" w:space="0" w:color="auto"/>
          </w:divBdr>
        </w:div>
        <w:div w:id="283463321">
          <w:marLeft w:val="640"/>
          <w:marRight w:val="0"/>
          <w:marTop w:val="0"/>
          <w:marBottom w:val="0"/>
          <w:divBdr>
            <w:top w:val="none" w:sz="0" w:space="0" w:color="auto"/>
            <w:left w:val="none" w:sz="0" w:space="0" w:color="auto"/>
            <w:bottom w:val="none" w:sz="0" w:space="0" w:color="auto"/>
            <w:right w:val="none" w:sz="0" w:space="0" w:color="auto"/>
          </w:divBdr>
        </w:div>
        <w:div w:id="1673991777">
          <w:marLeft w:val="640"/>
          <w:marRight w:val="0"/>
          <w:marTop w:val="0"/>
          <w:marBottom w:val="0"/>
          <w:divBdr>
            <w:top w:val="none" w:sz="0" w:space="0" w:color="auto"/>
            <w:left w:val="none" w:sz="0" w:space="0" w:color="auto"/>
            <w:bottom w:val="none" w:sz="0" w:space="0" w:color="auto"/>
            <w:right w:val="none" w:sz="0" w:space="0" w:color="auto"/>
          </w:divBdr>
        </w:div>
        <w:div w:id="398869996">
          <w:marLeft w:val="640"/>
          <w:marRight w:val="0"/>
          <w:marTop w:val="0"/>
          <w:marBottom w:val="0"/>
          <w:divBdr>
            <w:top w:val="none" w:sz="0" w:space="0" w:color="auto"/>
            <w:left w:val="none" w:sz="0" w:space="0" w:color="auto"/>
            <w:bottom w:val="none" w:sz="0" w:space="0" w:color="auto"/>
            <w:right w:val="none" w:sz="0" w:space="0" w:color="auto"/>
          </w:divBdr>
        </w:div>
        <w:div w:id="2070417370">
          <w:marLeft w:val="640"/>
          <w:marRight w:val="0"/>
          <w:marTop w:val="0"/>
          <w:marBottom w:val="0"/>
          <w:divBdr>
            <w:top w:val="none" w:sz="0" w:space="0" w:color="auto"/>
            <w:left w:val="none" w:sz="0" w:space="0" w:color="auto"/>
            <w:bottom w:val="none" w:sz="0" w:space="0" w:color="auto"/>
            <w:right w:val="none" w:sz="0" w:space="0" w:color="auto"/>
          </w:divBdr>
        </w:div>
        <w:div w:id="858200808">
          <w:marLeft w:val="640"/>
          <w:marRight w:val="0"/>
          <w:marTop w:val="0"/>
          <w:marBottom w:val="0"/>
          <w:divBdr>
            <w:top w:val="none" w:sz="0" w:space="0" w:color="auto"/>
            <w:left w:val="none" w:sz="0" w:space="0" w:color="auto"/>
            <w:bottom w:val="none" w:sz="0" w:space="0" w:color="auto"/>
            <w:right w:val="none" w:sz="0" w:space="0" w:color="auto"/>
          </w:divBdr>
        </w:div>
        <w:div w:id="1489904310">
          <w:marLeft w:val="640"/>
          <w:marRight w:val="0"/>
          <w:marTop w:val="0"/>
          <w:marBottom w:val="0"/>
          <w:divBdr>
            <w:top w:val="none" w:sz="0" w:space="0" w:color="auto"/>
            <w:left w:val="none" w:sz="0" w:space="0" w:color="auto"/>
            <w:bottom w:val="none" w:sz="0" w:space="0" w:color="auto"/>
            <w:right w:val="none" w:sz="0" w:space="0" w:color="auto"/>
          </w:divBdr>
        </w:div>
        <w:div w:id="887910915">
          <w:marLeft w:val="640"/>
          <w:marRight w:val="0"/>
          <w:marTop w:val="0"/>
          <w:marBottom w:val="0"/>
          <w:divBdr>
            <w:top w:val="none" w:sz="0" w:space="0" w:color="auto"/>
            <w:left w:val="none" w:sz="0" w:space="0" w:color="auto"/>
            <w:bottom w:val="none" w:sz="0" w:space="0" w:color="auto"/>
            <w:right w:val="none" w:sz="0" w:space="0" w:color="auto"/>
          </w:divBdr>
        </w:div>
        <w:div w:id="205602609">
          <w:marLeft w:val="640"/>
          <w:marRight w:val="0"/>
          <w:marTop w:val="0"/>
          <w:marBottom w:val="0"/>
          <w:divBdr>
            <w:top w:val="none" w:sz="0" w:space="0" w:color="auto"/>
            <w:left w:val="none" w:sz="0" w:space="0" w:color="auto"/>
            <w:bottom w:val="none" w:sz="0" w:space="0" w:color="auto"/>
            <w:right w:val="none" w:sz="0" w:space="0" w:color="auto"/>
          </w:divBdr>
        </w:div>
        <w:div w:id="1272780107">
          <w:marLeft w:val="640"/>
          <w:marRight w:val="0"/>
          <w:marTop w:val="0"/>
          <w:marBottom w:val="0"/>
          <w:divBdr>
            <w:top w:val="none" w:sz="0" w:space="0" w:color="auto"/>
            <w:left w:val="none" w:sz="0" w:space="0" w:color="auto"/>
            <w:bottom w:val="none" w:sz="0" w:space="0" w:color="auto"/>
            <w:right w:val="none" w:sz="0" w:space="0" w:color="auto"/>
          </w:divBdr>
        </w:div>
        <w:div w:id="1748652194">
          <w:marLeft w:val="640"/>
          <w:marRight w:val="0"/>
          <w:marTop w:val="0"/>
          <w:marBottom w:val="0"/>
          <w:divBdr>
            <w:top w:val="none" w:sz="0" w:space="0" w:color="auto"/>
            <w:left w:val="none" w:sz="0" w:space="0" w:color="auto"/>
            <w:bottom w:val="none" w:sz="0" w:space="0" w:color="auto"/>
            <w:right w:val="none" w:sz="0" w:space="0" w:color="auto"/>
          </w:divBdr>
        </w:div>
        <w:div w:id="1984851284">
          <w:marLeft w:val="640"/>
          <w:marRight w:val="0"/>
          <w:marTop w:val="0"/>
          <w:marBottom w:val="0"/>
          <w:divBdr>
            <w:top w:val="none" w:sz="0" w:space="0" w:color="auto"/>
            <w:left w:val="none" w:sz="0" w:space="0" w:color="auto"/>
            <w:bottom w:val="none" w:sz="0" w:space="0" w:color="auto"/>
            <w:right w:val="none" w:sz="0" w:space="0" w:color="auto"/>
          </w:divBdr>
        </w:div>
        <w:div w:id="1723559096">
          <w:marLeft w:val="640"/>
          <w:marRight w:val="0"/>
          <w:marTop w:val="0"/>
          <w:marBottom w:val="0"/>
          <w:divBdr>
            <w:top w:val="none" w:sz="0" w:space="0" w:color="auto"/>
            <w:left w:val="none" w:sz="0" w:space="0" w:color="auto"/>
            <w:bottom w:val="none" w:sz="0" w:space="0" w:color="auto"/>
            <w:right w:val="none" w:sz="0" w:space="0" w:color="auto"/>
          </w:divBdr>
        </w:div>
        <w:div w:id="2040011626">
          <w:marLeft w:val="640"/>
          <w:marRight w:val="0"/>
          <w:marTop w:val="0"/>
          <w:marBottom w:val="0"/>
          <w:divBdr>
            <w:top w:val="none" w:sz="0" w:space="0" w:color="auto"/>
            <w:left w:val="none" w:sz="0" w:space="0" w:color="auto"/>
            <w:bottom w:val="none" w:sz="0" w:space="0" w:color="auto"/>
            <w:right w:val="none" w:sz="0" w:space="0" w:color="auto"/>
          </w:divBdr>
        </w:div>
        <w:div w:id="1218393492">
          <w:marLeft w:val="640"/>
          <w:marRight w:val="0"/>
          <w:marTop w:val="0"/>
          <w:marBottom w:val="0"/>
          <w:divBdr>
            <w:top w:val="none" w:sz="0" w:space="0" w:color="auto"/>
            <w:left w:val="none" w:sz="0" w:space="0" w:color="auto"/>
            <w:bottom w:val="none" w:sz="0" w:space="0" w:color="auto"/>
            <w:right w:val="none" w:sz="0" w:space="0" w:color="auto"/>
          </w:divBdr>
        </w:div>
        <w:div w:id="2010909594">
          <w:marLeft w:val="640"/>
          <w:marRight w:val="0"/>
          <w:marTop w:val="0"/>
          <w:marBottom w:val="0"/>
          <w:divBdr>
            <w:top w:val="none" w:sz="0" w:space="0" w:color="auto"/>
            <w:left w:val="none" w:sz="0" w:space="0" w:color="auto"/>
            <w:bottom w:val="none" w:sz="0" w:space="0" w:color="auto"/>
            <w:right w:val="none" w:sz="0" w:space="0" w:color="auto"/>
          </w:divBdr>
        </w:div>
        <w:div w:id="443884174">
          <w:marLeft w:val="640"/>
          <w:marRight w:val="0"/>
          <w:marTop w:val="0"/>
          <w:marBottom w:val="0"/>
          <w:divBdr>
            <w:top w:val="none" w:sz="0" w:space="0" w:color="auto"/>
            <w:left w:val="none" w:sz="0" w:space="0" w:color="auto"/>
            <w:bottom w:val="none" w:sz="0" w:space="0" w:color="auto"/>
            <w:right w:val="none" w:sz="0" w:space="0" w:color="auto"/>
          </w:divBdr>
        </w:div>
        <w:div w:id="667563065">
          <w:marLeft w:val="640"/>
          <w:marRight w:val="0"/>
          <w:marTop w:val="0"/>
          <w:marBottom w:val="0"/>
          <w:divBdr>
            <w:top w:val="none" w:sz="0" w:space="0" w:color="auto"/>
            <w:left w:val="none" w:sz="0" w:space="0" w:color="auto"/>
            <w:bottom w:val="none" w:sz="0" w:space="0" w:color="auto"/>
            <w:right w:val="none" w:sz="0" w:space="0" w:color="auto"/>
          </w:divBdr>
        </w:div>
        <w:div w:id="269706486">
          <w:marLeft w:val="640"/>
          <w:marRight w:val="0"/>
          <w:marTop w:val="0"/>
          <w:marBottom w:val="0"/>
          <w:divBdr>
            <w:top w:val="none" w:sz="0" w:space="0" w:color="auto"/>
            <w:left w:val="none" w:sz="0" w:space="0" w:color="auto"/>
            <w:bottom w:val="none" w:sz="0" w:space="0" w:color="auto"/>
            <w:right w:val="none" w:sz="0" w:space="0" w:color="auto"/>
          </w:divBdr>
        </w:div>
        <w:div w:id="1728256751">
          <w:marLeft w:val="640"/>
          <w:marRight w:val="0"/>
          <w:marTop w:val="0"/>
          <w:marBottom w:val="0"/>
          <w:divBdr>
            <w:top w:val="none" w:sz="0" w:space="0" w:color="auto"/>
            <w:left w:val="none" w:sz="0" w:space="0" w:color="auto"/>
            <w:bottom w:val="none" w:sz="0" w:space="0" w:color="auto"/>
            <w:right w:val="none" w:sz="0" w:space="0" w:color="auto"/>
          </w:divBdr>
        </w:div>
        <w:div w:id="1424571336">
          <w:marLeft w:val="640"/>
          <w:marRight w:val="0"/>
          <w:marTop w:val="0"/>
          <w:marBottom w:val="0"/>
          <w:divBdr>
            <w:top w:val="none" w:sz="0" w:space="0" w:color="auto"/>
            <w:left w:val="none" w:sz="0" w:space="0" w:color="auto"/>
            <w:bottom w:val="none" w:sz="0" w:space="0" w:color="auto"/>
            <w:right w:val="none" w:sz="0" w:space="0" w:color="auto"/>
          </w:divBdr>
        </w:div>
        <w:div w:id="1883130269">
          <w:marLeft w:val="640"/>
          <w:marRight w:val="0"/>
          <w:marTop w:val="0"/>
          <w:marBottom w:val="0"/>
          <w:divBdr>
            <w:top w:val="none" w:sz="0" w:space="0" w:color="auto"/>
            <w:left w:val="none" w:sz="0" w:space="0" w:color="auto"/>
            <w:bottom w:val="none" w:sz="0" w:space="0" w:color="auto"/>
            <w:right w:val="none" w:sz="0" w:space="0" w:color="auto"/>
          </w:divBdr>
        </w:div>
      </w:divsChild>
    </w:div>
    <w:div w:id="528226844">
      <w:bodyDiv w:val="1"/>
      <w:marLeft w:val="0"/>
      <w:marRight w:val="0"/>
      <w:marTop w:val="0"/>
      <w:marBottom w:val="0"/>
      <w:divBdr>
        <w:top w:val="none" w:sz="0" w:space="0" w:color="auto"/>
        <w:left w:val="none" w:sz="0" w:space="0" w:color="auto"/>
        <w:bottom w:val="none" w:sz="0" w:space="0" w:color="auto"/>
        <w:right w:val="none" w:sz="0" w:space="0" w:color="auto"/>
      </w:divBdr>
    </w:div>
    <w:div w:id="528765363">
      <w:bodyDiv w:val="1"/>
      <w:marLeft w:val="0"/>
      <w:marRight w:val="0"/>
      <w:marTop w:val="0"/>
      <w:marBottom w:val="0"/>
      <w:divBdr>
        <w:top w:val="none" w:sz="0" w:space="0" w:color="auto"/>
        <w:left w:val="none" w:sz="0" w:space="0" w:color="auto"/>
        <w:bottom w:val="none" w:sz="0" w:space="0" w:color="auto"/>
        <w:right w:val="none" w:sz="0" w:space="0" w:color="auto"/>
      </w:divBdr>
    </w:div>
    <w:div w:id="529342938">
      <w:bodyDiv w:val="1"/>
      <w:marLeft w:val="0"/>
      <w:marRight w:val="0"/>
      <w:marTop w:val="0"/>
      <w:marBottom w:val="0"/>
      <w:divBdr>
        <w:top w:val="none" w:sz="0" w:space="0" w:color="auto"/>
        <w:left w:val="none" w:sz="0" w:space="0" w:color="auto"/>
        <w:bottom w:val="none" w:sz="0" w:space="0" w:color="auto"/>
        <w:right w:val="none" w:sz="0" w:space="0" w:color="auto"/>
      </w:divBdr>
    </w:div>
    <w:div w:id="529343848">
      <w:bodyDiv w:val="1"/>
      <w:marLeft w:val="0"/>
      <w:marRight w:val="0"/>
      <w:marTop w:val="0"/>
      <w:marBottom w:val="0"/>
      <w:divBdr>
        <w:top w:val="none" w:sz="0" w:space="0" w:color="auto"/>
        <w:left w:val="none" w:sz="0" w:space="0" w:color="auto"/>
        <w:bottom w:val="none" w:sz="0" w:space="0" w:color="auto"/>
        <w:right w:val="none" w:sz="0" w:space="0" w:color="auto"/>
      </w:divBdr>
    </w:div>
    <w:div w:id="529954507">
      <w:bodyDiv w:val="1"/>
      <w:marLeft w:val="0"/>
      <w:marRight w:val="0"/>
      <w:marTop w:val="0"/>
      <w:marBottom w:val="0"/>
      <w:divBdr>
        <w:top w:val="none" w:sz="0" w:space="0" w:color="auto"/>
        <w:left w:val="none" w:sz="0" w:space="0" w:color="auto"/>
        <w:bottom w:val="none" w:sz="0" w:space="0" w:color="auto"/>
        <w:right w:val="none" w:sz="0" w:space="0" w:color="auto"/>
      </w:divBdr>
    </w:div>
    <w:div w:id="530384887">
      <w:bodyDiv w:val="1"/>
      <w:marLeft w:val="0"/>
      <w:marRight w:val="0"/>
      <w:marTop w:val="0"/>
      <w:marBottom w:val="0"/>
      <w:divBdr>
        <w:top w:val="none" w:sz="0" w:space="0" w:color="auto"/>
        <w:left w:val="none" w:sz="0" w:space="0" w:color="auto"/>
        <w:bottom w:val="none" w:sz="0" w:space="0" w:color="auto"/>
        <w:right w:val="none" w:sz="0" w:space="0" w:color="auto"/>
      </w:divBdr>
    </w:div>
    <w:div w:id="530727054">
      <w:bodyDiv w:val="1"/>
      <w:marLeft w:val="0"/>
      <w:marRight w:val="0"/>
      <w:marTop w:val="0"/>
      <w:marBottom w:val="0"/>
      <w:divBdr>
        <w:top w:val="none" w:sz="0" w:space="0" w:color="auto"/>
        <w:left w:val="none" w:sz="0" w:space="0" w:color="auto"/>
        <w:bottom w:val="none" w:sz="0" w:space="0" w:color="auto"/>
        <w:right w:val="none" w:sz="0" w:space="0" w:color="auto"/>
      </w:divBdr>
    </w:div>
    <w:div w:id="530804270">
      <w:bodyDiv w:val="1"/>
      <w:marLeft w:val="0"/>
      <w:marRight w:val="0"/>
      <w:marTop w:val="0"/>
      <w:marBottom w:val="0"/>
      <w:divBdr>
        <w:top w:val="none" w:sz="0" w:space="0" w:color="auto"/>
        <w:left w:val="none" w:sz="0" w:space="0" w:color="auto"/>
        <w:bottom w:val="none" w:sz="0" w:space="0" w:color="auto"/>
        <w:right w:val="none" w:sz="0" w:space="0" w:color="auto"/>
      </w:divBdr>
    </w:div>
    <w:div w:id="531500090">
      <w:bodyDiv w:val="1"/>
      <w:marLeft w:val="0"/>
      <w:marRight w:val="0"/>
      <w:marTop w:val="0"/>
      <w:marBottom w:val="0"/>
      <w:divBdr>
        <w:top w:val="none" w:sz="0" w:space="0" w:color="auto"/>
        <w:left w:val="none" w:sz="0" w:space="0" w:color="auto"/>
        <w:bottom w:val="none" w:sz="0" w:space="0" w:color="auto"/>
        <w:right w:val="none" w:sz="0" w:space="0" w:color="auto"/>
      </w:divBdr>
    </w:div>
    <w:div w:id="531724906">
      <w:bodyDiv w:val="1"/>
      <w:marLeft w:val="0"/>
      <w:marRight w:val="0"/>
      <w:marTop w:val="0"/>
      <w:marBottom w:val="0"/>
      <w:divBdr>
        <w:top w:val="none" w:sz="0" w:space="0" w:color="auto"/>
        <w:left w:val="none" w:sz="0" w:space="0" w:color="auto"/>
        <w:bottom w:val="none" w:sz="0" w:space="0" w:color="auto"/>
        <w:right w:val="none" w:sz="0" w:space="0" w:color="auto"/>
      </w:divBdr>
    </w:div>
    <w:div w:id="531772150">
      <w:bodyDiv w:val="1"/>
      <w:marLeft w:val="0"/>
      <w:marRight w:val="0"/>
      <w:marTop w:val="0"/>
      <w:marBottom w:val="0"/>
      <w:divBdr>
        <w:top w:val="none" w:sz="0" w:space="0" w:color="auto"/>
        <w:left w:val="none" w:sz="0" w:space="0" w:color="auto"/>
        <w:bottom w:val="none" w:sz="0" w:space="0" w:color="auto"/>
        <w:right w:val="none" w:sz="0" w:space="0" w:color="auto"/>
      </w:divBdr>
    </w:div>
    <w:div w:id="532235723">
      <w:bodyDiv w:val="1"/>
      <w:marLeft w:val="0"/>
      <w:marRight w:val="0"/>
      <w:marTop w:val="0"/>
      <w:marBottom w:val="0"/>
      <w:divBdr>
        <w:top w:val="none" w:sz="0" w:space="0" w:color="auto"/>
        <w:left w:val="none" w:sz="0" w:space="0" w:color="auto"/>
        <w:bottom w:val="none" w:sz="0" w:space="0" w:color="auto"/>
        <w:right w:val="none" w:sz="0" w:space="0" w:color="auto"/>
      </w:divBdr>
      <w:divsChild>
        <w:div w:id="1903522159">
          <w:marLeft w:val="640"/>
          <w:marRight w:val="0"/>
          <w:marTop w:val="0"/>
          <w:marBottom w:val="0"/>
          <w:divBdr>
            <w:top w:val="none" w:sz="0" w:space="0" w:color="auto"/>
            <w:left w:val="none" w:sz="0" w:space="0" w:color="auto"/>
            <w:bottom w:val="none" w:sz="0" w:space="0" w:color="auto"/>
            <w:right w:val="none" w:sz="0" w:space="0" w:color="auto"/>
          </w:divBdr>
        </w:div>
        <w:div w:id="1256548228">
          <w:marLeft w:val="640"/>
          <w:marRight w:val="0"/>
          <w:marTop w:val="0"/>
          <w:marBottom w:val="0"/>
          <w:divBdr>
            <w:top w:val="none" w:sz="0" w:space="0" w:color="auto"/>
            <w:left w:val="none" w:sz="0" w:space="0" w:color="auto"/>
            <w:bottom w:val="none" w:sz="0" w:space="0" w:color="auto"/>
            <w:right w:val="none" w:sz="0" w:space="0" w:color="auto"/>
          </w:divBdr>
        </w:div>
        <w:div w:id="1256326131">
          <w:marLeft w:val="640"/>
          <w:marRight w:val="0"/>
          <w:marTop w:val="0"/>
          <w:marBottom w:val="0"/>
          <w:divBdr>
            <w:top w:val="none" w:sz="0" w:space="0" w:color="auto"/>
            <w:left w:val="none" w:sz="0" w:space="0" w:color="auto"/>
            <w:bottom w:val="none" w:sz="0" w:space="0" w:color="auto"/>
            <w:right w:val="none" w:sz="0" w:space="0" w:color="auto"/>
          </w:divBdr>
        </w:div>
        <w:div w:id="457647472">
          <w:marLeft w:val="640"/>
          <w:marRight w:val="0"/>
          <w:marTop w:val="0"/>
          <w:marBottom w:val="0"/>
          <w:divBdr>
            <w:top w:val="none" w:sz="0" w:space="0" w:color="auto"/>
            <w:left w:val="none" w:sz="0" w:space="0" w:color="auto"/>
            <w:bottom w:val="none" w:sz="0" w:space="0" w:color="auto"/>
            <w:right w:val="none" w:sz="0" w:space="0" w:color="auto"/>
          </w:divBdr>
        </w:div>
        <w:div w:id="1240868628">
          <w:marLeft w:val="640"/>
          <w:marRight w:val="0"/>
          <w:marTop w:val="0"/>
          <w:marBottom w:val="0"/>
          <w:divBdr>
            <w:top w:val="none" w:sz="0" w:space="0" w:color="auto"/>
            <w:left w:val="none" w:sz="0" w:space="0" w:color="auto"/>
            <w:bottom w:val="none" w:sz="0" w:space="0" w:color="auto"/>
            <w:right w:val="none" w:sz="0" w:space="0" w:color="auto"/>
          </w:divBdr>
        </w:div>
        <w:div w:id="766923888">
          <w:marLeft w:val="640"/>
          <w:marRight w:val="0"/>
          <w:marTop w:val="0"/>
          <w:marBottom w:val="0"/>
          <w:divBdr>
            <w:top w:val="none" w:sz="0" w:space="0" w:color="auto"/>
            <w:left w:val="none" w:sz="0" w:space="0" w:color="auto"/>
            <w:bottom w:val="none" w:sz="0" w:space="0" w:color="auto"/>
            <w:right w:val="none" w:sz="0" w:space="0" w:color="auto"/>
          </w:divBdr>
        </w:div>
        <w:div w:id="1737557466">
          <w:marLeft w:val="640"/>
          <w:marRight w:val="0"/>
          <w:marTop w:val="0"/>
          <w:marBottom w:val="0"/>
          <w:divBdr>
            <w:top w:val="none" w:sz="0" w:space="0" w:color="auto"/>
            <w:left w:val="none" w:sz="0" w:space="0" w:color="auto"/>
            <w:bottom w:val="none" w:sz="0" w:space="0" w:color="auto"/>
            <w:right w:val="none" w:sz="0" w:space="0" w:color="auto"/>
          </w:divBdr>
        </w:div>
        <w:div w:id="114371046">
          <w:marLeft w:val="640"/>
          <w:marRight w:val="0"/>
          <w:marTop w:val="0"/>
          <w:marBottom w:val="0"/>
          <w:divBdr>
            <w:top w:val="none" w:sz="0" w:space="0" w:color="auto"/>
            <w:left w:val="none" w:sz="0" w:space="0" w:color="auto"/>
            <w:bottom w:val="none" w:sz="0" w:space="0" w:color="auto"/>
            <w:right w:val="none" w:sz="0" w:space="0" w:color="auto"/>
          </w:divBdr>
        </w:div>
        <w:div w:id="1590118940">
          <w:marLeft w:val="640"/>
          <w:marRight w:val="0"/>
          <w:marTop w:val="0"/>
          <w:marBottom w:val="0"/>
          <w:divBdr>
            <w:top w:val="none" w:sz="0" w:space="0" w:color="auto"/>
            <w:left w:val="none" w:sz="0" w:space="0" w:color="auto"/>
            <w:bottom w:val="none" w:sz="0" w:space="0" w:color="auto"/>
            <w:right w:val="none" w:sz="0" w:space="0" w:color="auto"/>
          </w:divBdr>
        </w:div>
        <w:div w:id="921060917">
          <w:marLeft w:val="640"/>
          <w:marRight w:val="0"/>
          <w:marTop w:val="0"/>
          <w:marBottom w:val="0"/>
          <w:divBdr>
            <w:top w:val="none" w:sz="0" w:space="0" w:color="auto"/>
            <w:left w:val="none" w:sz="0" w:space="0" w:color="auto"/>
            <w:bottom w:val="none" w:sz="0" w:space="0" w:color="auto"/>
            <w:right w:val="none" w:sz="0" w:space="0" w:color="auto"/>
          </w:divBdr>
        </w:div>
        <w:div w:id="184486657">
          <w:marLeft w:val="640"/>
          <w:marRight w:val="0"/>
          <w:marTop w:val="0"/>
          <w:marBottom w:val="0"/>
          <w:divBdr>
            <w:top w:val="none" w:sz="0" w:space="0" w:color="auto"/>
            <w:left w:val="none" w:sz="0" w:space="0" w:color="auto"/>
            <w:bottom w:val="none" w:sz="0" w:space="0" w:color="auto"/>
            <w:right w:val="none" w:sz="0" w:space="0" w:color="auto"/>
          </w:divBdr>
        </w:div>
        <w:div w:id="765854710">
          <w:marLeft w:val="640"/>
          <w:marRight w:val="0"/>
          <w:marTop w:val="0"/>
          <w:marBottom w:val="0"/>
          <w:divBdr>
            <w:top w:val="none" w:sz="0" w:space="0" w:color="auto"/>
            <w:left w:val="none" w:sz="0" w:space="0" w:color="auto"/>
            <w:bottom w:val="none" w:sz="0" w:space="0" w:color="auto"/>
            <w:right w:val="none" w:sz="0" w:space="0" w:color="auto"/>
          </w:divBdr>
        </w:div>
        <w:div w:id="276377092">
          <w:marLeft w:val="640"/>
          <w:marRight w:val="0"/>
          <w:marTop w:val="0"/>
          <w:marBottom w:val="0"/>
          <w:divBdr>
            <w:top w:val="none" w:sz="0" w:space="0" w:color="auto"/>
            <w:left w:val="none" w:sz="0" w:space="0" w:color="auto"/>
            <w:bottom w:val="none" w:sz="0" w:space="0" w:color="auto"/>
            <w:right w:val="none" w:sz="0" w:space="0" w:color="auto"/>
          </w:divBdr>
        </w:div>
        <w:div w:id="1615671699">
          <w:marLeft w:val="640"/>
          <w:marRight w:val="0"/>
          <w:marTop w:val="0"/>
          <w:marBottom w:val="0"/>
          <w:divBdr>
            <w:top w:val="none" w:sz="0" w:space="0" w:color="auto"/>
            <w:left w:val="none" w:sz="0" w:space="0" w:color="auto"/>
            <w:bottom w:val="none" w:sz="0" w:space="0" w:color="auto"/>
            <w:right w:val="none" w:sz="0" w:space="0" w:color="auto"/>
          </w:divBdr>
        </w:div>
        <w:div w:id="2052073809">
          <w:marLeft w:val="640"/>
          <w:marRight w:val="0"/>
          <w:marTop w:val="0"/>
          <w:marBottom w:val="0"/>
          <w:divBdr>
            <w:top w:val="none" w:sz="0" w:space="0" w:color="auto"/>
            <w:left w:val="none" w:sz="0" w:space="0" w:color="auto"/>
            <w:bottom w:val="none" w:sz="0" w:space="0" w:color="auto"/>
            <w:right w:val="none" w:sz="0" w:space="0" w:color="auto"/>
          </w:divBdr>
        </w:div>
        <w:div w:id="355353438">
          <w:marLeft w:val="640"/>
          <w:marRight w:val="0"/>
          <w:marTop w:val="0"/>
          <w:marBottom w:val="0"/>
          <w:divBdr>
            <w:top w:val="none" w:sz="0" w:space="0" w:color="auto"/>
            <w:left w:val="none" w:sz="0" w:space="0" w:color="auto"/>
            <w:bottom w:val="none" w:sz="0" w:space="0" w:color="auto"/>
            <w:right w:val="none" w:sz="0" w:space="0" w:color="auto"/>
          </w:divBdr>
        </w:div>
        <w:div w:id="104618343">
          <w:marLeft w:val="640"/>
          <w:marRight w:val="0"/>
          <w:marTop w:val="0"/>
          <w:marBottom w:val="0"/>
          <w:divBdr>
            <w:top w:val="none" w:sz="0" w:space="0" w:color="auto"/>
            <w:left w:val="none" w:sz="0" w:space="0" w:color="auto"/>
            <w:bottom w:val="none" w:sz="0" w:space="0" w:color="auto"/>
            <w:right w:val="none" w:sz="0" w:space="0" w:color="auto"/>
          </w:divBdr>
        </w:div>
        <w:div w:id="1893615710">
          <w:marLeft w:val="640"/>
          <w:marRight w:val="0"/>
          <w:marTop w:val="0"/>
          <w:marBottom w:val="0"/>
          <w:divBdr>
            <w:top w:val="none" w:sz="0" w:space="0" w:color="auto"/>
            <w:left w:val="none" w:sz="0" w:space="0" w:color="auto"/>
            <w:bottom w:val="none" w:sz="0" w:space="0" w:color="auto"/>
            <w:right w:val="none" w:sz="0" w:space="0" w:color="auto"/>
          </w:divBdr>
        </w:div>
        <w:div w:id="1322850796">
          <w:marLeft w:val="640"/>
          <w:marRight w:val="0"/>
          <w:marTop w:val="0"/>
          <w:marBottom w:val="0"/>
          <w:divBdr>
            <w:top w:val="none" w:sz="0" w:space="0" w:color="auto"/>
            <w:left w:val="none" w:sz="0" w:space="0" w:color="auto"/>
            <w:bottom w:val="none" w:sz="0" w:space="0" w:color="auto"/>
            <w:right w:val="none" w:sz="0" w:space="0" w:color="auto"/>
          </w:divBdr>
        </w:div>
        <w:div w:id="153451358">
          <w:marLeft w:val="640"/>
          <w:marRight w:val="0"/>
          <w:marTop w:val="0"/>
          <w:marBottom w:val="0"/>
          <w:divBdr>
            <w:top w:val="none" w:sz="0" w:space="0" w:color="auto"/>
            <w:left w:val="none" w:sz="0" w:space="0" w:color="auto"/>
            <w:bottom w:val="none" w:sz="0" w:space="0" w:color="auto"/>
            <w:right w:val="none" w:sz="0" w:space="0" w:color="auto"/>
          </w:divBdr>
        </w:div>
        <w:div w:id="1698236742">
          <w:marLeft w:val="640"/>
          <w:marRight w:val="0"/>
          <w:marTop w:val="0"/>
          <w:marBottom w:val="0"/>
          <w:divBdr>
            <w:top w:val="none" w:sz="0" w:space="0" w:color="auto"/>
            <w:left w:val="none" w:sz="0" w:space="0" w:color="auto"/>
            <w:bottom w:val="none" w:sz="0" w:space="0" w:color="auto"/>
            <w:right w:val="none" w:sz="0" w:space="0" w:color="auto"/>
          </w:divBdr>
        </w:div>
        <w:div w:id="1060178871">
          <w:marLeft w:val="640"/>
          <w:marRight w:val="0"/>
          <w:marTop w:val="0"/>
          <w:marBottom w:val="0"/>
          <w:divBdr>
            <w:top w:val="none" w:sz="0" w:space="0" w:color="auto"/>
            <w:left w:val="none" w:sz="0" w:space="0" w:color="auto"/>
            <w:bottom w:val="none" w:sz="0" w:space="0" w:color="auto"/>
            <w:right w:val="none" w:sz="0" w:space="0" w:color="auto"/>
          </w:divBdr>
        </w:div>
        <w:div w:id="1730761282">
          <w:marLeft w:val="640"/>
          <w:marRight w:val="0"/>
          <w:marTop w:val="0"/>
          <w:marBottom w:val="0"/>
          <w:divBdr>
            <w:top w:val="none" w:sz="0" w:space="0" w:color="auto"/>
            <w:left w:val="none" w:sz="0" w:space="0" w:color="auto"/>
            <w:bottom w:val="none" w:sz="0" w:space="0" w:color="auto"/>
            <w:right w:val="none" w:sz="0" w:space="0" w:color="auto"/>
          </w:divBdr>
        </w:div>
        <w:div w:id="1024094993">
          <w:marLeft w:val="640"/>
          <w:marRight w:val="0"/>
          <w:marTop w:val="0"/>
          <w:marBottom w:val="0"/>
          <w:divBdr>
            <w:top w:val="none" w:sz="0" w:space="0" w:color="auto"/>
            <w:left w:val="none" w:sz="0" w:space="0" w:color="auto"/>
            <w:bottom w:val="none" w:sz="0" w:space="0" w:color="auto"/>
            <w:right w:val="none" w:sz="0" w:space="0" w:color="auto"/>
          </w:divBdr>
        </w:div>
        <w:div w:id="143084484">
          <w:marLeft w:val="640"/>
          <w:marRight w:val="0"/>
          <w:marTop w:val="0"/>
          <w:marBottom w:val="0"/>
          <w:divBdr>
            <w:top w:val="none" w:sz="0" w:space="0" w:color="auto"/>
            <w:left w:val="none" w:sz="0" w:space="0" w:color="auto"/>
            <w:bottom w:val="none" w:sz="0" w:space="0" w:color="auto"/>
            <w:right w:val="none" w:sz="0" w:space="0" w:color="auto"/>
          </w:divBdr>
        </w:div>
        <w:div w:id="797263182">
          <w:marLeft w:val="640"/>
          <w:marRight w:val="0"/>
          <w:marTop w:val="0"/>
          <w:marBottom w:val="0"/>
          <w:divBdr>
            <w:top w:val="none" w:sz="0" w:space="0" w:color="auto"/>
            <w:left w:val="none" w:sz="0" w:space="0" w:color="auto"/>
            <w:bottom w:val="none" w:sz="0" w:space="0" w:color="auto"/>
            <w:right w:val="none" w:sz="0" w:space="0" w:color="auto"/>
          </w:divBdr>
        </w:div>
        <w:div w:id="1277366067">
          <w:marLeft w:val="640"/>
          <w:marRight w:val="0"/>
          <w:marTop w:val="0"/>
          <w:marBottom w:val="0"/>
          <w:divBdr>
            <w:top w:val="none" w:sz="0" w:space="0" w:color="auto"/>
            <w:left w:val="none" w:sz="0" w:space="0" w:color="auto"/>
            <w:bottom w:val="none" w:sz="0" w:space="0" w:color="auto"/>
            <w:right w:val="none" w:sz="0" w:space="0" w:color="auto"/>
          </w:divBdr>
        </w:div>
        <w:div w:id="838277436">
          <w:marLeft w:val="640"/>
          <w:marRight w:val="0"/>
          <w:marTop w:val="0"/>
          <w:marBottom w:val="0"/>
          <w:divBdr>
            <w:top w:val="none" w:sz="0" w:space="0" w:color="auto"/>
            <w:left w:val="none" w:sz="0" w:space="0" w:color="auto"/>
            <w:bottom w:val="none" w:sz="0" w:space="0" w:color="auto"/>
            <w:right w:val="none" w:sz="0" w:space="0" w:color="auto"/>
          </w:divBdr>
        </w:div>
        <w:div w:id="559483626">
          <w:marLeft w:val="640"/>
          <w:marRight w:val="0"/>
          <w:marTop w:val="0"/>
          <w:marBottom w:val="0"/>
          <w:divBdr>
            <w:top w:val="none" w:sz="0" w:space="0" w:color="auto"/>
            <w:left w:val="none" w:sz="0" w:space="0" w:color="auto"/>
            <w:bottom w:val="none" w:sz="0" w:space="0" w:color="auto"/>
            <w:right w:val="none" w:sz="0" w:space="0" w:color="auto"/>
          </w:divBdr>
        </w:div>
        <w:div w:id="916553674">
          <w:marLeft w:val="640"/>
          <w:marRight w:val="0"/>
          <w:marTop w:val="0"/>
          <w:marBottom w:val="0"/>
          <w:divBdr>
            <w:top w:val="none" w:sz="0" w:space="0" w:color="auto"/>
            <w:left w:val="none" w:sz="0" w:space="0" w:color="auto"/>
            <w:bottom w:val="none" w:sz="0" w:space="0" w:color="auto"/>
            <w:right w:val="none" w:sz="0" w:space="0" w:color="auto"/>
          </w:divBdr>
        </w:div>
        <w:div w:id="81338734">
          <w:marLeft w:val="640"/>
          <w:marRight w:val="0"/>
          <w:marTop w:val="0"/>
          <w:marBottom w:val="0"/>
          <w:divBdr>
            <w:top w:val="none" w:sz="0" w:space="0" w:color="auto"/>
            <w:left w:val="none" w:sz="0" w:space="0" w:color="auto"/>
            <w:bottom w:val="none" w:sz="0" w:space="0" w:color="auto"/>
            <w:right w:val="none" w:sz="0" w:space="0" w:color="auto"/>
          </w:divBdr>
        </w:div>
        <w:div w:id="57822092">
          <w:marLeft w:val="640"/>
          <w:marRight w:val="0"/>
          <w:marTop w:val="0"/>
          <w:marBottom w:val="0"/>
          <w:divBdr>
            <w:top w:val="none" w:sz="0" w:space="0" w:color="auto"/>
            <w:left w:val="none" w:sz="0" w:space="0" w:color="auto"/>
            <w:bottom w:val="none" w:sz="0" w:space="0" w:color="auto"/>
            <w:right w:val="none" w:sz="0" w:space="0" w:color="auto"/>
          </w:divBdr>
        </w:div>
        <w:div w:id="1746490706">
          <w:marLeft w:val="640"/>
          <w:marRight w:val="0"/>
          <w:marTop w:val="0"/>
          <w:marBottom w:val="0"/>
          <w:divBdr>
            <w:top w:val="none" w:sz="0" w:space="0" w:color="auto"/>
            <w:left w:val="none" w:sz="0" w:space="0" w:color="auto"/>
            <w:bottom w:val="none" w:sz="0" w:space="0" w:color="auto"/>
            <w:right w:val="none" w:sz="0" w:space="0" w:color="auto"/>
          </w:divBdr>
        </w:div>
        <w:div w:id="1233391245">
          <w:marLeft w:val="640"/>
          <w:marRight w:val="0"/>
          <w:marTop w:val="0"/>
          <w:marBottom w:val="0"/>
          <w:divBdr>
            <w:top w:val="none" w:sz="0" w:space="0" w:color="auto"/>
            <w:left w:val="none" w:sz="0" w:space="0" w:color="auto"/>
            <w:bottom w:val="none" w:sz="0" w:space="0" w:color="auto"/>
            <w:right w:val="none" w:sz="0" w:space="0" w:color="auto"/>
          </w:divBdr>
        </w:div>
        <w:div w:id="956839876">
          <w:marLeft w:val="640"/>
          <w:marRight w:val="0"/>
          <w:marTop w:val="0"/>
          <w:marBottom w:val="0"/>
          <w:divBdr>
            <w:top w:val="none" w:sz="0" w:space="0" w:color="auto"/>
            <w:left w:val="none" w:sz="0" w:space="0" w:color="auto"/>
            <w:bottom w:val="none" w:sz="0" w:space="0" w:color="auto"/>
            <w:right w:val="none" w:sz="0" w:space="0" w:color="auto"/>
          </w:divBdr>
        </w:div>
        <w:div w:id="1963073080">
          <w:marLeft w:val="640"/>
          <w:marRight w:val="0"/>
          <w:marTop w:val="0"/>
          <w:marBottom w:val="0"/>
          <w:divBdr>
            <w:top w:val="none" w:sz="0" w:space="0" w:color="auto"/>
            <w:left w:val="none" w:sz="0" w:space="0" w:color="auto"/>
            <w:bottom w:val="none" w:sz="0" w:space="0" w:color="auto"/>
            <w:right w:val="none" w:sz="0" w:space="0" w:color="auto"/>
          </w:divBdr>
        </w:div>
        <w:div w:id="1746877941">
          <w:marLeft w:val="640"/>
          <w:marRight w:val="0"/>
          <w:marTop w:val="0"/>
          <w:marBottom w:val="0"/>
          <w:divBdr>
            <w:top w:val="none" w:sz="0" w:space="0" w:color="auto"/>
            <w:left w:val="none" w:sz="0" w:space="0" w:color="auto"/>
            <w:bottom w:val="none" w:sz="0" w:space="0" w:color="auto"/>
            <w:right w:val="none" w:sz="0" w:space="0" w:color="auto"/>
          </w:divBdr>
        </w:div>
        <w:div w:id="48695226">
          <w:marLeft w:val="640"/>
          <w:marRight w:val="0"/>
          <w:marTop w:val="0"/>
          <w:marBottom w:val="0"/>
          <w:divBdr>
            <w:top w:val="none" w:sz="0" w:space="0" w:color="auto"/>
            <w:left w:val="none" w:sz="0" w:space="0" w:color="auto"/>
            <w:bottom w:val="none" w:sz="0" w:space="0" w:color="auto"/>
            <w:right w:val="none" w:sz="0" w:space="0" w:color="auto"/>
          </w:divBdr>
        </w:div>
        <w:div w:id="2019308031">
          <w:marLeft w:val="640"/>
          <w:marRight w:val="0"/>
          <w:marTop w:val="0"/>
          <w:marBottom w:val="0"/>
          <w:divBdr>
            <w:top w:val="none" w:sz="0" w:space="0" w:color="auto"/>
            <w:left w:val="none" w:sz="0" w:space="0" w:color="auto"/>
            <w:bottom w:val="none" w:sz="0" w:space="0" w:color="auto"/>
            <w:right w:val="none" w:sz="0" w:space="0" w:color="auto"/>
          </w:divBdr>
        </w:div>
        <w:div w:id="707068273">
          <w:marLeft w:val="640"/>
          <w:marRight w:val="0"/>
          <w:marTop w:val="0"/>
          <w:marBottom w:val="0"/>
          <w:divBdr>
            <w:top w:val="none" w:sz="0" w:space="0" w:color="auto"/>
            <w:left w:val="none" w:sz="0" w:space="0" w:color="auto"/>
            <w:bottom w:val="none" w:sz="0" w:space="0" w:color="auto"/>
            <w:right w:val="none" w:sz="0" w:space="0" w:color="auto"/>
          </w:divBdr>
        </w:div>
        <w:div w:id="1501969170">
          <w:marLeft w:val="640"/>
          <w:marRight w:val="0"/>
          <w:marTop w:val="0"/>
          <w:marBottom w:val="0"/>
          <w:divBdr>
            <w:top w:val="none" w:sz="0" w:space="0" w:color="auto"/>
            <w:left w:val="none" w:sz="0" w:space="0" w:color="auto"/>
            <w:bottom w:val="none" w:sz="0" w:space="0" w:color="auto"/>
            <w:right w:val="none" w:sz="0" w:space="0" w:color="auto"/>
          </w:divBdr>
        </w:div>
        <w:div w:id="1002202702">
          <w:marLeft w:val="640"/>
          <w:marRight w:val="0"/>
          <w:marTop w:val="0"/>
          <w:marBottom w:val="0"/>
          <w:divBdr>
            <w:top w:val="none" w:sz="0" w:space="0" w:color="auto"/>
            <w:left w:val="none" w:sz="0" w:space="0" w:color="auto"/>
            <w:bottom w:val="none" w:sz="0" w:space="0" w:color="auto"/>
            <w:right w:val="none" w:sz="0" w:space="0" w:color="auto"/>
          </w:divBdr>
        </w:div>
        <w:div w:id="1707633530">
          <w:marLeft w:val="640"/>
          <w:marRight w:val="0"/>
          <w:marTop w:val="0"/>
          <w:marBottom w:val="0"/>
          <w:divBdr>
            <w:top w:val="none" w:sz="0" w:space="0" w:color="auto"/>
            <w:left w:val="none" w:sz="0" w:space="0" w:color="auto"/>
            <w:bottom w:val="none" w:sz="0" w:space="0" w:color="auto"/>
            <w:right w:val="none" w:sz="0" w:space="0" w:color="auto"/>
          </w:divBdr>
        </w:div>
        <w:div w:id="1055856837">
          <w:marLeft w:val="640"/>
          <w:marRight w:val="0"/>
          <w:marTop w:val="0"/>
          <w:marBottom w:val="0"/>
          <w:divBdr>
            <w:top w:val="none" w:sz="0" w:space="0" w:color="auto"/>
            <w:left w:val="none" w:sz="0" w:space="0" w:color="auto"/>
            <w:bottom w:val="none" w:sz="0" w:space="0" w:color="auto"/>
            <w:right w:val="none" w:sz="0" w:space="0" w:color="auto"/>
          </w:divBdr>
        </w:div>
        <w:div w:id="1559974283">
          <w:marLeft w:val="640"/>
          <w:marRight w:val="0"/>
          <w:marTop w:val="0"/>
          <w:marBottom w:val="0"/>
          <w:divBdr>
            <w:top w:val="none" w:sz="0" w:space="0" w:color="auto"/>
            <w:left w:val="none" w:sz="0" w:space="0" w:color="auto"/>
            <w:bottom w:val="none" w:sz="0" w:space="0" w:color="auto"/>
            <w:right w:val="none" w:sz="0" w:space="0" w:color="auto"/>
          </w:divBdr>
        </w:div>
        <w:div w:id="1399865977">
          <w:marLeft w:val="640"/>
          <w:marRight w:val="0"/>
          <w:marTop w:val="0"/>
          <w:marBottom w:val="0"/>
          <w:divBdr>
            <w:top w:val="none" w:sz="0" w:space="0" w:color="auto"/>
            <w:left w:val="none" w:sz="0" w:space="0" w:color="auto"/>
            <w:bottom w:val="none" w:sz="0" w:space="0" w:color="auto"/>
            <w:right w:val="none" w:sz="0" w:space="0" w:color="auto"/>
          </w:divBdr>
        </w:div>
        <w:div w:id="923729934">
          <w:marLeft w:val="640"/>
          <w:marRight w:val="0"/>
          <w:marTop w:val="0"/>
          <w:marBottom w:val="0"/>
          <w:divBdr>
            <w:top w:val="none" w:sz="0" w:space="0" w:color="auto"/>
            <w:left w:val="none" w:sz="0" w:space="0" w:color="auto"/>
            <w:bottom w:val="none" w:sz="0" w:space="0" w:color="auto"/>
            <w:right w:val="none" w:sz="0" w:space="0" w:color="auto"/>
          </w:divBdr>
        </w:div>
        <w:div w:id="800921214">
          <w:marLeft w:val="640"/>
          <w:marRight w:val="0"/>
          <w:marTop w:val="0"/>
          <w:marBottom w:val="0"/>
          <w:divBdr>
            <w:top w:val="none" w:sz="0" w:space="0" w:color="auto"/>
            <w:left w:val="none" w:sz="0" w:space="0" w:color="auto"/>
            <w:bottom w:val="none" w:sz="0" w:space="0" w:color="auto"/>
            <w:right w:val="none" w:sz="0" w:space="0" w:color="auto"/>
          </w:divBdr>
        </w:div>
        <w:div w:id="1725131479">
          <w:marLeft w:val="640"/>
          <w:marRight w:val="0"/>
          <w:marTop w:val="0"/>
          <w:marBottom w:val="0"/>
          <w:divBdr>
            <w:top w:val="none" w:sz="0" w:space="0" w:color="auto"/>
            <w:left w:val="none" w:sz="0" w:space="0" w:color="auto"/>
            <w:bottom w:val="none" w:sz="0" w:space="0" w:color="auto"/>
            <w:right w:val="none" w:sz="0" w:space="0" w:color="auto"/>
          </w:divBdr>
        </w:div>
        <w:div w:id="1752384000">
          <w:marLeft w:val="640"/>
          <w:marRight w:val="0"/>
          <w:marTop w:val="0"/>
          <w:marBottom w:val="0"/>
          <w:divBdr>
            <w:top w:val="none" w:sz="0" w:space="0" w:color="auto"/>
            <w:left w:val="none" w:sz="0" w:space="0" w:color="auto"/>
            <w:bottom w:val="none" w:sz="0" w:space="0" w:color="auto"/>
            <w:right w:val="none" w:sz="0" w:space="0" w:color="auto"/>
          </w:divBdr>
        </w:div>
        <w:div w:id="652490818">
          <w:marLeft w:val="640"/>
          <w:marRight w:val="0"/>
          <w:marTop w:val="0"/>
          <w:marBottom w:val="0"/>
          <w:divBdr>
            <w:top w:val="none" w:sz="0" w:space="0" w:color="auto"/>
            <w:left w:val="none" w:sz="0" w:space="0" w:color="auto"/>
            <w:bottom w:val="none" w:sz="0" w:space="0" w:color="auto"/>
            <w:right w:val="none" w:sz="0" w:space="0" w:color="auto"/>
          </w:divBdr>
        </w:div>
        <w:div w:id="1447504629">
          <w:marLeft w:val="640"/>
          <w:marRight w:val="0"/>
          <w:marTop w:val="0"/>
          <w:marBottom w:val="0"/>
          <w:divBdr>
            <w:top w:val="none" w:sz="0" w:space="0" w:color="auto"/>
            <w:left w:val="none" w:sz="0" w:space="0" w:color="auto"/>
            <w:bottom w:val="none" w:sz="0" w:space="0" w:color="auto"/>
            <w:right w:val="none" w:sz="0" w:space="0" w:color="auto"/>
          </w:divBdr>
        </w:div>
      </w:divsChild>
    </w:div>
    <w:div w:id="533151249">
      <w:bodyDiv w:val="1"/>
      <w:marLeft w:val="0"/>
      <w:marRight w:val="0"/>
      <w:marTop w:val="0"/>
      <w:marBottom w:val="0"/>
      <w:divBdr>
        <w:top w:val="none" w:sz="0" w:space="0" w:color="auto"/>
        <w:left w:val="none" w:sz="0" w:space="0" w:color="auto"/>
        <w:bottom w:val="none" w:sz="0" w:space="0" w:color="auto"/>
        <w:right w:val="none" w:sz="0" w:space="0" w:color="auto"/>
      </w:divBdr>
    </w:div>
    <w:div w:id="533537811">
      <w:bodyDiv w:val="1"/>
      <w:marLeft w:val="0"/>
      <w:marRight w:val="0"/>
      <w:marTop w:val="0"/>
      <w:marBottom w:val="0"/>
      <w:divBdr>
        <w:top w:val="none" w:sz="0" w:space="0" w:color="auto"/>
        <w:left w:val="none" w:sz="0" w:space="0" w:color="auto"/>
        <w:bottom w:val="none" w:sz="0" w:space="0" w:color="auto"/>
        <w:right w:val="none" w:sz="0" w:space="0" w:color="auto"/>
      </w:divBdr>
    </w:div>
    <w:div w:id="534078306">
      <w:bodyDiv w:val="1"/>
      <w:marLeft w:val="0"/>
      <w:marRight w:val="0"/>
      <w:marTop w:val="0"/>
      <w:marBottom w:val="0"/>
      <w:divBdr>
        <w:top w:val="none" w:sz="0" w:space="0" w:color="auto"/>
        <w:left w:val="none" w:sz="0" w:space="0" w:color="auto"/>
        <w:bottom w:val="none" w:sz="0" w:space="0" w:color="auto"/>
        <w:right w:val="none" w:sz="0" w:space="0" w:color="auto"/>
      </w:divBdr>
    </w:div>
    <w:div w:id="534081977">
      <w:bodyDiv w:val="1"/>
      <w:marLeft w:val="0"/>
      <w:marRight w:val="0"/>
      <w:marTop w:val="0"/>
      <w:marBottom w:val="0"/>
      <w:divBdr>
        <w:top w:val="none" w:sz="0" w:space="0" w:color="auto"/>
        <w:left w:val="none" w:sz="0" w:space="0" w:color="auto"/>
        <w:bottom w:val="none" w:sz="0" w:space="0" w:color="auto"/>
        <w:right w:val="none" w:sz="0" w:space="0" w:color="auto"/>
      </w:divBdr>
    </w:div>
    <w:div w:id="534316969">
      <w:bodyDiv w:val="1"/>
      <w:marLeft w:val="0"/>
      <w:marRight w:val="0"/>
      <w:marTop w:val="0"/>
      <w:marBottom w:val="0"/>
      <w:divBdr>
        <w:top w:val="none" w:sz="0" w:space="0" w:color="auto"/>
        <w:left w:val="none" w:sz="0" w:space="0" w:color="auto"/>
        <w:bottom w:val="none" w:sz="0" w:space="0" w:color="auto"/>
        <w:right w:val="none" w:sz="0" w:space="0" w:color="auto"/>
      </w:divBdr>
    </w:div>
    <w:div w:id="534735100">
      <w:bodyDiv w:val="1"/>
      <w:marLeft w:val="0"/>
      <w:marRight w:val="0"/>
      <w:marTop w:val="0"/>
      <w:marBottom w:val="0"/>
      <w:divBdr>
        <w:top w:val="none" w:sz="0" w:space="0" w:color="auto"/>
        <w:left w:val="none" w:sz="0" w:space="0" w:color="auto"/>
        <w:bottom w:val="none" w:sz="0" w:space="0" w:color="auto"/>
        <w:right w:val="none" w:sz="0" w:space="0" w:color="auto"/>
      </w:divBdr>
    </w:div>
    <w:div w:id="534974270">
      <w:bodyDiv w:val="1"/>
      <w:marLeft w:val="0"/>
      <w:marRight w:val="0"/>
      <w:marTop w:val="0"/>
      <w:marBottom w:val="0"/>
      <w:divBdr>
        <w:top w:val="none" w:sz="0" w:space="0" w:color="auto"/>
        <w:left w:val="none" w:sz="0" w:space="0" w:color="auto"/>
        <w:bottom w:val="none" w:sz="0" w:space="0" w:color="auto"/>
        <w:right w:val="none" w:sz="0" w:space="0" w:color="auto"/>
      </w:divBdr>
    </w:div>
    <w:div w:id="535510091">
      <w:bodyDiv w:val="1"/>
      <w:marLeft w:val="0"/>
      <w:marRight w:val="0"/>
      <w:marTop w:val="0"/>
      <w:marBottom w:val="0"/>
      <w:divBdr>
        <w:top w:val="none" w:sz="0" w:space="0" w:color="auto"/>
        <w:left w:val="none" w:sz="0" w:space="0" w:color="auto"/>
        <w:bottom w:val="none" w:sz="0" w:space="0" w:color="auto"/>
        <w:right w:val="none" w:sz="0" w:space="0" w:color="auto"/>
      </w:divBdr>
    </w:div>
    <w:div w:id="536359636">
      <w:bodyDiv w:val="1"/>
      <w:marLeft w:val="0"/>
      <w:marRight w:val="0"/>
      <w:marTop w:val="0"/>
      <w:marBottom w:val="0"/>
      <w:divBdr>
        <w:top w:val="none" w:sz="0" w:space="0" w:color="auto"/>
        <w:left w:val="none" w:sz="0" w:space="0" w:color="auto"/>
        <w:bottom w:val="none" w:sz="0" w:space="0" w:color="auto"/>
        <w:right w:val="none" w:sz="0" w:space="0" w:color="auto"/>
      </w:divBdr>
    </w:div>
    <w:div w:id="536819637">
      <w:bodyDiv w:val="1"/>
      <w:marLeft w:val="0"/>
      <w:marRight w:val="0"/>
      <w:marTop w:val="0"/>
      <w:marBottom w:val="0"/>
      <w:divBdr>
        <w:top w:val="none" w:sz="0" w:space="0" w:color="auto"/>
        <w:left w:val="none" w:sz="0" w:space="0" w:color="auto"/>
        <w:bottom w:val="none" w:sz="0" w:space="0" w:color="auto"/>
        <w:right w:val="none" w:sz="0" w:space="0" w:color="auto"/>
      </w:divBdr>
    </w:div>
    <w:div w:id="537353571">
      <w:bodyDiv w:val="1"/>
      <w:marLeft w:val="0"/>
      <w:marRight w:val="0"/>
      <w:marTop w:val="0"/>
      <w:marBottom w:val="0"/>
      <w:divBdr>
        <w:top w:val="none" w:sz="0" w:space="0" w:color="auto"/>
        <w:left w:val="none" w:sz="0" w:space="0" w:color="auto"/>
        <w:bottom w:val="none" w:sz="0" w:space="0" w:color="auto"/>
        <w:right w:val="none" w:sz="0" w:space="0" w:color="auto"/>
      </w:divBdr>
    </w:div>
    <w:div w:id="538319562">
      <w:bodyDiv w:val="1"/>
      <w:marLeft w:val="0"/>
      <w:marRight w:val="0"/>
      <w:marTop w:val="0"/>
      <w:marBottom w:val="0"/>
      <w:divBdr>
        <w:top w:val="none" w:sz="0" w:space="0" w:color="auto"/>
        <w:left w:val="none" w:sz="0" w:space="0" w:color="auto"/>
        <w:bottom w:val="none" w:sz="0" w:space="0" w:color="auto"/>
        <w:right w:val="none" w:sz="0" w:space="0" w:color="auto"/>
      </w:divBdr>
    </w:div>
    <w:div w:id="538395002">
      <w:bodyDiv w:val="1"/>
      <w:marLeft w:val="0"/>
      <w:marRight w:val="0"/>
      <w:marTop w:val="0"/>
      <w:marBottom w:val="0"/>
      <w:divBdr>
        <w:top w:val="none" w:sz="0" w:space="0" w:color="auto"/>
        <w:left w:val="none" w:sz="0" w:space="0" w:color="auto"/>
        <w:bottom w:val="none" w:sz="0" w:space="0" w:color="auto"/>
        <w:right w:val="none" w:sz="0" w:space="0" w:color="auto"/>
      </w:divBdr>
    </w:div>
    <w:div w:id="538779646">
      <w:bodyDiv w:val="1"/>
      <w:marLeft w:val="0"/>
      <w:marRight w:val="0"/>
      <w:marTop w:val="0"/>
      <w:marBottom w:val="0"/>
      <w:divBdr>
        <w:top w:val="none" w:sz="0" w:space="0" w:color="auto"/>
        <w:left w:val="none" w:sz="0" w:space="0" w:color="auto"/>
        <w:bottom w:val="none" w:sz="0" w:space="0" w:color="auto"/>
        <w:right w:val="none" w:sz="0" w:space="0" w:color="auto"/>
      </w:divBdr>
    </w:div>
    <w:div w:id="539168637">
      <w:bodyDiv w:val="1"/>
      <w:marLeft w:val="0"/>
      <w:marRight w:val="0"/>
      <w:marTop w:val="0"/>
      <w:marBottom w:val="0"/>
      <w:divBdr>
        <w:top w:val="none" w:sz="0" w:space="0" w:color="auto"/>
        <w:left w:val="none" w:sz="0" w:space="0" w:color="auto"/>
        <w:bottom w:val="none" w:sz="0" w:space="0" w:color="auto"/>
        <w:right w:val="none" w:sz="0" w:space="0" w:color="auto"/>
      </w:divBdr>
    </w:div>
    <w:div w:id="539248985">
      <w:bodyDiv w:val="1"/>
      <w:marLeft w:val="0"/>
      <w:marRight w:val="0"/>
      <w:marTop w:val="0"/>
      <w:marBottom w:val="0"/>
      <w:divBdr>
        <w:top w:val="none" w:sz="0" w:space="0" w:color="auto"/>
        <w:left w:val="none" w:sz="0" w:space="0" w:color="auto"/>
        <w:bottom w:val="none" w:sz="0" w:space="0" w:color="auto"/>
        <w:right w:val="none" w:sz="0" w:space="0" w:color="auto"/>
      </w:divBdr>
    </w:div>
    <w:div w:id="539703583">
      <w:bodyDiv w:val="1"/>
      <w:marLeft w:val="0"/>
      <w:marRight w:val="0"/>
      <w:marTop w:val="0"/>
      <w:marBottom w:val="0"/>
      <w:divBdr>
        <w:top w:val="none" w:sz="0" w:space="0" w:color="auto"/>
        <w:left w:val="none" w:sz="0" w:space="0" w:color="auto"/>
        <w:bottom w:val="none" w:sz="0" w:space="0" w:color="auto"/>
        <w:right w:val="none" w:sz="0" w:space="0" w:color="auto"/>
      </w:divBdr>
    </w:div>
    <w:div w:id="540553367">
      <w:bodyDiv w:val="1"/>
      <w:marLeft w:val="0"/>
      <w:marRight w:val="0"/>
      <w:marTop w:val="0"/>
      <w:marBottom w:val="0"/>
      <w:divBdr>
        <w:top w:val="none" w:sz="0" w:space="0" w:color="auto"/>
        <w:left w:val="none" w:sz="0" w:space="0" w:color="auto"/>
        <w:bottom w:val="none" w:sz="0" w:space="0" w:color="auto"/>
        <w:right w:val="none" w:sz="0" w:space="0" w:color="auto"/>
      </w:divBdr>
    </w:div>
    <w:div w:id="541287164">
      <w:bodyDiv w:val="1"/>
      <w:marLeft w:val="0"/>
      <w:marRight w:val="0"/>
      <w:marTop w:val="0"/>
      <w:marBottom w:val="0"/>
      <w:divBdr>
        <w:top w:val="none" w:sz="0" w:space="0" w:color="auto"/>
        <w:left w:val="none" w:sz="0" w:space="0" w:color="auto"/>
        <w:bottom w:val="none" w:sz="0" w:space="0" w:color="auto"/>
        <w:right w:val="none" w:sz="0" w:space="0" w:color="auto"/>
      </w:divBdr>
      <w:divsChild>
        <w:div w:id="80639111">
          <w:marLeft w:val="0"/>
          <w:marRight w:val="0"/>
          <w:marTop w:val="0"/>
          <w:marBottom w:val="0"/>
          <w:divBdr>
            <w:top w:val="none" w:sz="0" w:space="0" w:color="auto"/>
            <w:left w:val="none" w:sz="0" w:space="0" w:color="auto"/>
            <w:bottom w:val="none" w:sz="0" w:space="0" w:color="auto"/>
            <w:right w:val="none" w:sz="0" w:space="0" w:color="auto"/>
          </w:divBdr>
        </w:div>
        <w:div w:id="200214370">
          <w:marLeft w:val="0"/>
          <w:marRight w:val="0"/>
          <w:marTop w:val="0"/>
          <w:marBottom w:val="0"/>
          <w:divBdr>
            <w:top w:val="none" w:sz="0" w:space="0" w:color="auto"/>
            <w:left w:val="none" w:sz="0" w:space="0" w:color="auto"/>
            <w:bottom w:val="none" w:sz="0" w:space="0" w:color="auto"/>
            <w:right w:val="none" w:sz="0" w:space="0" w:color="auto"/>
          </w:divBdr>
        </w:div>
        <w:div w:id="1411195515">
          <w:marLeft w:val="0"/>
          <w:marRight w:val="0"/>
          <w:marTop w:val="0"/>
          <w:marBottom w:val="0"/>
          <w:divBdr>
            <w:top w:val="none" w:sz="0" w:space="0" w:color="auto"/>
            <w:left w:val="none" w:sz="0" w:space="0" w:color="auto"/>
            <w:bottom w:val="none" w:sz="0" w:space="0" w:color="auto"/>
            <w:right w:val="none" w:sz="0" w:space="0" w:color="auto"/>
          </w:divBdr>
        </w:div>
        <w:div w:id="1737632662">
          <w:marLeft w:val="0"/>
          <w:marRight w:val="0"/>
          <w:marTop w:val="0"/>
          <w:marBottom w:val="0"/>
          <w:divBdr>
            <w:top w:val="none" w:sz="0" w:space="0" w:color="auto"/>
            <w:left w:val="none" w:sz="0" w:space="0" w:color="auto"/>
            <w:bottom w:val="none" w:sz="0" w:space="0" w:color="auto"/>
            <w:right w:val="none" w:sz="0" w:space="0" w:color="auto"/>
          </w:divBdr>
        </w:div>
        <w:div w:id="706953791">
          <w:marLeft w:val="0"/>
          <w:marRight w:val="0"/>
          <w:marTop w:val="0"/>
          <w:marBottom w:val="0"/>
          <w:divBdr>
            <w:top w:val="none" w:sz="0" w:space="0" w:color="auto"/>
            <w:left w:val="none" w:sz="0" w:space="0" w:color="auto"/>
            <w:bottom w:val="none" w:sz="0" w:space="0" w:color="auto"/>
            <w:right w:val="none" w:sz="0" w:space="0" w:color="auto"/>
          </w:divBdr>
        </w:div>
        <w:div w:id="2123568413">
          <w:marLeft w:val="0"/>
          <w:marRight w:val="0"/>
          <w:marTop w:val="0"/>
          <w:marBottom w:val="0"/>
          <w:divBdr>
            <w:top w:val="none" w:sz="0" w:space="0" w:color="auto"/>
            <w:left w:val="none" w:sz="0" w:space="0" w:color="auto"/>
            <w:bottom w:val="none" w:sz="0" w:space="0" w:color="auto"/>
            <w:right w:val="none" w:sz="0" w:space="0" w:color="auto"/>
          </w:divBdr>
        </w:div>
        <w:div w:id="171455882">
          <w:marLeft w:val="0"/>
          <w:marRight w:val="0"/>
          <w:marTop w:val="0"/>
          <w:marBottom w:val="0"/>
          <w:divBdr>
            <w:top w:val="none" w:sz="0" w:space="0" w:color="auto"/>
            <w:left w:val="none" w:sz="0" w:space="0" w:color="auto"/>
            <w:bottom w:val="none" w:sz="0" w:space="0" w:color="auto"/>
            <w:right w:val="none" w:sz="0" w:space="0" w:color="auto"/>
          </w:divBdr>
        </w:div>
        <w:div w:id="8728160">
          <w:marLeft w:val="0"/>
          <w:marRight w:val="0"/>
          <w:marTop w:val="0"/>
          <w:marBottom w:val="0"/>
          <w:divBdr>
            <w:top w:val="none" w:sz="0" w:space="0" w:color="auto"/>
            <w:left w:val="none" w:sz="0" w:space="0" w:color="auto"/>
            <w:bottom w:val="none" w:sz="0" w:space="0" w:color="auto"/>
            <w:right w:val="none" w:sz="0" w:space="0" w:color="auto"/>
          </w:divBdr>
        </w:div>
        <w:div w:id="909926218">
          <w:marLeft w:val="0"/>
          <w:marRight w:val="0"/>
          <w:marTop w:val="0"/>
          <w:marBottom w:val="0"/>
          <w:divBdr>
            <w:top w:val="none" w:sz="0" w:space="0" w:color="auto"/>
            <w:left w:val="none" w:sz="0" w:space="0" w:color="auto"/>
            <w:bottom w:val="none" w:sz="0" w:space="0" w:color="auto"/>
            <w:right w:val="none" w:sz="0" w:space="0" w:color="auto"/>
          </w:divBdr>
        </w:div>
        <w:div w:id="1225948996">
          <w:marLeft w:val="0"/>
          <w:marRight w:val="0"/>
          <w:marTop w:val="0"/>
          <w:marBottom w:val="0"/>
          <w:divBdr>
            <w:top w:val="none" w:sz="0" w:space="0" w:color="auto"/>
            <w:left w:val="none" w:sz="0" w:space="0" w:color="auto"/>
            <w:bottom w:val="none" w:sz="0" w:space="0" w:color="auto"/>
            <w:right w:val="none" w:sz="0" w:space="0" w:color="auto"/>
          </w:divBdr>
        </w:div>
        <w:div w:id="2000959366">
          <w:marLeft w:val="0"/>
          <w:marRight w:val="0"/>
          <w:marTop w:val="0"/>
          <w:marBottom w:val="0"/>
          <w:divBdr>
            <w:top w:val="none" w:sz="0" w:space="0" w:color="auto"/>
            <w:left w:val="none" w:sz="0" w:space="0" w:color="auto"/>
            <w:bottom w:val="none" w:sz="0" w:space="0" w:color="auto"/>
            <w:right w:val="none" w:sz="0" w:space="0" w:color="auto"/>
          </w:divBdr>
        </w:div>
        <w:div w:id="942033306">
          <w:marLeft w:val="0"/>
          <w:marRight w:val="0"/>
          <w:marTop w:val="0"/>
          <w:marBottom w:val="0"/>
          <w:divBdr>
            <w:top w:val="none" w:sz="0" w:space="0" w:color="auto"/>
            <w:left w:val="none" w:sz="0" w:space="0" w:color="auto"/>
            <w:bottom w:val="none" w:sz="0" w:space="0" w:color="auto"/>
            <w:right w:val="none" w:sz="0" w:space="0" w:color="auto"/>
          </w:divBdr>
        </w:div>
        <w:div w:id="657227691">
          <w:marLeft w:val="0"/>
          <w:marRight w:val="0"/>
          <w:marTop w:val="0"/>
          <w:marBottom w:val="0"/>
          <w:divBdr>
            <w:top w:val="none" w:sz="0" w:space="0" w:color="auto"/>
            <w:left w:val="none" w:sz="0" w:space="0" w:color="auto"/>
            <w:bottom w:val="none" w:sz="0" w:space="0" w:color="auto"/>
            <w:right w:val="none" w:sz="0" w:space="0" w:color="auto"/>
          </w:divBdr>
        </w:div>
        <w:div w:id="2089764584">
          <w:marLeft w:val="0"/>
          <w:marRight w:val="0"/>
          <w:marTop w:val="0"/>
          <w:marBottom w:val="0"/>
          <w:divBdr>
            <w:top w:val="none" w:sz="0" w:space="0" w:color="auto"/>
            <w:left w:val="none" w:sz="0" w:space="0" w:color="auto"/>
            <w:bottom w:val="none" w:sz="0" w:space="0" w:color="auto"/>
            <w:right w:val="none" w:sz="0" w:space="0" w:color="auto"/>
          </w:divBdr>
        </w:div>
        <w:div w:id="1201015048">
          <w:marLeft w:val="0"/>
          <w:marRight w:val="0"/>
          <w:marTop w:val="0"/>
          <w:marBottom w:val="0"/>
          <w:divBdr>
            <w:top w:val="none" w:sz="0" w:space="0" w:color="auto"/>
            <w:left w:val="none" w:sz="0" w:space="0" w:color="auto"/>
            <w:bottom w:val="none" w:sz="0" w:space="0" w:color="auto"/>
            <w:right w:val="none" w:sz="0" w:space="0" w:color="auto"/>
          </w:divBdr>
        </w:div>
        <w:div w:id="144516943">
          <w:marLeft w:val="0"/>
          <w:marRight w:val="0"/>
          <w:marTop w:val="0"/>
          <w:marBottom w:val="0"/>
          <w:divBdr>
            <w:top w:val="none" w:sz="0" w:space="0" w:color="auto"/>
            <w:left w:val="none" w:sz="0" w:space="0" w:color="auto"/>
            <w:bottom w:val="none" w:sz="0" w:space="0" w:color="auto"/>
            <w:right w:val="none" w:sz="0" w:space="0" w:color="auto"/>
          </w:divBdr>
        </w:div>
        <w:div w:id="150102558">
          <w:marLeft w:val="0"/>
          <w:marRight w:val="0"/>
          <w:marTop w:val="0"/>
          <w:marBottom w:val="0"/>
          <w:divBdr>
            <w:top w:val="none" w:sz="0" w:space="0" w:color="auto"/>
            <w:left w:val="none" w:sz="0" w:space="0" w:color="auto"/>
            <w:bottom w:val="none" w:sz="0" w:space="0" w:color="auto"/>
            <w:right w:val="none" w:sz="0" w:space="0" w:color="auto"/>
          </w:divBdr>
        </w:div>
        <w:div w:id="1313947878">
          <w:marLeft w:val="0"/>
          <w:marRight w:val="0"/>
          <w:marTop w:val="0"/>
          <w:marBottom w:val="0"/>
          <w:divBdr>
            <w:top w:val="none" w:sz="0" w:space="0" w:color="auto"/>
            <w:left w:val="none" w:sz="0" w:space="0" w:color="auto"/>
            <w:bottom w:val="none" w:sz="0" w:space="0" w:color="auto"/>
            <w:right w:val="none" w:sz="0" w:space="0" w:color="auto"/>
          </w:divBdr>
        </w:div>
        <w:div w:id="1640643477">
          <w:marLeft w:val="0"/>
          <w:marRight w:val="0"/>
          <w:marTop w:val="0"/>
          <w:marBottom w:val="0"/>
          <w:divBdr>
            <w:top w:val="none" w:sz="0" w:space="0" w:color="auto"/>
            <w:left w:val="none" w:sz="0" w:space="0" w:color="auto"/>
            <w:bottom w:val="none" w:sz="0" w:space="0" w:color="auto"/>
            <w:right w:val="none" w:sz="0" w:space="0" w:color="auto"/>
          </w:divBdr>
        </w:div>
        <w:div w:id="1781221102">
          <w:marLeft w:val="0"/>
          <w:marRight w:val="0"/>
          <w:marTop w:val="0"/>
          <w:marBottom w:val="0"/>
          <w:divBdr>
            <w:top w:val="none" w:sz="0" w:space="0" w:color="auto"/>
            <w:left w:val="none" w:sz="0" w:space="0" w:color="auto"/>
            <w:bottom w:val="none" w:sz="0" w:space="0" w:color="auto"/>
            <w:right w:val="none" w:sz="0" w:space="0" w:color="auto"/>
          </w:divBdr>
        </w:div>
        <w:div w:id="704715679">
          <w:marLeft w:val="0"/>
          <w:marRight w:val="0"/>
          <w:marTop w:val="0"/>
          <w:marBottom w:val="0"/>
          <w:divBdr>
            <w:top w:val="none" w:sz="0" w:space="0" w:color="auto"/>
            <w:left w:val="none" w:sz="0" w:space="0" w:color="auto"/>
            <w:bottom w:val="none" w:sz="0" w:space="0" w:color="auto"/>
            <w:right w:val="none" w:sz="0" w:space="0" w:color="auto"/>
          </w:divBdr>
        </w:div>
        <w:div w:id="1099057529">
          <w:marLeft w:val="0"/>
          <w:marRight w:val="0"/>
          <w:marTop w:val="0"/>
          <w:marBottom w:val="0"/>
          <w:divBdr>
            <w:top w:val="none" w:sz="0" w:space="0" w:color="auto"/>
            <w:left w:val="none" w:sz="0" w:space="0" w:color="auto"/>
            <w:bottom w:val="none" w:sz="0" w:space="0" w:color="auto"/>
            <w:right w:val="none" w:sz="0" w:space="0" w:color="auto"/>
          </w:divBdr>
        </w:div>
        <w:div w:id="1154181892">
          <w:marLeft w:val="0"/>
          <w:marRight w:val="0"/>
          <w:marTop w:val="0"/>
          <w:marBottom w:val="0"/>
          <w:divBdr>
            <w:top w:val="none" w:sz="0" w:space="0" w:color="auto"/>
            <w:left w:val="none" w:sz="0" w:space="0" w:color="auto"/>
            <w:bottom w:val="none" w:sz="0" w:space="0" w:color="auto"/>
            <w:right w:val="none" w:sz="0" w:space="0" w:color="auto"/>
          </w:divBdr>
        </w:div>
        <w:div w:id="847644180">
          <w:marLeft w:val="0"/>
          <w:marRight w:val="0"/>
          <w:marTop w:val="0"/>
          <w:marBottom w:val="0"/>
          <w:divBdr>
            <w:top w:val="none" w:sz="0" w:space="0" w:color="auto"/>
            <w:left w:val="none" w:sz="0" w:space="0" w:color="auto"/>
            <w:bottom w:val="none" w:sz="0" w:space="0" w:color="auto"/>
            <w:right w:val="none" w:sz="0" w:space="0" w:color="auto"/>
          </w:divBdr>
        </w:div>
        <w:div w:id="723603590">
          <w:marLeft w:val="0"/>
          <w:marRight w:val="0"/>
          <w:marTop w:val="0"/>
          <w:marBottom w:val="0"/>
          <w:divBdr>
            <w:top w:val="none" w:sz="0" w:space="0" w:color="auto"/>
            <w:left w:val="none" w:sz="0" w:space="0" w:color="auto"/>
            <w:bottom w:val="none" w:sz="0" w:space="0" w:color="auto"/>
            <w:right w:val="none" w:sz="0" w:space="0" w:color="auto"/>
          </w:divBdr>
        </w:div>
        <w:div w:id="1380278734">
          <w:marLeft w:val="0"/>
          <w:marRight w:val="0"/>
          <w:marTop w:val="0"/>
          <w:marBottom w:val="0"/>
          <w:divBdr>
            <w:top w:val="none" w:sz="0" w:space="0" w:color="auto"/>
            <w:left w:val="none" w:sz="0" w:space="0" w:color="auto"/>
            <w:bottom w:val="none" w:sz="0" w:space="0" w:color="auto"/>
            <w:right w:val="none" w:sz="0" w:space="0" w:color="auto"/>
          </w:divBdr>
        </w:div>
        <w:div w:id="900558800">
          <w:marLeft w:val="0"/>
          <w:marRight w:val="0"/>
          <w:marTop w:val="0"/>
          <w:marBottom w:val="0"/>
          <w:divBdr>
            <w:top w:val="none" w:sz="0" w:space="0" w:color="auto"/>
            <w:left w:val="none" w:sz="0" w:space="0" w:color="auto"/>
            <w:bottom w:val="none" w:sz="0" w:space="0" w:color="auto"/>
            <w:right w:val="none" w:sz="0" w:space="0" w:color="auto"/>
          </w:divBdr>
        </w:div>
        <w:div w:id="619923660">
          <w:marLeft w:val="0"/>
          <w:marRight w:val="0"/>
          <w:marTop w:val="0"/>
          <w:marBottom w:val="0"/>
          <w:divBdr>
            <w:top w:val="none" w:sz="0" w:space="0" w:color="auto"/>
            <w:left w:val="none" w:sz="0" w:space="0" w:color="auto"/>
            <w:bottom w:val="none" w:sz="0" w:space="0" w:color="auto"/>
            <w:right w:val="none" w:sz="0" w:space="0" w:color="auto"/>
          </w:divBdr>
        </w:div>
        <w:div w:id="1277130778">
          <w:marLeft w:val="0"/>
          <w:marRight w:val="0"/>
          <w:marTop w:val="0"/>
          <w:marBottom w:val="0"/>
          <w:divBdr>
            <w:top w:val="none" w:sz="0" w:space="0" w:color="auto"/>
            <w:left w:val="none" w:sz="0" w:space="0" w:color="auto"/>
            <w:bottom w:val="none" w:sz="0" w:space="0" w:color="auto"/>
            <w:right w:val="none" w:sz="0" w:space="0" w:color="auto"/>
          </w:divBdr>
        </w:div>
        <w:div w:id="372850670">
          <w:marLeft w:val="0"/>
          <w:marRight w:val="0"/>
          <w:marTop w:val="0"/>
          <w:marBottom w:val="0"/>
          <w:divBdr>
            <w:top w:val="none" w:sz="0" w:space="0" w:color="auto"/>
            <w:left w:val="none" w:sz="0" w:space="0" w:color="auto"/>
            <w:bottom w:val="none" w:sz="0" w:space="0" w:color="auto"/>
            <w:right w:val="none" w:sz="0" w:space="0" w:color="auto"/>
          </w:divBdr>
        </w:div>
        <w:div w:id="840314849">
          <w:marLeft w:val="0"/>
          <w:marRight w:val="0"/>
          <w:marTop w:val="0"/>
          <w:marBottom w:val="0"/>
          <w:divBdr>
            <w:top w:val="none" w:sz="0" w:space="0" w:color="auto"/>
            <w:left w:val="none" w:sz="0" w:space="0" w:color="auto"/>
            <w:bottom w:val="none" w:sz="0" w:space="0" w:color="auto"/>
            <w:right w:val="none" w:sz="0" w:space="0" w:color="auto"/>
          </w:divBdr>
        </w:div>
        <w:div w:id="1666544639">
          <w:marLeft w:val="0"/>
          <w:marRight w:val="0"/>
          <w:marTop w:val="0"/>
          <w:marBottom w:val="0"/>
          <w:divBdr>
            <w:top w:val="none" w:sz="0" w:space="0" w:color="auto"/>
            <w:left w:val="none" w:sz="0" w:space="0" w:color="auto"/>
            <w:bottom w:val="none" w:sz="0" w:space="0" w:color="auto"/>
            <w:right w:val="none" w:sz="0" w:space="0" w:color="auto"/>
          </w:divBdr>
        </w:div>
        <w:div w:id="717436348">
          <w:marLeft w:val="0"/>
          <w:marRight w:val="0"/>
          <w:marTop w:val="0"/>
          <w:marBottom w:val="0"/>
          <w:divBdr>
            <w:top w:val="none" w:sz="0" w:space="0" w:color="auto"/>
            <w:left w:val="none" w:sz="0" w:space="0" w:color="auto"/>
            <w:bottom w:val="none" w:sz="0" w:space="0" w:color="auto"/>
            <w:right w:val="none" w:sz="0" w:space="0" w:color="auto"/>
          </w:divBdr>
        </w:div>
        <w:div w:id="2046443090">
          <w:marLeft w:val="0"/>
          <w:marRight w:val="0"/>
          <w:marTop w:val="0"/>
          <w:marBottom w:val="0"/>
          <w:divBdr>
            <w:top w:val="none" w:sz="0" w:space="0" w:color="auto"/>
            <w:left w:val="none" w:sz="0" w:space="0" w:color="auto"/>
            <w:bottom w:val="none" w:sz="0" w:space="0" w:color="auto"/>
            <w:right w:val="none" w:sz="0" w:space="0" w:color="auto"/>
          </w:divBdr>
        </w:div>
        <w:div w:id="1908220662">
          <w:marLeft w:val="0"/>
          <w:marRight w:val="0"/>
          <w:marTop w:val="0"/>
          <w:marBottom w:val="0"/>
          <w:divBdr>
            <w:top w:val="none" w:sz="0" w:space="0" w:color="auto"/>
            <w:left w:val="none" w:sz="0" w:space="0" w:color="auto"/>
            <w:bottom w:val="none" w:sz="0" w:space="0" w:color="auto"/>
            <w:right w:val="none" w:sz="0" w:space="0" w:color="auto"/>
          </w:divBdr>
        </w:div>
        <w:div w:id="1025062058">
          <w:marLeft w:val="0"/>
          <w:marRight w:val="0"/>
          <w:marTop w:val="0"/>
          <w:marBottom w:val="0"/>
          <w:divBdr>
            <w:top w:val="none" w:sz="0" w:space="0" w:color="auto"/>
            <w:left w:val="none" w:sz="0" w:space="0" w:color="auto"/>
            <w:bottom w:val="none" w:sz="0" w:space="0" w:color="auto"/>
            <w:right w:val="none" w:sz="0" w:space="0" w:color="auto"/>
          </w:divBdr>
        </w:div>
        <w:div w:id="115413853">
          <w:marLeft w:val="0"/>
          <w:marRight w:val="0"/>
          <w:marTop w:val="0"/>
          <w:marBottom w:val="0"/>
          <w:divBdr>
            <w:top w:val="none" w:sz="0" w:space="0" w:color="auto"/>
            <w:left w:val="none" w:sz="0" w:space="0" w:color="auto"/>
            <w:bottom w:val="none" w:sz="0" w:space="0" w:color="auto"/>
            <w:right w:val="none" w:sz="0" w:space="0" w:color="auto"/>
          </w:divBdr>
        </w:div>
        <w:div w:id="1904679057">
          <w:marLeft w:val="0"/>
          <w:marRight w:val="0"/>
          <w:marTop w:val="0"/>
          <w:marBottom w:val="0"/>
          <w:divBdr>
            <w:top w:val="none" w:sz="0" w:space="0" w:color="auto"/>
            <w:left w:val="none" w:sz="0" w:space="0" w:color="auto"/>
            <w:bottom w:val="none" w:sz="0" w:space="0" w:color="auto"/>
            <w:right w:val="none" w:sz="0" w:space="0" w:color="auto"/>
          </w:divBdr>
        </w:div>
        <w:div w:id="2095012071">
          <w:marLeft w:val="0"/>
          <w:marRight w:val="0"/>
          <w:marTop w:val="0"/>
          <w:marBottom w:val="0"/>
          <w:divBdr>
            <w:top w:val="none" w:sz="0" w:space="0" w:color="auto"/>
            <w:left w:val="none" w:sz="0" w:space="0" w:color="auto"/>
            <w:bottom w:val="none" w:sz="0" w:space="0" w:color="auto"/>
            <w:right w:val="none" w:sz="0" w:space="0" w:color="auto"/>
          </w:divBdr>
        </w:div>
        <w:div w:id="1204750693">
          <w:marLeft w:val="0"/>
          <w:marRight w:val="0"/>
          <w:marTop w:val="0"/>
          <w:marBottom w:val="0"/>
          <w:divBdr>
            <w:top w:val="none" w:sz="0" w:space="0" w:color="auto"/>
            <w:left w:val="none" w:sz="0" w:space="0" w:color="auto"/>
            <w:bottom w:val="none" w:sz="0" w:space="0" w:color="auto"/>
            <w:right w:val="none" w:sz="0" w:space="0" w:color="auto"/>
          </w:divBdr>
        </w:div>
        <w:div w:id="1782912019">
          <w:marLeft w:val="0"/>
          <w:marRight w:val="0"/>
          <w:marTop w:val="0"/>
          <w:marBottom w:val="0"/>
          <w:divBdr>
            <w:top w:val="none" w:sz="0" w:space="0" w:color="auto"/>
            <w:left w:val="none" w:sz="0" w:space="0" w:color="auto"/>
            <w:bottom w:val="none" w:sz="0" w:space="0" w:color="auto"/>
            <w:right w:val="none" w:sz="0" w:space="0" w:color="auto"/>
          </w:divBdr>
        </w:div>
        <w:div w:id="479080282">
          <w:marLeft w:val="0"/>
          <w:marRight w:val="0"/>
          <w:marTop w:val="0"/>
          <w:marBottom w:val="0"/>
          <w:divBdr>
            <w:top w:val="none" w:sz="0" w:space="0" w:color="auto"/>
            <w:left w:val="none" w:sz="0" w:space="0" w:color="auto"/>
            <w:bottom w:val="none" w:sz="0" w:space="0" w:color="auto"/>
            <w:right w:val="none" w:sz="0" w:space="0" w:color="auto"/>
          </w:divBdr>
        </w:div>
        <w:div w:id="570506936">
          <w:marLeft w:val="0"/>
          <w:marRight w:val="0"/>
          <w:marTop w:val="0"/>
          <w:marBottom w:val="0"/>
          <w:divBdr>
            <w:top w:val="none" w:sz="0" w:space="0" w:color="auto"/>
            <w:left w:val="none" w:sz="0" w:space="0" w:color="auto"/>
            <w:bottom w:val="none" w:sz="0" w:space="0" w:color="auto"/>
            <w:right w:val="none" w:sz="0" w:space="0" w:color="auto"/>
          </w:divBdr>
        </w:div>
        <w:div w:id="904069432">
          <w:marLeft w:val="0"/>
          <w:marRight w:val="0"/>
          <w:marTop w:val="0"/>
          <w:marBottom w:val="0"/>
          <w:divBdr>
            <w:top w:val="none" w:sz="0" w:space="0" w:color="auto"/>
            <w:left w:val="none" w:sz="0" w:space="0" w:color="auto"/>
            <w:bottom w:val="none" w:sz="0" w:space="0" w:color="auto"/>
            <w:right w:val="none" w:sz="0" w:space="0" w:color="auto"/>
          </w:divBdr>
        </w:div>
        <w:div w:id="1475371815">
          <w:marLeft w:val="0"/>
          <w:marRight w:val="0"/>
          <w:marTop w:val="0"/>
          <w:marBottom w:val="0"/>
          <w:divBdr>
            <w:top w:val="none" w:sz="0" w:space="0" w:color="auto"/>
            <w:left w:val="none" w:sz="0" w:space="0" w:color="auto"/>
            <w:bottom w:val="none" w:sz="0" w:space="0" w:color="auto"/>
            <w:right w:val="none" w:sz="0" w:space="0" w:color="auto"/>
          </w:divBdr>
        </w:div>
        <w:div w:id="1973707443">
          <w:marLeft w:val="0"/>
          <w:marRight w:val="0"/>
          <w:marTop w:val="0"/>
          <w:marBottom w:val="0"/>
          <w:divBdr>
            <w:top w:val="none" w:sz="0" w:space="0" w:color="auto"/>
            <w:left w:val="none" w:sz="0" w:space="0" w:color="auto"/>
            <w:bottom w:val="none" w:sz="0" w:space="0" w:color="auto"/>
            <w:right w:val="none" w:sz="0" w:space="0" w:color="auto"/>
          </w:divBdr>
        </w:div>
        <w:div w:id="58214112">
          <w:marLeft w:val="0"/>
          <w:marRight w:val="0"/>
          <w:marTop w:val="0"/>
          <w:marBottom w:val="0"/>
          <w:divBdr>
            <w:top w:val="none" w:sz="0" w:space="0" w:color="auto"/>
            <w:left w:val="none" w:sz="0" w:space="0" w:color="auto"/>
            <w:bottom w:val="none" w:sz="0" w:space="0" w:color="auto"/>
            <w:right w:val="none" w:sz="0" w:space="0" w:color="auto"/>
          </w:divBdr>
        </w:div>
      </w:divsChild>
    </w:div>
    <w:div w:id="541593868">
      <w:bodyDiv w:val="1"/>
      <w:marLeft w:val="0"/>
      <w:marRight w:val="0"/>
      <w:marTop w:val="0"/>
      <w:marBottom w:val="0"/>
      <w:divBdr>
        <w:top w:val="none" w:sz="0" w:space="0" w:color="auto"/>
        <w:left w:val="none" w:sz="0" w:space="0" w:color="auto"/>
        <w:bottom w:val="none" w:sz="0" w:space="0" w:color="auto"/>
        <w:right w:val="none" w:sz="0" w:space="0" w:color="auto"/>
      </w:divBdr>
    </w:div>
    <w:div w:id="541678399">
      <w:bodyDiv w:val="1"/>
      <w:marLeft w:val="0"/>
      <w:marRight w:val="0"/>
      <w:marTop w:val="0"/>
      <w:marBottom w:val="0"/>
      <w:divBdr>
        <w:top w:val="none" w:sz="0" w:space="0" w:color="auto"/>
        <w:left w:val="none" w:sz="0" w:space="0" w:color="auto"/>
        <w:bottom w:val="none" w:sz="0" w:space="0" w:color="auto"/>
        <w:right w:val="none" w:sz="0" w:space="0" w:color="auto"/>
      </w:divBdr>
    </w:div>
    <w:div w:id="542327508">
      <w:bodyDiv w:val="1"/>
      <w:marLeft w:val="0"/>
      <w:marRight w:val="0"/>
      <w:marTop w:val="0"/>
      <w:marBottom w:val="0"/>
      <w:divBdr>
        <w:top w:val="none" w:sz="0" w:space="0" w:color="auto"/>
        <w:left w:val="none" w:sz="0" w:space="0" w:color="auto"/>
        <w:bottom w:val="none" w:sz="0" w:space="0" w:color="auto"/>
        <w:right w:val="none" w:sz="0" w:space="0" w:color="auto"/>
      </w:divBdr>
    </w:div>
    <w:div w:id="543097378">
      <w:bodyDiv w:val="1"/>
      <w:marLeft w:val="0"/>
      <w:marRight w:val="0"/>
      <w:marTop w:val="0"/>
      <w:marBottom w:val="0"/>
      <w:divBdr>
        <w:top w:val="none" w:sz="0" w:space="0" w:color="auto"/>
        <w:left w:val="none" w:sz="0" w:space="0" w:color="auto"/>
        <w:bottom w:val="none" w:sz="0" w:space="0" w:color="auto"/>
        <w:right w:val="none" w:sz="0" w:space="0" w:color="auto"/>
      </w:divBdr>
    </w:div>
    <w:div w:id="543833865">
      <w:bodyDiv w:val="1"/>
      <w:marLeft w:val="0"/>
      <w:marRight w:val="0"/>
      <w:marTop w:val="0"/>
      <w:marBottom w:val="0"/>
      <w:divBdr>
        <w:top w:val="none" w:sz="0" w:space="0" w:color="auto"/>
        <w:left w:val="none" w:sz="0" w:space="0" w:color="auto"/>
        <w:bottom w:val="none" w:sz="0" w:space="0" w:color="auto"/>
        <w:right w:val="none" w:sz="0" w:space="0" w:color="auto"/>
      </w:divBdr>
    </w:div>
    <w:div w:id="544485167">
      <w:bodyDiv w:val="1"/>
      <w:marLeft w:val="0"/>
      <w:marRight w:val="0"/>
      <w:marTop w:val="0"/>
      <w:marBottom w:val="0"/>
      <w:divBdr>
        <w:top w:val="none" w:sz="0" w:space="0" w:color="auto"/>
        <w:left w:val="none" w:sz="0" w:space="0" w:color="auto"/>
        <w:bottom w:val="none" w:sz="0" w:space="0" w:color="auto"/>
        <w:right w:val="none" w:sz="0" w:space="0" w:color="auto"/>
      </w:divBdr>
    </w:div>
    <w:div w:id="544801696">
      <w:bodyDiv w:val="1"/>
      <w:marLeft w:val="0"/>
      <w:marRight w:val="0"/>
      <w:marTop w:val="0"/>
      <w:marBottom w:val="0"/>
      <w:divBdr>
        <w:top w:val="none" w:sz="0" w:space="0" w:color="auto"/>
        <w:left w:val="none" w:sz="0" w:space="0" w:color="auto"/>
        <w:bottom w:val="none" w:sz="0" w:space="0" w:color="auto"/>
        <w:right w:val="none" w:sz="0" w:space="0" w:color="auto"/>
      </w:divBdr>
    </w:div>
    <w:div w:id="545684071">
      <w:bodyDiv w:val="1"/>
      <w:marLeft w:val="0"/>
      <w:marRight w:val="0"/>
      <w:marTop w:val="0"/>
      <w:marBottom w:val="0"/>
      <w:divBdr>
        <w:top w:val="none" w:sz="0" w:space="0" w:color="auto"/>
        <w:left w:val="none" w:sz="0" w:space="0" w:color="auto"/>
        <w:bottom w:val="none" w:sz="0" w:space="0" w:color="auto"/>
        <w:right w:val="none" w:sz="0" w:space="0" w:color="auto"/>
      </w:divBdr>
    </w:div>
    <w:div w:id="545718509">
      <w:bodyDiv w:val="1"/>
      <w:marLeft w:val="0"/>
      <w:marRight w:val="0"/>
      <w:marTop w:val="0"/>
      <w:marBottom w:val="0"/>
      <w:divBdr>
        <w:top w:val="none" w:sz="0" w:space="0" w:color="auto"/>
        <w:left w:val="none" w:sz="0" w:space="0" w:color="auto"/>
        <w:bottom w:val="none" w:sz="0" w:space="0" w:color="auto"/>
        <w:right w:val="none" w:sz="0" w:space="0" w:color="auto"/>
      </w:divBdr>
    </w:div>
    <w:div w:id="545726709">
      <w:bodyDiv w:val="1"/>
      <w:marLeft w:val="0"/>
      <w:marRight w:val="0"/>
      <w:marTop w:val="0"/>
      <w:marBottom w:val="0"/>
      <w:divBdr>
        <w:top w:val="none" w:sz="0" w:space="0" w:color="auto"/>
        <w:left w:val="none" w:sz="0" w:space="0" w:color="auto"/>
        <w:bottom w:val="none" w:sz="0" w:space="0" w:color="auto"/>
        <w:right w:val="none" w:sz="0" w:space="0" w:color="auto"/>
      </w:divBdr>
    </w:div>
    <w:div w:id="545877450">
      <w:bodyDiv w:val="1"/>
      <w:marLeft w:val="0"/>
      <w:marRight w:val="0"/>
      <w:marTop w:val="0"/>
      <w:marBottom w:val="0"/>
      <w:divBdr>
        <w:top w:val="none" w:sz="0" w:space="0" w:color="auto"/>
        <w:left w:val="none" w:sz="0" w:space="0" w:color="auto"/>
        <w:bottom w:val="none" w:sz="0" w:space="0" w:color="auto"/>
        <w:right w:val="none" w:sz="0" w:space="0" w:color="auto"/>
      </w:divBdr>
    </w:div>
    <w:div w:id="547113492">
      <w:bodyDiv w:val="1"/>
      <w:marLeft w:val="0"/>
      <w:marRight w:val="0"/>
      <w:marTop w:val="0"/>
      <w:marBottom w:val="0"/>
      <w:divBdr>
        <w:top w:val="none" w:sz="0" w:space="0" w:color="auto"/>
        <w:left w:val="none" w:sz="0" w:space="0" w:color="auto"/>
        <w:bottom w:val="none" w:sz="0" w:space="0" w:color="auto"/>
        <w:right w:val="none" w:sz="0" w:space="0" w:color="auto"/>
      </w:divBdr>
    </w:div>
    <w:div w:id="547300119">
      <w:bodyDiv w:val="1"/>
      <w:marLeft w:val="0"/>
      <w:marRight w:val="0"/>
      <w:marTop w:val="0"/>
      <w:marBottom w:val="0"/>
      <w:divBdr>
        <w:top w:val="none" w:sz="0" w:space="0" w:color="auto"/>
        <w:left w:val="none" w:sz="0" w:space="0" w:color="auto"/>
        <w:bottom w:val="none" w:sz="0" w:space="0" w:color="auto"/>
        <w:right w:val="none" w:sz="0" w:space="0" w:color="auto"/>
      </w:divBdr>
    </w:div>
    <w:div w:id="547768674">
      <w:bodyDiv w:val="1"/>
      <w:marLeft w:val="0"/>
      <w:marRight w:val="0"/>
      <w:marTop w:val="0"/>
      <w:marBottom w:val="0"/>
      <w:divBdr>
        <w:top w:val="none" w:sz="0" w:space="0" w:color="auto"/>
        <w:left w:val="none" w:sz="0" w:space="0" w:color="auto"/>
        <w:bottom w:val="none" w:sz="0" w:space="0" w:color="auto"/>
        <w:right w:val="none" w:sz="0" w:space="0" w:color="auto"/>
      </w:divBdr>
    </w:div>
    <w:div w:id="547955356">
      <w:bodyDiv w:val="1"/>
      <w:marLeft w:val="0"/>
      <w:marRight w:val="0"/>
      <w:marTop w:val="0"/>
      <w:marBottom w:val="0"/>
      <w:divBdr>
        <w:top w:val="none" w:sz="0" w:space="0" w:color="auto"/>
        <w:left w:val="none" w:sz="0" w:space="0" w:color="auto"/>
        <w:bottom w:val="none" w:sz="0" w:space="0" w:color="auto"/>
        <w:right w:val="none" w:sz="0" w:space="0" w:color="auto"/>
      </w:divBdr>
    </w:div>
    <w:div w:id="548105330">
      <w:bodyDiv w:val="1"/>
      <w:marLeft w:val="0"/>
      <w:marRight w:val="0"/>
      <w:marTop w:val="0"/>
      <w:marBottom w:val="0"/>
      <w:divBdr>
        <w:top w:val="none" w:sz="0" w:space="0" w:color="auto"/>
        <w:left w:val="none" w:sz="0" w:space="0" w:color="auto"/>
        <w:bottom w:val="none" w:sz="0" w:space="0" w:color="auto"/>
        <w:right w:val="none" w:sz="0" w:space="0" w:color="auto"/>
      </w:divBdr>
    </w:div>
    <w:div w:id="549340014">
      <w:bodyDiv w:val="1"/>
      <w:marLeft w:val="0"/>
      <w:marRight w:val="0"/>
      <w:marTop w:val="0"/>
      <w:marBottom w:val="0"/>
      <w:divBdr>
        <w:top w:val="none" w:sz="0" w:space="0" w:color="auto"/>
        <w:left w:val="none" w:sz="0" w:space="0" w:color="auto"/>
        <w:bottom w:val="none" w:sz="0" w:space="0" w:color="auto"/>
        <w:right w:val="none" w:sz="0" w:space="0" w:color="auto"/>
      </w:divBdr>
    </w:div>
    <w:div w:id="549651015">
      <w:bodyDiv w:val="1"/>
      <w:marLeft w:val="0"/>
      <w:marRight w:val="0"/>
      <w:marTop w:val="0"/>
      <w:marBottom w:val="0"/>
      <w:divBdr>
        <w:top w:val="none" w:sz="0" w:space="0" w:color="auto"/>
        <w:left w:val="none" w:sz="0" w:space="0" w:color="auto"/>
        <w:bottom w:val="none" w:sz="0" w:space="0" w:color="auto"/>
        <w:right w:val="none" w:sz="0" w:space="0" w:color="auto"/>
      </w:divBdr>
    </w:div>
    <w:div w:id="549656751">
      <w:bodyDiv w:val="1"/>
      <w:marLeft w:val="0"/>
      <w:marRight w:val="0"/>
      <w:marTop w:val="0"/>
      <w:marBottom w:val="0"/>
      <w:divBdr>
        <w:top w:val="none" w:sz="0" w:space="0" w:color="auto"/>
        <w:left w:val="none" w:sz="0" w:space="0" w:color="auto"/>
        <w:bottom w:val="none" w:sz="0" w:space="0" w:color="auto"/>
        <w:right w:val="none" w:sz="0" w:space="0" w:color="auto"/>
      </w:divBdr>
    </w:div>
    <w:div w:id="550193305">
      <w:bodyDiv w:val="1"/>
      <w:marLeft w:val="0"/>
      <w:marRight w:val="0"/>
      <w:marTop w:val="0"/>
      <w:marBottom w:val="0"/>
      <w:divBdr>
        <w:top w:val="none" w:sz="0" w:space="0" w:color="auto"/>
        <w:left w:val="none" w:sz="0" w:space="0" w:color="auto"/>
        <w:bottom w:val="none" w:sz="0" w:space="0" w:color="auto"/>
        <w:right w:val="none" w:sz="0" w:space="0" w:color="auto"/>
      </w:divBdr>
    </w:div>
    <w:div w:id="550270784">
      <w:bodyDiv w:val="1"/>
      <w:marLeft w:val="0"/>
      <w:marRight w:val="0"/>
      <w:marTop w:val="0"/>
      <w:marBottom w:val="0"/>
      <w:divBdr>
        <w:top w:val="none" w:sz="0" w:space="0" w:color="auto"/>
        <w:left w:val="none" w:sz="0" w:space="0" w:color="auto"/>
        <w:bottom w:val="none" w:sz="0" w:space="0" w:color="auto"/>
        <w:right w:val="none" w:sz="0" w:space="0" w:color="auto"/>
      </w:divBdr>
    </w:div>
    <w:div w:id="550385099">
      <w:bodyDiv w:val="1"/>
      <w:marLeft w:val="0"/>
      <w:marRight w:val="0"/>
      <w:marTop w:val="0"/>
      <w:marBottom w:val="0"/>
      <w:divBdr>
        <w:top w:val="none" w:sz="0" w:space="0" w:color="auto"/>
        <w:left w:val="none" w:sz="0" w:space="0" w:color="auto"/>
        <w:bottom w:val="none" w:sz="0" w:space="0" w:color="auto"/>
        <w:right w:val="none" w:sz="0" w:space="0" w:color="auto"/>
      </w:divBdr>
    </w:div>
    <w:div w:id="550728740">
      <w:bodyDiv w:val="1"/>
      <w:marLeft w:val="0"/>
      <w:marRight w:val="0"/>
      <w:marTop w:val="0"/>
      <w:marBottom w:val="0"/>
      <w:divBdr>
        <w:top w:val="none" w:sz="0" w:space="0" w:color="auto"/>
        <w:left w:val="none" w:sz="0" w:space="0" w:color="auto"/>
        <w:bottom w:val="none" w:sz="0" w:space="0" w:color="auto"/>
        <w:right w:val="none" w:sz="0" w:space="0" w:color="auto"/>
      </w:divBdr>
    </w:div>
    <w:div w:id="550729811">
      <w:bodyDiv w:val="1"/>
      <w:marLeft w:val="0"/>
      <w:marRight w:val="0"/>
      <w:marTop w:val="0"/>
      <w:marBottom w:val="0"/>
      <w:divBdr>
        <w:top w:val="none" w:sz="0" w:space="0" w:color="auto"/>
        <w:left w:val="none" w:sz="0" w:space="0" w:color="auto"/>
        <w:bottom w:val="none" w:sz="0" w:space="0" w:color="auto"/>
        <w:right w:val="none" w:sz="0" w:space="0" w:color="auto"/>
      </w:divBdr>
      <w:divsChild>
        <w:div w:id="1284655766">
          <w:marLeft w:val="480"/>
          <w:marRight w:val="0"/>
          <w:marTop w:val="0"/>
          <w:marBottom w:val="0"/>
          <w:divBdr>
            <w:top w:val="none" w:sz="0" w:space="0" w:color="auto"/>
            <w:left w:val="none" w:sz="0" w:space="0" w:color="auto"/>
            <w:bottom w:val="none" w:sz="0" w:space="0" w:color="auto"/>
            <w:right w:val="none" w:sz="0" w:space="0" w:color="auto"/>
          </w:divBdr>
        </w:div>
        <w:div w:id="2006278306">
          <w:marLeft w:val="480"/>
          <w:marRight w:val="0"/>
          <w:marTop w:val="0"/>
          <w:marBottom w:val="0"/>
          <w:divBdr>
            <w:top w:val="none" w:sz="0" w:space="0" w:color="auto"/>
            <w:left w:val="none" w:sz="0" w:space="0" w:color="auto"/>
            <w:bottom w:val="none" w:sz="0" w:space="0" w:color="auto"/>
            <w:right w:val="none" w:sz="0" w:space="0" w:color="auto"/>
          </w:divBdr>
        </w:div>
        <w:div w:id="1284537254">
          <w:marLeft w:val="480"/>
          <w:marRight w:val="0"/>
          <w:marTop w:val="0"/>
          <w:marBottom w:val="0"/>
          <w:divBdr>
            <w:top w:val="none" w:sz="0" w:space="0" w:color="auto"/>
            <w:left w:val="none" w:sz="0" w:space="0" w:color="auto"/>
            <w:bottom w:val="none" w:sz="0" w:space="0" w:color="auto"/>
            <w:right w:val="none" w:sz="0" w:space="0" w:color="auto"/>
          </w:divBdr>
        </w:div>
        <w:div w:id="838811624">
          <w:marLeft w:val="480"/>
          <w:marRight w:val="0"/>
          <w:marTop w:val="0"/>
          <w:marBottom w:val="0"/>
          <w:divBdr>
            <w:top w:val="none" w:sz="0" w:space="0" w:color="auto"/>
            <w:left w:val="none" w:sz="0" w:space="0" w:color="auto"/>
            <w:bottom w:val="none" w:sz="0" w:space="0" w:color="auto"/>
            <w:right w:val="none" w:sz="0" w:space="0" w:color="auto"/>
          </w:divBdr>
        </w:div>
        <w:div w:id="998120944">
          <w:marLeft w:val="480"/>
          <w:marRight w:val="0"/>
          <w:marTop w:val="0"/>
          <w:marBottom w:val="0"/>
          <w:divBdr>
            <w:top w:val="none" w:sz="0" w:space="0" w:color="auto"/>
            <w:left w:val="none" w:sz="0" w:space="0" w:color="auto"/>
            <w:bottom w:val="none" w:sz="0" w:space="0" w:color="auto"/>
            <w:right w:val="none" w:sz="0" w:space="0" w:color="auto"/>
          </w:divBdr>
        </w:div>
        <w:div w:id="103697193">
          <w:marLeft w:val="480"/>
          <w:marRight w:val="0"/>
          <w:marTop w:val="0"/>
          <w:marBottom w:val="0"/>
          <w:divBdr>
            <w:top w:val="none" w:sz="0" w:space="0" w:color="auto"/>
            <w:left w:val="none" w:sz="0" w:space="0" w:color="auto"/>
            <w:bottom w:val="none" w:sz="0" w:space="0" w:color="auto"/>
            <w:right w:val="none" w:sz="0" w:space="0" w:color="auto"/>
          </w:divBdr>
        </w:div>
        <w:div w:id="1972704350">
          <w:marLeft w:val="480"/>
          <w:marRight w:val="0"/>
          <w:marTop w:val="0"/>
          <w:marBottom w:val="0"/>
          <w:divBdr>
            <w:top w:val="none" w:sz="0" w:space="0" w:color="auto"/>
            <w:left w:val="none" w:sz="0" w:space="0" w:color="auto"/>
            <w:bottom w:val="none" w:sz="0" w:space="0" w:color="auto"/>
            <w:right w:val="none" w:sz="0" w:space="0" w:color="auto"/>
          </w:divBdr>
        </w:div>
        <w:div w:id="1689868182">
          <w:marLeft w:val="480"/>
          <w:marRight w:val="0"/>
          <w:marTop w:val="0"/>
          <w:marBottom w:val="0"/>
          <w:divBdr>
            <w:top w:val="none" w:sz="0" w:space="0" w:color="auto"/>
            <w:left w:val="none" w:sz="0" w:space="0" w:color="auto"/>
            <w:bottom w:val="none" w:sz="0" w:space="0" w:color="auto"/>
            <w:right w:val="none" w:sz="0" w:space="0" w:color="auto"/>
          </w:divBdr>
        </w:div>
        <w:div w:id="641809264">
          <w:marLeft w:val="480"/>
          <w:marRight w:val="0"/>
          <w:marTop w:val="0"/>
          <w:marBottom w:val="0"/>
          <w:divBdr>
            <w:top w:val="none" w:sz="0" w:space="0" w:color="auto"/>
            <w:left w:val="none" w:sz="0" w:space="0" w:color="auto"/>
            <w:bottom w:val="none" w:sz="0" w:space="0" w:color="auto"/>
            <w:right w:val="none" w:sz="0" w:space="0" w:color="auto"/>
          </w:divBdr>
        </w:div>
        <w:div w:id="1194995851">
          <w:marLeft w:val="480"/>
          <w:marRight w:val="0"/>
          <w:marTop w:val="0"/>
          <w:marBottom w:val="0"/>
          <w:divBdr>
            <w:top w:val="none" w:sz="0" w:space="0" w:color="auto"/>
            <w:left w:val="none" w:sz="0" w:space="0" w:color="auto"/>
            <w:bottom w:val="none" w:sz="0" w:space="0" w:color="auto"/>
            <w:right w:val="none" w:sz="0" w:space="0" w:color="auto"/>
          </w:divBdr>
        </w:div>
        <w:div w:id="1266615109">
          <w:marLeft w:val="480"/>
          <w:marRight w:val="0"/>
          <w:marTop w:val="0"/>
          <w:marBottom w:val="0"/>
          <w:divBdr>
            <w:top w:val="none" w:sz="0" w:space="0" w:color="auto"/>
            <w:left w:val="none" w:sz="0" w:space="0" w:color="auto"/>
            <w:bottom w:val="none" w:sz="0" w:space="0" w:color="auto"/>
            <w:right w:val="none" w:sz="0" w:space="0" w:color="auto"/>
          </w:divBdr>
        </w:div>
        <w:div w:id="94055861">
          <w:marLeft w:val="480"/>
          <w:marRight w:val="0"/>
          <w:marTop w:val="0"/>
          <w:marBottom w:val="0"/>
          <w:divBdr>
            <w:top w:val="none" w:sz="0" w:space="0" w:color="auto"/>
            <w:left w:val="none" w:sz="0" w:space="0" w:color="auto"/>
            <w:bottom w:val="none" w:sz="0" w:space="0" w:color="auto"/>
            <w:right w:val="none" w:sz="0" w:space="0" w:color="auto"/>
          </w:divBdr>
        </w:div>
        <w:div w:id="301427450">
          <w:marLeft w:val="480"/>
          <w:marRight w:val="0"/>
          <w:marTop w:val="0"/>
          <w:marBottom w:val="0"/>
          <w:divBdr>
            <w:top w:val="none" w:sz="0" w:space="0" w:color="auto"/>
            <w:left w:val="none" w:sz="0" w:space="0" w:color="auto"/>
            <w:bottom w:val="none" w:sz="0" w:space="0" w:color="auto"/>
            <w:right w:val="none" w:sz="0" w:space="0" w:color="auto"/>
          </w:divBdr>
        </w:div>
        <w:div w:id="441999837">
          <w:marLeft w:val="480"/>
          <w:marRight w:val="0"/>
          <w:marTop w:val="0"/>
          <w:marBottom w:val="0"/>
          <w:divBdr>
            <w:top w:val="none" w:sz="0" w:space="0" w:color="auto"/>
            <w:left w:val="none" w:sz="0" w:space="0" w:color="auto"/>
            <w:bottom w:val="none" w:sz="0" w:space="0" w:color="auto"/>
            <w:right w:val="none" w:sz="0" w:space="0" w:color="auto"/>
          </w:divBdr>
        </w:div>
        <w:div w:id="27028630">
          <w:marLeft w:val="480"/>
          <w:marRight w:val="0"/>
          <w:marTop w:val="0"/>
          <w:marBottom w:val="0"/>
          <w:divBdr>
            <w:top w:val="none" w:sz="0" w:space="0" w:color="auto"/>
            <w:left w:val="none" w:sz="0" w:space="0" w:color="auto"/>
            <w:bottom w:val="none" w:sz="0" w:space="0" w:color="auto"/>
            <w:right w:val="none" w:sz="0" w:space="0" w:color="auto"/>
          </w:divBdr>
        </w:div>
        <w:div w:id="1446314642">
          <w:marLeft w:val="480"/>
          <w:marRight w:val="0"/>
          <w:marTop w:val="0"/>
          <w:marBottom w:val="0"/>
          <w:divBdr>
            <w:top w:val="none" w:sz="0" w:space="0" w:color="auto"/>
            <w:left w:val="none" w:sz="0" w:space="0" w:color="auto"/>
            <w:bottom w:val="none" w:sz="0" w:space="0" w:color="auto"/>
            <w:right w:val="none" w:sz="0" w:space="0" w:color="auto"/>
          </w:divBdr>
        </w:div>
        <w:div w:id="690649507">
          <w:marLeft w:val="480"/>
          <w:marRight w:val="0"/>
          <w:marTop w:val="0"/>
          <w:marBottom w:val="0"/>
          <w:divBdr>
            <w:top w:val="none" w:sz="0" w:space="0" w:color="auto"/>
            <w:left w:val="none" w:sz="0" w:space="0" w:color="auto"/>
            <w:bottom w:val="none" w:sz="0" w:space="0" w:color="auto"/>
            <w:right w:val="none" w:sz="0" w:space="0" w:color="auto"/>
          </w:divBdr>
        </w:div>
        <w:div w:id="418723394">
          <w:marLeft w:val="480"/>
          <w:marRight w:val="0"/>
          <w:marTop w:val="0"/>
          <w:marBottom w:val="0"/>
          <w:divBdr>
            <w:top w:val="none" w:sz="0" w:space="0" w:color="auto"/>
            <w:left w:val="none" w:sz="0" w:space="0" w:color="auto"/>
            <w:bottom w:val="none" w:sz="0" w:space="0" w:color="auto"/>
            <w:right w:val="none" w:sz="0" w:space="0" w:color="auto"/>
          </w:divBdr>
        </w:div>
        <w:div w:id="675957978">
          <w:marLeft w:val="480"/>
          <w:marRight w:val="0"/>
          <w:marTop w:val="0"/>
          <w:marBottom w:val="0"/>
          <w:divBdr>
            <w:top w:val="none" w:sz="0" w:space="0" w:color="auto"/>
            <w:left w:val="none" w:sz="0" w:space="0" w:color="auto"/>
            <w:bottom w:val="none" w:sz="0" w:space="0" w:color="auto"/>
            <w:right w:val="none" w:sz="0" w:space="0" w:color="auto"/>
          </w:divBdr>
        </w:div>
        <w:div w:id="1707633017">
          <w:marLeft w:val="480"/>
          <w:marRight w:val="0"/>
          <w:marTop w:val="0"/>
          <w:marBottom w:val="0"/>
          <w:divBdr>
            <w:top w:val="none" w:sz="0" w:space="0" w:color="auto"/>
            <w:left w:val="none" w:sz="0" w:space="0" w:color="auto"/>
            <w:bottom w:val="none" w:sz="0" w:space="0" w:color="auto"/>
            <w:right w:val="none" w:sz="0" w:space="0" w:color="auto"/>
          </w:divBdr>
        </w:div>
        <w:div w:id="1681547556">
          <w:marLeft w:val="480"/>
          <w:marRight w:val="0"/>
          <w:marTop w:val="0"/>
          <w:marBottom w:val="0"/>
          <w:divBdr>
            <w:top w:val="none" w:sz="0" w:space="0" w:color="auto"/>
            <w:left w:val="none" w:sz="0" w:space="0" w:color="auto"/>
            <w:bottom w:val="none" w:sz="0" w:space="0" w:color="auto"/>
            <w:right w:val="none" w:sz="0" w:space="0" w:color="auto"/>
          </w:divBdr>
        </w:div>
        <w:div w:id="1152483020">
          <w:marLeft w:val="480"/>
          <w:marRight w:val="0"/>
          <w:marTop w:val="0"/>
          <w:marBottom w:val="0"/>
          <w:divBdr>
            <w:top w:val="none" w:sz="0" w:space="0" w:color="auto"/>
            <w:left w:val="none" w:sz="0" w:space="0" w:color="auto"/>
            <w:bottom w:val="none" w:sz="0" w:space="0" w:color="auto"/>
            <w:right w:val="none" w:sz="0" w:space="0" w:color="auto"/>
          </w:divBdr>
        </w:div>
        <w:div w:id="329144665">
          <w:marLeft w:val="480"/>
          <w:marRight w:val="0"/>
          <w:marTop w:val="0"/>
          <w:marBottom w:val="0"/>
          <w:divBdr>
            <w:top w:val="none" w:sz="0" w:space="0" w:color="auto"/>
            <w:left w:val="none" w:sz="0" w:space="0" w:color="auto"/>
            <w:bottom w:val="none" w:sz="0" w:space="0" w:color="auto"/>
            <w:right w:val="none" w:sz="0" w:space="0" w:color="auto"/>
          </w:divBdr>
        </w:div>
        <w:div w:id="1057053400">
          <w:marLeft w:val="480"/>
          <w:marRight w:val="0"/>
          <w:marTop w:val="0"/>
          <w:marBottom w:val="0"/>
          <w:divBdr>
            <w:top w:val="none" w:sz="0" w:space="0" w:color="auto"/>
            <w:left w:val="none" w:sz="0" w:space="0" w:color="auto"/>
            <w:bottom w:val="none" w:sz="0" w:space="0" w:color="auto"/>
            <w:right w:val="none" w:sz="0" w:space="0" w:color="auto"/>
          </w:divBdr>
        </w:div>
        <w:div w:id="1176841544">
          <w:marLeft w:val="480"/>
          <w:marRight w:val="0"/>
          <w:marTop w:val="0"/>
          <w:marBottom w:val="0"/>
          <w:divBdr>
            <w:top w:val="none" w:sz="0" w:space="0" w:color="auto"/>
            <w:left w:val="none" w:sz="0" w:space="0" w:color="auto"/>
            <w:bottom w:val="none" w:sz="0" w:space="0" w:color="auto"/>
            <w:right w:val="none" w:sz="0" w:space="0" w:color="auto"/>
          </w:divBdr>
        </w:div>
        <w:div w:id="1036203302">
          <w:marLeft w:val="480"/>
          <w:marRight w:val="0"/>
          <w:marTop w:val="0"/>
          <w:marBottom w:val="0"/>
          <w:divBdr>
            <w:top w:val="none" w:sz="0" w:space="0" w:color="auto"/>
            <w:left w:val="none" w:sz="0" w:space="0" w:color="auto"/>
            <w:bottom w:val="none" w:sz="0" w:space="0" w:color="auto"/>
            <w:right w:val="none" w:sz="0" w:space="0" w:color="auto"/>
          </w:divBdr>
        </w:div>
        <w:div w:id="2038966967">
          <w:marLeft w:val="480"/>
          <w:marRight w:val="0"/>
          <w:marTop w:val="0"/>
          <w:marBottom w:val="0"/>
          <w:divBdr>
            <w:top w:val="none" w:sz="0" w:space="0" w:color="auto"/>
            <w:left w:val="none" w:sz="0" w:space="0" w:color="auto"/>
            <w:bottom w:val="none" w:sz="0" w:space="0" w:color="auto"/>
            <w:right w:val="none" w:sz="0" w:space="0" w:color="auto"/>
          </w:divBdr>
        </w:div>
        <w:div w:id="1082678826">
          <w:marLeft w:val="480"/>
          <w:marRight w:val="0"/>
          <w:marTop w:val="0"/>
          <w:marBottom w:val="0"/>
          <w:divBdr>
            <w:top w:val="none" w:sz="0" w:space="0" w:color="auto"/>
            <w:left w:val="none" w:sz="0" w:space="0" w:color="auto"/>
            <w:bottom w:val="none" w:sz="0" w:space="0" w:color="auto"/>
            <w:right w:val="none" w:sz="0" w:space="0" w:color="auto"/>
          </w:divBdr>
        </w:div>
        <w:div w:id="71054010">
          <w:marLeft w:val="480"/>
          <w:marRight w:val="0"/>
          <w:marTop w:val="0"/>
          <w:marBottom w:val="0"/>
          <w:divBdr>
            <w:top w:val="none" w:sz="0" w:space="0" w:color="auto"/>
            <w:left w:val="none" w:sz="0" w:space="0" w:color="auto"/>
            <w:bottom w:val="none" w:sz="0" w:space="0" w:color="auto"/>
            <w:right w:val="none" w:sz="0" w:space="0" w:color="auto"/>
          </w:divBdr>
        </w:div>
        <w:div w:id="801651261">
          <w:marLeft w:val="480"/>
          <w:marRight w:val="0"/>
          <w:marTop w:val="0"/>
          <w:marBottom w:val="0"/>
          <w:divBdr>
            <w:top w:val="none" w:sz="0" w:space="0" w:color="auto"/>
            <w:left w:val="none" w:sz="0" w:space="0" w:color="auto"/>
            <w:bottom w:val="none" w:sz="0" w:space="0" w:color="auto"/>
            <w:right w:val="none" w:sz="0" w:space="0" w:color="auto"/>
          </w:divBdr>
        </w:div>
        <w:div w:id="1404572704">
          <w:marLeft w:val="480"/>
          <w:marRight w:val="0"/>
          <w:marTop w:val="0"/>
          <w:marBottom w:val="0"/>
          <w:divBdr>
            <w:top w:val="none" w:sz="0" w:space="0" w:color="auto"/>
            <w:left w:val="none" w:sz="0" w:space="0" w:color="auto"/>
            <w:bottom w:val="none" w:sz="0" w:space="0" w:color="auto"/>
            <w:right w:val="none" w:sz="0" w:space="0" w:color="auto"/>
          </w:divBdr>
        </w:div>
        <w:div w:id="670333476">
          <w:marLeft w:val="480"/>
          <w:marRight w:val="0"/>
          <w:marTop w:val="0"/>
          <w:marBottom w:val="0"/>
          <w:divBdr>
            <w:top w:val="none" w:sz="0" w:space="0" w:color="auto"/>
            <w:left w:val="none" w:sz="0" w:space="0" w:color="auto"/>
            <w:bottom w:val="none" w:sz="0" w:space="0" w:color="auto"/>
            <w:right w:val="none" w:sz="0" w:space="0" w:color="auto"/>
          </w:divBdr>
        </w:div>
        <w:div w:id="1401513790">
          <w:marLeft w:val="480"/>
          <w:marRight w:val="0"/>
          <w:marTop w:val="0"/>
          <w:marBottom w:val="0"/>
          <w:divBdr>
            <w:top w:val="none" w:sz="0" w:space="0" w:color="auto"/>
            <w:left w:val="none" w:sz="0" w:space="0" w:color="auto"/>
            <w:bottom w:val="none" w:sz="0" w:space="0" w:color="auto"/>
            <w:right w:val="none" w:sz="0" w:space="0" w:color="auto"/>
          </w:divBdr>
        </w:div>
        <w:div w:id="1790051048">
          <w:marLeft w:val="480"/>
          <w:marRight w:val="0"/>
          <w:marTop w:val="0"/>
          <w:marBottom w:val="0"/>
          <w:divBdr>
            <w:top w:val="none" w:sz="0" w:space="0" w:color="auto"/>
            <w:left w:val="none" w:sz="0" w:space="0" w:color="auto"/>
            <w:bottom w:val="none" w:sz="0" w:space="0" w:color="auto"/>
            <w:right w:val="none" w:sz="0" w:space="0" w:color="auto"/>
          </w:divBdr>
        </w:div>
        <w:div w:id="2047369746">
          <w:marLeft w:val="480"/>
          <w:marRight w:val="0"/>
          <w:marTop w:val="0"/>
          <w:marBottom w:val="0"/>
          <w:divBdr>
            <w:top w:val="none" w:sz="0" w:space="0" w:color="auto"/>
            <w:left w:val="none" w:sz="0" w:space="0" w:color="auto"/>
            <w:bottom w:val="none" w:sz="0" w:space="0" w:color="auto"/>
            <w:right w:val="none" w:sz="0" w:space="0" w:color="auto"/>
          </w:divBdr>
        </w:div>
        <w:div w:id="17631965">
          <w:marLeft w:val="480"/>
          <w:marRight w:val="0"/>
          <w:marTop w:val="0"/>
          <w:marBottom w:val="0"/>
          <w:divBdr>
            <w:top w:val="none" w:sz="0" w:space="0" w:color="auto"/>
            <w:left w:val="none" w:sz="0" w:space="0" w:color="auto"/>
            <w:bottom w:val="none" w:sz="0" w:space="0" w:color="auto"/>
            <w:right w:val="none" w:sz="0" w:space="0" w:color="auto"/>
          </w:divBdr>
        </w:div>
        <w:div w:id="973558750">
          <w:marLeft w:val="480"/>
          <w:marRight w:val="0"/>
          <w:marTop w:val="0"/>
          <w:marBottom w:val="0"/>
          <w:divBdr>
            <w:top w:val="none" w:sz="0" w:space="0" w:color="auto"/>
            <w:left w:val="none" w:sz="0" w:space="0" w:color="auto"/>
            <w:bottom w:val="none" w:sz="0" w:space="0" w:color="auto"/>
            <w:right w:val="none" w:sz="0" w:space="0" w:color="auto"/>
          </w:divBdr>
        </w:div>
        <w:div w:id="2123261659">
          <w:marLeft w:val="480"/>
          <w:marRight w:val="0"/>
          <w:marTop w:val="0"/>
          <w:marBottom w:val="0"/>
          <w:divBdr>
            <w:top w:val="none" w:sz="0" w:space="0" w:color="auto"/>
            <w:left w:val="none" w:sz="0" w:space="0" w:color="auto"/>
            <w:bottom w:val="none" w:sz="0" w:space="0" w:color="auto"/>
            <w:right w:val="none" w:sz="0" w:space="0" w:color="auto"/>
          </w:divBdr>
        </w:div>
        <w:div w:id="320626356">
          <w:marLeft w:val="480"/>
          <w:marRight w:val="0"/>
          <w:marTop w:val="0"/>
          <w:marBottom w:val="0"/>
          <w:divBdr>
            <w:top w:val="none" w:sz="0" w:space="0" w:color="auto"/>
            <w:left w:val="none" w:sz="0" w:space="0" w:color="auto"/>
            <w:bottom w:val="none" w:sz="0" w:space="0" w:color="auto"/>
            <w:right w:val="none" w:sz="0" w:space="0" w:color="auto"/>
          </w:divBdr>
        </w:div>
        <w:div w:id="986278332">
          <w:marLeft w:val="480"/>
          <w:marRight w:val="0"/>
          <w:marTop w:val="0"/>
          <w:marBottom w:val="0"/>
          <w:divBdr>
            <w:top w:val="none" w:sz="0" w:space="0" w:color="auto"/>
            <w:left w:val="none" w:sz="0" w:space="0" w:color="auto"/>
            <w:bottom w:val="none" w:sz="0" w:space="0" w:color="auto"/>
            <w:right w:val="none" w:sz="0" w:space="0" w:color="auto"/>
          </w:divBdr>
        </w:div>
        <w:div w:id="1747343044">
          <w:marLeft w:val="480"/>
          <w:marRight w:val="0"/>
          <w:marTop w:val="0"/>
          <w:marBottom w:val="0"/>
          <w:divBdr>
            <w:top w:val="none" w:sz="0" w:space="0" w:color="auto"/>
            <w:left w:val="none" w:sz="0" w:space="0" w:color="auto"/>
            <w:bottom w:val="none" w:sz="0" w:space="0" w:color="auto"/>
            <w:right w:val="none" w:sz="0" w:space="0" w:color="auto"/>
          </w:divBdr>
        </w:div>
        <w:div w:id="1164128052">
          <w:marLeft w:val="480"/>
          <w:marRight w:val="0"/>
          <w:marTop w:val="0"/>
          <w:marBottom w:val="0"/>
          <w:divBdr>
            <w:top w:val="none" w:sz="0" w:space="0" w:color="auto"/>
            <w:left w:val="none" w:sz="0" w:space="0" w:color="auto"/>
            <w:bottom w:val="none" w:sz="0" w:space="0" w:color="auto"/>
            <w:right w:val="none" w:sz="0" w:space="0" w:color="auto"/>
          </w:divBdr>
        </w:div>
        <w:div w:id="1889757706">
          <w:marLeft w:val="480"/>
          <w:marRight w:val="0"/>
          <w:marTop w:val="0"/>
          <w:marBottom w:val="0"/>
          <w:divBdr>
            <w:top w:val="none" w:sz="0" w:space="0" w:color="auto"/>
            <w:left w:val="none" w:sz="0" w:space="0" w:color="auto"/>
            <w:bottom w:val="none" w:sz="0" w:space="0" w:color="auto"/>
            <w:right w:val="none" w:sz="0" w:space="0" w:color="auto"/>
          </w:divBdr>
        </w:div>
        <w:div w:id="860557986">
          <w:marLeft w:val="480"/>
          <w:marRight w:val="0"/>
          <w:marTop w:val="0"/>
          <w:marBottom w:val="0"/>
          <w:divBdr>
            <w:top w:val="none" w:sz="0" w:space="0" w:color="auto"/>
            <w:left w:val="none" w:sz="0" w:space="0" w:color="auto"/>
            <w:bottom w:val="none" w:sz="0" w:space="0" w:color="auto"/>
            <w:right w:val="none" w:sz="0" w:space="0" w:color="auto"/>
          </w:divBdr>
        </w:div>
        <w:div w:id="1644460723">
          <w:marLeft w:val="480"/>
          <w:marRight w:val="0"/>
          <w:marTop w:val="0"/>
          <w:marBottom w:val="0"/>
          <w:divBdr>
            <w:top w:val="none" w:sz="0" w:space="0" w:color="auto"/>
            <w:left w:val="none" w:sz="0" w:space="0" w:color="auto"/>
            <w:bottom w:val="none" w:sz="0" w:space="0" w:color="auto"/>
            <w:right w:val="none" w:sz="0" w:space="0" w:color="auto"/>
          </w:divBdr>
        </w:div>
        <w:div w:id="1312248606">
          <w:marLeft w:val="480"/>
          <w:marRight w:val="0"/>
          <w:marTop w:val="0"/>
          <w:marBottom w:val="0"/>
          <w:divBdr>
            <w:top w:val="none" w:sz="0" w:space="0" w:color="auto"/>
            <w:left w:val="none" w:sz="0" w:space="0" w:color="auto"/>
            <w:bottom w:val="none" w:sz="0" w:space="0" w:color="auto"/>
            <w:right w:val="none" w:sz="0" w:space="0" w:color="auto"/>
          </w:divBdr>
        </w:div>
        <w:div w:id="1483813989">
          <w:marLeft w:val="480"/>
          <w:marRight w:val="0"/>
          <w:marTop w:val="0"/>
          <w:marBottom w:val="0"/>
          <w:divBdr>
            <w:top w:val="none" w:sz="0" w:space="0" w:color="auto"/>
            <w:left w:val="none" w:sz="0" w:space="0" w:color="auto"/>
            <w:bottom w:val="none" w:sz="0" w:space="0" w:color="auto"/>
            <w:right w:val="none" w:sz="0" w:space="0" w:color="auto"/>
          </w:divBdr>
        </w:div>
        <w:div w:id="784426723">
          <w:marLeft w:val="480"/>
          <w:marRight w:val="0"/>
          <w:marTop w:val="0"/>
          <w:marBottom w:val="0"/>
          <w:divBdr>
            <w:top w:val="none" w:sz="0" w:space="0" w:color="auto"/>
            <w:left w:val="none" w:sz="0" w:space="0" w:color="auto"/>
            <w:bottom w:val="none" w:sz="0" w:space="0" w:color="auto"/>
            <w:right w:val="none" w:sz="0" w:space="0" w:color="auto"/>
          </w:divBdr>
        </w:div>
        <w:div w:id="969745289">
          <w:marLeft w:val="480"/>
          <w:marRight w:val="0"/>
          <w:marTop w:val="0"/>
          <w:marBottom w:val="0"/>
          <w:divBdr>
            <w:top w:val="none" w:sz="0" w:space="0" w:color="auto"/>
            <w:left w:val="none" w:sz="0" w:space="0" w:color="auto"/>
            <w:bottom w:val="none" w:sz="0" w:space="0" w:color="auto"/>
            <w:right w:val="none" w:sz="0" w:space="0" w:color="auto"/>
          </w:divBdr>
        </w:div>
        <w:div w:id="1357123503">
          <w:marLeft w:val="480"/>
          <w:marRight w:val="0"/>
          <w:marTop w:val="0"/>
          <w:marBottom w:val="0"/>
          <w:divBdr>
            <w:top w:val="none" w:sz="0" w:space="0" w:color="auto"/>
            <w:left w:val="none" w:sz="0" w:space="0" w:color="auto"/>
            <w:bottom w:val="none" w:sz="0" w:space="0" w:color="auto"/>
            <w:right w:val="none" w:sz="0" w:space="0" w:color="auto"/>
          </w:divBdr>
        </w:div>
        <w:div w:id="1209681836">
          <w:marLeft w:val="480"/>
          <w:marRight w:val="0"/>
          <w:marTop w:val="0"/>
          <w:marBottom w:val="0"/>
          <w:divBdr>
            <w:top w:val="none" w:sz="0" w:space="0" w:color="auto"/>
            <w:left w:val="none" w:sz="0" w:space="0" w:color="auto"/>
            <w:bottom w:val="none" w:sz="0" w:space="0" w:color="auto"/>
            <w:right w:val="none" w:sz="0" w:space="0" w:color="auto"/>
          </w:divBdr>
        </w:div>
        <w:div w:id="595140167">
          <w:marLeft w:val="480"/>
          <w:marRight w:val="0"/>
          <w:marTop w:val="0"/>
          <w:marBottom w:val="0"/>
          <w:divBdr>
            <w:top w:val="none" w:sz="0" w:space="0" w:color="auto"/>
            <w:left w:val="none" w:sz="0" w:space="0" w:color="auto"/>
            <w:bottom w:val="none" w:sz="0" w:space="0" w:color="auto"/>
            <w:right w:val="none" w:sz="0" w:space="0" w:color="auto"/>
          </w:divBdr>
        </w:div>
      </w:divsChild>
    </w:div>
    <w:div w:id="550926529">
      <w:bodyDiv w:val="1"/>
      <w:marLeft w:val="0"/>
      <w:marRight w:val="0"/>
      <w:marTop w:val="0"/>
      <w:marBottom w:val="0"/>
      <w:divBdr>
        <w:top w:val="none" w:sz="0" w:space="0" w:color="auto"/>
        <w:left w:val="none" w:sz="0" w:space="0" w:color="auto"/>
        <w:bottom w:val="none" w:sz="0" w:space="0" w:color="auto"/>
        <w:right w:val="none" w:sz="0" w:space="0" w:color="auto"/>
      </w:divBdr>
    </w:div>
    <w:div w:id="551699390">
      <w:bodyDiv w:val="1"/>
      <w:marLeft w:val="0"/>
      <w:marRight w:val="0"/>
      <w:marTop w:val="0"/>
      <w:marBottom w:val="0"/>
      <w:divBdr>
        <w:top w:val="none" w:sz="0" w:space="0" w:color="auto"/>
        <w:left w:val="none" w:sz="0" w:space="0" w:color="auto"/>
        <w:bottom w:val="none" w:sz="0" w:space="0" w:color="auto"/>
        <w:right w:val="none" w:sz="0" w:space="0" w:color="auto"/>
      </w:divBdr>
    </w:div>
    <w:div w:id="551813983">
      <w:bodyDiv w:val="1"/>
      <w:marLeft w:val="0"/>
      <w:marRight w:val="0"/>
      <w:marTop w:val="0"/>
      <w:marBottom w:val="0"/>
      <w:divBdr>
        <w:top w:val="none" w:sz="0" w:space="0" w:color="auto"/>
        <w:left w:val="none" w:sz="0" w:space="0" w:color="auto"/>
        <w:bottom w:val="none" w:sz="0" w:space="0" w:color="auto"/>
        <w:right w:val="none" w:sz="0" w:space="0" w:color="auto"/>
      </w:divBdr>
    </w:div>
    <w:div w:id="551843982">
      <w:bodyDiv w:val="1"/>
      <w:marLeft w:val="0"/>
      <w:marRight w:val="0"/>
      <w:marTop w:val="0"/>
      <w:marBottom w:val="0"/>
      <w:divBdr>
        <w:top w:val="none" w:sz="0" w:space="0" w:color="auto"/>
        <w:left w:val="none" w:sz="0" w:space="0" w:color="auto"/>
        <w:bottom w:val="none" w:sz="0" w:space="0" w:color="auto"/>
        <w:right w:val="none" w:sz="0" w:space="0" w:color="auto"/>
      </w:divBdr>
    </w:div>
    <w:div w:id="552161781">
      <w:bodyDiv w:val="1"/>
      <w:marLeft w:val="0"/>
      <w:marRight w:val="0"/>
      <w:marTop w:val="0"/>
      <w:marBottom w:val="0"/>
      <w:divBdr>
        <w:top w:val="none" w:sz="0" w:space="0" w:color="auto"/>
        <w:left w:val="none" w:sz="0" w:space="0" w:color="auto"/>
        <w:bottom w:val="none" w:sz="0" w:space="0" w:color="auto"/>
        <w:right w:val="none" w:sz="0" w:space="0" w:color="auto"/>
      </w:divBdr>
    </w:div>
    <w:div w:id="552278066">
      <w:bodyDiv w:val="1"/>
      <w:marLeft w:val="0"/>
      <w:marRight w:val="0"/>
      <w:marTop w:val="0"/>
      <w:marBottom w:val="0"/>
      <w:divBdr>
        <w:top w:val="none" w:sz="0" w:space="0" w:color="auto"/>
        <w:left w:val="none" w:sz="0" w:space="0" w:color="auto"/>
        <w:bottom w:val="none" w:sz="0" w:space="0" w:color="auto"/>
        <w:right w:val="none" w:sz="0" w:space="0" w:color="auto"/>
      </w:divBdr>
    </w:div>
    <w:div w:id="552429950">
      <w:bodyDiv w:val="1"/>
      <w:marLeft w:val="0"/>
      <w:marRight w:val="0"/>
      <w:marTop w:val="0"/>
      <w:marBottom w:val="0"/>
      <w:divBdr>
        <w:top w:val="none" w:sz="0" w:space="0" w:color="auto"/>
        <w:left w:val="none" w:sz="0" w:space="0" w:color="auto"/>
        <w:bottom w:val="none" w:sz="0" w:space="0" w:color="auto"/>
        <w:right w:val="none" w:sz="0" w:space="0" w:color="auto"/>
      </w:divBdr>
    </w:div>
    <w:div w:id="552811019">
      <w:bodyDiv w:val="1"/>
      <w:marLeft w:val="0"/>
      <w:marRight w:val="0"/>
      <w:marTop w:val="0"/>
      <w:marBottom w:val="0"/>
      <w:divBdr>
        <w:top w:val="none" w:sz="0" w:space="0" w:color="auto"/>
        <w:left w:val="none" w:sz="0" w:space="0" w:color="auto"/>
        <w:bottom w:val="none" w:sz="0" w:space="0" w:color="auto"/>
        <w:right w:val="none" w:sz="0" w:space="0" w:color="auto"/>
      </w:divBdr>
    </w:div>
    <w:div w:id="553201882">
      <w:bodyDiv w:val="1"/>
      <w:marLeft w:val="0"/>
      <w:marRight w:val="0"/>
      <w:marTop w:val="0"/>
      <w:marBottom w:val="0"/>
      <w:divBdr>
        <w:top w:val="none" w:sz="0" w:space="0" w:color="auto"/>
        <w:left w:val="none" w:sz="0" w:space="0" w:color="auto"/>
        <w:bottom w:val="none" w:sz="0" w:space="0" w:color="auto"/>
        <w:right w:val="none" w:sz="0" w:space="0" w:color="auto"/>
      </w:divBdr>
    </w:div>
    <w:div w:id="553927227">
      <w:bodyDiv w:val="1"/>
      <w:marLeft w:val="0"/>
      <w:marRight w:val="0"/>
      <w:marTop w:val="0"/>
      <w:marBottom w:val="0"/>
      <w:divBdr>
        <w:top w:val="none" w:sz="0" w:space="0" w:color="auto"/>
        <w:left w:val="none" w:sz="0" w:space="0" w:color="auto"/>
        <w:bottom w:val="none" w:sz="0" w:space="0" w:color="auto"/>
        <w:right w:val="none" w:sz="0" w:space="0" w:color="auto"/>
      </w:divBdr>
    </w:div>
    <w:div w:id="554314650">
      <w:bodyDiv w:val="1"/>
      <w:marLeft w:val="0"/>
      <w:marRight w:val="0"/>
      <w:marTop w:val="0"/>
      <w:marBottom w:val="0"/>
      <w:divBdr>
        <w:top w:val="none" w:sz="0" w:space="0" w:color="auto"/>
        <w:left w:val="none" w:sz="0" w:space="0" w:color="auto"/>
        <w:bottom w:val="none" w:sz="0" w:space="0" w:color="auto"/>
        <w:right w:val="none" w:sz="0" w:space="0" w:color="auto"/>
      </w:divBdr>
    </w:div>
    <w:div w:id="554897161">
      <w:bodyDiv w:val="1"/>
      <w:marLeft w:val="0"/>
      <w:marRight w:val="0"/>
      <w:marTop w:val="0"/>
      <w:marBottom w:val="0"/>
      <w:divBdr>
        <w:top w:val="none" w:sz="0" w:space="0" w:color="auto"/>
        <w:left w:val="none" w:sz="0" w:space="0" w:color="auto"/>
        <w:bottom w:val="none" w:sz="0" w:space="0" w:color="auto"/>
        <w:right w:val="none" w:sz="0" w:space="0" w:color="auto"/>
      </w:divBdr>
    </w:div>
    <w:div w:id="555051350">
      <w:bodyDiv w:val="1"/>
      <w:marLeft w:val="0"/>
      <w:marRight w:val="0"/>
      <w:marTop w:val="0"/>
      <w:marBottom w:val="0"/>
      <w:divBdr>
        <w:top w:val="none" w:sz="0" w:space="0" w:color="auto"/>
        <w:left w:val="none" w:sz="0" w:space="0" w:color="auto"/>
        <w:bottom w:val="none" w:sz="0" w:space="0" w:color="auto"/>
        <w:right w:val="none" w:sz="0" w:space="0" w:color="auto"/>
      </w:divBdr>
    </w:div>
    <w:div w:id="555119739">
      <w:bodyDiv w:val="1"/>
      <w:marLeft w:val="0"/>
      <w:marRight w:val="0"/>
      <w:marTop w:val="0"/>
      <w:marBottom w:val="0"/>
      <w:divBdr>
        <w:top w:val="none" w:sz="0" w:space="0" w:color="auto"/>
        <w:left w:val="none" w:sz="0" w:space="0" w:color="auto"/>
        <w:bottom w:val="none" w:sz="0" w:space="0" w:color="auto"/>
        <w:right w:val="none" w:sz="0" w:space="0" w:color="auto"/>
      </w:divBdr>
    </w:div>
    <w:div w:id="555315795">
      <w:bodyDiv w:val="1"/>
      <w:marLeft w:val="0"/>
      <w:marRight w:val="0"/>
      <w:marTop w:val="0"/>
      <w:marBottom w:val="0"/>
      <w:divBdr>
        <w:top w:val="none" w:sz="0" w:space="0" w:color="auto"/>
        <w:left w:val="none" w:sz="0" w:space="0" w:color="auto"/>
        <w:bottom w:val="none" w:sz="0" w:space="0" w:color="auto"/>
        <w:right w:val="none" w:sz="0" w:space="0" w:color="auto"/>
      </w:divBdr>
    </w:div>
    <w:div w:id="555436944">
      <w:bodyDiv w:val="1"/>
      <w:marLeft w:val="0"/>
      <w:marRight w:val="0"/>
      <w:marTop w:val="0"/>
      <w:marBottom w:val="0"/>
      <w:divBdr>
        <w:top w:val="none" w:sz="0" w:space="0" w:color="auto"/>
        <w:left w:val="none" w:sz="0" w:space="0" w:color="auto"/>
        <w:bottom w:val="none" w:sz="0" w:space="0" w:color="auto"/>
        <w:right w:val="none" w:sz="0" w:space="0" w:color="auto"/>
      </w:divBdr>
    </w:div>
    <w:div w:id="557325499">
      <w:bodyDiv w:val="1"/>
      <w:marLeft w:val="0"/>
      <w:marRight w:val="0"/>
      <w:marTop w:val="0"/>
      <w:marBottom w:val="0"/>
      <w:divBdr>
        <w:top w:val="none" w:sz="0" w:space="0" w:color="auto"/>
        <w:left w:val="none" w:sz="0" w:space="0" w:color="auto"/>
        <w:bottom w:val="none" w:sz="0" w:space="0" w:color="auto"/>
        <w:right w:val="none" w:sz="0" w:space="0" w:color="auto"/>
      </w:divBdr>
    </w:div>
    <w:div w:id="557515060">
      <w:bodyDiv w:val="1"/>
      <w:marLeft w:val="0"/>
      <w:marRight w:val="0"/>
      <w:marTop w:val="0"/>
      <w:marBottom w:val="0"/>
      <w:divBdr>
        <w:top w:val="none" w:sz="0" w:space="0" w:color="auto"/>
        <w:left w:val="none" w:sz="0" w:space="0" w:color="auto"/>
        <w:bottom w:val="none" w:sz="0" w:space="0" w:color="auto"/>
        <w:right w:val="none" w:sz="0" w:space="0" w:color="auto"/>
      </w:divBdr>
    </w:div>
    <w:div w:id="557783346">
      <w:bodyDiv w:val="1"/>
      <w:marLeft w:val="0"/>
      <w:marRight w:val="0"/>
      <w:marTop w:val="0"/>
      <w:marBottom w:val="0"/>
      <w:divBdr>
        <w:top w:val="none" w:sz="0" w:space="0" w:color="auto"/>
        <w:left w:val="none" w:sz="0" w:space="0" w:color="auto"/>
        <w:bottom w:val="none" w:sz="0" w:space="0" w:color="auto"/>
        <w:right w:val="none" w:sz="0" w:space="0" w:color="auto"/>
      </w:divBdr>
    </w:div>
    <w:div w:id="559099753">
      <w:bodyDiv w:val="1"/>
      <w:marLeft w:val="0"/>
      <w:marRight w:val="0"/>
      <w:marTop w:val="0"/>
      <w:marBottom w:val="0"/>
      <w:divBdr>
        <w:top w:val="none" w:sz="0" w:space="0" w:color="auto"/>
        <w:left w:val="none" w:sz="0" w:space="0" w:color="auto"/>
        <w:bottom w:val="none" w:sz="0" w:space="0" w:color="auto"/>
        <w:right w:val="none" w:sz="0" w:space="0" w:color="auto"/>
      </w:divBdr>
    </w:div>
    <w:div w:id="559292980">
      <w:bodyDiv w:val="1"/>
      <w:marLeft w:val="0"/>
      <w:marRight w:val="0"/>
      <w:marTop w:val="0"/>
      <w:marBottom w:val="0"/>
      <w:divBdr>
        <w:top w:val="none" w:sz="0" w:space="0" w:color="auto"/>
        <w:left w:val="none" w:sz="0" w:space="0" w:color="auto"/>
        <w:bottom w:val="none" w:sz="0" w:space="0" w:color="auto"/>
        <w:right w:val="none" w:sz="0" w:space="0" w:color="auto"/>
      </w:divBdr>
    </w:div>
    <w:div w:id="559754747">
      <w:bodyDiv w:val="1"/>
      <w:marLeft w:val="0"/>
      <w:marRight w:val="0"/>
      <w:marTop w:val="0"/>
      <w:marBottom w:val="0"/>
      <w:divBdr>
        <w:top w:val="none" w:sz="0" w:space="0" w:color="auto"/>
        <w:left w:val="none" w:sz="0" w:space="0" w:color="auto"/>
        <w:bottom w:val="none" w:sz="0" w:space="0" w:color="auto"/>
        <w:right w:val="none" w:sz="0" w:space="0" w:color="auto"/>
      </w:divBdr>
    </w:div>
    <w:div w:id="560025718">
      <w:bodyDiv w:val="1"/>
      <w:marLeft w:val="0"/>
      <w:marRight w:val="0"/>
      <w:marTop w:val="0"/>
      <w:marBottom w:val="0"/>
      <w:divBdr>
        <w:top w:val="none" w:sz="0" w:space="0" w:color="auto"/>
        <w:left w:val="none" w:sz="0" w:space="0" w:color="auto"/>
        <w:bottom w:val="none" w:sz="0" w:space="0" w:color="auto"/>
        <w:right w:val="none" w:sz="0" w:space="0" w:color="auto"/>
      </w:divBdr>
    </w:div>
    <w:div w:id="560142060">
      <w:bodyDiv w:val="1"/>
      <w:marLeft w:val="0"/>
      <w:marRight w:val="0"/>
      <w:marTop w:val="0"/>
      <w:marBottom w:val="0"/>
      <w:divBdr>
        <w:top w:val="none" w:sz="0" w:space="0" w:color="auto"/>
        <w:left w:val="none" w:sz="0" w:space="0" w:color="auto"/>
        <w:bottom w:val="none" w:sz="0" w:space="0" w:color="auto"/>
        <w:right w:val="none" w:sz="0" w:space="0" w:color="auto"/>
      </w:divBdr>
    </w:div>
    <w:div w:id="560478654">
      <w:bodyDiv w:val="1"/>
      <w:marLeft w:val="0"/>
      <w:marRight w:val="0"/>
      <w:marTop w:val="0"/>
      <w:marBottom w:val="0"/>
      <w:divBdr>
        <w:top w:val="none" w:sz="0" w:space="0" w:color="auto"/>
        <w:left w:val="none" w:sz="0" w:space="0" w:color="auto"/>
        <w:bottom w:val="none" w:sz="0" w:space="0" w:color="auto"/>
        <w:right w:val="none" w:sz="0" w:space="0" w:color="auto"/>
      </w:divBdr>
    </w:div>
    <w:div w:id="561142636">
      <w:bodyDiv w:val="1"/>
      <w:marLeft w:val="0"/>
      <w:marRight w:val="0"/>
      <w:marTop w:val="0"/>
      <w:marBottom w:val="0"/>
      <w:divBdr>
        <w:top w:val="none" w:sz="0" w:space="0" w:color="auto"/>
        <w:left w:val="none" w:sz="0" w:space="0" w:color="auto"/>
        <w:bottom w:val="none" w:sz="0" w:space="0" w:color="auto"/>
        <w:right w:val="none" w:sz="0" w:space="0" w:color="auto"/>
      </w:divBdr>
      <w:divsChild>
        <w:div w:id="955915474">
          <w:marLeft w:val="640"/>
          <w:marRight w:val="0"/>
          <w:marTop w:val="0"/>
          <w:marBottom w:val="0"/>
          <w:divBdr>
            <w:top w:val="none" w:sz="0" w:space="0" w:color="auto"/>
            <w:left w:val="none" w:sz="0" w:space="0" w:color="auto"/>
            <w:bottom w:val="none" w:sz="0" w:space="0" w:color="auto"/>
            <w:right w:val="none" w:sz="0" w:space="0" w:color="auto"/>
          </w:divBdr>
        </w:div>
        <w:div w:id="1126895647">
          <w:marLeft w:val="640"/>
          <w:marRight w:val="0"/>
          <w:marTop w:val="0"/>
          <w:marBottom w:val="0"/>
          <w:divBdr>
            <w:top w:val="none" w:sz="0" w:space="0" w:color="auto"/>
            <w:left w:val="none" w:sz="0" w:space="0" w:color="auto"/>
            <w:bottom w:val="none" w:sz="0" w:space="0" w:color="auto"/>
            <w:right w:val="none" w:sz="0" w:space="0" w:color="auto"/>
          </w:divBdr>
        </w:div>
        <w:div w:id="1866138582">
          <w:marLeft w:val="640"/>
          <w:marRight w:val="0"/>
          <w:marTop w:val="0"/>
          <w:marBottom w:val="0"/>
          <w:divBdr>
            <w:top w:val="none" w:sz="0" w:space="0" w:color="auto"/>
            <w:left w:val="none" w:sz="0" w:space="0" w:color="auto"/>
            <w:bottom w:val="none" w:sz="0" w:space="0" w:color="auto"/>
            <w:right w:val="none" w:sz="0" w:space="0" w:color="auto"/>
          </w:divBdr>
        </w:div>
        <w:div w:id="1145077368">
          <w:marLeft w:val="640"/>
          <w:marRight w:val="0"/>
          <w:marTop w:val="0"/>
          <w:marBottom w:val="0"/>
          <w:divBdr>
            <w:top w:val="none" w:sz="0" w:space="0" w:color="auto"/>
            <w:left w:val="none" w:sz="0" w:space="0" w:color="auto"/>
            <w:bottom w:val="none" w:sz="0" w:space="0" w:color="auto"/>
            <w:right w:val="none" w:sz="0" w:space="0" w:color="auto"/>
          </w:divBdr>
        </w:div>
        <w:div w:id="1608385455">
          <w:marLeft w:val="640"/>
          <w:marRight w:val="0"/>
          <w:marTop w:val="0"/>
          <w:marBottom w:val="0"/>
          <w:divBdr>
            <w:top w:val="none" w:sz="0" w:space="0" w:color="auto"/>
            <w:left w:val="none" w:sz="0" w:space="0" w:color="auto"/>
            <w:bottom w:val="none" w:sz="0" w:space="0" w:color="auto"/>
            <w:right w:val="none" w:sz="0" w:space="0" w:color="auto"/>
          </w:divBdr>
        </w:div>
        <w:div w:id="1440757044">
          <w:marLeft w:val="640"/>
          <w:marRight w:val="0"/>
          <w:marTop w:val="0"/>
          <w:marBottom w:val="0"/>
          <w:divBdr>
            <w:top w:val="none" w:sz="0" w:space="0" w:color="auto"/>
            <w:left w:val="none" w:sz="0" w:space="0" w:color="auto"/>
            <w:bottom w:val="none" w:sz="0" w:space="0" w:color="auto"/>
            <w:right w:val="none" w:sz="0" w:space="0" w:color="auto"/>
          </w:divBdr>
        </w:div>
        <w:div w:id="357396498">
          <w:marLeft w:val="640"/>
          <w:marRight w:val="0"/>
          <w:marTop w:val="0"/>
          <w:marBottom w:val="0"/>
          <w:divBdr>
            <w:top w:val="none" w:sz="0" w:space="0" w:color="auto"/>
            <w:left w:val="none" w:sz="0" w:space="0" w:color="auto"/>
            <w:bottom w:val="none" w:sz="0" w:space="0" w:color="auto"/>
            <w:right w:val="none" w:sz="0" w:space="0" w:color="auto"/>
          </w:divBdr>
        </w:div>
        <w:div w:id="243341477">
          <w:marLeft w:val="640"/>
          <w:marRight w:val="0"/>
          <w:marTop w:val="0"/>
          <w:marBottom w:val="0"/>
          <w:divBdr>
            <w:top w:val="none" w:sz="0" w:space="0" w:color="auto"/>
            <w:left w:val="none" w:sz="0" w:space="0" w:color="auto"/>
            <w:bottom w:val="none" w:sz="0" w:space="0" w:color="auto"/>
            <w:right w:val="none" w:sz="0" w:space="0" w:color="auto"/>
          </w:divBdr>
        </w:div>
        <w:div w:id="272977487">
          <w:marLeft w:val="640"/>
          <w:marRight w:val="0"/>
          <w:marTop w:val="0"/>
          <w:marBottom w:val="0"/>
          <w:divBdr>
            <w:top w:val="none" w:sz="0" w:space="0" w:color="auto"/>
            <w:left w:val="none" w:sz="0" w:space="0" w:color="auto"/>
            <w:bottom w:val="none" w:sz="0" w:space="0" w:color="auto"/>
            <w:right w:val="none" w:sz="0" w:space="0" w:color="auto"/>
          </w:divBdr>
        </w:div>
        <w:div w:id="1576477324">
          <w:marLeft w:val="640"/>
          <w:marRight w:val="0"/>
          <w:marTop w:val="0"/>
          <w:marBottom w:val="0"/>
          <w:divBdr>
            <w:top w:val="none" w:sz="0" w:space="0" w:color="auto"/>
            <w:left w:val="none" w:sz="0" w:space="0" w:color="auto"/>
            <w:bottom w:val="none" w:sz="0" w:space="0" w:color="auto"/>
            <w:right w:val="none" w:sz="0" w:space="0" w:color="auto"/>
          </w:divBdr>
        </w:div>
        <w:div w:id="1625648982">
          <w:marLeft w:val="640"/>
          <w:marRight w:val="0"/>
          <w:marTop w:val="0"/>
          <w:marBottom w:val="0"/>
          <w:divBdr>
            <w:top w:val="none" w:sz="0" w:space="0" w:color="auto"/>
            <w:left w:val="none" w:sz="0" w:space="0" w:color="auto"/>
            <w:bottom w:val="none" w:sz="0" w:space="0" w:color="auto"/>
            <w:right w:val="none" w:sz="0" w:space="0" w:color="auto"/>
          </w:divBdr>
        </w:div>
        <w:div w:id="1289816676">
          <w:marLeft w:val="640"/>
          <w:marRight w:val="0"/>
          <w:marTop w:val="0"/>
          <w:marBottom w:val="0"/>
          <w:divBdr>
            <w:top w:val="none" w:sz="0" w:space="0" w:color="auto"/>
            <w:left w:val="none" w:sz="0" w:space="0" w:color="auto"/>
            <w:bottom w:val="none" w:sz="0" w:space="0" w:color="auto"/>
            <w:right w:val="none" w:sz="0" w:space="0" w:color="auto"/>
          </w:divBdr>
        </w:div>
        <w:div w:id="718624557">
          <w:marLeft w:val="640"/>
          <w:marRight w:val="0"/>
          <w:marTop w:val="0"/>
          <w:marBottom w:val="0"/>
          <w:divBdr>
            <w:top w:val="none" w:sz="0" w:space="0" w:color="auto"/>
            <w:left w:val="none" w:sz="0" w:space="0" w:color="auto"/>
            <w:bottom w:val="none" w:sz="0" w:space="0" w:color="auto"/>
            <w:right w:val="none" w:sz="0" w:space="0" w:color="auto"/>
          </w:divBdr>
        </w:div>
        <w:div w:id="2069259187">
          <w:marLeft w:val="640"/>
          <w:marRight w:val="0"/>
          <w:marTop w:val="0"/>
          <w:marBottom w:val="0"/>
          <w:divBdr>
            <w:top w:val="none" w:sz="0" w:space="0" w:color="auto"/>
            <w:left w:val="none" w:sz="0" w:space="0" w:color="auto"/>
            <w:bottom w:val="none" w:sz="0" w:space="0" w:color="auto"/>
            <w:right w:val="none" w:sz="0" w:space="0" w:color="auto"/>
          </w:divBdr>
        </w:div>
        <w:div w:id="1806698040">
          <w:marLeft w:val="640"/>
          <w:marRight w:val="0"/>
          <w:marTop w:val="0"/>
          <w:marBottom w:val="0"/>
          <w:divBdr>
            <w:top w:val="none" w:sz="0" w:space="0" w:color="auto"/>
            <w:left w:val="none" w:sz="0" w:space="0" w:color="auto"/>
            <w:bottom w:val="none" w:sz="0" w:space="0" w:color="auto"/>
            <w:right w:val="none" w:sz="0" w:space="0" w:color="auto"/>
          </w:divBdr>
        </w:div>
        <w:div w:id="271717295">
          <w:marLeft w:val="640"/>
          <w:marRight w:val="0"/>
          <w:marTop w:val="0"/>
          <w:marBottom w:val="0"/>
          <w:divBdr>
            <w:top w:val="none" w:sz="0" w:space="0" w:color="auto"/>
            <w:left w:val="none" w:sz="0" w:space="0" w:color="auto"/>
            <w:bottom w:val="none" w:sz="0" w:space="0" w:color="auto"/>
            <w:right w:val="none" w:sz="0" w:space="0" w:color="auto"/>
          </w:divBdr>
        </w:div>
        <w:div w:id="1011370898">
          <w:marLeft w:val="640"/>
          <w:marRight w:val="0"/>
          <w:marTop w:val="0"/>
          <w:marBottom w:val="0"/>
          <w:divBdr>
            <w:top w:val="none" w:sz="0" w:space="0" w:color="auto"/>
            <w:left w:val="none" w:sz="0" w:space="0" w:color="auto"/>
            <w:bottom w:val="none" w:sz="0" w:space="0" w:color="auto"/>
            <w:right w:val="none" w:sz="0" w:space="0" w:color="auto"/>
          </w:divBdr>
        </w:div>
        <w:div w:id="804397515">
          <w:marLeft w:val="640"/>
          <w:marRight w:val="0"/>
          <w:marTop w:val="0"/>
          <w:marBottom w:val="0"/>
          <w:divBdr>
            <w:top w:val="none" w:sz="0" w:space="0" w:color="auto"/>
            <w:left w:val="none" w:sz="0" w:space="0" w:color="auto"/>
            <w:bottom w:val="none" w:sz="0" w:space="0" w:color="auto"/>
            <w:right w:val="none" w:sz="0" w:space="0" w:color="auto"/>
          </w:divBdr>
        </w:div>
        <w:div w:id="2034574705">
          <w:marLeft w:val="640"/>
          <w:marRight w:val="0"/>
          <w:marTop w:val="0"/>
          <w:marBottom w:val="0"/>
          <w:divBdr>
            <w:top w:val="none" w:sz="0" w:space="0" w:color="auto"/>
            <w:left w:val="none" w:sz="0" w:space="0" w:color="auto"/>
            <w:bottom w:val="none" w:sz="0" w:space="0" w:color="auto"/>
            <w:right w:val="none" w:sz="0" w:space="0" w:color="auto"/>
          </w:divBdr>
        </w:div>
        <w:div w:id="2140029033">
          <w:marLeft w:val="640"/>
          <w:marRight w:val="0"/>
          <w:marTop w:val="0"/>
          <w:marBottom w:val="0"/>
          <w:divBdr>
            <w:top w:val="none" w:sz="0" w:space="0" w:color="auto"/>
            <w:left w:val="none" w:sz="0" w:space="0" w:color="auto"/>
            <w:bottom w:val="none" w:sz="0" w:space="0" w:color="auto"/>
            <w:right w:val="none" w:sz="0" w:space="0" w:color="auto"/>
          </w:divBdr>
        </w:div>
        <w:div w:id="282272906">
          <w:marLeft w:val="640"/>
          <w:marRight w:val="0"/>
          <w:marTop w:val="0"/>
          <w:marBottom w:val="0"/>
          <w:divBdr>
            <w:top w:val="none" w:sz="0" w:space="0" w:color="auto"/>
            <w:left w:val="none" w:sz="0" w:space="0" w:color="auto"/>
            <w:bottom w:val="none" w:sz="0" w:space="0" w:color="auto"/>
            <w:right w:val="none" w:sz="0" w:space="0" w:color="auto"/>
          </w:divBdr>
        </w:div>
        <w:div w:id="1244031139">
          <w:marLeft w:val="640"/>
          <w:marRight w:val="0"/>
          <w:marTop w:val="0"/>
          <w:marBottom w:val="0"/>
          <w:divBdr>
            <w:top w:val="none" w:sz="0" w:space="0" w:color="auto"/>
            <w:left w:val="none" w:sz="0" w:space="0" w:color="auto"/>
            <w:bottom w:val="none" w:sz="0" w:space="0" w:color="auto"/>
            <w:right w:val="none" w:sz="0" w:space="0" w:color="auto"/>
          </w:divBdr>
        </w:div>
        <w:div w:id="1693068196">
          <w:marLeft w:val="640"/>
          <w:marRight w:val="0"/>
          <w:marTop w:val="0"/>
          <w:marBottom w:val="0"/>
          <w:divBdr>
            <w:top w:val="none" w:sz="0" w:space="0" w:color="auto"/>
            <w:left w:val="none" w:sz="0" w:space="0" w:color="auto"/>
            <w:bottom w:val="none" w:sz="0" w:space="0" w:color="auto"/>
            <w:right w:val="none" w:sz="0" w:space="0" w:color="auto"/>
          </w:divBdr>
        </w:div>
        <w:div w:id="1006901131">
          <w:marLeft w:val="640"/>
          <w:marRight w:val="0"/>
          <w:marTop w:val="0"/>
          <w:marBottom w:val="0"/>
          <w:divBdr>
            <w:top w:val="none" w:sz="0" w:space="0" w:color="auto"/>
            <w:left w:val="none" w:sz="0" w:space="0" w:color="auto"/>
            <w:bottom w:val="none" w:sz="0" w:space="0" w:color="auto"/>
            <w:right w:val="none" w:sz="0" w:space="0" w:color="auto"/>
          </w:divBdr>
        </w:div>
        <w:div w:id="825436092">
          <w:marLeft w:val="640"/>
          <w:marRight w:val="0"/>
          <w:marTop w:val="0"/>
          <w:marBottom w:val="0"/>
          <w:divBdr>
            <w:top w:val="none" w:sz="0" w:space="0" w:color="auto"/>
            <w:left w:val="none" w:sz="0" w:space="0" w:color="auto"/>
            <w:bottom w:val="none" w:sz="0" w:space="0" w:color="auto"/>
            <w:right w:val="none" w:sz="0" w:space="0" w:color="auto"/>
          </w:divBdr>
        </w:div>
        <w:div w:id="1515996266">
          <w:marLeft w:val="640"/>
          <w:marRight w:val="0"/>
          <w:marTop w:val="0"/>
          <w:marBottom w:val="0"/>
          <w:divBdr>
            <w:top w:val="none" w:sz="0" w:space="0" w:color="auto"/>
            <w:left w:val="none" w:sz="0" w:space="0" w:color="auto"/>
            <w:bottom w:val="none" w:sz="0" w:space="0" w:color="auto"/>
            <w:right w:val="none" w:sz="0" w:space="0" w:color="auto"/>
          </w:divBdr>
        </w:div>
        <w:div w:id="595334336">
          <w:marLeft w:val="640"/>
          <w:marRight w:val="0"/>
          <w:marTop w:val="0"/>
          <w:marBottom w:val="0"/>
          <w:divBdr>
            <w:top w:val="none" w:sz="0" w:space="0" w:color="auto"/>
            <w:left w:val="none" w:sz="0" w:space="0" w:color="auto"/>
            <w:bottom w:val="none" w:sz="0" w:space="0" w:color="auto"/>
            <w:right w:val="none" w:sz="0" w:space="0" w:color="auto"/>
          </w:divBdr>
        </w:div>
        <w:div w:id="501622961">
          <w:marLeft w:val="640"/>
          <w:marRight w:val="0"/>
          <w:marTop w:val="0"/>
          <w:marBottom w:val="0"/>
          <w:divBdr>
            <w:top w:val="none" w:sz="0" w:space="0" w:color="auto"/>
            <w:left w:val="none" w:sz="0" w:space="0" w:color="auto"/>
            <w:bottom w:val="none" w:sz="0" w:space="0" w:color="auto"/>
            <w:right w:val="none" w:sz="0" w:space="0" w:color="auto"/>
          </w:divBdr>
        </w:div>
        <w:div w:id="763115469">
          <w:marLeft w:val="640"/>
          <w:marRight w:val="0"/>
          <w:marTop w:val="0"/>
          <w:marBottom w:val="0"/>
          <w:divBdr>
            <w:top w:val="none" w:sz="0" w:space="0" w:color="auto"/>
            <w:left w:val="none" w:sz="0" w:space="0" w:color="auto"/>
            <w:bottom w:val="none" w:sz="0" w:space="0" w:color="auto"/>
            <w:right w:val="none" w:sz="0" w:space="0" w:color="auto"/>
          </w:divBdr>
        </w:div>
        <w:div w:id="1580290983">
          <w:marLeft w:val="640"/>
          <w:marRight w:val="0"/>
          <w:marTop w:val="0"/>
          <w:marBottom w:val="0"/>
          <w:divBdr>
            <w:top w:val="none" w:sz="0" w:space="0" w:color="auto"/>
            <w:left w:val="none" w:sz="0" w:space="0" w:color="auto"/>
            <w:bottom w:val="none" w:sz="0" w:space="0" w:color="auto"/>
            <w:right w:val="none" w:sz="0" w:space="0" w:color="auto"/>
          </w:divBdr>
        </w:div>
        <w:div w:id="1059208501">
          <w:marLeft w:val="640"/>
          <w:marRight w:val="0"/>
          <w:marTop w:val="0"/>
          <w:marBottom w:val="0"/>
          <w:divBdr>
            <w:top w:val="none" w:sz="0" w:space="0" w:color="auto"/>
            <w:left w:val="none" w:sz="0" w:space="0" w:color="auto"/>
            <w:bottom w:val="none" w:sz="0" w:space="0" w:color="auto"/>
            <w:right w:val="none" w:sz="0" w:space="0" w:color="auto"/>
          </w:divBdr>
        </w:div>
        <w:div w:id="868222298">
          <w:marLeft w:val="640"/>
          <w:marRight w:val="0"/>
          <w:marTop w:val="0"/>
          <w:marBottom w:val="0"/>
          <w:divBdr>
            <w:top w:val="none" w:sz="0" w:space="0" w:color="auto"/>
            <w:left w:val="none" w:sz="0" w:space="0" w:color="auto"/>
            <w:bottom w:val="none" w:sz="0" w:space="0" w:color="auto"/>
            <w:right w:val="none" w:sz="0" w:space="0" w:color="auto"/>
          </w:divBdr>
        </w:div>
        <w:div w:id="1422336151">
          <w:marLeft w:val="640"/>
          <w:marRight w:val="0"/>
          <w:marTop w:val="0"/>
          <w:marBottom w:val="0"/>
          <w:divBdr>
            <w:top w:val="none" w:sz="0" w:space="0" w:color="auto"/>
            <w:left w:val="none" w:sz="0" w:space="0" w:color="auto"/>
            <w:bottom w:val="none" w:sz="0" w:space="0" w:color="auto"/>
            <w:right w:val="none" w:sz="0" w:space="0" w:color="auto"/>
          </w:divBdr>
        </w:div>
        <w:div w:id="1397312997">
          <w:marLeft w:val="640"/>
          <w:marRight w:val="0"/>
          <w:marTop w:val="0"/>
          <w:marBottom w:val="0"/>
          <w:divBdr>
            <w:top w:val="none" w:sz="0" w:space="0" w:color="auto"/>
            <w:left w:val="none" w:sz="0" w:space="0" w:color="auto"/>
            <w:bottom w:val="none" w:sz="0" w:space="0" w:color="auto"/>
            <w:right w:val="none" w:sz="0" w:space="0" w:color="auto"/>
          </w:divBdr>
        </w:div>
        <w:div w:id="1959287860">
          <w:marLeft w:val="640"/>
          <w:marRight w:val="0"/>
          <w:marTop w:val="0"/>
          <w:marBottom w:val="0"/>
          <w:divBdr>
            <w:top w:val="none" w:sz="0" w:space="0" w:color="auto"/>
            <w:left w:val="none" w:sz="0" w:space="0" w:color="auto"/>
            <w:bottom w:val="none" w:sz="0" w:space="0" w:color="auto"/>
            <w:right w:val="none" w:sz="0" w:space="0" w:color="auto"/>
          </w:divBdr>
        </w:div>
        <w:div w:id="1671711425">
          <w:marLeft w:val="640"/>
          <w:marRight w:val="0"/>
          <w:marTop w:val="0"/>
          <w:marBottom w:val="0"/>
          <w:divBdr>
            <w:top w:val="none" w:sz="0" w:space="0" w:color="auto"/>
            <w:left w:val="none" w:sz="0" w:space="0" w:color="auto"/>
            <w:bottom w:val="none" w:sz="0" w:space="0" w:color="auto"/>
            <w:right w:val="none" w:sz="0" w:space="0" w:color="auto"/>
          </w:divBdr>
        </w:div>
        <w:div w:id="2058894548">
          <w:marLeft w:val="640"/>
          <w:marRight w:val="0"/>
          <w:marTop w:val="0"/>
          <w:marBottom w:val="0"/>
          <w:divBdr>
            <w:top w:val="none" w:sz="0" w:space="0" w:color="auto"/>
            <w:left w:val="none" w:sz="0" w:space="0" w:color="auto"/>
            <w:bottom w:val="none" w:sz="0" w:space="0" w:color="auto"/>
            <w:right w:val="none" w:sz="0" w:space="0" w:color="auto"/>
          </w:divBdr>
        </w:div>
        <w:div w:id="738290444">
          <w:marLeft w:val="640"/>
          <w:marRight w:val="0"/>
          <w:marTop w:val="0"/>
          <w:marBottom w:val="0"/>
          <w:divBdr>
            <w:top w:val="none" w:sz="0" w:space="0" w:color="auto"/>
            <w:left w:val="none" w:sz="0" w:space="0" w:color="auto"/>
            <w:bottom w:val="none" w:sz="0" w:space="0" w:color="auto"/>
            <w:right w:val="none" w:sz="0" w:space="0" w:color="auto"/>
          </w:divBdr>
        </w:div>
        <w:div w:id="1616061577">
          <w:marLeft w:val="640"/>
          <w:marRight w:val="0"/>
          <w:marTop w:val="0"/>
          <w:marBottom w:val="0"/>
          <w:divBdr>
            <w:top w:val="none" w:sz="0" w:space="0" w:color="auto"/>
            <w:left w:val="none" w:sz="0" w:space="0" w:color="auto"/>
            <w:bottom w:val="none" w:sz="0" w:space="0" w:color="auto"/>
            <w:right w:val="none" w:sz="0" w:space="0" w:color="auto"/>
          </w:divBdr>
        </w:div>
        <w:div w:id="939529389">
          <w:marLeft w:val="640"/>
          <w:marRight w:val="0"/>
          <w:marTop w:val="0"/>
          <w:marBottom w:val="0"/>
          <w:divBdr>
            <w:top w:val="none" w:sz="0" w:space="0" w:color="auto"/>
            <w:left w:val="none" w:sz="0" w:space="0" w:color="auto"/>
            <w:bottom w:val="none" w:sz="0" w:space="0" w:color="auto"/>
            <w:right w:val="none" w:sz="0" w:space="0" w:color="auto"/>
          </w:divBdr>
        </w:div>
        <w:div w:id="774253676">
          <w:marLeft w:val="640"/>
          <w:marRight w:val="0"/>
          <w:marTop w:val="0"/>
          <w:marBottom w:val="0"/>
          <w:divBdr>
            <w:top w:val="none" w:sz="0" w:space="0" w:color="auto"/>
            <w:left w:val="none" w:sz="0" w:space="0" w:color="auto"/>
            <w:bottom w:val="none" w:sz="0" w:space="0" w:color="auto"/>
            <w:right w:val="none" w:sz="0" w:space="0" w:color="auto"/>
          </w:divBdr>
        </w:div>
        <w:div w:id="1210074836">
          <w:marLeft w:val="640"/>
          <w:marRight w:val="0"/>
          <w:marTop w:val="0"/>
          <w:marBottom w:val="0"/>
          <w:divBdr>
            <w:top w:val="none" w:sz="0" w:space="0" w:color="auto"/>
            <w:left w:val="none" w:sz="0" w:space="0" w:color="auto"/>
            <w:bottom w:val="none" w:sz="0" w:space="0" w:color="auto"/>
            <w:right w:val="none" w:sz="0" w:space="0" w:color="auto"/>
          </w:divBdr>
        </w:div>
        <w:div w:id="1321082820">
          <w:marLeft w:val="640"/>
          <w:marRight w:val="0"/>
          <w:marTop w:val="0"/>
          <w:marBottom w:val="0"/>
          <w:divBdr>
            <w:top w:val="none" w:sz="0" w:space="0" w:color="auto"/>
            <w:left w:val="none" w:sz="0" w:space="0" w:color="auto"/>
            <w:bottom w:val="none" w:sz="0" w:space="0" w:color="auto"/>
            <w:right w:val="none" w:sz="0" w:space="0" w:color="auto"/>
          </w:divBdr>
        </w:div>
        <w:div w:id="1172453118">
          <w:marLeft w:val="640"/>
          <w:marRight w:val="0"/>
          <w:marTop w:val="0"/>
          <w:marBottom w:val="0"/>
          <w:divBdr>
            <w:top w:val="none" w:sz="0" w:space="0" w:color="auto"/>
            <w:left w:val="none" w:sz="0" w:space="0" w:color="auto"/>
            <w:bottom w:val="none" w:sz="0" w:space="0" w:color="auto"/>
            <w:right w:val="none" w:sz="0" w:space="0" w:color="auto"/>
          </w:divBdr>
        </w:div>
        <w:div w:id="1388990537">
          <w:marLeft w:val="640"/>
          <w:marRight w:val="0"/>
          <w:marTop w:val="0"/>
          <w:marBottom w:val="0"/>
          <w:divBdr>
            <w:top w:val="none" w:sz="0" w:space="0" w:color="auto"/>
            <w:left w:val="none" w:sz="0" w:space="0" w:color="auto"/>
            <w:bottom w:val="none" w:sz="0" w:space="0" w:color="auto"/>
            <w:right w:val="none" w:sz="0" w:space="0" w:color="auto"/>
          </w:divBdr>
        </w:div>
        <w:div w:id="429206720">
          <w:marLeft w:val="640"/>
          <w:marRight w:val="0"/>
          <w:marTop w:val="0"/>
          <w:marBottom w:val="0"/>
          <w:divBdr>
            <w:top w:val="none" w:sz="0" w:space="0" w:color="auto"/>
            <w:left w:val="none" w:sz="0" w:space="0" w:color="auto"/>
            <w:bottom w:val="none" w:sz="0" w:space="0" w:color="auto"/>
            <w:right w:val="none" w:sz="0" w:space="0" w:color="auto"/>
          </w:divBdr>
        </w:div>
        <w:div w:id="1681852869">
          <w:marLeft w:val="640"/>
          <w:marRight w:val="0"/>
          <w:marTop w:val="0"/>
          <w:marBottom w:val="0"/>
          <w:divBdr>
            <w:top w:val="none" w:sz="0" w:space="0" w:color="auto"/>
            <w:left w:val="none" w:sz="0" w:space="0" w:color="auto"/>
            <w:bottom w:val="none" w:sz="0" w:space="0" w:color="auto"/>
            <w:right w:val="none" w:sz="0" w:space="0" w:color="auto"/>
          </w:divBdr>
        </w:div>
        <w:div w:id="1453016912">
          <w:marLeft w:val="640"/>
          <w:marRight w:val="0"/>
          <w:marTop w:val="0"/>
          <w:marBottom w:val="0"/>
          <w:divBdr>
            <w:top w:val="none" w:sz="0" w:space="0" w:color="auto"/>
            <w:left w:val="none" w:sz="0" w:space="0" w:color="auto"/>
            <w:bottom w:val="none" w:sz="0" w:space="0" w:color="auto"/>
            <w:right w:val="none" w:sz="0" w:space="0" w:color="auto"/>
          </w:divBdr>
        </w:div>
        <w:div w:id="1437866746">
          <w:marLeft w:val="640"/>
          <w:marRight w:val="0"/>
          <w:marTop w:val="0"/>
          <w:marBottom w:val="0"/>
          <w:divBdr>
            <w:top w:val="none" w:sz="0" w:space="0" w:color="auto"/>
            <w:left w:val="none" w:sz="0" w:space="0" w:color="auto"/>
            <w:bottom w:val="none" w:sz="0" w:space="0" w:color="auto"/>
            <w:right w:val="none" w:sz="0" w:space="0" w:color="auto"/>
          </w:divBdr>
        </w:div>
        <w:div w:id="1820465224">
          <w:marLeft w:val="640"/>
          <w:marRight w:val="0"/>
          <w:marTop w:val="0"/>
          <w:marBottom w:val="0"/>
          <w:divBdr>
            <w:top w:val="none" w:sz="0" w:space="0" w:color="auto"/>
            <w:left w:val="none" w:sz="0" w:space="0" w:color="auto"/>
            <w:bottom w:val="none" w:sz="0" w:space="0" w:color="auto"/>
            <w:right w:val="none" w:sz="0" w:space="0" w:color="auto"/>
          </w:divBdr>
        </w:div>
        <w:div w:id="178742707">
          <w:marLeft w:val="640"/>
          <w:marRight w:val="0"/>
          <w:marTop w:val="0"/>
          <w:marBottom w:val="0"/>
          <w:divBdr>
            <w:top w:val="none" w:sz="0" w:space="0" w:color="auto"/>
            <w:left w:val="none" w:sz="0" w:space="0" w:color="auto"/>
            <w:bottom w:val="none" w:sz="0" w:space="0" w:color="auto"/>
            <w:right w:val="none" w:sz="0" w:space="0" w:color="auto"/>
          </w:divBdr>
        </w:div>
      </w:divsChild>
    </w:div>
    <w:div w:id="561408406">
      <w:bodyDiv w:val="1"/>
      <w:marLeft w:val="0"/>
      <w:marRight w:val="0"/>
      <w:marTop w:val="0"/>
      <w:marBottom w:val="0"/>
      <w:divBdr>
        <w:top w:val="none" w:sz="0" w:space="0" w:color="auto"/>
        <w:left w:val="none" w:sz="0" w:space="0" w:color="auto"/>
        <w:bottom w:val="none" w:sz="0" w:space="0" w:color="auto"/>
        <w:right w:val="none" w:sz="0" w:space="0" w:color="auto"/>
      </w:divBdr>
    </w:div>
    <w:div w:id="561982988">
      <w:bodyDiv w:val="1"/>
      <w:marLeft w:val="0"/>
      <w:marRight w:val="0"/>
      <w:marTop w:val="0"/>
      <w:marBottom w:val="0"/>
      <w:divBdr>
        <w:top w:val="none" w:sz="0" w:space="0" w:color="auto"/>
        <w:left w:val="none" w:sz="0" w:space="0" w:color="auto"/>
        <w:bottom w:val="none" w:sz="0" w:space="0" w:color="auto"/>
        <w:right w:val="none" w:sz="0" w:space="0" w:color="auto"/>
      </w:divBdr>
    </w:div>
    <w:div w:id="562105894">
      <w:bodyDiv w:val="1"/>
      <w:marLeft w:val="0"/>
      <w:marRight w:val="0"/>
      <w:marTop w:val="0"/>
      <w:marBottom w:val="0"/>
      <w:divBdr>
        <w:top w:val="none" w:sz="0" w:space="0" w:color="auto"/>
        <w:left w:val="none" w:sz="0" w:space="0" w:color="auto"/>
        <w:bottom w:val="none" w:sz="0" w:space="0" w:color="auto"/>
        <w:right w:val="none" w:sz="0" w:space="0" w:color="auto"/>
      </w:divBdr>
    </w:div>
    <w:div w:id="562108451">
      <w:bodyDiv w:val="1"/>
      <w:marLeft w:val="0"/>
      <w:marRight w:val="0"/>
      <w:marTop w:val="0"/>
      <w:marBottom w:val="0"/>
      <w:divBdr>
        <w:top w:val="none" w:sz="0" w:space="0" w:color="auto"/>
        <w:left w:val="none" w:sz="0" w:space="0" w:color="auto"/>
        <w:bottom w:val="none" w:sz="0" w:space="0" w:color="auto"/>
        <w:right w:val="none" w:sz="0" w:space="0" w:color="auto"/>
      </w:divBdr>
    </w:div>
    <w:div w:id="562180010">
      <w:bodyDiv w:val="1"/>
      <w:marLeft w:val="0"/>
      <w:marRight w:val="0"/>
      <w:marTop w:val="0"/>
      <w:marBottom w:val="0"/>
      <w:divBdr>
        <w:top w:val="none" w:sz="0" w:space="0" w:color="auto"/>
        <w:left w:val="none" w:sz="0" w:space="0" w:color="auto"/>
        <w:bottom w:val="none" w:sz="0" w:space="0" w:color="auto"/>
        <w:right w:val="none" w:sz="0" w:space="0" w:color="auto"/>
      </w:divBdr>
    </w:div>
    <w:div w:id="562376992">
      <w:bodyDiv w:val="1"/>
      <w:marLeft w:val="0"/>
      <w:marRight w:val="0"/>
      <w:marTop w:val="0"/>
      <w:marBottom w:val="0"/>
      <w:divBdr>
        <w:top w:val="none" w:sz="0" w:space="0" w:color="auto"/>
        <w:left w:val="none" w:sz="0" w:space="0" w:color="auto"/>
        <w:bottom w:val="none" w:sz="0" w:space="0" w:color="auto"/>
        <w:right w:val="none" w:sz="0" w:space="0" w:color="auto"/>
      </w:divBdr>
    </w:div>
    <w:div w:id="562453320">
      <w:bodyDiv w:val="1"/>
      <w:marLeft w:val="0"/>
      <w:marRight w:val="0"/>
      <w:marTop w:val="0"/>
      <w:marBottom w:val="0"/>
      <w:divBdr>
        <w:top w:val="none" w:sz="0" w:space="0" w:color="auto"/>
        <w:left w:val="none" w:sz="0" w:space="0" w:color="auto"/>
        <w:bottom w:val="none" w:sz="0" w:space="0" w:color="auto"/>
        <w:right w:val="none" w:sz="0" w:space="0" w:color="auto"/>
      </w:divBdr>
    </w:div>
    <w:div w:id="562790108">
      <w:bodyDiv w:val="1"/>
      <w:marLeft w:val="0"/>
      <w:marRight w:val="0"/>
      <w:marTop w:val="0"/>
      <w:marBottom w:val="0"/>
      <w:divBdr>
        <w:top w:val="none" w:sz="0" w:space="0" w:color="auto"/>
        <w:left w:val="none" w:sz="0" w:space="0" w:color="auto"/>
        <w:bottom w:val="none" w:sz="0" w:space="0" w:color="auto"/>
        <w:right w:val="none" w:sz="0" w:space="0" w:color="auto"/>
      </w:divBdr>
    </w:div>
    <w:div w:id="563610578">
      <w:bodyDiv w:val="1"/>
      <w:marLeft w:val="0"/>
      <w:marRight w:val="0"/>
      <w:marTop w:val="0"/>
      <w:marBottom w:val="0"/>
      <w:divBdr>
        <w:top w:val="none" w:sz="0" w:space="0" w:color="auto"/>
        <w:left w:val="none" w:sz="0" w:space="0" w:color="auto"/>
        <w:bottom w:val="none" w:sz="0" w:space="0" w:color="auto"/>
        <w:right w:val="none" w:sz="0" w:space="0" w:color="auto"/>
      </w:divBdr>
    </w:div>
    <w:div w:id="564071987">
      <w:bodyDiv w:val="1"/>
      <w:marLeft w:val="0"/>
      <w:marRight w:val="0"/>
      <w:marTop w:val="0"/>
      <w:marBottom w:val="0"/>
      <w:divBdr>
        <w:top w:val="none" w:sz="0" w:space="0" w:color="auto"/>
        <w:left w:val="none" w:sz="0" w:space="0" w:color="auto"/>
        <w:bottom w:val="none" w:sz="0" w:space="0" w:color="auto"/>
        <w:right w:val="none" w:sz="0" w:space="0" w:color="auto"/>
      </w:divBdr>
    </w:div>
    <w:div w:id="564219118">
      <w:bodyDiv w:val="1"/>
      <w:marLeft w:val="0"/>
      <w:marRight w:val="0"/>
      <w:marTop w:val="0"/>
      <w:marBottom w:val="0"/>
      <w:divBdr>
        <w:top w:val="none" w:sz="0" w:space="0" w:color="auto"/>
        <w:left w:val="none" w:sz="0" w:space="0" w:color="auto"/>
        <w:bottom w:val="none" w:sz="0" w:space="0" w:color="auto"/>
        <w:right w:val="none" w:sz="0" w:space="0" w:color="auto"/>
      </w:divBdr>
    </w:div>
    <w:div w:id="564221880">
      <w:bodyDiv w:val="1"/>
      <w:marLeft w:val="0"/>
      <w:marRight w:val="0"/>
      <w:marTop w:val="0"/>
      <w:marBottom w:val="0"/>
      <w:divBdr>
        <w:top w:val="none" w:sz="0" w:space="0" w:color="auto"/>
        <w:left w:val="none" w:sz="0" w:space="0" w:color="auto"/>
        <w:bottom w:val="none" w:sz="0" w:space="0" w:color="auto"/>
        <w:right w:val="none" w:sz="0" w:space="0" w:color="auto"/>
      </w:divBdr>
    </w:div>
    <w:div w:id="564531992">
      <w:bodyDiv w:val="1"/>
      <w:marLeft w:val="0"/>
      <w:marRight w:val="0"/>
      <w:marTop w:val="0"/>
      <w:marBottom w:val="0"/>
      <w:divBdr>
        <w:top w:val="none" w:sz="0" w:space="0" w:color="auto"/>
        <w:left w:val="none" w:sz="0" w:space="0" w:color="auto"/>
        <w:bottom w:val="none" w:sz="0" w:space="0" w:color="auto"/>
        <w:right w:val="none" w:sz="0" w:space="0" w:color="auto"/>
      </w:divBdr>
    </w:div>
    <w:div w:id="564952061">
      <w:bodyDiv w:val="1"/>
      <w:marLeft w:val="0"/>
      <w:marRight w:val="0"/>
      <w:marTop w:val="0"/>
      <w:marBottom w:val="0"/>
      <w:divBdr>
        <w:top w:val="none" w:sz="0" w:space="0" w:color="auto"/>
        <w:left w:val="none" w:sz="0" w:space="0" w:color="auto"/>
        <w:bottom w:val="none" w:sz="0" w:space="0" w:color="auto"/>
        <w:right w:val="none" w:sz="0" w:space="0" w:color="auto"/>
      </w:divBdr>
    </w:div>
    <w:div w:id="565148614">
      <w:bodyDiv w:val="1"/>
      <w:marLeft w:val="0"/>
      <w:marRight w:val="0"/>
      <w:marTop w:val="0"/>
      <w:marBottom w:val="0"/>
      <w:divBdr>
        <w:top w:val="none" w:sz="0" w:space="0" w:color="auto"/>
        <w:left w:val="none" w:sz="0" w:space="0" w:color="auto"/>
        <w:bottom w:val="none" w:sz="0" w:space="0" w:color="auto"/>
        <w:right w:val="none" w:sz="0" w:space="0" w:color="auto"/>
      </w:divBdr>
    </w:div>
    <w:div w:id="566064990">
      <w:bodyDiv w:val="1"/>
      <w:marLeft w:val="0"/>
      <w:marRight w:val="0"/>
      <w:marTop w:val="0"/>
      <w:marBottom w:val="0"/>
      <w:divBdr>
        <w:top w:val="none" w:sz="0" w:space="0" w:color="auto"/>
        <w:left w:val="none" w:sz="0" w:space="0" w:color="auto"/>
        <w:bottom w:val="none" w:sz="0" w:space="0" w:color="auto"/>
        <w:right w:val="none" w:sz="0" w:space="0" w:color="auto"/>
      </w:divBdr>
    </w:div>
    <w:div w:id="566307200">
      <w:bodyDiv w:val="1"/>
      <w:marLeft w:val="0"/>
      <w:marRight w:val="0"/>
      <w:marTop w:val="0"/>
      <w:marBottom w:val="0"/>
      <w:divBdr>
        <w:top w:val="none" w:sz="0" w:space="0" w:color="auto"/>
        <w:left w:val="none" w:sz="0" w:space="0" w:color="auto"/>
        <w:bottom w:val="none" w:sz="0" w:space="0" w:color="auto"/>
        <w:right w:val="none" w:sz="0" w:space="0" w:color="auto"/>
      </w:divBdr>
      <w:divsChild>
        <w:div w:id="72052900">
          <w:marLeft w:val="0"/>
          <w:marRight w:val="0"/>
          <w:marTop w:val="0"/>
          <w:marBottom w:val="0"/>
          <w:divBdr>
            <w:top w:val="none" w:sz="0" w:space="0" w:color="auto"/>
            <w:left w:val="none" w:sz="0" w:space="0" w:color="auto"/>
            <w:bottom w:val="none" w:sz="0" w:space="0" w:color="auto"/>
            <w:right w:val="none" w:sz="0" w:space="0" w:color="auto"/>
          </w:divBdr>
        </w:div>
        <w:div w:id="1951666264">
          <w:marLeft w:val="0"/>
          <w:marRight w:val="0"/>
          <w:marTop w:val="0"/>
          <w:marBottom w:val="0"/>
          <w:divBdr>
            <w:top w:val="none" w:sz="0" w:space="0" w:color="auto"/>
            <w:left w:val="none" w:sz="0" w:space="0" w:color="auto"/>
            <w:bottom w:val="none" w:sz="0" w:space="0" w:color="auto"/>
            <w:right w:val="none" w:sz="0" w:space="0" w:color="auto"/>
          </w:divBdr>
        </w:div>
        <w:div w:id="228613649">
          <w:marLeft w:val="0"/>
          <w:marRight w:val="0"/>
          <w:marTop w:val="0"/>
          <w:marBottom w:val="0"/>
          <w:divBdr>
            <w:top w:val="none" w:sz="0" w:space="0" w:color="auto"/>
            <w:left w:val="none" w:sz="0" w:space="0" w:color="auto"/>
            <w:bottom w:val="none" w:sz="0" w:space="0" w:color="auto"/>
            <w:right w:val="none" w:sz="0" w:space="0" w:color="auto"/>
          </w:divBdr>
        </w:div>
        <w:div w:id="1350839345">
          <w:marLeft w:val="0"/>
          <w:marRight w:val="0"/>
          <w:marTop w:val="0"/>
          <w:marBottom w:val="0"/>
          <w:divBdr>
            <w:top w:val="none" w:sz="0" w:space="0" w:color="auto"/>
            <w:left w:val="none" w:sz="0" w:space="0" w:color="auto"/>
            <w:bottom w:val="none" w:sz="0" w:space="0" w:color="auto"/>
            <w:right w:val="none" w:sz="0" w:space="0" w:color="auto"/>
          </w:divBdr>
        </w:div>
        <w:div w:id="2021814454">
          <w:marLeft w:val="0"/>
          <w:marRight w:val="0"/>
          <w:marTop w:val="0"/>
          <w:marBottom w:val="0"/>
          <w:divBdr>
            <w:top w:val="none" w:sz="0" w:space="0" w:color="auto"/>
            <w:left w:val="none" w:sz="0" w:space="0" w:color="auto"/>
            <w:bottom w:val="none" w:sz="0" w:space="0" w:color="auto"/>
            <w:right w:val="none" w:sz="0" w:space="0" w:color="auto"/>
          </w:divBdr>
        </w:div>
        <w:div w:id="425426422">
          <w:marLeft w:val="0"/>
          <w:marRight w:val="0"/>
          <w:marTop w:val="0"/>
          <w:marBottom w:val="0"/>
          <w:divBdr>
            <w:top w:val="none" w:sz="0" w:space="0" w:color="auto"/>
            <w:left w:val="none" w:sz="0" w:space="0" w:color="auto"/>
            <w:bottom w:val="none" w:sz="0" w:space="0" w:color="auto"/>
            <w:right w:val="none" w:sz="0" w:space="0" w:color="auto"/>
          </w:divBdr>
        </w:div>
        <w:div w:id="1633748372">
          <w:marLeft w:val="0"/>
          <w:marRight w:val="0"/>
          <w:marTop w:val="0"/>
          <w:marBottom w:val="0"/>
          <w:divBdr>
            <w:top w:val="none" w:sz="0" w:space="0" w:color="auto"/>
            <w:left w:val="none" w:sz="0" w:space="0" w:color="auto"/>
            <w:bottom w:val="none" w:sz="0" w:space="0" w:color="auto"/>
            <w:right w:val="none" w:sz="0" w:space="0" w:color="auto"/>
          </w:divBdr>
        </w:div>
        <w:div w:id="24984461">
          <w:marLeft w:val="0"/>
          <w:marRight w:val="0"/>
          <w:marTop w:val="0"/>
          <w:marBottom w:val="0"/>
          <w:divBdr>
            <w:top w:val="none" w:sz="0" w:space="0" w:color="auto"/>
            <w:left w:val="none" w:sz="0" w:space="0" w:color="auto"/>
            <w:bottom w:val="none" w:sz="0" w:space="0" w:color="auto"/>
            <w:right w:val="none" w:sz="0" w:space="0" w:color="auto"/>
          </w:divBdr>
        </w:div>
        <w:div w:id="965818400">
          <w:marLeft w:val="0"/>
          <w:marRight w:val="0"/>
          <w:marTop w:val="0"/>
          <w:marBottom w:val="0"/>
          <w:divBdr>
            <w:top w:val="none" w:sz="0" w:space="0" w:color="auto"/>
            <w:left w:val="none" w:sz="0" w:space="0" w:color="auto"/>
            <w:bottom w:val="none" w:sz="0" w:space="0" w:color="auto"/>
            <w:right w:val="none" w:sz="0" w:space="0" w:color="auto"/>
          </w:divBdr>
        </w:div>
        <w:div w:id="776875950">
          <w:marLeft w:val="0"/>
          <w:marRight w:val="0"/>
          <w:marTop w:val="0"/>
          <w:marBottom w:val="0"/>
          <w:divBdr>
            <w:top w:val="none" w:sz="0" w:space="0" w:color="auto"/>
            <w:left w:val="none" w:sz="0" w:space="0" w:color="auto"/>
            <w:bottom w:val="none" w:sz="0" w:space="0" w:color="auto"/>
            <w:right w:val="none" w:sz="0" w:space="0" w:color="auto"/>
          </w:divBdr>
        </w:div>
        <w:div w:id="886718057">
          <w:marLeft w:val="0"/>
          <w:marRight w:val="0"/>
          <w:marTop w:val="0"/>
          <w:marBottom w:val="0"/>
          <w:divBdr>
            <w:top w:val="none" w:sz="0" w:space="0" w:color="auto"/>
            <w:left w:val="none" w:sz="0" w:space="0" w:color="auto"/>
            <w:bottom w:val="none" w:sz="0" w:space="0" w:color="auto"/>
            <w:right w:val="none" w:sz="0" w:space="0" w:color="auto"/>
          </w:divBdr>
        </w:div>
        <w:div w:id="1848474361">
          <w:marLeft w:val="0"/>
          <w:marRight w:val="0"/>
          <w:marTop w:val="0"/>
          <w:marBottom w:val="0"/>
          <w:divBdr>
            <w:top w:val="none" w:sz="0" w:space="0" w:color="auto"/>
            <w:left w:val="none" w:sz="0" w:space="0" w:color="auto"/>
            <w:bottom w:val="none" w:sz="0" w:space="0" w:color="auto"/>
            <w:right w:val="none" w:sz="0" w:space="0" w:color="auto"/>
          </w:divBdr>
        </w:div>
        <w:div w:id="1514999611">
          <w:marLeft w:val="0"/>
          <w:marRight w:val="0"/>
          <w:marTop w:val="0"/>
          <w:marBottom w:val="0"/>
          <w:divBdr>
            <w:top w:val="none" w:sz="0" w:space="0" w:color="auto"/>
            <w:left w:val="none" w:sz="0" w:space="0" w:color="auto"/>
            <w:bottom w:val="none" w:sz="0" w:space="0" w:color="auto"/>
            <w:right w:val="none" w:sz="0" w:space="0" w:color="auto"/>
          </w:divBdr>
        </w:div>
        <w:div w:id="1234664257">
          <w:marLeft w:val="0"/>
          <w:marRight w:val="0"/>
          <w:marTop w:val="0"/>
          <w:marBottom w:val="0"/>
          <w:divBdr>
            <w:top w:val="none" w:sz="0" w:space="0" w:color="auto"/>
            <w:left w:val="none" w:sz="0" w:space="0" w:color="auto"/>
            <w:bottom w:val="none" w:sz="0" w:space="0" w:color="auto"/>
            <w:right w:val="none" w:sz="0" w:space="0" w:color="auto"/>
          </w:divBdr>
        </w:div>
        <w:div w:id="736898172">
          <w:marLeft w:val="0"/>
          <w:marRight w:val="0"/>
          <w:marTop w:val="0"/>
          <w:marBottom w:val="0"/>
          <w:divBdr>
            <w:top w:val="none" w:sz="0" w:space="0" w:color="auto"/>
            <w:left w:val="none" w:sz="0" w:space="0" w:color="auto"/>
            <w:bottom w:val="none" w:sz="0" w:space="0" w:color="auto"/>
            <w:right w:val="none" w:sz="0" w:space="0" w:color="auto"/>
          </w:divBdr>
        </w:div>
        <w:div w:id="333152227">
          <w:marLeft w:val="0"/>
          <w:marRight w:val="0"/>
          <w:marTop w:val="0"/>
          <w:marBottom w:val="0"/>
          <w:divBdr>
            <w:top w:val="none" w:sz="0" w:space="0" w:color="auto"/>
            <w:left w:val="none" w:sz="0" w:space="0" w:color="auto"/>
            <w:bottom w:val="none" w:sz="0" w:space="0" w:color="auto"/>
            <w:right w:val="none" w:sz="0" w:space="0" w:color="auto"/>
          </w:divBdr>
        </w:div>
        <w:div w:id="1291400934">
          <w:marLeft w:val="0"/>
          <w:marRight w:val="0"/>
          <w:marTop w:val="0"/>
          <w:marBottom w:val="0"/>
          <w:divBdr>
            <w:top w:val="none" w:sz="0" w:space="0" w:color="auto"/>
            <w:left w:val="none" w:sz="0" w:space="0" w:color="auto"/>
            <w:bottom w:val="none" w:sz="0" w:space="0" w:color="auto"/>
            <w:right w:val="none" w:sz="0" w:space="0" w:color="auto"/>
          </w:divBdr>
        </w:div>
        <w:div w:id="729351424">
          <w:marLeft w:val="0"/>
          <w:marRight w:val="0"/>
          <w:marTop w:val="0"/>
          <w:marBottom w:val="0"/>
          <w:divBdr>
            <w:top w:val="none" w:sz="0" w:space="0" w:color="auto"/>
            <w:left w:val="none" w:sz="0" w:space="0" w:color="auto"/>
            <w:bottom w:val="none" w:sz="0" w:space="0" w:color="auto"/>
            <w:right w:val="none" w:sz="0" w:space="0" w:color="auto"/>
          </w:divBdr>
        </w:div>
        <w:div w:id="1395424274">
          <w:marLeft w:val="0"/>
          <w:marRight w:val="0"/>
          <w:marTop w:val="0"/>
          <w:marBottom w:val="0"/>
          <w:divBdr>
            <w:top w:val="none" w:sz="0" w:space="0" w:color="auto"/>
            <w:left w:val="none" w:sz="0" w:space="0" w:color="auto"/>
            <w:bottom w:val="none" w:sz="0" w:space="0" w:color="auto"/>
            <w:right w:val="none" w:sz="0" w:space="0" w:color="auto"/>
          </w:divBdr>
        </w:div>
        <w:div w:id="1709448138">
          <w:marLeft w:val="0"/>
          <w:marRight w:val="0"/>
          <w:marTop w:val="0"/>
          <w:marBottom w:val="0"/>
          <w:divBdr>
            <w:top w:val="none" w:sz="0" w:space="0" w:color="auto"/>
            <w:left w:val="none" w:sz="0" w:space="0" w:color="auto"/>
            <w:bottom w:val="none" w:sz="0" w:space="0" w:color="auto"/>
            <w:right w:val="none" w:sz="0" w:space="0" w:color="auto"/>
          </w:divBdr>
        </w:div>
        <w:div w:id="743378265">
          <w:marLeft w:val="0"/>
          <w:marRight w:val="0"/>
          <w:marTop w:val="0"/>
          <w:marBottom w:val="0"/>
          <w:divBdr>
            <w:top w:val="none" w:sz="0" w:space="0" w:color="auto"/>
            <w:left w:val="none" w:sz="0" w:space="0" w:color="auto"/>
            <w:bottom w:val="none" w:sz="0" w:space="0" w:color="auto"/>
            <w:right w:val="none" w:sz="0" w:space="0" w:color="auto"/>
          </w:divBdr>
        </w:div>
        <w:div w:id="461728214">
          <w:marLeft w:val="0"/>
          <w:marRight w:val="0"/>
          <w:marTop w:val="0"/>
          <w:marBottom w:val="0"/>
          <w:divBdr>
            <w:top w:val="none" w:sz="0" w:space="0" w:color="auto"/>
            <w:left w:val="none" w:sz="0" w:space="0" w:color="auto"/>
            <w:bottom w:val="none" w:sz="0" w:space="0" w:color="auto"/>
            <w:right w:val="none" w:sz="0" w:space="0" w:color="auto"/>
          </w:divBdr>
        </w:div>
        <w:div w:id="1767384526">
          <w:marLeft w:val="0"/>
          <w:marRight w:val="0"/>
          <w:marTop w:val="0"/>
          <w:marBottom w:val="0"/>
          <w:divBdr>
            <w:top w:val="none" w:sz="0" w:space="0" w:color="auto"/>
            <w:left w:val="none" w:sz="0" w:space="0" w:color="auto"/>
            <w:bottom w:val="none" w:sz="0" w:space="0" w:color="auto"/>
            <w:right w:val="none" w:sz="0" w:space="0" w:color="auto"/>
          </w:divBdr>
        </w:div>
        <w:div w:id="1981299989">
          <w:marLeft w:val="0"/>
          <w:marRight w:val="0"/>
          <w:marTop w:val="0"/>
          <w:marBottom w:val="0"/>
          <w:divBdr>
            <w:top w:val="none" w:sz="0" w:space="0" w:color="auto"/>
            <w:left w:val="none" w:sz="0" w:space="0" w:color="auto"/>
            <w:bottom w:val="none" w:sz="0" w:space="0" w:color="auto"/>
            <w:right w:val="none" w:sz="0" w:space="0" w:color="auto"/>
          </w:divBdr>
        </w:div>
        <w:div w:id="1553272727">
          <w:marLeft w:val="0"/>
          <w:marRight w:val="0"/>
          <w:marTop w:val="0"/>
          <w:marBottom w:val="0"/>
          <w:divBdr>
            <w:top w:val="none" w:sz="0" w:space="0" w:color="auto"/>
            <w:left w:val="none" w:sz="0" w:space="0" w:color="auto"/>
            <w:bottom w:val="none" w:sz="0" w:space="0" w:color="auto"/>
            <w:right w:val="none" w:sz="0" w:space="0" w:color="auto"/>
          </w:divBdr>
        </w:div>
        <w:div w:id="797993431">
          <w:marLeft w:val="0"/>
          <w:marRight w:val="0"/>
          <w:marTop w:val="0"/>
          <w:marBottom w:val="0"/>
          <w:divBdr>
            <w:top w:val="none" w:sz="0" w:space="0" w:color="auto"/>
            <w:left w:val="none" w:sz="0" w:space="0" w:color="auto"/>
            <w:bottom w:val="none" w:sz="0" w:space="0" w:color="auto"/>
            <w:right w:val="none" w:sz="0" w:space="0" w:color="auto"/>
          </w:divBdr>
        </w:div>
        <w:div w:id="2092772961">
          <w:marLeft w:val="0"/>
          <w:marRight w:val="0"/>
          <w:marTop w:val="0"/>
          <w:marBottom w:val="0"/>
          <w:divBdr>
            <w:top w:val="none" w:sz="0" w:space="0" w:color="auto"/>
            <w:left w:val="none" w:sz="0" w:space="0" w:color="auto"/>
            <w:bottom w:val="none" w:sz="0" w:space="0" w:color="auto"/>
            <w:right w:val="none" w:sz="0" w:space="0" w:color="auto"/>
          </w:divBdr>
        </w:div>
        <w:div w:id="1290015152">
          <w:marLeft w:val="0"/>
          <w:marRight w:val="0"/>
          <w:marTop w:val="0"/>
          <w:marBottom w:val="0"/>
          <w:divBdr>
            <w:top w:val="none" w:sz="0" w:space="0" w:color="auto"/>
            <w:left w:val="none" w:sz="0" w:space="0" w:color="auto"/>
            <w:bottom w:val="none" w:sz="0" w:space="0" w:color="auto"/>
            <w:right w:val="none" w:sz="0" w:space="0" w:color="auto"/>
          </w:divBdr>
        </w:div>
        <w:div w:id="751856494">
          <w:marLeft w:val="0"/>
          <w:marRight w:val="0"/>
          <w:marTop w:val="0"/>
          <w:marBottom w:val="0"/>
          <w:divBdr>
            <w:top w:val="none" w:sz="0" w:space="0" w:color="auto"/>
            <w:left w:val="none" w:sz="0" w:space="0" w:color="auto"/>
            <w:bottom w:val="none" w:sz="0" w:space="0" w:color="auto"/>
            <w:right w:val="none" w:sz="0" w:space="0" w:color="auto"/>
          </w:divBdr>
        </w:div>
        <w:div w:id="104159821">
          <w:marLeft w:val="0"/>
          <w:marRight w:val="0"/>
          <w:marTop w:val="0"/>
          <w:marBottom w:val="0"/>
          <w:divBdr>
            <w:top w:val="none" w:sz="0" w:space="0" w:color="auto"/>
            <w:left w:val="none" w:sz="0" w:space="0" w:color="auto"/>
            <w:bottom w:val="none" w:sz="0" w:space="0" w:color="auto"/>
            <w:right w:val="none" w:sz="0" w:space="0" w:color="auto"/>
          </w:divBdr>
        </w:div>
        <w:div w:id="1586764480">
          <w:marLeft w:val="0"/>
          <w:marRight w:val="0"/>
          <w:marTop w:val="0"/>
          <w:marBottom w:val="0"/>
          <w:divBdr>
            <w:top w:val="none" w:sz="0" w:space="0" w:color="auto"/>
            <w:left w:val="none" w:sz="0" w:space="0" w:color="auto"/>
            <w:bottom w:val="none" w:sz="0" w:space="0" w:color="auto"/>
            <w:right w:val="none" w:sz="0" w:space="0" w:color="auto"/>
          </w:divBdr>
        </w:div>
        <w:div w:id="1187255243">
          <w:marLeft w:val="0"/>
          <w:marRight w:val="0"/>
          <w:marTop w:val="0"/>
          <w:marBottom w:val="0"/>
          <w:divBdr>
            <w:top w:val="none" w:sz="0" w:space="0" w:color="auto"/>
            <w:left w:val="none" w:sz="0" w:space="0" w:color="auto"/>
            <w:bottom w:val="none" w:sz="0" w:space="0" w:color="auto"/>
            <w:right w:val="none" w:sz="0" w:space="0" w:color="auto"/>
          </w:divBdr>
        </w:div>
        <w:div w:id="1404833442">
          <w:marLeft w:val="0"/>
          <w:marRight w:val="0"/>
          <w:marTop w:val="0"/>
          <w:marBottom w:val="0"/>
          <w:divBdr>
            <w:top w:val="none" w:sz="0" w:space="0" w:color="auto"/>
            <w:left w:val="none" w:sz="0" w:space="0" w:color="auto"/>
            <w:bottom w:val="none" w:sz="0" w:space="0" w:color="auto"/>
            <w:right w:val="none" w:sz="0" w:space="0" w:color="auto"/>
          </w:divBdr>
        </w:div>
        <w:div w:id="1770932019">
          <w:marLeft w:val="0"/>
          <w:marRight w:val="0"/>
          <w:marTop w:val="0"/>
          <w:marBottom w:val="0"/>
          <w:divBdr>
            <w:top w:val="none" w:sz="0" w:space="0" w:color="auto"/>
            <w:left w:val="none" w:sz="0" w:space="0" w:color="auto"/>
            <w:bottom w:val="none" w:sz="0" w:space="0" w:color="auto"/>
            <w:right w:val="none" w:sz="0" w:space="0" w:color="auto"/>
          </w:divBdr>
        </w:div>
        <w:div w:id="2137598201">
          <w:marLeft w:val="0"/>
          <w:marRight w:val="0"/>
          <w:marTop w:val="0"/>
          <w:marBottom w:val="0"/>
          <w:divBdr>
            <w:top w:val="none" w:sz="0" w:space="0" w:color="auto"/>
            <w:left w:val="none" w:sz="0" w:space="0" w:color="auto"/>
            <w:bottom w:val="none" w:sz="0" w:space="0" w:color="auto"/>
            <w:right w:val="none" w:sz="0" w:space="0" w:color="auto"/>
          </w:divBdr>
        </w:div>
        <w:div w:id="2101218598">
          <w:marLeft w:val="0"/>
          <w:marRight w:val="0"/>
          <w:marTop w:val="0"/>
          <w:marBottom w:val="0"/>
          <w:divBdr>
            <w:top w:val="none" w:sz="0" w:space="0" w:color="auto"/>
            <w:left w:val="none" w:sz="0" w:space="0" w:color="auto"/>
            <w:bottom w:val="none" w:sz="0" w:space="0" w:color="auto"/>
            <w:right w:val="none" w:sz="0" w:space="0" w:color="auto"/>
          </w:divBdr>
        </w:div>
        <w:div w:id="1838496866">
          <w:marLeft w:val="0"/>
          <w:marRight w:val="0"/>
          <w:marTop w:val="0"/>
          <w:marBottom w:val="0"/>
          <w:divBdr>
            <w:top w:val="none" w:sz="0" w:space="0" w:color="auto"/>
            <w:left w:val="none" w:sz="0" w:space="0" w:color="auto"/>
            <w:bottom w:val="none" w:sz="0" w:space="0" w:color="auto"/>
            <w:right w:val="none" w:sz="0" w:space="0" w:color="auto"/>
          </w:divBdr>
        </w:div>
        <w:div w:id="443841851">
          <w:marLeft w:val="0"/>
          <w:marRight w:val="0"/>
          <w:marTop w:val="0"/>
          <w:marBottom w:val="0"/>
          <w:divBdr>
            <w:top w:val="none" w:sz="0" w:space="0" w:color="auto"/>
            <w:left w:val="none" w:sz="0" w:space="0" w:color="auto"/>
            <w:bottom w:val="none" w:sz="0" w:space="0" w:color="auto"/>
            <w:right w:val="none" w:sz="0" w:space="0" w:color="auto"/>
          </w:divBdr>
        </w:div>
        <w:div w:id="1913075665">
          <w:marLeft w:val="0"/>
          <w:marRight w:val="0"/>
          <w:marTop w:val="0"/>
          <w:marBottom w:val="0"/>
          <w:divBdr>
            <w:top w:val="none" w:sz="0" w:space="0" w:color="auto"/>
            <w:left w:val="none" w:sz="0" w:space="0" w:color="auto"/>
            <w:bottom w:val="none" w:sz="0" w:space="0" w:color="auto"/>
            <w:right w:val="none" w:sz="0" w:space="0" w:color="auto"/>
          </w:divBdr>
        </w:div>
        <w:div w:id="1695839907">
          <w:marLeft w:val="0"/>
          <w:marRight w:val="0"/>
          <w:marTop w:val="0"/>
          <w:marBottom w:val="0"/>
          <w:divBdr>
            <w:top w:val="none" w:sz="0" w:space="0" w:color="auto"/>
            <w:left w:val="none" w:sz="0" w:space="0" w:color="auto"/>
            <w:bottom w:val="none" w:sz="0" w:space="0" w:color="auto"/>
            <w:right w:val="none" w:sz="0" w:space="0" w:color="auto"/>
          </w:divBdr>
        </w:div>
        <w:div w:id="1781532908">
          <w:marLeft w:val="0"/>
          <w:marRight w:val="0"/>
          <w:marTop w:val="0"/>
          <w:marBottom w:val="0"/>
          <w:divBdr>
            <w:top w:val="none" w:sz="0" w:space="0" w:color="auto"/>
            <w:left w:val="none" w:sz="0" w:space="0" w:color="auto"/>
            <w:bottom w:val="none" w:sz="0" w:space="0" w:color="auto"/>
            <w:right w:val="none" w:sz="0" w:space="0" w:color="auto"/>
          </w:divBdr>
        </w:div>
        <w:div w:id="1356615597">
          <w:marLeft w:val="0"/>
          <w:marRight w:val="0"/>
          <w:marTop w:val="0"/>
          <w:marBottom w:val="0"/>
          <w:divBdr>
            <w:top w:val="none" w:sz="0" w:space="0" w:color="auto"/>
            <w:left w:val="none" w:sz="0" w:space="0" w:color="auto"/>
            <w:bottom w:val="none" w:sz="0" w:space="0" w:color="auto"/>
            <w:right w:val="none" w:sz="0" w:space="0" w:color="auto"/>
          </w:divBdr>
        </w:div>
        <w:div w:id="1058627334">
          <w:marLeft w:val="0"/>
          <w:marRight w:val="0"/>
          <w:marTop w:val="0"/>
          <w:marBottom w:val="0"/>
          <w:divBdr>
            <w:top w:val="none" w:sz="0" w:space="0" w:color="auto"/>
            <w:left w:val="none" w:sz="0" w:space="0" w:color="auto"/>
            <w:bottom w:val="none" w:sz="0" w:space="0" w:color="auto"/>
            <w:right w:val="none" w:sz="0" w:space="0" w:color="auto"/>
          </w:divBdr>
        </w:div>
        <w:div w:id="82649198">
          <w:marLeft w:val="0"/>
          <w:marRight w:val="0"/>
          <w:marTop w:val="0"/>
          <w:marBottom w:val="0"/>
          <w:divBdr>
            <w:top w:val="none" w:sz="0" w:space="0" w:color="auto"/>
            <w:left w:val="none" w:sz="0" w:space="0" w:color="auto"/>
            <w:bottom w:val="none" w:sz="0" w:space="0" w:color="auto"/>
            <w:right w:val="none" w:sz="0" w:space="0" w:color="auto"/>
          </w:divBdr>
        </w:div>
        <w:div w:id="867061089">
          <w:marLeft w:val="0"/>
          <w:marRight w:val="0"/>
          <w:marTop w:val="0"/>
          <w:marBottom w:val="0"/>
          <w:divBdr>
            <w:top w:val="none" w:sz="0" w:space="0" w:color="auto"/>
            <w:left w:val="none" w:sz="0" w:space="0" w:color="auto"/>
            <w:bottom w:val="none" w:sz="0" w:space="0" w:color="auto"/>
            <w:right w:val="none" w:sz="0" w:space="0" w:color="auto"/>
          </w:divBdr>
        </w:div>
        <w:div w:id="283391863">
          <w:marLeft w:val="0"/>
          <w:marRight w:val="0"/>
          <w:marTop w:val="0"/>
          <w:marBottom w:val="0"/>
          <w:divBdr>
            <w:top w:val="none" w:sz="0" w:space="0" w:color="auto"/>
            <w:left w:val="none" w:sz="0" w:space="0" w:color="auto"/>
            <w:bottom w:val="none" w:sz="0" w:space="0" w:color="auto"/>
            <w:right w:val="none" w:sz="0" w:space="0" w:color="auto"/>
          </w:divBdr>
        </w:div>
        <w:div w:id="1822962138">
          <w:marLeft w:val="0"/>
          <w:marRight w:val="0"/>
          <w:marTop w:val="0"/>
          <w:marBottom w:val="0"/>
          <w:divBdr>
            <w:top w:val="none" w:sz="0" w:space="0" w:color="auto"/>
            <w:left w:val="none" w:sz="0" w:space="0" w:color="auto"/>
            <w:bottom w:val="none" w:sz="0" w:space="0" w:color="auto"/>
            <w:right w:val="none" w:sz="0" w:space="0" w:color="auto"/>
          </w:divBdr>
        </w:div>
      </w:divsChild>
    </w:div>
    <w:div w:id="566569789">
      <w:bodyDiv w:val="1"/>
      <w:marLeft w:val="0"/>
      <w:marRight w:val="0"/>
      <w:marTop w:val="0"/>
      <w:marBottom w:val="0"/>
      <w:divBdr>
        <w:top w:val="none" w:sz="0" w:space="0" w:color="auto"/>
        <w:left w:val="none" w:sz="0" w:space="0" w:color="auto"/>
        <w:bottom w:val="none" w:sz="0" w:space="0" w:color="auto"/>
        <w:right w:val="none" w:sz="0" w:space="0" w:color="auto"/>
      </w:divBdr>
    </w:div>
    <w:div w:id="567308038">
      <w:bodyDiv w:val="1"/>
      <w:marLeft w:val="0"/>
      <w:marRight w:val="0"/>
      <w:marTop w:val="0"/>
      <w:marBottom w:val="0"/>
      <w:divBdr>
        <w:top w:val="none" w:sz="0" w:space="0" w:color="auto"/>
        <w:left w:val="none" w:sz="0" w:space="0" w:color="auto"/>
        <w:bottom w:val="none" w:sz="0" w:space="0" w:color="auto"/>
        <w:right w:val="none" w:sz="0" w:space="0" w:color="auto"/>
      </w:divBdr>
    </w:div>
    <w:div w:id="567426788">
      <w:bodyDiv w:val="1"/>
      <w:marLeft w:val="0"/>
      <w:marRight w:val="0"/>
      <w:marTop w:val="0"/>
      <w:marBottom w:val="0"/>
      <w:divBdr>
        <w:top w:val="none" w:sz="0" w:space="0" w:color="auto"/>
        <w:left w:val="none" w:sz="0" w:space="0" w:color="auto"/>
        <w:bottom w:val="none" w:sz="0" w:space="0" w:color="auto"/>
        <w:right w:val="none" w:sz="0" w:space="0" w:color="auto"/>
      </w:divBdr>
    </w:div>
    <w:div w:id="567805926">
      <w:bodyDiv w:val="1"/>
      <w:marLeft w:val="0"/>
      <w:marRight w:val="0"/>
      <w:marTop w:val="0"/>
      <w:marBottom w:val="0"/>
      <w:divBdr>
        <w:top w:val="none" w:sz="0" w:space="0" w:color="auto"/>
        <w:left w:val="none" w:sz="0" w:space="0" w:color="auto"/>
        <w:bottom w:val="none" w:sz="0" w:space="0" w:color="auto"/>
        <w:right w:val="none" w:sz="0" w:space="0" w:color="auto"/>
      </w:divBdr>
    </w:div>
    <w:div w:id="568074658">
      <w:bodyDiv w:val="1"/>
      <w:marLeft w:val="0"/>
      <w:marRight w:val="0"/>
      <w:marTop w:val="0"/>
      <w:marBottom w:val="0"/>
      <w:divBdr>
        <w:top w:val="none" w:sz="0" w:space="0" w:color="auto"/>
        <w:left w:val="none" w:sz="0" w:space="0" w:color="auto"/>
        <w:bottom w:val="none" w:sz="0" w:space="0" w:color="auto"/>
        <w:right w:val="none" w:sz="0" w:space="0" w:color="auto"/>
      </w:divBdr>
    </w:div>
    <w:div w:id="568537966">
      <w:bodyDiv w:val="1"/>
      <w:marLeft w:val="0"/>
      <w:marRight w:val="0"/>
      <w:marTop w:val="0"/>
      <w:marBottom w:val="0"/>
      <w:divBdr>
        <w:top w:val="none" w:sz="0" w:space="0" w:color="auto"/>
        <w:left w:val="none" w:sz="0" w:space="0" w:color="auto"/>
        <w:bottom w:val="none" w:sz="0" w:space="0" w:color="auto"/>
        <w:right w:val="none" w:sz="0" w:space="0" w:color="auto"/>
      </w:divBdr>
      <w:divsChild>
        <w:div w:id="355426429">
          <w:marLeft w:val="0"/>
          <w:marRight w:val="0"/>
          <w:marTop w:val="0"/>
          <w:marBottom w:val="0"/>
          <w:divBdr>
            <w:top w:val="none" w:sz="0" w:space="0" w:color="auto"/>
            <w:left w:val="none" w:sz="0" w:space="0" w:color="auto"/>
            <w:bottom w:val="none" w:sz="0" w:space="0" w:color="auto"/>
            <w:right w:val="none" w:sz="0" w:space="0" w:color="auto"/>
          </w:divBdr>
        </w:div>
        <w:div w:id="829370079">
          <w:marLeft w:val="0"/>
          <w:marRight w:val="0"/>
          <w:marTop w:val="0"/>
          <w:marBottom w:val="0"/>
          <w:divBdr>
            <w:top w:val="none" w:sz="0" w:space="0" w:color="auto"/>
            <w:left w:val="none" w:sz="0" w:space="0" w:color="auto"/>
            <w:bottom w:val="none" w:sz="0" w:space="0" w:color="auto"/>
            <w:right w:val="none" w:sz="0" w:space="0" w:color="auto"/>
          </w:divBdr>
        </w:div>
        <w:div w:id="976715040">
          <w:marLeft w:val="0"/>
          <w:marRight w:val="0"/>
          <w:marTop w:val="0"/>
          <w:marBottom w:val="0"/>
          <w:divBdr>
            <w:top w:val="none" w:sz="0" w:space="0" w:color="auto"/>
            <w:left w:val="none" w:sz="0" w:space="0" w:color="auto"/>
            <w:bottom w:val="none" w:sz="0" w:space="0" w:color="auto"/>
            <w:right w:val="none" w:sz="0" w:space="0" w:color="auto"/>
          </w:divBdr>
        </w:div>
        <w:div w:id="1703243005">
          <w:marLeft w:val="0"/>
          <w:marRight w:val="0"/>
          <w:marTop w:val="0"/>
          <w:marBottom w:val="0"/>
          <w:divBdr>
            <w:top w:val="none" w:sz="0" w:space="0" w:color="auto"/>
            <w:left w:val="none" w:sz="0" w:space="0" w:color="auto"/>
            <w:bottom w:val="none" w:sz="0" w:space="0" w:color="auto"/>
            <w:right w:val="none" w:sz="0" w:space="0" w:color="auto"/>
          </w:divBdr>
        </w:div>
        <w:div w:id="1537158497">
          <w:marLeft w:val="0"/>
          <w:marRight w:val="0"/>
          <w:marTop w:val="0"/>
          <w:marBottom w:val="0"/>
          <w:divBdr>
            <w:top w:val="none" w:sz="0" w:space="0" w:color="auto"/>
            <w:left w:val="none" w:sz="0" w:space="0" w:color="auto"/>
            <w:bottom w:val="none" w:sz="0" w:space="0" w:color="auto"/>
            <w:right w:val="none" w:sz="0" w:space="0" w:color="auto"/>
          </w:divBdr>
        </w:div>
        <w:div w:id="70585853">
          <w:marLeft w:val="0"/>
          <w:marRight w:val="0"/>
          <w:marTop w:val="0"/>
          <w:marBottom w:val="0"/>
          <w:divBdr>
            <w:top w:val="none" w:sz="0" w:space="0" w:color="auto"/>
            <w:left w:val="none" w:sz="0" w:space="0" w:color="auto"/>
            <w:bottom w:val="none" w:sz="0" w:space="0" w:color="auto"/>
            <w:right w:val="none" w:sz="0" w:space="0" w:color="auto"/>
          </w:divBdr>
        </w:div>
        <w:div w:id="643433225">
          <w:marLeft w:val="0"/>
          <w:marRight w:val="0"/>
          <w:marTop w:val="0"/>
          <w:marBottom w:val="0"/>
          <w:divBdr>
            <w:top w:val="none" w:sz="0" w:space="0" w:color="auto"/>
            <w:left w:val="none" w:sz="0" w:space="0" w:color="auto"/>
            <w:bottom w:val="none" w:sz="0" w:space="0" w:color="auto"/>
            <w:right w:val="none" w:sz="0" w:space="0" w:color="auto"/>
          </w:divBdr>
        </w:div>
        <w:div w:id="1749039784">
          <w:marLeft w:val="0"/>
          <w:marRight w:val="0"/>
          <w:marTop w:val="0"/>
          <w:marBottom w:val="0"/>
          <w:divBdr>
            <w:top w:val="none" w:sz="0" w:space="0" w:color="auto"/>
            <w:left w:val="none" w:sz="0" w:space="0" w:color="auto"/>
            <w:bottom w:val="none" w:sz="0" w:space="0" w:color="auto"/>
            <w:right w:val="none" w:sz="0" w:space="0" w:color="auto"/>
          </w:divBdr>
        </w:div>
        <w:div w:id="1722630298">
          <w:marLeft w:val="0"/>
          <w:marRight w:val="0"/>
          <w:marTop w:val="0"/>
          <w:marBottom w:val="0"/>
          <w:divBdr>
            <w:top w:val="none" w:sz="0" w:space="0" w:color="auto"/>
            <w:left w:val="none" w:sz="0" w:space="0" w:color="auto"/>
            <w:bottom w:val="none" w:sz="0" w:space="0" w:color="auto"/>
            <w:right w:val="none" w:sz="0" w:space="0" w:color="auto"/>
          </w:divBdr>
        </w:div>
        <w:div w:id="1915357799">
          <w:marLeft w:val="0"/>
          <w:marRight w:val="0"/>
          <w:marTop w:val="0"/>
          <w:marBottom w:val="0"/>
          <w:divBdr>
            <w:top w:val="none" w:sz="0" w:space="0" w:color="auto"/>
            <w:left w:val="none" w:sz="0" w:space="0" w:color="auto"/>
            <w:bottom w:val="none" w:sz="0" w:space="0" w:color="auto"/>
            <w:right w:val="none" w:sz="0" w:space="0" w:color="auto"/>
          </w:divBdr>
        </w:div>
        <w:div w:id="724764307">
          <w:marLeft w:val="0"/>
          <w:marRight w:val="0"/>
          <w:marTop w:val="0"/>
          <w:marBottom w:val="0"/>
          <w:divBdr>
            <w:top w:val="none" w:sz="0" w:space="0" w:color="auto"/>
            <w:left w:val="none" w:sz="0" w:space="0" w:color="auto"/>
            <w:bottom w:val="none" w:sz="0" w:space="0" w:color="auto"/>
            <w:right w:val="none" w:sz="0" w:space="0" w:color="auto"/>
          </w:divBdr>
        </w:div>
        <w:div w:id="874805518">
          <w:marLeft w:val="0"/>
          <w:marRight w:val="0"/>
          <w:marTop w:val="0"/>
          <w:marBottom w:val="0"/>
          <w:divBdr>
            <w:top w:val="none" w:sz="0" w:space="0" w:color="auto"/>
            <w:left w:val="none" w:sz="0" w:space="0" w:color="auto"/>
            <w:bottom w:val="none" w:sz="0" w:space="0" w:color="auto"/>
            <w:right w:val="none" w:sz="0" w:space="0" w:color="auto"/>
          </w:divBdr>
        </w:div>
        <w:div w:id="1292126463">
          <w:marLeft w:val="0"/>
          <w:marRight w:val="0"/>
          <w:marTop w:val="0"/>
          <w:marBottom w:val="0"/>
          <w:divBdr>
            <w:top w:val="none" w:sz="0" w:space="0" w:color="auto"/>
            <w:left w:val="none" w:sz="0" w:space="0" w:color="auto"/>
            <w:bottom w:val="none" w:sz="0" w:space="0" w:color="auto"/>
            <w:right w:val="none" w:sz="0" w:space="0" w:color="auto"/>
          </w:divBdr>
        </w:div>
        <w:div w:id="2111850996">
          <w:marLeft w:val="0"/>
          <w:marRight w:val="0"/>
          <w:marTop w:val="0"/>
          <w:marBottom w:val="0"/>
          <w:divBdr>
            <w:top w:val="none" w:sz="0" w:space="0" w:color="auto"/>
            <w:left w:val="none" w:sz="0" w:space="0" w:color="auto"/>
            <w:bottom w:val="none" w:sz="0" w:space="0" w:color="auto"/>
            <w:right w:val="none" w:sz="0" w:space="0" w:color="auto"/>
          </w:divBdr>
        </w:div>
        <w:div w:id="886144951">
          <w:marLeft w:val="0"/>
          <w:marRight w:val="0"/>
          <w:marTop w:val="0"/>
          <w:marBottom w:val="0"/>
          <w:divBdr>
            <w:top w:val="none" w:sz="0" w:space="0" w:color="auto"/>
            <w:left w:val="none" w:sz="0" w:space="0" w:color="auto"/>
            <w:bottom w:val="none" w:sz="0" w:space="0" w:color="auto"/>
            <w:right w:val="none" w:sz="0" w:space="0" w:color="auto"/>
          </w:divBdr>
        </w:div>
        <w:div w:id="1105424982">
          <w:marLeft w:val="0"/>
          <w:marRight w:val="0"/>
          <w:marTop w:val="0"/>
          <w:marBottom w:val="0"/>
          <w:divBdr>
            <w:top w:val="none" w:sz="0" w:space="0" w:color="auto"/>
            <w:left w:val="none" w:sz="0" w:space="0" w:color="auto"/>
            <w:bottom w:val="none" w:sz="0" w:space="0" w:color="auto"/>
            <w:right w:val="none" w:sz="0" w:space="0" w:color="auto"/>
          </w:divBdr>
        </w:div>
        <w:div w:id="1727677113">
          <w:marLeft w:val="0"/>
          <w:marRight w:val="0"/>
          <w:marTop w:val="0"/>
          <w:marBottom w:val="0"/>
          <w:divBdr>
            <w:top w:val="none" w:sz="0" w:space="0" w:color="auto"/>
            <w:left w:val="none" w:sz="0" w:space="0" w:color="auto"/>
            <w:bottom w:val="none" w:sz="0" w:space="0" w:color="auto"/>
            <w:right w:val="none" w:sz="0" w:space="0" w:color="auto"/>
          </w:divBdr>
        </w:div>
        <w:div w:id="1525825395">
          <w:marLeft w:val="0"/>
          <w:marRight w:val="0"/>
          <w:marTop w:val="0"/>
          <w:marBottom w:val="0"/>
          <w:divBdr>
            <w:top w:val="none" w:sz="0" w:space="0" w:color="auto"/>
            <w:left w:val="none" w:sz="0" w:space="0" w:color="auto"/>
            <w:bottom w:val="none" w:sz="0" w:space="0" w:color="auto"/>
            <w:right w:val="none" w:sz="0" w:space="0" w:color="auto"/>
          </w:divBdr>
        </w:div>
        <w:div w:id="721564735">
          <w:marLeft w:val="0"/>
          <w:marRight w:val="0"/>
          <w:marTop w:val="0"/>
          <w:marBottom w:val="0"/>
          <w:divBdr>
            <w:top w:val="none" w:sz="0" w:space="0" w:color="auto"/>
            <w:left w:val="none" w:sz="0" w:space="0" w:color="auto"/>
            <w:bottom w:val="none" w:sz="0" w:space="0" w:color="auto"/>
            <w:right w:val="none" w:sz="0" w:space="0" w:color="auto"/>
          </w:divBdr>
        </w:div>
        <w:div w:id="1793282468">
          <w:marLeft w:val="0"/>
          <w:marRight w:val="0"/>
          <w:marTop w:val="0"/>
          <w:marBottom w:val="0"/>
          <w:divBdr>
            <w:top w:val="none" w:sz="0" w:space="0" w:color="auto"/>
            <w:left w:val="none" w:sz="0" w:space="0" w:color="auto"/>
            <w:bottom w:val="none" w:sz="0" w:space="0" w:color="auto"/>
            <w:right w:val="none" w:sz="0" w:space="0" w:color="auto"/>
          </w:divBdr>
        </w:div>
        <w:div w:id="324938324">
          <w:marLeft w:val="0"/>
          <w:marRight w:val="0"/>
          <w:marTop w:val="0"/>
          <w:marBottom w:val="0"/>
          <w:divBdr>
            <w:top w:val="none" w:sz="0" w:space="0" w:color="auto"/>
            <w:left w:val="none" w:sz="0" w:space="0" w:color="auto"/>
            <w:bottom w:val="none" w:sz="0" w:space="0" w:color="auto"/>
            <w:right w:val="none" w:sz="0" w:space="0" w:color="auto"/>
          </w:divBdr>
        </w:div>
        <w:div w:id="1634672429">
          <w:marLeft w:val="0"/>
          <w:marRight w:val="0"/>
          <w:marTop w:val="0"/>
          <w:marBottom w:val="0"/>
          <w:divBdr>
            <w:top w:val="none" w:sz="0" w:space="0" w:color="auto"/>
            <w:left w:val="none" w:sz="0" w:space="0" w:color="auto"/>
            <w:bottom w:val="none" w:sz="0" w:space="0" w:color="auto"/>
            <w:right w:val="none" w:sz="0" w:space="0" w:color="auto"/>
          </w:divBdr>
        </w:div>
        <w:div w:id="494106217">
          <w:marLeft w:val="0"/>
          <w:marRight w:val="0"/>
          <w:marTop w:val="0"/>
          <w:marBottom w:val="0"/>
          <w:divBdr>
            <w:top w:val="none" w:sz="0" w:space="0" w:color="auto"/>
            <w:left w:val="none" w:sz="0" w:space="0" w:color="auto"/>
            <w:bottom w:val="none" w:sz="0" w:space="0" w:color="auto"/>
            <w:right w:val="none" w:sz="0" w:space="0" w:color="auto"/>
          </w:divBdr>
        </w:div>
        <w:div w:id="927273021">
          <w:marLeft w:val="0"/>
          <w:marRight w:val="0"/>
          <w:marTop w:val="0"/>
          <w:marBottom w:val="0"/>
          <w:divBdr>
            <w:top w:val="none" w:sz="0" w:space="0" w:color="auto"/>
            <w:left w:val="none" w:sz="0" w:space="0" w:color="auto"/>
            <w:bottom w:val="none" w:sz="0" w:space="0" w:color="auto"/>
            <w:right w:val="none" w:sz="0" w:space="0" w:color="auto"/>
          </w:divBdr>
        </w:div>
        <w:div w:id="274210897">
          <w:marLeft w:val="0"/>
          <w:marRight w:val="0"/>
          <w:marTop w:val="0"/>
          <w:marBottom w:val="0"/>
          <w:divBdr>
            <w:top w:val="none" w:sz="0" w:space="0" w:color="auto"/>
            <w:left w:val="none" w:sz="0" w:space="0" w:color="auto"/>
            <w:bottom w:val="none" w:sz="0" w:space="0" w:color="auto"/>
            <w:right w:val="none" w:sz="0" w:space="0" w:color="auto"/>
          </w:divBdr>
        </w:div>
        <w:div w:id="1238127237">
          <w:marLeft w:val="0"/>
          <w:marRight w:val="0"/>
          <w:marTop w:val="0"/>
          <w:marBottom w:val="0"/>
          <w:divBdr>
            <w:top w:val="none" w:sz="0" w:space="0" w:color="auto"/>
            <w:left w:val="none" w:sz="0" w:space="0" w:color="auto"/>
            <w:bottom w:val="none" w:sz="0" w:space="0" w:color="auto"/>
            <w:right w:val="none" w:sz="0" w:space="0" w:color="auto"/>
          </w:divBdr>
        </w:div>
        <w:div w:id="1367216686">
          <w:marLeft w:val="0"/>
          <w:marRight w:val="0"/>
          <w:marTop w:val="0"/>
          <w:marBottom w:val="0"/>
          <w:divBdr>
            <w:top w:val="none" w:sz="0" w:space="0" w:color="auto"/>
            <w:left w:val="none" w:sz="0" w:space="0" w:color="auto"/>
            <w:bottom w:val="none" w:sz="0" w:space="0" w:color="auto"/>
            <w:right w:val="none" w:sz="0" w:space="0" w:color="auto"/>
          </w:divBdr>
        </w:div>
        <w:div w:id="1925070084">
          <w:marLeft w:val="0"/>
          <w:marRight w:val="0"/>
          <w:marTop w:val="0"/>
          <w:marBottom w:val="0"/>
          <w:divBdr>
            <w:top w:val="none" w:sz="0" w:space="0" w:color="auto"/>
            <w:left w:val="none" w:sz="0" w:space="0" w:color="auto"/>
            <w:bottom w:val="none" w:sz="0" w:space="0" w:color="auto"/>
            <w:right w:val="none" w:sz="0" w:space="0" w:color="auto"/>
          </w:divBdr>
        </w:div>
        <w:div w:id="1534263893">
          <w:marLeft w:val="0"/>
          <w:marRight w:val="0"/>
          <w:marTop w:val="0"/>
          <w:marBottom w:val="0"/>
          <w:divBdr>
            <w:top w:val="none" w:sz="0" w:space="0" w:color="auto"/>
            <w:left w:val="none" w:sz="0" w:space="0" w:color="auto"/>
            <w:bottom w:val="none" w:sz="0" w:space="0" w:color="auto"/>
            <w:right w:val="none" w:sz="0" w:space="0" w:color="auto"/>
          </w:divBdr>
        </w:div>
        <w:div w:id="110324174">
          <w:marLeft w:val="0"/>
          <w:marRight w:val="0"/>
          <w:marTop w:val="0"/>
          <w:marBottom w:val="0"/>
          <w:divBdr>
            <w:top w:val="none" w:sz="0" w:space="0" w:color="auto"/>
            <w:left w:val="none" w:sz="0" w:space="0" w:color="auto"/>
            <w:bottom w:val="none" w:sz="0" w:space="0" w:color="auto"/>
            <w:right w:val="none" w:sz="0" w:space="0" w:color="auto"/>
          </w:divBdr>
        </w:div>
        <w:div w:id="640885314">
          <w:marLeft w:val="0"/>
          <w:marRight w:val="0"/>
          <w:marTop w:val="0"/>
          <w:marBottom w:val="0"/>
          <w:divBdr>
            <w:top w:val="none" w:sz="0" w:space="0" w:color="auto"/>
            <w:left w:val="none" w:sz="0" w:space="0" w:color="auto"/>
            <w:bottom w:val="none" w:sz="0" w:space="0" w:color="auto"/>
            <w:right w:val="none" w:sz="0" w:space="0" w:color="auto"/>
          </w:divBdr>
        </w:div>
        <w:div w:id="1419407874">
          <w:marLeft w:val="0"/>
          <w:marRight w:val="0"/>
          <w:marTop w:val="0"/>
          <w:marBottom w:val="0"/>
          <w:divBdr>
            <w:top w:val="none" w:sz="0" w:space="0" w:color="auto"/>
            <w:left w:val="none" w:sz="0" w:space="0" w:color="auto"/>
            <w:bottom w:val="none" w:sz="0" w:space="0" w:color="auto"/>
            <w:right w:val="none" w:sz="0" w:space="0" w:color="auto"/>
          </w:divBdr>
        </w:div>
        <w:div w:id="1504277130">
          <w:marLeft w:val="0"/>
          <w:marRight w:val="0"/>
          <w:marTop w:val="0"/>
          <w:marBottom w:val="0"/>
          <w:divBdr>
            <w:top w:val="none" w:sz="0" w:space="0" w:color="auto"/>
            <w:left w:val="none" w:sz="0" w:space="0" w:color="auto"/>
            <w:bottom w:val="none" w:sz="0" w:space="0" w:color="auto"/>
            <w:right w:val="none" w:sz="0" w:space="0" w:color="auto"/>
          </w:divBdr>
        </w:div>
        <w:div w:id="897984190">
          <w:marLeft w:val="0"/>
          <w:marRight w:val="0"/>
          <w:marTop w:val="0"/>
          <w:marBottom w:val="0"/>
          <w:divBdr>
            <w:top w:val="none" w:sz="0" w:space="0" w:color="auto"/>
            <w:left w:val="none" w:sz="0" w:space="0" w:color="auto"/>
            <w:bottom w:val="none" w:sz="0" w:space="0" w:color="auto"/>
            <w:right w:val="none" w:sz="0" w:space="0" w:color="auto"/>
          </w:divBdr>
        </w:div>
        <w:div w:id="1283226605">
          <w:marLeft w:val="0"/>
          <w:marRight w:val="0"/>
          <w:marTop w:val="0"/>
          <w:marBottom w:val="0"/>
          <w:divBdr>
            <w:top w:val="none" w:sz="0" w:space="0" w:color="auto"/>
            <w:left w:val="none" w:sz="0" w:space="0" w:color="auto"/>
            <w:bottom w:val="none" w:sz="0" w:space="0" w:color="auto"/>
            <w:right w:val="none" w:sz="0" w:space="0" w:color="auto"/>
          </w:divBdr>
        </w:div>
        <w:div w:id="1737164297">
          <w:marLeft w:val="0"/>
          <w:marRight w:val="0"/>
          <w:marTop w:val="0"/>
          <w:marBottom w:val="0"/>
          <w:divBdr>
            <w:top w:val="none" w:sz="0" w:space="0" w:color="auto"/>
            <w:left w:val="none" w:sz="0" w:space="0" w:color="auto"/>
            <w:bottom w:val="none" w:sz="0" w:space="0" w:color="auto"/>
            <w:right w:val="none" w:sz="0" w:space="0" w:color="auto"/>
          </w:divBdr>
        </w:div>
        <w:div w:id="148330510">
          <w:marLeft w:val="0"/>
          <w:marRight w:val="0"/>
          <w:marTop w:val="0"/>
          <w:marBottom w:val="0"/>
          <w:divBdr>
            <w:top w:val="none" w:sz="0" w:space="0" w:color="auto"/>
            <w:left w:val="none" w:sz="0" w:space="0" w:color="auto"/>
            <w:bottom w:val="none" w:sz="0" w:space="0" w:color="auto"/>
            <w:right w:val="none" w:sz="0" w:space="0" w:color="auto"/>
          </w:divBdr>
        </w:div>
        <w:div w:id="808131107">
          <w:marLeft w:val="0"/>
          <w:marRight w:val="0"/>
          <w:marTop w:val="0"/>
          <w:marBottom w:val="0"/>
          <w:divBdr>
            <w:top w:val="none" w:sz="0" w:space="0" w:color="auto"/>
            <w:left w:val="none" w:sz="0" w:space="0" w:color="auto"/>
            <w:bottom w:val="none" w:sz="0" w:space="0" w:color="auto"/>
            <w:right w:val="none" w:sz="0" w:space="0" w:color="auto"/>
          </w:divBdr>
        </w:div>
        <w:div w:id="1229271625">
          <w:marLeft w:val="0"/>
          <w:marRight w:val="0"/>
          <w:marTop w:val="0"/>
          <w:marBottom w:val="0"/>
          <w:divBdr>
            <w:top w:val="none" w:sz="0" w:space="0" w:color="auto"/>
            <w:left w:val="none" w:sz="0" w:space="0" w:color="auto"/>
            <w:bottom w:val="none" w:sz="0" w:space="0" w:color="auto"/>
            <w:right w:val="none" w:sz="0" w:space="0" w:color="auto"/>
          </w:divBdr>
        </w:div>
      </w:divsChild>
    </w:div>
    <w:div w:id="568736735">
      <w:bodyDiv w:val="1"/>
      <w:marLeft w:val="0"/>
      <w:marRight w:val="0"/>
      <w:marTop w:val="0"/>
      <w:marBottom w:val="0"/>
      <w:divBdr>
        <w:top w:val="none" w:sz="0" w:space="0" w:color="auto"/>
        <w:left w:val="none" w:sz="0" w:space="0" w:color="auto"/>
        <w:bottom w:val="none" w:sz="0" w:space="0" w:color="auto"/>
        <w:right w:val="none" w:sz="0" w:space="0" w:color="auto"/>
      </w:divBdr>
    </w:div>
    <w:div w:id="569122626">
      <w:bodyDiv w:val="1"/>
      <w:marLeft w:val="0"/>
      <w:marRight w:val="0"/>
      <w:marTop w:val="0"/>
      <w:marBottom w:val="0"/>
      <w:divBdr>
        <w:top w:val="none" w:sz="0" w:space="0" w:color="auto"/>
        <w:left w:val="none" w:sz="0" w:space="0" w:color="auto"/>
        <w:bottom w:val="none" w:sz="0" w:space="0" w:color="auto"/>
        <w:right w:val="none" w:sz="0" w:space="0" w:color="auto"/>
      </w:divBdr>
    </w:div>
    <w:div w:id="569461226">
      <w:bodyDiv w:val="1"/>
      <w:marLeft w:val="0"/>
      <w:marRight w:val="0"/>
      <w:marTop w:val="0"/>
      <w:marBottom w:val="0"/>
      <w:divBdr>
        <w:top w:val="none" w:sz="0" w:space="0" w:color="auto"/>
        <w:left w:val="none" w:sz="0" w:space="0" w:color="auto"/>
        <w:bottom w:val="none" w:sz="0" w:space="0" w:color="auto"/>
        <w:right w:val="none" w:sz="0" w:space="0" w:color="auto"/>
      </w:divBdr>
    </w:div>
    <w:div w:id="569580654">
      <w:bodyDiv w:val="1"/>
      <w:marLeft w:val="0"/>
      <w:marRight w:val="0"/>
      <w:marTop w:val="0"/>
      <w:marBottom w:val="0"/>
      <w:divBdr>
        <w:top w:val="none" w:sz="0" w:space="0" w:color="auto"/>
        <w:left w:val="none" w:sz="0" w:space="0" w:color="auto"/>
        <w:bottom w:val="none" w:sz="0" w:space="0" w:color="auto"/>
        <w:right w:val="none" w:sz="0" w:space="0" w:color="auto"/>
      </w:divBdr>
    </w:div>
    <w:div w:id="569925711">
      <w:bodyDiv w:val="1"/>
      <w:marLeft w:val="0"/>
      <w:marRight w:val="0"/>
      <w:marTop w:val="0"/>
      <w:marBottom w:val="0"/>
      <w:divBdr>
        <w:top w:val="none" w:sz="0" w:space="0" w:color="auto"/>
        <w:left w:val="none" w:sz="0" w:space="0" w:color="auto"/>
        <w:bottom w:val="none" w:sz="0" w:space="0" w:color="auto"/>
        <w:right w:val="none" w:sz="0" w:space="0" w:color="auto"/>
      </w:divBdr>
    </w:div>
    <w:div w:id="570194400">
      <w:bodyDiv w:val="1"/>
      <w:marLeft w:val="0"/>
      <w:marRight w:val="0"/>
      <w:marTop w:val="0"/>
      <w:marBottom w:val="0"/>
      <w:divBdr>
        <w:top w:val="none" w:sz="0" w:space="0" w:color="auto"/>
        <w:left w:val="none" w:sz="0" w:space="0" w:color="auto"/>
        <w:bottom w:val="none" w:sz="0" w:space="0" w:color="auto"/>
        <w:right w:val="none" w:sz="0" w:space="0" w:color="auto"/>
      </w:divBdr>
    </w:div>
    <w:div w:id="570773088">
      <w:bodyDiv w:val="1"/>
      <w:marLeft w:val="0"/>
      <w:marRight w:val="0"/>
      <w:marTop w:val="0"/>
      <w:marBottom w:val="0"/>
      <w:divBdr>
        <w:top w:val="none" w:sz="0" w:space="0" w:color="auto"/>
        <w:left w:val="none" w:sz="0" w:space="0" w:color="auto"/>
        <w:bottom w:val="none" w:sz="0" w:space="0" w:color="auto"/>
        <w:right w:val="none" w:sz="0" w:space="0" w:color="auto"/>
      </w:divBdr>
    </w:div>
    <w:div w:id="571085617">
      <w:bodyDiv w:val="1"/>
      <w:marLeft w:val="0"/>
      <w:marRight w:val="0"/>
      <w:marTop w:val="0"/>
      <w:marBottom w:val="0"/>
      <w:divBdr>
        <w:top w:val="none" w:sz="0" w:space="0" w:color="auto"/>
        <w:left w:val="none" w:sz="0" w:space="0" w:color="auto"/>
        <w:bottom w:val="none" w:sz="0" w:space="0" w:color="auto"/>
        <w:right w:val="none" w:sz="0" w:space="0" w:color="auto"/>
      </w:divBdr>
    </w:div>
    <w:div w:id="571934398">
      <w:bodyDiv w:val="1"/>
      <w:marLeft w:val="0"/>
      <w:marRight w:val="0"/>
      <w:marTop w:val="0"/>
      <w:marBottom w:val="0"/>
      <w:divBdr>
        <w:top w:val="none" w:sz="0" w:space="0" w:color="auto"/>
        <w:left w:val="none" w:sz="0" w:space="0" w:color="auto"/>
        <w:bottom w:val="none" w:sz="0" w:space="0" w:color="auto"/>
        <w:right w:val="none" w:sz="0" w:space="0" w:color="auto"/>
      </w:divBdr>
    </w:div>
    <w:div w:id="572157269">
      <w:bodyDiv w:val="1"/>
      <w:marLeft w:val="0"/>
      <w:marRight w:val="0"/>
      <w:marTop w:val="0"/>
      <w:marBottom w:val="0"/>
      <w:divBdr>
        <w:top w:val="none" w:sz="0" w:space="0" w:color="auto"/>
        <w:left w:val="none" w:sz="0" w:space="0" w:color="auto"/>
        <w:bottom w:val="none" w:sz="0" w:space="0" w:color="auto"/>
        <w:right w:val="none" w:sz="0" w:space="0" w:color="auto"/>
      </w:divBdr>
    </w:div>
    <w:div w:id="573315516">
      <w:bodyDiv w:val="1"/>
      <w:marLeft w:val="0"/>
      <w:marRight w:val="0"/>
      <w:marTop w:val="0"/>
      <w:marBottom w:val="0"/>
      <w:divBdr>
        <w:top w:val="none" w:sz="0" w:space="0" w:color="auto"/>
        <w:left w:val="none" w:sz="0" w:space="0" w:color="auto"/>
        <w:bottom w:val="none" w:sz="0" w:space="0" w:color="auto"/>
        <w:right w:val="none" w:sz="0" w:space="0" w:color="auto"/>
      </w:divBdr>
    </w:div>
    <w:div w:id="573704314">
      <w:bodyDiv w:val="1"/>
      <w:marLeft w:val="0"/>
      <w:marRight w:val="0"/>
      <w:marTop w:val="0"/>
      <w:marBottom w:val="0"/>
      <w:divBdr>
        <w:top w:val="none" w:sz="0" w:space="0" w:color="auto"/>
        <w:left w:val="none" w:sz="0" w:space="0" w:color="auto"/>
        <w:bottom w:val="none" w:sz="0" w:space="0" w:color="auto"/>
        <w:right w:val="none" w:sz="0" w:space="0" w:color="auto"/>
      </w:divBdr>
    </w:div>
    <w:div w:id="573704539">
      <w:bodyDiv w:val="1"/>
      <w:marLeft w:val="0"/>
      <w:marRight w:val="0"/>
      <w:marTop w:val="0"/>
      <w:marBottom w:val="0"/>
      <w:divBdr>
        <w:top w:val="none" w:sz="0" w:space="0" w:color="auto"/>
        <w:left w:val="none" w:sz="0" w:space="0" w:color="auto"/>
        <w:bottom w:val="none" w:sz="0" w:space="0" w:color="auto"/>
        <w:right w:val="none" w:sz="0" w:space="0" w:color="auto"/>
      </w:divBdr>
    </w:div>
    <w:div w:id="574127784">
      <w:bodyDiv w:val="1"/>
      <w:marLeft w:val="0"/>
      <w:marRight w:val="0"/>
      <w:marTop w:val="0"/>
      <w:marBottom w:val="0"/>
      <w:divBdr>
        <w:top w:val="none" w:sz="0" w:space="0" w:color="auto"/>
        <w:left w:val="none" w:sz="0" w:space="0" w:color="auto"/>
        <w:bottom w:val="none" w:sz="0" w:space="0" w:color="auto"/>
        <w:right w:val="none" w:sz="0" w:space="0" w:color="auto"/>
      </w:divBdr>
    </w:div>
    <w:div w:id="574709420">
      <w:bodyDiv w:val="1"/>
      <w:marLeft w:val="0"/>
      <w:marRight w:val="0"/>
      <w:marTop w:val="0"/>
      <w:marBottom w:val="0"/>
      <w:divBdr>
        <w:top w:val="none" w:sz="0" w:space="0" w:color="auto"/>
        <w:left w:val="none" w:sz="0" w:space="0" w:color="auto"/>
        <w:bottom w:val="none" w:sz="0" w:space="0" w:color="auto"/>
        <w:right w:val="none" w:sz="0" w:space="0" w:color="auto"/>
      </w:divBdr>
    </w:div>
    <w:div w:id="576404735">
      <w:bodyDiv w:val="1"/>
      <w:marLeft w:val="0"/>
      <w:marRight w:val="0"/>
      <w:marTop w:val="0"/>
      <w:marBottom w:val="0"/>
      <w:divBdr>
        <w:top w:val="none" w:sz="0" w:space="0" w:color="auto"/>
        <w:left w:val="none" w:sz="0" w:space="0" w:color="auto"/>
        <w:bottom w:val="none" w:sz="0" w:space="0" w:color="auto"/>
        <w:right w:val="none" w:sz="0" w:space="0" w:color="auto"/>
      </w:divBdr>
    </w:div>
    <w:div w:id="577666204">
      <w:bodyDiv w:val="1"/>
      <w:marLeft w:val="0"/>
      <w:marRight w:val="0"/>
      <w:marTop w:val="0"/>
      <w:marBottom w:val="0"/>
      <w:divBdr>
        <w:top w:val="none" w:sz="0" w:space="0" w:color="auto"/>
        <w:left w:val="none" w:sz="0" w:space="0" w:color="auto"/>
        <w:bottom w:val="none" w:sz="0" w:space="0" w:color="auto"/>
        <w:right w:val="none" w:sz="0" w:space="0" w:color="auto"/>
      </w:divBdr>
    </w:div>
    <w:div w:id="578057442">
      <w:bodyDiv w:val="1"/>
      <w:marLeft w:val="0"/>
      <w:marRight w:val="0"/>
      <w:marTop w:val="0"/>
      <w:marBottom w:val="0"/>
      <w:divBdr>
        <w:top w:val="none" w:sz="0" w:space="0" w:color="auto"/>
        <w:left w:val="none" w:sz="0" w:space="0" w:color="auto"/>
        <w:bottom w:val="none" w:sz="0" w:space="0" w:color="auto"/>
        <w:right w:val="none" w:sz="0" w:space="0" w:color="auto"/>
      </w:divBdr>
    </w:div>
    <w:div w:id="578293963">
      <w:bodyDiv w:val="1"/>
      <w:marLeft w:val="0"/>
      <w:marRight w:val="0"/>
      <w:marTop w:val="0"/>
      <w:marBottom w:val="0"/>
      <w:divBdr>
        <w:top w:val="none" w:sz="0" w:space="0" w:color="auto"/>
        <w:left w:val="none" w:sz="0" w:space="0" w:color="auto"/>
        <w:bottom w:val="none" w:sz="0" w:space="0" w:color="auto"/>
        <w:right w:val="none" w:sz="0" w:space="0" w:color="auto"/>
      </w:divBdr>
    </w:div>
    <w:div w:id="578446303">
      <w:bodyDiv w:val="1"/>
      <w:marLeft w:val="0"/>
      <w:marRight w:val="0"/>
      <w:marTop w:val="0"/>
      <w:marBottom w:val="0"/>
      <w:divBdr>
        <w:top w:val="none" w:sz="0" w:space="0" w:color="auto"/>
        <w:left w:val="none" w:sz="0" w:space="0" w:color="auto"/>
        <w:bottom w:val="none" w:sz="0" w:space="0" w:color="auto"/>
        <w:right w:val="none" w:sz="0" w:space="0" w:color="auto"/>
      </w:divBdr>
    </w:div>
    <w:div w:id="578952271">
      <w:bodyDiv w:val="1"/>
      <w:marLeft w:val="0"/>
      <w:marRight w:val="0"/>
      <w:marTop w:val="0"/>
      <w:marBottom w:val="0"/>
      <w:divBdr>
        <w:top w:val="none" w:sz="0" w:space="0" w:color="auto"/>
        <w:left w:val="none" w:sz="0" w:space="0" w:color="auto"/>
        <w:bottom w:val="none" w:sz="0" w:space="0" w:color="auto"/>
        <w:right w:val="none" w:sz="0" w:space="0" w:color="auto"/>
      </w:divBdr>
    </w:div>
    <w:div w:id="579562334">
      <w:bodyDiv w:val="1"/>
      <w:marLeft w:val="0"/>
      <w:marRight w:val="0"/>
      <w:marTop w:val="0"/>
      <w:marBottom w:val="0"/>
      <w:divBdr>
        <w:top w:val="none" w:sz="0" w:space="0" w:color="auto"/>
        <w:left w:val="none" w:sz="0" w:space="0" w:color="auto"/>
        <w:bottom w:val="none" w:sz="0" w:space="0" w:color="auto"/>
        <w:right w:val="none" w:sz="0" w:space="0" w:color="auto"/>
      </w:divBdr>
    </w:div>
    <w:div w:id="579826411">
      <w:bodyDiv w:val="1"/>
      <w:marLeft w:val="0"/>
      <w:marRight w:val="0"/>
      <w:marTop w:val="0"/>
      <w:marBottom w:val="0"/>
      <w:divBdr>
        <w:top w:val="none" w:sz="0" w:space="0" w:color="auto"/>
        <w:left w:val="none" w:sz="0" w:space="0" w:color="auto"/>
        <w:bottom w:val="none" w:sz="0" w:space="0" w:color="auto"/>
        <w:right w:val="none" w:sz="0" w:space="0" w:color="auto"/>
      </w:divBdr>
    </w:div>
    <w:div w:id="579828726">
      <w:bodyDiv w:val="1"/>
      <w:marLeft w:val="0"/>
      <w:marRight w:val="0"/>
      <w:marTop w:val="0"/>
      <w:marBottom w:val="0"/>
      <w:divBdr>
        <w:top w:val="none" w:sz="0" w:space="0" w:color="auto"/>
        <w:left w:val="none" w:sz="0" w:space="0" w:color="auto"/>
        <w:bottom w:val="none" w:sz="0" w:space="0" w:color="auto"/>
        <w:right w:val="none" w:sz="0" w:space="0" w:color="auto"/>
      </w:divBdr>
    </w:div>
    <w:div w:id="580023316">
      <w:bodyDiv w:val="1"/>
      <w:marLeft w:val="0"/>
      <w:marRight w:val="0"/>
      <w:marTop w:val="0"/>
      <w:marBottom w:val="0"/>
      <w:divBdr>
        <w:top w:val="none" w:sz="0" w:space="0" w:color="auto"/>
        <w:left w:val="none" w:sz="0" w:space="0" w:color="auto"/>
        <w:bottom w:val="none" w:sz="0" w:space="0" w:color="auto"/>
        <w:right w:val="none" w:sz="0" w:space="0" w:color="auto"/>
      </w:divBdr>
    </w:div>
    <w:div w:id="581063168">
      <w:bodyDiv w:val="1"/>
      <w:marLeft w:val="0"/>
      <w:marRight w:val="0"/>
      <w:marTop w:val="0"/>
      <w:marBottom w:val="0"/>
      <w:divBdr>
        <w:top w:val="none" w:sz="0" w:space="0" w:color="auto"/>
        <w:left w:val="none" w:sz="0" w:space="0" w:color="auto"/>
        <w:bottom w:val="none" w:sz="0" w:space="0" w:color="auto"/>
        <w:right w:val="none" w:sz="0" w:space="0" w:color="auto"/>
      </w:divBdr>
    </w:div>
    <w:div w:id="581330115">
      <w:bodyDiv w:val="1"/>
      <w:marLeft w:val="0"/>
      <w:marRight w:val="0"/>
      <w:marTop w:val="0"/>
      <w:marBottom w:val="0"/>
      <w:divBdr>
        <w:top w:val="none" w:sz="0" w:space="0" w:color="auto"/>
        <w:left w:val="none" w:sz="0" w:space="0" w:color="auto"/>
        <w:bottom w:val="none" w:sz="0" w:space="0" w:color="auto"/>
        <w:right w:val="none" w:sz="0" w:space="0" w:color="auto"/>
      </w:divBdr>
    </w:div>
    <w:div w:id="581375323">
      <w:bodyDiv w:val="1"/>
      <w:marLeft w:val="0"/>
      <w:marRight w:val="0"/>
      <w:marTop w:val="0"/>
      <w:marBottom w:val="0"/>
      <w:divBdr>
        <w:top w:val="none" w:sz="0" w:space="0" w:color="auto"/>
        <w:left w:val="none" w:sz="0" w:space="0" w:color="auto"/>
        <w:bottom w:val="none" w:sz="0" w:space="0" w:color="auto"/>
        <w:right w:val="none" w:sz="0" w:space="0" w:color="auto"/>
      </w:divBdr>
    </w:div>
    <w:div w:id="581918269">
      <w:bodyDiv w:val="1"/>
      <w:marLeft w:val="0"/>
      <w:marRight w:val="0"/>
      <w:marTop w:val="0"/>
      <w:marBottom w:val="0"/>
      <w:divBdr>
        <w:top w:val="none" w:sz="0" w:space="0" w:color="auto"/>
        <w:left w:val="none" w:sz="0" w:space="0" w:color="auto"/>
        <w:bottom w:val="none" w:sz="0" w:space="0" w:color="auto"/>
        <w:right w:val="none" w:sz="0" w:space="0" w:color="auto"/>
      </w:divBdr>
    </w:div>
    <w:div w:id="583028363">
      <w:bodyDiv w:val="1"/>
      <w:marLeft w:val="0"/>
      <w:marRight w:val="0"/>
      <w:marTop w:val="0"/>
      <w:marBottom w:val="0"/>
      <w:divBdr>
        <w:top w:val="none" w:sz="0" w:space="0" w:color="auto"/>
        <w:left w:val="none" w:sz="0" w:space="0" w:color="auto"/>
        <w:bottom w:val="none" w:sz="0" w:space="0" w:color="auto"/>
        <w:right w:val="none" w:sz="0" w:space="0" w:color="auto"/>
      </w:divBdr>
    </w:div>
    <w:div w:id="583340893">
      <w:bodyDiv w:val="1"/>
      <w:marLeft w:val="0"/>
      <w:marRight w:val="0"/>
      <w:marTop w:val="0"/>
      <w:marBottom w:val="0"/>
      <w:divBdr>
        <w:top w:val="none" w:sz="0" w:space="0" w:color="auto"/>
        <w:left w:val="none" w:sz="0" w:space="0" w:color="auto"/>
        <w:bottom w:val="none" w:sz="0" w:space="0" w:color="auto"/>
        <w:right w:val="none" w:sz="0" w:space="0" w:color="auto"/>
      </w:divBdr>
    </w:div>
    <w:div w:id="583732493">
      <w:bodyDiv w:val="1"/>
      <w:marLeft w:val="0"/>
      <w:marRight w:val="0"/>
      <w:marTop w:val="0"/>
      <w:marBottom w:val="0"/>
      <w:divBdr>
        <w:top w:val="none" w:sz="0" w:space="0" w:color="auto"/>
        <w:left w:val="none" w:sz="0" w:space="0" w:color="auto"/>
        <w:bottom w:val="none" w:sz="0" w:space="0" w:color="auto"/>
        <w:right w:val="none" w:sz="0" w:space="0" w:color="auto"/>
      </w:divBdr>
    </w:div>
    <w:div w:id="584147752">
      <w:bodyDiv w:val="1"/>
      <w:marLeft w:val="0"/>
      <w:marRight w:val="0"/>
      <w:marTop w:val="0"/>
      <w:marBottom w:val="0"/>
      <w:divBdr>
        <w:top w:val="none" w:sz="0" w:space="0" w:color="auto"/>
        <w:left w:val="none" w:sz="0" w:space="0" w:color="auto"/>
        <w:bottom w:val="none" w:sz="0" w:space="0" w:color="auto"/>
        <w:right w:val="none" w:sz="0" w:space="0" w:color="auto"/>
      </w:divBdr>
    </w:div>
    <w:div w:id="584458140">
      <w:bodyDiv w:val="1"/>
      <w:marLeft w:val="0"/>
      <w:marRight w:val="0"/>
      <w:marTop w:val="0"/>
      <w:marBottom w:val="0"/>
      <w:divBdr>
        <w:top w:val="none" w:sz="0" w:space="0" w:color="auto"/>
        <w:left w:val="none" w:sz="0" w:space="0" w:color="auto"/>
        <w:bottom w:val="none" w:sz="0" w:space="0" w:color="auto"/>
        <w:right w:val="none" w:sz="0" w:space="0" w:color="auto"/>
      </w:divBdr>
    </w:div>
    <w:div w:id="584652358">
      <w:bodyDiv w:val="1"/>
      <w:marLeft w:val="0"/>
      <w:marRight w:val="0"/>
      <w:marTop w:val="0"/>
      <w:marBottom w:val="0"/>
      <w:divBdr>
        <w:top w:val="none" w:sz="0" w:space="0" w:color="auto"/>
        <w:left w:val="none" w:sz="0" w:space="0" w:color="auto"/>
        <w:bottom w:val="none" w:sz="0" w:space="0" w:color="auto"/>
        <w:right w:val="none" w:sz="0" w:space="0" w:color="auto"/>
      </w:divBdr>
    </w:div>
    <w:div w:id="585191085">
      <w:bodyDiv w:val="1"/>
      <w:marLeft w:val="0"/>
      <w:marRight w:val="0"/>
      <w:marTop w:val="0"/>
      <w:marBottom w:val="0"/>
      <w:divBdr>
        <w:top w:val="none" w:sz="0" w:space="0" w:color="auto"/>
        <w:left w:val="none" w:sz="0" w:space="0" w:color="auto"/>
        <w:bottom w:val="none" w:sz="0" w:space="0" w:color="auto"/>
        <w:right w:val="none" w:sz="0" w:space="0" w:color="auto"/>
      </w:divBdr>
    </w:div>
    <w:div w:id="585503244">
      <w:bodyDiv w:val="1"/>
      <w:marLeft w:val="0"/>
      <w:marRight w:val="0"/>
      <w:marTop w:val="0"/>
      <w:marBottom w:val="0"/>
      <w:divBdr>
        <w:top w:val="none" w:sz="0" w:space="0" w:color="auto"/>
        <w:left w:val="none" w:sz="0" w:space="0" w:color="auto"/>
        <w:bottom w:val="none" w:sz="0" w:space="0" w:color="auto"/>
        <w:right w:val="none" w:sz="0" w:space="0" w:color="auto"/>
      </w:divBdr>
      <w:divsChild>
        <w:div w:id="2095514567">
          <w:marLeft w:val="480"/>
          <w:marRight w:val="0"/>
          <w:marTop w:val="0"/>
          <w:marBottom w:val="0"/>
          <w:divBdr>
            <w:top w:val="none" w:sz="0" w:space="0" w:color="auto"/>
            <w:left w:val="none" w:sz="0" w:space="0" w:color="auto"/>
            <w:bottom w:val="none" w:sz="0" w:space="0" w:color="auto"/>
            <w:right w:val="none" w:sz="0" w:space="0" w:color="auto"/>
          </w:divBdr>
        </w:div>
        <w:div w:id="66193482">
          <w:marLeft w:val="480"/>
          <w:marRight w:val="0"/>
          <w:marTop w:val="0"/>
          <w:marBottom w:val="0"/>
          <w:divBdr>
            <w:top w:val="none" w:sz="0" w:space="0" w:color="auto"/>
            <w:left w:val="none" w:sz="0" w:space="0" w:color="auto"/>
            <w:bottom w:val="none" w:sz="0" w:space="0" w:color="auto"/>
            <w:right w:val="none" w:sz="0" w:space="0" w:color="auto"/>
          </w:divBdr>
        </w:div>
        <w:div w:id="332074797">
          <w:marLeft w:val="480"/>
          <w:marRight w:val="0"/>
          <w:marTop w:val="0"/>
          <w:marBottom w:val="0"/>
          <w:divBdr>
            <w:top w:val="none" w:sz="0" w:space="0" w:color="auto"/>
            <w:left w:val="none" w:sz="0" w:space="0" w:color="auto"/>
            <w:bottom w:val="none" w:sz="0" w:space="0" w:color="auto"/>
            <w:right w:val="none" w:sz="0" w:space="0" w:color="auto"/>
          </w:divBdr>
        </w:div>
        <w:div w:id="719133845">
          <w:marLeft w:val="480"/>
          <w:marRight w:val="0"/>
          <w:marTop w:val="0"/>
          <w:marBottom w:val="0"/>
          <w:divBdr>
            <w:top w:val="none" w:sz="0" w:space="0" w:color="auto"/>
            <w:left w:val="none" w:sz="0" w:space="0" w:color="auto"/>
            <w:bottom w:val="none" w:sz="0" w:space="0" w:color="auto"/>
            <w:right w:val="none" w:sz="0" w:space="0" w:color="auto"/>
          </w:divBdr>
        </w:div>
        <w:div w:id="2144535533">
          <w:marLeft w:val="480"/>
          <w:marRight w:val="0"/>
          <w:marTop w:val="0"/>
          <w:marBottom w:val="0"/>
          <w:divBdr>
            <w:top w:val="none" w:sz="0" w:space="0" w:color="auto"/>
            <w:left w:val="none" w:sz="0" w:space="0" w:color="auto"/>
            <w:bottom w:val="none" w:sz="0" w:space="0" w:color="auto"/>
            <w:right w:val="none" w:sz="0" w:space="0" w:color="auto"/>
          </w:divBdr>
        </w:div>
        <w:div w:id="421536998">
          <w:marLeft w:val="480"/>
          <w:marRight w:val="0"/>
          <w:marTop w:val="0"/>
          <w:marBottom w:val="0"/>
          <w:divBdr>
            <w:top w:val="none" w:sz="0" w:space="0" w:color="auto"/>
            <w:left w:val="none" w:sz="0" w:space="0" w:color="auto"/>
            <w:bottom w:val="none" w:sz="0" w:space="0" w:color="auto"/>
            <w:right w:val="none" w:sz="0" w:space="0" w:color="auto"/>
          </w:divBdr>
        </w:div>
      </w:divsChild>
    </w:div>
    <w:div w:id="585723220">
      <w:bodyDiv w:val="1"/>
      <w:marLeft w:val="0"/>
      <w:marRight w:val="0"/>
      <w:marTop w:val="0"/>
      <w:marBottom w:val="0"/>
      <w:divBdr>
        <w:top w:val="none" w:sz="0" w:space="0" w:color="auto"/>
        <w:left w:val="none" w:sz="0" w:space="0" w:color="auto"/>
        <w:bottom w:val="none" w:sz="0" w:space="0" w:color="auto"/>
        <w:right w:val="none" w:sz="0" w:space="0" w:color="auto"/>
      </w:divBdr>
      <w:divsChild>
        <w:div w:id="33308280">
          <w:marLeft w:val="0"/>
          <w:marRight w:val="0"/>
          <w:marTop w:val="0"/>
          <w:marBottom w:val="0"/>
          <w:divBdr>
            <w:top w:val="none" w:sz="0" w:space="0" w:color="auto"/>
            <w:left w:val="none" w:sz="0" w:space="0" w:color="auto"/>
            <w:bottom w:val="none" w:sz="0" w:space="0" w:color="auto"/>
            <w:right w:val="none" w:sz="0" w:space="0" w:color="auto"/>
          </w:divBdr>
        </w:div>
        <w:div w:id="504169669">
          <w:marLeft w:val="0"/>
          <w:marRight w:val="0"/>
          <w:marTop w:val="0"/>
          <w:marBottom w:val="0"/>
          <w:divBdr>
            <w:top w:val="none" w:sz="0" w:space="0" w:color="auto"/>
            <w:left w:val="none" w:sz="0" w:space="0" w:color="auto"/>
            <w:bottom w:val="none" w:sz="0" w:space="0" w:color="auto"/>
            <w:right w:val="none" w:sz="0" w:space="0" w:color="auto"/>
          </w:divBdr>
        </w:div>
        <w:div w:id="155919527">
          <w:marLeft w:val="0"/>
          <w:marRight w:val="0"/>
          <w:marTop w:val="0"/>
          <w:marBottom w:val="0"/>
          <w:divBdr>
            <w:top w:val="none" w:sz="0" w:space="0" w:color="auto"/>
            <w:left w:val="none" w:sz="0" w:space="0" w:color="auto"/>
            <w:bottom w:val="none" w:sz="0" w:space="0" w:color="auto"/>
            <w:right w:val="none" w:sz="0" w:space="0" w:color="auto"/>
          </w:divBdr>
        </w:div>
        <w:div w:id="864102485">
          <w:marLeft w:val="0"/>
          <w:marRight w:val="0"/>
          <w:marTop w:val="0"/>
          <w:marBottom w:val="0"/>
          <w:divBdr>
            <w:top w:val="none" w:sz="0" w:space="0" w:color="auto"/>
            <w:left w:val="none" w:sz="0" w:space="0" w:color="auto"/>
            <w:bottom w:val="none" w:sz="0" w:space="0" w:color="auto"/>
            <w:right w:val="none" w:sz="0" w:space="0" w:color="auto"/>
          </w:divBdr>
        </w:div>
        <w:div w:id="1467116098">
          <w:marLeft w:val="0"/>
          <w:marRight w:val="0"/>
          <w:marTop w:val="0"/>
          <w:marBottom w:val="0"/>
          <w:divBdr>
            <w:top w:val="none" w:sz="0" w:space="0" w:color="auto"/>
            <w:left w:val="none" w:sz="0" w:space="0" w:color="auto"/>
            <w:bottom w:val="none" w:sz="0" w:space="0" w:color="auto"/>
            <w:right w:val="none" w:sz="0" w:space="0" w:color="auto"/>
          </w:divBdr>
        </w:div>
        <w:div w:id="396439907">
          <w:marLeft w:val="0"/>
          <w:marRight w:val="0"/>
          <w:marTop w:val="0"/>
          <w:marBottom w:val="0"/>
          <w:divBdr>
            <w:top w:val="none" w:sz="0" w:space="0" w:color="auto"/>
            <w:left w:val="none" w:sz="0" w:space="0" w:color="auto"/>
            <w:bottom w:val="none" w:sz="0" w:space="0" w:color="auto"/>
            <w:right w:val="none" w:sz="0" w:space="0" w:color="auto"/>
          </w:divBdr>
        </w:div>
        <w:div w:id="1070075740">
          <w:marLeft w:val="0"/>
          <w:marRight w:val="0"/>
          <w:marTop w:val="0"/>
          <w:marBottom w:val="0"/>
          <w:divBdr>
            <w:top w:val="none" w:sz="0" w:space="0" w:color="auto"/>
            <w:left w:val="none" w:sz="0" w:space="0" w:color="auto"/>
            <w:bottom w:val="none" w:sz="0" w:space="0" w:color="auto"/>
            <w:right w:val="none" w:sz="0" w:space="0" w:color="auto"/>
          </w:divBdr>
        </w:div>
        <w:div w:id="1051727839">
          <w:marLeft w:val="0"/>
          <w:marRight w:val="0"/>
          <w:marTop w:val="0"/>
          <w:marBottom w:val="0"/>
          <w:divBdr>
            <w:top w:val="none" w:sz="0" w:space="0" w:color="auto"/>
            <w:left w:val="none" w:sz="0" w:space="0" w:color="auto"/>
            <w:bottom w:val="none" w:sz="0" w:space="0" w:color="auto"/>
            <w:right w:val="none" w:sz="0" w:space="0" w:color="auto"/>
          </w:divBdr>
        </w:div>
        <w:div w:id="1482698596">
          <w:marLeft w:val="0"/>
          <w:marRight w:val="0"/>
          <w:marTop w:val="0"/>
          <w:marBottom w:val="0"/>
          <w:divBdr>
            <w:top w:val="none" w:sz="0" w:space="0" w:color="auto"/>
            <w:left w:val="none" w:sz="0" w:space="0" w:color="auto"/>
            <w:bottom w:val="none" w:sz="0" w:space="0" w:color="auto"/>
            <w:right w:val="none" w:sz="0" w:space="0" w:color="auto"/>
          </w:divBdr>
        </w:div>
        <w:div w:id="801767913">
          <w:marLeft w:val="0"/>
          <w:marRight w:val="0"/>
          <w:marTop w:val="0"/>
          <w:marBottom w:val="0"/>
          <w:divBdr>
            <w:top w:val="none" w:sz="0" w:space="0" w:color="auto"/>
            <w:left w:val="none" w:sz="0" w:space="0" w:color="auto"/>
            <w:bottom w:val="none" w:sz="0" w:space="0" w:color="auto"/>
            <w:right w:val="none" w:sz="0" w:space="0" w:color="auto"/>
          </w:divBdr>
        </w:div>
        <w:div w:id="1467895697">
          <w:marLeft w:val="0"/>
          <w:marRight w:val="0"/>
          <w:marTop w:val="0"/>
          <w:marBottom w:val="0"/>
          <w:divBdr>
            <w:top w:val="none" w:sz="0" w:space="0" w:color="auto"/>
            <w:left w:val="none" w:sz="0" w:space="0" w:color="auto"/>
            <w:bottom w:val="none" w:sz="0" w:space="0" w:color="auto"/>
            <w:right w:val="none" w:sz="0" w:space="0" w:color="auto"/>
          </w:divBdr>
        </w:div>
        <w:div w:id="313416655">
          <w:marLeft w:val="0"/>
          <w:marRight w:val="0"/>
          <w:marTop w:val="0"/>
          <w:marBottom w:val="0"/>
          <w:divBdr>
            <w:top w:val="none" w:sz="0" w:space="0" w:color="auto"/>
            <w:left w:val="none" w:sz="0" w:space="0" w:color="auto"/>
            <w:bottom w:val="none" w:sz="0" w:space="0" w:color="auto"/>
            <w:right w:val="none" w:sz="0" w:space="0" w:color="auto"/>
          </w:divBdr>
        </w:div>
        <w:div w:id="1148278066">
          <w:marLeft w:val="0"/>
          <w:marRight w:val="0"/>
          <w:marTop w:val="0"/>
          <w:marBottom w:val="0"/>
          <w:divBdr>
            <w:top w:val="none" w:sz="0" w:space="0" w:color="auto"/>
            <w:left w:val="none" w:sz="0" w:space="0" w:color="auto"/>
            <w:bottom w:val="none" w:sz="0" w:space="0" w:color="auto"/>
            <w:right w:val="none" w:sz="0" w:space="0" w:color="auto"/>
          </w:divBdr>
        </w:div>
        <w:div w:id="15082736">
          <w:marLeft w:val="0"/>
          <w:marRight w:val="0"/>
          <w:marTop w:val="0"/>
          <w:marBottom w:val="0"/>
          <w:divBdr>
            <w:top w:val="none" w:sz="0" w:space="0" w:color="auto"/>
            <w:left w:val="none" w:sz="0" w:space="0" w:color="auto"/>
            <w:bottom w:val="none" w:sz="0" w:space="0" w:color="auto"/>
            <w:right w:val="none" w:sz="0" w:space="0" w:color="auto"/>
          </w:divBdr>
        </w:div>
        <w:div w:id="310210563">
          <w:marLeft w:val="0"/>
          <w:marRight w:val="0"/>
          <w:marTop w:val="0"/>
          <w:marBottom w:val="0"/>
          <w:divBdr>
            <w:top w:val="none" w:sz="0" w:space="0" w:color="auto"/>
            <w:left w:val="none" w:sz="0" w:space="0" w:color="auto"/>
            <w:bottom w:val="none" w:sz="0" w:space="0" w:color="auto"/>
            <w:right w:val="none" w:sz="0" w:space="0" w:color="auto"/>
          </w:divBdr>
        </w:div>
        <w:div w:id="1181164362">
          <w:marLeft w:val="0"/>
          <w:marRight w:val="0"/>
          <w:marTop w:val="0"/>
          <w:marBottom w:val="0"/>
          <w:divBdr>
            <w:top w:val="none" w:sz="0" w:space="0" w:color="auto"/>
            <w:left w:val="none" w:sz="0" w:space="0" w:color="auto"/>
            <w:bottom w:val="none" w:sz="0" w:space="0" w:color="auto"/>
            <w:right w:val="none" w:sz="0" w:space="0" w:color="auto"/>
          </w:divBdr>
        </w:div>
        <w:div w:id="1531264804">
          <w:marLeft w:val="0"/>
          <w:marRight w:val="0"/>
          <w:marTop w:val="0"/>
          <w:marBottom w:val="0"/>
          <w:divBdr>
            <w:top w:val="none" w:sz="0" w:space="0" w:color="auto"/>
            <w:left w:val="none" w:sz="0" w:space="0" w:color="auto"/>
            <w:bottom w:val="none" w:sz="0" w:space="0" w:color="auto"/>
            <w:right w:val="none" w:sz="0" w:space="0" w:color="auto"/>
          </w:divBdr>
        </w:div>
        <w:div w:id="1488668685">
          <w:marLeft w:val="0"/>
          <w:marRight w:val="0"/>
          <w:marTop w:val="0"/>
          <w:marBottom w:val="0"/>
          <w:divBdr>
            <w:top w:val="none" w:sz="0" w:space="0" w:color="auto"/>
            <w:left w:val="none" w:sz="0" w:space="0" w:color="auto"/>
            <w:bottom w:val="none" w:sz="0" w:space="0" w:color="auto"/>
            <w:right w:val="none" w:sz="0" w:space="0" w:color="auto"/>
          </w:divBdr>
        </w:div>
        <w:div w:id="1043599615">
          <w:marLeft w:val="0"/>
          <w:marRight w:val="0"/>
          <w:marTop w:val="0"/>
          <w:marBottom w:val="0"/>
          <w:divBdr>
            <w:top w:val="none" w:sz="0" w:space="0" w:color="auto"/>
            <w:left w:val="none" w:sz="0" w:space="0" w:color="auto"/>
            <w:bottom w:val="none" w:sz="0" w:space="0" w:color="auto"/>
            <w:right w:val="none" w:sz="0" w:space="0" w:color="auto"/>
          </w:divBdr>
        </w:div>
        <w:div w:id="644237691">
          <w:marLeft w:val="0"/>
          <w:marRight w:val="0"/>
          <w:marTop w:val="0"/>
          <w:marBottom w:val="0"/>
          <w:divBdr>
            <w:top w:val="none" w:sz="0" w:space="0" w:color="auto"/>
            <w:left w:val="none" w:sz="0" w:space="0" w:color="auto"/>
            <w:bottom w:val="none" w:sz="0" w:space="0" w:color="auto"/>
            <w:right w:val="none" w:sz="0" w:space="0" w:color="auto"/>
          </w:divBdr>
        </w:div>
        <w:div w:id="12849824">
          <w:marLeft w:val="0"/>
          <w:marRight w:val="0"/>
          <w:marTop w:val="0"/>
          <w:marBottom w:val="0"/>
          <w:divBdr>
            <w:top w:val="none" w:sz="0" w:space="0" w:color="auto"/>
            <w:left w:val="none" w:sz="0" w:space="0" w:color="auto"/>
            <w:bottom w:val="none" w:sz="0" w:space="0" w:color="auto"/>
            <w:right w:val="none" w:sz="0" w:space="0" w:color="auto"/>
          </w:divBdr>
        </w:div>
        <w:div w:id="555625393">
          <w:marLeft w:val="0"/>
          <w:marRight w:val="0"/>
          <w:marTop w:val="0"/>
          <w:marBottom w:val="0"/>
          <w:divBdr>
            <w:top w:val="none" w:sz="0" w:space="0" w:color="auto"/>
            <w:left w:val="none" w:sz="0" w:space="0" w:color="auto"/>
            <w:bottom w:val="none" w:sz="0" w:space="0" w:color="auto"/>
            <w:right w:val="none" w:sz="0" w:space="0" w:color="auto"/>
          </w:divBdr>
        </w:div>
        <w:div w:id="1098869235">
          <w:marLeft w:val="0"/>
          <w:marRight w:val="0"/>
          <w:marTop w:val="0"/>
          <w:marBottom w:val="0"/>
          <w:divBdr>
            <w:top w:val="none" w:sz="0" w:space="0" w:color="auto"/>
            <w:left w:val="none" w:sz="0" w:space="0" w:color="auto"/>
            <w:bottom w:val="none" w:sz="0" w:space="0" w:color="auto"/>
            <w:right w:val="none" w:sz="0" w:space="0" w:color="auto"/>
          </w:divBdr>
        </w:div>
        <w:div w:id="681053265">
          <w:marLeft w:val="0"/>
          <w:marRight w:val="0"/>
          <w:marTop w:val="0"/>
          <w:marBottom w:val="0"/>
          <w:divBdr>
            <w:top w:val="none" w:sz="0" w:space="0" w:color="auto"/>
            <w:left w:val="none" w:sz="0" w:space="0" w:color="auto"/>
            <w:bottom w:val="none" w:sz="0" w:space="0" w:color="auto"/>
            <w:right w:val="none" w:sz="0" w:space="0" w:color="auto"/>
          </w:divBdr>
        </w:div>
        <w:div w:id="475102680">
          <w:marLeft w:val="0"/>
          <w:marRight w:val="0"/>
          <w:marTop w:val="0"/>
          <w:marBottom w:val="0"/>
          <w:divBdr>
            <w:top w:val="none" w:sz="0" w:space="0" w:color="auto"/>
            <w:left w:val="none" w:sz="0" w:space="0" w:color="auto"/>
            <w:bottom w:val="none" w:sz="0" w:space="0" w:color="auto"/>
            <w:right w:val="none" w:sz="0" w:space="0" w:color="auto"/>
          </w:divBdr>
        </w:div>
        <w:div w:id="1763989543">
          <w:marLeft w:val="0"/>
          <w:marRight w:val="0"/>
          <w:marTop w:val="0"/>
          <w:marBottom w:val="0"/>
          <w:divBdr>
            <w:top w:val="none" w:sz="0" w:space="0" w:color="auto"/>
            <w:left w:val="none" w:sz="0" w:space="0" w:color="auto"/>
            <w:bottom w:val="none" w:sz="0" w:space="0" w:color="auto"/>
            <w:right w:val="none" w:sz="0" w:space="0" w:color="auto"/>
          </w:divBdr>
        </w:div>
        <w:div w:id="1722090568">
          <w:marLeft w:val="0"/>
          <w:marRight w:val="0"/>
          <w:marTop w:val="0"/>
          <w:marBottom w:val="0"/>
          <w:divBdr>
            <w:top w:val="none" w:sz="0" w:space="0" w:color="auto"/>
            <w:left w:val="none" w:sz="0" w:space="0" w:color="auto"/>
            <w:bottom w:val="none" w:sz="0" w:space="0" w:color="auto"/>
            <w:right w:val="none" w:sz="0" w:space="0" w:color="auto"/>
          </w:divBdr>
        </w:div>
        <w:div w:id="1419794423">
          <w:marLeft w:val="0"/>
          <w:marRight w:val="0"/>
          <w:marTop w:val="0"/>
          <w:marBottom w:val="0"/>
          <w:divBdr>
            <w:top w:val="none" w:sz="0" w:space="0" w:color="auto"/>
            <w:left w:val="none" w:sz="0" w:space="0" w:color="auto"/>
            <w:bottom w:val="none" w:sz="0" w:space="0" w:color="auto"/>
            <w:right w:val="none" w:sz="0" w:space="0" w:color="auto"/>
          </w:divBdr>
        </w:div>
        <w:div w:id="812021274">
          <w:marLeft w:val="0"/>
          <w:marRight w:val="0"/>
          <w:marTop w:val="0"/>
          <w:marBottom w:val="0"/>
          <w:divBdr>
            <w:top w:val="none" w:sz="0" w:space="0" w:color="auto"/>
            <w:left w:val="none" w:sz="0" w:space="0" w:color="auto"/>
            <w:bottom w:val="none" w:sz="0" w:space="0" w:color="auto"/>
            <w:right w:val="none" w:sz="0" w:space="0" w:color="auto"/>
          </w:divBdr>
        </w:div>
        <w:div w:id="1616909620">
          <w:marLeft w:val="0"/>
          <w:marRight w:val="0"/>
          <w:marTop w:val="0"/>
          <w:marBottom w:val="0"/>
          <w:divBdr>
            <w:top w:val="none" w:sz="0" w:space="0" w:color="auto"/>
            <w:left w:val="none" w:sz="0" w:space="0" w:color="auto"/>
            <w:bottom w:val="none" w:sz="0" w:space="0" w:color="auto"/>
            <w:right w:val="none" w:sz="0" w:space="0" w:color="auto"/>
          </w:divBdr>
        </w:div>
        <w:div w:id="2133357161">
          <w:marLeft w:val="0"/>
          <w:marRight w:val="0"/>
          <w:marTop w:val="0"/>
          <w:marBottom w:val="0"/>
          <w:divBdr>
            <w:top w:val="none" w:sz="0" w:space="0" w:color="auto"/>
            <w:left w:val="none" w:sz="0" w:space="0" w:color="auto"/>
            <w:bottom w:val="none" w:sz="0" w:space="0" w:color="auto"/>
            <w:right w:val="none" w:sz="0" w:space="0" w:color="auto"/>
          </w:divBdr>
        </w:div>
        <w:div w:id="1560164796">
          <w:marLeft w:val="0"/>
          <w:marRight w:val="0"/>
          <w:marTop w:val="0"/>
          <w:marBottom w:val="0"/>
          <w:divBdr>
            <w:top w:val="none" w:sz="0" w:space="0" w:color="auto"/>
            <w:left w:val="none" w:sz="0" w:space="0" w:color="auto"/>
            <w:bottom w:val="none" w:sz="0" w:space="0" w:color="auto"/>
            <w:right w:val="none" w:sz="0" w:space="0" w:color="auto"/>
          </w:divBdr>
        </w:div>
        <w:div w:id="23873427">
          <w:marLeft w:val="0"/>
          <w:marRight w:val="0"/>
          <w:marTop w:val="0"/>
          <w:marBottom w:val="0"/>
          <w:divBdr>
            <w:top w:val="none" w:sz="0" w:space="0" w:color="auto"/>
            <w:left w:val="none" w:sz="0" w:space="0" w:color="auto"/>
            <w:bottom w:val="none" w:sz="0" w:space="0" w:color="auto"/>
            <w:right w:val="none" w:sz="0" w:space="0" w:color="auto"/>
          </w:divBdr>
        </w:div>
        <w:div w:id="2136943033">
          <w:marLeft w:val="0"/>
          <w:marRight w:val="0"/>
          <w:marTop w:val="0"/>
          <w:marBottom w:val="0"/>
          <w:divBdr>
            <w:top w:val="none" w:sz="0" w:space="0" w:color="auto"/>
            <w:left w:val="none" w:sz="0" w:space="0" w:color="auto"/>
            <w:bottom w:val="none" w:sz="0" w:space="0" w:color="auto"/>
            <w:right w:val="none" w:sz="0" w:space="0" w:color="auto"/>
          </w:divBdr>
        </w:div>
        <w:div w:id="651983088">
          <w:marLeft w:val="0"/>
          <w:marRight w:val="0"/>
          <w:marTop w:val="0"/>
          <w:marBottom w:val="0"/>
          <w:divBdr>
            <w:top w:val="none" w:sz="0" w:space="0" w:color="auto"/>
            <w:left w:val="none" w:sz="0" w:space="0" w:color="auto"/>
            <w:bottom w:val="none" w:sz="0" w:space="0" w:color="auto"/>
            <w:right w:val="none" w:sz="0" w:space="0" w:color="auto"/>
          </w:divBdr>
        </w:div>
        <w:div w:id="690961701">
          <w:marLeft w:val="0"/>
          <w:marRight w:val="0"/>
          <w:marTop w:val="0"/>
          <w:marBottom w:val="0"/>
          <w:divBdr>
            <w:top w:val="none" w:sz="0" w:space="0" w:color="auto"/>
            <w:left w:val="none" w:sz="0" w:space="0" w:color="auto"/>
            <w:bottom w:val="none" w:sz="0" w:space="0" w:color="auto"/>
            <w:right w:val="none" w:sz="0" w:space="0" w:color="auto"/>
          </w:divBdr>
        </w:div>
        <w:div w:id="1418211590">
          <w:marLeft w:val="0"/>
          <w:marRight w:val="0"/>
          <w:marTop w:val="0"/>
          <w:marBottom w:val="0"/>
          <w:divBdr>
            <w:top w:val="none" w:sz="0" w:space="0" w:color="auto"/>
            <w:left w:val="none" w:sz="0" w:space="0" w:color="auto"/>
            <w:bottom w:val="none" w:sz="0" w:space="0" w:color="auto"/>
            <w:right w:val="none" w:sz="0" w:space="0" w:color="auto"/>
          </w:divBdr>
        </w:div>
        <w:div w:id="1163736870">
          <w:marLeft w:val="0"/>
          <w:marRight w:val="0"/>
          <w:marTop w:val="0"/>
          <w:marBottom w:val="0"/>
          <w:divBdr>
            <w:top w:val="none" w:sz="0" w:space="0" w:color="auto"/>
            <w:left w:val="none" w:sz="0" w:space="0" w:color="auto"/>
            <w:bottom w:val="none" w:sz="0" w:space="0" w:color="auto"/>
            <w:right w:val="none" w:sz="0" w:space="0" w:color="auto"/>
          </w:divBdr>
        </w:div>
        <w:div w:id="1217355252">
          <w:marLeft w:val="0"/>
          <w:marRight w:val="0"/>
          <w:marTop w:val="0"/>
          <w:marBottom w:val="0"/>
          <w:divBdr>
            <w:top w:val="none" w:sz="0" w:space="0" w:color="auto"/>
            <w:left w:val="none" w:sz="0" w:space="0" w:color="auto"/>
            <w:bottom w:val="none" w:sz="0" w:space="0" w:color="auto"/>
            <w:right w:val="none" w:sz="0" w:space="0" w:color="auto"/>
          </w:divBdr>
        </w:div>
        <w:div w:id="2141880153">
          <w:marLeft w:val="0"/>
          <w:marRight w:val="0"/>
          <w:marTop w:val="0"/>
          <w:marBottom w:val="0"/>
          <w:divBdr>
            <w:top w:val="none" w:sz="0" w:space="0" w:color="auto"/>
            <w:left w:val="none" w:sz="0" w:space="0" w:color="auto"/>
            <w:bottom w:val="none" w:sz="0" w:space="0" w:color="auto"/>
            <w:right w:val="none" w:sz="0" w:space="0" w:color="auto"/>
          </w:divBdr>
        </w:div>
        <w:div w:id="469635833">
          <w:marLeft w:val="0"/>
          <w:marRight w:val="0"/>
          <w:marTop w:val="0"/>
          <w:marBottom w:val="0"/>
          <w:divBdr>
            <w:top w:val="none" w:sz="0" w:space="0" w:color="auto"/>
            <w:left w:val="none" w:sz="0" w:space="0" w:color="auto"/>
            <w:bottom w:val="none" w:sz="0" w:space="0" w:color="auto"/>
            <w:right w:val="none" w:sz="0" w:space="0" w:color="auto"/>
          </w:divBdr>
        </w:div>
        <w:div w:id="1981231280">
          <w:marLeft w:val="0"/>
          <w:marRight w:val="0"/>
          <w:marTop w:val="0"/>
          <w:marBottom w:val="0"/>
          <w:divBdr>
            <w:top w:val="none" w:sz="0" w:space="0" w:color="auto"/>
            <w:left w:val="none" w:sz="0" w:space="0" w:color="auto"/>
            <w:bottom w:val="none" w:sz="0" w:space="0" w:color="auto"/>
            <w:right w:val="none" w:sz="0" w:space="0" w:color="auto"/>
          </w:divBdr>
        </w:div>
        <w:div w:id="1922056312">
          <w:marLeft w:val="0"/>
          <w:marRight w:val="0"/>
          <w:marTop w:val="0"/>
          <w:marBottom w:val="0"/>
          <w:divBdr>
            <w:top w:val="none" w:sz="0" w:space="0" w:color="auto"/>
            <w:left w:val="none" w:sz="0" w:space="0" w:color="auto"/>
            <w:bottom w:val="none" w:sz="0" w:space="0" w:color="auto"/>
            <w:right w:val="none" w:sz="0" w:space="0" w:color="auto"/>
          </w:divBdr>
        </w:div>
        <w:div w:id="1227455200">
          <w:marLeft w:val="0"/>
          <w:marRight w:val="0"/>
          <w:marTop w:val="0"/>
          <w:marBottom w:val="0"/>
          <w:divBdr>
            <w:top w:val="none" w:sz="0" w:space="0" w:color="auto"/>
            <w:left w:val="none" w:sz="0" w:space="0" w:color="auto"/>
            <w:bottom w:val="none" w:sz="0" w:space="0" w:color="auto"/>
            <w:right w:val="none" w:sz="0" w:space="0" w:color="auto"/>
          </w:divBdr>
        </w:div>
        <w:div w:id="181016852">
          <w:marLeft w:val="0"/>
          <w:marRight w:val="0"/>
          <w:marTop w:val="0"/>
          <w:marBottom w:val="0"/>
          <w:divBdr>
            <w:top w:val="none" w:sz="0" w:space="0" w:color="auto"/>
            <w:left w:val="none" w:sz="0" w:space="0" w:color="auto"/>
            <w:bottom w:val="none" w:sz="0" w:space="0" w:color="auto"/>
            <w:right w:val="none" w:sz="0" w:space="0" w:color="auto"/>
          </w:divBdr>
        </w:div>
        <w:div w:id="516582716">
          <w:marLeft w:val="0"/>
          <w:marRight w:val="0"/>
          <w:marTop w:val="0"/>
          <w:marBottom w:val="0"/>
          <w:divBdr>
            <w:top w:val="none" w:sz="0" w:space="0" w:color="auto"/>
            <w:left w:val="none" w:sz="0" w:space="0" w:color="auto"/>
            <w:bottom w:val="none" w:sz="0" w:space="0" w:color="auto"/>
            <w:right w:val="none" w:sz="0" w:space="0" w:color="auto"/>
          </w:divBdr>
        </w:div>
        <w:div w:id="1111969385">
          <w:marLeft w:val="0"/>
          <w:marRight w:val="0"/>
          <w:marTop w:val="0"/>
          <w:marBottom w:val="0"/>
          <w:divBdr>
            <w:top w:val="none" w:sz="0" w:space="0" w:color="auto"/>
            <w:left w:val="none" w:sz="0" w:space="0" w:color="auto"/>
            <w:bottom w:val="none" w:sz="0" w:space="0" w:color="auto"/>
            <w:right w:val="none" w:sz="0" w:space="0" w:color="auto"/>
          </w:divBdr>
        </w:div>
      </w:divsChild>
    </w:div>
    <w:div w:id="586382327">
      <w:bodyDiv w:val="1"/>
      <w:marLeft w:val="0"/>
      <w:marRight w:val="0"/>
      <w:marTop w:val="0"/>
      <w:marBottom w:val="0"/>
      <w:divBdr>
        <w:top w:val="none" w:sz="0" w:space="0" w:color="auto"/>
        <w:left w:val="none" w:sz="0" w:space="0" w:color="auto"/>
        <w:bottom w:val="none" w:sz="0" w:space="0" w:color="auto"/>
        <w:right w:val="none" w:sz="0" w:space="0" w:color="auto"/>
      </w:divBdr>
    </w:div>
    <w:div w:id="586502297">
      <w:bodyDiv w:val="1"/>
      <w:marLeft w:val="0"/>
      <w:marRight w:val="0"/>
      <w:marTop w:val="0"/>
      <w:marBottom w:val="0"/>
      <w:divBdr>
        <w:top w:val="none" w:sz="0" w:space="0" w:color="auto"/>
        <w:left w:val="none" w:sz="0" w:space="0" w:color="auto"/>
        <w:bottom w:val="none" w:sz="0" w:space="0" w:color="auto"/>
        <w:right w:val="none" w:sz="0" w:space="0" w:color="auto"/>
      </w:divBdr>
    </w:div>
    <w:div w:id="586622583">
      <w:bodyDiv w:val="1"/>
      <w:marLeft w:val="0"/>
      <w:marRight w:val="0"/>
      <w:marTop w:val="0"/>
      <w:marBottom w:val="0"/>
      <w:divBdr>
        <w:top w:val="none" w:sz="0" w:space="0" w:color="auto"/>
        <w:left w:val="none" w:sz="0" w:space="0" w:color="auto"/>
        <w:bottom w:val="none" w:sz="0" w:space="0" w:color="auto"/>
        <w:right w:val="none" w:sz="0" w:space="0" w:color="auto"/>
      </w:divBdr>
    </w:div>
    <w:div w:id="586816124">
      <w:bodyDiv w:val="1"/>
      <w:marLeft w:val="0"/>
      <w:marRight w:val="0"/>
      <w:marTop w:val="0"/>
      <w:marBottom w:val="0"/>
      <w:divBdr>
        <w:top w:val="none" w:sz="0" w:space="0" w:color="auto"/>
        <w:left w:val="none" w:sz="0" w:space="0" w:color="auto"/>
        <w:bottom w:val="none" w:sz="0" w:space="0" w:color="auto"/>
        <w:right w:val="none" w:sz="0" w:space="0" w:color="auto"/>
      </w:divBdr>
    </w:div>
    <w:div w:id="587809103">
      <w:bodyDiv w:val="1"/>
      <w:marLeft w:val="0"/>
      <w:marRight w:val="0"/>
      <w:marTop w:val="0"/>
      <w:marBottom w:val="0"/>
      <w:divBdr>
        <w:top w:val="none" w:sz="0" w:space="0" w:color="auto"/>
        <w:left w:val="none" w:sz="0" w:space="0" w:color="auto"/>
        <w:bottom w:val="none" w:sz="0" w:space="0" w:color="auto"/>
        <w:right w:val="none" w:sz="0" w:space="0" w:color="auto"/>
      </w:divBdr>
    </w:div>
    <w:div w:id="588075316">
      <w:bodyDiv w:val="1"/>
      <w:marLeft w:val="0"/>
      <w:marRight w:val="0"/>
      <w:marTop w:val="0"/>
      <w:marBottom w:val="0"/>
      <w:divBdr>
        <w:top w:val="none" w:sz="0" w:space="0" w:color="auto"/>
        <w:left w:val="none" w:sz="0" w:space="0" w:color="auto"/>
        <w:bottom w:val="none" w:sz="0" w:space="0" w:color="auto"/>
        <w:right w:val="none" w:sz="0" w:space="0" w:color="auto"/>
      </w:divBdr>
    </w:div>
    <w:div w:id="588194519">
      <w:bodyDiv w:val="1"/>
      <w:marLeft w:val="0"/>
      <w:marRight w:val="0"/>
      <w:marTop w:val="0"/>
      <w:marBottom w:val="0"/>
      <w:divBdr>
        <w:top w:val="none" w:sz="0" w:space="0" w:color="auto"/>
        <w:left w:val="none" w:sz="0" w:space="0" w:color="auto"/>
        <w:bottom w:val="none" w:sz="0" w:space="0" w:color="auto"/>
        <w:right w:val="none" w:sz="0" w:space="0" w:color="auto"/>
      </w:divBdr>
    </w:div>
    <w:div w:id="588274773">
      <w:bodyDiv w:val="1"/>
      <w:marLeft w:val="0"/>
      <w:marRight w:val="0"/>
      <w:marTop w:val="0"/>
      <w:marBottom w:val="0"/>
      <w:divBdr>
        <w:top w:val="none" w:sz="0" w:space="0" w:color="auto"/>
        <w:left w:val="none" w:sz="0" w:space="0" w:color="auto"/>
        <w:bottom w:val="none" w:sz="0" w:space="0" w:color="auto"/>
        <w:right w:val="none" w:sz="0" w:space="0" w:color="auto"/>
      </w:divBdr>
    </w:div>
    <w:div w:id="588317820">
      <w:bodyDiv w:val="1"/>
      <w:marLeft w:val="0"/>
      <w:marRight w:val="0"/>
      <w:marTop w:val="0"/>
      <w:marBottom w:val="0"/>
      <w:divBdr>
        <w:top w:val="none" w:sz="0" w:space="0" w:color="auto"/>
        <w:left w:val="none" w:sz="0" w:space="0" w:color="auto"/>
        <w:bottom w:val="none" w:sz="0" w:space="0" w:color="auto"/>
        <w:right w:val="none" w:sz="0" w:space="0" w:color="auto"/>
      </w:divBdr>
    </w:div>
    <w:div w:id="588806967">
      <w:bodyDiv w:val="1"/>
      <w:marLeft w:val="0"/>
      <w:marRight w:val="0"/>
      <w:marTop w:val="0"/>
      <w:marBottom w:val="0"/>
      <w:divBdr>
        <w:top w:val="none" w:sz="0" w:space="0" w:color="auto"/>
        <w:left w:val="none" w:sz="0" w:space="0" w:color="auto"/>
        <w:bottom w:val="none" w:sz="0" w:space="0" w:color="auto"/>
        <w:right w:val="none" w:sz="0" w:space="0" w:color="auto"/>
      </w:divBdr>
    </w:div>
    <w:div w:id="589584907">
      <w:bodyDiv w:val="1"/>
      <w:marLeft w:val="0"/>
      <w:marRight w:val="0"/>
      <w:marTop w:val="0"/>
      <w:marBottom w:val="0"/>
      <w:divBdr>
        <w:top w:val="none" w:sz="0" w:space="0" w:color="auto"/>
        <w:left w:val="none" w:sz="0" w:space="0" w:color="auto"/>
        <w:bottom w:val="none" w:sz="0" w:space="0" w:color="auto"/>
        <w:right w:val="none" w:sz="0" w:space="0" w:color="auto"/>
      </w:divBdr>
    </w:div>
    <w:div w:id="590042096">
      <w:bodyDiv w:val="1"/>
      <w:marLeft w:val="0"/>
      <w:marRight w:val="0"/>
      <w:marTop w:val="0"/>
      <w:marBottom w:val="0"/>
      <w:divBdr>
        <w:top w:val="none" w:sz="0" w:space="0" w:color="auto"/>
        <w:left w:val="none" w:sz="0" w:space="0" w:color="auto"/>
        <w:bottom w:val="none" w:sz="0" w:space="0" w:color="auto"/>
        <w:right w:val="none" w:sz="0" w:space="0" w:color="auto"/>
      </w:divBdr>
      <w:divsChild>
        <w:div w:id="994917731">
          <w:marLeft w:val="480"/>
          <w:marRight w:val="0"/>
          <w:marTop w:val="0"/>
          <w:marBottom w:val="0"/>
          <w:divBdr>
            <w:top w:val="none" w:sz="0" w:space="0" w:color="auto"/>
            <w:left w:val="none" w:sz="0" w:space="0" w:color="auto"/>
            <w:bottom w:val="none" w:sz="0" w:space="0" w:color="auto"/>
            <w:right w:val="none" w:sz="0" w:space="0" w:color="auto"/>
          </w:divBdr>
        </w:div>
        <w:div w:id="624577842">
          <w:marLeft w:val="480"/>
          <w:marRight w:val="0"/>
          <w:marTop w:val="0"/>
          <w:marBottom w:val="0"/>
          <w:divBdr>
            <w:top w:val="none" w:sz="0" w:space="0" w:color="auto"/>
            <w:left w:val="none" w:sz="0" w:space="0" w:color="auto"/>
            <w:bottom w:val="none" w:sz="0" w:space="0" w:color="auto"/>
            <w:right w:val="none" w:sz="0" w:space="0" w:color="auto"/>
          </w:divBdr>
        </w:div>
        <w:div w:id="487786404">
          <w:marLeft w:val="480"/>
          <w:marRight w:val="0"/>
          <w:marTop w:val="0"/>
          <w:marBottom w:val="0"/>
          <w:divBdr>
            <w:top w:val="none" w:sz="0" w:space="0" w:color="auto"/>
            <w:left w:val="none" w:sz="0" w:space="0" w:color="auto"/>
            <w:bottom w:val="none" w:sz="0" w:space="0" w:color="auto"/>
            <w:right w:val="none" w:sz="0" w:space="0" w:color="auto"/>
          </w:divBdr>
        </w:div>
        <w:div w:id="719063029">
          <w:marLeft w:val="480"/>
          <w:marRight w:val="0"/>
          <w:marTop w:val="0"/>
          <w:marBottom w:val="0"/>
          <w:divBdr>
            <w:top w:val="none" w:sz="0" w:space="0" w:color="auto"/>
            <w:left w:val="none" w:sz="0" w:space="0" w:color="auto"/>
            <w:bottom w:val="none" w:sz="0" w:space="0" w:color="auto"/>
            <w:right w:val="none" w:sz="0" w:space="0" w:color="auto"/>
          </w:divBdr>
        </w:div>
        <w:div w:id="1437140062">
          <w:marLeft w:val="480"/>
          <w:marRight w:val="0"/>
          <w:marTop w:val="0"/>
          <w:marBottom w:val="0"/>
          <w:divBdr>
            <w:top w:val="none" w:sz="0" w:space="0" w:color="auto"/>
            <w:left w:val="none" w:sz="0" w:space="0" w:color="auto"/>
            <w:bottom w:val="none" w:sz="0" w:space="0" w:color="auto"/>
            <w:right w:val="none" w:sz="0" w:space="0" w:color="auto"/>
          </w:divBdr>
        </w:div>
        <w:div w:id="489566612">
          <w:marLeft w:val="480"/>
          <w:marRight w:val="0"/>
          <w:marTop w:val="0"/>
          <w:marBottom w:val="0"/>
          <w:divBdr>
            <w:top w:val="none" w:sz="0" w:space="0" w:color="auto"/>
            <w:left w:val="none" w:sz="0" w:space="0" w:color="auto"/>
            <w:bottom w:val="none" w:sz="0" w:space="0" w:color="auto"/>
            <w:right w:val="none" w:sz="0" w:space="0" w:color="auto"/>
          </w:divBdr>
        </w:div>
        <w:div w:id="523596148">
          <w:marLeft w:val="480"/>
          <w:marRight w:val="0"/>
          <w:marTop w:val="0"/>
          <w:marBottom w:val="0"/>
          <w:divBdr>
            <w:top w:val="none" w:sz="0" w:space="0" w:color="auto"/>
            <w:left w:val="none" w:sz="0" w:space="0" w:color="auto"/>
            <w:bottom w:val="none" w:sz="0" w:space="0" w:color="auto"/>
            <w:right w:val="none" w:sz="0" w:space="0" w:color="auto"/>
          </w:divBdr>
        </w:div>
        <w:div w:id="514460354">
          <w:marLeft w:val="480"/>
          <w:marRight w:val="0"/>
          <w:marTop w:val="0"/>
          <w:marBottom w:val="0"/>
          <w:divBdr>
            <w:top w:val="none" w:sz="0" w:space="0" w:color="auto"/>
            <w:left w:val="none" w:sz="0" w:space="0" w:color="auto"/>
            <w:bottom w:val="none" w:sz="0" w:space="0" w:color="auto"/>
            <w:right w:val="none" w:sz="0" w:space="0" w:color="auto"/>
          </w:divBdr>
        </w:div>
        <w:div w:id="982931975">
          <w:marLeft w:val="480"/>
          <w:marRight w:val="0"/>
          <w:marTop w:val="0"/>
          <w:marBottom w:val="0"/>
          <w:divBdr>
            <w:top w:val="none" w:sz="0" w:space="0" w:color="auto"/>
            <w:left w:val="none" w:sz="0" w:space="0" w:color="auto"/>
            <w:bottom w:val="none" w:sz="0" w:space="0" w:color="auto"/>
            <w:right w:val="none" w:sz="0" w:space="0" w:color="auto"/>
          </w:divBdr>
        </w:div>
        <w:div w:id="1520704556">
          <w:marLeft w:val="480"/>
          <w:marRight w:val="0"/>
          <w:marTop w:val="0"/>
          <w:marBottom w:val="0"/>
          <w:divBdr>
            <w:top w:val="none" w:sz="0" w:space="0" w:color="auto"/>
            <w:left w:val="none" w:sz="0" w:space="0" w:color="auto"/>
            <w:bottom w:val="none" w:sz="0" w:space="0" w:color="auto"/>
            <w:right w:val="none" w:sz="0" w:space="0" w:color="auto"/>
          </w:divBdr>
        </w:div>
        <w:div w:id="1428502004">
          <w:marLeft w:val="480"/>
          <w:marRight w:val="0"/>
          <w:marTop w:val="0"/>
          <w:marBottom w:val="0"/>
          <w:divBdr>
            <w:top w:val="none" w:sz="0" w:space="0" w:color="auto"/>
            <w:left w:val="none" w:sz="0" w:space="0" w:color="auto"/>
            <w:bottom w:val="none" w:sz="0" w:space="0" w:color="auto"/>
            <w:right w:val="none" w:sz="0" w:space="0" w:color="auto"/>
          </w:divBdr>
        </w:div>
        <w:div w:id="1738356581">
          <w:marLeft w:val="480"/>
          <w:marRight w:val="0"/>
          <w:marTop w:val="0"/>
          <w:marBottom w:val="0"/>
          <w:divBdr>
            <w:top w:val="none" w:sz="0" w:space="0" w:color="auto"/>
            <w:left w:val="none" w:sz="0" w:space="0" w:color="auto"/>
            <w:bottom w:val="none" w:sz="0" w:space="0" w:color="auto"/>
            <w:right w:val="none" w:sz="0" w:space="0" w:color="auto"/>
          </w:divBdr>
        </w:div>
        <w:div w:id="1195382871">
          <w:marLeft w:val="480"/>
          <w:marRight w:val="0"/>
          <w:marTop w:val="0"/>
          <w:marBottom w:val="0"/>
          <w:divBdr>
            <w:top w:val="none" w:sz="0" w:space="0" w:color="auto"/>
            <w:left w:val="none" w:sz="0" w:space="0" w:color="auto"/>
            <w:bottom w:val="none" w:sz="0" w:space="0" w:color="auto"/>
            <w:right w:val="none" w:sz="0" w:space="0" w:color="auto"/>
          </w:divBdr>
        </w:div>
        <w:div w:id="1345136176">
          <w:marLeft w:val="480"/>
          <w:marRight w:val="0"/>
          <w:marTop w:val="0"/>
          <w:marBottom w:val="0"/>
          <w:divBdr>
            <w:top w:val="none" w:sz="0" w:space="0" w:color="auto"/>
            <w:left w:val="none" w:sz="0" w:space="0" w:color="auto"/>
            <w:bottom w:val="none" w:sz="0" w:space="0" w:color="auto"/>
            <w:right w:val="none" w:sz="0" w:space="0" w:color="auto"/>
          </w:divBdr>
        </w:div>
        <w:div w:id="320813745">
          <w:marLeft w:val="480"/>
          <w:marRight w:val="0"/>
          <w:marTop w:val="0"/>
          <w:marBottom w:val="0"/>
          <w:divBdr>
            <w:top w:val="none" w:sz="0" w:space="0" w:color="auto"/>
            <w:left w:val="none" w:sz="0" w:space="0" w:color="auto"/>
            <w:bottom w:val="none" w:sz="0" w:space="0" w:color="auto"/>
            <w:right w:val="none" w:sz="0" w:space="0" w:color="auto"/>
          </w:divBdr>
        </w:div>
        <w:div w:id="921452200">
          <w:marLeft w:val="480"/>
          <w:marRight w:val="0"/>
          <w:marTop w:val="0"/>
          <w:marBottom w:val="0"/>
          <w:divBdr>
            <w:top w:val="none" w:sz="0" w:space="0" w:color="auto"/>
            <w:left w:val="none" w:sz="0" w:space="0" w:color="auto"/>
            <w:bottom w:val="none" w:sz="0" w:space="0" w:color="auto"/>
            <w:right w:val="none" w:sz="0" w:space="0" w:color="auto"/>
          </w:divBdr>
        </w:div>
        <w:div w:id="1396393339">
          <w:marLeft w:val="480"/>
          <w:marRight w:val="0"/>
          <w:marTop w:val="0"/>
          <w:marBottom w:val="0"/>
          <w:divBdr>
            <w:top w:val="none" w:sz="0" w:space="0" w:color="auto"/>
            <w:left w:val="none" w:sz="0" w:space="0" w:color="auto"/>
            <w:bottom w:val="none" w:sz="0" w:space="0" w:color="auto"/>
            <w:right w:val="none" w:sz="0" w:space="0" w:color="auto"/>
          </w:divBdr>
        </w:div>
        <w:div w:id="703750756">
          <w:marLeft w:val="480"/>
          <w:marRight w:val="0"/>
          <w:marTop w:val="0"/>
          <w:marBottom w:val="0"/>
          <w:divBdr>
            <w:top w:val="none" w:sz="0" w:space="0" w:color="auto"/>
            <w:left w:val="none" w:sz="0" w:space="0" w:color="auto"/>
            <w:bottom w:val="none" w:sz="0" w:space="0" w:color="auto"/>
            <w:right w:val="none" w:sz="0" w:space="0" w:color="auto"/>
          </w:divBdr>
        </w:div>
        <w:div w:id="1210148699">
          <w:marLeft w:val="480"/>
          <w:marRight w:val="0"/>
          <w:marTop w:val="0"/>
          <w:marBottom w:val="0"/>
          <w:divBdr>
            <w:top w:val="none" w:sz="0" w:space="0" w:color="auto"/>
            <w:left w:val="none" w:sz="0" w:space="0" w:color="auto"/>
            <w:bottom w:val="none" w:sz="0" w:space="0" w:color="auto"/>
            <w:right w:val="none" w:sz="0" w:space="0" w:color="auto"/>
          </w:divBdr>
        </w:div>
        <w:div w:id="868180379">
          <w:marLeft w:val="480"/>
          <w:marRight w:val="0"/>
          <w:marTop w:val="0"/>
          <w:marBottom w:val="0"/>
          <w:divBdr>
            <w:top w:val="none" w:sz="0" w:space="0" w:color="auto"/>
            <w:left w:val="none" w:sz="0" w:space="0" w:color="auto"/>
            <w:bottom w:val="none" w:sz="0" w:space="0" w:color="auto"/>
            <w:right w:val="none" w:sz="0" w:space="0" w:color="auto"/>
          </w:divBdr>
        </w:div>
        <w:div w:id="407966757">
          <w:marLeft w:val="480"/>
          <w:marRight w:val="0"/>
          <w:marTop w:val="0"/>
          <w:marBottom w:val="0"/>
          <w:divBdr>
            <w:top w:val="none" w:sz="0" w:space="0" w:color="auto"/>
            <w:left w:val="none" w:sz="0" w:space="0" w:color="auto"/>
            <w:bottom w:val="none" w:sz="0" w:space="0" w:color="auto"/>
            <w:right w:val="none" w:sz="0" w:space="0" w:color="auto"/>
          </w:divBdr>
        </w:div>
        <w:div w:id="1632318875">
          <w:marLeft w:val="480"/>
          <w:marRight w:val="0"/>
          <w:marTop w:val="0"/>
          <w:marBottom w:val="0"/>
          <w:divBdr>
            <w:top w:val="none" w:sz="0" w:space="0" w:color="auto"/>
            <w:left w:val="none" w:sz="0" w:space="0" w:color="auto"/>
            <w:bottom w:val="none" w:sz="0" w:space="0" w:color="auto"/>
            <w:right w:val="none" w:sz="0" w:space="0" w:color="auto"/>
          </w:divBdr>
        </w:div>
        <w:div w:id="538055360">
          <w:marLeft w:val="480"/>
          <w:marRight w:val="0"/>
          <w:marTop w:val="0"/>
          <w:marBottom w:val="0"/>
          <w:divBdr>
            <w:top w:val="none" w:sz="0" w:space="0" w:color="auto"/>
            <w:left w:val="none" w:sz="0" w:space="0" w:color="auto"/>
            <w:bottom w:val="none" w:sz="0" w:space="0" w:color="auto"/>
            <w:right w:val="none" w:sz="0" w:space="0" w:color="auto"/>
          </w:divBdr>
        </w:div>
        <w:div w:id="1303803908">
          <w:marLeft w:val="480"/>
          <w:marRight w:val="0"/>
          <w:marTop w:val="0"/>
          <w:marBottom w:val="0"/>
          <w:divBdr>
            <w:top w:val="none" w:sz="0" w:space="0" w:color="auto"/>
            <w:left w:val="none" w:sz="0" w:space="0" w:color="auto"/>
            <w:bottom w:val="none" w:sz="0" w:space="0" w:color="auto"/>
            <w:right w:val="none" w:sz="0" w:space="0" w:color="auto"/>
          </w:divBdr>
        </w:div>
        <w:div w:id="1690254377">
          <w:marLeft w:val="480"/>
          <w:marRight w:val="0"/>
          <w:marTop w:val="0"/>
          <w:marBottom w:val="0"/>
          <w:divBdr>
            <w:top w:val="none" w:sz="0" w:space="0" w:color="auto"/>
            <w:left w:val="none" w:sz="0" w:space="0" w:color="auto"/>
            <w:bottom w:val="none" w:sz="0" w:space="0" w:color="auto"/>
            <w:right w:val="none" w:sz="0" w:space="0" w:color="auto"/>
          </w:divBdr>
        </w:div>
        <w:div w:id="2125423826">
          <w:marLeft w:val="480"/>
          <w:marRight w:val="0"/>
          <w:marTop w:val="0"/>
          <w:marBottom w:val="0"/>
          <w:divBdr>
            <w:top w:val="none" w:sz="0" w:space="0" w:color="auto"/>
            <w:left w:val="none" w:sz="0" w:space="0" w:color="auto"/>
            <w:bottom w:val="none" w:sz="0" w:space="0" w:color="auto"/>
            <w:right w:val="none" w:sz="0" w:space="0" w:color="auto"/>
          </w:divBdr>
        </w:div>
        <w:div w:id="1832714294">
          <w:marLeft w:val="480"/>
          <w:marRight w:val="0"/>
          <w:marTop w:val="0"/>
          <w:marBottom w:val="0"/>
          <w:divBdr>
            <w:top w:val="none" w:sz="0" w:space="0" w:color="auto"/>
            <w:left w:val="none" w:sz="0" w:space="0" w:color="auto"/>
            <w:bottom w:val="none" w:sz="0" w:space="0" w:color="auto"/>
            <w:right w:val="none" w:sz="0" w:space="0" w:color="auto"/>
          </w:divBdr>
        </w:div>
        <w:div w:id="406196351">
          <w:marLeft w:val="480"/>
          <w:marRight w:val="0"/>
          <w:marTop w:val="0"/>
          <w:marBottom w:val="0"/>
          <w:divBdr>
            <w:top w:val="none" w:sz="0" w:space="0" w:color="auto"/>
            <w:left w:val="none" w:sz="0" w:space="0" w:color="auto"/>
            <w:bottom w:val="none" w:sz="0" w:space="0" w:color="auto"/>
            <w:right w:val="none" w:sz="0" w:space="0" w:color="auto"/>
          </w:divBdr>
        </w:div>
        <w:div w:id="1660421358">
          <w:marLeft w:val="480"/>
          <w:marRight w:val="0"/>
          <w:marTop w:val="0"/>
          <w:marBottom w:val="0"/>
          <w:divBdr>
            <w:top w:val="none" w:sz="0" w:space="0" w:color="auto"/>
            <w:left w:val="none" w:sz="0" w:space="0" w:color="auto"/>
            <w:bottom w:val="none" w:sz="0" w:space="0" w:color="auto"/>
            <w:right w:val="none" w:sz="0" w:space="0" w:color="auto"/>
          </w:divBdr>
        </w:div>
        <w:div w:id="821190978">
          <w:marLeft w:val="480"/>
          <w:marRight w:val="0"/>
          <w:marTop w:val="0"/>
          <w:marBottom w:val="0"/>
          <w:divBdr>
            <w:top w:val="none" w:sz="0" w:space="0" w:color="auto"/>
            <w:left w:val="none" w:sz="0" w:space="0" w:color="auto"/>
            <w:bottom w:val="none" w:sz="0" w:space="0" w:color="auto"/>
            <w:right w:val="none" w:sz="0" w:space="0" w:color="auto"/>
          </w:divBdr>
        </w:div>
        <w:div w:id="1101997881">
          <w:marLeft w:val="480"/>
          <w:marRight w:val="0"/>
          <w:marTop w:val="0"/>
          <w:marBottom w:val="0"/>
          <w:divBdr>
            <w:top w:val="none" w:sz="0" w:space="0" w:color="auto"/>
            <w:left w:val="none" w:sz="0" w:space="0" w:color="auto"/>
            <w:bottom w:val="none" w:sz="0" w:space="0" w:color="auto"/>
            <w:right w:val="none" w:sz="0" w:space="0" w:color="auto"/>
          </w:divBdr>
        </w:div>
        <w:div w:id="1329285366">
          <w:marLeft w:val="480"/>
          <w:marRight w:val="0"/>
          <w:marTop w:val="0"/>
          <w:marBottom w:val="0"/>
          <w:divBdr>
            <w:top w:val="none" w:sz="0" w:space="0" w:color="auto"/>
            <w:left w:val="none" w:sz="0" w:space="0" w:color="auto"/>
            <w:bottom w:val="none" w:sz="0" w:space="0" w:color="auto"/>
            <w:right w:val="none" w:sz="0" w:space="0" w:color="auto"/>
          </w:divBdr>
        </w:div>
        <w:div w:id="306328725">
          <w:marLeft w:val="480"/>
          <w:marRight w:val="0"/>
          <w:marTop w:val="0"/>
          <w:marBottom w:val="0"/>
          <w:divBdr>
            <w:top w:val="none" w:sz="0" w:space="0" w:color="auto"/>
            <w:left w:val="none" w:sz="0" w:space="0" w:color="auto"/>
            <w:bottom w:val="none" w:sz="0" w:space="0" w:color="auto"/>
            <w:right w:val="none" w:sz="0" w:space="0" w:color="auto"/>
          </w:divBdr>
        </w:div>
        <w:div w:id="1322347686">
          <w:marLeft w:val="480"/>
          <w:marRight w:val="0"/>
          <w:marTop w:val="0"/>
          <w:marBottom w:val="0"/>
          <w:divBdr>
            <w:top w:val="none" w:sz="0" w:space="0" w:color="auto"/>
            <w:left w:val="none" w:sz="0" w:space="0" w:color="auto"/>
            <w:bottom w:val="none" w:sz="0" w:space="0" w:color="auto"/>
            <w:right w:val="none" w:sz="0" w:space="0" w:color="auto"/>
          </w:divBdr>
        </w:div>
        <w:div w:id="880285052">
          <w:marLeft w:val="480"/>
          <w:marRight w:val="0"/>
          <w:marTop w:val="0"/>
          <w:marBottom w:val="0"/>
          <w:divBdr>
            <w:top w:val="none" w:sz="0" w:space="0" w:color="auto"/>
            <w:left w:val="none" w:sz="0" w:space="0" w:color="auto"/>
            <w:bottom w:val="none" w:sz="0" w:space="0" w:color="auto"/>
            <w:right w:val="none" w:sz="0" w:space="0" w:color="auto"/>
          </w:divBdr>
        </w:div>
        <w:div w:id="1306619902">
          <w:marLeft w:val="480"/>
          <w:marRight w:val="0"/>
          <w:marTop w:val="0"/>
          <w:marBottom w:val="0"/>
          <w:divBdr>
            <w:top w:val="none" w:sz="0" w:space="0" w:color="auto"/>
            <w:left w:val="none" w:sz="0" w:space="0" w:color="auto"/>
            <w:bottom w:val="none" w:sz="0" w:space="0" w:color="auto"/>
            <w:right w:val="none" w:sz="0" w:space="0" w:color="auto"/>
          </w:divBdr>
        </w:div>
        <w:div w:id="183715040">
          <w:marLeft w:val="480"/>
          <w:marRight w:val="0"/>
          <w:marTop w:val="0"/>
          <w:marBottom w:val="0"/>
          <w:divBdr>
            <w:top w:val="none" w:sz="0" w:space="0" w:color="auto"/>
            <w:left w:val="none" w:sz="0" w:space="0" w:color="auto"/>
            <w:bottom w:val="none" w:sz="0" w:space="0" w:color="auto"/>
            <w:right w:val="none" w:sz="0" w:space="0" w:color="auto"/>
          </w:divBdr>
        </w:div>
        <w:div w:id="1451440429">
          <w:marLeft w:val="480"/>
          <w:marRight w:val="0"/>
          <w:marTop w:val="0"/>
          <w:marBottom w:val="0"/>
          <w:divBdr>
            <w:top w:val="none" w:sz="0" w:space="0" w:color="auto"/>
            <w:left w:val="none" w:sz="0" w:space="0" w:color="auto"/>
            <w:bottom w:val="none" w:sz="0" w:space="0" w:color="auto"/>
            <w:right w:val="none" w:sz="0" w:space="0" w:color="auto"/>
          </w:divBdr>
        </w:div>
        <w:div w:id="241841716">
          <w:marLeft w:val="480"/>
          <w:marRight w:val="0"/>
          <w:marTop w:val="0"/>
          <w:marBottom w:val="0"/>
          <w:divBdr>
            <w:top w:val="none" w:sz="0" w:space="0" w:color="auto"/>
            <w:left w:val="none" w:sz="0" w:space="0" w:color="auto"/>
            <w:bottom w:val="none" w:sz="0" w:space="0" w:color="auto"/>
            <w:right w:val="none" w:sz="0" w:space="0" w:color="auto"/>
          </w:divBdr>
        </w:div>
        <w:div w:id="1908027659">
          <w:marLeft w:val="480"/>
          <w:marRight w:val="0"/>
          <w:marTop w:val="0"/>
          <w:marBottom w:val="0"/>
          <w:divBdr>
            <w:top w:val="none" w:sz="0" w:space="0" w:color="auto"/>
            <w:left w:val="none" w:sz="0" w:space="0" w:color="auto"/>
            <w:bottom w:val="none" w:sz="0" w:space="0" w:color="auto"/>
            <w:right w:val="none" w:sz="0" w:space="0" w:color="auto"/>
          </w:divBdr>
        </w:div>
        <w:div w:id="358169555">
          <w:marLeft w:val="480"/>
          <w:marRight w:val="0"/>
          <w:marTop w:val="0"/>
          <w:marBottom w:val="0"/>
          <w:divBdr>
            <w:top w:val="none" w:sz="0" w:space="0" w:color="auto"/>
            <w:left w:val="none" w:sz="0" w:space="0" w:color="auto"/>
            <w:bottom w:val="none" w:sz="0" w:space="0" w:color="auto"/>
            <w:right w:val="none" w:sz="0" w:space="0" w:color="auto"/>
          </w:divBdr>
        </w:div>
        <w:div w:id="433939519">
          <w:marLeft w:val="480"/>
          <w:marRight w:val="0"/>
          <w:marTop w:val="0"/>
          <w:marBottom w:val="0"/>
          <w:divBdr>
            <w:top w:val="none" w:sz="0" w:space="0" w:color="auto"/>
            <w:left w:val="none" w:sz="0" w:space="0" w:color="auto"/>
            <w:bottom w:val="none" w:sz="0" w:space="0" w:color="auto"/>
            <w:right w:val="none" w:sz="0" w:space="0" w:color="auto"/>
          </w:divBdr>
        </w:div>
        <w:div w:id="1727487790">
          <w:marLeft w:val="480"/>
          <w:marRight w:val="0"/>
          <w:marTop w:val="0"/>
          <w:marBottom w:val="0"/>
          <w:divBdr>
            <w:top w:val="none" w:sz="0" w:space="0" w:color="auto"/>
            <w:left w:val="none" w:sz="0" w:space="0" w:color="auto"/>
            <w:bottom w:val="none" w:sz="0" w:space="0" w:color="auto"/>
            <w:right w:val="none" w:sz="0" w:space="0" w:color="auto"/>
          </w:divBdr>
        </w:div>
        <w:div w:id="387266990">
          <w:marLeft w:val="480"/>
          <w:marRight w:val="0"/>
          <w:marTop w:val="0"/>
          <w:marBottom w:val="0"/>
          <w:divBdr>
            <w:top w:val="none" w:sz="0" w:space="0" w:color="auto"/>
            <w:left w:val="none" w:sz="0" w:space="0" w:color="auto"/>
            <w:bottom w:val="none" w:sz="0" w:space="0" w:color="auto"/>
            <w:right w:val="none" w:sz="0" w:space="0" w:color="auto"/>
          </w:divBdr>
        </w:div>
        <w:div w:id="1430736577">
          <w:marLeft w:val="480"/>
          <w:marRight w:val="0"/>
          <w:marTop w:val="0"/>
          <w:marBottom w:val="0"/>
          <w:divBdr>
            <w:top w:val="none" w:sz="0" w:space="0" w:color="auto"/>
            <w:left w:val="none" w:sz="0" w:space="0" w:color="auto"/>
            <w:bottom w:val="none" w:sz="0" w:space="0" w:color="auto"/>
            <w:right w:val="none" w:sz="0" w:space="0" w:color="auto"/>
          </w:divBdr>
        </w:div>
        <w:div w:id="1766069708">
          <w:marLeft w:val="480"/>
          <w:marRight w:val="0"/>
          <w:marTop w:val="0"/>
          <w:marBottom w:val="0"/>
          <w:divBdr>
            <w:top w:val="none" w:sz="0" w:space="0" w:color="auto"/>
            <w:left w:val="none" w:sz="0" w:space="0" w:color="auto"/>
            <w:bottom w:val="none" w:sz="0" w:space="0" w:color="auto"/>
            <w:right w:val="none" w:sz="0" w:space="0" w:color="auto"/>
          </w:divBdr>
        </w:div>
        <w:div w:id="869033580">
          <w:marLeft w:val="480"/>
          <w:marRight w:val="0"/>
          <w:marTop w:val="0"/>
          <w:marBottom w:val="0"/>
          <w:divBdr>
            <w:top w:val="none" w:sz="0" w:space="0" w:color="auto"/>
            <w:left w:val="none" w:sz="0" w:space="0" w:color="auto"/>
            <w:bottom w:val="none" w:sz="0" w:space="0" w:color="auto"/>
            <w:right w:val="none" w:sz="0" w:space="0" w:color="auto"/>
          </w:divBdr>
        </w:div>
        <w:div w:id="1702438921">
          <w:marLeft w:val="480"/>
          <w:marRight w:val="0"/>
          <w:marTop w:val="0"/>
          <w:marBottom w:val="0"/>
          <w:divBdr>
            <w:top w:val="none" w:sz="0" w:space="0" w:color="auto"/>
            <w:left w:val="none" w:sz="0" w:space="0" w:color="auto"/>
            <w:bottom w:val="none" w:sz="0" w:space="0" w:color="auto"/>
            <w:right w:val="none" w:sz="0" w:space="0" w:color="auto"/>
          </w:divBdr>
        </w:div>
        <w:div w:id="2112700898">
          <w:marLeft w:val="480"/>
          <w:marRight w:val="0"/>
          <w:marTop w:val="0"/>
          <w:marBottom w:val="0"/>
          <w:divBdr>
            <w:top w:val="none" w:sz="0" w:space="0" w:color="auto"/>
            <w:left w:val="none" w:sz="0" w:space="0" w:color="auto"/>
            <w:bottom w:val="none" w:sz="0" w:space="0" w:color="auto"/>
            <w:right w:val="none" w:sz="0" w:space="0" w:color="auto"/>
          </w:divBdr>
        </w:div>
        <w:div w:id="616957418">
          <w:marLeft w:val="480"/>
          <w:marRight w:val="0"/>
          <w:marTop w:val="0"/>
          <w:marBottom w:val="0"/>
          <w:divBdr>
            <w:top w:val="none" w:sz="0" w:space="0" w:color="auto"/>
            <w:left w:val="none" w:sz="0" w:space="0" w:color="auto"/>
            <w:bottom w:val="none" w:sz="0" w:space="0" w:color="auto"/>
            <w:right w:val="none" w:sz="0" w:space="0" w:color="auto"/>
          </w:divBdr>
        </w:div>
        <w:div w:id="1956985414">
          <w:marLeft w:val="480"/>
          <w:marRight w:val="0"/>
          <w:marTop w:val="0"/>
          <w:marBottom w:val="0"/>
          <w:divBdr>
            <w:top w:val="none" w:sz="0" w:space="0" w:color="auto"/>
            <w:left w:val="none" w:sz="0" w:space="0" w:color="auto"/>
            <w:bottom w:val="none" w:sz="0" w:space="0" w:color="auto"/>
            <w:right w:val="none" w:sz="0" w:space="0" w:color="auto"/>
          </w:divBdr>
        </w:div>
        <w:div w:id="532310341">
          <w:marLeft w:val="480"/>
          <w:marRight w:val="0"/>
          <w:marTop w:val="0"/>
          <w:marBottom w:val="0"/>
          <w:divBdr>
            <w:top w:val="none" w:sz="0" w:space="0" w:color="auto"/>
            <w:left w:val="none" w:sz="0" w:space="0" w:color="auto"/>
            <w:bottom w:val="none" w:sz="0" w:space="0" w:color="auto"/>
            <w:right w:val="none" w:sz="0" w:space="0" w:color="auto"/>
          </w:divBdr>
        </w:div>
      </w:divsChild>
    </w:div>
    <w:div w:id="590508957">
      <w:bodyDiv w:val="1"/>
      <w:marLeft w:val="0"/>
      <w:marRight w:val="0"/>
      <w:marTop w:val="0"/>
      <w:marBottom w:val="0"/>
      <w:divBdr>
        <w:top w:val="none" w:sz="0" w:space="0" w:color="auto"/>
        <w:left w:val="none" w:sz="0" w:space="0" w:color="auto"/>
        <w:bottom w:val="none" w:sz="0" w:space="0" w:color="auto"/>
        <w:right w:val="none" w:sz="0" w:space="0" w:color="auto"/>
      </w:divBdr>
    </w:div>
    <w:div w:id="591620639">
      <w:bodyDiv w:val="1"/>
      <w:marLeft w:val="0"/>
      <w:marRight w:val="0"/>
      <w:marTop w:val="0"/>
      <w:marBottom w:val="0"/>
      <w:divBdr>
        <w:top w:val="none" w:sz="0" w:space="0" w:color="auto"/>
        <w:left w:val="none" w:sz="0" w:space="0" w:color="auto"/>
        <w:bottom w:val="none" w:sz="0" w:space="0" w:color="auto"/>
        <w:right w:val="none" w:sz="0" w:space="0" w:color="auto"/>
      </w:divBdr>
    </w:div>
    <w:div w:id="591669533">
      <w:bodyDiv w:val="1"/>
      <w:marLeft w:val="0"/>
      <w:marRight w:val="0"/>
      <w:marTop w:val="0"/>
      <w:marBottom w:val="0"/>
      <w:divBdr>
        <w:top w:val="none" w:sz="0" w:space="0" w:color="auto"/>
        <w:left w:val="none" w:sz="0" w:space="0" w:color="auto"/>
        <w:bottom w:val="none" w:sz="0" w:space="0" w:color="auto"/>
        <w:right w:val="none" w:sz="0" w:space="0" w:color="auto"/>
      </w:divBdr>
    </w:div>
    <w:div w:id="592083688">
      <w:bodyDiv w:val="1"/>
      <w:marLeft w:val="0"/>
      <w:marRight w:val="0"/>
      <w:marTop w:val="0"/>
      <w:marBottom w:val="0"/>
      <w:divBdr>
        <w:top w:val="none" w:sz="0" w:space="0" w:color="auto"/>
        <w:left w:val="none" w:sz="0" w:space="0" w:color="auto"/>
        <w:bottom w:val="none" w:sz="0" w:space="0" w:color="auto"/>
        <w:right w:val="none" w:sz="0" w:space="0" w:color="auto"/>
      </w:divBdr>
    </w:div>
    <w:div w:id="593437338">
      <w:bodyDiv w:val="1"/>
      <w:marLeft w:val="0"/>
      <w:marRight w:val="0"/>
      <w:marTop w:val="0"/>
      <w:marBottom w:val="0"/>
      <w:divBdr>
        <w:top w:val="none" w:sz="0" w:space="0" w:color="auto"/>
        <w:left w:val="none" w:sz="0" w:space="0" w:color="auto"/>
        <w:bottom w:val="none" w:sz="0" w:space="0" w:color="auto"/>
        <w:right w:val="none" w:sz="0" w:space="0" w:color="auto"/>
      </w:divBdr>
    </w:div>
    <w:div w:id="593978966">
      <w:bodyDiv w:val="1"/>
      <w:marLeft w:val="0"/>
      <w:marRight w:val="0"/>
      <w:marTop w:val="0"/>
      <w:marBottom w:val="0"/>
      <w:divBdr>
        <w:top w:val="none" w:sz="0" w:space="0" w:color="auto"/>
        <w:left w:val="none" w:sz="0" w:space="0" w:color="auto"/>
        <w:bottom w:val="none" w:sz="0" w:space="0" w:color="auto"/>
        <w:right w:val="none" w:sz="0" w:space="0" w:color="auto"/>
      </w:divBdr>
    </w:div>
    <w:div w:id="594829378">
      <w:bodyDiv w:val="1"/>
      <w:marLeft w:val="0"/>
      <w:marRight w:val="0"/>
      <w:marTop w:val="0"/>
      <w:marBottom w:val="0"/>
      <w:divBdr>
        <w:top w:val="none" w:sz="0" w:space="0" w:color="auto"/>
        <w:left w:val="none" w:sz="0" w:space="0" w:color="auto"/>
        <w:bottom w:val="none" w:sz="0" w:space="0" w:color="auto"/>
        <w:right w:val="none" w:sz="0" w:space="0" w:color="auto"/>
      </w:divBdr>
    </w:div>
    <w:div w:id="595558312">
      <w:bodyDiv w:val="1"/>
      <w:marLeft w:val="0"/>
      <w:marRight w:val="0"/>
      <w:marTop w:val="0"/>
      <w:marBottom w:val="0"/>
      <w:divBdr>
        <w:top w:val="none" w:sz="0" w:space="0" w:color="auto"/>
        <w:left w:val="none" w:sz="0" w:space="0" w:color="auto"/>
        <w:bottom w:val="none" w:sz="0" w:space="0" w:color="auto"/>
        <w:right w:val="none" w:sz="0" w:space="0" w:color="auto"/>
      </w:divBdr>
    </w:div>
    <w:div w:id="595747307">
      <w:bodyDiv w:val="1"/>
      <w:marLeft w:val="0"/>
      <w:marRight w:val="0"/>
      <w:marTop w:val="0"/>
      <w:marBottom w:val="0"/>
      <w:divBdr>
        <w:top w:val="none" w:sz="0" w:space="0" w:color="auto"/>
        <w:left w:val="none" w:sz="0" w:space="0" w:color="auto"/>
        <w:bottom w:val="none" w:sz="0" w:space="0" w:color="auto"/>
        <w:right w:val="none" w:sz="0" w:space="0" w:color="auto"/>
      </w:divBdr>
      <w:divsChild>
        <w:div w:id="1450779094">
          <w:marLeft w:val="640"/>
          <w:marRight w:val="0"/>
          <w:marTop w:val="0"/>
          <w:marBottom w:val="0"/>
          <w:divBdr>
            <w:top w:val="none" w:sz="0" w:space="0" w:color="auto"/>
            <w:left w:val="none" w:sz="0" w:space="0" w:color="auto"/>
            <w:bottom w:val="none" w:sz="0" w:space="0" w:color="auto"/>
            <w:right w:val="none" w:sz="0" w:space="0" w:color="auto"/>
          </w:divBdr>
        </w:div>
        <w:div w:id="498884401">
          <w:marLeft w:val="640"/>
          <w:marRight w:val="0"/>
          <w:marTop w:val="0"/>
          <w:marBottom w:val="0"/>
          <w:divBdr>
            <w:top w:val="none" w:sz="0" w:space="0" w:color="auto"/>
            <w:left w:val="none" w:sz="0" w:space="0" w:color="auto"/>
            <w:bottom w:val="none" w:sz="0" w:space="0" w:color="auto"/>
            <w:right w:val="none" w:sz="0" w:space="0" w:color="auto"/>
          </w:divBdr>
        </w:div>
        <w:div w:id="1875848173">
          <w:marLeft w:val="640"/>
          <w:marRight w:val="0"/>
          <w:marTop w:val="0"/>
          <w:marBottom w:val="0"/>
          <w:divBdr>
            <w:top w:val="none" w:sz="0" w:space="0" w:color="auto"/>
            <w:left w:val="none" w:sz="0" w:space="0" w:color="auto"/>
            <w:bottom w:val="none" w:sz="0" w:space="0" w:color="auto"/>
            <w:right w:val="none" w:sz="0" w:space="0" w:color="auto"/>
          </w:divBdr>
        </w:div>
        <w:div w:id="835266267">
          <w:marLeft w:val="640"/>
          <w:marRight w:val="0"/>
          <w:marTop w:val="0"/>
          <w:marBottom w:val="0"/>
          <w:divBdr>
            <w:top w:val="none" w:sz="0" w:space="0" w:color="auto"/>
            <w:left w:val="none" w:sz="0" w:space="0" w:color="auto"/>
            <w:bottom w:val="none" w:sz="0" w:space="0" w:color="auto"/>
            <w:right w:val="none" w:sz="0" w:space="0" w:color="auto"/>
          </w:divBdr>
        </w:div>
        <w:div w:id="956255154">
          <w:marLeft w:val="640"/>
          <w:marRight w:val="0"/>
          <w:marTop w:val="0"/>
          <w:marBottom w:val="0"/>
          <w:divBdr>
            <w:top w:val="none" w:sz="0" w:space="0" w:color="auto"/>
            <w:left w:val="none" w:sz="0" w:space="0" w:color="auto"/>
            <w:bottom w:val="none" w:sz="0" w:space="0" w:color="auto"/>
            <w:right w:val="none" w:sz="0" w:space="0" w:color="auto"/>
          </w:divBdr>
        </w:div>
        <w:div w:id="2047019058">
          <w:marLeft w:val="640"/>
          <w:marRight w:val="0"/>
          <w:marTop w:val="0"/>
          <w:marBottom w:val="0"/>
          <w:divBdr>
            <w:top w:val="none" w:sz="0" w:space="0" w:color="auto"/>
            <w:left w:val="none" w:sz="0" w:space="0" w:color="auto"/>
            <w:bottom w:val="none" w:sz="0" w:space="0" w:color="auto"/>
            <w:right w:val="none" w:sz="0" w:space="0" w:color="auto"/>
          </w:divBdr>
        </w:div>
        <w:div w:id="1683555807">
          <w:marLeft w:val="640"/>
          <w:marRight w:val="0"/>
          <w:marTop w:val="0"/>
          <w:marBottom w:val="0"/>
          <w:divBdr>
            <w:top w:val="none" w:sz="0" w:space="0" w:color="auto"/>
            <w:left w:val="none" w:sz="0" w:space="0" w:color="auto"/>
            <w:bottom w:val="none" w:sz="0" w:space="0" w:color="auto"/>
            <w:right w:val="none" w:sz="0" w:space="0" w:color="auto"/>
          </w:divBdr>
        </w:div>
        <w:div w:id="1342778986">
          <w:marLeft w:val="640"/>
          <w:marRight w:val="0"/>
          <w:marTop w:val="0"/>
          <w:marBottom w:val="0"/>
          <w:divBdr>
            <w:top w:val="none" w:sz="0" w:space="0" w:color="auto"/>
            <w:left w:val="none" w:sz="0" w:space="0" w:color="auto"/>
            <w:bottom w:val="none" w:sz="0" w:space="0" w:color="auto"/>
            <w:right w:val="none" w:sz="0" w:space="0" w:color="auto"/>
          </w:divBdr>
        </w:div>
        <w:div w:id="565529001">
          <w:marLeft w:val="640"/>
          <w:marRight w:val="0"/>
          <w:marTop w:val="0"/>
          <w:marBottom w:val="0"/>
          <w:divBdr>
            <w:top w:val="none" w:sz="0" w:space="0" w:color="auto"/>
            <w:left w:val="none" w:sz="0" w:space="0" w:color="auto"/>
            <w:bottom w:val="none" w:sz="0" w:space="0" w:color="auto"/>
            <w:right w:val="none" w:sz="0" w:space="0" w:color="auto"/>
          </w:divBdr>
        </w:div>
        <w:div w:id="2006392395">
          <w:marLeft w:val="640"/>
          <w:marRight w:val="0"/>
          <w:marTop w:val="0"/>
          <w:marBottom w:val="0"/>
          <w:divBdr>
            <w:top w:val="none" w:sz="0" w:space="0" w:color="auto"/>
            <w:left w:val="none" w:sz="0" w:space="0" w:color="auto"/>
            <w:bottom w:val="none" w:sz="0" w:space="0" w:color="auto"/>
            <w:right w:val="none" w:sz="0" w:space="0" w:color="auto"/>
          </w:divBdr>
        </w:div>
        <w:div w:id="922758470">
          <w:marLeft w:val="640"/>
          <w:marRight w:val="0"/>
          <w:marTop w:val="0"/>
          <w:marBottom w:val="0"/>
          <w:divBdr>
            <w:top w:val="none" w:sz="0" w:space="0" w:color="auto"/>
            <w:left w:val="none" w:sz="0" w:space="0" w:color="auto"/>
            <w:bottom w:val="none" w:sz="0" w:space="0" w:color="auto"/>
            <w:right w:val="none" w:sz="0" w:space="0" w:color="auto"/>
          </w:divBdr>
        </w:div>
        <w:div w:id="1728339821">
          <w:marLeft w:val="640"/>
          <w:marRight w:val="0"/>
          <w:marTop w:val="0"/>
          <w:marBottom w:val="0"/>
          <w:divBdr>
            <w:top w:val="none" w:sz="0" w:space="0" w:color="auto"/>
            <w:left w:val="none" w:sz="0" w:space="0" w:color="auto"/>
            <w:bottom w:val="none" w:sz="0" w:space="0" w:color="auto"/>
            <w:right w:val="none" w:sz="0" w:space="0" w:color="auto"/>
          </w:divBdr>
        </w:div>
        <w:div w:id="68499207">
          <w:marLeft w:val="640"/>
          <w:marRight w:val="0"/>
          <w:marTop w:val="0"/>
          <w:marBottom w:val="0"/>
          <w:divBdr>
            <w:top w:val="none" w:sz="0" w:space="0" w:color="auto"/>
            <w:left w:val="none" w:sz="0" w:space="0" w:color="auto"/>
            <w:bottom w:val="none" w:sz="0" w:space="0" w:color="auto"/>
            <w:right w:val="none" w:sz="0" w:space="0" w:color="auto"/>
          </w:divBdr>
        </w:div>
        <w:div w:id="416250123">
          <w:marLeft w:val="640"/>
          <w:marRight w:val="0"/>
          <w:marTop w:val="0"/>
          <w:marBottom w:val="0"/>
          <w:divBdr>
            <w:top w:val="none" w:sz="0" w:space="0" w:color="auto"/>
            <w:left w:val="none" w:sz="0" w:space="0" w:color="auto"/>
            <w:bottom w:val="none" w:sz="0" w:space="0" w:color="auto"/>
            <w:right w:val="none" w:sz="0" w:space="0" w:color="auto"/>
          </w:divBdr>
        </w:div>
        <w:div w:id="910427756">
          <w:marLeft w:val="640"/>
          <w:marRight w:val="0"/>
          <w:marTop w:val="0"/>
          <w:marBottom w:val="0"/>
          <w:divBdr>
            <w:top w:val="none" w:sz="0" w:space="0" w:color="auto"/>
            <w:left w:val="none" w:sz="0" w:space="0" w:color="auto"/>
            <w:bottom w:val="none" w:sz="0" w:space="0" w:color="auto"/>
            <w:right w:val="none" w:sz="0" w:space="0" w:color="auto"/>
          </w:divBdr>
        </w:div>
        <w:div w:id="1804081434">
          <w:marLeft w:val="640"/>
          <w:marRight w:val="0"/>
          <w:marTop w:val="0"/>
          <w:marBottom w:val="0"/>
          <w:divBdr>
            <w:top w:val="none" w:sz="0" w:space="0" w:color="auto"/>
            <w:left w:val="none" w:sz="0" w:space="0" w:color="auto"/>
            <w:bottom w:val="none" w:sz="0" w:space="0" w:color="auto"/>
            <w:right w:val="none" w:sz="0" w:space="0" w:color="auto"/>
          </w:divBdr>
        </w:div>
        <w:div w:id="2082823065">
          <w:marLeft w:val="640"/>
          <w:marRight w:val="0"/>
          <w:marTop w:val="0"/>
          <w:marBottom w:val="0"/>
          <w:divBdr>
            <w:top w:val="none" w:sz="0" w:space="0" w:color="auto"/>
            <w:left w:val="none" w:sz="0" w:space="0" w:color="auto"/>
            <w:bottom w:val="none" w:sz="0" w:space="0" w:color="auto"/>
            <w:right w:val="none" w:sz="0" w:space="0" w:color="auto"/>
          </w:divBdr>
        </w:div>
        <w:div w:id="540021016">
          <w:marLeft w:val="640"/>
          <w:marRight w:val="0"/>
          <w:marTop w:val="0"/>
          <w:marBottom w:val="0"/>
          <w:divBdr>
            <w:top w:val="none" w:sz="0" w:space="0" w:color="auto"/>
            <w:left w:val="none" w:sz="0" w:space="0" w:color="auto"/>
            <w:bottom w:val="none" w:sz="0" w:space="0" w:color="auto"/>
            <w:right w:val="none" w:sz="0" w:space="0" w:color="auto"/>
          </w:divBdr>
        </w:div>
        <w:div w:id="1325012811">
          <w:marLeft w:val="640"/>
          <w:marRight w:val="0"/>
          <w:marTop w:val="0"/>
          <w:marBottom w:val="0"/>
          <w:divBdr>
            <w:top w:val="none" w:sz="0" w:space="0" w:color="auto"/>
            <w:left w:val="none" w:sz="0" w:space="0" w:color="auto"/>
            <w:bottom w:val="none" w:sz="0" w:space="0" w:color="auto"/>
            <w:right w:val="none" w:sz="0" w:space="0" w:color="auto"/>
          </w:divBdr>
        </w:div>
        <w:div w:id="627661953">
          <w:marLeft w:val="640"/>
          <w:marRight w:val="0"/>
          <w:marTop w:val="0"/>
          <w:marBottom w:val="0"/>
          <w:divBdr>
            <w:top w:val="none" w:sz="0" w:space="0" w:color="auto"/>
            <w:left w:val="none" w:sz="0" w:space="0" w:color="auto"/>
            <w:bottom w:val="none" w:sz="0" w:space="0" w:color="auto"/>
            <w:right w:val="none" w:sz="0" w:space="0" w:color="auto"/>
          </w:divBdr>
        </w:div>
        <w:div w:id="1936135138">
          <w:marLeft w:val="640"/>
          <w:marRight w:val="0"/>
          <w:marTop w:val="0"/>
          <w:marBottom w:val="0"/>
          <w:divBdr>
            <w:top w:val="none" w:sz="0" w:space="0" w:color="auto"/>
            <w:left w:val="none" w:sz="0" w:space="0" w:color="auto"/>
            <w:bottom w:val="none" w:sz="0" w:space="0" w:color="auto"/>
            <w:right w:val="none" w:sz="0" w:space="0" w:color="auto"/>
          </w:divBdr>
        </w:div>
        <w:div w:id="1590583341">
          <w:marLeft w:val="640"/>
          <w:marRight w:val="0"/>
          <w:marTop w:val="0"/>
          <w:marBottom w:val="0"/>
          <w:divBdr>
            <w:top w:val="none" w:sz="0" w:space="0" w:color="auto"/>
            <w:left w:val="none" w:sz="0" w:space="0" w:color="auto"/>
            <w:bottom w:val="none" w:sz="0" w:space="0" w:color="auto"/>
            <w:right w:val="none" w:sz="0" w:space="0" w:color="auto"/>
          </w:divBdr>
        </w:div>
        <w:div w:id="1406222048">
          <w:marLeft w:val="640"/>
          <w:marRight w:val="0"/>
          <w:marTop w:val="0"/>
          <w:marBottom w:val="0"/>
          <w:divBdr>
            <w:top w:val="none" w:sz="0" w:space="0" w:color="auto"/>
            <w:left w:val="none" w:sz="0" w:space="0" w:color="auto"/>
            <w:bottom w:val="none" w:sz="0" w:space="0" w:color="auto"/>
            <w:right w:val="none" w:sz="0" w:space="0" w:color="auto"/>
          </w:divBdr>
        </w:div>
        <w:div w:id="863053477">
          <w:marLeft w:val="640"/>
          <w:marRight w:val="0"/>
          <w:marTop w:val="0"/>
          <w:marBottom w:val="0"/>
          <w:divBdr>
            <w:top w:val="none" w:sz="0" w:space="0" w:color="auto"/>
            <w:left w:val="none" w:sz="0" w:space="0" w:color="auto"/>
            <w:bottom w:val="none" w:sz="0" w:space="0" w:color="auto"/>
            <w:right w:val="none" w:sz="0" w:space="0" w:color="auto"/>
          </w:divBdr>
        </w:div>
        <w:div w:id="512958058">
          <w:marLeft w:val="640"/>
          <w:marRight w:val="0"/>
          <w:marTop w:val="0"/>
          <w:marBottom w:val="0"/>
          <w:divBdr>
            <w:top w:val="none" w:sz="0" w:space="0" w:color="auto"/>
            <w:left w:val="none" w:sz="0" w:space="0" w:color="auto"/>
            <w:bottom w:val="none" w:sz="0" w:space="0" w:color="auto"/>
            <w:right w:val="none" w:sz="0" w:space="0" w:color="auto"/>
          </w:divBdr>
        </w:div>
        <w:div w:id="1332759148">
          <w:marLeft w:val="640"/>
          <w:marRight w:val="0"/>
          <w:marTop w:val="0"/>
          <w:marBottom w:val="0"/>
          <w:divBdr>
            <w:top w:val="none" w:sz="0" w:space="0" w:color="auto"/>
            <w:left w:val="none" w:sz="0" w:space="0" w:color="auto"/>
            <w:bottom w:val="none" w:sz="0" w:space="0" w:color="auto"/>
            <w:right w:val="none" w:sz="0" w:space="0" w:color="auto"/>
          </w:divBdr>
        </w:div>
        <w:div w:id="993535216">
          <w:marLeft w:val="640"/>
          <w:marRight w:val="0"/>
          <w:marTop w:val="0"/>
          <w:marBottom w:val="0"/>
          <w:divBdr>
            <w:top w:val="none" w:sz="0" w:space="0" w:color="auto"/>
            <w:left w:val="none" w:sz="0" w:space="0" w:color="auto"/>
            <w:bottom w:val="none" w:sz="0" w:space="0" w:color="auto"/>
            <w:right w:val="none" w:sz="0" w:space="0" w:color="auto"/>
          </w:divBdr>
        </w:div>
      </w:divsChild>
    </w:div>
    <w:div w:id="597445990">
      <w:bodyDiv w:val="1"/>
      <w:marLeft w:val="0"/>
      <w:marRight w:val="0"/>
      <w:marTop w:val="0"/>
      <w:marBottom w:val="0"/>
      <w:divBdr>
        <w:top w:val="none" w:sz="0" w:space="0" w:color="auto"/>
        <w:left w:val="none" w:sz="0" w:space="0" w:color="auto"/>
        <w:bottom w:val="none" w:sz="0" w:space="0" w:color="auto"/>
        <w:right w:val="none" w:sz="0" w:space="0" w:color="auto"/>
      </w:divBdr>
    </w:div>
    <w:div w:id="597834790">
      <w:bodyDiv w:val="1"/>
      <w:marLeft w:val="0"/>
      <w:marRight w:val="0"/>
      <w:marTop w:val="0"/>
      <w:marBottom w:val="0"/>
      <w:divBdr>
        <w:top w:val="none" w:sz="0" w:space="0" w:color="auto"/>
        <w:left w:val="none" w:sz="0" w:space="0" w:color="auto"/>
        <w:bottom w:val="none" w:sz="0" w:space="0" w:color="auto"/>
        <w:right w:val="none" w:sz="0" w:space="0" w:color="auto"/>
      </w:divBdr>
    </w:div>
    <w:div w:id="597904583">
      <w:bodyDiv w:val="1"/>
      <w:marLeft w:val="0"/>
      <w:marRight w:val="0"/>
      <w:marTop w:val="0"/>
      <w:marBottom w:val="0"/>
      <w:divBdr>
        <w:top w:val="none" w:sz="0" w:space="0" w:color="auto"/>
        <w:left w:val="none" w:sz="0" w:space="0" w:color="auto"/>
        <w:bottom w:val="none" w:sz="0" w:space="0" w:color="auto"/>
        <w:right w:val="none" w:sz="0" w:space="0" w:color="auto"/>
      </w:divBdr>
    </w:div>
    <w:div w:id="598829434">
      <w:bodyDiv w:val="1"/>
      <w:marLeft w:val="0"/>
      <w:marRight w:val="0"/>
      <w:marTop w:val="0"/>
      <w:marBottom w:val="0"/>
      <w:divBdr>
        <w:top w:val="none" w:sz="0" w:space="0" w:color="auto"/>
        <w:left w:val="none" w:sz="0" w:space="0" w:color="auto"/>
        <w:bottom w:val="none" w:sz="0" w:space="0" w:color="auto"/>
        <w:right w:val="none" w:sz="0" w:space="0" w:color="auto"/>
      </w:divBdr>
    </w:div>
    <w:div w:id="599070413">
      <w:bodyDiv w:val="1"/>
      <w:marLeft w:val="0"/>
      <w:marRight w:val="0"/>
      <w:marTop w:val="0"/>
      <w:marBottom w:val="0"/>
      <w:divBdr>
        <w:top w:val="none" w:sz="0" w:space="0" w:color="auto"/>
        <w:left w:val="none" w:sz="0" w:space="0" w:color="auto"/>
        <w:bottom w:val="none" w:sz="0" w:space="0" w:color="auto"/>
        <w:right w:val="none" w:sz="0" w:space="0" w:color="auto"/>
      </w:divBdr>
      <w:divsChild>
        <w:div w:id="784739621">
          <w:marLeft w:val="640"/>
          <w:marRight w:val="0"/>
          <w:marTop w:val="0"/>
          <w:marBottom w:val="0"/>
          <w:divBdr>
            <w:top w:val="none" w:sz="0" w:space="0" w:color="auto"/>
            <w:left w:val="none" w:sz="0" w:space="0" w:color="auto"/>
            <w:bottom w:val="none" w:sz="0" w:space="0" w:color="auto"/>
            <w:right w:val="none" w:sz="0" w:space="0" w:color="auto"/>
          </w:divBdr>
        </w:div>
        <w:div w:id="141630176">
          <w:marLeft w:val="640"/>
          <w:marRight w:val="0"/>
          <w:marTop w:val="0"/>
          <w:marBottom w:val="0"/>
          <w:divBdr>
            <w:top w:val="none" w:sz="0" w:space="0" w:color="auto"/>
            <w:left w:val="none" w:sz="0" w:space="0" w:color="auto"/>
            <w:bottom w:val="none" w:sz="0" w:space="0" w:color="auto"/>
            <w:right w:val="none" w:sz="0" w:space="0" w:color="auto"/>
          </w:divBdr>
        </w:div>
        <w:div w:id="525367352">
          <w:marLeft w:val="640"/>
          <w:marRight w:val="0"/>
          <w:marTop w:val="0"/>
          <w:marBottom w:val="0"/>
          <w:divBdr>
            <w:top w:val="none" w:sz="0" w:space="0" w:color="auto"/>
            <w:left w:val="none" w:sz="0" w:space="0" w:color="auto"/>
            <w:bottom w:val="none" w:sz="0" w:space="0" w:color="auto"/>
            <w:right w:val="none" w:sz="0" w:space="0" w:color="auto"/>
          </w:divBdr>
        </w:div>
        <w:div w:id="876698441">
          <w:marLeft w:val="640"/>
          <w:marRight w:val="0"/>
          <w:marTop w:val="0"/>
          <w:marBottom w:val="0"/>
          <w:divBdr>
            <w:top w:val="none" w:sz="0" w:space="0" w:color="auto"/>
            <w:left w:val="none" w:sz="0" w:space="0" w:color="auto"/>
            <w:bottom w:val="none" w:sz="0" w:space="0" w:color="auto"/>
            <w:right w:val="none" w:sz="0" w:space="0" w:color="auto"/>
          </w:divBdr>
        </w:div>
        <w:div w:id="820315084">
          <w:marLeft w:val="640"/>
          <w:marRight w:val="0"/>
          <w:marTop w:val="0"/>
          <w:marBottom w:val="0"/>
          <w:divBdr>
            <w:top w:val="none" w:sz="0" w:space="0" w:color="auto"/>
            <w:left w:val="none" w:sz="0" w:space="0" w:color="auto"/>
            <w:bottom w:val="none" w:sz="0" w:space="0" w:color="auto"/>
            <w:right w:val="none" w:sz="0" w:space="0" w:color="auto"/>
          </w:divBdr>
        </w:div>
        <w:div w:id="1075972867">
          <w:marLeft w:val="640"/>
          <w:marRight w:val="0"/>
          <w:marTop w:val="0"/>
          <w:marBottom w:val="0"/>
          <w:divBdr>
            <w:top w:val="none" w:sz="0" w:space="0" w:color="auto"/>
            <w:left w:val="none" w:sz="0" w:space="0" w:color="auto"/>
            <w:bottom w:val="none" w:sz="0" w:space="0" w:color="auto"/>
            <w:right w:val="none" w:sz="0" w:space="0" w:color="auto"/>
          </w:divBdr>
        </w:div>
        <w:div w:id="173349253">
          <w:marLeft w:val="640"/>
          <w:marRight w:val="0"/>
          <w:marTop w:val="0"/>
          <w:marBottom w:val="0"/>
          <w:divBdr>
            <w:top w:val="none" w:sz="0" w:space="0" w:color="auto"/>
            <w:left w:val="none" w:sz="0" w:space="0" w:color="auto"/>
            <w:bottom w:val="none" w:sz="0" w:space="0" w:color="auto"/>
            <w:right w:val="none" w:sz="0" w:space="0" w:color="auto"/>
          </w:divBdr>
        </w:div>
        <w:div w:id="385449837">
          <w:marLeft w:val="640"/>
          <w:marRight w:val="0"/>
          <w:marTop w:val="0"/>
          <w:marBottom w:val="0"/>
          <w:divBdr>
            <w:top w:val="none" w:sz="0" w:space="0" w:color="auto"/>
            <w:left w:val="none" w:sz="0" w:space="0" w:color="auto"/>
            <w:bottom w:val="none" w:sz="0" w:space="0" w:color="auto"/>
            <w:right w:val="none" w:sz="0" w:space="0" w:color="auto"/>
          </w:divBdr>
        </w:div>
        <w:div w:id="529688087">
          <w:marLeft w:val="640"/>
          <w:marRight w:val="0"/>
          <w:marTop w:val="0"/>
          <w:marBottom w:val="0"/>
          <w:divBdr>
            <w:top w:val="none" w:sz="0" w:space="0" w:color="auto"/>
            <w:left w:val="none" w:sz="0" w:space="0" w:color="auto"/>
            <w:bottom w:val="none" w:sz="0" w:space="0" w:color="auto"/>
            <w:right w:val="none" w:sz="0" w:space="0" w:color="auto"/>
          </w:divBdr>
        </w:div>
        <w:div w:id="618147370">
          <w:marLeft w:val="640"/>
          <w:marRight w:val="0"/>
          <w:marTop w:val="0"/>
          <w:marBottom w:val="0"/>
          <w:divBdr>
            <w:top w:val="none" w:sz="0" w:space="0" w:color="auto"/>
            <w:left w:val="none" w:sz="0" w:space="0" w:color="auto"/>
            <w:bottom w:val="none" w:sz="0" w:space="0" w:color="auto"/>
            <w:right w:val="none" w:sz="0" w:space="0" w:color="auto"/>
          </w:divBdr>
        </w:div>
        <w:div w:id="323360643">
          <w:marLeft w:val="640"/>
          <w:marRight w:val="0"/>
          <w:marTop w:val="0"/>
          <w:marBottom w:val="0"/>
          <w:divBdr>
            <w:top w:val="none" w:sz="0" w:space="0" w:color="auto"/>
            <w:left w:val="none" w:sz="0" w:space="0" w:color="auto"/>
            <w:bottom w:val="none" w:sz="0" w:space="0" w:color="auto"/>
            <w:right w:val="none" w:sz="0" w:space="0" w:color="auto"/>
          </w:divBdr>
        </w:div>
        <w:div w:id="482740330">
          <w:marLeft w:val="640"/>
          <w:marRight w:val="0"/>
          <w:marTop w:val="0"/>
          <w:marBottom w:val="0"/>
          <w:divBdr>
            <w:top w:val="none" w:sz="0" w:space="0" w:color="auto"/>
            <w:left w:val="none" w:sz="0" w:space="0" w:color="auto"/>
            <w:bottom w:val="none" w:sz="0" w:space="0" w:color="auto"/>
            <w:right w:val="none" w:sz="0" w:space="0" w:color="auto"/>
          </w:divBdr>
        </w:div>
        <w:div w:id="1585190193">
          <w:marLeft w:val="640"/>
          <w:marRight w:val="0"/>
          <w:marTop w:val="0"/>
          <w:marBottom w:val="0"/>
          <w:divBdr>
            <w:top w:val="none" w:sz="0" w:space="0" w:color="auto"/>
            <w:left w:val="none" w:sz="0" w:space="0" w:color="auto"/>
            <w:bottom w:val="none" w:sz="0" w:space="0" w:color="auto"/>
            <w:right w:val="none" w:sz="0" w:space="0" w:color="auto"/>
          </w:divBdr>
        </w:div>
        <w:div w:id="2111581909">
          <w:marLeft w:val="640"/>
          <w:marRight w:val="0"/>
          <w:marTop w:val="0"/>
          <w:marBottom w:val="0"/>
          <w:divBdr>
            <w:top w:val="none" w:sz="0" w:space="0" w:color="auto"/>
            <w:left w:val="none" w:sz="0" w:space="0" w:color="auto"/>
            <w:bottom w:val="none" w:sz="0" w:space="0" w:color="auto"/>
            <w:right w:val="none" w:sz="0" w:space="0" w:color="auto"/>
          </w:divBdr>
        </w:div>
        <w:div w:id="1208956792">
          <w:marLeft w:val="640"/>
          <w:marRight w:val="0"/>
          <w:marTop w:val="0"/>
          <w:marBottom w:val="0"/>
          <w:divBdr>
            <w:top w:val="none" w:sz="0" w:space="0" w:color="auto"/>
            <w:left w:val="none" w:sz="0" w:space="0" w:color="auto"/>
            <w:bottom w:val="none" w:sz="0" w:space="0" w:color="auto"/>
            <w:right w:val="none" w:sz="0" w:space="0" w:color="auto"/>
          </w:divBdr>
        </w:div>
        <w:div w:id="419373831">
          <w:marLeft w:val="640"/>
          <w:marRight w:val="0"/>
          <w:marTop w:val="0"/>
          <w:marBottom w:val="0"/>
          <w:divBdr>
            <w:top w:val="none" w:sz="0" w:space="0" w:color="auto"/>
            <w:left w:val="none" w:sz="0" w:space="0" w:color="auto"/>
            <w:bottom w:val="none" w:sz="0" w:space="0" w:color="auto"/>
            <w:right w:val="none" w:sz="0" w:space="0" w:color="auto"/>
          </w:divBdr>
        </w:div>
        <w:div w:id="1683242270">
          <w:marLeft w:val="640"/>
          <w:marRight w:val="0"/>
          <w:marTop w:val="0"/>
          <w:marBottom w:val="0"/>
          <w:divBdr>
            <w:top w:val="none" w:sz="0" w:space="0" w:color="auto"/>
            <w:left w:val="none" w:sz="0" w:space="0" w:color="auto"/>
            <w:bottom w:val="none" w:sz="0" w:space="0" w:color="auto"/>
            <w:right w:val="none" w:sz="0" w:space="0" w:color="auto"/>
          </w:divBdr>
        </w:div>
        <w:div w:id="1189106009">
          <w:marLeft w:val="640"/>
          <w:marRight w:val="0"/>
          <w:marTop w:val="0"/>
          <w:marBottom w:val="0"/>
          <w:divBdr>
            <w:top w:val="none" w:sz="0" w:space="0" w:color="auto"/>
            <w:left w:val="none" w:sz="0" w:space="0" w:color="auto"/>
            <w:bottom w:val="none" w:sz="0" w:space="0" w:color="auto"/>
            <w:right w:val="none" w:sz="0" w:space="0" w:color="auto"/>
          </w:divBdr>
        </w:div>
        <w:div w:id="1594123806">
          <w:marLeft w:val="640"/>
          <w:marRight w:val="0"/>
          <w:marTop w:val="0"/>
          <w:marBottom w:val="0"/>
          <w:divBdr>
            <w:top w:val="none" w:sz="0" w:space="0" w:color="auto"/>
            <w:left w:val="none" w:sz="0" w:space="0" w:color="auto"/>
            <w:bottom w:val="none" w:sz="0" w:space="0" w:color="auto"/>
            <w:right w:val="none" w:sz="0" w:space="0" w:color="auto"/>
          </w:divBdr>
        </w:div>
        <w:div w:id="769589844">
          <w:marLeft w:val="640"/>
          <w:marRight w:val="0"/>
          <w:marTop w:val="0"/>
          <w:marBottom w:val="0"/>
          <w:divBdr>
            <w:top w:val="none" w:sz="0" w:space="0" w:color="auto"/>
            <w:left w:val="none" w:sz="0" w:space="0" w:color="auto"/>
            <w:bottom w:val="none" w:sz="0" w:space="0" w:color="auto"/>
            <w:right w:val="none" w:sz="0" w:space="0" w:color="auto"/>
          </w:divBdr>
        </w:div>
        <w:div w:id="1429692101">
          <w:marLeft w:val="640"/>
          <w:marRight w:val="0"/>
          <w:marTop w:val="0"/>
          <w:marBottom w:val="0"/>
          <w:divBdr>
            <w:top w:val="none" w:sz="0" w:space="0" w:color="auto"/>
            <w:left w:val="none" w:sz="0" w:space="0" w:color="auto"/>
            <w:bottom w:val="none" w:sz="0" w:space="0" w:color="auto"/>
            <w:right w:val="none" w:sz="0" w:space="0" w:color="auto"/>
          </w:divBdr>
        </w:div>
        <w:div w:id="1091513081">
          <w:marLeft w:val="640"/>
          <w:marRight w:val="0"/>
          <w:marTop w:val="0"/>
          <w:marBottom w:val="0"/>
          <w:divBdr>
            <w:top w:val="none" w:sz="0" w:space="0" w:color="auto"/>
            <w:left w:val="none" w:sz="0" w:space="0" w:color="auto"/>
            <w:bottom w:val="none" w:sz="0" w:space="0" w:color="auto"/>
            <w:right w:val="none" w:sz="0" w:space="0" w:color="auto"/>
          </w:divBdr>
        </w:div>
        <w:div w:id="450393492">
          <w:marLeft w:val="640"/>
          <w:marRight w:val="0"/>
          <w:marTop w:val="0"/>
          <w:marBottom w:val="0"/>
          <w:divBdr>
            <w:top w:val="none" w:sz="0" w:space="0" w:color="auto"/>
            <w:left w:val="none" w:sz="0" w:space="0" w:color="auto"/>
            <w:bottom w:val="none" w:sz="0" w:space="0" w:color="auto"/>
            <w:right w:val="none" w:sz="0" w:space="0" w:color="auto"/>
          </w:divBdr>
        </w:div>
        <w:div w:id="1779526490">
          <w:marLeft w:val="640"/>
          <w:marRight w:val="0"/>
          <w:marTop w:val="0"/>
          <w:marBottom w:val="0"/>
          <w:divBdr>
            <w:top w:val="none" w:sz="0" w:space="0" w:color="auto"/>
            <w:left w:val="none" w:sz="0" w:space="0" w:color="auto"/>
            <w:bottom w:val="none" w:sz="0" w:space="0" w:color="auto"/>
            <w:right w:val="none" w:sz="0" w:space="0" w:color="auto"/>
          </w:divBdr>
        </w:div>
        <w:div w:id="131797567">
          <w:marLeft w:val="640"/>
          <w:marRight w:val="0"/>
          <w:marTop w:val="0"/>
          <w:marBottom w:val="0"/>
          <w:divBdr>
            <w:top w:val="none" w:sz="0" w:space="0" w:color="auto"/>
            <w:left w:val="none" w:sz="0" w:space="0" w:color="auto"/>
            <w:bottom w:val="none" w:sz="0" w:space="0" w:color="auto"/>
            <w:right w:val="none" w:sz="0" w:space="0" w:color="auto"/>
          </w:divBdr>
        </w:div>
        <w:div w:id="162476217">
          <w:marLeft w:val="640"/>
          <w:marRight w:val="0"/>
          <w:marTop w:val="0"/>
          <w:marBottom w:val="0"/>
          <w:divBdr>
            <w:top w:val="none" w:sz="0" w:space="0" w:color="auto"/>
            <w:left w:val="none" w:sz="0" w:space="0" w:color="auto"/>
            <w:bottom w:val="none" w:sz="0" w:space="0" w:color="auto"/>
            <w:right w:val="none" w:sz="0" w:space="0" w:color="auto"/>
          </w:divBdr>
        </w:div>
        <w:div w:id="917328520">
          <w:marLeft w:val="640"/>
          <w:marRight w:val="0"/>
          <w:marTop w:val="0"/>
          <w:marBottom w:val="0"/>
          <w:divBdr>
            <w:top w:val="none" w:sz="0" w:space="0" w:color="auto"/>
            <w:left w:val="none" w:sz="0" w:space="0" w:color="auto"/>
            <w:bottom w:val="none" w:sz="0" w:space="0" w:color="auto"/>
            <w:right w:val="none" w:sz="0" w:space="0" w:color="auto"/>
          </w:divBdr>
        </w:div>
        <w:div w:id="1352879925">
          <w:marLeft w:val="640"/>
          <w:marRight w:val="0"/>
          <w:marTop w:val="0"/>
          <w:marBottom w:val="0"/>
          <w:divBdr>
            <w:top w:val="none" w:sz="0" w:space="0" w:color="auto"/>
            <w:left w:val="none" w:sz="0" w:space="0" w:color="auto"/>
            <w:bottom w:val="none" w:sz="0" w:space="0" w:color="auto"/>
            <w:right w:val="none" w:sz="0" w:space="0" w:color="auto"/>
          </w:divBdr>
        </w:div>
        <w:div w:id="1269390033">
          <w:marLeft w:val="640"/>
          <w:marRight w:val="0"/>
          <w:marTop w:val="0"/>
          <w:marBottom w:val="0"/>
          <w:divBdr>
            <w:top w:val="none" w:sz="0" w:space="0" w:color="auto"/>
            <w:left w:val="none" w:sz="0" w:space="0" w:color="auto"/>
            <w:bottom w:val="none" w:sz="0" w:space="0" w:color="auto"/>
            <w:right w:val="none" w:sz="0" w:space="0" w:color="auto"/>
          </w:divBdr>
        </w:div>
      </w:divsChild>
    </w:div>
    <w:div w:id="599489768">
      <w:bodyDiv w:val="1"/>
      <w:marLeft w:val="0"/>
      <w:marRight w:val="0"/>
      <w:marTop w:val="0"/>
      <w:marBottom w:val="0"/>
      <w:divBdr>
        <w:top w:val="none" w:sz="0" w:space="0" w:color="auto"/>
        <w:left w:val="none" w:sz="0" w:space="0" w:color="auto"/>
        <w:bottom w:val="none" w:sz="0" w:space="0" w:color="auto"/>
        <w:right w:val="none" w:sz="0" w:space="0" w:color="auto"/>
      </w:divBdr>
    </w:div>
    <w:div w:id="600645369">
      <w:bodyDiv w:val="1"/>
      <w:marLeft w:val="0"/>
      <w:marRight w:val="0"/>
      <w:marTop w:val="0"/>
      <w:marBottom w:val="0"/>
      <w:divBdr>
        <w:top w:val="none" w:sz="0" w:space="0" w:color="auto"/>
        <w:left w:val="none" w:sz="0" w:space="0" w:color="auto"/>
        <w:bottom w:val="none" w:sz="0" w:space="0" w:color="auto"/>
        <w:right w:val="none" w:sz="0" w:space="0" w:color="auto"/>
      </w:divBdr>
    </w:div>
    <w:div w:id="600723740">
      <w:bodyDiv w:val="1"/>
      <w:marLeft w:val="0"/>
      <w:marRight w:val="0"/>
      <w:marTop w:val="0"/>
      <w:marBottom w:val="0"/>
      <w:divBdr>
        <w:top w:val="none" w:sz="0" w:space="0" w:color="auto"/>
        <w:left w:val="none" w:sz="0" w:space="0" w:color="auto"/>
        <w:bottom w:val="none" w:sz="0" w:space="0" w:color="auto"/>
        <w:right w:val="none" w:sz="0" w:space="0" w:color="auto"/>
      </w:divBdr>
    </w:div>
    <w:div w:id="600794090">
      <w:bodyDiv w:val="1"/>
      <w:marLeft w:val="0"/>
      <w:marRight w:val="0"/>
      <w:marTop w:val="0"/>
      <w:marBottom w:val="0"/>
      <w:divBdr>
        <w:top w:val="none" w:sz="0" w:space="0" w:color="auto"/>
        <w:left w:val="none" w:sz="0" w:space="0" w:color="auto"/>
        <w:bottom w:val="none" w:sz="0" w:space="0" w:color="auto"/>
        <w:right w:val="none" w:sz="0" w:space="0" w:color="auto"/>
      </w:divBdr>
    </w:div>
    <w:div w:id="600919602">
      <w:bodyDiv w:val="1"/>
      <w:marLeft w:val="0"/>
      <w:marRight w:val="0"/>
      <w:marTop w:val="0"/>
      <w:marBottom w:val="0"/>
      <w:divBdr>
        <w:top w:val="none" w:sz="0" w:space="0" w:color="auto"/>
        <w:left w:val="none" w:sz="0" w:space="0" w:color="auto"/>
        <w:bottom w:val="none" w:sz="0" w:space="0" w:color="auto"/>
        <w:right w:val="none" w:sz="0" w:space="0" w:color="auto"/>
      </w:divBdr>
    </w:div>
    <w:div w:id="601450175">
      <w:bodyDiv w:val="1"/>
      <w:marLeft w:val="0"/>
      <w:marRight w:val="0"/>
      <w:marTop w:val="0"/>
      <w:marBottom w:val="0"/>
      <w:divBdr>
        <w:top w:val="none" w:sz="0" w:space="0" w:color="auto"/>
        <w:left w:val="none" w:sz="0" w:space="0" w:color="auto"/>
        <w:bottom w:val="none" w:sz="0" w:space="0" w:color="auto"/>
        <w:right w:val="none" w:sz="0" w:space="0" w:color="auto"/>
      </w:divBdr>
    </w:div>
    <w:div w:id="602034468">
      <w:bodyDiv w:val="1"/>
      <w:marLeft w:val="0"/>
      <w:marRight w:val="0"/>
      <w:marTop w:val="0"/>
      <w:marBottom w:val="0"/>
      <w:divBdr>
        <w:top w:val="none" w:sz="0" w:space="0" w:color="auto"/>
        <w:left w:val="none" w:sz="0" w:space="0" w:color="auto"/>
        <w:bottom w:val="none" w:sz="0" w:space="0" w:color="auto"/>
        <w:right w:val="none" w:sz="0" w:space="0" w:color="auto"/>
      </w:divBdr>
    </w:div>
    <w:div w:id="602154092">
      <w:bodyDiv w:val="1"/>
      <w:marLeft w:val="0"/>
      <w:marRight w:val="0"/>
      <w:marTop w:val="0"/>
      <w:marBottom w:val="0"/>
      <w:divBdr>
        <w:top w:val="none" w:sz="0" w:space="0" w:color="auto"/>
        <w:left w:val="none" w:sz="0" w:space="0" w:color="auto"/>
        <w:bottom w:val="none" w:sz="0" w:space="0" w:color="auto"/>
        <w:right w:val="none" w:sz="0" w:space="0" w:color="auto"/>
      </w:divBdr>
    </w:div>
    <w:div w:id="602567068">
      <w:bodyDiv w:val="1"/>
      <w:marLeft w:val="0"/>
      <w:marRight w:val="0"/>
      <w:marTop w:val="0"/>
      <w:marBottom w:val="0"/>
      <w:divBdr>
        <w:top w:val="none" w:sz="0" w:space="0" w:color="auto"/>
        <w:left w:val="none" w:sz="0" w:space="0" w:color="auto"/>
        <w:bottom w:val="none" w:sz="0" w:space="0" w:color="auto"/>
        <w:right w:val="none" w:sz="0" w:space="0" w:color="auto"/>
      </w:divBdr>
    </w:div>
    <w:div w:id="602610667">
      <w:bodyDiv w:val="1"/>
      <w:marLeft w:val="0"/>
      <w:marRight w:val="0"/>
      <w:marTop w:val="0"/>
      <w:marBottom w:val="0"/>
      <w:divBdr>
        <w:top w:val="none" w:sz="0" w:space="0" w:color="auto"/>
        <w:left w:val="none" w:sz="0" w:space="0" w:color="auto"/>
        <w:bottom w:val="none" w:sz="0" w:space="0" w:color="auto"/>
        <w:right w:val="none" w:sz="0" w:space="0" w:color="auto"/>
      </w:divBdr>
    </w:div>
    <w:div w:id="602688197">
      <w:bodyDiv w:val="1"/>
      <w:marLeft w:val="0"/>
      <w:marRight w:val="0"/>
      <w:marTop w:val="0"/>
      <w:marBottom w:val="0"/>
      <w:divBdr>
        <w:top w:val="none" w:sz="0" w:space="0" w:color="auto"/>
        <w:left w:val="none" w:sz="0" w:space="0" w:color="auto"/>
        <w:bottom w:val="none" w:sz="0" w:space="0" w:color="auto"/>
        <w:right w:val="none" w:sz="0" w:space="0" w:color="auto"/>
      </w:divBdr>
    </w:div>
    <w:div w:id="603003210">
      <w:bodyDiv w:val="1"/>
      <w:marLeft w:val="0"/>
      <w:marRight w:val="0"/>
      <w:marTop w:val="0"/>
      <w:marBottom w:val="0"/>
      <w:divBdr>
        <w:top w:val="none" w:sz="0" w:space="0" w:color="auto"/>
        <w:left w:val="none" w:sz="0" w:space="0" w:color="auto"/>
        <w:bottom w:val="none" w:sz="0" w:space="0" w:color="auto"/>
        <w:right w:val="none" w:sz="0" w:space="0" w:color="auto"/>
      </w:divBdr>
    </w:div>
    <w:div w:id="603612703">
      <w:bodyDiv w:val="1"/>
      <w:marLeft w:val="0"/>
      <w:marRight w:val="0"/>
      <w:marTop w:val="0"/>
      <w:marBottom w:val="0"/>
      <w:divBdr>
        <w:top w:val="none" w:sz="0" w:space="0" w:color="auto"/>
        <w:left w:val="none" w:sz="0" w:space="0" w:color="auto"/>
        <w:bottom w:val="none" w:sz="0" w:space="0" w:color="auto"/>
        <w:right w:val="none" w:sz="0" w:space="0" w:color="auto"/>
      </w:divBdr>
    </w:div>
    <w:div w:id="603735363">
      <w:bodyDiv w:val="1"/>
      <w:marLeft w:val="0"/>
      <w:marRight w:val="0"/>
      <w:marTop w:val="0"/>
      <w:marBottom w:val="0"/>
      <w:divBdr>
        <w:top w:val="none" w:sz="0" w:space="0" w:color="auto"/>
        <w:left w:val="none" w:sz="0" w:space="0" w:color="auto"/>
        <w:bottom w:val="none" w:sz="0" w:space="0" w:color="auto"/>
        <w:right w:val="none" w:sz="0" w:space="0" w:color="auto"/>
      </w:divBdr>
    </w:div>
    <w:div w:id="603998301">
      <w:bodyDiv w:val="1"/>
      <w:marLeft w:val="0"/>
      <w:marRight w:val="0"/>
      <w:marTop w:val="0"/>
      <w:marBottom w:val="0"/>
      <w:divBdr>
        <w:top w:val="none" w:sz="0" w:space="0" w:color="auto"/>
        <w:left w:val="none" w:sz="0" w:space="0" w:color="auto"/>
        <w:bottom w:val="none" w:sz="0" w:space="0" w:color="auto"/>
        <w:right w:val="none" w:sz="0" w:space="0" w:color="auto"/>
      </w:divBdr>
    </w:div>
    <w:div w:id="603998826">
      <w:bodyDiv w:val="1"/>
      <w:marLeft w:val="0"/>
      <w:marRight w:val="0"/>
      <w:marTop w:val="0"/>
      <w:marBottom w:val="0"/>
      <w:divBdr>
        <w:top w:val="none" w:sz="0" w:space="0" w:color="auto"/>
        <w:left w:val="none" w:sz="0" w:space="0" w:color="auto"/>
        <w:bottom w:val="none" w:sz="0" w:space="0" w:color="auto"/>
        <w:right w:val="none" w:sz="0" w:space="0" w:color="auto"/>
      </w:divBdr>
    </w:div>
    <w:div w:id="604119719">
      <w:bodyDiv w:val="1"/>
      <w:marLeft w:val="0"/>
      <w:marRight w:val="0"/>
      <w:marTop w:val="0"/>
      <w:marBottom w:val="0"/>
      <w:divBdr>
        <w:top w:val="none" w:sz="0" w:space="0" w:color="auto"/>
        <w:left w:val="none" w:sz="0" w:space="0" w:color="auto"/>
        <w:bottom w:val="none" w:sz="0" w:space="0" w:color="auto"/>
        <w:right w:val="none" w:sz="0" w:space="0" w:color="auto"/>
      </w:divBdr>
    </w:div>
    <w:div w:id="604271867">
      <w:bodyDiv w:val="1"/>
      <w:marLeft w:val="0"/>
      <w:marRight w:val="0"/>
      <w:marTop w:val="0"/>
      <w:marBottom w:val="0"/>
      <w:divBdr>
        <w:top w:val="none" w:sz="0" w:space="0" w:color="auto"/>
        <w:left w:val="none" w:sz="0" w:space="0" w:color="auto"/>
        <w:bottom w:val="none" w:sz="0" w:space="0" w:color="auto"/>
        <w:right w:val="none" w:sz="0" w:space="0" w:color="auto"/>
      </w:divBdr>
    </w:div>
    <w:div w:id="604923082">
      <w:bodyDiv w:val="1"/>
      <w:marLeft w:val="0"/>
      <w:marRight w:val="0"/>
      <w:marTop w:val="0"/>
      <w:marBottom w:val="0"/>
      <w:divBdr>
        <w:top w:val="none" w:sz="0" w:space="0" w:color="auto"/>
        <w:left w:val="none" w:sz="0" w:space="0" w:color="auto"/>
        <w:bottom w:val="none" w:sz="0" w:space="0" w:color="auto"/>
        <w:right w:val="none" w:sz="0" w:space="0" w:color="auto"/>
      </w:divBdr>
    </w:div>
    <w:div w:id="605118231">
      <w:bodyDiv w:val="1"/>
      <w:marLeft w:val="0"/>
      <w:marRight w:val="0"/>
      <w:marTop w:val="0"/>
      <w:marBottom w:val="0"/>
      <w:divBdr>
        <w:top w:val="none" w:sz="0" w:space="0" w:color="auto"/>
        <w:left w:val="none" w:sz="0" w:space="0" w:color="auto"/>
        <w:bottom w:val="none" w:sz="0" w:space="0" w:color="auto"/>
        <w:right w:val="none" w:sz="0" w:space="0" w:color="auto"/>
      </w:divBdr>
    </w:div>
    <w:div w:id="605621313">
      <w:bodyDiv w:val="1"/>
      <w:marLeft w:val="0"/>
      <w:marRight w:val="0"/>
      <w:marTop w:val="0"/>
      <w:marBottom w:val="0"/>
      <w:divBdr>
        <w:top w:val="none" w:sz="0" w:space="0" w:color="auto"/>
        <w:left w:val="none" w:sz="0" w:space="0" w:color="auto"/>
        <w:bottom w:val="none" w:sz="0" w:space="0" w:color="auto"/>
        <w:right w:val="none" w:sz="0" w:space="0" w:color="auto"/>
      </w:divBdr>
    </w:div>
    <w:div w:id="605649587">
      <w:bodyDiv w:val="1"/>
      <w:marLeft w:val="0"/>
      <w:marRight w:val="0"/>
      <w:marTop w:val="0"/>
      <w:marBottom w:val="0"/>
      <w:divBdr>
        <w:top w:val="none" w:sz="0" w:space="0" w:color="auto"/>
        <w:left w:val="none" w:sz="0" w:space="0" w:color="auto"/>
        <w:bottom w:val="none" w:sz="0" w:space="0" w:color="auto"/>
        <w:right w:val="none" w:sz="0" w:space="0" w:color="auto"/>
      </w:divBdr>
    </w:div>
    <w:div w:id="605889137">
      <w:bodyDiv w:val="1"/>
      <w:marLeft w:val="0"/>
      <w:marRight w:val="0"/>
      <w:marTop w:val="0"/>
      <w:marBottom w:val="0"/>
      <w:divBdr>
        <w:top w:val="none" w:sz="0" w:space="0" w:color="auto"/>
        <w:left w:val="none" w:sz="0" w:space="0" w:color="auto"/>
        <w:bottom w:val="none" w:sz="0" w:space="0" w:color="auto"/>
        <w:right w:val="none" w:sz="0" w:space="0" w:color="auto"/>
      </w:divBdr>
    </w:div>
    <w:div w:id="607009791">
      <w:bodyDiv w:val="1"/>
      <w:marLeft w:val="0"/>
      <w:marRight w:val="0"/>
      <w:marTop w:val="0"/>
      <w:marBottom w:val="0"/>
      <w:divBdr>
        <w:top w:val="none" w:sz="0" w:space="0" w:color="auto"/>
        <w:left w:val="none" w:sz="0" w:space="0" w:color="auto"/>
        <w:bottom w:val="none" w:sz="0" w:space="0" w:color="auto"/>
        <w:right w:val="none" w:sz="0" w:space="0" w:color="auto"/>
      </w:divBdr>
      <w:divsChild>
        <w:div w:id="1514564152">
          <w:marLeft w:val="0"/>
          <w:marRight w:val="0"/>
          <w:marTop w:val="0"/>
          <w:marBottom w:val="0"/>
          <w:divBdr>
            <w:top w:val="none" w:sz="0" w:space="0" w:color="auto"/>
            <w:left w:val="none" w:sz="0" w:space="0" w:color="auto"/>
            <w:bottom w:val="none" w:sz="0" w:space="0" w:color="auto"/>
            <w:right w:val="none" w:sz="0" w:space="0" w:color="auto"/>
          </w:divBdr>
        </w:div>
        <w:div w:id="28996815">
          <w:marLeft w:val="0"/>
          <w:marRight w:val="0"/>
          <w:marTop w:val="0"/>
          <w:marBottom w:val="0"/>
          <w:divBdr>
            <w:top w:val="none" w:sz="0" w:space="0" w:color="auto"/>
            <w:left w:val="none" w:sz="0" w:space="0" w:color="auto"/>
            <w:bottom w:val="none" w:sz="0" w:space="0" w:color="auto"/>
            <w:right w:val="none" w:sz="0" w:space="0" w:color="auto"/>
          </w:divBdr>
        </w:div>
        <w:div w:id="1524711808">
          <w:marLeft w:val="0"/>
          <w:marRight w:val="0"/>
          <w:marTop w:val="0"/>
          <w:marBottom w:val="0"/>
          <w:divBdr>
            <w:top w:val="none" w:sz="0" w:space="0" w:color="auto"/>
            <w:left w:val="none" w:sz="0" w:space="0" w:color="auto"/>
            <w:bottom w:val="none" w:sz="0" w:space="0" w:color="auto"/>
            <w:right w:val="none" w:sz="0" w:space="0" w:color="auto"/>
          </w:divBdr>
        </w:div>
        <w:div w:id="1740054095">
          <w:marLeft w:val="0"/>
          <w:marRight w:val="0"/>
          <w:marTop w:val="0"/>
          <w:marBottom w:val="0"/>
          <w:divBdr>
            <w:top w:val="none" w:sz="0" w:space="0" w:color="auto"/>
            <w:left w:val="none" w:sz="0" w:space="0" w:color="auto"/>
            <w:bottom w:val="none" w:sz="0" w:space="0" w:color="auto"/>
            <w:right w:val="none" w:sz="0" w:space="0" w:color="auto"/>
          </w:divBdr>
        </w:div>
        <w:div w:id="1421756605">
          <w:marLeft w:val="0"/>
          <w:marRight w:val="0"/>
          <w:marTop w:val="0"/>
          <w:marBottom w:val="0"/>
          <w:divBdr>
            <w:top w:val="none" w:sz="0" w:space="0" w:color="auto"/>
            <w:left w:val="none" w:sz="0" w:space="0" w:color="auto"/>
            <w:bottom w:val="none" w:sz="0" w:space="0" w:color="auto"/>
            <w:right w:val="none" w:sz="0" w:space="0" w:color="auto"/>
          </w:divBdr>
        </w:div>
        <w:div w:id="245043472">
          <w:marLeft w:val="0"/>
          <w:marRight w:val="0"/>
          <w:marTop w:val="0"/>
          <w:marBottom w:val="0"/>
          <w:divBdr>
            <w:top w:val="none" w:sz="0" w:space="0" w:color="auto"/>
            <w:left w:val="none" w:sz="0" w:space="0" w:color="auto"/>
            <w:bottom w:val="none" w:sz="0" w:space="0" w:color="auto"/>
            <w:right w:val="none" w:sz="0" w:space="0" w:color="auto"/>
          </w:divBdr>
        </w:div>
        <w:div w:id="529421225">
          <w:marLeft w:val="0"/>
          <w:marRight w:val="0"/>
          <w:marTop w:val="0"/>
          <w:marBottom w:val="0"/>
          <w:divBdr>
            <w:top w:val="none" w:sz="0" w:space="0" w:color="auto"/>
            <w:left w:val="none" w:sz="0" w:space="0" w:color="auto"/>
            <w:bottom w:val="none" w:sz="0" w:space="0" w:color="auto"/>
            <w:right w:val="none" w:sz="0" w:space="0" w:color="auto"/>
          </w:divBdr>
        </w:div>
        <w:div w:id="191263229">
          <w:marLeft w:val="0"/>
          <w:marRight w:val="0"/>
          <w:marTop w:val="0"/>
          <w:marBottom w:val="0"/>
          <w:divBdr>
            <w:top w:val="none" w:sz="0" w:space="0" w:color="auto"/>
            <w:left w:val="none" w:sz="0" w:space="0" w:color="auto"/>
            <w:bottom w:val="none" w:sz="0" w:space="0" w:color="auto"/>
            <w:right w:val="none" w:sz="0" w:space="0" w:color="auto"/>
          </w:divBdr>
        </w:div>
        <w:div w:id="834300369">
          <w:marLeft w:val="0"/>
          <w:marRight w:val="0"/>
          <w:marTop w:val="0"/>
          <w:marBottom w:val="0"/>
          <w:divBdr>
            <w:top w:val="none" w:sz="0" w:space="0" w:color="auto"/>
            <w:left w:val="none" w:sz="0" w:space="0" w:color="auto"/>
            <w:bottom w:val="none" w:sz="0" w:space="0" w:color="auto"/>
            <w:right w:val="none" w:sz="0" w:space="0" w:color="auto"/>
          </w:divBdr>
        </w:div>
        <w:div w:id="723407023">
          <w:marLeft w:val="0"/>
          <w:marRight w:val="0"/>
          <w:marTop w:val="0"/>
          <w:marBottom w:val="0"/>
          <w:divBdr>
            <w:top w:val="none" w:sz="0" w:space="0" w:color="auto"/>
            <w:left w:val="none" w:sz="0" w:space="0" w:color="auto"/>
            <w:bottom w:val="none" w:sz="0" w:space="0" w:color="auto"/>
            <w:right w:val="none" w:sz="0" w:space="0" w:color="auto"/>
          </w:divBdr>
        </w:div>
        <w:div w:id="1793788764">
          <w:marLeft w:val="0"/>
          <w:marRight w:val="0"/>
          <w:marTop w:val="0"/>
          <w:marBottom w:val="0"/>
          <w:divBdr>
            <w:top w:val="none" w:sz="0" w:space="0" w:color="auto"/>
            <w:left w:val="none" w:sz="0" w:space="0" w:color="auto"/>
            <w:bottom w:val="none" w:sz="0" w:space="0" w:color="auto"/>
            <w:right w:val="none" w:sz="0" w:space="0" w:color="auto"/>
          </w:divBdr>
        </w:div>
        <w:div w:id="1307008881">
          <w:marLeft w:val="0"/>
          <w:marRight w:val="0"/>
          <w:marTop w:val="0"/>
          <w:marBottom w:val="0"/>
          <w:divBdr>
            <w:top w:val="none" w:sz="0" w:space="0" w:color="auto"/>
            <w:left w:val="none" w:sz="0" w:space="0" w:color="auto"/>
            <w:bottom w:val="none" w:sz="0" w:space="0" w:color="auto"/>
            <w:right w:val="none" w:sz="0" w:space="0" w:color="auto"/>
          </w:divBdr>
        </w:div>
        <w:div w:id="228269529">
          <w:marLeft w:val="0"/>
          <w:marRight w:val="0"/>
          <w:marTop w:val="0"/>
          <w:marBottom w:val="0"/>
          <w:divBdr>
            <w:top w:val="none" w:sz="0" w:space="0" w:color="auto"/>
            <w:left w:val="none" w:sz="0" w:space="0" w:color="auto"/>
            <w:bottom w:val="none" w:sz="0" w:space="0" w:color="auto"/>
            <w:right w:val="none" w:sz="0" w:space="0" w:color="auto"/>
          </w:divBdr>
        </w:div>
        <w:div w:id="372270988">
          <w:marLeft w:val="0"/>
          <w:marRight w:val="0"/>
          <w:marTop w:val="0"/>
          <w:marBottom w:val="0"/>
          <w:divBdr>
            <w:top w:val="none" w:sz="0" w:space="0" w:color="auto"/>
            <w:left w:val="none" w:sz="0" w:space="0" w:color="auto"/>
            <w:bottom w:val="none" w:sz="0" w:space="0" w:color="auto"/>
            <w:right w:val="none" w:sz="0" w:space="0" w:color="auto"/>
          </w:divBdr>
        </w:div>
        <w:div w:id="2110619053">
          <w:marLeft w:val="0"/>
          <w:marRight w:val="0"/>
          <w:marTop w:val="0"/>
          <w:marBottom w:val="0"/>
          <w:divBdr>
            <w:top w:val="none" w:sz="0" w:space="0" w:color="auto"/>
            <w:left w:val="none" w:sz="0" w:space="0" w:color="auto"/>
            <w:bottom w:val="none" w:sz="0" w:space="0" w:color="auto"/>
            <w:right w:val="none" w:sz="0" w:space="0" w:color="auto"/>
          </w:divBdr>
        </w:div>
        <w:div w:id="2102485774">
          <w:marLeft w:val="0"/>
          <w:marRight w:val="0"/>
          <w:marTop w:val="0"/>
          <w:marBottom w:val="0"/>
          <w:divBdr>
            <w:top w:val="none" w:sz="0" w:space="0" w:color="auto"/>
            <w:left w:val="none" w:sz="0" w:space="0" w:color="auto"/>
            <w:bottom w:val="none" w:sz="0" w:space="0" w:color="auto"/>
            <w:right w:val="none" w:sz="0" w:space="0" w:color="auto"/>
          </w:divBdr>
        </w:div>
        <w:div w:id="1041321732">
          <w:marLeft w:val="0"/>
          <w:marRight w:val="0"/>
          <w:marTop w:val="0"/>
          <w:marBottom w:val="0"/>
          <w:divBdr>
            <w:top w:val="none" w:sz="0" w:space="0" w:color="auto"/>
            <w:left w:val="none" w:sz="0" w:space="0" w:color="auto"/>
            <w:bottom w:val="none" w:sz="0" w:space="0" w:color="auto"/>
            <w:right w:val="none" w:sz="0" w:space="0" w:color="auto"/>
          </w:divBdr>
        </w:div>
        <w:div w:id="2006351062">
          <w:marLeft w:val="0"/>
          <w:marRight w:val="0"/>
          <w:marTop w:val="0"/>
          <w:marBottom w:val="0"/>
          <w:divBdr>
            <w:top w:val="none" w:sz="0" w:space="0" w:color="auto"/>
            <w:left w:val="none" w:sz="0" w:space="0" w:color="auto"/>
            <w:bottom w:val="none" w:sz="0" w:space="0" w:color="auto"/>
            <w:right w:val="none" w:sz="0" w:space="0" w:color="auto"/>
          </w:divBdr>
        </w:div>
        <w:div w:id="1562473581">
          <w:marLeft w:val="0"/>
          <w:marRight w:val="0"/>
          <w:marTop w:val="0"/>
          <w:marBottom w:val="0"/>
          <w:divBdr>
            <w:top w:val="none" w:sz="0" w:space="0" w:color="auto"/>
            <w:left w:val="none" w:sz="0" w:space="0" w:color="auto"/>
            <w:bottom w:val="none" w:sz="0" w:space="0" w:color="auto"/>
            <w:right w:val="none" w:sz="0" w:space="0" w:color="auto"/>
          </w:divBdr>
        </w:div>
        <w:div w:id="370614209">
          <w:marLeft w:val="0"/>
          <w:marRight w:val="0"/>
          <w:marTop w:val="0"/>
          <w:marBottom w:val="0"/>
          <w:divBdr>
            <w:top w:val="none" w:sz="0" w:space="0" w:color="auto"/>
            <w:left w:val="none" w:sz="0" w:space="0" w:color="auto"/>
            <w:bottom w:val="none" w:sz="0" w:space="0" w:color="auto"/>
            <w:right w:val="none" w:sz="0" w:space="0" w:color="auto"/>
          </w:divBdr>
        </w:div>
        <w:div w:id="1199661607">
          <w:marLeft w:val="0"/>
          <w:marRight w:val="0"/>
          <w:marTop w:val="0"/>
          <w:marBottom w:val="0"/>
          <w:divBdr>
            <w:top w:val="none" w:sz="0" w:space="0" w:color="auto"/>
            <w:left w:val="none" w:sz="0" w:space="0" w:color="auto"/>
            <w:bottom w:val="none" w:sz="0" w:space="0" w:color="auto"/>
            <w:right w:val="none" w:sz="0" w:space="0" w:color="auto"/>
          </w:divBdr>
        </w:div>
        <w:div w:id="141511172">
          <w:marLeft w:val="0"/>
          <w:marRight w:val="0"/>
          <w:marTop w:val="0"/>
          <w:marBottom w:val="0"/>
          <w:divBdr>
            <w:top w:val="none" w:sz="0" w:space="0" w:color="auto"/>
            <w:left w:val="none" w:sz="0" w:space="0" w:color="auto"/>
            <w:bottom w:val="none" w:sz="0" w:space="0" w:color="auto"/>
            <w:right w:val="none" w:sz="0" w:space="0" w:color="auto"/>
          </w:divBdr>
        </w:div>
        <w:div w:id="173961923">
          <w:marLeft w:val="0"/>
          <w:marRight w:val="0"/>
          <w:marTop w:val="0"/>
          <w:marBottom w:val="0"/>
          <w:divBdr>
            <w:top w:val="none" w:sz="0" w:space="0" w:color="auto"/>
            <w:left w:val="none" w:sz="0" w:space="0" w:color="auto"/>
            <w:bottom w:val="none" w:sz="0" w:space="0" w:color="auto"/>
            <w:right w:val="none" w:sz="0" w:space="0" w:color="auto"/>
          </w:divBdr>
        </w:div>
        <w:div w:id="1028871337">
          <w:marLeft w:val="0"/>
          <w:marRight w:val="0"/>
          <w:marTop w:val="0"/>
          <w:marBottom w:val="0"/>
          <w:divBdr>
            <w:top w:val="none" w:sz="0" w:space="0" w:color="auto"/>
            <w:left w:val="none" w:sz="0" w:space="0" w:color="auto"/>
            <w:bottom w:val="none" w:sz="0" w:space="0" w:color="auto"/>
            <w:right w:val="none" w:sz="0" w:space="0" w:color="auto"/>
          </w:divBdr>
        </w:div>
        <w:div w:id="2111049300">
          <w:marLeft w:val="0"/>
          <w:marRight w:val="0"/>
          <w:marTop w:val="0"/>
          <w:marBottom w:val="0"/>
          <w:divBdr>
            <w:top w:val="none" w:sz="0" w:space="0" w:color="auto"/>
            <w:left w:val="none" w:sz="0" w:space="0" w:color="auto"/>
            <w:bottom w:val="none" w:sz="0" w:space="0" w:color="auto"/>
            <w:right w:val="none" w:sz="0" w:space="0" w:color="auto"/>
          </w:divBdr>
        </w:div>
        <w:div w:id="924873749">
          <w:marLeft w:val="0"/>
          <w:marRight w:val="0"/>
          <w:marTop w:val="0"/>
          <w:marBottom w:val="0"/>
          <w:divBdr>
            <w:top w:val="none" w:sz="0" w:space="0" w:color="auto"/>
            <w:left w:val="none" w:sz="0" w:space="0" w:color="auto"/>
            <w:bottom w:val="none" w:sz="0" w:space="0" w:color="auto"/>
            <w:right w:val="none" w:sz="0" w:space="0" w:color="auto"/>
          </w:divBdr>
        </w:div>
        <w:div w:id="23674856">
          <w:marLeft w:val="0"/>
          <w:marRight w:val="0"/>
          <w:marTop w:val="0"/>
          <w:marBottom w:val="0"/>
          <w:divBdr>
            <w:top w:val="none" w:sz="0" w:space="0" w:color="auto"/>
            <w:left w:val="none" w:sz="0" w:space="0" w:color="auto"/>
            <w:bottom w:val="none" w:sz="0" w:space="0" w:color="auto"/>
            <w:right w:val="none" w:sz="0" w:space="0" w:color="auto"/>
          </w:divBdr>
        </w:div>
        <w:div w:id="1364282926">
          <w:marLeft w:val="0"/>
          <w:marRight w:val="0"/>
          <w:marTop w:val="0"/>
          <w:marBottom w:val="0"/>
          <w:divBdr>
            <w:top w:val="none" w:sz="0" w:space="0" w:color="auto"/>
            <w:left w:val="none" w:sz="0" w:space="0" w:color="auto"/>
            <w:bottom w:val="none" w:sz="0" w:space="0" w:color="auto"/>
            <w:right w:val="none" w:sz="0" w:space="0" w:color="auto"/>
          </w:divBdr>
        </w:div>
        <w:div w:id="1633946842">
          <w:marLeft w:val="0"/>
          <w:marRight w:val="0"/>
          <w:marTop w:val="0"/>
          <w:marBottom w:val="0"/>
          <w:divBdr>
            <w:top w:val="none" w:sz="0" w:space="0" w:color="auto"/>
            <w:left w:val="none" w:sz="0" w:space="0" w:color="auto"/>
            <w:bottom w:val="none" w:sz="0" w:space="0" w:color="auto"/>
            <w:right w:val="none" w:sz="0" w:space="0" w:color="auto"/>
          </w:divBdr>
        </w:div>
        <w:div w:id="596446898">
          <w:marLeft w:val="0"/>
          <w:marRight w:val="0"/>
          <w:marTop w:val="0"/>
          <w:marBottom w:val="0"/>
          <w:divBdr>
            <w:top w:val="none" w:sz="0" w:space="0" w:color="auto"/>
            <w:left w:val="none" w:sz="0" w:space="0" w:color="auto"/>
            <w:bottom w:val="none" w:sz="0" w:space="0" w:color="auto"/>
            <w:right w:val="none" w:sz="0" w:space="0" w:color="auto"/>
          </w:divBdr>
        </w:div>
        <w:div w:id="1505778032">
          <w:marLeft w:val="0"/>
          <w:marRight w:val="0"/>
          <w:marTop w:val="0"/>
          <w:marBottom w:val="0"/>
          <w:divBdr>
            <w:top w:val="none" w:sz="0" w:space="0" w:color="auto"/>
            <w:left w:val="none" w:sz="0" w:space="0" w:color="auto"/>
            <w:bottom w:val="none" w:sz="0" w:space="0" w:color="auto"/>
            <w:right w:val="none" w:sz="0" w:space="0" w:color="auto"/>
          </w:divBdr>
        </w:div>
        <w:div w:id="1366760301">
          <w:marLeft w:val="0"/>
          <w:marRight w:val="0"/>
          <w:marTop w:val="0"/>
          <w:marBottom w:val="0"/>
          <w:divBdr>
            <w:top w:val="none" w:sz="0" w:space="0" w:color="auto"/>
            <w:left w:val="none" w:sz="0" w:space="0" w:color="auto"/>
            <w:bottom w:val="none" w:sz="0" w:space="0" w:color="auto"/>
            <w:right w:val="none" w:sz="0" w:space="0" w:color="auto"/>
          </w:divBdr>
        </w:div>
        <w:div w:id="917598336">
          <w:marLeft w:val="0"/>
          <w:marRight w:val="0"/>
          <w:marTop w:val="0"/>
          <w:marBottom w:val="0"/>
          <w:divBdr>
            <w:top w:val="none" w:sz="0" w:space="0" w:color="auto"/>
            <w:left w:val="none" w:sz="0" w:space="0" w:color="auto"/>
            <w:bottom w:val="none" w:sz="0" w:space="0" w:color="auto"/>
            <w:right w:val="none" w:sz="0" w:space="0" w:color="auto"/>
          </w:divBdr>
        </w:div>
        <w:div w:id="122771621">
          <w:marLeft w:val="0"/>
          <w:marRight w:val="0"/>
          <w:marTop w:val="0"/>
          <w:marBottom w:val="0"/>
          <w:divBdr>
            <w:top w:val="none" w:sz="0" w:space="0" w:color="auto"/>
            <w:left w:val="none" w:sz="0" w:space="0" w:color="auto"/>
            <w:bottom w:val="none" w:sz="0" w:space="0" w:color="auto"/>
            <w:right w:val="none" w:sz="0" w:space="0" w:color="auto"/>
          </w:divBdr>
        </w:div>
        <w:div w:id="1628390499">
          <w:marLeft w:val="0"/>
          <w:marRight w:val="0"/>
          <w:marTop w:val="0"/>
          <w:marBottom w:val="0"/>
          <w:divBdr>
            <w:top w:val="none" w:sz="0" w:space="0" w:color="auto"/>
            <w:left w:val="none" w:sz="0" w:space="0" w:color="auto"/>
            <w:bottom w:val="none" w:sz="0" w:space="0" w:color="auto"/>
            <w:right w:val="none" w:sz="0" w:space="0" w:color="auto"/>
          </w:divBdr>
        </w:div>
        <w:div w:id="801462452">
          <w:marLeft w:val="0"/>
          <w:marRight w:val="0"/>
          <w:marTop w:val="0"/>
          <w:marBottom w:val="0"/>
          <w:divBdr>
            <w:top w:val="none" w:sz="0" w:space="0" w:color="auto"/>
            <w:left w:val="none" w:sz="0" w:space="0" w:color="auto"/>
            <w:bottom w:val="none" w:sz="0" w:space="0" w:color="auto"/>
            <w:right w:val="none" w:sz="0" w:space="0" w:color="auto"/>
          </w:divBdr>
        </w:div>
        <w:div w:id="307979462">
          <w:marLeft w:val="0"/>
          <w:marRight w:val="0"/>
          <w:marTop w:val="0"/>
          <w:marBottom w:val="0"/>
          <w:divBdr>
            <w:top w:val="none" w:sz="0" w:space="0" w:color="auto"/>
            <w:left w:val="none" w:sz="0" w:space="0" w:color="auto"/>
            <w:bottom w:val="none" w:sz="0" w:space="0" w:color="auto"/>
            <w:right w:val="none" w:sz="0" w:space="0" w:color="auto"/>
          </w:divBdr>
        </w:div>
        <w:div w:id="318384650">
          <w:marLeft w:val="0"/>
          <w:marRight w:val="0"/>
          <w:marTop w:val="0"/>
          <w:marBottom w:val="0"/>
          <w:divBdr>
            <w:top w:val="none" w:sz="0" w:space="0" w:color="auto"/>
            <w:left w:val="none" w:sz="0" w:space="0" w:color="auto"/>
            <w:bottom w:val="none" w:sz="0" w:space="0" w:color="auto"/>
            <w:right w:val="none" w:sz="0" w:space="0" w:color="auto"/>
          </w:divBdr>
        </w:div>
        <w:div w:id="1500150730">
          <w:marLeft w:val="0"/>
          <w:marRight w:val="0"/>
          <w:marTop w:val="0"/>
          <w:marBottom w:val="0"/>
          <w:divBdr>
            <w:top w:val="none" w:sz="0" w:space="0" w:color="auto"/>
            <w:left w:val="none" w:sz="0" w:space="0" w:color="auto"/>
            <w:bottom w:val="none" w:sz="0" w:space="0" w:color="auto"/>
            <w:right w:val="none" w:sz="0" w:space="0" w:color="auto"/>
          </w:divBdr>
        </w:div>
      </w:divsChild>
    </w:div>
    <w:div w:id="607078595">
      <w:bodyDiv w:val="1"/>
      <w:marLeft w:val="0"/>
      <w:marRight w:val="0"/>
      <w:marTop w:val="0"/>
      <w:marBottom w:val="0"/>
      <w:divBdr>
        <w:top w:val="none" w:sz="0" w:space="0" w:color="auto"/>
        <w:left w:val="none" w:sz="0" w:space="0" w:color="auto"/>
        <w:bottom w:val="none" w:sz="0" w:space="0" w:color="auto"/>
        <w:right w:val="none" w:sz="0" w:space="0" w:color="auto"/>
      </w:divBdr>
    </w:div>
    <w:div w:id="607087434">
      <w:bodyDiv w:val="1"/>
      <w:marLeft w:val="0"/>
      <w:marRight w:val="0"/>
      <w:marTop w:val="0"/>
      <w:marBottom w:val="0"/>
      <w:divBdr>
        <w:top w:val="none" w:sz="0" w:space="0" w:color="auto"/>
        <w:left w:val="none" w:sz="0" w:space="0" w:color="auto"/>
        <w:bottom w:val="none" w:sz="0" w:space="0" w:color="auto"/>
        <w:right w:val="none" w:sz="0" w:space="0" w:color="auto"/>
      </w:divBdr>
    </w:div>
    <w:div w:id="607470345">
      <w:bodyDiv w:val="1"/>
      <w:marLeft w:val="0"/>
      <w:marRight w:val="0"/>
      <w:marTop w:val="0"/>
      <w:marBottom w:val="0"/>
      <w:divBdr>
        <w:top w:val="none" w:sz="0" w:space="0" w:color="auto"/>
        <w:left w:val="none" w:sz="0" w:space="0" w:color="auto"/>
        <w:bottom w:val="none" w:sz="0" w:space="0" w:color="auto"/>
        <w:right w:val="none" w:sz="0" w:space="0" w:color="auto"/>
      </w:divBdr>
    </w:div>
    <w:div w:id="607547732">
      <w:bodyDiv w:val="1"/>
      <w:marLeft w:val="0"/>
      <w:marRight w:val="0"/>
      <w:marTop w:val="0"/>
      <w:marBottom w:val="0"/>
      <w:divBdr>
        <w:top w:val="none" w:sz="0" w:space="0" w:color="auto"/>
        <w:left w:val="none" w:sz="0" w:space="0" w:color="auto"/>
        <w:bottom w:val="none" w:sz="0" w:space="0" w:color="auto"/>
        <w:right w:val="none" w:sz="0" w:space="0" w:color="auto"/>
      </w:divBdr>
    </w:div>
    <w:div w:id="609095094">
      <w:bodyDiv w:val="1"/>
      <w:marLeft w:val="0"/>
      <w:marRight w:val="0"/>
      <w:marTop w:val="0"/>
      <w:marBottom w:val="0"/>
      <w:divBdr>
        <w:top w:val="none" w:sz="0" w:space="0" w:color="auto"/>
        <w:left w:val="none" w:sz="0" w:space="0" w:color="auto"/>
        <w:bottom w:val="none" w:sz="0" w:space="0" w:color="auto"/>
        <w:right w:val="none" w:sz="0" w:space="0" w:color="auto"/>
      </w:divBdr>
    </w:div>
    <w:div w:id="609124072">
      <w:bodyDiv w:val="1"/>
      <w:marLeft w:val="0"/>
      <w:marRight w:val="0"/>
      <w:marTop w:val="0"/>
      <w:marBottom w:val="0"/>
      <w:divBdr>
        <w:top w:val="none" w:sz="0" w:space="0" w:color="auto"/>
        <w:left w:val="none" w:sz="0" w:space="0" w:color="auto"/>
        <w:bottom w:val="none" w:sz="0" w:space="0" w:color="auto"/>
        <w:right w:val="none" w:sz="0" w:space="0" w:color="auto"/>
      </w:divBdr>
    </w:div>
    <w:div w:id="609820504">
      <w:bodyDiv w:val="1"/>
      <w:marLeft w:val="0"/>
      <w:marRight w:val="0"/>
      <w:marTop w:val="0"/>
      <w:marBottom w:val="0"/>
      <w:divBdr>
        <w:top w:val="none" w:sz="0" w:space="0" w:color="auto"/>
        <w:left w:val="none" w:sz="0" w:space="0" w:color="auto"/>
        <w:bottom w:val="none" w:sz="0" w:space="0" w:color="auto"/>
        <w:right w:val="none" w:sz="0" w:space="0" w:color="auto"/>
      </w:divBdr>
    </w:div>
    <w:div w:id="610019754">
      <w:bodyDiv w:val="1"/>
      <w:marLeft w:val="0"/>
      <w:marRight w:val="0"/>
      <w:marTop w:val="0"/>
      <w:marBottom w:val="0"/>
      <w:divBdr>
        <w:top w:val="none" w:sz="0" w:space="0" w:color="auto"/>
        <w:left w:val="none" w:sz="0" w:space="0" w:color="auto"/>
        <w:bottom w:val="none" w:sz="0" w:space="0" w:color="auto"/>
        <w:right w:val="none" w:sz="0" w:space="0" w:color="auto"/>
      </w:divBdr>
    </w:div>
    <w:div w:id="610668310">
      <w:bodyDiv w:val="1"/>
      <w:marLeft w:val="0"/>
      <w:marRight w:val="0"/>
      <w:marTop w:val="0"/>
      <w:marBottom w:val="0"/>
      <w:divBdr>
        <w:top w:val="none" w:sz="0" w:space="0" w:color="auto"/>
        <w:left w:val="none" w:sz="0" w:space="0" w:color="auto"/>
        <w:bottom w:val="none" w:sz="0" w:space="0" w:color="auto"/>
        <w:right w:val="none" w:sz="0" w:space="0" w:color="auto"/>
      </w:divBdr>
    </w:div>
    <w:div w:id="611209633">
      <w:bodyDiv w:val="1"/>
      <w:marLeft w:val="0"/>
      <w:marRight w:val="0"/>
      <w:marTop w:val="0"/>
      <w:marBottom w:val="0"/>
      <w:divBdr>
        <w:top w:val="none" w:sz="0" w:space="0" w:color="auto"/>
        <w:left w:val="none" w:sz="0" w:space="0" w:color="auto"/>
        <w:bottom w:val="none" w:sz="0" w:space="0" w:color="auto"/>
        <w:right w:val="none" w:sz="0" w:space="0" w:color="auto"/>
      </w:divBdr>
    </w:div>
    <w:div w:id="611211259">
      <w:bodyDiv w:val="1"/>
      <w:marLeft w:val="0"/>
      <w:marRight w:val="0"/>
      <w:marTop w:val="0"/>
      <w:marBottom w:val="0"/>
      <w:divBdr>
        <w:top w:val="none" w:sz="0" w:space="0" w:color="auto"/>
        <w:left w:val="none" w:sz="0" w:space="0" w:color="auto"/>
        <w:bottom w:val="none" w:sz="0" w:space="0" w:color="auto"/>
        <w:right w:val="none" w:sz="0" w:space="0" w:color="auto"/>
      </w:divBdr>
    </w:div>
    <w:div w:id="611668987">
      <w:bodyDiv w:val="1"/>
      <w:marLeft w:val="0"/>
      <w:marRight w:val="0"/>
      <w:marTop w:val="0"/>
      <w:marBottom w:val="0"/>
      <w:divBdr>
        <w:top w:val="none" w:sz="0" w:space="0" w:color="auto"/>
        <w:left w:val="none" w:sz="0" w:space="0" w:color="auto"/>
        <w:bottom w:val="none" w:sz="0" w:space="0" w:color="auto"/>
        <w:right w:val="none" w:sz="0" w:space="0" w:color="auto"/>
      </w:divBdr>
    </w:div>
    <w:div w:id="612134766">
      <w:bodyDiv w:val="1"/>
      <w:marLeft w:val="0"/>
      <w:marRight w:val="0"/>
      <w:marTop w:val="0"/>
      <w:marBottom w:val="0"/>
      <w:divBdr>
        <w:top w:val="none" w:sz="0" w:space="0" w:color="auto"/>
        <w:left w:val="none" w:sz="0" w:space="0" w:color="auto"/>
        <w:bottom w:val="none" w:sz="0" w:space="0" w:color="auto"/>
        <w:right w:val="none" w:sz="0" w:space="0" w:color="auto"/>
      </w:divBdr>
    </w:div>
    <w:div w:id="612135450">
      <w:bodyDiv w:val="1"/>
      <w:marLeft w:val="0"/>
      <w:marRight w:val="0"/>
      <w:marTop w:val="0"/>
      <w:marBottom w:val="0"/>
      <w:divBdr>
        <w:top w:val="none" w:sz="0" w:space="0" w:color="auto"/>
        <w:left w:val="none" w:sz="0" w:space="0" w:color="auto"/>
        <w:bottom w:val="none" w:sz="0" w:space="0" w:color="auto"/>
        <w:right w:val="none" w:sz="0" w:space="0" w:color="auto"/>
      </w:divBdr>
    </w:div>
    <w:div w:id="612707179">
      <w:bodyDiv w:val="1"/>
      <w:marLeft w:val="0"/>
      <w:marRight w:val="0"/>
      <w:marTop w:val="0"/>
      <w:marBottom w:val="0"/>
      <w:divBdr>
        <w:top w:val="none" w:sz="0" w:space="0" w:color="auto"/>
        <w:left w:val="none" w:sz="0" w:space="0" w:color="auto"/>
        <w:bottom w:val="none" w:sz="0" w:space="0" w:color="auto"/>
        <w:right w:val="none" w:sz="0" w:space="0" w:color="auto"/>
      </w:divBdr>
      <w:divsChild>
        <w:div w:id="1282489875">
          <w:marLeft w:val="640"/>
          <w:marRight w:val="0"/>
          <w:marTop w:val="0"/>
          <w:marBottom w:val="0"/>
          <w:divBdr>
            <w:top w:val="none" w:sz="0" w:space="0" w:color="auto"/>
            <w:left w:val="none" w:sz="0" w:space="0" w:color="auto"/>
            <w:bottom w:val="none" w:sz="0" w:space="0" w:color="auto"/>
            <w:right w:val="none" w:sz="0" w:space="0" w:color="auto"/>
          </w:divBdr>
        </w:div>
        <w:div w:id="2070880424">
          <w:marLeft w:val="640"/>
          <w:marRight w:val="0"/>
          <w:marTop w:val="0"/>
          <w:marBottom w:val="0"/>
          <w:divBdr>
            <w:top w:val="none" w:sz="0" w:space="0" w:color="auto"/>
            <w:left w:val="none" w:sz="0" w:space="0" w:color="auto"/>
            <w:bottom w:val="none" w:sz="0" w:space="0" w:color="auto"/>
            <w:right w:val="none" w:sz="0" w:space="0" w:color="auto"/>
          </w:divBdr>
        </w:div>
        <w:div w:id="1735540422">
          <w:marLeft w:val="640"/>
          <w:marRight w:val="0"/>
          <w:marTop w:val="0"/>
          <w:marBottom w:val="0"/>
          <w:divBdr>
            <w:top w:val="none" w:sz="0" w:space="0" w:color="auto"/>
            <w:left w:val="none" w:sz="0" w:space="0" w:color="auto"/>
            <w:bottom w:val="none" w:sz="0" w:space="0" w:color="auto"/>
            <w:right w:val="none" w:sz="0" w:space="0" w:color="auto"/>
          </w:divBdr>
        </w:div>
        <w:div w:id="1202397497">
          <w:marLeft w:val="640"/>
          <w:marRight w:val="0"/>
          <w:marTop w:val="0"/>
          <w:marBottom w:val="0"/>
          <w:divBdr>
            <w:top w:val="none" w:sz="0" w:space="0" w:color="auto"/>
            <w:left w:val="none" w:sz="0" w:space="0" w:color="auto"/>
            <w:bottom w:val="none" w:sz="0" w:space="0" w:color="auto"/>
            <w:right w:val="none" w:sz="0" w:space="0" w:color="auto"/>
          </w:divBdr>
        </w:div>
        <w:div w:id="582764187">
          <w:marLeft w:val="640"/>
          <w:marRight w:val="0"/>
          <w:marTop w:val="0"/>
          <w:marBottom w:val="0"/>
          <w:divBdr>
            <w:top w:val="none" w:sz="0" w:space="0" w:color="auto"/>
            <w:left w:val="none" w:sz="0" w:space="0" w:color="auto"/>
            <w:bottom w:val="none" w:sz="0" w:space="0" w:color="auto"/>
            <w:right w:val="none" w:sz="0" w:space="0" w:color="auto"/>
          </w:divBdr>
        </w:div>
        <w:div w:id="1318341748">
          <w:marLeft w:val="640"/>
          <w:marRight w:val="0"/>
          <w:marTop w:val="0"/>
          <w:marBottom w:val="0"/>
          <w:divBdr>
            <w:top w:val="none" w:sz="0" w:space="0" w:color="auto"/>
            <w:left w:val="none" w:sz="0" w:space="0" w:color="auto"/>
            <w:bottom w:val="none" w:sz="0" w:space="0" w:color="auto"/>
            <w:right w:val="none" w:sz="0" w:space="0" w:color="auto"/>
          </w:divBdr>
        </w:div>
        <w:div w:id="584190506">
          <w:marLeft w:val="640"/>
          <w:marRight w:val="0"/>
          <w:marTop w:val="0"/>
          <w:marBottom w:val="0"/>
          <w:divBdr>
            <w:top w:val="none" w:sz="0" w:space="0" w:color="auto"/>
            <w:left w:val="none" w:sz="0" w:space="0" w:color="auto"/>
            <w:bottom w:val="none" w:sz="0" w:space="0" w:color="auto"/>
            <w:right w:val="none" w:sz="0" w:space="0" w:color="auto"/>
          </w:divBdr>
        </w:div>
        <w:div w:id="1796211635">
          <w:marLeft w:val="640"/>
          <w:marRight w:val="0"/>
          <w:marTop w:val="0"/>
          <w:marBottom w:val="0"/>
          <w:divBdr>
            <w:top w:val="none" w:sz="0" w:space="0" w:color="auto"/>
            <w:left w:val="none" w:sz="0" w:space="0" w:color="auto"/>
            <w:bottom w:val="none" w:sz="0" w:space="0" w:color="auto"/>
            <w:right w:val="none" w:sz="0" w:space="0" w:color="auto"/>
          </w:divBdr>
        </w:div>
        <w:div w:id="2089423414">
          <w:marLeft w:val="640"/>
          <w:marRight w:val="0"/>
          <w:marTop w:val="0"/>
          <w:marBottom w:val="0"/>
          <w:divBdr>
            <w:top w:val="none" w:sz="0" w:space="0" w:color="auto"/>
            <w:left w:val="none" w:sz="0" w:space="0" w:color="auto"/>
            <w:bottom w:val="none" w:sz="0" w:space="0" w:color="auto"/>
            <w:right w:val="none" w:sz="0" w:space="0" w:color="auto"/>
          </w:divBdr>
        </w:div>
        <w:div w:id="948899577">
          <w:marLeft w:val="640"/>
          <w:marRight w:val="0"/>
          <w:marTop w:val="0"/>
          <w:marBottom w:val="0"/>
          <w:divBdr>
            <w:top w:val="none" w:sz="0" w:space="0" w:color="auto"/>
            <w:left w:val="none" w:sz="0" w:space="0" w:color="auto"/>
            <w:bottom w:val="none" w:sz="0" w:space="0" w:color="auto"/>
            <w:right w:val="none" w:sz="0" w:space="0" w:color="auto"/>
          </w:divBdr>
        </w:div>
        <w:div w:id="2038583956">
          <w:marLeft w:val="640"/>
          <w:marRight w:val="0"/>
          <w:marTop w:val="0"/>
          <w:marBottom w:val="0"/>
          <w:divBdr>
            <w:top w:val="none" w:sz="0" w:space="0" w:color="auto"/>
            <w:left w:val="none" w:sz="0" w:space="0" w:color="auto"/>
            <w:bottom w:val="none" w:sz="0" w:space="0" w:color="auto"/>
            <w:right w:val="none" w:sz="0" w:space="0" w:color="auto"/>
          </w:divBdr>
        </w:div>
        <w:div w:id="633145027">
          <w:marLeft w:val="640"/>
          <w:marRight w:val="0"/>
          <w:marTop w:val="0"/>
          <w:marBottom w:val="0"/>
          <w:divBdr>
            <w:top w:val="none" w:sz="0" w:space="0" w:color="auto"/>
            <w:left w:val="none" w:sz="0" w:space="0" w:color="auto"/>
            <w:bottom w:val="none" w:sz="0" w:space="0" w:color="auto"/>
            <w:right w:val="none" w:sz="0" w:space="0" w:color="auto"/>
          </w:divBdr>
        </w:div>
        <w:div w:id="1593317471">
          <w:marLeft w:val="640"/>
          <w:marRight w:val="0"/>
          <w:marTop w:val="0"/>
          <w:marBottom w:val="0"/>
          <w:divBdr>
            <w:top w:val="none" w:sz="0" w:space="0" w:color="auto"/>
            <w:left w:val="none" w:sz="0" w:space="0" w:color="auto"/>
            <w:bottom w:val="none" w:sz="0" w:space="0" w:color="auto"/>
            <w:right w:val="none" w:sz="0" w:space="0" w:color="auto"/>
          </w:divBdr>
        </w:div>
        <w:div w:id="84888963">
          <w:marLeft w:val="640"/>
          <w:marRight w:val="0"/>
          <w:marTop w:val="0"/>
          <w:marBottom w:val="0"/>
          <w:divBdr>
            <w:top w:val="none" w:sz="0" w:space="0" w:color="auto"/>
            <w:left w:val="none" w:sz="0" w:space="0" w:color="auto"/>
            <w:bottom w:val="none" w:sz="0" w:space="0" w:color="auto"/>
            <w:right w:val="none" w:sz="0" w:space="0" w:color="auto"/>
          </w:divBdr>
        </w:div>
        <w:div w:id="760952949">
          <w:marLeft w:val="640"/>
          <w:marRight w:val="0"/>
          <w:marTop w:val="0"/>
          <w:marBottom w:val="0"/>
          <w:divBdr>
            <w:top w:val="none" w:sz="0" w:space="0" w:color="auto"/>
            <w:left w:val="none" w:sz="0" w:space="0" w:color="auto"/>
            <w:bottom w:val="none" w:sz="0" w:space="0" w:color="auto"/>
            <w:right w:val="none" w:sz="0" w:space="0" w:color="auto"/>
          </w:divBdr>
        </w:div>
        <w:div w:id="53237358">
          <w:marLeft w:val="640"/>
          <w:marRight w:val="0"/>
          <w:marTop w:val="0"/>
          <w:marBottom w:val="0"/>
          <w:divBdr>
            <w:top w:val="none" w:sz="0" w:space="0" w:color="auto"/>
            <w:left w:val="none" w:sz="0" w:space="0" w:color="auto"/>
            <w:bottom w:val="none" w:sz="0" w:space="0" w:color="auto"/>
            <w:right w:val="none" w:sz="0" w:space="0" w:color="auto"/>
          </w:divBdr>
        </w:div>
        <w:div w:id="1660690421">
          <w:marLeft w:val="640"/>
          <w:marRight w:val="0"/>
          <w:marTop w:val="0"/>
          <w:marBottom w:val="0"/>
          <w:divBdr>
            <w:top w:val="none" w:sz="0" w:space="0" w:color="auto"/>
            <w:left w:val="none" w:sz="0" w:space="0" w:color="auto"/>
            <w:bottom w:val="none" w:sz="0" w:space="0" w:color="auto"/>
            <w:right w:val="none" w:sz="0" w:space="0" w:color="auto"/>
          </w:divBdr>
        </w:div>
        <w:div w:id="222376370">
          <w:marLeft w:val="640"/>
          <w:marRight w:val="0"/>
          <w:marTop w:val="0"/>
          <w:marBottom w:val="0"/>
          <w:divBdr>
            <w:top w:val="none" w:sz="0" w:space="0" w:color="auto"/>
            <w:left w:val="none" w:sz="0" w:space="0" w:color="auto"/>
            <w:bottom w:val="none" w:sz="0" w:space="0" w:color="auto"/>
            <w:right w:val="none" w:sz="0" w:space="0" w:color="auto"/>
          </w:divBdr>
        </w:div>
        <w:div w:id="96146321">
          <w:marLeft w:val="640"/>
          <w:marRight w:val="0"/>
          <w:marTop w:val="0"/>
          <w:marBottom w:val="0"/>
          <w:divBdr>
            <w:top w:val="none" w:sz="0" w:space="0" w:color="auto"/>
            <w:left w:val="none" w:sz="0" w:space="0" w:color="auto"/>
            <w:bottom w:val="none" w:sz="0" w:space="0" w:color="auto"/>
            <w:right w:val="none" w:sz="0" w:space="0" w:color="auto"/>
          </w:divBdr>
        </w:div>
        <w:div w:id="629479451">
          <w:marLeft w:val="640"/>
          <w:marRight w:val="0"/>
          <w:marTop w:val="0"/>
          <w:marBottom w:val="0"/>
          <w:divBdr>
            <w:top w:val="none" w:sz="0" w:space="0" w:color="auto"/>
            <w:left w:val="none" w:sz="0" w:space="0" w:color="auto"/>
            <w:bottom w:val="none" w:sz="0" w:space="0" w:color="auto"/>
            <w:right w:val="none" w:sz="0" w:space="0" w:color="auto"/>
          </w:divBdr>
        </w:div>
        <w:div w:id="1294209628">
          <w:marLeft w:val="640"/>
          <w:marRight w:val="0"/>
          <w:marTop w:val="0"/>
          <w:marBottom w:val="0"/>
          <w:divBdr>
            <w:top w:val="none" w:sz="0" w:space="0" w:color="auto"/>
            <w:left w:val="none" w:sz="0" w:space="0" w:color="auto"/>
            <w:bottom w:val="none" w:sz="0" w:space="0" w:color="auto"/>
            <w:right w:val="none" w:sz="0" w:space="0" w:color="auto"/>
          </w:divBdr>
        </w:div>
        <w:div w:id="1510680063">
          <w:marLeft w:val="640"/>
          <w:marRight w:val="0"/>
          <w:marTop w:val="0"/>
          <w:marBottom w:val="0"/>
          <w:divBdr>
            <w:top w:val="none" w:sz="0" w:space="0" w:color="auto"/>
            <w:left w:val="none" w:sz="0" w:space="0" w:color="auto"/>
            <w:bottom w:val="none" w:sz="0" w:space="0" w:color="auto"/>
            <w:right w:val="none" w:sz="0" w:space="0" w:color="auto"/>
          </w:divBdr>
        </w:div>
        <w:div w:id="1055129777">
          <w:marLeft w:val="640"/>
          <w:marRight w:val="0"/>
          <w:marTop w:val="0"/>
          <w:marBottom w:val="0"/>
          <w:divBdr>
            <w:top w:val="none" w:sz="0" w:space="0" w:color="auto"/>
            <w:left w:val="none" w:sz="0" w:space="0" w:color="auto"/>
            <w:bottom w:val="none" w:sz="0" w:space="0" w:color="auto"/>
            <w:right w:val="none" w:sz="0" w:space="0" w:color="auto"/>
          </w:divBdr>
        </w:div>
        <w:div w:id="95684600">
          <w:marLeft w:val="640"/>
          <w:marRight w:val="0"/>
          <w:marTop w:val="0"/>
          <w:marBottom w:val="0"/>
          <w:divBdr>
            <w:top w:val="none" w:sz="0" w:space="0" w:color="auto"/>
            <w:left w:val="none" w:sz="0" w:space="0" w:color="auto"/>
            <w:bottom w:val="none" w:sz="0" w:space="0" w:color="auto"/>
            <w:right w:val="none" w:sz="0" w:space="0" w:color="auto"/>
          </w:divBdr>
        </w:div>
        <w:div w:id="1202520461">
          <w:marLeft w:val="640"/>
          <w:marRight w:val="0"/>
          <w:marTop w:val="0"/>
          <w:marBottom w:val="0"/>
          <w:divBdr>
            <w:top w:val="none" w:sz="0" w:space="0" w:color="auto"/>
            <w:left w:val="none" w:sz="0" w:space="0" w:color="auto"/>
            <w:bottom w:val="none" w:sz="0" w:space="0" w:color="auto"/>
            <w:right w:val="none" w:sz="0" w:space="0" w:color="auto"/>
          </w:divBdr>
        </w:div>
        <w:div w:id="89160584">
          <w:marLeft w:val="640"/>
          <w:marRight w:val="0"/>
          <w:marTop w:val="0"/>
          <w:marBottom w:val="0"/>
          <w:divBdr>
            <w:top w:val="none" w:sz="0" w:space="0" w:color="auto"/>
            <w:left w:val="none" w:sz="0" w:space="0" w:color="auto"/>
            <w:bottom w:val="none" w:sz="0" w:space="0" w:color="auto"/>
            <w:right w:val="none" w:sz="0" w:space="0" w:color="auto"/>
          </w:divBdr>
        </w:div>
        <w:div w:id="967323634">
          <w:marLeft w:val="640"/>
          <w:marRight w:val="0"/>
          <w:marTop w:val="0"/>
          <w:marBottom w:val="0"/>
          <w:divBdr>
            <w:top w:val="none" w:sz="0" w:space="0" w:color="auto"/>
            <w:left w:val="none" w:sz="0" w:space="0" w:color="auto"/>
            <w:bottom w:val="none" w:sz="0" w:space="0" w:color="auto"/>
            <w:right w:val="none" w:sz="0" w:space="0" w:color="auto"/>
          </w:divBdr>
        </w:div>
        <w:div w:id="1889224720">
          <w:marLeft w:val="640"/>
          <w:marRight w:val="0"/>
          <w:marTop w:val="0"/>
          <w:marBottom w:val="0"/>
          <w:divBdr>
            <w:top w:val="none" w:sz="0" w:space="0" w:color="auto"/>
            <w:left w:val="none" w:sz="0" w:space="0" w:color="auto"/>
            <w:bottom w:val="none" w:sz="0" w:space="0" w:color="auto"/>
            <w:right w:val="none" w:sz="0" w:space="0" w:color="auto"/>
          </w:divBdr>
        </w:div>
        <w:div w:id="771248007">
          <w:marLeft w:val="640"/>
          <w:marRight w:val="0"/>
          <w:marTop w:val="0"/>
          <w:marBottom w:val="0"/>
          <w:divBdr>
            <w:top w:val="none" w:sz="0" w:space="0" w:color="auto"/>
            <w:left w:val="none" w:sz="0" w:space="0" w:color="auto"/>
            <w:bottom w:val="none" w:sz="0" w:space="0" w:color="auto"/>
            <w:right w:val="none" w:sz="0" w:space="0" w:color="auto"/>
          </w:divBdr>
        </w:div>
        <w:div w:id="162359024">
          <w:marLeft w:val="640"/>
          <w:marRight w:val="0"/>
          <w:marTop w:val="0"/>
          <w:marBottom w:val="0"/>
          <w:divBdr>
            <w:top w:val="none" w:sz="0" w:space="0" w:color="auto"/>
            <w:left w:val="none" w:sz="0" w:space="0" w:color="auto"/>
            <w:bottom w:val="none" w:sz="0" w:space="0" w:color="auto"/>
            <w:right w:val="none" w:sz="0" w:space="0" w:color="auto"/>
          </w:divBdr>
        </w:div>
        <w:div w:id="874198376">
          <w:marLeft w:val="640"/>
          <w:marRight w:val="0"/>
          <w:marTop w:val="0"/>
          <w:marBottom w:val="0"/>
          <w:divBdr>
            <w:top w:val="none" w:sz="0" w:space="0" w:color="auto"/>
            <w:left w:val="none" w:sz="0" w:space="0" w:color="auto"/>
            <w:bottom w:val="none" w:sz="0" w:space="0" w:color="auto"/>
            <w:right w:val="none" w:sz="0" w:space="0" w:color="auto"/>
          </w:divBdr>
        </w:div>
        <w:div w:id="2094081820">
          <w:marLeft w:val="640"/>
          <w:marRight w:val="0"/>
          <w:marTop w:val="0"/>
          <w:marBottom w:val="0"/>
          <w:divBdr>
            <w:top w:val="none" w:sz="0" w:space="0" w:color="auto"/>
            <w:left w:val="none" w:sz="0" w:space="0" w:color="auto"/>
            <w:bottom w:val="none" w:sz="0" w:space="0" w:color="auto"/>
            <w:right w:val="none" w:sz="0" w:space="0" w:color="auto"/>
          </w:divBdr>
        </w:div>
        <w:div w:id="1880820373">
          <w:marLeft w:val="640"/>
          <w:marRight w:val="0"/>
          <w:marTop w:val="0"/>
          <w:marBottom w:val="0"/>
          <w:divBdr>
            <w:top w:val="none" w:sz="0" w:space="0" w:color="auto"/>
            <w:left w:val="none" w:sz="0" w:space="0" w:color="auto"/>
            <w:bottom w:val="none" w:sz="0" w:space="0" w:color="auto"/>
            <w:right w:val="none" w:sz="0" w:space="0" w:color="auto"/>
          </w:divBdr>
        </w:div>
        <w:div w:id="2052151280">
          <w:marLeft w:val="640"/>
          <w:marRight w:val="0"/>
          <w:marTop w:val="0"/>
          <w:marBottom w:val="0"/>
          <w:divBdr>
            <w:top w:val="none" w:sz="0" w:space="0" w:color="auto"/>
            <w:left w:val="none" w:sz="0" w:space="0" w:color="auto"/>
            <w:bottom w:val="none" w:sz="0" w:space="0" w:color="auto"/>
            <w:right w:val="none" w:sz="0" w:space="0" w:color="auto"/>
          </w:divBdr>
        </w:div>
        <w:div w:id="1176187408">
          <w:marLeft w:val="640"/>
          <w:marRight w:val="0"/>
          <w:marTop w:val="0"/>
          <w:marBottom w:val="0"/>
          <w:divBdr>
            <w:top w:val="none" w:sz="0" w:space="0" w:color="auto"/>
            <w:left w:val="none" w:sz="0" w:space="0" w:color="auto"/>
            <w:bottom w:val="none" w:sz="0" w:space="0" w:color="auto"/>
            <w:right w:val="none" w:sz="0" w:space="0" w:color="auto"/>
          </w:divBdr>
        </w:div>
        <w:div w:id="791676400">
          <w:marLeft w:val="640"/>
          <w:marRight w:val="0"/>
          <w:marTop w:val="0"/>
          <w:marBottom w:val="0"/>
          <w:divBdr>
            <w:top w:val="none" w:sz="0" w:space="0" w:color="auto"/>
            <w:left w:val="none" w:sz="0" w:space="0" w:color="auto"/>
            <w:bottom w:val="none" w:sz="0" w:space="0" w:color="auto"/>
            <w:right w:val="none" w:sz="0" w:space="0" w:color="auto"/>
          </w:divBdr>
        </w:div>
        <w:div w:id="1314917305">
          <w:marLeft w:val="640"/>
          <w:marRight w:val="0"/>
          <w:marTop w:val="0"/>
          <w:marBottom w:val="0"/>
          <w:divBdr>
            <w:top w:val="none" w:sz="0" w:space="0" w:color="auto"/>
            <w:left w:val="none" w:sz="0" w:space="0" w:color="auto"/>
            <w:bottom w:val="none" w:sz="0" w:space="0" w:color="auto"/>
            <w:right w:val="none" w:sz="0" w:space="0" w:color="auto"/>
          </w:divBdr>
        </w:div>
        <w:div w:id="1167400042">
          <w:marLeft w:val="640"/>
          <w:marRight w:val="0"/>
          <w:marTop w:val="0"/>
          <w:marBottom w:val="0"/>
          <w:divBdr>
            <w:top w:val="none" w:sz="0" w:space="0" w:color="auto"/>
            <w:left w:val="none" w:sz="0" w:space="0" w:color="auto"/>
            <w:bottom w:val="none" w:sz="0" w:space="0" w:color="auto"/>
            <w:right w:val="none" w:sz="0" w:space="0" w:color="auto"/>
          </w:divBdr>
        </w:div>
        <w:div w:id="569926190">
          <w:marLeft w:val="640"/>
          <w:marRight w:val="0"/>
          <w:marTop w:val="0"/>
          <w:marBottom w:val="0"/>
          <w:divBdr>
            <w:top w:val="none" w:sz="0" w:space="0" w:color="auto"/>
            <w:left w:val="none" w:sz="0" w:space="0" w:color="auto"/>
            <w:bottom w:val="none" w:sz="0" w:space="0" w:color="auto"/>
            <w:right w:val="none" w:sz="0" w:space="0" w:color="auto"/>
          </w:divBdr>
        </w:div>
      </w:divsChild>
    </w:div>
    <w:div w:id="612711592">
      <w:bodyDiv w:val="1"/>
      <w:marLeft w:val="0"/>
      <w:marRight w:val="0"/>
      <w:marTop w:val="0"/>
      <w:marBottom w:val="0"/>
      <w:divBdr>
        <w:top w:val="none" w:sz="0" w:space="0" w:color="auto"/>
        <w:left w:val="none" w:sz="0" w:space="0" w:color="auto"/>
        <w:bottom w:val="none" w:sz="0" w:space="0" w:color="auto"/>
        <w:right w:val="none" w:sz="0" w:space="0" w:color="auto"/>
      </w:divBdr>
    </w:div>
    <w:div w:id="612784861">
      <w:bodyDiv w:val="1"/>
      <w:marLeft w:val="0"/>
      <w:marRight w:val="0"/>
      <w:marTop w:val="0"/>
      <w:marBottom w:val="0"/>
      <w:divBdr>
        <w:top w:val="none" w:sz="0" w:space="0" w:color="auto"/>
        <w:left w:val="none" w:sz="0" w:space="0" w:color="auto"/>
        <w:bottom w:val="none" w:sz="0" w:space="0" w:color="auto"/>
        <w:right w:val="none" w:sz="0" w:space="0" w:color="auto"/>
      </w:divBdr>
      <w:divsChild>
        <w:div w:id="834225992">
          <w:marLeft w:val="0"/>
          <w:marRight w:val="0"/>
          <w:marTop w:val="0"/>
          <w:marBottom w:val="0"/>
          <w:divBdr>
            <w:top w:val="none" w:sz="0" w:space="0" w:color="auto"/>
            <w:left w:val="none" w:sz="0" w:space="0" w:color="auto"/>
            <w:bottom w:val="none" w:sz="0" w:space="0" w:color="auto"/>
            <w:right w:val="none" w:sz="0" w:space="0" w:color="auto"/>
          </w:divBdr>
        </w:div>
        <w:div w:id="671185426">
          <w:marLeft w:val="0"/>
          <w:marRight w:val="0"/>
          <w:marTop w:val="0"/>
          <w:marBottom w:val="0"/>
          <w:divBdr>
            <w:top w:val="none" w:sz="0" w:space="0" w:color="auto"/>
            <w:left w:val="none" w:sz="0" w:space="0" w:color="auto"/>
            <w:bottom w:val="none" w:sz="0" w:space="0" w:color="auto"/>
            <w:right w:val="none" w:sz="0" w:space="0" w:color="auto"/>
          </w:divBdr>
        </w:div>
        <w:div w:id="699821532">
          <w:marLeft w:val="0"/>
          <w:marRight w:val="0"/>
          <w:marTop w:val="0"/>
          <w:marBottom w:val="0"/>
          <w:divBdr>
            <w:top w:val="none" w:sz="0" w:space="0" w:color="auto"/>
            <w:left w:val="none" w:sz="0" w:space="0" w:color="auto"/>
            <w:bottom w:val="none" w:sz="0" w:space="0" w:color="auto"/>
            <w:right w:val="none" w:sz="0" w:space="0" w:color="auto"/>
          </w:divBdr>
        </w:div>
        <w:div w:id="1235507116">
          <w:marLeft w:val="0"/>
          <w:marRight w:val="0"/>
          <w:marTop w:val="0"/>
          <w:marBottom w:val="0"/>
          <w:divBdr>
            <w:top w:val="none" w:sz="0" w:space="0" w:color="auto"/>
            <w:left w:val="none" w:sz="0" w:space="0" w:color="auto"/>
            <w:bottom w:val="none" w:sz="0" w:space="0" w:color="auto"/>
            <w:right w:val="none" w:sz="0" w:space="0" w:color="auto"/>
          </w:divBdr>
        </w:div>
        <w:div w:id="59254821">
          <w:marLeft w:val="0"/>
          <w:marRight w:val="0"/>
          <w:marTop w:val="0"/>
          <w:marBottom w:val="0"/>
          <w:divBdr>
            <w:top w:val="none" w:sz="0" w:space="0" w:color="auto"/>
            <w:left w:val="none" w:sz="0" w:space="0" w:color="auto"/>
            <w:bottom w:val="none" w:sz="0" w:space="0" w:color="auto"/>
            <w:right w:val="none" w:sz="0" w:space="0" w:color="auto"/>
          </w:divBdr>
        </w:div>
        <w:div w:id="811865847">
          <w:marLeft w:val="0"/>
          <w:marRight w:val="0"/>
          <w:marTop w:val="0"/>
          <w:marBottom w:val="0"/>
          <w:divBdr>
            <w:top w:val="none" w:sz="0" w:space="0" w:color="auto"/>
            <w:left w:val="none" w:sz="0" w:space="0" w:color="auto"/>
            <w:bottom w:val="none" w:sz="0" w:space="0" w:color="auto"/>
            <w:right w:val="none" w:sz="0" w:space="0" w:color="auto"/>
          </w:divBdr>
        </w:div>
        <w:div w:id="130827529">
          <w:marLeft w:val="0"/>
          <w:marRight w:val="0"/>
          <w:marTop w:val="0"/>
          <w:marBottom w:val="0"/>
          <w:divBdr>
            <w:top w:val="none" w:sz="0" w:space="0" w:color="auto"/>
            <w:left w:val="none" w:sz="0" w:space="0" w:color="auto"/>
            <w:bottom w:val="none" w:sz="0" w:space="0" w:color="auto"/>
            <w:right w:val="none" w:sz="0" w:space="0" w:color="auto"/>
          </w:divBdr>
        </w:div>
        <w:div w:id="221450409">
          <w:marLeft w:val="0"/>
          <w:marRight w:val="0"/>
          <w:marTop w:val="0"/>
          <w:marBottom w:val="0"/>
          <w:divBdr>
            <w:top w:val="none" w:sz="0" w:space="0" w:color="auto"/>
            <w:left w:val="none" w:sz="0" w:space="0" w:color="auto"/>
            <w:bottom w:val="none" w:sz="0" w:space="0" w:color="auto"/>
            <w:right w:val="none" w:sz="0" w:space="0" w:color="auto"/>
          </w:divBdr>
        </w:div>
        <w:div w:id="1093892223">
          <w:marLeft w:val="0"/>
          <w:marRight w:val="0"/>
          <w:marTop w:val="0"/>
          <w:marBottom w:val="0"/>
          <w:divBdr>
            <w:top w:val="none" w:sz="0" w:space="0" w:color="auto"/>
            <w:left w:val="none" w:sz="0" w:space="0" w:color="auto"/>
            <w:bottom w:val="none" w:sz="0" w:space="0" w:color="auto"/>
            <w:right w:val="none" w:sz="0" w:space="0" w:color="auto"/>
          </w:divBdr>
        </w:div>
        <w:div w:id="1092748894">
          <w:marLeft w:val="0"/>
          <w:marRight w:val="0"/>
          <w:marTop w:val="0"/>
          <w:marBottom w:val="0"/>
          <w:divBdr>
            <w:top w:val="none" w:sz="0" w:space="0" w:color="auto"/>
            <w:left w:val="none" w:sz="0" w:space="0" w:color="auto"/>
            <w:bottom w:val="none" w:sz="0" w:space="0" w:color="auto"/>
            <w:right w:val="none" w:sz="0" w:space="0" w:color="auto"/>
          </w:divBdr>
        </w:div>
        <w:div w:id="1336571218">
          <w:marLeft w:val="0"/>
          <w:marRight w:val="0"/>
          <w:marTop w:val="0"/>
          <w:marBottom w:val="0"/>
          <w:divBdr>
            <w:top w:val="none" w:sz="0" w:space="0" w:color="auto"/>
            <w:left w:val="none" w:sz="0" w:space="0" w:color="auto"/>
            <w:bottom w:val="none" w:sz="0" w:space="0" w:color="auto"/>
            <w:right w:val="none" w:sz="0" w:space="0" w:color="auto"/>
          </w:divBdr>
        </w:div>
        <w:div w:id="1691566334">
          <w:marLeft w:val="0"/>
          <w:marRight w:val="0"/>
          <w:marTop w:val="0"/>
          <w:marBottom w:val="0"/>
          <w:divBdr>
            <w:top w:val="none" w:sz="0" w:space="0" w:color="auto"/>
            <w:left w:val="none" w:sz="0" w:space="0" w:color="auto"/>
            <w:bottom w:val="none" w:sz="0" w:space="0" w:color="auto"/>
            <w:right w:val="none" w:sz="0" w:space="0" w:color="auto"/>
          </w:divBdr>
        </w:div>
        <w:div w:id="1761369160">
          <w:marLeft w:val="0"/>
          <w:marRight w:val="0"/>
          <w:marTop w:val="0"/>
          <w:marBottom w:val="0"/>
          <w:divBdr>
            <w:top w:val="none" w:sz="0" w:space="0" w:color="auto"/>
            <w:left w:val="none" w:sz="0" w:space="0" w:color="auto"/>
            <w:bottom w:val="none" w:sz="0" w:space="0" w:color="auto"/>
            <w:right w:val="none" w:sz="0" w:space="0" w:color="auto"/>
          </w:divBdr>
        </w:div>
        <w:div w:id="1808821024">
          <w:marLeft w:val="0"/>
          <w:marRight w:val="0"/>
          <w:marTop w:val="0"/>
          <w:marBottom w:val="0"/>
          <w:divBdr>
            <w:top w:val="none" w:sz="0" w:space="0" w:color="auto"/>
            <w:left w:val="none" w:sz="0" w:space="0" w:color="auto"/>
            <w:bottom w:val="none" w:sz="0" w:space="0" w:color="auto"/>
            <w:right w:val="none" w:sz="0" w:space="0" w:color="auto"/>
          </w:divBdr>
        </w:div>
        <w:div w:id="1237396608">
          <w:marLeft w:val="0"/>
          <w:marRight w:val="0"/>
          <w:marTop w:val="0"/>
          <w:marBottom w:val="0"/>
          <w:divBdr>
            <w:top w:val="none" w:sz="0" w:space="0" w:color="auto"/>
            <w:left w:val="none" w:sz="0" w:space="0" w:color="auto"/>
            <w:bottom w:val="none" w:sz="0" w:space="0" w:color="auto"/>
            <w:right w:val="none" w:sz="0" w:space="0" w:color="auto"/>
          </w:divBdr>
        </w:div>
        <w:div w:id="1307930449">
          <w:marLeft w:val="0"/>
          <w:marRight w:val="0"/>
          <w:marTop w:val="0"/>
          <w:marBottom w:val="0"/>
          <w:divBdr>
            <w:top w:val="none" w:sz="0" w:space="0" w:color="auto"/>
            <w:left w:val="none" w:sz="0" w:space="0" w:color="auto"/>
            <w:bottom w:val="none" w:sz="0" w:space="0" w:color="auto"/>
            <w:right w:val="none" w:sz="0" w:space="0" w:color="auto"/>
          </w:divBdr>
        </w:div>
        <w:div w:id="785124986">
          <w:marLeft w:val="0"/>
          <w:marRight w:val="0"/>
          <w:marTop w:val="0"/>
          <w:marBottom w:val="0"/>
          <w:divBdr>
            <w:top w:val="none" w:sz="0" w:space="0" w:color="auto"/>
            <w:left w:val="none" w:sz="0" w:space="0" w:color="auto"/>
            <w:bottom w:val="none" w:sz="0" w:space="0" w:color="auto"/>
            <w:right w:val="none" w:sz="0" w:space="0" w:color="auto"/>
          </w:divBdr>
        </w:div>
        <w:div w:id="1533110527">
          <w:marLeft w:val="0"/>
          <w:marRight w:val="0"/>
          <w:marTop w:val="0"/>
          <w:marBottom w:val="0"/>
          <w:divBdr>
            <w:top w:val="none" w:sz="0" w:space="0" w:color="auto"/>
            <w:left w:val="none" w:sz="0" w:space="0" w:color="auto"/>
            <w:bottom w:val="none" w:sz="0" w:space="0" w:color="auto"/>
            <w:right w:val="none" w:sz="0" w:space="0" w:color="auto"/>
          </w:divBdr>
        </w:div>
        <w:div w:id="439686776">
          <w:marLeft w:val="0"/>
          <w:marRight w:val="0"/>
          <w:marTop w:val="0"/>
          <w:marBottom w:val="0"/>
          <w:divBdr>
            <w:top w:val="none" w:sz="0" w:space="0" w:color="auto"/>
            <w:left w:val="none" w:sz="0" w:space="0" w:color="auto"/>
            <w:bottom w:val="none" w:sz="0" w:space="0" w:color="auto"/>
            <w:right w:val="none" w:sz="0" w:space="0" w:color="auto"/>
          </w:divBdr>
        </w:div>
        <w:div w:id="2071223225">
          <w:marLeft w:val="0"/>
          <w:marRight w:val="0"/>
          <w:marTop w:val="0"/>
          <w:marBottom w:val="0"/>
          <w:divBdr>
            <w:top w:val="none" w:sz="0" w:space="0" w:color="auto"/>
            <w:left w:val="none" w:sz="0" w:space="0" w:color="auto"/>
            <w:bottom w:val="none" w:sz="0" w:space="0" w:color="auto"/>
            <w:right w:val="none" w:sz="0" w:space="0" w:color="auto"/>
          </w:divBdr>
        </w:div>
        <w:div w:id="2014792790">
          <w:marLeft w:val="0"/>
          <w:marRight w:val="0"/>
          <w:marTop w:val="0"/>
          <w:marBottom w:val="0"/>
          <w:divBdr>
            <w:top w:val="none" w:sz="0" w:space="0" w:color="auto"/>
            <w:left w:val="none" w:sz="0" w:space="0" w:color="auto"/>
            <w:bottom w:val="none" w:sz="0" w:space="0" w:color="auto"/>
            <w:right w:val="none" w:sz="0" w:space="0" w:color="auto"/>
          </w:divBdr>
        </w:div>
        <w:div w:id="362830283">
          <w:marLeft w:val="0"/>
          <w:marRight w:val="0"/>
          <w:marTop w:val="0"/>
          <w:marBottom w:val="0"/>
          <w:divBdr>
            <w:top w:val="none" w:sz="0" w:space="0" w:color="auto"/>
            <w:left w:val="none" w:sz="0" w:space="0" w:color="auto"/>
            <w:bottom w:val="none" w:sz="0" w:space="0" w:color="auto"/>
            <w:right w:val="none" w:sz="0" w:space="0" w:color="auto"/>
          </w:divBdr>
        </w:div>
        <w:div w:id="1588224137">
          <w:marLeft w:val="0"/>
          <w:marRight w:val="0"/>
          <w:marTop w:val="0"/>
          <w:marBottom w:val="0"/>
          <w:divBdr>
            <w:top w:val="none" w:sz="0" w:space="0" w:color="auto"/>
            <w:left w:val="none" w:sz="0" w:space="0" w:color="auto"/>
            <w:bottom w:val="none" w:sz="0" w:space="0" w:color="auto"/>
            <w:right w:val="none" w:sz="0" w:space="0" w:color="auto"/>
          </w:divBdr>
        </w:div>
        <w:div w:id="230696599">
          <w:marLeft w:val="0"/>
          <w:marRight w:val="0"/>
          <w:marTop w:val="0"/>
          <w:marBottom w:val="0"/>
          <w:divBdr>
            <w:top w:val="none" w:sz="0" w:space="0" w:color="auto"/>
            <w:left w:val="none" w:sz="0" w:space="0" w:color="auto"/>
            <w:bottom w:val="none" w:sz="0" w:space="0" w:color="auto"/>
            <w:right w:val="none" w:sz="0" w:space="0" w:color="auto"/>
          </w:divBdr>
        </w:div>
        <w:div w:id="2122189186">
          <w:marLeft w:val="0"/>
          <w:marRight w:val="0"/>
          <w:marTop w:val="0"/>
          <w:marBottom w:val="0"/>
          <w:divBdr>
            <w:top w:val="none" w:sz="0" w:space="0" w:color="auto"/>
            <w:left w:val="none" w:sz="0" w:space="0" w:color="auto"/>
            <w:bottom w:val="none" w:sz="0" w:space="0" w:color="auto"/>
            <w:right w:val="none" w:sz="0" w:space="0" w:color="auto"/>
          </w:divBdr>
        </w:div>
        <w:div w:id="1236011227">
          <w:marLeft w:val="0"/>
          <w:marRight w:val="0"/>
          <w:marTop w:val="0"/>
          <w:marBottom w:val="0"/>
          <w:divBdr>
            <w:top w:val="none" w:sz="0" w:space="0" w:color="auto"/>
            <w:left w:val="none" w:sz="0" w:space="0" w:color="auto"/>
            <w:bottom w:val="none" w:sz="0" w:space="0" w:color="auto"/>
            <w:right w:val="none" w:sz="0" w:space="0" w:color="auto"/>
          </w:divBdr>
        </w:div>
        <w:div w:id="1181161081">
          <w:marLeft w:val="0"/>
          <w:marRight w:val="0"/>
          <w:marTop w:val="0"/>
          <w:marBottom w:val="0"/>
          <w:divBdr>
            <w:top w:val="none" w:sz="0" w:space="0" w:color="auto"/>
            <w:left w:val="none" w:sz="0" w:space="0" w:color="auto"/>
            <w:bottom w:val="none" w:sz="0" w:space="0" w:color="auto"/>
            <w:right w:val="none" w:sz="0" w:space="0" w:color="auto"/>
          </w:divBdr>
        </w:div>
        <w:div w:id="962886156">
          <w:marLeft w:val="0"/>
          <w:marRight w:val="0"/>
          <w:marTop w:val="0"/>
          <w:marBottom w:val="0"/>
          <w:divBdr>
            <w:top w:val="none" w:sz="0" w:space="0" w:color="auto"/>
            <w:left w:val="none" w:sz="0" w:space="0" w:color="auto"/>
            <w:bottom w:val="none" w:sz="0" w:space="0" w:color="auto"/>
            <w:right w:val="none" w:sz="0" w:space="0" w:color="auto"/>
          </w:divBdr>
        </w:div>
        <w:div w:id="1040521039">
          <w:marLeft w:val="0"/>
          <w:marRight w:val="0"/>
          <w:marTop w:val="0"/>
          <w:marBottom w:val="0"/>
          <w:divBdr>
            <w:top w:val="none" w:sz="0" w:space="0" w:color="auto"/>
            <w:left w:val="none" w:sz="0" w:space="0" w:color="auto"/>
            <w:bottom w:val="none" w:sz="0" w:space="0" w:color="auto"/>
            <w:right w:val="none" w:sz="0" w:space="0" w:color="auto"/>
          </w:divBdr>
        </w:div>
        <w:div w:id="798110884">
          <w:marLeft w:val="0"/>
          <w:marRight w:val="0"/>
          <w:marTop w:val="0"/>
          <w:marBottom w:val="0"/>
          <w:divBdr>
            <w:top w:val="none" w:sz="0" w:space="0" w:color="auto"/>
            <w:left w:val="none" w:sz="0" w:space="0" w:color="auto"/>
            <w:bottom w:val="none" w:sz="0" w:space="0" w:color="auto"/>
            <w:right w:val="none" w:sz="0" w:space="0" w:color="auto"/>
          </w:divBdr>
        </w:div>
        <w:div w:id="301887795">
          <w:marLeft w:val="0"/>
          <w:marRight w:val="0"/>
          <w:marTop w:val="0"/>
          <w:marBottom w:val="0"/>
          <w:divBdr>
            <w:top w:val="none" w:sz="0" w:space="0" w:color="auto"/>
            <w:left w:val="none" w:sz="0" w:space="0" w:color="auto"/>
            <w:bottom w:val="none" w:sz="0" w:space="0" w:color="auto"/>
            <w:right w:val="none" w:sz="0" w:space="0" w:color="auto"/>
          </w:divBdr>
        </w:div>
        <w:div w:id="1578130950">
          <w:marLeft w:val="0"/>
          <w:marRight w:val="0"/>
          <w:marTop w:val="0"/>
          <w:marBottom w:val="0"/>
          <w:divBdr>
            <w:top w:val="none" w:sz="0" w:space="0" w:color="auto"/>
            <w:left w:val="none" w:sz="0" w:space="0" w:color="auto"/>
            <w:bottom w:val="none" w:sz="0" w:space="0" w:color="auto"/>
            <w:right w:val="none" w:sz="0" w:space="0" w:color="auto"/>
          </w:divBdr>
        </w:div>
        <w:div w:id="626736927">
          <w:marLeft w:val="0"/>
          <w:marRight w:val="0"/>
          <w:marTop w:val="0"/>
          <w:marBottom w:val="0"/>
          <w:divBdr>
            <w:top w:val="none" w:sz="0" w:space="0" w:color="auto"/>
            <w:left w:val="none" w:sz="0" w:space="0" w:color="auto"/>
            <w:bottom w:val="none" w:sz="0" w:space="0" w:color="auto"/>
            <w:right w:val="none" w:sz="0" w:space="0" w:color="auto"/>
          </w:divBdr>
        </w:div>
        <w:div w:id="267590158">
          <w:marLeft w:val="0"/>
          <w:marRight w:val="0"/>
          <w:marTop w:val="0"/>
          <w:marBottom w:val="0"/>
          <w:divBdr>
            <w:top w:val="none" w:sz="0" w:space="0" w:color="auto"/>
            <w:left w:val="none" w:sz="0" w:space="0" w:color="auto"/>
            <w:bottom w:val="none" w:sz="0" w:space="0" w:color="auto"/>
            <w:right w:val="none" w:sz="0" w:space="0" w:color="auto"/>
          </w:divBdr>
        </w:div>
        <w:div w:id="465588196">
          <w:marLeft w:val="0"/>
          <w:marRight w:val="0"/>
          <w:marTop w:val="0"/>
          <w:marBottom w:val="0"/>
          <w:divBdr>
            <w:top w:val="none" w:sz="0" w:space="0" w:color="auto"/>
            <w:left w:val="none" w:sz="0" w:space="0" w:color="auto"/>
            <w:bottom w:val="none" w:sz="0" w:space="0" w:color="auto"/>
            <w:right w:val="none" w:sz="0" w:space="0" w:color="auto"/>
          </w:divBdr>
        </w:div>
        <w:div w:id="19287522">
          <w:marLeft w:val="0"/>
          <w:marRight w:val="0"/>
          <w:marTop w:val="0"/>
          <w:marBottom w:val="0"/>
          <w:divBdr>
            <w:top w:val="none" w:sz="0" w:space="0" w:color="auto"/>
            <w:left w:val="none" w:sz="0" w:space="0" w:color="auto"/>
            <w:bottom w:val="none" w:sz="0" w:space="0" w:color="auto"/>
            <w:right w:val="none" w:sz="0" w:space="0" w:color="auto"/>
          </w:divBdr>
        </w:div>
        <w:div w:id="47535079">
          <w:marLeft w:val="0"/>
          <w:marRight w:val="0"/>
          <w:marTop w:val="0"/>
          <w:marBottom w:val="0"/>
          <w:divBdr>
            <w:top w:val="none" w:sz="0" w:space="0" w:color="auto"/>
            <w:left w:val="none" w:sz="0" w:space="0" w:color="auto"/>
            <w:bottom w:val="none" w:sz="0" w:space="0" w:color="auto"/>
            <w:right w:val="none" w:sz="0" w:space="0" w:color="auto"/>
          </w:divBdr>
        </w:div>
        <w:div w:id="1549948370">
          <w:marLeft w:val="0"/>
          <w:marRight w:val="0"/>
          <w:marTop w:val="0"/>
          <w:marBottom w:val="0"/>
          <w:divBdr>
            <w:top w:val="none" w:sz="0" w:space="0" w:color="auto"/>
            <w:left w:val="none" w:sz="0" w:space="0" w:color="auto"/>
            <w:bottom w:val="none" w:sz="0" w:space="0" w:color="auto"/>
            <w:right w:val="none" w:sz="0" w:space="0" w:color="auto"/>
          </w:divBdr>
        </w:div>
        <w:div w:id="1960913770">
          <w:marLeft w:val="0"/>
          <w:marRight w:val="0"/>
          <w:marTop w:val="0"/>
          <w:marBottom w:val="0"/>
          <w:divBdr>
            <w:top w:val="none" w:sz="0" w:space="0" w:color="auto"/>
            <w:left w:val="none" w:sz="0" w:space="0" w:color="auto"/>
            <w:bottom w:val="none" w:sz="0" w:space="0" w:color="auto"/>
            <w:right w:val="none" w:sz="0" w:space="0" w:color="auto"/>
          </w:divBdr>
        </w:div>
        <w:div w:id="596793113">
          <w:marLeft w:val="0"/>
          <w:marRight w:val="0"/>
          <w:marTop w:val="0"/>
          <w:marBottom w:val="0"/>
          <w:divBdr>
            <w:top w:val="none" w:sz="0" w:space="0" w:color="auto"/>
            <w:left w:val="none" w:sz="0" w:space="0" w:color="auto"/>
            <w:bottom w:val="none" w:sz="0" w:space="0" w:color="auto"/>
            <w:right w:val="none" w:sz="0" w:space="0" w:color="auto"/>
          </w:divBdr>
        </w:div>
        <w:div w:id="191696078">
          <w:marLeft w:val="0"/>
          <w:marRight w:val="0"/>
          <w:marTop w:val="0"/>
          <w:marBottom w:val="0"/>
          <w:divBdr>
            <w:top w:val="none" w:sz="0" w:space="0" w:color="auto"/>
            <w:left w:val="none" w:sz="0" w:space="0" w:color="auto"/>
            <w:bottom w:val="none" w:sz="0" w:space="0" w:color="auto"/>
            <w:right w:val="none" w:sz="0" w:space="0" w:color="auto"/>
          </w:divBdr>
        </w:div>
        <w:div w:id="1148665562">
          <w:marLeft w:val="0"/>
          <w:marRight w:val="0"/>
          <w:marTop w:val="0"/>
          <w:marBottom w:val="0"/>
          <w:divBdr>
            <w:top w:val="none" w:sz="0" w:space="0" w:color="auto"/>
            <w:left w:val="none" w:sz="0" w:space="0" w:color="auto"/>
            <w:bottom w:val="none" w:sz="0" w:space="0" w:color="auto"/>
            <w:right w:val="none" w:sz="0" w:space="0" w:color="auto"/>
          </w:divBdr>
        </w:div>
        <w:div w:id="1025982601">
          <w:marLeft w:val="0"/>
          <w:marRight w:val="0"/>
          <w:marTop w:val="0"/>
          <w:marBottom w:val="0"/>
          <w:divBdr>
            <w:top w:val="none" w:sz="0" w:space="0" w:color="auto"/>
            <w:left w:val="none" w:sz="0" w:space="0" w:color="auto"/>
            <w:bottom w:val="none" w:sz="0" w:space="0" w:color="auto"/>
            <w:right w:val="none" w:sz="0" w:space="0" w:color="auto"/>
          </w:divBdr>
        </w:div>
        <w:div w:id="1802574304">
          <w:marLeft w:val="0"/>
          <w:marRight w:val="0"/>
          <w:marTop w:val="0"/>
          <w:marBottom w:val="0"/>
          <w:divBdr>
            <w:top w:val="none" w:sz="0" w:space="0" w:color="auto"/>
            <w:left w:val="none" w:sz="0" w:space="0" w:color="auto"/>
            <w:bottom w:val="none" w:sz="0" w:space="0" w:color="auto"/>
            <w:right w:val="none" w:sz="0" w:space="0" w:color="auto"/>
          </w:divBdr>
        </w:div>
        <w:div w:id="1031229067">
          <w:marLeft w:val="0"/>
          <w:marRight w:val="0"/>
          <w:marTop w:val="0"/>
          <w:marBottom w:val="0"/>
          <w:divBdr>
            <w:top w:val="none" w:sz="0" w:space="0" w:color="auto"/>
            <w:left w:val="none" w:sz="0" w:space="0" w:color="auto"/>
            <w:bottom w:val="none" w:sz="0" w:space="0" w:color="auto"/>
            <w:right w:val="none" w:sz="0" w:space="0" w:color="auto"/>
          </w:divBdr>
        </w:div>
        <w:div w:id="1086880332">
          <w:marLeft w:val="0"/>
          <w:marRight w:val="0"/>
          <w:marTop w:val="0"/>
          <w:marBottom w:val="0"/>
          <w:divBdr>
            <w:top w:val="none" w:sz="0" w:space="0" w:color="auto"/>
            <w:left w:val="none" w:sz="0" w:space="0" w:color="auto"/>
            <w:bottom w:val="none" w:sz="0" w:space="0" w:color="auto"/>
            <w:right w:val="none" w:sz="0" w:space="0" w:color="auto"/>
          </w:divBdr>
        </w:div>
        <w:div w:id="1894416305">
          <w:marLeft w:val="0"/>
          <w:marRight w:val="0"/>
          <w:marTop w:val="0"/>
          <w:marBottom w:val="0"/>
          <w:divBdr>
            <w:top w:val="none" w:sz="0" w:space="0" w:color="auto"/>
            <w:left w:val="none" w:sz="0" w:space="0" w:color="auto"/>
            <w:bottom w:val="none" w:sz="0" w:space="0" w:color="auto"/>
            <w:right w:val="none" w:sz="0" w:space="0" w:color="auto"/>
          </w:divBdr>
        </w:div>
        <w:div w:id="1447038507">
          <w:marLeft w:val="0"/>
          <w:marRight w:val="0"/>
          <w:marTop w:val="0"/>
          <w:marBottom w:val="0"/>
          <w:divBdr>
            <w:top w:val="none" w:sz="0" w:space="0" w:color="auto"/>
            <w:left w:val="none" w:sz="0" w:space="0" w:color="auto"/>
            <w:bottom w:val="none" w:sz="0" w:space="0" w:color="auto"/>
            <w:right w:val="none" w:sz="0" w:space="0" w:color="auto"/>
          </w:divBdr>
        </w:div>
        <w:div w:id="426538266">
          <w:marLeft w:val="0"/>
          <w:marRight w:val="0"/>
          <w:marTop w:val="0"/>
          <w:marBottom w:val="0"/>
          <w:divBdr>
            <w:top w:val="none" w:sz="0" w:space="0" w:color="auto"/>
            <w:left w:val="none" w:sz="0" w:space="0" w:color="auto"/>
            <w:bottom w:val="none" w:sz="0" w:space="0" w:color="auto"/>
            <w:right w:val="none" w:sz="0" w:space="0" w:color="auto"/>
          </w:divBdr>
        </w:div>
      </w:divsChild>
    </w:div>
    <w:div w:id="612904153">
      <w:bodyDiv w:val="1"/>
      <w:marLeft w:val="0"/>
      <w:marRight w:val="0"/>
      <w:marTop w:val="0"/>
      <w:marBottom w:val="0"/>
      <w:divBdr>
        <w:top w:val="none" w:sz="0" w:space="0" w:color="auto"/>
        <w:left w:val="none" w:sz="0" w:space="0" w:color="auto"/>
        <w:bottom w:val="none" w:sz="0" w:space="0" w:color="auto"/>
        <w:right w:val="none" w:sz="0" w:space="0" w:color="auto"/>
      </w:divBdr>
    </w:div>
    <w:div w:id="613290113">
      <w:bodyDiv w:val="1"/>
      <w:marLeft w:val="0"/>
      <w:marRight w:val="0"/>
      <w:marTop w:val="0"/>
      <w:marBottom w:val="0"/>
      <w:divBdr>
        <w:top w:val="none" w:sz="0" w:space="0" w:color="auto"/>
        <w:left w:val="none" w:sz="0" w:space="0" w:color="auto"/>
        <w:bottom w:val="none" w:sz="0" w:space="0" w:color="auto"/>
        <w:right w:val="none" w:sz="0" w:space="0" w:color="auto"/>
      </w:divBdr>
    </w:div>
    <w:div w:id="613361965">
      <w:bodyDiv w:val="1"/>
      <w:marLeft w:val="0"/>
      <w:marRight w:val="0"/>
      <w:marTop w:val="0"/>
      <w:marBottom w:val="0"/>
      <w:divBdr>
        <w:top w:val="none" w:sz="0" w:space="0" w:color="auto"/>
        <w:left w:val="none" w:sz="0" w:space="0" w:color="auto"/>
        <w:bottom w:val="none" w:sz="0" w:space="0" w:color="auto"/>
        <w:right w:val="none" w:sz="0" w:space="0" w:color="auto"/>
      </w:divBdr>
    </w:div>
    <w:div w:id="614796236">
      <w:bodyDiv w:val="1"/>
      <w:marLeft w:val="0"/>
      <w:marRight w:val="0"/>
      <w:marTop w:val="0"/>
      <w:marBottom w:val="0"/>
      <w:divBdr>
        <w:top w:val="none" w:sz="0" w:space="0" w:color="auto"/>
        <w:left w:val="none" w:sz="0" w:space="0" w:color="auto"/>
        <w:bottom w:val="none" w:sz="0" w:space="0" w:color="auto"/>
        <w:right w:val="none" w:sz="0" w:space="0" w:color="auto"/>
      </w:divBdr>
    </w:div>
    <w:div w:id="615990636">
      <w:bodyDiv w:val="1"/>
      <w:marLeft w:val="0"/>
      <w:marRight w:val="0"/>
      <w:marTop w:val="0"/>
      <w:marBottom w:val="0"/>
      <w:divBdr>
        <w:top w:val="none" w:sz="0" w:space="0" w:color="auto"/>
        <w:left w:val="none" w:sz="0" w:space="0" w:color="auto"/>
        <w:bottom w:val="none" w:sz="0" w:space="0" w:color="auto"/>
        <w:right w:val="none" w:sz="0" w:space="0" w:color="auto"/>
      </w:divBdr>
    </w:div>
    <w:div w:id="616066570">
      <w:bodyDiv w:val="1"/>
      <w:marLeft w:val="0"/>
      <w:marRight w:val="0"/>
      <w:marTop w:val="0"/>
      <w:marBottom w:val="0"/>
      <w:divBdr>
        <w:top w:val="none" w:sz="0" w:space="0" w:color="auto"/>
        <w:left w:val="none" w:sz="0" w:space="0" w:color="auto"/>
        <w:bottom w:val="none" w:sz="0" w:space="0" w:color="auto"/>
        <w:right w:val="none" w:sz="0" w:space="0" w:color="auto"/>
      </w:divBdr>
    </w:div>
    <w:div w:id="616907501">
      <w:bodyDiv w:val="1"/>
      <w:marLeft w:val="0"/>
      <w:marRight w:val="0"/>
      <w:marTop w:val="0"/>
      <w:marBottom w:val="0"/>
      <w:divBdr>
        <w:top w:val="none" w:sz="0" w:space="0" w:color="auto"/>
        <w:left w:val="none" w:sz="0" w:space="0" w:color="auto"/>
        <w:bottom w:val="none" w:sz="0" w:space="0" w:color="auto"/>
        <w:right w:val="none" w:sz="0" w:space="0" w:color="auto"/>
      </w:divBdr>
    </w:div>
    <w:div w:id="616911364">
      <w:bodyDiv w:val="1"/>
      <w:marLeft w:val="0"/>
      <w:marRight w:val="0"/>
      <w:marTop w:val="0"/>
      <w:marBottom w:val="0"/>
      <w:divBdr>
        <w:top w:val="none" w:sz="0" w:space="0" w:color="auto"/>
        <w:left w:val="none" w:sz="0" w:space="0" w:color="auto"/>
        <w:bottom w:val="none" w:sz="0" w:space="0" w:color="auto"/>
        <w:right w:val="none" w:sz="0" w:space="0" w:color="auto"/>
      </w:divBdr>
    </w:div>
    <w:div w:id="617491172">
      <w:bodyDiv w:val="1"/>
      <w:marLeft w:val="0"/>
      <w:marRight w:val="0"/>
      <w:marTop w:val="0"/>
      <w:marBottom w:val="0"/>
      <w:divBdr>
        <w:top w:val="none" w:sz="0" w:space="0" w:color="auto"/>
        <w:left w:val="none" w:sz="0" w:space="0" w:color="auto"/>
        <w:bottom w:val="none" w:sz="0" w:space="0" w:color="auto"/>
        <w:right w:val="none" w:sz="0" w:space="0" w:color="auto"/>
      </w:divBdr>
    </w:div>
    <w:div w:id="617763263">
      <w:bodyDiv w:val="1"/>
      <w:marLeft w:val="0"/>
      <w:marRight w:val="0"/>
      <w:marTop w:val="0"/>
      <w:marBottom w:val="0"/>
      <w:divBdr>
        <w:top w:val="none" w:sz="0" w:space="0" w:color="auto"/>
        <w:left w:val="none" w:sz="0" w:space="0" w:color="auto"/>
        <w:bottom w:val="none" w:sz="0" w:space="0" w:color="auto"/>
        <w:right w:val="none" w:sz="0" w:space="0" w:color="auto"/>
      </w:divBdr>
    </w:div>
    <w:div w:id="618150809">
      <w:bodyDiv w:val="1"/>
      <w:marLeft w:val="0"/>
      <w:marRight w:val="0"/>
      <w:marTop w:val="0"/>
      <w:marBottom w:val="0"/>
      <w:divBdr>
        <w:top w:val="none" w:sz="0" w:space="0" w:color="auto"/>
        <w:left w:val="none" w:sz="0" w:space="0" w:color="auto"/>
        <w:bottom w:val="none" w:sz="0" w:space="0" w:color="auto"/>
        <w:right w:val="none" w:sz="0" w:space="0" w:color="auto"/>
      </w:divBdr>
    </w:div>
    <w:div w:id="618608520">
      <w:bodyDiv w:val="1"/>
      <w:marLeft w:val="0"/>
      <w:marRight w:val="0"/>
      <w:marTop w:val="0"/>
      <w:marBottom w:val="0"/>
      <w:divBdr>
        <w:top w:val="none" w:sz="0" w:space="0" w:color="auto"/>
        <w:left w:val="none" w:sz="0" w:space="0" w:color="auto"/>
        <w:bottom w:val="none" w:sz="0" w:space="0" w:color="auto"/>
        <w:right w:val="none" w:sz="0" w:space="0" w:color="auto"/>
      </w:divBdr>
    </w:div>
    <w:div w:id="618725395">
      <w:bodyDiv w:val="1"/>
      <w:marLeft w:val="0"/>
      <w:marRight w:val="0"/>
      <w:marTop w:val="0"/>
      <w:marBottom w:val="0"/>
      <w:divBdr>
        <w:top w:val="none" w:sz="0" w:space="0" w:color="auto"/>
        <w:left w:val="none" w:sz="0" w:space="0" w:color="auto"/>
        <w:bottom w:val="none" w:sz="0" w:space="0" w:color="auto"/>
        <w:right w:val="none" w:sz="0" w:space="0" w:color="auto"/>
      </w:divBdr>
    </w:div>
    <w:div w:id="618880615">
      <w:bodyDiv w:val="1"/>
      <w:marLeft w:val="0"/>
      <w:marRight w:val="0"/>
      <w:marTop w:val="0"/>
      <w:marBottom w:val="0"/>
      <w:divBdr>
        <w:top w:val="none" w:sz="0" w:space="0" w:color="auto"/>
        <w:left w:val="none" w:sz="0" w:space="0" w:color="auto"/>
        <w:bottom w:val="none" w:sz="0" w:space="0" w:color="auto"/>
        <w:right w:val="none" w:sz="0" w:space="0" w:color="auto"/>
      </w:divBdr>
    </w:div>
    <w:div w:id="619798228">
      <w:bodyDiv w:val="1"/>
      <w:marLeft w:val="0"/>
      <w:marRight w:val="0"/>
      <w:marTop w:val="0"/>
      <w:marBottom w:val="0"/>
      <w:divBdr>
        <w:top w:val="none" w:sz="0" w:space="0" w:color="auto"/>
        <w:left w:val="none" w:sz="0" w:space="0" w:color="auto"/>
        <w:bottom w:val="none" w:sz="0" w:space="0" w:color="auto"/>
        <w:right w:val="none" w:sz="0" w:space="0" w:color="auto"/>
      </w:divBdr>
    </w:div>
    <w:div w:id="620573601">
      <w:bodyDiv w:val="1"/>
      <w:marLeft w:val="0"/>
      <w:marRight w:val="0"/>
      <w:marTop w:val="0"/>
      <w:marBottom w:val="0"/>
      <w:divBdr>
        <w:top w:val="none" w:sz="0" w:space="0" w:color="auto"/>
        <w:left w:val="none" w:sz="0" w:space="0" w:color="auto"/>
        <w:bottom w:val="none" w:sz="0" w:space="0" w:color="auto"/>
        <w:right w:val="none" w:sz="0" w:space="0" w:color="auto"/>
      </w:divBdr>
    </w:div>
    <w:div w:id="620767122">
      <w:bodyDiv w:val="1"/>
      <w:marLeft w:val="0"/>
      <w:marRight w:val="0"/>
      <w:marTop w:val="0"/>
      <w:marBottom w:val="0"/>
      <w:divBdr>
        <w:top w:val="none" w:sz="0" w:space="0" w:color="auto"/>
        <w:left w:val="none" w:sz="0" w:space="0" w:color="auto"/>
        <w:bottom w:val="none" w:sz="0" w:space="0" w:color="auto"/>
        <w:right w:val="none" w:sz="0" w:space="0" w:color="auto"/>
      </w:divBdr>
    </w:div>
    <w:div w:id="621036933">
      <w:bodyDiv w:val="1"/>
      <w:marLeft w:val="0"/>
      <w:marRight w:val="0"/>
      <w:marTop w:val="0"/>
      <w:marBottom w:val="0"/>
      <w:divBdr>
        <w:top w:val="none" w:sz="0" w:space="0" w:color="auto"/>
        <w:left w:val="none" w:sz="0" w:space="0" w:color="auto"/>
        <w:bottom w:val="none" w:sz="0" w:space="0" w:color="auto"/>
        <w:right w:val="none" w:sz="0" w:space="0" w:color="auto"/>
      </w:divBdr>
    </w:div>
    <w:div w:id="621234043">
      <w:bodyDiv w:val="1"/>
      <w:marLeft w:val="0"/>
      <w:marRight w:val="0"/>
      <w:marTop w:val="0"/>
      <w:marBottom w:val="0"/>
      <w:divBdr>
        <w:top w:val="none" w:sz="0" w:space="0" w:color="auto"/>
        <w:left w:val="none" w:sz="0" w:space="0" w:color="auto"/>
        <w:bottom w:val="none" w:sz="0" w:space="0" w:color="auto"/>
        <w:right w:val="none" w:sz="0" w:space="0" w:color="auto"/>
      </w:divBdr>
    </w:div>
    <w:div w:id="621881895">
      <w:bodyDiv w:val="1"/>
      <w:marLeft w:val="0"/>
      <w:marRight w:val="0"/>
      <w:marTop w:val="0"/>
      <w:marBottom w:val="0"/>
      <w:divBdr>
        <w:top w:val="none" w:sz="0" w:space="0" w:color="auto"/>
        <w:left w:val="none" w:sz="0" w:space="0" w:color="auto"/>
        <w:bottom w:val="none" w:sz="0" w:space="0" w:color="auto"/>
        <w:right w:val="none" w:sz="0" w:space="0" w:color="auto"/>
      </w:divBdr>
      <w:divsChild>
        <w:div w:id="406733830">
          <w:marLeft w:val="0"/>
          <w:marRight w:val="0"/>
          <w:marTop w:val="0"/>
          <w:marBottom w:val="0"/>
          <w:divBdr>
            <w:top w:val="none" w:sz="0" w:space="0" w:color="auto"/>
            <w:left w:val="none" w:sz="0" w:space="0" w:color="auto"/>
            <w:bottom w:val="none" w:sz="0" w:space="0" w:color="auto"/>
            <w:right w:val="none" w:sz="0" w:space="0" w:color="auto"/>
          </w:divBdr>
        </w:div>
        <w:div w:id="743914036">
          <w:marLeft w:val="0"/>
          <w:marRight w:val="0"/>
          <w:marTop w:val="0"/>
          <w:marBottom w:val="0"/>
          <w:divBdr>
            <w:top w:val="none" w:sz="0" w:space="0" w:color="auto"/>
            <w:left w:val="none" w:sz="0" w:space="0" w:color="auto"/>
            <w:bottom w:val="none" w:sz="0" w:space="0" w:color="auto"/>
            <w:right w:val="none" w:sz="0" w:space="0" w:color="auto"/>
          </w:divBdr>
        </w:div>
        <w:div w:id="1741176865">
          <w:marLeft w:val="0"/>
          <w:marRight w:val="0"/>
          <w:marTop w:val="0"/>
          <w:marBottom w:val="0"/>
          <w:divBdr>
            <w:top w:val="none" w:sz="0" w:space="0" w:color="auto"/>
            <w:left w:val="none" w:sz="0" w:space="0" w:color="auto"/>
            <w:bottom w:val="none" w:sz="0" w:space="0" w:color="auto"/>
            <w:right w:val="none" w:sz="0" w:space="0" w:color="auto"/>
          </w:divBdr>
        </w:div>
        <w:div w:id="1042831036">
          <w:marLeft w:val="0"/>
          <w:marRight w:val="0"/>
          <w:marTop w:val="0"/>
          <w:marBottom w:val="0"/>
          <w:divBdr>
            <w:top w:val="none" w:sz="0" w:space="0" w:color="auto"/>
            <w:left w:val="none" w:sz="0" w:space="0" w:color="auto"/>
            <w:bottom w:val="none" w:sz="0" w:space="0" w:color="auto"/>
            <w:right w:val="none" w:sz="0" w:space="0" w:color="auto"/>
          </w:divBdr>
        </w:div>
        <w:div w:id="362363414">
          <w:marLeft w:val="0"/>
          <w:marRight w:val="0"/>
          <w:marTop w:val="0"/>
          <w:marBottom w:val="0"/>
          <w:divBdr>
            <w:top w:val="none" w:sz="0" w:space="0" w:color="auto"/>
            <w:left w:val="none" w:sz="0" w:space="0" w:color="auto"/>
            <w:bottom w:val="none" w:sz="0" w:space="0" w:color="auto"/>
            <w:right w:val="none" w:sz="0" w:space="0" w:color="auto"/>
          </w:divBdr>
        </w:div>
        <w:div w:id="1858277183">
          <w:marLeft w:val="0"/>
          <w:marRight w:val="0"/>
          <w:marTop w:val="0"/>
          <w:marBottom w:val="0"/>
          <w:divBdr>
            <w:top w:val="none" w:sz="0" w:space="0" w:color="auto"/>
            <w:left w:val="none" w:sz="0" w:space="0" w:color="auto"/>
            <w:bottom w:val="none" w:sz="0" w:space="0" w:color="auto"/>
            <w:right w:val="none" w:sz="0" w:space="0" w:color="auto"/>
          </w:divBdr>
        </w:div>
        <w:div w:id="22176211">
          <w:marLeft w:val="0"/>
          <w:marRight w:val="0"/>
          <w:marTop w:val="0"/>
          <w:marBottom w:val="0"/>
          <w:divBdr>
            <w:top w:val="none" w:sz="0" w:space="0" w:color="auto"/>
            <w:left w:val="none" w:sz="0" w:space="0" w:color="auto"/>
            <w:bottom w:val="none" w:sz="0" w:space="0" w:color="auto"/>
            <w:right w:val="none" w:sz="0" w:space="0" w:color="auto"/>
          </w:divBdr>
        </w:div>
        <w:div w:id="1873497018">
          <w:marLeft w:val="0"/>
          <w:marRight w:val="0"/>
          <w:marTop w:val="0"/>
          <w:marBottom w:val="0"/>
          <w:divBdr>
            <w:top w:val="none" w:sz="0" w:space="0" w:color="auto"/>
            <w:left w:val="none" w:sz="0" w:space="0" w:color="auto"/>
            <w:bottom w:val="none" w:sz="0" w:space="0" w:color="auto"/>
            <w:right w:val="none" w:sz="0" w:space="0" w:color="auto"/>
          </w:divBdr>
        </w:div>
        <w:div w:id="745225128">
          <w:marLeft w:val="0"/>
          <w:marRight w:val="0"/>
          <w:marTop w:val="0"/>
          <w:marBottom w:val="0"/>
          <w:divBdr>
            <w:top w:val="none" w:sz="0" w:space="0" w:color="auto"/>
            <w:left w:val="none" w:sz="0" w:space="0" w:color="auto"/>
            <w:bottom w:val="none" w:sz="0" w:space="0" w:color="auto"/>
            <w:right w:val="none" w:sz="0" w:space="0" w:color="auto"/>
          </w:divBdr>
        </w:div>
        <w:div w:id="589004110">
          <w:marLeft w:val="0"/>
          <w:marRight w:val="0"/>
          <w:marTop w:val="0"/>
          <w:marBottom w:val="0"/>
          <w:divBdr>
            <w:top w:val="none" w:sz="0" w:space="0" w:color="auto"/>
            <w:left w:val="none" w:sz="0" w:space="0" w:color="auto"/>
            <w:bottom w:val="none" w:sz="0" w:space="0" w:color="auto"/>
            <w:right w:val="none" w:sz="0" w:space="0" w:color="auto"/>
          </w:divBdr>
        </w:div>
        <w:div w:id="1482579262">
          <w:marLeft w:val="0"/>
          <w:marRight w:val="0"/>
          <w:marTop w:val="0"/>
          <w:marBottom w:val="0"/>
          <w:divBdr>
            <w:top w:val="none" w:sz="0" w:space="0" w:color="auto"/>
            <w:left w:val="none" w:sz="0" w:space="0" w:color="auto"/>
            <w:bottom w:val="none" w:sz="0" w:space="0" w:color="auto"/>
            <w:right w:val="none" w:sz="0" w:space="0" w:color="auto"/>
          </w:divBdr>
        </w:div>
        <w:div w:id="703405200">
          <w:marLeft w:val="0"/>
          <w:marRight w:val="0"/>
          <w:marTop w:val="0"/>
          <w:marBottom w:val="0"/>
          <w:divBdr>
            <w:top w:val="none" w:sz="0" w:space="0" w:color="auto"/>
            <w:left w:val="none" w:sz="0" w:space="0" w:color="auto"/>
            <w:bottom w:val="none" w:sz="0" w:space="0" w:color="auto"/>
            <w:right w:val="none" w:sz="0" w:space="0" w:color="auto"/>
          </w:divBdr>
        </w:div>
        <w:div w:id="1097678813">
          <w:marLeft w:val="0"/>
          <w:marRight w:val="0"/>
          <w:marTop w:val="0"/>
          <w:marBottom w:val="0"/>
          <w:divBdr>
            <w:top w:val="none" w:sz="0" w:space="0" w:color="auto"/>
            <w:left w:val="none" w:sz="0" w:space="0" w:color="auto"/>
            <w:bottom w:val="none" w:sz="0" w:space="0" w:color="auto"/>
            <w:right w:val="none" w:sz="0" w:space="0" w:color="auto"/>
          </w:divBdr>
        </w:div>
        <w:div w:id="209997448">
          <w:marLeft w:val="0"/>
          <w:marRight w:val="0"/>
          <w:marTop w:val="0"/>
          <w:marBottom w:val="0"/>
          <w:divBdr>
            <w:top w:val="none" w:sz="0" w:space="0" w:color="auto"/>
            <w:left w:val="none" w:sz="0" w:space="0" w:color="auto"/>
            <w:bottom w:val="none" w:sz="0" w:space="0" w:color="auto"/>
            <w:right w:val="none" w:sz="0" w:space="0" w:color="auto"/>
          </w:divBdr>
        </w:div>
        <w:div w:id="1750346582">
          <w:marLeft w:val="0"/>
          <w:marRight w:val="0"/>
          <w:marTop w:val="0"/>
          <w:marBottom w:val="0"/>
          <w:divBdr>
            <w:top w:val="none" w:sz="0" w:space="0" w:color="auto"/>
            <w:left w:val="none" w:sz="0" w:space="0" w:color="auto"/>
            <w:bottom w:val="none" w:sz="0" w:space="0" w:color="auto"/>
            <w:right w:val="none" w:sz="0" w:space="0" w:color="auto"/>
          </w:divBdr>
        </w:div>
        <w:div w:id="266813801">
          <w:marLeft w:val="0"/>
          <w:marRight w:val="0"/>
          <w:marTop w:val="0"/>
          <w:marBottom w:val="0"/>
          <w:divBdr>
            <w:top w:val="none" w:sz="0" w:space="0" w:color="auto"/>
            <w:left w:val="none" w:sz="0" w:space="0" w:color="auto"/>
            <w:bottom w:val="none" w:sz="0" w:space="0" w:color="auto"/>
            <w:right w:val="none" w:sz="0" w:space="0" w:color="auto"/>
          </w:divBdr>
        </w:div>
        <w:div w:id="2100709996">
          <w:marLeft w:val="0"/>
          <w:marRight w:val="0"/>
          <w:marTop w:val="0"/>
          <w:marBottom w:val="0"/>
          <w:divBdr>
            <w:top w:val="none" w:sz="0" w:space="0" w:color="auto"/>
            <w:left w:val="none" w:sz="0" w:space="0" w:color="auto"/>
            <w:bottom w:val="none" w:sz="0" w:space="0" w:color="auto"/>
            <w:right w:val="none" w:sz="0" w:space="0" w:color="auto"/>
          </w:divBdr>
        </w:div>
        <w:div w:id="1088619984">
          <w:marLeft w:val="0"/>
          <w:marRight w:val="0"/>
          <w:marTop w:val="0"/>
          <w:marBottom w:val="0"/>
          <w:divBdr>
            <w:top w:val="none" w:sz="0" w:space="0" w:color="auto"/>
            <w:left w:val="none" w:sz="0" w:space="0" w:color="auto"/>
            <w:bottom w:val="none" w:sz="0" w:space="0" w:color="auto"/>
            <w:right w:val="none" w:sz="0" w:space="0" w:color="auto"/>
          </w:divBdr>
        </w:div>
        <w:div w:id="2054883196">
          <w:marLeft w:val="0"/>
          <w:marRight w:val="0"/>
          <w:marTop w:val="0"/>
          <w:marBottom w:val="0"/>
          <w:divBdr>
            <w:top w:val="none" w:sz="0" w:space="0" w:color="auto"/>
            <w:left w:val="none" w:sz="0" w:space="0" w:color="auto"/>
            <w:bottom w:val="none" w:sz="0" w:space="0" w:color="auto"/>
            <w:right w:val="none" w:sz="0" w:space="0" w:color="auto"/>
          </w:divBdr>
        </w:div>
        <w:div w:id="423648984">
          <w:marLeft w:val="0"/>
          <w:marRight w:val="0"/>
          <w:marTop w:val="0"/>
          <w:marBottom w:val="0"/>
          <w:divBdr>
            <w:top w:val="none" w:sz="0" w:space="0" w:color="auto"/>
            <w:left w:val="none" w:sz="0" w:space="0" w:color="auto"/>
            <w:bottom w:val="none" w:sz="0" w:space="0" w:color="auto"/>
            <w:right w:val="none" w:sz="0" w:space="0" w:color="auto"/>
          </w:divBdr>
        </w:div>
        <w:div w:id="402066717">
          <w:marLeft w:val="0"/>
          <w:marRight w:val="0"/>
          <w:marTop w:val="0"/>
          <w:marBottom w:val="0"/>
          <w:divBdr>
            <w:top w:val="none" w:sz="0" w:space="0" w:color="auto"/>
            <w:left w:val="none" w:sz="0" w:space="0" w:color="auto"/>
            <w:bottom w:val="none" w:sz="0" w:space="0" w:color="auto"/>
            <w:right w:val="none" w:sz="0" w:space="0" w:color="auto"/>
          </w:divBdr>
        </w:div>
        <w:div w:id="791821392">
          <w:marLeft w:val="0"/>
          <w:marRight w:val="0"/>
          <w:marTop w:val="0"/>
          <w:marBottom w:val="0"/>
          <w:divBdr>
            <w:top w:val="none" w:sz="0" w:space="0" w:color="auto"/>
            <w:left w:val="none" w:sz="0" w:space="0" w:color="auto"/>
            <w:bottom w:val="none" w:sz="0" w:space="0" w:color="auto"/>
            <w:right w:val="none" w:sz="0" w:space="0" w:color="auto"/>
          </w:divBdr>
        </w:div>
        <w:div w:id="1630477903">
          <w:marLeft w:val="0"/>
          <w:marRight w:val="0"/>
          <w:marTop w:val="0"/>
          <w:marBottom w:val="0"/>
          <w:divBdr>
            <w:top w:val="none" w:sz="0" w:space="0" w:color="auto"/>
            <w:left w:val="none" w:sz="0" w:space="0" w:color="auto"/>
            <w:bottom w:val="none" w:sz="0" w:space="0" w:color="auto"/>
            <w:right w:val="none" w:sz="0" w:space="0" w:color="auto"/>
          </w:divBdr>
        </w:div>
        <w:div w:id="1598709474">
          <w:marLeft w:val="0"/>
          <w:marRight w:val="0"/>
          <w:marTop w:val="0"/>
          <w:marBottom w:val="0"/>
          <w:divBdr>
            <w:top w:val="none" w:sz="0" w:space="0" w:color="auto"/>
            <w:left w:val="none" w:sz="0" w:space="0" w:color="auto"/>
            <w:bottom w:val="none" w:sz="0" w:space="0" w:color="auto"/>
            <w:right w:val="none" w:sz="0" w:space="0" w:color="auto"/>
          </w:divBdr>
        </w:div>
        <w:div w:id="557715416">
          <w:marLeft w:val="0"/>
          <w:marRight w:val="0"/>
          <w:marTop w:val="0"/>
          <w:marBottom w:val="0"/>
          <w:divBdr>
            <w:top w:val="none" w:sz="0" w:space="0" w:color="auto"/>
            <w:left w:val="none" w:sz="0" w:space="0" w:color="auto"/>
            <w:bottom w:val="none" w:sz="0" w:space="0" w:color="auto"/>
            <w:right w:val="none" w:sz="0" w:space="0" w:color="auto"/>
          </w:divBdr>
        </w:div>
        <w:div w:id="1446535455">
          <w:marLeft w:val="0"/>
          <w:marRight w:val="0"/>
          <w:marTop w:val="0"/>
          <w:marBottom w:val="0"/>
          <w:divBdr>
            <w:top w:val="none" w:sz="0" w:space="0" w:color="auto"/>
            <w:left w:val="none" w:sz="0" w:space="0" w:color="auto"/>
            <w:bottom w:val="none" w:sz="0" w:space="0" w:color="auto"/>
            <w:right w:val="none" w:sz="0" w:space="0" w:color="auto"/>
          </w:divBdr>
        </w:div>
        <w:div w:id="413555665">
          <w:marLeft w:val="0"/>
          <w:marRight w:val="0"/>
          <w:marTop w:val="0"/>
          <w:marBottom w:val="0"/>
          <w:divBdr>
            <w:top w:val="none" w:sz="0" w:space="0" w:color="auto"/>
            <w:left w:val="none" w:sz="0" w:space="0" w:color="auto"/>
            <w:bottom w:val="none" w:sz="0" w:space="0" w:color="auto"/>
            <w:right w:val="none" w:sz="0" w:space="0" w:color="auto"/>
          </w:divBdr>
        </w:div>
        <w:div w:id="2097507673">
          <w:marLeft w:val="0"/>
          <w:marRight w:val="0"/>
          <w:marTop w:val="0"/>
          <w:marBottom w:val="0"/>
          <w:divBdr>
            <w:top w:val="none" w:sz="0" w:space="0" w:color="auto"/>
            <w:left w:val="none" w:sz="0" w:space="0" w:color="auto"/>
            <w:bottom w:val="none" w:sz="0" w:space="0" w:color="auto"/>
            <w:right w:val="none" w:sz="0" w:space="0" w:color="auto"/>
          </w:divBdr>
        </w:div>
        <w:div w:id="435369201">
          <w:marLeft w:val="0"/>
          <w:marRight w:val="0"/>
          <w:marTop w:val="0"/>
          <w:marBottom w:val="0"/>
          <w:divBdr>
            <w:top w:val="none" w:sz="0" w:space="0" w:color="auto"/>
            <w:left w:val="none" w:sz="0" w:space="0" w:color="auto"/>
            <w:bottom w:val="none" w:sz="0" w:space="0" w:color="auto"/>
            <w:right w:val="none" w:sz="0" w:space="0" w:color="auto"/>
          </w:divBdr>
        </w:div>
        <w:div w:id="688675255">
          <w:marLeft w:val="0"/>
          <w:marRight w:val="0"/>
          <w:marTop w:val="0"/>
          <w:marBottom w:val="0"/>
          <w:divBdr>
            <w:top w:val="none" w:sz="0" w:space="0" w:color="auto"/>
            <w:left w:val="none" w:sz="0" w:space="0" w:color="auto"/>
            <w:bottom w:val="none" w:sz="0" w:space="0" w:color="auto"/>
            <w:right w:val="none" w:sz="0" w:space="0" w:color="auto"/>
          </w:divBdr>
        </w:div>
        <w:div w:id="1628463388">
          <w:marLeft w:val="0"/>
          <w:marRight w:val="0"/>
          <w:marTop w:val="0"/>
          <w:marBottom w:val="0"/>
          <w:divBdr>
            <w:top w:val="none" w:sz="0" w:space="0" w:color="auto"/>
            <w:left w:val="none" w:sz="0" w:space="0" w:color="auto"/>
            <w:bottom w:val="none" w:sz="0" w:space="0" w:color="auto"/>
            <w:right w:val="none" w:sz="0" w:space="0" w:color="auto"/>
          </w:divBdr>
        </w:div>
        <w:div w:id="652563413">
          <w:marLeft w:val="0"/>
          <w:marRight w:val="0"/>
          <w:marTop w:val="0"/>
          <w:marBottom w:val="0"/>
          <w:divBdr>
            <w:top w:val="none" w:sz="0" w:space="0" w:color="auto"/>
            <w:left w:val="none" w:sz="0" w:space="0" w:color="auto"/>
            <w:bottom w:val="none" w:sz="0" w:space="0" w:color="auto"/>
            <w:right w:val="none" w:sz="0" w:space="0" w:color="auto"/>
          </w:divBdr>
        </w:div>
        <w:div w:id="942956494">
          <w:marLeft w:val="0"/>
          <w:marRight w:val="0"/>
          <w:marTop w:val="0"/>
          <w:marBottom w:val="0"/>
          <w:divBdr>
            <w:top w:val="none" w:sz="0" w:space="0" w:color="auto"/>
            <w:left w:val="none" w:sz="0" w:space="0" w:color="auto"/>
            <w:bottom w:val="none" w:sz="0" w:space="0" w:color="auto"/>
            <w:right w:val="none" w:sz="0" w:space="0" w:color="auto"/>
          </w:divBdr>
        </w:div>
        <w:div w:id="56705462">
          <w:marLeft w:val="0"/>
          <w:marRight w:val="0"/>
          <w:marTop w:val="0"/>
          <w:marBottom w:val="0"/>
          <w:divBdr>
            <w:top w:val="none" w:sz="0" w:space="0" w:color="auto"/>
            <w:left w:val="none" w:sz="0" w:space="0" w:color="auto"/>
            <w:bottom w:val="none" w:sz="0" w:space="0" w:color="auto"/>
            <w:right w:val="none" w:sz="0" w:space="0" w:color="auto"/>
          </w:divBdr>
        </w:div>
        <w:div w:id="2016764281">
          <w:marLeft w:val="0"/>
          <w:marRight w:val="0"/>
          <w:marTop w:val="0"/>
          <w:marBottom w:val="0"/>
          <w:divBdr>
            <w:top w:val="none" w:sz="0" w:space="0" w:color="auto"/>
            <w:left w:val="none" w:sz="0" w:space="0" w:color="auto"/>
            <w:bottom w:val="none" w:sz="0" w:space="0" w:color="auto"/>
            <w:right w:val="none" w:sz="0" w:space="0" w:color="auto"/>
          </w:divBdr>
        </w:div>
        <w:div w:id="288627445">
          <w:marLeft w:val="0"/>
          <w:marRight w:val="0"/>
          <w:marTop w:val="0"/>
          <w:marBottom w:val="0"/>
          <w:divBdr>
            <w:top w:val="none" w:sz="0" w:space="0" w:color="auto"/>
            <w:left w:val="none" w:sz="0" w:space="0" w:color="auto"/>
            <w:bottom w:val="none" w:sz="0" w:space="0" w:color="auto"/>
            <w:right w:val="none" w:sz="0" w:space="0" w:color="auto"/>
          </w:divBdr>
        </w:div>
        <w:div w:id="1007907816">
          <w:marLeft w:val="0"/>
          <w:marRight w:val="0"/>
          <w:marTop w:val="0"/>
          <w:marBottom w:val="0"/>
          <w:divBdr>
            <w:top w:val="none" w:sz="0" w:space="0" w:color="auto"/>
            <w:left w:val="none" w:sz="0" w:space="0" w:color="auto"/>
            <w:bottom w:val="none" w:sz="0" w:space="0" w:color="auto"/>
            <w:right w:val="none" w:sz="0" w:space="0" w:color="auto"/>
          </w:divBdr>
        </w:div>
        <w:div w:id="1115297355">
          <w:marLeft w:val="0"/>
          <w:marRight w:val="0"/>
          <w:marTop w:val="0"/>
          <w:marBottom w:val="0"/>
          <w:divBdr>
            <w:top w:val="none" w:sz="0" w:space="0" w:color="auto"/>
            <w:left w:val="none" w:sz="0" w:space="0" w:color="auto"/>
            <w:bottom w:val="none" w:sz="0" w:space="0" w:color="auto"/>
            <w:right w:val="none" w:sz="0" w:space="0" w:color="auto"/>
          </w:divBdr>
        </w:div>
        <w:div w:id="968976879">
          <w:marLeft w:val="0"/>
          <w:marRight w:val="0"/>
          <w:marTop w:val="0"/>
          <w:marBottom w:val="0"/>
          <w:divBdr>
            <w:top w:val="none" w:sz="0" w:space="0" w:color="auto"/>
            <w:left w:val="none" w:sz="0" w:space="0" w:color="auto"/>
            <w:bottom w:val="none" w:sz="0" w:space="0" w:color="auto"/>
            <w:right w:val="none" w:sz="0" w:space="0" w:color="auto"/>
          </w:divBdr>
        </w:div>
      </w:divsChild>
    </w:div>
    <w:div w:id="622271506">
      <w:bodyDiv w:val="1"/>
      <w:marLeft w:val="0"/>
      <w:marRight w:val="0"/>
      <w:marTop w:val="0"/>
      <w:marBottom w:val="0"/>
      <w:divBdr>
        <w:top w:val="none" w:sz="0" w:space="0" w:color="auto"/>
        <w:left w:val="none" w:sz="0" w:space="0" w:color="auto"/>
        <w:bottom w:val="none" w:sz="0" w:space="0" w:color="auto"/>
        <w:right w:val="none" w:sz="0" w:space="0" w:color="auto"/>
      </w:divBdr>
    </w:div>
    <w:div w:id="623463998">
      <w:bodyDiv w:val="1"/>
      <w:marLeft w:val="0"/>
      <w:marRight w:val="0"/>
      <w:marTop w:val="0"/>
      <w:marBottom w:val="0"/>
      <w:divBdr>
        <w:top w:val="none" w:sz="0" w:space="0" w:color="auto"/>
        <w:left w:val="none" w:sz="0" w:space="0" w:color="auto"/>
        <w:bottom w:val="none" w:sz="0" w:space="0" w:color="auto"/>
        <w:right w:val="none" w:sz="0" w:space="0" w:color="auto"/>
      </w:divBdr>
      <w:divsChild>
        <w:div w:id="1793673902">
          <w:marLeft w:val="640"/>
          <w:marRight w:val="0"/>
          <w:marTop w:val="0"/>
          <w:marBottom w:val="0"/>
          <w:divBdr>
            <w:top w:val="none" w:sz="0" w:space="0" w:color="auto"/>
            <w:left w:val="none" w:sz="0" w:space="0" w:color="auto"/>
            <w:bottom w:val="none" w:sz="0" w:space="0" w:color="auto"/>
            <w:right w:val="none" w:sz="0" w:space="0" w:color="auto"/>
          </w:divBdr>
        </w:div>
        <w:div w:id="509150933">
          <w:marLeft w:val="640"/>
          <w:marRight w:val="0"/>
          <w:marTop w:val="0"/>
          <w:marBottom w:val="0"/>
          <w:divBdr>
            <w:top w:val="none" w:sz="0" w:space="0" w:color="auto"/>
            <w:left w:val="none" w:sz="0" w:space="0" w:color="auto"/>
            <w:bottom w:val="none" w:sz="0" w:space="0" w:color="auto"/>
            <w:right w:val="none" w:sz="0" w:space="0" w:color="auto"/>
          </w:divBdr>
        </w:div>
        <w:div w:id="904683612">
          <w:marLeft w:val="640"/>
          <w:marRight w:val="0"/>
          <w:marTop w:val="0"/>
          <w:marBottom w:val="0"/>
          <w:divBdr>
            <w:top w:val="none" w:sz="0" w:space="0" w:color="auto"/>
            <w:left w:val="none" w:sz="0" w:space="0" w:color="auto"/>
            <w:bottom w:val="none" w:sz="0" w:space="0" w:color="auto"/>
            <w:right w:val="none" w:sz="0" w:space="0" w:color="auto"/>
          </w:divBdr>
        </w:div>
        <w:div w:id="1018234286">
          <w:marLeft w:val="640"/>
          <w:marRight w:val="0"/>
          <w:marTop w:val="0"/>
          <w:marBottom w:val="0"/>
          <w:divBdr>
            <w:top w:val="none" w:sz="0" w:space="0" w:color="auto"/>
            <w:left w:val="none" w:sz="0" w:space="0" w:color="auto"/>
            <w:bottom w:val="none" w:sz="0" w:space="0" w:color="auto"/>
            <w:right w:val="none" w:sz="0" w:space="0" w:color="auto"/>
          </w:divBdr>
        </w:div>
        <w:div w:id="1942640532">
          <w:marLeft w:val="640"/>
          <w:marRight w:val="0"/>
          <w:marTop w:val="0"/>
          <w:marBottom w:val="0"/>
          <w:divBdr>
            <w:top w:val="none" w:sz="0" w:space="0" w:color="auto"/>
            <w:left w:val="none" w:sz="0" w:space="0" w:color="auto"/>
            <w:bottom w:val="none" w:sz="0" w:space="0" w:color="auto"/>
            <w:right w:val="none" w:sz="0" w:space="0" w:color="auto"/>
          </w:divBdr>
        </w:div>
        <w:div w:id="1960988693">
          <w:marLeft w:val="640"/>
          <w:marRight w:val="0"/>
          <w:marTop w:val="0"/>
          <w:marBottom w:val="0"/>
          <w:divBdr>
            <w:top w:val="none" w:sz="0" w:space="0" w:color="auto"/>
            <w:left w:val="none" w:sz="0" w:space="0" w:color="auto"/>
            <w:bottom w:val="none" w:sz="0" w:space="0" w:color="auto"/>
            <w:right w:val="none" w:sz="0" w:space="0" w:color="auto"/>
          </w:divBdr>
        </w:div>
        <w:div w:id="1320039983">
          <w:marLeft w:val="640"/>
          <w:marRight w:val="0"/>
          <w:marTop w:val="0"/>
          <w:marBottom w:val="0"/>
          <w:divBdr>
            <w:top w:val="none" w:sz="0" w:space="0" w:color="auto"/>
            <w:left w:val="none" w:sz="0" w:space="0" w:color="auto"/>
            <w:bottom w:val="none" w:sz="0" w:space="0" w:color="auto"/>
            <w:right w:val="none" w:sz="0" w:space="0" w:color="auto"/>
          </w:divBdr>
        </w:div>
        <w:div w:id="1192108319">
          <w:marLeft w:val="640"/>
          <w:marRight w:val="0"/>
          <w:marTop w:val="0"/>
          <w:marBottom w:val="0"/>
          <w:divBdr>
            <w:top w:val="none" w:sz="0" w:space="0" w:color="auto"/>
            <w:left w:val="none" w:sz="0" w:space="0" w:color="auto"/>
            <w:bottom w:val="none" w:sz="0" w:space="0" w:color="auto"/>
            <w:right w:val="none" w:sz="0" w:space="0" w:color="auto"/>
          </w:divBdr>
        </w:div>
        <w:div w:id="602228872">
          <w:marLeft w:val="640"/>
          <w:marRight w:val="0"/>
          <w:marTop w:val="0"/>
          <w:marBottom w:val="0"/>
          <w:divBdr>
            <w:top w:val="none" w:sz="0" w:space="0" w:color="auto"/>
            <w:left w:val="none" w:sz="0" w:space="0" w:color="auto"/>
            <w:bottom w:val="none" w:sz="0" w:space="0" w:color="auto"/>
            <w:right w:val="none" w:sz="0" w:space="0" w:color="auto"/>
          </w:divBdr>
        </w:div>
        <w:div w:id="924874405">
          <w:marLeft w:val="640"/>
          <w:marRight w:val="0"/>
          <w:marTop w:val="0"/>
          <w:marBottom w:val="0"/>
          <w:divBdr>
            <w:top w:val="none" w:sz="0" w:space="0" w:color="auto"/>
            <w:left w:val="none" w:sz="0" w:space="0" w:color="auto"/>
            <w:bottom w:val="none" w:sz="0" w:space="0" w:color="auto"/>
            <w:right w:val="none" w:sz="0" w:space="0" w:color="auto"/>
          </w:divBdr>
        </w:div>
        <w:div w:id="1105073823">
          <w:marLeft w:val="640"/>
          <w:marRight w:val="0"/>
          <w:marTop w:val="0"/>
          <w:marBottom w:val="0"/>
          <w:divBdr>
            <w:top w:val="none" w:sz="0" w:space="0" w:color="auto"/>
            <w:left w:val="none" w:sz="0" w:space="0" w:color="auto"/>
            <w:bottom w:val="none" w:sz="0" w:space="0" w:color="auto"/>
            <w:right w:val="none" w:sz="0" w:space="0" w:color="auto"/>
          </w:divBdr>
        </w:div>
        <w:div w:id="1733313180">
          <w:marLeft w:val="640"/>
          <w:marRight w:val="0"/>
          <w:marTop w:val="0"/>
          <w:marBottom w:val="0"/>
          <w:divBdr>
            <w:top w:val="none" w:sz="0" w:space="0" w:color="auto"/>
            <w:left w:val="none" w:sz="0" w:space="0" w:color="auto"/>
            <w:bottom w:val="none" w:sz="0" w:space="0" w:color="auto"/>
            <w:right w:val="none" w:sz="0" w:space="0" w:color="auto"/>
          </w:divBdr>
        </w:div>
        <w:div w:id="2028097814">
          <w:marLeft w:val="640"/>
          <w:marRight w:val="0"/>
          <w:marTop w:val="0"/>
          <w:marBottom w:val="0"/>
          <w:divBdr>
            <w:top w:val="none" w:sz="0" w:space="0" w:color="auto"/>
            <w:left w:val="none" w:sz="0" w:space="0" w:color="auto"/>
            <w:bottom w:val="none" w:sz="0" w:space="0" w:color="auto"/>
            <w:right w:val="none" w:sz="0" w:space="0" w:color="auto"/>
          </w:divBdr>
        </w:div>
        <w:div w:id="1590960978">
          <w:marLeft w:val="640"/>
          <w:marRight w:val="0"/>
          <w:marTop w:val="0"/>
          <w:marBottom w:val="0"/>
          <w:divBdr>
            <w:top w:val="none" w:sz="0" w:space="0" w:color="auto"/>
            <w:left w:val="none" w:sz="0" w:space="0" w:color="auto"/>
            <w:bottom w:val="none" w:sz="0" w:space="0" w:color="auto"/>
            <w:right w:val="none" w:sz="0" w:space="0" w:color="auto"/>
          </w:divBdr>
        </w:div>
        <w:div w:id="31812805">
          <w:marLeft w:val="640"/>
          <w:marRight w:val="0"/>
          <w:marTop w:val="0"/>
          <w:marBottom w:val="0"/>
          <w:divBdr>
            <w:top w:val="none" w:sz="0" w:space="0" w:color="auto"/>
            <w:left w:val="none" w:sz="0" w:space="0" w:color="auto"/>
            <w:bottom w:val="none" w:sz="0" w:space="0" w:color="auto"/>
            <w:right w:val="none" w:sz="0" w:space="0" w:color="auto"/>
          </w:divBdr>
        </w:div>
        <w:div w:id="1763213080">
          <w:marLeft w:val="640"/>
          <w:marRight w:val="0"/>
          <w:marTop w:val="0"/>
          <w:marBottom w:val="0"/>
          <w:divBdr>
            <w:top w:val="none" w:sz="0" w:space="0" w:color="auto"/>
            <w:left w:val="none" w:sz="0" w:space="0" w:color="auto"/>
            <w:bottom w:val="none" w:sz="0" w:space="0" w:color="auto"/>
            <w:right w:val="none" w:sz="0" w:space="0" w:color="auto"/>
          </w:divBdr>
        </w:div>
        <w:div w:id="1551914683">
          <w:marLeft w:val="640"/>
          <w:marRight w:val="0"/>
          <w:marTop w:val="0"/>
          <w:marBottom w:val="0"/>
          <w:divBdr>
            <w:top w:val="none" w:sz="0" w:space="0" w:color="auto"/>
            <w:left w:val="none" w:sz="0" w:space="0" w:color="auto"/>
            <w:bottom w:val="none" w:sz="0" w:space="0" w:color="auto"/>
            <w:right w:val="none" w:sz="0" w:space="0" w:color="auto"/>
          </w:divBdr>
        </w:div>
        <w:div w:id="1567761104">
          <w:marLeft w:val="640"/>
          <w:marRight w:val="0"/>
          <w:marTop w:val="0"/>
          <w:marBottom w:val="0"/>
          <w:divBdr>
            <w:top w:val="none" w:sz="0" w:space="0" w:color="auto"/>
            <w:left w:val="none" w:sz="0" w:space="0" w:color="auto"/>
            <w:bottom w:val="none" w:sz="0" w:space="0" w:color="auto"/>
            <w:right w:val="none" w:sz="0" w:space="0" w:color="auto"/>
          </w:divBdr>
        </w:div>
        <w:div w:id="173767451">
          <w:marLeft w:val="640"/>
          <w:marRight w:val="0"/>
          <w:marTop w:val="0"/>
          <w:marBottom w:val="0"/>
          <w:divBdr>
            <w:top w:val="none" w:sz="0" w:space="0" w:color="auto"/>
            <w:left w:val="none" w:sz="0" w:space="0" w:color="auto"/>
            <w:bottom w:val="none" w:sz="0" w:space="0" w:color="auto"/>
            <w:right w:val="none" w:sz="0" w:space="0" w:color="auto"/>
          </w:divBdr>
        </w:div>
        <w:div w:id="1758743248">
          <w:marLeft w:val="640"/>
          <w:marRight w:val="0"/>
          <w:marTop w:val="0"/>
          <w:marBottom w:val="0"/>
          <w:divBdr>
            <w:top w:val="none" w:sz="0" w:space="0" w:color="auto"/>
            <w:left w:val="none" w:sz="0" w:space="0" w:color="auto"/>
            <w:bottom w:val="none" w:sz="0" w:space="0" w:color="auto"/>
            <w:right w:val="none" w:sz="0" w:space="0" w:color="auto"/>
          </w:divBdr>
        </w:div>
        <w:div w:id="515340847">
          <w:marLeft w:val="640"/>
          <w:marRight w:val="0"/>
          <w:marTop w:val="0"/>
          <w:marBottom w:val="0"/>
          <w:divBdr>
            <w:top w:val="none" w:sz="0" w:space="0" w:color="auto"/>
            <w:left w:val="none" w:sz="0" w:space="0" w:color="auto"/>
            <w:bottom w:val="none" w:sz="0" w:space="0" w:color="auto"/>
            <w:right w:val="none" w:sz="0" w:space="0" w:color="auto"/>
          </w:divBdr>
        </w:div>
        <w:div w:id="87192781">
          <w:marLeft w:val="640"/>
          <w:marRight w:val="0"/>
          <w:marTop w:val="0"/>
          <w:marBottom w:val="0"/>
          <w:divBdr>
            <w:top w:val="none" w:sz="0" w:space="0" w:color="auto"/>
            <w:left w:val="none" w:sz="0" w:space="0" w:color="auto"/>
            <w:bottom w:val="none" w:sz="0" w:space="0" w:color="auto"/>
            <w:right w:val="none" w:sz="0" w:space="0" w:color="auto"/>
          </w:divBdr>
        </w:div>
        <w:div w:id="71002646">
          <w:marLeft w:val="640"/>
          <w:marRight w:val="0"/>
          <w:marTop w:val="0"/>
          <w:marBottom w:val="0"/>
          <w:divBdr>
            <w:top w:val="none" w:sz="0" w:space="0" w:color="auto"/>
            <w:left w:val="none" w:sz="0" w:space="0" w:color="auto"/>
            <w:bottom w:val="none" w:sz="0" w:space="0" w:color="auto"/>
            <w:right w:val="none" w:sz="0" w:space="0" w:color="auto"/>
          </w:divBdr>
        </w:div>
        <w:div w:id="1706713371">
          <w:marLeft w:val="640"/>
          <w:marRight w:val="0"/>
          <w:marTop w:val="0"/>
          <w:marBottom w:val="0"/>
          <w:divBdr>
            <w:top w:val="none" w:sz="0" w:space="0" w:color="auto"/>
            <w:left w:val="none" w:sz="0" w:space="0" w:color="auto"/>
            <w:bottom w:val="none" w:sz="0" w:space="0" w:color="auto"/>
            <w:right w:val="none" w:sz="0" w:space="0" w:color="auto"/>
          </w:divBdr>
        </w:div>
        <w:div w:id="1805006148">
          <w:marLeft w:val="640"/>
          <w:marRight w:val="0"/>
          <w:marTop w:val="0"/>
          <w:marBottom w:val="0"/>
          <w:divBdr>
            <w:top w:val="none" w:sz="0" w:space="0" w:color="auto"/>
            <w:left w:val="none" w:sz="0" w:space="0" w:color="auto"/>
            <w:bottom w:val="none" w:sz="0" w:space="0" w:color="auto"/>
            <w:right w:val="none" w:sz="0" w:space="0" w:color="auto"/>
          </w:divBdr>
        </w:div>
        <w:div w:id="250747713">
          <w:marLeft w:val="640"/>
          <w:marRight w:val="0"/>
          <w:marTop w:val="0"/>
          <w:marBottom w:val="0"/>
          <w:divBdr>
            <w:top w:val="none" w:sz="0" w:space="0" w:color="auto"/>
            <w:left w:val="none" w:sz="0" w:space="0" w:color="auto"/>
            <w:bottom w:val="none" w:sz="0" w:space="0" w:color="auto"/>
            <w:right w:val="none" w:sz="0" w:space="0" w:color="auto"/>
          </w:divBdr>
        </w:div>
        <w:div w:id="412435053">
          <w:marLeft w:val="640"/>
          <w:marRight w:val="0"/>
          <w:marTop w:val="0"/>
          <w:marBottom w:val="0"/>
          <w:divBdr>
            <w:top w:val="none" w:sz="0" w:space="0" w:color="auto"/>
            <w:left w:val="none" w:sz="0" w:space="0" w:color="auto"/>
            <w:bottom w:val="none" w:sz="0" w:space="0" w:color="auto"/>
            <w:right w:val="none" w:sz="0" w:space="0" w:color="auto"/>
          </w:divBdr>
        </w:div>
        <w:div w:id="1921064861">
          <w:marLeft w:val="640"/>
          <w:marRight w:val="0"/>
          <w:marTop w:val="0"/>
          <w:marBottom w:val="0"/>
          <w:divBdr>
            <w:top w:val="none" w:sz="0" w:space="0" w:color="auto"/>
            <w:left w:val="none" w:sz="0" w:space="0" w:color="auto"/>
            <w:bottom w:val="none" w:sz="0" w:space="0" w:color="auto"/>
            <w:right w:val="none" w:sz="0" w:space="0" w:color="auto"/>
          </w:divBdr>
        </w:div>
        <w:div w:id="1696223311">
          <w:marLeft w:val="640"/>
          <w:marRight w:val="0"/>
          <w:marTop w:val="0"/>
          <w:marBottom w:val="0"/>
          <w:divBdr>
            <w:top w:val="none" w:sz="0" w:space="0" w:color="auto"/>
            <w:left w:val="none" w:sz="0" w:space="0" w:color="auto"/>
            <w:bottom w:val="none" w:sz="0" w:space="0" w:color="auto"/>
            <w:right w:val="none" w:sz="0" w:space="0" w:color="auto"/>
          </w:divBdr>
        </w:div>
        <w:div w:id="236944852">
          <w:marLeft w:val="640"/>
          <w:marRight w:val="0"/>
          <w:marTop w:val="0"/>
          <w:marBottom w:val="0"/>
          <w:divBdr>
            <w:top w:val="none" w:sz="0" w:space="0" w:color="auto"/>
            <w:left w:val="none" w:sz="0" w:space="0" w:color="auto"/>
            <w:bottom w:val="none" w:sz="0" w:space="0" w:color="auto"/>
            <w:right w:val="none" w:sz="0" w:space="0" w:color="auto"/>
          </w:divBdr>
        </w:div>
        <w:div w:id="1456098441">
          <w:marLeft w:val="640"/>
          <w:marRight w:val="0"/>
          <w:marTop w:val="0"/>
          <w:marBottom w:val="0"/>
          <w:divBdr>
            <w:top w:val="none" w:sz="0" w:space="0" w:color="auto"/>
            <w:left w:val="none" w:sz="0" w:space="0" w:color="auto"/>
            <w:bottom w:val="none" w:sz="0" w:space="0" w:color="auto"/>
            <w:right w:val="none" w:sz="0" w:space="0" w:color="auto"/>
          </w:divBdr>
        </w:div>
        <w:div w:id="807747528">
          <w:marLeft w:val="640"/>
          <w:marRight w:val="0"/>
          <w:marTop w:val="0"/>
          <w:marBottom w:val="0"/>
          <w:divBdr>
            <w:top w:val="none" w:sz="0" w:space="0" w:color="auto"/>
            <w:left w:val="none" w:sz="0" w:space="0" w:color="auto"/>
            <w:bottom w:val="none" w:sz="0" w:space="0" w:color="auto"/>
            <w:right w:val="none" w:sz="0" w:space="0" w:color="auto"/>
          </w:divBdr>
        </w:div>
        <w:div w:id="1955868050">
          <w:marLeft w:val="640"/>
          <w:marRight w:val="0"/>
          <w:marTop w:val="0"/>
          <w:marBottom w:val="0"/>
          <w:divBdr>
            <w:top w:val="none" w:sz="0" w:space="0" w:color="auto"/>
            <w:left w:val="none" w:sz="0" w:space="0" w:color="auto"/>
            <w:bottom w:val="none" w:sz="0" w:space="0" w:color="auto"/>
            <w:right w:val="none" w:sz="0" w:space="0" w:color="auto"/>
          </w:divBdr>
        </w:div>
        <w:div w:id="1261522435">
          <w:marLeft w:val="640"/>
          <w:marRight w:val="0"/>
          <w:marTop w:val="0"/>
          <w:marBottom w:val="0"/>
          <w:divBdr>
            <w:top w:val="none" w:sz="0" w:space="0" w:color="auto"/>
            <w:left w:val="none" w:sz="0" w:space="0" w:color="auto"/>
            <w:bottom w:val="none" w:sz="0" w:space="0" w:color="auto"/>
            <w:right w:val="none" w:sz="0" w:space="0" w:color="auto"/>
          </w:divBdr>
        </w:div>
        <w:div w:id="1691643356">
          <w:marLeft w:val="640"/>
          <w:marRight w:val="0"/>
          <w:marTop w:val="0"/>
          <w:marBottom w:val="0"/>
          <w:divBdr>
            <w:top w:val="none" w:sz="0" w:space="0" w:color="auto"/>
            <w:left w:val="none" w:sz="0" w:space="0" w:color="auto"/>
            <w:bottom w:val="none" w:sz="0" w:space="0" w:color="auto"/>
            <w:right w:val="none" w:sz="0" w:space="0" w:color="auto"/>
          </w:divBdr>
        </w:div>
        <w:div w:id="729693871">
          <w:marLeft w:val="640"/>
          <w:marRight w:val="0"/>
          <w:marTop w:val="0"/>
          <w:marBottom w:val="0"/>
          <w:divBdr>
            <w:top w:val="none" w:sz="0" w:space="0" w:color="auto"/>
            <w:left w:val="none" w:sz="0" w:space="0" w:color="auto"/>
            <w:bottom w:val="none" w:sz="0" w:space="0" w:color="auto"/>
            <w:right w:val="none" w:sz="0" w:space="0" w:color="auto"/>
          </w:divBdr>
        </w:div>
        <w:div w:id="1418865255">
          <w:marLeft w:val="640"/>
          <w:marRight w:val="0"/>
          <w:marTop w:val="0"/>
          <w:marBottom w:val="0"/>
          <w:divBdr>
            <w:top w:val="none" w:sz="0" w:space="0" w:color="auto"/>
            <w:left w:val="none" w:sz="0" w:space="0" w:color="auto"/>
            <w:bottom w:val="none" w:sz="0" w:space="0" w:color="auto"/>
            <w:right w:val="none" w:sz="0" w:space="0" w:color="auto"/>
          </w:divBdr>
        </w:div>
        <w:div w:id="1042826987">
          <w:marLeft w:val="640"/>
          <w:marRight w:val="0"/>
          <w:marTop w:val="0"/>
          <w:marBottom w:val="0"/>
          <w:divBdr>
            <w:top w:val="none" w:sz="0" w:space="0" w:color="auto"/>
            <w:left w:val="none" w:sz="0" w:space="0" w:color="auto"/>
            <w:bottom w:val="none" w:sz="0" w:space="0" w:color="auto"/>
            <w:right w:val="none" w:sz="0" w:space="0" w:color="auto"/>
          </w:divBdr>
        </w:div>
        <w:div w:id="1251308300">
          <w:marLeft w:val="640"/>
          <w:marRight w:val="0"/>
          <w:marTop w:val="0"/>
          <w:marBottom w:val="0"/>
          <w:divBdr>
            <w:top w:val="none" w:sz="0" w:space="0" w:color="auto"/>
            <w:left w:val="none" w:sz="0" w:space="0" w:color="auto"/>
            <w:bottom w:val="none" w:sz="0" w:space="0" w:color="auto"/>
            <w:right w:val="none" w:sz="0" w:space="0" w:color="auto"/>
          </w:divBdr>
        </w:div>
        <w:div w:id="714502320">
          <w:marLeft w:val="640"/>
          <w:marRight w:val="0"/>
          <w:marTop w:val="0"/>
          <w:marBottom w:val="0"/>
          <w:divBdr>
            <w:top w:val="none" w:sz="0" w:space="0" w:color="auto"/>
            <w:left w:val="none" w:sz="0" w:space="0" w:color="auto"/>
            <w:bottom w:val="none" w:sz="0" w:space="0" w:color="auto"/>
            <w:right w:val="none" w:sz="0" w:space="0" w:color="auto"/>
          </w:divBdr>
        </w:div>
        <w:div w:id="789401276">
          <w:marLeft w:val="640"/>
          <w:marRight w:val="0"/>
          <w:marTop w:val="0"/>
          <w:marBottom w:val="0"/>
          <w:divBdr>
            <w:top w:val="none" w:sz="0" w:space="0" w:color="auto"/>
            <w:left w:val="none" w:sz="0" w:space="0" w:color="auto"/>
            <w:bottom w:val="none" w:sz="0" w:space="0" w:color="auto"/>
            <w:right w:val="none" w:sz="0" w:space="0" w:color="auto"/>
          </w:divBdr>
        </w:div>
        <w:div w:id="579561710">
          <w:marLeft w:val="640"/>
          <w:marRight w:val="0"/>
          <w:marTop w:val="0"/>
          <w:marBottom w:val="0"/>
          <w:divBdr>
            <w:top w:val="none" w:sz="0" w:space="0" w:color="auto"/>
            <w:left w:val="none" w:sz="0" w:space="0" w:color="auto"/>
            <w:bottom w:val="none" w:sz="0" w:space="0" w:color="auto"/>
            <w:right w:val="none" w:sz="0" w:space="0" w:color="auto"/>
          </w:divBdr>
        </w:div>
        <w:div w:id="710691253">
          <w:marLeft w:val="640"/>
          <w:marRight w:val="0"/>
          <w:marTop w:val="0"/>
          <w:marBottom w:val="0"/>
          <w:divBdr>
            <w:top w:val="none" w:sz="0" w:space="0" w:color="auto"/>
            <w:left w:val="none" w:sz="0" w:space="0" w:color="auto"/>
            <w:bottom w:val="none" w:sz="0" w:space="0" w:color="auto"/>
            <w:right w:val="none" w:sz="0" w:space="0" w:color="auto"/>
          </w:divBdr>
        </w:div>
        <w:div w:id="1345327645">
          <w:marLeft w:val="640"/>
          <w:marRight w:val="0"/>
          <w:marTop w:val="0"/>
          <w:marBottom w:val="0"/>
          <w:divBdr>
            <w:top w:val="none" w:sz="0" w:space="0" w:color="auto"/>
            <w:left w:val="none" w:sz="0" w:space="0" w:color="auto"/>
            <w:bottom w:val="none" w:sz="0" w:space="0" w:color="auto"/>
            <w:right w:val="none" w:sz="0" w:space="0" w:color="auto"/>
          </w:divBdr>
        </w:div>
        <w:div w:id="2107462626">
          <w:marLeft w:val="640"/>
          <w:marRight w:val="0"/>
          <w:marTop w:val="0"/>
          <w:marBottom w:val="0"/>
          <w:divBdr>
            <w:top w:val="none" w:sz="0" w:space="0" w:color="auto"/>
            <w:left w:val="none" w:sz="0" w:space="0" w:color="auto"/>
            <w:bottom w:val="none" w:sz="0" w:space="0" w:color="auto"/>
            <w:right w:val="none" w:sz="0" w:space="0" w:color="auto"/>
          </w:divBdr>
        </w:div>
        <w:div w:id="945238386">
          <w:marLeft w:val="640"/>
          <w:marRight w:val="0"/>
          <w:marTop w:val="0"/>
          <w:marBottom w:val="0"/>
          <w:divBdr>
            <w:top w:val="none" w:sz="0" w:space="0" w:color="auto"/>
            <w:left w:val="none" w:sz="0" w:space="0" w:color="auto"/>
            <w:bottom w:val="none" w:sz="0" w:space="0" w:color="auto"/>
            <w:right w:val="none" w:sz="0" w:space="0" w:color="auto"/>
          </w:divBdr>
        </w:div>
        <w:div w:id="2024356443">
          <w:marLeft w:val="640"/>
          <w:marRight w:val="0"/>
          <w:marTop w:val="0"/>
          <w:marBottom w:val="0"/>
          <w:divBdr>
            <w:top w:val="none" w:sz="0" w:space="0" w:color="auto"/>
            <w:left w:val="none" w:sz="0" w:space="0" w:color="auto"/>
            <w:bottom w:val="none" w:sz="0" w:space="0" w:color="auto"/>
            <w:right w:val="none" w:sz="0" w:space="0" w:color="auto"/>
          </w:divBdr>
        </w:div>
        <w:div w:id="1345014780">
          <w:marLeft w:val="640"/>
          <w:marRight w:val="0"/>
          <w:marTop w:val="0"/>
          <w:marBottom w:val="0"/>
          <w:divBdr>
            <w:top w:val="none" w:sz="0" w:space="0" w:color="auto"/>
            <w:left w:val="none" w:sz="0" w:space="0" w:color="auto"/>
            <w:bottom w:val="none" w:sz="0" w:space="0" w:color="auto"/>
            <w:right w:val="none" w:sz="0" w:space="0" w:color="auto"/>
          </w:divBdr>
        </w:div>
        <w:div w:id="557277773">
          <w:marLeft w:val="640"/>
          <w:marRight w:val="0"/>
          <w:marTop w:val="0"/>
          <w:marBottom w:val="0"/>
          <w:divBdr>
            <w:top w:val="none" w:sz="0" w:space="0" w:color="auto"/>
            <w:left w:val="none" w:sz="0" w:space="0" w:color="auto"/>
            <w:bottom w:val="none" w:sz="0" w:space="0" w:color="auto"/>
            <w:right w:val="none" w:sz="0" w:space="0" w:color="auto"/>
          </w:divBdr>
        </w:div>
        <w:div w:id="1082529981">
          <w:marLeft w:val="640"/>
          <w:marRight w:val="0"/>
          <w:marTop w:val="0"/>
          <w:marBottom w:val="0"/>
          <w:divBdr>
            <w:top w:val="none" w:sz="0" w:space="0" w:color="auto"/>
            <w:left w:val="none" w:sz="0" w:space="0" w:color="auto"/>
            <w:bottom w:val="none" w:sz="0" w:space="0" w:color="auto"/>
            <w:right w:val="none" w:sz="0" w:space="0" w:color="auto"/>
          </w:divBdr>
        </w:div>
      </w:divsChild>
    </w:div>
    <w:div w:id="624000306">
      <w:bodyDiv w:val="1"/>
      <w:marLeft w:val="0"/>
      <w:marRight w:val="0"/>
      <w:marTop w:val="0"/>
      <w:marBottom w:val="0"/>
      <w:divBdr>
        <w:top w:val="none" w:sz="0" w:space="0" w:color="auto"/>
        <w:left w:val="none" w:sz="0" w:space="0" w:color="auto"/>
        <w:bottom w:val="none" w:sz="0" w:space="0" w:color="auto"/>
        <w:right w:val="none" w:sz="0" w:space="0" w:color="auto"/>
      </w:divBdr>
    </w:div>
    <w:div w:id="624383400">
      <w:bodyDiv w:val="1"/>
      <w:marLeft w:val="0"/>
      <w:marRight w:val="0"/>
      <w:marTop w:val="0"/>
      <w:marBottom w:val="0"/>
      <w:divBdr>
        <w:top w:val="none" w:sz="0" w:space="0" w:color="auto"/>
        <w:left w:val="none" w:sz="0" w:space="0" w:color="auto"/>
        <w:bottom w:val="none" w:sz="0" w:space="0" w:color="auto"/>
        <w:right w:val="none" w:sz="0" w:space="0" w:color="auto"/>
      </w:divBdr>
    </w:div>
    <w:div w:id="625355528">
      <w:bodyDiv w:val="1"/>
      <w:marLeft w:val="0"/>
      <w:marRight w:val="0"/>
      <w:marTop w:val="0"/>
      <w:marBottom w:val="0"/>
      <w:divBdr>
        <w:top w:val="none" w:sz="0" w:space="0" w:color="auto"/>
        <w:left w:val="none" w:sz="0" w:space="0" w:color="auto"/>
        <w:bottom w:val="none" w:sz="0" w:space="0" w:color="auto"/>
        <w:right w:val="none" w:sz="0" w:space="0" w:color="auto"/>
      </w:divBdr>
    </w:div>
    <w:div w:id="625742843">
      <w:bodyDiv w:val="1"/>
      <w:marLeft w:val="0"/>
      <w:marRight w:val="0"/>
      <w:marTop w:val="0"/>
      <w:marBottom w:val="0"/>
      <w:divBdr>
        <w:top w:val="none" w:sz="0" w:space="0" w:color="auto"/>
        <w:left w:val="none" w:sz="0" w:space="0" w:color="auto"/>
        <w:bottom w:val="none" w:sz="0" w:space="0" w:color="auto"/>
        <w:right w:val="none" w:sz="0" w:space="0" w:color="auto"/>
      </w:divBdr>
    </w:div>
    <w:div w:id="626353067">
      <w:bodyDiv w:val="1"/>
      <w:marLeft w:val="0"/>
      <w:marRight w:val="0"/>
      <w:marTop w:val="0"/>
      <w:marBottom w:val="0"/>
      <w:divBdr>
        <w:top w:val="none" w:sz="0" w:space="0" w:color="auto"/>
        <w:left w:val="none" w:sz="0" w:space="0" w:color="auto"/>
        <w:bottom w:val="none" w:sz="0" w:space="0" w:color="auto"/>
        <w:right w:val="none" w:sz="0" w:space="0" w:color="auto"/>
      </w:divBdr>
    </w:div>
    <w:div w:id="626858589">
      <w:bodyDiv w:val="1"/>
      <w:marLeft w:val="0"/>
      <w:marRight w:val="0"/>
      <w:marTop w:val="0"/>
      <w:marBottom w:val="0"/>
      <w:divBdr>
        <w:top w:val="none" w:sz="0" w:space="0" w:color="auto"/>
        <w:left w:val="none" w:sz="0" w:space="0" w:color="auto"/>
        <w:bottom w:val="none" w:sz="0" w:space="0" w:color="auto"/>
        <w:right w:val="none" w:sz="0" w:space="0" w:color="auto"/>
      </w:divBdr>
    </w:div>
    <w:div w:id="630326807">
      <w:bodyDiv w:val="1"/>
      <w:marLeft w:val="0"/>
      <w:marRight w:val="0"/>
      <w:marTop w:val="0"/>
      <w:marBottom w:val="0"/>
      <w:divBdr>
        <w:top w:val="none" w:sz="0" w:space="0" w:color="auto"/>
        <w:left w:val="none" w:sz="0" w:space="0" w:color="auto"/>
        <w:bottom w:val="none" w:sz="0" w:space="0" w:color="auto"/>
        <w:right w:val="none" w:sz="0" w:space="0" w:color="auto"/>
      </w:divBdr>
    </w:div>
    <w:div w:id="631012882">
      <w:bodyDiv w:val="1"/>
      <w:marLeft w:val="0"/>
      <w:marRight w:val="0"/>
      <w:marTop w:val="0"/>
      <w:marBottom w:val="0"/>
      <w:divBdr>
        <w:top w:val="none" w:sz="0" w:space="0" w:color="auto"/>
        <w:left w:val="none" w:sz="0" w:space="0" w:color="auto"/>
        <w:bottom w:val="none" w:sz="0" w:space="0" w:color="auto"/>
        <w:right w:val="none" w:sz="0" w:space="0" w:color="auto"/>
      </w:divBdr>
    </w:div>
    <w:div w:id="631133541">
      <w:bodyDiv w:val="1"/>
      <w:marLeft w:val="0"/>
      <w:marRight w:val="0"/>
      <w:marTop w:val="0"/>
      <w:marBottom w:val="0"/>
      <w:divBdr>
        <w:top w:val="none" w:sz="0" w:space="0" w:color="auto"/>
        <w:left w:val="none" w:sz="0" w:space="0" w:color="auto"/>
        <w:bottom w:val="none" w:sz="0" w:space="0" w:color="auto"/>
        <w:right w:val="none" w:sz="0" w:space="0" w:color="auto"/>
      </w:divBdr>
    </w:div>
    <w:div w:id="631323815">
      <w:bodyDiv w:val="1"/>
      <w:marLeft w:val="0"/>
      <w:marRight w:val="0"/>
      <w:marTop w:val="0"/>
      <w:marBottom w:val="0"/>
      <w:divBdr>
        <w:top w:val="none" w:sz="0" w:space="0" w:color="auto"/>
        <w:left w:val="none" w:sz="0" w:space="0" w:color="auto"/>
        <w:bottom w:val="none" w:sz="0" w:space="0" w:color="auto"/>
        <w:right w:val="none" w:sz="0" w:space="0" w:color="auto"/>
      </w:divBdr>
    </w:div>
    <w:div w:id="631667688">
      <w:bodyDiv w:val="1"/>
      <w:marLeft w:val="0"/>
      <w:marRight w:val="0"/>
      <w:marTop w:val="0"/>
      <w:marBottom w:val="0"/>
      <w:divBdr>
        <w:top w:val="none" w:sz="0" w:space="0" w:color="auto"/>
        <w:left w:val="none" w:sz="0" w:space="0" w:color="auto"/>
        <w:bottom w:val="none" w:sz="0" w:space="0" w:color="auto"/>
        <w:right w:val="none" w:sz="0" w:space="0" w:color="auto"/>
      </w:divBdr>
    </w:div>
    <w:div w:id="632174044">
      <w:bodyDiv w:val="1"/>
      <w:marLeft w:val="0"/>
      <w:marRight w:val="0"/>
      <w:marTop w:val="0"/>
      <w:marBottom w:val="0"/>
      <w:divBdr>
        <w:top w:val="none" w:sz="0" w:space="0" w:color="auto"/>
        <w:left w:val="none" w:sz="0" w:space="0" w:color="auto"/>
        <w:bottom w:val="none" w:sz="0" w:space="0" w:color="auto"/>
        <w:right w:val="none" w:sz="0" w:space="0" w:color="auto"/>
      </w:divBdr>
    </w:div>
    <w:div w:id="632564001">
      <w:bodyDiv w:val="1"/>
      <w:marLeft w:val="0"/>
      <w:marRight w:val="0"/>
      <w:marTop w:val="0"/>
      <w:marBottom w:val="0"/>
      <w:divBdr>
        <w:top w:val="none" w:sz="0" w:space="0" w:color="auto"/>
        <w:left w:val="none" w:sz="0" w:space="0" w:color="auto"/>
        <w:bottom w:val="none" w:sz="0" w:space="0" w:color="auto"/>
        <w:right w:val="none" w:sz="0" w:space="0" w:color="auto"/>
      </w:divBdr>
    </w:div>
    <w:div w:id="632712374">
      <w:bodyDiv w:val="1"/>
      <w:marLeft w:val="0"/>
      <w:marRight w:val="0"/>
      <w:marTop w:val="0"/>
      <w:marBottom w:val="0"/>
      <w:divBdr>
        <w:top w:val="none" w:sz="0" w:space="0" w:color="auto"/>
        <w:left w:val="none" w:sz="0" w:space="0" w:color="auto"/>
        <w:bottom w:val="none" w:sz="0" w:space="0" w:color="auto"/>
        <w:right w:val="none" w:sz="0" w:space="0" w:color="auto"/>
      </w:divBdr>
    </w:div>
    <w:div w:id="632833887">
      <w:bodyDiv w:val="1"/>
      <w:marLeft w:val="0"/>
      <w:marRight w:val="0"/>
      <w:marTop w:val="0"/>
      <w:marBottom w:val="0"/>
      <w:divBdr>
        <w:top w:val="none" w:sz="0" w:space="0" w:color="auto"/>
        <w:left w:val="none" w:sz="0" w:space="0" w:color="auto"/>
        <w:bottom w:val="none" w:sz="0" w:space="0" w:color="auto"/>
        <w:right w:val="none" w:sz="0" w:space="0" w:color="auto"/>
      </w:divBdr>
    </w:div>
    <w:div w:id="633145191">
      <w:bodyDiv w:val="1"/>
      <w:marLeft w:val="0"/>
      <w:marRight w:val="0"/>
      <w:marTop w:val="0"/>
      <w:marBottom w:val="0"/>
      <w:divBdr>
        <w:top w:val="none" w:sz="0" w:space="0" w:color="auto"/>
        <w:left w:val="none" w:sz="0" w:space="0" w:color="auto"/>
        <w:bottom w:val="none" w:sz="0" w:space="0" w:color="auto"/>
        <w:right w:val="none" w:sz="0" w:space="0" w:color="auto"/>
      </w:divBdr>
    </w:div>
    <w:div w:id="633370101">
      <w:bodyDiv w:val="1"/>
      <w:marLeft w:val="0"/>
      <w:marRight w:val="0"/>
      <w:marTop w:val="0"/>
      <w:marBottom w:val="0"/>
      <w:divBdr>
        <w:top w:val="none" w:sz="0" w:space="0" w:color="auto"/>
        <w:left w:val="none" w:sz="0" w:space="0" w:color="auto"/>
        <w:bottom w:val="none" w:sz="0" w:space="0" w:color="auto"/>
        <w:right w:val="none" w:sz="0" w:space="0" w:color="auto"/>
      </w:divBdr>
    </w:div>
    <w:div w:id="634214364">
      <w:bodyDiv w:val="1"/>
      <w:marLeft w:val="0"/>
      <w:marRight w:val="0"/>
      <w:marTop w:val="0"/>
      <w:marBottom w:val="0"/>
      <w:divBdr>
        <w:top w:val="none" w:sz="0" w:space="0" w:color="auto"/>
        <w:left w:val="none" w:sz="0" w:space="0" w:color="auto"/>
        <w:bottom w:val="none" w:sz="0" w:space="0" w:color="auto"/>
        <w:right w:val="none" w:sz="0" w:space="0" w:color="auto"/>
      </w:divBdr>
    </w:div>
    <w:div w:id="634410513">
      <w:bodyDiv w:val="1"/>
      <w:marLeft w:val="0"/>
      <w:marRight w:val="0"/>
      <w:marTop w:val="0"/>
      <w:marBottom w:val="0"/>
      <w:divBdr>
        <w:top w:val="none" w:sz="0" w:space="0" w:color="auto"/>
        <w:left w:val="none" w:sz="0" w:space="0" w:color="auto"/>
        <w:bottom w:val="none" w:sz="0" w:space="0" w:color="auto"/>
        <w:right w:val="none" w:sz="0" w:space="0" w:color="auto"/>
      </w:divBdr>
    </w:div>
    <w:div w:id="634531859">
      <w:bodyDiv w:val="1"/>
      <w:marLeft w:val="0"/>
      <w:marRight w:val="0"/>
      <w:marTop w:val="0"/>
      <w:marBottom w:val="0"/>
      <w:divBdr>
        <w:top w:val="none" w:sz="0" w:space="0" w:color="auto"/>
        <w:left w:val="none" w:sz="0" w:space="0" w:color="auto"/>
        <w:bottom w:val="none" w:sz="0" w:space="0" w:color="auto"/>
        <w:right w:val="none" w:sz="0" w:space="0" w:color="auto"/>
      </w:divBdr>
    </w:div>
    <w:div w:id="635070140">
      <w:bodyDiv w:val="1"/>
      <w:marLeft w:val="0"/>
      <w:marRight w:val="0"/>
      <w:marTop w:val="0"/>
      <w:marBottom w:val="0"/>
      <w:divBdr>
        <w:top w:val="none" w:sz="0" w:space="0" w:color="auto"/>
        <w:left w:val="none" w:sz="0" w:space="0" w:color="auto"/>
        <w:bottom w:val="none" w:sz="0" w:space="0" w:color="auto"/>
        <w:right w:val="none" w:sz="0" w:space="0" w:color="auto"/>
      </w:divBdr>
    </w:div>
    <w:div w:id="635527343">
      <w:bodyDiv w:val="1"/>
      <w:marLeft w:val="0"/>
      <w:marRight w:val="0"/>
      <w:marTop w:val="0"/>
      <w:marBottom w:val="0"/>
      <w:divBdr>
        <w:top w:val="none" w:sz="0" w:space="0" w:color="auto"/>
        <w:left w:val="none" w:sz="0" w:space="0" w:color="auto"/>
        <w:bottom w:val="none" w:sz="0" w:space="0" w:color="auto"/>
        <w:right w:val="none" w:sz="0" w:space="0" w:color="auto"/>
      </w:divBdr>
    </w:div>
    <w:div w:id="635794052">
      <w:bodyDiv w:val="1"/>
      <w:marLeft w:val="0"/>
      <w:marRight w:val="0"/>
      <w:marTop w:val="0"/>
      <w:marBottom w:val="0"/>
      <w:divBdr>
        <w:top w:val="none" w:sz="0" w:space="0" w:color="auto"/>
        <w:left w:val="none" w:sz="0" w:space="0" w:color="auto"/>
        <w:bottom w:val="none" w:sz="0" w:space="0" w:color="auto"/>
        <w:right w:val="none" w:sz="0" w:space="0" w:color="auto"/>
      </w:divBdr>
    </w:div>
    <w:div w:id="636028230">
      <w:bodyDiv w:val="1"/>
      <w:marLeft w:val="0"/>
      <w:marRight w:val="0"/>
      <w:marTop w:val="0"/>
      <w:marBottom w:val="0"/>
      <w:divBdr>
        <w:top w:val="none" w:sz="0" w:space="0" w:color="auto"/>
        <w:left w:val="none" w:sz="0" w:space="0" w:color="auto"/>
        <w:bottom w:val="none" w:sz="0" w:space="0" w:color="auto"/>
        <w:right w:val="none" w:sz="0" w:space="0" w:color="auto"/>
      </w:divBdr>
    </w:div>
    <w:div w:id="636029968">
      <w:bodyDiv w:val="1"/>
      <w:marLeft w:val="0"/>
      <w:marRight w:val="0"/>
      <w:marTop w:val="0"/>
      <w:marBottom w:val="0"/>
      <w:divBdr>
        <w:top w:val="none" w:sz="0" w:space="0" w:color="auto"/>
        <w:left w:val="none" w:sz="0" w:space="0" w:color="auto"/>
        <w:bottom w:val="none" w:sz="0" w:space="0" w:color="auto"/>
        <w:right w:val="none" w:sz="0" w:space="0" w:color="auto"/>
      </w:divBdr>
    </w:div>
    <w:div w:id="636645716">
      <w:bodyDiv w:val="1"/>
      <w:marLeft w:val="0"/>
      <w:marRight w:val="0"/>
      <w:marTop w:val="0"/>
      <w:marBottom w:val="0"/>
      <w:divBdr>
        <w:top w:val="none" w:sz="0" w:space="0" w:color="auto"/>
        <w:left w:val="none" w:sz="0" w:space="0" w:color="auto"/>
        <w:bottom w:val="none" w:sz="0" w:space="0" w:color="auto"/>
        <w:right w:val="none" w:sz="0" w:space="0" w:color="auto"/>
      </w:divBdr>
    </w:div>
    <w:div w:id="637105819">
      <w:bodyDiv w:val="1"/>
      <w:marLeft w:val="0"/>
      <w:marRight w:val="0"/>
      <w:marTop w:val="0"/>
      <w:marBottom w:val="0"/>
      <w:divBdr>
        <w:top w:val="none" w:sz="0" w:space="0" w:color="auto"/>
        <w:left w:val="none" w:sz="0" w:space="0" w:color="auto"/>
        <w:bottom w:val="none" w:sz="0" w:space="0" w:color="auto"/>
        <w:right w:val="none" w:sz="0" w:space="0" w:color="auto"/>
      </w:divBdr>
      <w:divsChild>
        <w:div w:id="979724636">
          <w:marLeft w:val="480"/>
          <w:marRight w:val="0"/>
          <w:marTop w:val="0"/>
          <w:marBottom w:val="0"/>
          <w:divBdr>
            <w:top w:val="none" w:sz="0" w:space="0" w:color="auto"/>
            <w:left w:val="none" w:sz="0" w:space="0" w:color="auto"/>
            <w:bottom w:val="none" w:sz="0" w:space="0" w:color="auto"/>
            <w:right w:val="none" w:sz="0" w:space="0" w:color="auto"/>
          </w:divBdr>
        </w:div>
        <w:div w:id="662004760">
          <w:marLeft w:val="480"/>
          <w:marRight w:val="0"/>
          <w:marTop w:val="0"/>
          <w:marBottom w:val="0"/>
          <w:divBdr>
            <w:top w:val="none" w:sz="0" w:space="0" w:color="auto"/>
            <w:left w:val="none" w:sz="0" w:space="0" w:color="auto"/>
            <w:bottom w:val="none" w:sz="0" w:space="0" w:color="auto"/>
            <w:right w:val="none" w:sz="0" w:space="0" w:color="auto"/>
          </w:divBdr>
        </w:div>
        <w:div w:id="390157901">
          <w:marLeft w:val="480"/>
          <w:marRight w:val="0"/>
          <w:marTop w:val="0"/>
          <w:marBottom w:val="0"/>
          <w:divBdr>
            <w:top w:val="none" w:sz="0" w:space="0" w:color="auto"/>
            <w:left w:val="none" w:sz="0" w:space="0" w:color="auto"/>
            <w:bottom w:val="none" w:sz="0" w:space="0" w:color="auto"/>
            <w:right w:val="none" w:sz="0" w:space="0" w:color="auto"/>
          </w:divBdr>
        </w:div>
        <w:div w:id="1956712762">
          <w:marLeft w:val="480"/>
          <w:marRight w:val="0"/>
          <w:marTop w:val="0"/>
          <w:marBottom w:val="0"/>
          <w:divBdr>
            <w:top w:val="none" w:sz="0" w:space="0" w:color="auto"/>
            <w:left w:val="none" w:sz="0" w:space="0" w:color="auto"/>
            <w:bottom w:val="none" w:sz="0" w:space="0" w:color="auto"/>
            <w:right w:val="none" w:sz="0" w:space="0" w:color="auto"/>
          </w:divBdr>
        </w:div>
        <w:div w:id="1592228871">
          <w:marLeft w:val="480"/>
          <w:marRight w:val="0"/>
          <w:marTop w:val="0"/>
          <w:marBottom w:val="0"/>
          <w:divBdr>
            <w:top w:val="none" w:sz="0" w:space="0" w:color="auto"/>
            <w:left w:val="none" w:sz="0" w:space="0" w:color="auto"/>
            <w:bottom w:val="none" w:sz="0" w:space="0" w:color="auto"/>
            <w:right w:val="none" w:sz="0" w:space="0" w:color="auto"/>
          </w:divBdr>
        </w:div>
        <w:div w:id="1307081188">
          <w:marLeft w:val="480"/>
          <w:marRight w:val="0"/>
          <w:marTop w:val="0"/>
          <w:marBottom w:val="0"/>
          <w:divBdr>
            <w:top w:val="none" w:sz="0" w:space="0" w:color="auto"/>
            <w:left w:val="none" w:sz="0" w:space="0" w:color="auto"/>
            <w:bottom w:val="none" w:sz="0" w:space="0" w:color="auto"/>
            <w:right w:val="none" w:sz="0" w:space="0" w:color="auto"/>
          </w:divBdr>
        </w:div>
        <w:div w:id="1019239644">
          <w:marLeft w:val="480"/>
          <w:marRight w:val="0"/>
          <w:marTop w:val="0"/>
          <w:marBottom w:val="0"/>
          <w:divBdr>
            <w:top w:val="none" w:sz="0" w:space="0" w:color="auto"/>
            <w:left w:val="none" w:sz="0" w:space="0" w:color="auto"/>
            <w:bottom w:val="none" w:sz="0" w:space="0" w:color="auto"/>
            <w:right w:val="none" w:sz="0" w:space="0" w:color="auto"/>
          </w:divBdr>
        </w:div>
        <w:div w:id="30375869">
          <w:marLeft w:val="480"/>
          <w:marRight w:val="0"/>
          <w:marTop w:val="0"/>
          <w:marBottom w:val="0"/>
          <w:divBdr>
            <w:top w:val="none" w:sz="0" w:space="0" w:color="auto"/>
            <w:left w:val="none" w:sz="0" w:space="0" w:color="auto"/>
            <w:bottom w:val="none" w:sz="0" w:space="0" w:color="auto"/>
            <w:right w:val="none" w:sz="0" w:space="0" w:color="auto"/>
          </w:divBdr>
        </w:div>
        <w:div w:id="636448281">
          <w:marLeft w:val="480"/>
          <w:marRight w:val="0"/>
          <w:marTop w:val="0"/>
          <w:marBottom w:val="0"/>
          <w:divBdr>
            <w:top w:val="none" w:sz="0" w:space="0" w:color="auto"/>
            <w:left w:val="none" w:sz="0" w:space="0" w:color="auto"/>
            <w:bottom w:val="none" w:sz="0" w:space="0" w:color="auto"/>
            <w:right w:val="none" w:sz="0" w:space="0" w:color="auto"/>
          </w:divBdr>
        </w:div>
        <w:div w:id="1647202044">
          <w:marLeft w:val="480"/>
          <w:marRight w:val="0"/>
          <w:marTop w:val="0"/>
          <w:marBottom w:val="0"/>
          <w:divBdr>
            <w:top w:val="none" w:sz="0" w:space="0" w:color="auto"/>
            <w:left w:val="none" w:sz="0" w:space="0" w:color="auto"/>
            <w:bottom w:val="none" w:sz="0" w:space="0" w:color="auto"/>
            <w:right w:val="none" w:sz="0" w:space="0" w:color="auto"/>
          </w:divBdr>
        </w:div>
        <w:div w:id="1040469452">
          <w:marLeft w:val="480"/>
          <w:marRight w:val="0"/>
          <w:marTop w:val="0"/>
          <w:marBottom w:val="0"/>
          <w:divBdr>
            <w:top w:val="none" w:sz="0" w:space="0" w:color="auto"/>
            <w:left w:val="none" w:sz="0" w:space="0" w:color="auto"/>
            <w:bottom w:val="none" w:sz="0" w:space="0" w:color="auto"/>
            <w:right w:val="none" w:sz="0" w:space="0" w:color="auto"/>
          </w:divBdr>
        </w:div>
      </w:divsChild>
    </w:div>
    <w:div w:id="637107816">
      <w:bodyDiv w:val="1"/>
      <w:marLeft w:val="0"/>
      <w:marRight w:val="0"/>
      <w:marTop w:val="0"/>
      <w:marBottom w:val="0"/>
      <w:divBdr>
        <w:top w:val="none" w:sz="0" w:space="0" w:color="auto"/>
        <w:left w:val="none" w:sz="0" w:space="0" w:color="auto"/>
        <w:bottom w:val="none" w:sz="0" w:space="0" w:color="auto"/>
        <w:right w:val="none" w:sz="0" w:space="0" w:color="auto"/>
      </w:divBdr>
    </w:div>
    <w:div w:id="637490942">
      <w:bodyDiv w:val="1"/>
      <w:marLeft w:val="0"/>
      <w:marRight w:val="0"/>
      <w:marTop w:val="0"/>
      <w:marBottom w:val="0"/>
      <w:divBdr>
        <w:top w:val="none" w:sz="0" w:space="0" w:color="auto"/>
        <w:left w:val="none" w:sz="0" w:space="0" w:color="auto"/>
        <w:bottom w:val="none" w:sz="0" w:space="0" w:color="auto"/>
        <w:right w:val="none" w:sz="0" w:space="0" w:color="auto"/>
      </w:divBdr>
      <w:divsChild>
        <w:div w:id="1461922287">
          <w:marLeft w:val="480"/>
          <w:marRight w:val="0"/>
          <w:marTop w:val="0"/>
          <w:marBottom w:val="0"/>
          <w:divBdr>
            <w:top w:val="none" w:sz="0" w:space="0" w:color="auto"/>
            <w:left w:val="none" w:sz="0" w:space="0" w:color="auto"/>
            <w:bottom w:val="none" w:sz="0" w:space="0" w:color="auto"/>
            <w:right w:val="none" w:sz="0" w:space="0" w:color="auto"/>
          </w:divBdr>
        </w:div>
        <w:div w:id="1306006324">
          <w:marLeft w:val="480"/>
          <w:marRight w:val="0"/>
          <w:marTop w:val="0"/>
          <w:marBottom w:val="0"/>
          <w:divBdr>
            <w:top w:val="none" w:sz="0" w:space="0" w:color="auto"/>
            <w:left w:val="none" w:sz="0" w:space="0" w:color="auto"/>
            <w:bottom w:val="none" w:sz="0" w:space="0" w:color="auto"/>
            <w:right w:val="none" w:sz="0" w:space="0" w:color="auto"/>
          </w:divBdr>
        </w:div>
        <w:div w:id="817725047">
          <w:marLeft w:val="480"/>
          <w:marRight w:val="0"/>
          <w:marTop w:val="0"/>
          <w:marBottom w:val="0"/>
          <w:divBdr>
            <w:top w:val="none" w:sz="0" w:space="0" w:color="auto"/>
            <w:left w:val="none" w:sz="0" w:space="0" w:color="auto"/>
            <w:bottom w:val="none" w:sz="0" w:space="0" w:color="auto"/>
            <w:right w:val="none" w:sz="0" w:space="0" w:color="auto"/>
          </w:divBdr>
        </w:div>
        <w:div w:id="1120102645">
          <w:marLeft w:val="480"/>
          <w:marRight w:val="0"/>
          <w:marTop w:val="0"/>
          <w:marBottom w:val="0"/>
          <w:divBdr>
            <w:top w:val="none" w:sz="0" w:space="0" w:color="auto"/>
            <w:left w:val="none" w:sz="0" w:space="0" w:color="auto"/>
            <w:bottom w:val="none" w:sz="0" w:space="0" w:color="auto"/>
            <w:right w:val="none" w:sz="0" w:space="0" w:color="auto"/>
          </w:divBdr>
        </w:div>
        <w:div w:id="495267967">
          <w:marLeft w:val="480"/>
          <w:marRight w:val="0"/>
          <w:marTop w:val="0"/>
          <w:marBottom w:val="0"/>
          <w:divBdr>
            <w:top w:val="none" w:sz="0" w:space="0" w:color="auto"/>
            <w:left w:val="none" w:sz="0" w:space="0" w:color="auto"/>
            <w:bottom w:val="none" w:sz="0" w:space="0" w:color="auto"/>
            <w:right w:val="none" w:sz="0" w:space="0" w:color="auto"/>
          </w:divBdr>
        </w:div>
        <w:div w:id="112477499">
          <w:marLeft w:val="480"/>
          <w:marRight w:val="0"/>
          <w:marTop w:val="0"/>
          <w:marBottom w:val="0"/>
          <w:divBdr>
            <w:top w:val="none" w:sz="0" w:space="0" w:color="auto"/>
            <w:left w:val="none" w:sz="0" w:space="0" w:color="auto"/>
            <w:bottom w:val="none" w:sz="0" w:space="0" w:color="auto"/>
            <w:right w:val="none" w:sz="0" w:space="0" w:color="auto"/>
          </w:divBdr>
        </w:div>
        <w:div w:id="2137291536">
          <w:marLeft w:val="480"/>
          <w:marRight w:val="0"/>
          <w:marTop w:val="0"/>
          <w:marBottom w:val="0"/>
          <w:divBdr>
            <w:top w:val="none" w:sz="0" w:space="0" w:color="auto"/>
            <w:left w:val="none" w:sz="0" w:space="0" w:color="auto"/>
            <w:bottom w:val="none" w:sz="0" w:space="0" w:color="auto"/>
            <w:right w:val="none" w:sz="0" w:space="0" w:color="auto"/>
          </w:divBdr>
        </w:div>
        <w:div w:id="1073743469">
          <w:marLeft w:val="480"/>
          <w:marRight w:val="0"/>
          <w:marTop w:val="0"/>
          <w:marBottom w:val="0"/>
          <w:divBdr>
            <w:top w:val="none" w:sz="0" w:space="0" w:color="auto"/>
            <w:left w:val="none" w:sz="0" w:space="0" w:color="auto"/>
            <w:bottom w:val="none" w:sz="0" w:space="0" w:color="auto"/>
            <w:right w:val="none" w:sz="0" w:space="0" w:color="auto"/>
          </w:divBdr>
        </w:div>
        <w:div w:id="2066372791">
          <w:marLeft w:val="480"/>
          <w:marRight w:val="0"/>
          <w:marTop w:val="0"/>
          <w:marBottom w:val="0"/>
          <w:divBdr>
            <w:top w:val="none" w:sz="0" w:space="0" w:color="auto"/>
            <w:left w:val="none" w:sz="0" w:space="0" w:color="auto"/>
            <w:bottom w:val="none" w:sz="0" w:space="0" w:color="auto"/>
            <w:right w:val="none" w:sz="0" w:space="0" w:color="auto"/>
          </w:divBdr>
        </w:div>
        <w:div w:id="86538093">
          <w:marLeft w:val="480"/>
          <w:marRight w:val="0"/>
          <w:marTop w:val="0"/>
          <w:marBottom w:val="0"/>
          <w:divBdr>
            <w:top w:val="none" w:sz="0" w:space="0" w:color="auto"/>
            <w:left w:val="none" w:sz="0" w:space="0" w:color="auto"/>
            <w:bottom w:val="none" w:sz="0" w:space="0" w:color="auto"/>
            <w:right w:val="none" w:sz="0" w:space="0" w:color="auto"/>
          </w:divBdr>
        </w:div>
        <w:div w:id="1280409278">
          <w:marLeft w:val="480"/>
          <w:marRight w:val="0"/>
          <w:marTop w:val="0"/>
          <w:marBottom w:val="0"/>
          <w:divBdr>
            <w:top w:val="none" w:sz="0" w:space="0" w:color="auto"/>
            <w:left w:val="none" w:sz="0" w:space="0" w:color="auto"/>
            <w:bottom w:val="none" w:sz="0" w:space="0" w:color="auto"/>
            <w:right w:val="none" w:sz="0" w:space="0" w:color="auto"/>
          </w:divBdr>
        </w:div>
        <w:div w:id="1821801792">
          <w:marLeft w:val="480"/>
          <w:marRight w:val="0"/>
          <w:marTop w:val="0"/>
          <w:marBottom w:val="0"/>
          <w:divBdr>
            <w:top w:val="none" w:sz="0" w:space="0" w:color="auto"/>
            <w:left w:val="none" w:sz="0" w:space="0" w:color="auto"/>
            <w:bottom w:val="none" w:sz="0" w:space="0" w:color="auto"/>
            <w:right w:val="none" w:sz="0" w:space="0" w:color="auto"/>
          </w:divBdr>
        </w:div>
        <w:div w:id="638343819">
          <w:marLeft w:val="480"/>
          <w:marRight w:val="0"/>
          <w:marTop w:val="0"/>
          <w:marBottom w:val="0"/>
          <w:divBdr>
            <w:top w:val="none" w:sz="0" w:space="0" w:color="auto"/>
            <w:left w:val="none" w:sz="0" w:space="0" w:color="auto"/>
            <w:bottom w:val="none" w:sz="0" w:space="0" w:color="auto"/>
            <w:right w:val="none" w:sz="0" w:space="0" w:color="auto"/>
          </w:divBdr>
        </w:div>
        <w:div w:id="710422466">
          <w:marLeft w:val="480"/>
          <w:marRight w:val="0"/>
          <w:marTop w:val="0"/>
          <w:marBottom w:val="0"/>
          <w:divBdr>
            <w:top w:val="none" w:sz="0" w:space="0" w:color="auto"/>
            <w:left w:val="none" w:sz="0" w:space="0" w:color="auto"/>
            <w:bottom w:val="none" w:sz="0" w:space="0" w:color="auto"/>
            <w:right w:val="none" w:sz="0" w:space="0" w:color="auto"/>
          </w:divBdr>
        </w:div>
        <w:div w:id="911113816">
          <w:marLeft w:val="480"/>
          <w:marRight w:val="0"/>
          <w:marTop w:val="0"/>
          <w:marBottom w:val="0"/>
          <w:divBdr>
            <w:top w:val="none" w:sz="0" w:space="0" w:color="auto"/>
            <w:left w:val="none" w:sz="0" w:space="0" w:color="auto"/>
            <w:bottom w:val="none" w:sz="0" w:space="0" w:color="auto"/>
            <w:right w:val="none" w:sz="0" w:space="0" w:color="auto"/>
          </w:divBdr>
        </w:div>
        <w:div w:id="912810164">
          <w:marLeft w:val="480"/>
          <w:marRight w:val="0"/>
          <w:marTop w:val="0"/>
          <w:marBottom w:val="0"/>
          <w:divBdr>
            <w:top w:val="none" w:sz="0" w:space="0" w:color="auto"/>
            <w:left w:val="none" w:sz="0" w:space="0" w:color="auto"/>
            <w:bottom w:val="none" w:sz="0" w:space="0" w:color="auto"/>
            <w:right w:val="none" w:sz="0" w:space="0" w:color="auto"/>
          </w:divBdr>
        </w:div>
        <w:div w:id="84884544">
          <w:marLeft w:val="480"/>
          <w:marRight w:val="0"/>
          <w:marTop w:val="0"/>
          <w:marBottom w:val="0"/>
          <w:divBdr>
            <w:top w:val="none" w:sz="0" w:space="0" w:color="auto"/>
            <w:left w:val="none" w:sz="0" w:space="0" w:color="auto"/>
            <w:bottom w:val="none" w:sz="0" w:space="0" w:color="auto"/>
            <w:right w:val="none" w:sz="0" w:space="0" w:color="auto"/>
          </w:divBdr>
        </w:div>
        <w:div w:id="36005164">
          <w:marLeft w:val="480"/>
          <w:marRight w:val="0"/>
          <w:marTop w:val="0"/>
          <w:marBottom w:val="0"/>
          <w:divBdr>
            <w:top w:val="none" w:sz="0" w:space="0" w:color="auto"/>
            <w:left w:val="none" w:sz="0" w:space="0" w:color="auto"/>
            <w:bottom w:val="none" w:sz="0" w:space="0" w:color="auto"/>
            <w:right w:val="none" w:sz="0" w:space="0" w:color="auto"/>
          </w:divBdr>
        </w:div>
        <w:div w:id="1934319588">
          <w:marLeft w:val="480"/>
          <w:marRight w:val="0"/>
          <w:marTop w:val="0"/>
          <w:marBottom w:val="0"/>
          <w:divBdr>
            <w:top w:val="none" w:sz="0" w:space="0" w:color="auto"/>
            <w:left w:val="none" w:sz="0" w:space="0" w:color="auto"/>
            <w:bottom w:val="none" w:sz="0" w:space="0" w:color="auto"/>
            <w:right w:val="none" w:sz="0" w:space="0" w:color="auto"/>
          </w:divBdr>
        </w:div>
        <w:div w:id="1341006635">
          <w:marLeft w:val="480"/>
          <w:marRight w:val="0"/>
          <w:marTop w:val="0"/>
          <w:marBottom w:val="0"/>
          <w:divBdr>
            <w:top w:val="none" w:sz="0" w:space="0" w:color="auto"/>
            <w:left w:val="none" w:sz="0" w:space="0" w:color="auto"/>
            <w:bottom w:val="none" w:sz="0" w:space="0" w:color="auto"/>
            <w:right w:val="none" w:sz="0" w:space="0" w:color="auto"/>
          </w:divBdr>
        </w:div>
        <w:div w:id="1310475705">
          <w:marLeft w:val="480"/>
          <w:marRight w:val="0"/>
          <w:marTop w:val="0"/>
          <w:marBottom w:val="0"/>
          <w:divBdr>
            <w:top w:val="none" w:sz="0" w:space="0" w:color="auto"/>
            <w:left w:val="none" w:sz="0" w:space="0" w:color="auto"/>
            <w:bottom w:val="none" w:sz="0" w:space="0" w:color="auto"/>
            <w:right w:val="none" w:sz="0" w:space="0" w:color="auto"/>
          </w:divBdr>
        </w:div>
        <w:div w:id="1667394339">
          <w:marLeft w:val="480"/>
          <w:marRight w:val="0"/>
          <w:marTop w:val="0"/>
          <w:marBottom w:val="0"/>
          <w:divBdr>
            <w:top w:val="none" w:sz="0" w:space="0" w:color="auto"/>
            <w:left w:val="none" w:sz="0" w:space="0" w:color="auto"/>
            <w:bottom w:val="none" w:sz="0" w:space="0" w:color="auto"/>
            <w:right w:val="none" w:sz="0" w:space="0" w:color="auto"/>
          </w:divBdr>
        </w:div>
        <w:div w:id="1418331028">
          <w:marLeft w:val="480"/>
          <w:marRight w:val="0"/>
          <w:marTop w:val="0"/>
          <w:marBottom w:val="0"/>
          <w:divBdr>
            <w:top w:val="none" w:sz="0" w:space="0" w:color="auto"/>
            <w:left w:val="none" w:sz="0" w:space="0" w:color="auto"/>
            <w:bottom w:val="none" w:sz="0" w:space="0" w:color="auto"/>
            <w:right w:val="none" w:sz="0" w:space="0" w:color="auto"/>
          </w:divBdr>
        </w:div>
        <w:div w:id="1343095045">
          <w:marLeft w:val="480"/>
          <w:marRight w:val="0"/>
          <w:marTop w:val="0"/>
          <w:marBottom w:val="0"/>
          <w:divBdr>
            <w:top w:val="none" w:sz="0" w:space="0" w:color="auto"/>
            <w:left w:val="none" w:sz="0" w:space="0" w:color="auto"/>
            <w:bottom w:val="none" w:sz="0" w:space="0" w:color="auto"/>
            <w:right w:val="none" w:sz="0" w:space="0" w:color="auto"/>
          </w:divBdr>
        </w:div>
        <w:div w:id="705519110">
          <w:marLeft w:val="480"/>
          <w:marRight w:val="0"/>
          <w:marTop w:val="0"/>
          <w:marBottom w:val="0"/>
          <w:divBdr>
            <w:top w:val="none" w:sz="0" w:space="0" w:color="auto"/>
            <w:left w:val="none" w:sz="0" w:space="0" w:color="auto"/>
            <w:bottom w:val="none" w:sz="0" w:space="0" w:color="auto"/>
            <w:right w:val="none" w:sz="0" w:space="0" w:color="auto"/>
          </w:divBdr>
        </w:div>
        <w:div w:id="620959044">
          <w:marLeft w:val="480"/>
          <w:marRight w:val="0"/>
          <w:marTop w:val="0"/>
          <w:marBottom w:val="0"/>
          <w:divBdr>
            <w:top w:val="none" w:sz="0" w:space="0" w:color="auto"/>
            <w:left w:val="none" w:sz="0" w:space="0" w:color="auto"/>
            <w:bottom w:val="none" w:sz="0" w:space="0" w:color="auto"/>
            <w:right w:val="none" w:sz="0" w:space="0" w:color="auto"/>
          </w:divBdr>
        </w:div>
        <w:div w:id="1290546445">
          <w:marLeft w:val="480"/>
          <w:marRight w:val="0"/>
          <w:marTop w:val="0"/>
          <w:marBottom w:val="0"/>
          <w:divBdr>
            <w:top w:val="none" w:sz="0" w:space="0" w:color="auto"/>
            <w:left w:val="none" w:sz="0" w:space="0" w:color="auto"/>
            <w:bottom w:val="none" w:sz="0" w:space="0" w:color="auto"/>
            <w:right w:val="none" w:sz="0" w:space="0" w:color="auto"/>
          </w:divBdr>
        </w:div>
        <w:div w:id="1342585988">
          <w:marLeft w:val="480"/>
          <w:marRight w:val="0"/>
          <w:marTop w:val="0"/>
          <w:marBottom w:val="0"/>
          <w:divBdr>
            <w:top w:val="none" w:sz="0" w:space="0" w:color="auto"/>
            <w:left w:val="none" w:sz="0" w:space="0" w:color="auto"/>
            <w:bottom w:val="none" w:sz="0" w:space="0" w:color="auto"/>
            <w:right w:val="none" w:sz="0" w:space="0" w:color="auto"/>
          </w:divBdr>
        </w:div>
        <w:div w:id="1021593090">
          <w:marLeft w:val="480"/>
          <w:marRight w:val="0"/>
          <w:marTop w:val="0"/>
          <w:marBottom w:val="0"/>
          <w:divBdr>
            <w:top w:val="none" w:sz="0" w:space="0" w:color="auto"/>
            <w:left w:val="none" w:sz="0" w:space="0" w:color="auto"/>
            <w:bottom w:val="none" w:sz="0" w:space="0" w:color="auto"/>
            <w:right w:val="none" w:sz="0" w:space="0" w:color="auto"/>
          </w:divBdr>
        </w:div>
        <w:div w:id="1184394638">
          <w:marLeft w:val="480"/>
          <w:marRight w:val="0"/>
          <w:marTop w:val="0"/>
          <w:marBottom w:val="0"/>
          <w:divBdr>
            <w:top w:val="none" w:sz="0" w:space="0" w:color="auto"/>
            <w:left w:val="none" w:sz="0" w:space="0" w:color="auto"/>
            <w:bottom w:val="none" w:sz="0" w:space="0" w:color="auto"/>
            <w:right w:val="none" w:sz="0" w:space="0" w:color="auto"/>
          </w:divBdr>
        </w:div>
        <w:div w:id="80680377">
          <w:marLeft w:val="480"/>
          <w:marRight w:val="0"/>
          <w:marTop w:val="0"/>
          <w:marBottom w:val="0"/>
          <w:divBdr>
            <w:top w:val="none" w:sz="0" w:space="0" w:color="auto"/>
            <w:left w:val="none" w:sz="0" w:space="0" w:color="auto"/>
            <w:bottom w:val="none" w:sz="0" w:space="0" w:color="auto"/>
            <w:right w:val="none" w:sz="0" w:space="0" w:color="auto"/>
          </w:divBdr>
        </w:div>
        <w:div w:id="1748309868">
          <w:marLeft w:val="480"/>
          <w:marRight w:val="0"/>
          <w:marTop w:val="0"/>
          <w:marBottom w:val="0"/>
          <w:divBdr>
            <w:top w:val="none" w:sz="0" w:space="0" w:color="auto"/>
            <w:left w:val="none" w:sz="0" w:space="0" w:color="auto"/>
            <w:bottom w:val="none" w:sz="0" w:space="0" w:color="auto"/>
            <w:right w:val="none" w:sz="0" w:space="0" w:color="auto"/>
          </w:divBdr>
        </w:div>
      </w:divsChild>
    </w:div>
    <w:div w:id="638724909">
      <w:bodyDiv w:val="1"/>
      <w:marLeft w:val="0"/>
      <w:marRight w:val="0"/>
      <w:marTop w:val="0"/>
      <w:marBottom w:val="0"/>
      <w:divBdr>
        <w:top w:val="none" w:sz="0" w:space="0" w:color="auto"/>
        <w:left w:val="none" w:sz="0" w:space="0" w:color="auto"/>
        <w:bottom w:val="none" w:sz="0" w:space="0" w:color="auto"/>
        <w:right w:val="none" w:sz="0" w:space="0" w:color="auto"/>
      </w:divBdr>
    </w:div>
    <w:div w:id="638805304">
      <w:bodyDiv w:val="1"/>
      <w:marLeft w:val="0"/>
      <w:marRight w:val="0"/>
      <w:marTop w:val="0"/>
      <w:marBottom w:val="0"/>
      <w:divBdr>
        <w:top w:val="none" w:sz="0" w:space="0" w:color="auto"/>
        <w:left w:val="none" w:sz="0" w:space="0" w:color="auto"/>
        <w:bottom w:val="none" w:sz="0" w:space="0" w:color="auto"/>
        <w:right w:val="none" w:sz="0" w:space="0" w:color="auto"/>
      </w:divBdr>
    </w:div>
    <w:div w:id="639072634">
      <w:bodyDiv w:val="1"/>
      <w:marLeft w:val="0"/>
      <w:marRight w:val="0"/>
      <w:marTop w:val="0"/>
      <w:marBottom w:val="0"/>
      <w:divBdr>
        <w:top w:val="none" w:sz="0" w:space="0" w:color="auto"/>
        <w:left w:val="none" w:sz="0" w:space="0" w:color="auto"/>
        <w:bottom w:val="none" w:sz="0" w:space="0" w:color="auto"/>
        <w:right w:val="none" w:sz="0" w:space="0" w:color="auto"/>
      </w:divBdr>
    </w:div>
    <w:div w:id="639530726">
      <w:bodyDiv w:val="1"/>
      <w:marLeft w:val="0"/>
      <w:marRight w:val="0"/>
      <w:marTop w:val="0"/>
      <w:marBottom w:val="0"/>
      <w:divBdr>
        <w:top w:val="none" w:sz="0" w:space="0" w:color="auto"/>
        <w:left w:val="none" w:sz="0" w:space="0" w:color="auto"/>
        <w:bottom w:val="none" w:sz="0" w:space="0" w:color="auto"/>
        <w:right w:val="none" w:sz="0" w:space="0" w:color="auto"/>
      </w:divBdr>
      <w:divsChild>
        <w:div w:id="1620450763">
          <w:marLeft w:val="0"/>
          <w:marRight w:val="0"/>
          <w:marTop w:val="0"/>
          <w:marBottom w:val="0"/>
          <w:divBdr>
            <w:top w:val="none" w:sz="0" w:space="0" w:color="auto"/>
            <w:left w:val="none" w:sz="0" w:space="0" w:color="auto"/>
            <w:bottom w:val="none" w:sz="0" w:space="0" w:color="auto"/>
            <w:right w:val="none" w:sz="0" w:space="0" w:color="auto"/>
          </w:divBdr>
        </w:div>
        <w:div w:id="2123571533">
          <w:marLeft w:val="0"/>
          <w:marRight w:val="0"/>
          <w:marTop w:val="0"/>
          <w:marBottom w:val="0"/>
          <w:divBdr>
            <w:top w:val="none" w:sz="0" w:space="0" w:color="auto"/>
            <w:left w:val="none" w:sz="0" w:space="0" w:color="auto"/>
            <w:bottom w:val="none" w:sz="0" w:space="0" w:color="auto"/>
            <w:right w:val="none" w:sz="0" w:space="0" w:color="auto"/>
          </w:divBdr>
        </w:div>
        <w:div w:id="148373912">
          <w:marLeft w:val="0"/>
          <w:marRight w:val="0"/>
          <w:marTop w:val="0"/>
          <w:marBottom w:val="0"/>
          <w:divBdr>
            <w:top w:val="none" w:sz="0" w:space="0" w:color="auto"/>
            <w:left w:val="none" w:sz="0" w:space="0" w:color="auto"/>
            <w:bottom w:val="none" w:sz="0" w:space="0" w:color="auto"/>
            <w:right w:val="none" w:sz="0" w:space="0" w:color="auto"/>
          </w:divBdr>
        </w:div>
        <w:div w:id="1020012352">
          <w:marLeft w:val="0"/>
          <w:marRight w:val="0"/>
          <w:marTop w:val="0"/>
          <w:marBottom w:val="0"/>
          <w:divBdr>
            <w:top w:val="none" w:sz="0" w:space="0" w:color="auto"/>
            <w:left w:val="none" w:sz="0" w:space="0" w:color="auto"/>
            <w:bottom w:val="none" w:sz="0" w:space="0" w:color="auto"/>
            <w:right w:val="none" w:sz="0" w:space="0" w:color="auto"/>
          </w:divBdr>
        </w:div>
        <w:div w:id="1465079656">
          <w:marLeft w:val="0"/>
          <w:marRight w:val="0"/>
          <w:marTop w:val="0"/>
          <w:marBottom w:val="0"/>
          <w:divBdr>
            <w:top w:val="none" w:sz="0" w:space="0" w:color="auto"/>
            <w:left w:val="none" w:sz="0" w:space="0" w:color="auto"/>
            <w:bottom w:val="none" w:sz="0" w:space="0" w:color="auto"/>
            <w:right w:val="none" w:sz="0" w:space="0" w:color="auto"/>
          </w:divBdr>
        </w:div>
        <w:div w:id="1624193797">
          <w:marLeft w:val="0"/>
          <w:marRight w:val="0"/>
          <w:marTop w:val="0"/>
          <w:marBottom w:val="0"/>
          <w:divBdr>
            <w:top w:val="none" w:sz="0" w:space="0" w:color="auto"/>
            <w:left w:val="none" w:sz="0" w:space="0" w:color="auto"/>
            <w:bottom w:val="none" w:sz="0" w:space="0" w:color="auto"/>
            <w:right w:val="none" w:sz="0" w:space="0" w:color="auto"/>
          </w:divBdr>
        </w:div>
        <w:div w:id="916790852">
          <w:marLeft w:val="0"/>
          <w:marRight w:val="0"/>
          <w:marTop w:val="0"/>
          <w:marBottom w:val="0"/>
          <w:divBdr>
            <w:top w:val="none" w:sz="0" w:space="0" w:color="auto"/>
            <w:left w:val="none" w:sz="0" w:space="0" w:color="auto"/>
            <w:bottom w:val="none" w:sz="0" w:space="0" w:color="auto"/>
            <w:right w:val="none" w:sz="0" w:space="0" w:color="auto"/>
          </w:divBdr>
        </w:div>
        <w:div w:id="940183451">
          <w:marLeft w:val="0"/>
          <w:marRight w:val="0"/>
          <w:marTop w:val="0"/>
          <w:marBottom w:val="0"/>
          <w:divBdr>
            <w:top w:val="none" w:sz="0" w:space="0" w:color="auto"/>
            <w:left w:val="none" w:sz="0" w:space="0" w:color="auto"/>
            <w:bottom w:val="none" w:sz="0" w:space="0" w:color="auto"/>
            <w:right w:val="none" w:sz="0" w:space="0" w:color="auto"/>
          </w:divBdr>
        </w:div>
        <w:div w:id="1091782520">
          <w:marLeft w:val="0"/>
          <w:marRight w:val="0"/>
          <w:marTop w:val="0"/>
          <w:marBottom w:val="0"/>
          <w:divBdr>
            <w:top w:val="none" w:sz="0" w:space="0" w:color="auto"/>
            <w:left w:val="none" w:sz="0" w:space="0" w:color="auto"/>
            <w:bottom w:val="none" w:sz="0" w:space="0" w:color="auto"/>
            <w:right w:val="none" w:sz="0" w:space="0" w:color="auto"/>
          </w:divBdr>
        </w:div>
        <w:div w:id="1970472718">
          <w:marLeft w:val="0"/>
          <w:marRight w:val="0"/>
          <w:marTop w:val="0"/>
          <w:marBottom w:val="0"/>
          <w:divBdr>
            <w:top w:val="none" w:sz="0" w:space="0" w:color="auto"/>
            <w:left w:val="none" w:sz="0" w:space="0" w:color="auto"/>
            <w:bottom w:val="none" w:sz="0" w:space="0" w:color="auto"/>
            <w:right w:val="none" w:sz="0" w:space="0" w:color="auto"/>
          </w:divBdr>
        </w:div>
        <w:div w:id="941377431">
          <w:marLeft w:val="0"/>
          <w:marRight w:val="0"/>
          <w:marTop w:val="0"/>
          <w:marBottom w:val="0"/>
          <w:divBdr>
            <w:top w:val="none" w:sz="0" w:space="0" w:color="auto"/>
            <w:left w:val="none" w:sz="0" w:space="0" w:color="auto"/>
            <w:bottom w:val="none" w:sz="0" w:space="0" w:color="auto"/>
            <w:right w:val="none" w:sz="0" w:space="0" w:color="auto"/>
          </w:divBdr>
        </w:div>
        <w:div w:id="40062192">
          <w:marLeft w:val="0"/>
          <w:marRight w:val="0"/>
          <w:marTop w:val="0"/>
          <w:marBottom w:val="0"/>
          <w:divBdr>
            <w:top w:val="none" w:sz="0" w:space="0" w:color="auto"/>
            <w:left w:val="none" w:sz="0" w:space="0" w:color="auto"/>
            <w:bottom w:val="none" w:sz="0" w:space="0" w:color="auto"/>
            <w:right w:val="none" w:sz="0" w:space="0" w:color="auto"/>
          </w:divBdr>
        </w:div>
        <w:div w:id="1138186510">
          <w:marLeft w:val="0"/>
          <w:marRight w:val="0"/>
          <w:marTop w:val="0"/>
          <w:marBottom w:val="0"/>
          <w:divBdr>
            <w:top w:val="none" w:sz="0" w:space="0" w:color="auto"/>
            <w:left w:val="none" w:sz="0" w:space="0" w:color="auto"/>
            <w:bottom w:val="none" w:sz="0" w:space="0" w:color="auto"/>
            <w:right w:val="none" w:sz="0" w:space="0" w:color="auto"/>
          </w:divBdr>
        </w:div>
        <w:div w:id="210311205">
          <w:marLeft w:val="0"/>
          <w:marRight w:val="0"/>
          <w:marTop w:val="0"/>
          <w:marBottom w:val="0"/>
          <w:divBdr>
            <w:top w:val="none" w:sz="0" w:space="0" w:color="auto"/>
            <w:left w:val="none" w:sz="0" w:space="0" w:color="auto"/>
            <w:bottom w:val="none" w:sz="0" w:space="0" w:color="auto"/>
            <w:right w:val="none" w:sz="0" w:space="0" w:color="auto"/>
          </w:divBdr>
        </w:div>
        <w:div w:id="1574046946">
          <w:marLeft w:val="0"/>
          <w:marRight w:val="0"/>
          <w:marTop w:val="0"/>
          <w:marBottom w:val="0"/>
          <w:divBdr>
            <w:top w:val="none" w:sz="0" w:space="0" w:color="auto"/>
            <w:left w:val="none" w:sz="0" w:space="0" w:color="auto"/>
            <w:bottom w:val="none" w:sz="0" w:space="0" w:color="auto"/>
            <w:right w:val="none" w:sz="0" w:space="0" w:color="auto"/>
          </w:divBdr>
        </w:div>
        <w:div w:id="897712434">
          <w:marLeft w:val="0"/>
          <w:marRight w:val="0"/>
          <w:marTop w:val="0"/>
          <w:marBottom w:val="0"/>
          <w:divBdr>
            <w:top w:val="none" w:sz="0" w:space="0" w:color="auto"/>
            <w:left w:val="none" w:sz="0" w:space="0" w:color="auto"/>
            <w:bottom w:val="none" w:sz="0" w:space="0" w:color="auto"/>
            <w:right w:val="none" w:sz="0" w:space="0" w:color="auto"/>
          </w:divBdr>
        </w:div>
        <w:div w:id="1751582062">
          <w:marLeft w:val="0"/>
          <w:marRight w:val="0"/>
          <w:marTop w:val="0"/>
          <w:marBottom w:val="0"/>
          <w:divBdr>
            <w:top w:val="none" w:sz="0" w:space="0" w:color="auto"/>
            <w:left w:val="none" w:sz="0" w:space="0" w:color="auto"/>
            <w:bottom w:val="none" w:sz="0" w:space="0" w:color="auto"/>
            <w:right w:val="none" w:sz="0" w:space="0" w:color="auto"/>
          </w:divBdr>
        </w:div>
        <w:div w:id="1625651221">
          <w:marLeft w:val="0"/>
          <w:marRight w:val="0"/>
          <w:marTop w:val="0"/>
          <w:marBottom w:val="0"/>
          <w:divBdr>
            <w:top w:val="none" w:sz="0" w:space="0" w:color="auto"/>
            <w:left w:val="none" w:sz="0" w:space="0" w:color="auto"/>
            <w:bottom w:val="none" w:sz="0" w:space="0" w:color="auto"/>
            <w:right w:val="none" w:sz="0" w:space="0" w:color="auto"/>
          </w:divBdr>
        </w:div>
        <w:div w:id="1747654070">
          <w:marLeft w:val="0"/>
          <w:marRight w:val="0"/>
          <w:marTop w:val="0"/>
          <w:marBottom w:val="0"/>
          <w:divBdr>
            <w:top w:val="none" w:sz="0" w:space="0" w:color="auto"/>
            <w:left w:val="none" w:sz="0" w:space="0" w:color="auto"/>
            <w:bottom w:val="none" w:sz="0" w:space="0" w:color="auto"/>
            <w:right w:val="none" w:sz="0" w:space="0" w:color="auto"/>
          </w:divBdr>
        </w:div>
        <w:div w:id="2097283484">
          <w:marLeft w:val="0"/>
          <w:marRight w:val="0"/>
          <w:marTop w:val="0"/>
          <w:marBottom w:val="0"/>
          <w:divBdr>
            <w:top w:val="none" w:sz="0" w:space="0" w:color="auto"/>
            <w:left w:val="none" w:sz="0" w:space="0" w:color="auto"/>
            <w:bottom w:val="none" w:sz="0" w:space="0" w:color="auto"/>
            <w:right w:val="none" w:sz="0" w:space="0" w:color="auto"/>
          </w:divBdr>
        </w:div>
        <w:div w:id="1057780899">
          <w:marLeft w:val="0"/>
          <w:marRight w:val="0"/>
          <w:marTop w:val="0"/>
          <w:marBottom w:val="0"/>
          <w:divBdr>
            <w:top w:val="none" w:sz="0" w:space="0" w:color="auto"/>
            <w:left w:val="none" w:sz="0" w:space="0" w:color="auto"/>
            <w:bottom w:val="none" w:sz="0" w:space="0" w:color="auto"/>
            <w:right w:val="none" w:sz="0" w:space="0" w:color="auto"/>
          </w:divBdr>
        </w:div>
        <w:div w:id="858658942">
          <w:marLeft w:val="0"/>
          <w:marRight w:val="0"/>
          <w:marTop w:val="0"/>
          <w:marBottom w:val="0"/>
          <w:divBdr>
            <w:top w:val="none" w:sz="0" w:space="0" w:color="auto"/>
            <w:left w:val="none" w:sz="0" w:space="0" w:color="auto"/>
            <w:bottom w:val="none" w:sz="0" w:space="0" w:color="auto"/>
            <w:right w:val="none" w:sz="0" w:space="0" w:color="auto"/>
          </w:divBdr>
        </w:div>
        <w:div w:id="840579962">
          <w:marLeft w:val="0"/>
          <w:marRight w:val="0"/>
          <w:marTop w:val="0"/>
          <w:marBottom w:val="0"/>
          <w:divBdr>
            <w:top w:val="none" w:sz="0" w:space="0" w:color="auto"/>
            <w:left w:val="none" w:sz="0" w:space="0" w:color="auto"/>
            <w:bottom w:val="none" w:sz="0" w:space="0" w:color="auto"/>
            <w:right w:val="none" w:sz="0" w:space="0" w:color="auto"/>
          </w:divBdr>
        </w:div>
        <w:div w:id="1055398046">
          <w:marLeft w:val="0"/>
          <w:marRight w:val="0"/>
          <w:marTop w:val="0"/>
          <w:marBottom w:val="0"/>
          <w:divBdr>
            <w:top w:val="none" w:sz="0" w:space="0" w:color="auto"/>
            <w:left w:val="none" w:sz="0" w:space="0" w:color="auto"/>
            <w:bottom w:val="none" w:sz="0" w:space="0" w:color="auto"/>
            <w:right w:val="none" w:sz="0" w:space="0" w:color="auto"/>
          </w:divBdr>
        </w:div>
        <w:div w:id="1714235571">
          <w:marLeft w:val="0"/>
          <w:marRight w:val="0"/>
          <w:marTop w:val="0"/>
          <w:marBottom w:val="0"/>
          <w:divBdr>
            <w:top w:val="none" w:sz="0" w:space="0" w:color="auto"/>
            <w:left w:val="none" w:sz="0" w:space="0" w:color="auto"/>
            <w:bottom w:val="none" w:sz="0" w:space="0" w:color="auto"/>
            <w:right w:val="none" w:sz="0" w:space="0" w:color="auto"/>
          </w:divBdr>
        </w:div>
        <w:div w:id="1880823510">
          <w:marLeft w:val="0"/>
          <w:marRight w:val="0"/>
          <w:marTop w:val="0"/>
          <w:marBottom w:val="0"/>
          <w:divBdr>
            <w:top w:val="none" w:sz="0" w:space="0" w:color="auto"/>
            <w:left w:val="none" w:sz="0" w:space="0" w:color="auto"/>
            <w:bottom w:val="none" w:sz="0" w:space="0" w:color="auto"/>
            <w:right w:val="none" w:sz="0" w:space="0" w:color="auto"/>
          </w:divBdr>
        </w:div>
        <w:div w:id="496772485">
          <w:marLeft w:val="0"/>
          <w:marRight w:val="0"/>
          <w:marTop w:val="0"/>
          <w:marBottom w:val="0"/>
          <w:divBdr>
            <w:top w:val="none" w:sz="0" w:space="0" w:color="auto"/>
            <w:left w:val="none" w:sz="0" w:space="0" w:color="auto"/>
            <w:bottom w:val="none" w:sz="0" w:space="0" w:color="auto"/>
            <w:right w:val="none" w:sz="0" w:space="0" w:color="auto"/>
          </w:divBdr>
        </w:div>
        <w:div w:id="1970239496">
          <w:marLeft w:val="0"/>
          <w:marRight w:val="0"/>
          <w:marTop w:val="0"/>
          <w:marBottom w:val="0"/>
          <w:divBdr>
            <w:top w:val="none" w:sz="0" w:space="0" w:color="auto"/>
            <w:left w:val="none" w:sz="0" w:space="0" w:color="auto"/>
            <w:bottom w:val="none" w:sz="0" w:space="0" w:color="auto"/>
            <w:right w:val="none" w:sz="0" w:space="0" w:color="auto"/>
          </w:divBdr>
        </w:div>
        <w:div w:id="1839808276">
          <w:marLeft w:val="0"/>
          <w:marRight w:val="0"/>
          <w:marTop w:val="0"/>
          <w:marBottom w:val="0"/>
          <w:divBdr>
            <w:top w:val="none" w:sz="0" w:space="0" w:color="auto"/>
            <w:left w:val="none" w:sz="0" w:space="0" w:color="auto"/>
            <w:bottom w:val="none" w:sz="0" w:space="0" w:color="auto"/>
            <w:right w:val="none" w:sz="0" w:space="0" w:color="auto"/>
          </w:divBdr>
        </w:div>
        <w:div w:id="242881748">
          <w:marLeft w:val="0"/>
          <w:marRight w:val="0"/>
          <w:marTop w:val="0"/>
          <w:marBottom w:val="0"/>
          <w:divBdr>
            <w:top w:val="none" w:sz="0" w:space="0" w:color="auto"/>
            <w:left w:val="none" w:sz="0" w:space="0" w:color="auto"/>
            <w:bottom w:val="none" w:sz="0" w:space="0" w:color="auto"/>
            <w:right w:val="none" w:sz="0" w:space="0" w:color="auto"/>
          </w:divBdr>
        </w:div>
        <w:div w:id="656616996">
          <w:marLeft w:val="0"/>
          <w:marRight w:val="0"/>
          <w:marTop w:val="0"/>
          <w:marBottom w:val="0"/>
          <w:divBdr>
            <w:top w:val="none" w:sz="0" w:space="0" w:color="auto"/>
            <w:left w:val="none" w:sz="0" w:space="0" w:color="auto"/>
            <w:bottom w:val="none" w:sz="0" w:space="0" w:color="auto"/>
            <w:right w:val="none" w:sz="0" w:space="0" w:color="auto"/>
          </w:divBdr>
        </w:div>
        <w:div w:id="823854578">
          <w:marLeft w:val="0"/>
          <w:marRight w:val="0"/>
          <w:marTop w:val="0"/>
          <w:marBottom w:val="0"/>
          <w:divBdr>
            <w:top w:val="none" w:sz="0" w:space="0" w:color="auto"/>
            <w:left w:val="none" w:sz="0" w:space="0" w:color="auto"/>
            <w:bottom w:val="none" w:sz="0" w:space="0" w:color="auto"/>
            <w:right w:val="none" w:sz="0" w:space="0" w:color="auto"/>
          </w:divBdr>
        </w:div>
        <w:div w:id="759134256">
          <w:marLeft w:val="0"/>
          <w:marRight w:val="0"/>
          <w:marTop w:val="0"/>
          <w:marBottom w:val="0"/>
          <w:divBdr>
            <w:top w:val="none" w:sz="0" w:space="0" w:color="auto"/>
            <w:left w:val="none" w:sz="0" w:space="0" w:color="auto"/>
            <w:bottom w:val="none" w:sz="0" w:space="0" w:color="auto"/>
            <w:right w:val="none" w:sz="0" w:space="0" w:color="auto"/>
          </w:divBdr>
        </w:div>
        <w:div w:id="1872183331">
          <w:marLeft w:val="0"/>
          <w:marRight w:val="0"/>
          <w:marTop w:val="0"/>
          <w:marBottom w:val="0"/>
          <w:divBdr>
            <w:top w:val="none" w:sz="0" w:space="0" w:color="auto"/>
            <w:left w:val="none" w:sz="0" w:space="0" w:color="auto"/>
            <w:bottom w:val="none" w:sz="0" w:space="0" w:color="auto"/>
            <w:right w:val="none" w:sz="0" w:space="0" w:color="auto"/>
          </w:divBdr>
        </w:div>
        <w:div w:id="509150452">
          <w:marLeft w:val="0"/>
          <w:marRight w:val="0"/>
          <w:marTop w:val="0"/>
          <w:marBottom w:val="0"/>
          <w:divBdr>
            <w:top w:val="none" w:sz="0" w:space="0" w:color="auto"/>
            <w:left w:val="none" w:sz="0" w:space="0" w:color="auto"/>
            <w:bottom w:val="none" w:sz="0" w:space="0" w:color="auto"/>
            <w:right w:val="none" w:sz="0" w:space="0" w:color="auto"/>
          </w:divBdr>
        </w:div>
        <w:div w:id="512456016">
          <w:marLeft w:val="0"/>
          <w:marRight w:val="0"/>
          <w:marTop w:val="0"/>
          <w:marBottom w:val="0"/>
          <w:divBdr>
            <w:top w:val="none" w:sz="0" w:space="0" w:color="auto"/>
            <w:left w:val="none" w:sz="0" w:space="0" w:color="auto"/>
            <w:bottom w:val="none" w:sz="0" w:space="0" w:color="auto"/>
            <w:right w:val="none" w:sz="0" w:space="0" w:color="auto"/>
          </w:divBdr>
        </w:div>
        <w:div w:id="663508428">
          <w:marLeft w:val="0"/>
          <w:marRight w:val="0"/>
          <w:marTop w:val="0"/>
          <w:marBottom w:val="0"/>
          <w:divBdr>
            <w:top w:val="none" w:sz="0" w:space="0" w:color="auto"/>
            <w:left w:val="none" w:sz="0" w:space="0" w:color="auto"/>
            <w:bottom w:val="none" w:sz="0" w:space="0" w:color="auto"/>
            <w:right w:val="none" w:sz="0" w:space="0" w:color="auto"/>
          </w:divBdr>
        </w:div>
        <w:div w:id="637030112">
          <w:marLeft w:val="0"/>
          <w:marRight w:val="0"/>
          <w:marTop w:val="0"/>
          <w:marBottom w:val="0"/>
          <w:divBdr>
            <w:top w:val="none" w:sz="0" w:space="0" w:color="auto"/>
            <w:left w:val="none" w:sz="0" w:space="0" w:color="auto"/>
            <w:bottom w:val="none" w:sz="0" w:space="0" w:color="auto"/>
            <w:right w:val="none" w:sz="0" w:space="0" w:color="auto"/>
          </w:divBdr>
        </w:div>
        <w:div w:id="158932870">
          <w:marLeft w:val="0"/>
          <w:marRight w:val="0"/>
          <w:marTop w:val="0"/>
          <w:marBottom w:val="0"/>
          <w:divBdr>
            <w:top w:val="none" w:sz="0" w:space="0" w:color="auto"/>
            <w:left w:val="none" w:sz="0" w:space="0" w:color="auto"/>
            <w:bottom w:val="none" w:sz="0" w:space="0" w:color="auto"/>
            <w:right w:val="none" w:sz="0" w:space="0" w:color="auto"/>
          </w:divBdr>
        </w:div>
        <w:div w:id="1901866260">
          <w:marLeft w:val="0"/>
          <w:marRight w:val="0"/>
          <w:marTop w:val="0"/>
          <w:marBottom w:val="0"/>
          <w:divBdr>
            <w:top w:val="none" w:sz="0" w:space="0" w:color="auto"/>
            <w:left w:val="none" w:sz="0" w:space="0" w:color="auto"/>
            <w:bottom w:val="none" w:sz="0" w:space="0" w:color="auto"/>
            <w:right w:val="none" w:sz="0" w:space="0" w:color="auto"/>
          </w:divBdr>
        </w:div>
        <w:div w:id="1857765746">
          <w:marLeft w:val="0"/>
          <w:marRight w:val="0"/>
          <w:marTop w:val="0"/>
          <w:marBottom w:val="0"/>
          <w:divBdr>
            <w:top w:val="none" w:sz="0" w:space="0" w:color="auto"/>
            <w:left w:val="none" w:sz="0" w:space="0" w:color="auto"/>
            <w:bottom w:val="none" w:sz="0" w:space="0" w:color="auto"/>
            <w:right w:val="none" w:sz="0" w:space="0" w:color="auto"/>
          </w:divBdr>
        </w:div>
        <w:div w:id="1152254333">
          <w:marLeft w:val="0"/>
          <w:marRight w:val="0"/>
          <w:marTop w:val="0"/>
          <w:marBottom w:val="0"/>
          <w:divBdr>
            <w:top w:val="none" w:sz="0" w:space="0" w:color="auto"/>
            <w:left w:val="none" w:sz="0" w:space="0" w:color="auto"/>
            <w:bottom w:val="none" w:sz="0" w:space="0" w:color="auto"/>
            <w:right w:val="none" w:sz="0" w:space="0" w:color="auto"/>
          </w:divBdr>
        </w:div>
        <w:div w:id="523178280">
          <w:marLeft w:val="0"/>
          <w:marRight w:val="0"/>
          <w:marTop w:val="0"/>
          <w:marBottom w:val="0"/>
          <w:divBdr>
            <w:top w:val="none" w:sz="0" w:space="0" w:color="auto"/>
            <w:left w:val="none" w:sz="0" w:space="0" w:color="auto"/>
            <w:bottom w:val="none" w:sz="0" w:space="0" w:color="auto"/>
            <w:right w:val="none" w:sz="0" w:space="0" w:color="auto"/>
          </w:divBdr>
        </w:div>
        <w:div w:id="993338207">
          <w:marLeft w:val="0"/>
          <w:marRight w:val="0"/>
          <w:marTop w:val="0"/>
          <w:marBottom w:val="0"/>
          <w:divBdr>
            <w:top w:val="none" w:sz="0" w:space="0" w:color="auto"/>
            <w:left w:val="none" w:sz="0" w:space="0" w:color="auto"/>
            <w:bottom w:val="none" w:sz="0" w:space="0" w:color="auto"/>
            <w:right w:val="none" w:sz="0" w:space="0" w:color="auto"/>
          </w:divBdr>
        </w:div>
        <w:div w:id="386607822">
          <w:marLeft w:val="0"/>
          <w:marRight w:val="0"/>
          <w:marTop w:val="0"/>
          <w:marBottom w:val="0"/>
          <w:divBdr>
            <w:top w:val="none" w:sz="0" w:space="0" w:color="auto"/>
            <w:left w:val="none" w:sz="0" w:space="0" w:color="auto"/>
            <w:bottom w:val="none" w:sz="0" w:space="0" w:color="auto"/>
            <w:right w:val="none" w:sz="0" w:space="0" w:color="auto"/>
          </w:divBdr>
        </w:div>
        <w:div w:id="964851649">
          <w:marLeft w:val="0"/>
          <w:marRight w:val="0"/>
          <w:marTop w:val="0"/>
          <w:marBottom w:val="0"/>
          <w:divBdr>
            <w:top w:val="none" w:sz="0" w:space="0" w:color="auto"/>
            <w:left w:val="none" w:sz="0" w:space="0" w:color="auto"/>
            <w:bottom w:val="none" w:sz="0" w:space="0" w:color="auto"/>
            <w:right w:val="none" w:sz="0" w:space="0" w:color="auto"/>
          </w:divBdr>
        </w:div>
        <w:div w:id="1507672743">
          <w:marLeft w:val="0"/>
          <w:marRight w:val="0"/>
          <w:marTop w:val="0"/>
          <w:marBottom w:val="0"/>
          <w:divBdr>
            <w:top w:val="none" w:sz="0" w:space="0" w:color="auto"/>
            <w:left w:val="none" w:sz="0" w:space="0" w:color="auto"/>
            <w:bottom w:val="none" w:sz="0" w:space="0" w:color="auto"/>
            <w:right w:val="none" w:sz="0" w:space="0" w:color="auto"/>
          </w:divBdr>
        </w:div>
      </w:divsChild>
    </w:div>
    <w:div w:id="640769422">
      <w:bodyDiv w:val="1"/>
      <w:marLeft w:val="0"/>
      <w:marRight w:val="0"/>
      <w:marTop w:val="0"/>
      <w:marBottom w:val="0"/>
      <w:divBdr>
        <w:top w:val="none" w:sz="0" w:space="0" w:color="auto"/>
        <w:left w:val="none" w:sz="0" w:space="0" w:color="auto"/>
        <w:bottom w:val="none" w:sz="0" w:space="0" w:color="auto"/>
        <w:right w:val="none" w:sz="0" w:space="0" w:color="auto"/>
      </w:divBdr>
    </w:div>
    <w:div w:id="640884773">
      <w:bodyDiv w:val="1"/>
      <w:marLeft w:val="0"/>
      <w:marRight w:val="0"/>
      <w:marTop w:val="0"/>
      <w:marBottom w:val="0"/>
      <w:divBdr>
        <w:top w:val="none" w:sz="0" w:space="0" w:color="auto"/>
        <w:left w:val="none" w:sz="0" w:space="0" w:color="auto"/>
        <w:bottom w:val="none" w:sz="0" w:space="0" w:color="auto"/>
        <w:right w:val="none" w:sz="0" w:space="0" w:color="auto"/>
      </w:divBdr>
    </w:div>
    <w:div w:id="641736675">
      <w:bodyDiv w:val="1"/>
      <w:marLeft w:val="0"/>
      <w:marRight w:val="0"/>
      <w:marTop w:val="0"/>
      <w:marBottom w:val="0"/>
      <w:divBdr>
        <w:top w:val="none" w:sz="0" w:space="0" w:color="auto"/>
        <w:left w:val="none" w:sz="0" w:space="0" w:color="auto"/>
        <w:bottom w:val="none" w:sz="0" w:space="0" w:color="auto"/>
        <w:right w:val="none" w:sz="0" w:space="0" w:color="auto"/>
      </w:divBdr>
    </w:div>
    <w:div w:id="642199965">
      <w:bodyDiv w:val="1"/>
      <w:marLeft w:val="0"/>
      <w:marRight w:val="0"/>
      <w:marTop w:val="0"/>
      <w:marBottom w:val="0"/>
      <w:divBdr>
        <w:top w:val="none" w:sz="0" w:space="0" w:color="auto"/>
        <w:left w:val="none" w:sz="0" w:space="0" w:color="auto"/>
        <w:bottom w:val="none" w:sz="0" w:space="0" w:color="auto"/>
        <w:right w:val="none" w:sz="0" w:space="0" w:color="auto"/>
      </w:divBdr>
    </w:div>
    <w:div w:id="642278481">
      <w:bodyDiv w:val="1"/>
      <w:marLeft w:val="0"/>
      <w:marRight w:val="0"/>
      <w:marTop w:val="0"/>
      <w:marBottom w:val="0"/>
      <w:divBdr>
        <w:top w:val="none" w:sz="0" w:space="0" w:color="auto"/>
        <w:left w:val="none" w:sz="0" w:space="0" w:color="auto"/>
        <w:bottom w:val="none" w:sz="0" w:space="0" w:color="auto"/>
        <w:right w:val="none" w:sz="0" w:space="0" w:color="auto"/>
      </w:divBdr>
    </w:div>
    <w:div w:id="642466018">
      <w:bodyDiv w:val="1"/>
      <w:marLeft w:val="0"/>
      <w:marRight w:val="0"/>
      <w:marTop w:val="0"/>
      <w:marBottom w:val="0"/>
      <w:divBdr>
        <w:top w:val="none" w:sz="0" w:space="0" w:color="auto"/>
        <w:left w:val="none" w:sz="0" w:space="0" w:color="auto"/>
        <w:bottom w:val="none" w:sz="0" w:space="0" w:color="auto"/>
        <w:right w:val="none" w:sz="0" w:space="0" w:color="auto"/>
      </w:divBdr>
    </w:div>
    <w:div w:id="643313598">
      <w:bodyDiv w:val="1"/>
      <w:marLeft w:val="0"/>
      <w:marRight w:val="0"/>
      <w:marTop w:val="0"/>
      <w:marBottom w:val="0"/>
      <w:divBdr>
        <w:top w:val="none" w:sz="0" w:space="0" w:color="auto"/>
        <w:left w:val="none" w:sz="0" w:space="0" w:color="auto"/>
        <w:bottom w:val="none" w:sz="0" w:space="0" w:color="auto"/>
        <w:right w:val="none" w:sz="0" w:space="0" w:color="auto"/>
      </w:divBdr>
    </w:div>
    <w:div w:id="643393913">
      <w:bodyDiv w:val="1"/>
      <w:marLeft w:val="0"/>
      <w:marRight w:val="0"/>
      <w:marTop w:val="0"/>
      <w:marBottom w:val="0"/>
      <w:divBdr>
        <w:top w:val="none" w:sz="0" w:space="0" w:color="auto"/>
        <w:left w:val="none" w:sz="0" w:space="0" w:color="auto"/>
        <w:bottom w:val="none" w:sz="0" w:space="0" w:color="auto"/>
        <w:right w:val="none" w:sz="0" w:space="0" w:color="auto"/>
      </w:divBdr>
    </w:div>
    <w:div w:id="643436424">
      <w:bodyDiv w:val="1"/>
      <w:marLeft w:val="0"/>
      <w:marRight w:val="0"/>
      <w:marTop w:val="0"/>
      <w:marBottom w:val="0"/>
      <w:divBdr>
        <w:top w:val="none" w:sz="0" w:space="0" w:color="auto"/>
        <w:left w:val="none" w:sz="0" w:space="0" w:color="auto"/>
        <w:bottom w:val="none" w:sz="0" w:space="0" w:color="auto"/>
        <w:right w:val="none" w:sz="0" w:space="0" w:color="auto"/>
      </w:divBdr>
    </w:div>
    <w:div w:id="644622361">
      <w:bodyDiv w:val="1"/>
      <w:marLeft w:val="0"/>
      <w:marRight w:val="0"/>
      <w:marTop w:val="0"/>
      <w:marBottom w:val="0"/>
      <w:divBdr>
        <w:top w:val="none" w:sz="0" w:space="0" w:color="auto"/>
        <w:left w:val="none" w:sz="0" w:space="0" w:color="auto"/>
        <w:bottom w:val="none" w:sz="0" w:space="0" w:color="auto"/>
        <w:right w:val="none" w:sz="0" w:space="0" w:color="auto"/>
      </w:divBdr>
    </w:div>
    <w:div w:id="644625477">
      <w:bodyDiv w:val="1"/>
      <w:marLeft w:val="0"/>
      <w:marRight w:val="0"/>
      <w:marTop w:val="0"/>
      <w:marBottom w:val="0"/>
      <w:divBdr>
        <w:top w:val="none" w:sz="0" w:space="0" w:color="auto"/>
        <w:left w:val="none" w:sz="0" w:space="0" w:color="auto"/>
        <w:bottom w:val="none" w:sz="0" w:space="0" w:color="auto"/>
        <w:right w:val="none" w:sz="0" w:space="0" w:color="auto"/>
      </w:divBdr>
      <w:divsChild>
        <w:div w:id="176431887">
          <w:marLeft w:val="0"/>
          <w:marRight w:val="0"/>
          <w:marTop w:val="0"/>
          <w:marBottom w:val="0"/>
          <w:divBdr>
            <w:top w:val="none" w:sz="0" w:space="0" w:color="auto"/>
            <w:left w:val="none" w:sz="0" w:space="0" w:color="auto"/>
            <w:bottom w:val="none" w:sz="0" w:space="0" w:color="auto"/>
            <w:right w:val="none" w:sz="0" w:space="0" w:color="auto"/>
          </w:divBdr>
        </w:div>
        <w:div w:id="91554267">
          <w:marLeft w:val="0"/>
          <w:marRight w:val="0"/>
          <w:marTop w:val="0"/>
          <w:marBottom w:val="0"/>
          <w:divBdr>
            <w:top w:val="none" w:sz="0" w:space="0" w:color="auto"/>
            <w:left w:val="none" w:sz="0" w:space="0" w:color="auto"/>
            <w:bottom w:val="none" w:sz="0" w:space="0" w:color="auto"/>
            <w:right w:val="none" w:sz="0" w:space="0" w:color="auto"/>
          </w:divBdr>
        </w:div>
        <w:div w:id="1159685744">
          <w:marLeft w:val="0"/>
          <w:marRight w:val="0"/>
          <w:marTop w:val="0"/>
          <w:marBottom w:val="0"/>
          <w:divBdr>
            <w:top w:val="none" w:sz="0" w:space="0" w:color="auto"/>
            <w:left w:val="none" w:sz="0" w:space="0" w:color="auto"/>
            <w:bottom w:val="none" w:sz="0" w:space="0" w:color="auto"/>
            <w:right w:val="none" w:sz="0" w:space="0" w:color="auto"/>
          </w:divBdr>
        </w:div>
        <w:div w:id="2040741151">
          <w:marLeft w:val="0"/>
          <w:marRight w:val="0"/>
          <w:marTop w:val="0"/>
          <w:marBottom w:val="0"/>
          <w:divBdr>
            <w:top w:val="none" w:sz="0" w:space="0" w:color="auto"/>
            <w:left w:val="none" w:sz="0" w:space="0" w:color="auto"/>
            <w:bottom w:val="none" w:sz="0" w:space="0" w:color="auto"/>
            <w:right w:val="none" w:sz="0" w:space="0" w:color="auto"/>
          </w:divBdr>
        </w:div>
        <w:div w:id="1462724064">
          <w:marLeft w:val="0"/>
          <w:marRight w:val="0"/>
          <w:marTop w:val="0"/>
          <w:marBottom w:val="0"/>
          <w:divBdr>
            <w:top w:val="none" w:sz="0" w:space="0" w:color="auto"/>
            <w:left w:val="none" w:sz="0" w:space="0" w:color="auto"/>
            <w:bottom w:val="none" w:sz="0" w:space="0" w:color="auto"/>
            <w:right w:val="none" w:sz="0" w:space="0" w:color="auto"/>
          </w:divBdr>
        </w:div>
        <w:div w:id="1441099841">
          <w:marLeft w:val="0"/>
          <w:marRight w:val="0"/>
          <w:marTop w:val="0"/>
          <w:marBottom w:val="0"/>
          <w:divBdr>
            <w:top w:val="none" w:sz="0" w:space="0" w:color="auto"/>
            <w:left w:val="none" w:sz="0" w:space="0" w:color="auto"/>
            <w:bottom w:val="none" w:sz="0" w:space="0" w:color="auto"/>
            <w:right w:val="none" w:sz="0" w:space="0" w:color="auto"/>
          </w:divBdr>
        </w:div>
        <w:div w:id="149637380">
          <w:marLeft w:val="0"/>
          <w:marRight w:val="0"/>
          <w:marTop w:val="0"/>
          <w:marBottom w:val="0"/>
          <w:divBdr>
            <w:top w:val="none" w:sz="0" w:space="0" w:color="auto"/>
            <w:left w:val="none" w:sz="0" w:space="0" w:color="auto"/>
            <w:bottom w:val="none" w:sz="0" w:space="0" w:color="auto"/>
            <w:right w:val="none" w:sz="0" w:space="0" w:color="auto"/>
          </w:divBdr>
        </w:div>
        <w:div w:id="814687976">
          <w:marLeft w:val="0"/>
          <w:marRight w:val="0"/>
          <w:marTop w:val="0"/>
          <w:marBottom w:val="0"/>
          <w:divBdr>
            <w:top w:val="none" w:sz="0" w:space="0" w:color="auto"/>
            <w:left w:val="none" w:sz="0" w:space="0" w:color="auto"/>
            <w:bottom w:val="none" w:sz="0" w:space="0" w:color="auto"/>
            <w:right w:val="none" w:sz="0" w:space="0" w:color="auto"/>
          </w:divBdr>
        </w:div>
        <w:div w:id="890381897">
          <w:marLeft w:val="0"/>
          <w:marRight w:val="0"/>
          <w:marTop w:val="0"/>
          <w:marBottom w:val="0"/>
          <w:divBdr>
            <w:top w:val="none" w:sz="0" w:space="0" w:color="auto"/>
            <w:left w:val="none" w:sz="0" w:space="0" w:color="auto"/>
            <w:bottom w:val="none" w:sz="0" w:space="0" w:color="auto"/>
            <w:right w:val="none" w:sz="0" w:space="0" w:color="auto"/>
          </w:divBdr>
        </w:div>
        <w:div w:id="1647512798">
          <w:marLeft w:val="0"/>
          <w:marRight w:val="0"/>
          <w:marTop w:val="0"/>
          <w:marBottom w:val="0"/>
          <w:divBdr>
            <w:top w:val="none" w:sz="0" w:space="0" w:color="auto"/>
            <w:left w:val="none" w:sz="0" w:space="0" w:color="auto"/>
            <w:bottom w:val="none" w:sz="0" w:space="0" w:color="auto"/>
            <w:right w:val="none" w:sz="0" w:space="0" w:color="auto"/>
          </w:divBdr>
        </w:div>
        <w:div w:id="491064058">
          <w:marLeft w:val="0"/>
          <w:marRight w:val="0"/>
          <w:marTop w:val="0"/>
          <w:marBottom w:val="0"/>
          <w:divBdr>
            <w:top w:val="none" w:sz="0" w:space="0" w:color="auto"/>
            <w:left w:val="none" w:sz="0" w:space="0" w:color="auto"/>
            <w:bottom w:val="none" w:sz="0" w:space="0" w:color="auto"/>
            <w:right w:val="none" w:sz="0" w:space="0" w:color="auto"/>
          </w:divBdr>
        </w:div>
        <w:div w:id="727266567">
          <w:marLeft w:val="0"/>
          <w:marRight w:val="0"/>
          <w:marTop w:val="0"/>
          <w:marBottom w:val="0"/>
          <w:divBdr>
            <w:top w:val="none" w:sz="0" w:space="0" w:color="auto"/>
            <w:left w:val="none" w:sz="0" w:space="0" w:color="auto"/>
            <w:bottom w:val="none" w:sz="0" w:space="0" w:color="auto"/>
            <w:right w:val="none" w:sz="0" w:space="0" w:color="auto"/>
          </w:divBdr>
        </w:div>
        <w:div w:id="1890527376">
          <w:marLeft w:val="0"/>
          <w:marRight w:val="0"/>
          <w:marTop w:val="0"/>
          <w:marBottom w:val="0"/>
          <w:divBdr>
            <w:top w:val="none" w:sz="0" w:space="0" w:color="auto"/>
            <w:left w:val="none" w:sz="0" w:space="0" w:color="auto"/>
            <w:bottom w:val="none" w:sz="0" w:space="0" w:color="auto"/>
            <w:right w:val="none" w:sz="0" w:space="0" w:color="auto"/>
          </w:divBdr>
        </w:div>
        <w:div w:id="500701620">
          <w:marLeft w:val="0"/>
          <w:marRight w:val="0"/>
          <w:marTop w:val="0"/>
          <w:marBottom w:val="0"/>
          <w:divBdr>
            <w:top w:val="none" w:sz="0" w:space="0" w:color="auto"/>
            <w:left w:val="none" w:sz="0" w:space="0" w:color="auto"/>
            <w:bottom w:val="none" w:sz="0" w:space="0" w:color="auto"/>
            <w:right w:val="none" w:sz="0" w:space="0" w:color="auto"/>
          </w:divBdr>
        </w:div>
        <w:div w:id="693461446">
          <w:marLeft w:val="0"/>
          <w:marRight w:val="0"/>
          <w:marTop w:val="0"/>
          <w:marBottom w:val="0"/>
          <w:divBdr>
            <w:top w:val="none" w:sz="0" w:space="0" w:color="auto"/>
            <w:left w:val="none" w:sz="0" w:space="0" w:color="auto"/>
            <w:bottom w:val="none" w:sz="0" w:space="0" w:color="auto"/>
            <w:right w:val="none" w:sz="0" w:space="0" w:color="auto"/>
          </w:divBdr>
        </w:div>
        <w:div w:id="409816639">
          <w:marLeft w:val="0"/>
          <w:marRight w:val="0"/>
          <w:marTop w:val="0"/>
          <w:marBottom w:val="0"/>
          <w:divBdr>
            <w:top w:val="none" w:sz="0" w:space="0" w:color="auto"/>
            <w:left w:val="none" w:sz="0" w:space="0" w:color="auto"/>
            <w:bottom w:val="none" w:sz="0" w:space="0" w:color="auto"/>
            <w:right w:val="none" w:sz="0" w:space="0" w:color="auto"/>
          </w:divBdr>
        </w:div>
        <w:div w:id="1682855450">
          <w:marLeft w:val="0"/>
          <w:marRight w:val="0"/>
          <w:marTop w:val="0"/>
          <w:marBottom w:val="0"/>
          <w:divBdr>
            <w:top w:val="none" w:sz="0" w:space="0" w:color="auto"/>
            <w:left w:val="none" w:sz="0" w:space="0" w:color="auto"/>
            <w:bottom w:val="none" w:sz="0" w:space="0" w:color="auto"/>
            <w:right w:val="none" w:sz="0" w:space="0" w:color="auto"/>
          </w:divBdr>
        </w:div>
        <w:div w:id="1015037506">
          <w:marLeft w:val="0"/>
          <w:marRight w:val="0"/>
          <w:marTop w:val="0"/>
          <w:marBottom w:val="0"/>
          <w:divBdr>
            <w:top w:val="none" w:sz="0" w:space="0" w:color="auto"/>
            <w:left w:val="none" w:sz="0" w:space="0" w:color="auto"/>
            <w:bottom w:val="none" w:sz="0" w:space="0" w:color="auto"/>
            <w:right w:val="none" w:sz="0" w:space="0" w:color="auto"/>
          </w:divBdr>
        </w:div>
        <w:div w:id="254869521">
          <w:marLeft w:val="0"/>
          <w:marRight w:val="0"/>
          <w:marTop w:val="0"/>
          <w:marBottom w:val="0"/>
          <w:divBdr>
            <w:top w:val="none" w:sz="0" w:space="0" w:color="auto"/>
            <w:left w:val="none" w:sz="0" w:space="0" w:color="auto"/>
            <w:bottom w:val="none" w:sz="0" w:space="0" w:color="auto"/>
            <w:right w:val="none" w:sz="0" w:space="0" w:color="auto"/>
          </w:divBdr>
        </w:div>
        <w:div w:id="428743684">
          <w:marLeft w:val="0"/>
          <w:marRight w:val="0"/>
          <w:marTop w:val="0"/>
          <w:marBottom w:val="0"/>
          <w:divBdr>
            <w:top w:val="none" w:sz="0" w:space="0" w:color="auto"/>
            <w:left w:val="none" w:sz="0" w:space="0" w:color="auto"/>
            <w:bottom w:val="none" w:sz="0" w:space="0" w:color="auto"/>
            <w:right w:val="none" w:sz="0" w:space="0" w:color="auto"/>
          </w:divBdr>
        </w:div>
        <w:div w:id="1593124044">
          <w:marLeft w:val="0"/>
          <w:marRight w:val="0"/>
          <w:marTop w:val="0"/>
          <w:marBottom w:val="0"/>
          <w:divBdr>
            <w:top w:val="none" w:sz="0" w:space="0" w:color="auto"/>
            <w:left w:val="none" w:sz="0" w:space="0" w:color="auto"/>
            <w:bottom w:val="none" w:sz="0" w:space="0" w:color="auto"/>
            <w:right w:val="none" w:sz="0" w:space="0" w:color="auto"/>
          </w:divBdr>
        </w:div>
        <w:div w:id="972639252">
          <w:marLeft w:val="0"/>
          <w:marRight w:val="0"/>
          <w:marTop w:val="0"/>
          <w:marBottom w:val="0"/>
          <w:divBdr>
            <w:top w:val="none" w:sz="0" w:space="0" w:color="auto"/>
            <w:left w:val="none" w:sz="0" w:space="0" w:color="auto"/>
            <w:bottom w:val="none" w:sz="0" w:space="0" w:color="auto"/>
            <w:right w:val="none" w:sz="0" w:space="0" w:color="auto"/>
          </w:divBdr>
        </w:div>
        <w:div w:id="820536965">
          <w:marLeft w:val="0"/>
          <w:marRight w:val="0"/>
          <w:marTop w:val="0"/>
          <w:marBottom w:val="0"/>
          <w:divBdr>
            <w:top w:val="none" w:sz="0" w:space="0" w:color="auto"/>
            <w:left w:val="none" w:sz="0" w:space="0" w:color="auto"/>
            <w:bottom w:val="none" w:sz="0" w:space="0" w:color="auto"/>
            <w:right w:val="none" w:sz="0" w:space="0" w:color="auto"/>
          </w:divBdr>
        </w:div>
        <w:div w:id="519515042">
          <w:marLeft w:val="0"/>
          <w:marRight w:val="0"/>
          <w:marTop w:val="0"/>
          <w:marBottom w:val="0"/>
          <w:divBdr>
            <w:top w:val="none" w:sz="0" w:space="0" w:color="auto"/>
            <w:left w:val="none" w:sz="0" w:space="0" w:color="auto"/>
            <w:bottom w:val="none" w:sz="0" w:space="0" w:color="auto"/>
            <w:right w:val="none" w:sz="0" w:space="0" w:color="auto"/>
          </w:divBdr>
        </w:div>
        <w:div w:id="1956016106">
          <w:marLeft w:val="0"/>
          <w:marRight w:val="0"/>
          <w:marTop w:val="0"/>
          <w:marBottom w:val="0"/>
          <w:divBdr>
            <w:top w:val="none" w:sz="0" w:space="0" w:color="auto"/>
            <w:left w:val="none" w:sz="0" w:space="0" w:color="auto"/>
            <w:bottom w:val="none" w:sz="0" w:space="0" w:color="auto"/>
            <w:right w:val="none" w:sz="0" w:space="0" w:color="auto"/>
          </w:divBdr>
        </w:div>
        <w:div w:id="534315009">
          <w:marLeft w:val="0"/>
          <w:marRight w:val="0"/>
          <w:marTop w:val="0"/>
          <w:marBottom w:val="0"/>
          <w:divBdr>
            <w:top w:val="none" w:sz="0" w:space="0" w:color="auto"/>
            <w:left w:val="none" w:sz="0" w:space="0" w:color="auto"/>
            <w:bottom w:val="none" w:sz="0" w:space="0" w:color="auto"/>
            <w:right w:val="none" w:sz="0" w:space="0" w:color="auto"/>
          </w:divBdr>
        </w:div>
        <w:div w:id="806778764">
          <w:marLeft w:val="0"/>
          <w:marRight w:val="0"/>
          <w:marTop w:val="0"/>
          <w:marBottom w:val="0"/>
          <w:divBdr>
            <w:top w:val="none" w:sz="0" w:space="0" w:color="auto"/>
            <w:left w:val="none" w:sz="0" w:space="0" w:color="auto"/>
            <w:bottom w:val="none" w:sz="0" w:space="0" w:color="auto"/>
            <w:right w:val="none" w:sz="0" w:space="0" w:color="auto"/>
          </w:divBdr>
        </w:div>
        <w:div w:id="1383598705">
          <w:marLeft w:val="0"/>
          <w:marRight w:val="0"/>
          <w:marTop w:val="0"/>
          <w:marBottom w:val="0"/>
          <w:divBdr>
            <w:top w:val="none" w:sz="0" w:space="0" w:color="auto"/>
            <w:left w:val="none" w:sz="0" w:space="0" w:color="auto"/>
            <w:bottom w:val="none" w:sz="0" w:space="0" w:color="auto"/>
            <w:right w:val="none" w:sz="0" w:space="0" w:color="auto"/>
          </w:divBdr>
        </w:div>
        <w:div w:id="215941981">
          <w:marLeft w:val="0"/>
          <w:marRight w:val="0"/>
          <w:marTop w:val="0"/>
          <w:marBottom w:val="0"/>
          <w:divBdr>
            <w:top w:val="none" w:sz="0" w:space="0" w:color="auto"/>
            <w:left w:val="none" w:sz="0" w:space="0" w:color="auto"/>
            <w:bottom w:val="none" w:sz="0" w:space="0" w:color="auto"/>
            <w:right w:val="none" w:sz="0" w:space="0" w:color="auto"/>
          </w:divBdr>
        </w:div>
        <w:div w:id="2118021810">
          <w:marLeft w:val="0"/>
          <w:marRight w:val="0"/>
          <w:marTop w:val="0"/>
          <w:marBottom w:val="0"/>
          <w:divBdr>
            <w:top w:val="none" w:sz="0" w:space="0" w:color="auto"/>
            <w:left w:val="none" w:sz="0" w:space="0" w:color="auto"/>
            <w:bottom w:val="none" w:sz="0" w:space="0" w:color="auto"/>
            <w:right w:val="none" w:sz="0" w:space="0" w:color="auto"/>
          </w:divBdr>
        </w:div>
        <w:div w:id="870994538">
          <w:marLeft w:val="0"/>
          <w:marRight w:val="0"/>
          <w:marTop w:val="0"/>
          <w:marBottom w:val="0"/>
          <w:divBdr>
            <w:top w:val="none" w:sz="0" w:space="0" w:color="auto"/>
            <w:left w:val="none" w:sz="0" w:space="0" w:color="auto"/>
            <w:bottom w:val="none" w:sz="0" w:space="0" w:color="auto"/>
            <w:right w:val="none" w:sz="0" w:space="0" w:color="auto"/>
          </w:divBdr>
        </w:div>
        <w:div w:id="1501113981">
          <w:marLeft w:val="0"/>
          <w:marRight w:val="0"/>
          <w:marTop w:val="0"/>
          <w:marBottom w:val="0"/>
          <w:divBdr>
            <w:top w:val="none" w:sz="0" w:space="0" w:color="auto"/>
            <w:left w:val="none" w:sz="0" w:space="0" w:color="auto"/>
            <w:bottom w:val="none" w:sz="0" w:space="0" w:color="auto"/>
            <w:right w:val="none" w:sz="0" w:space="0" w:color="auto"/>
          </w:divBdr>
        </w:div>
        <w:div w:id="236091652">
          <w:marLeft w:val="0"/>
          <w:marRight w:val="0"/>
          <w:marTop w:val="0"/>
          <w:marBottom w:val="0"/>
          <w:divBdr>
            <w:top w:val="none" w:sz="0" w:space="0" w:color="auto"/>
            <w:left w:val="none" w:sz="0" w:space="0" w:color="auto"/>
            <w:bottom w:val="none" w:sz="0" w:space="0" w:color="auto"/>
            <w:right w:val="none" w:sz="0" w:space="0" w:color="auto"/>
          </w:divBdr>
        </w:div>
        <w:div w:id="962613803">
          <w:marLeft w:val="0"/>
          <w:marRight w:val="0"/>
          <w:marTop w:val="0"/>
          <w:marBottom w:val="0"/>
          <w:divBdr>
            <w:top w:val="none" w:sz="0" w:space="0" w:color="auto"/>
            <w:left w:val="none" w:sz="0" w:space="0" w:color="auto"/>
            <w:bottom w:val="none" w:sz="0" w:space="0" w:color="auto"/>
            <w:right w:val="none" w:sz="0" w:space="0" w:color="auto"/>
          </w:divBdr>
        </w:div>
        <w:div w:id="1527331136">
          <w:marLeft w:val="0"/>
          <w:marRight w:val="0"/>
          <w:marTop w:val="0"/>
          <w:marBottom w:val="0"/>
          <w:divBdr>
            <w:top w:val="none" w:sz="0" w:space="0" w:color="auto"/>
            <w:left w:val="none" w:sz="0" w:space="0" w:color="auto"/>
            <w:bottom w:val="none" w:sz="0" w:space="0" w:color="auto"/>
            <w:right w:val="none" w:sz="0" w:space="0" w:color="auto"/>
          </w:divBdr>
        </w:div>
        <w:div w:id="1974209968">
          <w:marLeft w:val="0"/>
          <w:marRight w:val="0"/>
          <w:marTop w:val="0"/>
          <w:marBottom w:val="0"/>
          <w:divBdr>
            <w:top w:val="none" w:sz="0" w:space="0" w:color="auto"/>
            <w:left w:val="none" w:sz="0" w:space="0" w:color="auto"/>
            <w:bottom w:val="none" w:sz="0" w:space="0" w:color="auto"/>
            <w:right w:val="none" w:sz="0" w:space="0" w:color="auto"/>
          </w:divBdr>
        </w:div>
        <w:div w:id="620965328">
          <w:marLeft w:val="0"/>
          <w:marRight w:val="0"/>
          <w:marTop w:val="0"/>
          <w:marBottom w:val="0"/>
          <w:divBdr>
            <w:top w:val="none" w:sz="0" w:space="0" w:color="auto"/>
            <w:left w:val="none" w:sz="0" w:space="0" w:color="auto"/>
            <w:bottom w:val="none" w:sz="0" w:space="0" w:color="auto"/>
            <w:right w:val="none" w:sz="0" w:space="0" w:color="auto"/>
          </w:divBdr>
        </w:div>
        <w:div w:id="195195382">
          <w:marLeft w:val="0"/>
          <w:marRight w:val="0"/>
          <w:marTop w:val="0"/>
          <w:marBottom w:val="0"/>
          <w:divBdr>
            <w:top w:val="none" w:sz="0" w:space="0" w:color="auto"/>
            <w:left w:val="none" w:sz="0" w:space="0" w:color="auto"/>
            <w:bottom w:val="none" w:sz="0" w:space="0" w:color="auto"/>
            <w:right w:val="none" w:sz="0" w:space="0" w:color="auto"/>
          </w:divBdr>
        </w:div>
        <w:div w:id="452141422">
          <w:marLeft w:val="0"/>
          <w:marRight w:val="0"/>
          <w:marTop w:val="0"/>
          <w:marBottom w:val="0"/>
          <w:divBdr>
            <w:top w:val="none" w:sz="0" w:space="0" w:color="auto"/>
            <w:left w:val="none" w:sz="0" w:space="0" w:color="auto"/>
            <w:bottom w:val="none" w:sz="0" w:space="0" w:color="auto"/>
            <w:right w:val="none" w:sz="0" w:space="0" w:color="auto"/>
          </w:divBdr>
        </w:div>
        <w:div w:id="356851152">
          <w:marLeft w:val="0"/>
          <w:marRight w:val="0"/>
          <w:marTop w:val="0"/>
          <w:marBottom w:val="0"/>
          <w:divBdr>
            <w:top w:val="none" w:sz="0" w:space="0" w:color="auto"/>
            <w:left w:val="none" w:sz="0" w:space="0" w:color="auto"/>
            <w:bottom w:val="none" w:sz="0" w:space="0" w:color="auto"/>
            <w:right w:val="none" w:sz="0" w:space="0" w:color="auto"/>
          </w:divBdr>
        </w:div>
        <w:div w:id="1005014361">
          <w:marLeft w:val="0"/>
          <w:marRight w:val="0"/>
          <w:marTop w:val="0"/>
          <w:marBottom w:val="0"/>
          <w:divBdr>
            <w:top w:val="none" w:sz="0" w:space="0" w:color="auto"/>
            <w:left w:val="none" w:sz="0" w:space="0" w:color="auto"/>
            <w:bottom w:val="none" w:sz="0" w:space="0" w:color="auto"/>
            <w:right w:val="none" w:sz="0" w:space="0" w:color="auto"/>
          </w:divBdr>
        </w:div>
        <w:div w:id="1899628875">
          <w:marLeft w:val="0"/>
          <w:marRight w:val="0"/>
          <w:marTop w:val="0"/>
          <w:marBottom w:val="0"/>
          <w:divBdr>
            <w:top w:val="none" w:sz="0" w:space="0" w:color="auto"/>
            <w:left w:val="none" w:sz="0" w:space="0" w:color="auto"/>
            <w:bottom w:val="none" w:sz="0" w:space="0" w:color="auto"/>
            <w:right w:val="none" w:sz="0" w:space="0" w:color="auto"/>
          </w:divBdr>
        </w:div>
        <w:div w:id="2076976356">
          <w:marLeft w:val="0"/>
          <w:marRight w:val="0"/>
          <w:marTop w:val="0"/>
          <w:marBottom w:val="0"/>
          <w:divBdr>
            <w:top w:val="none" w:sz="0" w:space="0" w:color="auto"/>
            <w:left w:val="none" w:sz="0" w:space="0" w:color="auto"/>
            <w:bottom w:val="none" w:sz="0" w:space="0" w:color="auto"/>
            <w:right w:val="none" w:sz="0" w:space="0" w:color="auto"/>
          </w:divBdr>
        </w:div>
        <w:div w:id="1331903762">
          <w:marLeft w:val="0"/>
          <w:marRight w:val="0"/>
          <w:marTop w:val="0"/>
          <w:marBottom w:val="0"/>
          <w:divBdr>
            <w:top w:val="none" w:sz="0" w:space="0" w:color="auto"/>
            <w:left w:val="none" w:sz="0" w:space="0" w:color="auto"/>
            <w:bottom w:val="none" w:sz="0" w:space="0" w:color="auto"/>
            <w:right w:val="none" w:sz="0" w:space="0" w:color="auto"/>
          </w:divBdr>
        </w:div>
        <w:div w:id="1673607595">
          <w:marLeft w:val="0"/>
          <w:marRight w:val="0"/>
          <w:marTop w:val="0"/>
          <w:marBottom w:val="0"/>
          <w:divBdr>
            <w:top w:val="none" w:sz="0" w:space="0" w:color="auto"/>
            <w:left w:val="none" w:sz="0" w:space="0" w:color="auto"/>
            <w:bottom w:val="none" w:sz="0" w:space="0" w:color="auto"/>
            <w:right w:val="none" w:sz="0" w:space="0" w:color="auto"/>
          </w:divBdr>
        </w:div>
        <w:div w:id="14499610">
          <w:marLeft w:val="0"/>
          <w:marRight w:val="0"/>
          <w:marTop w:val="0"/>
          <w:marBottom w:val="0"/>
          <w:divBdr>
            <w:top w:val="none" w:sz="0" w:space="0" w:color="auto"/>
            <w:left w:val="none" w:sz="0" w:space="0" w:color="auto"/>
            <w:bottom w:val="none" w:sz="0" w:space="0" w:color="auto"/>
            <w:right w:val="none" w:sz="0" w:space="0" w:color="auto"/>
          </w:divBdr>
        </w:div>
        <w:div w:id="1460411999">
          <w:marLeft w:val="0"/>
          <w:marRight w:val="0"/>
          <w:marTop w:val="0"/>
          <w:marBottom w:val="0"/>
          <w:divBdr>
            <w:top w:val="none" w:sz="0" w:space="0" w:color="auto"/>
            <w:left w:val="none" w:sz="0" w:space="0" w:color="auto"/>
            <w:bottom w:val="none" w:sz="0" w:space="0" w:color="auto"/>
            <w:right w:val="none" w:sz="0" w:space="0" w:color="auto"/>
          </w:divBdr>
        </w:div>
      </w:divsChild>
    </w:div>
    <w:div w:id="645553147">
      <w:bodyDiv w:val="1"/>
      <w:marLeft w:val="0"/>
      <w:marRight w:val="0"/>
      <w:marTop w:val="0"/>
      <w:marBottom w:val="0"/>
      <w:divBdr>
        <w:top w:val="none" w:sz="0" w:space="0" w:color="auto"/>
        <w:left w:val="none" w:sz="0" w:space="0" w:color="auto"/>
        <w:bottom w:val="none" w:sz="0" w:space="0" w:color="auto"/>
        <w:right w:val="none" w:sz="0" w:space="0" w:color="auto"/>
      </w:divBdr>
    </w:div>
    <w:div w:id="646201554">
      <w:bodyDiv w:val="1"/>
      <w:marLeft w:val="0"/>
      <w:marRight w:val="0"/>
      <w:marTop w:val="0"/>
      <w:marBottom w:val="0"/>
      <w:divBdr>
        <w:top w:val="none" w:sz="0" w:space="0" w:color="auto"/>
        <w:left w:val="none" w:sz="0" w:space="0" w:color="auto"/>
        <w:bottom w:val="none" w:sz="0" w:space="0" w:color="auto"/>
        <w:right w:val="none" w:sz="0" w:space="0" w:color="auto"/>
      </w:divBdr>
    </w:div>
    <w:div w:id="646324088">
      <w:bodyDiv w:val="1"/>
      <w:marLeft w:val="0"/>
      <w:marRight w:val="0"/>
      <w:marTop w:val="0"/>
      <w:marBottom w:val="0"/>
      <w:divBdr>
        <w:top w:val="none" w:sz="0" w:space="0" w:color="auto"/>
        <w:left w:val="none" w:sz="0" w:space="0" w:color="auto"/>
        <w:bottom w:val="none" w:sz="0" w:space="0" w:color="auto"/>
        <w:right w:val="none" w:sz="0" w:space="0" w:color="auto"/>
      </w:divBdr>
    </w:div>
    <w:div w:id="646595795">
      <w:bodyDiv w:val="1"/>
      <w:marLeft w:val="0"/>
      <w:marRight w:val="0"/>
      <w:marTop w:val="0"/>
      <w:marBottom w:val="0"/>
      <w:divBdr>
        <w:top w:val="none" w:sz="0" w:space="0" w:color="auto"/>
        <w:left w:val="none" w:sz="0" w:space="0" w:color="auto"/>
        <w:bottom w:val="none" w:sz="0" w:space="0" w:color="auto"/>
        <w:right w:val="none" w:sz="0" w:space="0" w:color="auto"/>
      </w:divBdr>
    </w:div>
    <w:div w:id="647393300">
      <w:bodyDiv w:val="1"/>
      <w:marLeft w:val="0"/>
      <w:marRight w:val="0"/>
      <w:marTop w:val="0"/>
      <w:marBottom w:val="0"/>
      <w:divBdr>
        <w:top w:val="none" w:sz="0" w:space="0" w:color="auto"/>
        <w:left w:val="none" w:sz="0" w:space="0" w:color="auto"/>
        <w:bottom w:val="none" w:sz="0" w:space="0" w:color="auto"/>
        <w:right w:val="none" w:sz="0" w:space="0" w:color="auto"/>
      </w:divBdr>
    </w:div>
    <w:div w:id="648368906">
      <w:bodyDiv w:val="1"/>
      <w:marLeft w:val="0"/>
      <w:marRight w:val="0"/>
      <w:marTop w:val="0"/>
      <w:marBottom w:val="0"/>
      <w:divBdr>
        <w:top w:val="none" w:sz="0" w:space="0" w:color="auto"/>
        <w:left w:val="none" w:sz="0" w:space="0" w:color="auto"/>
        <w:bottom w:val="none" w:sz="0" w:space="0" w:color="auto"/>
        <w:right w:val="none" w:sz="0" w:space="0" w:color="auto"/>
      </w:divBdr>
    </w:div>
    <w:div w:id="648677136">
      <w:bodyDiv w:val="1"/>
      <w:marLeft w:val="0"/>
      <w:marRight w:val="0"/>
      <w:marTop w:val="0"/>
      <w:marBottom w:val="0"/>
      <w:divBdr>
        <w:top w:val="none" w:sz="0" w:space="0" w:color="auto"/>
        <w:left w:val="none" w:sz="0" w:space="0" w:color="auto"/>
        <w:bottom w:val="none" w:sz="0" w:space="0" w:color="auto"/>
        <w:right w:val="none" w:sz="0" w:space="0" w:color="auto"/>
      </w:divBdr>
    </w:div>
    <w:div w:id="648707670">
      <w:bodyDiv w:val="1"/>
      <w:marLeft w:val="0"/>
      <w:marRight w:val="0"/>
      <w:marTop w:val="0"/>
      <w:marBottom w:val="0"/>
      <w:divBdr>
        <w:top w:val="none" w:sz="0" w:space="0" w:color="auto"/>
        <w:left w:val="none" w:sz="0" w:space="0" w:color="auto"/>
        <w:bottom w:val="none" w:sz="0" w:space="0" w:color="auto"/>
        <w:right w:val="none" w:sz="0" w:space="0" w:color="auto"/>
      </w:divBdr>
    </w:div>
    <w:div w:id="648898435">
      <w:bodyDiv w:val="1"/>
      <w:marLeft w:val="0"/>
      <w:marRight w:val="0"/>
      <w:marTop w:val="0"/>
      <w:marBottom w:val="0"/>
      <w:divBdr>
        <w:top w:val="none" w:sz="0" w:space="0" w:color="auto"/>
        <w:left w:val="none" w:sz="0" w:space="0" w:color="auto"/>
        <w:bottom w:val="none" w:sz="0" w:space="0" w:color="auto"/>
        <w:right w:val="none" w:sz="0" w:space="0" w:color="auto"/>
      </w:divBdr>
    </w:div>
    <w:div w:id="649291177">
      <w:bodyDiv w:val="1"/>
      <w:marLeft w:val="0"/>
      <w:marRight w:val="0"/>
      <w:marTop w:val="0"/>
      <w:marBottom w:val="0"/>
      <w:divBdr>
        <w:top w:val="none" w:sz="0" w:space="0" w:color="auto"/>
        <w:left w:val="none" w:sz="0" w:space="0" w:color="auto"/>
        <w:bottom w:val="none" w:sz="0" w:space="0" w:color="auto"/>
        <w:right w:val="none" w:sz="0" w:space="0" w:color="auto"/>
      </w:divBdr>
    </w:div>
    <w:div w:id="650061488">
      <w:bodyDiv w:val="1"/>
      <w:marLeft w:val="0"/>
      <w:marRight w:val="0"/>
      <w:marTop w:val="0"/>
      <w:marBottom w:val="0"/>
      <w:divBdr>
        <w:top w:val="none" w:sz="0" w:space="0" w:color="auto"/>
        <w:left w:val="none" w:sz="0" w:space="0" w:color="auto"/>
        <w:bottom w:val="none" w:sz="0" w:space="0" w:color="auto"/>
        <w:right w:val="none" w:sz="0" w:space="0" w:color="auto"/>
      </w:divBdr>
    </w:div>
    <w:div w:id="651299557">
      <w:bodyDiv w:val="1"/>
      <w:marLeft w:val="0"/>
      <w:marRight w:val="0"/>
      <w:marTop w:val="0"/>
      <w:marBottom w:val="0"/>
      <w:divBdr>
        <w:top w:val="none" w:sz="0" w:space="0" w:color="auto"/>
        <w:left w:val="none" w:sz="0" w:space="0" w:color="auto"/>
        <w:bottom w:val="none" w:sz="0" w:space="0" w:color="auto"/>
        <w:right w:val="none" w:sz="0" w:space="0" w:color="auto"/>
      </w:divBdr>
    </w:div>
    <w:div w:id="651443583">
      <w:bodyDiv w:val="1"/>
      <w:marLeft w:val="0"/>
      <w:marRight w:val="0"/>
      <w:marTop w:val="0"/>
      <w:marBottom w:val="0"/>
      <w:divBdr>
        <w:top w:val="none" w:sz="0" w:space="0" w:color="auto"/>
        <w:left w:val="none" w:sz="0" w:space="0" w:color="auto"/>
        <w:bottom w:val="none" w:sz="0" w:space="0" w:color="auto"/>
        <w:right w:val="none" w:sz="0" w:space="0" w:color="auto"/>
      </w:divBdr>
    </w:div>
    <w:div w:id="651451015">
      <w:bodyDiv w:val="1"/>
      <w:marLeft w:val="0"/>
      <w:marRight w:val="0"/>
      <w:marTop w:val="0"/>
      <w:marBottom w:val="0"/>
      <w:divBdr>
        <w:top w:val="none" w:sz="0" w:space="0" w:color="auto"/>
        <w:left w:val="none" w:sz="0" w:space="0" w:color="auto"/>
        <w:bottom w:val="none" w:sz="0" w:space="0" w:color="auto"/>
        <w:right w:val="none" w:sz="0" w:space="0" w:color="auto"/>
      </w:divBdr>
    </w:div>
    <w:div w:id="652031607">
      <w:bodyDiv w:val="1"/>
      <w:marLeft w:val="0"/>
      <w:marRight w:val="0"/>
      <w:marTop w:val="0"/>
      <w:marBottom w:val="0"/>
      <w:divBdr>
        <w:top w:val="none" w:sz="0" w:space="0" w:color="auto"/>
        <w:left w:val="none" w:sz="0" w:space="0" w:color="auto"/>
        <w:bottom w:val="none" w:sz="0" w:space="0" w:color="auto"/>
        <w:right w:val="none" w:sz="0" w:space="0" w:color="auto"/>
      </w:divBdr>
    </w:div>
    <w:div w:id="652828772">
      <w:bodyDiv w:val="1"/>
      <w:marLeft w:val="0"/>
      <w:marRight w:val="0"/>
      <w:marTop w:val="0"/>
      <w:marBottom w:val="0"/>
      <w:divBdr>
        <w:top w:val="none" w:sz="0" w:space="0" w:color="auto"/>
        <w:left w:val="none" w:sz="0" w:space="0" w:color="auto"/>
        <w:bottom w:val="none" w:sz="0" w:space="0" w:color="auto"/>
        <w:right w:val="none" w:sz="0" w:space="0" w:color="auto"/>
      </w:divBdr>
    </w:div>
    <w:div w:id="653489861">
      <w:bodyDiv w:val="1"/>
      <w:marLeft w:val="0"/>
      <w:marRight w:val="0"/>
      <w:marTop w:val="0"/>
      <w:marBottom w:val="0"/>
      <w:divBdr>
        <w:top w:val="none" w:sz="0" w:space="0" w:color="auto"/>
        <w:left w:val="none" w:sz="0" w:space="0" w:color="auto"/>
        <w:bottom w:val="none" w:sz="0" w:space="0" w:color="auto"/>
        <w:right w:val="none" w:sz="0" w:space="0" w:color="auto"/>
      </w:divBdr>
    </w:div>
    <w:div w:id="654070512">
      <w:bodyDiv w:val="1"/>
      <w:marLeft w:val="0"/>
      <w:marRight w:val="0"/>
      <w:marTop w:val="0"/>
      <w:marBottom w:val="0"/>
      <w:divBdr>
        <w:top w:val="none" w:sz="0" w:space="0" w:color="auto"/>
        <w:left w:val="none" w:sz="0" w:space="0" w:color="auto"/>
        <w:bottom w:val="none" w:sz="0" w:space="0" w:color="auto"/>
        <w:right w:val="none" w:sz="0" w:space="0" w:color="auto"/>
      </w:divBdr>
    </w:div>
    <w:div w:id="654185013">
      <w:bodyDiv w:val="1"/>
      <w:marLeft w:val="0"/>
      <w:marRight w:val="0"/>
      <w:marTop w:val="0"/>
      <w:marBottom w:val="0"/>
      <w:divBdr>
        <w:top w:val="none" w:sz="0" w:space="0" w:color="auto"/>
        <w:left w:val="none" w:sz="0" w:space="0" w:color="auto"/>
        <w:bottom w:val="none" w:sz="0" w:space="0" w:color="auto"/>
        <w:right w:val="none" w:sz="0" w:space="0" w:color="auto"/>
      </w:divBdr>
    </w:div>
    <w:div w:id="654261194">
      <w:bodyDiv w:val="1"/>
      <w:marLeft w:val="0"/>
      <w:marRight w:val="0"/>
      <w:marTop w:val="0"/>
      <w:marBottom w:val="0"/>
      <w:divBdr>
        <w:top w:val="none" w:sz="0" w:space="0" w:color="auto"/>
        <w:left w:val="none" w:sz="0" w:space="0" w:color="auto"/>
        <w:bottom w:val="none" w:sz="0" w:space="0" w:color="auto"/>
        <w:right w:val="none" w:sz="0" w:space="0" w:color="auto"/>
      </w:divBdr>
    </w:div>
    <w:div w:id="654459326">
      <w:bodyDiv w:val="1"/>
      <w:marLeft w:val="0"/>
      <w:marRight w:val="0"/>
      <w:marTop w:val="0"/>
      <w:marBottom w:val="0"/>
      <w:divBdr>
        <w:top w:val="none" w:sz="0" w:space="0" w:color="auto"/>
        <w:left w:val="none" w:sz="0" w:space="0" w:color="auto"/>
        <w:bottom w:val="none" w:sz="0" w:space="0" w:color="auto"/>
        <w:right w:val="none" w:sz="0" w:space="0" w:color="auto"/>
      </w:divBdr>
    </w:div>
    <w:div w:id="654533136">
      <w:bodyDiv w:val="1"/>
      <w:marLeft w:val="0"/>
      <w:marRight w:val="0"/>
      <w:marTop w:val="0"/>
      <w:marBottom w:val="0"/>
      <w:divBdr>
        <w:top w:val="none" w:sz="0" w:space="0" w:color="auto"/>
        <w:left w:val="none" w:sz="0" w:space="0" w:color="auto"/>
        <w:bottom w:val="none" w:sz="0" w:space="0" w:color="auto"/>
        <w:right w:val="none" w:sz="0" w:space="0" w:color="auto"/>
      </w:divBdr>
    </w:div>
    <w:div w:id="654797222">
      <w:bodyDiv w:val="1"/>
      <w:marLeft w:val="0"/>
      <w:marRight w:val="0"/>
      <w:marTop w:val="0"/>
      <w:marBottom w:val="0"/>
      <w:divBdr>
        <w:top w:val="none" w:sz="0" w:space="0" w:color="auto"/>
        <w:left w:val="none" w:sz="0" w:space="0" w:color="auto"/>
        <w:bottom w:val="none" w:sz="0" w:space="0" w:color="auto"/>
        <w:right w:val="none" w:sz="0" w:space="0" w:color="auto"/>
      </w:divBdr>
    </w:div>
    <w:div w:id="654916717">
      <w:bodyDiv w:val="1"/>
      <w:marLeft w:val="0"/>
      <w:marRight w:val="0"/>
      <w:marTop w:val="0"/>
      <w:marBottom w:val="0"/>
      <w:divBdr>
        <w:top w:val="none" w:sz="0" w:space="0" w:color="auto"/>
        <w:left w:val="none" w:sz="0" w:space="0" w:color="auto"/>
        <w:bottom w:val="none" w:sz="0" w:space="0" w:color="auto"/>
        <w:right w:val="none" w:sz="0" w:space="0" w:color="auto"/>
      </w:divBdr>
    </w:div>
    <w:div w:id="654917015">
      <w:bodyDiv w:val="1"/>
      <w:marLeft w:val="0"/>
      <w:marRight w:val="0"/>
      <w:marTop w:val="0"/>
      <w:marBottom w:val="0"/>
      <w:divBdr>
        <w:top w:val="none" w:sz="0" w:space="0" w:color="auto"/>
        <w:left w:val="none" w:sz="0" w:space="0" w:color="auto"/>
        <w:bottom w:val="none" w:sz="0" w:space="0" w:color="auto"/>
        <w:right w:val="none" w:sz="0" w:space="0" w:color="auto"/>
      </w:divBdr>
    </w:div>
    <w:div w:id="654920954">
      <w:bodyDiv w:val="1"/>
      <w:marLeft w:val="0"/>
      <w:marRight w:val="0"/>
      <w:marTop w:val="0"/>
      <w:marBottom w:val="0"/>
      <w:divBdr>
        <w:top w:val="none" w:sz="0" w:space="0" w:color="auto"/>
        <w:left w:val="none" w:sz="0" w:space="0" w:color="auto"/>
        <w:bottom w:val="none" w:sz="0" w:space="0" w:color="auto"/>
        <w:right w:val="none" w:sz="0" w:space="0" w:color="auto"/>
      </w:divBdr>
    </w:div>
    <w:div w:id="654988356">
      <w:bodyDiv w:val="1"/>
      <w:marLeft w:val="0"/>
      <w:marRight w:val="0"/>
      <w:marTop w:val="0"/>
      <w:marBottom w:val="0"/>
      <w:divBdr>
        <w:top w:val="none" w:sz="0" w:space="0" w:color="auto"/>
        <w:left w:val="none" w:sz="0" w:space="0" w:color="auto"/>
        <w:bottom w:val="none" w:sz="0" w:space="0" w:color="auto"/>
        <w:right w:val="none" w:sz="0" w:space="0" w:color="auto"/>
      </w:divBdr>
    </w:div>
    <w:div w:id="655381201">
      <w:bodyDiv w:val="1"/>
      <w:marLeft w:val="0"/>
      <w:marRight w:val="0"/>
      <w:marTop w:val="0"/>
      <w:marBottom w:val="0"/>
      <w:divBdr>
        <w:top w:val="none" w:sz="0" w:space="0" w:color="auto"/>
        <w:left w:val="none" w:sz="0" w:space="0" w:color="auto"/>
        <w:bottom w:val="none" w:sz="0" w:space="0" w:color="auto"/>
        <w:right w:val="none" w:sz="0" w:space="0" w:color="auto"/>
      </w:divBdr>
    </w:div>
    <w:div w:id="655651159">
      <w:bodyDiv w:val="1"/>
      <w:marLeft w:val="0"/>
      <w:marRight w:val="0"/>
      <w:marTop w:val="0"/>
      <w:marBottom w:val="0"/>
      <w:divBdr>
        <w:top w:val="none" w:sz="0" w:space="0" w:color="auto"/>
        <w:left w:val="none" w:sz="0" w:space="0" w:color="auto"/>
        <w:bottom w:val="none" w:sz="0" w:space="0" w:color="auto"/>
        <w:right w:val="none" w:sz="0" w:space="0" w:color="auto"/>
      </w:divBdr>
    </w:div>
    <w:div w:id="655963949">
      <w:bodyDiv w:val="1"/>
      <w:marLeft w:val="0"/>
      <w:marRight w:val="0"/>
      <w:marTop w:val="0"/>
      <w:marBottom w:val="0"/>
      <w:divBdr>
        <w:top w:val="none" w:sz="0" w:space="0" w:color="auto"/>
        <w:left w:val="none" w:sz="0" w:space="0" w:color="auto"/>
        <w:bottom w:val="none" w:sz="0" w:space="0" w:color="auto"/>
        <w:right w:val="none" w:sz="0" w:space="0" w:color="auto"/>
      </w:divBdr>
    </w:div>
    <w:div w:id="656031482">
      <w:bodyDiv w:val="1"/>
      <w:marLeft w:val="0"/>
      <w:marRight w:val="0"/>
      <w:marTop w:val="0"/>
      <w:marBottom w:val="0"/>
      <w:divBdr>
        <w:top w:val="none" w:sz="0" w:space="0" w:color="auto"/>
        <w:left w:val="none" w:sz="0" w:space="0" w:color="auto"/>
        <w:bottom w:val="none" w:sz="0" w:space="0" w:color="auto"/>
        <w:right w:val="none" w:sz="0" w:space="0" w:color="auto"/>
      </w:divBdr>
    </w:div>
    <w:div w:id="657152258">
      <w:bodyDiv w:val="1"/>
      <w:marLeft w:val="0"/>
      <w:marRight w:val="0"/>
      <w:marTop w:val="0"/>
      <w:marBottom w:val="0"/>
      <w:divBdr>
        <w:top w:val="none" w:sz="0" w:space="0" w:color="auto"/>
        <w:left w:val="none" w:sz="0" w:space="0" w:color="auto"/>
        <w:bottom w:val="none" w:sz="0" w:space="0" w:color="auto"/>
        <w:right w:val="none" w:sz="0" w:space="0" w:color="auto"/>
      </w:divBdr>
    </w:div>
    <w:div w:id="657924553">
      <w:bodyDiv w:val="1"/>
      <w:marLeft w:val="0"/>
      <w:marRight w:val="0"/>
      <w:marTop w:val="0"/>
      <w:marBottom w:val="0"/>
      <w:divBdr>
        <w:top w:val="none" w:sz="0" w:space="0" w:color="auto"/>
        <w:left w:val="none" w:sz="0" w:space="0" w:color="auto"/>
        <w:bottom w:val="none" w:sz="0" w:space="0" w:color="auto"/>
        <w:right w:val="none" w:sz="0" w:space="0" w:color="auto"/>
      </w:divBdr>
    </w:div>
    <w:div w:id="658920771">
      <w:bodyDiv w:val="1"/>
      <w:marLeft w:val="0"/>
      <w:marRight w:val="0"/>
      <w:marTop w:val="0"/>
      <w:marBottom w:val="0"/>
      <w:divBdr>
        <w:top w:val="none" w:sz="0" w:space="0" w:color="auto"/>
        <w:left w:val="none" w:sz="0" w:space="0" w:color="auto"/>
        <w:bottom w:val="none" w:sz="0" w:space="0" w:color="auto"/>
        <w:right w:val="none" w:sz="0" w:space="0" w:color="auto"/>
      </w:divBdr>
    </w:div>
    <w:div w:id="659893136">
      <w:bodyDiv w:val="1"/>
      <w:marLeft w:val="0"/>
      <w:marRight w:val="0"/>
      <w:marTop w:val="0"/>
      <w:marBottom w:val="0"/>
      <w:divBdr>
        <w:top w:val="none" w:sz="0" w:space="0" w:color="auto"/>
        <w:left w:val="none" w:sz="0" w:space="0" w:color="auto"/>
        <w:bottom w:val="none" w:sz="0" w:space="0" w:color="auto"/>
        <w:right w:val="none" w:sz="0" w:space="0" w:color="auto"/>
      </w:divBdr>
    </w:div>
    <w:div w:id="660548116">
      <w:bodyDiv w:val="1"/>
      <w:marLeft w:val="0"/>
      <w:marRight w:val="0"/>
      <w:marTop w:val="0"/>
      <w:marBottom w:val="0"/>
      <w:divBdr>
        <w:top w:val="none" w:sz="0" w:space="0" w:color="auto"/>
        <w:left w:val="none" w:sz="0" w:space="0" w:color="auto"/>
        <w:bottom w:val="none" w:sz="0" w:space="0" w:color="auto"/>
        <w:right w:val="none" w:sz="0" w:space="0" w:color="auto"/>
      </w:divBdr>
    </w:div>
    <w:div w:id="660815670">
      <w:bodyDiv w:val="1"/>
      <w:marLeft w:val="0"/>
      <w:marRight w:val="0"/>
      <w:marTop w:val="0"/>
      <w:marBottom w:val="0"/>
      <w:divBdr>
        <w:top w:val="none" w:sz="0" w:space="0" w:color="auto"/>
        <w:left w:val="none" w:sz="0" w:space="0" w:color="auto"/>
        <w:bottom w:val="none" w:sz="0" w:space="0" w:color="auto"/>
        <w:right w:val="none" w:sz="0" w:space="0" w:color="auto"/>
      </w:divBdr>
    </w:div>
    <w:div w:id="660886967">
      <w:bodyDiv w:val="1"/>
      <w:marLeft w:val="0"/>
      <w:marRight w:val="0"/>
      <w:marTop w:val="0"/>
      <w:marBottom w:val="0"/>
      <w:divBdr>
        <w:top w:val="none" w:sz="0" w:space="0" w:color="auto"/>
        <w:left w:val="none" w:sz="0" w:space="0" w:color="auto"/>
        <w:bottom w:val="none" w:sz="0" w:space="0" w:color="auto"/>
        <w:right w:val="none" w:sz="0" w:space="0" w:color="auto"/>
      </w:divBdr>
    </w:div>
    <w:div w:id="660890243">
      <w:bodyDiv w:val="1"/>
      <w:marLeft w:val="0"/>
      <w:marRight w:val="0"/>
      <w:marTop w:val="0"/>
      <w:marBottom w:val="0"/>
      <w:divBdr>
        <w:top w:val="none" w:sz="0" w:space="0" w:color="auto"/>
        <w:left w:val="none" w:sz="0" w:space="0" w:color="auto"/>
        <w:bottom w:val="none" w:sz="0" w:space="0" w:color="auto"/>
        <w:right w:val="none" w:sz="0" w:space="0" w:color="auto"/>
      </w:divBdr>
    </w:div>
    <w:div w:id="661196365">
      <w:bodyDiv w:val="1"/>
      <w:marLeft w:val="0"/>
      <w:marRight w:val="0"/>
      <w:marTop w:val="0"/>
      <w:marBottom w:val="0"/>
      <w:divBdr>
        <w:top w:val="none" w:sz="0" w:space="0" w:color="auto"/>
        <w:left w:val="none" w:sz="0" w:space="0" w:color="auto"/>
        <w:bottom w:val="none" w:sz="0" w:space="0" w:color="auto"/>
        <w:right w:val="none" w:sz="0" w:space="0" w:color="auto"/>
      </w:divBdr>
    </w:div>
    <w:div w:id="661467864">
      <w:bodyDiv w:val="1"/>
      <w:marLeft w:val="0"/>
      <w:marRight w:val="0"/>
      <w:marTop w:val="0"/>
      <w:marBottom w:val="0"/>
      <w:divBdr>
        <w:top w:val="none" w:sz="0" w:space="0" w:color="auto"/>
        <w:left w:val="none" w:sz="0" w:space="0" w:color="auto"/>
        <w:bottom w:val="none" w:sz="0" w:space="0" w:color="auto"/>
        <w:right w:val="none" w:sz="0" w:space="0" w:color="auto"/>
      </w:divBdr>
    </w:div>
    <w:div w:id="662272956">
      <w:bodyDiv w:val="1"/>
      <w:marLeft w:val="0"/>
      <w:marRight w:val="0"/>
      <w:marTop w:val="0"/>
      <w:marBottom w:val="0"/>
      <w:divBdr>
        <w:top w:val="none" w:sz="0" w:space="0" w:color="auto"/>
        <w:left w:val="none" w:sz="0" w:space="0" w:color="auto"/>
        <w:bottom w:val="none" w:sz="0" w:space="0" w:color="auto"/>
        <w:right w:val="none" w:sz="0" w:space="0" w:color="auto"/>
      </w:divBdr>
    </w:div>
    <w:div w:id="662316504">
      <w:bodyDiv w:val="1"/>
      <w:marLeft w:val="0"/>
      <w:marRight w:val="0"/>
      <w:marTop w:val="0"/>
      <w:marBottom w:val="0"/>
      <w:divBdr>
        <w:top w:val="none" w:sz="0" w:space="0" w:color="auto"/>
        <w:left w:val="none" w:sz="0" w:space="0" w:color="auto"/>
        <w:bottom w:val="none" w:sz="0" w:space="0" w:color="auto"/>
        <w:right w:val="none" w:sz="0" w:space="0" w:color="auto"/>
      </w:divBdr>
    </w:div>
    <w:div w:id="662588148">
      <w:bodyDiv w:val="1"/>
      <w:marLeft w:val="0"/>
      <w:marRight w:val="0"/>
      <w:marTop w:val="0"/>
      <w:marBottom w:val="0"/>
      <w:divBdr>
        <w:top w:val="none" w:sz="0" w:space="0" w:color="auto"/>
        <w:left w:val="none" w:sz="0" w:space="0" w:color="auto"/>
        <w:bottom w:val="none" w:sz="0" w:space="0" w:color="auto"/>
        <w:right w:val="none" w:sz="0" w:space="0" w:color="auto"/>
      </w:divBdr>
      <w:divsChild>
        <w:div w:id="1415201613">
          <w:marLeft w:val="0"/>
          <w:marRight w:val="0"/>
          <w:marTop w:val="0"/>
          <w:marBottom w:val="0"/>
          <w:divBdr>
            <w:top w:val="none" w:sz="0" w:space="0" w:color="auto"/>
            <w:left w:val="none" w:sz="0" w:space="0" w:color="auto"/>
            <w:bottom w:val="none" w:sz="0" w:space="0" w:color="auto"/>
            <w:right w:val="none" w:sz="0" w:space="0" w:color="auto"/>
          </w:divBdr>
        </w:div>
        <w:div w:id="200673624">
          <w:marLeft w:val="0"/>
          <w:marRight w:val="0"/>
          <w:marTop w:val="0"/>
          <w:marBottom w:val="0"/>
          <w:divBdr>
            <w:top w:val="none" w:sz="0" w:space="0" w:color="auto"/>
            <w:left w:val="none" w:sz="0" w:space="0" w:color="auto"/>
            <w:bottom w:val="none" w:sz="0" w:space="0" w:color="auto"/>
            <w:right w:val="none" w:sz="0" w:space="0" w:color="auto"/>
          </w:divBdr>
        </w:div>
        <w:div w:id="2011062765">
          <w:marLeft w:val="0"/>
          <w:marRight w:val="0"/>
          <w:marTop w:val="0"/>
          <w:marBottom w:val="0"/>
          <w:divBdr>
            <w:top w:val="none" w:sz="0" w:space="0" w:color="auto"/>
            <w:left w:val="none" w:sz="0" w:space="0" w:color="auto"/>
            <w:bottom w:val="none" w:sz="0" w:space="0" w:color="auto"/>
            <w:right w:val="none" w:sz="0" w:space="0" w:color="auto"/>
          </w:divBdr>
        </w:div>
        <w:div w:id="1940019496">
          <w:marLeft w:val="0"/>
          <w:marRight w:val="0"/>
          <w:marTop w:val="0"/>
          <w:marBottom w:val="0"/>
          <w:divBdr>
            <w:top w:val="none" w:sz="0" w:space="0" w:color="auto"/>
            <w:left w:val="none" w:sz="0" w:space="0" w:color="auto"/>
            <w:bottom w:val="none" w:sz="0" w:space="0" w:color="auto"/>
            <w:right w:val="none" w:sz="0" w:space="0" w:color="auto"/>
          </w:divBdr>
        </w:div>
        <w:div w:id="1699505854">
          <w:marLeft w:val="0"/>
          <w:marRight w:val="0"/>
          <w:marTop w:val="0"/>
          <w:marBottom w:val="0"/>
          <w:divBdr>
            <w:top w:val="none" w:sz="0" w:space="0" w:color="auto"/>
            <w:left w:val="none" w:sz="0" w:space="0" w:color="auto"/>
            <w:bottom w:val="none" w:sz="0" w:space="0" w:color="auto"/>
            <w:right w:val="none" w:sz="0" w:space="0" w:color="auto"/>
          </w:divBdr>
        </w:div>
        <w:div w:id="781148709">
          <w:marLeft w:val="0"/>
          <w:marRight w:val="0"/>
          <w:marTop w:val="0"/>
          <w:marBottom w:val="0"/>
          <w:divBdr>
            <w:top w:val="none" w:sz="0" w:space="0" w:color="auto"/>
            <w:left w:val="none" w:sz="0" w:space="0" w:color="auto"/>
            <w:bottom w:val="none" w:sz="0" w:space="0" w:color="auto"/>
            <w:right w:val="none" w:sz="0" w:space="0" w:color="auto"/>
          </w:divBdr>
        </w:div>
        <w:div w:id="1082408479">
          <w:marLeft w:val="0"/>
          <w:marRight w:val="0"/>
          <w:marTop w:val="0"/>
          <w:marBottom w:val="0"/>
          <w:divBdr>
            <w:top w:val="none" w:sz="0" w:space="0" w:color="auto"/>
            <w:left w:val="none" w:sz="0" w:space="0" w:color="auto"/>
            <w:bottom w:val="none" w:sz="0" w:space="0" w:color="auto"/>
            <w:right w:val="none" w:sz="0" w:space="0" w:color="auto"/>
          </w:divBdr>
        </w:div>
        <w:div w:id="1203327410">
          <w:marLeft w:val="0"/>
          <w:marRight w:val="0"/>
          <w:marTop w:val="0"/>
          <w:marBottom w:val="0"/>
          <w:divBdr>
            <w:top w:val="none" w:sz="0" w:space="0" w:color="auto"/>
            <w:left w:val="none" w:sz="0" w:space="0" w:color="auto"/>
            <w:bottom w:val="none" w:sz="0" w:space="0" w:color="auto"/>
            <w:right w:val="none" w:sz="0" w:space="0" w:color="auto"/>
          </w:divBdr>
        </w:div>
        <w:div w:id="890384869">
          <w:marLeft w:val="0"/>
          <w:marRight w:val="0"/>
          <w:marTop w:val="0"/>
          <w:marBottom w:val="0"/>
          <w:divBdr>
            <w:top w:val="none" w:sz="0" w:space="0" w:color="auto"/>
            <w:left w:val="none" w:sz="0" w:space="0" w:color="auto"/>
            <w:bottom w:val="none" w:sz="0" w:space="0" w:color="auto"/>
            <w:right w:val="none" w:sz="0" w:space="0" w:color="auto"/>
          </w:divBdr>
        </w:div>
        <w:div w:id="612134730">
          <w:marLeft w:val="0"/>
          <w:marRight w:val="0"/>
          <w:marTop w:val="0"/>
          <w:marBottom w:val="0"/>
          <w:divBdr>
            <w:top w:val="none" w:sz="0" w:space="0" w:color="auto"/>
            <w:left w:val="none" w:sz="0" w:space="0" w:color="auto"/>
            <w:bottom w:val="none" w:sz="0" w:space="0" w:color="auto"/>
            <w:right w:val="none" w:sz="0" w:space="0" w:color="auto"/>
          </w:divBdr>
        </w:div>
        <w:div w:id="635375868">
          <w:marLeft w:val="0"/>
          <w:marRight w:val="0"/>
          <w:marTop w:val="0"/>
          <w:marBottom w:val="0"/>
          <w:divBdr>
            <w:top w:val="none" w:sz="0" w:space="0" w:color="auto"/>
            <w:left w:val="none" w:sz="0" w:space="0" w:color="auto"/>
            <w:bottom w:val="none" w:sz="0" w:space="0" w:color="auto"/>
            <w:right w:val="none" w:sz="0" w:space="0" w:color="auto"/>
          </w:divBdr>
        </w:div>
        <w:div w:id="688065646">
          <w:marLeft w:val="0"/>
          <w:marRight w:val="0"/>
          <w:marTop w:val="0"/>
          <w:marBottom w:val="0"/>
          <w:divBdr>
            <w:top w:val="none" w:sz="0" w:space="0" w:color="auto"/>
            <w:left w:val="none" w:sz="0" w:space="0" w:color="auto"/>
            <w:bottom w:val="none" w:sz="0" w:space="0" w:color="auto"/>
            <w:right w:val="none" w:sz="0" w:space="0" w:color="auto"/>
          </w:divBdr>
        </w:div>
        <w:div w:id="1783721212">
          <w:marLeft w:val="0"/>
          <w:marRight w:val="0"/>
          <w:marTop w:val="0"/>
          <w:marBottom w:val="0"/>
          <w:divBdr>
            <w:top w:val="none" w:sz="0" w:space="0" w:color="auto"/>
            <w:left w:val="none" w:sz="0" w:space="0" w:color="auto"/>
            <w:bottom w:val="none" w:sz="0" w:space="0" w:color="auto"/>
            <w:right w:val="none" w:sz="0" w:space="0" w:color="auto"/>
          </w:divBdr>
        </w:div>
        <w:div w:id="800804285">
          <w:marLeft w:val="0"/>
          <w:marRight w:val="0"/>
          <w:marTop w:val="0"/>
          <w:marBottom w:val="0"/>
          <w:divBdr>
            <w:top w:val="none" w:sz="0" w:space="0" w:color="auto"/>
            <w:left w:val="none" w:sz="0" w:space="0" w:color="auto"/>
            <w:bottom w:val="none" w:sz="0" w:space="0" w:color="auto"/>
            <w:right w:val="none" w:sz="0" w:space="0" w:color="auto"/>
          </w:divBdr>
        </w:div>
        <w:div w:id="2009558939">
          <w:marLeft w:val="0"/>
          <w:marRight w:val="0"/>
          <w:marTop w:val="0"/>
          <w:marBottom w:val="0"/>
          <w:divBdr>
            <w:top w:val="none" w:sz="0" w:space="0" w:color="auto"/>
            <w:left w:val="none" w:sz="0" w:space="0" w:color="auto"/>
            <w:bottom w:val="none" w:sz="0" w:space="0" w:color="auto"/>
            <w:right w:val="none" w:sz="0" w:space="0" w:color="auto"/>
          </w:divBdr>
        </w:div>
        <w:div w:id="1100611969">
          <w:marLeft w:val="0"/>
          <w:marRight w:val="0"/>
          <w:marTop w:val="0"/>
          <w:marBottom w:val="0"/>
          <w:divBdr>
            <w:top w:val="none" w:sz="0" w:space="0" w:color="auto"/>
            <w:left w:val="none" w:sz="0" w:space="0" w:color="auto"/>
            <w:bottom w:val="none" w:sz="0" w:space="0" w:color="auto"/>
            <w:right w:val="none" w:sz="0" w:space="0" w:color="auto"/>
          </w:divBdr>
        </w:div>
        <w:div w:id="1016271237">
          <w:marLeft w:val="0"/>
          <w:marRight w:val="0"/>
          <w:marTop w:val="0"/>
          <w:marBottom w:val="0"/>
          <w:divBdr>
            <w:top w:val="none" w:sz="0" w:space="0" w:color="auto"/>
            <w:left w:val="none" w:sz="0" w:space="0" w:color="auto"/>
            <w:bottom w:val="none" w:sz="0" w:space="0" w:color="auto"/>
            <w:right w:val="none" w:sz="0" w:space="0" w:color="auto"/>
          </w:divBdr>
        </w:div>
        <w:div w:id="750350376">
          <w:marLeft w:val="0"/>
          <w:marRight w:val="0"/>
          <w:marTop w:val="0"/>
          <w:marBottom w:val="0"/>
          <w:divBdr>
            <w:top w:val="none" w:sz="0" w:space="0" w:color="auto"/>
            <w:left w:val="none" w:sz="0" w:space="0" w:color="auto"/>
            <w:bottom w:val="none" w:sz="0" w:space="0" w:color="auto"/>
            <w:right w:val="none" w:sz="0" w:space="0" w:color="auto"/>
          </w:divBdr>
        </w:div>
        <w:div w:id="1337535743">
          <w:marLeft w:val="0"/>
          <w:marRight w:val="0"/>
          <w:marTop w:val="0"/>
          <w:marBottom w:val="0"/>
          <w:divBdr>
            <w:top w:val="none" w:sz="0" w:space="0" w:color="auto"/>
            <w:left w:val="none" w:sz="0" w:space="0" w:color="auto"/>
            <w:bottom w:val="none" w:sz="0" w:space="0" w:color="auto"/>
            <w:right w:val="none" w:sz="0" w:space="0" w:color="auto"/>
          </w:divBdr>
        </w:div>
        <w:div w:id="1239436296">
          <w:marLeft w:val="0"/>
          <w:marRight w:val="0"/>
          <w:marTop w:val="0"/>
          <w:marBottom w:val="0"/>
          <w:divBdr>
            <w:top w:val="none" w:sz="0" w:space="0" w:color="auto"/>
            <w:left w:val="none" w:sz="0" w:space="0" w:color="auto"/>
            <w:bottom w:val="none" w:sz="0" w:space="0" w:color="auto"/>
            <w:right w:val="none" w:sz="0" w:space="0" w:color="auto"/>
          </w:divBdr>
        </w:div>
        <w:div w:id="2010717539">
          <w:marLeft w:val="0"/>
          <w:marRight w:val="0"/>
          <w:marTop w:val="0"/>
          <w:marBottom w:val="0"/>
          <w:divBdr>
            <w:top w:val="none" w:sz="0" w:space="0" w:color="auto"/>
            <w:left w:val="none" w:sz="0" w:space="0" w:color="auto"/>
            <w:bottom w:val="none" w:sz="0" w:space="0" w:color="auto"/>
            <w:right w:val="none" w:sz="0" w:space="0" w:color="auto"/>
          </w:divBdr>
        </w:div>
        <w:div w:id="2115516289">
          <w:marLeft w:val="0"/>
          <w:marRight w:val="0"/>
          <w:marTop w:val="0"/>
          <w:marBottom w:val="0"/>
          <w:divBdr>
            <w:top w:val="none" w:sz="0" w:space="0" w:color="auto"/>
            <w:left w:val="none" w:sz="0" w:space="0" w:color="auto"/>
            <w:bottom w:val="none" w:sz="0" w:space="0" w:color="auto"/>
            <w:right w:val="none" w:sz="0" w:space="0" w:color="auto"/>
          </w:divBdr>
        </w:div>
        <w:div w:id="1566062891">
          <w:marLeft w:val="0"/>
          <w:marRight w:val="0"/>
          <w:marTop w:val="0"/>
          <w:marBottom w:val="0"/>
          <w:divBdr>
            <w:top w:val="none" w:sz="0" w:space="0" w:color="auto"/>
            <w:left w:val="none" w:sz="0" w:space="0" w:color="auto"/>
            <w:bottom w:val="none" w:sz="0" w:space="0" w:color="auto"/>
            <w:right w:val="none" w:sz="0" w:space="0" w:color="auto"/>
          </w:divBdr>
        </w:div>
        <w:div w:id="811681324">
          <w:marLeft w:val="0"/>
          <w:marRight w:val="0"/>
          <w:marTop w:val="0"/>
          <w:marBottom w:val="0"/>
          <w:divBdr>
            <w:top w:val="none" w:sz="0" w:space="0" w:color="auto"/>
            <w:left w:val="none" w:sz="0" w:space="0" w:color="auto"/>
            <w:bottom w:val="none" w:sz="0" w:space="0" w:color="auto"/>
            <w:right w:val="none" w:sz="0" w:space="0" w:color="auto"/>
          </w:divBdr>
        </w:div>
        <w:div w:id="296759388">
          <w:marLeft w:val="0"/>
          <w:marRight w:val="0"/>
          <w:marTop w:val="0"/>
          <w:marBottom w:val="0"/>
          <w:divBdr>
            <w:top w:val="none" w:sz="0" w:space="0" w:color="auto"/>
            <w:left w:val="none" w:sz="0" w:space="0" w:color="auto"/>
            <w:bottom w:val="none" w:sz="0" w:space="0" w:color="auto"/>
            <w:right w:val="none" w:sz="0" w:space="0" w:color="auto"/>
          </w:divBdr>
        </w:div>
        <w:div w:id="1206020702">
          <w:marLeft w:val="0"/>
          <w:marRight w:val="0"/>
          <w:marTop w:val="0"/>
          <w:marBottom w:val="0"/>
          <w:divBdr>
            <w:top w:val="none" w:sz="0" w:space="0" w:color="auto"/>
            <w:left w:val="none" w:sz="0" w:space="0" w:color="auto"/>
            <w:bottom w:val="none" w:sz="0" w:space="0" w:color="auto"/>
            <w:right w:val="none" w:sz="0" w:space="0" w:color="auto"/>
          </w:divBdr>
        </w:div>
        <w:div w:id="1197767673">
          <w:marLeft w:val="0"/>
          <w:marRight w:val="0"/>
          <w:marTop w:val="0"/>
          <w:marBottom w:val="0"/>
          <w:divBdr>
            <w:top w:val="none" w:sz="0" w:space="0" w:color="auto"/>
            <w:left w:val="none" w:sz="0" w:space="0" w:color="auto"/>
            <w:bottom w:val="none" w:sz="0" w:space="0" w:color="auto"/>
            <w:right w:val="none" w:sz="0" w:space="0" w:color="auto"/>
          </w:divBdr>
        </w:div>
        <w:div w:id="632366604">
          <w:marLeft w:val="0"/>
          <w:marRight w:val="0"/>
          <w:marTop w:val="0"/>
          <w:marBottom w:val="0"/>
          <w:divBdr>
            <w:top w:val="none" w:sz="0" w:space="0" w:color="auto"/>
            <w:left w:val="none" w:sz="0" w:space="0" w:color="auto"/>
            <w:bottom w:val="none" w:sz="0" w:space="0" w:color="auto"/>
            <w:right w:val="none" w:sz="0" w:space="0" w:color="auto"/>
          </w:divBdr>
        </w:div>
        <w:div w:id="543715592">
          <w:marLeft w:val="0"/>
          <w:marRight w:val="0"/>
          <w:marTop w:val="0"/>
          <w:marBottom w:val="0"/>
          <w:divBdr>
            <w:top w:val="none" w:sz="0" w:space="0" w:color="auto"/>
            <w:left w:val="none" w:sz="0" w:space="0" w:color="auto"/>
            <w:bottom w:val="none" w:sz="0" w:space="0" w:color="auto"/>
            <w:right w:val="none" w:sz="0" w:space="0" w:color="auto"/>
          </w:divBdr>
        </w:div>
        <w:div w:id="1664969321">
          <w:marLeft w:val="0"/>
          <w:marRight w:val="0"/>
          <w:marTop w:val="0"/>
          <w:marBottom w:val="0"/>
          <w:divBdr>
            <w:top w:val="none" w:sz="0" w:space="0" w:color="auto"/>
            <w:left w:val="none" w:sz="0" w:space="0" w:color="auto"/>
            <w:bottom w:val="none" w:sz="0" w:space="0" w:color="auto"/>
            <w:right w:val="none" w:sz="0" w:space="0" w:color="auto"/>
          </w:divBdr>
        </w:div>
        <w:div w:id="1676498334">
          <w:marLeft w:val="0"/>
          <w:marRight w:val="0"/>
          <w:marTop w:val="0"/>
          <w:marBottom w:val="0"/>
          <w:divBdr>
            <w:top w:val="none" w:sz="0" w:space="0" w:color="auto"/>
            <w:left w:val="none" w:sz="0" w:space="0" w:color="auto"/>
            <w:bottom w:val="none" w:sz="0" w:space="0" w:color="auto"/>
            <w:right w:val="none" w:sz="0" w:space="0" w:color="auto"/>
          </w:divBdr>
        </w:div>
        <w:div w:id="742458670">
          <w:marLeft w:val="0"/>
          <w:marRight w:val="0"/>
          <w:marTop w:val="0"/>
          <w:marBottom w:val="0"/>
          <w:divBdr>
            <w:top w:val="none" w:sz="0" w:space="0" w:color="auto"/>
            <w:left w:val="none" w:sz="0" w:space="0" w:color="auto"/>
            <w:bottom w:val="none" w:sz="0" w:space="0" w:color="auto"/>
            <w:right w:val="none" w:sz="0" w:space="0" w:color="auto"/>
          </w:divBdr>
        </w:div>
        <w:div w:id="1059208820">
          <w:marLeft w:val="0"/>
          <w:marRight w:val="0"/>
          <w:marTop w:val="0"/>
          <w:marBottom w:val="0"/>
          <w:divBdr>
            <w:top w:val="none" w:sz="0" w:space="0" w:color="auto"/>
            <w:left w:val="none" w:sz="0" w:space="0" w:color="auto"/>
            <w:bottom w:val="none" w:sz="0" w:space="0" w:color="auto"/>
            <w:right w:val="none" w:sz="0" w:space="0" w:color="auto"/>
          </w:divBdr>
        </w:div>
        <w:div w:id="280575027">
          <w:marLeft w:val="0"/>
          <w:marRight w:val="0"/>
          <w:marTop w:val="0"/>
          <w:marBottom w:val="0"/>
          <w:divBdr>
            <w:top w:val="none" w:sz="0" w:space="0" w:color="auto"/>
            <w:left w:val="none" w:sz="0" w:space="0" w:color="auto"/>
            <w:bottom w:val="none" w:sz="0" w:space="0" w:color="auto"/>
            <w:right w:val="none" w:sz="0" w:space="0" w:color="auto"/>
          </w:divBdr>
        </w:div>
        <w:div w:id="2060399890">
          <w:marLeft w:val="0"/>
          <w:marRight w:val="0"/>
          <w:marTop w:val="0"/>
          <w:marBottom w:val="0"/>
          <w:divBdr>
            <w:top w:val="none" w:sz="0" w:space="0" w:color="auto"/>
            <w:left w:val="none" w:sz="0" w:space="0" w:color="auto"/>
            <w:bottom w:val="none" w:sz="0" w:space="0" w:color="auto"/>
            <w:right w:val="none" w:sz="0" w:space="0" w:color="auto"/>
          </w:divBdr>
        </w:div>
        <w:div w:id="199364484">
          <w:marLeft w:val="0"/>
          <w:marRight w:val="0"/>
          <w:marTop w:val="0"/>
          <w:marBottom w:val="0"/>
          <w:divBdr>
            <w:top w:val="none" w:sz="0" w:space="0" w:color="auto"/>
            <w:left w:val="none" w:sz="0" w:space="0" w:color="auto"/>
            <w:bottom w:val="none" w:sz="0" w:space="0" w:color="auto"/>
            <w:right w:val="none" w:sz="0" w:space="0" w:color="auto"/>
          </w:divBdr>
        </w:div>
        <w:div w:id="1395547617">
          <w:marLeft w:val="0"/>
          <w:marRight w:val="0"/>
          <w:marTop w:val="0"/>
          <w:marBottom w:val="0"/>
          <w:divBdr>
            <w:top w:val="none" w:sz="0" w:space="0" w:color="auto"/>
            <w:left w:val="none" w:sz="0" w:space="0" w:color="auto"/>
            <w:bottom w:val="none" w:sz="0" w:space="0" w:color="auto"/>
            <w:right w:val="none" w:sz="0" w:space="0" w:color="auto"/>
          </w:divBdr>
        </w:div>
        <w:div w:id="484049266">
          <w:marLeft w:val="0"/>
          <w:marRight w:val="0"/>
          <w:marTop w:val="0"/>
          <w:marBottom w:val="0"/>
          <w:divBdr>
            <w:top w:val="none" w:sz="0" w:space="0" w:color="auto"/>
            <w:left w:val="none" w:sz="0" w:space="0" w:color="auto"/>
            <w:bottom w:val="none" w:sz="0" w:space="0" w:color="auto"/>
            <w:right w:val="none" w:sz="0" w:space="0" w:color="auto"/>
          </w:divBdr>
        </w:div>
        <w:div w:id="1863860366">
          <w:marLeft w:val="0"/>
          <w:marRight w:val="0"/>
          <w:marTop w:val="0"/>
          <w:marBottom w:val="0"/>
          <w:divBdr>
            <w:top w:val="none" w:sz="0" w:space="0" w:color="auto"/>
            <w:left w:val="none" w:sz="0" w:space="0" w:color="auto"/>
            <w:bottom w:val="none" w:sz="0" w:space="0" w:color="auto"/>
            <w:right w:val="none" w:sz="0" w:space="0" w:color="auto"/>
          </w:divBdr>
        </w:div>
      </w:divsChild>
    </w:div>
    <w:div w:id="662701922">
      <w:bodyDiv w:val="1"/>
      <w:marLeft w:val="0"/>
      <w:marRight w:val="0"/>
      <w:marTop w:val="0"/>
      <w:marBottom w:val="0"/>
      <w:divBdr>
        <w:top w:val="none" w:sz="0" w:space="0" w:color="auto"/>
        <w:left w:val="none" w:sz="0" w:space="0" w:color="auto"/>
        <w:bottom w:val="none" w:sz="0" w:space="0" w:color="auto"/>
        <w:right w:val="none" w:sz="0" w:space="0" w:color="auto"/>
      </w:divBdr>
    </w:div>
    <w:div w:id="663356648">
      <w:bodyDiv w:val="1"/>
      <w:marLeft w:val="0"/>
      <w:marRight w:val="0"/>
      <w:marTop w:val="0"/>
      <w:marBottom w:val="0"/>
      <w:divBdr>
        <w:top w:val="none" w:sz="0" w:space="0" w:color="auto"/>
        <w:left w:val="none" w:sz="0" w:space="0" w:color="auto"/>
        <w:bottom w:val="none" w:sz="0" w:space="0" w:color="auto"/>
        <w:right w:val="none" w:sz="0" w:space="0" w:color="auto"/>
      </w:divBdr>
    </w:div>
    <w:div w:id="663706325">
      <w:bodyDiv w:val="1"/>
      <w:marLeft w:val="0"/>
      <w:marRight w:val="0"/>
      <w:marTop w:val="0"/>
      <w:marBottom w:val="0"/>
      <w:divBdr>
        <w:top w:val="none" w:sz="0" w:space="0" w:color="auto"/>
        <w:left w:val="none" w:sz="0" w:space="0" w:color="auto"/>
        <w:bottom w:val="none" w:sz="0" w:space="0" w:color="auto"/>
        <w:right w:val="none" w:sz="0" w:space="0" w:color="auto"/>
      </w:divBdr>
    </w:div>
    <w:div w:id="665596511">
      <w:bodyDiv w:val="1"/>
      <w:marLeft w:val="0"/>
      <w:marRight w:val="0"/>
      <w:marTop w:val="0"/>
      <w:marBottom w:val="0"/>
      <w:divBdr>
        <w:top w:val="none" w:sz="0" w:space="0" w:color="auto"/>
        <w:left w:val="none" w:sz="0" w:space="0" w:color="auto"/>
        <w:bottom w:val="none" w:sz="0" w:space="0" w:color="auto"/>
        <w:right w:val="none" w:sz="0" w:space="0" w:color="auto"/>
      </w:divBdr>
      <w:divsChild>
        <w:div w:id="243613026">
          <w:marLeft w:val="480"/>
          <w:marRight w:val="0"/>
          <w:marTop w:val="0"/>
          <w:marBottom w:val="0"/>
          <w:divBdr>
            <w:top w:val="none" w:sz="0" w:space="0" w:color="auto"/>
            <w:left w:val="none" w:sz="0" w:space="0" w:color="auto"/>
            <w:bottom w:val="none" w:sz="0" w:space="0" w:color="auto"/>
            <w:right w:val="none" w:sz="0" w:space="0" w:color="auto"/>
          </w:divBdr>
        </w:div>
        <w:div w:id="1827897172">
          <w:marLeft w:val="480"/>
          <w:marRight w:val="0"/>
          <w:marTop w:val="0"/>
          <w:marBottom w:val="0"/>
          <w:divBdr>
            <w:top w:val="none" w:sz="0" w:space="0" w:color="auto"/>
            <w:left w:val="none" w:sz="0" w:space="0" w:color="auto"/>
            <w:bottom w:val="none" w:sz="0" w:space="0" w:color="auto"/>
            <w:right w:val="none" w:sz="0" w:space="0" w:color="auto"/>
          </w:divBdr>
        </w:div>
        <w:div w:id="1744571498">
          <w:marLeft w:val="480"/>
          <w:marRight w:val="0"/>
          <w:marTop w:val="0"/>
          <w:marBottom w:val="0"/>
          <w:divBdr>
            <w:top w:val="none" w:sz="0" w:space="0" w:color="auto"/>
            <w:left w:val="none" w:sz="0" w:space="0" w:color="auto"/>
            <w:bottom w:val="none" w:sz="0" w:space="0" w:color="auto"/>
            <w:right w:val="none" w:sz="0" w:space="0" w:color="auto"/>
          </w:divBdr>
        </w:div>
        <w:div w:id="977610116">
          <w:marLeft w:val="480"/>
          <w:marRight w:val="0"/>
          <w:marTop w:val="0"/>
          <w:marBottom w:val="0"/>
          <w:divBdr>
            <w:top w:val="none" w:sz="0" w:space="0" w:color="auto"/>
            <w:left w:val="none" w:sz="0" w:space="0" w:color="auto"/>
            <w:bottom w:val="none" w:sz="0" w:space="0" w:color="auto"/>
            <w:right w:val="none" w:sz="0" w:space="0" w:color="auto"/>
          </w:divBdr>
        </w:div>
        <w:div w:id="1382095718">
          <w:marLeft w:val="480"/>
          <w:marRight w:val="0"/>
          <w:marTop w:val="0"/>
          <w:marBottom w:val="0"/>
          <w:divBdr>
            <w:top w:val="none" w:sz="0" w:space="0" w:color="auto"/>
            <w:left w:val="none" w:sz="0" w:space="0" w:color="auto"/>
            <w:bottom w:val="none" w:sz="0" w:space="0" w:color="auto"/>
            <w:right w:val="none" w:sz="0" w:space="0" w:color="auto"/>
          </w:divBdr>
        </w:div>
        <w:div w:id="839589753">
          <w:marLeft w:val="480"/>
          <w:marRight w:val="0"/>
          <w:marTop w:val="0"/>
          <w:marBottom w:val="0"/>
          <w:divBdr>
            <w:top w:val="none" w:sz="0" w:space="0" w:color="auto"/>
            <w:left w:val="none" w:sz="0" w:space="0" w:color="auto"/>
            <w:bottom w:val="none" w:sz="0" w:space="0" w:color="auto"/>
            <w:right w:val="none" w:sz="0" w:space="0" w:color="auto"/>
          </w:divBdr>
        </w:div>
        <w:div w:id="2050955512">
          <w:marLeft w:val="480"/>
          <w:marRight w:val="0"/>
          <w:marTop w:val="0"/>
          <w:marBottom w:val="0"/>
          <w:divBdr>
            <w:top w:val="none" w:sz="0" w:space="0" w:color="auto"/>
            <w:left w:val="none" w:sz="0" w:space="0" w:color="auto"/>
            <w:bottom w:val="none" w:sz="0" w:space="0" w:color="auto"/>
            <w:right w:val="none" w:sz="0" w:space="0" w:color="auto"/>
          </w:divBdr>
        </w:div>
        <w:div w:id="1890451979">
          <w:marLeft w:val="480"/>
          <w:marRight w:val="0"/>
          <w:marTop w:val="0"/>
          <w:marBottom w:val="0"/>
          <w:divBdr>
            <w:top w:val="none" w:sz="0" w:space="0" w:color="auto"/>
            <w:left w:val="none" w:sz="0" w:space="0" w:color="auto"/>
            <w:bottom w:val="none" w:sz="0" w:space="0" w:color="auto"/>
            <w:right w:val="none" w:sz="0" w:space="0" w:color="auto"/>
          </w:divBdr>
        </w:div>
        <w:div w:id="1520002075">
          <w:marLeft w:val="480"/>
          <w:marRight w:val="0"/>
          <w:marTop w:val="0"/>
          <w:marBottom w:val="0"/>
          <w:divBdr>
            <w:top w:val="none" w:sz="0" w:space="0" w:color="auto"/>
            <w:left w:val="none" w:sz="0" w:space="0" w:color="auto"/>
            <w:bottom w:val="none" w:sz="0" w:space="0" w:color="auto"/>
            <w:right w:val="none" w:sz="0" w:space="0" w:color="auto"/>
          </w:divBdr>
        </w:div>
        <w:div w:id="293485012">
          <w:marLeft w:val="480"/>
          <w:marRight w:val="0"/>
          <w:marTop w:val="0"/>
          <w:marBottom w:val="0"/>
          <w:divBdr>
            <w:top w:val="none" w:sz="0" w:space="0" w:color="auto"/>
            <w:left w:val="none" w:sz="0" w:space="0" w:color="auto"/>
            <w:bottom w:val="none" w:sz="0" w:space="0" w:color="auto"/>
            <w:right w:val="none" w:sz="0" w:space="0" w:color="auto"/>
          </w:divBdr>
        </w:div>
        <w:div w:id="257493373">
          <w:marLeft w:val="480"/>
          <w:marRight w:val="0"/>
          <w:marTop w:val="0"/>
          <w:marBottom w:val="0"/>
          <w:divBdr>
            <w:top w:val="none" w:sz="0" w:space="0" w:color="auto"/>
            <w:left w:val="none" w:sz="0" w:space="0" w:color="auto"/>
            <w:bottom w:val="none" w:sz="0" w:space="0" w:color="auto"/>
            <w:right w:val="none" w:sz="0" w:space="0" w:color="auto"/>
          </w:divBdr>
        </w:div>
        <w:div w:id="412822165">
          <w:marLeft w:val="480"/>
          <w:marRight w:val="0"/>
          <w:marTop w:val="0"/>
          <w:marBottom w:val="0"/>
          <w:divBdr>
            <w:top w:val="none" w:sz="0" w:space="0" w:color="auto"/>
            <w:left w:val="none" w:sz="0" w:space="0" w:color="auto"/>
            <w:bottom w:val="none" w:sz="0" w:space="0" w:color="auto"/>
            <w:right w:val="none" w:sz="0" w:space="0" w:color="auto"/>
          </w:divBdr>
        </w:div>
        <w:div w:id="745106528">
          <w:marLeft w:val="480"/>
          <w:marRight w:val="0"/>
          <w:marTop w:val="0"/>
          <w:marBottom w:val="0"/>
          <w:divBdr>
            <w:top w:val="none" w:sz="0" w:space="0" w:color="auto"/>
            <w:left w:val="none" w:sz="0" w:space="0" w:color="auto"/>
            <w:bottom w:val="none" w:sz="0" w:space="0" w:color="auto"/>
            <w:right w:val="none" w:sz="0" w:space="0" w:color="auto"/>
          </w:divBdr>
        </w:div>
        <w:div w:id="1322730067">
          <w:marLeft w:val="480"/>
          <w:marRight w:val="0"/>
          <w:marTop w:val="0"/>
          <w:marBottom w:val="0"/>
          <w:divBdr>
            <w:top w:val="none" w:sz="0" w:space="0" w:color="auto"/>
            <w:left w:val="none" w:sz="0" w:space="0" w:color="auto"/>
            <w:bottom w:val="none" w:sz="0" w:space="0" w:color="auto"/>
            <w:right w:val="none" w:sz="0" w:space="0" w:color="auto"/>
          </w:divBdr>
        </w:div>
        <w:div w:id="7877364">
          <w:marLeft w:val="480"/>
          <w:marRight w:val="0"/>
          <w:marTop w:val="0"/>
          <w:marBottom w:val="0"/>
          <w:divBdr>
            <w:top w:val="none" w:sz="0" w:space="0" w:color="auto"/>
            <w:left w:val="none" w:sz="0" w:space="0" w:color="auto"/>
            <w:bottom w:val="none" w:sz="0" w:space="0" w:color="auto"/>
            <w:right w:val="none" w:sz="0" w:space="0" w:color="auto"/>
          </w:divBdr>
        </w:div>
        <w:div w:id="1676104666">
          <w:marLeft w:val="480"/>
          <w:marRight w:val="0"/>
          <w:marTop w:val="0"/>
          <w:marBottom w:val="0"/>
          <w:divBdr>
            <w:top w:val="none" w:sz="0" w:space="0" w:color="auto"/>
            <w:left w:val="none" w:sz="0" w:space="0" w:color="auto"/>
            <w:bottom w:val="none" w:sz="0" w:space="0" w:color="auto"/>
            <w:right w:val="none" w:sz="0" w:space="0" w:color="auto"/>
          </w:divBdr>
        </w:div>
        <w:div w:id="1670254114">
          <w:marLeft w:val="480"/>
          <w:marRight w:val="0"/>
          <w:marTop w:val="0"/>
          <w:marBottom w:val="0"/>
          <w:divBdr>
            <w:top w:val="none" w:sz="0" w:space="0" w:color="auto"/>
            <w:left w:val="none" w:sz="0" w:space="0" w:color="auto"/>
            <w:bottom w:val="none" w:sz="0" w:space="0" w:color="auto"/>
            <w:right w:val="none" w:sz="0" w:space="0" w:color="auto"/>
          </w:divBdr>
        </w:div>
        <w:div w:id="955020633">
          <w:marLeft w:val="480"/>
          <w:marRight w:val="0"/>
          <w:marTop w:val="0"/>
          <w:marBottom w:val="0"/>
          <w:divBdr>
            <w:top w:val="none" w:sz="0" w:space="0" w:color="auto"/>
            <w:left w:val="none" w:sz="0" w:space="0" w:color="auto"/>
            <w:bottom w:val="none" w:sz="0" w:space="0" w:color="auto"/>
            <w:right w:val="none" w:sz="0" w:space="0" w:color="auto"/>
          </w:divBdr>
        </w:div>
        <w:div w:id="297345861">
          <w:marLeft w:val="480"/>
          <w:marRight w:val="0"/>
          <w:marTop w:val="0"/>
          <w:marBottom w:val="0"/>
          <w:divBdr>
            <w:top w:val="none" w:sz="0" w:space="0" w:color="auto"/>
            <w:left w:val="none" w:sz="0" w:space="0" w:color="auto"/>
            <w:bottom w:val="none" w:sz="0" w:space="0" w:color="auto"/>
            <w:right w:val="none" w:sz="0" w:space="0" w:color="auto"/>
          </w:divBdr>
        </w:div>
        <w:div w:id="720594330">
          <w:marLeft w:val="480"/>
          <w:marRight w:val="0"/>
          <w:marTop w:val="0"/>
          <w:marBottom w:val="0"/>
          <w:divBdr>
            <w:top w:val="none" w:sz="0" w:space="0" w:color="auto"/>
            <w:left w:val="none" w:sz="0" w:space="0" w:color="auto"/>
            <w:bottom w:val="none" w:sz="0" w:space="0" w:color="auto"/>
            <w:right w:val="none" w:sz="0" w:space="0" w:color="auto"/>
          </w:divBdr>
        </w:div>
        <w:div w:id="1535851494">
          <w:marLeft w:val="480"/>
          <w:marRight w:val="0"/>
          <w:marTop w:val="0"/>
          <w:marBottom w:val="0"/>
          <w:divBdr>
            <w:top w:val="none" w:sz="0" w:space="0" w:color="auto"/>
            <w:left w:val="none" w:sz="0" w:space="0" w:color="auto"/>
            <w:bottom w:val="none" w:sz="0" w:space="0" w:color="auto"/>
            <w:right w:val="none" w:sz="0" w:space="0" w:color="auto"/>
          </w:divBdr>
        </w:div>
        <w:div w:id="260067311">
          <w:marLeft w:val="480"/>
          <w:marRight w:val="0"/>
          <w:marTop w:val="0"/>
          <w:marBottom w:val="0"/>
          <w:divBdr>
            <w:top w:val="none" w:sz="0" w:space="0" w:color="auto"/>
            <w:left w:val="none" w:sz="0" w:space="0" w:color="auto"/>
            <w:bottom w:val="none" w:sz="0" w:space="0" w:color="auto"/>
            <w:right w:val="none" w:sz="0" w:space="0" w:color="auto"/>
          </w:divBdr>
        </w:div>
        <w:div w:id="518279479">
          <w:marLeft w:val="480"/>
          <w:marRight w:val="0"/>
          <w:marTop w:val="0"/>
          <w:marBottom w:val="0"/>
          <w:divBdr>
            <w:top w:val="none" w:sz="0" w:space="0" w:color="auto"/>
            <w:left w:val="none" w:sz="0" w:space="0" w:color="auto"/>
            <w:bottom w:val="none" w:sz="0" w:space="0" w:color="auto"/>
            <w:right w:val="none" w:sz="0" w:space="0" w:color="auto"/>
          </w:divBdr>
        </w:div>
        <w:div w:id="1434938104">
          <w:marLeft w:val="480"/>
          <w:marRight w:val="0"/>
          <w:marTop w:val="0"/>
          <w:marBottom w:val="0"/>
          <w:divBdr>
            <w:top w:val="none" w:sz="0" w:space="0" w:color="auto"/>
            <w:left w:val="none" w:sz="0" w:space="0" w:color="auto"/>
            <w:bottom w:val="none" w:sz="0" w:space="0" w:color="auto"/>
            <w:right w:val="none" w:sz="0" w:space="0" w:color="auto"/>
          </w:divBdr>
        </w:div>
        <w:div w:id="1438479520">
          <w:marLeft w:val="480"/>
          <w:marRight w:val="0"/>
          <w:marTop w:val="0"/>
          <w:marBottom w:val="0"/>
          <w:divBdr>
            <w:top w:val="none" w:sz="0" w:space="0" w:color="auto"/>
            <w:left w:val="none" w:sz="0" w:space="0" w:color="auto"/>
            <w:bottom w:val="none" w:sz="0" w:space="0" w:color="auto"/>
            <w:right w:val="none" w:sz="0" w:space="0" w:color="auto"/>
          </w:divBdr>
        </w:div>
        <w:div w:id="1257521063">
          <w:marLeft w:val="480"/>
          <w:marRight w:val="0"/>
          <w:marTop w:val="0"/>
          <w:marBottom w:val="0"/>
          <w:divBdr>
            <w:top w:val="none" w:sz="0" w:space="0" w:color="auto"/>
            <w:left w:val="none" w:sz="0" w:space="0" w:color="auto"/>
            <w:bottom w:val="none" w:sz="0" w:space="0" w:color="auto"/>
            <w:right w:val="none" w:sz="0" w:space="0" w:color="auto"/>
          </w:divBdr>
        </w:div>
        <w:div w:id="70126839">
          <w:marLeft w:val="480"/>
          <w:marRight w:val="0"/>
          <w:marTop w:val="0"/>
          <w:marBottom w:val="0"/>
          <w:divBdr>
            <w:top w:val="none" w:sz="0" w:space="0" w:color="auto"/>
            <w:left w:val="none" w:sz="0" w:space="0" w:color="auto"/>
            <w:bottom w:val="none" w:sz="0" w:space="0" w:color="auto"/>
            <w:right w:val="none" w:sz="0" w:space="0" w:color="auto"/>
          </w:divBdr>
        </w:div>
        <w:div w:id="1925602106">
          <w:marLeft w:val="480"/>
          <w:marRight w:val="0"/>
          <w:marTop w:val="0"/>
          <w:marBottom w:val="0"/>
          <w:divBdr>
            <w:top w:val="none" w:sz="0" w:space="0" w:color="auto"/>
            <w:left w:val="none" w:sz="0" w:space="0" w:color="auto"/>
            <w:bottom w:val="none" w:sz="0" w:space="0" w:color="auto"/>
            <w:right w:val="none" w:sz="0" w:space="0" w:color="auto"/>
          </w:divBdr>
        </w:div>
        <w:div w:id="1449932224">
          <w:marLeft w:val="480"/>
          <w:marRight w:val="0"/>
          <w:marTop w:val="0"/>
          <w:marBottom w:val="0"/>
          <w:divBdr>
            <w:top w:val="none" w:sz="0" w:space="0" w:color="auto"/>
            <w:left w:val="none" w:sz="0" w:space="0" w:color="auto"/>
            <w:bottom w:val="none" w:sz="0" w:space="0" w:color="auto"/>
            <w:right w:val="none" w:sz="0" w:space="0" w:color="auto"/>
          </w:divBdr>
        </w:div>
        <w:div w:id="206532140">
          <w:marLeft w:val="480"/>
          <w:marRight w:val="0"/>
          <w:marTop w:val="0"/>
          <w:marBottom w:val="0"/>
          <w:divBdr>
            <w:top w:val="none" w:sz="0" w:space="0" w:color="auto"/>
            <w:left w:val="none" w:sz="0" w:space="0" w:color="auto"/>
            <w:bottom w:val="none" w:sz="0" w:space="0" w:color="auto"/>
            <w:right w:val="none" w:sz="0" w:space="0" w:color="auto"/>
          </w:divBdr>
        </w:div>
        <w:div w:id="1222791880">
          <w:marLeft w:val="480"/>
          <w:marRight w:val="0"/>
          <w:marTop w:val="0"/>
          <w:marBottom w:val="0"/>
          <w:divBdr>
            <w:top w:val="none" w:sz="0" w:space="0" w:color="auto"/>
            <w:left w:val="none" w:sz="0" w:space="0" w:color="auto"/>
            <w:bottom w:val="none" w:sz="0" w:space="0" w:color="auto"/>
            <w:right w:val="none" w:sz="0" w:space="0" w:color="auto"/>
          </w:divBdr>
        </w:div>
        <w:div w:id="1791170870">
          <w:marLeft w:val="480"/>
          <w:marRight w:val="0"/>
          <w:marTop w:val="0"/>
          <w:marBottom w:val="0"/>
          <w:divBdr>
            <w:top w:val="none" w:sz="0" w:space="0" w:color="auto"/>
            <w:left w:val="none" w:sz="0" w:space="0" w:color="auto"/>
            <w:bottom w:val="none" w:sz="0" w:space="0" w:color="auto"/>
            <w:right w:val="none" w:sz="0" w:space="0" w:color="auto"/>
          </w:divBdr>
        </w:div>
        <w:div w:id="837309487">
          <w:marLeft w:val="480"/>
          <w:marRight w:val="0"/>
          <w:marTop w:val="0"/>
          <w:marBottom w:val="0"/>
          <w:divBdr>
            <w:top w:val="none" w:sz="0" w:space="0" w:color="auto"/>
            <w:left w:val="none" w:sz="0" w:space="0" w:color="auto"/>
            <w:bottom w:val="none" w:sz="0" w:space="0" w:color="auto"/>
            <w:right w:val="none" w:sz="0" w:space="0" w:color="auto"/>
          </w:divBdr>
        </w:div>
        <w:div w:id="764501468">
          <w:marLeft w:val="480"/>
          <w:marRight w:val="0"/>
          <w:marTop w:val="0"/>
          <w:marBottom w:val="0"/>
          <w:divBdr>
            <w:top w:val="none" w:sz="0" w:space="0" w:color="auto"/>
            <w:left w:val="none" w:sz="0" w:space="0" w:color="auto"/>
            <w:bottom w:val="none" w:sz="0" w:space="0" w:color="auto"/>
            <w:right w:val="none" w:sz="0" w:space="0" w:color="auto"/>
          </w:divBdr>
        </w:div>
        <w:div w:id="1794248493">
          <w:marLeft w:val="480"/>
          <w:marRight w:val="0"/>
          <w:marTop w:val="0"/>
          <w:marBottom w:val="0"/>
          <w:divBdr>
            <w:top w:val="none" w:sz="0" w:space="0" w:color="auto"/>
            <w:left w:val="none" w:sz="0" w:space="0" w:color="auto"/>
            <w:bottom w:val="none" w:sz="0" w:space="0" w:color="auto"/>
            <w:right w:val="none" w:sz="0" w:space="0" w:color="auto"/>
          </w:divBdr>
        </w:div>
        <w:div w:id="1309895682">
          <w:marLeft w:val="480"/>
          <w:marRight w:val="0"/>
          <w:marTop w:val="0"/>
          <w:marBottom w:val="0"/>
          <w:divBdr>
            <w:top w:val="none" w:sz="0" w:space="0" w:color="auto"/>
            <w:left w:val="none" w:sz="0" w:space="0" w:color="auto"/>
            <w:bottom w:val="none" w:sz="0" w:space="0" w:color="auto"/>
            <w:right w:val="none" w:sz="0" w:space="0" w:color="auto"/>
          </w:divBdr>
        </w:div>
        <w:div w:id="1004820580">
          <w:marLeft w:val="480"/>
          <w:marRight w:val="0"/>
          <w:marTop w:val="0"/>
          <w:marBottom w:val="0"/>
          <w:divBdr>
            <w:top w:val="none" w:sz="0" w:space="0" w:color="auto"/>
            <w:left w:val="none" w:sz="0" w:space="0" w:color="auto"/>
            <w:bottom w:val="none" w:sz="0" w:space="0" w:color="auto"/>
            <w:right w:val="none" w:sz="0" w:space="0" w:color="auto"/>
          </w:divBdr>
        </w:div>
        <w:div w:id="384374502">
          <w:marLeft w:val="480"/>
          <w:marRight w:val="0"/>
          <w:marTop w:val="0"/>
          <w:marBottom w:val="0"/>
          <w:divBdr>
            <w:top w:val="none" w:sz="0" w:space="0" w:color="auto"/>
            <w:left w:val="none" w:sz="0" w:space="0" w:color="auto"/>
            <w:bottom w:val="none" w:sz="0" w:space="0" w:color="auto"/>
            <w:right w:val="none" w:sz="0" w:space="0" w:color="auto"/>
          </w:divBdr>
        </w:div>
        <w:div w:id="217402401">
          <w:marLeft w:val="480"/>
          <w:marRight w:val="0"/>
          <w:marTop w:val="0"/>
          <w:marBottom w:val="0"/>
          <w:divBdr>
            <w:top w:val="none" w:sz="0" w:space="0" w:color="auto"/>
            <w:left w:val="none" w:sz="0" w:space="0" w:color="auto"/>
            <w:bottom w:val="none" w:sz="0" w:space="0" w:color="auto"/>
            <w:right w:val="none" w:sz="0" w:space="0" w:color="auto"/>
          </w:divBdr>
        </w:div>
      </w:divsChild>
    </w:div>
    <w:div w:id="665862850">
      <w:bodyDiv w:val="1"/>
      <w:marLeft w:val="0"/>
      <w:marRight w:val="0"/>
      <w:marTop w:val="0"/>
      <w:marBottom w:val="0"/>
      <w:divBdr>
        <w:top w:val="none" w:sz="0" w:space="0" w:color="auto"/>
        <w:left w:val="none" w:sz="0" w:space="0" w:color="auto"/>
        <w:bottom w:val="none" w:sz="0" w:space="0" w:color="auto"/>
        <w:right w:val="none" w:sz="0" w:space="0" w:color="auto"/>
      </w:divBdr>
    </w:div>
    <w:div w:id="666447347">
      <w:bodyDiv w:val="1"/>
      <w:marLeft w:val="0"/>
      <w:marRight w:val="0"/>
      <w:marTop w:val="0"/>
      <w:marBottom w:val="0"/>
      <w:divBdr>
        <w:top w:val="none" w:sz="0" w:space="0" w:color="auto"/>
        <w:left w:val="none" w:sz="0" w:space="0" w:color="auto"/>
        <w:bottom w:val="none" w:sz="0" w:space="0" w:color="auto"/>
        <w:right w:val="none" w:sz="0" w:space="0" w:color="auto"/>
      </w:divBdr>
    </w:div>
    <w:div w:id="666832454">
      <w:bodyDiv w:val="1"/>
      <w:marLeft w:val="0"/>
      <w:marRight w:val="0"/>
      <w:marTop w:val="0"/>
      <w:marBottom w:val="0"/>
      <w:divBdr>
        <w:top w:val="none" w:sz="0" w:space="0" w:color="auto"/>
        <w:left w:val="none" w:sz="0" w:space="0" w:color="auto"/>
        <w:bottom w:val="none" w:sz="0" w:space="0" w:color="auto"/>
        <w:right w:val="none" w:sz="0" w:space="0" w:color="auto"/>
      </w:divBdr>
    </w:div>
    <w:div w:id="668682101">
      <w:bodyDiv w:val="1"/>
      <w:marLeft w:val="0"/>
      <w:marRight w:val="0"/>
      <w:marTop w:val="0"/>
      <w:marBottom w:val="0"/>
      <w:divBdr>
        <w:top w:val="none" w:sz="0" w:space="0" w:color="auto"/>
        <w:left w:val="none" w:sz="0" w:space="0" w:color="auto"/>
        <w:bottom w:val="none" w:sz="0" w:space="0" w:color="auto"/>
        <w:right w:val="none" w:sz="0" w:space="0" w:color="auto"/>
      </w:divBdr>
    </w:div>
    <w:div w:id="668992074">
      <w:bodyDiv w:val="1"/>
      <w:marLeft w:val="0"/>
      <w:marRight w:val="0"/>
      <w:marTop w:val="0"/>
      <w:marBottom w:val="0"/>
      <w:divBdr>
        <w:top w:val="none" w:sz="0" w:space="0" w:color="auto"/>
        <w:left w:val="none" w:sz="0" w:space="0" w:color="auto"/>
        <w:bottom w:val="none" w:sz="0" w:space="0" w:color="auto"/>
        <w:right w:val="none" w:sz="0" w:space="0" w:color="auto"/>
      </w:divBdr>
    </w:div>
    <w:div w:id="669064750">
      <w:bodyDiv w:val="1"/>
      <w:marLeft w:val="0"/>
      <w:marRight w:val="0"/>
      <w:marTop w:val="0"/>
      <w:marBottom w:val="0"/>
      <w:divBdr>
        <w:top w:val="none" w:sz="0" w:space="0" w:color="auto"/>
        <w:left w:val="none" w:sz="0" w:space="0" w:color="auto"/>
        <w:bottom w:val="none" w:sz="0" w:space="0" w:color="auto"/>
        <w:right w:val="none" w:sz="0" w:space="0" w:color="auto"/>
      </w:divBdr>
    </w:div>
    <w:div w:id="669069245">
      <w:bodyDiv w:val="1"/>
      <w:marLeft w:val="0"/>
      <w:marRight w:val="0"/>
      <w:marTop w:val="0"/>
      <w:marBottom w:val="0"/>
      <w:divBdr>
        <w:top w:val="none" w:sz="0" w:space="0" w:color="auto"/>
        <w:left w:val="none" w:sz="0" w:space="0" w:color="auto"/>
        <w:bottom w:val="none" w:sz="0" w:space="0" w:color="auto"/>
        <w:right w:val="none" w:sz="0" w:space="0" w:color="auto"/>
      </w:divBdr>
    </w:div>
    <w:div w:id="669331155">
      <w:bodyDiv w:val="1"/>
      <w:marLeft w:val="0"/>
      <w:marRight w:val="0"/>
      <w:marTop w:val="0"/>
      <w:marBottom w:val="0"/>
      <w:divBdr>
        <w:top w:val="none" w:sz="0" w:space="0" w:color="auto"/>
        <w:left w:val="none" w:sz="0" w:space="0" w:color="auto"/>
        <w:bottom w:val="none" w:sz="0" w:space="0" w:color="auto"/>
        <w:right w:val="none" w:sz="0" w:space="0" w:color="auto"/>
      </w:divBdr>
    </w:div>
    <w:div w:id="670328505">
      <w:bodyDiv w:val="1"/>
      <w:marLeft w:val="0"/>
      <w:marRight w:val="0"/>
      <w:marTop w:val="0"/>
      <w:marBottom w:val="0"/>
      <w:divBdr>
        <w:top w:val="none" w:sz="0" w:space="0" w:color="auto"/>
        <w:left w:val="none" w:sz="0" w:space="0" w:color="auto"/>
        <w:bottom w:val="none" w:sz="0" w:space="0" w:color="auto"/>
        <w:right w:val="none" w:sz="0" w:space="0" w:color="auto"/>
      </w:divBdr>
    </w:div>
    <w:div w:id="670717285">
      <w:bodyDiv w:val="1"/>
      <w:marLeft w:val="0"/>
      <w:marRight w:val="0"/>
      <w:marTop w:val="0"/>
      <w:marBottom w:val="0"/>
      <w:divBdr>
        <w:top w:val="none" w:sz="0" w:space="0" w:color="auto"/>
        <w:left w:val="none" w:sz="0" w:space="0" w:color="auto"/>
        <w:bottom w:val="none" w:sz="0" w:space="0" w:color="auto"/>
        <w:right w:val="none" w:sz="0" w:space="0" w:color="auto"/>
      </w:divBdr>
    </w:div>
    <w:div w:id="670982775">
      <w:bodyDiv w:val="1"/>
      <w:marLeft w:val="0"/>
      <w:marRight w:val="0"/>
      <w:marTop w:val="0"/>
      <w:marBottom w:val="0"/>
      <w:divBdr>
        <w:top w:val="none" w:sz="0" w:space="0" w:color="auto"/>
        <w:left w:val="none" w:sz="0" w:space="0" w:color="auto"/>
        <w:bottom w:val="none" w:sz="0" w:space="0" w:color="auto"/>
        <w:right w:val="none" w:sz="0" w:space="0" w:color="auto"/>
      </w:divBdr>
    </w:div>
    <w:div w:id="671104445">
      <w:bodyDiv w:val="1"/>
      <w:marLeft w:val="0"/>
      <w:marRight w:val="0"/>
      <w:marTop w:val="0"/>
      <w:marBottom w:val="0"/>
      <w:divBdr>
        <w:top w:val="none" w:sz="0" w:space="0" w:color="auto"/>
        <w:left w:val="none" w:sz="0" w:space="0" w:color="auto"/>
        <w:bottom w:val="none" w:sz="0" w:space="0" w:color="auto"/>
        <w:right w:val="none" w:sz="0" w:space="0" w:color="auto"/>
      </w:divBdr>
    </w:div>
    <w:div w:id="671181028">
      <w:bodyDiv w:val="1"/>
      <w:marLeft w:val="0"/>
      <w:marRight w:val="0"/>
      <w:marTop w:val="0"/>
      <w:marBottom w:val="0"/>
      <w:divBdr>
        <w:top w:val="none" w:sz="0" w:space="0" w:color="auto"/>
        <w:left w:val="none" w:sz="0" w:space="0" w:color="auto"/>
        <w:bottom w:val="none" w:sz="0" w:space="0" w:color="auto"/>
        <w:right w:val="none" w:sz="0" w:space="0" w:color="auto"/>
      </w:divBdr>
    </w:div>
    <w:div w:id="671489652">
      <w:bodyDiv w:val="1"/>
      <w:marLeft w:val="0"/>
      <w:marRight w:val="0"/>
      <w:marTop w:val="0"/>
      <w:marBottom w:val="0"/>
      <w:divBdr>
        <w:top w:val="none" w:sz="0" w:space="0" w:color="auto"/>
        <w:left w:val="none" w:sz="0" w:space="0" w:color="auto"/>
        <w:bottom w:val="none" w:sz="0" w:space="0" w:color="auto"/>
        <w:right w:val="none" w:sz="0" w:space="0" w:color="auto"/>
      </w:divBdr>
    </w:div>
    <w:div w:id="671837869">
      <w:bodyDiv w:val="1"/>
      <w:marLeft w:val="0"/>
      <w:marRight w:val="0"/>
      <w:marTop w:val="0"/>
      <w:marBottom w:val="0"/>
      <w:divBdr>
        <w:top w:val="none" w:sz="0" w:space="0" w:color="auto"/>
        <w:left w:val="none" w:sz="0" w:space="0" w:color="auto"/>
        <w:bottom w:val="none" w:sz="0" w:space="0" w:color="auto"/>
        <w:right w:val="none" w:sz="0" w:space="0" w:color="auto"/>
      </w:divBdr>
    </w:div>
    <w:div w:id="672031180">
      <w:bodyDiv w:val="1"/>
      <w:marLeft w:val="0"/>
      <w:marRight w:val="0"/>
      <w:marTop w:val="0"/>
      <w:marBottom w:val="0"/>
      <w:divBdr>
        <w:top w:val="none" w:sz="0" w:space="0" w:color="auto"/>
        <w:left w:val="none" w:sz="0" w:space="0" w:color="auto"/>
        <w:bottom w:val="none" w:sz="0" w:space="0" w:color="auto"/>
        <w:right w:val="none" w:sz="0" w:space="0" w:color="auto"/>
      </w:divBdr>
    </w:div>
    <w:div w:id="672147067">
      <w:bodyDiv w:val="1"/>
      <w:marLeft w:val="0"/>
      <w:marRight w:val="0"/>
      <w:marTop w:val="0"/>
      <w:marBottom w:val="0"/>
      <w:divBdr>
        <w:top w:val="none" w:sz="0" w:space="0" w:color="auto"/>
        <w:left w:val="none" w:sz="0" w:space="0" w:color="auto"/>
        <w:bottom w:val="none" w:sz="0" w:space="0" w:color="auto"/>
        <w:right w:val="none" w:sz="0" w:space="0" w:color="auto"/>
      </w:divBdr>
    </w:div>
    <w:div w:id="674266018">
      <w:bodyDiv w:val="1"/>
      <w:marLeft w:val="0"/>
      <w:marRight w:val="0"/>
      <w:marTop w:val="0"/>
      <w:marBottom w:val="0"/>
      <w:divBdr>
        <w:top w:val="none" w:sz="0" w:space="0" w:color="auto"/>
        <w:left w:val="none" w:sz="0" w:space="0" w:color="auto"/>
        <w:bottom w:val="none" w:sz="0" w:space="0" w:color="auto"/>
        <w:right w:val="none" w:sz="0" w:space="0" w:color="auto"/>
      </w:divBdr>
      <w:divsChild>
        <w:div w:id="1407995368">
          <w:marLeft w:val="0"/>
          <w:marRight w:val="0"/>
          <w:marTop w:val="0"/>
          <w:marBottom w:val="0"/>
          <w:divBdr>
            <w:top w:val="none" w:sz="0" w:space="0" w:color="auto"/>
            <w:left w:val="none" w:sz="0" w:space="0" w:color="auto"/>
            <w:bottom w:val="none" w:sz="0" w:space="0" w:color="auto"/>
            <w:right w:val="none" w:sz="0" w:space="0" w:color="auto"/>
          </w:divBdr>
        </w:div>
        <w:div w:id="1254782965">
          <w:marLeft w:val="0"/>
          <w:marRight w:val="0"/>
          <w:marTop w:val="0"/>
          <w:marBottom w:val="0"/>
          <w:divBdr>
            <w:top w:val="none" w:sz="0" w:space="0" w:color="auto"/>
            <w:left w:val="none" w:sz="0" w:space="0" w:color="auto"/>
            <w:bottom w:val="none" w:sz="0" w:space="0" w:color="auto"/>
            <w:right w:val="none" w:sz="0" w:space="0" w:color="auto"/>
          </w:divBdr>
        </w:div>
        <w:div w:id="769550980">
          <w:marLeft w:val="0"/>
          <w:marRight w:val="0"/>
          <w:marTop w:val="0"/>
          <w:marBottom w:val="0"/>
          <w:divBdr>
            <w:top w:val="none" w:sz="0" w:space="0" w:color="auto"/>
            <w:left w:val="none" w:sz="0" w:space="0" w:color="auto"/>
            <w:bottom w:val="none" w:sz="0" w:space="0" w:color="auto"/>
            <w:right w:val="none" w:sz="0" w:space="0" w:color="auto"/>
          </w:divBdr>
        </w:div>
        <w:div w:id="1942839468">
          <w:marLeft w:val="0"/>
          <w:marRight w:val="0"/>
          <w:marTop w:val="0"/>
          <w:marBottom w:val="0"/>
          <w:divBdr>
            <w:top w:val="none" w:sz="0" w:space="0" w:color="auto"/>
            <w:left w:val="none" w:sz="0" w:space="0" w:color="auto"/>
            <w:bottom w:val="none" w:sz="0" w:space="0" w:color="auto"/>
            <w:right w:val="none" w:sz="0" w:space="0" w:color="auto"/>
          </w:divBdr>
        </w:div>
        <w:div w:id="1428623342">
          <w:marLeft w:val="0"/>
          <w:marRight w:val="0"/>
          <w:marTop w:val="0"/>
          <w:marBottom w:val="0"/>
          <w:divBdr>
            <w:top w:val="none" w:sz="0" w:space="0" w:color="auto"/>
            <w:left w:val="none" w:sz="0" w:space="0" w:color="auto"/>
            <w:bottom w:val="none" w:sz="0" w:space="0" w:color="auto"/>
            <w:right w:val="none" w:sz="0" w:space="0" w:color="auto"/>
          </w:divBdr>
        </w:div>
        <w:div w:id="773016629">
          <w:marLeft w:val="0"/>
          <w:marRight w:val="0"/>
          <w:marTop w:val="0"/>
          <w:marBottom w:val="0"/>
          <w:divBdr>
            <w:top w:val="none" w:sz="0" w:space="0" w:color="auto"/>
            <w:left w:val="none" w:sz="0" w:space="0" w:color="auto"/>
            <w:bottom w:val="none" w:sz="0" w:space="0" w:color="auto"/>
            <w:right w:val="none" w:sz="0" w:space="0" w:color="auto"/>
          </w:divBdr>
        </w:div>
        <w:div w:id="953708015">
          <w:marLeft w:val="0"/>
          <w:marRight w:val="0"/>
          <w:marTop w:val="0"/>
          <w:marBottom w:val="0"/>
          <w:divBdr>
            <w:top w:val="none" w:sz="0" w:space="0" w:color="auto"/>
            <w:left w:val="none" w:sz="0" w:space="0" w:color="auto"/>
            <w:bottom w:val="none" w:sz="0" w:space="0" w:color="auto"/>
            <w:right w:val="none" w:sz="0" w:space="0" w:color="auto"/>
          </w:divBdr>
        </w:div>
        <w:div w:id="545332615">
          <w:marLeft w:val="0"/>
          <w:marRight w:val="0"/>
          <w:marTop w:val="0"/>
          <w:marBottom w:val="0"/>
          <w:divBdr>
            <w:top w:val="none" w:sz="0" w:space="0" w:color="auto"/>
            <w:left w:val="none" w:sz="0" w:space="0" w:color="auto"/>
            <w:bottom w:val="none" w:sz="0" w:space="0" w:color="auto"/>
            <w:right w:val="none" w:sz="0" w:space="0" w:color="auto"/>
          </w:divBdr>
        </w:div>
        <w:div w:id="1618441474">
          <w:marLeft w:val="0"/>
          <w:marRight w:val="0"/>
          <w:marTop w:val="0"/>
          <w:marBottom w:val="0"/>
          <w:divBdr>
            <w:top w:val="none" w:sz="0" w:space="0" w:color="auto"/>
            <w:left w:val="none" w:sz="0" w:space="0" w:color="auto"/>
            <w:bottom w:val="none" w:sz="0" w:space="0" w:color="auto"/>
            <w:right w:val="none" w:sz="0" w:space="0" w:color="auto"/>
          </w:divBdr>
        </w:div>
        <w:div w:id="1925842938">
          <w:marLeft w:val="0"/>
          <w:marRight w:val="0"/>
          <w:marTop w:val="0"/>
          <w:marBottom w:val="0"/>
          <w:divBdr>
            <w:top w:val="none" w:sz="0" w:space="0" w:color="auto"/>
            <w:left w:val="none" w:sz="0" w:space="0" w:color="auto"/>
            <w:bottom w:val="none" w:sz="0" w:space="0" w:color="auto"/>
            <w:right w:val="none" w:sz="0" w:space="0" w:color="auto"/>
          </w:divBdr>
        </w:div>
        <w:div w:id="479883475">
          <w:marLeft w:val="0"/>
          <w:marRight w:val="0"/>
          <w:marTop w:val="0"/>
          <w:marBottom w:val="0"/>
          <w:divBdr>
            <w:top w:val="none" w:sz="0" w:space="0" w:color="auto"/>
            <w:left w:val="none" w:sz="0" w:space="0" w:color="auto"/>
            <w:bottom w:val="none" w:sz="0" w:space="0" w:color="auto"/>
            <w:right w:val="none" w:sz="0" w:space="0" w:color="auto"/>
          </w:divBdr>
        </w:div>
        <w:div w:id="1917785308">
          <w:marLeft w:val="0"/>
          <w:marRight w:val="0"/>
          <w:marTop w:val="0"/>
          <w:marBottom w:val="0"/>
          <w:divBdr>
            <w:top w:val="none" w:sz="0" w:space="0" w:color="auto"/>
            <w:left w:val="none" w:sz="0" w:space="0" w:color="auto"/>
            <w:bottom w:val="none" w:sz="0" w:space="0" w:color="auto"/>
            <w:right w:val="none" w:sz="0" w:space="0" w:color="auto"/>
          </w:divBdr>
        </w:div>
        <w:div w:id="1411542685">
          <w:marLeft w:val="0"/>
          <w:marRight w:val="0"/>
          <w:marTop w:val="0"/>
          <w:marBottom w:val="0"/>
          <w:divBdr>
            <w:top w:val="none" w:sz="0" w:space="0" w:color="auto"/>
            <w:left w:val="none" w:sz="0" w:space="0" w:color="auto"/>
            <w:bottom w:val="none" w:sz="0" w:space="0" w:color="auto"/>
            <w:right w:val="none" w:sz="0" w:space="0" w:color="auto"/>
          </w:divBdr>
        </w:div>
        <w:div w:id="518279386">
          <w:marLeft w:val="0"/>
          <w:marRight w:val="0"/>
          <w:marTop w:val="0"/>
          <w:marBottom w:val="0"/>
          <w:divBdr>
            <w:top w:val="none" w:sz="0" w:space="0" w:color="auto"/>
            <w:left w:val="none" w:sz="0" w:space="0" w:color="auto"/>
            <w:bottom w:val="none" w:sz="0" w:space="0" w:color="auto"/>
            <w:right w:val="none" w:sz="0" w:space="0" w:color="auto"/>
          </w:divBdr>
        </w:div>
        <w:div w:id="1618023583">
          <w:marLeft w:val="0"/>
          <w:marRight w:val="0"/>
          <w:marTop w:val="0"/>
          <w:marBottom w:val="0"/>
          <w:divBdr>
            <w:top w:val="none" w:sz="0" w:space="0" w:color="auto"/>
            <w:left w:val="none" w:sz="0" w:space="0" w:color="auto"/>
            <w:bottom w:val="none" w:sz="0" w:space="0" w:color="auto"/>
            <w:right w:val="none" w:sz="0" w:space="0" w:color="auto"/>
          </w:divBdr>
        </w:div>
        <w:div w:id="837765602">
          <w:marLeft w:val="0"/>
          <w:marRight w:val="0"/>
          <w:marTop w:val="0"/>
          <w:marBottom w:val="0"/>
          <w:divBdr>
            <w:top w:val="none" w:sz="0" w:space="0" w:color="auto"/>
            <w:left w:val="none" w:sz="0" w:space="0" w:color="auto"/>
            <w:bottom w:val="none" w:sz="0" w:space="0" w:color="auto"/>
            <w:right w:val="none" w:sz="0" w:space="0" w:color="auto"/>
          </w:divBdr>
        </w:div>
        <w:div w:id="15083009">
          <w:marLeft w:val="0"/>
          <w:marRight w:val="0"/>
          <w:marTop w:val="0"/>
          <w:marBottom w:val="0"/>
          <w:divBdr>
            <w:top w:val="none" w:sz="0" w:space="0" w:color="auto"/>
            <w:left w:val="none" w:sz="0" w:space="0" w:color="auto"/>
            <w:bottom w:val="none" w:sz="0" w:space="0" w:color="auto"/>
            <w:right w:val="none" w:sz="0" w:space="0" w:color="auto"/>
          </w:divBdr>
        </w:div>
        <w:div w:id="252403132">
          <w:marLeft w:val="0"/>
          <w:marRight w:val="0"/>
          <w:marTop w:val="0"/>
          <w:marBottom w:val="0"/>
          <w:divBdr>
            <w:top w:val="none" w:sz="0" w:space="0" w:color="auto"/>
            <w:left w:val="none" w:sz="0" w:space="0" w:color="auto"/>
            <w:bottom w:val="none" w:sz="0" w:space="0" w:color="auto"/>
            <w:right w:val="none" w:sz="0" w:space="0" w:color="auto"/>
          </w:divBdr>
        </w:div>
        <w:div w:id="355885675">
          <w:marLeft w:val="0"/>
          <w:marRight w:val="0"/>
          <w:marTop w:val="0"/>
          <w:marBottom w:val="0"/>
          <w:divBdr>
            <w:top w:val="none" w:sz="0" w:space="0" w:color="auto"/>
            <w:left w:val="none" w:sz="0" w:space="0" w:color="auto"/>
            <w:bottom w:val="none" w:sz="0" w:space="0" w:color="auto"/>
            <w:right w:val="none" w:sz="0" w:space="0" w:color="auto"/>
          </w:divBdr>
        </w:div>
        <w:div w:id="1214123845">
          <w:marLeft w:val="0"/>
          <w:marRight w:val="0"/>
          <w:marTop w:val="0"/>
          <w:marBottom w:val="0"/>
          <w:divBdr>
            <w:top w:val="none" w:sz="0" w:space="0" w:color="auto"/>
            <w:left w:val="none" w:sz="0" w:space="0" w:color="auto"/>
            <w:bottom w:val="none" w:sz="0" w:space="0" w:color="auto"/>
            <w:right w:val="none" w:sz="0" w:space="0" w:color="auto"/>
          </w:divBdr>
        </w:div>
        <w:div w:id="1451051746">
          <w:marLeft w:val="0"/>
          <w:marRight w:val="0"/>
          <w:marTop w:val="0"/>
          <w:marBottom w:val="0"/>
          <w:divBdr>
            <w:top w:val="none" w:sz="0" w:space="0" w:color="auto"/>
            <w:left w:val="none" w:sz="0" w:space="0" w:color="auto"/>
            <w:bottom w:val="none" w:sz="0" w:space="0" w:color="auto"/>
            <w:right w:val="none" w:sz="0" w:space="0" w:color="auto"/>
          </w:divBdr>
        </w:div>
        <w:div w:id="1861816981">
          <w:marLeft w:val="0"/>
          <w:marRight w:val="0"/>
          <w:marTop w:val="0"/>
          <w:marBottom w:val="0"/>
          <w:divBdr>
            <w:top w:val="none" w:sz="0" w:space="0" w:color="auto"/>
            <w:left w:val="none" w:sz="0" w:space="0" w:color="auto"/>
            <w:bottom w:val="none" w:sz="0" w:space="0" w:color="auto"/>
            <w:right w:val="none" w:sz="0" w:space="0" w:color="auto"/>
          </w:divBdr>
        </w:div>
        <w:div w:id="2003855135">
          <w:marLeft w:val="0"/>
          <w:marRight w:val="0"/>
          <w:marTop w:val="0"/>
          <w:marBottom w:val="0"/>
          <w:divBdr>
            <w:top w:val="none" w:sz="0" w:space="0" w:color="auto"/>
            <w:left w:val="none" w:sz="0" w:space="0" w:color="auto"/>
            <w:bottom w:val="none" w:sz="0" w:space="0" w:color="auto"/>
            <w:right w:val="none" w:sz="0" w:space="0" w:color="auto"/>
          </w:divBdr>
        </w:div>
        <w:div w:id="823282669">
          <w:marLeft w:val="0"/>
          <w:marRight w:val="0"/>
          <w:marTop w:val="0"/>
          <w:marBottom w:val="0"/>
          <w:divBdr>
            <w:top w:val="none" w:sz="0" w:space="0" w:color="auto"/>
            <w:left w:val="none" w:sz="0" w:space="0" w:color="auto"/>
            <w:bottom w:val="none" w:sz="0" w:space="0" w:color="auto"/>
            <w:right w:val="none" w:sz="0" w:space="0" w:color="auto"/>
          </w:divBdr>
        </w:div>
        <w:div w:id="1435437266">
          <w:marLeft w:val="0"/>
          <w:marRight w:val="0"/>
          <w:marTop w:val="0"/>
          <w:marBottom w:val="0"/>
          <w:divBdr>
            <w:top w:val="none" w:sz="0" w:space="0" w:color="auto"/>
            <w:left w:val="none" w:sz="0" w:space="0" w:color="auto"/>
            <w:bottom w:val="none" w:sz="0" w:space="0" w:color="auto"/>
            <w:right w:val="none" w:sz="0" w:space="0" w:color="auto"/>
          </w:divBdr>
        </w:div>
        <w:div w:id="2030599183">
          <w:marLeft w:val="0"/>
          <w:marRight w:val="0"/>
          <w:marTop w:val="0"/>
          <w:marBottom w:val="0"/>
          <w:divBdr>
            <w:top w:val="none" w:sz="0" w:space="0" w:color="auto"/>
            <w:left w:val="none" w:sz="0" w:space="0" w:color="auto"/>
            <w:bottom w:val="none" w:sz="0" w:space="0" w:color="auto"/>
            <w:right w:val="none" w:sz="0" w:space="0" w:color="auto"/>
          </w:divBdr>
        </w:div>
        <w:div w:id="1788504264">
          <w:marLeft w:val="0"/>
          <w:marRight w:val="0"/>
          <w:marTop w:val="0"/>
          <w:marBottom w:val="0"/>
          <w:divBdr>
            <w:top w:val="none" w:sz="0" w:space="0" w:color="auto"/>
            <w:left w:val="none" w:sz="0" w:space="0" w:color="auto"/>
            <w:bottom w:val="none" w:sz="0" w:space="0" w:color="auto"/>
            <w:right w:val="none" w:sz="0" w:space="0" w:color="auto"/>
          </w:divBdr>
        </w:div>
        <w:div w:id="1736928485">
          <w:marLeft w:val="0"/>
          <w:marRight w:val="0"/>
          <w:marTop w:val="0"/>
          <w:marBottom w:val="0"/>
          <w:divBdr>
            <w:top w:val="none" w:sz="0" w:space="0" w:color="auto"/>
            <w:left w:val="none" w:sz="0" w:space="0" w:color="auto"/>
            <w:bottom w:val="none" w:sz="0" w:space="0" w:color="auto"/>
            <w:right w:val="none" w:sz="0" w:space="0" w:color="auto"/>
          </w:divBdr>
        </w:div>
        <w:div w:id="935986376">
          <w:marLeft w:val="0"/>
          <w:marRight w:val="0"/>
          <w:marTop w:val="0"/>
          <w:marBottom w:val="0"/>
          <w:divBdr>
            <w:top w:val="none" w:sz="0" w:space="0" w:color="auto"/>
            <w:left w:val="none" w:sz="0" w:space="0" w:color="auto"/>
            <w:bottom w:val="none" w:sz="0" w:space="0" w:color="auto"/>
            <w:right w:val="none" w:sz="0" w:space="0" w:color="auto"/>
          </w:divBdr>
        </w:div>
        <w:div w:id="2061972076">
          <w:marLeft w:val="0"/>
          <w:marRight w:val="0"/>
          <w:marTop w:val="0"/>
          <w:marBottom w:val="0"/>
          <w:divBdr>
            <w:top w:val="none" w:sz="0" w:space="0" w:color="auto"/>
            <w:left w:val="none" w:sz="0" w:space="0" w:color="auto"/>
            <w:bottom w:val="none" w:sz="0" w:space="0" w:color="auto"/>
            <w:right w:val="none" w:sz="0" w:space="0" w:color="auto"/>
          </w:divBdr>
        </w:div>
        <w:div w:id="1806392143">
          <w:marLeft w:val="0"/>
          <w:marRight w:val="0"/>
          <w:marTop w:val="0"/>
          <w:marBottom w:val="0"/>
          <w:divBdr>
            <w:top w:val="none" w:sz="0" w:space="0" w:color="auto"/>
            <w:left w:val="none" w:sz="0" w:space="0" w:color="auto"/>
            <w:bottom w:val="none" w:sz="0" w:space="0" w:color="auto"/>
            <w:right w:val="none" w:sz="0" w:space="0" w:color="auto"/>
          </w:divBdr>
        </w:div>
        <w:div w:id="2145846375">
          <w:marLeft w:val="0"/>
          <w:marRight w:val="0"/>
          <w:marTop w:val="0"/>
          <w:marBottom w:val="0"/>
          <w:divBdr>
            <w:top w:val="none" w:sz="0" w:space="0" w:color="auto"/>
            <w:left w:val="none" w:sz="0" w:space="0" w:color="auto"/>
            <w:bottom w:val="none" w:sz="0" w:space="0" w:color="auto"/>
            <w:right w:val="none" w:sz="0" w:space="0" w:color="auto"/>
          </w:divBdr>
        </w:div>
        <w:div w:id="2015374972">
          <w:marLeft w:val="0"/>
          <w:marRight w:val="0"/>
          <w:marTop w:val="0"/>
          <w:marBottom w:val="0"/>
          <w:divBdr>
            <w:top w:val="none" w:sz="0" w:space="0" w:color="auto"/>
            <w:left w:val="none" w:sz="0" w:space="0" w:color="auto"/>
            <w:bottom w:val="none" w:sz="0" w:space="0" w:color="auto"/>
            <w:right w:val="none" w:sz="0" w:space="0" w:color="auto"/>
          </w:divBdr>
        </w:div>
        <w:div w:id="1377192757">
          <w:marLeft w:val="0"/>
          <w:marRight w:val="0"/>
          <w:marTop w:val="0"/>
          <w:marBottom w:val="0"/>
          <w:divBdr>
            <w:top w:val="none" w:sz="0" w:space="0" w:color="auto"/>
            <w:left w:val="none" w:sz="0" w:space="0" w:color="auto"/>
            <w:bottom w:val="none" w:sz="0" w:space="0" w:color="auto"/>
            <w:right w:val="none" w:sz="0" w:space="0" w:color="auto"/>
          </w:divBdr>
        </w:div>
        <w:div w:id="1398354349">
          <w:marLeft w:val="0"/>
          <w:marRight w:val="0"/>
          <w:marTop w:val="0"/>
          <w:marBottom w:val="0"/>
          <w:divBdr>
            <w:top w:val="none" w:sz="0" w:space="0" w:color="auto"/>
            <w:left w:val="none" w:sz="0" w:space="0" w:color="auto"/>
            <w:bottom w:val="none" w:sz="0" w:space="0" w:color="auto"/>
            <w:right w:val="none" w:sz="0" w:space="0" w:color="auto"/>
          </w:divBdr>
        </w:div>
        <w:div w:id="1360350693">
          <w:marLeft w:val="0"/>
          <w:marRight w:val="0"/>
          <w:marTop w:val="0"/>
          <w:marBottom w:val="0"/>
          <w:divBdr>
            <w:top w:val="none" w:sz="0" w:space="0" w:color="auto"/>
            <w:left w:val="none" w:sz="0" w:space="0" w:color="auto"/>
            <w:bottom w:val="none" w:sz="0" w:space="0" w:color="auto"/>
            <w:right w:val="none" w:sz="0" w:space="0" w:color="auto"/>
          </w:divBdr>
        </w:div>
        <w:div w:id="1995136227">
          <w:marLeft w:val="0"/>
          <w:marRight w:val="0"/>
          <w:marTop w:val="0"/>
          <w:marBottom w:val="0"/>
          <w:divBdr>
            <w:top w:val="none" w:sz="0" w:space="0" w:color="auto"/>
            <w:left w:val="none" w:sz="0" w:space="0" w:color="auto"/>
            <w:bottom w:val="none" w:sz="0" w:space="0" w:color="auto"/>
            <w:right w:val="none" w:sz="0" w:space="0" w:color="auto"/>
          </w:divBdr>
        </w:div>
        <w:div w:id="343480132">
          <w:marLeft w:val="0"/>
          <w:marRight w:val="0"/>
          <w:marTop w:val="0"/>
          <w:marBottom w:val="0"/>
          <w:divBdr>
            <w:top w:val="none" w:sz="0" w:space="0" w:color="auto"/>
            <w:left w:val="none" w:sz="0" w:space="0" w:color="auto"/>
            <w:bottom w:val="none" w:sz="0" w:space="0" w:color="auto"/>
            <w:right w:val="none" w:sz="0" w:space="0" w:color="auto"/>
          </w:divBdr>
        </w:div>
        <w:div w:id="266743215">
          <w:marLeft w:val="0"/>
          <w:marRight w:val="0"/>
          <w:marTop w:val="0"/>
          <w:marBottom w:val="0"/>
          <w:divBdr>
            <w:top w:val="none" w:sz="0" w:space="0" w:color="auto"/>
            <w:left w:val="none" w:sz="0" w:space="0" w:color="auto"/>
            <w:bottom w:val="none" w:sz="0" w:space="0" w:color="auto"/>
            <w:right w:val="none" w:sz="0" w:space="0" w:color="auto"/>
          </w:divBdr>
        </w:div>
      </w:divsChild>
    </w:div>
    <w:div w:id="674772280">
      <w:bodyDiv w:val="1"/>
      <w:marLeft w:val="0"/>
      <w:marRight w:val="0"/>
      <w:marTop w:val="0"/>
      <w:marBottom w:val="0"/>
      <w:divBdr>
        <w:top w:val="none" w:sz="0" w:space="0" w:color="auto"/>
        <w:left w:val="none" w:sz="0" w:space="0" w:color="auto"/>
        <w:bottom w:val="none" w:sz="0" w:space="0" w:color="auto"/>
        <w:right w:val="none" w:sz="0" w:space="0" w:color="auto"/>
      </w:divBdr>
    </w:div>
    <w:div w:id="674843231">
      <w:bodyDiv w:val="1"/>
      <w:marLeft w:val="0"/>
      <w:marRight w:val="0"/>
      <w:marTop w:val="0"/>
      <w:marBottom w:val="0"/>
      <w:divBdr>
        <w:top w:val="none" w:sz="0" w:space="0" w:color="auto"/>
        <w:left w:val="none" w:sz="0" w:space="0" w:color="auto"/>
        <w:bottom w:val="none" w:sz="0" w:space="0" w:color="auto"/>
        <w:right w:val="none" w:sz="0" w:space="0" w:color="auto"/>
      </w:divBdr>
    </w:div>
    <w:div w:id="674958124">
      <w:bodyDiv w:val="1"/>
      <w:marLeft w:val="0"/>
      <w:marRight w:val="0"/>
      <w:marTop w:val="0"/>
      <w:marBottom w:val="0"/>
      <w:divBdr>
        <w:top w:val="none" w:sz="0" w:space="0" w:color="auto"/>
        <w:left w:val="none" w:sz="0" w:space="0" w:color="auto"/>
        <w:bottom w:val="none" w:sz="0" w:space="0" w:color="auto"/>
        <w:right w:val="none" w:sz="0" w:space="0" w:color="auto"/>
      </w:divBdr>
    </w:div>
    <w:div w:id="675041168">
      <w:bodyDiv w:val="1"/>
      <w:marLeft w:val="0"/>
      <w:marRight w:val="0"/>
      <w:marTop w:val="0"/>
      <w:marBottom w:val="0"/>
      <w:divBdr>
        <w:top w:val="none" w:sz="0" w:space="0" w:color="auto"/>
        <w:left w:val="none" w:sz="0" w:space="0" w:color="auto"/>
        <w:bottom w:val="none" w:sz="0" w:space="0" w:color="auto"/>
        <w:right w:val="none" w:sz="0" w:space="0" w:color="auto"/>
      </w:divBdr>
    </w:div>
    <w:div w:id="675113023">
      <w:bodyDiv w:val="1"/>
      <w:marLeft w:val="0"/>
      <w:marRight w:val="0"/>
      <w:marTop w:val="0"/>
      <w:marBottom w:val="0"/>
      <w:divBdr>
        <w:top w:val="none" w:sz="0" w:space="0" w:color="auto"/>
        <w:left w:val="none" w:sz="0" w:space="0" w:color="auto"/>
        <w:bottom w:val="none" w:sz="0" w:space="0" w:color="auto"/>
        <w:right w:val="none" w:sz="0" w:space="0" w:color="auto"/>
      </w:divBdr>
    </w:div>
    <w:div w:id="675421412">
      <w:bodyDiv w:val="1"/>
      <w:marLeft w:val="0"/>
      <w:marRight w:val="0"/>
      <w:marTop w:val="0"/>
      <w:marBottom w:val="0"/>
      <w:divBdr>
        <w:top w:val="none" w:sz="0" w:space="0" w:color="auto"/>
        <w:left w:val="none" w:sz="0" w:space="0" w:color="auto"/>
        <w:bottom w:val="none" w:sz="0" w:space="0" w:color="auto"/>
        <w:right w:val="none" w:sz="0" w:space="0" w:color="auto"/>
      </w:divBdr>
    </w:div>
    <w:div w:id="675811895">
      <w:bodyDiv w:val="1"/>
      <w:marLeft w:val="0"/>
      <w:marRight w:val="0"/>
      <w:marTop w:val="0"/>
      <w:marBottom w:val="0"/>
      <w:divBdr>
        <w:top w:val="none" w:sz="0" w:space="0" w:color="auto"/>
        <w:left w:val="none" w:sz="0" w:space="0" w:color="auto"/>
        <w:bottom w:val="none" w:sz="0" w:space="0" w:color="auto"/>
        <w:right w:val="none" w:sz="0" w:space="0" w:color="auto"/>
      </w:divBdr>
      <w:divsChild>
        <w:div w:id="1545292685">
          <w:marLeft w:val="0"/>
          <w:marRight w:val="0"/>
          <w:marTop w:val="0"/>
          <w:marBottom w:val="0"/>
          <w:divBdr>
            <w:top w:val="none" w:sz="0" w:space="0" w:color="auto"/>
            <w:left w:val="none" w:sz="0" w:space="0" w:color="auto"/>
            <w:bottom w:val="none" w:sz="0" w:space="0" w:color="auto"/>
            <w:right w:val="none" w:sz="0" w:space="0" w:color="auto"/>
          </w:divBdr>
        </w:div>
        <w:div w:id="2020423793">
          <w:marLeft w:val="0"/>
          <w:marRight w:val="0"/>
          <w:marTop w:val="0"/>
          <w:marBottom w:val="0"/>
          <w:divBdr>
            <w:top w:val="none" w:sz="0" w:space="0" w:color="auto"/>
            <w:left w:val="none" w:sz="0" w:space="0" w:color="auto"/>
            <w:bottom w:val="none" w:sz="0" w:space="0" w:color="auto"/>
            <w:right w:val="none" w:sz="0" w:space="0" w:color="auto"/>
          </w:divBdr>
        </w:div>
        <w:div w:id="1461265005">
          <w:marLeft w:val="0"/>
          <w:marRight w:val="0"/>
          <w:marTop w:val="0"/>
          <w:marBottom w:val="0"/>
          <w:divBdr>
            <w:top w:val="none" w:sz="0" w:space="0" w:color="auto"/>
            <w:left w:val="none" w:sz="0" w:space="0" w:color="auto"/>
            <w:bottom w:val="none" w:sz="0" w:space="0" w:color="auto"/>
            <w:right w:val="none" w:sz="0" w:space="0" w:color="auto"/>
          </w:divBdr>
        </w:div>
        <w:div w:id="1383559855">
          <w:marLeft w:val="0"/>
          <w:marRight w:val="0"/>
          <w:marTop w:val="0"/>
          <w:marBottom w:val="0"/>
          <w:divBdr>
            <w:top w:val="none" w:sz="0" w:space="0" w:color="auto"/>
            <w:left w:val="none" w:sz="0" w:space="0" w:color="auto"/>
            <w:bottom w:val="none" w:sz="0" w:space="0" w:color="auto"/>
            <w:right w:val="none" w:sz="0" w:space="0" w:color="auto"/>
          </w:divBdr>
        </w:div>
        <w:div w:id="1442333823">
          <w:marLeft w:val="0"/>
          <w:marRight w:val="0"/>
          <w:marTop w:val="0"/>
          <w:marBottom w:val="0"/>
          <w:divBdr>
            <w:top w:val="none" w:sz="0" w:space="0" w:color="auto"/>
            <w:left w:val="none" w:sz="0" w:space="0" w:color="auto"/>
            <w:bottom w:val="none" w:sz="0" w:space="0" w:color="auto"/>
            <w:right w:val="none" w:sz="0" w:space="0" w:color="auto"/>
          </w:divBdr>
        </w:div>
        <w:div w:id="1269460135">
          <w:marLeft w:val="0"/>
          <w:marRight w:val="0"/>
          <w:marTop w:val="0"/>
          <w:marBottom w:val="0"/>
          <w:divBdr>
            <w:top w:val="none" w:sz="0" w:space="0" w:color="auto"/>
            <w:left w:val="none" w:sz="0" w:space="0" w:color="auto"/>
            <w:bottom w:val="none" w:sz="0" w:space="0" w:color="auto"/>
            <w:right w:val="none" w:sz="0" w:space="0" w:color="auto"/>
          </w:divBdr>
        </w:div>
        <w:div w:id="1769421773">
          <w:marLeft w:val="0"/>
          <w:marRight w:val="0"/>
          <w:marTop w:val="0"/>
          <w:marBottom w:val="0"/>
          <w:divBdr>
            <w:top w:val="none" w:sz="0" w:space="0" w:color="auto"/>
            <w:left w:val="none" w:sz="0" w:space="0" w:color="auto"/>
            <w:bottom w:val="none" w:sz="0" w:space="0" w:color="auto"/>
            <w:right w:val="none" w:sz="0" w:space="0" w:color="auto"/>
          </w:divBdr>
        </w:div>
        <w:div w:id="914556250">
          <w:marLeft w:val="0"/>
          <w:marRight w:val="0"/>
          <w:marTop w:val="0"/>
          <w:marBottom w:val="0"/>
          <w:divBdr>
            <w:top w:val="none" w:sz="0" w:space="0" w:color="auto"/>
            <w:left w:val="none" w:sz="0" w:space="0" w:color="auto"/>
            <w:bottom w:val="none" w:sz="0" w:space="0" w:color="auto"/>
            <w:right w:val="none" w:sz="0" w:space="0" w:color="auto"/>
          </w:divBdr>
        </w:div>
        <w:div w:id="1597664310">
          <w:marLeft w:val="0"/>
          <w:marRight w:val="0"/>
          <w:marTop w:val="0"/>
          <w:marBottom w:val="0"/>
          <w:divBdr>
            <w:top w:val="none" w:sz="0" w:space="0" w:color="auto"/>
            <w:left w:val="none" w:sz="0" w:space="0" w:color="auto"/>
            <w:bottom w:val="none" w:sz="0" w:space="0" w:color="auto"/>
            <w:right w:val="none" w:sz="0" w:space="0" w:color="auto"/>
          </w:divBdr>
        </w:div>
        <w:div w:id="1811366094">
          <w:marLeft w:val="0"/>
          <w:marRight w:val="0"/>
          <w:marTop w:val="0"/>
          <w:marBottom w:val="0"/>
          <w:divBdr>
            <w:top w:val="none" w:sz="0" w:space="0" w:color="auto"/>
            <w:left w:val="none" w:sz="0" w:space="0" w:color="auto"/>
            <w:bottom w:val="none" w:sz="0" w:space="0" w:color="auto"/>
            <w:right w:val="none" w:sz="0" w:space="0" w:color="auto"/>
          </w:divBdr>
        </w:div>
        <w:div w:id="1043093361">
          <w:marLeft w:val="0"/>
          <w:marRight w:val="0"/>
          <w:marTop w:val="0"/>
          <w:marBottom w:val="0"/>
          <w:divBdr>
            <w:top w:val="none" w:sz="0" w:space="0" w:color="auto"/>
            <w:left w:val="none" w:sz="0" w:space="0" w:color="auto"/>
            <w:bottom w:val="none" w:sz="0" w:space="0" w:color="auto"/>
            <w:right w:val="none" w:sz="0" w:space="0" w:color="auto"/>
          </w:divBdr>
        </w:div>
        <w:div w:id="833495695">
          <w:marLeft w:val="0"/>
          <w:marRight w:val="0"/>
          <w:marTop w:val="0"/>
          <w:marBottom w:val="0"/>
          <w:divBdr>
            <w:top w:val="none" w:sz="0" w:space="0" w:color="auto"/>
            <w:left w:val="none" w:sz="0" w:space="0" w:color="auto"/>
            <w:bottom w:val="none" w:sz="0" w:space="0" w:color="auto"/>
            <w:right w:val="none" w:sz="0" w:space="0" w:color="auto"/>
          </w:divBdr>
        </w:div>
        <w:div w:id="1268346639">
          <w:marLeft w:val="0"/>
          <w:marRight w:val="0"/>
          <w:marTop w:val="0"/>
          <w:marBottom w:val="0"/>
          <w:divBdr>
            <w:top w:val="none" w:sz="0" w:space="0" w:color="auto"/>
            <w:left w:val="none" w:sz="0" w:space="0" w:color="auto"/>
            <w:bottom w:val="none" w:sz="0" w:space="0" w:color="auto"/>
            <w:right w:val="none" w:sz="0" w:space="0" w:color="auto"/>
          </w:divBdr>
        </w:div>
        <w:div w:id="941574596">
          <w:marLeft w:val="0"/>
          <w:marRight w:val="0"/>
          <w:marTop w:val="0"/>
          <w:marBottom w:val="0"/>
          <w:divBdr>
            <w:top w:val="none" w:sz="0" w:space="0" w:color="auto"/>
            <w:left w:val="none" w:sz="0" w:space="0" w:color="auto"/>
            <w:bottom w:val="none" w:sz="0" w:space="0" w:color="auto"/>
            <w:right w:val="none" w:sz="0" w:space="0" w:color="auto"/>
          </w:divBdr>
        </w:div>
        <w:div w:id="88505427">
          <w:marLeft w:val="0"/>
          <w:marRight w:val="0"/>
          <w:marTop w:val="0"/>
          <w:marBottom w:val="0"/>
          <w:divBdr>
            <w:top w:val="none" w:sz="0" w:space="0" w:color="auto"/>
            <w:left w:val="none" w:sz="0" w:space="0" w:color="auto"/>
            <w:bottom w:val="none" w:sz="0" w:space="0" w:color="auto"/>
            <w:right w:val="none" w:sz="0" w:space="0" w:color="auto"/>
          </w:divBdr>
        </w:div>
        <w:div w:id="956373141">
          <w:marLeft w:val="0"/>
          <w:marRight w:val="0"/>
          <w:marTop w:val="0"/>
          <w:marBottom w:val="0"/>
          <w:divBdr>
            <w:top w:val="none" w:sz="0" w:space="0" w:color="auto"/>
            <w:left w:val="none" w:sz="0" w:space="0" w:color="auto"/>
            <w:bottom w:val="none" w:sz="0" w:space="0" w:color="auto"/>
            <w:right w:val="none" w:sz="0" w:space="0" w:color="auto"/>
          </w:divBdr>
        </w:div>
        <w:div w:id="440952580">
          <w:marLeft w:val="0"/>
          <w:marRight w:val="0"/>
          <w:marTop w:val="0"/>
          <w:marBottom w:val="0"/>
          <w:divBdr>
            <w:top w:val="none" w:sz="0" w:space="0" w:color="auto"/>
            <w:left w:val="none" w:sz="0" w:space="0" w:color="auto"/>
            <w:bottom w:val="none" w:sz="0" w:space="0" w:color="auto"/>
            <w:right w:val="none" w:sz="0" w:space="0" w:color="auto"/>
          </w:divBdr>
        </w:div>
        <w:div w:id="697858396">
          <w:marLeft w:val="0"/>
          <w:marRight w:val="0"/>
          <w:marTop w:val="0"/>
          <w:marBottom w:val="0"/>
          <w:divBdr>
            <w:top w:val="none" w:sz="0" w:space="0" w:color="auto"/>
            <w:left w:val="none" w:sz="0" w:space="0" w:color="auto"/>
            <w:bottom w:val="none" w:sz="0" w:space="0" w:color="auto"/>
            <w:right w:val="none" w:sz="0" w:space="0" w:color="auto"/>
          </w:divBdr>
        </w:div>
        <w:div w:id="1493566483">
          <w:marLeft w:val="0"/>
          <w:marRight w:val="0"/>
          <w:marTop w:val="0"/>
          <w:marBottom w:val="0"/>
          <w:divBdr>
            <w:top w:val="none" w:sz="0" w:space="0" w:color="auto"/>
            <w:left w:val="none" w:sz="0" w:space="0" w:color="auto"/>
            <w:bottom w:val="none" w:sz="0" w:space="0" w:color="auto"/>
            <w:right w:val="none" w:sz="0" w:space="0" w:color="auto"/>
          </w:divBdr>
        </w:div>
        <w:div w:id="1528641703">
          <w:marLeft w:val="0"/>
          <w:marRight w:val="0"/>
          <w:marTop w:val="0"/>
          <w:marBottom w:val="0"/>
          <w:divBdr>
            <w:top w:val="none" w:sz="0" w:space="0" w:color="auto"/>
            <w:left w:val="none" w:sz="0" w:space="0" w:color="auto"/>
            <w:bottom w:val="none" w:sz="0" w:space="0" w:color="auto"/>
            <w:right w:val="none" w:sz="0" w:space="0" w:color="auto"/>
          </w:divBdr>
        </w:div>
        <w:div w:id="1818104350">
          <w:marLeft w:val="0"/>
          <w:marRight w:val="0"/>
          <w:marTop w:val="0"/>
          <w:marBottom w:val="0"/>
          <w:divBdr>
            <w:top w:val="none" w:sz="0" w:space="0" w:color="auto"/>
            <w:left w:val="none" w:sz="0" w:space="0" w:color="auto"/>
            <w:bottom w:val="none" w:sz="0" w:space="0" w:color="auto"/>
            <w:right w:val="none" w:sz="0" w:space="0" w:color="auto"/>
          </w:divBdr>
        </w:div>
        <w:div w:id="139078704">
          <w:marLeft w:val="0"/>
          <w:marRight w:val="0"/>
          <w:marTop w:val="0"/>
          <w:marBottom w:val="0"/>
          <w:divBdr>
            <w:top w:val="none" w:sz="0" w:space="0" w:color="auto"/>
            <w:left w:val="none" w:sz="0" w:space="0" w:color="auto"/>
            <w:bottom w:val="none" w:sz="0" w:space="0" w:color="auto"/>
            <w:right w:val="none" w:sz="0" w:space="0" w:color="auto"/>
          </w:divBdr>
        </w:div>
        <w:div w:id="1257593947">
          <w:marLeft w:val="0"/>
          <w:marRight w:val="0"/>
          <w:marTop w:val="0"/>
          <w:marBottom w:val="0"/>
          <w:divBdr>
            <w:top w:val="none" w:sz="0" w:space="0" w:color="auto"/>
            <w:left w:val="none" w:sz="0" w:space="0" w:color="auto"/>
            <w:bottom w:val="none" w:sz="0" w:space="0" w:color="auto"/>
            <w:right w:val="none" w:sz="0" w:space="0" w:color="auto"/>
          </w:divBdr>
        </w:div>
        <w:div w:id="848448759">
          <w:marLeft w:val="0"/>
          <w:marRight w:val="0"/>
          <w:marTop w:val="0"/>
          <w:marBottom w:val="0"/>
          <w:divBdr>
            <w:top w:val="none" w:sz="0" w:space="0" w:color="auto"/>
            <w:left w:val="none" w:sz="0" w:space="0" w:color="auto"/>
            <w:bottom w:val="none" w:sz="0" w:space="0" w:color="auto"/>
            <w:right w:val="none" w:sz="0" w:space="0" w:color="auto"/>
          </w:divBdr>
        </w:div>
        <w:div w:id="1216510050">
          <w:marLeft w:val="0"/>
          <w:marRight w:val="0"/>
          <w:marTop w:val="0"/>
          <w:marBottom w:val="0"/>
          <w:divBdr>
            <w:top w:val="none" w:sz="0" w:space="0" w:color="auto"/>
            <w:left w:val="none" w:sz="0" w:space="0" w:color="auto"/>
            <w:bottom w:val="none" w:sz="0" w:space="0" w:color="auto"/>
            <w:right w:val="none" w:sz="0" w:space="0" w:color="auto"/>
          </w:divBdr>
        </w:div>
        <w:div w:id="2041859418">
          <w:marLeft w:val="0"/>
          <w:marRight w:val="0"/>
          <w:marTop w:val="0"/>
          <w:marBottom w:val="0"/>
          <w:divBdr>
            <w:top w:val="none" w:sz="0" w:space="0" w:color="auto"/>
            <w:left w:val="none" w:sz="0" w:space="0" w:color="auto"/>
            <w:bottom w:val="none" w:sz="0" w:space="0" w:color="auto"/>
            <w:right w:val="none" w:sz="0" w:space="0" w:color="auto"/>
          </w:divBdr>
        </w:div>
        <w:div w:id="254898077">
          <w:marLeft w:val="0"/>
          <w:marRight w:val="0"/>
          <w:marTop w:val="0"/>
          <w:marBottom w:val="0"/>
          <w:divBdr>
            <w:top w:val="none" w:sz="0" w:space="0" w:color="auto"/>
            <w:left w:val="none" w:sz="0" w:space="0" w:color="auto"/>
            <w:bottom w:val="none" w:sz="0" w:space="0" w:color="auto"/>
            <w:right w:val="none" w:sz="0" w:space="0" w:color="auto"/>
          </w:divBdr>
        </w:div>
        <w:div w:id="215776907">
          <w:marLeft w:val="0"/>
          <w:marRight w:val="0"/>
          <w:marTop w:val="0"/>
          <w:marBottom w:val="0"/>
          <w:divBdr>
            <w:top w:val="none" w:sz="0" w:space="0" w:color="auto"/>
            <w:left w:val="none" w:sz="0" w:space="0" w:color="auto"/>
            <w:bottom w:val="none" w:sz="0" w:space="0" w:color="auto"/>
            <w:right w:val="none" w:sz="0" w:space="0" w:color="auto"/>
          </w:divBdr>
        </w:div>
        <w:div w:id="1384255473">
          <w:marLeft w:val="0"/>
          <w:marRight w:val="0"/>
          <w:marTop w:val="0"/>
          <w:marBottom w:val="0"/>
          <w:divBdr>
            <w:top w:val="none" w:sz="0" w:space="0" w:color="auto"/>
            <w:left w:val="none" w:sz="0" w:space="0" w:color="auto"/>
            <w:bottom w:val="none" w:sz="0" w:space="0" w:color="auto"/>
            <w:right w:val="none" w:sz="0" w:space="0" w:color="auto"/>
          </w:divBdr>
        </w:div>
        <w:div w:id="290136118">
          <w:marLeft w:val="0"/>
          <w:marRight w:val="0"/>
          <w:marTop w:val="0"/>
          <w:marBottom w:val="0"/>
          <w:divBdr>
            <w:top w:val="none" w:sz="0" w:space="0" w:color="auto"/>
            <w:left w:val="none" w:sz="0" w:space="0" w:color="auto"/>
            <w:bottom w:val="none" w:sz="0" w:space="0" w:color="auto"/>
            <w:right w:val="none" w:sz="0" w:space="0" w:color="auto"/>
          </w:divBdr>
        </w:div>
        <w:div w:id="1454716200">
          <w:marLeft w:val="0"/>
          <w:marRight w:val="0"/>
          <w:marTop w:val="0"/>
          <w:marBottom w:val="0"/>
          <w:divBdr>
            <w:top w:val="none" w:sz="0" w:space="0" w:color="auto"/>
            <w:left w:val="none" w:sz="0" w:space="0" w:color="auto"/>
            <w:bottom w:val="none" w:sz="0" w:space="0" w:color="auto"/>
            <w:right w:val="none" w:sz="0" w:space="0" w:color="auto"/>
          </w:divBdr>
        </w:div>
        <w:div w:id="1579822059">
          <w:marLeft w:val="0"/>
          <w:marRight w:val="0"/>
          <w:marTop w:val="0"/>
          <w:marBottom w:val="0"/>
          <w:divBdr>
            <w:top w:val="none" w:sz="0" w:space="0" w:color="auto"/>
            <w:left w:val="none" w:sz="0" w:space="0" w:color="auto"/>
            <w:bottom w:val="none" w:sz="0" w:space="0" w:color="auto"/>
            <w:right w:val="none" w:sz="0" w:space="0" w:color="auto"/>
          </w:divBdr>
        </w:div>
        <w:div w:id="1953051583">
          <w:marLeft w:val="0"/>
          <w:marRight w:val="0"/>
          <w:marTop w:val="0"/>
          <w:marBottom w:val="0"/>
          <w:divBdr>
            <w:top w:val="none" w:sz="0" w:space="0" w:color="auto"/>
            <w:left w:val="none" w:sz="0" w:space="0" w:color="auto"/>
            <w:bottom w:val="none" w:sz="0" w:space="0" w:color="auto"/>
            <w:right w:val="none" w:sz="0" w:space="0" w:color="auto"/>
          </w:divBdr>
        </w:div>
        <w:div w:id="1134637177">
          <w:marLeft w:val="0"/>
          <w:marRight w:val="0"/>
          <w:marTop w:val="0"/>
          <w:marBottom w:val="0"/>
          <w:divBdr>
            <w:top w:val="none" w:sz="0" w:space="0" w:color="auto"/>
            <w:left w:val="none" w:sz="0" w:space="0" w:color="auto"/>
            <w:bottom w:val="none" w:sz="0" w:space="0" w:color="auto"/>
            <w:right w:val="none" w:sz="0" w:space="0" w:color="auto"/>
          </w:divBdr>
        </w:div>
        <w:div w:id="743992335">
          <w:marLeft w:val="0"/>
          <w:marRight w:val="0"/>
          <w:marTop w:val="0"/>
          <w:marBottom w:val="0"/>
          <w:divBdr>
            <w:top w:val="none" w:sz="0" w:space="0" w:color="auto"/>
            <w:left w:val="none" w:sz="0" w:space="0" w:color="auto"/>
            <w:bottom w:val="none" w:sz="0" w:space="0" w:color="auto"/>
            <w:right w:val="none" w:sz="0" w:space="0" w:color="auto"/>
          </w:divBdr>
        </w:div>
        <w:div w:id="451870830">
          <w:marLeft w:val="0"/>
          <w:marRight w:val="0"/>
          <w:marTop w:val="0"/>
          <w:marBottom w:val="0"/>
          <w:divBdr>
            <w:top w:val="none" w:sz="0" w:space="0" w:color="auto"/>
            <w:left w:val="none" w:sz="0" w:space="0" w:color="auto"/>
            <w:bottom w:val="none" w:sz="0" w:space="0" w:color="auto"/>
            <w:right w:val="none" w:sz="0" w:space="0" w:color="auto"/>
          </w:divBdr>
        </w:div>
        <w:div w:id="98987100">
          <w:marLeft w:val="0"/>
          <w:marRight w:val="0"/>
          <w:marTop w:val="0"/>
          <w:marBottom w:val="0"/>
          <w:divBdr>
            <w:top w:val="none" w:sz="0" w:space="0" w:color="auto"/>
            <w:left w:val="none" w:sz="0" w:space="0" w:color="auto"/>
            <w:bottom w:val="none" w:sz="0" w:space="0" w:color="auto"/>
            <w:right w:val="none" w:sz="0" w:space="0" w:color="auto"/>
          </w:divBdr>
        </w:div>
        <w:div w:id="821193278">
          <w:marLeft w:val="0"/>
          <w:marRight w:val="0"/>
          <w:marTop w:val="0"/>
          <w:marBottom w:val="0"/>
          <w:divBdr>
            <w:top w:val="none" w:sz="0" w:space="0" w:color="auto"/>
            <w:left w:val="none" w:sz="0" w:space="0" w:color="auto"/>
            <w:bottom w:val="none" w:sz="0" w:space="0" w:color="auto"/>
            <w:right w:val="none" w:sz="0" w:space="0" w:color="auto"/>
          </w:divBdr>
        </w:div>
        <w:div w:id="1976594864">
          <w:marLeft w:val="0"/>
          <w:marRight w:val="0"/>
          <w:marTop w:val="0"/>
          <w:marBottom w:val="0"/>
          <w:divBdr>
            <w:top w:val="none" w:sz="0" w:space="0" w:color="auto"/>
            <w:left w:val="none" w:sz="0" w:space="0" w:color="auto"/>
            <w:bottom w:val="none" w:sz="0" w:space="0" w:color="auto"/>
            <w:right w:val="none" w:sz="0" w:space="0" w:color="auto"/>
          </w:divBdr>
        </w:div>
      </w:divsChild>
    </w:div>
    <w:div w:id="675883100">
      <w:bodyDiv w:val="1"/>
      <w:marLeft w:val="0"/>
      <w:marRight w:val="0"/>
      <w:marTop w:val="0"/>
      <w:marBottom w:val="0"/>
      <w:divBdr>
        <w:top w:val="none" w:sz="0" w:space="0" w:color="auto"/>
        <w:left w:val="none" w:sz="0" w:space="0" w:color="auto"/>
        <w:bottom w:val="none" w:sz="0" w:space="0" w:color="auto"/>
        <w:right w:val="none" w:sz="0" w:space="0" w:color="auto"/>
      </w:divBdr>
    </w:div>
    <w:div w:id="676005910">
      <w:bodyDiv w:val="1"/>
      <w:marLeft w:val="0"/>
      <w:marRight w:val="0"/>
      <w:marTop w:val="0"/>
      <w:marBottom w:val="0"/>
      <w:divBdr>
        <w:top w:val="none" w:sz="0" w:space="0" w:color="auto"/>
        <w:left w:val="none" w:sz="0" w:space="0" w:color="auto"/>
        <w:bottom w:val="none" w:sz="0" w:space="0" w:color="auto"/>
        <w:right w:val="none" w:sz="0" w:space="0" w:color="auto"/>
      </w:divBdr>
    </w:div>
    <w:div w:id="676351931">
      <w:bodyDiv w:val="1"/>
      <w:marLeft w:val="0"/>
      <w:marRight w:val="0"/>
      <w:marTop w:val="0"/>
      <w:marBottom w:val="0"/>
      <w:divBdr>
        <w:top w:val="none" w:sz="0" w:space="0" w:color="auto"/>
        <w:left w:val="none" w:sz="0" w:space="0" w:color="auto"/>
        <w:bottom w:val="none" w:sz="0" w:space="0" w:color="auto"/>
        <w:right w:val="none" w:sz="0" w:space="0" w:color="auto"/>
      </w:divBdr>
    </w:div>
    <w:div w:id="676812307">
      <w:bodyDiv w:val="1"/>
      <w:marLeft w:val="0"/>
      <w:marRight w:val="0"/>
      <w:marTop w:val="0"/>
      <w:marBottom w:val="0"/>
      <w:divBdr>
        <w:top w:val="none" w:sz="0" w:space="0" w:color="auto"/>
        <w:left w:val="none" w:sz="0" w:space="0" w:color="auto"/>
        <w:bottom w:val="none" w:sz="0" w:space="0" w:color="auto"/>
        <w:right w:val="none" w:sz="0" w:space="0" w:color="auto"/>
      </w:divBdr>
    </w:div>
    <w:div w:id="678391697">
      <w:bodyDiv w:val="1"/>
      <w:marLeft w:val="0"/>
      <w:marRight w:val="0"/>
      <w:marTop w:val="0"/>
      <w:marBottom w:val="0"/>
      <w:divBdr>
        <w:top w:val="none" w:sz="0" w:space="0" w:color="auto"/>
        <w:left w:val="none" w:sz="0" w:space="0" w:color="auto"/>
        <w:bottom w:val="none" w:sz="0" w:space="0" w:color="auto"/>
        <w:right w:val="none" w:sz="0" w:space="0" w:color="auto"/>
      </w:divBdr>
    </w:div>
    <w:div w:id="678853274">
      <w:bodyDiv w:val="1"/>
      <w:marLeft w:val="0"/>
      <w:marRight w:val="0"/>
      <w:marTop w:val="0"/>
      <w:marBottom w:val="0"/>
      <w:divBdr>
        <w:top w:val="none" w:sz="0" w:space="0" w:color="auto"/>
        <w:left w:val="none" w:sz="0" w:space="0" w:color="auto"/>
        <w:bottom w:val="none" w:sz="0" w:space="0" w:color="auto"/>
        <w:right w:val="none" w:sz="0" w:space="0" w:color="auto"/>
      </w:divBdr>
    </w:div>
    <w:div w:id="678890426">
      <w:bodyDiv w:val="1"/>
      <w:marLeft w:val="0"/>
      <w:marRight w:val="0"/>
      <w:marTop w:val="0"/>
      <w:marBottom w:val="0"/>
      <w:divBdr>
        <w:top w:val="none" w:sz="0" w:space="0" w:color="auto"/>
        <w:left w:val="none" w:sz="0" w:space="0" w:color="auto"/>
        <w:bottom w:val="none" w:sz="0" w:space="0" w:color="auto"/>
        <w:right w:val="none" w:sz="0" w:space="0" w:color="auto"/>
      </w:divBdr>
    </w:div>
    <w:div w:id="680931234">
      <w:bodyDiv w:val="1"/>
      <w:marLeft w:val="0"/>
      <w:marRight w:val="0"/>
      <w:marTop w:val="0"/>
      <w:marBottom w:val="0"/>
      <w:divBdr>
        <w:top w:val="none" w:sz="0" w:space="0" w:color="auto"/>
        <w:left w:val="none" w:sz="0" w:space="0" w:color="auto"/>
        <w:bottom w:val="none" w:sz="0" w:space="0" w:color="auto"/>
        <w:right w:val="none" w:sz="0" w:space="0" w:color="auto"/>
      </w:divBdr>
    </w:div>
    <w:div w:id="680938003">
      <w:bodyDiv w:val="1"/>
      <w:marLeft w:val="0"/>
      <w:marRight w:val="0"/>
      <w:marTop w:val="0"/>
      <w:marBottom w:val="0"/>
      <w:divBdr>
        <w:top w:val="none" w:sz="0" w:space="0" w:color="auto"/>
        <w:left w:val="none" w:sz="0" w:space="0" w:color="auto"/>
        <w:bottom w:val="none" w:sz="0" w:space="0" w:color="auto"/>
        <w:right w:val="none" w:sz="0" w:space="0" w:color="auto"/>
      </w:divBdr>
    </w:div>
    <w:div w:id="681126602">
      <w:bodyDiv w:val="1"/>
      <w:marLeft w:val="0"/>
      <w:marRight w:val="0"/>
      <w:marTop w:val="0"/>
      <w:marBottom w:val="0"/>
      <w:divBdr>
        <w:top w:val="none" w:sz="0" w:space="0" w:color="auto"/>
        <w:left w:val="none" w:sz="0" w:space="0" w:color="auto"/>
        <w:bottom w:val="none" w:sz="0" w:space="0" w:color="auto"/>
        <w:right w:val="none" w:sz="0" w:space="0" w:color="auto"/>
      </w:divBdr>
    </w:div>
    <w:div w:id="681324639">
      <w:bodyDiv w:val="1"/>
      <w:marLeft w:val="0"/>
      <w:marRight w:val="0"/>
      <w:marTop w:val="0"/>
      <w:marBottom w:val="0"/>
      <w:divBdr>
        <w:top w:val="none" w:sz="0" w:space="0" w:color="auto"/>
        <w:left w:val="none" w:sz="0" w:space="0" w:color="auto"/>
        <w:bottom w:val="none" w:sz="0" w:space="0" w:color="auto"/>
        <w:right w:val="none" w:sz="0" w:space="0" w:color="auto"/>
      </w:divBdr>
    </w:div>
    <w:div w:id="681709209">
      <w:bodyDiv w:val="1"/>
      <w:marLeft w:val="0"/>
      <w:marRight w:val="0"/>
      <w:marTop w:val="0"/>
      <w:marBottom w:val="0"/>
      <w:divBdr>
        <w:top w:val="none" w:sz="0" w:space="0" w:color="auto"/>
        <w:left w:val="none" w:sz="0" w:space="0" w:color="auto"/>
        <w:bottom w:val="none" w:sz="0" w:space="0" w:color="auto"/>
        <w:right w:val="none" w:sz="0" w:space="0" w:color="auto"/>
      </w:divBdr>
    </w:div>
    <w:div w:id="681933130">
      <w:bodyDiv w:val="1"/>
      <w:marLeft w:val="0"/>
      <w:marRight w:val="0"/>
      <w:marTop w:val="0"/>
      <w:marBottom w:val="0"/>
      <w:divBdr>
        <w:top w:val="none" w:sz="0" w:space="0" w:color="auto"/>
        <w:left w:val="none" w:sz="0" w:space="0" w:color="auto"/>
        <w:bottom w:val="none" w:sz="0" w:space="0" w:color="auto"/>
        <w:right w:val="none" w:sz="0" w:space="0" w:color="auto"/>
      </w:divBdr>
    </w:div>
    <w:div w:id="682512111">
      <w:bodyDiv w:val="1"/>
      <w:marLeft w:val="0"/>
      <w:marRight w:val="0"/>
      <w:marTop w:val="0"/>
      <w:marBottom w:val="0"/>
      <w:divBdr>
        <w:top w:val="none" w:sz="0" w:space="0" w:color="auto"/>
        <w:left w:val="none" w:sz="0" w:space="0" w:color="auto"/>
        <w:bottom w:val="none" w:sz="0" w:space="0" w:color="auto"/>
        <w:right w:val="none" w:sz="0" w:space="0" w:color="auto"/>
      </w:divBdr>
      <w:divsChild>
        <w:div w:id="570240597">
          <w:marLeft w:val="480"/>
          <w:marRight w:val="0"/>
          <w:marTop w:val="0"/>
          <w:marBottom w:val="0"/>
          <w:divBdr>
            <w:top w:val="none" w:sz="0" w:space="0" w:color="auto"/>
            <w:left w:val="none" w:sz="0" w:space="0" w:color="auto"/>
            <w:bottom w:val="none" w:sz="0" w:space="0" w:color="auto"/>
            <w:right w:val="none" w:sz="0" w:space="0" w:color="auto"/>
          </w:divBdr>
        </w:div>
        <w:div w:id="1999722066">
          <w:marLeft w:val="480"/>
          <w:marRight w:val="0"/>
          <w:marTop w:val="0"/>
          <w:marBottom w:val="0"/>
          <w:divBdr>
            <w:top w:val="none" w:sz="0" w:space="0" w:color="auto"/>
            <w:left w:val="none" w:sz="0" w:space="0" w:color="auto"/>
            <w:bottom w:val="none" w:sz="0" w:space="0" w:color="auto"/>
            <w:right w:val="none" w:sz="0" w:space="0" w:color="auto"/>
          </w:divBdr>
        </w:div>
        <w:div w:id="864951165">
          <w:marLeft w:val="480"/>
          <w:marRight w:val="0"/>
          <w:marTop w:val="0"/>
          <w:marBottom w:val="0"/>
          <w:divBdr>
            <w:top w:val="none" w:sz="0" w:space="0" w:color="auto"/>
            <w:left w:val="none" w:sz="0" w:space="0" w:color="auto"/>
            <w:bottom w:val="none" w:sz="0" w:space="0" w:color="auto"/>
            <w:right w:val="none" w:sz="0" w:space="0" w:color="auto"/>
          </w:divBdr>
        </w:div>
        <w:div w:id="683827986">
          <w:marLeft w:val="480"/>
          <w:marRight w:val="0"/>
          <w:marTop w:val="0"/>
          <w:marBottom w:val="0"/>
          <w:divBdr>
            <w:top w:val="none" w:sz="0" w:space="0" w:color="auto"/>
            <w:left w:val="none" w:sz="0" w:space="0" w:color="auto"/>
            <w:bottom w:val="none" w:sz="0" w:space="0" w:color="auto"/>
            <w:right w:val="none" w:sz="0" w:space="0" w:color="auto"/>
          </w:divBdr>
        </w:div>
        <w:div w:id="1037317546">
          <w:marLeft w:val="480"/>
          <w:marRight w:val="0"/>
          <w:marTop w:val="0"/>
          <w:marBottom w:val="0"/>
          <w:divBdr>
            <w:top w:val="none" w:sz="0" w:space="0" w:color="auto"/>
            <w:left w:val="none" w:sz="0" w:space="0" w:color="auto"/>
            <w:bottom w:val="none" w:sz="0" w:space="0" w:color="auto"/>
            <w:right w:val="none" w:sz="0" w:space="0" w:color="auto"/>
          </w:divBdr>
        </w:div>
        <w:div w:id="1474521284">
          <w:marLeft w:val="480"/>
          <w:marRight w:val="0"/>
          <w:marTop w:val="0"/>
          <w:marBottom w:val="0"/>
          <w:divBdr>
            <w:top w:val="none" w:sz="0" w:space="0" w:color="auto"/>
            <w:left w:val="none" w:sz="0" w:space="0" w:color="auto"/>
            <w:bottom w:val="none" w:sz="0" w:space="0" w:color="auto"/>
            <w:right w:val="none" w:sz="0" w:space="0" w:color="auto"/>
          </w:divBdr>
        </w:div>
        <w:div w:id="1627932448">
          <w:marLeft w:val="480"/>
          <w:marRight w:val="0"/>
          <w:marTop w:val="0"/>
          <w:marBottom w:val="0"/>
          <w:divBdr>
            <w:top w:val="none" w:sz="0" w:space="0" w:color="auto"/>
            <w:left w:val="none" w:sz="0" w:space="0" w:color="auto"/>
            <w:bottom w:val="none" w:sz="0" w:space="0" w:color="auto"/>
            <w:right w:val="none" w:sz="0" w:space="0" w:color="auto"/>
          </w:divBdr>
        </w:div>
        <w:div w:id="858352141">
          <w:marLeft w:val="480"/>
          <w:marRight w:val="0"/>
          <w:marTop w:val="0"/>
          <w:marBottom w:val="0"/>
          <w:divBdr>
            <w:top w:val="none" w:sz="0" w:space="0" w:color="auto"/>
            <w:left w:val="none" w:sz="0" w:space="0" w:color="auto"/>
            <w:bottom w:val="none" w:sz="0" w:space="0" w:color="auto"/>
            <w:right w:val="none" w:sz="0" w:space="0" w:color="auto"/>
          </w:divBdr>
        </w:div>
        <w:div w:id="364522723">
          <w:marLeft w:val="480"/>
          <w:marRight w:val="0"/>
          <w:marTop w:val="0"/>
          <w:marBottom w:val="0"/>
          <w:divBdr>
            <w:top w:val="none" w:sz="0" w:space="0" w:color="auto"/>
            <w:left w:val="none" w:sz="0" w:space="0" w:color="auto"/>
            <w:bottom w:val="none" w:sz="0" w:space="0" w:color="auto"/>
            <w:right w:val="none" w:sz="0" w:space="0" w:color="auto"/>
          </w:divBdr>
        </w:div>
        <w:div w:id="570505721">
          <w:marLeft w:val="480"/>
          <w:marRight w:val="0"/>
          <w:marTop w:val="0"/>
          <w:marBottom w:val="0"/>
          <w:divBdr>
            <w:top w:val="none" w:sz="0" w:space="0" w:color="auto"/>
            <w:left w:val="none" w:sz="0" w:space="0" w:color="auto"/>
            <w:bottom w:val="none" w:sz="0" w:space="0" w:color="auto"/>
            <w:right w:val="none" w:sz="0" w:space="0" w:color="auto"/>
          </w:divBdr>
        </w:div>
        <w:div w:id="455176173">
          <w:marLeft w:val="480"/>
          <w:marRight w:val="0"/>
          <w:marTop w:val="0"/>
          <w:marBottom w:val="0"/>
          <w:divBdr>
            <w:top w:val="none" w:sz="0" w:space="0" w:color="auto"/>
            <w:left w:val="none" w:sz="0" w:space="0" w:color="auto"/>
            <w:bottom w:val="none" w:sz="0" w:space="0" w:color="auto"/>
            <w:right w:val="none" w:sz="0" w:space="0" w:color="auto"/>
          </w:divBdr>
        </w:div>
        <w:div w:id="194732002">
          <w:marLeft w:val="480"/>
          <w:marRight w:val="0"/>
          <w:marTop w:val="0"/>
          <w:marBottom w:val="0"/>
          <w:divBdr>
            <w:top w:val="none" w:sz="0" w:space="0" w:color="auto"/>
            <w:left w:val="none" w:sz="0" w:space="0" w:color="auto"/>
            <w:bottom w:val="none" w:sz="0" w:space="0" w:color="auto"/>
            <w:right w:val="none" w:sz="0" w:space="0" w:color="auto"/>
          </w:divBdr>
        </w:div>
        <w:div w:id="1943343747">
          <w:marLeft w:val="480"/>
          <w:marRight w:val="0"/>
          <w:marTop w:val="0"/>
          <w:marBottom w:val="0"/>
          <w:divBdr>
            <w:top w:val="none" w:sz="0" w:space="0" w:color="auto"/>
            <w:left w:val="none" w:sz="0" w:space="0" w:color="auto"/>
            <w:bottom w:val="none" w:sz="0" w:space="0" w:color="auto"/>
            <w:right w:val="none" w:sz="0" w:space="0" w:color="auto"/>
          </w:divBdr>
        </w:div>
        <w:div w:id="1185048655">
          <w:marLeft w:val="480"/>
          <w:marRight w:val="0"/>
          <w:marTop w:val="0"/>
          <w:marBottom w:val="0"/>
          <w:divBdr>
            <w:top w:val="none" w:sz="0" w:space="0" w:color="auto"/>
            <w:left w:val="none" w:sz="0" w:space="0" w:color="auto"/>
            <w:bottom w:val="none" w:sz="0" w:space="0" w:color="auto"/>
            <w:right w:val="none" w:sz="0" w:space="0" w:color="auto"/>
          </w:divBdr>
        </w:div>
        <w:div w:id="1430151849">
          <w:marLeft w:val="480"/>
          <w:marRight w:val="0"/>
          <w:marTop w:val="0"/>
          <w:marBottom w:val="0"/>
          <w:divBdr>
            <w:top w:val="none" w:sz="0" w:space="0" w:color="auto"/>
            <w:left w:val="none" w:sz="0" w:space="0" w:color="auto"/>
            <w:bottom w:val="none" w:sz="0" w:space="0" w:color="auto"/>
            <w:right w:val="none" w:sz="0" w:space="0" w:color="auto"/>
          </w:divBdr>
        </w:div>
        <w:div w:id="331027560">
          <w:marLeft w:val="480"/>
          <w:marRight w:val="0"/>
          <w:marTop w:val="0"/>
          <w:marBottom w:val="0"/>
          <w:divBdr>
            <w:top w:val="none" w:sz="0" w:space="0" w:color="auto"/>
            <w:left w:val="none" w:sz="0" w:space="0" w:color="auto"/>
            <w:bottom w:val="none" w:sz="0" w:space="0" w:color="auto"/>
            <w:right w:val="none" w:sz="0" w:space="0" w:color="auto"/>
          </w:divBdr>
        </w:div>
        <w:div w:id="1898004477">
          <w:marLeft w:val="480"/>
          <w:marRight w:val="0"/>
          <w:marTop w:val="0"/>
          <w:marBottom w:val="0"/>
          <w:divBdr>
            <w:top w:val="none" w:sz="0" w:space="0" w:color="auto"/>
            <w:left w:val="none" w:sz="0" w:space="0" w:color="auto"/>
            <w:bottom w:val="none" w:sz="0" w:space="0" w:color="auto"/>
            <w:right w:val="none" w:sz="0" w:space="0" w:color="auto"/>
          </w:divBdr>
        </w:div>
        <w:div w:id="1840071893">
          <w:marLeft w:val="480"/>
          <w:marRight w:val="0"/>
          <w:marTop w:val="0"/>
          <w:marBottom w:val="0"/>
          <w:divBdr>
            <w:top w:val="none" w:sz="0" w:space="0" w:color="auto"/>
            <w:left w:val="none" w:sz="0" w:space="0" w:color="auto"/>
            <w:bottom w:val="none" w:sz="0" w:space="0" w:color="auto"/>
            <w:right w:val="none" w:sz="0" w:space="0" w:color="auto"/>
          </w:divBdr>
        </w:div>
        <w:div w:id="1215191297">
          <w:marLeft w:val="480"/>
          <w:marRight w:val="0"/>
          <w:marTop w:val="0"/>
          <w:marBottom w:val="0"/>
          <w:divBdr>
            <w:top w:val="none" w:sz="0" w:space="0" w:color="auto"/>
            <w:left w:val="none" w:sz="0" w:space="0" w:color="auto"/>
            <w:bottom w:val="none" w:sz="0" w:space="0" w:color="auto"/>
            <w:right w:val="none" w:sz="0" w:space="0" w:color="auto"/>
          </w:divBdr>
        </w:div>
      </w:divsChild>
    </w:div>
    <w:div w:id="682587307">
      <w:bodyDiv w:val="1"/>
      <w:marLeft w:val="0"/>
      <w:marRight w:val="0"/>
      <w:marTop w:val="0"/>
      <w:marBottom w:val="0"/>
      <w:divBdr>
        <w:top w:val="none" w:sz="0" w:space="0" w:color="auto"/>
        <w:left w:val="none" w:sz="0" w:space="0" w:color="auto"/>
        <w:bottom w:val="none" w:sz="0" w:space="0" w:color="auto"/>
        <w:right w:val="none" w:sz="0" w:space="0" w:color="auto"/>
      </w:divBdr>
    </w:div>
    <w:div w:id="682899147">
      <w:bodyDiv w:val="1"/>
      <w:marLeft w:val="0"/>
      <w:marRight w:val="0"/>
      <w:marTop w:val="0"/>
      <w:marBottom w:val="0"/>
      <w:divBdr>
        <w:top w:val="none" w:sz="0" w:space="0" w:color="auto"/>
        <w:left w:val="none" w:sz="0" w:space="0" w:color="auto"/>
        <w:bottom w:val="none" w:sz="0" w:space="0" w:color="auto"/>
        <w:right w:val="none" w:sz="0" w:space="0" w:color="auto"/>
      </w:divBdr>
    </w:div>
    <w:div w:id="683939845">
      <w:bodyDiv w:val="1"/>
      <w:marLeft w:val="0"/>
      <w:marRight w:val="0"/>
      <w:marTop w:val="0"/>
      <w:marBottom w:val="0"/>
      <w:divBdr>
        <w:top w:val="none" w:sz="0" w:space="0" w:color="auto"/>
        <w:left w:val="none" w:sz="0" w:space="0" w:color="auto"/>
        <w:bottom w:val="none" w:sz="0" w:space="0" w:color="auto"/>
        <w:right w:val="none" w:sz="0" w:space="0" w:color="auto"/>
      </w:divBdr>
    </w:div>
    <w:div w:id="684015703">
      <w:bodyDiv w:val="1"/>
      <w:marLeft w:val="0"/>
      <w:marRight w:val="0"/>
      <w:marTop w:val="0"/>
      <w:marBottom w:val="0"/>
      <w:divBdr>
        <w:top w:val="none" w:sz="0" w:space="0" w:color="auto"/>
        <w:left w:val="none" w:sz="0" w:space="0" w:color="auto"/>
        <w:bottom w:val="none" w:sz="0" w:space="0" w:color="auto"/>
        <w:right w:val="none" w:sz="0" w:space="0" w:color="auto"/>
      </w:divBdr>
    </w:div>
    <w:div w:id="684018145">
      <w:bodyDiv w:val="1"/>
      <w:marLeft w:val="0"/>
      <w:marRight w:val="0"/>
      <w:marTop w:val="0"/>
      <w:marBottom w:val="0"/>
      <w:divBdr>
        <w:top w:val="none" w:sz="0" w:space="0" w:color="auto"/>
        <w:left w:val="none" w:sz="0" w:space="0" w:color="auto"/>
        <w:bottom w:val="none" w:sz="0" w:space="0" w:color="auto"/>
        <w:right w:val="none" w:sz="0" w:space="0" w:color="auto"/>
      </w:divBdr>
    </w:div>
    <w:div w:id="684524039">
      <w:bodyDiv w:val="1"/>
      <w:marLeft w:val="0"/>
      <w:marRight w:val="0"/>
      <w:marTop w:val="0"/>
      <w:marBottom w:val="0"/>
      <w:divBdr>
        <w:top w:val="none" w:sz="0" w:space="0" w:color="auto"/>
        <w:left w:val="none" w:sz="0" w:space="0" w:color="auto"/>
        <w:bottom w:val="none" w:sz="0" w:space="0" w:color="auto"/>
        <w:right w:val="none" w:sz="0" w:space="0" w:color="auto"/>
      </w:divBdr>
    </w:div>
    <w:div w:id="684597595">
      <w:bodyDiv w:val="1"/>
      <w:marLeft w:val="0"/>
      <w:marRight w:val="0"/>
      <w:marTop w:val="0"/>
      <w:marBottom w:val="0"/>
      <w:divBdr>
        <w:top w:val="none" w:sz="0" w:space="0" w:color="auto"/>
        <w:left w:val="none" w:sz="0" w:space="0" w:color="auto"/>
        <w:bottom w:val="none" w:sz="0" w:space="0" w:color="auto"/>
        <w:right w:val="none" w:sz="0" w:space="0" w:color="auto"/>
      </w:divBdr>
    </w:div>
    <w:div w:id="684672905">
      <w:bodyDiv w:val="1"/>
      <w:marLeft w:val="0"/>
      <w:marRight w:val="0"/>
      <w:marTop w:val="0"/>
      <w:marBottom w:val="0"/>
      <w:divBdr>
        <w:top w:val="none" w:sz="0" w:space="0" w:color="auto"/>
        <w:left w:val="none" w:sz="0" w:space="0" w:color="auto"/>
        <w:bottom w:val="none" w:sz="0" w:space="0" w:color="auto"/>
        <w:right w:val="none" w:sz="0" w:space="0" w:color="auto"/>
      </w:divBdr>
    </w:div>
    <w:div w:id="684677341">
      <w:bodyDiv w:val="1"/>
      <w:marLeft w:val="0"/>
      <w:marRight w:val="0"/>
      <w:marTop w:val="0"/>
      <w:marBottom w:val="0"/>
      <w:divBdr>
        <w:top w:val="none" w:sz="0" w:space="0" w:color="auto"/>
        <w:left w:val="none" w:sz="0" w:space="0" w:color="auto"/>
        <w:bottom w:val="none" w:sz="0" w:space="0" w:color="auto"/>
        <w:right w:val="none" w:sz="0" w:space="0" w:color="auto"/>
      </w:divBdr>
    </w:div>
    <w:div w:id="684788522">
      <w:bodyDiv w:val="1"/>
      <w:marLeft w:val="0"/>
      <w:marRight w:val="0"/>
      <w:marTop w:val="0"/>
      <w:marBottom w:val="0"/>
      <w:divBdr>
        <w:top w:val="none" w:sz="0" w:space="0" w:color="auto"/>
        <w:left w:val="none" w:sz="0" w:space="0" w:color="auto"/>
        <w:bottom w:val="none" w:sz="0" w:space="0" w:color="auto"/>
        <w:right w:val="none" w:sz="0" w:space="0" w:color="auto"/>
      </w:divBdr>
    </w:div>
    <w:div w:id="685323931">
      <w:bodyDiv w:val="1"/>
      <w:marLeft w:val="0"/>
      <w:marRight w:val="0"/>
      <w:marTop w:val="0"/>
      <w:marBottom w:val="0"/>
      <w:divBdr>
        <w:top w:val="none" w:sz="0" w:space="0" w:color="auto"/>
        <w:left w:val="none" w:sz="0" w:space="0" w:color="auto"/>
        <w:bottom w:val="none" w:sz="0" w:space="0" w:color="auto"/>
        <w:right w:val="none" w:sz="0" w:space="0" w:color="auto"/>
      </w:divBdr>
    </w:div>
    <w:div w:id="685594427">
      <w:bodyDiv w:val="1"/>
      <w:marLeft w:val="0"/>
      <w:marRight w:val="0"/>
      <w:marTop w:val="0"/>
      <w:marBottom w:val="0"/>
      <w:divBdr>
        <w:top w:val="none" w:sz="0" w:space="0" w:color="auto"/>
        <w:left w:val="none" w:sz="0" w:space="0" w:color="auto"/>
        <w:bottom w:val="none" w:sz="0" w:space="0" w:color="auto"/>
        <w:right w:val="none" w:sz="0" w:space="0" w:color="auto"/>
      </w:divBdr>
    </w:div>
    <w:div w:id="685794222">
      <w:bodyDiv w:val="1"/>
      <w:marLeft w:val="0"/>
      <w:marRight w:val="0"/>
      <w:marTop w:val="0"/>
      <w:marBottom w:val="0"/>
      <w:divBdr>
        <w:top w:val="none" w:sz="0" w:space="0" w:color="auto"/>
        <w:left w:val="none" w:sz="0" w:space="0" w:color="auto"/>
        <w:bottom w:val="none" w:sz="0" w:space="0" w:color="auto"/>
        <w:right w:val="none" w:sz="0" w:space="0" w:color="auto"/>
      </w:divBdr>
    </w:div>
    <w:div w:id="685983044">
      <w:bodyDiv w:val="1"/>
      <w:marLeft w:val="0"/>
      <w:marRight w:val="0"/>
      <w:marTop w:val="0"/>
      <w:marBottom w:val="0"/>
      <w:divBdr>
        <w:top w:val="none" w:sz="0" w:space="0" w:color="auto"/>
        <w:left w:val="none" w:sz="0" w:space="0" w:color="auto"/>
        <w:bottom w:val="none" w:sz="0" w:space="0" w:color="auto"/>
        <w:right w:val="none" w:sz="0" w:space="0" w:color="auto"/>
      </w:divBdr>
    </w:div>
    <w:div w:id="686061481">
      <w:bodyDiv w:val="1"/>
      <w:marLeft w:val="0"/>
      <w:marRight w:val="0"/>
      <w:marTop w:val="0"/>
      <w:marBottom w:val="0"/>
      <w:divBdr>
        <w:top w:val="none" w:sz="0" w:space="0" w:color="auto"/>
        <w:left w:val="none" w:sz="0" w:space="0" w:color="auto"/>
        <w:bottom w:val="none" w:sz="0" w:space="0" w:color="auto"/>
        <w:right w:val="none" w:sz="0" w:space="0" w:color="auto"/>
      </w:divBdr>
    </w:div>
    <w:div w:id="686179412">
      <w:bodyDiv w:val="1"/>
      <w:marLeft w:val="0"/>
      <w:marRight w:val="0"/>
      <w:marTop w:val="0"/>
      <w:marBottom w:val="0"/>
      <w:divBdr>
        <w:top w:val="none" w:sz="0" w:space="0" w:color="auto"/>
        <w:left w:val="none" w:sz="0" w:space="0" w:color="auto"/>
        <w:bottom w:val="none" w:sz="0" w:space="0" w:color="auto"/>
        <w:right w:val="none" w:sz="0" w:space="0" w:color="auto"/>
      </w:divBdr>
    </w:div>
    <w:div w:id="686248637">
      <w:bodyDiv w:val="1"/>
      <w:marLeft w:val="0"/>
      <w:marRight w:val="0"/>
      <w:marTop w:val="0"/>
      <w:marBottom w:val="0"/>
      <w:divBdr>
        <w:top w:val="none" w:sz="0" w:space="0" w:color="auto"/>
        <w:left w:val="none" w:sz="0" w:space="0" w:color="auto"/>
        <w:bottom w:val="none" w:sz="0" w:space="0" w:color="auto"/>
        <w:right w:val="none" w:sz="0" w:space="0" w:color="auto"/>
      </w:divBdr>
    </w:div>
    <w:div w:id="686517070">
      <w:bodyDiv w:val="1"/>
      <w:marLeft w:val="0"/>
      <w:marRight w:val="0"/>
      <w:marTop w:val="0"/>
      <w:marBottom w:val="0"/>
      <w:divBdr>
        <w:top w:val="none" w:sz="0" w:space="0" w:color="auto"/>
        <w:left w:val="none" w:sz="0" w:space="0" w:color="auto"/>
        <w:bottom w:val="none" w:sz="0" w:space="0" w:color="auto"/>
        <w:right w:val="none" w:sz="0" w:space="0" w:color="auto"/>
      </w:divBdr>
      <w:divsChild>
        <w:div w:id="558980361">
          <w:marLeft w:val="0"/>
          <w:marRight w:val="0"/>
          <w:marTop w:val="0"/>
          <w:marBottom w:val="0"/>
          <w:divBdr>
            <w:top w:val="none" w:sz="0" w:space="0" w:color="auto"/>
            <w:left w:val="none" w:sz="0" w:space="0" w:color="auto"/>
            <w:bottom w:val="none" w:sz="0" w:space="0" w:color="auto"/>
            <w:right w:val="none" w:sz="0" w:space="0" w:color="auto"/>
          </w:divBdr>
        </w:div>
        <w:div w:id="1320380354">
          <w:marLeft w:val="0"/>
          <w:marRight w:val="0"/>
          <w:marTop w:val="0"/>
          <w:marBottom w:val="0"/>
          <w:divBdr>
            <w:top w:val="none" w:sz="0" w:space="0" w:color="auto"/>
            <w:left w:val="none" w:sz="0" w:space="0" w:color="auto"/>
            <w:bottom w:val="none" w:sz="0" w:space="0" w:color="auto"/>
            <w:right w:val="none" w:sz="0" w:space="0" w:color="auto"/>
          </w:divBdr>
        </w:div>
        <w:div w:id="607393181">
          <w:marLeft w:val="0"/>
          <w:marRight w:val="0"/>
          <w:marTop w:val="0"/>
          <w:marBottom w:val="0"/>
          <w:divBdr>
            <w:top w:val="none" w:sz="0" w:space="0" w:color="auto"/>
            <w:left w:val="none" w:sz="0" w:space="0" w:color="auto"/>
            <w:bottom w:val="none" w:sz="0" w:space="0" w:color="auto"/>
            <w:right w:val="none" w:sz="0" w:space="0" w:color="auto"/>
          </w:divBdr>
        </w:div>
        <w:div w:id="718742439">
          <w:marLeft w:val="0"/>
          <w:marRight w:val="0"/>
          <w:marTop w:val="0"/>
          <w:marBottom w:val="0"/>
          <w:divBdr>
            <w:top w:val="none" w:sz="0" w:space="0" w:color="auto"/>
            <w:left w:val="none" w:sz="0" w:space="0" w:color="auto"/>
            <w:bottom w:val="none" w:sz="0" w:space="0" w:color="auto"/>
            <w:right w:val="none" w:sz="0" w:space="0" w:color="auto"/>
          </w:divBdr>
        </w:div>
        <w:div w:id="1465000366">
          <w:marLeft w:val="0"/>
          <w:marRight w:val="0"/>
          <w:marTop w:val="0"/>
          <w:marBottom w:val="0"/>
          <w:divBdr>
            <w:top w:val="none" w:sz="0" w:space="0" w:color="auto"/>
            <w:left w:val="none" w:sz="0" w:space="0" w:color="auto"/>
            <w:bottom w:val="none" w:sz="0" w:space="0" w:color="auto"/>
            <w:right w:val="none" w:sz="0" w:space="0" w:color="auto"/>
          </w:divBdr>
        </w:div>
        <w:div w:id="401946856">
          <w:marLeft w:val="0"/>
          <w:marRight w:val="0"/>
          <w:marTop w:val="0"/>
          <w:marBottom w:val="0"/>
          <w:divBdr>
            <w:top w:val="none" w:sz="0" w:space="0" w:color="auto"/>
            <w:left w:val="none" w:sz="0" w:space="0" w:color="auto"/>
            <w:bottom w:val="none" w:sz="0" w:space="0" w:color="auto"/>
            <w:right w:val="none" w:sz="0" w:space="0" w:color="auto"/>
          </w:divBdr>
        </w:div>
        <w:div w:id="1056012084">
          <w:marLeft w:val="0"/>
          <w:marRight w:val="0"/>
          <w:marTop w:val="0"/>
          <w:marBottom w:val="0"/>
          <w:divBdr>
            <w:top w:val="none" w:sz="0" w:space="0" w:color="auto"/>
            <w:left w:val="none" w:sz="0" w:space="0" w:color="auto"/>
            <w:bottom w:val="none" w:sz="0" w:space="0" w:color="auto"/>
            <w:right w:val="none" w:sz="0" w:space="0" w:color="auto"/>
          </w:divBdr>
        </w:div>
        <w:div w:id="1085109132">
          <w:marLeft w:val="0"/>
          <w:marRight w:val="0"/>
          <w:marTop w:val="0"/>
          <w:marBottom w:val="0"/>
          <w:divBdr>
            <w:top w:val="none" w:sz="0" w:space="0" w:color="auto"/>
            <w:left w:val="none" w:sz="0" w:space="0" w:color="auto"/>
            <w:bottom w:val="none" w:sz="0" w:space="0" w:color="auto"/>
            <w:right w:val="none" w:sz="0" w:space="0" w:color="auto"/>
          </w:divBdr>
        </w:div>
        <w:div w:id="1824806893">
          <w:marLeft w:val="0"/>
          <w:marRight w:val="0"/>
          <w:marTop w:val="0"/>
          <w:marBottom w:val="0"/>
          <w:divBdr>
            <w:top w:val="none" w:sz="0" w:space="0" w:color="auto"/>
            <w:left w:val="none" w:sz="0" w:space="0" w:color="auto"/>
            <w:bottom w:val="none" w:sz="0" w:space="0" w:color="auto"/>
            <w:right w:val="none" w:sz="0" w:space="0" w:color="auto"/>
          </w:divBdr>
        </w:div>
        <w:div w:id="1077171792">
          <w:marLeft w:val="0"/>
          <w:marRight w:val="0"/>
          <w:marTop w:val="0"/>
          <w:marBottom w:val="0"/>
          <w:divBdr>
            <w:top w:val="none" w:sz="0" w:space="0" w:color="auto"/>
            <w:left w:val="none" w:sz="0" w:space="0" w:color="auto"/>
            <w:bottom w:val="none" w:sz="0" w:space="0" w:color="auto"/>
            <w:right w:val="none" w:sz="0" w:space="0" w:color="auto"/>
          </w:divBdr>
        </w:div>
        <w:div w:id="1859006027">
          <w:marLeft w:val="0"/>
          <w:marRight w:val="0"/>
          <w:marTop w:val="0"/>
          <w:marBottom w:val="0"/>
          <w:divBdr>
            <w:top w:val="none" w:sz="0" w:space="0" w:color="auto"/>
            <w:left w:val="none" w:sz="0" w:space="0" w:color="auto"/>
            <w:bottom w:val="none" w:sz="0" w:space="0" w:color="auto"/>
            <w:right w:val="none" w:sz="0" w:space="0" w:color="auto"/>
          </w:divBdr>
        </w:div>
        <w:div w:id="264776190">
          <w:marLeft w:val="0"/>
          <w:marRight w:val="0"/>
          <w:marTop w:val="0"/>
          <w:marBottom w:val="0"/>
          <w:divBdr>
            <w:top w:val="none" w:sz="0" w:space="0" w:color="auto"/>
            <w:left w:val="none" w:sz="0" w:space="0" w:color="auto"/>
            <w:bottom w:val="none" w:sz="0" w:space="0" w:color="auto"/>
            <w:right w:val="none" w:sz="0" w:space="0" w:color="auto"/>
          </w:divBdr>
        </w:div>
        <w:div w:id="368535747">
          <w:marLeft w:val="0"/>
          <w:marRight w:val="0"/>
          <w:marTop w:val="0"/>
          <w:marBottom w:val="0"/>
          <w:divBdr>
            <w:top w:val="none" w:sz="0" w:space="0" w:color="auto"/>
            <w:left w:val="none" w:sz="0" w:space="0" w:color="auto"/>
            <w:bottom w:val="none" w:sz="0" w:space="0" w:color="auto"/>
            <w:right w:val="none" w:sz="0" w:space="0" w:color="auto"/>
          </w:divBdr>
        </w:div>
        <w:div w:id="584926096">
          <w:marLeft w:val="0"/>
          <w:marRight w:val="0"/>
          <w:marTop w:val="0"/>
          <w:marBottom w:val="0"/>
          <w:divBdr>
            <w:top w:val="none" w:sz="0" w:space="0" w:color="auto"/>
            <w:left w:val="none" w:sz="0" w:space="0" w:color="auto"/>
            <w:bottom w:val="none" w:sz="0" w:space="0" w:color="auto"/>
            <w:right w:val="none" w:sz="0" w:space="0" w:color="auto"/>
          </w:divBdr>
        </w:div>
        <w:div w:id="133450483">
          <w:marLeft w:val="0"/>
          <w:marRight w:val="0"/>
          <w:marTop w:val="0"/>
          <w:marBottom w:val="0"/>
          <w:divBdr>
            <w:top w:val="none" w:sz="0" w:space="0" w:color="auto"/>
            <w:left w:val="none" w:sz="0" w:space="0" w:color="auto"/>
            <w:bottom w:val="none" w:sz="0" w:space="0" w:color="auto"/>
            <w:right w:val="none" w:sz="0" w:space="0" w:color="auto"/>
          </w:divBdr>
        </w:div>
        <w:div w:id="2036809538">
          <w:marLeft w:val="0"/>
          <w:marRight w:val="0"/>
          <w:marTop w:val="0"/>
          <w:marBottom w:val="0"/>
          <w:divBdr>
            <w:top w:val="none" w:sz="0" w:space="0" w:color="auto"/>
            <w:left w:val="none" w:sz="0" w:space="0" w:color="auto"/>
            <w:bottom w:val="none" w:sz="0" w:space="0" w:color="auto"/>
            <w:right w:val="none" w:sz="0" w:space="0" w:color="auto"/>
          </w:divBdr>
        </w:div>
        <w:div w:id="1363096087">
          <w:marLeft w:val="0"/>
          <w:marRight w:val="0"/>
          <w:marTop w:val="0"/>
          <w:marBottom w:val="0"/>
          <w:divBdr>
            <w:top w:val="none" w:sz="0" w:space="0" w:color="auto"/>
            <w:left w:val="none" w:sz="0" w:space="0" w:color="auto"/>
            <w:bottom w:val="none" w:sz="0" w:space="0" w:color="auto"/>
            <w:right w:val="none" w:sz="0" w:space="0" w:color="auto"/>
          </w:divBdr>
        </w:div>
        <w:div w:id="554660499">
          <w:marLeft w:val="0"/>
          <w:marRight w:val="0"/>
          <w:marTop w:val="0"/>
          <w:marBottom w:val="0"/>
          <w:divBdr>
            <w:top w:val="none" w:sz="0" w:space="0" w:color="auto"/>
            <w:left w:val="none" w:sz="0" w:space="0" w:color="auto"/>
            <w:bottom w:val="none" w:sz="0" w:space="0" w:color="auto"/>
            <w:right w:val="none" w:sz="0" w:space="0" w:color="auto"/>
          </w:divBdr>
        </w:div>
        <w:div w:id="250087594">
          <w:marLeft w:val="0"/>
          <w:marRight w:val="0"/>
          <w:marTop w:val="0"/>
          <w:marBottom w:val="0"/>
          <w:divBdr>
            <w:top w:val="none" w:sz="0" w:space="0" w:color="auto"/>
            <w:left w:val="none" w:sz="0" w:space="0" w:color="auto"/>
            <w:bottom w:val="none" w:sz="0" w:space="0" w:color="auto"/>
            <w:right w:val="none" w:sz="0" w:space="0" w:color="auto"/>
          </w:divBdr>
        </w:div>
        <w:div w:id="1976985190">
          <w:marLeft w:val="0"/>
          <w:marRight w:val="0"/>
          <w:marTop w:val="0"/>
          <w:marBottom w:val="0"/>
          <w:divBdr>
            <w:top w:val="none" w:sz="0" w:space="0" w:color="auto"/>
            <w:left w:val="none" w:sz="0" w:space="0" w:color="auto"/>
            <w:bottom w:val="none" w:sz="0" w:space="0" w:color="auto"/>
            <w:right w:val="none" w:sz="0" w:space="0" w:color="auto"/>
          </w:divBdr>
        </w:div>
        <w:div w:id="1974018434">
          <w:marLeft w:val="0"/>
          <w:marRight w:val="0"/>
          <w:marTop w:val="0"/>
          <w:marBottom w:val="0"/>
          <w:divBdr>
            <w:top w:val="none" w:sz="0" w:space="0" w:color="auto"/>
            <w:left w:val="none" w:sz="0" w:space="0" w:color="auto"/>
            <w:bottom w:val="none" w:sz="0" w:space="0" w:color="auto"/>
            <w:right w:val="none" w:sz="0" w:space="0" w:color="auto"/>
          </w:divBdr>
        </w:div>
        <w:div w:id="2119984847">
          <w:marLeft w:val="0"/>
          <w:marRight w:val="0"/>
          <w:marTop w:val="0"/>
          <w:marBottom w:val="0"/>
          <w:divBdr>
            <w:top w:val="none" w:sz="0" w:space="0" w:color="auto"/>
            <w:left w:val="none" w:sz="0" w:space="0" w:color="auto"/>
            <w:bottom w:val="none" w:sz="0" w:space="0" w:color="auto"/>
            <w:right w:val="none" w:sz="0" w:space="0" w:color="auto"/>
          </w:divBdr>
        </w:div>
        <w:div w:id="842356327">
          <w:marLeft w:val="0"/>
          <w:marRight w:val="0"/>
          <w:marTop w:val="0"/>
          <w:marBottom w:val="0"/>
          <w:divBdr>
            <w:top w:val="none" w:sz="0" w:space="0" w:color="auto"/>
            <w:left w:val="none" w:sz="0" w:space="0" w:color="auto"/>
            <w:bottom w:val="none" w:sz="0" w:space="0" w:color="auto"/>
            <w:right w:val="none" w:sz="0" w:space="0" w:color="auto"/>
          </w:divBdr>
        </w:div>
        <w:div w:id="1045567622">
          <w:marLeft w:val="0"/>
          <w:marRight w:val="0"/>
          <w:marTop w:val="0"/>
          <w:marBottom w:val="0"/>
          <w:divBdr>
            <w:top w:val="none" w:sz="0" w:space="0" w:color="auto"/>
            <w:left w:val="none" w:sz="0" w:space="0" w:color="auto"/>
            <w:bottom w:val="none" w:sz="0" w:space="0" w:color="auto"/>
            <w:right w:val="none" w:sz="0" w:space="0" w:color="auto"/>
          </w:divBdr>
        </w:div>
        <w:div w:id="1382055656">
          <w:marLeft w:val="0"/>
          <w:marRight w:val="0"/>
          <w:marTop w:val="0"/>
          <w:marBottom w:val="0"/>
          <w:divBdr>
            <w:top w:val="none" w:sz="0" w:space="0" w:color="auto"/>
            <w:left w:val="none" w:sz="0" w:space="0" w:color="auto"/>
            <w:bottom w:val="none" w:sz="0" w:space="0" w:color="auto"/>
            <w:right w:val="none" w:sz="0" w:space="0" w:color="auto"/>
          </w:divBdr>
        </w:div>
        <w:div w:id="1048188996">
          <w:marLeft w:val="0"/>
          <w:marRight w:val="0"/>
          <w:marTop w:val="0"/>
          <w:marBottom w:val="0"/>
          <w:divBdr>
            <w:top w:val="none" w:sz="0" w:space="0" w:color="auto"/>
            <w:left w:val="none" w:sz="0" w:space="0" w:color="auto"/>
            <w:bottom w:val="none" w:sz="0" w:space="0" w:color="auto"/>
            <w:right w:val="none" w:sz="0" w:space="0" w:color="auto"/>
          </w:divBdr>
        </w:div>
        <w:div w:id="1902446770">
          <w:marLeft w:val="0"/>
          <w:marRight w:val="0"/>
          <w:marTop w:val="0"/>
          <w:marBottom w:val="0"/>
          <w:divBdr>
            <w:top w:val="none" w:sz="0" w:space="0" w:color="auto"/>
            <w:left w:val="none" w:sz="0" w:space="0" w:color="auto"/>
            <w:bottom w:val="none" w:sz="0" w:space="0" w:color="auto"/>
            <w:right w:val="none" w:sz="0" w:space="0" w:color="auto"/>
          </w:divBdr>
        </w:div>
        <w:div w:id="400566771">
          <w:marLeft w:val="0"/>
          <w:marRight w:val="0"/>
          <w:marTop w:val="0"/>
          <w:marBottom w:val="0"/>
          <w:divBdr>
            <w:top w:val="none" w:sz="0" w:space="0" w:color="auto"/>
            <w:left w:val="none" w:sz="0" w:space="0" w:color="auto"/>
            <w:bottom w:val="none" w:sz="0" w:space="0" w:color="auto"/>
            <w:right w:val="none" w:sz="0" w:space="0" w:color="auto"/>
          </w:divBdr>
        </w:div>
        <w:div w:id="1660960994">
          <w:marLeft w:val="0"/>
          <w:marRight w:val="0"/>
          <w:marTop w:val="0"/>
          <w:marBottom w:val="0"/>
          <w:divBdr>
            <w:top w:val="none" w:sz="0" w:space="0" w:color="auto"/>
            <w:left w:val="none" w:sz="0" w:space="0" w:color="auto"/>
            <w:bottom w:val="none" w:sz="0" w:space="0" w:color="auto"/>
            <w:right w:val="none" w:sz="0" w:space="0" w:color="auto"/>
          </w:divBdr>
        </w:div>
        <w:div w:id="1102409869">
          <w:marLeft w:val="0"/>
          <w:marRight w:val="0"/>
          <w:marTop w:val="0"/>
          <w:marBottom w:val="0"/>
          <w:divBdr>
            <w:top w:val="none" w:sz="0" w:space="0" w:color="auto"/>
            <w:left w:val="none" w:sz="0" w:space="0" w:color="auto"/>
            <w:bottom w:val="none" w:sz="0" w:space="0" w:color="auto"/>
            <w:right w:val="none" w:sz="0" w:space="0" w:color="auto"/>
          </w:divBdr>
        </w:div>
        <w:div w:id="1861356569">
          <w:marLeft w:val="0"/>
          <w:marRight w:val="0"/>
          <w:marTop w:val="0"/>
          <w:marBottom w:val="0"/>
          <w:divBdr>
            <w:top w:val="none" w:sz="0" w:space="0" w:color="auto"/>
            <w:left w:val="none" w:sz="0" w:space="0" w:color="auto"/>
            <w:bottom w:val="none" w:sz="0" w:space="0" w:color="auto"/>
            <w:right w:val="none" w:sz="0" w:space="0" w:color="auto"/>
          </w:divBdr>
        </w:div>
        <w:div w:id="780687640">
          <w:marLeft w:val="0"/>
          <w:marRight w:val="0"/>
          <w:marTop w:val="0"/>
          <w:marBottom w:val="0"/>
          <w:divBdr>
            <w:top w:val="none" w:sz="0" w:space="0" w:color="auto"/>
            <w:left w:val="none" w:sz="0" w:space="0" w:color="auto"/>
            <w:bottom w:val="none" w:sz="0" w:space="0" w:color="auto"/>
            <w:right w:val="none" w:sz="0" w:space="0" w:color="auto"/>
          </w:divBdr>
        </w:div>
        <w:div w:id="90130447">
          <w:marLeft w:val="0"/>
          <w:marRight w:val="0"/>
          <w:marTop w:val="0"/>
          <w:marBottom w:val="0"/>
          <w:divBdr>
            <w:top w:val="none" w:sz="0" w:space="0" w:color="auto"/>
            <w:left w:val="none" w:sz="0" w:space="0" w:color="auto"/>
            <w:bottom w:val="none" w:sz="0" w:space="0" w:color="auto"/>
            <w:right w:val="none" w:sz="0" w:space="0" w:color="auto"/>
          </w:divBdr>
        </w:div>
        <w:div w:id="2068188911">
          <w:marLeft w:val="0"/>
          <w:marRight w:val="0"/>
          <w:marTop w:val="0"/>
          <w:marBottom w:val="0"/>
          <w:divBdr>
            <w:top w:val="none" w:sz="0" w:space="0" w:color="auto"/>
            <w:left w:val="none" w:sz="0" w:space="0" w:color="auto"/>
            <w:bottom w:val="none" w:sz="0" w:space="0" w:color="auto"/>
            <w:right w:val="none" w:sz="0" w:space="0" w:color="auto"/>
          </w:divBdr>
        </w:div>
        <w:div w:id="1689483150">
          <w:marLeft w:val="0"/>
          <w:marRight w:val="0"/>
          <w:marTop w:val="0"/>
          <w:marBottom w:val="0"/>
          <w:divBdr>
            <w:top w:val="none" w:sz="0" w:space="0" w:color="auto"/>
            <w:left w:val="none" w:sz="0" w:space="0" w:color="auto"/>
            <w:bottom w:val="none" w:sz="0" w:space="0" w:color="auto"/>
            <w:right w:val="none" w:sz="0" w:space="0" w:color="auto"/>
          </w:divBdr>
        </w:div>
        <w:div w:id="603997474">
          <w:marLeft w:val="0"/>
          <w:marRight w:val="0"/>
          <w:marTop w:val="0"/>
          <w:marBottom w:val="0"/>
          <w:divBdr>
            <w:top w:val="none" w:sz="0" w:space="0" w:color="auto"/>
            <w:left w:val="none" w:sz="0" w:space="0" w:color="auto"/>
            <w:bottom w:val="none" w:sz="0" w:space="0" w:color="auto"/>
            <w:right w:val="none" w:sz="0" w:space="0" w:color="auto"/>
          </w:divBdr>
        </w:div>
        <w:div w:id="1291279950">
          <w:marLeft w:val="0"/>
          <w:marRight w:val="0"/>
          <w:marTop w:val="0"/>
          <w:marBottom w:val="0"/>
          <w:divBdr>
            <w:top w:val="none" w:sz="0" w:space="0" w:color="auto"/>
            <w:left w:val="none" w:sz="0" w:space="0" w:color="auto"/>
            <w:bottom w:val="none" w:sz="0" w:space="0" w:color="auto"/>
            <w:right w:val="none" w:sz="0" w:space="0" w:color="auto"/>
          </w:divBdr>
        </w:div>
        <w:div w:id="1907370606">
          <w:marLeft w:val="0"/>
          <w:marRight w:val="0"/>
          <w:marTop w:val="0"/>
          <w:marBottom w:val="0"/>
          <w:divBdr>
            <w:top w:val="none" w:sz="0" w:space="0" w:color="auto"/>
            <w:left w:val="none" w:sz="0" w:space="0" w:color="auto"/>
            <w:bottom w:val="none" w:sz="0" w:space="0" w:color="auto"/>
            <w:right w:val="none" w:sz="0" w:space="0" w:color="auto"/>
          </w:divBdr>
        </w:div>
        <w:div w:id="1677805068">
          <w:marLeft w:val="0"/>
          <w:marRight w:val="0"/>
          <w:marTop w:val="0"/>
          <w:marBottom w:val="0"/>
          <w:divBdr>
            <w:top w:val="none" w:sz="0" w:space="0" w:color="auto"/>
            <w:left w:val="none" w:sz="0" w:space="0" w:color="auto"/>
            <w:bottom w:val="none" w:sz="0" w:space="0" w:color="auto"/>
            <w:right w:val="none" w:sz="0" w:space="0" w:color="auto"/>
          </w:divBdr>
        </w:div>
        <w:div w:id="1577084381">
          <w:marLeft w:val="0"/>
          <w:marRight w:val="0"/>
          <w:marTop w:val="0"/>
          <w:marBottom w:val="0"/>
          <w:divBdr>
            <w:top w:val="none" w:sz="0" w:space="0" w:color="auto"/>
            <w:left w:val="none" w:sz="0" w:space="0" w:color="auto"/>
            <w:bottom w:val="none" w:sz="0" w:space="0" w:color="auto"/>
            <w:right w:val="none" w:sz="0" w:space="0" w:color="auto"/>
          </w:divBdr>
        </w:div>
        <w:div w:id="1779443733">
          <w:marLeft w:val="0"/>
          <w:marRight w:val="0"/>
          <w:marTop w:val="0"/>
          <w:marBottom w:val="0"/>
          <w:divBdr>
            <w:top w:val="none" w:sz="0" w:space="0" w:color="auto"/>
            <w:left w:val="none" w:sz="0" w:space="0" w:color="auto"/>
            <w:bottom w:val="none" w:sz="0" w:space="0" w:color="auto"/>
            <w:right w:val="none" w:sz="0" w:space="0" w:color="auto"/>
          </w:divBdr>
        </w:div>
        <w:div w:id="1224488006">
          <w:marLeft w:val="0"/>
          <w:marRight w:val="0"/>
          <w:marTop w:val="0"/>
          <w:marBottom w:val="0"/>
          <w:divBdr>
            <w:top w:val="none" w:sz="0" w:space="0" w:color="auto"/>
            <w:left w:val="none" w:sz="0" w:space="0" w:color="auto"/>
            <w:bottom w:val="none" w:sz="0" w:space="0" w:color="auto"/>
            <w:right w:val="none" w:sz="0" w:space="0" w:color="auto"/>
          </w:divBdr>
        </w:div>
        <w:div w:id="2043509300">
          <w:marLeft w:val="0"/>
          <w:marRight w:val="0"/>
          <w:marTop w:val="0"/>
          <w:marBottom w:val="0"/>
          <w:divBdr>
            <w:top w:val="none" w:sz="0" w:space="0" w:color="auto"/>
            <w:left w:val="none" w:sz="0" w:space="0" w:color="auto"/>
            <w:bottom w:val="none" w:sz="0" w:space="0" w:color="auto"/>
            <w:right w:val="none" w:sz="0" w:space="0" w:color="auto"/>
          </w:divBdr>
        </w:div>
        <w:div w:id="1041855336">
          <w:marLeft w:val="0"/>
          <w:marRight w:val="0"/>
          <w:marTop w:val="0"/>
          <w:marBottom w:val="0"/>
          <w:divBdr>
            <w:top w:val="none" w:sz="0" w:space="0" w:color="auto"/>
            <w:left w:val="none" w:sz="0" w:space="0" w:color="auto"/>
            <w:bottom w:val="none" w:sz="0" w:space="0" w:color="auto"/>
            <w:right w:val="none" w:sz="0" w:space="0" w:color="auto"/>
          </w:divBdr>
        </w:div>
        <w:div w:id="2060203411">
          <w:marLeft w:val="0"/>
          <w:marRight w:val="0"/>
          <w:marTop w:val="0"/>
          <w:marBottom w:val="0"/>
          <w:divBdr>
            <w:top w:val="none" w:sz="0" w:space="0" w:color="auto"/>
            <w:left w:val="none" w:sz="0" w:space="0" w:color="auto"/>
            <w:bottom w:val="none" w:sz="0" w:space="0" w:color="auto"/>
            <w:right w:val="none" w:sz="0" w:space="0" w:color="auto"/>
          </w:divBdr>
        </w:div>
        <w:div w:id="1513957225">
          <w:marLeft w:val="0"/>
          <w:marRight w:val="0"/>
          <w:marTop w:val="0"/>
          <w:marBottom w:val="0"/>
          <w:divBdr>
            <w:top w:val="none" w:sz="0" w:space="0" w:color="auto"/>
            <w:left w:val="none" w:sz="0" w:space="0" w:color="auto"/>
            <w:bottom w:val="none" w:sz="0" w:space="0" w:color="auto"/>
            <w:right w:val="none" w:sz="0" w:space="0" w:color="auto"/>
          </w:divBdr>
        </w:div>
        <w:div w:id="2053843899">
          <w:marLeft w:val="0"/>
          <w:marRight w:val="0"/>
          <w:marTop w:val="0"/>
          <w:marBottom w:val="0"/>
          <w:divBdr>
            <w:top w:val="none" w:sz="0" w:space="0" w:color="auto"/>
            <w:left w:val="none" w:sz="0" w:space="0" w:color="auto"/>
            <w:bottom w:val="none" w:sz="0" w:space="0" w:color="auto"/>
            <w:right w:val="none" w:sz="0" w:space="0" w:color="auto"/>
          </w:divBdr>
        </w:div>
      </w:divsChild>
    </w:div>
    <w:div w:id="686716945">
      <w:bodyDiv w:val="1"/>
      <w:marLeft w:val="0"/>
      <w:marRight w:val="0"/>
      <w:marTop w:val="0"/>
      <w:marBottom w:val="0"/>
      <w:divBdr>
        <w:top w:val="none" w:sz="0" w:space="0" w:color="auto"/>
        <w:left w:val="none" w:sz="0" w:space="0" w:color="auto"/>
        <w:bottom w:val="none" w:sz="0" w:space="0" w:color="auto"/>
        <w:right w:val="none" w:sz="0" w:space="0" w:color="auto"/>
      </w:divBdr>
    </w:div>
    <w:div w:id="686980378">
      <w:bodyDiv w:val="1"/>
      <w:marLeft w:val="0"/>
      <w:marRight w:val="0"/>
      <w:marTop w:val="0"/>
      <w:marBottom w:val="0"/>
      <w:divBdr>
        <w:top w:val="none" w:sz="0" w:space="0" w:color="auto"/>
        <w:left w:val="none" w:sz="0" w:space="0" w:color="auto"/>
        <w:bottom w:val="none" w:sz="0" w:space="0" w:color="auto"/>
        <w:right w:val="none" w:sz="0" w:space="0" w:color="auto"/>
      </w:divBdr>
    </w:div>
    <w:div w:id="687484831">
      <w:bodyDiv w:val="1"/>
      <w:marLeft w:val="0"/>
      <w:marRight w:val="0"/>
      <w:marTop w:val="0"/>
      <w:marBottom w:val="0"/>
      <w:divBdr>
        <w:top w:val="none" w:sz="0" w:space="0" w:color="auto"/>
        <w:left w:val="none" w:sz="0" w:space="0" w:color="auto"/>
        <w:bottom w:val="none" w:sz="0" w:space="0" w:color="auto"/>
        <w:right w:val="none" w:sz="0" w:space="0" w:color="auto"/>
      </w:divBdr>
    </w:div>
    <w:div w:id="687561102">
      <w:bodyDiv w:val="1"/>
      <w:marLeft w:val="0"/>
      <w:marRight w:val="0"/>
      <w:marTop w:val="0"/>
      <w:marBottom w:val="0"/>
      <w:divBdr>
        <w:top w:val="none" w:sz="0" w:space="0" w:color="auto"/>
        <w:left w:val="none" w:sz="0" w:space="0" w:color="auto"/>
        <w:bottom w:val="none" w:sz="0" w:space="0" w:color="auto"/>
        <w:right w:val="none" w:sz="0" w:space="0" w:color="auto"/>
      </w:divBdr>
    </w:div>
    <w:div w:id="688259695">
      <w:bodyDiv w:val="1"/>
      <w:marLeft w:val="0"/>
      <w:marRight w:val="0"/>
      <w:marTop w:val="0"/>
      <w:marBottom w:val="0"/>
      <w:divBdr>
        <w:top w:val="none" w:sz="0" w:space="0" w:color="auto"/>
        <w:left w:val="none" w:sz="0" w:space="0" w:color="auto"/>
        <w:bottom w:val="none" w:sz="0" w:space="0" w:color="auto"/>
        <w:right w:val="none" w:sz="0" w:space="0" w:color="auto"/>
      </w:divBdr>
    </w:div>
    <w:div w:id="688289862">
      <w:bodyDiv w:val="1"/>
      <w:marLeft w:val="0"/>
      <w:marRight w:val="0"/>
      <w:marTop w:val="0"/>
      <w:marBottom w:val="0"/>
      <w:divBdr>
        <w:top w:val="none" w:sz="0" w:space="0" w:color="auto"/>
        <w:left w:val="none" w:sz="0" w:space="0" w:color="auto"/>
        <w:bottom w:val="none" w:sz="0" w:space="0" w:color="auto"/>
        <w:right w:val="none" w:sz="0" w:space="0" w:color="auto"/>
      </w:divBdr>
    </w:div>
    <w:div w:id="688793708">
      <w:bodyDiv w:val="1"/>
      <w:marLeft w:val="0"/>
      <w:marRight w:val="0"/>
      <w:marTop w:val="0"/>
      <w:marBottom w:val="0"/>
      <w:divBdr>
        <w:top w:val="none" w:sz="0" w:space="0" w:color="auto"/>
        <w:left w:val="none" w:sz="0" w:space="0" w:color="auto"/>
        <w:bottom w:val="none" w:sz="0" w:space="0" w:color="auto"/>
        <w:right w:val="none" w:sz="0" w:space="0" w:color="auto"/>
      </w:divBdr>
    </w:div>
    <w:div w:id="688798810">
      <w:bodyDiv w:val="1"/>
      <w:marLeft w:val="0"/>
      <w:marRight w:val="0"/>
      <w:marTop w:val="0"/>
      <w:marBottom w:val="0"/>
      <w:divBdr>
        <w:top w:val="none" w:sz="0" w:space="0" w:color="auto"/>
        <w:left w:val="none" w:sz="0" w:space="0" w:color="auto"/>
        <w:bottom w:val="none" w:sz="0" w:space="0" w:color="auto"/>
        <w:right w:val="none" w:sz="0" w:space="0" w:color="auto"/>
      </w:divBdr>
    </w:div>
    <w:div w:id="689919528">
      <w:bodyDiv w:val="1"/>
      <w:marLeft w:val="0"/>
      <w:marRight w:val="0"/>
      <w:marTop w:val="0"/>
      <w:marBottom w:val="0"/>
      <w:divBdr>
        <w:top w:val="none" w:sz="0" w:space="0" w:color="auto"/>
        <w:left w:val="none" w:sz="0" w:space="0" w:color="auto"/>
        <w:bottom w:val="none" w:sz="0" w:space="0" w:color="auto"/>
        <w:right w:val="none" w:sz="0" w:space="0" w:color="auto"/>
      </w:divBdr>
    </w:div>
    <w:div w:id="690029322">
      <w:bodyDiv w:val="1"/>
      <w:marLeft w:val="0"/>
      <w:marRight w:val="0"/>
      <w:marTop w:val="0"/>
      <w:marBottom w:val="0"/>
      <w:divBdr>
        <w:top w:val="none" w:sz="0" w:space="0" w:color="auto"/>
        <w:left w:val="none" w:sz="0" w:space="0" w:color="auto"/>
        <w:bottom w:val="none" w:sz="0" w:space="0" w:color="auto"/>
        <w:right w:val="none" w:sz="0" w:space="0" w:color="auto"/>
      </w:divBdr>
    </w:div>
    <w:div w:id="690424127">
      <w:bodyDiv w:val="1"/>
      <w:marLeft w:val="0"/>
      <w:marRight w:val="0"/>
      <w:marTop w:val="0"/>
      <w:marBottom w:val="0"/>
      <w:divBdr>
        <w:top w:val="none" w:sz="0" w:space="0" w:color="auto"/>
        <w:left w:val="none" w:sz="0" w:space="0" w:color="auto"/>
        <w:bottom w:val="none" w:sz="0" w:space="0" w:color="auto"/>
        <w:right w:val="none" w:sz="0" w:space="0" w:color="auto"/>
      </w:divBdr>
    </w:div>
    <w:div w:id="690761747">
      <w:bodyDiv w:val="1"/>
      <w:marLeft w:val="0"/>
      <w:marRight w:val="0"/>
      <w:marTop w:val="0"/>
      <w:marBottom w:val="0"/>
      <w:divBdr>
        <w:top w:val="none" w:sz="0" w:space="0" w:color="auto"/>
        <w:left w:val="none" w:sz="0" w:space="0" w:color="auto"/>
        <w:bottom w:val="none" w:sz="0" w:space="0" w:color="auto"/>
        <w:right w:val="none" w:sz="0" w:space="0" w:color="auto"/>
      </w:divBdr>
    </w:div>
    <w:div w:id="691339635">
      <w:bodyDiv w:val="1"/>
      <w:marLeft w:val="0"/>
      <w:marRight w:val="0"/>
      <w:marTop w:val="0"/>
      <w:marBottom w:val="0"/>
      <w:divBdr>
        <w:top w:val="none" w:sz="0" w:space="0" w:color="auto"/>
        <w:left w:val="none" w:sz="0" w:space="0" w:color="auto"/>
        <w:bottom w:val="none" w:sz="0" w:space="0" w:color="auto"/>
        <w:right w:val="none" w:sz="0" w:space="0" w:color="auto"/>
      </w:divBdr>
      <w:divsChild>
        <w:div w:id="74129806">
          <w:marLeft w:val="480"/>
          <w:marRight w:val="0"/>
          <w:marTop w:val="0"/>
          <w:marBottom w:val="0"/>
          <w:divBdr>
            <w:top w:val="none" w:sz="0" w:space="0" w:color="auto"/>
            <w:left w:val="none" w:sz="0" w:space="0" w:color="auto"/>
            <w:bottom w:val="none" w:sz="0" w:space="0" w:color="auto"/>
            <w:right w:val="none" w:sz="0" w:space="0" w:color="auto"/>
          </w:divBdr>
        </w:div>
        <w:div w:id="1546065772">
          <w:marLeft w:val="480"/>
          <w:marRight w:val="0"/>
          <w:marTop w:val="0"/>
          <w:marBottom w:val="0"/>
          <w:divBdr>
            <w:top w:val="none" w:sz="0" w:space="0" w:color="auto"/>
            <w:left w:val="none" w:sz="0" w:space="0" w:color="auto"/>
            <w:bottom w:val="none" w:sz="0" w:space="0" w:color="auto"/>
            <w:right w:val="none" w:sz="0" w:space="0" w:color="auto"/>
          </w:divBdr>
        </w:div>
        <w:div w:id="173157245">
          <w:marLeft w:val="480"/>
          <w:marRight w:val="0"/>
          <w:marTop w:val="0"/>
          <w:marBottom w:val="0"/>
          <w:divBdr>
            <w:top w:val="none" w:sz="0" w:space="0" w:color="auto"/>
            <w:left w:val="none" w:sz="0" w:space="0" w:color="auto"/>
            <w:bottom w:val="none" w:sz="0" w:space="0" w:color="auto"/>
            <w:right w:val="none" w:sz="0" w:space="0" w:color="auto"/>
          </w:divBdr>
        </w:div>
        <w:div w:id="1896425625">
          <w:marLeft w:val="480"/>
          <w:marRight w:val="0"/>
          <w:marTop w:val="0"/>
          <w:marBottom w:val="0"/>
          <w:divBdr>
            <w:top w:val="none" w:sz="0" w:space="0" w:color="auto"/>
            <w:left w:val="none" w:sz="0" w:space="0" w:color="auto"/>
            <w:bottom w:val="none" w:sz="0" w:space="0" w:color="auto"/>
            <w:right w:val="none" w:sz="0" w:space="0" w:color="auto"/>
          </w:divBdr>
        </w:div>
        <w:div w:id="2119793801">
          <w:marLeft w:val="480"/>
          <w:marRight w:val="0"/>
          <w:marTop w:val="0"/>
          <w:marBottom w:val="0"/>
          <w:divBdr>
            <w:top w:val="none" w:sz="0" w:space="0" w:color="auto"/>
            <w:left w:val="none" w:sz="0" w:space="0" w:color="auto"/>
            <w:bottom w:val="none" w:sz="0" w:space="0" w:color="auto"/>
            <w:right w:val="none" w:sz="0" w:space="0" w:color="auto"/>
          </w:divBdr>
        </w:div>
        <w:div w:id="1194608587">
          <w:marLeft w:val="480"/>
          <w:marRight w:val="0"/>
          <w:marTop w:val="0"/>
          <w:marBottom w:val="0"/>
          <w:divBdr>
            <w:top w:val="none" w:sz="0" w:space="0" w:color="auto"/>
            <w:left w:val="none" w:sz="0" w:space="0" w:color="auto"/>
            <w:bottom w:val="none" w:sz="0" w:space="0" w:color="auto"/>
            <w:right w:val="none" w:sz="0" w:space="0" w:color="auto"/>
          </w:divBdr>
        </w:div>
        <w:div w:id="1644038005">
          <w:marLeft w:val="480"/>
          <w:marRight w:val="0"/>
          <w:marTop w:val="0"/>
          <w:marBottom w:val="0"/>
          <w:divBdr>
            <w:top w:val="none" w:sz="0" w:space="0" w:color="auto"/>
            <w:left w:val="none" w:sz="0" w:space="0" w:color="auto"/>
            <w:bottom w:val="none" w:sz="0" w:space="0" w:color="auto"/>
            <w:right w:val="none" w:sz="0" w:space="0" w:color="auto"/>
          </w:divBdr>
        </w:div>
      </w:divsChild>
    </w:div>
    <w:div w:id="691762902">
      <w:bodyDiv w:val="1"/>
      <w:marLeft w:val="0"/>
      <w:marRight w:val="0"/>
      <w:marTop w:val="0"/>
      <w:marBottom w:val="0"/>
      <w:divBdr>
        <w:top w:val="none" w:sz="0" w:space="0" w:color="auto"/>
        <w:left w:val="none" w:sz="0" w:space="0" w:color="auto"/>
        <w:bottom w:val="none" w:sz="0" w:space="0" w:color="auto"/>
        <w:right w:val="none" w:sz="0" w:space="0" w:color="auto"/>
      </w:divBdr>
    </w:div>
    <w:div w:id="692341344">
      <w:bodyDiv w:val="1"/>
      <w:marLeft w:val="0"/>
      <w:marRight w:val="0"/>
      <w:marTop w:val="0"/>
      <w:marBottom w:val="0"/>
      <w:divBdr>
        <w:top w:val="none" w:sz="0" w:space="0" w:color="auto"/>
        <w:left w:val="none" w:sz="0" w:space="0" w:color="auto"/>
        <w:bottom w:val="none" w:sz="0" w:space="0" w:color="auto"/>
        <w:right w:val="none" w:sz="0" w:space="0" w:color="auto"/>
      </w:divBdr>
    </w:div>
    <w:div w:id="692345474">
      <w:bodyDiv w:val="1"/>
      <w:marLeft w:val="0"/>
      <w:marRight w:val="0"/>
      <w:marTop w:val="0"/>
      <w:marBottom w:val="0"/>
      <w:divBdr>
        <w:top w:val="none" w:sz="0" w:space="0" w:color="auto"/>
        <w:left w:val="none" w:sz="0" w:space="0" w:color="auto"/>
        <w:bottom w:val="none" w:sz="0" w:space="0" w:color="auto"/>
        <w:right w:val="none" w:sz="0" w:space="0" w:color="auto"/>
      </w:divBdr>
    </w:div>
    <w:div w:id="693068615">
      <w:bodyDiv w:val="1"/>
      <w:marLeft w:val="0"/>
      <w:marRight w:val="0"/>
      <w:marTop w:val="0"/>
      <w:marBottom w:val="0"/>
      <w:divBdr>
        <w:top w:val="none" w:sz="0" w:space="0" w:color="auto"/>
        <w:left w:val="none" w:sz="0" w:space="0" w:color="auto"/>
        <w:bottom w:val="none" w:sz="0" w:space="0" w:color="auto"/>
        <w:right w:val="none" w:sz="0" w:space="0" w:color="auto"/>
      </w:divBdr>
    </w:div>
    <w:div w:id="693114124">
      <w:bodyDiv w:val="1"/>
      <w:marLeft w:val="0"/>
      <w:marRight w:val="0"/>
      <w:marTop w:val="0"/>
      <w:marBottom w:val="0"/>
      <w:divBdr>
        <w:top w:val="none" w:sz="0" w:space="0" w:color="auto"/>
        <w:left w:val="none" w:sz="0" w:space="0" w:color="auto"/>
        <w:bottom w:val="none" w:sz="0" w:space="0" w:color="auto"/>
        <w:right w:val="none" w:sz="0" w:space="0" w:color="auto"/>
      </w:divBdr>
    </w:div>
    <w:div w:id="693188343">
      <w:bodyDiv w:val="1"/>
      <w:marLeft w:val="0"/>
      <w:marRight w:val="0"/>
      <w:marTop w:val="0"/>
      <w:marBottom w:val="0"/>
      <w:divBdr>
        <w:top w:val="none" w:sz="0" w:space="0" w:color="auto"/>
        <w:left w:val="none" w:sz="0" w:space="0" w:color="auto"/>
        <w:bottom w:val="none" w:sz="0" w:space="0" w:color="auto"/>
        <w:right w:val="none" w:sz="0" w:space="0" w:color="auto"/>
      </w:divBdr>
    </w:div>
    <w:div w:id="693380077">
      <w:bodyDiv w:val="1"/>
      <w:marLeft w:val="0"/>
      <w:marRight w:val="0"/>
      <w:marTop w:val="0"/>
      <w:marBottom w:val="0"/>
      <w:divBdr>
        <w:top w:val="none" w:sz="0" w:space="0" w:color="auto"/>
        <w:left w:val="none" w:sz="0" w:space="0" w:color="auto"/>
        <w:bottom w:val="none" w:sz="0" w:space="0" w:color="auto"/>
        <w:right w:val="none" w:sz="0" w:space="0" w:color="auto"/>
      </w:divBdr>
    </w:div>
    <w:div w:id="693845075">
      <w:bodyDiv w:val="1"/>
      <w:marLeft w:val="0"/>
      <w:marRight w:val="0"/>
      <w:marTop w:val="0"/>
      <w:marBottom w:val="0"/>
      <w:divBdr>
        <w:top w:val="none" w:sz="0" w:space="0" w:color="auto"/>
        <w:left w:val="none" w:sz="0" w:space="0" w:color="auto"/>
        <w:bottom w:val="none" w:sz="0" w:space="0" w:color="auto"/>
        <w:right w:val="none" w:sz="0" w:space="0" w:color="auto"/>
      </w:divBdr>
    </w:div>
    <w:div w:id="694159102">
      <w:bodyDiv w:val="1"/>
      <w:marLeft w:val="0"/>
      <w:marRight w:val="0"/>
      <w:marTop w:val="0"/>
      <w:marBottom w:val="0"/>
      <w:divBdr>
        <w:top w:val="none" w:sz="0" w:space="0" w:color="auto"/>
        <w:left w:val="none" w:sz="0" w:space="0" w:color="auto"/>
        <w:bottom w:val="none" w:sz="0" w:space="0" w:color="auto"/>
        <w:right w:val="none" w:sz="0" w:space="0" w:color="auto"/>
      </w:divBdr>
    </w:div>
    <w:div w:id="694574079">
      <w:bodyDiv w:val="1"/>
      <w:marLeft w:val="0"/>
      <w:marRight w:val="0"/>
      <w:marTop w:val="0"/>
      <w:marBottom w:val="0"/>
      <w:divBdr>
        <w:top w:val="none" w:sz="0" w:space="0" w:color="auto"/>
        <w:left w:val="none" w:sz="0" w:space="0" w:color="auto"/>
        <w:bottom w:val="none" w:sz="0" w:space="0" w:color="auto"/>
        <w:right w:val="none" w:sz="0" w:space="0" w:color="auto"/>
      </w:divBdr>
    </w:div>
    <w:div w:id="695471457">
      <w:bodyDiv w:val="1"/>
      <w:marLeft w:val="0"/>
      <w:marRight w:val="0"/>
      <w:marTop w:val="0"/>
      <w:marBottom w:val="0"/>
      <w:divBdr>
        <w:top w:val="none" w:sz="0" w:space="0" w:color="auto"/>
        <w:left w:val="none" w:sz="0" w:space="0" w:color="auto"/>
        <w:bottom w:val="none" w:sz="0" w:space="0" w:color="auto"/>
        <w:right w:val="none" w:sz="0" w:space="0" w:color="auto"/>
      </w:divBdr>
    </w:div>
    <w:div w:id="695623827">
      <w:bodyDiv w:val="1"/>
      <w:marLeft w:val="0"/>
      <w:marRight w:val="0"/>
      <w:marTop w:val="0"/>
      <w:marBottom w:val="0"/>
      <w:divBdr>
        <w:top w:val="none" w:sz="0" w:space="0" w:color="auto"/>
        <w:left w:val="none" w:sz="0" w:space="0" w:color="auto"/>
        <w:bottom w:val="none" w:sz="0" w:space="0" w:color="auto"/>
        <w:right w:val="none" w:sz="0" w:space="0" w:color="auto"/>
      </w:divBdr>
    </w:div>
    <w:div w:id="696472555">
      <w:bodyDiv w:val="1"/>
      <w:marLeft w:val="0"/>
      <w:marRight w:val="0"/>
      <w:marTop w:val="0"/>
      <w:marBottom w:val="0"/>
      <w:divBdr>
        <w:top w:val="none" w:sz="0" w:space="0" w:color="auto"/>
        <w:left w:val="none" w:sz="0" w:space="0" w:color="auto"/>
        <w:bottom w:val="none" w:sz="0" w:space="0" w:color="auto"/>
        <w:right w:val="none" w:sz="0" w:space="0" w:color="auto"/>
      </w:divBdr>
    </w:div>
    <w:div w:id="697119015">
      <w:bodyDiv w:val="1"/>
      <w:marLeft w:val="0"/>
      <w:marRight w:val="0"/>
      <w:marTop w:val="0"/>
      <w:marBottom w:val="0"/>
      <w:divBdr>
        <w:top w:val="none" w:sz="0" w:space="0" w:color="auto"/>
        <w:left w:val="none" w:sz="0" w:space="0" w:color="auto"/>
        <w:bottom w:val="none" w:sz="0" w:space="0" w:color="auto"/>
        <w:right w:val="none" w:sz="0" w:space="0" w:color="auto"/>
      </w:divBdr>
    </w:div>
    <w:div w:id="697462516">
      <w:bodyDiv w:val="1"/>
      <w:marLeft w:val="0"/>
      <w:marRight w:val="0"/>
      <w:marTop w:val="0"/>
      <w:marBottom w:val="0"/>
      <w:divBdr>
        <w:top w:val="none" w:sz="0" w:space="0" w:color="auto"/>
        <w:left w:val="none" w:sz="0" w:space="0" w:color="auto"/>
        <w:bottom w:val="none" w:sz="0" w:space="0" w:color="auto"/>
        <w:right w:val="none" w:sz="0" w:space="0" w:color="auto"/>
      </w:divBdr>
    </w:div>
    <w:div w:id="697586994">
      <w:bodyDiv w:val="1"/>
      <w:marLeft w:val="0"/>
      <w:marRight w:val="0"/>
      <w:marTop w:val="0"/>
      <w:marBottom w:val="0"/>
      <w:divBdr>
        <w:top w:val="none" w:sz="0" w:space="0" w:color="auto"/>
        <w:left w:val="none" w:sz="0" w:space="0" w:color="auto"/>
        <w:bottom w:val="none" w:sz="0" w:space="0" w:color="auto"/>
        <w:right w:val="none" w:sz="0" w:space="0" w:color="auto"/>
      </w:divBdr>
    </w:div>
    <w:div w:id="697856630">
      <w:bodyDiv w:val="1"/>
      <w:marLeft w:val="0"/>
      <w:marRight w:val="0"/>
      <w:marTop w:val="0"/>
      <w:marBottom w:val="0"/>
      <w:divBdr>
        <w:top w:val="none" w:sz="0" w:space="0" w:color="auto"/>
        <w:left w:val="none" w:sz="0" w:space="0" w:color="auto"/>
        <w:bottom w:val="none" w:sz="0" w:space="0" w:color="auto"/>
        <w:right w:val="none" w:sz="0" w:space="0" w:color="auto"/>
      </w:divBdr>
    </w:div>
    <w:div w:id="697894666">
      <w:bodyDiv w:val="1"/>
      <w:marLeft w:val="0"/>
      <w:marRight w:val="0"/>
      <w:marTop w:val="0"/>
      <w:marBottom w:val="0"/>
      <w:divBdr>
        <w:top w:val="none" w:sz="0" w:space="0" w:color="auto"/>
        <w:left w:val="none" w:sz="0" w:space="0" w:color="auto"/>
        <w:bottom w:val="none" w:sz="0" w:space="0" w:color="auto"/>
        <w:right w:val="none" w:sz="0" w:space="0" w:color="auto"/>
      </w:divBdr>
    </w:div>
    <w:div w:id="698706788">
      <w:bodyDiv w:val="1"/>
      <w:marLeft w:val="0"/>
      <w:marRight w:val="0"/>
      <w:marTop w:val="0"/>
      <w:marBottom w:val="0"/>
      <w:divBdr>
        <w:top w:val="none" w:sz="0" w:space="0" w:color="auto"/>
        <w:left w:val="none" w:sz="0" w:space="0" w:color="auto"/>
        <w:bottom w:val="none" w:sz="0" w:space="0" w:color="auto"/>
        <w:right w:val="none" w:sz="0" w:space="0" w:color="auto"/>
      </w:divBdr>
    </w:div>
    <w:div w:id="698819491">
      <w:bodyDiv w:val="1"/>
      <w:marLeft w:val="0"/>
      <w:marRight w:val="0"/>
      <w:marTop w:val="0"/>
      <w:marBottom w:val="0"/>
      <w:divBdr>
        <w:top w:val="none" w:sz="0" w:space="0" w:color="auto"/>
        <w:left w:val="none" w:sz="0" w:space="0" w:color="auto"/>
        <w:bottom w:val="none" w:sz="0" w:space="0" w:color="auto"/>
        <w:right w:val="none" w:sz="0" w:space="0" w:color="auto"/>
      </w:divBdr>
    </w:div>
    <w:div w:id="699402234">
      <w:bodyDiv w:val="1"/>
      <w:marLeft w:val="0"/>
      <w:marRight w:val="0"/>
      <w:marTop w:val="0"/>
      <w:marBottom w:val="0"/>
      <w:divBdr>
        <w:top w:val="none" w:sz="0" w:space="0" w:color="auto"/>
        <w:left w:val="none" w:sz="0" w:space="0" w:color="auto"/>
        <w:bottom w:val="none" w:sz="0" w:space="0" w:color="auto"/>
        <w:right w:val="none" w:sz="0" w:space="0" w:color="auto"/>
      </w:divBdr>
    </w:div>
    <w:div w:id="702097354">
      <w:bodyDiv w:val="1"/>
      <w:marLeft w:val="0"/>
      <w:marRight w:val="0"/>
      <w:marTop w:val="0"/>
      <w:marBottom w:val="0"/>
      <w:divBdr>
        <w:top w:val="none" w:sz="0" w:space="0" w:color="auto"/>
        <w:left w:val="none" w:sz="0" w:space="0" w:color="auto"/>
        <w:bottom w:val="none" w:sz="0" w:space="0" w:color="auto"/>
        <w:right w:val="none" w:sz="0" w:space="0" w:color="auto"/>
      </w:divBdr>
    </w:div>
    <w:div w:id="702286431">
      <w:bodyDiv w:val="1"/>
      <w:marLeft w:val="0"/>
      <w:marRight w:val="0"/>
      <w:marTop w:val="0"/>
      <w:marBottom w:val="0"/>
      <w:divBdr>
        <w:top w:val="none" w:sz="0" w:space="0" w:color="auto"/>
        <w:left w:val="none" w:sz="0" w:space="0" w:color="auto"/>
        <w:bottom w:val="none" w:sz="0" w:space="0" w:color="auto"/>
        <w:right w:val="none" w:sz="0" w:space="0" w:color="auto"/>
      </w:divBdr>
    </w:div>
    <w:div w:id="702436194">
      <w:bodyDiv w:val="1"/>
      <w:marLeft w:val="0"/>
      <w:marRight w:val="0"/>
      <w:marTop w:val="0"/>
      <w:marBottom w:val="0"/>
      <w:divBdr>
        <w:top w:val="none" w:sz="0" w:space="0" w:color="auto"/>
        <w:left w:val="none" w:sz="0" w:space="0" w:color="auto"/>
        <w:bottom w:val="none" w:sz="0" w:space="0" w:color="auto"/>
        <w:right w:val="none" w:sz="0" w:space="0" w:color="auto"/>
      </w:divBdr>
    </w:div>
    <w:div w:id="702677781">
      <w:bodyDiv w:val="1"/>
      <w:marLeft w:val="0"/>
      <w:marRight w:val="0"/>
      <w:marTop w:val="0"/>
      <w:marBottom w:val="0"/>
      <w:divBdr>
        <w:top w:val="none" w:sz="0" w:space="0" w:color="auto"/>
        <w:left w:val="none" w:sz="0" w:space="0" w:color="auto"/>
        <w:bottom w:val="none" w:sz="0" w:space="0" w:color="auto"/>
        <w:right w:val="none" w:sz="0" w:space="0" w:color="auto"/>
      </w:divBdr>
    </w:div>
    <w:div w:id="703211208">
      <w:bodyDiv w:val="1"/>
      <w:marLeft w:val="0"/>
      <w:marRight w:val="0"/>
      <w:marTop w:val="0"/>
      <w:marBottom w:val="0"/>
      <w:divBdr>
        <w:top w:val="none" w:sz="0" w:space="0" w:color="auto"/>
        <w:left w:val="none" w:sz="0" w:space="0" w:color="auto"/>
        <w:bottom w:val="none" w:sz="0" w:space="0" w:color="auto"/>
        <w:right w:val="none" w:sz="0" w:space="0" w:color="auto"/>
      </w:divBdr>
    </w:div>
    <w:div w:id="703336282">
      <w:bodyDiv w:val="1"/>
      <w:marLeft w:val="0"/>
      <w:marRight w:val="0"/>
      <w:marTop w:val="0"/>
      <w:marBottom w:val="0"/>
      <w:divBdr>
        <w:top w:val="none" w:sz="0" w:space="0" w:color="auto"/>
        <w:left w:val="none" w:sz="0" w:space="0" w:color="auto"/>
        <w:bottom w:val="none" w:sz="0" w:space="0" w:color="auto"/>
        <w:right w:val="none" w:sz="0" w:space="0" w:color="auto"/>
      </w:divBdr>
    </w:div>
    <w:div w:id="703481812">
      <w:bodyDiv w:val="1"/>
      <w:marLeft w:val="0"/>
      <w:marRight w:val="0"/>
      <w:marTop w:val="0"/>
      <w:marBottom w:val="0"/>
      <w:divBdr>
        <w:top w:val="none" w:sz="0" w:space="0" w:color="auto"/>
        <w:left w:val="none" w:sz="0" w:space="0" w:color="auto"/>
        <w:bottom w:val="none" w:sz="0" w:space="0" w:color="auto"/>
        <w:right w:val="none" w:sz="0" w:space="0" w:color="auto"/>
      </w:divBdr>
    </w:div>
    <w:div w:id="703555862">
      <w:bodyDiv w:val="1"/>
      <w:marLeft w:val="0"/>
      <w:marRight w:val="0"/>
      <w:marTop w:val="0"/>
      <w:marBottom w:val="0"/>
      <w:divBdr>
        <w:top w:val="none" w:sz="0" w:space="0" w:color="auto"/>
        <w:left w:val="none" w:sz="0" w:space="0" w:color="auto"/>
        <w:bottom w:val="none" w:sz="0" w:space="0" w:color="auto"/>
        <w:right w:val="none" w:sz="0" w:space="0" w:color="auto"/>
      </w:divBdr>
    </w:div>
    <w:div w:id="703990085">
      <w:bodyDiv w:val="1"/>
      <w:marLeft w:val="0"/>
      <w:marRight w:val="0"/>
      <w:marTop w:val="0"/>
      <w:marBottom w:val="0"/>
      <w:divBdr>
        <w:top w:val="none" w:sz="0" w:space="0" w:color="auto"/>
        <w:left w:val="none" w:sz="0" w:space="0" w:color="auto"/>
        <w:bottom w:val="none" w:sz="0" w:space="0" w:color="auto"/>
        <w:right w:val="none" w:sz="0" w:space="0" w:color="auto"/>
      </w:divBdr>
    </w:div>
    <w:div w:id="704060507">
      <w:bodyDiv w:val="1"/>
      <w:marLeft w:val="0"/>
      <w:marRight w:val="0"/>
      <w:marTop w:val="0"/>
      <w:marBottom w:val="0"/>
      <w:divBdr>
        <w:top w:val="none" w:sz="0" w:space="0" w:color="auto"/>
        <w:left w:val="none" w:sz="0" w:space="0" w:color="auto"/>
        <w:bottom w:val="none" w:sz="0" w:space="0" w:color="auto"/>
        <w:right w:val="none" w:sz="0" w:space="0" w:color="auto"/>
      </w:divBdr>
    </w:div>
    <w:div w:id="704446824">
      <w:bodyDiv w:val="1"/>
      <w:marLeft w:val="0"/>
      <w:marRight w:val="0"/>
      <w:marTop w:val="0"/>
      <w:marBottom w:val="0"/>
      <w:divBdr>
        <w:top w:val="none" w:sz="0" w:space="0" w:color="auto"/>
        <w:left w:val="none" w:sz="0" w:space="0" w:color="auto"/>
        <w:bottom w:val="none" w:sz="0" w:space="0" w:color="auto"/>
        <w:right w:val="none" w:sz="0" w:space="0" w:color="auto"/>
      </w:divBdr>
    </w:div>
    <w:div w:id="704716453">
      <w:bodyDiv w:val="1"/>
      <w:marLeft w:val="0"/>
      <w:marRight w:val="0"/>
      <w:marTop w:val="0"/>
      <w:marBottom w:val="0"/>
      <w:divBdr>
        <w:top w:val="none" w:sz="0" w:space="0" w:color="auto"/>
        <w:left w:val="none" w:sz="0" w:space="0" w:color="auto"/>
        <w:bottom w:val="none" w:sz="0" w:space="0" w:color="auto"/>
        <w:right w:val="none" w:sz="0" w:space="0" w:color="auto"/>
      </w:divBdr>
    </w:div>
    <w:div w:id="705327825">
      <w:bodyDiv w:val="1"/>
      <w:marLeft w:val="0"/>
      <w:marRight w:val="0"/>
      <w:marTop w:val="0"/>
      <w:marBottom w:val="0"/>
      <w:divBdr>
        <w:top w:val="none" w:sz="0" w:space="0" w:color="auto"/>
        <w:left w:val="none" w:sz="0" w:space="0" w:color="auto"/>
        <w:bottom w:val="none" w:sz="0" w:space="0" w:color="auto"/>
        <w:right w:val="none" w:sz="0" w:space="0" w:color="auto"/>
      </w:divBdr>
    </w:div>
    <w:div w:id="705760754">
      <w:bodyDiv w:val="1"/>
      <w:marLeft w:val="0"/>
      <w:marRight w:val="0"/>
      <w:marTop w:val="0"/>
      <w:marBottom w:val="0"/>
      <w:divBdr>
        <w:top w:val="none" w:sz="0" w:space="0" w:color="auto"/>
        <w:left w:val="none" w:sz="0" w:space="0" w:color="auto"/>
        <w:bottom w:val="none" w:sz="0" w:space="0" w:color="auto"/>
        <w:right w:val="none" w:sz="0" w:space="0" w:color="auto"/>
      </w:divBdr>
    </w:div>
    <w:div w:id="706369939">
      <w:bodyDiv w:val="1"/>
      <w:marLeft w:val="0"/>
      <w:marRight w:val="0"/>
      <w:marTop w:val="0"/>
      <w:marBottom w:val="0"/>
      <w:divBdr>
        <w:top w:val="none" w:sz="0" w:space="0" w:color="auto"/>
        <w:left w:val="none" w:sz="0" w:space="0" w:color="auto"/>
        <w:bottom w:val="none" w:sz="0" w:space="0" w:color="auto"/>
        <w:right w:val="none" w:sz="0" w:space="0" w:color="auto"/>
      </w:divBdr>
    </w:div>
    <w:div w:id="706372626">
      <w:bodyDiv w:val="1"/>
      <w:marLeft w:val="0"/>
      <w:marRight w:val="0"/>
      <w:marTop w:val="0"/>
      <w:marBottom w:val="0"/>
      <w:divBdr>
        <w:top w:val="none" w:sz="0" w:space="0" w:color="auto"/>
        <w:left w:val="none" w:sz="0" w:space="0" w:color="auto"/>
        <w:bottom w:val="none" w:sz="0" w:space="0" w:color="auto"/>
        <w:right w:val="none" w:sz="0" w:space="0" w:color="auto"/>
      </w:divBdr>
    </w:div>
    <w:div w:id="708379322">
      <w:bodyDiv w:val="1"/>
      <w:marLeft w:val="0"/>
      <w:marRight w:val="0"/>
      <w:marTop w:val="0"/>
      <w:marBottom w:val="0"/>
      <w:divBdr>
        <w:top w:val="none" w:sz="0" w:space="0" w:color="auto"/>
        <w:left w:val="none" w:sz="0" w:space="0" w:color="auto"/>
        <w:bottom w:val="none" w:sz="0" w:space="0" w:color="auto"/>
        <w:right w:val="none" w:sz="0" w:space="0" w:color="auto"/>
      </w:divBdr>
    </w:div>
    <w:div w:id="708528226">
      <w:bodyDiv w:val="1"/>
      <w:marLeft w:val="0"/>
      <w:marRight w:val="0"/>
      <w:marTop w:val="0"/>
      <w:marBottom w:val="0"/>
      <w:divBdr>
        <w:top w:val="none" w:sz="0" w:space="0" w:color="auto"/>
        <w:left w:val="none" w:sz="0" w:space="0" w:color="auto"/>
        <w:bottom w:val="none" w:sz="0" w:space="0" w:color="auto"/>
        <w:right w:val="none" w:sz="0" w:space="0" w:color="auto"/>
      </w:divBdr>
    </w:div>
    <w:div w:id="708602350">
      <w:bodyDiv w:val="1"/>
      <w:marLeft w:val="0"/>
      <w:marRight w:val="0"/>
      <w:marTop w:val="0"/>
      <w:marBottom w:val="0"/>
      <w:divBdr>
        <w:top w:val="none" w:sz="0" w:space="0" w:color="auto"/>
        <w:left w:val="none" w:sz="0" w:space="0" w:color="auto"/>
        <w:bottom w:val="none" w:sz="0" w:space="0" w:color="auto"/>
        <w:right w:val="none" w:sz="0" w:space="0" w:color="auto"/>
      </w:divBdr>
    </w:div>
    <w:div w:id="708722526">
      <w:bodyDiv w:val="1"/>
      <w:marLeft w:val="0"/>
      <w:marRight w:val="0"/>
      <w:marTop w:val="0"/>
      <w:marBottom w:val="0"/>
      <w:divBdr>
        <w:top w:val="none" w:sz="0" w:space="0" w:color="auto"/>
        <w:left w:val="none" w:sz="0" w:space="0" w:color="auto"/>
        <w:bottom w:val="none" w:sz="0" w:space="0" w:color="auto"/>
        <w:right w:val="none" w:sz="0" w:space="0" w:color="auto"/>
      </w:divBdr>
    </w:div>
    <w:div w:id="709036413">
      <w:bodyDiv w:val="1"/>
      <w:marLeft w:val="0"/>
      <w:marRight w:val="0"/>
      <w:marTop w:val="0"/>
      <w:marBottom w:val="0"/>
      <w:divBdr>
        <w:top w:val="none" w:sz="0" w:space="0" w:color="auto"/>
        <w:left w:val="none" w:sz="0" w:space="0" w:color="auto"/>
        <w:bottom w:val="none" w:sz="0" w:space="0" w:color="auto"/>
        <w:right w:val="none" w:sz="0" w:space="0" w:color="auto"/>
      </w:divBdr>
    </w:div>
    <w:div w:id="709651773">
      <w:bodyDiv w:val="1"/>
      <w:marLeft w:val="0"/>
      <w:marRight w:val="0"/>
      <w:marTop w:val="0"/>
      <w:marBottom w:val="0"/>
      <w:divBdr>
        <w:top w:val="none" w:sz="0" w:space="0" w:color="auto"/>
        <w:left w:val="none" w:sz="0" w:space="0" w:color="auto"/>
        <w:bottom w:val="none" w:sz="0" w:space="0" w:color="auto"/>
        <w:right w:val="none" w:sz="0" w:space="0" w:color="auto"/>
      </w:divBdr>
    </w:div>
    <w:div w:id="709762086">
      <w:bodyDiv w:val="1"/>
      <w:marLeft w:val="0"/>
      <w:marRight w:val="0"/>
      <w:marTop w:val="0"/>
      <w:marBottom w:val="0"/>
      <w:divBdr>
        <w:top w:val="none" w:sz="0" w:space="0" w:color="auto"/>
        <w:left w:val="none" w:sz="0" w:space="0" w:color="auto"/>
        <w:bottom w:val="none" w:sz="0" w:space="0" w:color="auto"/>
        <w:right w:val="none" w:sz="0" w:space="0" w:color="auto"/>
      </w:divBdr>
    </w:div>
    <w:div w:id="711077337">
      <w:bodyDiv w:val="1"/>
      <w:marLeft w:val="0"/>
      <w:marRight w:val="0"/>
      <w:marTop w:val="0"/>
      <w:marBottom w:val="0"/>
      <w:divBdr>
        <w:top w:val="none" w:sz="0" w:space="0" w:color="auto"/>
        <w:left w:val="none" w:sz="0" w:space="0" w:color="auto"/>
        <w:bottom w:val="none" w:sz="0" w:space="0" w:color="auto"/>
        <w:right w:val="none" w:sz="0" w:space="0" w:color="auto"/>
      </w:divBdr>
    </w:div>
    <w:div w:id="711267263">
      <w:bodyDiv w:val="1"/>
      <w:marLeft w:val="0"/>
      <w:marRight w:val="0"/>
      <w:marTop w:val="0"/>
      <w:marBottom w:val="0"/>
      <w:divBdr>
        <w:top w:val="none" w:sz="0" w:space="0" w:color="auto"/>
        <w:left w:val="none" w:sz="0" w:space="0" w:color="auto"/>
        <w:bottom w:val="none" w:sz="0" w:space="0" w:color="auto"/>
        <w:right w:val="none" w:sz="0" w:space="0" w:color="auto"/>
      </w:divBdr>
    </w:div>
    <w:div w:id="711421312">
      <w:bodyDiv w:val="1"/>
      <w:marLeft w:val="0"/>
      <w:marRight w:val="0"/>
      <w:marTop w:val="0"/>
      <w:marBottom w:val="0"/>
      <w:divBdr>
        <w:top w:val="none" w:sz="0" w:space="0" w:color="auto"/>
        <w:left w:val="none" w:sz="0" w:space="0" w:color="auto"/>
        <w:bottom w:val="none" w:sz="0" w:space="0" w:color="auto"/>
        <w:right w:val="none" w:sz="0" w:space="0" w:color="auto"/>
      </w:divBdr>
    </w:div>
    <w:div w:id="712198444">
      <w:bodyDiv w:val="1"/>
      <w:marLeft w:val="0"/>
      <w:marRight w:val="0"/>
      <w:marTop w:val="0"/>
      <w:marBottom w:val="0"/>
      <w:divBdr>
        <w:top w:val="none" w:sz="0" w:space="0" w:color="auto"/>
        <w:left w:val="none" w:sz="0" w:space="0" w:color="auto"/>
        <w:bottom w:val="none" w:sz="0" w:space="0" w:color="auto"/>
        <w:right w:val="none" w:sz="0" w:space="0" w:color="auto"/>
      </w:divBdr>
    </w:div>
    <w:div w:id="712920833">
      <w:bodyDiv w:val="1"/>
      <w:marLeft w:val="0"/>
      <w:marRight w:val="0"/>
      <w:marTop w:val="0"/>
      <w:marBottom w:val="0"/>
      <w:divBdr>
        <w:top w:val="none" w:sz="0" w:space="0" w:color="auto"/>
        <w:left w:val="none" w:sz="0" w:space="0" w:color="auto"/>
        <w:bottom w:val="none" w:sz="0" w:space="0" w:color="auto"/>
        <w:right w:val="none" w:sz="0" w:space="0" w:color="auto"/>
      </w:divBdr>
    </w:div>
    <w:div w:id="714230489">
      <w:bodyDiv w:val="1"/>
      <w:marLeft w:val="0"/>
      <w:marRight w:val="0"/>
      <w:marTop w:val="0"/>
      <w:marBottom w:val="0"/>
      <w:divBdr>
        <w:top w:val="none" w:sz="0" w:space="0" w:color="auto"/>
        <w:left w:val="none" w:sz="0" w:space="0" w:color="auto"/>
        <w:bottom w:val="none" w:sz="0" w:space="0" w:color="auto"/>
        <w:right w:val="none" w:sz="0" w:space="0" w:color="auto"/>
      </w:divBdr>
    </w:div>
    <w:div w:id="714817553">
      <w:bodyDiv w:val="1"/>
      <w:marLeft w:val="0"/>
      <w:marRight w:val="0"/>
      <w:marTop w:val="0"/>
      <w:marBottom w:val="0"/>
      <w:divBdr>
        <w:top w:val="none" w:sz="0" w:space="0" w:color="auto"/>
        <w:left w:val="none" w:sz="0" w:space="0" w:color="auto"/>
        <w:bottom w:val="none" w:sz="0" w:space="0" w:color="auto"/>
        <w:right w:val="none" w:sz="0" w:space="0" w:color="auto"/>
      </w:divBdr>
    </w:div>
    <w:div w:id="715542826">
      <w:bodyDiv w:val="1"/>
      <w:marLeft w:val="0"/>
      <w:marRight w:val="0"/>
      <w:marTop w:val="0"/>
      <w:marBottom w:val="0"/>
      <w:divBdr>
        <w:top w:val="none" w:sz="0" w:space="0" w:color="auto"/>
        <w:left w:val="none" w:sz="0" w:space="0" w:color="auto"/>
        <w:bottom w:val="none" w:sz="0" w:space="0" w:color="auto"/>
        <w:right w:val="none" w:sz="0" w:space="0" w:color="auto"/>
      </w:divBdr>
    </w:div>
    <w:div w:id="715813626">
      <w:bodyDiv w:val="1"/>
      <w:marLeft w:val="0"/>
      <w:marRight w:val="0"/>
      <w:marTop w:val="0"/>
      <w:marBottom w:val="0"/>
      <w:divBdr>
        <w:top w:val="none" w:sz="0" w:space="0" w:color="auto"/>
        <w:left w:val="none" w:sz="0" w:space="0" w:color="auto"/>
        <w:bottom w:val="none" w:sz="0" w:space="0" w:color="auto"/>
        <w:right w:val="none" w:sz="0" w:space="0" w:color="auto"/>
      </w:divBdr>
    </w:div>
    <w:div w:id="715860663">
      <w:bodyDiv w:val="1"/>
      <w:marLeft w:val="0"/>
      <w:marRight w:val="0"/>
      <w:marTop w:val="0"/>
      <w:marBottom w:val="0"/>
      <w:divBdr>
        <w:top w:val="none" w:sz="0" w:space="0" w:color="auto"/>
        <w:left w:val="none" w:sz="0" w:space="0" w:color="auto"/>
        <w:bottom w:val="none" w:sz="0" w:space="0" w:color="auto"/>
        <w:right w:val="none" w:sz="0" w:space="0" w:color="auto"/>
      </w:divBdr>
      <w:divsChild>
        <w:div w:id="363402894">
          <w:marLeft w:val="640"/>
          <w:marRight w:val="0"/>
          <w:marTop w:val="0"/>
          <w:marBottom w:val="0"/>
          <w:divBdr>
            <w:top w:val="none" w:sz="0" w:space="0" w:color="auto"/>
            <w:left w:val="none" w:sz="0" w:space="0" w:color="auto"/>
            <w:bottom w:val="none" w:sz="0" w:space="0" w:color="auto"/>
            <w:right w:val="none" w:sz="0" w:space="0" w:color="auto"/>
          </w:divBdr>
        </w:div>
        <w:div w:id="1511409634">
          <w:marLeft w:val="640"/>
          <w:marRight w:val="0"/>
          <w:marTop w:val="0"/>
          <w:marBottom w:val="0"/>
          <w:divBdr>
            <w:top w:val="none" w:sz="0" w:space="0" w:color="auto"/>
            <w:left w:val="none" w:sz="0" w:space="0" w:color="auto"/>
            <w:bottom w:val="none" w:sz="0" w:space="0" w:color="auto"/>
            <w:right w:val="none" w:sz="0" w:space="0" w:color="auto"/>
          </w:divBdr>
        </w:div>
        <w:div w:id="982273704">
          <w:marLeft w:val="640"/>
          <w:marRight w:val="0"/>
          <w:marTop w:val="0"/>
          <w:marBottom w:val="0"/>
          <w:divBdr>
            <w:top w:val="none" w:sz="0" w:space="0" w:color="auto"/>
            <w:left w:val="none" w:sz="0" w:space="0" w:color="auto"/>
            <w:bottom w:val="none" w:sz="0" w:space="0" w:color="auto"/>
            <w:right w:val="none" w:sz="0" w:space="0" w:color="auto"/>
          </w:divBdr>
        </w:div>
        <w:div w:id="885719195">
          <w:marLeft w:val="640"/>
          <w:marRight w:val="0"/>
          <w:marTop w:val="0"/>
          <w:marBottom w:val="0"/>
          <w:divBdr>
            <w:top w:val="none" w:sz="0" w:space="0" w:color="auto"/>
            <w:left w:val="none" w:sz="0" w:space="0" w:color="auto"/>
            <w:bottom w:val="none" w:sz="0" w:space="0" w:color="auto"/>
            <w:right w:val="none" w:sz="0" w:space="0" w:color="auto"/>
          </w:divBdr>
        </w:div>
        <w:div w:id="1396588648">
          <w:marLeft w:val="640"/>
          <w:marRight w:val="0"/>
          <w:marTop w:val="0"/>
          <w:marBottom w:val="0"/>
          <w:divBdr>
            <w:top w:val="none" w:sz="0" w:space="0" w:color="auto"/>
            <w:left w:val="none" w:sz="0" w:space="0" w:color="auto"/>
            <w:bottom w:val="none" w:sz="0" w:space="0" w:color="auto"/>
            <w:right w:val="none" w:sz="0" w:space="0" w:color="auto"/>
          </w:divBdr>
        </w:div>
        <w:div w:id="1745181281">
          <w:marLeft w:val="640"/>
          <w:marRight w:val="0"/>
          <w:marTop w:val="0"/>
          <w:marBottom w:val="0"/>
          <w:divBdr>
            <w:top w:val="none" w:sz="0" w:space="0" w:color="auto"/>
            <w:left w:val="none" w:sz="0" w:space="0" w:color="auto"/>
            <w:bottom w:val="none" w:sz="0" w:space="0" w:color="auto"/>
            <w:right w:val="none" w:sz="0" w:space="0" w:color="auto"/>
          </w:divBdr>
        </w:div>
        <w:div w:id="1824617074">
          <w:marLeft w:val="640"/>
          <w:marRight w:val="0"/>
          <w:marTop w:val="0"/>
          <w:marBottom w:val="0"/>
          <w:divBdr>
            <w:top w:val="none" w:sz="0" w:space="0" w:color="auto"/>
            <w:left w:val="none" w:sz="0" w:space="0" w:color="auto"/>
            <w:bottom w:val="none" w:sz="0" w:space="0" w:color="auto"/>
            <w:right w:val="none" w:sz="0" w:space="0" w:color="auto"/>
          </w:divBdr>
        </w:div>
        <w:div w:id="869756483">
          <w:marLeft w:val="640"/>
          <w:marRight w:val="0"/>
          <w:marTop w:val="0"/>
          <w:marBottom w:val="0"/>
          <w:divBdr>
            <w:top w:val="none" w:sz="0" w:space="0" w:color="auto"/>
            <w:left w:val="none" w:sz="0" w:space="0" w:color="auto"/>
            <w:bottom w:val="none" w:sz="0" w:space="0" w:color="auto"/>
            <w:right w:val="none" w:sz="0" w:space="0" w:color="auto"/>
          </w:divBdr>
        </w:div>
        <w:div w:id="873276377">
          <w:marLeft w:val="640"/>
          <w:marRight w:val="0"/>
          <w:marTop w:val="0"/>
          <w:marBottom w:val="0"/>
          <w:divBdr>
            <w:top w:val="none" w:sz="0" w:space="0" w:color="auto"/>
            <w:left w:val="none" w:sz="0" w:space="0" w:color="auto"/>
            <w:bottom w:val="none" w:sz="0" w:space="0" w:color="auto"/>
            <w:right w:val="none" w:sz="0" w:space="0" w:color="auto"/>
          </w:divBdr>
        </w:div>
        <w:div w:id="1635913903">
          <w:marLeft w:val="640"/>
          <w:marRight w:val="0"/>
          <w:marTop w:val="0"/>
          <w:marBottom w:val="0"/>
          <w:divBdr>
            <w:top w:val="none" w:sz="0" w:space="0" w:color="auto"/>
            <w:left w:val="none" w:sz="0" w:space="0" w:color="auto"/>
            <w:bottom w:val="none" w:sz="0" w:space="0" w:color="auto"/>
            <w:right w:val="none" w:sz="0" w:space="0" w:color="auto"/>
          </w:divBdr>
        </w:div>
        <w:div w:id="465053632">
          <w:marLeft w:val="640"/>
          <w:marRight w:val="0"/>
          <w:marTop w:val="0"/>
          <w:marBottom w:val="0"/>
          <w:divBdr>
            <w:top w:val="none" w:sz="0" w:space="0" w:color="auto"/>
            <w:left w:val="none" w:sz="0" w:space="0" w:color="auto"/>
            <w:bottom w:val="none" w:sz="0" w:space="0" w:color="auto"/>
            <w:right w:val="none" w:sz="0" w:space="0" w:color="auto"/>
          </w:divBdr>
        </w:div>
        <w:div w:id="1913659303">
          <w:marLeft w:val="640"/>
          <w:marRight w:val="0"/>
          <w:marTop w:val="0"/>
          <w:marBottom w:val="0"/>
          <w:divBdr>
            <w:top w:val="none" w:sz="0" w:space="0" w:color="auto"/>
            <w:left w:val="none" w:sz="0" w:space="0" w:color="auto"/>
            <w:bottom w:val="none" w:sz="0" w:space="0" w:color="auto"/>
            <w:right w:val="none" w:sz="0" w:space="0" w:color="auto"/>
          </w:divBdr>
        </w:div>
        <w:div w:id="1654984658">
          <w:marLeft w:val="640"/>
          <w:marRight w:val="0"/>
          <w:marTop w:val="0"/>
          <w:marBottom w:val="0"/>
          <w:divBdr>
            <w:top w:val="none" w:sz="0" w:space="0" w:color="auto"/>
            <w:left w:val="none" w:sz="0" w:space="0" w:color="auto"/>
            <w:bottom w:val="none" w:sz="0" w:space="0" w:color="auto"/>
            <w:right w:val="none" w:sz="0" w:space="0" w:color="auto"/>
          </w:divBdr>
        </w:div>
        <w:div w:id="1860855354">
          <w:marLeft w:val="640"/>
          <w:marRight w:val="0"/>
          <w:marTop w:val="0"/>
          <w:marBottom w:val="0"/>
          <w:divBdr>
            <w:top w:val="none" w:sz="0" w:space="0" w:color="auto"/>
            <w:left w:val="none" w:sz="0" w:space="0" w:color="auto"/>
            <w:bottom w:val="none" w:sz="0" w:space="0" w:color="auto"/>
            <w:right w:val="none" w:sz="0" w:space="0" w:color="auto"/>
          </w:divBdr>
        </w:div>
        <w:div w:id="1408914072">
          <w:marLeft w:val="640"/>
          <w:marRight w:val="0"/>
          <w:marTop w:val="0"/>
          <w:marBottom w:val="0"/>
          <w:divBdr>
            <w:top w:val="none" w:sz="0" w:space="0" w:color="auto"/>
            <w:left w:val="none" w:sz="0" w:space="0" w:color="auto"/>
            <w:bottom w:val="none" w:sz="0" w:space="0" w:color="auto"/>
            <w:right w:val="none" w:sz="0" w:space="0" w:color="auto"/>
          </w:divBdr>
        </w:div>
        <w:div w:id="1029837289">
          <w:marLeft w:val="640"/>
          <w:marRight w:val="0"/>
          <w:marTop w:val="0"/>
          <w:marBottom w:val="0"/>
          <w:divBdr>
            <w:top w:val="none" w:sz="0" w:space="0" w:color="auto"/>
            <w:left w:val="none" w:sz="0" w:space="0" w:color="auto"/>
            <w:bottom w:val="none" w:sz="0" w:space="0" w:color="auto"/>
            <w:right w:val="none" w:sz="0" w:space="0" w:color="auto"/>
          </w:divBdr>
        </w:div>
        <w:div w:id="474757985">
          <w:marLeft w:val="640"/>
          <w:marRight w:val="0"/>
          <w:marTop w:val="0"/>
          <w:marBottom w:val="0"/>
          <w:divBdr>
            <w:top w:val="none" w:sz="0" w:space="0" w:color="auto"/>
            <w:left w:val="none" w:sz="0" w:space="0" w:color="auto"/>
            <w:bottom w:val="none" w:sz="0" w:space="0" w:color="auto"/>
            <w:right w:val="none" w:sz="0" w:space="0" w:color="auto"/>
          </w:divBdr>
        </w:div>
        <w:div w:id="463742952">
          <w:marLeft w:val="640"/>
          <w:marRight w:val="0"/>
          <w:marTop w:val="0"/>
          <w:marBottom w:val="0"/>
          <w:divBdr>
            <w:top w:val="none" w:sz="0" w:space="0" w:color="auto"/>
            <w:left w:val="none" w:sz="0" w:space="0" w:color="auto"/>
            <w:bottom w:val="none" w:sz="0" w:space="0" w:color="auto"/>
            <w:right w:val="none" w:sz="0" w:space="0" w:color="auto"/>
          </w:divBdr>
        </w:div>
        <w:div w:id="33580284">
          <w:marLeft w:val="640"/>
          <w:marRight w:val="0"/>
          <w:marTop w:val="0"/>
          <w:marBottom w:val="0"/>
          <w:divBdr>
            <w:top w:val="none" w:sz="0" w:space="0" w:color="auto"/>
            <w:left w:val="none" w:sz="0" w:space="0" w:color="auto"/>
            <w:bottom w:val="none" w:sz="0" w:space="0" w:color="auto"/>
            <w:right w:val="none" w:sz="0" w:space="0" w:color="auto"/>
          </w:divBdr>
        </w:div>
        <w:div w:id="1134565321">
          <w:marLeft w:val="640"/>
          <w:marRight w:val="0"/>
          <w:marTop w:val="0"/>
          <w:marBottom w:val="0"/>
          <w:divBdr>
            <w:top w:val="none" w:sz="0" w:space="0" w:color="auto"/>
            <w:left w:val="none" w:sz="0" w:space="0" w:color="auto"/>
            <w:bottom w:val="none" w:sz="0" w:space="0" w:color="auto"/>
            <w:right w:val="none" w:sz="0" w:space="0" w:color="auto"/>
          </w:divBdr>
        </w:div>
        <w:div w:id="274410830">
          <w:marLeft w:val="640"/>
          <w:marRight w:val="0"/>
          <w:marTop w:val="0"/>
          <w:marBottom w:val="0"/>
          <w:divBdr>
            <w:top w:val="none" w:sz="0" w:space="0" w:color="auto"/>
            <w:left w:val="none" w:sz="0" w:space="0" w:color="auto"/>
            <w:bottom w:val="none" w:sz="0" w:space="0" w:color="auto"/>
            <w:right w:val="none" w:sz="0" w:space="0" w:color="auto"/>
          </w:divBdr>
        </w:div>
        <w:div w:id="681736248">
          <w:marLeft w:val="640"/>
          <w:marRight w:val="0"/>
          <w:marTop w:val="0"/>
          <w:marBottom w:val="0"/>
          <w:divBdr>
            <w:top w:val="none" w:sz="0" w:space="0" w:color="auto"/>
            <w:left w:val="none" w:sz="0" w:space="0" w:color="auto"/>
            <w:bottom w:val="none" w:sz="0" w:space="0" w:color="auto"/>
            <w:right w:val="none" w:sz="0" w:space="0" w:color="auto"/>
          </w:divBdr>
        </w:div>
        <w:div w:id="512693770">
          <w:marLeft w:val="640"/>
          <w:marRight w:val="0"/>
          <w:marTop w:val="0"/>
          <w:marBottom w:val="0"/>
          <w:divBdr>
            <w:top w:val="none" w:sz="0" w:space="0" w:color="auto"/>
            <w:left w:val="none" w:sz="0" w:space="0" w:color="auto"/>
            <w:bottom w:val="none" w:sz="0" w:space="0" w:color="auto"/>
            <w:right w:val="none" w:sz="0" w:space="0" w:color="auto"/>
          </w:divBdr>
        </w:div>
        <w:div w:id="96608202">
          <w:marLeft w:val="640"/>
          <w:marRight w:val="0"/>
          <w:marTop w:val="0"/>
          <w:marBottom w:val="0"/>
          <w:divBdr>
            <w:top w:val="none" w:sz="0" w:space="0" w:color="auto"/>
            <w:left w:val="none" w:sz="0" w:space="0" w:color="auto"/>
            <w:bottom w:val="none" w:sz="0" w:space="0" w:color="auto"/>
            <w:right w:val="none" w:sz="0" w:space="0" w:color="auto"/>
          </w:divBdr>
        </w:div>
      </w:divsChild>
    </w:div>
    <w:div w:id="715934494">
      <w:bodyDiv w:val="1"/>
      <w:marLeft w:val="0"/>
      <w:marRight w:val="0"/>
      <w:marTop w:val="0"/>
      <w:marBottom w:val="0"/>
      <w:divBdr>
        <w:top w:val="none" w:sz="0" w:space="0" w:color="auto"/>
        <w:left w:val="none" w:sz="0" w:space="0" w:color="auto"/>
        <w:bottom w:val="none" w:sz="0" w:space="0" w:color="auto"/>
        <w:right w:val="none" w:sz="0" w:space="0" w:color="auto"/>
      </w:divBdr>
      <w:divsChild>
        <w:div w:id="431973825">
          <w:marLeft w:val="640"/>
          <w:marRight w:val="0"/>
          <w:marTop w:val="0"/>
          <w:marBottom w:val="0"/>
          <w:divBdr>
            <w:top w:val="none" w:sz="0" w:space="0" w:color="auto"/>
            <w:left w:val="none" w:sz="0" w:space="0" w:color="auto"/>
            <w:bottom w:val="none" w:sz="0" w:space="0" w:color="auto"/>
            <w:right w:val="none" w:sz="0" w:space="0" w:color="auto"/>
          </w:divBdr>
        </w:div>
        <w:div w:id="1027944227">
          <w:marLeft w:val="640"/>
          <w:marRight w:val="0"/>
          <w:marTop w:val="0"/>
          <w:marBottom w:val="0"/>
          <w:divBdr>
            <w:top w:val="none" w:sz="0" w:space="0" w:color="auto"/>
            <w:left w:val="none" w:sz="0" w:space="0" w:color="auto"/>
            <w:bottom w:val="none" w:sz="0" w:space="0" w:color="auto"/>
            <w:right w:val="none" w:sz="0" w:space="0" w:color="auto"/>
          </w:divBdr>
        </w:div>
        <w:div w:id="1960717034">
          <w:marLeft w:val="640"/>
          <w:marRight w:val="0"/>
          <w:marTop w:val="0"/>
          <w:marBottom w:val="0"/>
          <w:divBdr>
            <w:top w:val="none" w:sz="0" w:space="0" w:color="auto"/>
            <w:left w:val="none" w:sz="0" w:space="0" w:color="auto"/>
            <w:bottom w:val="none" w:sz="0" w:space="0" w:color="auto"/>
            <w:right w:val="none" w:sz="0" w:space="0" w:color="auto"/>
          </w:divBdr>
        </w:div>
        <w:div w:id="2013290270">
          <w:marLeft w:val="640"/>
          <w:marRight w:val="0"/>
          <w:marTop w:val="0"/>
          <w:marBottom w:val="0"/>
          <w:divBdr>
            <w:top w:val="none" w:sz="0" w:space="0" w:color="auto"/>
            <w:left w:val="none" w:sz="0" w:space="0" w:color="auto"/>
            <w:bottom w:val="none" w:sz="0" w:space="0" w:color="auto"/>
            <w:right w:val="none" w:sz="0" w:space="0" w:color="auto"/>
          </w:divBdr>
        </w:div>
        <w:div w:id="950432153">
          <w:marLeft w:val="640"/>
          <w:marRight w:val="0"/>
          <w:marTop w:val="0"/>
          <w:marBottom w:val="0"/>
          <w:divBdr>
            <w:top w:val="none" w:sz="0" w:space="0" w:color="auto"/>
            <w:left w:val="none" w:sz="0" w:space="0" w:color="auto"/>
            <w:bottom w:val="none" w:sz="0" w:space="0" w:color="auto"/>
            <w:right w:val="none" w:sz="0" w:space="0" w:color="auto"/>
          </w:divBdr>
        </w:div>
        <w:div w:id="825899358">
          <w:marLeft w:val="640"/>
          <w:marRight w:val="0"/>
          <w:marTop w:val="0"/>
          <w:marBottom w:val="0"/>
          <w:divBdr>
            <w:top w:val="none" w:sz="0" w:space="0" w:color="auto"/>
            <w:left w:val="none" w:sz="0" w:space="0" w:color="auto"/>
            <w:bottom w:val="none" w:sz="0" w:space="0" w:color="auto"/>
            <w:right w:val="none" w:sz="0" w:space="0" w:color="auto"/>
          </w:divBdr>
        </w:div>
        <w:div w:id="1702630171">
          <w:marLeft w:val="640"/>
          <w:marRight w:val="0"/>
          <w:marTop w:val="0"/>
          <w:marBottom w:val="0"/>
          <w:divBdr>
            <w:top w:val="none" w:sz="0" w:space="0" w:color="auto"/>
            <w:left w:val="none" w:sz="0" w:space="0" w:color="auto"/>
            <w:bottom w:val="none" w:sz="0" w:space="0" w:color="auto"/>
            <w:right w:val="none" w:sz="0" w:space="0" w:color="auto"/>
          </w:divBdr>
        </w:div>
        <w:div w:id="2119372630">
          <w:marLeft w:val="640"/>
          <w:marRight w:val="0"/>
          <w:marTop w:val="0"/>
          <w:marBottom w:val="0"/>
          <w:divBdr>
            <w:top w:val="none" w:sz="0" w:space="0" w:color="auto"/>
            <w:left w:val="none" w:sz="0" w:space="0" w:color="auto"/>
            <w:bottom w:val="none" w:sz="0" w:space="0" w:color="auto"/>
            <w:right w:val="none" w:sz="0" w:space="0" w:color="auto"/>
          </w:divBdr>
        </w:div>
        <w:div w:id="1402487677">
          <w:marLeft w:val="640"/>
          <w:marRight w:val="0"/>
          <w:marTop w:val="0"/>
          <w:marBottom w:val="0"/>
          <w:divBdr>
            <w:top w:val="none" w:sz="0" w:space="0" w:color="auto"/>
            <w:left w:val="none" w:sz="0" w:space="0" w:color="auto"/>
            <w:bottom w:val="none" w:sz="0" w:space="0" w:color="auto"/>
            <w:right w:val="none" w:sz="0" w:space="0" w:color="auto"/>
          </w:divBdr>
        </w:div>
        <w:div w:id="1075395901">
          <w:marLeft w:val="640"/>
          <w:marRight w:val="0"/>
          <w:marTop w:val="0"/>
          <w:marBottom w:val="0"/>
          <w:divBdr>
            <w:top w:val="none" w:sz="0" w:space="0" w:color="auto"/>
            <w:left w:val="none" w:sz="0" w:space="0" w:color="auto"/>
            <w:bottom w:val="none" w:sz="0" w:space="0" w:color="auto"/>
            <w:right w:val="none" w:sz="0" w:space="0" w:color="auto"/>
          </w:divBdr>
        </w:div>
        <w:div w:id="1625891075">
          <w:marLeft w:val="640"/>
          <w:marRight w:val="0"/>
          <w:marTop w:val="0"/>
          <w:marBottom w:val="0"/>
          <w:divBdr>
            <w:top w:val="none" w:sz="0" w:space="0" w:color="auto"/>
            <w:left w:val="none" w:sz="0" w:space="0" w:color="auto"/>
            <w:bottom w:val="none" w:sz="0" w:space="0" w:color="auto"/>
            <w:right w:val="none" w:sz="0" w:space="0" w:color="auto"/>
          </w:divBdr>
        </w:div>
        <w:div w:id="238053064">
          <w:marLeft w:val="640"/>
          <w:marRight w:val="0"/>
          <w:marTop w:val="0"/>
          <w:marBottom w:val="0"/>
          <w:divBdr>
            <w:top w:val="none" w:sz="0" w:space="0" w:color="auto"/>
            <w:left w:val="none" w:sz="0" w:space="0" w:color="auto"/>
            <w:bottom w:val="none" w:sz="0" w:space="0" w:color="auto"/>
            <w:right w:val="none" w:sz="0" w:space="0" w:color="auto"/>
          </w:divBdr>
        </w:div>
        <w:div w:id="657734648">
          <w:marLeft w:val="640"/>
          <w:marRight w:val="0"/>
          <w:marTop w:val="0"/>
          <w:marBottom w:val="0"/>
          <w:divBdr>
            <w:top w:val="none" w:sz="0" w:space="0" w:color="auto"/>
            <w:left w:val="none" w:sz="0" w:space="0" w:color="auto"/>
            <w:bottom w:val="none" w:sz="0" w:space="0" w:color="auto"/>
            <w:right w:val="none" w:sz="0" w:space="0" w:color="auto"/>
          </w:divBdr>
        </w:div>
        <w:div w:id="843670750">
          <w:marLeft w:val="640"/>
          <w:marRight w:val="0"/>
          <w:marTop w:val="0"/>
          <w:marBottom w:val="0"/>
          <w:divBdr>
            <w:top w:val="none" w:sz="0" w:space="0" w:color="auto"/>
            <w:left w:val="none" w:sz="0" w:space="0" w:color="auto"/>
            <w:bottom w:val="none" w:sz="0" w:space="0" w:color="auto"/>
            <w:right w:val="none" w:sz="0" w:space="0" w:color="auto"/>
          </w:divBdr>
        </w:div>
        <w:div w:id="1226842687">
          <w:marLeft w:val="640"/>
          <w:marRight w:val="0"/>
          <w:marTop w:val="0"/>
          <w:marBottom w:val="0"/>
          <w:divBdr>
            <w:top w:val="none" w:sz="0" w:space="0" w:color="auto"/>
            <w:left w:val="none" w:sz="0" w:space="0" w:color="auto"/>
            <w:bottom w:val="none" w:sz="0" w:space="0" w:color="auto"/>
            <w:right w:val="none" w:sz="0" w:space="0" w:color="auto"/>
          </w:divBdr>
        </w:div>
        <w:div w:id="1274753232">
          <w:marLeft w:val="640"/>
          <w:marRight w:val="0"/>
          <w:marTop w:val="0"/>
          <w:marBottom w:val="0"/>
          <w:divBdr>
            <w:top w:val="none" w:sz="0" w:space="0" w:color="auto"/>
            <w:left w:val="none" w:sz="0" w:space="0" w:color="auto"/>
            <w:bottom w:val="none" w:sz="0" w:space="0" w:color="auto"/>
            <w:right w:val="none" w:sz="0" w:space="0" w:color="auto"/>
          </w:divBdr>
        </w:div>
        <w:div w:id="1084373385">
          <w:marLeft w:val="640"/>
          <w:marRight w:val="0"/>
          <w:marTop w:val="0"/>
          <w:marBottom w:val="0"/>
          <w:divBdr>
            <w:top w:val="none" w:sz="0" w:space="0" w:color="auto"/>
            <w:left w:val="none" w:sz="0" w:space="0" w:color="auto"/>
            <w:bottom w:val="none" w:sz="0" w:space="0" w:color="auto"/>
            <w:right w:val="none" w:sz="0" w:space="0" w:color="auto"/>
          </w:divBdr>
        </w:div>
        <w:div w:id="1551576966">
          <w:marLeft w:val="640"/>
          <w:marRight w:val="0"/>
          <w:marTop w:val="0"/>
          <w:marBottom w:val="0"/>
          <w:divBdr>
            <w:top w:val="none" w:sz="0" w:space="0" w:color="auto"/>
            <w:left w:val="none" w:sz="0" w:space="0" w:color="auto"/>
            <w:bottom w:val="none" w:sz="0" w:space="0" w:color="auto"/>
            <w:right w:val="none" w:sz="0" w:space="0" w:color="auto"/>
          </w:divBdr>
        </w:div>
        <w:div w:id="733771163">
          <w:marLeft w:val="640"/>
          <w:marRight w:val="0"/>
          <w:marTop w:val="0"/>
          <w:marBottom w:val="0"/>
          <w:divBdr>
            <w:top w:val="none" w:sz="0" w:space="0" w:color="auto"/>
            <w:left w:val="none" w:sz="0" w:space="0" w:color="auto"/>
            <w:bottom w:val="none" w:sz="0" w:space="0" w:color="auto"/>
            <w:right w:val="none" w:sz="0" w:space="0" w:color="auto"/>
          </w:divBdr>
        </w:div>
        <w:div w:id="1520124714">
          <w:marLeft w:val="640"/>
          <w:marRight w:val="0"/>
          <w:marTop w:val="0"/>
          <w:marBottom w:val="0"/>
          <w:divBdr>
            <w:top w:val="none" w:sz="0" w:space="0" w:color="auto"/>
            <w:left w:val="none" w:sz="0" w:space="0" w:color="auto"/>
            <w:bottom w:val="none" w:sz="0" w:space="0" w:color="auto"/>
            <w:right w:val="none" w:sz="0" w:space="0" w:color="auto"/>
          </w:divBdr>
        </w:div>
        <w:div w:id="877737670">
          <w:marLeft w:val="640"/>
          <w:marRight w:val="0"/>
          <w:marTop w:val="0"/>
          <w:marBottom w:val="0"/>
          <w:divBdr>
            <w:top w:val="none" w:sz="0" w:space="0" w:color="auto"/>
            <w:left w:val="none" w:sz="0" w:space="0" w:color="auto"/>
            <w:bottom w:val="none" w:sz="0" w:space="0" w:color="auto"/>
            <w:right w:val="none" w:sz="0" w:space="0" w:color="auto"/>
          </w:divBdr>
        </w:div>
        <w:div w:id="1736512408">
          <w:marLeft w:val="640"/>
          <w:marRight w:val="0"/>
          <w:marTop w:val="0"/>
          <w:marBottom w:val="0"/>
          <w:divBdr>
            <w:top w:val="none" w:sz="0" w:space="0" w:color="auto"/>
            <w:left w:val="none" w:sz="0" w:space="0" w:color="auto"/>
            <w:bottom w:val="none" w:sz="0" w:space="0" w:color="auto"/>
            <w:right w:val="none" w:sz="0" w:space="0" w:color="auto"/>
          </w:divBdr>
        </w:div>
        <w:div w:id="1193693700">
          <w:marLeft w:val="640"/>
          <w:marRight w:val="0"/>
          <w:marTop w:val="0"/>
          <w:marBottom w:val="0"/>
          <w:divBdr>
            <w:top w:val="none" w:sz="0" w:space="0" w:color="auto"/>
            <w:left w:val="none" w:sz="0" w:space="0" w:color="auto"/>
            <w:bottom w:val="none" w:sz="0" w:space="0" w:color="auto"/>
            <w:right w:val="none" w:sz="0" w:space="0" w:color="auto"/>
          </w:divBdr>
        </w:div>
        <w:div w:id="2017223357">
          <w:marLeft w:val="640"/>
          <w:marRight w:val="0"/>
          <w:marTop w:val="0"/>
          <w:marBottom w:val="0"/>
          <w:divBdr>
            <w:top w:val="none" w:sz="0" w:space="0" w:color="auto"/>
            <w:left w:val="none" w:sz="0" w:space="0" w:color="auto"/>
            <w:bottom w:val="none" w:sz="0" w:space="0" w:color="auto"/>
            <w:right w:val="none" w:sz="0" w:space="0" w:color="auto"/>
          </w:divBdr>
        </w:div>
        <w:div w:id="107284711">
          <w:marLeft w:val="640"/>
          <w:marRight w:val="0"/>
          <w:marTop w:val="0"/>
          <w:marBottom w:val="0"/>
          <w:divBdr>
            <w:top w:val="none" w:sz="0" w:space="0" w:color="auto"/>
            <w:left w:val="none" w:sz="0" w:space="0" w:color="auto"/>
            <w:bottom w:val="none" w:sz="0" w:space="0" w:color="auto"/>
            <w:right w:val="none" w:sz="0" w:space="0" w:color="auto"/>
          </w:divBdr>
        </w:div>
        <w:div w:id="528224218">
          <w:marLeft w:val="640"/>
          <w:marRight w:val="0"/>
          <w:marTop w:val="0"/>
          <w:marBottom w:val="0"/>
          <w:divBdr>
            <w:top w:val="none" w:sz="0" w:space="0" w:color="auto"/>
            <w:left w:val="none" w:sz="0" w:space="0" w:color="auto"/>
            <w:bottom w:val="none" w:sz="0" w:space="0" w:color="auto"/>
            <w:right w:val="none" w:sz="0" w:space="0" w:color="auto"/>
          </w:divBdr>
        </w:div>
        <w:div w:id="926576261">
          <w:marLeft w:val="640"/>
          <w:marRight w:val="0"/>
          <w:marTop w:val="0"/>
          <w:marBottom w:val="0"/>
          <w:divBdr>
            <w:top w:val="none" w:sz="0" w:space="0" w:color="auto"/>
            <w:left w:val="none" w:sz="0" w:space="0" w:color="auto"/>
            <w:bottom w:val="none" w:sz="0" w:space="0" w:color="auto"/>
            <w:right w:val="none" w:sz="0" w:space="0" w:color="auto"/>
          </w:divBdr>
        </w:div>
        <w:div w:id="426855478">
          <w:marLeft w:val="640"/>
          <w:marRight w:val="0"/>
          <w:marTop w:val="0"/>
          <w:marBottom w:val="0"/>
          <w:divBdr>
            <w:top w:val="none" w:sz="0" w:space="0" w:color="auto"/>
            <w:left w:val="none" w:sz="0" w:space="0" w:color="auto"/>
            <w:bottom w:val="none" w:sz="0" w:space="0" w:color="auto"/>
            <w:right w:val="none" w:sz="0" w:space="0" w:color="auto"/>
          </w:divBdr>
        </w:div>
        <w:div w:id="1200702158">
          <w:marLeft w:val="640"/>
          <w:marRight w:val="0"/>
          <w:marTop w:val="0"/>
          <w:marBottom w:val="0"/>
          <w:divBdr>
            <w:top w:val="none" w:sz="0" w:space="0" w:color="auto"/>
            <w:left w:val="none" w:sz="0" w:space="0" w:color="auto"/>
            <w:bottom w:val="none" w:sz="0" w:space="0" w:color="auto"/>
            <w:right w:val="none" w:sz="0" w:space="0" w:color="auto"/>
          </w:divBdr>
        </w:div>
        <w:div w:id="2146317507">
          <w:marLeft w:val="640"/>
          <w:marRight w:val="0"/>
          <w:marTop w:val="0"/>
          <w:marBottom w:val="0"/>
          <w:divBdr>
            <w:top w:val="none" w:sz="0" w:space="0" w:color="auto"/>
            <w:left w:val="none" w:sz="0" w:space="0" w:color="auto"/>
            <w:bottom w:val="none" w:sz="0" w:space="0" w:color="auto"/>
            <w:right w:val="none" w:sz="0" w:space="0" w:color="auto"/>
          </w:divBdr>
        </w:div>
        <w:div w:id="978656447">
          <w:marLeft w:val="640"/>
          <w:marRight w:val="0"/>
          <w:marTop w:val="0"/>
          <w:marBottom w:val="0"/>
          <w:divBdr>
            <w:top w:val="none" w:sz="0" w:space="0" w:color="auto"/>
            <w:left w:val="none" w:sz="0" w:space="0" w:color="auto"/>
            <w:bottom w:val="none" w:sz="0" w:space="0" w:color="auto"/>
            <w:right w:val="none" w:sz="0" w:space="0" w:color="auto"/>
          </w:divBdr>
        </w:div>
        <w:div w:id="1287152555">
          <w:marLeft w:val="640"/>
          <w:marRight w:val="0"/>
          <w:marTop w:val="0"/>
          <w:marBottom w:val="0"/>
          <w:divBdr>
            <w:top w:val="none" w:sz="0" w:space="0" w:color="auto"/>
            <w:left w:val="none" w:sz="0" w:space="0" w:color="auto"/>
            <w:bottom w:val="none" w:sz="0" w:space="0" w:color="auto"/>
            <w:right w:val="none" w:sz="0" w:space="0" w:color="auto"/>
          </w:divBdr>
        </w:div>
        <w:div w:id="781534000">
          <w:marLeft w:val="640"/>
          <w:marRight w:val="0"/>
          <w:marTop w:val="0"/>
          <w:marBottom w:val="0"/>
          <w:divBdr>
            <w:top w:val="none" w:sz="0" w:space="0" w:color="auto"/>
            <w:left w:val="none" w:sz="0" w:space="0" w:color="auto"/>
            <w:bottom w:val="none" w:sz="0" w:space="0" w:color="auto"/>
            <w:right w:val="none" w:sz="0" w:space="0" w:color="auto"/>
          </w:divBdr>
        </w:div>
        <w:div w:id="403918510">
          <w:marLeft w:val="640"/>
          <w:marRight w:val="0"/>
          <w:marTop w:val="0"/>
          <w:marBottom w:val="0"/>
          <w:divBdr>
            <w:top w:val="none" w:sz="0" w:space="0" w:color="auto"/>
            <w:left w:val="none" w:sz="0" w:space="0" w:color="auto"/>
            <w:bottom w:val="none" w:sz="0" w:space="0" w:color="auto"/>
            <w:right w:val="none" w:sz="0" w:space="0" w:color="auto"/>
          </w:divBdr>
        </w:div>
        <w:div w:id="334573633">
          <w:marLeft w:val="640"/>
          <w:marRight w:val="0"/>
          <w:marTop w:val="0"/>
          <w:marBottom w:val="0"/>
          <w:divBdr>
            <w:top w:val="none" w:sz="0" w:space="0" w:color="auto"/>
            <w:left w:val="none" w:sz="0" w:space="0" w:color="auto"/>
            <w:bottom w:val="none" w:sz="0" w:space="0" w:color="auto"/>
            <w:right w:val="none" w:sz="0" w:space="0" w:color="auto"/>
          </w:divBdr>
        </w:div>
        <w:div w:id="877011545">
          <w:marLeft w:val="640"/>
          <w:marRight w:val="0"/>
          <w:marTop w:val="0"/>
          <w:marBottom w:val="0"/>
          <w:divBdr>
            <w:top w:val="none" w:sz="0" w:space="0" w:color="auto"/>
            <w:left w:val="none" w:sz="0" w:space="0" w:color="auto"/>
            <w:bottom w:val="none" w:sz="0" w:space="0" w:color="auto"/>
            <w:right w:val="none" w:sz="0" w:space="0" w:color="auto"/>
          </w:divBdr>
        </w:div>
        <w:div w:id="1332098100">
          <w:marLeft w:val="640"/>
          <w:marRight w:val="0"/>
          <w:marTop w:val="0"/>
          <w:marBottom w:val="0"/>
          <w:divBdr>
            <w:top w:val="none" w:sz="0" w:space="0" w:color="auto"/>
            <w:left w:val="none" w:sz="0" w:space="0" w:color="auto"/>
            <w:bottom w:val="none" w:sz="0" w:space="0" w:color="auto"/>
            <w:right w:val="none" w:sz="0" w:space="0" w:color="auto"/>
          </w:divBdr>
        </w:div>
        <w:div w:id="1388841436">
          <w:marLeft w:val="640"/>
          <w:marRight w:val="0"/>
          <w:marTop w:val="0"/>
          <w:marBottom w:val="0"/>
          <w:divBdr>
            <w:top w:val="none" w:sz="0" w:space="0" w:color="auto"/>
            <w:left w:val="none" w:sz="0" w:space="0" w:color="auto"/>
            <w:bottom w:val="none" w:sz="0" w:space="0" w:color="auto"/>
            <w:right w:val="none" w:sz="0" w:space="0" w:color="auto"/>
          </w:divBdr>
        </w:div>
        <w:div w:id="1282223251">
          <w:marLeft w:val="640"/>
          <w:marRight w:val="0"/>
          <w:marTop w:val="0"/>
          <w:marBottom w:val="0"/>
          <w:divBdr>
            <w:top w:val="none" w:sz="0" w:space="0" w:color="auto"/>
            <w:left w:val="none" w:sz="0" w:space="0" w:color="auto"/>
            <w:bottom w:val="none" w:sz="0" w:space="0" w:color="auto"/>
            <w:right w:val="none" w:sz="0" w:space="0" w:color="auto"/>
          </w:divBdr>
        </w:div>
        <w:div w:id="490753485">
          <w:marLeft w:val="640"/>
          <w:marRight w:val="0"/>
          <w:marTop w:val="0"/>
          <w:marBottom w:val="0"/>
          <w:divBdr>
            <w:top w:val="none" w:sz="0" w:space="0" w:color="auto"/>
            <w:left w:val="none" w:sz="0" w:space="0" w:color="auto"/>
            <w:bottom w:val="none" w:sz="0" w:space="0" w:color="auto"/>
            <w:right w:val="none" w:sz="0" w:space="0" w:color="auto"/>
          </w:divBdr>
        </w:div>
        <w:div w:id="1211183768">
          <w:marLeft w:val="640"/>
          <w:marRight w:val="0"/>
          <w:marTop w:val="0"/>
          <w:marBottom w:val="0"/>
          <w:divBdr>
            <w:top w:val="none" w:sz="0" w:space="0" w:color="auto"/>
            <w:left w:val="none" w:sz="0" w:space="0" w:color="auto"/>
            <w:bottom w:val="none" w:sz="0" w:space="0" w:color="auto"/>
            <w:right w:val="none" w:sz="0" w:space="0" w:color="auto"/>
          </w:divBdr>
        </w:div>
        <w:div w:id="156582931">
          <w:marLeft w:val="640"/>
          <w:marRight w:val="0"/>
          <w:marTop w:val="0"/>
          <w:marBottom w:val="0"/>
          <w:divBdr>
            <w:top w:val="none" w:sz="0" w:space="0" w:color="auto"/>
            <w:left w:val="none" w:sz="0" w:space="0" w:color="auto"/>
            <w:bottom w:val="none" w:sz="0" w:space="0" w:color="auto"/>
            <w:right w:val="none" w:sz="0" w:space="0" w:color="auto"/>
          </w:divBdr>
        </w:div>
        <w:div w:id="541745318">
          <w:marLeft w:val="640"/>
          <w:marRight w:val="0"/>
          <w:marTop w:val="0"/>
          <w:marBottom w:val="0"/>
          <w:divBdr>
            <w:top w:val="none" w:sz="0" w:space="0" w:color="auto"/>
            <w:left w:val="none" w:sz="0" w:space="0" w:color="auto"/>
            <w:bottom w:val="none" w:sz="0" w:space="0" w:color="auto"/>
            <w:right w:val="none" w:sz="0" w:space="0" w:color="auto"/>
          </w:divBdr>
        </w:div>
        <w:div w:id="1599363671">
          <w:marLeft w:val="640"/>
          <w:marRight w:val="0"/>
          <w:marTop w:val="0"/>
          <w:marBottom w:val="0"/>
          <w:divBdr>
            <w:top w:val="none" w:sz="0" w:space="0" w:color="auto"/>
            <w:left w:val="none" w:sz="0" w:space="0" w:color="auto"/>
            <w:bottom w:val="none" w:sz="0" w:space="0" w:color="auto"/>
            <w:right w:val="none" w:sz="0" w:space="0" w:color="auto"/>
          </w:divBdr>
        </w:div>
        <w:div w:id="1502815925">
          <w:marLeft w:val="640"/>
          <w:marRight w:val="0"/>
          <w:marTop w:val="0"/>
          <w:marBottom w:val="0"/>
          <w:divBdr>
            <w:top w:val="none" w:sz="0" w:space="0" w:color="auto"/>
            <w:left w:val="none" w:sz="0" w:space="0" w:color="auto"/>
            <w:bottom w:val="none" w:sz="0" w:space="0" w:color="auto"/>
            <w:right w:val="none" w:sz="0" w:space="0" w:color="auto"/>
          </w:divBdr>
        </w:div>
        <w:div w:id="1920864776">
          <w:marLeft w:val="640"/>
          <w:marRight w:val="0"/>
          <w:marTop w:val="0"/>
          <w:marBottom w:val="0"/>
          <w:divBdr>
            <w:top w:val="none" w:sz="0" w:space="0" w:color="auto"/>
            <w:left w:val="none" w:sz="0" w:space="0" w:color="auto"/>
            <w:bottom w:val="none" w:sz="0" w:space="0" w:color="auto"/>
            <w:right w:val="none" w:sz="0" w:space="0" w:color="auto"/>
          </w:divBdr>
        </w:div>
        <w:div w:id="1188788297">
          <w:marLeft w:val="640"/>
          <w:marRight w:val="0"/>
          <w:marTop w:val="0"/>
          <w:marBottom w:val="0"/>
          <w:divBdr>
            <w:top w:val="none" w:sz="0" w:space="0" w:color="auto"/>
            <w:left w:val="none" w:sz="0" w:space="0" w:color="auto"/>
            <w:bottom w:val="none" w:sz="0" w:space="0" w:color="auto"/>
            <w:right w:val="none" w:sz="0" w:space="0" w:color="auto"/>
          </w:divBdr>
        </w:div>
      </w:divsChild>
    </w:div>
    <w:div w:id="716664708">
      <w:bodyDiv w:val="1"/>
      <w:marLeft w:val="0"/>
      <w:marRight w:val="0"/>
      <w:marTop w:val="0"/>
      <w:marBottom w:val="0"/>
      <w:divBdr>
        <w:top w:val="none" w:sz="0" w:space="0" w:color="auto"/>
        <w:left w:val="none" w:sz="0" w:space="0" w:color="auto"/>
        <w:bottom w:val="none" w:sz="0" w:space="0" w:color="auto"/>
        <w:right w:val="none" w:sz="0" w:space="0" w:color="auto"/>
      </w:divBdr>
    </w:div>
    <w:div w:id="717240067">
      <w:bodyDiv w:val="1"/>
      <w:marLeft w:val="0"/>
      <w:marRight w:val="0"/>
      <w:marTop w:val="0"/>
      <w:marBottom w:val="0"/>
      <w:divBdr>
        <w:top w:val="none" w:sz="0" w:space="0" w:color="auto"/>
        <w:left w:val="none" w:sz="0" w:space="0" w:color="auto"/>
        <w:bottom w:val="none" w:sz="0" w:space="0" w:color="auto"/>
        <w:right w:val="none" w:sz="0" w:space="0" w:color="auto"/>
      </w:divBdr>
    </w:div>
    <w:div w:id="717628989">
      <w:bodyDiv w:val="1"/>
      <w:marLeft w:val="0"/>
      <w:marRight w:val="0"/>
      <w:marTop w:val="0"/>
      <w:marBottom w:val="0"/>
      <w:divBdr>
        <w:top w:val="none" w:sz="0" w:space="0" w:color="auto"/>
        <w:left w:val="none" w:sz="0" w:space="0" w:color="auto"/>
        <w:bottom w:val="none" w:sz="0" w:space="0" w:color="auto"/>
        <w:right w:val="none" w:sz="0" w:space="0" w:color="auto"/>
      </w:divBdr>
      <w:divsChild>
        <w:div w:id="1245142137">
          <w:marLeft w:val="0"/>
          <w:marRight w:val="0"/>
          <w:marTop w:val="0"/>
          <w:marBottom w:val="0"/>
          <w:divBdr>
            <w:top w:val="none" w:sz="0" w:space="0" w:color="auto"/>
            <w:left w:val="none" w:sz="0" w:space="0" w:color="auto"/>
            <w:bottom w:val="none" w:sz="0" w:space="0" w:color="auto"/>
            <w:right w:val="none" w:sz="0" w:space="0" w:color="auto"/>
          </w:divBdr>
        </w:div>
        <w:div w:id="1028021384">
          <w:marLeft w:val="0"/>
          <w:marRight w:val="0"/>
          <w:marTop w:val="0"/>
          <w:marBottom w:val="0"/>
          <w:divBdr>
            <w:top w:val="none" w:sz="0" w:space="0" w:color="auto"/>
            <w:left w:val="none" w:sz="0" w:space="0" w:color="auto"/>
            <w:bottom w:val="none" w:sz="0" w:space="0" w:color="auto"/>
            <w:right w:val="none" w:sz="0" w:space="0" w:color="auto"/>
          </w:divBdr>
        </w:div>
        <w:div w:id="1628317677">
          <w:marLeft w:val="0"/>
          <w:marRight w:val="0"/>
          <w:marTop w:val="0"/>
          <w:marBottom w:val="0"/>
          <w:divBdr>
            <w:top w:val="none" w:sz="0" w:space="0" w:color="auto"/>
            <w:left w:val="none" w:sz="0" w:space="0" w:color="auto"/>
            <w:bottom w:val="none" w:sz="0" w:space="0" w:color="auto"/>
            <w:right w:val="none" w:sz="0" w:space="0" w:color="auto"/>
          </w:divBdr>
        </w:div>
        <w:div w:id="944078378">
          <w:marLeft w:val="0"/>
          <w:marRight w:val="0"/>
          <w:marTop w:val="0"/>
          <w:marBottom w:val="0"/>
          <w:divBdr>
            <w:top w:val="none" w:sz="0" w:space="0" w:color="auto"/>
            <w:left w:val="none" w:sz="0" w:space="0" w:color="auto"/>
            <w:bottom w:val="none" w:sz="0" w:space="0" w:color="auto"/>
            <w:right w:val="none" w:sz="0" w:space="0" w:color="auto"/>
          </w:divBdr>
        </w:div>
        <w:div w:id="1082336415">
          <w:marLeft w:val="0"/>
          <w:marRight w:val="0"/>
          <w:marTop w:val="0"/>
          <w:marBottom w:val="0"/>
          <w:divBdr>
            <w:top w:val="none" w:sz="0" w:space="0" w:color="auto"/>
            <w:left w:val="none" w:sz="0" w:space="0" w:color="auto"/>
            <w:bottom w:val="none" w:sz="0" w:space="0" w:color="auto"/>
            <w:right w:val="none" w:sz="0" w:space="0" w:color="auto"/>
          </w:divBdr>
        </w:div>
        <w:div w:id="106319493">
          <w:marLeft w:val="0"/>
          <w:marRight w:val="0"/>
          <w:marTop w:val="0"/>
          <w:marBottom w:val="0"/>
          <w:divBdr>
            <w:top w:val="none" w:sz="0" w:space="0" w:color="auto"/>
            <w:left w:val="none" w:sz="0" w:space="0" w:color="auto"/>
            <w:bottom w:val="none" w:sz="0" w:space="0" w:color="auto"/>
            <w:right w:val="none" w:sz="0" w:space="0" w:color="auto"/>
          </w:divBdr>
        </w:div>
        <w:div w:id="1503548695">
          <w:marLeft w:val="0"/>
          <w:marRight w:val="0"/>
          <w:marTop w:val="0"/>
          <w:marBottom w:val="0"/>
          <w:divBdr>
            <w:top w:val="none" w:sz="0" w:space="0" w:color="auto"/>
            <w:left w:val="none" w:sz="0" w:space="0" w:color="auto"/>
            <w:bottom w:val="none" w:sz="0" w:space="0" w:color="auto"/>
            <w:right w:val="none" w:sz="0" w:space="0" w:color="auto"/>
          </w:divBdr>
        </w:div>
        <w:div w:id="1948543056">
          <w:marLeft w:val="0"/>
          <w:marRight w:val="0"/>
          <w:marTop w:val="0"/>
          <w:marBottom w:val="0"/>
          <w:divBdr>
            <w:top w:val="none" w:sz="0" w:space="0" w:color="auto"/>
            <w:left w:val="none" w:sz="0" w:space="0" w:color="auto"/>
            <w:bottom w:val="none" w:sz="0" w:space="0" w:color="auto"/>
            <w:right w:val="none" w:sz="0" w:space="0" w:color="auto"/>
          </w:divBdr>
        </w:div>
        <w:div w:id="1553997513">
          <w:marLeft w:val="0"/>
          <w:marRight w:val="0"/>
          <w:marTop w:val="0"/>
          <w:marBottom w:val="0"/>
          <w:divBdr>
            <w:top w:val="none" w:sz="0" w:space="0" w:color="auto"/>
            <w:left w:val="none" w:sz="0" w:space="0" w:color="auto"/>
            <w:bottom w:val="none" w:sz="0" w:space="0" w:color="auto"/>
            <w:right w:val="none" w:sz="0" w:space="0" w:color="auto"/>
          </w:divBdr>
        </w:div>
        <w:div w:id="116291166">
          <w:marLeft w:val="0"/>
          <w:marRight w:val="0"/>
          <w:marTop w:val="0"/>
          <w:marBottom w:val="0"/>
          <w:divBdr>
            <w:top w:val="none" w:sz="0" w:space="0" w:color="auto"/>
            <w:left w:val="none" w:sz="0" w:space="0" w:color="auto"/>
            <w:bottom w:val="none" w:sz="0" w:space="0" w:color="auto"/>
            <w:right w:val="none" w:sz="0" w:space="0" w:color="auto"/>
          </w:divBdr>
        </w:div>
        <w:div w:id="570434221">
          <w:marLeft w:val="0"/>
          <w:marRight w:val="0"/>
          <w:marTop w:val="0"/>
          <w:marBottom w:val="0"/>
          <w:divBdr>
            <w:top w:val="none" w:sz="0" w:space="0" w:color="auto"/>
            <w:left w:val="none" w:sz="0" w:space="0" w:color="auto"/>
            <w:bottom w:val="none" w:sz="0" w:space="0" w:color="auto"/>
            <w:right w:val="none" w:sz="0" w:space="0" w:color="auto"/>
          </w:divBdr>
        </w:div>
        <w:div w:id="1381787028">
          <w:marLeft w:val="0"/>
          <w:marRight w:val="0"/>
          <w:marTop w:val="0"/>
          <w:marBottom w:val="0"/>
          <w:divBdr>
            <w:top w:val="none" w:sz="0" w:space="0" w:color="auto"/>
            <w:left w:val="none" w:sz="0" w:space="0" w:color="auto"/>
            <w:bottom w:val="none" w:sz="0" w:space="0" w:color="auto"/>
            <w:right w:val="none" w:sz="0" w:space="0" w:color="auto"/>
          </w:divBdr>
        </w:div>
        <w:div w:id="229582018">
          <w:marLeft w:val="0"/>
          <w:marRight w:val="0"/>
          <w:marTop w:val="0"/>
          <w:marBottom w:val="0"/>
          <w:divBdr>
            <w:top w:val="none" w:sz="0" w:space="0" w:color="auto"/>
            <w:left w:val="none" w:sz="0" w:space="0" w:color="auto"/>
            <w:bottom w:val="none" w:sz="0" w:space="0" w:color="auto"/>
            <w:right w:val="none" w:sz="0" w:space="0" w:color="auto"/>
          </w:divBdr>
        </w:div>
        <w:div w:id="1282687126">
          <w:marLeft w:val="0"/>
          <w:marRight w:val="0"/>
          <w:marTop w:val="0"/>
          <w:marBottom w:val="0"/>
          <w:divBdr>
            <w:top w:val="none" w:sz="0" w:space="0" w:color="auto"/>
            <w:left w:val="none" w:sz="0" w:space="0" w:color="auto"/>
            <w:bottom w:val="none" w:sz="0" w:space="0" w:color="auto"/>
            <w:right w:val="none" w:sz="0" w:space="0" w:color="auto"/>
          </w:divBdr>
        </w:div>
        <w:div w:id="1503735279">
          <w:marLeft w:val="0"/>
          <w:marRight w:val="0"/>
          <w:marTop w:val="0"/>
          <w:marBottom w:val="0"/>
          <w:divBdr>
            <w:top w:val="none" w:sz="0" w:space="0" w:color="auto"/>
            <w:left w:val="none" w:sz="0" w:space="0" w:color="auto"/>
            <w:bottom w:val="none" w:sz="0" w:space="0" w:color="auto"/>
            <w:right w:val="none" w:sz="0" w:space="0" w:color="auto"/>
          </w:divBdr>
        </w:div>
        <w:div w:id="849373232">
          <w:marLeft w:val="0"/>
          <w:marRight w:val="0"/>
          <w:marTop w:val="0"/>
          <w:marBottom w:val="0"/>
          <w:divBdr>
            <w:top w:val="none" w:sz="0" w:space="0" w:color="auto"/>
            <w:left w:val="none" w:sz="0" w:space="0" w:color="auto"/>
            <w:bottom w:val="none" w:sz="0" w:space="0" w:color="auto"/>
            <w:right w:val="none" w:sz="0" w:space="0" w:color="auto"/>
          </w:divBdr>
        </w:div>
        <w:div w:id="339089718">
          <w:marLeft w:val="0"/>
          <w:marRight w:val="0"/>
          <w:marTop w:val="0"/>
          <w:marBottom w:val="0"/>
          <w:divBdr>
            <w:top w:val="none" w:sz="0" w:space="0" w:color="auto"/>
            <w:left w:val="none" w:sz="0" w:space="0" w:color="auto"/>
            <w:bottom w:val="none" w:sz="0" w:space="0" w:color="auto"/>
            <w:right w:val="none" w:sz="0" w:space="0" w:color="auto"/>
          </w:divBdr>
        </w:div>
        <w:div w:id="1028221052">
          <w:marLeft w:val="0"/>
          <w:marRight w:val="0"/>
          <w:marTop w:val="0"/>
          <w:marBottom w:val="0"/>
          <w:divBdr>
            <w:top w:val="none" w:sz="0" w:space="0" w:color="auto"/>
            <w:left w:val="none" w:sz="0" w:space="0" w:color="auto"/>
            <w:bottom w:val="none" w:sz="0" w:space="0" w:color="auto"/>
            <w:right w:val="none" w:sz="0" w:space="0" w:color="auto"/>
          </w:divBdr>
        </w:div>
        <w:div w:id="1916893257">
          <w:marLeft w:val="0"/>
          <w:marRight w:val="0"/>
          <w:marTop w:val="0"/>
          <w:marBottom w:val="0"/>
          <w:divBdr>
            <w:top w:val="none" w:sz="0" w:space="0" w:color="auto"/>
            <w:left w:val="none" w:sz="0" w:space="0" w:color="auto"/>
            <w:bottom w:val="none" w:sz="0" w:space="0" w:color="auto"/>
            <w:right w:val="none" w:sz="0" w:space="0" w:color="auto"/>
          </w:divBdr>
        </w:div>
        <w:div w:id="1185170640">
          <w:marLeft w:val="0"/>
          <w:marRight w:val="0"/>
          <w:marTop w:val="0"/>
          <w:marBottom w:val="0"/>
          <w:divBdr>
            <w:top w:val="none" w:sz="0" w:space="0" w:color="auto"/>
            <w:left w:val="none" w:sz="0" w:space="0" w:color="auto"/>
            <w:bottom w:val="none" w:sz="0" w:space="0" w:color="auto"/>
            <w:right w:val="none" w:sz="0" w:space="0" w:color="auto"/>
          </w:divBdr>
        </w:div>
        <w:div w:id="2101640901">
          <w:marLeft w:val="0"/>
          <w:marRight w:val="0"/>
          <w:marTop w:val="0"/>
          <w:marBottom w:val="0"/>
          <w:divBdr>
            <w:top w:val="none" w:sz="0" w:space="0" w:color="auto"/>
            <w:left w:val="none" w:sz="0" w:space="0" w:color="auto"/>
            <w:bottom w:val="none" w:sz="0" w:space="0" w:color="auto"/>
            <w:right w:val="none" w:sz="0" w:space="0" w:color="auto"/>
          </w:divBdr>
        </w:div>
        <w:div w:id="29114495">
          <w:marLeft w:val="0"/>
          <w:marRight w:val="0"/>
          <w:marTop w:val="0"/>
          <w:marBottom w:val="0"/>
          <w:divBdr>
            <w:top w:val="none" w:sz="0" w:space="0" w:color="auto"/>
            <w:left w:val="none" w:sz="0" w:space="0" w:color="auto"/>
            <w:bottom w:val="none" w:sz="0" w:space="0" w:color="auto"/>
            <w:right w:val="none" w:sz="0" w:space="0" w:color="auto"/>
          </w:divBdr>
        </w:div>
        <w:div w:id="1977567792">
          <w:marLeft w:val="0"/>
          <w:marRight w:val="0"/>
          <w:marTop w:val="0"/>
          <w:marBottom w:val="0"/>
          <w:divBdr>
            <w:top w:val="none" w:sz="0" w:space="0" w:color="auto"/>
            <w:left w:val="none" w:sz="0" w:space="0" w:color="auto"/>
            <w:bottom w:val="none" w:sz="0" w:space="0" w:color="auto"/>
            <w:right w:val="none" w:sz="0" w:space="0" w:color="auto"/>
          </w:divBdr>
        </w:div>
        <w:div w:id="1019358468">
          <w:marLeft w:val="0"/>
          <w:marRight w:val="0"/>
          <w:marTop w:val="0"/>
          <w:marBottom w:val="0"/>
          <w:divBdr>
            <w:top w:val="none" w:sz="0" w:space="0" w:color="auto"/>
            <w:left w:val="none" w:sz="0" w:space="0" w:color="auto"/>
            <w:bottom w:val="none" w:sz="0" w:space="0" w:color="auto"/>
            <w:right w:val="none" w:sz="0" w:space="0" w:color="auto"/>
          </w:divBdr>
        </w:div>
        <w:div w:id="378090371">
          <w:marLeft w:val="0"/>
          <w:marRight w:val="0"/>
          <w:marTop w:val="0"/>
          <w:marBottom w:val="0"/>
          <w:divBdr>
            <w:top w:val="none" w:sz="0" w:space="0" w:color="auto"/>
            <w:left w:val="none" w:sz="0" w:space="0" w:color="auto"/>
            <w:bottom w:val="none" w:sz="0" w:space="0" w:color="auto"/>
            <w:right w:val="none" w:sz="0" w:space="0" w:color="auto"/>
          </w:divBdr>
        </w:div>
        <w:div w:id="1148131894">
          <w:marLeft w:val="0"/>
          <w:marRight w:val="0"/>
          <w:marTop w:val="0"/>
          <w:marBottom w:val="0"/>
          <w:divBdr>
            <w:top w:val="none" w:sz="0" w:space="0" w:color="auto"/>
            <w:left w:val="none" w:sz="0" w:space="0" w:color="auto"/>
            <w:bottom w:val="none" w:sz="0" w:space="0" w:color="auto"/>
            <w:right w:val="none" w:sz="0" w:space="0" w:color="auto"/>
          </w:divBdr>
        </w:div>
        <w:div w:id="549919507">
          <w:marLeft w:val="0"/>
          <w:marRight w:val="0"/>
          <w:marTop w:val="0"/>
          <w:marBottom w:val="0"/>
          <w:divBdr>
            <w:top w:val="none" w:sz="0" w:space="0" w:color="auto"/>
            <w:left w:val="none" w:sz="0" w:space="0" w:color="auto"/>
            <w:bottom w:val="none" w:sz="0" w:space="0" w:color="auto"/>
            <w:right w:val="none" w:sz="0" w:space="0" w:color="auto"/>
          </w:divBdr>
        </w:div>
        <w:div w:id="696273839">
          <w:marLeft w:val="0"/>
          <w:marRight w:val="0"/>
          <w:marTop w:val="0"/>
          <w:marBottom w:val="0"/>
          <w:divBdr>
            <w:top w:val="none" w:sz="0" w:space="0" w:color="auto"/>
            <w:left w:val="none" w:sz="0" w:space="0" w:color="auto"/>
            <w:bottom w:val="none" w:sz="0" w:space="0" w:color="auto"/>
            <w:right w:val="none" w:sz="0" w:space="0" w:color="auto"/>
          </w:divBdr>
        </w:div>
        <w:div w:id="256913380">
          <w:marLeft w:val="0"/>
          <w:marRight w:val="0"/>
          <w:marTop w:val="0"/>
          <w:marBottom w:val="0"/>
          <w:divBdr>
            <w:top w:val="none" w:sz="0" w:space="0" w:color="auto"/>
            <w:left w:val="none" w:sz="0" w:space="0" w:color="auto"/>
            <w:bottom w:val="none" w:sz="0" w:space="0" w:color="auto"/>
            <w:right w:val="none" w:sz="0" w:space="0" w:color="auto"/>
          </w:divBdr>
        </w:div>
        <w:div w:id="1624310297">
          <w:marLeft w:val="0"/>
          <w:marRight w:val="0"/>
          <w:marTop w:val="0"/>
          <w:marBottom w:val="0"/>
          <w:divBdr>
            <w:top w:val="none" w:sz="0" w:space="0" w:color="auto"/>
            <w:left w:val="none" w:sz="0" w:space="0" w:color="auto"/>
            <w:bottom w:val="none" w:sz="0" w:space="0" w:color="auto"/>
            <w:right w:val="none" w:sz="0" w:space="0" w:color="auto"/>
          </w:divBdr>
        </w:div>
        <w:div w:id="16278384">
          <w:marLeft w:val="0"/>
          <w:marRight w:val="0"/>
          <w:marTop w:val="0"/>
          <w:marBottom w:val="0"/>
          <w:divBdr>
            <w:top w:val="none" w:sz="0" w:space="0" w:color="auto"/>
            <w:left w:val="none" w:sz="0" w:space="0" w:color="auto"/>
            <w:bottom w:val="none" w:sz="0" w:space="0" w:color="auto"/>
            <w:right w:val="none" w:sz="0" w:space="0" w:color="auto"/>
          </w:divBdr>
        </w:div>
        <w:div w:id="1672217099">
          <w:marLeft w:val="0"/>
          <w:marRight w:val="0"/>
          <w:marTop w:val="0"/>
          <w:marBottom w:val="0"/>
          <w:divBdr>
            <w:top w:val="none" w:sz="0" w:space="0" w:color="auto"/>
            <w:left w:val="none" w:sz="0" w:space="0" w:color="auto"/>
            <w:bottom w:val="none" w:sz="0" w:space="0" w:color="auto"/>
            <w:right w:val="none" w:sz="0" w:space="0" w:color="auto"/>
          </w:divBdr>
        </w:div>
        <w:div w:id="1932155403">
          <w:marLeft w:val="0"/>
          <w:marRight w:val="0"/>
          <w:marTop w:val="0"/>
          <w:marBottom w:val="0"/>
          <w:divBdr>
            <w:top w:val="none" w:sz="0" w:space="0" w:color="auto"/>
            <w:left w:val="none" w:sz="0" w:space="0" w:color="auto"/>
            <w:bottom w:val="none" w:sz="0" w:space="0" w:color="auto"/>
            <w:right w:val="none" w:sz="0" w:space="0" w:color="auto"/>
          </w:divBdr>
        </w:div>
        <w:div w:id="45760292">
          <w:marLeft w:val="0"/>
          <w:marRight w:val="0"/>
          <w:marTop w:val="0"/>
          <w:marBottom w:val="0"/>
          <w:divBdr>
            <w:top w:val="none" w:sz="0" w:space="0" w:color="auto"/>
            <w:left w:val="none" w:sz="0" w:space="0" w:color="auto"/>
            <w:bottom w:val="none" w:sz="0" w:space="0" w:color="auto"/>
            <w:right w:val="none" w:sz="0" w:space="0" w:color="auto"/>
          </w:divBdr>
        </w:div>
        <w:div w:id="1659456387">
          <w:marLeft w:val="0"/>
          <w:marRight w:val="0"/>
          <w:marTop w:val="0"/>
          <w:marBottom w:val="0"/>
          <w:divBdr>
            <w:top w:val="none" w:sz="0" w:space="0" w:color="auto"/>
            <w:left w:val="none" w:sz="0" w:space="0" w:color="auto"/>
            <w:bottom w:val="none" w:sz="0" w:space="0" w:color="auto"/>
            <w:right w:val="none" w:sz="0" w:space="0" w:color="auto"/>
          </w:divBdr>
        </w:div>
        <w:div w:id="15086752">
          <w:marLeft w:val="0"/>
          <w:marRight w:val="0"/>
          <w:marTop w:val="0"/>
          <w:marBottom w:val="0"/>
          <w:divBdr>
            <w:top w:val="none" w:sz="0" w:space="0" w:color="auto"/>
            <w:left w:val="none" w:sz="0" w:space="0" w:color="auto"/>
            <w:bottom w:val="none" w:sz="0" w:space="0" w:color="auto"/>
            <w:right w:val="none" w:sz="0" w:space="0" w:color="auto"/>
          </w:divBdr>
        </w:div>
        <w:div w:id="1722483405">
          <w:marLeft w:val="0"/>
          <w:marRight w:val="0"/>
          <w:marTop w:val="0"/>
          <w:marBottom w:val="0"/>
          <w:divBdr>
            <w:top w:val="none" w:sz="0" w:space="0" w:color="auto"/>
            <w:left w:val="none" w:sz="0" w:space="0" w:color="auto"/>
            <w:bottom w:val="none" w:sz="0" w:space="0" w:color="auto"/>
            <w:right w:val="none" w:sz="0" w:space="0" w:color="auto"/>
          </w:divBdr>
        </w:div>
        <w:div w:id="1863277322">
          <w:marLeft w:val="0"/>
          <w:marRight w:val="0"/>
          <w:marTop w:val="0"/>
          <w:marBottom w:val="0"/>
          <w:divBdr>
            <w:top w:val="none" w:sz="0" w:space="0" w:color="auto"/>
            <w:left w:val="none" w:sz="0" w:space="0" w:color="auto"/>
            <w:bottom w:val="none" w:sz="0" w:space="0" w:color="auto"/>
            <w:right w:val="none" w:sz="0" w:space="0" w:color="auto"/>
          </w:divBdr>
        </w:div>
        <w:div w:id="845091132">
          <w:marLeft w:val="0"/>
          <w:marRight w:val="0"/>
          <w:marTop w:val="0"/>
          <w:marBottom w:val="0"/>
          <w:divBdr>
            <w:top w:val="none" w:sz="0" w:space="0" w:color="auto"/>
            <w:left w:val="none" w:sz="0" w:space="0" w:color="auto"/>
            <w:bottom w:val="none" w:sz="0" w:space="0" w:color="auto"/>
            <w:right w:val="none" w:sz="0" w:space="0" w:color="auto"/>
          </w:divBdr>
        </w:div>
      </w:divsChild>
    </w:div>
    <w:div w:id="717896447">
      <w:bodyDiv w:val="1"/>
      <w:marLeft w:val="0"/>
      <w:marRight w:val="0"/>
      <w:marTop w:val="0"/>
      <w:marBottom w:val="0"/>
      <w:divBdr>
        <w:top w:val="none" w:sz="0" w:space="0" w:color="auto"/>
        <w:left w:val="none" w:sz="0" w:space="0" w:color="auto"/>
        <w:bottom w:val="none" w:sz="0" w:space="0" w:color="auto"/>
        <w:right w:val="none" w:sz="0" w:space="0" w:color="auto"/>
      </w:divBdr>
    </w:div>
    <w:div w:id="717971319">
      <w:bodyDiv w:val="1"/>
      <w:marLeft w:val="0"/>
      <w:marRight w:val="0"/>
      <w:marTop w:val="0"/>
      <w:marBottom w:val="0"/>
      <w:divBdr>
        <w:top w:val="none" w:sz="0" w:space="0" w:color="auto"/>
        <w:left w:val="none" w:sz="0" w:space="0" w:color="auto"/>
        <w:bottom w:val="none" w:sz="0" w:space="0" w:color="auto"/>
        <w:right w:val="none" w:sz="0" w:space="0" w:color="auto"/>
      </w:divBdr>
    </w:div>
    <w:div w:id="718019916">
      <w:bodyDiv w:val="1"/>
      <w:marLeft w:val="0"/>
      <w:marRight w:val="0"/>
      <w:marTop w:val="0"/>
      <w:marBottom w:val="0"/>
      <w:divBdr>
        <w:top w:val="none" w:sz="0" w:space="0" w:color="auto"/>
        <w:left w:val="none" w:sz="0" w:space="0" w:color="auto"/>
        <w:bottom w:val="none" w:sz="0" w:space="0" w:color="auto"/>
        <w:right w:val="none" w:sz="0" w:space="0" w:color="auto"/>
      </w:divBdr>
    </w:div>
    <w:div w:id="718357278">
      <w:bodyDiv w:val="1"/>
      <w:marLeft w:val="0"/>
      <w:marRight w:val="0"/>
      <w:marTop w:val="0"/>
      <w:marBottom w:val="0"/>
      <w:divBdr>
        <w:top w:val="none" w:sz="0" w:space="0" w:color="auto"/>
        <w:left w:val="none" w:sz="0" w:space="0" w:color="auto"/>
        <w:bottom w:val="none" w:sz="0" w:space="0" w:color="auto"/>
        <w:right w:val="none" w:sz="0" w:space="0" w:color="auto"/>
      </w:divBdr>
    </w:div>
    <w:div w:id="718554417">
      <w:bodyDiv w:val="1"/>
      <w:marLeft w:val="0"/>
      <w:marRight w:val="0"/>
      <w:marTop w:val="0"/>
      <w:marBottom w:val="0"/>
      <w:divBdr>
        <w:top w:val="none" w:sz="0" w:space="0" w:color="auto"/>
        <w:left w:val="none" w:sz="0" w:space="0" w:color="auto"/>
        <w:bottom w:val="none" w:sz="0" w:space="0" w:color="auto"/>
        <w:right w:val="none" w:sz="0" w:space="0" w:color="auto"/>
      </w:divBdr>
    </w:div>
    <w:div w:id="719090875">
      <w:bodyDiv w:val="1"/>
      <w:marLeft w:val="0"/>
      <w:marRight w:val="0"/>
      <w:marTop w:val="0"/>
      <w:marBottom w:val="0"/>
      <w:divBdr>
        <w:top w:val="none" w:sz="0" w:space="0" w:color="auto"/>
        <w:left w:val="none" w:sz="0" w:space="0" w:color="auto"/>
        <w:bottom w:val="none" w:sz="0" w:space="0" w:color="auto"/>
        <w:right w:val="none" w:sz="0" w:space="0" w:color="auto"/>
      </w:divBdr>
    </w:div>
    <w:div w:id="719093720">
      <w:bodyDiv w:val="1"/>
      <w:marLeft w:val="0"/>
      <w:marRight w:val="0"/>
      <w:marTop w:val="0"/>
      <w:marBottom w:val="0"/>
      <w:divBdr>
        <w:top w:val="none" w:sz="0" w:space="0" w:color="auto"/>
        <w:left w:val="none" w:sz="0" w:space="0" w:color="auto"/>
        <w:bottom w:val="none" w:sz="0" w:space="0" w:color="auto"/>
        <w:right w:val="none" w:sz="0" w:space="0" w:color="auto"/>
      </w:divBdr>
    </w:div>
    <w:div w:id="720518101">
      <w:bodyDiv w:val="1"/>
      <w:marLeft w:val="0"/>
      <w:marRight w:val="0"/>
      <w:marTop w:val="0"/>
      <w:marBottom w:val="0"/>
      <w:divBdr>
        <w:top w:val="none" w:sz="0" w:space="0" w:color="auto"/>
        <w:left w:val="none" w:sz="0" w:space="0" w:color="auto"/>
        <w:bottom w:val="none" w:sz="0" w:space="0" w:color="auto"/>
        <w:right w:val="none" w:sz="0" w:space="0" w:color="auto"/>
      </w:divBdr>
    </w:div>
    <w:div w:id="721632392">
      <w:bodyDiv w:val="1"/>
      <w:marLeft w:val="0"/>
      <w:marRight w:val="0"/>
      <w:marTop w:val="0"/>
      <w:marBottom w:val="0"/>
      <w:divBdr>
        <w:top w:val="none" w:sz="0" w:space="0" w:color="auto"/>
        <w:left w:val="none" w:sz="0" w:space="0" w:color="auto"/>
        <w:bottom w:val="none" w:sz="0" w:space="0" w:color="auto"/>
        <w:right w:val="none" w:sz="0" w:space="0" w:color="auto"/>
      </w:divBdr>
      <w:divsChild>
        <w:div w:id="591625154">
          <w:marLeft w:val="480"/>
          <w:marRight w:val="0"/>
          <w:marTop w:val="0"/>
          <w:marBottom w:val="0"/>
          <w:divBdr>
            <w:top w:val="none" w:sz="0" w:space="0" w:color="auto"/>
            <w:left w:val="none" w:sz="0" w:space="0" w:color="auto"/>
            <w:bottom w:val="none" w:sz="0" w:space="0" w:color="auto"/>
            <w:right w:val="none" w:sz="0" w:space="0" w:color="auto"/>
          </w:divBdr>
        </w:div>
        <w:div w:id="1825778410">
          <w:marLeft w:val="480"/>
          <w:marRight w:val="0"/>
          <w:marTop w:val="0"/>
          <w:marBottom w:val="0"/>
          <w:divBdr>
            <w:top w:val="none" w:sz="0" w:space="0" w:color="auto"/>
            <w:left w:val="none" w:sz="0" w:space="0" w:color="auto"/>
            <w:bottom w:val="none" w:sz="0" w:space="0" w:color="auto"/>
            <w:right w:val="none" w:sz="0" w:space="0" w:color="auto"/>
          </w:divBdr>
        </w:div>
        <w:div w:id="2001736675">
          <w:marLeft w:val="480"/>
          <w:marRight w:val="0"/>
          <w:marTop w:val="0"/>
          <w:marBottom w:val="0"/>
          <w:divBdr>
            <w:top w:val="none" w:sz="0" w:space="0" w:color="auto"/>
            <w:left w:val="none" w:sz="0" w:space="0" w:color="auto"/>
            <w:bottom w:val="none" w:sz="0" w:space="0" w:color="auto"/>
            <w:right w:val="none" w:sz="0" w:space="0" w:color="auto"/>
          </w:divBdr>
        </w:div>
        <w:div w:id="1816412148">
          <w:marLeft w:val="480"/>
          <w:marRight w:val="0"/>
          <w:marTop w:val="0"/>
          <w:marBottom w:val="0"/>
          <w:divBdr>
            <w:top w:val="none" w:sz="0" w:space="0" w:color="auto"/>
            <w:left w:val="none" w:sz="0" w:space="0" w:color="auto"/>
            <w:bottom w:val="none" w:sz="0" w:space="0" w:color="auto"/>
            <w:right w:val="none" w:sz="0" w:space="0" w:color="auto"/>
          </w:divBdr>
        </w:div>
        <w:div w:id="100345205">
          <w:marLeft w:val="480"/>
          <w:marRight w:val="0"/>
          <w:marTop w:val="0"/>
          <w:marBottom w:val="0"/>
          <w:divBdr>
            <w:top w:val="none" w:sz="0" w:space="0" w:color="auto"/>
            <w:left w:val="none" w:sz="0" w:space="0" w:color="auto"/>
            <w:bottom w:val="none" w:sz="0" w:space="0" w:color="auto"/>
            <w:right w:val="none" w:sz="0" w:space="0" w:color="auto"/>
          </w:divBdr>
        </w:div>
        <w:div w:id="224265928">
          <w:marLeft w:val="480"/>
          <w:marRight w:val="0"/>
          <w:marTop w:val="0"/>
          <w:marBottom w:val="0"/>
          <w:divBdr>
            <w:top w:val="none" w:sz="0" w:space="0" w:color="auto"/>
            <w:left w:val="none" w:sz="0" w:space="0" w:color="auto"/>
            <w:bottom w:val="none" w:sz="0" w:space="0" w:color="auto"/>
            <w:right w:val="none" w:sz="0" w:space="0" w:color="auto"/>
          </w:divBdr>
        </w:div>
      </w:divsChild>
    </w:div>
    <w:div w:id="721714028">
      <w:bodyDiv w:val="1"/>
      <w:marLeft w:val="0"/>
      <w:marRight w:val="0"/>
      <w:marTop w:val="0"/>
      <w:marBottom w:val="0"/>
      <w:divBdr>
        <w:top w:val="none" w:sz="0" w:space="0" w:color="auto"/>
        <w:left w:val="none" w:sz="0" w:space="0" w:color="auto"/>
        <w:bottom w:val="none" w:sz="0" w:space="0" w:color="auto"/>
        <w:right w:val="none" w:sz="0" w:space="0" w:color="auto"/>
      </w:divBdr>
    </w:div>
    <w:div w:id="721944917">
      <w:bodyDiv w:val="1"/>
      <w:marLeft w:val="0"/>
      <w:marRight w:val="0"/>
      <w:marTop w:val="0"/>
      <w:marBottom w:val="0"/>
      <w:divBdr>
        <w:top w:val="none" w:sz="0" w:space="0" w:color="auto"/>
        <w:left w:val="none" w:sz="0" w:space="0" w:color="auto"/>
        <w:bottom w:val="none" w:sz="0" w:space="0" w:color="auto"/>
        <w:right w:val="none" w:sz="0" w:space="0" w:color="auto"/>
      </w:divBdr>
    </w:div>
    <w:div w:id="722564836">
      <w:bodyDiv w:val="1"/>
      <w:marLeft w:val="0"/>
      <w:marRight w:val="0"/>
      <w:marTop w:val="0"/>
      <w:marBottom w:val="0"/>
      <w:divBdr>
        <w:top w:val="none" w:sz="0" w:space="0" w:color="auto"/>
        <w:left w:val="none" w:sz="0" w:space="0" w:color="auto"/>
        <w:bottom w:val="none" w:sz="0" w:space="0" w:color="auto"/>
        <w:right w:val="none" w:sz="0" w:space="0" w:color="auto"/>
      </w:divBdr>
    </w:div>
    <w:div w:id="722600160">
      <w:bodyDiv w:val="1"/>
      <w:marLeft w:val="0"/>
      <w:marRight w:val="0"/>
      <w:marTop w:val="0"/>
      <w:marBottom w:val="0"/>
      <w:divBdr>
        <w:top w:val="none" w:sz="0" w:space="0" w:color="auto"/>
        <w:left w:val="none" w:sz="0" w:space="0" w:color="auto"/>
        <w:bottom w:val="none" w:sz="0" w:space="0" w:color="auto"/>
        <w:right w:val="none" w:sz="0" w:space="0" w:color="auto"/>
      </w:divBdr>
    </w:div>
    <w:div w:id="722600621">
      <w:bodyDiv w:val="1"/>
      <w:marLeft w:val="0"/>
      <w:marRight w:val="0"/>
      <w:marTop w:val="0"/>
      <w:marBottom w:val="0"/>
      <w:divBdr>
        <w:top w:val="none" w:sz="0" w:space="0" w:color="auto"/>
        <w:left w:val="none" w:sz="0" w:space="0" w:color="auto"/>
        <w:bottom w:val="none" w:sz="0" w:space="0" w:color="auto"/>
        <w:right w:val="none" w:sz="0" w:space="0" w:color="auto"/>
      </w:divBdr>
    </w:div>
    <w:div w:id="722799760">
      <w:bodyDiv w:val="1"/>
      <w:marLeft w:val="0"/>
      <w:marRight w:val="0"/>
      <w:marTop w:val="0"/>
      <w:marBottom w:val="0"/>
      <w:divBdr>
        <w:top w:val="none" w:sz="0" w:space="0" w:color="auto"/>
        <w:left w:val="none" w:sz="0" w:space="0" w:color="auto"/>
        <w:bottom w:val="none" w:sz="0" w:space="0" w:color="auto"/>
        <w:right w:val="none" w:sz="0" w:space="0" w:color="auto"/>
      </w:divBdr>
    </w:div>
    <w:div w:id="723067102">
      <w:bodyDiv w:val="1"/>
      <w:marLeft w:val="0"/>
      <w:marRight w:val="0"/>
      <w:marTop w:val="0"/>
      <w:marBottom w:val="0"/>
      <w:divBdr>
        <w:top w:val="none" w:sz="0" w:space="0" w:color="auto"/>
        <w:left w:val="none" w:sz="0" w:space="0" w:color="auto"/>
        <w:bottom w:val="none" w:sz="0" w:space="0" w:color="auto"/>
        <w:right w:val="none" w:sz="0" w:space="0" w:color="auto"/>
      </w:divBdr>
      <w:divsChild>
        <w:div w:id="27535341">
          <w:marLeft w:val="640"/>
          <w:marRight w:val="0"/>
          <w:marTop w:val="0"/>
          <w:marBottom w:val="0"/>
          <w:divBdr>
            <w:top w:val="none" w:sz="0" w:space="0" w:color="auto"/>
            <w:left w:val="none" w:sz="0" w:space="0" w:color="auto"/>
            <w:bottom w:val="none" w:sz="0" w:space="0" w:color="auto"/>
            <w:right w:val="none" w:sz="0" w:space="0" w:color="auto"/>
          </w:divBdr>
        </w:div>
        <w:div w:id="925696930">
          <w:marLeft w:val="640"/>
          <w:marRight w:val="0"/>
          <w:marTop w:val="0"/>
          <w:marBottom w:val="0"/>
          <w:divBdr>
            <w:top w:val="none" w:sz="0" w:space="0" w:color="auto"/>
            <w:left w:val="none" w:sz="0" w:space="0" w:color="auto"/>
            <w:bottom w:val="none" w:sz="0" w:space="0" w:color="auto"/>
            <w:right w:val="none" w:sz="0" w:space="0" w:color="auto"/>
          </w:divBdr>
        </w:div>
        <w:div w:id="1830096214">
          <w:marLeft w:val="640"/>
          <w:marRight w:val="0"/>
          <w:marTop w:val="0"/>
          <w:marBottom w:val="0"/>
          <w:divBdr>
            <w:top w:val="none" w:sz="0" w:space="0" w:color="auto"/>
            <w:left w:val="none" w:sz="0" w:space="0" w:color="auto"/>
            <w:bottom w:val="none" w:sz="0" w:space="0" w:color="auto"/>
            <w:right w:val="none" w:sz="0" w:space="0" w:color="auto"/>
          </w:divBdr>
        </w:div>
        <w:div w:id="622418256">
          <w:marLeft w:val="640"/>
          <w:marRight w:val="0"/>
          <w:marTop w:val="0"/>
          <w:marBottom w:val="0"/>
          <w:divBdr>
            <w:top w:val="none" w:sz="0" w:space="0" w:color="auto"/>
            <w:left w:val="none" w:sz="0" w:space="0" w:color="auto"/>
            <w:bottom w:val="none" w:sz="0" w:space="0" w:color="auto"/>
            <w:right w:val="none" w:sz="0" w:space="0" w:color="auto"/>
          </w:divBdr>
        </w:div>
        <w:div w:id="108552397">
          <w:marLeft w:val="640"/>
          <w:marRight w:val="0"/>
          <w:marTop w:val="0"/>
          <w:marBottom w:val="0"/>
          <w:divBdr>
            <w:top w:val="none" w:sz="0" w:space="0" w:color="auto"/>
            <w:left w:val="none" w:sz="0" w:space="0" w:color="auto"/>
            <w:bottom w:val="none" w:sz="0" w:space="0" w:color="auto"/>
            <w:right w:val="none" w:sz="0" w:space="0" w:color="auto"/>
          </w:divBdr>
        </w:div>
        <w:div w:id="1289431586">
          <w:marLeft w:val="640"/>
          <w:marRight w:val="0"/>
          <w:marTop w:val="0"/>
          <w:marBottom w:val="0"/>
          <w:divBdr>
            <w:top w:val="none" w:sz="0" w:space="0" w:color="auto"/>
            <w:left w:val="none" w:sz="0" w:space="0" w:color="auto"/>
            <w:bottom w:val="none" w:sz="0" w:space="0" w:color="auto"/>
            <w:right w:val="none" w:sz="0" w:space="0" w:color="auto"/>
          </w:divBdr>
        </w:div>
        <w:div w:id="1663967142">
          <w:marLeft w:val="640"/>
          <w:marRight w:val="0"/>
          <w:marTop w:val="0"/>
          <w:marBottom w:val="0"/>
          <w:divBdr>
            <w:top w:val="none" w:sz="0" w:space="0" w:color="auto"/>
            <w:left w:val="none" w:sz="0" w:space="0" w:color="auto"/>
            <w:bottom w:val="none" w:sz="0" w:space="0" w:color="auto"/>
            <w:right w:val="none" w:sz="0" w:space="0" w:color="auto"/>
          </w:divBdr>
        </w:div>
        <w:div w:id="911965414">
          <w:marLeft w:val="640"/>
          <w:marRight w:val="0"/>
          <w:marTop w:val="0"/>
          <w:marBottom w:val="0"/>
          <w:divBdr>
            <w:top w:val="none" w:sz="0" w:space="0" w:color="auto"/>
            <w:left w:val="none" w:sz="0" w:space="0" w:color="auto"/>
            <w:bottom w:val="none" w:sz="0" w:space="0" w:color="auto"/>
            <w:right w:val="none" w:sz="0" w:space="0" w:color="auto"/>
          </w:divBdr>
        </w:div>
        <w:div w:id="498077317">
          <w:marLeft w:val="640"/>
          <w:marRight w:val="0"/>
          <w:marTop w:val="0"/>
          <w:marBottom w:val="0"/>
          <w:divBdr>
            <w:top w:val="none" w:sz="0" w:space="0" w:color="auto"/>
            <w:left w:val="none" w:sz="0" w:space="0" w:color="auto"/>
            <w:bottom w:val="none" w:sz="0" w:space="0" w:color="auto"/>
            <w:right w:val="none" w:sz="0" w:space="0" w:color="auto"/>
          </w:divBdr>
        </w:div>
        <w:div w:id="203369830">
          <w:marLeft w:val="640"/>
          <w:marRight w:val="0"/>
          <w:marTop w:val="0"/>
          <w:marBottom w:val="0"/>
          <w:divBdr>
            <w:top w:val="none" w:sz="0" w:space="0" w:color="auto"/>
            <w:left w:val="none" w:sz="0" w:space="0" w:color="auto"/>
            <w:bottom w:val="none" w:sz="0" w:space="0" w:color="auto"/>
            <w:right w:val="none" w:sz="0" w:space="0" w:color="auto"/>
          </w:divBdr>
        </w:div>
        <w:div w:id="830870762">
          <w:marLeft w:val="640"/>
          <w:marRight w:val="0"/>
          <w:marTop w:val="0"/>
          <w:marBottom w:val="0"/>
          <w:divBdr>
            <w:top w:val="none" w:sz="0" w:space="0" w:color="auto"/>
            <w:left w:val="none" w:sz="0" w:space="0" w:color="auto"/>
            <w:bottom w:val="none" w:sz="0" w:space="0" w:color="auto"/>
            <w:right w:val="none" w:sz="0" w:space="0" w:color="auto"/>
          </w:divBdr>
        </w:div>
        <w:div w:id="1703628425">
          <w:marLeft w:val="640"/>
          <w:marRight w:val="0"/>
          <w:marTop w:val="0"/>
          <w:marBottom w:val="0"/>
          <w:divBdr>
            <w:top w:val="none" w:sz="0" w:space="0" w:color="auto"/>
            <w:left w:val="none" w:sz="0" w:space="0" w:color="auto"/>
            <w:bottom w:val="none" w:sz="0" w:space="0" w:color="auto"/>
            <w:right w:val="none" w:sz="0" w:space="0" w:color="auto"/>
          </w:divBdr>
        </w:div>
        <w:div w:id="71435392">
          <w:marLeft w:val="640"/>
          <w:marRight w:val="0"/>
          <w:marTop w:val="0"/>
          <w:marBottom w:val="0"/>
          <w:divBdr>
            <w:top w:val="none" w:sz="0" w:space="0" w:color="auto"/>
            <w:left w:val="none" w:sz="0" w:space="0" w:color="auto"/>
            <w:bottom w:val="none" w:sz="0" w:space="0" w:color="auto"/>
            <w:right w:val="none" w:sz="0" w:space="0" w:color="auto"/>
          </w:divBdr>
        </w:div>
        <w:div w:id="541942727">
          <w:marLeft w:val="640"/>
          <w:marRight w:val="0"/>
          <w:marTop w:val="0"/>
          <w:marBottom w:val="0"/>
          <w:divBdr>
            <w:top w:val="none" w:sz="0" w:space="0" w:color="auto"/>
            <w:left w:val="none" w:sz="0" w:space="0" w:color="auto"/>
            <w:bottom w:val="none" w:sz="0" w:space="0" w:color="auto"/>
            <w:right w:val="none" w:sz="0" w:space="0" w:color="auto"/>
          </w:divBdr>
        </w:div>
        <w:div w:id="1913271316">
          <w:marLeft w:val="640"/>
          <w:marRight w:val="0"/>
          <w:marTop w:val="0"/>
          <w:marBottom w:val="0"/>
          <w:divBdr>
            <w:top w:val="none" w:sz="0" w:space="0" w:color="auto"/>
            <w:left w:val="none" w:sz="0" w:space="0" w:color="auto"/>
            <w:bottom w:val="none" w:sz="0" w:space="0" w:color="auto"/>
            <w:right w:val="none" w:sz="0" w:space="0" w:color="auto"/>
          </w:divBdr>
        </w:div>
        <w:div w:id="1968582619">
          <w:marLeft w:val="640"/>
          <w:marRight w:val="0"/>
          <w:marTop w:val="0"/>
          <w:marBottom w:val="0"/>
          <w:divBdr>
            <w:top w:val="none" w:sz="0" w:space="0" w:color="auto"/>
            <w:left w:val="none" w:sz="0" w:space="0" w:color="auto"/>
            <w:bottom w:val="none" w:sz="0" w:space="0" w:color="auto"/>
            <w:right w:val="none" w:sz="0" w:space="0" w:color="auto"/>
          </w:divBdr>
        </w:div>
        <w:div w:id="1974362997">
          <w:marLeft w:val="640"/>
          <w:marRight w:val="0"/>
          <w:marTop w:val="0"/>
          <w:marBottom w:val="0"/>
          <w:divBdr>
            <w:top w:val="none" w:sz="0" w:space="0" w:color="auto"/>
            <w:left w:val="none" w:sz="0" w:space="0" w:color="auto"/>
            <w:bottom w:val="none" w:sz="0" w:space="0" w:color="auto"/>
            <w:right w:val="none" w:sz="0" w:space="0" w:color="auto"/>
          </w:divBdr>
        </w:div>
        <w:div w:id="924654791">
          <w:marLeft w:val="640"/>
          <w:marRight w:val="0"/>
          <w:marTop w:val="0"/>
          <w:marBottom w:val="0"/>
          <w:divBdr>
            <w:top w:val="none" w:sz="0" w:space="0" w:color="auto"/>
            <w:left w:val="none" w:sz="0" w:space="0" w:color="auto"/>
            <w:bottom w:val="none" w:sz="0" w:space="0" w:color="auto"/>
            <w:right w:val="none" w:sz="0" w:space="0" w:color="auto"/>
          </w:divBdr>
        </w:div>
        <w:div w:id="2111192896">
          <w:marLeft w:val="640"/>
          <w:marRight w:val="0"/>
          <w:marTop w:val="0"/>
          <w:marBottom w:val="0"/>
          <w:divBdr>
            <w:top w:val="none" w:sz="0" w:space="0" w:color="auto"/>
            <w:left w:val="none" w:sz="0" w:space="0" w:color="auto"/>
            <w:bottom w:val="none" w:sz="0" w:space="0" w:color="auto"/>
            <w:right w:val="none" w:sz="0" w:space="0" w:color="auto"/>
          </w:divBdr>
        </w:div>
        <w:div w:id="651253317">
          <w:marLeft w:val="640"/>
          <w:marRight w:val="0"/>
          <w:marTop w:val="0"/>
          <w:marBottom w:val="0"/>
          <w:divBdr>
            <w:top w:val="none" w:sz="0" w:space="0" w:color="auto"/>
            <w:left w:val="none" w:sz="0" w:space="0" w:color="auto"/>
            <w:bottom w:val="none" w:sz="0" w:space="0" w:color="auto"/>
            <w:right w:val="none" w:sz="0" w:space="0" w:color="auto"/>
          </w:divBdr>
        </w:div>
        <w:div w:id="821386185">
          <w:marLeft w:val="640"/>
          <w:marRight w:val="0"/>
          <w:marTop w:val="0"/>
          <w:marBottom w:val="0"/>
          <w:divBdr>
            <w:top w:val="none" w:sz="0" w:space="0" w:color="auto"/>
            <w:left w:val="none" w:sz="0" w:space="0" w:color="auto"/>
            <w:bottom w:val="none" w:sz="0" w:space="0" w:color="auto"/>
            <w:right w:val="none" w:sz="0" w:space="0" w:color="auto"/>
          </w:divBdr>
        </w:div>
        <w:div w:id="1300719683">
          <w:marLeft w:val="640"/>
          <w:marRight w:val="0"/>
          <w:marTop w:val="0"/>
          <w:marBottom w:val="0"/>
          <w:divBdr>
            <w:top w:val="none" w:sz="0" w:space="0" w:color="auto"/>
            <w:left w:val="none" w:sz="0" w:space="0" w:color="auto"/>
            <w:bottom w:val="none" w:sz="0" w:space="0" w:color="auto"/>
            <w:right w:val="none" w:sz="0" w:space="0" w:color="auto"/>
          </w:divBdr>
        </w:div>
        <w:div w:id="86728896">
          <w:marLeft w:val="640"/>
          <w:marRight w:val="0"/>
          <w:marTop w:val="0"/>
          <w:marBottom w:val="0"/>
          <w:divBdr>
            <w:top w:val="none" w:sz="0" w:space="0" w:color="auto"/>
            <w:left w:val="none" w:sz="0" w:space="0" w:color="auto"/>
            <w:bottom w:val="none" w:sz="0" w:space="0" w:color="auto"/>
            <w:right w:val="none" w:sz="0" w:space="0" w:color="auto"/>
          </w:divBdr>
        </w:div>
        <w:div w:id="1467357698">
          <w:marLeft w:val="640"/>
          <w:marRight w:val="0"/>
          <w:marTop w:val="0"/>
          <w:marBottom w:val="0"/>
          <w:divBdr>
            <w:top w:val="none" w:sz="0" w:space="0" w:color="auto"/>
            <w:left w:val="none" w:sz="0" w:space="0" w:color="auto"/>
            <w:bottom w:val="none" w:sz="0" w:space="0" w:color="auto"/>
            <w:right w:val="none" w:sz="0" w:space="0" w:color="auto"/>
          </w:divBdr>
        </w:div>
        <w:div w:id="1329551909">
          <w:marLeft w:val="640"/>
          <w:marRight w:val="0"/>
          <w:marTop w:val="0"/>
          <w:marBottom w:val="0"/>
          <w:divBdr>
            <w:top w:val="none" w:sz="0" w:space="0" w:color="auto"/>
            <w:left w:val="none" w:sz="0" w:space="0" w:color="auto"/>
            <w:bottom w:val="none" w:sz="0" w:space="0" w:color="auto"/>
            <w:right w:val="none" w:sz="0" w:space="0" w:color="auto"/>
          </w:divBdr>
        </w:div>
        <w:div w:id="1756247950">
          <w:marLeft w:val="640"/>
          <w:marRight w:val="0"/>
          <w:marTop w:val="0"/>
          <w:marBottom w:val="0"/>
          <w:divBdr>
            <w:top w:val="none" w:sz="0" w:space="0" w:color="auto"/>
            <w:left w:val="none" w:sz="0" w:space="0" w:color="auto"/>
            <w:bottom w:val="none" w:sz="0" w:space="0" w:color="auto"/>
            <w:right w:val="none" w:sz="0" w:space="0" w:color="auto"/>
          </w:divBdr>
        </w:div>
        <w:div w:id="1346132948">
          <w:marLeft w:val="640"/>
          <w:marRight w:val="0"/>
          <w:marTop w:val="0"/>
          <w:marBottom w:val="0"/>
          <w:divBdr>
            <w:top w:val="none" w:sz="0" w:space="0" w:color="auto"/>
            <w:left w:val="none" w:sz="0" w:space="0" w:color="auto"/>
            <w:bottom w:val="none" w:sz="0" w:space="0" w:color="auto"/>
            <w:right w:val="none" w:sz="0" w:space="0" w:color="auto"/>
          </w:divBdr>
        </w:div>
        <w:div w:id="11346926">
          <w:marLeft w:val="640"/>
          <w:marRight w:val="0"/>
          <w:marTop w:val="0"/>
          <w:marBottom w:val="0"/>
          <w:divBdr>
            <w:top w:val="none" w:sz="0" w:space="0" w:color="auto"/>
            <w:left w:val="none" w:sz="0" w:space="0" w:color="auto"/>
            <w:bottom w:val="none" w:sz="0" w:space="0" w:color="auto"/>
            <w:right w:val="none" w:sz="0" w:space="0" w:color="auto"/>
          </w:divBdr>
        </w:div>
        <w:div w:id="1808890827">
          <w:marLeft w:val="640"/>
          <w:marRight w:val="0"/>
          <w:marTop w:val="0"/>
          <w:marBottom w:val="0"/>
          <w:divBdr>
            <w:top w:val="none" w:sz="0" w:space="0" w:color="auto"/>
            <w:left w:val="none" w:sz="0" w:space="0" w:color="auto"/>
            <w:bottom w:val="none" w:sz="0" w:space="0" w:color="auto"/>
            <w:right w:val="none" w:sz="0" w:space="0" w:color="auto"/>
          </w:divBdr>
        </w:div>
        <w:div w:id="1005788954">
          <w:marLeft w:val="640"/>
          <w:marRight w:val="0"/>
          <w:marTop w:val="0"/>
          <w:marBottom w:val="0"/>
          <w:divBdr>
            <w:top w:val="none" w:sz="0" w:space="0" w:color="auto"/>
            <w:left w:val="none" w:sz="0" w:space="0" w:color="auto"/>
            <w:bottom w:val="none" w:sz="0" w:space="0" w:color="auto"/>
            <w:right w:val="none" w:sz="0" w:space="0" w:color="auto"/>
          </w:divBdr>
        </w:div>
        <w:div w:id="647246891">
          <w:marLeft w:val="640"/>
          <w:marRight w:val="0"/>
          <w:marTop w:val="0"/>
          <w:marBottom w:val="0"/>
          <w:divBdr>
            <w:top w:val="none" w:sz="0" w:space="0" w:color="auto"/>
            <w:left w:val="none" w:sz="0" w:space="0" w:color="auto"/>
            <w:bottom w:val="none" w:sz="0" w:space="0" w:color="auto"/>
            <w:right w:val="none" w:sz="0" w:space="0" w:color="auto"/>
          </w:divBdr>
        </w:div>
        <w:div w:id="1864905142">
          <w:marLeft w:val="640"/>
          <w:marRight w:val="0"/>
          <w:marTop w:val="0"/>
          <w:marBottom w:val="0"/>
          <w:divBdr>
            <w:top w:val="none" w:sz="0" w:space="0" w:color="auto"/>
            <w:left w:val="none" w:sz="0" w:space="0" w:color="auto"/>
            <w:bottom w:val="none" w:sz="0" w:space="0" w:color="auto"/>
            <w:right w:val="none" w:sz="0" w:space="0" w:color="auto"/>
          </w:divBdr>
        </w:div>
        <w:div w:id="815681044">
          <w:marLeft w:val="640"/>
          <w:marRight w:val="0"/>
          <w:marTop w:val="0"/>
          <w:marBottom w:val="0"/>
          <w:divBdr>
            <w:top w:val="none" w:sz="0" w:space="0" w:color="auto"/>
            <w:left w:val="none" w:sz="0" w:space="0" w:color="auto"/>
            <w:bottom w:val="none" w:sz="0" w:space="0" w:color="auto"/>
            <w:right w:val="none" w:sz="0" w:space="0" w:color="auto"/>
          </w:divBdr>
        </w:div>
        <w:div w:id="1846163252">
          <w:marLeft w:val="640"/>
          <w:marRight w:val="0"/>
          <w:marTop w:val="0"/>
          <w:marBottom w:val="0"/>
          <w:divBdr>
            <w:top w:val="none" w:sz="0" w:space="0" w:color="auto"/>
            <w:left w:val="none" w:sz="0" w:space="0" w:color="auto"/>
            <w:bottom w:val="none" w:sz="0" w:space="0" w:color="auto"/>
            <w:right w:val="none" w:sz="0" w:space="0" w:color="auto"/>
          </w:divBdr>
        </w:div>
        <w:div w:id="1874154041">
          <w:marLeft w:val="640"/>
          <w:marRight w:val="0"/>
          <w:marTop w:val="0"/>
          <w:marBottom w:val="0"/>
          <w:divBdr>
            <w:top w:val="none" w:sz="0" w:space="0" w:color="auto"/>
            <w:left w:val="none" w:sz="0" w:space="0" w:color="auto"/>
            <w:bottom w:val="none" w:sz="0" w:space="0" w:color="auto"/>
            <w:right w:val="none" w:sz="0" w:space="0" w:color="auto"/>
          </w:divBdr>
        </w:div>
        <w:div w:id="2050251977">
          <w:marLeft w:val="640"/>
          <w:marRight w:val="0"/>
          <w:marTop w:val="0"/>
          <w:marBottom w:val="0"/>
          <w:divBdr>
            <w:top w:val="none" w:sz="0" w:space="0" w:color="auto"/>
            <w:left w:val="none" w:sz="0" w:space="0" w:color="auto"/>
            <w:bottom w:val="none" w:sz="0" w:space="0" w:color="auto"/>
            <w:right w:val="none" w:sz="0" w:space="0" w:color="auto"/>
          </w:divBdr>
        </w:div>
        <w:div w:id="731197646">
          <w:marLeft w:val="640"/>
          <w:marRight w:val="0"/>
          <w:marTop w:val="0"/>
          <w:marBottom w:val="0"/>
          <w:divBdr>
            <w:top w:val="none" w:sz="0" w:space="0" w:color="auto"/>
            <w:left w:val="none" w:sz="0" w:space="0" w:color="auto"/>
            <w:bottom w:val="none" w:sz="0" w:space="0" w:color="auto"/>
            <w:right w:val="none" w:sz="0" w:space="0" w:color="auto"/>
          </w:divBdr>
        </w:div>
        <w:div w:id="1567690631">
          <w:marLeft w:val="640"/>
          <w:marRight w:val="0"/>
          <w:marTop w:val="0"/>
          <w:marBottom w:val="0"/>
          <w:divBdr>
            <w:top w:val="none" w:sz="0" w:space="0" w:color="auto"/>
            <w:left w:val="none" w:sz="0" w:space="0" w:color="auto"/>
            <w:bottom w:val="none" w:sz="0" w:space="0" w:color="auto"/>
            <w:right w:val="none" w:sz="0" w:space="0" w:color="auto"/>
          </w:divBdr>
        </w:div>
        <w:div w:id="1010913419">
          <w:marLeft w:val="640"/>
          <w:marRight w:val="0"/>
          <w:marTop w:val="0"/>
          <w:marBottom w:val="0"/>
          <w:divBdr>
            <w:top w:val="none" w:sz="0" w:space="0" w:color="auto"/>
            <w:left w:val="none" w:sz="0" w:space="0" w:color="auto"/>
            <w:bottom w:val="none" w:sz="0" w:space="0" w:color="auto"/>
            <w:right w:val="none" w:sz="0" w:space="0" w:color="auto"/>
          </w:divBdr>
        </w:div>
        <w:div w:id="304703601">
          <w:marLeft w:val="640"/>
          <w:marRight w:val="0"/>
          <w:marTop w:val="0"/>
          <w:marBottom w:val="0"/>
          <w:divBdr>
            <w:top w:val="none" w:sz="0" w:space="0" w:color="auto"/>
            <w:left w:val="none" w:sz="0" w:space="0" w:color="auto"/>
            <w:bottom w:val="none" w:sz="0" w:space="0" w:color="auto"/>
            <w:right w:val="none" w:sz="0" w:space="0" w:color="auto"/>
          </w:divBdr>
        </w:div>
        <w:div w:id="1456605235">
          <w:marLeft w:val="640"/>
          <w:marRight w:val="0"/>
          <w:marTop w:val="0"/>
          <w:marBottom w:val="0"/>
          <w:divBdr>
            <w:top w:val="none" w:sz="0" w:space="0" w:color="auto"/>
            <w:left w:val="none" w:sz="0" w:space="0" w:color="auto"/>
            <w:bottom w:val="none" w:sz="0" w:space="0" w:color="auto"/>
            <w:right w:val="none" w:sz="0" w:space="0" w:color="auto"/>
          </w:divBdr>
        </w:div>
        <w:div w:id="112098425">
          <w:marLeft w:val="640"/>
          <w:marRight w:val="0"/>
          <w:marTop w:val="0"/>
          <w:marBottom w:val="0"/>
          <w:divBdr>
            <w:top w:val="none" w:sz="0" w:space="0" w:color="auto"/>
            <w:left w:val="none" w:sz="0" w:space="0" w:color="auto"/>
            <w:bottom w:val="none" w:sz="0" w:space="0" w:color="auto"/>
            <w:right w:val="none" w:sz="0" w:space="0" w:color="auto"/>
          </w:divBdr>
        </w:div>
        <w:div w:id="1383286632">
          <w:marLeft w:val="640"/>
          <w:marRight w:val="0"/>
          <w:marTop w:val="0"/>
          <w:marBottom w:val="0"/>
          <w:divBdr>
            <w:top w:val="none" w:sz="0" w:space="0" w:color="auto"/>
            <w:left w:val="none" w:sz="0" w:space="0" w:color="auto"/>
            <w:bottom w:val="none" w:sz="0" w:space="0" w:color="auto"/>
            <w:right w:val="none" w:sz="0" w:space="0" w:color="auto"/>
          </w:divBdr>
        </w:div>
        <w:div w:id="1850215628">
          <w:marLeft w:val="640"/>
          <w:marRight w:val="0"/>
          <w:marTop w:val="0"/>
          <w:marBottom w:val="0"/>
          <w:divBdr>
            <w:top w:val="none" w:sz="0" w:space="0" w:color="auto"/>
            <w:left w:val="none" w:sz="0" w:space="0" w:color="auto"/>
            <w:bottom w:val="none" w:sz="0" w:space="0" w:color="auto"/>
            <w:right w:val="none" w:sz="0" w:space="0" w:color="auto"/>
          </w:divBdr>
        </w:div>
        <w:div w:id="1969360509">
          <w:marLeft w:val="640"/>
          <w:marRight w:val="0"/>
          <w:marTop w:val="0"/>
          <w:marBottom w:val="0"/>
          <w:divBdr>
            <w:top w:val="none" w:sz="0" w:space="0" w:color="auto"/>
            <w:left w:val="none" w:sz="0" w:space="0" w:color="auto"/>
            <w:bottom w:val="none" w:sz="0" w:space="0" w:color="auto"/>
            <w:right w:val="none" w:sz="0" w:space="0" w:color="auto"/>
          </w:divBdr>
        </w:div>
        <w:div w:id="1542982596">
          <w:marLeft w:val="640"/>
          <w:marRight w:val="0"/>
          <w:marTop w:val="0"/>
          <w:marBottom w:val="0"/>
          <w:divBdr>
            <w:top w:val="none" w:sz="0" w:space="0" w:color="auto"/>
            <w:left w:val="none" w:sz="0" w:space="0" w:color="auto"/>
            <w:bottom w:val="none" w:sz="0" w:space="0" w:color="auto"/>
            <w:right w:val="none" w:sz="0" w:space="0" w:color="auto"/>
          </w:divBdr>
        </w:div>
        <w:div w:id="1559779820">
          <w:marLeft w:val="640"/>
          <w:marRight w:val="0"/>
          <w:marTop w:val="0"/>
          <w:marBottom w:val="0"/>
          <w:divBdr>
            <w:top w:val="none" w:sz="0" w:space="0" w:color="auto"/>
            <w:left w:val="none" w:sz="0" w:space="0" w:color="auto"/>
            <w:bottom w:val="none" w:sz="0" w:space="0" w:color="auto"/>
            <w:right w:val="none" w:sz="0" w:space="0" w:color="auto"/>
          </w:divBdr>
        </w:div>
        <w:div w:id="1601184095">
          <w:marLeft w:val="640"/>
          <w:marRight w:val="0"/>
          <w:marTop w:val="0"/>
          <w:marBottom w:val="0"/>
          <w:divBdr>
            <w:top w:val="none" w:sz="0" w:space="0" w:color="auto"/>
            <w:left w:val="none" w:sz="0" w:space="0" w:color="auto"/>
            <w:bottom w:val="none" w:sz="0" w:space="0" w:color="auto"/>
            <w:right w:val="none" w:sz="0" w:space="0" w:color="auto"/>
          </w:divBdr>
        </w:div>
        <w:div w:id="1226989863">
          <w:marLeft w:val="640"/>
          <w:marRight w:val="0"/>
          <w:marTop w:val="0"/>
          <w:marBottom w:val="0"/>
          <w:divBdr>
            <w:top w:val="none" w:sz="0" w:space="0" w:color="auto"/>
            <w:left w:val="none" w:sz="0" w:space="0" w:color="auto"/>
            <w:bottom w:val="none" w:sz="0" w:space="0" w:color="auto"/>
            <w:right w:val="none" w:sz="0" w:space="0" w:color="auto"/>
          </w:divBdr>
        </w:div>
        <w:div w:id="996693398">
          <w:marLeft w:val="640"/>
          <w:marRight w:val="0"/>
          <w:marTop w:val="0"/>
          <w:marBottom w:val="0"/>
          <w:divBdr>
            <w:top w:val="none" w:sz="0" w:space="0" w:color="auto"/>
            <w:left w:val="none" w:sz="0" w:space="0" w:color="auto"/>
            <w:bottom w:val="none" w:sz="0" w:space="0" w:color="auto"/>
            <w:right w:val="none" w:sz="0" w:space="0" w:color="auto"/>
          </w:divBdr>
        </w:div>
        <w:div w:id="1952659469">
          <w:marLeft w:val="640"/>
          <w:marRight w:val="0"/>
          <w:marTop w:val="0"/>
          <w:marBottom w:val="0"/>
          <w:divBdr>
            <w:top w:val="none" w:sz="0" w:space="0" w:color="auto"/>
            <w:left w:val="none" w:sz="0" w:space="0" w:color="auto"/>
            <w:bottom w:val="none" w:sz="0" w:space="0" w:color="auto"/>
            <w:right w:val="none" w:sz="0" w:space="0" w:color="auto"/>
          </w:divBdr>
        </w:div>
        <w:div w:id="1408845256">
          <w:marLeft w:val="640"/>
          <w:marRight w:val="0"/>
          <w:marTop w:val="0"/>
          <w:marBottom w:val="0"/>
          <w:divBdr>
            <w:top w:val="none" w:sz="0" w:space="0" w:color="auto"/>
            <w:left w:val="none" w:sz="0" w:space="0" w:color="auto"/>
            <w:bottom w:val="none" w:sz="0" w:space="0" w:color="auto"/>
            <w:right w:val="none" w:sz="0" w:space="0" w:color="auto"/>
          </w:divBdr>
        </w:div>
      </w:divsChild>
    </w:div>
    <w:div w:id="723139402">
      <w:bodyDiv w:val="1"/>
      <w:marLeft w:val="0"/>
      <w:marRight w:val="0"/>
      <w:marTop w:val="0"/>
      <w:marBottom w:val="0"/>
      <w:divBdr>
        <w:top w:val="none" w:sz="0" w:space="0" w:color="auto"/>
        <w:left w:val="none" w:sz="0" w:space="0" w:color="auto"/>
        <w:bottom w:val="none" w:sz="0" w:space="0" w:color="auto"/>
        <w:right w:val="none" w:sz="0" w:space="0" w:color="auto"/>
      </w:divBdr>
    </w:div>
    <w:div w:id="723256495">
      <w:bodyDiv w:val="1"/>
      <w:marLeft w:val="0"/>
      <w:marRight w:val="0"/>
      <w:marTop w:val="0"/>
      <w:marBottom w:val="0"/>
      <w:divBdr>
        <w:top w:val="none" w:sz="0" w:space="0" w:color="auto"/>
        <w:left w:val="none" w:sz="0" w:space="0" w:color="auto"/>
        <w:bottom w:val="none" w:sz="0" w:space="0" w:color="auto"/>
        <w:right w:val="none" w:sz="0" w:space="0" w:color="auto"/>
      </w:divBdr>
    </w:div>
    <w:div w:id="723598183">
      <w:bodyDiv w:val="1"/>
      <w:marLeft w:val="0"/>
      <w:marRight w:val="0"/>
      <w:marTop w:val="0"/>
      <w:marBottom w:val="0"/>
      <w:divBdr>
        <w:top w:val="none" w:sz="0" w:space="0" w:color="auto"/>
        <w:left w:val="none" w:sz="0" w:space="0" w:color="auto"/>
        <w:bottom w:val="none" w:sz="0" w:space="0" w:color="auto"/>
        <w:right w:val="none" w:sz="0" w:space="0" w:color="auto"/>
      </w:divBdr>
    </w:div>
    <w:div w:id="724059765">
      <w:bodyDiv w:val="1"/>
      <w:marLeft w:val="0"/>
      <w:marRight w:val="0"/>
      <w:marTop w:val="0"/>
      <w:marBottom w:val="0"/>
      <w:divBdr>
        <w:top w:val="none" w:sz="0" w:space="0" w:color="auto"/>
        <w:left w:val="none" w:sz="0" w:space="0" w:color="auto"/>
        <w:bottom w:val="none" w:sz="0" w:space="0" w:color="auto"/>
        <w:right w:val="none" w:sz="0" w:space="0" w:color="auto"/>
      </w:divBdr>
      <w:divsChild>
        <w:div w:id="1948194037">
          <w:marLeft w:val="480"/>
          <w:marRight w:val="0"/>
          <w:marTop w:val="0"/>
          <w:marBottom w:val="0"/>
          <w:divBdr>
            <w:top w:val="none" w:sz="0" w:space="0" w:color="auto"/>
            <w:left w:val="none" w:sz="0" w:space="0" w:color="auto"/>
            <w:bottom w:val="none" w:sz="0" w:space="0" w:color="auto"/>
            <w:right w:val="none" w:sz="0" w:space="0" w:color="auto"/>
          </w:divBdr>
        </w:div>
        <w:div w:id="207180136">
          <w:marLeft w:val="480"/>
          <w:marRight w:val="0"/>
          <w:marTop w:val="0"/>
          <w:marBottom w:val="0"/>
          <w:divBdr>
            <w:top w:val="none" w:sz="0" w:space="0" w:color="auto"/>
            <w:left w:val="none" w:sz="0" w:space="0" w:color="auto"/>
            <w:bottom w:val="none" w:sz="0" w:space="0" w:color="auto"/>
            <w:right w:val="none" w:sz="0" w:space="0" w:color="auto"/>
          </w:divBdr>
        </w:div>
        <w:div w:id="841698223">
          <w:marLeft w:val="480"/>
          <w:marRight w:val="0"/>
          <w:marTop w:val="0"/>
          <w:marBottom w:val="0"/>
          <w:divBdr>
            <w:top w:val="none" w:sz="0" w:space="0" w:color="auto"/>
            <w:left w:val="none" w:sz="0" w:space="0" w:color="auto"/>
            <w:bottom w:val="none" w:sz="0" w:space="0" w:color="auto"/>
            <w:right w:val="none" w:sz="0" w:space="0" w:color="auto"/>
          </w:divBdr>
        </w:div>
        <w:div w:id="255797106">
          <w:marLeft w:val="480"/>
          <w:marRight w:val="0"/>
          <w:marTop w:val="0"/>
          <w:marBottom w:val="0"/>
          <w:divBdr>
            <w:top w:val="none" w:sz="0" w:space="0" w:color="auto"/>
            <w:left w:val="none" w:sz="0" w:space="0" w:color="auto"/>
            <w:bottom w:val="none" w:sz="0" w:space="0" w:color="auto"/>
            <w:right w:val="none" w:sz="0" w:space="0" w:color="auto"/>
          </w:divBdr>
        </w:div>
        <w:div w:id="1618870500">
          <w:marLeft w:val="480"/>
          <w:marRight w:val="0"/>
          <w:marTop w:val="0"/>
          <w:marBottom w:val="0"/>
          <w:divBdr>
            <w:top w:val="none" w:sz="0" w:space="0" w:color="auto"/>
            <w:left w:val="none" w:sz="0" w:space="0" w:color="auto"/>
            <w:bottom w:val="none" w:sz="0" w:space="0" w:color="auto"/>
            <w:right w:val="none" w:sz="0" w:space="0" w:color="auto"/>
          </w:divBdr>
        </w:div>
        <w:div w:id="1097864887">
          <w:marLeft w:val="480"/>
          <w:marRight w:val="0"/>
          <w:marTop w:val="0"/>
          <w:marBottom w:val="0"/>
          <w:divBdr>
            <w:top w:val="none" w:sz="0" w:space="0" w:color="auto"/>
            <w:left w:val="none" w:sz="0" w:space="0" w:color="auto"/>
            <w:bottom w:val="none" w:sz="0" w:space="0" w:color="auto"/>
            <w:right w:val="none" w:sz="0" w:space="0" w:color="auto"/>
          </w:divBdr>
        </w:div>
        <w:div w:id="144784933">
          <w:marLeft w:val="480"/>
          <w:marRight w:val="0"/>
          <w:marTop w:val="0"/>
          <w:marBottom w:val="0"/>
          <w:divBdr>
            <w:top w:val="none" w:sz="0" w:space="0" w:color="auto"/>
            <w:left w:val="none" w:sz="0" w:space="0" w:color="auto"/>
            <w:bottom w:val="none" w:sz="0" w:space="0" w:color="auto"/>
            <w:right w:val="none" w:sz="0" w:space="0" w:color="auto"/>
          </w:divBdr>
        </w:div>
        <w:div w:id="956567962">
          <w:marLeft w:val="480"/>
          <w:marRight w:val="0"/>
          <w:marTop w:val="0"/>
          <w:marBottom w:val="0"/>
          <w:divBdr>
            <w:top w:val="none" w:sz="0" w:space="0" w:color="auto"/>
            <w:left w:val="none" w:sz="0" w:space="0" w:color="auto"/>
            <w:bottom w:val="none" w:sz="0" w:space="0" w:color="auto"/>
            <w:right w:val="none" w:sz="0" w:space="0" w:color="auto"/>
          </w:divBdr>
        </w:div>
        <w:div w:id="1313563524">
          <w:marLeft w:val="480"/>
          <w:marRight w:val="0"/>
          <w:marTop w:val="0"/>
          <w:marBottom w:val="0"/>
          <w:divBdr>
            <w:top w:val="none" w:sz="0" w:space="0" w:color="auto"/>
            <w:left w:val="none" w:sz="0" w:space="0" w:color="auto"/>
            <w:bottom w:val="none" w:sz="0" w:space="0" w:color="auto"/>
            <w:right w:val="none" w:sz="0" w:space="0" w:color="auto"/>
          </w:divBdr>
        </w:div>
        <w:div w:id="1596867280">
          <w:marLeft w:val="480"/>
          <w:marRight w:val="0"/>
          <w:marTop w:val="0"/>
          <w:marBottom w:val="0"/>
          <w:divBdr>
            <w:top w:val="none" w:sz="0" w:space="0" w:color="auto"/>
            <w:left w:val="none" w:sz="0" w:space="0" w:color="auto"/>
            <w:bottom w:val="none" w:sz="0" w:space="0" w:color="auto"/>
            <w:right w:val="none" w:sz="0" w:space="0" w:color="auto"/>
          </w:divBdr>
        </w:div>
        <w:div w:id="866721213">
          <w:marLeft w:val="480"/>
          <w:marRight w:val="0"/>
          <w:marTop w:val="0"/>
          <w:marBottom w:val="0"/>
          <w:divBdr>
            <w:top w:val="none" w:sz="0" w:space="0" w:color="auto"/>
            <w:left w:val="none" w:sz="0" w:space="0" w:color="auto"/>
            <w:bottom w:val="none" w:sz="0" w:space="0" w:color="auto"/>
            <w:right w:val="none" w:sz="0" w:space="0" w:color="auto"/>
          </w:divBdr>
        </w:div>
        <w:div w:id="1879313337">
          <w:marLeft w:val="480"/>
          <w:marRight w:val="0"/>
          <w:marTop w:val="0"/>
          <w:marBottom w:val="0"/>
          <w:divBdr>
            <w:top w:val="none" w:sz="0" w:space="0" w:color="auto"/>
            <w:left w:val="none" w:sz="0" w:space="0" w:color="auto"/>
            <w:bottom w:val="none" w:sz="0" w:space="0" w:color="auto"/>
            <w:right w:val="none" w:sz="0" w:space="0" w:color="auto"/>
          </w:divBdr>
        </w:div>
        <w:div w:id="1126119365">
          <w:marLeft w:val="480"/>
          <w:marRight w:val="0"/>
          <w:marTop w:val="0"/>
          <w:marBottom w:val="0"/>
          <w:divBdr>
            <w:top w:val="none" w:sz="0" w:space="0" w:color="auto"/>
            <w:left w:val="none" w:sz="0" w:space="0" w:color="auto"/>
            <w:bottom w:val="none" w:sz="0" w:space="0" w:color="auto"/>
            <w:right w:val="none" w:sz="0" w:space="0" w:color="auto"/>
          </w:divBdr>
        </w:div>
        <w:div w:id="617295648">
          <w:marLeft w:val="480"/>
          <w:marRight w:val="0"/>
          <w:marTop w:val="0"/>
          <w:marBottom w:val="0"/>
          <w:divBdr>
            <w:top w:val="none" w:sz="0" w:space="0" w:color="auto"/>
            <w:left w:val="none" w:sz="0" w:space="0" w:color="auto"/>
            <w:bottom w:val="none" w:sz="0" w:space="0" w:color="auto"/>
            <w:right w:val="none" w:sz="0" w:space="0" w:color="auto"/>
          </w:divBdr>
        </w:div>
        <w:div w:id="2096171050">
          <w:marLeft w:val="480"/>
          <w:marRight w:val="0"/>
          <w:marTop w:val="0"/>
          <w:marBottom w:val="0"/>
          <w:divBdr>
            <w:top w:val="none" w:sz="0" w:space="0" w:color="auto"/>
            <w:left w:val="none" w:sz="0" w:space="0" w:color="auto"/>
            <w:bottom w:val="none" w:sz="0" w:space="0" w:color="auto"/>
            <w:right w:val="none" w:sz="0" w:space="0" w:color="auto"/>
          </w:divBdr>
        </w:div>
        <w:div w:id="761099110">
          <w:marLeft w:val="480"/>
          <w:marRight w:val="0"/>
          <w:marTop w:val="0"/>
          <w:marBottom w:val="0"/>
          <w:divBdr>
            <w:top w:val="none" w:sz="0" w:space="0" w:color="auto"/>
            <w:left w:val="none" w:sz="0" w:space="0" w:color="auto"/>
            <w:bottom w:val="none" w:sz="0" w:space="0" w:color="auto"/>
            <w:right w:val="none" w:sz="0" w:space="0" w:color="auto"/>
          </w:divBdr>
        </w:div>
        <w:div w:id="695620409">
          <w:marLeft w:val="480"/>
          <w:marRight w:val="0"/>
          <w:marTop w:val="0"/>
          <w:marBottom w:val="0"/>
          <w:divBdr>
            <w:top w:val="none" w:sz="0" w:space="0" w:color="auto"/>
            <w:left w:val="none" w:sz="0" w:space="0" w:color="auto"/>
            <w:bottom w:val="none" w:sz="0" w:space="0" w:color="auto"/>
            <w:right w:val="none" w:sz="0" w:space="0" w:color="auto"/>
          </w:divBdr>
        </w:div>
        <w:div w:id="1528324639">
          <w:marLeft w:val="480"/>
          <w:marRight w:val="0"/>
          <w:marTop w:val="0"/>
          <w:marBottom w:val="0"/>
          <w:divBdr>
            <w:top w:val="none" w:sz="0" w:space="0" w:color="auto"/>
            <w:left w:val="none" w:sz="0" w:space="0" w:color="auto"/>
            <w:bottom w:val="none" w:sz="0" w:space="0" w:color="auto"/>
            <w:right w:val="none" w:sz="0" w:space="0" w:color="auto"/>
          </w:divBdr>
        </w:div>
        <w:div w:id="1949196683">
          <w:marLeft w:val="480"/>
          <w:marRight w:val="0"/>
          <w:marTop w:val="0"/>
          <w:marBottom w:val="0"/>
          <w:divBdr>
            <w:top w:val="none" w:sz="0" w:space="0" w:color="auto"/>
            <w:left w:val="none" w:sz="0" w:space="0" w:color="auto"/>
            <w:bottom w:val="none" w:sz="0" w:space="0" w:color="auto"/>
            <w:right w:val="none" w:sz="0" w:space="0" w:color="auto"/>
          </w:divBdr>
        </w:div>
        <w:div w:id="694118711">
          <w:marLeft w:val="480"/>
          <w:marRight w:val="0"/>
          <w:marTop w:val="0"/>
          <w:marBottom w:val="0"/>
          <w:divBdr>
            <w:top w:val="none" w:sz="0" w:space="0" w:color="auto"/>
            <w:left w:val="none" w:sz="0" w:space="0" w:color="auto"/>
            <w:bottom w:val="none" w:sz="0" w:space="0" w:color="auto"/>
            <w:right w:val="none" w:sz="0" w:space="0" w:color="auto"/>
          </w:divBdr>
        </w:div>
        <w:div w:id="23676605">
          <w:marLeft w:val="480"/>
          <w:marRight w:val="0"/>
          <w:marTop w:val="0"/>
          <w:marBottom w:val="0"/>
          <w:divBdr>
            <w:top w:val="none" w:sz="0" w:space="0" w:color="auto"/>
            <w:left w:val="none" w:sz="0" w:space="0" w:color="auto"/>
            <w:bottom w:val="none" w:sz="0" w:space="0" w:color="auto"/>
            <w:right w:val="none" w:sz="0" w:space="0" w:color="auto"/>
          </w:divBdr>
        </w:div>
        <w:div w:id="1405181921">
          <w:marLeft w:val="480"/>
          <w:marRight w:val="0"/>
          <w:marTop w:val="0"/>
          <w:marBottom w:val="0"/>
          <w:divBdr>
            <w:top w:val="none" w:sz="0" w:space="0" w:color="auto"/>
            <w:left w:val="none" w:sz="0" w:space="0" w:color="auto"/>
            <w:bottom w:val="none" w:sz="0" w:space="0" w:color="auto"/>
            <w:right w:val="none" w:sz="0" w:space="0" w:color="auto"/>
          </w:divBdr>
        </w:div>
        <w:div w:id="1454324751">
          <w:marLeft w:val="480"/>
          <w:marRight w:val="0"/>
          <w:marTop w:val="0"/>
          <w:marBottom w:val="0"/>
          <w:divBdr>
            <w:top w:val="none" w:sz="0" w:space="0" w:color="auto"/>
            <w:left w:val="none" w:sz="0" w:space="0" w:color="auto"/>
            <w:bottom w:val="none" w:sz="0" w:space="0" w:color="auto"/>
            <w:right w:val="none" w:sz="0" w:space="0" w:color="auto"/>
          </w:divBdr>
        </w:div>
        <w:div w:id="884491603">
          <w:marLeft w:val="480"/>
          <w:marRight w:val="0"/>
          <w:marTop w:val="0"/>
          <w:marBottom w:val="0"/>
          <w:divBdr>
            <w:top w:val="none" w:sz="0" w:space="0" w:color="auto"/>
            <w:left w:val="none" w:sz="0" w:space="0" w:color="auto"/>
            <w:bottom w:val="none" w:sz="0" w:space="0" w:color="auto"/>
            <w:right w:val="none" w:sz="0" w:space="0" w:color="auto"/>
          </w:divBdr>
        </w:div>
        <w:div w:id="666901178">
          <w:marLeft w:val="480"/>
          <w:marRight w:val="0"/>
          <w:marTop w:val="0"/>
          <w:marBottom w:val="0"/>
          <w:divBdr>
            <w:top w:val="none" w:sz="0" w:space="0" w:color="auto"/>
            <w:left w:val="none" w:sz="0" w:space="0" w:color="auto"/>
            <w:bottom w:val="none" w:sz="0" w:space="0" w:color="auto"/>
            <w:right w:val="none" w:sz="0" w:space="0" w:color="auto"/>
          </w:divBdr>
        </w:div>
        <w:div w:id="1355231397">
          <w:marLeft w:val="480"/>
          <w:marRight w:val="0"/>
          <w:marTop w:val="0"/>
          <w:marBottom w:val="0"/>
          <w:divBdr>
            <w:top w:val="none" w:sz="0" w:space="0" w:color="auto"/>
            <w:left w:val="none" w:sz="0" w:space="0" w:color="auto"/>
            <w:bottom w:val="none" w:sz="0" w:space="0" w:color="auto"/>
            <w:right w:val="none" w:sz="0" w:space="0" w:color="auto"/>
          </w:divBdr>
        </w:div>
        <w:div w:id="1366247761">
          <w:marLeft w:val="480"/>
          <w:marRight w:val="0"/>
          <w:marTop w:val="0"/>
          <w:marBottom w:val="0"/>
          <w:divBdr>
            <w:top w:val="none" w:sz="0" w:space="0" w:color="auto"/>
            <w:left w:val="none" w:sz="0" w:space="0" w:color="auto"/>
            <w:bottom w:val="none" w:sz="0" w:space="0" w:color="auto"/>
            <w:right w:val="none" w:sz="0" w:space="0" w:color="auto"/>
          </w:divBdr>
        </w:div>
        <w:div w:id="1003750087">
          <w:marLeft w:val="480"/>
          <w:marRight w:val="0"/>
          <w:marTop w:val="0"/>
          <w:marBottom w:val="0"/>
          <w:divBdr>
            <w:top w:val="none" w:sz="0" w:space="0" w:color="auto"/>
            <w:left w:val="none" w:sz="0" w:space="0" w:color="auto"/>
            <w:bottom w:val="none" w:sz="0" w:space="0" w:color="auto"/>
            <w:right w:val="none" w:sz="0" w:space="0" w:color="auto"/>
          </w:divBdr>
        </w:div>
        <w:div w:id="280499971">
          <w:marLeft w:val="480"/>
          <w:marRight w:val="0"/>
          <w:marTop w:val="0"/>
          <w:marBottom w:val="0"/>
          <w:divBdr>
            <w:top w:val="none" w:sz="0" w:space="0" w:color="auto"/>
            <w:left w:val="none" w:sz="0" w:space="0" w:color="auto"/>
            <w:bottom w:val="none" w:sz="0" w:space="0" w:color="auto"/>
            <w:right w:val="none" w:sz="0" w:space="0" w:color="auto"/>
          </w:divBdr>
        </w:div>
        <w:div w:id="1649822828">
          <w:marLeft w:val="480"/>
          <w:marRight w:val="0"/>
          <w:marTop w:val="0"/>
          <w:marBottom w:val="0"/>
          <w:divBdr>
            <w:top w:val="none" w:sz="0" w:space="0" w:color="auto"/>
            <w:left w:val="none" w:sz="0" w:space="0" w:color="auto"/>
            <w:bottom w:val="none" w:sz="0" w:space="0" w:color="auto"/>
            <w:right w:val="none" w:sz="0" w:space="0" w:color="auto"/>
          </w:divBdr>
        </w:div>
        <w:div w:id="1523858458">
          <w:marLeft w:val="480"/>
          <w:marRight w:val="0"/>
          <w:marTop w:val="0"/>
          <w:marBottom w:val="0"/>
          <w:divBdr>
            <w:top w:val="none" w:sz="0" w:space="0" w:color="auto"/>
            <w:left w:val="none" w:sz="0" w:space="0" w:color="auto"/>
            <w:bottom w:val="none" w:sz="0" w:space="0" w:color="auto"/>
            <w:right w:val="none" w:sz="0" w:space="0" w:color="auto"/>
          </w:divBdr>
        </w:div>
        <w:div w:id="1004015834">
          <w:marLeft w:val="480"/>
          <w:marRight w:val="0"/>
          <w:marTop w:val="0"/>
          <w:marBottom w:val="0"/>
          <w:divBdr>
            <w:top w:val="none" w:sz="0" w:space="0" w:color="auto"/>
            <w:left w:val="none" w:sz="0" w:space="0" w:color="auto"/>
            <w:bottom w:val="none" w:sz="0" w:space="0" w:color="auto"/>
            <w:right w:val="none" w:sz="0" w:space="0" w:color="auto"/>
          </w:divBdr>
        </w:div>
        <w:div w:id="351537257">
          <w:marLeft w:val="480"/>
          <w:marRight w:val="0"/>
          <w:marTop w:val="0"/>
          <w:marBottom w:val="0"/>
          <w:divBdr>
            <w:top w:val="none" w:sz="0" w:space="0" w:color="auto"/>
            <w:left w:val="none" w:sz="0" w:space="0" w:color="auto"/>
            <w:bottom w:val="none" w:sz="0" w:space="0" w:color="auto"/>
            <w:right w:val="none" w:sz="0" w:space="0" w:color="auto"/>
          </w:divBdr>
        </w:div>
        <w:div w:id="934896001">
          <w:marLeft w:val="480"/>
          <w:marRight w:val="0"/>
          <w:marTop w:val="0"/>
          <w:marBottom w:val="0"/>
          <w:divBdr>
            <w:top w:val="none" w:sz="0" w:space="0" w:color="auto"/>
            <w:left w:val="none" w:sz="0" w:space="0" w:color="auto"/>
            <w:bottom w:val="none" w:sz="0" w:space="0" w:color="auto"/>
            <w:right w:val="none" w:sz="0" w:space="0" w:color="auto"/>
          </w:divBdr>
        </w:div>
        <w:div w:id="992222737">
          <w:marLeft w:val="480"/>
          <w:marRight w:val="0"/>
          <w:marTop w:val="0"/>
          <w:marBottom w:val="0"/>
          <w:divBdr>
            <w:top w:val="none" w:sz="0" w:space="0" w:color="auto"/>
            <w:left w:val="none" w:sz="0" w:space="0" w:color="auto"/>
            <w:bottom w:val="none" w:sz="0" w:space="0" w:color="auto"/>
            <w:right w:val="none" w:sz="0" w:space="0" w:color="auto"/>
          </w:divBdr>
        </w:div>
        <w:div w:id="174418806">
          <w:marLeft w:val="480"/>
          <w:marRight w:val="0"/>
          <w:marTop w:val="0"/>
          <w:marBottom w:val="0"/>
          <w:divBdr>
            <w:top w:val="none" w:sz="0" w:space="0" w:color="auto"/>
            <w:left w:val="none" w:sz="0" w:space="0" w:color="auto"/>
            <w:bottom w:val="none" w:sz="0" w:space="0" w:color="auto"/>
            <w:right w:val="none" w:sz="0" w:space="0" w:color="auto"/>
          </w:divBdr>
        </w:div>
        <w:div w:id="1125468799">
          <w:marLeft w:val="480"/>
          <w:marRight w:val="0"/>
          <w:marTop w:val="0"/>
          <w:marBottom w:val="0"/>
          <w:divBdr>
            <w:top w:val="none" w:sz="0" w:space="0" w:color="auto"/>
            <w:left w:val="none" w:sz="0" w:space="0" w:color="auto"/>
            <w:bottom w:val="none" w:sz="0" w:space="0" w:color="auto"/>
            <w:right w:val="none" w:sz="0" w:space="0" w:color="auto"/>
          </w:divBdr>
        </w:div>
        <w:div w:id="1983654194">
          <w:marLeft w:val="480"/>
          <w:marRight w:val="0"/>
          <w:marTop w:val="0"/>
          <w:marBottom w:val="0"/>
          <w:divBdr>
            <w:top w:val="none" w:sz="0" w:space="0" w:color="auto"/>
            <w:left w:val="none" w:sz="0" w:space="0" w:color="auto"/>
            <w:bottom w:val="none" w:sz="0" w:space="0" w:color="auto"/>
            <w:right w:val="none" w:sz="0" w:space="0" w:color="auto"/>
          </w:divBdr>
        </w:div>
        <w:div w:id="1848979833">
          <w:marLeft w:val="480"/>
          <w:marRight w:val="0"/>
          <w:marTop w:val="0"/>
          <w:marBottom w:val="0"/>
          <w:divBdr>
            <w:top w:val="none" w:sz="0" w:space="0" w:color="auto"/>
            <w:left w:val="none" w:sz="0" w:space="0" w:color="auto"/>
            <w:bottom w:val="none" w:sz="0" w:space="0" w:color="auto"/>
            <w:right w:val="none" w:sz="0" w:space="0" w:color="auto"/>
          </w:divBdr>
        </w:div>
        <w:div w:id="405691510">
          <w:marLeft w:val="480"/>
          <w:marRight w:val="0"/>
          <w:marTop w:val="0"/>
          <w:marBottom w:val="0"/>
          <w:divBdr>
            <w:top w:val="none" w:sz="0" w:space="0" w:color="auto"/>
            <w:left w:val="none" w:sz="0" w:space="0" w:color="auto"/>
            <w:bottom w:val="none" w:sz="0" w:space="0" w:color="auto"/>
            <w:right w:val="none" w:sz="0" w:space="0" w:color="auto"/>
          </w:divBdr>
        </w:div>
        <w:div w:id="1258947176">
          <w:marLeft w:val="480"/>
          <w:marRight w:val="0"/>
          <w:marTop w:val="0"/>
          <w:marBottom w:val="0"/>
          <w:divBdr>
            <w:top w:val="none" w:sz="0" w:space="0" w:color="auto"/>
            <w:left w:val="none" w:sz="0" w:space="0" w:color="auto"/>
            <w:bottom w:val="none" w:sz="0" w:space="0" w:color="auto"/>
            <w:right w:val="none" w:sz="0" w:space="0" w:color="auto"/>
          </w:divBdr>
        </w:div>
        <w:div w:id="1518226051">
          <w:marLeft w:val="480"/>
          <w:marRight w:val="0"/>
          <w:marTop w:val="0"/>
          <w:marBottom w:val="0"/>
          <w:divBdr>
            <w:top w:val="none" w:sz="0" w:space="0" w:color="auto"/>
            <w:left w:val="none" w:sz="0" w:space="0" w:color="auto"/>
            <w:bottom w:val="none" w:sz="0" w:space="0" w:color="auto"/>
            <w:right w:val="none" w:sz="0" w:space="0" w:color="auto"/>
          </w:divBdr>
        </w:div>
        <w:div w:id="646326432">
          <w:marLeft w:val="480"/>
          <w:marRight w:val="0"/>
          <w:marTop w:val="0"/>
          <w:marBottom w:val="0"/>
          <w:divBdr>
            <w:top w:val="none" w:sz="0" w:space="0" w:color="auto"/>
            <w:left w:val="none" w:sz="0" w:space="0" w:color="auto"/>
            <w:bottom w:val="none" w:sz="0" w:space="0" w:color="auto"/>
            <w:right w:val="none" w:sz="0" w:space="0" w:color="auto"/>
          </w:divBdr>
        </w:div>
        <w:div w:id="489103621">
          <w:marLeft w:val="480"/>
          <w:marRight w:val="0"/>
          <w:marTop w:val="0"/>
          <w:marBottom w:val="0"/>
          <w:divBdr>
            <w:top w:val="none" w:sz="0" w:space="0" w:color="auto"/>
            <w:left w:val="none" w:sz="0" w:space="0" w:color="auto"/>
            <w:bottom w:val="none" w:sz="0" w:space="0" w:color="auto"/>
            <w:right w:val="none" w:sz="0" w:space="0" w:color="auto"/>
          </w:divBdr>
        </w:div>
        <w:div w:id="1112555858">
          <w:marLeft w:val="480"/>
          <w:marRight w:val="0"/>
          <w:marTop w:val="0"/>
          <w:marBottom w:val="0"/>
          <w:divBdr>
            <w:top w:val="none" w:sz="0" w:space="0" w:color="auto"/>
            <w:left w:val="none" w:sz="0" w:space="0" w:color="auto"/>
            <w:bottom w:val="none" w:sz="0" w:space="0" w:color="auto"/>
            <w:right w:val="none" w:sz="0" w:space="0" w:color="auto"/>
          </w:divBdr>
        </w:div>
        <w:div w:id="292248279">
          <w:marLeft w:val="480"/>
          <w:marRight w:val="0"/>
          <w:marTop w:val="0"/>
          <w:marBottom w:val="0"/>
          <w:divBdr>
            <w:top w:val="none" w:sz="0" w:space="0" w:color="auto"/>
            <w:left w:val="none" w:sz="0" w:space="0" w:color="auto"/>
            <w:bottom w:val="none" w:sz="0" w:space="0" w:color="auto"/>
            <w:right w:val="none" w:sz="0" w:space="0" w:color="auto"/>
          </w:divBdr>
        </w:div>
        <w:div w:id="422579703">
          <w:marLeft w:val="480"/>
          <w:marRight w:val="0"/>
          <w:marTop w:val="0"/>
          <w:marBottom w:val="0"/>
          <w:divBdr>
            <w:top w:val="none" w:sz="0" w:space="0" w:color="auto"/>
            <w:left w:val="none" w:sz="0" w:space="0" w:color="auto"/>
            <w:bottom w:val="none" w:sz="0" w:space="0" w:color="auto"/>
            <w:right w:val="none" w:sz="0" w:space="0" w:color="auto"/>
          </w:divBdr>
        </w:div>
        <w:div w:id="1526014529">
          <w:marLeft w:val="480"/>
          <w:marRight w:val="0"/>
          <w:marTop w:val="0"/>
          <w:marBottom w:val="0"/>
          <w:divBdr>
            <w:top w:val="none" w:sz="0" w:space="0" w:color="auto"/>
            <w:left w:val="none" w:sz="0" w:space="0" w:color="auto"/>
            <w:bottom w:val="none" w:sz="0" w:space="0" w:color="auto"/>
            <w:right w:val="none" w:sz="0" w:space="0" w:color="auto"/>
          </w:divBdr>
        </w:div>
        <w:div w:id="943268334">
          <w:marLeft w:val="480"/>
          <w:marRight w:val="0"/>
          <w:marTop w:val="0"/>
          <w:marBottom w:val="0"/>
          <w:divBdr>
            <w:top w:val="none" w:sz="0" w:space="0" w:color="auto"/>
            <w:left w:val="none" w:sz="0" w:space="0" w:color="auto"/>
            <w:bottom w:val="none" w:sz="0" w:space="0" w:color="auto"/>
            <w:right w:val="none" w:sz="0" w:space="0" w:color="auto"/>
          </w:divBdr>
        </w:div>
        <w:div w:id="967247971">
          <w:marLeft w:val="480"/>
          <w:marRight w:val="0"/>
          <w:marTop w:val="0"/>
          <w:marBottom w:val="0"/>
          <w:divBdr>
            <w:top w:val="none" w:sz="0" w:space="0" w:color="auto"/>
            <w:left w:val="none" w:sz="0" w:space="0" w:color="auto"/>
            <w:bottom w:val="none" w:sz="0" w:space="0" w:color="auto"/>
            <w:right w:val="none" w:sz="0" w:space="0" w:color="auto"/>
          </w:divBdr>
        </w:div>
        <w:div w:id="1210651081">
          <w:marLeft w:val="480"/>
          <w:marRight w:val="0"/>
          <w:marTop w:val="0"/>
          <w:marBottom w:val="0"/>
          <w:divBdr>
            <w:top w:val="none" w:sz="0" w:space="0" w:color="auto"/>
            <w:left w:val="none" w:sz="0" w:space="0" w:color="auto"/>
            <w:bottom w:val="none" w:sz="0" w:space="0" w:color="auto"/>
            <w:right w:val="none" w:sz="0" w:space="0" w:color="auto"/>
          </w:divBdr>
        </w:div>
        <w:div w:id="1584532180">
          <w:marLeft w:val="480"/>
          <w:marRight w:val="0"/>
          <w:marTop w:val="0"/>
          <w:marBottom w:val="0"/>
          <w:divBdr>
            <w:top w:val="none" w:sz="0" w:space="0" w:color="auto"/>
            <w:left w:val="none" w:sz="0" w:space="0" w:color="auto"/>
            <w:bottom w:val="none" w:sz="0" w:space="0" w:color="auto"/>
            <w:right w:val="none" w:sz="0" w:space="0" w:color="auto"/>
          </w:divBdr>
        </w:div>
        <w:div w:id="1782913327">
          <w:marLeft w:val="480"/>
          <w:marRight w:val="0"/>
          <w:marTop w:val="0"/>
          <w:marBottom w:val="0"/>
          <w:divBdr>
            <w:top w:val="none" w:sz="0" w:space="0" w:color="auto"/>
            <w:left w:val="none" w:sz="0" w:space="0" w:color="auto"/>
            <w:bottom w:val="none" w:sz="0" w:space="0" w:color="auto"/>
            <w:right w:val="none" w:sz="0" w:space="0" w:color="auto"/>
          </w:divBdr>
        </w:div>
      </w:divsChild>
    </w:div>
    <w:div w:id="724374233">
      <w:bodyDiv w:val="1"/>
      <w:marLeft w:val="0"/>
      <w:marRight w:val="0"/>
      <w:marTop w:val="0"/>
      <w:marBottom w:val="0"/>
      <w:divBdr>
        <w:top w:val="none" w:sz="0" w:space="0" w:color="auto"/>
        <w:left w:val="none" w:sz="0" w:space="0" w:color="auto"/>
        <w:bottom w:val="none" w:sz="0" w:space="0" w:color="auto"/>
        <w:right w:val="none" w:sz="0" w:space="0" w:color="auto"/>
      </w:divBdr>
    </w:div>
    <w:div w:id="724524914">
      <w:bodyDiv w:val="1"/>
      <w:marLeft w:val="0"/>
      <w:marRight w:val="0"/>
      <w:marTop w:val="0"/>
      <w:marBottom w:val="0"/>
      <w:divBdr>
        <w:top w:val="none" w:sz="0" w:space="0" w:color="auto"/>
        <w:left w:val="none" w:sz="0" w:space="0" w:color="auto"/>
        <w:bottom w:val="none" w:sz="0" w:space="0" w:color="auto"/>
        <w:right w:val="none" w:sz="0" w:space="0" w:color="auto"/>
      </w:divBdr>
    </w:div>
    <w:div w:id="724910152">
      <w:bodyDiv w:val="1"/>
      <w:marLeft w:val="0"/>
      <w:marRight w:val="0"/>
      <w:marTop w:val="0"/>
      <w:marBottom w:val="0"/>
      <w:divBdr>
        <w:top w:val="none" w:sz="0" w:space="0" w:color="auto"/>
        <w:left w:val="none" w:sz="0" w:space="0" w:color="auto"/>
        <w:bottom w:val="none" w:sz="0" w:space="0" w:color="auto"/>
        <w:right w:val="none" w:sz="0" w:space="0" w:color="auto"/>
      </w:divBdr>
    </w:div>
    <w:div w:id="724985373">
      <w:bodyDiv w:val="1"/>
      <w:marLeft w:val="0"/>
      <w:marRight w:val="0"/>
      <w:marTop w:val="0"/>
      <w:marBottom w:val="0"/>
      <w:divBdr>
        <w:top w:val="none" w:sz="0" w:space="0" w:color="auto"/>
        <w:left w:val="none" w:sz="0" w:space="0" w:color="auto"/>
        <w:bottom w:val="none" w:sz="0" w:space="0" w:color="auto"/>
        <w:right w:val="none" w:sz="0" w:space="0" w:color="auto"/>
      </w:divBdr>
    </w:div>
    <w:div w:id="725614811">
      <w:bodyDiv w:val="1"/>
      <w:marLeft w:val="0"/>
      <w:marRight w:val="0"/>
      <w:marTop w:val="0"/>
      <w:marBottom w:val="0"/>
      <w:divBdr>
        <w:top w:val="none" w:sz="0" w:space="0" w:color="auto"/>
        <w:left w:val="none" w:sz="0" w:space="0" w:color="auto"/>
        <w:bottom w:val="none" w:sz="0" w:space="0" w:color="auto"/>
        <w:right w:val="none" w:sz="0" w:space="0" w:color="auto"/>
      </w:divBdr>
    </w:div>
    <w:div w:id="725882998">
      <w:bodyDiv w:val="1"/>
      <w:marLeft w:val="0"/>
      <w:marRight w:val="0"/>
      <w:marTop w:val="0"/>
      <w:marBottom w:val="0"/>
      <w:divBdr>
        <w:top w:val="none" w:sz="0" w:space="0" w:color="auto"/>
        <w:left w:val="none" w:sz="0" w:space="0" w:color="auto"/>
        <w:bottom w:val="none" w:sz="0" w:space="0" w:color="auto"/>
        <w:right w:val="none" w:sz="0" w:space="0" w:color="auto"/>
      </w:divBdr>
    </w:div>
    <w:div w:id="726145161">
      <w:bodyDiv w:val="1"/>
      <w:marLeft w:val="0"/>
      <w:marRight w:val="0"/>
      <w:marTop w:val="0"/>
      <w:marBottom w:val="0"/>
      <w:divBdr>
        <w:top w:val="none" w:sz="0" w:space="0" w:color="auto"/>
        <w:left w:val="none" w:sz="0" w:space="0" w:color="auto"/>
        <w:bottom w:val="none" w:sz="0" w:space="0" w:color="auto"/>
        <w:right w:val="none" w:sz="0" w:space="0" w:color="auto"/>
      </w:divBdr>
    </w:div>
    <w:div w:id="726294138">
      <w:bodyDiv w:val="1"/>
      <w:marLeft w:val="0"/>
      <w:marRight w:val="0"/>
      <w:marTop w:val="0"/>
      <w:marBottom w:val="0"/>
      <w:divBdr>
        <w:top w:val="none" w:sz="0" w:space="0" w:color="auto"/>
        <w:left w:val="none" w:sz="0" w:space="0" w:color="auto"/>
        <w:bottom w:val="none" w:sz="0" w:space="0" w:color="auto"/>
        <w:right w:val="none" w:sz="0" w:space="0" w:color="auto"/>
      </w:divBdr>
    </w:div>
    <w:div w:id="726413895">
      <w:bodyDiv w:val="1"/>
      <w:marLeft w:val="0"/>
      <w:marRight w:val="0"/>
      <w:marTop w:val="0"/>
      <w:marBottom w:val="0"/>
      <w:divBdr>
        <w:top w:val="none" w:sz="0" w:space="0" w:color="auto"/>
        <w:left w:val="none" w:sz="0" w:space="0" w:color="auto"/>
        <w:bottom w:val="none" w:sz="0" w:space="0" w:color="auto"/>
        <w:right w:val="none" w:sz="0" w:space="0" w:color="auto"/>
      </w:divBdr>
    </w:div>
    <w:div w:id="726538416">
      <w:bodyDiv w:val="1"/>
      <w:marLeft w:val="0"/>
      <w:marRight w:val="0"/>
      <w:marTop w:val="0"/>
      <w:marBottom w:val="0"/>
      <w:divBdr>
        <w:top w:val="none" w:sz="0" w:space="0" w:color="auto"/>
        <w:left w:val="none" w:sz="0" w:space="0" w:color="auto"/>
        <w:bottom w:val="none" w:sz="0" w:space="0" w:color="auto"/>
        <w:right w:val="none" w:sz="0" w:space="0" w:color="auto"/>
      </w:divBdr>
    </w:div>
    <w:div w:id="726877752">
      <w:bodyDiv w:val="1"/>
      <w:marLeft w:val="0"/>
      <w:marRight w:val="0"/>
      <w:marTop w:val="0"/>
      <w:marBottom w:val="0"/>
      <w:divBdr>
        <w:top w:val="none" w:sz="0" w:space="0" w:color="auto"/>
        <w:left w:val="none" w:sz="0" w:space="0" w:color="auto"/>
        <w:bottom w:val="none" w:sz="0" w:space="0" w:color="auto"/>
        <w:right w:val="none" w:sz="0" w:space="0" w:color="auto"/>
      </w:divBdr>
    </w:div>
    <w:div w:id="728069629">
      <w:bodyDiv w:val="1"/>
      <w:marLeft w:val="0"/>
      <w:marRight w:val="0"/>
      <w:marTop w:val="0"/>
      <w:marBottom w:val="0"/>
      <w:divBdr>
        <w:top w:val="none" w:sz="0" w:space="0" w:color="auto"/>
        <w:left w:val="none" w:sz="0" w:space="0" w:color="auto"/>
        <w:bottom w:val="none" w:sz="0" w:space="0" w:color="auto"/>
        <w:right w:val="none" w:sz="0" w:space="0" w:color="auto"/>
      </w:divBdr>
    </w:div>
    <w:div w:id="728111610">
      <w:bodyDiv w:val="1"/>
      <w:marLeft w:val="0"/>
      <w:marRight w:val="0"/>
      <w:marTop w:val="0"/>
      <w:marBottom w:val="0"/>
      <w:divBdr>
        <w:top w:val="none" w:sz="0" w:space="0" w:color="auto"/>
        <w:left w:val="none" w:sz="0" w:space="0" w:color="auto"/>
        <w:bottom w:val="none" w:sz="0" w:space="0" w:color="auto"/>
        <w:right w:val="none" w:sz="0" w:space="0" w:color="auto"/>
      </w:divBdr>
    </w:div>
    <w:div w:id="728185377">
      <w:bodyDiv w:val="1"/>
      <w:marLeft w:val="0"/>
      <w:marRight w:val="0"/>
      <w:marTop w:val="0"/>
      <w:marBottom w:val="0"/>
      <w:divBdr>
        <w:top w:val="none" w:sz="0" w:space="0" w:color="auto"/>
        <w:left w:val="none" w:sz="0" w:space="0" w:color="auto"/>
        <w:bottom w:val="none" w:sz="0" w:space="0" w:color="auto"/>
        <w:right w:val="none" w:sz="0" w:space="0" w:color="auto"/>
      </w:divBdr>
    </w:div>
    <w:div w:id="728530595">
      <w:bodyDiv w:val="1"/>
      <w:marLeft w:val="0"/>
      <w:marRight w:val="0"/>
      <w:marTop w:val="0"/>
      <w:marBottom w:val="0"/>
      <w:divBdr>
        <w:top w:val="none" w:sz="0" w:space="0" w:color="auto"/>
        <w:left w:val="none" w:sz="0" w:space="0" w:color="auto"/>
        <w:bottom w:val="none" w:sz="0" w:space="0" w:color="auto"/>
        <w:right w:val="none" w:sz="0" w:space="0" w:color="auto"/>
      </w:divBdr>
    </w:div>
    <w:div w:id="728652451">
      <w:bodyDiv w:val="1"/>
      <w:marLeft w:val="0"/>
      <w:marRight w:val="0"/>
      <w:marTop w:val="0"/>
      <w:marBottom w:val="0"/>
      <w:divBdr>
        <w:top w:val="none" w:sz="0" w:space="0" w:color="auto"/>
        <w:left w:val="none" w:sz="0" w:space="0" w:color="auto"/>
        <w:bottom w:val="none" w:sz="0" w:space="0" w:color="auto"/>
        <w:right w:val="none" w:sz="0" w:space="0" w:color="auto"/>
      </w:divBdr>
    </w:div>
    <w:div w:id="729042117">
      <w:bodyDiv w:val="1"/>
      <w:marLeft w:val="0"/>
      <w:marRight w:val="0"/>
      <w:marTop w:val="0"/>
      <w:marBottom w:val="0"/>
      <w:divBdr>
        <w:top w:val="none" w:sz="0" w:space="0" w:color="auto"/>
        <w:left w:val="none" w:sz="0" w:space="0" w:color="auto"/>
        <w:bottom w:val="none" w:sz="0" w:space="0" w:color="auto"/>
        <w:right w:val="none" w:sz="0" w:space="0" w:color="auto"/>
      </w:divBdr>
    </w:div>
    <w:div w:id="729307730">
      <w:bodyDiv w:val="1"/>
      <w:marLeft w:val="0"/>
      <w:marRight w:val="0"/>
      <w:marTop w:val="0"/>
      <w:marBottom w:val="0"/>
      <w:divBdr>
        <w:top w:val="none" w:sz="0" w:space="0" w:color="auto"/>
        <w:left w:val="none" w:sz="0" w:space="0" w:color="auto"/>
        <w:bottom w:val="none" w:sz="0" w:space="0" w:color="auto"/>
        <w:right w:val="none" w:sz="0" w:space="0" w:color="auto"/>
      </w:divBdr>
    </w:div>
    <w:div w:id="729814143">
      <w:bodyDiv w:val="1"/>
      <w:marLeft w:val="0"/>
      <w:marRight w:val="0"/>
      <w:marTop w:val="0"/>
      <w:marBottom w:val="0"/>
      <w:divBdr>
        <w:top w:val="none" w:sz="0" w:space="0" w:color="auto"/>
        <w:left w:val="none" w:sz="0" w:space="0" w:color="auto"/>
        <w:bottom w:val="none" w:sz="0" w:space="0" w:color="auto"/>
        <w:right w:val="none" w:sz="0" w:space="0" w:color="auto"/>
      </w:divBdr>
    </w:div>
    <w:div w:id="730350409">
      <w:bodyDiv w:val="1"/>
      <w:marLeft w:val="0"/>
      <w:marRight w:val="0"/>
      <w:marTop w:val="0"/>
      <w:marBottom w:val="0"/>
      <w:divBdr>
        <w:top w:val="none" w:sz="0" w:space="0" w:color="auto"/>
        <w:left w:val="none" w:sz="0" w:space="0" w:color="auto"/>
        <w:bottom w:val="none" w:sz="0" w:space="0" w:color="auto"/>
        <w:right w:val="none" w:sz="0" w:space="0" w:color="auto"/>
      </w:divBdr>
    </w:div>
    <w:div w:id="730690939">
      <w:bodyDiv w:val="1"/>
      <w:marLeft w:val="0"/>
      <w:marRight w:val="0"/>
      <w:marTop w:val="0"/>
      <w:marBottom w:val="0"/>
      <w:divBdr>
        <w:top w:val="none" w:sz="0" w:space="0" w:color="auto"/>
        <w:left w:val="none" w:sz="0" w:space="0" w:color="auto"/>
        <w:bottom w:val="none" w:sz="0" w:space="0" w:color="auto"/>
        <w:right w:val="none" w:sz="0" w:space="0" w:color="auto"/>
      </w:divBdr>
    </w:div>
    <w:div w:id="732193536">
      <w:bodyDiv w:val="1"/>
      <w:marLeft w:val="0"/>
      <w:marRight w:val="0"/>
      <w:marTop w:val="0"/>
      <w:marBottom w:val="0"/>
      <w:divBdr>
        <w:top w:val="none" w:sz="0" w:space="0" w:color="auto"/>
        <w:left w:val="none" w:sz="0" w:space="0" w:color="auto"/>
        <w:bottom w:val="none" w:sz="0" w:space="0" w:color="auto"/>
        <w:right w:val="none" w:sz="0" w:space="0" w:color="auto"/>
      </w:divBdr>
    </w:div>
    <w:div w:id="732239080">
      <w:bodyDiv w:val="1"/>
      <w:marLeft w:val="0"/>
      <w:marRight w:val="0"/>
      <w:marTop w:val="0"/>
      <w:marBottom w:val="0"/>
      <w:divBdr>
        <w:top w:val="none" w:sz="0" w:space="0" w:color="auto"/>
        <w:left w:val="none" w:sz="0" w:space="0" w:color="auto"/>
        <w:bottom w:val="none" w:sz="0" w:space="0" w:color="auto"/>
        <w:right w:val="none" w:sz="0" w:space="0" w:color="auto"/>
      </w:divBdr>
    </w:div>
    <w:div w:id="732696513">
      <w:bodyDiv w:val="1"/>
      <w:marLeft w:val="0"/>
      <w:marRight w:val="0"/>
      <w:marTop w:val="0"/>
      <w:marBottom w:val="0"/>
      <w:divBdr>
        <w:top w:val="none" w:sz="0" w:space="0" w:color="auto"/>
        <w:left w:val="none" w:sz="0" w:space="0" w:color="auto"/>
        <w:bottom w:val="none" w:sz="0" w:space="0" w:color="auto"/>
        <w:right w:val="none" w:sz="0" w:space="0" w:color="auto"/>
      </w:divBdr>
    </w:div>
    <w:div w:id="733897049">
      <w:bodyDiv w:val="1"/>
      <w:marLeft w:val="0"/>
      <w:marRight w:val="0"/>
      <w:marTop w:val="0"/>
      <w:marBottom w:val="0"/>
      <w:divBdr>
        <w:top w:val="none" w:sz="0" w:space="0" w:color="auto"/>
        <w:left w:val="none" w:sz="0" w:space="0" w:color="auto"/>
        <w:bottom w:val="none" w:sz="0" w:space="0" w:color="auto"/>
        <w:right w:val="none" w:sz="0" w:space="0" w:color="auto"/>
      </w:divBdr>
    </w:div>
    <w:div w:id="733966224">
      <w:bodyDiv w:val="1"/>
      <w:marLeft w:val="0"/>
      <w:marRight w:val="0"/>
      <w:marTop w:val="0"/>
      <w:marBottom w:val="0"/>
      <w:divBdr>
        <w:top w:val="none" w:sz="0" w:space="0" w:color="auto"/>
        <w:left w:val="none" w:sz="0" w:space="0" w:color="auto"/>
        <w:bottom w:val="none" w:sz="0" w:space="0" w:color="auto"/>
        <w:right w:val="none" w:sz="0" w:space="0" w:color="auto"/>
      </w:divBdr>
    </w:div>
    <w:div w:id="734396458">
      <w:bodyDiv w:val="1"/>
      <w:marLeft w:val="0"/>
      <w:marRight w:val="0"/>
      <w:marTop w:val="0"/>
      <w:marBottom w:val="0"/>
      <w:divBdr>
        <w:top w:val="none" w:sz="0" w:space="0" w:color="auto"/>
        <w:left w:val="none" w:sz="0" w:space="0" w:color="auto"/>
        <w:bottom w:val="none" w:sz="0" w:space="0" w:color="auto"/>
        <w:right w:val="none" w:sz="0" w:space="0" w:color="auto"/>
      </w:divBdr>
    </w:div>
    <w:div w:id="734670100">
      <w:bodyDiv w:val="1"/>
      <w:marLeft w:val="0"/>
      <w:marRight w:val="0"/>
      <w:marTop w:val="0"/>
      <w:marBottom w:val="0"/>
      <w:divBdr>
        <w:top w:val="none" w:sz="0" w:space="0" w:color="auto"/>
        <w:left w:val="none" w:sz="0" w:space="0" w:color="auto"/>
        <w:bottom w:val="none" w:sz="0" w:space="0" w:color="auto"/>
        <w:right w:val="none" w:sz="0" w:space="0" w:color="auto"/>
      </w:divBdr>
    </w:div>
    <w:div w:id="735709059">
      <w:bodyDiv w:val="1"/>
      <w:marLeft w:val="0"/>
      <w:marRight w:val="0"/>
      <w:marTop w:val="0"/>
      <w:marBottom w:val="0"/>
      <w:divBdr>
        <w:top w:val="none" w:sz="0" w:space="0" w:color="auto"/>
        <w:left w:val="none" w:sz="0" w:space="0" w:color="auto"/>
        <w:bottom w:val="none" w:sz="0" w:space="0" w:color="auto"/>
        <w:right w:val="none" w:sz="0" w:space="0" w:color="auto"/>
      </w:divBdr>
    </w:div>
    <w:div w:id="736436370">
      <w:bodyDiv w:val="1"/>
      <w:marLeft w:val="0"/>
      <w:marRight w:val="0"/>
      <w:marTop w:val="0"/>
      <w:marBottom w:val="0"/>
      <w:divBdr>
        <w:top w:val="none" w:sz="0" w:space="0" w:color="auto"/>
        <w:left w:val="none" w:sz="0" w:space="0" w:color="auto"/>
        <w:bottom w:val="none" w:sz="0" w:space="0" w:color="auto"/>
        <w:right w:val="none" w:sz="0" w:space="0" w:color="auto"/>
      </w:divBdr>
    </w:div>
    <w:div w:id="736703006">
      <w:bodyDiv w:val="1"/>
      <w:marLeft w:val="0"/>
      <w:marRight w:val="0"/>
      <w:marTop w:val="0"/>
      <w:marBottom w:val="0"/>
      <w:divBdr>
        <w:top w:val="none" w:sz="0" w:space="0" w:color="auto"/>
        <w:left w:val="none" w:sz="0" w:space="0" w:color="auto"/>
        <w:bottom w:val="none" w:sz="0" w:space="0" w:color="auto"/>
        <w:right w:val="none" w:sz="0" w:space="0" w:color="auto"/>
      </w:divBdr>
    </w:div>
    <w:div w:id="737090732">
      <w:bodyDiv w:val="1"/>
      <w:marLeft w:val="0"/>
      <w:marRight w:val="0"/>
      <w:marTop w:val="0"/>
      <w:marBottom w:val="0"/>
      <w:divBdr>
        <w:top w:val="none" w:sz="0" w:space="0" w:color="auto"/>
        <w:left w:val="none" w:sz="0" w:space="0" w:color="auto"/>
        <w:bottom w:val="none" w:sz="0" w:space="0" w:color="auto"/>
        <w:right w:val="none" w:sz="0" w:space="0" w:color="auto"/>
      </w:divBdr>
    </w:div>
    <w:div w:id="737284641">
      <w:bodyDiv w:val="1"/>
      <w:marLeft w:val="0"/>
      <w:marRight w:val="0"/>
      <w:marTop w:val="0"/>
      <w:marBottom w:val="0"/>
      <w:divBdr>
        <w:top w:val="none" w:sz="0" w:space="0" w:color="auto"/>
        <w:left w:val="none" w:sz="0" w:space="0" w:color="auto"/>
        <w:bottom w:val="none" w:sz="0" w:space="0" w:color="auto"/>
        <w:right w:val="none" w:sz="0" w:space="0" w:color="auto"/>
      </w:divBdr>
    </w:div>
    <w:div w:id="737286293">
      <w:bodyDiv w:val="1"/>
      <w:marLeft w:val="0"/>
      <w:marRight w:val="0"/>
      <w:marTop w:val="0"/>
      <w:marBottom w:val="0"/>
      <w:divBdr>
        <w:top w:val="none" w:sz="0" w:space="0" w:color="auto"/>
        <w:left w:val="none" w:sz="0" w:space="0" w:color="auto"/>
        <w:bottom w:val="none" w:sz="0" w:space="0" w:color="auto"/>
        <w:right w:val="none" w:sz="0" w:space="0" w:color="auto"/>
      </w:divBdr>
    </w:div>
    <w:div w:id="737744835">
      <w:bodyDiv w:val="1"/>
      <w:marLeft w:val="0"/>
      <w:marRight w:val="0"/>
      <w:marTop w:val="0"/>
      <w:marBottom w:val="0"/>
      <w:divBdr>
        <w:top w:val="none" w:sz="0" w:space="0" w:color="auto"/>
        <w:left w:val="none" w:sz="0" w:space="0" w:color="auto"/>
        <w:bottom w:val="none" w:sz="0" w:space="0" w:color="auto"/>
        <w:right w:val="none" w:sz="0" w:space="0" w:color="auto"/>
      </w:divBdr>
    </w:div>
    <w:div w:id="737827696">
      <w:bodyDiv w:val="1"/>
      <w:marLeft w:val="0"/>
      <w:marRight w:val="0"/>
      <w:marTop w:val="0"/>
      <w:marBottom w:val="0"/>
      <w:divBdr>
        <w:top w:val="none" w:sz="0" w:space="0" w:color="auto"/>
        <w:left w:val="none" w:sz="0" w:space="0" w:color="auto"/>
        <w:bottom w:val="none" w:sz="0" w:space="0" w:color="auto"/>
        <w:right w:val="none" w:sz="0" w:space="0" w:color="auto"/>
      </w:divBdr>
    </w:div>
    <w:div w:id="738022936">
      <w:bodyDiv w:val="1"/>
      <w:marLeft w:val="0"/>
      <w:marRight w:val="0"/>
      <w:marTop w:val="0"/>
      <w:marBottom w:val="0"/>
      <w:divBdr>
        <w:top w:val="none" w:sz="0" w:space="0" w:color="auto"/>
        <w:left w:val="none" w:sz="0" w:space="0" w:color="auto"/>
        <w:bottom w:val="none" w:sz="0" w:space="0" w:color="auto"/>
        <w:right w:val="none" w:sz="0" w:space="0" w:color="auto"/>
      </w:divBdr>
    </w:div>
    <w:div w:id="738746618">
      <w:bodyDiv w:val="1"/>
      <w:marLeft w:val="0"/>
      <w:marRight w:val="0"/>
      <w:marTop w:val="0"/>
      <w:marBottom w:val="0"/>
      <w:divBdr>
        <w:top w:val="none" w:sz="0" w:space="0" w:color="auto"/>
        <w:left w:val="none" w:sz="0" w:space="0" w:color="auto"/>
        <w:bottom w:val="none" w:sz="0" w:space="0" w:color="auto"/>
        <w:right w:val="none" w:sz="0" w:space="0" w:color="auto"/>
      </w:divBdr>
    </w:div>
    <w:div w:id="739400711">
      <w:bodyDiv w:val="1"/>
      <w:marLeft w:val="0"/>
      <w:marRight w:val="0"/>
      <w:marTop w:val="0"/>
      <w:marBottom w:val="0"/>
      <w:divBdr>
        <w:top w:val="none" w:sz="0" w:space="0" w:color="auto"/>
        <w:left w:val="none" w:sz="0" w:space="0" w:color="auto"/>
        <w:bottom w:val="none" w:sz="0" w:space="0" w:color="auto"/>
        <w:right w:val="none" w:sz="0" w:space="0" w:color="auto"/>
      </w:divBdr>
    </w:div>
    <w:div w:id="739526610">
      <w:bodyDiv w:val="1"/>
      <w:marLeft w:val="0"/>
      <w:marRight w:val="0"/>
      <w:marTop w:val="0"/>
      <w:marBottom w:val="0"/>
      <w:divBdr>
        <w:top w:val="none" w:sz="0" w:space="0" w:color="auto"/>
        <w:left w:val="none" w:sz="0" w:space="0" w:color="auto"/>
        <w:bottom w:val="none" w:sz="0" w:space="0" w:color="auto"/>
        <w:right w:val="none" w:sz="0" w:space="0" w:color="auto"/>
      </w:divBdr>
    </w:div>
    <w:div w:id="740522264">
      <w:bodyDiv w:val="1"/>
      <w:marLeft w:val="0"/>
      <w:marRight w:val="0"/>
      <w:marTop w:val="0"/>
      <w:marBottom w:val="0"/>
      <w:divBdr>
        <w:top w:val="none" w:sz="0" w:space="0" w:color="auto"/>
        <w:left w:val="none" w:sz="0" w:space="0" w:color="auto"/>
        <w:bottom w:val="none" w:sz="0" w:space="0" w:color="auto"/>
        <w:right w:val="none" w:sz="0" w:space="0" w:color="auto"/>
      </w:divBdr>
    </w:div>
    <w:div w:id="740981746">
      <w:bodyDiv w:val="1"/>
      <w:marLeft w:val="0"/>
      <w:marRight w:val="0"/>
      <w:marTop w:val="0"/>
      <w:marBottom w:val="0"/>
      <w:divBdr>
        <w:top w:val="none" w:sz="0" w:space="0" w:color="auto"/>
        <w:left w:val="none" w:sz="0" w:space="0" w:color="auto"/>
        <w:bottom w:val="none" w:sz="0" w:space="0" w:color="auto"/>
        <w:right w:val="none" w:sz="0" w:space="0" w:color="auto"/>
      </w:divBdr>
    </w:div>
    <w:div w:id="741026486">
      <w:bodyDiv w:val="1"/>
      <w:marLeft w:val="0"/>
      <w:marRight w:val="0"/>
      <w:marTop w:val="0"/>
      <w:marBottom w:val="0"/>
      <w:divBdr>
        <w:top w:val="none" w:sz="0" w:space="0" w:color="auto"/>
        <w:left w:val="none" w:sz="0" w:space="0" w:color="auto"/>
        <w:bottom w:val="none" w:sz="0" w:space="0" w:color="auto"/>
        <w:right w:val="none" w:sz="0" w:space="0" w:color="auto"/>
      </w:divBdr>
    </w:div>
    <w:div w:id="741366947">
      <w:bodyDiv w:val="1"/>
      <w:marLeft w:val="0"/>
      <w:marRight w:val="0"/>
      <w:marTop w:val="0"/>
      <w:marBottom w:val="0"/>
      <w:divBdr>
        <w:top w:val="none" w:sz="0" w:space="0" w:color="auto"/>
        <w:left w:val="none" w:sz="0" w:space="0" w:color="auto"/>
        <w:bottom w:val="none" w:sz="0" w:space="0" w:color="auto"/>
        <w:right w:val="none" w:sz="0" w:space="0" w:color="auto"/>
      </w:divBdr>
    </w:div>
    <w:div w:id="741678193">
      <w:bodyDiv w:val="1"/>
      <w:marLeft w:val="0"/>
      <w:marRight w:val="0"/>
      <w:marTop w:val="0"/>
      <w:marBottom w:val="0"/>
      <w:divBdr>
        <w:top w:val="none" w:sz="0" w:space="0" w:color="auto"/>
        <w:left w:val="none" w:sz="0" w:space="0" w:color="auto"/>
        <w:bottom w:val="none" w:sz="0" w:space="0" w:color="auto"/>
        <w:right w:val="none" w:sz="0" w:space="0" w:color="auto"/>
      </w:divBdr>
    </w:div>
    <w:div w:id="741952282">
      <w:bodyDiv w:val="1"/>
      <w:marLeft w:val="0"/>
      <w:marRight w:val="0"/>
      <w:marTop w:val="0"/>
      <w:marBottom w:val="0"/>
      <w:divBdr>
        <w:top w:val="none" w:sz="0" w:space="0" w:color="auto"/>
        <w:left w:val="none" w:sz="0" w:space="0" w:color="auto"/>
        <w:bottom w:val="none" w:sz="0" w:space="0" w:color="auto"/>
        <w:right w:val="none" w:sz="0" w:space="0" w:color="auto"/>
      </w:divBdr>
    </w:div>
    <w:div w:id="742148205">
      <w:bodyDiv w:val="1"/>
      <w:marLeft w:val="0"/>
      <w:marRight w:val="0"/>
      <w:marTop w:val="0"/>
      <w:marBottom w:val="0"/>
      <w:divBdr>
        <w:top w:val="none" w:sz="0" w:space="0" w:color="auto"/>
        <w:left w:val="none" w:sz="0" w:space="0" w:color="auto"/>
        <w:bottom w:val="none" w:sz="0" w:space="0" w:color="auto"/>
        <w:right w:val="none" w:sz="0" w:space="0" w:color="auto"/>
      </w:divBdr>
    </w:div>
    <w:div w:id="742223512">
      <w:bodyDiv w:val="1"/>
      <w:marLeft w:val="0"/>
      <w:marRight w:val="0"/>
      <w:marTop w:val="0"/>
      <w:marBottom w:val="0"/>
      <w:divBdr>
        <w:top w:val="none" w:sz="0" w:space="0" w:color="auto"/>
        <w:left w:val="none" w:sz="0" w:space="0" w:color="auto"/>
        <w:bottom w:val="none" w:sz="0" w:space="0" w:color="auto"/>
        <w:right w:val="none" w:sz="0" w:space="0" w:color="auto"/>
      </w:divBdr>
    </w:div>
    <w:div w:id="742874690">
      <w:bodyDiv w:val="1"/>
      <w:marLeft w:val="0"/>
      <w:marRight w:val="0"/>
      <w:marTop w:val="0"/>
      <w:marBottom w:val="0"/>
      <w:divBdr>
        <w:top w:val="none" w:sz="0" w:space="0" w:color="auto"/>
        <w:left w:val="none" w:sz="0" w:space="0" w:color="auto"/>
        <w:bottom w:val="none" w:sz="0" w:space="0" w:color="auto"/>
        <w:right w:val="none" w:sz="0" w:space="0" w:color="auto"/>
      </w:divBdr>
    </w:div>
    <w:div w:id="742987466">
      <w:bodyDiv w:val="1"/>
      <w:marLeft w:val="0"/>
      <w:marRight w:val="0"/>
      <w:marTop w:val="0"/>
      <w:marBottom w:val="0"/>
      <w:divBdr>
        <w:top w:val="none" w:sz="0" w:space="0" w:color="auto"/>
        <w:left w:val="none" w:sz="0" w:space="0" w:color="auto"/>
        <w:bottom w:val="none" w:sz="0" w:space="0" w:color="auto"/>
        <w:right w:val="none" w:sz="0" w:space="0" w:color="auto"/>
      </w:divBdr>
    </w:div>
    <w:div w:id="742991691">
      <w:bodyDiv w:val="1"/>
      <w:marLeft w:val="0"/>
      <w:marRight w:val="0"/>
      <w:marTop w:val="0"/>
      <w:marBottom w:val="0"/>
      <w:divBdr>
        <w:top w:val="none" w:sz="0" w:space="0" w:color="auto"/>
        <w:left w:val="none" w:sz="0" w:space="0" w:color="auto"/>
        <w:bottom w:val="none" w:sz="0" w:space="0" w:color="auto"/>
        <w:right w:val="none" w:sz="0" w:space="0" w:color="auto"/>
      </w:divBdr>
    </w:div>
    <w:div w:id="742995248">
      <w:bodyDiv w:val="1"/>
      <w:marLeft w:val="0"/>
      <w:marRight w:val="0"/>
      <w:marTop w:val="0"/>
      <w:marBottom w:val="0"/>
      <w:divBdr>
        <w:top w:val="none" w:sz="0" w:space="0" w:color="auto"/>
        <w:left w:val="none" w:sz="0" w:space="0" w:color="auto"/>
        <w:bottom w:val="none" w:sz="0" w:space="0" w:color="auto"/>
        <w:right w:val="none" w:sz="0" w:space="0" w:color="auto"/>
      </w:divBdr>
    </w:div>
    <w:div w:id="744188533">
      <w:bodyDiv w:val="1"/>
      <w:marLeft w:val="0"/>
      <w:marRight w:val="0"/>
      <w:marTop w:val="0"/>
      <w:marBottom w:val="0"/>
      <w:divBdr>
        <w:top w:val="none" w:sz="0" w:space="0" w:color="auto"/>
        <w:left w:val="none" w:sz="0" w:space="0" w:color="auto"/>
        <w:bottom w:val="none" w:sz="0" w:space="0" w:color="auto"/>
        <w:right w:val="none" w:sz="0" w:space="0" w:color="auto"/>
      </w:divBdr>
    </w:div>
    <w:div w:id="744953914">
      <w:bodyDiv w:val="1"/>
      <w:marLeft w:val="0"/>
      <w:marRight w:val="0"/>
      <w:marTop w:val="0"/>
      <w:marBottom w:val="0"/>
      <w:divBdr>
        <w:top w:val="none" w:sz="0" w:space="0" w:color="auto"/>
        <w:left w:val="none" w:sz="0" w:space="0" w:color="auto"/>
        <w:bottom w:val="none" w:sz="0" w:space="0" w:color="auto"/>
        <w:right w:val="none" w:sz="0" w:space="0" w:color="auto"/>
      </w:divBdr>
    </w:div>
    <w:div w:id="746001676">
      <w:bodyDiv w:val="1"/>
      <w:marLeft w:val="0"/>
      <w:marRight w:val="0"/>
      <w:marTop w:val="0"/>
      <w:marBottom w:val="0"/>
      <w:divBdr>
        <w:top w:val="none" w:sz="0" w:space="0" w:color="auto"/>
        <w:left w:val="none" w:sz="0" w:space="0" w:color="auto"/>
        <w:bottom w:val="none" w:sz="0" w:space="0" w:color="auto"/>
        <w:right w:val="none" w:sz="0" w:space="0" w:color="auto"/>
      </w:divBdr>
    </w:div>
    <w:div w:id="746416167">
      <w:bodyDiv w:val="1"/>
      <w:marLeft w:val="0"/>
      <w:marRight w:val="0"/>
      <w:marTop w:val="0"/>
      <w:marBottom w:val="0"/>
      <w:divBdr>
        <w:top w:val="none" w:sz="0" w:space="0" w:color="auto"/>
        <w:left w:val="none" w:sz="0" w:space="0" w:color="auto"/>
        <w:bottom w:val="none" w:sz="0" w:space="0" w:color="auto"/>
        <w:right w:val="none" w:sz="0" w:space="0" w:color="auto"/>
      </w:divBdr>
    </w:div>
    <w:div w:id="746534308">
      <w:bodyDiv w:val="1"/>
      <w:marLeft w:val="0"/>
      <w:marRight w:val="0"/>
      <w:marTop w:val="0"/>
      <w:marBottom w:val="0"/>
      <w:divBdr>
        <w:top w:val="none" w:sz="0" w:space="0" w:color="auto"/>
        <w:left w:val="none" w:sz="0" w:space="0" w:color="auto"/>
        <w:bottom w:val="none" w:sz="0" w:space="0" w:color="auto"/>
        <w:right w:val="none" w:sz="0" w:space="0" w:color="auto"/>
      </w:divBdr>
    </w:div>
    <w:div w:id="746732246">
      <w:bodyDiv w:val="1"/>
      <w:marLeft w:val="0"/>
      <w:marRight w:val="0"/>
      <w:marTop w:val="0"/>
      <w:marBottom w:val="0"/>
      <w:divBdr>
        <w:top w:val="none" w:sz="0" w:space="0" w:color="auto"/>
        <w:left w:val="none" w:sz="0" w:space="0" w:color="auto"/>
        <w:bottom w:val="none" w:sz="0" w:space="0" w:color="auto"/>
        <w:right w:val="none" w:sz="0" w:space="0" w:color="auto"/>
      </w:divBdr>
    </w:div>
    <w:div w:id="747074080">
      <w:bodyDiv w:val="1"/>
      <w:marLeft w:val="0"/>
      <w:marRight w:val="0"/>
      <w:marTop w:val="0"/>
      <w:marBottom w:val="0"/>
      <w:divBdr>
        <w:top w:val="none" w:sz="0" w:space="0" w:color="auto"/>
        <w:left w:val="none" w:sz="0" w:space="0" w:color="auto"/>
        <w:bottom w:val="none" w:sz="0" w:space="0" w:color="auto"/>
        <w:right w:val="none" w:sz="0" w:space="0" w:color="auto"/>
      </w:divBdr>
    </w:div>
    <w:div w:id="748162634">
      <w:bodyDiv w:val="1"/>
      <w:marLeft w:val="0"/>
      <w:marRight w:val="0"/>
      <w:marTop w:val="0"/>
      <w:marBottom w:val="0"/>
      <w:divBdr>
        <w:top w:val="none" w:sz="0" w:space="0" w:color="auto"/>
        <w:left w:val="none" w:sz="0" w:space="0" w:color="auto"/>
        <w:bottom w:val="none" w:sz="0" w:space="0" w:color="auto"/>
        <w:right w:val="none" w:sz="0" w:space="0" w:color="auto"/>
      </w:divBdr>
    </w:div>
    <w:div w:id="748311237">
      <w:bodyDiv w:val="1"/>
      <w:marLeft w:val="0"/>
      <w:marRight w:val="0"/>
      <w:marTop w:val="0"/>
      <w:marBottom w:val="0"/>
      <w:divBdr>
        <w:top w:val="none" w:sz="0" w:space="0" w:color="auto"/>
        <w:left w:val="none" w:sz="0" w:space="0" w:color="auto"/>
        <w:bottom w:val="none" w:sz="0" w:space="0" w:color="auto"/>
        <w:right w:val="none" w:sz="0" w:space="0" w:color="auto"/>
      </w:divBdr>
    </w:div>
    <w:div w:id="749888388">
      <w:bodyDiv w:val="1"/>
      <w:marLeft w:val="0"/>
      <w:marRight w:val="0"/>
      <w:marTop w:val="0"/>
      <w:marBottom w:val="0"/>
      <w:divBdr>
        <w:top w:val="none" w:sz="0" w:space="0" w:color="auto"/>
        <w:left w:val="none" w:sz="0" w:space="0" w:color="auto"/>
        <w:bottom w:val="none" w:sz="0" w:space="0" w:color="auto"/>
        <w:right w:val="none" w:sz="0" w:space="0" w:color="auto"/>
      </w:divBdr>
    </w:div>
    <w:div w:id="750465418">
      <w:bodyDiv w:val="1"/>
      <w:marLeft w:val="0"/>
      <w:marRight w:val="0"/>
      <w:marTop w:val="0"/>
      <w:marBottom w:val="0"/>
      <w:divBdr>
        <w:top w:val="none" w:sz="0" w:space="0" w:color="auto"/>
        <w:left w:val="none" w:sz="0" w:space="0" w:color="auto"/>
        <w:bottom w:val="none" w:sz="0" w:space="0" w:color="auto"/>
        <w:right w:val="none" w:sz="0" w:space="0" w:color="auto"/>
      </w:divBdr>
    </w:div>
    <w:div w:id="750664820">
      <w:bodyDiv w:val="1"/>
      <w:marLeft w:val="0"/>
      <w:marRight w:val="0"/>
      <w:marTop w:val="0"/>
      <w:marBottom w:val="0"/>
      <w:divBdr>
        <w:top w:val="none" w:sz="0" w:space="0" w:color="auto"/>
        <w:left w:val="none" w:sz="0" w:space="0" w:color="auto"/>
        <w:bottom w:val="none" w:sz="0" w:space="0" w:color="auto"/>
        <w:right w:val="none" w:sz="0" w:space="0" w:color="auto"/>
      </w:divBdr>
    </w:div>
    <w:div w:id="751656724">
      <w:bodyDiv w:val="1"/>
      <w:marLeft w:val="0"/>
      <w:marRight w:val="0"/>
      <w:marTop w:val="0"/>
      <w:marBottom w:val="0"/>
      <w:divBdr>
        <w:top w:val="none" w:sz="0" w:space="0" w:color="auto"/>
        <w:left w:val="none" w:sz="0" w:space="0" w:color="auto"/>
        <w:bottom w:val="none" w:sz="0" w:space="0" w:color="auto"/>
        <w:right w:val="none" w:sz="0" w:space="0" w:color="auto"/>
      </w:divBdr>
    </w:div>
    <w:div w:id="751658617">
      <w:bodyDiv w:val="1"/>
      <w:marLeft w:val="0"/>
      <w:marRight w:val="0"/>
      <w:marTop w:val="0"/>
      <w:marBottom w:val="0"/>
      <w:divBdr>
        <w:top w:val="none" w:sz="0" w:space="0" w:color="auto"/>
        <w:left w:val="none" w:sz="0" w:space="0" w:color="auto"/>
        <w:bottom w:val="none" w:sz="0" w:space="0" w:color="auto"/>
        <w:right w:val="none" w:sz="0" w:space="0" w:color="auto"/>
      </w:divBdr>
    </w:div>
    <w:div w:id="751703936">
      <w:bodyDiv w:val="1"/>
      <w:marLeft w:val="0"/>
      <w:marRight w:val="0"/>
      <w:marTop w:val="0"/>
      <w:marBottom w:val="0"/>
      <w:divBdr>
        <w:top w:val="none" w:sz="0" w:space="0" w:color="auto"/>
        <w:left w:val="none" w:sz="0" w:space="0" w:color="auto"/>
        <w:bottom w:val="none" w:sz="0" w:space="0" w:color="auto"/>
        <w:right w:val="none" w:sz="0" w:space="0" w:color="auto"/>
      </w:divBdr>
    </w:div>
    <w:div w:id="753205952">
      <w:bodyDiv w:val="1"/>
      <w:marLeft w:val="0"/>
      <w:marRight w:val="0"/>
      <w:marTop w:val="0"/>
      <w:marBottom w:val="0"/>
      <w:divBdr>
        <w:top w:val="none" w:sz="0" w:space="0" w:color="auto"/>
        <w:left w:val="none" w:sz="0" w:space="0" w:color="auto"/>
        <w:bottom w:val="none" w:sz="0" w:space="0" w:color="auto"/>
        <w:right w:val="none" w:sz="0" w:space="0" w:color="auto"/>
      </w:divBdr>
    </w:div>
    <w:div w:id="753356333">
      <w:bodyDiv w:val="1"/>
      <w:marLeft w:val="0"/>
      <w:marRight w:val="0"/>
      <w:marTop w:val="0"/>
      <w:marBottom w:val="0"/>
      <w:divBdr>
        <w:top w:val="none" w:sz="0" w:space="0" w:color="auto"/>
        <w:left w:val="none" w:sz="0" w:space="0" w:color="auto"/>
        <w:bottom w:val="none" w:sz="0" w:space="0" w:color="auto"/>
        <w:right w:val="none" w:sz="0" w:space="0" w:color="auto"/>
      </w:divBdr>
    </w:div>
    <w:div w:id="753933838">
      <w:bodyDiv w:val="1"/>
      <w:marLeft w:val="0"/>
      <w:marRight w:val="0"/>
      <w:marTop w:val="0"/>
      <w:marBottom w:val="0"/>
      <w:divBdr>
        <w:top w:val="none" w:sz="0" w:space="0" w:color="auto"/>
        <w:left w:val="none" w:sz="0" w:space="0" w:color="auto"/>
        <w:bottom w:val="none" w:sz="0" w:space="0" w:color="auto"/>
        <w:right w:val="none" w:sz="0" w:space="0" w:color="auto"/>
      </w:divBdr>
    </w:div>
    <w:div w:id="753934209">
      <w:bodyDiv w:val="1"/>
      <w:marLeft w:val="0"/>
      <w:marRight w:val="0"/>
      <w:marTop w:val="0"/>
      <w:marBottom w:val="0"/>
      <w:divBdr>
        <w:top w:val="none" w:sz="0" w:space="0" w:color="auto"/>
        <w:left w:val="none" w:sz="0" w:space="0" w:color="auto"/>
        <w:bottom w:val="none" w:sz="0" w:space="0" w:color="auto"/>
        <w:right w:val="none" w:sz="0" w:space="0" w:color="auto"/>
      </w:divBdr>
    </w:div>
    <w:div w:id="754011104">
      <w:bodyDiv w:val="1"/>
      <w:marLeft w:val="0"/>
      <w:marRight w:val="0"/>
      <w:marTop w:val="0"/>
      <w:marBottom w:val="0"/>
      <w:divBdr>
        <w:top w:val="none" w:sz="0" w:space="0" w:color="auto"/>
        <w:left w:val="none" w:sz="0" w:space="0" w:color="auto"/>
        <w:bottom w:val="none" w:sz="0" w:space="0" w:color="auto"/>
        <w:right w:val="none" w:sz="0" w:space="0" w:color="auto"/>
      </w:divBdr>
    </w:div>
    <w:div w:id="754059383">
      <w:bodyDiv w:val="1"/>
      <w:marLeft w:val="0"/>
      <w:marRight w:val="0"/>
      <w:marTop w:val="0"/>
      <w:marBottom w:val="0"/>
      <w:divBdr>
        <w:top w:val="none" w:sz="0" w:space="0" w:color="auto"/>
        <w:left w:val="none" w:sz="0" w:space="0" w:color="auto"/>
        <w:bottom w:val="none" w:sz="0" w:space="0" w:color="auto"/>
        <w:right w:val="none" w:sz="0" w:space="0" w:color="auto"/>
      </w:divBdr>
    </w:div>
    <w:div w:id="754327815">
      <w:bodyDiv w:val="1"/>
      <w:marLeft w:val="0"/>
      <w:marRight w:val="0"/>
      <w:marTop w:val="0"/>
      <w:marBottom w:val="0"/>
      <w:divBdr>
        <w:top w:val="none" w:sz="0" w:space="0" w:color="auto"/>
        <w:left w:val="none" w:sz="0" w:space="0" w:color="auto"/>
        <w:bottom w:val="none" w:sz="0" w:space="0" w:color="auto"/>
        <w:right w:val="none" w:sz="0" w:space="0" w:color="auto"/>
      </w:divBdr>
    </w:div>
    <w:div w:id="754475182">
      <w:bodyDiv w:val="1"/>
      <w:marLeft w:val="0"/>
      <w:marRight w:val="0"/>
      <w:marTop w:val="0"/>
      <w:marBottom w:val="0"/>
      <w:divBdr>
        <w:top w:val="none" w:sz="0" w:space="0" w:color="auto"/>
        <w:left w:val="none" w:sz="0" w:space="0" w:color="auto"/>
        <w:bottom w:val="none" w:sz="0" w:space="0" w:color="auto"/>
        <w:right w:val="none" w:sz="0" w:space="0" w:color="auto"/>
      </w:divBdr>
    </w:div>
    <w:div w:id="754788726">
      <w:bodyDiv w:val="1"/>
      <w:marLeft w:val="0"/>
      <w:marRight w:val="0"/>
      <w:marTop w:val="0"/>
      <w:marBottom w:val="0"/>
      <w:divBdr>
        <w:top w:val="none" w:sz="0" w:space="0" w:color="auto"/>
        <w:left w:val="none" w:sz="0" w:space="0" w:color="auto"/>
        <w:bottom w:val="none" w:sz="0" w:space="0" w:color="auto"/>
        <w:right w:val="none" w:sz="0" w:space="0" w:color="auto"/>
      </w:divBdr>
    </w:div>
    <w:div w:id="755129921">
      <w:bodyDiv w:val="1"/>
      <w:marLeft w:val="0"/>
      <w:marRight w:val="0"/>
      <w:marTop w:val="0"/>
      <w:marBottom w:val="0"/>
      <w:divBdr>
        <w:top w:val="none" w:sz="0" w:space="0" w:color="auto"/>
        <w:left w:val="none" w:sz="0" w:space="0" w:color="auto"/>
        <w:bottom w:val="none" w:sz="0" w:space="0" w:color="auto"/>
        <w:right w:val="none" w:sz="0" w:space="0" w:color="auto"/>
      </w:divBdr>
    </w:div>
    <w:div w:id="755438493">
      <w:bodyDiv w:val="1"/>
      <w:marLeft w:val="0"/>
      <w:marRight w:val="0"/>
      <w:marTop w:val="0"/>
      <w:marBottom w:val="0"/>
      <w:divBdr>
        <w:top w:val="none" w:sz="0" w:space="0" w:color="auto"/>
        <w:left w:val="none" w:sz="0" w:space="0" w:color="auto"/>
        <w:bottom w:val="none" w:sz="0" w:space="0" w:color="auto"/>
        <w:right w:val="none" w:sz="0" w:space="0" w:color="auto"/>
      </w:divBdr>
    </w:div>
    <w:div w:id="756053774">
      <w:bodyDiv w:val="1"/>
      <w:marLeft w:val="0"/>
      <w:marRight w:val="0"/>
      <w:marTop w:val="0"/>
      <w:marBottom w:val="0"/>
      <w:divBdr>
        <w:top w:val="none" w:sz="0" w:space="0" w:color="auto"/>
        <w:left w:val="none" w:sz="0" w:space="0" w:color="auto"/>
        <w:bottom w:val="none" w:sz="0" w:space="0" w:color="auto"/>
        <w:right w:val="none" w:sz="0" w:space="0" w:color="auto"/>
      </w:divBdr>
    </w:div>
    <w:div w:id="756632654">
      <w:bodyDiv w:val="1"/>
      <w:marLeft w:val="0"/>
      <w:marRight w:val="0"/>
      <w:marTop w:val="0"/>
      <w:marBottom w:val="0"/>
      <w:divBdr>
        <w:top w:val="none" w:sz="0" w:space="0" w:color="auto"/>
        <w:left w:val="none" w:sz="0" w:space="0" w:color="auto"/>
        <w:bottom w:val="none" w:sz="0" w:space="0" w:color="auto"/>
        <w:right w:val="none" w:sz="0" w:space="0" w:color="auto"/>
      </w:divBdr>
    </w:div>
    <w:div w:id="756825381">
      <w:bodyDiv w:val="1"/>
      <w:marLeft w:val="0"/>
      <w:marRight w:val="0"/>
      <w:marTop w:val="0"/>
      <w:marBottom w:val="0"/>
      <w:divBdr>
        <w:top w:val="none" w:sz="0" w:space="0" w:color="auto"/>
        <w:left w:val="none" w:sz="0" w:space="0" w:color="auto"/>
        <w:bottom w:val="none" w:sz="0" w:space="0" w:color="auto"/>
        <w:right w:val="none" w:sz="0" w:space="0" w:color="auto"/>
      </w:divBdr>
      <w:divsChild>
        <w:div w:id="1152873833">
          <w:marLeft w:val="0"/>
          <w:marRight w:val="0"/>
          <w:marTop w:val="0"/>
          <w:marBottom w:val="0"/>
          <w:divBdr>
            <w:top w:val="none" w:sz="0" w:space="0" w:color="auto"/>
            <w:left w:val="none" w:sz="0" w:space="0" w:color="auto"/>
            <w:bottom w:val="none" w:sz="0" w:space="0" w:color="auto"/>
            <w:right w:val="none" w:sz="0" w:space="0" w:color="auto"/>
          </w:divBdr>
        </w:div>
        <w:div w:id="1839077664">
          <w:marLeft w:val="0"/>
          <w:marRight w:val="0"/>
          <w:marTop w:val="0"/>
          <w:marBottom w:val="0"/>
          <w:divBdr>
            <w:top w:val="none" w:sz="0" w:space="0" w:color="auto"/>
            <w:left w:val="none" w:sz="0" w:space="0" w:color="auto"/>
            <w:bottom w:val="none" w:sz="0" w:space="0" w:color="auto"/>
            <w:right w:val="none" w:sz="0" w:space="0" w:color="auto"/>
          </w:divBdr>
        </w:div>
        <w:div w:id="1913998973">
          <w:marLeft w:val="0"/>
          <w:marRight w:val="0"/>
          <w:marTop w:val="0"/>
          <w:marBottom w:val="0"/>
          <w:divBdr>
            <w:top w:val="none" w:sz="0" w:space="0" w:color="auto"/>
            <w:left w:val="none" w:sz="0" w:space="0" w:color="auto"/>
            <w:bottom w:val="none" w:sz="0" w:space="0" w:color="auto"/>
            <w:right w:val="none" w:sz="0" w:space="0" w:color="auto"/>
          </w:divBdr>
        </w:div>
        <w:div w:id="775713703">
          <w:marLeft w:val="0"/>
          <w:marRight w:val="0"/>
          <w:marTop w:val="0"/>
          <w:marBottom w:val="0"/>
          <w:divBdr>
            <w:top w:val="none" w:sz="0" w:space="0" w:color="auto"/>
            <w:left w:val="none" w:sz="0" w:space="0" w:color="auto"/>
            <w:bottom w:val="none" w:sz="0" w:space="0" w:color="auto"/>
            <w:right w:val="none" w:sz="0" w:space="0" w:color="auto"/>
          </w:divBdr>
        </w:div>
        <w:div w:id="159665113">
          <w:marLeft w:val="0"/>
          <w:marRight w:val="0"/>
          <w:marTop w:val="0"/>
          <w:marBottom w:val="0"/>
          <w:divBdr>
            <w:top w:val="none" w:sz="0" w:space="0" w:color="auto"/>
            <w:left w:val="none" w:sz="0" w:space="0" w:color="auto"/>
            <w:bottom w:val="none" w:sz="0" w:space="0" w:color="auto"/>
            <w:right w:val="none" w:sz="0" w:space="0" w:color="auto"/>
          </w:divBdr>
        </w:div>
        <w:div w:id="1459179345">
          <w:marLeft w:val="0"/>
          <w:marRight w:val="0"/>
          <w:marTop w:val="0"/>
          <w:marBottom w:val="0"/>
          <w:divBdr>
            <w:top w:val="none" w:sz="0" w:space="0" w:color="auto"/>
            <w:left w:val="none" w:sz="0" w:space="0" w:color="auto"/>
            <w:bottom w:val="none" w:sz="0" w:space="0" w:color="auto"/>
            <w:right w:val="none" w:sz="0" w:space="0" w:color="auto"/>
          </w:divBdr>
        </w:div>
        <w:div w:id="31346331">
          <w:marLeft w:val="0"/>
          <w:marRight w:val="0"/>
          <w:marTop w:val="0"/>
          <w:marBottom w:val="0"/>
          <w:divBdr>
            <w:top w:val="none" w:sz="0" w:space="0" w:color="auto"/>
            <w:left w:val="none" w:sz="0" w:space="0" w:color="auto"/>
            <w:bottom w:val="none" w:sz="0" w:space="0" w:color="auto"/>
            <w:right w:val="none" w:sz="0" w:space="0" w:color="auto"/>
          </w:divBdr>
        </w:div>
        <w:div w:id="506018023">
          <w:marLeft w:val="0"/>
          <w:marRight w:val="0"/>
          <w:marTop w:val="0"/>
          <w:marBottom w:val="0"/>
          <w:divBdr>
            <w:top w:val="none" w:sz="0" w:space="0" w:color="auto"/>
            <w:left w:val="none" w:sz="0" w:space="0" w:color="auto"/>
            <w:bottom w:val="none" w:sz="0" w:space="0" w:color="auto"/>
            <w:right w:val="none" w:sz="0" w:space="0" w:color="auto"/>
          </w:divBdr>
        </w:div>
        <w:div w:id="196546287">
          <w:marLeft w:val="0"/>
          <w:marRight w:val="0"/>
          <w:marTop w:val="0"/>
          <w:marBottom w:val="0"/>
          <w:divBdr>
            <w:top w:val="none" w:sz="0" w:space="0" w:color="auto"/>
            <w:left w:val="none" w:sz="0" w:space="0" w:color="auto"/>
            <w:bottom w:val="none" w:sz="0" w:space="0" w:color="auto"/>
            <w:right w:val="none" w:sz="0" w:space="0" w:color="auto"/>
          </w:divBdr>
        </w:div>
        <w:div w:id="1824005292">
          <w:marLeft w:val="0"/>
          <w:marRight w:val="0"/>
          <w:marTop w:val="0"/>
          <w:marBottom w:val="0"/>
          <w:divBdr>
            <w:top w:val="none" w:sz="0" w:space="0" w:color="auto"/>
            <w:left w:val="none" w:sz="0" w:space="0" w:color="auto"/>
            <w:bottom w:val="none" w:sz="0" w:space="0" w:color="auto"/>
            <w:right w:val="none" w:sz="0" w:space="0" w:color="auto"/>
          </w:divBdr>
        </w:div>
        <w:div w:id="110561803">
          <w:marLeft w:val="0"/>
          <w:marRight w:val="0"/>
          <w:marTop w:val="0"/>
          <w:marBottom w:val="0"/>
          <w:divBdr>
            <w:top w:val="none" w:sz="0" w:space="0" w:color="auto"/>
            <w:left w:val="none" w:sz="0" w:space="0" w:color="auto"/>
            <w:bottom w:val="none" w:sz="0" w:space="0" w:color="auto"/>
            <w:right w:val="none" w:sz="0" w:space="0" w:color="auto"/>
          </w:divBdr>
        </w:div>
        <w:div w:id="1653100518">
          <w:marLeft w:val="0"/>
          <w:marRight w:val="0"/>
          <w:marTop w:val="0"/>
          <w:marBottom w:val="0"/>
          <w:divBdr>
            <w:top w:val="none" w:sz="0" w:space="0" w:color="auto"/>
            <w:left w:val="none" w:sz="0" w:space="0" w:color="auto"/>
            <w:bottom w:val="none" w:sz="0" w:space="0" w:color="auto"/>
            <w:right w:val="none" w:sz="0" w:space="0" w:color="auto"/>
          </w:divBdr>
        </w:div>
        <w:div w:id="1560242875">
          <w:marLeft w:val="0"/>
          <w:marRight w:val="0"/>
          <w:marTop w:val="0"/>
          <w:marBottom w:val="0"/>
          <w:divBdr>
            <w:top w:val="none" w:sz="0" w:space="0" w:color="auto"/>
            <w:left w:val="none" w:sz="0" w:space="0" w:color="auto"/>
            <w:bottom w:val="none" w:sz="0" w:space="0" w:color="auto"/>
            <w:right w:val="none" w:sz="0" w:space="0" w:color="auto"/>
          </w:divBdr>
        </w:div>
        <w:div w:id="1118718271">
          <w:marLeft w:val="0"/>
          <w:marRight w:val="0"/>
          <w:marTop w:val="0"/>
          <w:marBottom w:val="0"/>
          <w:divBdr>
            <w:top w:val="none" w:sz="0" w:space="0" w:color="auto"/>
            <w:left w:val="none" w:sz="0" w:space="0" w:color="auto"/>
            <w:bottom w:val="none" w:sz="0" w:space="0" w:color="auto"/>
            <w:right w:val="none" w:sz="0" w:space="0" w:color="auto"/>
          </w:divBdr>
        </w:div>
        <w:div w:id="60761044">
          <w:marLeft w:val="0"/>
          <w:marRight w:val="0"/>
          <w:marTop w:val="0"/>
          <w:marBottom w:val="0"/>
          <w:divBdr>
            <w:top w:val="none" w:sz="0" w:space="0" w:color="auto"/>
            <w:left w:val="none" w:sz="0" w:space="0" w:color="auto"/>
            <w:bottom w:val="none" w:sz="0" w:space="0" w:color="auto"/>
            <w:right w:val="none" w:sz="0" w:space="0" w:color="auto"/>
          </w:divBdr>
        </w:div>
        <w:div w:id="503127163">
          <w:marLeft w:val="0"/>
          <w:marRight w:val="0"/>
          <w:marTop w:val="0"/>
          <w:marBottom w:val="0"/>
          <w:divBdr>
            <w:top w:val="none" w:sz="0" w:space="0" w:color="auto"/>
            <w:left w:val="none" w:sz="0" w:space="0" w:color="auto"/>
            <w:bottom w:val="none" w:sz="0" w:space="0" w:color="auto"/>
            <w:right w:val="none" w:sz="0" w:space="0" w:color="auto"/>
          </w:divBdr>
        </w:div>
        <w:div w:id="416249236">
          <w:marLeft w:val="0"/>
          <w:marRight w:val="0"/>
          <w:marTop w:val="0"/>
          <w:marBottom w:val="0"/>
          <w:divBdr>
            <w:top w:val="none" w:sz="0" w:space="0" w:color="auto"/>
            <w:left w:val="none" w:sz="0" w:space="0" w:color="auto"/>
            <w:bottom w:val="none" w:sz="0" w:space="0" w:color="auto"/>
            <w:right w:val="none" w:sz="0" w:space="0" w:color="auto"/>
          </w:divBdr>
        </w:div>
        <w:div w:id="1745880678">
          <w:marLeft w:val="0"/>
          <w:marRight w:val="0"/>
          <w:marTop w:val="0"/>
          <w:marBottom w:val="0"/>
          <w:divBdr>
            <w:top w:val="none" w:sz="0" w:space="0" w:color="auto"/>
            <w:left w:val="none" w:sz="0" w:space="0" w:color="auto"/>
            <w:bottom w:val="none" w:sz="0" w:space="0" w:color="auto"/>
            <w:right w:val="none" w:sz="0" w:space="0" w:color="auto"/>
          </w:divBdr>
        </w:div>
        <w:div w:id="119031940">
          <w:marLeft w:val="0"/>
          <w:marRight w:val="0"/>
          <w:marTop w:val="0"/>
          <w:marBottom w:val="0"/>
          <w:divBdr>
            <w:top w:val="none" w:sz="0" w:space="0" w:color="auto"/>
            <w:left w:val="none" w:sz="0" w:space="0" w:color="auto"/>
            <w:bottom w:val="none" w:sz="0" w:space="0" w:color="auto"/>
            <w:right w:val="none" w:sz="0" w:space="0" w:color="auto"/>
          </w:divBdr>
        </w:div>
        <w:div w:id="268392708">
          <w:marLeft w:val="0"/>
          <w:marRight w:val="0"/>
          <w:marTop w:val="0"/>
          <w:marBottom w:val="0"/>
          <w:divBdr>
            <w:top w:val="none" w:sz="0" w:space="0" w:color="auto"/>
            <w:left w:val="none" w:sz="0" w:space="0" w:color="auto"/>
            <w:bottom w:val="none" w:sz="0" w:space="0" w:color="auto"/>
            <w:right w:val="none" w:sz="0" w:space="0" w:color="auto"/>
          </w:divBdr>
        </w:div>
        <w:div w:id="160243517">
          <w:marLeft w:val="0"/>
          <w:marRight w:val="0"/>
          <w:marTop w:val="0"/>
          <w:marBottom w:val="0"/>
          <w:divBdr>
            <w:top w:val="none" w:sz="0" w:space="0" w:color="auto"/>
            <w:left w:val="none" w:sz="0" w:space="0" w:color="auto"/>
            <w:bottom w:val="none" w:sz="0" w:space="0" w:color="auto"/>
            <w:right w:val="none" w:sz="0" w:space="0" w:color="auto"/>
          </w:divBdr>
        </w:div>
        <w:div w:id="1816294450">
          <w:marLeft w:val="0"/>
          <w:marRight w:val="0"/>
          <w:marTop w:val="0"/>
          <w:marBottom w:val="0"/>
          <w:divBdr>
            <w:top w:val="none" w:sz="0" w:space="0" w:color="auto"/>
            <w:left w:val="none" w:sz="0" w:space="0" w:color="auto"/>
            <w:bottom w:val="none" w:sz="0" w:space="0" w:color="auto"/>
            <w:right w:val="none" w:sz="0" w:space="0" w:color="auto"/>
          </w:divBdr>
        </w:div>
        <w:div w:id="1515726756">
          <w:marLeft w:val="0"/>
          <w:marRight w:val="0"/>
          <w:marTop w:val="0"/>
          <w:marBottom w:val="0"/>
          <w:divBdr>
            <w:top w:val="none" w:sz="0" w:space="0" w:color="auto"/>
            <w:left w:val="none" w:sz="0" w:space="0" w:color="auto"/>
            <w:bottom w:val="none" w:sz="0" w:space="0" w:color="auto"/>
            <w:right w:val="none" w:sz="0" w:space="0" w:color="auto"/>
          </w:divBdr>
        </w:div>
        <w:div w:id="1631403230">
          <w:marLeft w:val="0"/>
          <w:marRight w:val="0"/>
          <w:marTop w:val="0"/>
          <w:marBottom w:val="0"/>
          <w:divBdr>
            <w:top w:val="none" w:sz="0" w:space="0" w:color="auto"/>
            <w:left w:val="none" w:sz="0" w:space="0" w:color="auto"/>
            <w:bottom w:val="none" w:sz="0" w:space="0" w:color="auto"/>
            <w:right w:val="none" w:sz="0" w:space="0" w:color="auto"/>
          </w:divBdr>
        </w:div>
        <w:div w:id="630209477">
          <w:marLeft w:val="0"/>
          <w:marRight w:val="0"/>
          <w:marTop w:val="0"/>
          <w:marBottom w:val="0"/>
          <w:divBdr>
            <w:top w:val="none" w:sz="0" w:space="0" w:color="auto"/>
            <w:left w:val="none" w:sz="0" w:space="0" w:color="auto"/>
            <w:bottom w:val="none" w:sz="0" w:space="0" w:color="auto"/>
            <w:right w:val="none" w:sz="0" w:space="0" w:color="auto"/>
          </w:divBdr>
        </w:div>
        <w:div w:id="290013292">
          <w:marLeft w:val="0"/>
          <w:marRight w:val="0"/>
          <w:marTop w:val="0"/>
          <w:marBottom w:val="0"/>
          <w:divBdr>
            <w:top w:val="none" w:sz="0" w:space="0" w:color="auto"/>
            <w:left w:val="none" w:sz="0" w:space="0" w:color="auto"/>
            <w:bottom w:val="none" w:sz="0" w:space="0" w:color="auto"/>
            <w:right w:val="none" w:sz="0" w:space="0" w:color="auto"/>
          </w:divBdr>
        </w:div>
        <w:div w:id="259215056">
          <w:marLeft w:val="0"/>
          <w:marRight w:val="0"/>
          <w:marTop w:val="0"/>
          <w:marBottom w:val="0"/>
          <w:divBdr>
            <w:top w:val="none" w:sz="0" w:space="0" w:color="auto"/>
            <w:left w:val="none" w:sz="0" w:space="0" w:color="auto"/>
            <w:bottom w:val="none" w:sz="0" w:space="0" w:color="auto"/>
            <w:right w:val="none" w:sz="0" w:space="0" w:color="auto"/>
          </w:divBdr>
        </w:div>
        <w:div w:id="639532449">
          <w:marLeft w:val="0"/>
          <w:marRight w:val="0"/>
          <w:marTop w:val="0"/>
          <w:marBottom w:val="0"/>
          <w:divBdr>
            <w:top w:val="none" w:sz="0" w:space="0" w:color="auto"/>
            <w:left w:val="none" w:sz="0" w:space="0" w:color="auto"/>
            <w:bottom w:val="none" w:sz="0" w:space="0" w:color="auto"/>
            <w:right w:val="none" w:sz="0" w:space="0" w:color="auto"/>
          </w:divBdr>
        </w:div>
        <w:div w:id="1041513159">
          <w:marLeft w:val="0"/>
          <w:marRight w:val="0"/>
          <w:marTop w:val="0"/>
          <w:marBottom w:val="0"/>
          <w:divBdr>
            <w:top w:val="none" w:sz="0" w:space="0" w:color="auto"/>
            <w:left w:val="none" w:sz="0" w:space="0" w:color="auto"/>
            <w:bottom w:val="none" w:sz="0" w:space="0" w:color="auto"/>
            <w:right w:val="none" w:sz="0" w:space="0" w:color="auto"/>
          </w:divBdr>
        </w:div>
        <w:div w:id="2130320001">
          <w:marLeft w:val="0"/>
          <w:marRight w:val="0"/>
          <w:marTop w:val="0"/>
          <w:marBottom w:val="0"/>
          <w:divBdr>
            <w:top w:val="none" w:sz="0" w:space="0" w:color="auto"/>
            <w:left w:val="none" w:sz="0" w:space="0" w:color="auto"/>
            <w:bottom w:val="none" w:sz="0" w:space="0" w:color="auto"/>
            <w:right w:val="none" w:sz="0" w:space="0" w:color="auto"/>
          </w:divBdr>
        </w:div>
        <w:div w:id="1310328202">
          <w:marLeft w:val="0"/>
          <w:marRight w:val="0"/>
          <w:marTop w:val="0"/>
          <w:marBottom w:val="0"/>
          <w:divBdr>
            <w:top w:val="none" w:sz="0" w:space="0" w:color="auto"/>
            <w:left w:val="none" w:sz="0" w:space="0" w:color="auto"/>
            <w:bottom w:val="none" w:sz="0" w:space="0" w:color="auto"/>
            <w:right w:val="none" w:sz="0" w:space="0" w:color="auto"/>
          </w:divBdr>
        </w:div>
        <w:div w:id="435827647">
          <w:marLeft w:val="0"/>
          <w:marRight w:val="0"/>
          <w:marTop w:val="0"/>
          <w:marBottom w:val="0"/>
          <w:divBdr>
            <w:top w:val="none" w:sz="0" w:space="0" w:color="auto"/>
            <w:left w:val="none" w:sz="0" w:space="0" w:color="auto"/>
            <w:bottom w:val="none" w:sz="0" w:space="0" w:color="auto"/>
            <w:right w:val="none" w:sz="0" w:space="0" w:color="auto"/>
          </w:divBdr>
        </w:div>
        <w:div w:id="783353193">
          <w:marLeft w:val="0"/>
          <w:marRight w:val="0"/>
          <w:marTop w:val="0"/>
          <w:marBottom w:val="0"/>
          <w:divBdr>
            <w:top w:val="none" w:sz="0" w:space="0" w:color="auto"/>
            <w:left w:val="none" w:sz="0" w:space="0" w:color="auto"/>
            <w:bottom w:val="none" w:sz="0" w:space="0" w:color="auto"/>
            <w:right w:val="none" w:sz="0" w:space="0" w:color="auto"/>
          </w:divBdr>
        </w:div>
        <w:div w:id="251015531">
          <w:marLeft w:val="0"/>
          <w:marRight w:val="0"/>
          <w:marTop w:val="0"/>
          <w:marBottom w:val="0"/>
          <w:divBdr>
            <w:top w:val="none" w:sz="0" w:space="0" w:color="auto"/>
            <w:left w:val="none" w:sz="0" w:space="0" w:color="auto"/>
            <w:bottom w:val="none" w:sz="0" w:space="0" w:color="auto"/>
            <w:right w:val="none" w:sz="0" w:space="0" w:color="auto"/>
          </w:divBdr>
        </w:div>
        <w:div w:id="1552106740">
          <w:marLeft w:val="0"/>
          <w:marRight w:val="0"/>
          <w:marTop w:val="0"/>
          <w:marBottom w:val="0"/>
          <w:divBdr>
            <w:top w:val="none" w:sz="0" w:space="0" w:color="auto"/>
            <w:left w:val="none" w:sz="0" w:space="0" w:color="auto"/>
            <w:bottom w:val="none" w:sz="0" w:space="0" w:color="auto"/>
            <w:right w:val="none" w:sz="0" w:space="0" w:color="auto"/>
          </w:divBdr>
        </w:div>
        <w:div w:id="1550385508">
          <w:marLeft w:val="0"/>
          <w:marRight w:val="0"/>
          <w:marTop w:val="0"/>
          <w:marBottom w:val="0"/>
          <w:divBdr>
            <w:top w:val="none" w:sz="0" w:space="0" w:color="auto"/>
            <w:left w:val="none" w:sz="0" w:space="0" w:color="auto"/>
            <w:bottom w:val="none" w:sz="0" w:space="0" w:color="auto"/>
            <w:right w:val="none" w:sz="0" w:space="0" w:color="auto"/>
          </w:divBdr>
        </w:div>
        <w:div w:id="1727683346">
          <w:marLeft w:val="0"/>
          <w:marRight w:val="0"/>
          <w:marTop w:val="0"/>
          <w:marBottom w:val="0"/>
          <w:divBdr>
            <w:top w:val="none" w:sz="0" w:space="0" w:color="auto"/>
            <w:left w:val="none" w:sz="0" w:space="0" w:color="auto"/>
            <w:bottom w:val="none" w:sz="0" w:space="0" w:color="auto"/>
            <w:right w:val="none" w:sz="0" w:space="0" w:color="auto"/>
          </w:divBdr>
        </w:div>
        <w:div w:id="1932621200">
          <w:marLeft w:val="0"/>
          <w:marRight w:val="0"/>
          <w:marTop w:val="0"/>
          <w:marBottom w:val="0"/>
          <w:divBdr>
            <w:top w:val="none" w:sz="0" w:space="0" w:color="auto"/>
            <w:left w:val="none" w:sz="0" w:space="0" w:color="auto"/>
            <w:bottom w:val="none" w:sz="0" w:space="0" w:color="auto"/>
            <w:right w:val="none" w:sz="0" w:space="0" w:color="auto"/>
          </w:divBdr>
        </w:div>
        <w:div w:id="1256984248">
          <w:marLeft w:val="0"/>
          <w:marRight w:val="0"/>
          <w:marTop w:val="0"/>
          <w:marBottom w:val="0"/>
          <w:divBdr>
            <w:top w:val="none" w:sz="0" w:space="0" w:color="auto"/>
            <w:left w:val="none" w:sz="0" w:space="0" w:color="auto"/>
            <w:bottom w:val="none" w:sz="0" w:space="0" w:color="auto"/>
            <w:right w:val="none" w:sz="0" w:space="0" w:color="auto"/>
          </w:divBdr>
        </w:div>
        <w:div w:id="646469368">
          <w:marLeft w:val="0"/>
          <w:marRight w:val="0"/>
          <w:marTop w:val="0"/>
          <w:marBottom w:val="0"/>
          <w:divBdr>
            <w:top w:val="none" w:sz="0" w:space="0" w:color="auto"/>
            <w:left w:val="none" w:sz="0" w:space="0" w:color="auto"/>
            <w:bottom w:val="none" w:sz="0" w:space="0" w:color="auto"/>
            <w:right w:val="none" w:sz="0" w:space="0" w:color="auto"/>
          </w:divBdr>
        </w:div>
        <w:div w:id="362752374">
          <w:marLeft w:val="0"/>
          <w:marRight w:val="0"/>
          <w:marTop w:val="0"/>
          <w:marBottom w:val="0"/>
          <w:divBdr>
            <w:top w:val="none" w:sz="0" w:space="0" w:color="auto"/>
            <w:left w:val="none" w:sz="0" w:space="0" w:color="auto"/>
            <w:bottom w:val="none" w:sz="0" w:space="0" w:color="auto"/>
            <w:right w:val="none" w:sz="0" w:space="0" w:color="auto"/>
          </w:divBdr>
        </w:div>
        <w:div w:id="385645428">
          <w:marLeft w:val="0"/>
          <w:marRight w:val="0"/>
          <w:marTop w:val="0"/>
          <w:marBottom w:val="0"/>
          <w:divBdr>
            <w:top w:val="none" w:sz="0" w:space="0" w:color="auto"/>
            <w:left w:val="none" w:sz="0" w:space="0" w:color="auto"/>
            <w:bottom w:val="none" w:sz="0" w:space="0" w:color="auto"/>
            <w:right w:val="none" w:sz="0" w:space="0" w:color="auto"/>
          </w:divBdr>
        </w:div>
        <w:div w:id="756170986">
          <w:marLeft w:val="0"/>
          <w:marRight w:val="0"/>
          <w:marTop w:val="0"/>
          <w:marBottom w:val="0"/>
          <w:divBdr>
            <w:top w:val="none" w:sz="0" w:space="0" w:color="auto"/>
            <w:left w:val="none" w:sz="0" w:space="0" w:color="auto"/>
            <w:bottom w:val="none" w:sz="0" w:space="0" w:color="auto"/>
            <w:right w:val="none" w:sz="0" w:space="0" w:color="auto"/>
          </w:divBdr>
        </w:div>
        <w:div w:id="2105345608">
          <w:marLeft w:val="0"/>
          <w:marRight w:val="0"/>
          <w:marTop w:val="0"/>
          <w:marBottom w:val="0"/>
          <w:divBdr>
            <w:top w:val="none" w:sz="0" w:space="0" w:color="auto"/>
            <w:left w:val="none" w:sz="0" w:space="0" w:color="auto"/>
            <w:bottom w:val="none" w:sz="0" w:space="0" w:color="auto"/>
            <w:right w:val="none" w:sz="0" w:space="0" w:color="auto"/>
          </w:divBdr>
        </w:div>
        <w:div w:id="1929457516">
          <w:marLeft w:val="0"/>
          <w:marRight w:val="0"/>
          <w:marTop w:val="0"/>
          <w:marBottom w:val="0"/>
          <w:divBdr>
            <w:top w:val="none" w:sz="0" w:space="0" w:color="auto"/>
            <w:left w:val="none" w:sz="0" w:space="0" w:color="auto"/>
            <w:bottom w:val="none" w:sz="0" w:space="0" w:color="auto"/>
            <w:right w:val="none" w:sz="0" w:space="0" w:color="auto"/>
          </w:divBdr>
        </w:div>
        <w:div w:id="1380544556">
          <w:marLeft w:val="0"/>
          <w:marRight w:val="0"/>
          <w:marTop w:val="0"/>
          <w:marBottom w:val="0"/>
          <w:divBdr>
            <w:top w:val="none" w:sz="0" w:space="0" w:color="auto"/>
            <w:left w:val="none" w:sz="0" w:space="0" w:color="auto"/>
            <w:bottom w:val="none" w:sz="0" w:space="0" w:color="auto"/>
            <w:right w:val="none" w:sz="0" w:space="0" w:color="auto"/>
          </w:divBdr>
        </w:div>
        <w:div w:id="1866671328">
          <w:marLeft w:val="0"/>
          <w:marRight w:val="0"/>
          <w:marTop w:val="0"/>
          <w:marBottom w:val="0"/>
          <w:divBdr>
            <w:top w:val="none" w:sz="0" w:space="0" w:color="auto"/>
            <w:left w:val="none" w:sz="0" w:space="0" w:color="auto"/>
            <w:bottom w:val="none" w:sz="0" w:space="0" w:color="auto"/>
            <w:right w:val="none" w:sz="0" w:space="0" w:color="auto"/>
          </w:divBdr>
        </w:div>
      </w:divsChild>
    </w:div>
    <w:div w:id="756831107">
      <w:bodyDiv w:val="1"/>
      <w:marLeft w:val="0"/>
      <w:marRight w:val="0"/>
      <w:marTop w:val="0"/>
      <w:marBottom w:val="0"/>
      <w:divBdr>
        <w:top w:val="none" w:sz="0" w:space="0" w:color="auto"/>
        <w:left w:val="none" w:sz="0" w:space="0" w:color="auto"/>
        <w:bottom w:val="none" w:sz="0" w:space="0" w:color="auto"/>
        <w:right w:val="none" w:sz="0" w:space="0" w:color="auto"/>
      </w:divBdr>
    </w:div>
    <w:div w:id="757363507">
      <w:bodyDiv w:val="1"/>
      <w:marLeft w:val="0"/>
      <w:marRight w:val="0"/>
      <w:marTop w:val="0"/>
      <w:marBottom w:val="0"/>
      <w:divBdr>
        <w:top w:val="none" w:sz="0" w:space="0" w:color="auto"/>
        <w:left w:val="none" w:sz="0" w:space="0" w:color="auto"/>
        <w:bottom w:val="none" w:sz="0" w:space="0" w:color="auto"/>
        <w:right w:val="none" w:sz="0" w:space="0" w:color="auto"/>
      </w:divBdr>
    </w:div>
    <w:div w:id="757481156">
      <w:bodyDiv w:val="1"/>
      <w:marLeft w:val="0"/>
      <w:marRight w:val="0"/>
      <w:marTop w:val="0"/>
      <w:marBottom w:val="0"/>
      <w:divBdr>
        <w:top w:val="none" w:sz="0" w:space="0" w:color="auto"/>
        <w:left w:val="none" w:sz="0" w:space="0" w:color="auto"/>
        <w:bottom w:val="none" w:sz="0" w:space="0" w:color="auto"/>
        <w:right w:val="none" w:sz="0" w:space="0" w:color="auto"/>
      </w:divBdr>
    </w:div>
    <w:div w:id="757603144">
      <w:bodyDiv w:val="1"/>
      <w:marLeft w:val="0"/>
      <w:marRight w:val="0"/>
      <w:marTop w:val="0"/>
      <w:marBottom w:val="0"/>
      <w:divBdr>
        <w:top w:val="none" w:sz="0" w:space="0" w:color="auto"/>
        <w:left w:val="none" w:sz="0" w:space="0" w:color="auto"/>
        <w:bottom w:val="none" w:sz="0" w:space="0" w:color="auto"/>
        <w:right w:val="none" w:sz="0" w:space="0" w:color="auto"/>
      </w:divBdr>
    </w:div>
    <w:div w:id="757872141">
      <w:bodyDiv w:val="1"/>
      <w:marLeft w:val="0"/>
      <w:marRight w:val="0"/>
      <w:marTop w:val="0"/>
      <w:marBottom w:val="0"/>
      <w:divBdr>
        <w:top w:val="none" w:sz="0" w:space="0" w:color="auto"/>
        <w:left w:val="none" w:sz="0" w:space="0" w:color="auto"/>
        <w:bottom w:val="none" w:sz="0" w:space="0" w:color="auto"/>
        <w:right w:val="none" w:sz="0" w:space="0" w:color="auto"/>
      </w:divBdr>
    </w:div>
    <w:div w:id="760181509">
      <w:bodyDiv w:val="1"/>
      <w:marLeft w:val="0"/>
      <w:marRight w:val="0"/>
      <w:marTop w:val="0"/>
      <w:marBottom w:val="0"/>
      <w:divBdr>
        <w:top w:val="none" w:sz="0" w:space="0" w:color="auto"/>
        <w:left w:val="none" w:sz="0" w:space="0" w:color="auto"/>
        <w:bottom w:val="none" w:sz="0" w:space="0" w:color="auto"/>
        <w:right w:val="none" w:sz="0" w:space="0" w:color="auto"/>
      </w:divBdr>
    </w:div>
    <w:div w:id="760611526">
      <w:bodyDiv w:val="1"/>
      <w:marLeft w:val="0"/>
      <w:marRight w:val="0"/>
      <w:marTop w:val="0"/>
      <w:marBottom w:val="0"/>
      <w:divBdr>
        <w:top w:val="none" w:sz="0" w:space="0" w:color="auto"/>
        <w:left w:val="none" w:sz="0" w:space="0" w:color="auto"/>
        <w:bottom w:val="none" w:sz="0" w:space="0" w:color="auto"/>
        <w:right w:val="none" w:sz="0" w:space="0" w:color="auto"/>
      </w:divBdr>
      <w:divsChild>
        <w:div w:id="698628930">
          <w:marLeft w:val="640"/>
          <w:marRight w:val="0"/>
          <w:marTop w:val="0"/>
          <w:marBottom w:val="0"/>
          <w:divBdr>
            <w:top w:val="none" w:sz="0" w:space="0" w:color="auto"/>
            <w:left w:val="none" w:sz="0" w:space="0" w:color="auto"/>
            <w:bottom w:val="none" w:sz="0" w:space="0" w:color="auto"/>
            <w:right w:val="none" w:sz="0" w:space="0" w:color="auto"/>
          </w:divBdr>
        </w:div>
        <w:div w:id="1638492092">
          <w:marLeft w:val="640"/>
          <w:marRight w:val="0"/>
          <w:marTop w:val="0"/>
          <w:marBottom w:val="0"/>
          <w:divBdr>
            <w:top w:val="none" w:sz="0" w:space="0" w:color="auto"/>
            <w:left w:val="none" w:sz="0" w:space="0" w:color="auto"/>
            <w:bottom w:val="none" w:sz="0" w:space="0" w:color="auto"/>
            <w:right w:val="none" w:sz="0" w:space="0" w:color="auto"/>
          </w:divBdr>
        </w:div>
        <w:div w:id="942224220">
          <w:marLeft w:val="640"/>
          <w:marRight w:val="0"/>
          <w:marTop w:val="0"/>
          <w:marBottom w:val="0"/>
          <w:divBdr>
            <w:top w:val="none" w:sz="0" w:space="0" w:color="auto"/>
            <w:left w:val="none" w:sz="0" w:space="0" w:color="auto"/>
            <w:bottom w:val="none" w:sz="0" w:space="0" w:color="auto"/>
            <w:right w:val="none" w:sz="0" w:space="0" w:color="auto"/>
          </w:divBdr>
        </w:div>
        <w:div w:id="1544636613">
          <w:marLeft w:val="640"/>
          <w:marRight w:val="0"/>
          <w:marTop w:val="0"/>
          <w:marBottom w:val="0"/>
          <w:divBdr>
            <w:top w:val="none" w:sz="0" w:space="0" w:color="auto"/>
            <w:left w:val="none" w:sz="0" w:space="0" w:color="auto"/>
            <w:bottom w:val="none" w:sz="0" w:space="0" w:color="auto"/>
            <w:right w:val="none" w:sz="0" w:space="0" w:color="auto"/>
          </w:divBdr>
        </w:div>
        <w:div w:id="1076392587">
          <w:marLeft w:val="640"/>
          <w:marRight w:val="0"/>
          <w:marTop w:val="0"/>
          <w:marBottom w:val="0"/>
          <w:divBdr>
            <w:top w:val="none" w:sz="0" w:space="0" w:color="auto"/>
            <w:left w:val="none" w:sz="0" w:space="0" w:color="auto"/>
            <w:bottom w:val="none" w:sz="0" w:space="0" w:color="auto"/>
            <w:right w:val="none" w:sz="0" w:space="0" w:color="auto"/>
          </w:divBdr>
        </w:div>
        <w:div w:id="1499538647">
          <w:marLeft w:val="640"/>
          <w:marRight w:val="0"/>
          <w:marTop w:val="0"/>
          <w:marBottom w:val="0"/>
          <w:divBdr>
            <w:top w:val="none" w:sz="0" w:space="0" w:color="auto"/>
            <w:left w:val="none" w:sz="0" w:space="0" w:color="auto"/>
            <w:bottom w:val="none" w:sz="0" w:space="0" w:color="auto"/>
            <w:right w:val="none" w:sz="0" w:space="0" w:color="auto"/>
          </w:divBdr>
        </w:div>
        <w:div w:id="1487091136">
          <w:marLeft w:val="640"/>
          <w:marRight w:val="0"/>
          <w:marTop w:val="0"/>
          <w:marBottom w:val="0"/>
          <w:divBdr>
            <w:top w:val="none" w:sz="0" w:space="0" w:color="auto"/>
            <w:left w:val="none" w:sz="0" w:space="0" w:color="auto"/>
            <w:bottom w:val="none" w:sz="0" w:space="0" w:color="auto"/>
            <w:right w:val="none" w:sz="0" w:space="0" w:color="auto"/>
          </w:divBdr>
        </w:div>
        <w:div w:id="313610332">
          <w:marLeft w:val="640"/>
          <w:marRight w:val="0"/>
          <w:marTop w:val="0"/>
          <w:marBottom w:val="0"/>
          <w:divBdr>
            <w:top w:val="none" w:sz="0" w:space="0" w:color="auto"/>
            <w:left w:val="none" w:sz="0" w:space="0" w:color="auto"/>
            <w:bottom w:val="none" w:sz="0" w:space="0" w:color="auto"/>
            <w:right w:val="none" w:sz="0" w:space="0" w:color="auto"/>
          </w:divBdr>
        </w:div>
        <w:div w:id="1775595267">
          <w:marLeft w:val="640"/>
          <w:marRight w:val="0"/>
          <w:marTop w:val="0"/>
          <w:marBottom w:val="0"/>
          <w:divBdr>
            <w:top w:val="none" w:sz="0" w:space="0" w:color="auto"/>
            <w:left w:val="none" w:sz="0" w:space="0" w:color="auto"/>
            <w:bottom w:val="none" w:sz="0" w:space="0" w:color="auto"/>
            <w:right w:val="none" w:sz="0" w:space="0" w:color="auto"/>
          </w:divBdr>
        </w:div>
        <w:div w:id="1989093471">
          <w:marLeft w:val="640"/>
          <w:marRight w:val="0"/>
          <w:marTop w:val="0"/>
          <w:marBottom w:val="0"/>
          <w:divBdr>
            <w:top w:val="none" w:sz="0" w:space="0" w:color="auto"/>
            <w:left w:val="none" w:sz="0" w:space="0" w:color="auto"/>
            <w:bottom w:val="none" w:sz="0" w:space="0" w:color="auto"/>
            <w:right w:val="none" w:sz="0" w:space="0" w:color="auto"/>
          </w:divBdr>
        </w:div>
        <w:div w:id="1709446514">
          <w:marLeft w:val="640"/>
          <w:marRight w:val="0"/>
          <w:marTop w:val="0"/>
          <w:marBottom w:val="0"/>
          <w:divBdr>
            <w:top w:val="none" w:sz="0" w:space="0" w:color="auto"/>
            <w:left w:val="none" w:sz="0" w:space="0" w:color="auto"/>
            <w:bottom w:val="none" w:sz="0" w:space="0" w:color="auto"/>
            <w:right w:val="none" w:sz="0" w:space="0" w:color="auto"/>
          </w:divBdr>
        </w:div>
        <w:div w:id="1125545595">
          <w:marLeft w:val="640"/>
          <w:marRight w:val="0"/>
          <w:marTop w:val="0"/>
          <w:marBottom w:val="0"/>
          <w:divBdr>
            <w:top w:val="none" w:sz="0" w:space="0" w:color="auto"/>
            <w:left w:val="none" w:sz="0" w:space="0" w:color="auto"/>
            <w:bottom w:val="none" w:sz="0" w:space="0" w:color="auto"/>
            <w:right w:val="none" w:sz="0" w:space="0" w:color="auto"/>
          </w:divBdr>
        </w:div>
        <w:div w:id="51387100">
          <w:marLeft w:val="640"/>
          <w:marRight w:val="0"/>
          <w:marTop w:val="0"/>
          <w:marBottom w:val="0"/>
          <w:divBdr>
            <w:top w:val="none" w:sz="0" w:space="0" w:color="auto"/>
            <w:left w:val="none" w:sz="0" w:space="0" w:color="auto"/>
            <w:bottom w:val="none" w:sz="0" w:space="0" w:color="auto"/>
            <w:right w:val="none" w:sz="0" w:space="0" w:color="auto"/>
          </w:divBdr>
        </w:div>
        <w:div w:id="1854491154">
          <w:marLeft w:val="640"/>
          <w:marRight w:val="0"/>
          <w:marTop w:val="0"/>
          <w:marBottom w:val="0"/>
          <w:divBdr>
            <w:top w:val="none" w:sz="0" w:space="0" w:color="auto"/>
            <w:left w:val="none" w:sz="0" w:space="0" w:color="auto"/>
            <w:bottom w:val="none" w:sz="0" w:space="0" w:color="auto"/>
            <w:right w:val="none" w:sz="0" w:space="0" w:color="auto"/>
          </w:divBdr>
        </w:div>
        <w:div w:id="624042364">
          <w:marLeft w:val="640"/>
          <w:marRight w:val="0"/>
          <w:marTop w:val="0"/>
          <w:marBottom w:val="0"/>
          <w:divBdr>
            <w:top w:val="none" w:sz="0" w:space="0" w:color="auto"/>
            <w:left w:val="none" w:sz="0" w:space="0" w:color="auto"/>
            <w:bottom w:val="none" w:sz="0" w:space="0" w:color="auto"/>
            <w:right w:val="none" w:sz="0" w:space="0" w:color="auto"/>
          </w:divBdr>
        </w:div>
        <w:div w:id="395932911">
          <w:marLeft w:val="640"/>
          <w:marRight w:val="0"/>
          <w:marTop w:val="0"/>
          <w:marBottom w:val="0"/>
          <w:divBdr>
            <w:top w:val="none" w:sz="0" w:space="0" w:color="auto"/>
            <w:left w:val="none" w:sz="0" w:space="0" w:color="auto"/>
            <w:bottom w:val="none" w:sz="0" w:space="0" w:color="auto"/>
            <w:right w:val="none" w:sz="0" w:space="0" w:color="auto"/>
          </w:divBdr>
        </w:div>
        <w:div w:id="564070610">
          <w:marLeft w:val="640"/>
          <w:marRight w:val="0"/>
          <w:marTop w:val="0"/>
          <w:marBottom w:val="0"/>
          <w:divBdr>
            <w:top w:val="none" w:sz="0" w:space="0" w:color="auto"/>
            <w:left w:val="none" w:sz="0" w:space="0" w:color="auto"/>
            <w:bottom w:val="none" w:sz="0" w:space="0" w:color="auto"/>
            <w:right w:val="none" w:sz="0" w:space="0" w:color="auto"/>
          </w:divBdr>
        </w:div>
        <w:div w:id="1819179775">
          <w:marLeft w:val="640"/>
          <w:marRight w:val="0"/>
          <w:marTop w:val="0"/>
          <w:marBottom w:val="0"/>
          <w:divBdr>
            <w:top w:val="none" w:sz="0" w:space="0" w:color="auto"/>
            <w:left w:val="none" w:sz="0" w:space="0" w:color="auto"/>
            <w:bottom w:val="none" w:sz="0" w:space="0" w:color="auto"/>
            <w:right w:val="none" w:sz="0" w:space="0" w:color="auto"/>
          </w:divBdr>
        </w:div>
        <w:div w:id="961037450">
          <w:marLeft w:val="640"/>
          <w:marRight w:val="0"/>
          <w:marTop w:val="0"/>
          <w:marBottom w:val="0"/>
          <w:divBdr>
            <w:top w:val="none" w:sz="0" w:space="0" w:color="auto"/>
            <w:left w:val="none" w:sz="0" w:space="0" w:color="auto"/>
            <w:bottom w:val="none" w:sz="0" w:space="0" w:color="auto"/>
            <w:right w:val="none" w:sz="0" w:space="0" w:color="auto"/>
          </w:divBdr>
        </w:div>
        <w:div w:id="1879123197">
          <w:marLeft w:val="640"/>
          <w:marRight w:val="0"/>
          <w:marTop w:val="0"/>
          <w:marBottom w:val="0"/>
          <w:divBdr>
            <w:top w:val="none" w:sz="0" w:space="0" w:color="auto"/>
            <w:left w:val="none" w:sz="0" w:space="0" w:color="auto"/>
            <w:bottom w:val="none" w:sz="0" w:space="0" w:color="auto"/>
            <w:right w:val="none" w:sz="0" w:space="0" w:color="auto"/>
          </w:divBdr>
        </w:div>
        <w:div w:id="531842053">
          <w:marLeft w:val="640"/>
          <w:marRight w:val="0"/>
          <w:marTop w:val="0"/>
          <w:marBottom w:val="0"/>
          <w:divBdr>
            <w:top w:val="none" w:sz="0" w:space="0" w:color="auto"/>
            <w:left w:val="none" w:sz="0" w:space="0" w:color="auto"/>
            <w:bottom w:val="none" w:sz="0" w:space="0" w:color="auto"/>
            <w:right w:val="none" w:sz="0" w:space="0" w:color="auto"/>
          </w:divBdr>
        </w:div>
        <w:div w:id="518861261">
          <w:marLeft w:val="640"/>
          <w:marRight w:val="0"/>
          <w:marTop w:val="0"/>
          <w:marBottom w:val="0"/>
          <w:divBdr>
            <w:top w:val="none" w:sz="0" w:space="0" w:color="auto"/>
            <w:left w:val="none" w:sz="0" w:space="0" w:color="auto"/>
            <w:bottom w:val="none" w:sz="0" w:space="0" w:color="auto"/>
            <w:right w:val="none" w:sz="0" w:space="0" w:color="auto"/>
          </w:divBdr>
        </w:div>
        <w:div w:id="408694722">
          <w:marLeft w:val="640"/>
          <w:marRight w:val="0"/>
          <w:marTop w:val="0"/>
          <w:marBottom w:val="0"/>
          <w:divBdr>
            <w:top w:val="none" w:sz="0" w:space="0" w:color="auto"/>
            <w:left w:val="none" w:sz="0" w:space="0" w:color="auto"/>
            <w:bottom w:val="none" w:sz="0" w:space="0" w:color="auto"/>
            <w:right w:val="none" w:sz="0" w:space="0" w:color="auto"/>
          </w:divBdr>
        </w:div>
        <w:div w:id="809328246">
          <w:marLeft w:val="640"/>
          <w:marRight w:val="0"/>
          <w:marTop w:val="0"/>
          <w:marBottom w:val="0"/>
          <w:divBdr>
            <w:top w:val="none" w:sz="0" w:space="0" w:color="auto"/>
            <w:left w:val="none" w:sz="0" w:space="0" w:color="auto"/>
            <w:bottom w:val="none" w:sz="0" w:space="0" w:color="auto"/>
            <w:right w:val="none" w:sz="0" w:space="0" w:color="auto"/>
          </w:divBdr>
        </w:div>
        <w:div w:id="1966082893">
          <w:marLeft w:val="640"/>
          <w:marRight w:val="0"/>
          <w:marTop w:val="0"/>
          <w:marBottom w:val="0"/>
          <w:divBdr>
            <w:top w:val="none" w:sz="0" w:space="0" w:color="auto"/>
            <w:left w:val="none" w:sz="0" w:space="0" w:color="auto"/>
            <w:bottom w:val="none" w:sz="0" w:space="0" w:color="auto"/>
            <w:right w:val="none" w:sz="0" w:space="0" w:color="auto"/>
          </w:divBdr>
        </w:div>
        <w:div w:id="259534980">
          <w:marLeft w:val="640"/>
          <w:marRight w:val="0"/>
          <w:marTop w:val="0"/>
          <w:marBottom w:val="0"/>
          <w:divBdr>
            <w:top w:val="none" w:sz="0" w:space="0" w:color="auto"/>
            <w:left w:val="none" w:sz="0" w:space="0" w:color="auto"/>
            <w:bottom w:val="none" w:sz="0" w:space="0" w:color="auto"/>
            <w:right w:val="none" w:sz="0" w:space="0" w:color="auto"/>
          </w:divBdr>
        </w:div>
        <w:div w:id="1103843136">
          <w:marLeft w:val="640"/>
          <w:marRight w:val="0"/>
          <w:marTop w:val="0"/>
          <w:marBottom w:val="0"/>
          <w:divBdr>
            <w:top w:val="none" w:sz="0" w:space="0" w:color="auto"/>
            <w:left w:val="none" w:sz="0" w:space="0" w:color="auto"/>
            <w:bottom w:val="none" w:sz="0" w:space="0" w:color="auto"/>
            <w:right w:val="none" w:sz="0" w:space="0" w:color="auto"/>
          </w:divBdr>
        </w:div>
        <w:div w:id="1469933695">
          <w:marLeft w:val="640"/>
          <w:marRight w:val="0"/>
          <w:marTop w:val="0"/>
          <w:marBottom w:val="0"/>
          <w:divBdr>
            <w:top w:val="none" w:sz="0" w:space="0" w:color="auto"/>
            <w:left w:val="none" w:sz="0" w:space="0" w:color="auto"/>
            <w:bottom w:val="none" w:sz="0" w:space="0" w:color="auto"/>
            <w:right w:val="none" w:sz="0" w:space="0" w:color="auto"/>
          </w:divBdr>
        </w:div>
        <w:div w:id="3092970">
          <w:marLeft w:val="640"/>
          <w:marRight w:val="0"/>
          <w:marTop w:val="0"/>
          <w:marBottom w:val="0"/>
          <w:divBdr>
            <w:top w:val="none" w:sz="0" w:space="0" w:color="auto"/>
            <w:left w:val="none" w:sz="0" w:space="0" w:color="auto"/>
            <w:bottom w:val="none" w:sz="0" w:space="0" w:color="auto"/>
            <w:right w:val="none" w:sz="0" w:space="0" w:color="auto"/>
          </w:divBdr>
        </w:div>
        <w:div w:id="1778450745">
          <w:marLeft w:val="640"/>
          <w:marRight w:val="0"/>
          <w:marTop w:val="0"/>
          <w:marBottom w:val="0"/>
          <w:divBdr>
            <w:top w:val="none" w:sz="0" w:space="0" w:color="auto"/>
            <w:left w:val="none" w:sz="0" w:space="0" w:color="auto"/>
            <w:bottom w:val="none" w:sz="0" w:space="0" w:color="auto"/>
            <w:right w:val="none" w:sz="0" w:space="0" w:color="auto"/>
          </w:divBdr>
        </w:div>
        <w:div w:id="1790974023">
          <w:marLeft w:val="640"/>
          <w:marRight w:val="0"/>
          <w:marTop w:val="0"/>
          <w:marBottom w:val="0"/>
          <w:divBdr>
            <w:top w:val="none" w:sz="0" w:space="0" w:color="auto"/>
            <w:left w:val="none" w:sz="0" w:space="0" w:color="auto"/>
            <w:bottom w:val="none" w:sz="0" w:space="0" w:color="auto"/>
            <w:right w:val="none" w:sz="0" w:space="0" w:color="auto"/>
          </w:divBdr>
        </w:div>
        <w:div w:id="1623195679">
          <w:marLeft w:val="640"/>
          <w:marRight w:val="0"/>
          <w:marTop w:val="0"/>
          <w:marBottom w:val="0"/>
          <w:divBdr>
            <w:top w:val="none" w:sz="0" w:space="0" w:color="auto"/>
            <w:left w:val="none" w:sz="0" w:space="0" w:color="auto"/>
            <w:bottom w:val="none" w:sz="0" w:space="0" w:color="auto"/>
            <w:right w:val="none" w:sz="0" w:space="0" w:color="auto"/>
          </w:divBdr>
        </w:div>
        <w:div w:id="994341528">
          <w:marLeft w:val="640"/>
          <w:marRight w:val="0"/>
          <w:marTop w:val="0"/>
          <w:marBottom w:val="0"/>
          <w:divBdr>
            <w:top w:val="none" w:sz="0" w:space="0" w:color="auto"/>
            <w:left w:val="none" w:sz="0" w:space="0" w:color="auto"/>
            <w:bottom w:val="none" w:sz="0" w:space="0" w:color="auto"/>
            <w:right w:val="none" w:sz="0" w:space="0" w:color="auto"/>
          </w:divBdr>
        </w:div>
        <w:div w:id="1737432511">
          <w:marLeft w:val="640"/>
          <w:marRight w:val="0"/>
          <w:marTop w:val="0"/>
          <w:marBottom w:val="0"/>
          <w:divBdr>
            <w:top w:val="none" w:sz="0" w:space="0" w:color="auto"/>
            <w:left w:val="none" w:sz="0" w:space="0" w:color="auto"/>
            <w:bottom w:val="none" w:sz="0" w:space="0" w:color="auto"/>
            <w:right w:val="none" w:sz="0" w:space="0" w:color="auto"/>
          </w:divBdr>
        </w:div>
        <w:div w:id="685057374">
          <w:marLeft w:val="640"/>
          <w:marRight w:val="0"/>
          <w:marTop w:val="0"/>
          <w:marBottom w:val="0"/>
          <w:divBdr>
            <w:top w:val="none" w:sz="0" w:space="0" w:color="auto"/>
            <w:left w:val="none" w:sz="0" w:space="0" w:color="auto"/>
            <w:bottom w:val="none" w:sz="0" w:space="0" w:color="auto"/>
            <w:right w:val="none" w:sz="0" w:space="0" w:color="auto"/>
          </w:divBdr>
        </w:div>
        <w:div w:id="226231778">
          <w:marLeft w:val="640"/>
          <w:marRight w:val="0"/>
          <w:marTop w:val="0"/>
          <w:marBottom w:val="0"/>
          <w:divBdr>
            <w:top w:val="none" w:sz="0" w:space="0" w:color="auto"/>
            <w:left w:val="none" w:sz="0" w:space="0" w:color="auto"/>
            <w:bottom w:val="none" w:sz="0" w:space="0" w:color="auto"/>
            <w:right w:val="none" w:sz="0" w:space="0" w:color="auto"/>
          </w:divBdr>
        </w:div>
        <w:div w:id="694430581">
          <w:marLeft w:val="640"/>
          <w:marRight w:val="0"/>
          <w:marTop w:val="0"/>
          <w:marBottom w:val="0"/>
          <w:divBdr>
            <w:top w:val="none" w:sz="0" w:space="0" w:color="auto"/>
            <w:left w:val="none" w:sz="0" w:space="0" w:color="auto"/>
            <w:bottom w:val="none" w:sz="0" w:space="0" w:color="auto"/>
            <w:right w:val="none" w:sz="0" w:space="0" w:color="auto"/>
          </w:divBdr>
        </w:div>
        <w:div w:id="1143959785">
          <w:marLeft w:val="640"/>
          <w:marRight w:val="0"/>
          <w:marTop w:val="0"/>
          <w:marBottom w:val="0"/>
          <w:divBdr>
            <w:top w:val="none" w:sz="0" w:space="0" w:color="auto"/>
            <w:left w:val="none" w:sz="0" w:space="0" w:color="auto"/>
            <w:bottom w:val="none" w:sz="0" w:space="0" w:color="auto"/>
            <w:right w:val="none" w:sz="0" w:space="0" w:color="auto"/>
          </w:divBdr>
        </w:div>
        <w:div w:id="1044137249">
          <w:marLeft w:val="640"/>
          <w:marRight w:val="0"/>
          <w:marTop w:val="0"/>
          <w:marBottom w:val="0"/>
          <w:divBdr>
            <w:top w:val="none" w:sz="0" w:space="0" w:color="auto"/>
            <w:left w:val="none" w:sz="0" w:space="0" w:color="auto"/>
            <w:bottom w:val="none" w:sz="0" w:space="0" w:color="auto"/>
            <w:right w:val="none" w:sz="0" w:space="0" w:color="auto"/>
          </w:divBdr>
        </w:div>
        <w:div w:id="497771968">
          <w:marLeft w:val="640"/>
          <w:marRight w:val="0"/>
          <w:marTop w:val="0"/>
          <w:marBottom w:val="0"/>
          <w:divBdr>
            <w:top w:val="none" w:sz="0" w:space="0" w:color="auto"/>
            <w:left w:val="none" w:sz="0" w:space="0" w:color="auto"/>
            <w:bottom w:val="none" w:sz="0" w:space="0" w:color="auto"/>
            <w:right w:val="none" w:sz="0" w:space="0" w:color="auto"/>
          </w:divBdr>
        </w:div>
        <w:div w:id="746995481">
          <w:marLeft w:val="640"/>
          <w:marRight w:val="0"/>
          <w:marTop w:val="0"/>
          <w:marBottom w:val="0"/>
          <w:divBdr>
            <w:top w:val="none" w:sz="0" w:space="0" w:color="auto"/>
            <w:left w:val="none" w:sz="0" w:space="0" w:color="auto"/>
            <w:bottom w:val="none" w:sz="0" w:space="0" w:color="auto"/>
            <w:right w:val="none" w:sz="0" w:space="0" w:color="auto"/>
          </w:divBdr>
        </w:div>
        <w:div w:id="756950702">
          <w:marLeft w:val="640"/>
          <w:marRight w:val="0"/>
          <w:marTop w:val="0"/>
          <w:marBottom w:val="0"/>
          <w:divBdr>
            <w:top w:val="none" w:sz="0" w:space="0" w:color="auto"/>
            <w:left w:val="none" w:sz="0" w:space="0" w:color="auto"/>
            <w:bottom w:val="none" w:sz="0" w:space="0" w:color="auto"/>
            <w:right w:val="none" w:sz="0" w:space="0" w:color="auto"/>
          </w:divBdr>
        </w:div>
        <w:div w:id="2079089196">
          <w:marLeft w:val="640"/>
          <w:marRight w:val="0"/>
          <w:marTop w:val="0"/>
          <w:marBottom w:val="0"/>
          <w:divBdr>
            <w:top w:val="none" w:sz="0" w:space="0" w:color="auto"/>
            <w:left w:val="none" w:sz="0" w:space="0" w:color="auto"/>
            <w:bottom w:val="none" w:sz="0" w:space="0" w:color="auto"/>
            <w:right w:val="none" w:sz="0" w:space="0" w:color="auto"/>
          </w:divBdr>
        </w:div>
        <w:div w:id="1306932904">
          <w:marLeft w:val="640"/>
          <w:marRight w:val="0"/>
          <w:marTop w:val="0"/>
          <w:marBottom w:val="0"/>
          <w:divBdr>
            <w:top w:val="none" w:sz="0" w:space="0" w:color="auto"/>
            <w:left w:val="none" w:sz="0" w:space="0" w:color="auto"/>
            <w:bottom w:val="none" w:sz="0" w:space="0" w:color="auto"/>
            <w:right w:val="none" w:sz="0" w:space="0" w:color="auto"/>
          </w:divBdr>
        </w:div>
        <w:div w:id="1539508621">
          <w:marLeft w:val="640"/>
          <w:marRight w:val="0"/>
          <w:marTop w:val="0"/>
          <w:marBottom w:val="0"/>
          <w:divBdr>
            <w:top w:val="none" w:sz="0" w:space="0" w:color="auto"/>
            <w:left w:val="none" w:sz="0" w:space="0" w:color="auto"/>
            <w:bottom w:val="none" w:sz="0" w:space="0" w:color="auto"/>
            <w:right w:val="none" w:sz="0" w:space="0" w:color="auto"/>
          </w:divBdr>
        </w:div>
        <w:div w:id="1655992108">
          <w:marLeft w:val="640"/>
          <w:marRight w:val="0"/>
          <w:marTop w:val="0"/>
          <w:marBottom w:val="0"/>
          <w:divBdr>
            <w:top w:val="none" w:sz="0" w:space="0" w:color="auto"/>
            <w:left w:val="none" w:sz="0" w:space="0" w:color="auto"/>
            <w:bottom w:val="none" w:sz="0" w:space="0" w:color="auto"/>
            <w:right w:val="none" w:sz="0" w:space="0" w:color="auto"/>
          </w:divBdr>
        </w:div>
        <w:div w:id="320037367">
          <w:marLeft w:val="640"/>
          <w:marRight w:val="0"/>
          <w:marTop w:val="0"/>
          <w:marBottom w:val="0"/>
          <w:divBdr>
            <w:top w:val="none" w:sz="0" w:space="0" w:color="auto"/>
            <w:left w:val="none" w:sz="0" w:space="0" w:color="auto"/>
            <w:bottom w:val="none" w:sz="0" w:space="0" w:color="auto"/>
            <w:right w:val="none" w:sz="0" w:space="0" w:color="auto"/>
          </w:divBdr>
        </w:div>
        <w:div w:id="1974364718">
          <w:marLeft w:val="640"/>
          <w:marRight w:val="0"/>
          <w:marTop w:val="0"/>
          <w:marBottom w:val="0"/>
          <w:divBdr>
            <w:top w:val="none" w:sz="0" w:space="0" w:color="auto"/>
            <w:left w:val="none" w:sz="0" w:space="0" w:color="auto"/>
            <w:bottom w:val="none" w:sz="0" w:space="0" w:color="auto"/>
            <w:right w:val="none" w:sz="0" w:space="0" w:color="auto"/>
          </w:divBdr>
        </w:div>
        <w:div w:id="343673467">
          <w:marLeft w:val="640"/>
          <w:marRight w:val="0"/>
          <w:marTop w:val="0"/>
          <w:marBottom w:val="0"/>
          <w:divBdr>
            <w:top w:val="none" w:sz="0" w:space="0" w:color="auto"/>
            <w:left w:val="none" w:sz="0" w:space="0" w:color="auto"/>
            <w:bottom w:val="none" w:sz="0" w:space="0" w:color="auto"/>
            <w:right w:val="none" w:sz="0" w:space="0" w:color="auto"/>
          </w:divBdr>
        </w:div>
        <w:div w:id="354235230">
          <w:marLeft w:val="640"/>
          <w:marRight w:val="0"/>
          <w:marTop w:val="0"/>
          <w:marBottom w:val="0"/>
          <w:divBdr>
            <w:top w:val="none" w:sz="0" w:space="0" w:color="auto"/>
            <w:left w:val="none" w:sz="0" w:space="0" w:color="auto"/>
            <w:bottom w:val="none" w:sz="0" w:space="0" w:color="auto"/>
            <w:right w:val="none" w:sz="0" w:space="0" w:color="auto"/>
          </w:divBdr>
        </w:div>
      </w:divsChild>
    </w:div>
    <w:div w:id="761148881">
      <w:bodyDiv w:val="1"/>
      <w:marLeft w:val="0"/>
      <w:marRight w:val="0"/>
      <w:marTop w:val="0"/>
      <w:marBottom w:val="0"/>
      <w:divBdr>
        <w:top w:val="none" w:sz="0" w:space="0" w:color="auto"/>
        <w:left w:val="none" w:sz="0" w:space="0" w:color="auto"/>
        <w:bottom w:val="none" w:sz="0" w:space="0" w:color="auto"/>
        <w:right w:val="none" w:sz="0" w:space="0" w:color="auto"/>
      </w:divBdr>
    </w:div>
    <w:div w:id="761797761">
      <w:bodyDiv w:val="1"/>
      <w:marLeft w:val="0"/>
      <w:marRight w:val="0"/>
      <w:marTop w:val="0"/>
      <w:marBottom w:val="0"/>
      <w:divBdr>
        <w:top w:val="none" w:sz="0" w:space="0" w:color="auto"/>
        <w:left w:val="none" w:sz="0" w:space="0" w:color="auto"/>
        <w:bottom w:val="none" w:sz="0" w:space="0" w:color="auto"/>
        <w:right w:val="none" w:sz="0" w:space="0" w:color="auto"/>
      </w:divBdr>
    </w:div>
    <w:div w:id="762451775">
      <w:bodyDiv w:val="1"/>
      <w:marLeft w:val="0"/>
      <w:marRight w:val="0"/>
      <w:marTop w:val="0"/>
      <w:marBottom w:val="0"/>
      <w:divBdr>
        <w:top w:val="none" w:sz="0" w:space="0" w:color="auto"/>
        <w:left w:val="none" w:sz="0" w:space="0" w:color="auto"/>
        <w:bottom w:val="none" w:sz="0" w:space="0" w:color="auto"/>
        <w:right w:val="none" w:sz="0" w:space="0" w:color="auto"/>
      </w:divBdr>
    </w:div>
    <w:div w:id="763304193">
      <w:bodyDiv w:val="1"/>
      <w:marLeft w:val="0"/>
      <w:marRight w:val="0"/>
      <w:marTop w:val="0"/>
      <w:marBottom w:val="0"/>
      <w:divBdr>
        <w:top w:val="none" w:sz="0" w:space="0" w:color="auto"/>
        <w:left w:val="none" w:sz="0" w:space="0" w:color="auto"/>
        <w:bottom w:val="none" w:sz="0" w:space="0" w:color="auto"/>
        <w:right w:val="none" w:sz="0" w:space="0" w:color="auto"/>
      </w:divBdr>
    </w:div>
    <w:div w:id="764230358">
      <w:bodyDiv w:val="1"/>
      <w:marLeft w:val="0"/>
      <w:marRight w:val="0"/>
      <w:marTop w:val="0"/>
      <w:marBottom w:val="0"/>
      <w:divBdr>
        <w:top w:val="none" w:sz="0" w:space="0" w:color="auto"/>
        <w:left w:val="none" w:sz="0" w:space="0" w:color="auto"/>
        <w:bottom w:val="none" w:sz="0" w:space="0" w:color="auto"/>
        <w:right w:val="none" w:sz="0" w:space="0" w:color="auto"/>
      </w:divBdr>
      <w:divsChild>
        <w:div w:id="529339906">
          <w:marLeft w:val="480"/>
          <w:marRight w:val="0"/>
          <w:marTop w:val="0"/>
          <w:marBottom w:val="0"/>
          <w:divBdr>
            <w:top w:val="none" w:sz="0" w:space="0" w:color="auto"/>
            <w:left w:val="none" w:sz="0" w:space="0" w:color="auto"/>
            <w:bottom w:val="none" w:sz="0" w:space="0" w:color="auto"/>
            <w:right w:val="none" w:sz="0" w:space="0" w:color="auto"/>
          </w:divBdr>
        </w:div>
        <w:div w:id="1377387517">
          <w:marLeft w:val="480"/>
          <w:marRight w:val="0"/>
          <w:marTop w:val="0"/>
          <w:marBottom w:val="0"/>
          <w:divBdr>
            <w:top w:val="none" w:sz="0" w:space="0" w:color="auto"/>
            <w:left w:val="none" w:sz="0" w:space="0" w:color="auto"/>
            <w:bottom w:val="none" w:sz="0" w:space="0" w:color="auto"/>
            <w:right w:val="none" w:sz="0" w:space="0" w:color="auto"/>
          </w:divBdr>
        </w:div>
        <w:div w:id="1860703330">
          <w:marLeft w:val="480"/>
          <w:marRight w:val="0"/>
          <w:marTop w:val="0"/>
          <w:marBottom w:val="0"/>
          <w:divBdr>
            <w:top w:val="none" w:sz="0" w:space="0" w:color="auto"/>
            <w:left w:val="none" w:sz="0" w:space="0" w:color="auto"/>
            <w:bottom w:val="none" w:sz="0" w:space="0" w:color="auto"/>
            <w:right w:val="none" w:sz="0" w:space="0" w:color="auto"/>
          </w:divBdr>
        </w:div>
        <w:div w:id="1877699493">
          <w:marLeft w:val="480"/>
          <w:marRight w:val="0"/>
          <w:marTop w:val="0"/>
          <w:marBottom w:val="0"/>
          <w:divBdr>
            <w:top w:val="none" w:sz="0" w:space="0" w:color="auto"/>
            <w:left w:val="none" w:sz="0" w:space="0" w:color="auto"/>
            <w:bottom w:val="none" w:sz="0" w:space="0" w:color="auto"/>
            <w:right w:val="none" w:sz="0" w:space="0" w:color="auto"/>
          </w:divBdr>
        </w:div>
        <w:div w:id="1248462432">
          <w:marLeft w:val="480"/>
          <w:marRight w:val="0"/>
          <w:marTop w:val="0"/>
          <w:marBottom w:val="0"/>
          <w:divBdr>
            <w:top w:val="none" w:sz="0" w:space="0" w:color="auto"/>
            <w:left w:val="none" w:sz="0" w:space="0" w:color="auto"/>
            <w:bottom w:val="none" w:sz="0" w:space="0" w:color="auto"/>
            <w:right w:val="none" w:sz="0" w:space="0" w:color="auto"/>
          </w:divBdr>
        </w:div>
        <w:div w:id="192309716">
          <w:marLeft w:val="480"/>
          <w:marRight w:val="0"/>
          <w:marTop w:val="0"/>
          <w:marBottom w:val="0"/>
          <w:divBdr>
            <w:top w:val="none" w:sz="0" w:space="0" w:color="auto"/>
            <w:left w:val="none" w:sz="0" w:space="0" w:color="auto"/>
            <w:bottom w:val="none" w:sz="0" w:space="0" w:color="auto"/>
            <w:right w:val="none" w:sz="0" w:space="0" w:color="auto"/>
          </w:divBdr>
        </w:div>
        <w:div w:id="409472642">
          <w:marLeft w:val="480"/>
          <w:marRight w:val="0"/>
          <w:marTop w:val="0"/>
          <w:marBottom w:val="0"/>
          <w:divBdr>
            <w:top w:val="none" w:sz="0" w:space="0" w:color="auto"/>
            <w:left w:val="none" w:sz="0" w:space="0" w:color="auto"/>
            <w:bottom w:val="none" w:sz="0" w:space="0" w:color="auto"/>
            <w:right w:val="none" w:sz="0" w:space="0" w:color="auto"/>
          </w:divBdr>
        </w:div>
        <w:div w:id="672032124">
          <w:marLeft w:val="480"/>
          <w:marRight w:val="0"/>
          <w:marTop w:val="0"/>
          <w:marBottom w:val="0"/>
          <w:divBdr>
            <w:top w:val="none" w:sz="0" w:space="0" w:color="auto"/>
            <w:left w:val="none" w:sz="0" w:space="0" w:color="auto"/>
            <w:bottom w:val="none" w:sz="0" w:space="0" w:color="auto"/>
            <w:right w:val="none" w:sz="0" w:space="0" w:color="auto"/>
          </w:divBdr>
        </w:div>
        <w:div w:id="2065635042">
          <w:marLeft w:val="480"/>
          <w:marRight w:val="0"/>
          <w:marTop w:val="0"/>
          <w:marBottom w:val="0"/>
          <w:divBdr>
            <w:top w:val="none" w:sz="0" w:space="0" w:color="auto"/>
            <w:left w:val="none" w:sz="0" w:space="0" w:color="auto"/>
            <w:bottom w:val="none" w:sz="0" w:space="0" w:color="auto"/>
            <w:right w:val="none" w:sz="0" w:space="0" w:color="auto"/>
          </w:divBdr>
        </w:div>
        <w:div w:id="2080588512">
          <w:marLeft w:val="480"/>
          <w:marRight w:val="0"/>
          <w:marTop w:val="0"/>
          <w:marBottom w:val="0"/>
          <w:divBdr>
            <w:top w:val="none" w:sz="0" w:space="0" w:color="auto"/>
            <w:left w:val="none" w:sz="0" w:space="0" w:color="auto"/>
            <w:bottom w:val="none" w:sz="0" w:space="0" w:color="auto"/>
            <w:right w:val="none" w:sz="0" w:space="0" w:color="auto"/>
          </w:divBdr>
        </w:div>
        <w:div w:id="736052300">
          <w:marLeft w:val="480"/>
          <w:marRight w:val="0"/>
          <w:marTop w:val="0"/>
          <w:marBottom w:val="0"/>
          <w:divBdr>
            <w:top w:val="none" w:sz="0" w:space="0" w:color="auto"/>
            <w:left w:val="none" w:sz="0" w:space="0" w:color="auto"/>
            <w:bottom w:val="none" w:sz="0" w:space="0" w:color="auto"/>
            <w:right w:val="none" w:sz="0" w:space="0" w:color="auto"/>
          </w:divBdr>
        </w:div>
        <w:div w:id="959413530">
          <w:marLeft w:val="480"/>
          <w:marRight w:val="0"/>
          <w:marTop w:val="0"/>
          <w:marBottom w:val="0"/>
          <w:divBdr>
            <w:top w:val="none" w:sz="0" w:space="0" w:color="auto"/>
            <w:left w:val="none" w:sz="0" w:space="0" w:color="auto"/>
            <w:bottom w:val="none" w:sz="0" w:space="0" w:color="auto"/>
            <w:right w:val="none" w:sz="0" w:space="0" w:color="auto"/>
          </w:divBdr>
        </w:div>
        <w:div w:id="2041470671">
          <w:marLeft w:val="480"/>
          <w:marRight w:val="0"/>
          <w:marTop w:val="0"/>
          <w:marBottom w:val="0"/>
          <w:divBdr>
            <w:top w:val="none" w:sz="0" w:space="0" w:color="auto"/>
            <w:left w:val="none" w:sz="0" w:space="0" w:color="auto"/>
            <w:bottom w:val="none" w:sz="0" w:space="0" w:color="auto"/>
            <w:right w:val="none" w:sz="0" w:space="0" w:color="auto"/>
          </w:divBdr>
        </w:div>
        <w:div w:id="1587498036">
          <w:marLeft w:val="480"/>
          <w:marRight w:val="0"/>
          <w:marTop w:val="0"/>
          <w:marBottom w:val="0"/>
          <w:divBdr>
            <w:top w:val="none" w:sz="0" w:space="0" w:color="auto"/>
            <w:left w:val="none" w:sz="0" w:space="0" w:color="auto"/>
            <w:bottom w:val="none" w:sz="0" w:space="0" w:color="auto"/>
            <w:right w:val="none" w:sz="0" w:space="0" w:color="auto"/>
          </w:divBdr>
        </w:div>
        <w:div w:id="120080053">
          <w:marLeft w:val="480"/>
          <w:marRight w:val="0"/>
          <w:marTop w:val="0"/>
          <w:marBottom w:val="0"/>
          <w:divBdr>
            <w:top w:val="none" w:sz="0" w:space="0" w:color="auto"/>
            <w:left w:val="none" w:sz="0" w:space="0" w:color="auto"/>
            <w:bottom w:val="none" w:sz="0" w:space="0" w:color="auto"/>
            <w:right w:val="none" w:sz="0" w:space="0" w:color="auto"/>
          </w:divBdr>
        </w:div>
      </w:divsChild>
    </w:div>
    <w:div w:id="764495528">
      <w:bodyDiv w:val="1"/>
      <w:marLeft w:val="0"/>
      <w:marRight w:val="0"/>
      <w:marTop w:val="0"/>
      <w:marBottom w:val="0"/>
      <w:divBdr>
        <w:top w:val="none" w:sz="0" w:space="0" w:color="auto"/>
        <w:left w:val="none" w:sz="0" w:space="0" w:color="auto"/>
        <w:bottom w:val="none" w:sz="0" w:space="0" w:color="auto"/>
        <w:right w:val="none" w:sz="0" w:space="0" w:color="auto"/>
      </w:divBdr>
    </w:div>
    <w:div w:id="764497584">
      <w:bodyDiv w:val="1"/>
      <w:marLeft w:val="0"/>
      <w:marRight w:val="0"/>
      <w:marTop w:val="0"/>
      <w:marBottom w:val="0"/>
      <w:divBdr>
        <w:top w:val="none" w:sz="0" w:space="0" w:color="auto"/>
        <w:left w:val="none" w:sz="0" w:space="0" w:color="auto"/>
        <w:bottom w:val="none" w:sz="0" w:space="0" w:color="auto"/>
        <w:right w:val="none" w:sz="0" w:space="0" w:color="auto"/>
      </w:divBdr>
    </w:div>
    <w:div w:id="764615053">
      <w:bodyDiv w:val="1"/>
      <w:marLeft w:val="0"/>
      <w:marRight w:val="0"/>
      <w:marTop w:val="0"/>
      <w:marBottom w:val="0"/>
      <w:divBdr>
        <w:top w:val="none" w:sz="0" w:space="0" w:color="auto"/>
        <w:left w:val="none" w:sz="0" w:space="0" w:color="auto"/>
        <w:bottom w:val="none" w:sz="0" w:space="0" w:color="auto"/>
        <w:right w:val="none" w:sz="0" w:space="0" w:color="auto"/>
      </w:divBdr>
    </w:div>
    <w:div w:id="764687123">
      <w:bodyDiv w:val="1"/>
      <w:marLeft w:val="0"/>
      <w:marRight w:val="0"/>
      <w:marTop w:val="0"/>
      <w:marBottom w:val="0"/>
      <w:divBdr>
        <w:top w:val="none" w:sz="0" w:space="0" w:color="auto"/>
        <w:left w:val="none" w:sz="0" w:space="0" w:color="auto"/>
        <w:bottom w:val="none" w:sz="0" w:space="0" w:color="auto"/>
        <w:right w:val="none" w:sz="0" w:space="0" w:color="auto"/>
      </w:divBdr>
    </w:div>
    <w:div w:id="764887022">
      <w:bodyDiv w:val="1"/>
      <w:marLeft w:val="0"/>
      <w:marRight w:val="0"/>
      <w:marTop w:val="0"/>
      <w:marBottom w:val="0"/>
      <w:divBdr>
        <w:top w:val="none" w:sz="0" w:space="0" w:color="auto"/>
        <w:left w:val="none" w:sz="0" w:space="0" w:color="auto"/>
        <w:bottom w:val="none" w:sz="0" w:space="0" w:color="auto"/>
        <w:right w:val="none" w:sz="0" w:space="0" w:color="auto"/>
      </w:divBdr>
    </w:div>
    <w:div w:id="765198444">
      <w:bodyDiv w:val="1"/>
      <w:marLeft w:val="0"/>
      <w:marRight w:val="0"/>
      <w:marTop w:val="0"/>
      <w:marBottom w:val="0"/>
      <w:divBdr>
        <w:top w:val="none" w:sz="0" w:space="0" w:color="auto"/>
        <w:left w:val="none" w:sz="0" w:space="0" w:color="auto"/>
        <w:bottom w:val="none" w:sz="0" w:space="0" w:color="auto"/>
        <w:right w:val="none" w:sz="0" w:space="0" w:color="auto"/>
      </w:divBdr>
    </w:div>
    <w:div w:id="765419603">
      <w:bodyDiv w:val="1"/>
      <w:marLeft w:val="0"/>
      <w:marRight w:val="0"/>
      <w:marTop w:val="0"/>
      <w:marBottom w:val="0"/>
      <w:divBdr>
        <w:top w:val="none" w:sz="0" w:space="0" w:color="auto"/>
        <w:left w:val="none" w:sz="0" w:space="0" w:color="auto"/>
        <w:bottom w:val="none" w:sz="0" w:space="0" w:color="auto"/>
        <w:right w:val="none" w:sz="0" w:space="0" w:color="auto"/>
      </w:divBdr>
    </w:div>
    <w:div w:id="765923822">
      <w:bodyDiv w:val="1"/>
      <w:marLeft w:val="0"/>
      <w:marRight w:val="0"/>
      <w:marTop w:val="0"/>
      <w:marBottom w:val="0"/>
      <w:divBdr>
        <w:top w:val="none" w:sz="0" w:space="0" w:color="auto"/>
        <w:left w:val="none" w:sz="0" w:space="0" w:color="auto"/>
        <w:bottom w:val="none" w:sz="0" w:space="0" w:color="auto"/>
        <w:right w:val="none" w:sz="0" w:space="0" w:color="auto"/>
      </w:divBdr>
    </w:div>
    <w:div w:id="766775763">
      <w:bodyDiv w:val="1"/>
      <w:marLeft w:val="0"/>
      <w:marRight w:val="0"/>
      <w:marTop w:val="0"/>
      <w:marBottom w:val="0"/>
      <w:divBdr>
        <w:top w:val="none" w:sz="0" w:space="0" w:color="auto"/>
        <w:left w:val="none" w:sz="0" w:space="0" w:color="auto"/>
        <w:bottom w:val="none" w:sz="0" w:space="0" w:color="auto"/>
        <w:right w:val="none" w:sz="0" w:space="0" w:color="auto"/>
      </w:divBdr>
    </w:div>
    <w:div w:id="766803576">
      <w:bodyDiv w:val="1"/>
      <w:marLeft w:val="0"/>
      <w:marRight w:val="0"/>
      <w:marTop w:val="0"/>
      <w:marBottom w:val="0"/>
      <w:divBdr>
        <w:top w:val="none" w:sz="0" w:space="0" w:color="auto"/>
        <w:left w:val="none" w:sz="0" w:space="0" w:color="auto"/>
        <w:bottom w:val="none" w:sz="0" w:space="0" w:color="auto"/>
        <w:right w:val="none" w:sz="0" w:space="0" w:color="auto"/>
      </w:divBdr>
    </w:div>
    <w:div w:id="767117225">
      <w:bodyDiv w:val="1"/>
      <w:marLeft w:val="0"/>
      <w:marRight w:val="0"/>
      <w:marTop w:val="0"/>
      <w:marBottom w:val="0"/>
      <w:divBdr>
        <w:top w:val="none" w:sz="0" w:space="0" w:color="auto"/>
        <w:left w:val="none" w:sz="0" w:space="0" w:color="auto"/>
        <w:bottom w:val="none" w:sz="0" w:space="0" w:color="auto"/>
        <w:right w:val="none" w:sz="0" w:space="0" w:color="auto"/>
      </w:divBdr>
    </w:div>
    <w:div w:id="767239649">
      <w:bodyDiv w:val="1"/>
      <w:marLeft w:val="0"/>
      <w:marRight w:val="0"/>
      <w:marTop w:val="0"/>
      <w:marBottom w:val="0"/>
      <w:divBdr>
        <w:top w:val="none" w:sz="0" w:space="0" w:color="auto"/>
        <w:left w:val="none" w:sz="0" w:space="0" w:color="auto"/>
        <w:bottom w:val="none" w:sz="0" w:space="0" w:color="auto"/>
        <w:right w:val="none" w:sz="0" w:space="0" w:color="auto"/>
      </w:divBdr>
      <w:divsChild>
        <w:div w:id="80686663">
          <w:marLeft w:val="640"/>
          <w:marRight w:val="0"/>
          <w:marTop w:val="0"/>
          <w:marBottom w:val="0"/>
          <w:divBdr>
            <w:top w:val="none" w:sz="0" w:space="0" w:color="auto"/>
            <w:left w:val="none" w:sz="0" w:space="0" w:color="auto"/>
            <w:bottom w:val="none" w:sz="0" w:space="0" w:color="auto"/>
            <w:right w:val="none" w:sz="0" w:space="0" w:color="auto"/>
          </w:divBdr>
        </w:div>
        <w:div w:id="2005931973">
          <w:marLeft w:val="640"/>
          <w:marRight w:val="0"/>
          <w:marTop w:val="0"/>
          <w:marBottom w:val="0"/>
          <w:divBdr>
            <w:top w:val="none" w:sz="0" w:space="0" w:color="auto"/>
            <w:left w:val="none" w:sz="0" w:space="0" w:color="auto"/>
            <w:bottom w:val="none" w:sz="0" w:space="0" w:color="auto"/>
            <w:right w:val="none" w:sz="0" w:space="0" w:color="auto"/>
          </w:divBdr>
        </w:div>
        <w:div w:id="2010984517">
          <w:marLeft w:val="640"/>
          <w:marRight w:val="0"/>
          <w:marTop w:val="0"/>
          <w:marBottom w:val="0"/>
          <w:divBdr>
            <w:top w:val="none" w:sz="0" w:space="0" w:color="auto"/>
            <w:left w:val="none" w:sz="0" w:space="0" w:color="auto"/>
            <w:bottom w:val="none" w:sz="0" w:space="0" w:color="auto"/>
            <w:right w:val="none" w:sz="0" w:space="0" w:color="auto"/>
          </w:divBdr>
        </w:div>
        <w:div w:id="1548251150">
          <w:marLeft w:val="640"/>
          <w:marRight w:val="0"/>
          <w:marTop w:val="0"/>
          <w:marBottom w:val="0"/>
          <w:divBdr>
            <w:top w:val="none" w:sz="0" w:space="0" w:color="auto"/>
            <w:left w:val="none" w:sz="0" w:space="0" w:color="auto"/>
            <w:bottom w:val="none" w:sz="0" w:space="0" w:color="auto"/>
            <w:right w:val="none" w:sz="0" w:space="0" w:color="auto"/>
          </w:divBdr>
        </w:div>
        <w:div w:id="87238212">
          <w:marLeft w:val="640"/>
          <w:marRight w:val="0"/>
          <w:marTop w:val="0"/>
          <w:marBottom w:val="0"/>
          <w:divBdr>
            <w:top w:val="none" w:sz="0" w:space="0" w:color="auto"/>
            <w:left w:val="none" w:sz="0" w:space="0" w:color="auto"/>
            <w:bottom w:val="none" w:sz="0" w:space="0" w:color="auto"/>
            <w:right w:val="none" w:sz="0" w:space="0" w:color="auto"/>
          </w:divBdr>
        </w:div>
        <w:div w:id="150877568">
          <w:marLeft w:val="640"/>
          <w:marRight w:val="0"/>
          <w:marTop w:val="0"/>
          <w:marBottom w:val="0"/>
          <w:divBdr>
            <w:top w:val="none" w:sz="0" w:space="0" w:color="auto"/>
            <w:left w:val="none" w:sz="0" w:space="0" w:color="auto"/>
            <w:bottom w:val="none" w:sz="0" w:space="0" w:color="auto"/>
            <w:right w:val="none" w:sz="0" w:space="0" w:color="auto"/>
          </w:divBdr>
        </w:div>
        <w:div w:id="303239864">
          <w:marLeft w:val="640"/>
          <w:marRight w:val="0"/>
          <w:marTop w:val="0"/>
          <w:marBottom w:val="0"/>
          <w:divBdr>
            <w:top w:val="none" w:sz="0" w:space="0" w:color="auto"/>
            <w:left w:val="none" w:sz="0" w:space="0" w:color="auto"/>
            <w:bottom w:val="none" w:sz="0" w:space="0" w:color="auto"/>
            <w:right w:val="none" w:sz="0" w:space="0" w:color="auto"/>
          </w:divBdr>
        </w:div>
        <w:div w:id="961304196">
          <w:marLeft w:val="640"/>
          <w:marRight w:val="0"/>
          <w:marTop w:val="0"/>
          <w:marBottom w:val="0"/>
          <w:divBdr>
            <w:top w:val="none" w:sz="0" w:space="0" w:color="auto"/>
            <w:left w:val="none" w:sz="0" w:space="0" w:color="auto"/>
            <w:bottom w:val="none" w:sz="0" w:space="0" w:color="auto"/>
            <w:right w:val="none" w:sz="0" w:space="0" w:color="auto"/>
          </w:divBdr>
        </w:div>
        <w:div w:id="416901154">
          <w:marLeft w:val="640"/>
          <w:marRight w:val="0"/>
          <w:marTop w:val="0"/>
          <w:marBottom w:val="0"/>
          <w:divBdr>
            <w:top w:val="none" w:sz="0" w:space="0" w:color="auto"/>
            <w:left w:val="none" w:sz="0" w:space="0" w:color="auto"/>
            <w:bottom w:val="none" w:sz="0" w:space="0" w:color="auto"/>
            <w:right w:val="none" w:sz="0" w:space="0" w:color="auto"/>
          </w:divBdr>
        </w:div>
        <w:div w:id="1996228170">
          <w:marLeft w:val="640"/>
          <w:marRight w:val="0"/>
          <w:marTop w:val="0"/>
          <w:marBottom w:val="0"/>
          <w:divBdr>
            <w:top w:val="none" w:sz="0" w:space="0" w:color="auto"/>
            <w:left w:val="none" w:sz="0" w:space="0" w:color="auto"/>
            <w:bottom w:val="none" w:sz="0" w:space="0" w:color="auto"/>
            <w:right w:val="none" w:sz="0" w:space="0" w:color="auto"/>
          </w:divBdr>
        </w:div>
        <w:div w:id="1141728979">
          <w:marLeft w:val="640"/>
          <w:marRight w:val="0"/>
          <w:marTop w:val="0"/>
          <w:marBottom w:val="0"/>
          <w:divBdr>
            <w:top w:val="none" w:sz="0" w:space="0" w:color="auto"/>
            <w:left w:val="none" w:sz="0" w:space="0" w:color="auto"/>
            <w:bottom w:val="none" w:sz="0" w:space="0" w:color="auto"/>
            <w:right w:val="none" w:sz="0" w:space="0" w:color="auto"/>
          </w:divBdr>
        </w:div>
        <w:div w:id="1589315008">
          <w:marLeft w:val="640"/>
          <w:marRight w:val="0"/>
          <w:marTop w:val="0"/>
          <w:marBottom w:val="0"/>
          <w:divBdr>
            <w:top w:val="none" w:sz="0" w:space="0" w:color="auto"/>
            <w:left w:val="none" w:sz="0" w:space="0" w:color="auto"/>
            <w:bottom w:val="none" w:sz="0" w:space="0" w:color="auto"/>
            <w:right w:val="none" w:sz="0" w:space="0" w:color="auto"/>
          </w:divBdr>
        </w:div>
        <w:div w:id="382869768">
          <w:marLeft w:val="640"/>
          <w:marRight w:val="0"/>
          <w:marTop w:val="0"/>
          <w:marBottom w:val="0"/>
          <w:divBdr>
            <w:top w:val="none" w:sz="0" w:space="0" w:color="auto"/>
            <w:left w:val="none" w:sz="0" w:space="0" w:color="auto"/>
            <w:bottom w:val="none" w:sz="0" w:space="0" w:color="auto"/>
            <w:right w:val="none" w:sz="0" w:space="0" w:color="auto"/>
          </w:divBdr>
        </w:div>
        <w:div w:id="843475406">
          <w:marLeft w:val="640"/>
          <w:marRight w:val="0"/>
          <w:marTop w:val="0"/>
          <w:marBottom w:val="0"/>
          <w:divBdr>
            <w:top w:val="none" w:sz="0" w:space="0" w:color="auto"/>
            <w:left w:val="none" w:sz="0" w:space="0" w:color="auto"/>
            <w:bottom w:val="none" w:sz="0" w:space="0" w:color="auto"/>
            <w:right w:val="none" w:sz="0" w:space="0" w:color="auto"/>
          </w:divBdr>
        </w:div>
        <w:div w:id="619847153">
          <w:marLeft w:val="640"/>
          <w:marRight w:val="0"/>
          <w:marTop w:val="0"/>
          <w:marBottom w:val="0"/>
          <w:divBdr>
            <w:top w:val="none" w:sz="0" w:space="0" w:color="auto"/>
            <w:left w:val="none" w:sz="0" w:space="0" w:color="auto"/>
            <w:bottom w:val="none" w:sz="0" w:space="0" w:color="auto"/>
            <w:right w:val="none" w:sz="0" w:space="0" w:color="auto"/>
          </w:divBdr>
        </w:div>
        <w:div w:id="1203904820">
          <w:marLeft w:val="640"/>
          <w:marRight w:val="0"/>
          <w:marTop w:val="0"/>
          <w:marBottom w:val="0"/>
          <w:divBdr>
            <w:top w:val="none" w:sz="0" w:space="0" w:color="auto"/>
            <w:left w:val="none" w:sz="0" w:space="0" w:color="auto"/>
            <w:bottom w:val="none" w:sz="0" w:space="0" w:color="auto"/>
            <w:right w:val="none" w:sz="0" w:space="0" w:color="auto"/>
          </w:divBdr>
        </w:div>
        <w:div w:id="1572539847">
          <w:marLeft w:val="640"/>
          <w:marRight w:val="0"/>
          <w:marTop w:val="0"/>
          <w:marBottom w:val="0"/>
          <w:divBdr>
            <w:top w:val="none" w:sz="0" w:space="0" w:color="auto"/>
            <w:left w:val="none" w:sz="0" w:space="0" w:color="auto"/>
            <w:bottom w:val="none" w:sz="0" w:space="0" w:color="auto"/>
            <w:right w:val="none" w:sz="0" w:space="0" w:color="auto"/>
          </w:divBdr>
        </w:div>
        <w:div w:id="308828939">
          <w:marLeft w:val="640"/>
          <w:marRight w:val="0"/>
          <w:marTop w:val="0"/>
          <w:marBottom w:val="0"/>
          <w:divBdr>
            <w:top w:val="none" w:sz="0" w:space="0" w:color="auto"/>
            <w:left w:val="none" w:sz="0" w:space="0" w:color="auto"/>
            <w:bottom w:val="none" w:sz="0" w:space="0" w:color="auto"/>
            <w:right w:val="none" w:sz="0" w:space="0" w:color="auto"/>
          </w:divBdr>
        </w:div>
        <w:div w:id="1596353706">
          <w:marLeft w:val="640"/>
          <w:marRight w:val="0"/>
          <w:marTop w:val="0"/>
          <w:marBottom w:val="0"/>
          <w:divBdr>
            <w:top w:val="none" w:sz="0" w:space="0" w:color="auto"/>
            <w:left w:val="none" w:sz="0" w:space="0" w:color="auto"/>
            <w:bottom w:val="none" w:sz="0" w:space="0" w:color="auto"/>
            <w:right w:val="none" w:sz="0" w:space="0" w:color="auto"/>
          </w:divBdr>
        </w:div>
        <w:div w:id="1432165983">
          <w:marLeft w:val="640"/>
          <w:marRight w:val="0"/>
          <w:marTop w:val="0"/>
          <w:marBottom w:val="0"/>
          <w:divBdr>
            <w:top w:val="none" w:sz="0" w:space="0" w:color="auto"/>
            <w:left w:val="none" w:sz="0" w:space="0" w:color="auto"/>
            <w:bottom w:val="none" w:sz="0" w:space="0" w:color="auto"/>
            <w:right w:val="none" w:sz="0" w:space="0" w:color="auto"/>
          </w:divBdr>
        </w:div>
        <w:div w:id="1083646780">
          <w:marLeft w:val="640"/>
          <w:marRight w:val="0"/>
          <w:marTop w:val="0"/>
          <w:marBottom w:val="0"/>
          <w:divBdr>
            <w:top w:val="none" w:sz="0" w:space="0" w:color="auto"/>
            <w:left w:val="none" w:sz="0" w:space="0" w:color="auto"/>
            <w:bottom w:val="none" w:sz="0" w:space="0" w:color="auto"/>
            <w:right w:val="none" w:sz="0" w:space="0" w:color="auto"/>
          </w:divBdr>
        </w:div>
        <w:div w:id="1064252602">
          <w:marLeft w:val="640"/>
          <w:marRight w:val="0"/>
          <w:marTop w:val="0"/>
          <w:marBottom w:val="0"/>
          <w:divBdr>
            <w:top w:val="none" w:sz="0" w:space="0" w:color="auto"/>
            <w:left w:val="none" w:sz="0" w:space="0" w:color="auto"/>
            <w:bottom w:val="none" w:sz="0" w:space="0" w:color="auto"/>
            <w:right w:val="none" w:sz="0" w:space="0" w:color="auto"/>
          </w:divBdr>
        </w:div>
        <w:div w:id="1236402488">
          <w:marLeft w:val="640"/>
          <w:marRight w:val="0"/>
          <w:marTop w:val="0"/>
          <w:marBottom w:val="0"/>
          <w:divBdr>
            <w:top w:val="none" w:sz="0" w:space="0" w:color="auto"/>
            <w:left w:val="none" w:sz="0" w:space="0" w:color="auto"/>
            <w:bottom w:val="none" w:sz="0" w:space="0" w:color="auto"/>
            <w:right w:val="none" w:sz="0" w:space="0" w:color="auto"/>
          </w:divBdr>
        </w:div>
        <w:div w:id="1088424222">
          <w:marLeft w:val="640"/>
          <w:marRight w:val="0"/>
          <w:marTop w:val="0"/>
          <w:marBottom w:val="0"/>
          <w:divBdr>
            <w:top w:val="none" w:sz="0" w:space="0" w:color="auto"/>
            <w:left w:val="none" w:sz="0" w:space="0" w:color="auto"/>
            <w:bottom w:val="none" w:sz="0" w:space="0" w:color="auto"/>
            <w:right w:val="none" w:sz="0" w:space="0" w:color="auto"/>
          </w:divBdr>
        </w:div>
        <w:div w:id="1325276107">
          <w:marLeft w:val="640"/>
          <w:marRight w:val="0"/>
          <w:marTop w:val="0"/>
          <w:marBottom w:val="0"/>
          <w:divBdr>
            <w:top w:val="none" w:sz="0" w:space="0" w:color="auto"/>
            <w:left w:val="none" w:sz="0" w:space="0" w:color="auto"/>
            <w:bottom w:val="none" w:sz="0" w:space="0" w:color="auto"/>
            <w:right w:val="none" w:sz="0" w:space="0" w:color="auto"/>
          </w:divBdr>
        </w:div>
        <w:div w:id="1029379788">
          <w:marLeft w:val="640"/>
          <w:marRight w:val="0"/>
          <w:marTop w:val="0"/>
          <w:marBottom w:val="0"/>
          <w:divBdr>
            <w:top w:val="none" w:sz="0" w:space="0" w:color="auto"/>
            <w:left w:val="none" w:sz="0" w:space="0" w:color="auto"/>
            <w:bottom w:val="none" w:sz="0" w:space="0" w:color="auto"/>
            <w:right w:val="none" w:sz="0" w:space="0" w:color="auto"/>
          </w:divBdr>
        </w:div>
        <w:div w:id="736980530">
          <w:marLeft w:val="640"/>
          <w:marRight w:val="0"/>
          <w:marTop w:val="0"/>
          <w:marBottom w:val="0"/>
          <w:divBdr>
            <w:top w:val="none" w:sz="0" w:space="0" w:color="auto"/>
            <w:left w:val="none" w:sz="0" w:space="0" w:color="auto"/>
            <w:bottom w:val="none" w:sz="0" w:space="0" w:color="auto"/>
            <w:right w:val="none" w:sz="0" w:space="0" w:color="auto"/>
          </w:divBdr>
        </w:div>
        <w:div w:id="194851000">
          <w:marLeft w:val="640"/>
          <w:marRight w:val="0"/>
          <w:marTop w:val="0"/>
          <w:marBottom w:val="0"/>
          <w:divBdr>
            <w:top w:val="none" w:sz="0" w:space="0" w:color="auto"/>
            <w:left w:val="none" w:sz="0" w:space="0" w:color="auto"/>
            <w:bottom w:val="none" w:sz="0" w:space="0" w:color="auto"/>
            <w:right w:val="none" w:sz="0" w:space="0" w:color="auto"/>
          </w:divBdr>
        </w:div>
        <w:div w:id="358357784">
          <w:marLeft w:val="640"/>
          <w:marRight w:val="0"/>
          <w:marTop w:val="0"/>
          <w:marBottom w:val="0"/>
          <w:divBdr>
            <w:top w:val="none" w:sz="0" w:space="0" w:color="auto"/>
            <w:left w:val="none" w:sz="0" w:space="0" w:color="auto"/>
            <w:bottom w:val="none" w:sz="0" w:space="0" w:color="auto"/>
            <w:right w:val="none" w:sz="0" w:space="0" w:color="auto"/>
          </w:divBdr>
        </w:div>
        <w:div w:id="1913856079">
          <w:marLeft w:val="640"/>
          <w:marRight w:val="0"/>
          <w:marTop w:val="0"/>
          <w:marBottom w:val="0"/>
          <w:divBdr>
            <w:top w:val="none" w:sz="0" w:space="0" w:color="auto"/>
            <w:left w:val="none" w:sz="0" w:space="0" w:color="auto"/>
            <w:bottom w:val="none" w:sz="0" w:space="0" w:color="auto"/>
            <w:right w:val="none" w:sz="0" w:space="0" w:color="auto"/>
          </w:divBdr>
        </w:div>
        <w:div w:id="237597781">
          <w:marLeft w:val="640"/>
          <w:marRight w:val="0"/>
          <w:marTop w:val="0"/>
          <w:marBottom w:val="0"/>
          <w:divBdr>
            <w:top w:val="none" w:sz="0" w:space="0" w:color="auto"/>
            <w:left w:val="none" w:sz="0" w:space="0" w:color="auto"/>
            <w:bottom w:val="none" w:sz="0" w:space="0" w:color="auto"/>
            <w:right w:val="none" w:sz="0" w:space="0" w:color="auto"/>
          </w:divBdr>
        </w:div>
        <w:div w:id="211893429">
          <w:marLeft w:val="640"/>
          <w:marRight w:val="0"/>
          <w:marTop w:val="0"/>
          <w:marBottom w:val="0"/>
          <w:divBdr>
            <w:top w:val="none" w:sz="0" w:space="0" w:color="auto"/>
            <w:left w:val="none" w:sz="0" w:space="0" w:color="auto"/>
            <w:bottom w:val="none" w:sz="0" w:space="0" w:color="auto"/>
            <w:right w:val="none" w:sz="0" w:space="0" w:color="auto"/>
          </w:divBdr>
        </w:div>
        <w:div w:id="153380895">
          <w:marLeft w:val="640"/>
          <w:marRight w:val="0"/>
          <w:marTop w:val="0"/>
          <w:marBottom w:val="0"/>
          <w:divBdr>
            <w:top w:val="none" w:sz="0" w:space="0" w:color="auto"/>
            <w:left w:val="none" w:sz="0" w:space="0" w:color="auto"/>
            <w:bottom w:val="none" w:sz="0" w:space="0" w:color="auto"/>
            <w:right w:val="none" w:sz="0" w:space="0" w:color="auto"/>
          </w:divBdr>
        </w:div>
        <w:div w:id="633873459">
          <w:marLeft w:val="640"/>
          <w:marRight w:val="0"/>
          <w:marTop w:val="0"/>
          <w:marBottom w:val="0"/>
          <w:divBdr>
            <w:top w:val="none" w:sz="0" w:space="0" w:color="auto"/>
            <w:left w:val="none" w:sz="0" w:space="0" w:color="auto"/>
            <w:bottom w:val="none" w:sz="0" w:space="0" w:color="auto"/>
            <w:right w:val="none" w:sz="0" w:space="0" w:color="auto"/>
          </w:divBdr>
        </w:div>
        <w:div w:id="1345748414">
          <w:marLeft w:val="640"/>
          <w:marRight w:val="0"/>
          <w:marTop w:val="0"/>
          <w:marBottom w:val="0"/>
          <w:divBdr>
            <w:top w:val="none" w:sz="0" w:space="0" w:color="auto"/>
            <w:left w:val="none" w:sz="0" w:space="0" w:color="auto"/>
            <w:bottom w:val="none" w:sz="0" w:space="0" w:color="auto"/>
            <w:right w:val="none" w:sz="0" w:space="0" w:color="auto"/>
          </w:divBdr>
        </w:div>
        <w:div w:id="39715850">
          <w:marLeft w:val="640"/>
          <w:marRight w:val="0"/>
          <w:marTop w:val="0"/>
          <w:marBottom w:val="0"/>
          <w:divBdr>
            <w:top w:val="none" w:sz="0" w:space="0" w:color="auto"/>
            <w:left w:val="none" w:sz="0" w:space="0" w:color="auto"/>
            <w:bottom w:val="none" w:sz="0" w:space="0" w:color="auto"/>
            <w:right w:val="none" w:sz="0" w:space="0" w:color="auto"/>
          </w:divBdr>
        </w:div>
        <w:div w:id="180239670">
          <w:marLeft w:val="640"/>
          <w:marRight w:val="0"/>
          <w:marTop w:val="0"/>
          <w:marBottom w:val="0"/>
          <w:divBdr>
            <w:top w:val="none" w:sz="0" w:space="0" w:color="auto"/>
            <w:left w:val="none" w:sz="0" w:space="0" w:color="auto"/>
            <w:bottom w:val="none" w:sz="0" w:space="0" w:color="auto"/>
            <w:right w:val="none" w:sz="0" w:space="0" w:color="auto"/>
          </w:divBdr>
        </w:div>
        <w:div w:id="1239246356">
          <w:marLeft w:val="640"/>
          <w:marRight w:val="0"/>
          <w:marTop w:val="0"/>
          <w:marBottom w:val="0"/>
          <w:divBdr>
            <w:top w:val="none" w:sz="0" w:space="0" w:color="auto"/>
            <w:left w:val="none" w:sz="0" w:space="0" w:color="auto"/>
            <w:bottom w:val="none" w:sz="0" w:space="0" w:color="auto"/>
            <w:right w:val="none" w:sz="0" w:space="0" w:color="auto"/>
          </w:divBdr>
        </w:div>
        <w:div w:id="669717660">
          <w:marLeft w:val="640"/>
          <w:marRight w:val="0"/>
          <w:marTop w:val="0"/>
          <w:marBottom w:val="0"/>
          <w:divBdr>
            <w:top w:val="none" w:sz="0" w:space="0" w:color="auto"/>
            <w:left w:val="none" w:sz="0" w:space="0" w:color="auto"/>
            <w:bottom w:val="none" w:sz="0" w:space="0" w:color="auto"/>
            <w:right w:val="none" w:sz="0" w:space="0" w:color="auto"/>
          </w:divBdr>
        </w:div>
        <w:div w:id="744840989">
          <w:marLeft w:val="640"/>
          <w:marRight w:val="0"/>
          <w:marTop w:val="0"/>
          <w:marBottom w:val="0"/>
          <w:divBdr>
            <w:top w:val="none" w:sz="0" w:space="0" w:color="auto"/>
            <w:left w:val="none" w:sz="0" w:space="0" w:color="auto"/>
            <w:bottom w:val="none" w:sz="0" w:space="0" w:color="auto"/>
            <w:right w:val="none" w:sz="0" w:space="0" w:color="auto"/>
          </w:divBdr>
        </w:div>
        <w:div w:id="1848785680">
          <w:marLeft w:val="640"/>
          <w:marRight w:val="0"/>
          <w:marTop w:val="0"/>
          <w:marBottom w:val="0"/>
          <w:divBdr>
            <w:top w:val="none" w:sz="0" w:space="0" w:color="auto"/>
            <w:left w:val="none" w:sz="0" w:space="0" w:color="auto"/>
            <w:bottom w:val="none" w:sz="0" w:space="0" w:color="auto"/>
            <w:right w:val="none" w:sz="0" w:space="0" w:color="auto"/>
          </w:divBdr>
        </w:div>
        <w:div w:id="20857824">
          <w:marLeft w:val="640"/>
          <w:marRight w:val="0"/>
          <w:marTop w:val="0"/>
          <w:marBottom w:val="0"/>
          <w:divBdr>
            <w:top w:val="none" w:sz="0" w:space="0" w:color="auto"/>
            <w:left w:val="none" w:sz="0" w:space="0" w:color="auto"/>
            <w:bottom w:val="none" w:sz="0" w:space="0" w:color="auto"/>
            <w:right w:val="none" w:sz="0" w:space="0" w:color="auto"/>
          </w:divBdr>
        </w:div>
        <w:div w:id="1948268428">
          <w:marLeft w:val="640"/>
          <w:marRight w:val="0"/>
          <w:marTop w:val="0"/>
          <w:marBottom w:val="0"/>
          <w:divBdr>
            <w:top w:val="none" w:sz="0" w:space="0" w:color="auto"/>
            <w:left w:val="none" w:sz="0" w:space="0" w:color="auto"/>
            <w:bottom w:val="none" w:sz="0" w:space="0" w:color="auto"/>
            <w:right w:val="none" w:sz="0" w:space="0" w:color="auto"/>
          </w:divBdr>
        </w:div>
        <w:div w:id="356086601">
          <w:marLeft w:val="640"/>
          <w:marRight w:val="0"/>
          <w:marTop w:val="0"/>
          <w:marBottom w:val="0"/>
          <w:divBdr>
            <w:top w:val="none" w:sz="0" w:space="0" w:color="auto"/>
            <w:left w:val="none" w:sz="0" w:space="0" w:color="auto"/>
            <w:bottom w:val="none" w:sz="0" w:space="0" w:color="auto"/>
            <w:right w:val="none" w:sz="0" w:space="0" w:color="auto"/>
          </w:divBdr>
        </w:div>
        <w:div w:id="1939101699">
          <w:marLeft w:val="640"/>
          <w:marRight w:val="0"/>
          <w:marTop w:val="0"/>
          <w:marBottom w:val="0"/>
          <w:divBdr>
            <w:top w:val="none" w:sz="0" w:space="0" w:color="auto"/>
            <w:left w:val="none" w:sz="0" w:space="0" w:color="auto"/>
            <w:bottom w:val="none" w:sz="0" w:space="0" w:color="auto"/>
            <w:right w:val="none" w:sz="0" w:space="0" w:color="auto"/>
          </w:divBdr>
        </w:div>
        <w:div w:id="234704350">
          <w:marLeft w:val="640"/>
          <w:marRight w:val="0"/>
          <w:marTop w:val="0"/>
          <w:marBottom w:val="0"/>
          <w:divBdr>
            <w:top w:val="none" w:sz="0" w:space="0" w:color="auto"/>
            <w:left w:val="none" w:sz="0" w:space="0" w:color="auto"/>
            <w:bottom w:val="none" w:sz="0" w:space="0" w:color="auto"/>
            <w:right w:val="none" w:sz="0" w:space="0" w:color="auto"/>
          </w:divBdr>
        </w:div>
        <w:div w:id="1406142630">
          <w:marLeft w:val="640"/>
          <w:marRight w:val="0"/>
          <w:marTop w:val="0"/>
          <w:marBottom w:val="0"/>
          <w:divBdr>
            <w:top w:val="none" w:sz="0" w:space="0" w:color="auto"/>
            <w:left w:val="none" w:sz="0" w:space="0" w:color="auto"/>
            <w:bottom w:val="none" w:sz="0" w:space="0" w:color="auto"/>
            <w:right w:val="none" w:sz="0" w:space="0" w:color="auto"/>
          </w:divBdr>
        </w:div>
        <w:div w:id="1581059988">
          <w:marLeft w:val="640"/>
          <w:marRight w:val="0"/>
          <w:marTop w:val="0"/>
          <w:marBottom w:val="0"/>
          <w:divBdr>
            <w:top w:val="none" w:sz="0" w:space="0" w:color="auto"/>
            <w:left w:val="none" w:sz="0" w:space="0" w:color="auto"/>
            <w:bottom w:val="none" w:sz="0" w:space="0" w:color="auto"/>
            <w:right w:val="none" w:sz="0" w:space="0" w:color="auto"/>
          </w:divBdr>
        </w:div>
        <w:div w:id="849485647">
          <w:marLeft w:val="640"/>
          <w:marRight w:val="0"/>
          <w:marTop w:val="0"/>
          <w:marBottom w:val="0"/>
          <w:divBdr>
            <w:top w:val="none" w:sz="0" w:space="0" w:color="auto"/>
            <w:left w:val="none" w:sz="0" w:space="0" w:color="auto"/>
            <w:bottom w:val="none" w:sz="0" w:space="0" w:color="auto"/>
            <w:right w:val="none" w:sz="0" w:space="0" w:color="auto"/>
          </w:divBdr>
        </w:div>
        <w:div w:id="437601196">
          <w:marLeft w:val="640"/>
          <w:marRight w:val="0"/>
          <w:marTop w:val="0"/>
          <w:marBottom w:val="0"/>
          <w:divBdr>
            <w:top w:val="none" w:sz="0" w:space="0" w:color="auto"/>
            <w:left w:val="none" w:sz="0" w:space="0" w:color="auto"/>
            <w:bottom w:val="none" w:sz="0" w:space="0" w:color="auto"/>
            <w:right w:val="none" w:sz="0" w:space="0" w:color="auto"/>
          </w:divBdr>
        </w:div>
      </w:divsChild>
    </w:div>
    <w:div w:id="768433734">
      <w:bodyDiv w:val="1"/>
      <w:marLeft w:val="0"/>
      <w:marRight w:val="0"/>
      <w:marTop w:val="0"/>
      <w:marBottom w:val="0"/>
      <w:divBdr>
        <w:top w:val="none" w:sz="0" w:space="0" w:color="auto"/>
        <w:left w:val="none" w:sz="0" w:space="0" w:color="auto"/>
        <w:bottom w:val="none" w:sz="0" w:space="0" w:color="auto"/>
        <w:right w:val="none" w:sz="0" w:space="0" w:color="auto"/>
      </w:divBdr>
    </w:div>
    <w:div w:id="768476555">
      <w:bodyDiv w:val="1"/>
      <w:marLeft w:val="0"/>
      <w:marRight w:val="0"/>
      <w:marTop w:val="0"/>
      <w:marBottom w:val="0"/>
      <w:divBdr>
        <w:top w:val="none" w:sz="0" w:space="0" w:color="auto"/>
        <w:left w:val="none" w:sz="0" w:space="0" w:color="auto"/>
        <w:bottom w:val="none" w:sz="0" w:space="0" w:color="auto"/>
        <w:right w:val="none" w:sz="0" w:space="0" w:color="auto"/>
      </w:divBdr>
    </w:div>
    <w:div w:id="768702243">
      <w:bodyDiv w:val="1"/>
      <w:marLeft w:val="0"/>
      <w:marRight w:val="0"/>
      <w:marTop w:val="0"/>
      <w:marBottom w:val="0"/>
      <w:divBdr>
        <w:top w:val="none" w:sz="0" w:space="0" w:color="auto"/>
        <w:left w:val="none" w:sz="0" w:space="0" w:color="auto"/>
        <w:bottom w:val="none" w:sz="0" w:space="0" w:color="auto"/>
        <w:right w:val="none" w:sz="0" w:space="0" w:color="auto"/>
      </w:divBdr>
    </w:div>
    <w:div w:id="768820374">
      <w:bodyDiv w:val="1"/>
      <w:marLeft w:val="0"/>
      <w:marRight w:val="0"/>
      <w:marTop w:val="0"/>
      <w:marBottom w:val="0"/>
      <w:divBdr>
        <w:top w:val="none" w:sz="0" w:space="0" w:color="auto"/>
        <w:left w:val="none" w:sz="0" w:space="0" w:color="auto"/>
        <w:bottom w:val="none" w:sz="0" w:space="0" w:color="auto"/>
        <w:right w:val="none" w:sz="0" w:space="0" w:color="auto"/>
      </w:divBdr>
      <w:divsChild>
        <w:div w:id="459807594">
          <w:marLeft w:val="640"/>
          <w:marRight w:val="0"/>
          <w:marTop w:val="0"/>
          <w:marBottom w:val="0"/>
          <w:divBdr>
            <w:top w:val="none" w:sz="0" w:space="0" w:color="auto"/>
            <w:left w:val="none" w:sz="0" w:space="0" w:color="auto"/>
            <w:bottom w:val="none" w:sz="0" w:space="0" w:color="auto"/>
            <w:right w:val="none" w:sz="0" w:space="0" w:color="auto"/>
          </w:divBdr>
        </w:div>
        <w:div w:id="1400010279">
          <w:marLeft w:val="640"/>
          <w:marRight w:val="0"/>
          <w:marTop w:val="0"/>
          <w:marBottom w:val="0"/>
          <w:divBdr>
            <w:top w:val="none" w:sz="0" w:space="0" w:color="auto"/>
            <w:left w:val="none" w:sz="0" w:space="0" w:color="auto"/>
            <w:bottom w:val="none" w:sz="0" w:space="0" w:color="auto"/>
            <w:right w:val="none" w:sz="0" w:space="0" w:color="auto"/>
          </w:divBdr>
        </w:div>
        <w:div w:id="1798527248">
          <w:marLeft w:val="640"/>
          <w:marRight w:val="0"/>
          <w:marTop w:val="0"/>
          <w:marBottom w:val="0"/>
          <w:divBdr>
            <w:top w:val="none" w:sz="0" w:space="0" w:color="auto"/>
            <w:left w:val="none" w:sz="0" w:space="0" w:color="auto"/>
            <w:bottom w:val="none" w:sz="0" w:space="0" w:color="auto"/>
            <w:right w:val="none" w:sz="0" w:space="0" w:color="auto"/>
          </w:divBdr>
        </w:div>
        <w:div w:id="1770196194">
          <w:marLeft w:val="640"/>
          <w:marRight w:val="0"/>
          <w:marTop w:val="0"/>
          <w:marBottom w:val="0"/>
          <w:divBdr>
            <w:top w:val="none" w:sz="0" w:space="0" w:color="auto"/>
            <w:left w:val="none" w:sz="0" w:space="0" w:color="auto"/>
            <w:bottom w:val="none" w:sz="0" w:space="0" w:color="auto"/>
            <w:right w:val="none" w:sz="0" w:space="0" w:color="auto"/>
          </w:divBdr>
        </w:div>
        <w:div w:id="1049497209">
          <w:marLeft w:val="640"/>
          <w:marRight w:val="0"/>
          <w:marTop w:val="0"/>
          <w:marBottom w:val="0"/>
          <w:divBdr>
            <w:top w:val="none" w:sz="0" w:space="0" w:color="auto"/>
            <w:left w:val="none" w:sz="0" w:space="0" w:color="auto"/>
            <w:bottom w:val="none" w:sz="0" w:space="0" w:color="auto"/>
            <w:right w:val="none" w:sz="0" w:space="0" w:color="auto"/>
          </w:divBdr>
        </w:div>
        <w:div w:id="1420565528">
          <w:marLeft w:val="640"/>
          <w:marRight w:val="0"/>
          <w:marTop w:val="0"/>
          <w:marBottom w:val="0"/>
          <w:divBdr>
            <w:top w:val="none" w:sz="0" w:space="0" w:color="auto"/>
            <w:left w:val="none" w:sz="0" w:space="0" w:color="auto"/>
            <w:bottom w:val="none" w:sz="0" w:space="0" w:color="auto"/>
            <w:right w:val="none" w:sz="0" w:space="0" w:color="auto"/>
          </w:divBdr>
        </w:div>
        <w:div w:id="1532187201">
          <w:marLeft w:val="640"/>
          <w:marRight w:val="0"/>
          <w:marTop w:val="0"/>
          <w:marBottom w:val="0"/>
          <w:divBdr>
            <w:top w:val="none" w:sz="0" w:space="0" w:color="auto"/>
            <w:left w:val="none" w:sz="0" w:space="0" w:color="auto"/>
            <w:bottom w:val="none" w:sz="0" w:space="0" w:color="auto"/>
            <w:right w:val="none" w:sz="0" w:space="0" w:color="auto"/>
          </w:divBdr>
        </w:div>
        <w:div w:id="596865537">
          <w:marLeft w:val="640"/>
          <w:marRight w:val="0"/>
          <w:marTop w:val="0"/>
          <w:marBottom w:val="0"/>
          <w:divBdr>
            <w:top w:val="none" w:sz="0" w:space="0" w:color="auto"/>
            <w:left w:val="none" w:sz="0" w:space="0" w:color="auto"/>
            <w:bottom w:val="none" w:sz="0" w:space="0" w:color="auto"/>
            <w:right w:val="none" w:sz="0" w:space="0" w:color="auto"/>
          </w:divBdr>
        </w:div>
        <w:div w:id="1276213369">
          <w:marLeft w:val="640"/>
          <w:marRight w:val="0"/>
          <w:marTop w:val="0"/>
          <w:marBottom w:val="0"/>
          <w:divBdr>
            <w:top w:val="none" w:sz="0" w:space="0" w:color="auto"/>
            <w:left w:val="none" w:sz="0" w:space="0" w:color="auto"/>
            <w:bottom w:val="none" w:sz="0" w:space="0" w:color="auto"/>
            <w:right w:val="none" w:sz="0" w:space="0" w:color="auto"/>
          </w:divBdr>
        </w:div>
        <w:div w:id="1987708669">
          <w:marLeft w:val="640"/>
          <w:marRight w:val="0"/>
          <w:marTop w:val="0"/>
          <w:marBottom w:val="0"/>
          <w:divBdr>
            <w:top w:val="none" w:sz="0" w:space="0" w:color="auto"/>
            <w:left w:val="none" w:sz="0" w:space="0" w:color="auto"/>
            <w:bottom w:val="none" w:sz="0" w:space="0" w:color="auto"/>
            <w:right w:val="none" w:sz="0" w:space="0" w:color="auto"/>
          </w:divBdr>
        </w:div>
        <w:div w:id="551120750">
          <w:marLeft w:val="640"/>
          <w:marRight w:val="0"/>
          <w:marTop w:val="0"/>
          <w:marBottom w:val="0"/>
          <w:divBdr>
            <w:top w:val="none" w:sz="0" w:space="0" w:color="auto"/>
            <w:left w:val="none" w:sz="0" w:space="0" w:color="auto"/>
            <w:bottom w:val="none" w:sz="0" w:space="0" w:color="auto"/>
            <w:right w:val="none" w:sz="0" w:space="0" w:color="auto"/>
          </w:divBdr>
        </w:div>
        <w:div w:id="1723139350">
          <w:marLeft w:val="640"/>
          <w:marRight w:val="0"/>
          <w:marTop w:val="0"/>
          <w:marBottom w:val="0"/>
          <w:divBdr>
            <w:top w:val="none" w:sz="0" w:space="0" w:color="auto"/>
            <w:left w:val="none" w:sz="0" w:space="0" w:color="auto"/>
            <w:bottom w:val="none" w:sz="0" w:space="0" w:color="auto"/>
            <w:right w:val="none" w:sz="0" w:space="0" w:color="auto"/>
          </w:divBdr>
        </w:div>
        <w:div w:id="839270719">
          <w:marLeft w:val="640"/>
          <w:marRight w:val="0"/>
          <w:marTop w:val="0"/>
          <w:marBottom w:val="0"/>
          <w:divBdr>
            <w:top w:val="none" w:sz="0" w:space="0" w:color="auto"/>
            <w:left w:val="none" w:sz="0" w:space="0" w:color="auto"/>
            <w:bottom w:val="none" w:sz="0" w:space="0" w:color="auto"/>
            <w:right w:val="none" w:sz="0" w:space="0" w:color="auto"/>
          </w:divBdr>
        </w:div>
        <w:div w:id="851644310">
          <w:marLeft w:val="640"/>
          <w:marRight w:val="0"/>
          <w:marTop w:val="0"/>
          <w:marBottom w:val="0"/>
          <w:divBdr>
            <w:top w:val="none" w:sz="0" w:space="0" w:color="auto"/>
            <w:left w:val="none" w:sz="0" w:space="0" w:color="auto"/>
            <w:bottom w:val="none" w:sz="0" w:space="0" w:color="auto"/>
            <w:right w:val="none" w:sz="0" w:space="0" w:color="auto"/>
          </w:divBdr>
        </w:div>
        <w:div w:id="2009865275">
          <w:marLeft w:val="640"/>
          <w:marRight w:val="0"/>
          <w:marTop w:val="0"/>
          <w:marBottom w:val="0"/>
          <w:divBdr>
            <w:top w:val="none" w:sz="0" w:space="0" w:color="auto"/>
            <w:left w:val="none" w:sz="0" w:space="0" w:color="auto"/>
            <w:bottom w:val="none" w:sz="0" w:space="0" w:color="auto"/>
            <w:right w:val="none" w:sz="0" w:space="0" w:color="auto"/>
          </w:divBdr>
        </w:div>
        <w:div w:id="503129514">
          <w:marLeft w:val="640"/>
          <w:marRight w:val="0"/>
          <w:marTop w:val="0"/>
          <w:marBottom w:val="0"/>
          <w:divBdr>
            <w:top w:val="none" w:sz="0" w:space="0" w:color="auto"/>
            <w:left w:val="none" w:sz="0" w:space="0" w:color="auto"/>
            <w:bottom w:val="none" w:sz="0" w:space="0" w:color="auto"/>
            <w:right w:val="none" w:sz="0" w:space="0" w:color="auto"/>
          </w:divBdr>
        </w:div>
        <w:div w:id="2082632334">
          <w:marLeft w:val="640"/>
          <w:marRight w:val="0"/>
          <w:marTop w:val="0"/>
          <w:marBottom w:val="0"/>
          <w:divBdr>
            <w:top w:val="none" w:sz="0" w:space="0" w:color="auto"/>
            <w:left w:val="none" w:sz="0" w:space="0" w:color="auto"/>
            <w:bottom w:val="none" w:sz="0" w:space="0" w:color="auto"/>
            <w:right w:val="none" w:sz="0" w:space="0" w:color="auto"/>
          </w:divBdr>
        </w:div>
        <w:div w:id="1512142722">
          <w:marLeft w:val="640"/>
          <w:marRight w:val="0"/>
          <w:marTop w:val="0"/>
          <w:marBottom w:val="0"/>
          <w:divBdr>
            <w:top w:val="none" w:sz="0" w:space="0" w:color="auto"/>
            <w:left w:val="none" w:sz="0" w:space="0" w:color="auto"/>
            <w:bottom w:val="none" w:sz="0" w:space="0" w:color="auto"/>
            <w:right w:val="none" w:sz="0" w:space="0" w:color="auto"/>
          </w:divBdr>
        </w:div>
        <w:div w:id="1353796178">
          <w:marLeft w:val="640"/>
          <w:marRight w:val="0"/>
          <w:marTop w:val="0"/>
          <w:marBottom w:val="0"/>
          <w:divBdr>
            <w:top w:val="none" w:sz="0" w:space="0" w:color="auto"/>
            <w:left w:val="none" w:sz="0" w:space="0" w:color="auto"/>
            <w:bottom w:val="none" w:sz="0" w:space="0" w:color="auto"/>
            <w:right w:val="none" w:sz="0" w:space="0" w:color="auto"/>
          </w:divBdr>
        </w:div>
        <w:div w:id="1197700750">
          <w:marLeft w:val="640"/>
          <w:marRight w:val="0"/>
          <w:marTop w:val="0"/>
          <w:marBottom w:val="0"/>
          <w:divBdr>
            <w:top w:val="none" w:sz="0" w:space="0" w:color="auto"/>
            <w:left w:val="none" w:sz="0" w:space="0" w:color="auto"/>
            <w:bottom w:val="none" w:sz="0" w:space="0" w:color="auto"/>
            <w:right w:val="none" w:sz="0" w:space="0" w:color="auto"/>
          </w:divBdr>
        </w:div>
        <w:div w:id="1383482776">
          <w:marLeft w:val="640"/>
          <w:marRight w:val="0"/>
          <w:marTop w:val="0"/>
          <w:marBottom w:val="0"/>
          <w:divBdr>
            <w:top w:val="none" w:sz="0" w:space="0" w:color="auto"/>
            <w:left w:val="none" w:sz="0" w:space="0" w:color="auto"/>
            <w:bottom w:val="none" w:sz="0" w:space="0" w:color="auto"/>
            <w:right w:val="none" w:sz="0" w:space="0" w:color="auto"/>
          </w:divBdr>
        </w:div>
        <w:div w:id="131556868">
          <w:marLeft w:val="640"/>
          <w:marRight w:val="0"/>
          <w:marTop w:val="0"/>
          <w:marBottom w:val="0"/>
          <w:divBdr>
            <w:top w:val="none" w:sz="0" w:space="0" w:color="auto"/>
            <w:left w:val="none" w:sz="0" w:space="0" w:color="auto"/>
            <w:bottom w:val="none" w:sz="0" w:space="0" w:color="auto"/>
            <w:right w:val="none" w:sz="0" w:space="0" w:color="auto"/>
          </w:divBdr>
        </w:div>
        <w:div w:id="1625963935">
          <w:marLeft w:val="640"/>
          <w:marRight w:val="0"/>
          <w:marTop w:val="0"/>
          <w:marBottom w:val="0"/>
          <w:divBdr>
            <w:top w:val="none" w:sz="0" w:space="0" w:color="auto"/>
            <w:left w:val="none" w:sz="0" w:space="0" w:color="auto"/>
            <w:bottom w:val="none" w:sz="0" w:space="0" w:color="auto"/>
            <w:right w:val="none" w:sz="0" w:space="0" w:color="auto"/>
          </w:divBdr>
        </w:div>
        <w:div w:id="325135664">
          <w:marLeft w:val="640"/>
          <w:marRight w:val="0"/>
          <w:marTop w:val="0"/>
          <w:marBottom w:val="0"/>
          <w:divBdr>
            <w:top w:val="none" w:sz="0" w:space="0" w:color="auto"/>
            <w:left w:val="none" w:sz="0" w:space="0" w:color="auto"/>
            <w:bottom w:val="none" w:sz="0" w:space="0" w:color="auto"/>
            <w:right w:val="none" w:sz="0" w:space="0" w:color="auto"/>
          </w:divBdr>
        </w:div>
      </w:divsChild>
    </w:div>
    <w:div w:id="768888483">
      <w:bodyDiv w:val="1"/>
      <w:marLeft w:val="0"/>
      <w:marRight w:val="0"/>
      <w:marTop w:val="0"/>
      <w:marBottom w:val="0"/>
      <w:divBdr>
        <w:top w:val="none" w:sz="0" w:space="0" w:color="auto"/>
        <w:left w:val="none" w:sz="0" w:space="0" w:color="auto"/>
        <w:bottom w:val="none" w:sz="0" w:space="0" w:color="auto"/>
        <w:right w:val="none" w:sz="0" w:space="0" w:color="auto"/>
      </w:divBdr>
    </w:div>
    <w:div w:id="769275084">
      <w:bodyDiv w:val="1"/>
      <w:marLeft w:val="0"/>
      <w:marRight w:val="0"/>
      <w:marTop w:val="0"/>
      <w:marBottom w:val="0"/>
      <w:divBdr>
        <w:top w:val="none" w:sz="0" w:space="0" w:color="auto"/>
        <w:left w:val="none" w:sz="0" w:space="0" w:color="auto"/>
        <w:bottom w:val="none" w:sz="0" w:space="0" w:color="auto"/>
        <w:right w:val="none" w:sz="0" w:space="0" w:color="auto"/>
      </w:divBdr>
    </w:div>
    <w:div w:id="769277800">
      <w:bodyDiv w:val="1"/>
      <w:marLeft w:val="0"/>
      <w:marRight w:val="0"/>
      <w:marTop w:val="0"/>
      <w:marBottom w:val="0"/>
      <w:divBdr>
        <w:top w:val="none" w:sz="0" w:space="0" w:color="auto"/>
        <w:left w:val="none" w:sz="0" w:space="0" w:color="auto"/>
        <w:bottom w:val="none" w:sz="0" w:space="0" w:color="auto"/>
        <w:right w:val="none" w:sz="0" w:space="0" w:color="auto"/>
      </w:divBdr>
    </w:div>
    <w:div w:id="769356116">
      <w:bodyDiv w:val="1"/>
      <w:marLeft w:val="0"/>
      <w:marRight w:val="0"/>
      <w:marTop w:val="0"/>
      <w:marBottom w:val="0"/>
      <w:divBdr>
        <w:top w:val="none" w:sz="0" w:space="0" w:color="auto"/>
        <w:left w:val="none" w:sz="0" w:space="0" w:color="auto"/>
        <w:bottom w:val="none" w:sz="0" w:space="0" w:color="auto"/>
        <w:right w:val="none" w:sz="0" w:space="0" w:color="auto"/>
      </w:divBdr>
    </w:div>
    <w:div w:id="770053518">
      <w:bodyDiv w:val="1"/>
      <w:marLeft w:val="0"/>
      <w:marRight w:val="0"/>
      <w:marTop w:val="0"/>
      <w:marBottom w:val="0"/>
      <w:divBdr>
        <w:top w:val="none" w:sz="0" w:space="0" w:color="auto"/>
        <w:left w:val="none" w:sz="0" w:space="0" w:color="auto"/>
        <w:bottom w:val="none" w:sz="0" w:space="0" w:color="auto"/>
        <w:right w:val="none" w:sz="0" w:space="0" w:color="auto"/>
      </w:divBdr>
    </w:div>
    <w:div w:id="771171110">
      <w:bodyDiv w:val="1"/>
      <w:marLeft w:val="0"/>
      <w:marRight w:val="0"/>
      <w:marTop w:val="0"/>
      <w:marBottom w:val="0"/>
      <w:divBdr>
        <w:top w:val="none" w:sz="0" w:space="0" w:color="auto"/>
        <w:left w:val="none" w:sz="0" w:space="0" w:color="auto"/>
        <w:bottom w:val="none" w:sz="0" w:space="0" w:color="auto"/>
        <w:right w:val="none" w:sz="0" w:space="0" w:color="auto"/>
      </w:divBdr>
    </w:div>
    <w:div w:id="771826207">
      <w:bodyDiv w:val="1"/>
      <w:marLeft w:val="0"/>
      <w:marRight w:val="0"/>
      <w:marTop w:val="0"/>
      <w:marBottom w:val="0"/>
      <w:divBdr>
        <w:top w:val="none" w:sz="0" w:space="0" w:color="auto"/>
        <w:left w:val="none" w:sz="0" w:space="0" w:color="auto"/>
        <w:bottom w:val="none" w:sz="0" w:space="0" w:color="auto"/>
        <w:right w:val="none" w:sz="0" w:space="0" w:color="auto"/>
      </w:divBdr>
    </w:div>
    <w:div w:id="771901439">
      <w:bodyDiv w:val="1"/>
      <w:marLeft w:val="0"/>
      <w:marRight w:val="0"/>
      <w:marTop w:val="0"/>
      <w:marBottom w:val="0"/>
      <w:divBdr>
        <w:top w:val="none" w:sz="0" w:space="0" w:color="auto"/>
        <w:left w:val="none" w:sz="0" w:space="0" w:color="auto"/>
        <w:bottom w:val="none" w:sz="0" w:space="0" w:color="auto"/>
        <w:right w:val="none" w:sz="0" w:space="0" w:color="auto"/>
      </w:divBdr>
    </w:div>
    <w:div w:id="772557035">
      <w:bodyDiv w:val="1"/>
      <w:marLeft w:val="0"/>
      <w:marRight w:val="0"/>
      <w:marTop w:val="0"/>
      <w:marBottom w:val="0"/>
      <w:divBdr>
        <w:top w:val="none" w:sz="0" w:space="0" w:color="auto"/>
        <w:left w:val="none" w:sz="0" w:space="0" w:color="auto"/>
        <w:bottom w:val="none" w:sz="0" w:space="0" w:color="auto"/>
        <w:right w:val="none" w:sz="0" w:space="0" w:color="auto"/>
      </w:divBdr>
    </w:div>
    <w:div w:id="773406132">
      <w:bodyDiv w:val="1"/>
      <w:marLeft w:val="0"/>
      <w:marRight w:val="0"/>
      <w:marTop w:val="0"/>
      <w:marBottom w:val="0"/>
      <w:divBdr>
        <w:top w:val="none" w:sz="0" w:space="0" w:color="auto"/>
        <w:left w:val="none" w:sz="0" w:space="0" w:color="auto"/>
        <w:bottom w:val="none" w:sz="0" w:space="0" w:color="auto"/>
        <w:right w:val="none" w:sz="0" w:space="0" w:color="auto"/>
      </w:divBdr>
      <w:divsChild>
        <w:div w:id="193351621">
          <w:marLeft w:val="640"/>
          <w:marRight w:val="0"/>
          <w:marTop w:val="0"/>
          <w:marBottom w:val="0"/>
          <w:divBdr>
            <w:top w:val="none" w:sz="0" w:space="0" w:color="auto"/>
            <w:left w:val="none" w:sz="0" w:space="0" w:color="auto"/>
            <w:bottom w:val="none" w:sz="0" w:space="0" w:color="auto"/>
            <w:right w:val="none" w:sz="0" w:space="0" w:color="auto"/>
          </w:divBdr>
        </w:div>
        <w:div w:id="1635795161">
          <w:marLeft w:val="640"/>
          <w:marRight w:val="0"/>
          <w:marTop w:val="0"/>
          <w:marBottom w:val="0"/>
          <w:divBdr>
            <w:top w:val="none" w:sz="0" w:space="0" w:color="auto"/>
            <w:left w:val="none" w:sz="0" w:space="0" w:color="auto"/>
            <w:bottom w:val="none" w:sz="0" w:space="0" w:color="auto"/>
            <w:right w:val="none" w:sz="0" w:space="0" w:color="auto"/>
          </w:divBdr>
        </w:div>
        <w:div w:id="1883790585">
          <w:marLeft w:val="640"/>
          <w:marRight w:val="0"/>
          <w:marTop w:val="0"/>
          <w:marBottom w:val="0"/>
          <w:divBdr>
            <w:top w:val="none" w:sz="0" w:space="0" w:color="auto"/>
            <w:left w:val="none" w:sz="0" w:space="0" w:color="auto"/>
            <w:bottom w:val="none" w:sz="0" w:space="0" w:color="auto"/>
            <w:right w:val="none" w:sz="0" w:space="0" w:color="auto"/>
          </w:divBdr>
        </w:div>
        <w:div w:id="1487893973">
          <w:marLeft w:val="640"/>
          <w:marRight w:val="0"/>
          <w:marTop w:val="0"/>
          <w:marBottom w:val="0"/>
          <w:divBdr>
            <w:top w:val="none" w:sz="0" w:space="0" w:color="auto"/>
            <w:left w:val="none" w:sz="0" w:space="0" w:color="auto"/>
            <w:bottom w:val="none" w:sz="0" w:space="0" w:color="auto"/>
            <w:right w:val="none" w:sz="0" w:space="0" w:color="auto"/>
          </w:divBdr>
        </w:div>
        <w:div w:id="275480517">
          <w:marLeft w:val="640"/>
          <w:marRight w:val="0"/>
          <w:marTop w:val="0"/>
          <w:marBottom w:val="0"/>
          <w:divBdr>
            <w:top w:val="none" w:sz="0" w:space="0" w:color="auto"/>
            <w:left w:val="none" w:sz="0" w:space="0" w:color="auto"/>
            <w:bottom w:val="none" w:sz="0" w:space="0" w:color="auto"/>
            <w:right w:val="none" w:sz="0" w:space="0" w:color="auto"/>
          </w:divBdr>
        </w:div>
        <w:div w:id="1337002272">
          <w:marLeft w:val="640"/>
          <w:marRight w:val="0"/>
          <w:marTop w:val="0"/>
          <w:marBottom w:val="0"/>
          <w:divBdr>
            <w:top w:val="none" w:sz="0" w:space="0" w:color="auto"/>
            <w:left w:val="none" w:sz="0" w:space="0" w:color="auto"/>
            <w:bottom w:val="none" w:sz="0" w:space="0" w:color="auto"/>
            <w:right w:val="none" w:sz="0" w:space="0" w:color="auto"/>
          </w:divBdr>
        </w:div>
        <w:div w:id="772634110">
          <w:marLeft w:val="640"/>
          <w:marRight w:val="0"/>
          <w:marTop w:val="0"/>
          <w:marBottom w:val="0"/>
          <w:divBdr>
            <w:top w:val="none" w:sz="0" w:space="0" w:color="auto"/>
            <w:left w:val="none" w:sz="0" w:space="0" w:color="auto"/>
            <w:bottom w:val="none" w:sz="0" w:space="0" w:color="auto"/>
            <w:right w:val="none" w:sz="0" w:space="0" w:color="auto"/>
          </w:divBdr>
        </w:div>
        <w:div w:id="1112553375">
          <w:marLeft w:val="640"/>
          <w:marRight w:val="0"/>
          <w:marTop w:val="0"/>
          <w:marBottom w:val="0"/>
          <w:divBdr>
            <w:top w:val="none" w:sz="0" w:space="0" w:color="auto"/>
            <w:left w:val="none" w:sz="0" w:space="0" w:color="auto"/>
            <w:bottom w:val="none" w:sz="0" w:space="0" w:color="auto"/>
            <w:right w:val="none" w:sz="0" w:space="0" w:color="auto"/>
          </w:divBdr>
        </w:div>
        <w:div w:id="1564565953">
          <w:marLeft w:val="640"/>
          <w:marRight w:val="0"/>
          <w:marTop w:val="0"/>
          <w:marBottom w:val="0"/>
          <w:divBdr>
            <w:top w:val="none" w:sz="0" w:space="0" w:color="auto"/>
            <w:left w:val="none" w:sz="0" w:space="0" w:color="auto"/>
            <w:bottom w:val="none" w:sz="0" w:space="0" w:color="auto"/>
            <w:right w:val="none" w:sz="0" w:space="0" w:color="auto"/>
          </w:divBdr>
        </w:div>
        <w:div w:id="1098133613">
          <w:marLeft w:val="640"/>
          <w:marRight w:val="0"/>
          <w:marTop w:val="0"/>
          <w:marBottom w:val="0"/>
          <w:divBdr>
            <w:top w:val="none" w:sz="0" w:space="0" w:color="auto"/>
            <w:left w:val="none" w:sz="0" w:space="0" w:color="auto"/>
            <w:bottom w:val="none" w:sz="0" w:space="0" w:color="auto"/>
            <w:right w:val="none" w:sz="0" w:space="0" w:color="auto"/>
          </w:divBdr>
        </w:div>
        <w:div w:id="1832677974">
          <w:marLeft w:val="640"/>
          <w:marRight w:val="0"/>
          <w:marTop w:val="0"/>
          <w:marBottom w:val="0"/>
          <w:divBdr>
            <w:top w:val="none" w:sz="0" w:space="0" w:color="auto"/>
            <w:left w:val="none" w:sz="0" w:space="0" w:color="auto"/>
            <w:bottom w:val="none" w:sz="0" w:space="0" w:color="auto"/>
            <w:right w:val="none" w:sz="0" w:space="0" w:color="auto"/>
          </w:divBdr>
        </w:div>
        <w:div w:id="1865247142">
          <w:marLeft w:val="640"/>
          <w:marRight w:val="0"/>
          <w:marTop w:val="0"/>
          <w:marBottom w:val="0"/>
          <w:divBdr>
            <w:top w:val="none" w:sz="0" w:space="0" w:color="auto"/>
            <w:left w:val="none" w:sz="0" w:space="0" w:color="auto"/>
            <w:bottom w:val="none" w:sz="0" w:space="0" w:color="auto"/>
            <w:right w:val="none" w:sz="0" w:space="0" w:color="auto"/>
          </w:divBdr>
        </w:div>
        <w:div w:id="480853464">
          <w:marLeft w:val="640"/>
          <w:marRight w:val="0"/>
          <w:marTop w:val="0"/>
          <w:marBottom w:val="0"/>
          <w:divBdr>
            <w:top w:val="none" w:sz="0" w:space="0" w:color="auto"/>
            <w:left w:val="none" w:sz="0" w:space="0" w:color="auto"/>
            <w:bottom w:val="none" w:sz="0" w:space="0" w:color="auto"/>
            <w:right w:val="none" w:sz="0" w:space="0" w:color="auto"/>
          </w:divBdr>
        </w:div>
        <w:div w:id="618949035">
          <w:marLeft w:val="640"/>
          <w:marRight w:val="0"/>
          <w:marTop w:val="0"/>
          <w:marBottom w:val="0"/>
          <w:divBdr>
            <w:top w:val="none" w:sz="0" w:space="0" w:color="auto"/>
            <w:left w:val="none" w:sz="0" w:space="0" w:color="auto"/>
            <w:bottom w:val="none" w:sz="0" w:space="0" w:color="auto"/>
            <w:right w:val="none" w:sz="0" w:space="0" w:color="auto"/>
          </w:divBdr>
        </w:div>
        <w:div w:id="1757168708">
          <w:marLeft w:val="640"/>
          <w:marRight w:val="0"/>
          <w:marTop w:val="0"/>
          <w:marBottom w:val="0"/>
          <w:divBdr>
            <w:top w:val="none" w:sz="0" w:space="0" w:color="auto"/>
            <w:left w:val="none" w:sz="0" w:space="0" w:color="auto"/>
            <w:bottom w:val="none" w:sz="0" w:space="0" w:color="auto"/>
            <w:right w:val="none" w:sz="0" w:space="0" w:color="auto"/>
          </w:divBdr>
        </w:div>
        <w:div w:id="1886065161">
          <w:marLeft w:val="640"/>
          <w:marRight w:val="0"/>
          <w:marTop w:val="0"/>
          <w:marBottom w:val="0"/>
          <w:divBdr>
            <w:top w:val="none" w:sz="0" w:space="0" w:color="auto"/>
            <w:left w:val="none" w:sz="0" w:space="0" w:color="auto"/>
            <w:bottom w:val="none" w:sz="0" w:space="0" w:color="auto"/>
            <w:right w:val="none" w:sz="0" w:space="0" w:color="auto"/>
          </w:divBdr>
        </w:div>
        <w:div w:id="1846360627">
          <w:marLeft w:val="640"/>
          <w:marRight w:val="0"/>
          <w:marTop w:val="0"/>
          <w:marBottom w:val="0"/>
          <w:divBdr>
            <w:top w:val="none" w:sz="0" w:space="0" w:color="auto"/>
            <w:left w:val="none" w:sz="0" w:space="0" w:color="auto"/>
            <w:bottom w:val="none" w:sz="0" w:space="0" w:color="auto"/>
            <w:right w:val="none" w:sz="0" w:space="0" w:color="auto"/>
          </w:divBdr>
        </w:div>
        <w:div w:id="1326590258">
          <w:marLeft w:val="640"/>
          <w:marRight w:val="0"/>
          <w:marTop w:val="0"/>
          <w:marBottom w:val="0"/>
          <w:divBdr>
            <w:top w:val="none" w:sz="0" w:space="0" w:color="auto"/>
            <w:left w:val="none" w:sz="0" w:space="0" w:color="auto"/>
            <w:bottom w:val="none" w:sz="0" w:space="0" w:color="auto"/>
            <w:right w:val="none" w:sz="0" w:space="0" w:color="auto"/>
          </w:divBdr>
        </w:div>
        <w:div w:id="1715304249">
          <w:marLeft w:val="640"/>
          <w:marRight w:val="0"/>
          <w:marTop w:val="0"/>
          <w:marBottom w:val="0"/>
          <w:divBdr>
            <w:top w:val="none" w:sz="0" w:space="0" w:color="auto"/>
            <w:left w:val="none" w:sz="0" w:space="0" w:color="auto"/>
            <w:bottom w:val="none" w:sz="0" w:space="0" w:color="auto"/>
            <w:right w:val="none" w:sz="0" w:space="0" w:color="auto"/>
          </w:divBdr>
        </w:div>
        <w:div w:id="1708215107">
          <w:marLeft w:val="640"/>
          <w:marRight w:val="0"/>
          <w:marTop w:val="0"/>
          <w:marBottom w:val="0"/>
          <w:divBdr>
            <w:top w:val="none" w:sz="0" w:space="0" w:color="auto"/>
            <w:left w:val="none" w:sz="0" w:space="0" w:color="auto"/>
            <w:bottom w:val="none" w:sz="0" w:space="0" w:color="auto"/>
            <w:right w:val="none" w:sz="0" w:space="0" w:color="auto"/>
          </w:divBdr>
        </w:div>
        <w:div w:id="1949265441">
          <w:marLeft w:val="640"/>
          <w:marRight w:val="0"/>
          <w:marTop w:val="0"/>
          <w:marBottom w:val="0"/>
          <w:divBdr>
            <w:top w:val="none" w:sz="0" w:space="0" w:color="auto"/>
            <w:left w:val="none" w:sz="0" w:space="0" w:color="auto"/>
            <w:bottom w:val="none" w:sz="0" w:space="0" w:color="auto"/>
            <w:right w:val="none" w:sz="0" w:space="0" w:color="auto"/>
          </w:divBdr>
        </w:div>
        <w:div w:id="2146270170">
          <w:marLeft w:val="640"/>
          <w:marRight w:val="0"/>
          <w:marTop w:val="0"/>
          <w:marBottom w:val="0"/>
          <w:divBdr>
            <w:top w:val="none" w:sz="0" w:space="0" w:color="auto"/>
            <w:left w:val="none" w:sz="0" w:space="0" w:color="auto"/>
            <w:bottom w:val="none" w:sz="0" w:space="0" w:color="auto"/>
            <w:right w:val="none" w:sz="0" w:space="0" w:color="auto"/>
          </w:divBdr>
        </w:div>
        <w:div w:id="67507135">
          <w:marLeft w:val="640"/>
          <w:marRight w:val="0"/>
          <w:marTop w:val="0"/>
          <w:marBottom w:val="0"/>
          <w:divBdr>
            <w:top w:val="none" w:sz="0" w:space="0" w:color="auto"/>
            <w:left w:val="none" w:sz="0" w:space="0" w:color="auto"/>
            <w:bottom w:val="none" w:sz="0" w:space="0" w:color="auto"/>
            <w:right w:val="none" w:sz="0" w:space="0" w:color="auto"/>
          </w:divBdr>
        </w:div>
        <w:div w:id="271396786">
          <w:marLeft w:val="640"/>
          <w:marRight w:val="0"/>
          <w:marTop w:val="0"/>
          <w:marBottom w:val="0"/>
          <w:divBdr>
            <w:top w:val="none" w:sz="0" w:space="0" w:color="auto"/>
            <w:left w:val="none" w:sz="0" w:space="0" w:color="auto"/>
            <w:bottom w:val="none" w:sz="0" w:space="0" w:color="auto"/>
            <w:right w:val="none" w:sz="0" w:space="0" w:color="auto"/>
          </w:divBdr>
        </w:div>
        <w:div w:id="1121537767">
          <w:marLeft w:val="640"/>
          <w:marRight w:val="0"/>
          <w:marTop w:val="0"/>
          <w:marBottom w:val="0"/>
          <w:divBdr>
            <w:top w:val="none" w:sz="0" w:space="0" w:color="auto"/>
            <w:left w:val="none" w:sz="0" w:space="0" w:color="auto"/>
            <w:bottom w:val="none" w:sz="0" w:space="0" w:color="auto"/>
            <w:right w:val="none" w:sz="0" w:space="0" w:color="auto"/>
          </w:divBdr>
        </w:div>
        <w:div w:id="47657606">
          <w:marLeft w:val="640"/>
          <w:marRight w:val="0"/>
          <w:marTop w:val="0"/>
          <w:marBottom w:val="0"/>
          <w:divBdr>
            <w:top w:val="none" w:sz="0" w:space="0" w:color="auto"/>
            <w:left w:val="none" w:sz="0" w:space="0" w:color="auto"/>
            <w:bottom w:val="none" w:sz="0" w:space="0" w:color="auto"/>
            <w:right w:val="none" w:sz="0" w:space="0" w:color="auto"/>
          </w:divBdr>
        </w:div>
        <w:div w:id="1197889539">
          <w:marLeft w:val="640"/>
          <w:marRight w:val="0"/>
          <w:marTop w:val="0"/>
          <w:marBottom w:val="0"/>
          <w:divBdr>
            <w:top w:val="none" w:sz="0" w:space="0" w:color="auto"/>
            <w:left w:val="none" w:sz="0" w:space="0" w:color="auto"/>
            <w:bottom w:val="none" w:sz="0" w:space="0" w:color="auto"/>
            <w:right w:val="none" w:sz="0" w:space="0" w:color="auto"/>
          </w:divBdr>
        </w:div>
        <w:div w:id="156655348">
          <w:marLeft w:val="640"/>
          <w:marRight w:val="0"/>
          <w:marTop w:val="0"/>
          <w:marBottom w:val="0"/>
          <w:divBdr>
            <w:top w:val="none" w:sz="0" w:space="0" w:color="auto"/>
            <w:left w:val="none" w:sz="0" w:space="0" w:color="auto"/>
            <w:bottom w:val="none" w:sz="0" w:space="0" w:color="auto"/>
            <w:right w:val="none" w:sz="0" w:space="0" w:color="auto"/>
          </w:divBdr>
        </w:div>
        <w:div w:id="1694963143">
          <w:marLeft w:val="640"/>
          <w:marRight w:val="0"/>
          <w:marTop w:val="0"/>
          <w:marBottom w:val="0"/>
          <w:divBdr>
            <w:top w:val="none" w:sz="0" w:space="0" w:color="auto"/>
            <w:left w:val="none" w:sz="0" w:space="0" w:color="auto"/>
            <w:bottom w:val="none" w:sz="0" w:space="0" w:color="auto"/>
            <w:right w:val="none" w:sz="0" w:space="0" w:color="auto"/>
          </w:divBdr>
        </w:div>
        <w:div w:id="197744954">
          <w:marLeft w:val="640"/>
          <w:marRight w:val="0"/>
          <w:marTop w:val="0"/>
          <w:marBottom w:val="0"/>
          <w:divBdr>
            <w:top w:val="none" w:sz="0" w:space="0" w:color="auto"/>
            <w:left w:val="none" w:sz="0" w:space="0" w:color="auto"/>
            <w:bottom w:val="none" w:sz="0" w:space="0" w:color="auto"/>
            <w:right w:val="none" w:sz="0" w:space="0" w:color="auto"/>
          </w:divBdr>
        </w:div>
        <w:div w:id="679894662">
          <w:marLeft w:val="640"/>
          <w:marRight w:val="0"/>
          <w:marTop w:val="0"/>
          <w:marBottom w:val="0"/>
          <w:divBdr>
            <w:top w:val="none" w:sz="0" w:space="0" w:color="auto"/>
            <w:left w:val="none" w:sz="0" w:space="0" w:color="auto"/>
            <w:bottom w:val="none" w:sz="0" w:space="0" w:color="auto"/>
            <w:right w:val="none" w:sz="0" w:space="0" w:color="auto"/>
          </w:divBdr>
        </w:div>
        <w:div w:id="1667629563">
          <w:marLeft w:val="640"/>
          <w:marRight w:val="0"/>
          <w:marTop w:val="0"/>
          <w:marBottom w:val="0"/>
          <w:divBdr>
            <w:top w:val="none" w:sz="0" w:space="0" w:color="auto"/>
            <w:left w:val="none" w:sz="0" w:space="0" w:color="auto"/>
            <w:bottom w:val="none" w:sz="0" w:space="0" w:color="auto"/>
            <w:right w:val="none" w:sz="0" w:space="0" w:color="auto"/>
          </w:divBdr>
        </w:div>
        <w:div w:id="102849072">
          <w:marLeft w:val="640"/>
          <w:marRight w:val="0"/>
          <w:marTop w:val="0"/>
          <w:marBottom w:val="0"/>
          <w:divBdr>
            <w:top w:val="none" w:sz="0" w:space="0" w:color="auto"/>
            <w:left w:val="none" w:sz="0" w:space="0" w:color="auto"/>
            <w:bottom w:val="none" w:sz="0" w:space="0" w:color="auto"/>
            <w:right w:val="none" w:sz="0" w:space="0" w:color="auto"/>
          </w:divBdr>
        </w:div>
        <w:div w:id="222640032">
          <w:marLeft w:val="640"/>
          <w:marRight w:val="0"/>
          <w:marTop w:val="0"/>
          <w:marBottom w:val="0"/>
          <w:divBdr>
            <w:top w:val="none" w:sz="0" w:space="0" w:color="auto"/>
            <w:left w:val="none" w:sz="0" w:space="0" w:color="auto"/>
            <w:bottom w:val="none" w:sz="0" w:space="0" w:color="auto"/>
            <w:right w:val="none" w:sz="0" w:space="0" w:color="auto"/>
          </w:divBdr>
        </w:div>
        <w:div w:id="45760849">
          <w:marLeft w:val="640"/>
          <w:marRight w:val="0"/>
          <w:marTop w:val="0"/>
          <w:marBottom w:val="0"/>
          <w:divBdr>
            <w:top w:val="none" w:sz="0" w:space="0" w:color="auto"/>
            <w:left w:val="none" w:sz="0" w:space="0" w:color="auto"/>
            <w:bottom w:val="none" w:sz="0" w:space="0" w:color="auto"/>
            <w:right w:val="none" w:sz="0" w:space="0" w:color="auto"/>
          </w:divBdr>
        </w:div>
        <w:div w:id="1546604379">
          <w:marLeft w:val="640"/>
          <w:marRight w:val="0"/>
          <w:marTop w:val="0"/>
          <w:marBottom w:val="0"/>
          <w:divBdr>
            <w:top w:val="none" w:sz="0" w:space="0" w:color="auto"/>
            <w:left w:val="none" w:sz="0" w:space="0" w:color="auto"/>
            <w:bottom w:val="none" w:sz="0" w:space="0" w:color="auto"/>
            <w:right w:val="none" w:sz="0" w:space="0" w:color="auto"/>
          </w:divBdr>
        </w:div>
        <w:div w:id="1683818610">
          <w:marLeft w:val="640"/>
          <w:marRight w:val="0"/>
          <w:marTop w:val="0"/>
          <w:marBottom w:val="0"/>
          <w:divBdr>
            <w:top w:val="none" w:sz="0" w:space="0" w:color="auto"/>
            <w:left w:val="none" w:sz="0" w:space="0" w:color="auto"/>
            <w:bottom w:val="none" w:sz="0" w:space="0" w:color="auto"/>
            <w:right w:val="none" w:sz="0" w:space="0" w:color="auto"/>
          </w:divBdr>
        </w:div>
        <w:div w:id="193928143">
          <w:marLeft w:val="640"/>
          <w:marRight w:val="0"/>
          <w:marTop w:val="0"/>
          <w:marBottom w:val="0"/>
          <w:divBdr>
            <w:top w:val="none" w:sz="0" w:space="0" w:color="auto"/>
            <w:left w:val="none" w:sz="0" w:space="0" w:color="auto"/>
            <w:bottom w:val="none" w:sz="0" w:space="0" w:color="auto"/>
            <w:right w:val="none" w:sz="0" w:space="0" w:color="auto"/>
          </w:divBdr>
        </w:div>
        <w:div w:id="1969505792">
          <w:marLeft w:val="640"/>
          <w:marRight w:val="0"/>
          <w:marTop w:val="0"/>
          <w:marBottom w:val="0"/>
          <w:divBdr>
            <w:top w:val="none" w:sz="0" w:space="0" w:color="auto"/>
            <w:left w:val="none" w:sz="0" w:space="0" w:color="auto"/>
            <w:bottom w:val="none" w:sz="0" w:space="0" w:color="auto"/>
            <w:right w:val="none" w:sz="0" w:space="0" w:color="auto"/>
          </w:divBdr>
        </w:div>
        <w:div w:id="20397411">
          <w:marLeft w:val="640"/>
          <w:marRight w:val="0"/>
          <w:marTop w:val="0"/>
          <w:marBottom w:val="0"/>
          <w:divBdr>
            <w:top w:val="none" w:sz="0" w:space="0" w:color="auto"/>
            <w:left w:val="none" w:sz="0" w:space="0" w:color="auto"/>
            <w:bottom w:val="none" w:sz="0" w:space="0" w:color="auto"/>
            <w:right w:val="none" w:sz="0" w:space="0" w:color="auto"/>
          </w:divBdr>
        </w:div>
        <w:div w:id="197400854">
          <w:marLeft w:val="640"/>
          <w:marRight w:val="0"/>
          <w:marTop w:val="0"/>
          <w:marBottom w:val="0"/>
          <w:divBdr>
            <w:top w:val="none" w:sz="0" w:space="0" w:color="auto"/>
            <w:left w:val="none" w:sz="0" w:space="0" w:color="auto"/>
            <w:bottom w:val="none" w:sz="0" w:space="0" w:color="auto"/>
            <w:right w:val="none" w:sz="0" w:space="0" w:color="auto"/>
          </w:divBdr>
        </w:div>
        <w:div w:id="1699046990">
          <w:marLeft w:val="640"/>
          <w:marRight w:val="0"/>
          <w:marTop w:val="0"/>
          <w:marBottom w:val="0"/>
          <w:divBdr>
            <w:top w:val="none" w:sz="0" w:space="0" w:color="auto"/>
            <w:left w:val="none" w:sz="0" w:space="0" w:color="auto"/>
            <w:bottom w:val="none" w:sz="0" w:space="0" w:color="auto"/>
            <w:right w:val="none" w:sz="0" w:space="0" w:color="auto"/>
          </w:divBdr>
        </w:div>
        <w:div w:id="1511025403">
          <w:marLeft w:val="640"/>
          <w:marRight w:val="0"/>
          <w:marTop w:val="0"/>
          <w:marBottom w:val="0"/>
          <w:divBdr>
            <w:top w:val="none" w:sz="0" w:space="0" w:color="auto"/>
            <w:left w:val="none" w:sz="0" w:space="0" w:color="auto"/>
            <w:bottom w:val="none" w:sz="0" w:space="0" w:color="auto"/>
            <w:right w:val="none" w:sz="0" w:space="0" w:color="auto"/>
          </w:divBdr>
        </w:div>
        <w:div w:id="1051609084">
          <w:marLeft w:val="640"/>
          <w:marRight w:val="0"/>
          <w:marTop w:val="0"/>
          <w:marBottom w:val="0"/>
          <w:divBdr>
            <w:top w:val="none" w:sz="0" w:space="0" w:color="auto"/>
            <w:left w:val="none" w:sz="0" w:space="0" w:color="auto"/>
            <w:bottom w:val="none" w:sz="0" w:space="0" w:color="auto"/>
            <w:right w:val="none" w:sz="0" w:space="0" w:color="auto"/>
          </w:divBdr>
        </w:div>
        <w:div w:id="645011836">
          <w:marLeft w:val="640"/>
          <w:marRight w:val="0"/>
          <w:marTop w:val="0"/>
          <w:marBottom w:val="0"/>
          <w:divBdr>
            <w:top w:val="none" w:sz="0" w:space="0" w:color="auto"/>
            <w:left w:val="none" w:sz="0" w:space="0" w:color="auto"/>
            <w:bottom w:val="none" w:sz="0" w:space="0" w:color="auto"/>
            <w:right w:val="none" w:sz="0" w:space="0" w:color="auto"/>
          </w:divBdr>
        </w:div>
      </w:divsChild>
    </w:div>
    <w:div w:id="773935380">
      <w:bodyDiv w:val="1"/>
      <w:marLeft w:val="0"/>
      <w:marRight w:val="0"/>
      <w:marTop w:val="0"/>
      <w:marBottom w:val="0"/>
      <w:divBdr>
        <w:top w:val="none" w:sz="0" w:space="0" w:color="auto"/>
        <w:left w:val="none" w:sz="0" w:space="0" w:color="auto"/>
        <w:bottom w:val="none" w:sz="0" w:space="0" w:color="auto"/>
        <w:right w:val="none" w:sz="0" w:space="0" w:color="auto"/>
      </w:divBdr>
    </w:div>
    <w:div w:id="774131426">
      <w:bodyDiv w:val="1"/>
      <w:marLeft w:val="0"/>
      <w:marRight w:val="0"/>
      <w:marTop w:val="0"/>
      <w:marBottom w:val="0"/>
      <w:divBdr>
        <w:top w:val="none" w:sz="0" w:space="0" w:color="auto"/>
        <w:left w:val="none" w:sz="0" w:space="0" w:color="auto"/>
        <w:bottom w:val="none" w:sz="0" w:space="0" w:color="auto"/>
        <w:right w:val="none" w:sz="0" w:space="0" w:color="auto"/>
      </w:divBdr>
    </w:div>
    <w:div w:id="774636562">
      <w:bodyDiv w:val="1"/>
      <w:marLeft w:val="0"/>
      <w:marRight w:val="0"/>
      <w:marTop w:val="0"/>
      <w:marBottom w:val="0"/>
      <w:divBdr>
        <w:top w:val="none" w:sz="0" w:space="0" w:color="auto"/>
        <w:left w:val="none" w:sz="0" w:space="0" w:color="auto"/>
        <w:bottom w:val="none" w:sz="0" w:space="0" w:color="auto"/>
        <w:right w:val="none" w:sz="0" w:space="0" w:color="auto"/>
      </w:divBdr>
      <w:divsChild>
        <w:div w:id="462505016">
          <w:marLeft w:val="0"/>
          <w:marRight w:val="0"/>
          <w:marTop w:val="0"/>
          <w:marBottom w:val="0"/>
          <w:divBdr>
            <w:top w:val="none" w:sz="0" w:space="0" w:color="auto"/>
            <w:left w:val="none" w:sz="0" w:space="0" w:color="auto"/>
            <w:bottom w:val="none" w:sz="0" w:space="0" w:color="auto"/>
            <w:right w:val="none" w:sz="0" w:space="0" w:color="auto"/>
          </w:divBdr>
        </w:div>
        <w:div w:id="826361510">
          <w:marLeft w:val="0"/>
          <w:marRight w:val="0"/>
          <w:marTop w:val="0"/>
          <w:marBottom w:val="0"/>
          <w:divBdr>
            <w:top w:val="none" w:sz="0" w:space="0" w:color="auto"/>
            <w:left w:val="none" w:sz="0" w:space="0" w:color="auto"/>
            <w:bottom w:val="none" w:sz="0" w:space="0" w:color="auto"/>
            <w:right w:val="none" w:sz="0" w:space="0" w:color="auto"/>
          </w:divBdr>
        </w:div>
        <w:div w:id="1911848346">
          <w:marLeft w:val="0"/>
          <w:marRight w:val="0"/>
          <w:marTop w:val="0"/>
          <w:marBottom w:val="0"/>
          <w:divBdr>
            <w:top w:val="none" w:sz="0" w:space="0" w:color="auto"/>
            <w:left w:val="none" w:sz="0" w:space="0" w:color="auto"/>
            <w:bottom w:val="none" w:sz="0" w:space="0" w:color="auto"/>
            <w:right w:val="none" w:sz="0" w:space="0" w:color="auto"/>
          </w:divBdr>
        </w:div>
        <w:div w:id="786659585">
          <w:marLeft w:val="0"/>
          <w:marRight w:val="0"/>
          <w:marTop w:val="0"/>
          <w:marBottom w:val="0"/>
          <w:divBdr>
            <w:top w:val="none" w:sz="0" w:space="0" w:color="auto"/>
            <w:left w:val="none" w:sz="0" w:space="0" w:color="auto"/>
            <w:bottom w:val="none" w:sz="0" w:space="0" w:color="auto"/>
            <w:right w:val="none" w:sz="0" w:space="0" w:color="auto"/>
          </w:divBdr>
        </w:div>
        <w:div w:id="1031296956">
          <w:marLeft w:val="0"/>
          <w:marRight w:val="0"/>
          <w:marTop w:val="0"/>
          <w:marBottom w:val="0"/>
          <w:divBdr>
            <w:top w:val="none" w:sz="0" w:space="0" w:color="auto"/>
            <w:left w:val="none" w:sz="0" w:space="0" w:color="auto"/>
            <w:bottom w:val="none" w:sz="0" w:space="0" w:color="auto"/>
            <w:right w:val="none" w:sz="0" w:space="0" w:color="auto"/>
          </w:divBdr>
        </w:div>
        <w:div w:id="1654523008">
          <w:marLeft w:val="0"/>
          <w:marRight w:val="0"/>
          <w:marTop w:val="0"/>
          <w:marBottom w:val="0"/>
          <w:divBdr>
            <w:top w:val="none" w:sz="0" w:space="0" w:color="auto"/>
            <w:left w:val="none" w:sz="0" w:space="0" w:color="auto"/>
            <w:bottom w:val="none" w:sz="0" w:space="0" w:color="auto"/>
            <w:right w:val="none" w:sz="0" w:space="0" w:color="auto"/>
          </w:divBdr>
        </w:div>
        <w:div w:id="461313146">
          <w:marLeft w:val="0"/>
          <w:marRight w:val="0"/>
          <w:marTop w:val="0"/>
          <w:marBottom w:val="0"/>
          <w:divBdr>
            <w:top w:val="none" w:sz="0" w:space="0" w:color="auto"/>
            <w:left w:val="none" w:sz="0" w:space="0" w:color="auto"/>
            <w:bottom w:val="none" w:sz="0" w:space="0" w:color="auto"/>
            <w:right w:val="none" w:sz="0" w:space="0" w:color="auto"/>
          </w:divBdr>
        </w:div>
        <w:div w:id="127937006">
          <w:marLeft w:val="0"/>
          <w:marRight w:val="0"/>
          <w:marTop w:val="0"/>
          <w:marBottom w:val="0"/>
          <w:divBdr>
            <w:top w:val="none" w:sz="0" w:space="0" w:color="auto"/>
            <w:left w:val="none" w:sz="0" w:space="0" w:color="auto"/>
            <w:bottom w:val="none" w:sz="0" w:space="0" w:color="auto"/>
            <w:right w:val="none" w:sz="0" w:space="0" w:color="auto"/>
          </w:divBdr>
        </w:div>
        <w:div w:id="689375759">
          <w:marLeft w:val="0"/>
          <w:marRight w:val="0"/>
          <w:marTop w:val="0"/>
          <w:marBottom w:val="0"/>
          <w:divBdr>
            <w:top w:val="none" w:sz="0" w:space="0" w:color="auto"/>
            <w:left w:val="none" w:sz="0" w:space="0" w:color="auto"/>
            <w:bottom w:val="none" w:sz="0" w:space="0" w:color="auto"/>
            <w:right w:val="none" w:sz="0" w:space="0" w:color="auto"/>
          </w:divBdr>
        </w:div>
        <w:div w:id="1564876665">
          <w:marLeft w:val="0"/>
          <w:marRight w:val="0"/>
          <w:marTop w:val="0"/>
          <w:marBottom w:val="0"/>
          <w:divBdr>
            <w:top w:val="none" w:sz="0" w:space="0" w:color="auto"/>
            <w:left w:val="none" w:sz="0" w:space="0" w:color="auto"/>
            <w:bottom w:val="none" w:sz="0" w:space="0" w:color="auto"/>
            <w:right w:val="none" w:sz="0" w:space="0" w:color="auto"/>
          </w:divBdr>
        </w:div>
        <w:div w:id="1861428463">
          <w:marLeft w:val="0"/>
          <w:marRight w:val="0"/>
          <w:marTop w:val="0"/>
          <w:marBottom w:val="0"/>
          <w:divBdr>
            <w:top w:val="none" w:sz="0" w:space="0" w:color="auto"/>
            <w:left w:val="none" w:sz="0" w:space="0" w:color="auto"/>
            <w:bottom w:val="none" w:sz="0" w:space="0" w:color="auto"/>
            <w:right w:val="none" w:sz="0" w:space="0" w:color="auto"/>
          </w:divBdr>
        </w:div>
        <w:div w:id="22026858">
          <w:marLeft w:val="0"/>
          <w:marRight w:val="0"/>
          <w:marTop w:val="0"/>
          <w:marBottom w:val="0"/>
          <w:divBdr>
            <w:top w:val="none" w:sz="0" w:space="0" w:color="auto"/>
            <w:left w:val="none" w:sz="0" w:space="0" w:color="auto"/>
            <w:bottom w:val="none" w:sz="0" w:space="0" w:color="auto"/>
            <w:right w:val="none" w:sz="0" w:space="0" w:color="auto"/>
          </w:divBdr>
        </w:div>
        <w:div w:id="1400790082">
          <w:marLeft w:val="0"/>
          <w:marRight w:val="0"/>
          <w:marTop w:val="0"/>
          <w:marBottom w:val="0"/>
          <w:divBdr>
            <w:top w:val="none" w:sz="0" w:space="0" w:color="auto"/>
            <w:left w:val="none" w:sz="0" w:space="0" w:color="auto"/>
            <w:bottom w:val="none" w:sz="0" w:space="0" w:color="auto"/>
            <w:right w:val="none" w:sz="0" w:space="0" w:color="auto"/>
          </w:divBdr>
        </w:div>
        <w:div w:id="63334118">
          <w:marLeft w:val="0"/>
          <w:marRight w:val="0"/>
          <w:marTop w:val="0"/>
          <w:marBottom w:val="0"/>
          <w:divBdr>
            <w:top w:val="none" w:sz="0" w:space="0" w:color="auto"/>
            <w:left w:val="none" w:sz="0" w:space="0" w:color="auto"/>
            <w:bottom w:val="none" w:sz="0" w:space="0" w:color="auto"/>
            <w:right w:val="none" w:sz="0" w:space="0" w:color="auto"/>
          </w:divBdr>
        </w:div>
        <w:div w:id="969359457">
          <w:marLeft w:val="0"/>
          <w:marRight w:val="0"/>
          <w:marTop w:val="0"/>
          <w:marBottom w:val="0"/>
          <w:divBdr>
            <w:top w:val="none" w:sz="0" w:space="0" w:color="auto"/>
            <w:left w:val="none" w:sz="0" w:space="0" w:color="auto"/>
            <w:bottom w:val="none" w:sz="0" w:space="0" w:color="auto"/>
            <w:right w:val="none" w:sz="0" w:space="0" w:color="auto"/>
          </w:divBdr>
        </w:div>
        <w:div w:id="1890220459">
          <w:marLeft w:val="0"/>
          <w:marRight w:val="0"/>
          <w:marTop w:val="0"/>
          <w:marBottom w:val="0"/>
          <w:divBdr>
            <w:top w:val="none" w:sz="0" w:space="0" w:color="auto"/>
            <w:left w:val="none" w:sz="0" w:space="0" w:color="auto"/>
            <w:bottom w:val="none" w:sz="0" w:space="0" w:color="auto"/>
            <w:right w:val="none" w:sz="0" w:space="0" w:color="auto"/>
          </w:divBdr>
        </w:div>
        <w:div w:id="1069767932">
          <w:marLeft w:val="0"/>
          <w:marRight w:val="0"/>
          <w:marTop w:val="0"/>
          <w:marBottom w:val="0"/>
          <w:divBdr>
            <w:top w:val="none" w:sz="0" w:space="0" w:color="auto"/>
            <w:left w:val="none" w:sz="0" w:space="0" w:color="auto"/>
            <w:bottom w:val="none" w:sz="0" w:space="0" w:color="auto"/>
            <w:right w:val="none" w:sz="0" w:space="0" w:color="auto"/>
          </w:divBdr>
        </w:div>
        <w:div w:id="1381444696">
          <w:marLeft w:val="0"/>
          <w:marRight w:val="0"/>
          <w:marTop w:val="0"/>
          <w:marBottom w:val="0"/>
          <w:divBdr>
            <w:top w:val="none" w:sz="0" w:space="0" w:color="auto"/>
            <w:left w:val="none" w:sz="0" w:space="0" w:color="auto"/>
            <w:bottom w:val="none" w:sz="0" w:space="0" w:color="auto"/>
            <w:right w:val="none" w:sz="0" w:space="0" w:color="auto"/>
          </w:divBdr>
        </w:div>
        <w:div w:id="1056201283">
          <w:marLeft w:val="0"/>
          <w:marRight w:val="0"/>
          <w:marTop w:val="0"/>
          <w:marBottom w:val="0"/>
          <w:divBdr>
            <w:top w:val="none" w:sz="0" w:space="0" w:color="auto"/>
            <w:left w:val="none" w:sz="0" w:space="0" w:color="auto"/>
            <w:bottom w:val="none" w:sz="0" w:space="0" w:color="auto"/>
            <w:right w:val="none" w:sz="0" w:space="0" w:color="auto"/>
          </w:divBdr>
        </w:div>
        <w:div w:id="1847668543">
          <w:marLeft w:val="0"/>
          <w:marRight w:val="0"/>
          <w:marTop w:val="0"/>
          <w:marBottom w:val="0"/>
          <w:divBdr>
            <w:top w:val="none" w:sz="0" w:space="0" w:color="auto"/>
            <w:left w:val="none" w:sz="0" w:space="0" w:color="auto"/>
            <w:bottom w:val="none" w:sz="0" w:space="0" w:color="auto"/>
            <w:right w:val="none" w:sz="0" w:space="0" w:color="auto"/>
          </w:divBdr>
        </w:div>
        <w:div w:id="506292223">
          <w:marLeft w:val="0"/>
          <w:marRight w:val="0"/>
          <w:marTop w:val="0"/>
          <w:marBottom w:val="0"/>
          <w:divBdr>
            <w:top w:val="none" w:sz="0" w:space="0" w:color="auto"/>
            <w:left w:val="none" w:sz="0" w:space="0" w:color="auto"/>
            <w:bottom w:val="none" w:sz="0" w:space="0" w:color="auto"/>
            <w:right w:val="none" w:sz="0" w:space="0" w:color="auto"/>
          </w:divBdr>
        </w:div>
        <w:div w:id="1246844023">
          <w:marLeft w:val="0"/>
          <w:marRight w:val="0"/>
          <w:marTop w:val="0"/>
          <w:marBottom w:val="0"/>
          <w:divBdr>
            <w:top w:val="none" w:sz="0" w:space="0" w:color="auto"/>
            <w:left w:val="none" w:sz="0" w:space="0" w:color="auto"/>
            <w:bottom w:val="none" w:sz="0" w:space="0" w:color="auto"/>
            <w:right w:val="none" w:sz="0" w:space="0" w:color="auto"/>
          </w:divBdr>
        </w:div>
        <w:div w:id="1967662672">
          <w:marLeft w:val="0"/>
          <w:marRight w:val="0"/>
          <w:marTop w:val="0"/>
          <w:marBottom w:val="0"/>
          <w:divBdr>
            <w:top w:val="none" w:sz="0" w:space="0" w:color="auto"/>
            <w:left w:val="none" w:sz="0" w:space="0" w:color="auto"/>
            <w:bottom w:val="none" w:sz="0" w:space="0" w:color="auto"/>
            <w:right w:val="none" w:sz="0" w:space="0" w:color="auto"/>
          </w:divBdr>
        </w:div>
        <w:div w:id="1310213040">
          <w:marLeft w:val="0"/>
          <w:marRight w:val="0"/>
          <w:marTop w:val="0"/>
          <w:marBottom w:val="0"/>
          <w:divBdr>
            <w:top w:val="none" w:sz="0" w:space="0" w:color="auto"/>
            <w:left w:val="none" w:sz="0" w:space="0" w:color="auto"/>
            <w:bottom w:val="none" w:sz="0" w:space="0" w:color="auto"/>
            <w:right w:val="none" w:sz="0" w:space="0" w:color="auto"/>
          </w:divBdr>
        </w:div>
        <w:div w:id="1473450935">
          <w:marLeft w:val="0"/>
          <w:marRight w:val="0"/>
          <w:marTop w:val="0"/>
          <w:marBottom w:val="0"/>
          <w:divBdr>
            <w:top w:val="none" w:sz="0" w:space="0" w:color="auto"/>
            <w:left w:val="none" w:sz="0" w:space="0" w:color="auto"/>
            <w:bottom w:val="none" w:sz="0" w:space="0" w:color="auto"/>
            <w:right w:val="none" w:sz="0" w:space="0" w:color="auto"/>
          </w:divBdr>
        </w:div>
        <w:div w:id="1784183032">
          <w:marLeft w:val="0"/>
          <w:marRight w:val="0"/>
          <w:marTop w:val="0"/>
          <w:marBottom w:val="0"/>
          <w:divBdr>
            <w:top w:val="none" w:sz="0" w:space="0" w:color="auto"/>
            <w:left w:val="none" w:sz="0" w:space="0" w:color="auto"/>
            <w:bottom w:val="none" w:sz="0" w:space="0" w:color="auto"/>
            <w:right w:val="none" w:sz="0" w:space="0" w:color="auto"/>
          </w:divBdr>
        </w:div>
        <w:div w:id="1821723789">
          <w:marLeft w:val="0"/>
          <w:marRight w:val="0"/>
          <w:marTop w:val="0"/>
          <w:marBottom w:val="0"/>
          <w:divBdr>
            <w:top w:val="none" w:sz="0" w:space="0" w:color="auto"/>
            <w:left w:val="none" w:sz="0" w:space="0" w:color="auto"/>
            <w:bottom w:val="none" w:sz="0" w:space="0" w:color="auto"/>
            <w:right w:val="none" w:sz="0" w:space="0" w:color="auto"/>
          </w:divBdr>
        </w:div>
        <w:div w:id="1627849459">
          <w:marLeft w:val="0"/>
          <w:marRight w:val="0"/>
          <w:marTop w:val="0"/>
          <w:marBottom w:val="0"/>
          <w:divBdr>
            <w:top w:val="none" w:sz="0" w:space="0" w:color="auto"/>
            <w:left w:val="none" w:sz="0" w:space="0" w:color="auto"/>
            <w:bottom w:val="none" w:sz="0" w:space="0" w:color="auto"/>
            <w:right w:val="none" w:sz="0" w:space="0" w:color="auto"/>
          </w:divBdr>
        </w:div>
        <w:div w:id="767502663">
          <w:marLeft w:val="0"/>
          <w:marRight w:val="0"/>
          <w:marTop w:val="0"/>
          <w:marBottom w:val="0"/>
          <w:divBdr>
            <w:top w:val="none" w:sz="0" w:space="0" w:color="auto"/>
            <w:left w:val="none" w:sz="0" w:space="0" w:color="auto"/>
            <w:bottom w:val="none" w:sz="0" w:space="0" w:color="auto"/>
            <w:right w:val="none" w:sz="0" w:space="0" w:color="auto"/>
          </w:divBdr>
        </w:div>
        <w:div w:id="173571510">
          <w:marLeft w:val="0"/>
          <w:marRight w:val="0"/>
          <w:marTop w:val="0"/>
          <w:marBottom w:val="0"/>
          <w:divBdr>
            <w:top w:val="none" w:sz="0" w:space="0" w:color="auto"/>
            <w:left w:val="none" w:sz="0" w:space="0" w:color="auto"/>
            <w:bottom w:val="none" w:sz="0" w:space="0" w:color="auto"/>
            <w:right w:val="none" w:sz="0" w:space="0" w:color="auto"/>
          </w:divBdr>
        </w:div>
        <w:div w:id="1588149068">
          <w:marLeft w:val="0"/>
          <w:marRight w:val="0"/>
          <w:marTop w:val="0"/>
          <w:marBottom w:val="0"/>
          <w:divBdr>
            <w:top w:val="none" w:sz="0" w:space="0" w:color="auto"/>
            <w:left w:val="none" w:sz="0" w:space="0" w:color="auto"/>
            <w:bottom w:val="none" w:sz="0" w:space="0" w:color="auto"/>
            <w:right w:val="none" w:sz="0" w:space="0" w:color="auto"/>
          </w:divBdr>
        </w:div>
        <w:div w:id="2109420987">
          <w:marLeft w:val="0"/>
          <w:marRight w:val="0"/>
          <w:marTop w:val="0"/>
          <w:marBottom w:val="0"/>
          <w:divBdr>
            <w:top w:val="none" w:sz="0" w:space="0" w:color="auto"/>
            <w:left w:val="none" w:sz="0" w:space="0" w:color="auto"/>
            <w:bottom w:val="none" w:sz="0" w:space="0" w:color="auto"/>
            <w:right w:val="none" w:sz="0" w:space="0" w:color="auto"/>
          </w:divBdr>
        </w:div>
        <w:div w:id="1338188826">
          <w:marLeft w:val="0"/>
          <w:marRight w:val="0"/>
          <w:marTop w:val="0"/>
          <w:marBottom w:val="0"/>
          <w:divBdr>
            <w:top w:val="none" w:sz="0" w:space="0" w:color="auto"/>
            <w:left w:val="none" w:sz="0" w:space="0" w:color="auto"/>
            <w:bottom w:val="none" w:sz="0" w:space="0" w:color="auto"/>
            <w:right w:val="none" w:sz="0" w:space="0" w:color="auto"/>
          </w:divBdr>
        </w:div>
        <w:div w:id="2051612105">
          <w:marLeft w:val="0"/>
          <w:marRight w:val="0"/>
          <w:marTop w:val="0"/>
          <w:marBottom w:val="0"/>
          <w:divBdr>
            <w:top w:val="none" w:sz="0" w:space="0" w:color="auto"/>
            <w:left w:val="none" w:sz="0" w:space="0" w:color="auto"/>
            <w:bottom w:val="none" w:sz="0" w:space="0" w:color="auto"/>
            <w:right w:val="none" w:sz="0" w:space="0" w:color="auto"/>
          </w:divBdr>
        </w:div>
        <w:div w:id="1223254283">
          <w:marLeft w:val="0"/>
          <w:marRight w:val="0"/>
          <w:marTop w:val="0"/>
          <w:marBottom w:val="0"/>
          <w:divBdr>
            <w:top w:val="none" w:sz="0" w:space="0" w:color="auto"/>
            <w:left w:val="none" w:sz="0" w:space="0" w:color="auto"/>
            <w:bottom w:val="none" w:sz="0" w:space="0" w:color="auto"/>
            <w:right w:val="none" w:sz="0" w:space="0" w:color="auto"/>
          </w:divBdr>
        </w:div>
        <w:div w:id="250165570">
          <w:marLeft w:val="0"/>
          <w:marRight w:val="0"/>
          <w:marTop w:val="0"/>
          <w:marBottom w:val="0"/>
          <w:divBdr>
            <w:top w:val="none" w:sz="0" w:space="0" w:color="auto"/>
            <w:left w:val="none" w:sz="0" w:space="0" w:color="auto"/>
            <w:bottom w:val="none" w:sz="0" w:space="0" w:color="auto"/>
            <w:right w:val="none" w:sz="0" w:space="0" w:color="auto"/>
          </w:divBdr>
        </w:div>
        <w:div w:id="1137340135">
          <w:marLeft w:val="0"/>
          <w:marRight w:val="0"/>
          <w:marTop w:val="0"/>
          <w:marBottom w:val="0"/>
          <w:divBdr>
            <w:top w:val="none" w:sz="0" w:space="0" w:color="auto"/>
            <w:left w:val="none" w:sz="0" w:space="0" w:color="auto"/>
            <w:bottom w:val="none" w:sz="0" w:space="0" w:color="auto"/>
            <w:right w:val="none" w:sz="0" w:space="0" w:color="auto"/>
          </w:divBdr>
        </w:div>
        <w:div w:id="1255282175">
          <w:marLeft w:val="0"/>
          <w:marRight w:val="0"/>
          <w:marTop w:val="0"/>
          <w:marBottom w:val="0"/>
          <w:divBdr>
            <w:top w:val="none" w:sz="0" w:space="0" w:color="auto"/>
            <w:left w:val="none" w:sz="0" w:space="0" w:color="auto"/>
            <w:bottom w:val="none" w:sz="0" w:space="0" w:color="auto"/>
            <w:right w:val="none" w:sz="0" w:space="0" w:color="auto"/>
          </w:divBdr>
        </w:div>
        <w:div w:id="1632785562">
          <w:marLeft w:val="0"/>
          <w:marRight w:val="0"/>
          <w:marTop w:val="0"/>
          <w:marBottom w:val="0"/>
          <w:divBdr>
            <w:top w:val="none" w:sz="0" w:space="0" w:color="auto"/>
            <w:left w:val="none" w:sz="0" w:space="0" w:color="auto"/>
            <w:bottom w:val="none" w:sz="0" w:space="0" w:color="auto"/>
            <w:right w:val="none" w:sz="0" w:space="0" w:color="auto"/>
          </w:divBdr>
        </w:div>
        <w:div w:id="842167962">
          <w:marLeft w:val="0"/>
          <w:marRight w:val="0"/>
          <w:marTop w:val="0"/>
          <w:marBottom w:val="0"/>
          <w:divBdr>
            <w:top w:val="none" w:sz="0" w:space="0" w:color="auto"/>
            <w:left w:val="none" w:sz="0" w:space="0" w:color="auto"/>
            <w:bottom w:val="none" w:sz="0" w:space="0" w:color="auto"/>
            <w:right w:val="none" w:sz="0" w:space="0" w:color="auto"/>
          </w:divBdr>
        </w:div>
        <w:div w:id="703866723">
          <w:marLeft w:val="0"/>
          <w:marRight w:val="0"/>
          <w:marTop w:val="0"/>
          <w:marBottom w:val="0"/>
          <w:divBdr>
            <w:top w:val="none" w:sz="0" w:space="0" w:color="auto"/>
            <w:left w:val="none" w:sz="0" w:space="0" w:color="auto"/>
            <w:bottom w:val="none" w:sz="0" w:space="0" w:color="auto"/>
            <w:right w:val="none" w:sz="0" w:space="0" w:color="auto"/>
          </w:divBdr>
        </w:div>
        <w:div w:id="575210543">
          <w:marLeft w:val="0"/>
          <w:marRight w:val="0"/>
          <w:marTop w:val="0"/>
          <w:marBottom w:val="0"/>
          <w:divBdr>
            <w:top w:val="none" w:sz="0" w:space="0" w:color="auto"/>
            <w:left w:val="none" w:sz="0" w:space="0" w:color="auto"/>
            <w:bottom w:val="none" w:sz="0" w:space="0" w:color="auto"/>
            <w:right w:val="none" w:sz="0" w:space="0" w:color="auto"/>
          </w:divBdr>
        </w:div>
        <w:div w:id="2031030701">
          <w:marLeft w:val="0"/>
          <w:marRight w:val="0"/>
          <w:marTop w:val="0"/>
          <w:marBottom w:val="0"/>
          <w:divBdr>
            <w:top w:val="none" w:sz="0" w:space="0" w:color="auto"/>
            <w:left w:val="none" w:sz="0" w:space="0" w:color="auto"/>
            <w:bottom w:val="none" w:sz="0" w:space="0" w:color="auto"/>
            <w:right w:val="none" w:sz="0" w:space="0" w:color="auto"/>
          </w:divBdr>
        </w:div>
        <w:div w:id="926622723">
          <w:marLeft w:val="0"/>
          <w:marRight w:val="0"/>
          <w:marTop w:val="0"/>
          <w:marBottom w:val="0"/>
          <w:divBdr>
            <w:top w:val="none" w:sz="0" w:space="0" w:color="auto"/>
            <w:left w:val="none" w:sz="0" w:space="0" w:color="auto"/>
            <w:bottom w:val="none" w:sz="0" w:space="0" w:color="auto"/>
            <w:right w:val="none" w:sz="0" w:space="0" w:color="auto"/>
          </w:divBdr>
        </w:div>
        <w:div w:id="727461826">
          <w:marLeft w:val="0"/>
          <w:marRight w:val="0"/>
          <w:marTop w:val="0"/>
          <w:marBottom w:val="0"/>
          <w:divBdr>
            <w:top w:val="none" w:sz="0" w:space="0" w:color="auto"/>
            <w:left w:val="none" w:sz="0" w:space="0" w:color="auto"/>
            <w:bottom w:val="none" w:sz="0" w:space="0" w:color="auto"/>
            <w:right w:val="none" w:sz="0" w:space="0" w:color="auto"/>
          </w:divBdr>
        </w:div>
      </w:divsChild>
    </w:div>
    <w:div w:id="775174948">
      <w:bodyDiv w:val="1"/>
      <w:marLeft w:val="0"/>
      <w:marRight w:val="0"/>
      <w:marTop w:val="0"/>
      <w:marBottom w:val="0"/>
      <w:divBdr>
        <w:top w:val="none" w:sz="0" w:space="0" w:color="auto"/>
        <w:left w:val="none" w:sz="0" w:space="0" w:color="auto"/>
        <w:bottom w:val="none" w:sz="0" w:space="0" w:color="auto"/>
        <w:right w:val="none" w:sz="0" w:space="0" w:color="auto"/>
      </w:divBdr>
    </w:div>
    <w:div w:id="775557404">
      <w:bodyDiv w:val="1"/>
      <w:marLeft w:val="0"/>
      <w:marRight w:val="0"/>
      <w:marTop w:val="0"/>
      <w:marBottom w:val="0"/>
      <w:divBdr>
        <w:top w:val="none" w:sz="0" w:space="0" w:color="auto"/>
        <w:left w:val="none" w:sz="0" w:space="0" w:color="auto"/>
        <w:bottom w:val="none" w:sz="0" w:space="0" w:color="auto"/>
        <w:right w:val="none" w:sz="0" w:space="0" w:color="auto"/>
      </w:divBdr>
    </w:div>
    <w:div w:id="775636199">
      <w:bodyDiv w:val="1"/>
      <w:marLeft w:val="0"/>
      <w:marRight w:val="0"/>
      <w:marTop w:val="0"/>
      <w:marBottom w:val="0"/>
      <w:divBdr>
        <w:top w:val="none" w:sz="0" w:space="0" w:color="auto"/>
        <w:left w:val="none" w:sz="0" w:space="0" w:color="auto"/>
        <w:bottom w:val="none" w:sz="0" w:space="0" w:color="auto"/>
        <w:right w:val="none" w:sz="0" w:space="0" w:color="auto"/>
      </w:divBdr>
      <w:divsChild>
        <w:div w:id="1500192145">
          <w:marLeft w:val="480"/>
          <w:marRight w:val="0"/>
          <w:marTop w:val="0"/>
          <w:marBottom w:val="0"/>
          <w:divBdr>
            <w:top w:val="none" w:sz="0" w:space="0" w:color="auto"/>
            <w:left w:val="none" w:sz="0" w:space="0" w:color="auto"/>
            <w:bottom w:val="none" w:sz="0" w:space="0" w:color="auto"/>
            <w:right w:val="none" w:sz="0" w:space="0" w:color="auto"/>
          </w:divBdr>
        </w:div>
        <w:div w:id="1128359377">
          <w:marLeft w:val="480"/>
          <w:marRight w:val="0"/>
          <w:marTop w:val="0"/>
          <w:marBottom w:val="0"/>
          <w:divBdr>
            <w:top w:val="none" w:sz="0" w:space="0" w:color="auto"/>
            <w:left w:val="none" w:sz="0" w:space="0" w:color="auto"/>
            <w:bottom w:val="none" w:sz="0" w:space="0" w:color="auto"/>
            <w:right w:val="none" w:sz="0" w:space="0" w:color="auto"/>
          </w:divBdr>
        </w:div>
        <w:div w:id="729184402">
          <w:marLeft w:val="480"/>
          <w:marRight w:val="0"/>
          <w:marTop w:val="0"/>
          <w:marBottom w:val="0"/>
          <w:divBdr>
            <w:top w:val="none" w:sz="0" w:space="0" w:color="auto"/>
            <w:left w:val="none" w:sz="0" w:space="0" w:color="auto"/>
            <w:bottom w:val="none" w:sz="0" w:space="0" w:color="auto"/>
            <w:right w:val="none" w:sz="0" w:space="0" w:color="auto"/>
          </w:divBdr>
        </w:div>
        <w:div w:id="834342463">
          <w:marLeft w:val="480"/>
          <w:marRight w:val="0"/>
          <w:marTop w:val="0"/>
          <w:marBottom w:val="0"/>
          <w:divBdr>
            <w:top w:val="none" w:sz="0" w:space="0" w:color="auto"/>
            <w:left w:val="none" w:sz="0" w:space="0" w:color="auto"/>
            <w:bottom w:val="none" w:sz="0" w:space="0" w:color="auto"/>
            <w:right w:val="none" w:sz="0" w:space="0" w:color="auto"/>
          </w:divBdr>
        </w:div>
        <w:div w:id="607468970">
          <w:marLeft w:val="480"/>
          <w:marRight w:val="0"/>
          <w:marTop w:val="0"/>
          <w:marBottom w:val="0"/>
          <w:divBdr>
            <w:top w:val="none" w:sz="0" w:space="0" w:color="auto"/>
            <w:left w:val="none" w:sz="0" w:space="0" w:color="auto"/>
            <w:bottom w:val="none" w:sz="0" w:space="0" w:color="auto"/>
            <w:right w:val="none" w:sz="0" w:space="0" w:color="auto"/>
          </w:divBdr>
        </w:div>
        <w:div w:id="1270971403">
          <w:marLeft w:val="480"/>
          <w:marRight w:val="0"/>
          <w:marTop w:val="0"/>
          <w:marBottom w:val="0"/>
          <w:divBdr>
            <w:top w:val="none" w:sz="0" w:space="0" w:color="auto"/>
            <w:left w:val="none" w:sz="0" w:space="0" w:color="auto"/>
            <w:bottom w:val="none" w:sz="0" w:space="0" w:color="auto"/>
            <w:right w:val="none" w:sz="0" w:space="0" w:color="auto"/>
          </w:divBdr>
        </w:div>
        <w:div w:id="1299409497">
          <w:marLeft w:val="480"/>
          <w:marRight w:val="0"/>
          <w:marTop w:val="0"/>
          <w:marBottom w:val="0"/>
          <w:divBdr>
            <w:top w:val="none" w:sz="0" w:space="0" w:color="auto"/>
            <w:left w:val="none" w:sz="0" w:space="0" w:color="auto"/>
            <w:bottom w:val="none" w:sz="0" w:space="0" w:color="auto"/>
            <w:right w:val="none" w:sz="0" w:space="0" w:color="auto"/>
          </w:divBdr>
        </w:div>
        <w:div w:id="1946841239">
          <w:marLeft w:val="480"/>
          <w:marRight w:val="0"/>
          <w:marTop w:val="0"/>
          <w:marBottom w:val="0"/>
          <w:divBdr>
            <w:top w:val="none" w:sz="0" w:space="0" w:color="auto"/>
            <w:left w:val="none" w:sz="0" w:space="0" w:color="auto"/>
            <w:bottom w:val="none" w:sz="0" w:space="0" w:color="auto"/>
            <w:right w:val="none" w:sz="0" w:space="0" w:color="auto"/>
          </w:divBdr>
        </w:div>
        <w:div w:id="937140">
          <w:marLeft w:val="480"/>
          <w:marRight w:val="0"/>
          <w:marTop w:val="0"/>
          <w:marBottom w:val="0"/>
          <w:divBdr>
            <w:top w:val="none" w:sz="0" w:space="0" w:color="auto"/>
            <w:left w:val="none" w:sz="0" w:space="0" w:color="auto"/>
            <w:bottom w:val="none" w:sz="0" w:space="0" w:color="auto"/>
            <w:right w:val="none" w:sz="0" w:space="0" w:color="auto"/>
          </w:divBdr>
        </w:div>
        <w:div w:id="1182088008">
          <w:marLeft w:val="480"/>
          <w:marRight w:val="0"/>
          <w:marTop w:val="0"/>
          <w:marBottom w:val="0"/>
          <w:divBdr>
            <w:top w:val="none" w:sz="0" w:space="0" w:color="auto"/>
            <w:left w:val="none" w:sz="0" w:space="0" w:color="auto"/>
            <w:bottom w:val="none" w:sz="0" w:space="0" w:color="auto"/>
            <w:right w:val="none" w:sz="0" w:space="0" w:color="auto"/>
          </w:divBdr>
        </w:div>
        <w:div w:id="1383285201">
          <w:marLeft w:val="480"/>
          <w:marRight w:val="0"/>
          <w:marTop w:val="0"/>
          <w:marBottom w:val="0"/>
          <w:divBdr>
            <w:top w:val="none" w:sz="0" w:space="0" w:color="auto"/>
            <w:left w:val="none" w:sz="0" w:space="0" w:color="auto"/>
            <w:bottom w:val="none" w:sz="0" w:space="0" w:color="auto"/>
            <w:right w:val="none" w:sz="0" w:space="0" w:color="auto"/>
          </w:divBdr>
        </w:div>
        <w:div w:id="2122794545">
          <w:marLeft w:val="480"/>
          <w:marRight w:val="0"/>
          <w:marTop w:val="0"/>
          <w:marBottom w:val="0"/>
          <w:divBdr>
            <w:top w:val="none" w:sz="0" w:space="0" w:color="auto"/>
            <w:left w:val="none" w:sz="0" w:space="0" w:color="auto"/>
            <w:bottom w:val="none" w:sz="0" w:space="0" w:color="auto"/>
            <w:right w:val="none" w:sz="0" w:space="0" w:color="auto"/>
          </w:divBdr>
        </w:div>
        <w:div w:id="1776822021">
          <w:marLeft w:val="480"/>
          <w:marRight w:val="0"/>
          <w:marTop w:val="0"/>
          <w:marBottom w:val="0"/>
          <w:divBdr>
            <w:top w:val="none" w:sz="0" w:space="0" w:color="auto"/>
            <w:left w:val="none" w:sz="0" w:space="0" w:color="auto"/>
            <w:bottom w:val="none" w:sz="0" w:space="0" w:color="auto"/>
            <w:right w:val="none" w:sz="0" w:space="0" w:color="auto"/>
          </w:divBdr>
        </w:div>
        <w:div w:id="1888761464">
          <w:marLeft w:val="480"/>
          <w:marRight w:val="0"/>
          <w:marTop w:val="0"/>
          <w:marBottom w:val="0"/>
          <w:divBdr>
            <w:top w:val="none" w:sz="0" w:space="0" w:color="auto"/>
            <w:left w:val="none" w:sz="0" w:space="0" w:color="auto"/>
            <w:bottom w:val="none" w:sz="0" w:space="0" w:color="auto"/>
            <w:right w:val="none" w:sz="0" w:space="0" w:color="auto"/>
          </w:divBdr>
        </w:div>
        <w:div w:id="570193463">
          <w:marLeft w:val="480"/>
          <w:marRight w:val="0"/>
          <w:marTop w:val="0"/>
          <w:marBottom w:val="0"/>
          <w:divBdr>
            <w:top w:val="none" w:sz="0" w:space="0" w:color="auto"/>
            <w:left w:val="none" w:sz="0" w:space="0" w:color="auto"/>
            <w:bottom w:val="none" w:sz="0" w:space="0" w:color="auto"/>
            <w:right w:val="none" w:sz="0" w:space="0" w:color="auto"/>
          </w:divBdr>
        </w:div>
        <w:div w:id="920021513">
          <w:marLeft w:val="480"/>
          <w:marRight w:val="0"/>
          <w:marTop w:val="0"/>
          <w:marBottom w:val="0"/>
          <w:divBdr>
            <w:top w:val="none" w:sz="0" w:space="0" w:color="auto"/>
            <w:left w:val="none" w:sz="0" w:space="0" w:color="auto"/>
            <w:bottom w:val="none" w:sz="0" w:space="0" w:color="auto"/>
            <w:right w:val="none" w:sz="0" w:space="0" w:color="auto"/>
          </w:divBdr>
        </w:div>
        <w:div w:id="324939040">
          <w:marLeft w:val="480"/>
          <w:marRight w:val="0"/>
          <w:marTop w:val="0"/>
          <w:marBottom w:val="0"/>
          <w:divBdr>
            <w:top w:val="none" w:sz="0" w:space="0" w:color="auto"/>
            <w:left w:val="none" w:sz="0" w:space="0" w:color="auto"/>
            <w:bottom w:val="none" w:sz="0" w:space="0" w:color="auto"/>
            <w:right w:val="none" w:sz="0" w:space="0" w:color="auto"/>
          </w:divBdr>
        </w:div>
      </w:divsChild>
    </w:div>
    <w:div w:id="775639209">
      <w:bodyDiv w:val="1"/>
      <w:marLeft w:val="0"/>
      <w:marRight w:val="0"/>
      <w:marTop w:val="0"/>
      <w:marBottom w:val="0"/>
      <w:divBdr>
        <w:top w:val="none" w:sz="0" w:space="0" w:color="auto"/>
        <w:left w:val="none" w:sz="0" w:space="0" w:color="auto"/>
        <w:bottom w:val="none" w:sz="0" w:space="0" w:color="auto"/>
        <w:right w:val="none" w:sz="0" w:space="0" w:color="auto"/>
      </w:divBdr>
    </w:div>
    <w:div w:id="775751539">
      <w:bodyDiv w:val="1"/>
      <w:marLeft w:val="0"/>
      <w:marRight w:val="0"/>
      <w:marTop w:val="0"/>
      <w:marBottom w:val="0"/>
      <w:divBdr>
        <w:top w:val="none" w:sz="0" w:space="0" w:color="auto"/>
        <w:left w:val="none" w:sz="0" w:space="0" w:color="auto"/>
        <w:bottom w:val="none" w:sz="0" w:space="0" w:color="auto"/>
        <w:right w:val="none" w:sz="0" w:space="0" w:color="auto"/>
      </w:divBdr>
    </w:div>
    <w:div w:id="776288467">
      <w:bodyDiv w:val="1"/>
      <w:marLeft w:val="0"/>
      <w:marRight w:val="0"/>
      <w:marTop w:val="0"/>
      <w:marBottom w:val="0"/>
      <w:divBdr>
        <w:top w:val="none" w:sz="0" w:space="0" w:color="auto"/>
        <w:left w:val="none" w:sz="0" w:space="0" w:color="auto"/>
        <w:bottom w:val="none" w:sz="0" w:space="0" w:color="auto"/>
        <w:right w:val="none" w:sz="0" w:space="0" w:color="auto"/>
      </w:divBdr>
    </w:div>
    <w:div w:id="776874017">
      <w:bodyDiv w:val="1"/>
      <w:marLeft w:val="0"/>
      <w:marRight w:val="0"/>
      <w:marTop w:val="0"/>
      <w:marBottom w:val="0"/>
      <w:divBdr>
        <w:top w:val="none" w:sz="0" w:space="0" w:color="auto"/>
        <w:left w:val="none" w:sz="0" w:space="0" w:color="auto"/>
        <w:bottom w:val="none" w:sz="0" w:space="0" w:color="auto"/>
        <w:right w:val="none" w:sz="0" w:space="0" w:color="auto"/>
      </w:divBdr>
    </w:div>
    <w:div w:id="777523219">
      <w:bodyDiv w:val="1"/>
      <w:marLeft w:val="0"/>
      <w:marRight w:val="0"/>
      <w:marTop w:val="0"/>
      <w:marBottom w:val="0"/>
      <w:divBdr>
        <w:top w:val="none" w:sz="0" w:space="0" w:color="auto"/>
        <w:left w:val="none" w:sz="0" w:space="0" w:color="auto"/>
        <w:bottom w:val="none" w:sz="0" w:space="0" w:color="auto"/>
        <w:right w:val="none" w:sz="0" w:space="0" w:color="auto"/>
      </w:divBdr>
    </w:div>
    <w:div w:id="777716865">
      <w:bodyDiv w:val="1"/>
      <w:marLeft w:val="0"/>
      <w:marRight w:val="0"/>
      <w:marTop w:val="0"/>
      <w:marBottom w:val="0"/>
      <w:divBdr>
        <w:top w:val="none" w:sz="0" w:space="0" w:color="auto"/>
        <w:left w:val="none" w:sz="0" w:space="0" w:color="auto"/>
        <w:bottom w:val="none" w:sz="0" w:space="0" w:color="auto"/>
        <w:right w:val="none" w:sz="0" w:space="0" w:color="auto"/>
      </w:divBdr>
    </w:div>
    <w:div w:id="777721520">
      <w:bodyDiv w:val="1"/>
      <w:marLeft w:val="0"/>
      <w:marRight w:val="0"/>
      <w:marTop w:val="0"/>
      <w:marBottom w:val="0"/>
      <w:divBdr>
        <w:top w:val="none" w:sz="0" w:space="0" w:color="auto"/>
        <w:left w:val="none" w:sz="0" w:space="0" w:color="auto"/>
        <w:bottom w:val="none" w:sz="0" w:space="0" w:color="auto"/>
        <w:right w:val="none" w:sz="0" w:space="0" w:color="auto"/>
      </w:divBdr>
      <w:divsChild>
        <w:div w:id="254674537">
          <w:marLeft w:val="480"/>
          <w:marRight w:val="0"/>
          <w:marTop w:val="0"/>
          <w:marBottom w:val="0"/>
          <w:divBdr>
            <w:top w:val="none" w:sz="0" w:space="0" w:color="auto"/>
            <w:left w:val="none" w:sz="0" w:space="0" w:color="auto"/>
            <w:bottom w:val="none" w:sz="0" w:space="0" w:color="auto"/>
            <w:right w:val="none" w:sz="0" w:space="0" w:color="auto"/>
          </w:divBdr>
        </w:div>
        <w:div w:id="2104759399">
          <w:marLeft w:val="480"/>
          <w:marRight w:val="0"/>
          <w:marTop w:val="0"/>
          <w:marBottom w:val="0"/>
          <w:divBdr>
            <w:top w:val="none" w:sz="0" w:space="0" w:color="auto"/>
            <w:left w:val="none" w:sz="0" w:space="0" w:color="auto"/>
            <w:bottom w:val="none" w:sz="0" w:space="0" w:color="auto"/>
            <w:right w:val="none" w:sz="0" w:space="0" w:color="auto"/>
          </w:divBdr>
        </w:div>
        <w:div w:id="1368943115">
          <w:marLeft w:val="480"/>
          <w:marRight w:val="0"/>
          <w:marTop w:val="0"/>
          <w:marBottom w:val="0"/>
          <w:divBdr>
            <w:top w:val="none" w:sz="0" w:space="0" w:color="auto"/>
            <w:left w:val="none" w:sz="0" w:space="0" w:color="auto"/>
            <w:bottom w:val="none" w:sz="0" w:space="0" w:color="auto"/>
            <w:right w:val="none" w:sz="0" w:space="0" w:color="auto"/>
          </w:divBdr>
        </w:div>
        <w:div w:id="1036078359">
          <w:marLeft w:val="480"/>
          <w:marRight w:val="0"/>
          <w:marTop w:val="0"/>
          <w:marBottom w:val="0"/>
          <w:divBdr>
            <w:top w:val="none" w:sz="0" w:space="0" w:color="auto"/>
            <w:left w:val="none" w:sz="0" w:space="0" w:color="auto"/>
            <w:bottom w:val="none" w:sz="0" w:space="0" w:color="auto"/>
            <w:right w:val="none" w:sz="0" w:space="0" w:color="auto"/>
          </w:divBdr>
        </w:div>
        <w:div w:id="130095397">
          <w:marLeft w:val="480"/>
          <w:marRight w:val="0"/>
          <w:marTop w:val="0"/>
          <w:marBottom w:val="0"/>
          <w:divBdr>
            <w:top w:val="none" w:sz="0" w:space="0" w:color="auto"/>
            <w:left w:val="none" w:sz="0" w:space="0" w:color="auto"/>
            <w:bottom w:val="none" w:sz="0" w:space="0" w:color="auto"/>
            <w:right w:val="none" w:sz="0" w:space="0" w:color="auto"/>
          </w:divBdr>
        </w:div>
        <w:div w:id="728109274">
          <w:marLeft w:val="480"/>
          <w:marRight w:val="0"/>
          <w:marTop w:val="0"/>
          <w:marBottom w:val="0"/>
          <w:divBdr>
            <w:top w:val="none" w:sz="0" w:space="0" w:color="auto"/>
            <w:left w:val="none" w:sz="0" w:space="0" w:color="auto"/>
            <w:bottom w:val="none" w:sz="0" w:space="0" w:color="auto"/>
            <w:right w:val="none" w:sz="0" w:space="0" w:color="auto"/>
          </w:divBdr>
        </w:div>
        <w:div w:id="112676560">
          <w:marLeft w:val="480"/>
          <w:marRight w:val="0"/>
          <w:marTop w:val="0"/>
          <w:marBottom w:val="0"/>
          <w:divBdr>
            <w:top w:val="none" w:sz="0" w:space="0" w:color="auto"/>
            <w:left w:val="none" w:sz="0" w:space="0" w:color="auto"/>
            <w:bottom w:val="none" w:sz="0" w:space="0" w:color="auto"/>
            <w:right w:val="none" w:sz="0" w:space="0" w:color="auto"/>
          </w:divBdr>
        </w:div>
        <w:div w:id="662045352">
          <w:marLeft w:val="480"/>
          <w:marRight w:val="0"/>
          <w:marTop w:val="0"/>
          <w:marBottom w:val="0"/>
          <w:divBdr>
            <w:top w:val="none" w:sz="0" w:space="0" w:color="auto"/>
            <w:left w:val="none" w:sz="0" w:space="0" w:color="auto"/>
            <w:bottom w:val="none" w:sz="0" w:space="0" w:color="auto"/>
            <w:right w:val="none" w:sz="0" w:space="0" w:color="auto"/>
          </w:divBdr>
        </w:div>
        <w:div w:id="2121752453">
          <w:marLeft w:val="480"/>
          <w:marRight w:val="0"/>
          <w:marTop w:val="0"/>
          <w:marBottom w:val="0"/>
          <w:divBdr>
            <w:top w:val="none" w:sz="0" w:space="0" w:color="auto"/>
            <w:left w:val="none" w:sz="0" w:space="0" w:color="auto"/>
            <w:bottom w:val="none" w:sz="0" w:space="0" w:color="auto"/>
            <w:right w:val="none" w:sz="0" w:space="0" w:color="auto"/>
          </w:divBdr>
        </w:div>
        <w:div w:id="65416821">
          <w:marLeft w:val="480"/>
          <w:marRight w:val="0"/>
          <w:marTop w:val="0"/>
          <w:marBottom w:val="0"/>
          <w:divBdr>
            <w:top w:val="none" w:sz="0" w:space="0" w:color="auto"/>
            <w:left w:val="none" w:sz="0" w:space="0" w:color="auto"/>
            <w:bottom w:val="none" w:sz="0" w:space="0" w:color="auto"/>
            <w:right w:val="none" w:sz="0" w:space="0" w:color="auto"/>
          </w:divBdr>
        </w:div>
        <w:div w:id="1729256649">
          <w:marLeft w:val="480"/>
          <w:marRight w:val="0"/>
          <w:marTop w:val="0"/>
          <w:marBottom w:val="0"/>
          <w:divBdr>
            <w:top w:val="none" w:sz="0" w:space="0" w:color="auto"/>
            <w:left w:val="none" w:sz="0" w:space="0" w:color="auto"/>
            <w:bottom w:val="none" w:sz="0" w:space="0" w:color="auto"/>
            <w:right w:val="none" w:sz="0" w:space="0" w:color="auto"/>
          </w:divBdr>
        </w:div>
        <w:div w:id="503974732">
          <w:marLeft w:val="480"/>
          <w:marRight w:val="0"/>
          <w:marTop w:val="0"/>
          <w:marBottom w:val="0"/>
          <w:divBdr>
            <w:top w:val="none" w:sz="0" w:space="0" w:color="auto"/>
            <w:left w:val="none" w:sz="0" w:space="0" w:color="auto"/>
            <w:bottom w:val="none" w:sz="0" w:space="0" w:color="auto"/>
            <w:right w:val="none" w:sz="0" w:space="0" w:color="auto"/>
          </w:divBdr>
        </w:div>
        <w:div w:id="1645967465">
          <w:marLeft w:val="480"/>
          <w:marRight w:val="0"/>
          <w:marTop w:val="0"/>
          <w:marBottom w:val="0"/>
          <w:divBdr>
            <w:top w:val="none" w:sz="0" w:space="0" w:color="auto"/>
            <w:left w:val="none" w:sz="0" w:space="0" w:color="auto"/>
            <w:bottom w:val="none" w:sz="0" w:space="0" w:color="auto"/>
            <w:right w:val="none" w:sz="0" w:space="0" w:color="auto"/>
          </w:divBdr>
        </w:div>
        <w:div w:id="62065719">
          <w:marLeft w:val="480"/>
          <w:marRight w:val="0"/>
          <w:marTop w:val="0"/>
          <w:marBottom w:val="0"/>
          <w:divBdr>
            <w:top w:val="none" w:sz="0" w:space="0" w:color="auto"/>
            <w:left w:val="none" w:sz="0" w:space="0" w:color="auto"/>
            <w:bottom w:val="none" w:sz="0" w:space="0" w:color="auto"/>
            <w:right w:val="none" w:sz="0" w:space="0" w:color="auto"/>
          </w:divBdr>
        </w:div>
        <w:div w:id="595403002">
          <w:marLeft w:val="480"/>
          <w:marRight w:val="0"/>
          <w:marTop w:val="0"/>
          <w:marBottom w:val="0"/>
          <w:divBdr>
            <w:top w:val="none" w:sz="0" w:space="0" w:color="auto"/>
            <w:left w:val="none" w:sz="0" w:space="0" w:color="auto"/>
            <w:bottom w:val="none" w:sz="0" w:space="0" w:color="auto"/>
            <w:right w:val="none" w:sz="0" w:space="0" w:color="auto"/>
          </w:divBdr>
        </w:div>
        <w:div w:id="389310187">
          <w:marLeft w:val="480"/>
          <w:marRight w:val="0"/>
          <w:marTop w:val="0"/>
          <w:marBottom w:val="0"/>
          <w:divBdr>
            <w:top w:val="none" w:sz="0" w:space="0" w:color="auto"/>
            <w:left w:val="none" w:sz="0" w:space="0" w:color="auto"/>
            <w:bottom w:val="none" w:sz="0" w:space="0" w:color="auto"/>
            <w:right w:val="none" w:sz="0" w:space="0" w:color="auto"/>
          </w:divBdr>
        </w:div>
        <w:div w:id="1713726369">
          <w:marLeft w:val="480"/>
          <w:marRight w:val="0"/>
          <w:marTop w:val="0"/>
          <w:marBottom w:val="0"/>
          <w:divBdr>
            <w:top w:val="none" w:sz="0" w:space="0" w:color="auto"/>
            <w:left w:val="none" w:sz="0" w:space="0" w:color="auto"/>
            <w:bottom w:val="none" w:sz="0" w:space="0" w:color="auto"/>
            <w:right w:val="none" w:sz="0" w:space="0" w:color="auto"/>
          </w:divBdr>
        </w:div>
        <w:div w:id="1191528115">
          <w:marLeft w:val="480"/>
          <w:marRight w:val="0"/>
          <w:marTop w:val="0"/>
          <w:marBottom w:val="0"/>
          <w:divBdr>
            <w:top w:val="none" w:sz="0" w:space="0" w:color="auto"/>
            <w:left w:val="none" w:sz="0" w:space="0" w:color="auto"/>
            <w:bottom w:val="none" w:sz="0" w:space="0" w:color="auto"/>
            <w:right w:val="none" w:sz="0" w:space="0" w:color="auto"/>
          </w:divBdr>
        </w:div>
        <w:div w:id="1620256190">
          <w:marLeft w:val="480"/>
          <w:marRight w:val="0"/>
          <w:marTop w:val="0"/>
          <w:marBottom w:val="0"/>
          <w:divBdr>
            <w:top w:val="none" w:sz="0" w:space="0" w:color="auto"/>
            <w:left w:val="none" w:sz="0" w:space="0" w:color="auto"/>
            <w:bottom w:val="none" w:sz="0" w:space="0" w:color="auto"/>
            <w:right w:val="none" w:sz="0" w:space="0" w:color="auto"/>
          </w:divBdr>
        </w:div>
        <w:div w:id="1929844281">
          <w:marLeft w:val="480"/>
          <w:marRight w:val="0"/>
          <w:marTop w:val="0"/>
          <w:marBottom w:val="0"/>
          <w:divBdr>
            <w:top w:val="none" w:sz="0" w:space="0" w:color="auto"/>
            <w:left w:val="none" w:sz="0" w:space="0" w:color="auto"/>
            <w:bottom w:val="none" w:sz="0" w:space="0" w:color="auto"/>
            <w:right w:val="none" w:sz="0" w:space="0" w:color="auto"/>
          </w:divBdr>
        </w:div>
        <w:div w:id="473332397">
          <w:marLeft w:val="480"/>
          <w:marRight w:val="0"/>
          <w:marTop w:val="0"/>
          <w:marBottom w:val="0"/>
          <w:divBdr>
            <w:top w:val="none" w:sz="0" w:space="0" w:color="auto"/>
            <w:left w:val="none" w:sz="0" w:space="0" w:color="auto"/>
            <w:bottom w:val="none" w:sz="0" w:space="0" w:color="auto"/>
            <w:right w:val="none" w:sz="0" w:space="0" w:color="auto"/>
          </w:divBdr>
        </w:div>
        <w:div w:id="1814329047">
          <w:marLeft w:val="480"/>
          <w:marRight w:val="0"/>
          <w:marTop w:val="0"/>
          <w:marBottom w:val="0"/>
          <w:divBdr>
            <w:top w:val="none" w:sz="0" w:space="0" w:color="auto"/>
            <w:left w:val="none" w:sz="0" w:space="0" w:color="auto"/>
            <w:bottom w:val="none" w:sz="0" w:space="0" w:color="auto"/>
            <w:right w:val="none" w:sz="0" w:space="0" w:color="auto"/>
          </w:divBdr>
        </w:div>
        <w:div w:id="1354650457">
          <w:marLeft w:val="480"/>
          <w:marRight w:val="0"/>
          <w:marTop w:val="0"/>
          <w:marBottom w:val="0"/>
          <w:divBdr>
            <w:top w:val="none" w:sz="0" w:space="0" w:color="auto"/>
            <w:left w:val="none" w:sz="0" w:space="0" w:color="auto"/>
            <w:bottom w:val="none" w:sz="0" w:space="0" w:color="auto"/>
            <w:right w:val="none" w:sz="0" w:space="0" w:color="auto"/>
          </w:divBdr>
        </w:div>
        <w:div w:id="626665171">
          <w:marLeft w:val="480"/>
          <w:marRight w:val="0"/>
          <w:marTop w:val="0"/>
          <w:marBottom w:val="0"/>
          <w:divBdr>
            <w:top w:val="none" w:sz="0" w:space="0" w:color="auto"/>
            <w:left w:val="none" w:sz="0" w:space="0" w:color="auto"/>
            <w:bottom w:val="none" w:sz="0" w:space="0" w:color="auto"/>
            <w:right w:val="none" w:sz="0" w:space="0" w:color="auto"/>
          </w:divBdr>
        </w:div>
        <w:div w:id="1845626922">
          <w:marLeft w:val="480"/>
          <w:marRight w:val="0"/>
          <w:marTop w:val="0"/>
          <w:marBottom w:val="0"/>
          <w:divBdr>
            <w:top w:val="none" w:sz="0" w:space="0" w:color="auto"/>
            <w:left w:val="none" w:sz="0" w:space="0" w:color="auto"/>
            <w:bottom w:val="none" w:sz="0" w:space="0" w:color="auto"/>
            <w:right w:val="none" w:sz="0" w:space="0" w:color="auto"/>
          </w:divBdr>
        </w:div>
        <w:div w:id="945697393">
          <w:marLeft w:val="480"/>
          <w:marRight w:val="0"/>
          <w:marTop w:val="0"/>
          <w:marBottom w:val="0"/>
          <w:divBdr>
            <w:top w:val="none" w:sz="0" w:space="0" w:color="auto"/>
            <w:left w:val="none" w:sz="0" w:space="0" w:color="auto"/>
            <w:bottom w:val="none" w:sz="0" w:space="0" w:color="auto"/>
            <w:right w:val="none" w:sz="0" w:space="0" w:color="auto"/>
          </w:divBdr>
        </w:div>
        <w:div w:id="502821281">
          <w:marLeft w:val="480"/>
          <w:marRight w:val="0"/>
          <w:marTop w:val="0"/>
          <w:marBottom w:val="0"/>
          <w:divBdr>
            <w:top w:val="none" w:sz="0" w:space="0" w:color="auto"/>
            <w:left w:val="none" w:sz="0" w:space="0" w:color="auto"/>
            <w:bottom w:val="none" w:sz="0" w:space="0" w:color="auto"/>
            <w:right w:val="none" w:sz="0" w:space="0" w:color="auto"/>
          </w:divBdr>
        </w:div>
        <w:div w:id="1220745742">
          <w:marLeft w:val="480"/>
          <w:marRight w:val="0"/>
          <w:marTop w:val="0"/>
          <w:marBottom w:val="0"/>
          <w:divBdr>
            <w:top w:val="none" w:sz="0" w:space="0" w:color="auto"/>
            <w:left w:val="none" w:sz="0" w:space="0" w:color="auto"/>
            <w:bottom w:val="none" w:sz="0" w:space="0" w:color="auto"/>
            <w:right w:val="none" w:sz="0" w:space="0" w:color="auto"/>
          </w:divBdr>
        </w:div>
        <w:div w:id="719790544">
          <w:marLeft w:val="480"/>
          <w:marRight w:val="0"/>
          <w:marTop w:val="0"/>
          <w:marBottom w:val="0"/>
          <w:divBdr>
            <w:top w:val="none" w:sz="0" w:space="0" w:color="auto"/>
            <w:left w:val="none" w:sz="0" w:space="0" w:color="auto"/>
            <w:bottom w:val="none" w:sz="0" w:space="0" w:color="auto"/>
            <w:right w:val="none" w:sz="0" w:space="0" w:color="auto"/>
          </w:divBdr>
        </w:div>
        <w:div w:id="829324368">
          <w:marLeft w:val="480"/>
          <w:marRight w:val="0"/>
          <w:marTop w:val="0"/>
          <w:marBottom w:val="0"/>
          <w:divBdr>
            <w:top w:val="none" w:sz="0" w:space="0" w:color="auto"/>
            <w:left w:val="none" w:sz="0" w:space="0" w:color="auto"/>
            <w:bottom w:val="none" w:sz="0" w:space="0" w:color="auto"/>
            <w:right w:val="none" w:sz="0" w:space="0" w:color="auto"/>
          </w:divBdr>
        </w:div>
        <w:div w:id="704141185">
          <w:marLeft w:val="480"/>
          <w:marRight w:val="0"/>
          <w:marTop w:val="0"/>
          <w:marBottom w:val="0"/>
          <w:divBdr>
            <w:top w:val="none" w:sz="0" w:space="0" w:color="auto"/>
            <w:left w:val="none" w:sz="0" w:space="0" w:color="auto"/>
            <w:bottom w:val="none" w:sz="0" w:space="0" w:color="auto"/>
            <w:right w:val="none" w:sz="0" w:space="0" w:color="auto"/>
          </w:divBdr>
        </w:div>
        <w:div w:id="299001960">
          <w:marLeft w:val="480"/>
          <w:marRight w:val="0"/>
          <w:marTop w:val="0"/>
          <w:marBottom w:val="0"/>
          <w:divBdr>
            <w:top w:val="none" w:sz="0" w:space="0" w:color="auto"/>
            <w:left w:val="none" w:sz="0" w:space="0" w:color="auto"/>
            <w:bottom w:val="none" w:sz="0" w:space="0" w:color="auto"/>
            <w:right w:val="none" w:sz="0" w:space="0" w:color="auto"/>
          </w:divBdr>
        </w:div>
        <w:div w:id="1947074606">
          <w:marLeft w:val="480"/>
          <w:marRight w:val="0"/>
          <w:marTop w:val="0"/>
          <w:marBottom w:val="0"/>
          <w:divBdr>
            <w:top w:val="none" w:sz="0" w:space="0" w:color="auto"/>
            <w:left w:val="none" w:sz="0" w:space="0" w:color="auto"/>
            <w:bottom w:val="none" w:sz="0" w:space="0" w:color="auto"/>
            <w:right w:val="none" w:sz="0" w:space="0" w:color="auto"/>
          </w:divBdr>
        </w:div>
        <w:div w:id="1550459923">
          <w:marLeft w:val="480"/>
          <w:marRight w:val="0"/>
          <w:marTop w:val="0"/>
          <w:marBottom w:val="0"/>
          <w:divBdr>
            <w:top w:val="none" w:sz="0" w:space="0" w:color="auto"/>
            <w:left w:val="none" w:sz="0" w:space="0" w:color="auto"/>
            <w:bottom w:val="none" w:sz="0" w:space="0" w:color="auto"/>
            <w:right w:val="none" w:sz="0" w:space="0" w:color="auto"/>
          </w:divBdr>
        </w:div>
        <w:div w:id="1966696703">
          <w:marLeft w:val="480"/>
          <w:marRight w:val="0"/>
          <w:marTop w:val="0"/>
          <w:marBottom w:val="0"/>
          <w:divBdr>
            <w:top w:val="none" w:sz="0" w:space="0" w:color="auto"/>
            <w:left w:val="none" w:sz="0" w:space="0" w:color="auto"/>
            <w:bottom w:val="none" w:sz="0" w:space="0" w:color="auto"/>
            <w:right w:val="none" w:sz="0" w:space="0" w:color="auto"/>
          </w:divBdr>
        </w:div>
        <w:div w:id="772238283">
          <w:marLeft w:val="480"/>
          <w:marRight w:val="0"/>
          <w:marTop w:val="0"/>
          <w:marBottom w:val="0"/>
          <w:divBdr>
            <w:top w:val="none" w:sz="0" w:space="0" w:color="auto"/>
            <w:left w:val="none" w:sz="0" w:space="0" w:color="auto"/>
            <w:bottom w:val="none" w:sz="0" w:space="0" w:color="auto"/>
            <w:right w:val="none" w:sz="0" w:space="0" w:color="auto"/>
          </w:divBdr>
        </w:div>
        <w:div w:id="1847090785">
          <w:marLeft w:val="480"/>
          <w:marRight w:val="0"/>
          <w:marTop w:val="0"/>
          <w:marBottom w:val="0"/>
          <w:divBdr>
            <w:top w:val="none" w:sz="0" w:space="0" w:color="auto"/>
            <w:left w:val="none" w:sz="0" w:space="0" w:color="auto"/>
            <w:bottom w:val="none" w:sz="0" w:space="0" w:color="auto"/>
            <w:right w:val="none" w:sz="0" w:space="0" w:color="auto"/>
          </w:divBdr>
        </w:div>
        <w:div w:id="1556619111">
          <w:marLeft w:val="480"/>
          <w:marRight w:val="0"/>
          <w:marTop w:val="0"/>
          <w:marBottom w:val="0"/>
          <w:divBdr>
            <w:top w:val="none" w:sz="0" w:space="0" w:color="auto"/>
            <w:left w:val="none" w:sz="0" w:space="0" w:color="auto"/>
            <w:bottom w:val="none" w:sz="0" w:space="0" w:color="auto"/>
            <w:right w:val="none" w:sz="0" w:space="0" w:color="auto"/>
          </w:divBdr>
        </w:div>
        <w:div w:id="1026246827">
          <w:marLeft w:val="480"/>
          <w:marRight w:val="0"/>
          <w:marTop w:val="0"/>
          <w:marBottom w:val="0"/>
          <w:divBdr>
            <w:top w:val="none" w:sz="0" w:space="0" w:color="auto"/>
            <w:left w:val="none" w:sz="0" w:space="0" w:color="auto"/>
            <w:bottom w:val="none" w:sz="0" w:space="0" w:color="auto"/>
            <w:right w:val="none" w:sz="0" w:space="0" w:color="auto"/>
          </w:divBdr>
        </w:div>
        <w:div w:id="1880431738">
          <w:marLeft w:val="480"/>
          <w:marRight w:val="0"/>
          <w:marTop w:val="0"/>
          <w:marBottom w:val="0"/>
          <w:divBdr>
            <w:top w:val="none" w:sz="0" w:space="0" w:color="auto"/>
            <w:left w:val="none" w:sz="0" w:space="0" w:color="auto"/>
            <w:bottom w:val="none" w:sz="0" w:space="0" w:color="auto"/>
            <w:right w:val="none" w:sz="0" w:space="0" w:color="auto"/>
          </w:divBdr>
        </w:div>
        <w:div w:id="243682334">
          <w:marLeft w:val="480"/>
          <w:marRight w:val="0"/>
          <w:marTop w:val="0"/>
          <w:marBottom w:val="0"/>
          <w:divBdr>
            <w:top w:val="none" w:sz="0" w:space="0" w:color="auto"/>
            <w:left w:val="none" w:sz="0" w:space="0" w:color="auto"/>
            <w:bottom w:val="none" w:sz="0" w:space="0" w:color="auto"/>
            <w:right w:val="none" w:sz="0" w:space="0" w:color="auto"/>
          </w:divBdr>
        </w:div>
        <w:div w:id="1140924347">
          <w:marLeft w:val="480"/>
          <w:marRight w:val="0"/>
          <w:marTop w:val="0"/>
          <w:marBottom w:val="0"/>
          <w:divBdr>
            <w:top w:val="none" w:sz="0" w:space="0" w:color="auto"/>
            <w:left w:val="none" w:sz="0" w:space="0" w:color="auto"/>
            <w:bottom w:val="none" w:sz="0" w:space="0" w:color="auto"/>
            <w:right w:val="none" w:sz="0" w:space="0" w:color="auto"/>
          </w:divBdr>
        </w:div>
        <w:div w:id="1566643874">
          <w:marLeft w:val="480"/>
          <w:marRight w:val="0"/>
          <w:marTop w:val="0"/>
          <w:marBottom w:val="0"/>
          <w:divBdr>
            <w:top w:val="none" w:sz="0" w:space="0" w:color="auto"/>
            <w:left w:val="none" w:sz="0" w:space="0" w:color="auto"/>
            <w:bottom w:val="none" w:sz="0" w:space="0" w:color="auto"/>
            <w:right w:val="none" w:sz="0" w:space="0" w:color="auto"/>
          </w:divBdr>
        </w:div>
        <w:div w:id="1229806762">
          <w:marLeft w:val="480"/>
          <w:marRight w:val="0"/>
          <w:marTop w:val="0"/>
          <w:marBottom w:val="0"/>
          <w:divBdr>
            <w:top w:val="none" w:sz="0" w:space="0" w:color="auto"/>
            <w:left w:val="none" w:sz="0" w:space="0" w:color="auto"/>
            <w:bottom w:val="none" w:sz="0" w:space="0" w:color="auto"/>
            <w:right w:val="none" w:sz="0" w:space="0" w:color="auto"/>
          </w:divBdr>
        </w:div>
        <w:div w:id="459767646">
          <w:marLeft w:val="480"/>
          <w:marRight w:val="0"/>
          <w:marTop w:val="0"/>
          <w:marBottom w:val="0"/>
          <w:divBdr>
            <w:top w:val="none" w:sz="0" w:space="0" w:color="auto"/>
            <w:left w:val="none" w:sz="0" w:space="0" w:color="auto"/>
            <w:bottom w:val="none" w:sz="0" w:space="0" w:color="auto"/>
            <w:right w:val="none" w:sz="0" w:space="0" w:color="auto"/>
          </w:divBdr>
        </w:div>
        <w:div w:id="1947736278">
          <w:marLeft w:val="480"/>
          <w:marRight w:val="0"/>
          <w:marTop w:val="0"/>
          <w:marBottom w:val="0"/>
          <w:divBdr>
            <w:top w:val="none" w:sz="0" w:space="0" w:color="auto"/>
            <w:left w:val="none" w:sz="0" w:space="0" w:color="auto"/>
            <w:bottom w:val="none" w:sz="0" w:space="0" w:color="auto"/>
            <w:right w:val="none" w:sz="0" w:space="0" w:color="auto"/>
          </w:divBdr>
        </w:div>
        <w:div w:id="1809394350">
          <w:marLeft w:val="480"/>
          <w:marRight w:val="0"/>
          <w:marTop w:val="0"/>
          <w:marBottom w:val="0"/>
          <w:divBdr>
            <w:top w:val="none" w:sz="0" w:space="0" w:color="auto"/>
            <w:left w:val="none" w:sz="0" w:space="0" w:color="auto"/>
            <w:bottom w:val="none" w:sz="0" w:space="0" w:color="auto"/>
            <w:right w:val="none" w:sz="0" w:space="0" w:color="auto"/>
          </w:divBdr>
        </w:div>
        <w:div w:id="1719235585">
          <w:marLeft w:val="480"/>
          <w:marRight w:val="0"/>
          <w:marTop w:val="0"/>
          <w:marBottom w:val="0"/>
          <w:divBdr>
            <w:top w:val="none" w:sz="0" w:space="0" w:color="auto"/>
            <w:left w:val="none" w:sz="0" w:space="0" w:color="auto"/>
            <w:bottom w:val="none" w:sz="0" w:space="0" w:color="auto"/>
            <w:right w:val="none" w:sz="0" w:space="0" w:color="auto"/>
          </w:divBdr>
        </w:div>
        <w:div w:id="1773864978">
          <w:marLeft w:val="480"/>
          <w:marRight w:val="0"/>
          <w:marTop w:val="0"/>
          <w:marBottom w:val="0"/>
          <w:divBdr>
            <w:top w:val="none" w:sz="0" w:space="0" w:color="auto"/>
            <w:left w:val="none" w:sz="0" w:space="0" w:color="auto"/>
            <w:bottom w:val="none" w:sz="0" w:space="0" w:color="auto"/>
            <w:right w:val="none" w:sz="0" w:space="0" w:color="auto"/>
          </w:divBdr>
        </w:div>
        <w:div w:id="361788278">
          <w:marLeft w:val="480"/>
          <w:marRight w:val="0"/>
          <w:marTop w:val="0"/>
          <w:marBottom w:val="0"/>
          <w:divBdr>
            <w:top w:val="none" w:sz="0" w:space="0" w:color="auto"/>
            <w:left w:val="none" w:sz="0" w:space="0" w:color="auto"/>
            <w:bottom w:val="none" w:sz="0" w:space="0" w:color="auto"/>
            <w:right w:val="none" w:sz="0" w:space="0" w:color="auto"/>
          </w:divBdr>
        </w:div>
        <w:div w:id="505442597">
          <w:marLeft w:val="480"/>
          <w:marRight w:val="0"/>
          <w:marTop w:val="0"/>
          <w:marBottom w:val="0"/>
          <w:divBdr>
            <w:top w:val="none" w:sz="0" w:space="0" w:color="auto"/>
            <w:left w:val="none" w:sz="0" w:space="0" w:color="auto"/>
            <w:bottom w:val="none" w:sz="0" w:space="0" w:color="auto"/>
            <w:right w:val="none" w:sz="0" w:space="0" w:color="auto"/>
          </w:divBdr>
        </w:div>
        <w:div w:id="868688556">
          <w:marLeft w:val="480"/>
          <w:marRight w:val="0"/>
          <w:marTop w:val="0"/>
          <w:marBottom w:val="0"/>
          <w:divBdr>
            <w:top w:val="none" w:sz="0" w:space="0" w:color="auto"/>
            <w:left w:val="none" w:sz="0" w:space="0" w:color="auto"/>
            <w:bottom w:val="none" w:sz="0" w:space="0" w:color="auto"/>
            <w:right w:val="none" w:sz="0" w:space="0" w:color="auto"/>
          </w:divBdr>
        </w:div>
      </w:divsChild>
    </w:div>
    <w:div w:id="777724285">
      <w:bodyDiv w:val="1"/>
      <w:marLeft w:val="0"/>
      <w:marRight w:val="0"/>
      <w:marTop w:val="0"/>
      <w:marBottom w:val="0"/>
      <w:divBdr>
        <w:top w:val="none" w:sz="0" w:space="0" w:color="auto"/>
        <w:left w:val="none" w:sz="0" w:space="0" w:color="auto"/>
        <w:bottom w:val="none" w:sz="0" w:space="0" w:color="auto"/>
        <w:right w:val="none" w:sz="0" w:space="0" w:color="auto"/>
      </w:divBdr>
      <w:divsChild>
        <w:div w:id="241912279">
          <w:marLeft w:val="640"/>
          <w:marRight w:val="0"/>
          <w:marTop w:val="0"/>
          <w:marBottom w:val="0"/>
          <w:divBdr>
            <w:top w:val="none" w:sz="0" w:space="0" w:color="auto"/>
            <w:left w:val="none" w:sz="0" w:space="0" w:color="auto"/>
            <w:bottom w:val="none" w:sz="0" w:space="0" w:color="auto"/>
            <w:right w:val="none" w:sz="0" w:space="0" w:color="auto"/>
          </w:divBdr>
        </w:div>
        <w:div w:id="1426999251">
          <w:marLeft w:val="640"/>
          <w:marRight w:val="0"/>
          <w:marTop w:val="0"/>
          <w:marBottom w:val="0"/>
          <w:divBdr>
            <w:top w:val="none" w:sz="0" w:space="0" w:color="auto"/>
            <w:left w:val="none" w:sz="0" w:space="0" w:color="auto"/>
            <w:bottom w:val="none" w:sz="0" w:space="0" w:color="auto"/>
            <w:right w:val="none" w:sz="0" w:space="0" w:color="auto"/>
          </w:divBdr>
        </w:div>
        <w:div w:id="334839615">
          <w:marLeft w:val="640"/>
          <w:marRight w:val="0"/>
          <w:marTop w:val="0"/>
          <w:marBottom w:val="0"/>
          <w:divBdr>
            <w:top w:val="none" w:sz="0" w:space="0" w:color="auto"/>
            <w:left w:val="none" w:sz="0" w:space="0" w:color="auto"/>
            <w:bottom w:val="none" w:sz="0" w:space="0" w:color="auto"/>
            <w:right w:val="none" w:sz="0" w:space="0" w:color="auto"/>
          </w:divBdr>
        </w:div>
        <w:div w:id="1666586894">
          <w:marLeft w:val="640"/>
          <w:marRight w:val="0"/>
          <w:marTop w:val="0"/>
          <w:marBottom w:val="0"/>
          <w:divBdr>
            <w:top w:val="none" w:sz="0" w:space="0" w:color="auto"/>
            <w:left w:val="none" w:sz="0" w:space="0" w:color="auto"/>
            <w:bottom w:val="none" w:sz="0" w:space="0" w:color="auto"/>
            <w:right w:val="none" w:sz="0" w:space="0" w:color="auto"/>
          </w:divBdr>
        </w:div>
        <w:div w:id="799105693">
          <w:marLeft w:val="640"/>
          <w:marRight w:val="0"/>
          <w:marTop w:val="0"/>
          <w:marBottom w:val="0"/>
          <w:divBdr>
            <w:top w:val="none" w:sz="0" w:space="0" w:color="auto"/>
            <w:left w:val="none" w:sz="0" w:space="0" w:color="auto"/>
            <w:bottom w:val="none" w:sz="0" w:space="0" w:color="auto"/>
            <w:right w:val="none" w:sz="0" w:space="0" w:color="auto"/>
          </w:divBdr>
        </w:div>
        <w:div w:id="1223059093">
          <w:marLeft w:val="640"/>
          <w:marRight w:val="0"/>
          <w:marTop w:val="0"/>
          <w:marBottom w:val="0"/>
          <w:divBdr>
            <w:top w:val="none" w:sz="0" w:space="0" w:color="auto"/>
            <w:left w:val="none" w:sz="0" w:space="0" w:color="auto"/>
            <w:bottom w:val="none" w:sz="0" w:space="0" w:color="auto"/>
            <w:right w:val="none" w:sz="0" w:space="0" w:color="auto"/>
          </w:divBdr>
        </w:div>
        <w:div w:id="2096702042">
          <w:marLeft w:val="640"/>
          <w:marRight w:val="0"/>
          <w:marTop w:val="0"/>
          <w:marBottom w:val="0"/>
          <w:divBdr>
            <w:top w:val="none" w:sz="0" w:space="0" w:color="auto"/>
            <w:left w:val="none" w:sz="0" w:space="0" w:color="auto"/>
            <w:bottom w:val="none" w:sz="0" w:space="0" w:color="auto"/>
            <w:right w:val="none" w:sz="0" w:space="0" w:color="auto"/>
          </w:divBdr>
        </w:div>
        <w:div w:id="1611009799">
          <w:marLeft w:val="640"/>
          <w:marRight w:val="0"/>
          <w:marTop w:val="0"/>
          <w:marBottom w:val="0"/>
          <w:divBdr>
            <w:top w:val="none" w:sz="0" w:space="0" w:color="auto"/>
            <w:left w:val="none" w:sz="0" w:space="0" w:color="auto"/>
            <w:bottom w:val="none" w:sz="0" w:space="0" w:color="auto"/>
            <w:right w:val="none" w:sz="0" w:space="0" w:color="auto"/>
          </w:divBdr>
        </w:div>
        <w:div w:id="55668977">
          <w:marLeft w:val="640"/>
          <w:marRight w:val="0"/>
          <w:marTop w:val="0"/>
          <w:marBottom w:val="0"/>
          <w:divBdr>
            <w:top w:val="none" w:sz="0" w:space="0" w:color="auto"/>
            <w:left w:val="none" w:sz="0" w:space="0" w:color="auto"/>
            <w:bottom w:val="none" w:sz="0" w:space="0" w:color="auto"/>
            <w:right w:val="none" w:sz="0" w:space="0" w:color="auto"/>
          </w:divBdr>
        </w:div>
        <w:div w:id="1969385395">
          <w:marLeft w:val="640"/>
          <w:marRight w:val="0"/>
          <w:marTop w:val="0"/>
          <w:marBottom w:val="0"/>
          <w:divBdr>
            <w:top w:val="none" w:sz="0" w:space="0" w:color="auto"/>
            <w:left w:val="none" w:sz="0" w:space="0" w:color="auto"/>
            <w:bottom w:val="none" w:sz="0" w:space="0" w:color="auto"/>
            <w:right w:val="none" w:sz="0" w:space="0" w:color="auto"/>
          </w:divBdr>
        </w:div>
        <w:div w:id="1171792893">
          <w:marLeft w:val="640"/>
          <w:marRight w:val="0"/>
          <w:marTop w:val="0"/>
          <w:marBottom w:val="0"/>
          <w:divBdr>
            <w:top w:val="none" w:sz="0" w:space="0" w:color="auto"/>
            <w:left w:val="none" w:sz="0" w:space="0" w:color="auto"/>
            <w:bottom w:val="none" w:sz="0" w:space="0" w:color="auto"/>
            <w:right w:val="none" w:sz="0" w:space="0" w:color="auto"/>
          </w:divBdr>
        </w:div>
        <w:div w:id="1007903042">
          <w:marLeft w:val="640"/>
          <w:marRight w:val="0"/>
          <w:marTop w:val="0"/>
          <w:marBottom w:val="0"/>
          <w:divBdr>
            <w:top w:val="none" w:sz="0" w:space="0" w:color="auto"/>
            <w:left w:val="none" w:sz="0" w:space="0" w:color="auto"/>
            <w:bottom w:val="none" w:sz="0" w:space="0" w:color="auto"/>
            <w:right w:val="none" w:sz="0" w:space="0" w:color="auto"/>
          </w:divBdr>
        </w:div>
        <w:div w:id="1287354237">
          <w:marLeft w:val="640"/>
          <w:marRight w:val="0"/>
          <w:marTop w:val="0"/>
          <w:marBottom w:val="0"/>
          <w:divBdr>
            <w:top w:val="none" w:sz="0" w:space="0" w:color="auto"/>
            <w:left w:val="none" w:sz="0" w:space="0" w:color="auto"/>
            <w:bottom w:val="none" w:sz="0" w:space="0" w:color="auto"/>
            <w:right w:val="none" w:sz="0" w:space="0" w:color="auto"/>
          </w:divBdr>
        </w:div>
        <w:div w:id="775373396">
          <w:marLeft w:val="640"/>
          <w:marRight w:val="0"/>
          <w:marTop w:val="0"/>
          <w:marBottom w:val="0"/>
          <w:divBdr>
            <w:top w:val="none" w:sz="0" w:space="0" w:color="auto"/>
            <w:left w:val="none" w:sz="0" w:space="0" w:color="auto"/>
            <w:bottom w:val="none" w:sz="0" w:space="0" w:color="auto"/>
            <w:right w:val="none" w:sz="0" w:space="0" w:color="auto"/>
          </w:divBdr>
        </w:div>
        <w:div w:id="813565091">
          <w:marLeft w:val="640"/>
          <w:marRight w:val="0"/>
          <w:marTop w:val="0"/>
          <w:marBottom w:val="0"/>
          <w:divBdr>
            <w:top w:val="none" w:sz="0" w:space="0" w:color="auto"/>
            <w:left w:val="none" w:sz="0" w:space="0" w:color="auto"/>
            <w:bottom w:val="none" w:sz="0" w:space="0" w:color="auto"/>
            <w:right w:val="none" w:sz="0" w:space="0" w:color="auto"/>
          </w:divBdr>
        </w:div>
        <w:div w:id="1883011144">
          <w:marLeft w:val="640"/>
          <w:marRight w:val="0"/>
          <w:marTop w:val="0"/>
          <w:marBottom w:val="0"/>
          <w:divBdr>
            <w:top w:val="none" w:sz="0" w:space="0" w:color="auto"/>
            <w:left w:val="none" w:sz="0" w:space="0" w:color="auto"/>
            <w:bottom w:val="none" w:sz="0" w:space="0" w:color="auto"/>
            <w:right w:val="none" w:sz="0" w:space="0" w:color="auto"/>
          </w:divBdr>
        </w:div>
        <w:div w:id="544756739">
          <w:marLeft w:val="640"/>
          <w:marRight w:val="0"/>
          <w:marTop w:val="0"/>
          <w:marBottom w:val="0"/>
          <w:divBdr>
            <w:top w:val="none" w:sz="0" w:space="0" w:color="auto"/>
            <w:left w:val="none" w:sz="0" w:space="0" w:color="auto"/>
            <w:bottom w:val="none" w:sz="0" w:space="0" w:color="auto"/>
            <w:right w:val="none" w:sz="0" w:space="0" w:color="auto"/>
          </w:divBdr>
        </w:div>
        <w:div w:id="132022144">
          <w:marLeft w:val="640"/>
          <w:marRight w:val="0"/>
          <w:marTop w:val="0"/>
          <w:marBottom w:val="0"/>
          <w:divBdr>
            <w:top w:val="none" w:sz="0" w:space="0" w:color="auto"/>
            <w:left w:val="none" w:sz="0" w:space="0" w:color="auto"/>
            <w:bottom w:val="none" w:sz="0" w:space="0" w:color="auto"/>
            <w:right w:val="none" w:sz="0" w:space="0" w:color="auto"/>
          </w:divBdr>
        </w:div>
        <w:div w:id="1930312254">
          <w:marLeft w:val="640"/>
          <w:marRight w:val="0"/>
          <w:marTop w:val="0"/>
          <w:marBottom w:val="0"/>
          <w:divBdr>
            <w:top w:val="none" w:sz="0" w:space="0" w:color="auto"/>
            <w:left w:val="none" w:sz="0" w:space="0" w:color="auto"/>
            <w:bottom w:val="none" w:sz="0" w:space="0" w:color="auto"/>
            <w:right w:val="none" w:sz="0" w:space="0" w:color="auto"/>
          </w:divBdr>
        </w:div>
        <w:div w:id="1920169503">
          <w:marLeft w:val="640"/>
          <w:marRight w:val="0"/>
          <w:marTop w:val="0"/>
          <w:marBottom w:val="0"/>
          <w:divBdr>
            <w:top w:val="none" w:sz="0" w:space="0" w:color="auto"/>
            <w:left w:val="none" w:sz="0" w:space="0" w:color="auto"/>
            <w:bottom w:val="none" w:sz="0" w:space="0" w:color="auto"/>
            <w:right w:val="none" w:sz="0" w:space="0" w:color="auto"/>
          </w:divBdr>
        </w:div>
        <w:div w:id="650790288">
          <w:marLeft w:val="640"/>
          <w:marRight w:val="0"/>
          <w:marTop w:val="0"/>
          <w:marBottom w:val="0"/>
          <w:divBdr>
            <w:top w:val="none" w:sz="0" w:space="0" w:color="auto"/>
            <w:left w:val="none" w:sz="0" w:space="0" w:color="auto"/>
            <w:bottom w:val="none" w:sz="0" w:space="0" w:color="auto"/>
            <w:right w:val="none" w:sz="0" w:space="0" w:color="auto"/>
          </w:divBdr>
        </w:div>
        <w:div w:id="1184517007">
          <w:marLeft w:val="640"/>
          <w:marRight w:val="0"/>
          <w:marTop w:val="0"/>
          <w:marBottom w:val="0"/>
          <w:divBdr>
            <w:top w:val="none" w:sz="0" w:space="0" w:color="auto"/>
            <w:left w:val="none" w:sz="0" w:space="0" w:color="auto"/>
            <w:bottom w:val="none" w:sz="0" w:space="0" w:color="auto"/>
            <w:right w:val="none" w:sz="0" w:space="0" w:color="auto"/>
          </w:divBdr>
        </w:div>
        <w:div w:id="1354922772">
          <w:marLeft w:val="640"/>
          <w:marRight w:val="0"/>
          <w:marTop w:val="0"/>
          <w:marBottom w:val="0"/>
          <w:divBdr>
            <w:top w:val="none" w:sz="0" w:space="0" w:color="auto"/>
            <w:left w:val="none" w:sz="0" w:space="0" w:color="auto"/>
            <w:bottom w:val="none" w:sz="0" w:space="0" w:color="auto"/>
            <w:right w:val="none" w:sz="0" w:space="0" w:color="auto"/>
          </w:divBdr>
        </w:div>
        <w:div w:id="1253930913">
          <w:marLeft w:val="640"/>
          <w:marRight w:val="0"/>
          <w:marTop w:val="0"/>
          <w:marBottom w:val="0"/>
          <w:divBdr>
            <w:top w:val="none" w:sz="0" w:space="0" w:color="auto"/>
            <w:left w:val="none" w:sz="0" w:space="0" w:color="auto"/>
            <w:bottom w:val="none" w:sz="0" w:space="0" w:color="auto"/>
            <w:right w:val="none" w:sz="0" w:space="0" w:color="auto"/>
          </w:divBdr>
        </w:div>
        <w:div w:id="2104647848">
          <w:marLeft w:val="640"/>
          <w:marRight w:val="0"/>
          <w:marTop w:val="0"/>
          <w:marBottom w:val="0"/>
          <w:divBdr>
            <w:top w:val="none" w:sz="0" w:space="0" w:color="auto"/>
            <w:left w:val="none" w:sz="0" w:space="0" w:color="auto"/>
            <w:bottom w:val="none" w:sz="0" w:space="0" w:color="auto"/>
            <w:right w:val="none" w:sz="0" w:space="0" w:color="auto"/>
          </w:divBdr>
        </w:div>
        <w:div w:id="656878897">
          <w:marLeft w:val="640"/>
          <w:marRight w:val="0"/>
          <w:marTop w:val="0"/>
          <w:marBottom w:val="0"/>
          <w:divBdr>
            <w:top w:val="none" w:sz="0" w:space="0" w:color="auto"/>
            <w:left w:val="none" w:sz="0" w:space="0" w:color="auto"/>
            <w:bottom w:val="none" w:sz="0" w:space="0" w:color="auto"/>
            <w:right w:val="none" w:sz="0" w:space="0" w:color="auto"/>
          </w:divBdr>
        </w:div>
        <w:div w:id="1418021642">
          <w:marLeft w:val="640"/>
          <w:marRight w:val="0"/>
          <w:marTop w:val="0"/>
          <w:marBottom w:val="0"/>
          <w:divBdr>
            <w:top w:val="none" w:sz="0" w:space="0" w:color="auto"/>
            <w:left w:val="none" w:sz="0" w:space="0" w:color="auto"/>
            <w:bottom w:val="none" w:sz="0" w:space="0" w:color="auto"/>
            <w:right w:val="none" w:sz="0" w:space="0" w:color="auto"/>
          </w:divBdr>
        </w:div>
        <w:div w:id="1571888120">
          <w:marLeft w:val="640"/>
          <w:marRight w:val="0"/>
          <w:marTop w:val="0"/>
          <w:marBottom w:val="0"/>
          <w:divBdr>
            <w:top w:val="none" w:sz="0" w:space="0" w:color="auto"/>
            <w:left w:val="none" w:sz="0" w:space="0" w:color="auto"/>
            <w:bottom w:val="none" w:sz="0" w:space="0" w:color="auto"/>
            <w:right w:val="none" w:sz="0" w:space="0" w:color="auto"/>
          </w:divBdr>
        </w:div>
        <w:div w:id="22248212">
          <w:marLeft w:val="640"/>
          <w:marRight w:val="0"/>
          <w:marTop w:val="0"/>
          <w:marBottom w:val="0"/>
          <w:divBdr>
            <w:top w:val="none" w:sz="0" w:space="0" w:color="auto"/>
            <w:left w:val="none" w:sz="0" w:space="0" w:color="auto"/>
            <w:bottom w:val="none" w:sz="0" w:space="0" w:color="auto"/>
            <w:right w:val="none" w:sz="0" w:space="0" w:color="auto"/>
          </w:divBdr>
        </w:div>
        <w:div w:id="1461073452">
          <w:marLeft w:val="640"/>
          <w:marRight w:val="0"/>
          <w:marTop w:val="0"/>
          <w:marBottom w:val="0"/>
          <w:divBdr>
            <w:top w:val="none" w:sz="0" w:space="0" w:color="auto"/>
            <w:left w:val="none" w:sz="0" w:space="0" w:color="auto"/>
            <w:bottom w:val="none" w:sz="0" w:space="0" w:color="auto"/>
            <w:right w:val="none" w:sz="0" w:space="0" w:color="auto"/>
          </w:divBdr>
        </w:div>
        <w:div w:id="1153185081">
          <w:marLeft w:val="640"/>
          <w:marRight w:val="0"/>
          <w:marTop w:val="0"/>
          <w:marBottom w:val="0"/>
          <w:divBdr>
            <w:top w:val="none" w:sz="0" w:space="0" w:color="auto"/>
            <w:left w:val="none" w:sz="0" w:space="0" w:color="auto"/>
            <w:bottom w:val="none" w:sz="0" w:space="0" w:color="auto"/>
            <w:right w:val="none" w:sz="0" w:space="0" w:color="auto"/>
          </w:divBdr>
        </w:div>
        <w:div w:id="1430009211">
          <w:marLeft w:val="640"/>
          <w:marRight w:val="0"/>
          <w:marTop w:val="0"/>
          <w:marBottom w:val="0"/>
          <w:divBdr>
            <w:top w:val="none" w:sz="0" w:space="0" w:color="auto"/>
            <w:left w:val="none" w:sz="0" w:space="0" w:color="auto"/>
            <w:bottom w:val="none" w:sz="0" w:space="0" w:color="auto"/>
            <w:right w:val="none" w:sz="0" w:space="0" w:color="auto"/>
          </w:divBdr>
        </w:div>
        <w:div w:id="1170099476">
          <w:marLeft w:val="640"/>
          <w:marRight w:val="0"/>
          <w:marTop w:val="0"/>
          <w:marBottom w:val="0"/>
          <w:divBdr>
            <w:top w:val="none" w:sz="0" w:space="0" w:color="auto"/>
            <w:left w:val="none" w:sz="0" w:space="0" w:color="auto"/>
            <w:bottom w:val="none" w:sz="0" w:space="0" w:color="auto"/>
            <w:right w:val="none" w:sz="0" w:space="0" w:color="auto"/>
          </w:divBdr>
        </w:div>
        <w:div w:id="652296202">
          <w:marLeft w:val="640"/>
          <w:marRight w:val="0"/>
          <w:marTop w:val="0"/>
          <w:marBottom w:val="0"/>
          <w:divBdr>
            <w:top w:val="none" w:sz="0" w:space="0" w:color="auto"/>
            <w:left w:val="none" w:sz="0" w:space="0" w:color="auto"/>
            <w:bottom w:val="none" w:sz="0" w:space="0" w:color="auto"/>
            <w:right w:val="none" w:sz="0" w:space="0" w:color="auto"/>
          </w:divBdr>
        </w:div>
        <w:div w:id="1551843782">
          <w:marLeft w:val="640"/>
          <w:marRight w:val="0"/>
          <w:marTop w:val="0"/>
          <w:marBottom w:val="0"/>
          <w:divBdr>
            <w:top w:val="none" w:sz="0" w:space="0" w:color="auto"/>
            <w:left w:val="none" w:sz="0" w:space="0" w:color="auto"/>
            <w:bottom w:val="none" w:sz="0" w:space="0" w:color="auto"/>
            <w:right w:val="none" w:sz="0" w:space="0" w:color="auto"/>
          </w:divBdr>
        </w:div>
        <w:div w:id="1580872850">
          <w:marLeft w:val="640"/>
          <w:marRight w:val="0"/>
          <w:marTop w:val="0"/>
          <w:marBottom w:val="0"/>
          <w:divBdr>
            <w:top w:val="none" w:sz="0" w:space="0" w:color="auto"/>
            <w:left w:val="none" w:sz="0" w:space="0" w:color="auto"/>
            <w:bottom w:val="none" w:sz="0" w:space="0" w:color="auto"/>
            <w:right w:val="none" w:sz="0" w:space="0" w:color="auto"/>
          </w:divBdr>
        </w:div>
        <w:div w:id="1701710297">
          <w:marLeft w:val="640"/>
          <w:marRight w:val="0"/>
          <w:marTop w:val="0"/>
          <w:marBottom w:val="0"/>
          <w:divBdr>
            <w:top w:val="none" w:sz="0" w:space="0" w:color="auto"/>
            <w:left w:val="none" w:sz="0" w:space="0" w:color="auto"/>
            <w:bottom w:val="none" w:sz="0" w:space="0" w:color="auto"/>
            <w:right w:val="none" w:sz="0" w:space="0" w:color="auto"/>
          </w:divBdr>
        </w:div>
        <w:div w:id="1107045337">
          <w:marLeft w:val="640"/>
          <w:marRight w:val="0"/>
          <w:marTop w:val="0"/>
          <w:marBottom w:val="0"/>
          <w:divBdr>
            <w:top w:val="none" w:sz="0" w:space="0" w:color="auto"/>
            <w:left w:val="none" w:sz="0" w:space="0" w:color="auto"/>
            <w:bottom w:val="none" w:sz="0" w:space="0" w:color="auto"/>
            <w:right w:val="none" w:sz="0" w:space="0" w:color="auto"/>
          </w:divBdr>
        </w:div>
        <w:div w:id="1125269168">
          <w:marLeft w:val="640"/>
          <w:marRight w:val="0"/>
          <w:marTop w:val="0"/>
          <w:marBottom w:val="0"/>
          <w:divBdr>
            <w:top w:val="none" w:sz="0" w:space="0" w:color="auto"/>
            <w:left w:val="none" w:sz="0" w:space="0" w:color="auto"/>
            <w:bottom w:val="none" w:sz="0" w:space="0" w:color="auto"/>
            <w:right w:val="none" w:sz="0" w:space="0" w:color="auto"/>
          </w:divBdr>
        </w:div>
        <w:div w:id="1872303606">
          <w:marLeft w:val="640"/>
          <w:marRight w:val="0"/>
          <w:marTop w:val="0"/>
          <w:marBottom w:val="0"/>
          <w:divBdr>
            <w:top w:val="none" w:sz="0" w:space="0" w:color="auto"/>
            <w:left w:val="none" w:sz="0" w:space="0" w:color="auto"/>
            <w:bottom w:val="none" w:sz="0" w:space="0" w:color="auto"/>
            <w:right w:val="none" w:sz="0" w:space="0" w:color="auto"/>
          </w:divBdr>
        </w:div>
        <w:div w:id="2087877123">
          <w:marLeft w:val="640"/>
          <w:marRight w:val="0"/>
          <w:marTop w:val="0"/>
          <w:marBottom w:val="0"/>
          <w:divBdr>
            <w:top w:val="none" w:sz="0" w:space="0" w:color="auto"/>
            <w:left w:val="none" w:sz="0" w:space="0" w:color="auto"/>
            <w:bottom w:val="none" w:sz="0" w:space="0" w:color="auto"/>
            <w:right w:val="none" w:sz="0" w:space="0" w:color="auto"/>
          </w:divBdr>
        </w:div>
        <w:div w:id="1806660686">
          <w:marLeft w:val="640"/>
          <w:marRight w:val="0"/>
          <w:marTop w:val="0"/>
          <w:marBottom w:val="0"/>
          <w:divBdr>
            <w:top w:val="none" w:sz="0" w:space="0" w:color="auto"/>
            <w:left w:val="none" w:sz="0" w:space="0" w:color="auto"/>
            <w:bottom w:val="none" w:sz="0" w:space="0" w:color="auto"/>
            <w:right w:val="none" w:sz="0" w:space="0" w:color="auto"/>
          </w:divBdr>
        </w:div>
        <w:div w:id="292030001">
          <w:marLeft w:val="640"/>
          <w:marRight w:val="0"/>
          <w:marTop w:val="0"/>
          <w:marBottom w:val="0"/>
          <w:divBdr>
            <w:top w:val="none" w:sz="0" w:space="0" w:color="auto"/>
            <w:left w:val="none" w:sz="0" w:space="0" w:color="auto"/>
            <w:bottom w:val="none" w:sz="0" w:space="0" w:color="auto"/>
            <w:right w:val="none" w:sz="0" w:space="0" w:color="auto"/>
          </w:divBdr>
        </w:div>
        <w:div w:id="296449063">
          <w:marLeft w:val="640"/>
          <w:marRight w:val="0"/>
          <w:marTop w:val="0"/>
          <w:marBottom w:val="0"/>
          <w:divBdr>
            <w:top w:val="none" w:sz="0" w:space="0" w:color="auto"/>
            <w:left w:val="none" w:sz="0" w:space="0" w:color="auto"/>
            <w:bottom w:val="none" w:sz="0" w:space="0" w:color="auto"/>
            <w:right w:val="none" w:sz="0" w:space="0" w:color="auto"/>
          </w:divBdr>
        </w:div>
        <w:div w:id="803080889">
          <w:marLeft w:val="640"/>
          <w:marRight w:val="0"/>
          <w:marTop w:val="0"/>
          <w:marBottom w:val="0"/>
          <w:divBdr>
            <w:top w:val="none" w:sz="0" w:space="0" w:color="auto"/>
            <w:left w:val="none" w:sz="0" w:space="0" w:color="auto"/>
            <w:bottom w:val="none" w:sz="0" w:space="0" w:color="auto"/>
            <w:right w:val="none" w:sz="0" w:space="0" w:color="auto"/>
          </w:divBdr>
        </w:div>
        <w:div w:id="1904561708">
          <w:marLeft w:val="640"/>
          <w:marRight w:val="0"/>
          <w:marTop w:val="0"/>
          <w:marBottom w:val="0"/>
          <w:divBdr>
            <w:top w:val="none" w:sz="0" w:space="0" w:color="auto"/>
            <w:left w:val="none" w:sz="0" w:space="0" w:color="auto"/>
            <w:bottom w:val="none" w:sz="0" w:space="0" w:color="auto"/>
            <w:right w:val="none" w:sz="0" w:space="0" w:color="auto"/>
          </w:divBdr>
        </w:div>
        <w:div w:id="61145236">
          <w:marLeft w:val="640"/>
          <w:marRight w:val="0"/>
          <w:marTop w:val="0"/>
          <w:marBottom w:val="0"/>
          <w:divBdr>
            <w:top w:val="none" w:sz="0" w:space="0" w:color="auto"/>
            <w:left w:val="none" w:sz="0" w:space="0" w:color="auto"/>
            <w:bottom w:val="none" w:sz="0" w:space="0" w:color="auto"/>
            <w:right w:val="none" w:sz="0" w:space="0" w:color="auto"/>
          </w:divBdr>
        </w:div>
      </w:divsChild>
    </w:div>
    <w:div w:id="777792509">
      <w:bodyDiv w:val="1"/>
      <w:marLeft w:val="0"/>
      <w:marRight w:val="0"/>
      <w:marTop w:val="0"/>
      <w:marBottom w:val="0"/>
      <w:divBdr>
        <w:top w:val="none" w:sz="0" w:space="0" w:color="auto"/>
        <w:left w:val="none" w:sz="0" w:space="0" w:color="auto"/>
        <w:bottom w:val="none" w:sz="0" w:space="0" w:color="auto"/>
        <w:right w:val="none" w:sz="0" w:space="0" w:color="auto"/>
      </w:divBdr>
    </w:div>
    <w:div w:id="778649199">
      <w:bodyDiv w:val="1"/>
      <w:marLeft w:val="0"/>
      <w:marRight w:val="0"/>
      <w:marTop w:val="0"/>
      <w:marBottom w:val="0"/>
      <w:divBdr>
        <w:top w:val="none" w:sz="0" w:space="0" w:color="auto"/>
        <w:left w:val="none" w:sz="0" w:space="0" w:color="auto"/>
        <w:bottom w:val="none" w:sz="0" w:space="0" w:color="auto"/>
        <w:right w:val="none" w:sz="0" w:space="0" w:color="auto"/>
      </w:divBdr>
    </w:div>
    <w:div w:id="778649807">
      <w:bodyDiv w:val="1"/>
      <w:marLeft w:val="0"/>
      <w:marRight w:val="0"/>
      <w:marTop w:val="0"/>
      <w:marBottom w:val="0"/>
      <w:divBdr>
        <w:top w:val="none" w:sz="0" w:space="0" w:color="auto"/>
        <w:left w:val="none" w:sz="0" w:space="0" w:color="auto"/>
        <w:bottom w:val="none" w:sz="0" w:space="0" w:color="auto"/>
        <w:right w:val="none" w:sz="0" w:space="0" w:color="auto"/>
      </w:divBdr>
    </w:div>
    <w:div w:id="779104826">
      <w:bodyDiv w:val="1"/>
      <w:marLeft w:val="0"/>
      <w:marRight w:val="0"/>
      <w:marTop w:val="0"/>
      <w:marBottom w:val="0"/>
      <w:divBdr>
        <w:top w:val="none" w:sz="0" w:space="0" w:color="auto"/>
        <w:left w:val="none" w:sz="0" w:space="0" w:color="auto"/>
        <w:bottom w:val="none" w:sz="0" w:space="0" w:color="auto"/>
        <w:right w:val="none" w:sz="0" w:space="0" w:color="auto"/>
      </w:divBdr>
    </w:div>
    <w:div w:id="779185605">
      <w:bodyDiv w:val="1"/>
      <w:marLeft w:val="0"/>
      <w:marRight w:val="0"/>
      <w:marTop w:val="0"/>
      <w:marBottom w:val="0"/>
      <w:divBdr>
        <w:top w:val="none" w:sz="0" w:space="0" w:color="auto"/>
        <w:left w:val="none" w:sz="0" w:space="0" w:color="auto"/>
        <w:bottom w:val="none" w:sz="0" w:space="0" w:color="auto"/>
        <w:right w:val="none" w:sz="0" w:space="0" w:color="auto"/>
      </w:divBdr>
    </w:div>
    <w:div w:id="779835288">
      <w:bodyDiv w:val="1"/>
      <w:marLeft w:val="0"/>
      <w:marRight w:val="0"/>
      <w:marTop w:val="0"/>
      <w:marBottom w:val="0"/>
      <w:divBdr>
        <w:top w:val="none" w:sz="0" w:space="0" w:color="auto"/>
        <w:left w:val="none" w:sz="0" w:space="0" w:color="auto"/>
        <w:bottom w:val="none" w:sz="0" w:space="0" w:color="auto"/>
        <w:right w:val="none" w:sz="0" w:space="0" w:color="auto"/>
      </w:divBdr>
    </w:div>
    <w:div w:id="780147859">
      <w:bodyDiv w:val="1"/>
      <w:marLeft w:val="0"/>
      <w:marRight w:val="0"/>
      <w:marTop w:val="0"/>
      <w:marBottom w:val="0"/>
      <w:divBdr>
        <w:top w:val="none" w:sz="0" w:space="0" w:color="auto"/>
        <w:left w:val="none" w:sz="0" w:space="0" w:color="auto"/>
        <w:bottom w:val="none" w:sz="0" w:space="0" w:color="auto"/>
        <w:right w:val="none" w:sz="0" w:space="0" w:color="auto"/>
      </w:divBdr>
    </w:div>
    <w:div w:id="780534026">
      <w:bodyDiv w:val="1"/>
      <w:marLeft w:val="0"/>
      <w:marRight w:val="0"/>
      <w:marTop w:val="0"/>
      <w:marBottom w:val="0"/>
      <w:divBdr>
        <w:top w:val="none" w:sz="0" w:space="0" w:color="auto"/>
        <w:left w:val="none" w:sz="0" w:space="0" w:color="auto"/>
        <w:bottom w:val="none" w:sz="0" w:space="0" w:color="auto"/>
        <w:right w:val="none" w:sz="0" w:space="0" w:color="auto"/>
      </w:divBdr>
    </w:div>
    <w:div w:id="781917940">
      <w:bodyDiv w:val="1"/>
      <w:marLeft w:val="0"/>
      <w:marRight w:val="0"/>
      <w:marTop w:val="0"/>
      <w:marBottom w:val="0"/>
      <w:divBdr>
        <w:top w:val="none" w:sz="0" w:space="0" w:color="auto"/>
        <w:left w:val="none" w:sz="0" w:space="0" w:color="auto"/>
        <w:bottom w:val="none" w:sz="0" w:space="0" w:color="auto"/>
        <w:right w:val="none" w:sz="0" w:space="0" w:color="auto"/>
      </w:divBdr>
    </w:div>
    <w:div w:id="782697265">
      <w:bodyDiv w:val="1"/>
      <w:marLeft w:val="0"/>
      <w:marRight w:val="0"/>
      <w:marTop w:val="0"/>
      <w:marBottom w:val="0"/>
      <w:divBdr>
        <w:top w:val="none" w:sz="0" w:space="0" w:color="auto"/>
        <w:left w:val="none" w:sz="0" w:space="0" w:color="auto"/>
        <w:bottom w:val="none" w:sz="0" w:space="0" w:color="auto"/>
        <w:right w:val="none" w:sz="0" w:space="0" w:color="auto"/>
      </w:divBdr>
    </w:div>
    <w:div w:id="783116396">
      <w:bodyDiv w:val="1"/>
      <w:marLeft w:val="0"/>
      <w:marRight w:val="0"/>
      <w:marTop w:val="0"/>
      <w:marBottom w:val="0"/>
      <w:divBdr>
        <w:top w:val="none" w:sz="0" w:space="0" w:color="auto"/>
        <w:left w:val="none" w:sz="0" w:space="0" w:color="auto"/>
        <w:bottom w:val="none" w:sz="0" w:space="0" w:color="auto"/>
        <w:right w:val="none" w:sz="0" w:space="0" w:color="auto"/>
      </w:divBdr>
    </w:div>
    <w:div w:id="783161468">
      <w:bodyDiv w:val="1"/>
      <w:marLeft w:val="0"/>
      <w:marRight w:val="0"/>
      <w:marTop w:val="0"/>
      <w:marBottom w:val="0"/>
      <w:divBdr>
        <w:top w:val="none" w:sz="0" w:space="0" w:color="auto"/>
        <w:left w:val="none" w:sz="0" w:space="0" w:color="auto"/>
        <w:bottom w:val="none" w:sz="0" w:space="0" w:color="auto"/>
        <w:right w:val="none" w:sz="0" w:space="0" w:color="auto"/>
      </w:divBdr>
    </w:div>
    <w:div w:id="783227801">
      <w:bodyDiv w:val="1"/>
      <w:marLeft w:val="0"/>
      <w:marRight w:val="0"/>
      <w:marTop w:val="0"/>
      <w:marBottom w:val="0"/>
      <w:divBdr>
        <w:top w:val="none" w:sz="0" w:space="0" w:color="auto"/>
        <w:left w:val="none" w:sz="0" w:space="0" w:color="auto"/>
        <w:bottom w:val="none" w:sz="0" w:space="0" w:color="auto"/>
        <w:right w:val="none" w:sz="0" w:space="0" w:color="auto"/>
      </w:divBdr>
    </w:div>
    <w:div w:id="783816729">
      <w:bodyDiv w:val="1"/>
      <w:marLeft w:val="0"/>
      <w:marRight w:val="0"/>
      <w:marTop w:val="0"/>
      <w:marBottom w:val="0"/>
      <w:divBdr>
        <w:top w:val="none" w:sz="0" w:space="0" w:color="auto"/>
        <w:left w:val="none" w:sz="0" w:space="0" w:color="auto"/>
        <w:bottom w:val="none" w:sz="0" w:space="0" w:color="auto"/>
        <w:right w:val="none" w:sz="0" w:space="0" w:color="auto"/>
      </w:divBdr>
    </w:div>
    <w:div w:id="784881672">
      <w:bodyDiv w:val="1"/>
      <w:marLeft w:val="0"/>
      <w:marRight w:val="0"/>
      <w:marTop w:val="0"/>
      <w:marBottom w:val="0"/>
      <w:divBdr>
        <w:top w:val="none" w:sz="0" w:space="0" w:color="auto"/>
        <w:left w:val="none" w:sz="0" w:space="0" w:color="auto"/>
        <w:bottom w:val="none" w:sz="0" w:space="0" w:color="auto"/>
        <w:right w:val="none" w:sz="0" w:space="0" w:color="auto"/>
      </w:divBdr>
    </w:div>
    <w:div w:id="785735419">
      <w:bodyDiv w:val="1"/>
      <w:marLeft w:val="0"/>
      <w:marRight w:val="0"/>
      <w:marTop w:val="0"/>
      <w:marBottom w:val="0"/>
      <w:divBdr>
        <w:top w:val="none" w:sz="0" w:space="0" w:color="auto"/>
        <w:left w:val="none" w:sz="0" w:space="0" w:color="auto"/>
        <w:bottom w:val="none" w:sz="0" w:space="0" w:color="auto"/>
        <w:right w:val="none" w:sz="0" w:space="0" w:color="auto"/>
      </w:divBdr>
      <w:divsChild>
        <w:div w:id="548421068">
          <w:marLeft w:val="480"/>
          <w:marRight w:val="0"/>
          <w:marTop w:val="0"/>
          <w:marBottom w:val="0"/>
          <w:divBdr>
            <w:top w:val="none" w:sz="0" w:space="0" w:color="auto"/>
            <w:left w:val="none" w:sz="0" w:space="0" w:color="auto"/>
            <w:bottom w:val="none" w:sz="0" w:space="0" w:color="auto"/>
            <w:right w:val="none" w:sz="0" w:space="0" w:color="auto"/>
          </w:divBdr>
        </w:div>
        <w:div w:id="1197963236">
          <w:marLeft w:val="480"/>
          <w:marRight w:val="0"/>
          <w:marTop w:val="0"/>
          <w:marBottom w:val="0"/>
          <w:divBdr>
            <w:top w:val="none" w:sz="0" w:space="0" w:color="auto"/>
            <w:left w:val="none" w:sz="0" w:space="0" w:color="auto"/>
            <w:bottom w:val="none" w:sz="0" w:space="0" w:color="auto"/>
            <w:right w:val="none" w:sz="0" w:space="0" w:color="auto"/>
          </w:divBdr>
        </w:div>
        <w:div w:id="336158679">
          <w:marLeft w:val="480"/>
          <w:marRight w:val="0"/>
          <w:marTop w:val="0"/>
          <w:marBottom w:val="0"/>
          <w:divBdr>
            <w:top w:val="none" w:sz="0" w:space="0" w:color="auto"/>
            <w:left w:val="none" w:sz="0" w:space="0" w:color="auto"/>
            <w:bottom w:val="none" w:sz="0" w:space="0" w:color="auto"/>
            <w:right w:val="none" w:sz="0" w:space="0" w:color="auto"/>
          </w:divBdr>
        </w:div>
        <w:div w:id="1399596220">
          <w:marLeft w:val="480"/>
          <w:marRight w:val="0"/>
          <w:marTop w:val="0"/>
          <w:marBottom w:val="0"/>
          <w:divBdr>
            <w:top w:val="none" w:sz="0" w:space="0" w:color="auto"/>
            <w:left w:val="none" w:sz="0" w:space="0" w:color="auto"/>
            <w:bottom w:val="none" w:sz="0" w:space="0" w:color="auto"/>
            <w:right w:val="none" w:sz="0" w:space="0" w:color="auto"/>
          </w:divBdr>
        </w:div>
        <w:div w:id="1287857901">
          <w:marLeft w:val="480"/>
          <w:marRight w:val="0"/>
          <w:marTop w:val="0"/>
          <w:marBottom w:val="0"/>
          <w:divBdr>
            <w:top w:val="none" w:sz="0" w:space="0" w:color="auto"/>
            <w:left w:val="none" w:sz="0" w:space="0" w:color="auto"/>
            <w:bottom w:val="none" w:sz="0" w:space="0" w:color="auto"/>
            <w:right w:val="none" w:sz="0" w:space="0" w:color="auto"/>
          </w:divBdr>
        </w:div>
        <w:div w:id="1752849479">
          <w:marLeft w:val="480"/>
          <w:marRight w:val="0"/>
          <w:marTop w:val="0"/>
          <w:marBottom w:val="0"/>
          <w:divBdr>
            <w:top w:val="none" w:sz="0" w:space="0" w:color="auto"/>
            <w:left w:val="none" w:sz="0" w:space="0" w:color="auto"/>
            <w:bottom w:val="none" w:sz="0" w:space="0" w:color="auto"/>
            <w:right w:val="none" w:sz="0" w:space="0" w:color="auto"/>
          </w:divBdr>
        </w:div>
        <w:div w:id="929780265">
          <w:marLeft w:val="480"/>
          <w:marRight w:val="0"/>
          <w:marTop w:val="0"/>
          <w:marBottom w:val="0"/>
          <w:divBdr>
            <w:top w:val="none" w:sz="0" w:space="0" w:color="auto"/>
            <w:left w:val="none" w:sz="0" w:space="0" w:color="auto"/>
            <w:bottom w:val="none" w:sz="0" w:space="0" w:color="auto"/>
            <w:right w:val="none" w:sz="0" w:space="0" w:color="auto"/>
          </w:divBdr>
        </w:div>
        <w:div w:id="2123574104">
          <w:marLeft w:val="480"/>
          <w:marRight w:val="0"/>
          <w:marTop w:val="0"/>
          <w:marBottom w:val="0"/>
          <w:divBdr>
            <w:top w:val="none" w:sz="0" w:space="0" w:color="auto"/>
            <w:left w:val="none" w:sz="0" w:space="0" w:color="auto"/>
            <w:bottom w:val="none" w:sz="0" w:space="0" w:color="auto"/>
            <w:right w:val="none" w:sz="0" w:space="0" w:color="auto"/>
          </w:divBdr>
        </w:div>
        <w:div w:id="1843474112">
          <w:marLeft w:val="480"/>
          <w:marRight w:val="0"/>
          <w:marTop w:val="0"/>
          <w:marBottom w:val="0"/>
          <w:divBdr>
            <w:top w:val="none" w:sz="0" w:space="0" w:color="auto"/>
            <w:left w:val="none" w:sz="0" w:space="0" w:color="auto"/>
            <w:bottom w:val="none" w:sz="0" w:space="0" w:color="auto"/>
            <w:right w:val="none" w:sz="0" w:space="0" w:color="auto"/>
          </w:divBdr>
        </w:div>
        <w:div w:id="425541851">
          <w:marLeft w:val="480"/>
          <w:marRight w:val="0"/>
          <w:marTop w:val="0"/>
          <w:marBottom w:val="0"/>
          <w:divBdr>
            <w:top w:val="none" w:sz="0" w:space="0" w:color="auto"/>
            <w:left w:val="none" w:sz="0" w:space="0" w:color="auto"/>
            <w:bottom w:val="none" w:sz="0" w:space="0" w:color="auto"/>
            <w:right w:val="none" w:sz="0" w:space="0" w:color="auto"/>
          </w:divBdr>
        </w:div>
        <w:div w:id="989290717">
          <w:marLeft w:val="480"/>
          <w:marRight w:val="0"/>
          <w:marTop w:val="0"/>
          <w:marBottom w:val="0"/>
          <w:divBdr>
            <w:top w:val="none" w:sz="0" w:space="0" w:color="auto"/>
            <w:left w:val="none" w:sz="0" w:space="0" w:color="auto"/>
            <w:bottom w:val="none" w:sz="0" w:space="0" w:color="auto"/>
            <w:right w:val="none" w:sz="0" w:space="0" w:color="auto"/>
          </w:divBdr>
        </w:div>
        <w:div w:id="854153316">
          <w:marLeft w:val="480"/>
          <w:marRight w:val="0"/>
          <w:marTop w:val="0"/>
          <w:marBottom w:val="0"/>
          <w:divBdr>
            <w:top w:val="none" w:sz="0" w:space="0" w:color="auto"/>
            <w:left w:val="none" w:sz="0" w:space="0" w:color="auto"/>
            <w:bottom w:val="none" w:sz="0" w:space="0" w:color="auto"/>
            <w:right w:val="none" w:sz="0" w:space="0" w:color="auto"/>
          </w:divBdr>
        </w:div>
        <w:div w:id="58941738">
          <w:marLeft w:val="480"/>
          <w:marRight w:val="0"/>
          <w:marTop w:val="0"/>
          <w:marBottom w:val="0"/>
          <w:divBdr>
            <w:top w:val="none" w:sz="0" w:space="0" w:color="auto"/>
            <w:left w:val="none" w:sz="0" w:space="0" w:color="auto"/>
            <w:bottom w:val="none" w:sz="0" w:space="0" w:color="auto"/>
            <w:right w:val="none" w:sz="0" w:space="0" w:color="auto"/>
          </w:divBdr>
        </w:div>
        <w:div w:id="803546775">
          <w:marLeft w:val="480"/>
          <w:marRight w:val="0"/>
          <w:marTop w:val="0"/>
          <w:marBottom w:val="0"/>
          <w:divBdr>
            <w:top w:val="none" w:sz="0" w:space="0" w:color="auto"/>
            <w:left w:val="none" w:sz="0" w:space="0" w:color="auto"/>
            <w:bottom w:val="none" w:sz="0" w:space="0" w:color="auto"/>
            <w:right w:val="none" w:sz="0" w:space="0" w:color="auto"/>
          </w:divBdr>
        </w:div>
        <w:div w:id="285697662">
          <w:marLeft w:val="480"/>
          <w:marRight w:val="0"/>
          <w:marTop w:val="0"/>
          <w:marBottom w:val="0"/>
          <w:divBdr>
            <w:top w:val="none" w:sz="0" w:space="0" w:color="auto"/>
            <w:left w:val="none" w:sz="0" w:space="0" w:color="auto"/>
            <w:bottom w:val="none" w:sz="0" w:space="0" w:color="auto"/>
            <w:right w:val="none" w:sz="0" w:space="0" w:color="auto"/>
          </w:divBdr>
        </w:div>
        <w:div w:id="547186772">
          <w:marLeft w:val="480"/>
          <w:marRight w:val="0"/>
          <w:marTop w:val="0"/>
          <w:marBottom w:val="0"/>
          <w:divBdr>
            <w:top w:val="none" w:sz="0" w:space="0" w:color="auto"/>
            <w:left w:val="none" w:sz="0" w:space="0" w:color="auto"/>
            <w:bottom w:val="none" w:sz="0" w:space="0" w:color="auto"/>
            <w:right w:val="none" w:sz="0" w:space="0" w:color="auto"/>
          </w:divBdr>
        </w:div>
        <w:div w:id="78985243">
          <w:marLeft w:val="480"/>
          <w:marRight w:val="0"/>
          <w:marTop w:val="0"/>
          <w:marBottom w:val="0"/>
          <w:divBdr>
            <w:top w:val="none" w:sz="0" w:space="0" w:color="auto"/>
            <w:left w:val="none" w:sz="0" w:space="0" w:color="auto"/>
            <w:bottom w:val="none" w:sz="0" w:space="0" w:color="auto"/>
            <w:right w:val="none" w:sz="0" w:space="0" w:color="auto"/>
          </w:divBdr>
        </w:div>
        <w:div w:id="241990364">
          <w:marLeft w:val="480"/>
          <w:marRight w:val="0"/>
          <w:marTop w:val="0"/>
          <w:marBottom w:val="0"/>
          <w:divBdr>
            <w:top w:val="none" w:sz="0" w:space="0" w:color="auto"/>
            <w:left w:val="none" w:sz="0" w:space="0" w:color="auto"/>
            <w:bottom w:val="none" w:sz="0" w:space="0" w:color="auto"/>
            <w:right w:val="none" w:sz="0" w:space="0" w:color="auto"/>
          </w:divBdr>
        </w:div>
        <w:div w:id="2049143379">
          <w:marLeft w:val="480"/>
          <w:marRight w:val="0"/>
          <w:marTop w:val="0"/>
          <w:marBottom w:val="0"/>
          <w:divBdr>
            <w:top w:val="none" w:sz="0" w:space="0" w:color="auto"/>
            <w:left w:val="none" w:sz="0" w:space="0" w:color="auto"/>
            <w:bottom w:val="none" w:sz="0" w:space="0" w:color="auto"/>
            <w:right w:val="none" w:sz="0" w:space="0" w:color="auto"/>
          </w:divBdr>
        </w:div>
        <w:div w:id="2124644241">
          <w:marLeft w:val="480"/>
          <w:marRight w:val="0"/>
          <w:marTop w:val="0"/>
          <w:marBottom w:val="0"/>
          <w:divBdr>
            <w:top w:val="none" w:sz="0" w:space="0" w:color="auto"/>
            <w:left w:val="none" w:sz="0" w:space="0" w:color="auto"/>
            <w:bottom w:val="none" w:sz="0" w:space="0" w:color="auto"/>
            <w:right w:val="none" w:sz="0" w:space="0" w:color="auto"/>
          </w:divBdr>
        </w:div>
        <w:div w:id="113721231">
          <w:marLeft w:val="480"/>
          <w:marRight w:val="0"/>
          <w:marTop w:val="0"/>
          <w:marBottom w:val="0"/>
          <w:divBdr>
            <w:top w:val="none" w:sz="0" w:space="0" w:color="auto"/>
            <w:left w:val="none" w:sz="0" w:space="0" w:color="auto"/>
            <w:bottom w:val="none" w:sz="0" w:space="0" w:color="auto"/>
            <w:right w:val="none" w:sz="0" w:space="0" w:color="auto"/>
          </w:divBdr>
        </w:div>
        <w:div w:id="1701660242">
          <w:marLeft w:val="480"/>
          <w:marRight w:val="0"/>
          <w:marTop w:val="0"/>
          <w:marBottom w:val="0"/>
          <w:divBdr>
            <w:top w:val="none" w:sz="0" w:space="0" w:color="auto"/>
            <w:left w:val="none" w:sz="0" w:space="0" w:color="auto"/>
            <w:bottom w:val="none" w:sz="0" w:space="0" w:color="auto"/>
            <w:right w:val="none" w:sz="0" w:space="0" w:color="auto"/>
          </w:divBdr>
        </w:div>
        <w:div w:id="1510828971">
          <w:marLeft w:val="480"/>
          <w:marRight w:val="0"/>
          <w:marTop w:val="0"/>
          <w:marBottom w:val="0"/>
          <w:divBdr>
            <w:top w:val="none" w:sz="0" w:space="0" w:color="auto"/>
            <w:left w:val="none" w:sz="0" w:space="0" w:color="auto"/>
            <w:bottom w:val="none" w:sz="0" w:space="0" w:color="auto"/>
            <w:right w:val="none" w:sz="0" w:space="0" w:color="auto"/>
          </w:divBdr>
        </w:div>
        <w:div w:id="809517900">
          <w:marLeft w:val="480"/>
          <w:marRight w:val="0"/>
          <w:marTop w:val="0"/>
          <w:marBottom w:val="0"/>
          <w:divBdr>
            <w:top w:val="none" w:sz="0" w:space="0" w:color="auto"/>
            <w:left w:val="none" w:sz="0" w:space="0" w:color="auto"/>
            <w:bottom w:val="none" w:sz="0" w:space="0" w:color="auto"/>
            <w:right w:val="none" w:sz="0" w:space="0" w:color="auto"/>
          </w:divBdr>
        </w:div>
        <w:div w:id="1229800539">
          <w:marLeft w:val="480"/>
          <w:marRight w:val="0"/>
          <w:marTop w:val="0"/>
          <w:marBottom w:val="0"/>
          <w:divBdr>
            <w:top w:val="none" w:sz="0" w:space="0" w:color="auto"/>
            <w:left w:val="none" w:sz="0" w:space="0" w:color="auto"/>
            <w:bottom w:val="none" w:sz="0" w:space="0" w:color="auto"/>
            <w:right w:val="none" w:sz="0" w:space="0" w:color="auto"/>
          </w:divBdr>
        </w:div>
        <w:div w:id="1980259323">
          <w:marLeft w:val="480"/>
          <w:marRight w:val="0"/>
          <w:marTop w:val="0"/>
          <w:marBottom w:val="0"/>
          <w:divBdr>
            <w:top w:val="none" w:sz="0" w:space="0" w:color="auto"/>
            <w:left w:val="none" w:sz="0" w:space="0" w:color="auto"/>
            <w:bottom w:val="none" w:sz="0" w:space="0" w:color="auto"/>
            <w:right w:val="none" w:sz="0" w:space="0" w:color="auto"/>
          </w:divBdr>
        </w:div>
        <w:div w:id="1148742475">
          <w:marLeft w:val="480"/>
          <w:marRight w:val="0"/>
          <w:marTop w:val="0"/>
          <w:marBottom w:val="0"/>
          <w:divBdr>
            <w:top w:val="none" w:sz="0" w:space="0" w:color="auto"/>
            <w:left w:val="none" w:sz="0" w:space="0" w:color="auto"/>
            <w:bottom w:val="none" w:sz="0" w:space="0" w:color="auto"/>
            <w:right w:val="none" w:sz="0" w:space="0" w:color="auto"/>
          </w:divBdr>
        </w:div>
        <w:div w:id="1023363165">
          <w:marLeft w:val="480"/>
          <w:marRight w:val="0"/>
          <w:marTop w:val="0"/>
          <w:marBottom w:val="0"/>
          <w:divBdr>
            <w:top w:val="none" w:sz="0" w:space="0" w:color="auto"/>
            <w:left w:val="none" w:sz="0" w:space="0" w:color="auto"/>
            <w:bottom w:val="none" w:sz="0" w:space="0" w:color="auto"/>
            <w:right w:val="none" w:sz="0" w:space="0" w:color="auto"/>
          </w:divBdr>
        </w:div>
        <w:div w:id="991833851">
          <w:marLeft w:val="480"/>
          <w:marRight w:val="0"/>
          <w:marTop w:val="0"/>
          <w:marBottom w:val="0"/>
          <w:divBdr>
            <w:top w:val="none" w:sz="0" w:space="0" w:color="auto"/>
            <w:left w:val="none" w:sz="0" w:space="0" w:color="auto"/>
            <w:bottom w:val="none" w:sz="0" w:space="0" w:color="auto"/>
            <w:right w:val="none" w:sz="0" w:space="0" w:color="auto"/>
          </w:divBdr>
        </w:div>
        <w:div w:id="1634940483">
          <w:marLeft w:val="480"/>
          <w:marRight w:val="0"/>
          <w:marTop w:val="0"/>
          <w:marBottom w:val="0"/>
          <w:divBdr>
            <w:top w:val="none" w:sz="0" w:space="0" w:color="auto"/>
            <w:left w:val="none" w:sz="0" w:space="0" w:color="auto"/>
            <w:bottom w:val="none" w:sz="0" w:space="0" w:color="auto"/>
            <w:right w:val="none" w:sz="0" w:space="0" w:color="auto"/>
          </w:divBdr>
        </w:div>
        <w:div w:id="1047799579">
          <w:marLeft w:val="480"/>
          <w:marRight w:val="0"/>
          <w:marTop w:val="0"/>
          <w:marBottom w:val="0"/>
          <w:divBdr>
            <w:top w:val="none" w:sz="0" w:space="0" w:color="auto"/>
            <w:left w:val="none" w:sz="0" w:space="0" w:color="auto"/>
            <w:bottom w:val="none" w:sz="0" w:space="0" w:color="auto"/>
            <w:right w:val="none" w:sz="0" w:space="0" w:color="auto"/>
          </w:divBdr>
        </w:div>
        <w:div w:id="1392731513">
          <w:marLeft w:val="480"/>
          <w:marRight w:val="0"/>
          <w:marTop w:val="0"/>
          <w:marBottom w:val="0"/>
          <w:divBdr>
            <w:top w:val="none" w:sz="0" w:space="0" w:color="auto"/>
            <w:left w:val="none" w:sz="0" w:space="0" w:color="auto"/>
            <w:bottom w:val="none" w:sz="0" w:space="0" w:color="auto"/>
            <w:right w:val="none" w:sz="0" w:space="0" w:color="auto"/>
          </w:divBdr>
        </w:div>
        <w:div w:id="2099594956">
          <w:marLeft w:val="480"/>
          <w:marRight w:val="0"/>
          <w:marTop w:val="0"/>
          <w:marBottom w:val="0"/>
          <w:divBdr>
            <w:top w:val="none" w:sz="0" w:space="0" w:color="auto"/>
            <w:left w:val="none" w:sz="0" w:space="0" w:color="auto"/>
            <w:bottom w:val="none" w:sz="0" w:space="0" w:color="auto"/>
            <w:right w:val="none" w:sz="0" w:space="0" w:color="auto"/>
          </w:divBdr>
        </w:div>
        <w:div w:id="306278640">
          <w:marLeft w:val="480"/>
          <w:marRight w:val="0"/>
          <w:marTop w:val="0"/>
          <w:marBottom w:val="0"/>
          <w:divBdr>
            <w:top w:val="none" w:sz="0" w:space="0" w:color="auto"/>
            <w:left w:val="none" w:sz="0" w:space="0" w:color="auto"/>
            <w:bottom w:val="none" w:sz="0" w:space="0" w:color="auto"/>
            <w:right w:val="none" w:sz="0" w:space="0" w:color="auto"/>
          </w:divBdr>
        </w:div>
        <w:div w:id="1587424939">
          <w:marLeft w:val="480"/>
          <w:marRight w:val="0"/>
          <w:marTop w:val="0"/>
          <w:marBottom w:val="0"/>
          <w:divBdr>
            <w:top w:val="none" w:sz="0" w:space="0" w:color="auto"/>
            <w:left w:val="none" w:sz="0" w:space="0" w:color="auto"/>
            <w:bottom w:val="none" w:sz="0" w:space="0" w:color="auto"/>
            <w:right w:val="none" w:sz="0" w:space="0" w:color="auto"/>
          </w:divBdr>
        </w:div>
        <w:div w:id="1652758091">
          <w:marLeft w:val="480"/>
          <w:marRight w:val="0"/>
          <w:marTop w:val="0"/>
          <w:marBottom w:val="0"/>
          <w:divBdr>
            <w:top w:val="none" w:sz="0" w:space="0" w:color="auto"/>
            <w:left w:val="none" w:sz="0" w:space="0" w:color="auto"/>
            <w:bottom w:val="none" w:sz="0" w:space="0" w:color="auto"/>
            <w:right w:val="none" w:sz="0" w:space="0" w:color="auto"/>
          </w:divBdr>
        </w:div>
        <w:div w:id="1309094645">
          <w:marLeft w:val="480"/>
          <w:marRight w:val="0"/>
          <w:marTop w:val="0"/>
          <w:marBottom w:val="0"/>
          <w:divBdr>
            <w:top w:val="none" w:sz="0" w:space="0" w:color="auto"/>
            <w:left w:val="none" w:sz="0" w:space="0" w:color="auto"/>
            <w:bottom w:val="none" w:sz="0" w:space="0" w:color="auto"/>
            <w:right w:val="none" w:sz="0" w:space="0" w:color="auto"/>
          </w:divBdr>
        </w:div>
        <w:div w:id="106971658">
          <w:marLeft w:val="480"/>
          <w:marRight w:val="0"/>
          <w:marTop w:val="0"/>
          <w:marBottom w:val="0"/>
          <w:divBdr>
            <w:top w:val="none" w:sz="0" w:space="0" w:color="auto"/>
            <w:left w:val="none" w:sz="0" w:space="0" w:color="auto"/>
            <w:bottom w:val="none" w:sz="0" w:space="0" w:color="auto"/>
            <w:right w:val="none" w:sz="0" w:space="0" w:color="auto"/>
          </w:divBdr>
        </w:div>
        <w:div w:id="612982456">
          <w:marLeft w:val="480"/>
          <w:marRight w:val="0"/>
          <w:marTop w:val="0"/>
          <w:marBottom w:val="0"/>
          <w:divBdr>
            <w:top w:val="none" w:sz="0" w:space="0" w:color="auto"/>
            <w:left w:val="none" w:sz="0" w:space="0" w:color="auto"/>
            <w:bottom w:val="none" w:sz="0" w:space="0" w:color="auto"/>
            <w:right w:val="none" w:sz="0" w:space="0" w:color="auto"/>
          </w:divBdr>
        </w:div>
        <w:div w:id="1635139075">
          <w:marLeft w:val="480"/>
          <w:marRight w:val="0"/>
          <w:marTop w:val="0"/>
          <w:marBottom w:val="0"/>
          <w:divBdr>
            <w:top w:val="none" w:sz="0" w:space="0" w:color="auto"/>
            <w:left w:val="none" w:sz="0" w:space="0" w:color="auto"/>
            <w:bottom w:val="none" w:sz="0" w:space="0" w:color="auto"/>
            <w:right w:val="none" w:sz="0" w:space="0" w:color="auto"/>
          </w:divBdr>
        </w:div>
        <w:div w:id="419909133">
          <w:marLeft w:val="480"/>
          <w:marRight w:val="0"/>
          <w:marTop w:val="0"/>
          <w:marBottom w:val="0"/>
          <w:divBdr>
            <w:top w:val="none" w:sz="0" w:space="0" w:color="auto"/>
            <w:left w:val="none" w:sz="0" w:space="0" w:color="auto"/>
            <w:bottom w:val="none" w:sz="0" w:space="0" w:color="auto"/>
            <w:right w:val="none" w:sz="0" w:space="0" w:color="auto"/>
          </w:divBdr>
        </w:div>
        <w:div w:id="1501652374">
          <w:marLeft w:val="480"/>
          <w:marRight w:val="0"/>
          <w:marTop w:val="0"/>
          <w:marBottom w:val="0"/>
          <w:divBdr>
            <w:top w:val="none" w:sz="0" w:space="0" w:color="auto"/>
            <w:left w:val="none" w:sz="0" w:space="0" w:color="auto"/>
            <w:bottom w:val="none" w:sz="0" w:space="0" w:color="auto"/>
            <w:right w:val="none" w:sz="0" w:space="0" w:color="auto"/>
          </w:divBdr>
        </w:div>
        <w:div w:id="1607927322">
          <w:marLeft w:val="480"/>
          <w:marRight w:val="0"/>
          <w:marTop w:val="0"/>
          <w:marBottom w:val="0"/>
          <w:divBdr>
            <w:top w:val="none" w:sz="0" w:space="0" w:color="auto"/>
            <w:left w:val="none" w:sz="0" w:space="0" w:color="auto"/>
            <w:bottom w:val="none" w:sz="0" w:space="0" w:color="auto"/>
            <w:right w:val="none" w:sz="0" w:space="0" w:color="auto"/>
          </w:divBdr>
        </w:div>
        <w:div w:id="480922692">
          <w:marLeft w:val="480"/>
          <w:marRight w:val="0"/>
          <w:marTop w:val="0"/>
          <w:marBottom w:val="0"/>
          <w:divBdr>
            <w:top w:val="none" w:sz="0" w:space="0" w:color="auto"/>
            <w:left w:val="none" w:sz="0" w:space="0" w:color="auto"/>
            <w:bottom w:val="none" w:sz="0" w:space="0" w:color="auto"/>
            <w:right w:val="none" w:sz="0" w:space="0" w:color="auto"/>
          </w:divBdr>
        </w:div>
        <w:div w:id="1509638780">
          <w:marLeft w:val="480"/>
          <w:marRight w:val="0"/>
          <w:marTop w:val="0"/>
          <w:marBottom w:val="0"/>
          <w:divBdr>
            <w:top w:val="none" w:sz="0" w:space="0" w:color="auto"/>
            <w:left w:val="none" w:sz="0" w:space="0" w:color="auto"/>
            <w:bottom w:val="none" w:sz="0" w:space="0" w:color="auto"/>
            <w:right w:val="none" w:sz="0" w:space="0" w:color="auto"/>
          </w:divBdr>
        </w:div>
        <w:div w:id="835996087">
          <w:marLeft w:val="480"/>
          <w:marRight w:val="0"/>
          <w:marTop w:val="0"/>
          <w:marBottom w:val="0"/>
          <w:divBdr>
            <w:top w:val="none" w:sz="0" w:space="0" w:color="auto"/>
            <w:left w:val="none" w:sz="0" w:space="0" w:color="auto"/>
            <w:bottom w:val="none" w:sz="0" w:space="0" w:color="auto"/>
            <w:right w:val="none" w:sz="0" w:space="0" w:color="auto"/>
          </w:divBdr>
        </w:div>
        <w:div w:id="502547263">
          <w:marLeft w:val="480"/>
          <w:marRight w:val="0"/>
          <w:marTop w:val="0"/>
          <w:marBottom w:val="0"/>
          <w:divBdr>
            <w:top w:val="none" w:sz="0" w:space="0" w:color="auto"/>
            <w:left w:val="none" w:sz="0" w:space="0" w:color="auto"/>
            <w:bottom w:val="none" w:sz="0" w:space="0" w:color="auto"/>
            <w:right w:val="none" w:sz="0" w:space="0" w:color="auto"/>
          </w:divBdr>
        </w:div>
        <w:div w:id="1430733591">
          <w:marLeft w:val="480"/>
          <w:marRight w:val="0"/>
          <w:marTop w:val="0"/>
          <w:marBottom w:val="0"/>
          <w:divBdr>
            <w:top w:val="none" w:sz="0" w:space="0" w:color="auto"/>
            <w:left w:val="none" w:sz="0" w:space="0" w:color="auto"/>
            <w:bottom w:val="none" w:sz="0" w:space="0" w:color="auto"/>
            <w:right w:val="none" w:sz="0" w:space="0" w:color="auto"/>
          </w:divBdr>
        </w:div>
        <w:div w:id="1818181046">
          <w:marLeft w:val="480"/>
          <w:marRight w:val="0"/>
          <w:marTop w:val="0"/>
          <w:marBottom w:val="0"/>
          <w:divBdr>
            <w:top w:val="none" w:sz="0" w:space="0" w:color="auto"/>
            <w:left w:val="none" w:sz="0" w:space="0" w:color="auto"/>
            <w:bottom w:val="none" w:sz="0" w:space="0" w:color="auto"/>
            <w:right w:val="none" w:sz="0" w:space="0" w:color="auto"/>
          </w:divBdr>
        </w:div>
        <w:div w:id="2020154413">
          <w:marLeft w:val="480"/>
          <w:marRight w:val="0"/>
          <w:marTop w:val="0"/>
          <w:marBottom w:val="0"/>
          <w:divBdr>
            <w:top w:val="none" w:sz="0" w:space="0" w:color="auto"/>
            <w:left w:val="none" w:sz="0" w:space="0" w:color="auto"/>
            <w:bottom w:val="none" w:sz="0" w:space="0" w:color="auto"/>
            <w:right w:val="none" w:sz="0" w:space="0" w:color="auto"/>
          </w:divBdr>
        </w:div>
        <w:div w:id="2053846285">
          <w:marLeft w:val="480"/>
          <w:marRight w:val="0"/>
          <w:marTop w:val="0"/>
          <w:marBottom w:val="0"/>
          <w:divBdr>
            <w:top w:val="none" w:sz="0" w:space="0" w:color="auto"/>
            <w:left w:val="none" w:sz="0" w:space="0" w:color="auto"/>
            <w:bottom w:val="none" w:sz="0" w:space="0" w:color="auto"/>
            <w:right w:val="none" w:sz="0" w:space="0" w:color="auto"/>
          </w:divBdr>
        </w:div>
        <w:div w:id="1350833050">
          <w:marLeft w:val="480"/>
          <w:marRight w:val="0"/>
          <w:marTop w:val="0"/>
          <w:marBottom w:val="0"/>
          <w:divBdr>
            <w:top w:val="none" w:sz="0" w:space="0" w:color="auto"/>
            <w:left w:val="none" w:sz="0" w:space="0" w:color="auto"/>
            <w:bottom w:val="none" w:sz="0" w:space="0" w:color="auto"/>
            <w:right w:val="none" w:sz="0" w:space="0" w:color="auto"/>
          </w:divBdr>
        </w:div>
        <w:div w:id="2099675056">
          <w:marLeft w:val="480"/>
          <w:marRight w:val="0"/>
          <w:marTop w:val="0"/>
          <w:marBottom w:val="0"/>
          <w:divBdr>
            <w:top w:val="none" w:sz="0" w:space="0" w:color="auto"/>
            <w:left w:val="none" w:sz="0" w:space="0" w:color="auto"/>
            <w:bottom w:val="none" w:sz="0" w:space="0" w:color="auto"/>
            <w:right w:val="none" w:sz="0" w:space="0" w:color="auto"/>
          </w:divBdr>
        </w:div>
        <w:div w:id="565725417">
          <w:marLeft w:val="480"/>
          <w:marRight w:val="0"/>
          <w:marTop w:val="0"/>
          <w:marBottom w:val="0"/>
          <w:divBdr>
            <w:top w:val="none" w:sz="0" w:space="0" w:color="auto"/>
            <w:left w:val="none" w:sz="0" w:space="0" w:color="auto"/>
            <w:bottom w:val="none" w:sz="0" w:space="0" w:color="auto"/>
            <w:right w:val="none" w:sz="0" w:space="0" w:color="auto"/>
          </w:divBdr>
        </w:div>
        <w:div w:id="1047921200">
          <w:marLeft w:val="480"/>
          <w:marRight w:val="0"/>
          <w:marTop w:val="0"/>
          <w:marBottom w:val="0"/>
          <w:divBdr>
            <w:top w:val="none" w:sz="0" w:space="0" w:color="auto"/>
            <w:left w:val="none" w:sz="0" w:space="0" w:color="auto"/>
            <w:bottom w:val="none" w:sz="0" w:space="0" w:color="auto"/>
            <w:right w:val="none" w:sz="0" w:space="0" w:color="auto"/>
          </w:divBdr>
        </w:div>
        <w:div w:id="111633339">
          <w:marLeft w:val="480"/>
          <w:marRight w:val="0"/>
          <w:marTop w:val="0"/>
          <w:marBottom w:val="0"/>
          <w:divBdr>
            <w:top w:val="none" w:sz="0" w:space="0" w:color="auto"/>
            <w:left w:val="none" w:sz="0" w:space="0" w:color="auto"/>
            <w:bottom w:val="none" w:sz="0" w:space="0" w:color="auto"/>
            <w:right w:val="none" w:sz="0" w:space="0" w:color="auto"/>
          </w:divBdr>
        </w:div>
      </w:divsChild>
    </w:div>
    <w:div w:id="786387235">
      <w:bodyDiv w:val="1"/>
      <w:marLeft w:val="0"/>
      <w:marRight w:val="0"/>
      <w:marTop w:val="0"/>
      <w:marBottom w:val="0"/>
      <w:divBdr>
        <w:top w:val="none" w:sz="0" w:space="0" w:color="auto"/>
        <w:left w:val="none" w:sz="0" w:space="0" w:color="auto"/>
        <w:bottom w:val="none" w:sz="0" w:space="0" w:color="auto"/>
        <w:right w:val="none" w:sz="0" w:space="0" w:color="auto"/>
      </w:divBdr>
    </w:div>
    <w:div w:id="786776212">
      <w:bodyDiv w:val="1"/>
      <w:marLeft w:val="0"/>
      <w:marRight w:val="0"/>
      <w:marTop w:val="0"/>
      <w:marBottom w:val="0"/>
      <w:divBdr>
        <w:top w:val="none" w:sz="0" w:space="0" w:color="auto"/>
        <w:left w:val="none" w:sz="0" w:space="0" w:color="auto"/>
        <w:bottom w:val="none" w:sz="0" w:space="0" w:color="auto"/>
        <w:right w:val="none" w:sz="0" w:space="0" w:color="auto"/>
      </w:divBdr>
    </w:div>
    <w:div w:id="787352597">
      <w:bodyDiv w:val="1"/>
      <w:marLeft w:val="0"/>
      <w:marRight w:val="0"/>
      <w:marTop w:val="0"/>
      <w:marBottom w:val="0"/>
      <w:divBdr>
        <w:top w:val="none" w:sz="0" w:space="0" w:color="auto"/>
        <w:left w:val="none" w:sz="0" w:space="0" w:color="auto"/>
        <w:bottom w:val="none" w:sz="0" w:space="0" w:color="auto"/>
        <w:right w:val="none" w:sz="0" w:space="0" w:color="auto"/>
      </w:divBdr>
    </w:div>
    <w:div w:id="788209329">
      <w:bodyDiv w:val="1"/>
      <w:marLeft w:val="0"/>
      <w:marRight w:val="0"/>
      <w:marTop w:val="0"/>
      <w:marBottom w:val="0"/>
      <w:divBdr>
        <w:top w:val="none" w:sz="0" w:space="0" w:color="auto"/>
        <w:left w:val="none" w:sz="0" w:space="0" w:color="auto"/>
        <w:bottom w:val="none" w:sz="0" w:space="0" w:color="auto"/>
        <w:right w:val="none" w:sz="0" w:space="0" w:color="auto"/>
      </w:divBdr>
    </w:div>
    <w:div w:id="788627201">
      <w:bodyDiv w:val="1"/>
      <w:marLeft w:val="0"/>
      <w:marRight w:val="0"/>
      <w:marTop w:val="0"/>
      <w:marBottom w:val="0"/>
      <w:divBdr>
        <w:top w:val="none" w:sz="0" w:space="0" w:color="auto"/>
        <w:left w:val="none" w:sz="0" w:space="0" w:color="auto"/>
        <w:bottom w:val="none" w:sz="0" w:space="0" w:color="auto"/>
        <w:right w:val="none" w:sz="0" w:space="0" w:color="auto"/>
      </w:divBdr>
    </w:div>
    <w:div w:id="788665033">
      <w:bodyDiv w:val="1"/>
      <w:marLeft w:val="0"/>
      <w:marRight w:val="0"/>
      <w:marTop w:val="0"/>
      <w:marBottom w:val="0"/>
      <w:divBdr>
        <w:top w:val="none" w:sz="0" w:space="0" w:color="auto"/>
        <w:left w:val="none" w:sz="0" w:space="0" w:color="auto"/>
        <w:bottom w:val="none" w:sz="0" w:space="0" w:color="auto"/>
        <w:right w:val="none" w:sz="0" w:space="0" w:color="auto"/>
      </w:divBdr>
    </w:div>
    <w:div w:id="790786333">
      <w:bodyDiv w:val="1"/>
      <w:marLeft w:val="0"/>
      <w:marRight w:val="0"/>
      <w:marTop w:val="0"/>
      <w:marBottom w:val="0"/>
      <w:divBdr>
        <w:top w:val="none" w:sz="0" w:space="0" w:color="auto"/>
        <w:left w:val="none" w:sz="0" w:space="0" w:color="auto"/>
        <w:bottom w:val="none" w:sz="0" w:space="0" w:color="auto"/>
        <w:right w:val="none" w:sz="0" w:space="0" w:color="auto"/>
      </w:divBdr>
    </w:div>
    <w:div w:id="793251482">
      <w:bodyDiv w:val="1"/>
      <w:marLeft w:val="0"/>
      <w:marRight w:val="0"/>
      <w:marTop w:val="0"/>
      <w:marBottom w:val="0"/>
      <w:divBdr>
        <w:top w:val="none" w:sz="0" w:space="0" w:color="auto"/>
        <w:left w:val="none" w:sz="0" w:space="0" w:color="auto"/>
        <w:bottom w:val="none" w:sz="0" w:space="0" w:color="auto"/>
        <w:right w:val="none" w:sz="0" w:space="0" w:color="auto"/>
      </w:divBdr>
    </w:div>
    <w:div w:id="794369786">
      <w:bodyDiv w:val="1"/>
      <w:marLeft w:val="0"/>
      <w:marRight w:val="0"/>
      <w:marTop w:val="0"/>
      <w:marBottom w:val="0"/>
      <w:divBdr>
        <w:top w:val="none" w:sz="0" w:space="0" w:color="auto"/>
        <w:left w:val="none" w:sz="0" w:space="0" w:color="auto"/>
        <w:bottom w:val="none" w:sz="0" w:space="0" w:color="auto"/>
        <w:right w:val="none" w:sz="0" w:space="0" w:color="auto"/>
      </w:divBdr>
    </w:div>
    <w:div w:id="794443042">
      <w:bodyDiv w:val="1"/>
      <w:marLeft w:val="0"/>
      <w:marRight w:val="0"/>
      <w:marTop w:val="0"/>
      <w:marBottom w:val="0"/>
      <w:divBdr>
        <w:top w:val="none" w:sz="0" w:space="0" w:color="auto"/>
        <w:left w:val="none" w:sz="0" w:space="0" w:color="auto"/>
        <w:bottom w:val="none" w:sz="0" w:space="0" w:color="auto"/>
        <w:right w:val="none" w:sz="0" w:space="0" w:color="auto"/>
      </w:divBdr>
    </w:div>
    <w:div w:id="795097591">
      <w:bodyDiv w:val="1"/>
      <w:marLeft w:val="0"/>
      <w:marRight w:val="0"/>
      <w:marTop w:val="0"/>
      <w:marBottom w:val="0"/>
      <w:divBdr>
        <w:top w:val="none" w:sz="0" w:space="0" w:color="auto"/>
        <w:left w:val="none" w:sz="0" w:space="0" w:color="auto"/>
        <w:bottom w:val="none" w:sz="0" w:space="0" w:color="auto"/>
        <w:right w:val="none" w:sz="0" w:space="0" w:color="auto"/>
      </w:divBdr>
    </w:div>
    <w:div w:id="795375133">
      <w:bodyDiv w:val="1"/>
      <w:marLeft w:val="0"/>
      <w:marRight w:val="0"/>
      <w:marTop w:val="0"/>
      <w:marBottom w:val="0"/>
      <w:divBdr>
        <w:top w:val="none" w:sz="0" w:space="0" w:color="auto"/>
        <w:left w:val="none" w:sz="0" w:space="0" w:color="auto"/>
        <w:bottom w:val="none" w:sz="0" w:space="0" w:color="auto"/>
        <w:right w:val="none" w:sz="0" w:space="0" w:color="auto"/>
      </w:divBdr>
    </w:div>
    <w:div w:id="795610025">
      <w:bodyDiv w:val="1"/>
      <w:marLeft w:val="0"/>
      <w:marRight w:val="0"/>
      <w:marTop w:val="0"/>
      <w:marBottom w:val="0"/>
      <w:divBdr>
        <w:top w:val="none" w:sz="0" w:space="0" w:color="auto"/>
        <w:left w:val="none" w:sz="0" w:space="0" w:color="auto"/>
        <w:bottom w:val="none" w:sz="0" w:space="0" w:color="auto"/>
        <w:right w:val="none" w:sz="0" w:space="0" w:color="auto"/>
      </w:divBdr>
    </w:div>
    <w:div w:id="796072015">
      <w:bodyDiv w:val="1"/>
      <w:marLeft w:val="0"/>
      <w:marRight w:val="0"/>
      <w:marTop w:val="0"/>
      <w:marBottom w:val="0"/>
      <w:divBdr>
        <w:top w:val="none" w:sz="0" w:space="0" w:color="auto"/>
        <w:left w:val="none" w:sz="0" w:space="0" w:color="auto"/>
        <w:bottom w:val="none" w:sz="0" w:space="0" w:color="auto"/>
        <w:right w:val="none" w:sz="0" w:space="0" w:color="auto"/>
      </w:divBdr>
    </w:div>
    <w:div w:id="796871889">
      <w:bodyDiv w:val="1"/>
      <w:marLeft w:val="0"/>
      <w:marRight w:val="0"/>
      <w:marTop w:val="0"/>
      <w:marBottom w:val="0"/>
      <w:divBdr>
        <w:top w:val="none" w:sz="0" w:space="0" w:color="auto"/>
        <w:left w:val="none" w:sz="0" w:space="0" w:color="auto"/>
        <w:bottom w:val="none" w:sz="0" w:space="0" w:color="auto"/>
        <w:right w:val="none" w:sz="0" w:space="0" w:color="auto"/>
      </w:divBdr>
      <w:divsChild>
        <w:div w:id="1911882099">
          <w:marLeft w:val="480"/>
          <w:marRight w:val="0"/>
          <w:marTop w:val="0"/>
          <w:marBottom w:val="0"/>
          <w:divBdr>
            <w:top w:val="none" w:sz="0" w:space="0" w:color="auto"/>
            <w:left w:val="none" w:sz="0" w:space="0" w:color="auto"/>
            <w:bottom w:val="none" w:sz="0" w:space="0" w:color="auto"/>
            <w:right w:val="none" w:sz="0" w:space="0" w:color="auto"/>
          </w:divBdr>
        </w:div>
        <w:div w:id="495463156">
          <w:marLeft w:val="480"/>
          <w:marRight w:val="0"/>
          <w:marTop w:val="0"/>
          <w:marBottom w:val="0"/>
          <w:divBdr>
            <w:top w:val="none" w:sz="0" w:space="0" w:color="auto"/>
            <w:left w:val="none" w:sz="0" w:space="0" w:color="auto"/>
            <w:bottom w:val="none" w:sz="0" w:space="0" w:color="auto"/>
            <w:right w:val="none" w:sz="0" w:space="0" w:color="auto"/>
          </w:divBdr>
        </w:div>
        <w:div w:id="1941374333">
          <w:marLeft w:val="480"/>
          <w:marRight w:val="0"/>
          <w:marTop w:val="0"/>
          <w:marBottom w:val="0"/>
          <w:divBdr>
            <w:top w:val="none" w:sz="0" w:space="0" w:color="auto"/>
            <w:left w:val="none" w:sz="0" w:space="0" w:color="auto"/>
            <w:bottom w:val="none" w:sz="0" w:space="0" w:color="auto"/>
            <w:right w:val="none" w:sz="0" w:space="0" w:color="auto"/>
          </w:divBdr>
        </w:div>
        <w:div w:id="641495914">
          <w:marLeft w:val="480"/>
          <w:marRight w:val="0"/>
          <w:marTop w:val="0"/>
          <w:marBottom w:val="0"/>
          <w:divBdr>
            <w:top w:val="none" w:sz="0" w:space="0" w:color="auto"/>
            <w:left w:val="none" w:sz="0" w:space="0" w:color="auto"/>
            <w:bottom w:val="none" w:sz="0" w:space="0" w:color="auto"/>
            <w:right w:val="none" w:sz="0" w:space="0" w:color="auto"/>
          </w:divBdr>
        </w:div>
        <w:div w:id="1156646710">
          <w:marLeft w:val="480"/>
          <w:marRight w:val="0"/>
          <w:marTop w:val="0"/>
          <w:marBottom w:val="0"/>
          <w:divBdr>
            <w:top w:val="none" w:sz="0" w:space="0" w:color="auto"/>
            <w:left w:val="none" w:sz="0" w:space="0" w:color="auto"/>
            <w:bottom w:val="none" w:sz="0" w:space="0" w:color="auto"/>
            <w:right w:val="none" w:sz="0" w:space="0" w:color="auto"/>
          </w:divBdr>
        </w:div>
        <w:div w:id="1046417764">
          <w:marLeft w:val="480"/>
          <w:marRight w:val="0"/>
          <w:marTop w:val="0"/>
          <w:marBottom w:val="0"/>
          <w:divBdr>
            <w:top w:val="none" w:sz="0" w:space="0" w:color="auto"/>
            <w:left w:val="none" w:sz="0" w:space="0" w:color="auto"/>
            <w:bottom w:val="none" w:sz="0" w:space="0" w:color="auto"/>
            <w:right w:val="none" w:sz="0" w:space="0" w:color="auto"/>
          </w:divBdr>
        </w:div>
        <w:div w:id="810561241">
          <w:marLeft w:val="480"/>
          <w:marRight w:val="0"/>
          <w:marTop w:val="0"/>
          <w:marBottom w:val="0"/>
          <w:divBdr>
            <w:top w:val="none" w:sz="0" w:space="0" w:color="auto"/>
            <w:left w:val="none" w:sz="0" w:space="0" w:color="auto"/>
            <w:bottom w:val="none" w:sz="0" w:space="0" w:color="auto"/>
            <w:right w:val="none" w:sz="0" w:space="0" w:color="auto"/>
          </w:divBdr>
        </w:div>
        <w:div w:id="1397782782">
          <w:marLeft w:val="480"/>
          <w:marRight w:val="0"/>
          <w:marTop w:val="0"/>
          <w:marBottom w:val="0"/>
          <w:divBdr>
            <w:top w:val="none" w:sz="0" w:space="0" w:color="auto"/>
            <w:left w:val="none" w:sz="0" w:space="0" w:color="auto"/>
            <w:bottom w:val="none" w:sz="0" w:space="0" w:color="auto"/>
            <w:right w:val="none" w:sz="0" w:space="0" w:color="auto"/>
          </w:divBdr>
        </w:div>
        <w:div w:id="1186597543">
          <w:marLeft w:val="480"/>
          <w:marRight w:val="0"/>
          <w:marTop w:val="0"/>
          <w:marBottom w:val="0"/>
          <w:divBdr>
            <w:top w:val="none" w:sz="0" w:space="0" w:color="auto"/>
            <w:left w:val="none" w:sz="0" w:space="0" w:color="auto"/>
            <w:bottom w:val="none" w:sz="0" w:space="0" w:color="auto"/>
            <w:right w:val="none" w:sz="0" w:space="0" w:color="auto"/>
          </w:divBdr>
        </w:div>
        <w:div w:id="1049497088">
          <w:marLeft w:val="480"/>
          <w:marRight w:val="0"/>
          <w:marTop w:val="0"/>
          <w:marBottom w:val="0"/>
          <w:divBdr>
            <w:top w:val="none" w:sz="0" w:space="0" w:color="auto"/>
            <w:left w:val="none" w:sz="0" w:space="0" w:color="auto"/>
            <w:bottom w:val="none" w:sz="0" w:space="0" w:color="auto"/>
            <w:right w:val="none" w:sz="0" w:space="0" w:color="auto"/>
          </w:divBdr>
        </w:div>
        <w:div w:id="387069803">
          <w:marLeft w:val="480"/>
          <w:marRight w:val="0"/>
          <w:marTop w:val="0"/>
          <w:marBottom w:val="0"/>
          <w:divBdr>
            <w:top w:val="none" w:sz="0" w:space="0" w:color="auto"/>
            <w:left w:val="none" w:sz="0" w:space="0" w:color="auto"/>
            <w:bottom w:val="none" w:sz="0" w:space="0" w:color="auto"/>
            <w:right w:val="none" w:sz="0" w:space="0" w:color="auto"/>
          </w:divBdr>
        </w:div>
        <w:div w:id="464466487">
          <w:marLeft w:val="480"/>
          <w:marRight w:val="0"/>
          <w:marTop w:val="0"/>
          <w:marBottom w:val="0"/>
          <w:divBdr>
            <w:top w:val="none" w:sz="0" w:space="0" w:color="auto"/>
            <w:left w:val="none" w:sz="0" w:space="0" w:color="auto"/>
            <w:bottom w:val="none" w:sz="0" w:space="0" w:color="auto"/>
            <w:right w:val="none" w:sz="0" w:space="0" w:color="auto"/>
          </w:divBdr>
        </w:div>
        <w:div w:id="6832060">
          <w:marLeft w:val="480"/>
          <w:marRight w:val="0"/>
          <w:marTop w:val="0"/>
          <w:marBottom w:val="0"/>
          <w:divBdr>
            <w:top w:val="none" w:sz="0" w:space="0" w:color="auto"/>
            <w:left w:val="none" w:sz="0" w:space="0" w:color="auto"/>
            <w:bottom w:val="none" w:sz="0" w:space="0" w:color="auto"/>
            <w:right w:val="none" w:sz="0" w:space="0" w:color="auto"/>
          </w:divBdr>
        </w:div>
        <w:div w:id="508563613">
          <w:marLeft w:val="480"/>
          <w:marRight w:val="0"/>
          <w:marTop w:val="0"/>
          <w:marBottom w:val="0"/>
          <w:divBdr>
            <w:top w:val="none" w:sz="0" w:space="0" w:color="auto"/>
            <w:left w:val="none" w:sz="0" w:space="0" w:color="auto"/>
            <w:bottom w:val="none" w:sz="0" w:space="0" w:color="auto"/>
            <w:right w:val="none" w:sz="0" w:space="0" w:color="auto"/>
          </w:divBdr>
        </w:div>
        <w:div w:id="1433476715">
          <w:marLeft w:val="480"/>
          <w:marRight w:val="0"/>
          <w:marTop w:val="0"/>
          <w:marBottom w:val="0"/>
          <w:divBdr>
            <w:top w:val="none" w:sz="0" w:space="0" w:color="auto"/>
            <w:left w:val="none" w:sz="0" w:space="0" w:color="auto"/>
            <w:bottom w:val="none" w:sz="0" w:space="0" w:color="auto"/>
            <w:right w:val="none" w:sz="0" w:space="0" w:color="auto"/>
          </w:divBdr>
        </w:div>
        <w:div w:id="1929540005">
          <w:marLeft w:val="480"/>
          <w:marRight w:val="0"/>
          <w:marTop w:val="0"/>
          <w:marBottom w:val="0"/>
          <w:divBdr>
            <w:top w:val="none" w:sz="0" w:space="0" w:color="auto"/>
            <w:left w:val="none" w:sz="0" w:space="0" w:color="auto"/>
            <w:bottom w:val="none" w:sz="0" w:space="0" w:color="auto"/>
            <w:right w:val="none" w:sz="0" w:space="0" w:color="auto"/>
          </w:divBdr>
        </w:div>
        <w:div w:id="1912930428">
          <w:marLeft w:val="480"/>
          <w:marRight w:val="0"/>
          <w:marTop w:val="0"/>
          <w:marBottom w:val="0"/>
          <w:divBdr>
            <w:top w:val="none" w:sz="0" w:space="0" w:color="auto"/>
            <w:left w:val="none" w:sz="0" w:space="0" w:color="auto"/>
            <w:bottom w:val="none" w:sz="0" w:space="0" w:color="auto"/>
            <w:right w:val="none" w:sz="0" w:space="0" w:color="auto"/>
          </w:divBdr>
        </w:div>
        <w:div w:id="756827929">
          <w:marLeft w:val="480"/>
          <w:marRight w:val="0"/>
          <w:marTop w:val="0"/>
          <w:marBottom w:val="0"/>
          <w:divBdr>
            <w:top w:val="none" w:sz="0" w:space="0" w:color="auto"/>
            <w:left w:val="none" w:sz="0" w:space="0" w:color="auto"/>
            <w:bottom w:val="none" w:sz="0" w:space="0" w:color="auto"/>
            <w:right w:val="none" w:sz="0" w:space="0" w:color="auto"/>
          </w:divBdr>
        </w:div>
      </w:divsChild>
    </w:div>
    <w:div w:id="796876089">
      <w:bodyDiv w:val="1"/>
      <w:marLeft w:val="0"/>
      <w:marRight w:val="0"/>
      <w:marTop w:val="0"/>
      <w:marBottom w:val="0"/>
      <w:divBdr>
        <w:top w:val="none" w:sz="0" w:space="0" w:color="auto"/>
        <w:left w:val="none" w:sz="0" w:space="0" w:color="auto"/>
        <w:bottom w:val="none" w:sz="0" w:space="0" w:color="auto"/>
        <w:right w:val="none" w:sz="0" w:space="0" w:color="auto"/>
      </w:divBdr>
    </w:div>
    <w:div w:id="796918076">
      <w:bodyDiv w:val="1"/>
      <w:marLeft w:val="0"/>
      <w:marRight w:val="0"/>
      <w:marTop w:val="0"/>
      <w:marBottom w:val="0"/>
      <w:divBdr>
        <w:top w:val="none" w:sz="0" w:space="0" w:color="auto"/>
        <w:left w:val="none" w:sz="0" w:space="0" w:color="auto"/>
        <w:bottom w:val="none" w:sz="0" w:space="0" w:color="auto"/>
        <w:right w:val="none" w:sz="0" w:space="0" w:color="auto"/>
      </w:divBdr>
    </w:div>
    <w:div w:id="797184154">
      <w:bodyDiv w:val="1"/>
      <w:marLeft w:val="0"/>
      <w:marRight w:val="0"/>
      <w:marTop w:val="0"/>
      <w:marBottom w:val="0"/>
      <w:divBdr>
        <w:top w:val="none" w:sz="0" w:space="0" w:color="auto"/>
        <w:left w:val="none" w:sz="0" w:space="0" w:color="auto"/>
        <w:bottom w:val="none" w:sz="0" w:space="0" w:color="auto"/>
        <w:right w:val="none" w:sz="0" w:space="0" w:color="auto"/>
      </w:divBdr>
    </w:div>
    <w:div w:id="797723968">
      <w:bodyDiv w:val="1"/>
      <w:marLeft w:val="0"/>
      <w:marRight w:val="0"/>
      <w:marTop w:val="0"/>
      <w:marBottom w:val="0"/>
      <w:divBdr>
        <w:top w:val="none" w:sz="0" w:space="0" w:color="auto"/>
        <w:left w:val="none" w:sz="0" w:space="0" w:color="auto"/>
        <w:bottom w:val="none" w:sz="0" w:space="0" w:color="auto"/>
        <w:right w:val="none" w:sz="0" w:space="0" w:color="auto"/>
      </w:divBdr>
    </w:div>
    <w:div w:id="797802235">
      <w:bodyDiv w:val="1"/>
      <w:marLeft w:val="0"/>
      <w:marRight w:val="0"/>
      <w:marTop w:val="0"/>
      <w:marBottom w:val="0"/>
      <w:divBdr>
        <w:top w:val="none" w:sz="0" w:space="0" w:color="auto"/>
        <w:left w:val="none" w:sz="0" w:space="0" w:color="auto"/>
        <w:bottom w:val="none" w:sz="0" w:space="0" w:color="auto"/>
        <w:right w:val="none" w:sz="0" w:space="0" w:color="auto"/>
      </w:divBdr>
    </w:div>
    <w:div w:id="798644469">
      <w:bodyDiv w:val="1"/>
      <w:marLeft w:val="0"/>
      <w:marRight w:val="0"/>
      <w:marTop w:val="0"/>
      <w:marBottom w:val="0"/>
      <w:divBdr>
        <w:top w:val="none" w:sz="0" w:space="0" w:color="auto"/>
        <w:left w:val="none" w:sz="0" w:space="0" w:color="auto"/>
        <w:bottom w:val="none" w:sz="0" w:space="0" w:color="auto"/>
        <w:right w:val="none" w:sz="0" w:space="0" w:color="auto"/>
      </w:divBdr>
    </w:div>
    <w:div w:id="799109345">
      <w:bodyDiv w:val="1"/>
      <w:marLeft w:val="0"/>
      <w:marRight w:val="0"/>
      <w:marTop w:val="0"/>
      <w:marBottom w:val="0"/>
      <w:divBdr>
        <w:top w:val="none" w:sz="0" w:space="0" w:color="auto"/>
        <w:left w:val="none" w:sz="0" w:space="0" w:color="auto"/>
        <w:bottom w:val="none" w:sz="0" w:space="0" w:color="auto"/>
        <w:right w:val="none" w:sz="0" w:space="0" w:color="auto"/>
      </w:divBdr>
    </w:div>
    <w:div w:id="800223819">
      <w:bodyDiv w:val="1"/>
      <w:marLeft w:val="0"/>
      <w:marRight w:val="0"/>
      <w:marTop w:val="0"/>
      <w:marBottom w:val="0"/>
      <w:divBdr>
        <w:top w:val="none" w:sz="0" w:space="0" w:color="auto"/>
        <w:left w:val="none" w:sz="0" w:space="0" w:color="auto"/>
        <w:bottom w:val="none" w:sz="0" w:space="0" w:color="auto"/>
        <w:right w:val="none" w:sz="0" w:space="0" w:color="auto"/>
      </w:divBdr>
    </w:div>
    <w:div w:id="800347597">
      <w:bodyDiv w:val="1"/>
      <w:marLeft w:val="0"/>
      <w:marRight w:val="0"/>
      <w:marTop w:val="0"/>
      <w:marBottom w:val="0"/>
      <w:divBdr>
        <w:top w:val="none" w:sz="0" w:space="0" w:color="auto"/>
        <w:left w:val="none" w:sz="0" w:space="0" w:color="auto"/>
        <w:bottom w:val="none" w:sz="0" w:space="0" w:color="auto"/>
        <w:right w:val="none" w:sz="0" w:space="0" w:color="auto"/>
      </w:divBdr>
    </w:div>
    <w:div w:id="801072766">
      <w:bodyDiv w:val="1"/>
      <w:marLeft w:val="0"/>
      <w:marRight w:val="0"/>
      <w:marTop w:val="0"/>
      <w:marBottom w:val="0"/>
      <w:divBdr>
        <w:top w:val="none" w:sz="0" w:space="0" w:color="auto"/>
        <w:left w:val="none" w:sz="0" w:space="0" w:color="auto"/>
        <w:bottom w:val="none" w:sz="0" w:space="0" w:color="auto"/>
        <w:right w:val="none" w:sz="0" w:space="0" w:color="auto"/>
      </w:divBdr>
    </w:div>
    <w:div w:id="801507617">
      <w:bodyDiv w:val="1"/>
      <w:marLeft w:val="0"/>
      <w:marRight w:val="0"/>
      <w:marTop w:val="0"/>
      <w:marBottom w:val="0"/>
      <w:divBdr>
        <w:top w:val="none" w:sz="0" w:space="0" w:color="auto"/>
        <w:left w:val="none" w:sz="0" w:space="0" w:color="auto"/>
        <w:bottom w:val="none" w:sz="0" w:space="0" w:color="auto"/>
        <w:right w:val="none" w:sz="0" w:space="0" w:color="auto"/>
      </w:divBdr>
      <w:divsChild>
        <w:div w:id="1950312317">
          <w:marLeft w:val="0"/>
          <w:marRight w:val="0"/>
          <w:marTop w:val="0"/>
          <w:marBottom w:val="0"/>
          <w:divBdr>
            <w:top w:val="none" w:sz="0" w:space="0" w:color="auto"/>
            <w:left w:val="none" w:sz="0" w:space="0" w:color="auto"/>
            <w:bottom w:val="none" w:sz="0" w:space="0" w:color="auto"/>
            <w:right w:val="none" w:sz="0" w:space="0" w:color="auto"/>
          </w:divBdr>
        </w:div>
        <w:div w:id="1030574063">
          <w:marLeft w:val="0"/>
          <w:marRight w:val="0"/>
          <w:marTop w:val="0"/>
          <w:marBottom w:val="0"/>
          <w:divBdr>
            <w:top w:val="none" w:sz="0" w:space="0" w:color="auto"/>
            <w:left w:val="none" w:sz="0" w:space="0" w:color="auto"/>
            <w:bottom w:val="none" w:sz="0" w:space="0" w:color="auto"/>
            <w:right w:val="none" w:sz="0" w:space="0" w:color="auto"/>
          </w:divBdr>
        </w:div>
        <w:div w:id="919363205">
          <w:marLeft w:val="0"/>
          <w:marRight w:val="0"/>
          <w:marTop w:val="0"/>
          <w:marBottom w:val="0"/>
          <w:divBdr>
            <w:top w:val="none" w:sz="0" w:space="0" w:color="auto"/>
            <w:left w:val="none" w:sz="0" w:space="0" w:color="auto"/>
            <w:bottom w:val="none" w:sz="0" w:space="0" w:color="auto"/>
            <w:right w:val="none" w:sz="0" w:space="0" w:color="auto"/>
          </w:divBdr>
        </w:div>
        <w:div w:id="792477065">
          <w:marLeft w:val="0"/>
          <w:marRight w:val="0"/>
          <w:marTop w:val="0"/>
          <w:marBottom w:val="0"/>
          <w:divBdr>
            <w:top w:val="none" w:sz="0" w:space="0" w:color="auto"/>
            <w:left w:val="none" w:sz="0" w:space="0" w:color="auto"/>
            <w:bottom w:val="none" w:sz="0" w:space="0" w:color="auto"/>
            <w:right w:val="none" w:sz="0" w:space="0" w:color="auto"/>
          </w:divBdr>
        </w:div>
        <w:div w:id="950894155">
          <w:marLeft w:val="0"/>
          <w:marRight w:val="0"/>
          <w:marTop w:val="0"/>
          <w:marBottom w:val="0"/>
          <w:divBdr>
            <w:top w:val="none" w:sz="0" w:space="0" w:color="auto"/>
            <w:left w:val="none" w:sz="0" w:space="0" w:color="auto"/>
            <w:bottom w:val="none" w:sz="0" w:space="0" w:color="auto"/>
            <w:right w:val="none" w:sz="0" w:space="0" w:color="auto"/>
          </w:divBdr>
        </w:div>
        <w:div w:id="571623459">
          <w:marLeft w:val="0"/>
          <w:marRight w:val="0"/>
          <w:marTop w:val="0"/>
          <w:marBottom w:val="0"/>
          <w:divBdr>
            <w:top w:val="none" w:sz="0" w:space="0" w:color="auto"/>
            <w:left w:val="none" w:sz="0" w:space="0" w:color="auto"/>
            <w:bottom w:val="none" w:sz="0" w:space="0" w:color="auto"/>
            <w:right w:val="none" w:sz="0" w:space="0" w:color="auto"/>
          </w:divBdr>
        </w:div>
        <w:div w:id="246698560">
          <w:marLeft w:val="0"/>
          <w:marRight w:val="0"/>
          <w:marTop w:val="0"/>
          <w:marBottom w:val="0"/>
          <w:divBdr>
            <w:top w:val="none" w:sz="0" w:space="0" w:color="auto"/>
            <w:left w:val="none" w:sz="0" w:space="0" w:color="auto"/>
            <w:bottom w:val="none" w:sz="0" w:space="0" w:color="auto"/>
            <w:right w:val="none" w:sz="0" w:space="0" w:color="auto"/>
          </w:divBdr>
        </w:div>
        <w:div w:id="2053386136">
          <w:marLeft w:val="0"/>
          <w:marRight w:val="0"/>
          <w:marTop w:val="0"/>
          <w:marBottom w:val="0"/>
          <w:divBdr>
            <w:top w:val="none" w:sz="0" w:space="0" w:color="auto"/>
            <w:left w:val="none" w:sz="0" w:space="0" w:color="auto"/>
            <w:bottom w:val="none" w:sz="0" w:space="0" w:color="auto"/>
            <w:right w:val="none" w:sz="0" w:space="0" w:color="auto"/>
          </w:divBdr>
        </w:div>
        <w:div w:id="1864785433">
          <w:marLeft w:val="0"/>
          <w:marRight w:val="0"/>
          <w:marTop w:val="0"/>
          <w:marBottom w:val="0"/>
          <w:divBdr>
            <w:top w:val="none" w:sz="0" w:space="0" w:color="auto"/>
            <w:left w:val="none" w:sz="0" w:space="0" w:color="auto"/>
            <w:bottom w:val="none" w:sz="0" w:space="0" w:color="auto"/>
            <w:right w:val="none" w:sz="0" w:space="0" w:color="auto"/>
          </w:divBdr>
        </w:div>
        <w:div w:id="290015773">
          <w:marLeft w:val="0"/>
          <w:marRight w:val="0"/>
          <w:marTop w:val="0"/>
          <w:marBottom w:val="0"/>
          <w:divBdr>
            <w:top w:val="none" w:sz="0" w:space="0" w:color="auto"/>
            <w:left w:val="none" w:sz="0" w:space="0" w:color="auto"/>
            <w:bottom w:val="none" w:sz="0" w:space="0" w:color="auto"/>
            <w:right w:val="none" w:sz="0" w:space="0" w:color="auto"/>
          </w:divBdr>
        </w:div>
        <w:div w:id="1743526936">
          <w:marLeft w:val="0"/>
          <w:marRight w:val="0"/>
          <w:marTop w:val="0"/>
          <w:marBottom w:val="0"/>
          <w:divBdr>
            <w:top w:val="none" w:sz="0" w:space="0" w:color="auto"/>
            <w:left w:val="none" w:sz="0" w:space="0" w:color="auto"/>
            <w:bottom w:val="none" w:sz="0" w:space="0" w:color="auto"/>
            <w:right w:val="none" w:sz="0" w:space="0" w:color="auto"/>
          </w:divBdr>
        </w:div>
        <w:div w:id="1289777974">
          <w:marLeft w:val="0"/>
          <w:marRight w:val="0"/>
          <w:marTop w:val="0"/>
          <w:marBottom w:val="0"/>
          <w:divBdr>
            <w:top w:val="none" w:sz="0" w:space="0" w:color="auto"/>
            <w:left w:val="none" w:sz="0" w:space="0" w:color="auto"/>
            <w:bottom w:val="none" w:sz="0" w:space="0" w:color="auto"/>
            <w:right w:val="none" w:sz="0" w:space="0" w:color="auto"/>
          </w:divBdr>
        </w:div>
        <w:div w:id="104353245">
          <w:marLeft w:val="0"/>
          <w:marRight w:val="0"/>
          <w:marTop w:val="0"/>
          <w:marBottom w:val="0"/>
          <w:divBdr>
            <w:top w:val="none" w:sz="0" w:space="0" w:color="auto"/>
            <w:left w:val="none" w:sz="0" w:space="0" w:color="auto"/>
            <w:bottom w:val="none" w:sz="0" w:space="0" w:color="auto"/>
            <w:right w:val="none" w:sz="0" w:space="0" w:color="auto"/>
          </w:divBdr>
        </w:div>
        <w:div w:id="1024285079">
          <w:marLeft w:val="0"/>
          <w:marRight w:val="0"/>
          <w:marTop w:val="0"/>
          <w:marBottom w:val="0"/>
          <w:divBdr>
            <w:top w:val="none" w:sz="0" w:space="0" w:color="auto"/>
            <w:left w:val="none" w:sz="0" w:space="0" w:color="auto"/>
            <w:bottom w:val="none" w:sz="0" w:space="0" w:color="auto"/>
            <w:right w:val="none" w:sz="0" w:space="0" w:color="auto"/>
          </w:divBdr>
        </w:div>
        <w:div w:id="615871056">
          <w:marLeft w:val="0"/>
          <w:marRight w:val="0"/>
          <w:marTop w:val="0"/>
          <w:marBottom w:val="0"/>
          <w:divBdr>
            <w:top w:val="none" w:sz="0" w:space="0" w:color="auto"/>
            <w:left w:val="none" w:sz="0" w:space="0" w:color="auto"/>
            <w:bottom w:val="none" w:sz="0" w:space="0" w:color="auto"/>
            <w:right w:val="none" w:sz="0" w:space="0" w:color="auto"/>
          </w:divBdr>
        </w:div>
        <w:div w:id="402265694">
          <w:marLeft w:val="0"/>
          <w:marRight w:val="0"/>
          <w:marTop w:val="0"/>
          <w:marBottom w:val="0"/>
          <w:divBdr>
            <w:top w:val="none" w:sz="0" w:space="0" w:color="auto"/>
            <w:left w:val="none" w:sz="0" w:space="0" w:color="auto"/>
            <w:bottom w:val="none" w:sz="0" w:space="0" w:color="auto"/>
            <w:right w:val="none" w:sz="0" w:space="0" w:color="auto"/>
          </w:divBdr>
        </w:div>
        <w:div w:id="615016725">
          <w:marLeft w:val="0"/>
          <w:marRight w:val="0"/>
          <w:marTop w:val="0"/>
          <w:marBottom w:val="0"/>
          <w:divBdr>
            <w:top w:val="none" w:sz="0" w:space="0" w:color="auto"/>
            <w:left w:val="none" w:sz="0" w:space="0" w:color="auto"/>
            <w:bottom w:val="none" w:sz="0" w:space="0" w:color="auto"/>
            <w:right w:val="none" w:sz="0" w:space="0" w:color="auto"/>
          </w:divBdr>
        </w:div>
        <w:div w:id="2101176590">
          <w:marLeft w:val="0"/>
          <w:marRight w:val="0"/>
          <w:marTop w:val="0"/>
          <w:marBottom w:val="0"/>
          <w:divBdr>
            <w:top w:val="none" w:sz="0" w:space="0" w:color="auto"/>
            <w:left w:val="none" w:sz="0" w:space="0" w:color="auto"/>
            <w:bottom w:val="none" w:sz="0" w:space="0" w:color="auto"/>
            <w:right w:val="none" w:sz="0" w:space="0" w:color="auto"/>
          </w:divBdr>
        </w:div>
        <w:div w:id="1555116304">
          <w:marLeft w:val="0"/>
          <w:marRight w:val="0"/>
          <w:marTop w:val="0"/>
          <w:marBottom w:val="0"/>
          <w:divBdr>
            <w:top w:val="none" w:sz="0" w:space="0" w:color="auto"/>
            <w:left w:val="none" w:sz="0" w:space="0" w:color="auto"/>
            <w:bottom w:val="none" w:sz="0" w:space="0" w:color="auto"/>
            <w:right w:val="none" w:sz="0" w:space="0" w:color="auto"/>
          </w:divBdr>
        </w:div>
        <w:div w:id="1210069759">
          <w:marLeft w:val="0"/>
          <w:marRight w:val="0"/>
          <w:marTop w:val="0"/>
          <w:marBottom w:val="0"/>
          <w:divBdr>
            <w:top w:val="none" w:sz="0" w:space="0" w:color="auto"/>
            <w:left w:val="none" w:sz="0" w:space="0" w:color="auto"/>
            <w:bottom w:val="none" w:sz="0" w:space="0" w:color="auto"/>
            <w:right w:val="none" w:sz="0" w:space="0" w:color="auto"/>
          </w:divBdr>
        </w:div>
        <w:div w:id="1892231751">
          <w:marLeft w:val="0"/>
          <w:marRight w:val="0"/>
          <w:marTop w:val="0"/>
          <w:marBottom w:val="0"/>
          <w:divBdr>
            <w:top w:val="none" w:sz="0" w:space="0" w:color="auto"/>
            <w:left w:val="none" w:sz="0" w:space="0" w:color="auto"/>
            <w:bottom w:val="none" w:sz="0" w:space="0" w:color="auto"/>
            <w:right w:val="none" w:sz="0" w:space="0" w:color="auto"/>
          </w:divBdr>
        </w:div>
        <w:div w:id="2146846041">
          <w:marLeft w:val="0"/>
          <w:marRight w:val="0"/>
          <w:marTop w:val="0"/>
          <w:marBottom w:val="0"/>
          <w:divBdr>
            <w:top w:val="none" w:sz="0" w:space="0" w:color="auto"/>
            <w:left w:val="none" w:sz="0" w:space="0" w:color="auto"/>
            <w:bottom w:val="none" w:sz="0" w:space="0" w:color="auto"/>
            <w:right w:val="none" w:sz="0" w:space="0" w:color="auto"/>
          </w:divBdr>
        </w:div>
        <w:div w:id="233898076">
          <w:marLeft w:val="0"/>
          <w:marRight w:val="0"/>
          <w:marTop w:val="0"/>
          <w:marBottom w:val="0"/>
          <w:divBdr>
            <w:top w:val="none" w:sz="0" w:space="0" w:color="auto"/>
            <w:left w:val="none" w:sz="0" w:space="0" w:color="auto"/>
            <w:bottom w:val="none" w:sz="0" w:space="0" w:color="auto"/>
            <w:right w:val="none" w:sz="0" w:space="0" w:color="auto"/>
          </w:divBdr>
        </w:div>
        <w:div w:id="1511095189">
          <w:marLeft w:val="0"/>
          <w:marRight w:val="0"/>
          <w:marTop w:val="0"/>
          <w:marBottom w:val="0"/>
          <w:divBdr>
            <w:top w:val="none" w:sz="0" w:space="0" w:color="auto"/>
            <w:left w:val="none" w:sz="0" w:space="0" w:color="auto"/>
            <w:bottom w:val="none" w:sz="0" w:space="0" w:color="auto"/>
            <w:right w:val="none" w:sz="0" w:space="0" w:color="auto"/>
          </w:divBdr>
        </w:div>
        <w:div w:id="1065303172">
          <w:marLeft w:val="0"/>
          <w:marRight w:val="0"/>
          <w:marTop w:val="0"/>
          <w:marBottom w:val="0"/>
          <w:divBdr>
            <w:top w:val="none" w:sz="0" w:space="0" w:color="auto"/>
            <w:left w:val="none" w:sz="0" w:space="0" w:color="auto"/>
            <w:bottom w:val="none" w:sz="0" w:space="0" w:color="auto"/>
            <w:right w:val="none" w:sz="0" w:space="0" w:color="auto"/>
          </w:divBdr>
        </w:div>
        <w:div w:id="566458821">
          <w:marLeft w:val="0"/>
          <w:marRight w:val="0"/>
          <w:marTop w:val="0"/>
          <w:marBottom w:val="0"/>
          <w:divBdr>
            <w:top w:val="none" w:sz="0" w:space="0" w:color="auto"/>
            <w:left w:val="none" w:sz="0" w:space="0" w:color="auto"/>
            <w:bottom w:val="none" w:sz="0" w:space="0" w:color="auto"/>
            <w:right w:val="none" w:sz="0" w:space="0" w:color="auto"/>
          </w:divBdr>
        </w:div>
        <w:div w:id="699089780">
          <w:marLeft w:val="0"/>
          <w:marRight w:val="0"/>
          <w:marTop w:val="0"/>
          <w:marBottom w:val="0"/>
          <w:divBdr>
            <w:top w:val="none" w:sz="0" w:space="0" w:color="auto"/>
            <w:left w:val="none" w:sz="0" w:space="0" w:color="auto"/>
            <w:bottom w:val="none" w:sz="0" w:space="0" w:color="auto"/>
            <w:right w:val="none" w:sz="0" w:space="0" w:color="auto"/>
          </w:divBdr>
        </w:div>
        <w:div w:id="1326591191">
          <w:marLeft w:val="0"/>
          <w:marRight w:val="0"/>
          <w:marTop w:val="0"/>
          <w:marBottom w:val="0"/>
          <w:divBdr>
            <w:top w:val="none" w:sz="0" w:space="0" w:color="auto"/>
            <w:left w:val="none" w:sz="0" w:space="0" w:color="auto"/>
            <w:bottom w:val="none" w:sz="0" w:space="0" w:color="auto"/>
            <w:right w:val="none" w:sz="0" w:space="0" w:color="auto"/>
          </w:divBdr>
        </w:div>
        <w:div w:id="1023551479">
          <w:marLeft w:val="0"/>
          <w:marRight w:val="0"/>
          <w:marTop w:val="0"/>
          <w:marBottom w:val="0"/>
          <w:divBdr>
            <w:top w:val="none" w:sz="0" w:space="0" w:color="auto"/>
            <w:left w:val="none" w:sz="0" w:space="0" w:color="auto"/>
            <w:bottom w:val="none" w:sz="0" w:space="0" w:color="auto"/>
            <w:right w:val="none" w:sz="0" w:space="0" w:color="auto"/>
          </w:divBdr>
        </w:div>
        <w:div w:id="863832051">
          <w:marLeft w:val="0"/>
          <w:marRight w:val="0"/>
          <w:marTop w:val="0"/>
          <w:marBottom w:val="0"/>
          <w:divBdr>
            <w:top w:val="none" w:sz="0" w:space="0" w:color="auto"/>
            <w:left w:val="none" w:sz="0" w:space="0" w:color="auto"/>
            <w:bottom w:val="none" w:sz="0" w:space="0" w:color="auto"/>
            <w:right w:val="none" w:sz="0" w:space="0" w:color="auto"/>
          </w:divBdr>
        </w:div>
        <w:div w:id="4673405">
          <w:marLeft w:val="0"/>
          <w:marRight w:val="0"/>
          <w:marTop w:val="0"/>
          <w:marBottom w:val="0"/>
          <w:divBdr>
            <w:top w:val="none" w:sz="0" w:space="0" w:color="auto"/>
            <w:left w:val="none" w:sz="0" w:space="0" w:color="auto"/>
            <w:bottom w:val="none" w:sz="0" w:space="0" w:color="auto"/>
            <w:right w:val="none" w:sz="0" w:space="0" w:color="auto"/>
          </w:divBdr>
        </w:div>
        <w:div w:id="386345562">
          <w:marLeft w:val="0"/>
          <w:marRight w:val="0"/>
          <w:marTop w:val="0"/>
          <w:marBottom w:val="0"/>
          <w:divBdr>
            <w:top w:val="none" w:sz="0" w:space="0" w:color="auto"/>
            <w:left w:val="none" w:sz="0" w:space="0" w:color="auto"/>
            <w:bottom w:val="none" w:sz="0" w:space="0" w:color="auto"/>
            <w:right w:val="none" w:sz="0" w:space="0" w:color="auto"/>
          </w:divBdr>
        </w:div>
        <w:div w:id="1263418749">
          <w:marLeft w:val="0"/>
          <w:marRight w:val="0"/>
          <w:marTop w:val="0"/>
          <w:marBottom w:val="0"/>
          <w:divBdr>
            <w:top w:val="none" w:sz="0" w:space="0" w:color="auto"/>
            <w:left w:val="none" w:sz="0" w:space="0" w:color="auto"/>
            <w:bottom w:val="none" w:sz="0" w:space="0" w:color="auto"/>
            <w:right w:val="none" w:sz="0" w:space="0" w:color="auto"/>
          </w:divBdr>
        </w:div>
        <w:div w:id="115417036">
          <w:marLeft w:val="0"/>
          <w:marRight w:val="0"/>
          <w:marTop w:val="0"/>
          <w:marBottom w:val="0"/>
          <w:divBdr>
            <w:top w:val="none" w:sz="0" w:space="0" w:color="auto"/>
            <w:left w:val="none" w:sz="0" w:space="0" w:color="auto"/>
            <w:bottom w:val="none" w:sz="0" w:space="0" w:color="auto"/>
            <w:right w:val="none" w:sz="0" w:space="0" w:color="auto"/>
          </w:divBdr>
        </w:div>
        <w:div w:id="1996059626">
          <w:marLeft w:val="0"/>
          <w:marRight w:val="0"/>
          <w:marTop w:val="0"/>
          <w:marBottom w:val="0"/>
          <w:divBdr>
            <w:top w:val="none" w:sz="0" w:space="0" w:color="auto"/>
            <w:left w:val="none" w:sz="0" w:space="0" w:color="auto"/>
            <w:bottom w:val="none" w:sz="0" w:space="0" w:color="auto"/>
            <w:right w:val="none" w:sz="0" w:space="0" w:color="auto"/>
          </w:divBdr>
        </w:div>
        <w:div w:id="1894349546">
          <w:marLeft w:val="0"/>
          <w:marRight w:val="0"/>
          <w:marTop w:val="0"/>
          <w:marBottom w:val="0"/>
          <w:divBdr>
            <w:top w:val="none" w:sz="0" w:space="0" w:color="auto"/>
            <w:left w:val="none" w:sz="0" w:space="0" w:color="auto"/>
            <w:bottom w:val="none" w:sz="0" w:space="0" w:color="auto"/>
            <w:right w:val="none" w:sz="0" w:space="0" w:color="auto"/>
          </w:divBdr>
        </w:div>
        <w:div w:id="479855941">
          <w:marLeft w:val="0"/>
          <w:marRight w:val="0"/>
          <w:marTop w:val="0"/>
          <w:marBottom w:val="0"/>
          <w:divBdr>
            <w:top w:val="none" w:sz="0" w:space="0" w:color="auto"/>
            <w:left w:val="none" w:sz="0" w:space="0" w:color="auto"/>
            <w:bottom w:val="none" w:sz="0" w:space="0" w:color="auto"/>
            <w:right w:val="none" w:sz="0" w:space="0" w:color="auto"/>
          </w:divBdr>
        </w:div>
        <w:div w:id="581527838">
          <w:marLeft w:val="0"/>
          <w:marRight w:val="0"/>
          <w:marTop w:val="0"/>
          <w:marBottom w:val="0"/>
          <w:divBdr>
            <w:top w:val="none" w:sz="0" w:space="0" w:color="auto"/>
            <w:left w:val="none" w:sz="0" w:space="0" w:color="auto"/>
            <w:bottom w:val="none" w:sz="0" w:space="0" w:color="auto"/>
            <w:right w:val="none" w:sz="0" w:space="0" w:color="auto"/>
          </w:divBdr>
        </w:div>
        <w:div w:id="1418399005">
          <w:marLeft w:val="0"/>
          <w:marRight w:val="0"/>
          <w:marTop w:val="0"/>
          <w:marBottom w:val="0"/>
          <w:divBdr>
            <w:top w:val="none" w:sz="0" w:space="0" w:color="auto"/>
            <w:left w:val="none" w:sz="0" w:space="0" w:color="auto"/>
            <w:bottom w:val="none" w:sz="0" w:space="0" w:color="auto"/>
            <w:right w:val="none" w:sz="0" w:space="0" w:color="auto"/>
          </w:divBdr>
        </w:div>
        <w:div w:id="770857718">
          <w:marLeft w:val="0"/>
          <w:marRight w:val="0"/>
          <w:marTop w:val="0"/>
          <w:marBottom w:val="0"/>
          <w:divBdr>
            <w:top w:val="none" w:sz="0" w:space="0" w:color="auto"/>
            <w:left w:val="none" w:sz="0" w:space="0" w:color="auto"/>
            <w:bottom w:val="none" w:sz="0" w:space="0" w:color="auto"/>
            <w:right w:val="none" w:sz="0" w:space="0" w:color="auto"/>
          </w:divBdr>
        </w:div>
        <w:div w:id="722563588">
          <w:marLeft w:val="0"/>
          <w:marRight w:val="0"/>
          <w:marTop w:val="0"/>
          <w:marBottom w:val="0"/>
          <w:divBdr>
            <w:top w:val="none" w:sz="0" w:space="0" w:color="auto"/>
            <w:left w:val="none" w:sz="0" w:space="0" w:color="auto"/>
            <w:bottom w:val="none" w:sz="0" w:space="0" w:color="auto"/>
            <w:right w:val="none" w:sz="0" w:space="0" w:color="auto"/>
          </w:divBdr>
        </w:div>
        <w:div w:id="835148415">
          <w:marLeft w:val="0"/>
          <w:marRight w:val="0"/>
          <w:marTop w:val="0"/>
          <w:marBottom w:val="0"/>
          <w:divBdr>
            <w:top w:val="none" w:sz="0" w:space="0" w:color="auto"/>
            <w:left w:val="none" w:sz="0" w:space="0" w:color="auto"/>
            <w:bottom w:val="none" w:sz="0" w:space="0" w:color="auto"/>
            <w:right w:val="none" w:sz="0" w:space="0" w:color="auto"/>
          </w:divBdr>
        </w:div>
        <w:div w:id="1577788003">
          <w:marLeft w:val="0"/>
          <w:marRight w:val="0"/>
          <w:marTop w:val="0"/>
          <w:marBottom w:val="0"/>
          <w:divBdr>
            <w:top w:val="none" w:sz="0" w:space="0" w:color="auto"/>
            <w:left w:val="none" w:sz="0" w:space="0" w:color="auto"/>
            <w:bottom w:val="none" w:sz="0" w:space="0" w:color="auto"/>
            <w:right w:val="none" w:sz="0" w:space="0" w:color="auto"/>
          </w:divBdr>
        </w:div>
        <w:div w:id="1089084148">
          <w:marLeft w:val="0"/>
          <w:marRight w:val="0"/>
          <w:marTop w:val="0"/>
          <w:marBottom w:val="0"/>
          <w:divBdr>
            <w:top w:val="none" w:sz="0" w:space="0" w:color="auto"/>
            <w:left w:val="none" w:sz="0" w:space="0" w:color="auto"/>
            <w:bottom w:val="none" w:sz="0" w:space="0" w:color="auto"/>
            <w:right w:val="none" w:sz="0" w:space="0" w:color="auto"/>
          </w:divBdr>
        </w:div>
        <w:div w:id="48890520">
          <w:marLeft w:val="0"/>
          <w:marRight w:val="0"/>
          <w:marTop w:val="0"/>
          <w:marBottom w:val="0"/>
          <w:divBdr>
            <w:top w:val="none" w:sz="0" w:space="0" w:color="auto"/>
            <w:left w:val="none" w:sz="0" w:space="0" w:color="auto"/>
            <w:bottom w:val="none" w:sz="0" w:space="0" w:color="auto"/>
            <w:right w:val="none" w:sz="0" w:space="0" w:color="auto"/>
          </w:divBdr>
        </w:div>
        <w:div w:id="2075934825">
          <w:marLeft w:val="0"/>
          <w:marRight w:val="0"/>
          <w:marTop w:val="0"/>
          <w:marBottom w:val="0"/>
          <w:divBdr>
            <w:top w:val="none" w:sz="0" w:space="0" w:color="auto"/>
            <w:left w:val="none" w:sz="0" w:space="0" w:color="auto"/>
            <w:bottom w:val="none" w:sz="0" w:space="0" w:color="auto"/>
            <w:right w:val="none" w:sz="0" w:space="0" w:color="auto"/>
          </w:divBdr>
        </w:div>
        <w:div w:id="428089741">
          <w:marLeft w:val="0"/>
          <w:marRight w:val="0"/>
          <w:marTop w:val="0"/>
          <w:marBottom w:val="0"/>
          <w:divBdr>
            <w:top w:val="none" w:sz="0" w:space="0" w:color="auto"/>
            <w:left w:val="none" w:sz="0" w:space="0" w:color="auto"/>
            <w:bottom w:val="none" w:sz="0" w:space="0" w:color="auto"/>
            <w:right w:val="none" w:sz="0" w:space="0" w:color="auto"/>
          </w:divBdr>
        </w:div>
      </w:divsChild>
    </w:div>
    <w:div w:id="802894173">
      <w:bodyDiv w:val="1"/>
      <w:marLeft w:val="0"/>
      <w:marRight w:val="0"/>
      <w:marTop w:val="0"/>
      <w:marBottom w:val="0"/>
      <w:divBdr>
        <w:top w:val="none" w:sz="0" w:space="0" w:color="auto"/>
        <w:left w:val="none" w:sz="0" w:space="0" w:color="auto"/>
        <w:bottom w:val="none" w:sz="0" w:space="0" w:color="auto"/>
        <w:right w:val="none" w:sz="0" w:space="0" w:color="auto"/>
      </w:divBdr>
      <w:divsChild>
        <w:div w:id="1768847394">
          <w:marLeft w:val="0"/>
          <w:marRight w:val="0"/>
          <w:marTop w:val="0"/>
          <w:marBottom w:val="0"/>
          <w:divBdr>
            <w:top w:val="none" w:sz="0" w:space="0" w:color="auto"/>
            <w:left w:val="none" w:sz="0" w:space="0" w:color="auto"/>
            <w:bottom w:val="none" w:sz="0" w:space="0" w:color="auto"/>
            <w:right w:val="none" w:sz="0" w:space="0" w:color="auto"/>
          </w:divBdr>
        </w:div>
        <w:div w:id="1544097327">
          <w:marLeft w:val="0"/>
          <w:marRight w:val="0"/>
          <w:marTop w:val="0"/>
          <w:marBottom w:val="0"/>
          <w:divBdr>
            <w:top w:val="none" w:sz="0" w:space="0" w:color="auto"/>
            <w:left w:val="none" w:sz="0" w:space="0" w:color="auto"/>
            <w:bottom w:val="none" w:sz="0" w:space="0" w:color="auto"/>
            <w:right w:val="none" w:sz="0" w:space="0" w:color="auto"/>
          </w:divBdr>
        </w:div>
        <w:div w:id="694431243">
          <w:marLeft w:val="0"/>
          <w:marRight w:val="0"/>
          <w:marTop w:val="0"/>
          <w:marBottom w:val="0"/>
          <w:divBdr>
            <w:top w:val="none" w:sz="0" w:space="0" w:color="auto"/>
            <w:left w:val="none" w:sz="0" w:space="0" w:color="auto"/>
            <w:bottom w:val="none" w:sz="0" w:space="0" w:color="auto"/>
            <w:right w:val="none" w:sz="0" w:space="0" w:color="auto"/>
          </w:divBdr>
        </w:div>
        <w:div w:id="1757169422">
          <w:marLeft w:val="0"/>
          <w:marRight w:val="0"/>
          <w:marTop w:val="0"/>
          <w:marBottom w:val="0"/>
          <w:divBdr>
            <w:top w:val="none" w:sz="0" w:space="0" w:color="auto"/>
            <w:left w:val="none" w:sz="0" w:space="0" w:color="auto"/>
            <w:bottom w:val="none" w:sz="0" w:space="0" w:color="auto"/>
            <w:right w:val="none" w:sz="0" w:space="0" w:color="auto"/>
          </w:divBdr>
        </w:div>
        <w:div w:id="164638865">
          <w:marLeft w:val="0"/>
          <w:marRight w:val="0"/>
          <w:marTop w:val="0"/>
          <w:marBottom w:val="0"/>
          <w:divBdr>
            <w:top w:val="none" w:sz="0" w:space="0" w:color="auto"/>
            <w:left w:val="none" w:sz="0" w:space="0" w:color="auto"/>
            <w:bottom w:val="none" w:sz="0" w:space="0" w:color="auto"/>
            <w:right w:val="none" w:sz="0" w:space="0" w:color="auto"/>
          </w:divBdr>
        </w:div>
        <w:div w:id="963928605">
          <w:marLeft w:val="0"/>
          <w:marRight w:val="0"/>
          <w:marTop w:val="0"/>
          <w:marBottom w:val="0"/>
          <w:divBdr>
            <w:top w:val="none" w:sz="0" w:space="0" w:color="auto"/>
            <w:left w:val="none" w:sz="0" w:space="0" w:color="auto"/>
            <w:bottom w:val="none" w:sz="0" w:space="0" w:color="auto"/>
            <w:right w:val="none" w:sz="0" w:space="0" w:color="auto"/>
          </w:divBdr>
        </w:div>
        <w:div w:id="330332199">
          <w:marLeft w:val="0"/>
          <w:marRight w:val="0"/>
          <w:marTop w:val="0"/>
          <w:marBottom w:val="0"/>
          <w:divBdr>
            <w:top w:val="none" w:sz="0" w:space="0" w:color="auto"/>
            <w:left w:val="none" w:sz="0" w:space="0" w:color="auto"/>
            <w:bottom w:val="none" w:sz="0" w:space="0" w:color="auto"/>
            <w:right w:val="none" w:sz="0" w:space="0" w:color="auto"/>
          </w:divBdr>
        </w:div>
        <w:div w:id="179204216">
          <w:marLeft w:val="0"/>
          <w:marRight w:val="0"/>
          <w:marTop w:val="0"/>
          <w:marBottom w:val="0"/>
          <w:divBdr>
            <w:top w:val="none" w:sz="0" w:space="0" w:color="auto"/>
            <w:left w:val="none" w:sz="0" w:space="0" w:color="auto"/>
            <w:bottom w:val="none" w:sz="0" w:space="0" w:color="auto"/>
            <w:right w:val="none" w:sz="0" w:space="0" w:color="auto"/>
          </w:divBdr>
        </w:div>
        <w:div w:id="1492017738">
          <w:marLeft w:val="0"/>
          <w:marRight w:val="0"/>
          <w:marTop w:val="0"/>
          <w:marBottom w:val="0"/>
          <w:divBdr>
            <w:top w:val="none" w:sz="0" w:space="0" w:color="auto"/>
            <w:left w:val="none" w:sz="0" w:space="0" w:color="auto"/>
            <w:bottom w:val="none" w:sz="0" w:space="0" w:color="auto"/>
            <w:right w:val="none" w:sz="0" w:space="0" w:color="auto"/>
          </w:divBdr>
        </w:div>
        <w:div w:id="1402412366">
          <w:marLeft w:val="0"/>
          <w:marRight w:val="0"/>
          <w:marTop w:val="0"/>
          <w:marBottom w:val="0"/>
          <w:divBdr>
            <w:top w:val="none" w:sz="0" w:space="0" w:color="auto"/>
            <w:left w:val="none" w:sz="0" w:space="0" w:color="auto"/>
            <w:bottom w:val="none" w:sz="0" w:space="0" w:color="auto"/>
            <w:right w:val="none" w:sz="0" w:space="0" w:color="auto"/>
          </w:divBdr>
        </w:div>
        <w:div w:id="1518497025">
          <w:marLeft w:val="0"/>
          <w:marRight w:val="0"/>
          <w:marTop w:val="0"/>
          <w:marBottom w:val="0"/>
          <w:divBdr>
            <w:top w:val="none" w:sz="0" w:space="0" w:color="auto"/>
            <w:left w:val="none" w:sz="0" w:space="0" w:color="auto"/>
            <w:bottom w:val="none" w:sz="0" w:space="0" w:color="auto"/>
            <w:right w:val="none" w:sz="0" w:space="0" w:color="auto"/>
          </w:divBdr>
        </w:div>
        <w:div w:id="1646085512">
          <w:marLeft w:val="0"/>
          <w:marRight w:val="0"/>
          <w:marTop w:val="0"/>
          <w:marBottom w:val="0"/>
          <w:divBdr>
            <w:top w:val="none" w:sz="0" w:space="0" w:color="auto"/>
            <w:left w:val="none" w:sz="0" w:space="0" w:color="auto"/>
            <w:bottom w:val="none" w:sz="0" w:space="0" w:color="auto"/>
            <w:right w:val="none" w:sz="0" w:space="0" w:color="auto"/>
          </w:divBdr>
        </w:div>
        <w:div w:id="87164959">
          <w:marLeft w:val="0"/>
          <w:marRight w:val="0"/>
          <w:marTop w:val="0"/>
          <w:marBottom w:val="0"/>
          <w:divBdr>
            <w:top w:val="none" w:sz="0" w:space="0" w:color="auto"/>
            <w:left w:val="none" w:sz="0" w:space="0" w:color="auto"/>
            <w:bottom w:val="none" w:sz="0" w:space="0" w:color="auto"/>
            <w:right w:val="none" w:sz="0" w:space="0" w:color="auto"/>
          </w:divBdr>
        </w:div>
        <w:div w:id="594246661">
          <w:marLeft w:val="0"/>
          <w:marRight w:val="0"/>
          <w:marTop w:val="0"/>
          <w:marBottom w:val="0"/>
          <w:divBdr>
            <w:top w:val="none" w:sz="0" w:space="0" w:color="auto"/>
            <w:left w:val="none" w:sz="0" w:space="0" w:color="auto"/>
            <w:bottom w:val="none" w:sz="0" w:space="0" w:color="auto"/>
            <w:right w:val="none" w:sz="0" w:space="0" w:color="auto"/>
          </w:divBdr>
        </w:div>
        <w:div w:id="10105525">
          <w:marLeft w:val="0"/>
          <w:marRight w:val="0"/>
          <w:marTop w:val="0"/>
          <w:marBottom w:val="0"/>
          <w:divBdr>
            <w:top w:val="none" w:sz="0" w:space="0" w:color="auto"/>
            <w:left w:val="none" w:sz="0" w:space="0" w:color="auto"/>
            <w:bottom w:val="none" w:sz="0" w:space="0" w:color="auto"/>
            <w:right w:val="none" w:sz="0" w:space="0" w:color="auto"/>
          </w:divBdr>
        </w:div>
        <w:div w:id="1829126761">
          <w:marLeft w:val="0"/>
          <w:marRight w:val="0"/>
          <w:marTop w:val="0"/>
          <w:marBottom w:val="0"/>
          <w:divBdr>
            <w:top w:val="none" w:sz="0" w:space="0" w:color="auto"/>
            <w:left w:val="none" w:sz="0" w:space="0" w:color="auto"/>
            <w:bottom w:val="none" w:sz="0" w:space="0" w:color="auto"/>
            <w:right w:val="none" w:sz="0" w:space="0" w:color="auto"/>
          </w:divBdr>
        </w:div>
        <w:div w:id="1671643829">
          <w:marLeft w:val="0"/>
          <w:marRight w:val="0"/>
          <w:marTop w:val="0"/>
          <w:marBottom w:val="0"/>
          <w:divBdr>
            <w:top w:val="none" w:sz="0" w:space="0" w:color="auto"/>
            <w:left w:val="none" w:sz="0" w:space="0" w:color="auto"/>
            <w:bottom w:val="none" w:sz="0" w:space="0" w:color="auto"/>
            <w:right w:val="none" w:sz="0" w:space="0" w:color="auto"/>
          </w:divBdr>
        </w:div>
        <w:div w:id="1146320893">
          <w:marLeft w:val="0"/>
          <w:marRight w:val="0"/>
          <w:marTop w:val="0"/>
          <w:marBottom w:val="0"/>
          <w:divBdr>
            <w:top w:val="none" w:sz="0" w:space="0" w:color="auto"/>
            <w:left w:val="none" w:sz="0" w:space="0" w:color="auto"/>
            <w:bottom w:val="none" w:sz="0" w:space="0" w:color="auto"/>
            <w:right w:val="none" w:sz="0" w:space="0" w:color="auto"/>
          </w:divBdr>
        </w:div>
        <w:div w:id="1509755594">
          <w:marLeft w:val="0"/>
          <w:marRight w:val="0"/>
          <w:marTop w:val="0"/>
          <w:marBottom w:val="0"/>
          <w:divBdr>
            <w:top w:val="none" w:sz="0" w:space="0" w:color="auto"/>
            <w:left w:val="none" w:sz="0" w:space="0" w:color="auto"/>
            <w:bottom w:val="none" w:sz="0" w:space="0" w:color="auto"/>
            <w:right w:val="none" w:sz="0" w:space="0" w:color="auto"/>
          </w:divBdr>
        </w:div>
        <w:div w:id="2097895089">
          <w:marLeft w:val="0"/>
          <w:marRight w:val="0"/>
          <w:marTop w:val="0"/>
          <w:marBottom w:val="0"/>
          <w:divBdr>
            <w:top w:val="none" w:sz="0" w:space="0" w:color="auto"/>
            <w:left w:val="none" w:sz="0" w:space="0" w:color="auto"/>
            <w:bottom w:val="none" w:sz="0" w:space="0" w:color="auto"/>
            <w:right w:val="none" w:sz="0" w:space="0" w:color="auto"/>
          </w:divBdr>
        </w:div>
        <w:div w:id="1826704465">
          <w:marLeft w:val="0"/>
          <w:marRight w:val="0"/>
          <w:marTop w:val="0"/>
          <w:marBottom w:val="0"/>
          <w:divBdr>
            <w:top w:val="none" w:sz="0" w:space="0" w:color="auto"/>
            <w:left w:val="none" w:sz="0" w:space="0" w:color="auto"/>
            <w:bottom w:val="none" w:sz="0" w:space="0" w:color="auto"/>
            <w:right w:val="none" w:sz="0" w:space="0" w:color="auto"/>
          </w:divBdr>
        </w:div>
        <w:div w:id="1661347411">
          <w:marLeft w:val="0"/>
          <w:marRight w:val="0"/>
          <w:marTop w:val="0"/>
          <w:marBottom w:val="0"/>
          <w:divBdr>
            <w:top w:val="none" w:sz="0" w:space="0" w:color="auto"/>
            <w:left w:val="none" w:sz="0" w:space="0" w:color="auto"/>
            <w:bottom w:val="none" w:sz="0" w:space="0" w:color="auto"/>
            <w:right w:val="none" w:sz="0" w:space="0" w:color="auto"/>
          </w:divBdr>
        </w:div>
        <w:div w:id="1535967359">
          <w:marLeft w:val="0"/>
          <w:marRight w:val="0"/>
          <w:marTop w:val="0"/>
          <w:marBottom w:val="0"/>
          <w:divBdr>
            <w:top w:val="none" w:sz="0" w:space="0" w:color="auto"/>
            <w:left w:val="none" w:sz="0" w:space="0" w:color="auto"/>
            <w:bottom w:val="none" w:sz="0" w:space="0" w:color="auto"/>
            <w:right w:val="none" w:sz="0" w:space="0" w:color="auto"/>
          </w:divBdr>
        </w:div>
        <w:div w:id="361981572">
          <w:marLeft w:val="0"/>
          <w:marRight w:val="0"/>
          <w:marTop w:val="0"/>
          <w:marBottom w:val="0"/>
          <w:divBdr>
            <w:top w:val="none" w:sz="0" w:space="0" w:color="auto"/>
            <w:left w:val="none" w:sz="0" w:space="0" w:color="auto"/>
            <w:bottom w:val="none" w:sz="0" w:space="0" w:color="auto"/>
            <w:right w:val="none" w:sz="0" w:space="0" w:color="auto"/>
          </w:divBdr>
        </w:div>
        <w:div w:id="153255594">
          <w:marLeft w:val="0"/>
          <w:marRight w:val="0"/>
          <w:marTop w:val="0"/>
          <w:marBottom w:val="0"/>
          <w:divBdr>
            <w:top w:val="none" w:sz="0" w:space="0" w:color="auto"/>
            <w:left w:val="none" w:sz="0" w:space="0" w:color="auto"/>
            <w:bottom w:val="none" w:sz="0" w:space="0" w:color="auto"/>
            <w:right w:val="none" w:sz="0" w:space="0" w:color="auto"/>
          </w:divBdr>
        </w:div>
        <w:div w:id="1794208720">
          <w:marLeft w:val="0"/>
          <w:marRight w:val="0"/>
          <w:marTop w:val="0"/>
          <w:marBottom w:val="0"/>
          <w:divBdr>
            <w:top w:val="none" w:sz="0" w:space="0" w:color="auto"/>
            <w:left w:val="none" w:sz="0" w:space="0" w:color="auto"/>
            <w:bottom w:val="none" w:sz="0" w:space="0" w:color="auto"/>
            <w:right w:val="none" w:sz="0" w:space="0" w:color="auto"/>
          </w:divBdr>
        </w:div>
        <w:div w:id="343284840">
          <w:marLeft w:val="0"/>
          <w:marRight w:val="0"/>
          <w:marTop w:val="0"/>
          <w:marBottom w:val="0"/>
          <w:divBdr>
            <w:top w:val="none" w:sz="0" w:space="0" w:color="auto"/>
            <w:left w:val="none" w:sz="0" w:space="0" w:color="auto"/>
            <w:bottom w:val="none" w:sz="0" w:space="0" w:color="auto"/>
            <w:right w:val="none" w:sz="0" w:space="0" w:color="auto"/>
          </w:divBdr>
        </w:div>
        <w:div w:id="1423260317">
          <w:marLeft w:val="0"/>
          <w:marRight w:val="0"/>
          <w:marTop w:val="0"/>
          <w:marBottom w:val="0"/>
          <w:divBdr>
            <w:top w:val="none" w:sz="0" w:space="0" w:color="auto"/>
            <w:left w:val="none" w:sz="0" w:space="0" w:color="auto"/>
            <w:bottom w:val="none" w:sz="0" w:space="0" w:color="auto"/>
            <w:right w:val="none" w:sz="0" w:space="0" w:color="auto"/>
          </w:divBdr>
        </w:div>
        <w:div w:id="814882968">
          <w:marLeft w:val="0"/>
          <w:marRight w:val="0"/>
          <w:marTop w:val="0"/>
          <w:marBottom w:val="0"/>
          <w:divBdr>
            <w:top w:val="none" w:sz="0" w:space="0" w:color="auto"/>
            <w:left w:val="none" w:sz="0" w:space="0" w:color="auto"/>
            <w:bottom w:val="none" w:sz="0" w:space="0" w:color="auto"/>
            <w:right w:val="none" w:sz="0" w:space="0" w:color="auto"/>
          </w:divBdr>
        </w:div>
        <w:div w:id="51857850">
          <w:marLeft w:val="0"/>
          <w:marRight w:val="0"/>
          <w:marTop w:val="0"/>
          <w:marBottom w:val="0"/>
          <w:divBdr>
            <w:top w:val="none" w:sz="0" w:space="0" w:color="auto"/>
            <w:left w:val="none" w:sz="0" w:space="0" w:color="auto"/>
            <w:bottom w:val="none" w:sz="0" w:space="0" w:color="auto"/>
            <w:right w:val="none" w:sz="0" w:space="0" w:color="auto"/>
          </w:divBdr>
        </w:div>
        <w:div w:id="1883517246">
          <w:marLeft w:val="0"/>
          <w:marRight w:val="0"/>
          <w:marTop w:val="0"/>
          <w:marBottom w:val="0"/>
          <w:divBdr>
            <w:top w:val="none" w:sz="0" w:space="0" w:color="auto"/>
            <w:left w:val="none" w:sz="0" w:space="0" w:color="auto"/>
            <w:bottom w:val="none" w:sz="0" w:space="0" w:color="auto"/>
            <w:right w:val="none" w:sz="0" w:space="0" w:color="auto"/>
          </w:divBdr>
        </w:div>
        <w:div w:id="886336925">
          <w:marLeft w:val="0"/>
          <w:marRight w:val="0"/>
          <w:marTop w:val="0"/>
          <w:marBottom w:val="0"/>
          <w:divBdr>
            <w:top w:val="none" w:sz="0" w:space="0" w:color="auto"/>
            <w:left w:val="none" w:sz="0" w:space="0" w:color="auto"/>
            <w:bottom w:val="none" w:sz="0" w:space="0" w:color="auto"/>
            <w:right w:val="none" w:sz="0" w:space="0" w:color="auto"/>
          </w:divBdr>
        </w:div>
        <w:div w:id="1212813785">
          <w:marLeft w:val="0"/>
          <w:marRight w:val="0"/>
          <w:marTop w:val="0"/>
          <w:marBottom w:val="0"/>
          <w:divBdr>
            <w:top w:val="none" w:sz="0" w:space="0" w:color="auto"/>
            <w:left w:val="none" w:sz="0" w:space="0" w:color="auto"/>
            <w:bottom w:val="none" w:sz="0" w:space="0" w:color="auto"/>
            <w:right w:val="none" w:sz="0" w:space="0" w:color="auto"/>
          </w:divBdr>
        </w:div>
        <w:div w:id="957377008">
          <w:marLeft w:val="0"/>
          <w:marRight w:val="0"/>
          <w:marTop w:val="0"/>
          <w:marBottom w:val="0"/>
          <w:divBdr>
            <w:top w:val="none" w:sz="0" w:space="0" w:color="auto"/>
            <w:left w:val="none" w:sz="0" w:space="0" w:color="auto"/>
            <w:bottom w:val="none" w:sz="0" w:space="0" w:color="auto"/>
            <w:right w:val="none" w:sz="0" w:space="0" w:color="auto"/>
          </w:divBdr>
        </w:div>
        <w:div w:id="1148864570">
          <w:marLeft w:val="0"/>
          <w:marRight w:val="0"/>
          <w:marTop w:val="0"/>
          <w:marBottom w:val="0"/>
          <w:divBdr>
            <w:top w:val="none" w:sz="0" w:space="0" w:color="auto"/>
            <w:left w:val="none" w:sz="0" w:space="0" w:color="auto"/>
            <w:bottom w:val="none" w:sz="0" w:space="0" w:color="auto"/>
            <w:right w:val="none" w:sz="0" w:space="0" w:color="auto"/>
          </w:divBdr>
        </w:div>
        <w:div w:id="2039311989">
          <w:marLeft w:val="0"/>
          <w:marRight w:val="0"/>
          <w:marTop w:val="0"/>
          <w:marBottom w:val="0"/>
          <w:divBdr>
            <w:top w:val="none" w:sz="0" w:space="0" w:color="auto"/>
            <w:left w:val="none" w:sz="0" w:space="0" w:color="auto"/>
            <w:bottom w:val="none" w:sz="0" w:space="0" w:color="auto"/>
            <w:right w:val="none" w:sz="0" w:space="0" w:color="auto"/>
          </w:divBdr>
        </w:div>
        <w:div w:id="815881677">
          <w:marLeft w:val="0"/>
          <w:marRight w:val="0"/>
          <w:marTop w:val="0"/>
          <w:marBottom w:val="0"/>
          <w:divBdr>
            <w:top w:val="none" w:sz="0" w:space="0" w:color="auto"/>
            <w:left w:val="none" w:sz="0" w:space="0" w:color="auto"/>
            <w:bottom w:val="none" w:sz="0" w:space="0" w:color="auto"/>
            <w:right w:val="none" w:sz="0" w:space="0" w:color="auto"/>
          </w:divBdr>
        </w:div>
        <w:div w:id="734352520">
          <w:marLeft w:val="0"/>
          <w:marRight w:val="0"/>
          <w:marTop w:val="0"/>
          <w:marBottom w:val="0"/>
          <w:divBdr>
            <w:top w:val="none" w:sz="0" w:space="0" w:color="auto"/>
            <w:left w:val="none" w:sz="0" w:space="0" w:color="auto"/>
            <w:bottom w:val="none" w:sz="0" w:space="0" w:color="auto"/>
            <w:right w:val="none" w:sz="0" w:space="0" w:color="auto"/>
          </w:divBdr>
        </w:div>
        <w:div w:id="1985969165">
          <w:marLeft w:val="0"/>
          <w:marRight w:val="0"/>
          <w:marTop w:val="0"/>
          <w:marBottom w:val="0"/>
          <w:divBdr>
            <w:top w:val="none" w:sz="0" w:space="0" w:color="auto"/>
            <w:left w:val="none" w:sz="0" w:space="0" w:color="auto"/>
            <w:bottom w:val="none" w:sz="0" w:space="0" w:color="auto"/>
            <w:right w:val="none" w:sz="0" w:space="0" w:color="auto"/>
          </w:divBdr>
        </w:div>
        <w:div w:id="648903227">
          <w:marLeft w:val="0"/>
          <w:marRight w:val="0"/>
          <w:marTop w:val="0"/>
          <w:marBottom w:val="0"/>
          <w:divBdr>
            <w:top w:val="none" w:sz="0" w:space="0" w:color="auto"/>
            <w:left w:val="none" w:sz="0" w:space="0" w:color="auto"/>
            <w:bottom w:val="none" w:sz="0" w:space="0" w:color="auto"/>
            <w:right w:val="none" w:sz="0" w:space="0" w:color="auto"/>
          </w:divBdr>
        </w:div>
        <w:div w:id="1159266882">
          <w:marLeft w:val="0"/>
          <w:marRight w:val="0"/>
          <w:marTop w:val="0"/>
          <w:marBottom w:val="0"/>
          <w:divBdr>
            <w:top w:val="none" w:sz="0" w:space="0" w:color="auto"/>
            <w:left w:val="none" w:sz="0" w:space="0" w:color="auto"/>
            <w:bottom w:val="none" w:sz="0" w:space="0" w:color="auto"/>
            <w:right w:val="none" w:sz="0" w:space="0" w:color="auto"/>
          </w:divBdr>
        </w:div>
        <w:div w:id="774448215">
          <w:marLeft w:val="0"/>
          <w:marRight w:val="0"/>
          <w:marTop w:val="0"/>
          <w:marBottom w:val="0"/>
          <w:divBdr>
            <w:top w:val="none" w:sz="0" w:space="0" w:color="auto"/>
            <w:left w:val="none" w:sz="0" w:space="0" w:color="auto"/>
            <w:bottom w:val="none" w:sz="0" w:space="0" w:color="auto"/>
            <w:right w:val="none" w:sz="0" w:space="0" w:color="auto"/>
          </w:divBdr>
        </w:div>
        <w:div w:id="866527726">
          <w:marLeft w:val="0"/>
          <w:marRight w:val="0"/>
          <w:marTop w:val="0"/>
          <w:marBottom w:val="0"/>
          <w:divBdr>
            <w:top w:val="none" w:sz="0" w:space="0" w:color="auto"/>
            <w:left w:val="none" w:sz="0" w:space="0" w:color="auto"/>
            <w:bottom w:val="none" w:sz="0" w:space="0" w:color="auto"/>
            <w:right w:val="none" w:sz="0" w:space="0" w:color="auto"/>
          </w:divBdr>
        </w:div>
        <w:div w:id="429012276">
          <w:marLeft w:val="0"/>
          <w:marRight w:val="0"/>
          <w:marTop w:val="0"/>
          <w:marBottom w:val="0"/>
          <w:divBdr>
            <w:top w:val="none" w:sz="0" w:space="0" w:color="auto"/>
            <w:left w:val="none" w:sz="0" w:space="0" w:color="auto"/>
            <w:bottom w:val="none" w:sz="0" w:space="0" w:color="auto"/>
            <w:right w:val="none" w:sz="0" w:space="0" w:color="auto"/>
          </w:divBdr>
        </w:div>
        <w:div w:id="897739438">
          <w:marLeft w:val="0"/>
          <w:marRight w:val="0"/>
          <w:marTop w:val="0"/>
          <w:marBottom w:val="0"/>
          <w:divBdr>
            <w:top w:val="none" w:sz="0" w:space="0" w:color="auto"/>
            <w:left w:val="none" w:sz="0" w:space="0" w:color="auto"/>
            <w:bottom w:val="none" w:sz="0" w:space="0" w:color="auto"/>
            <w:right w:val="none" w:sz="0" w:space="0" w:color="auto"/>
          </w:divBdr>
        </w:div>
        <w:div w:id="811868862">
          <w:marLeft w:val="0"/>
          <w:marRight w:val="0"/>
          <w:marTop w:val="0"/>
          <w:marBottom w:val="0"/>
          <w:divBdr>
            <w:top w:val="none" w:sz="0" w:space="0" w:color="auto"/>
            <w:left w:val="none" w:sz="0" w:space="0" w:color="auto"/>
            <w:bottom w:val="none" w:sz="0" w:space="0" w:color="auto"/>
            <w:right w:val="none" w:sz="0" w:space="0" w:color="auto"/>
          </w:divBdr>
        </w:div>
        <w:div w:id="1636836383">
          <w:marLeft w:val="0"/>
          <w:marRight w:val="0"/>
          <w:marTop w:val="0"/>
          <w:marBottom w:val="0"/>
          <w:divBdr>
            <w:top w:val="none" w:sz="0" w:space="0" w:color="auto"/>
            <w:left w:val="none" w:sz="0" w:space="0" w:color="auto"/>
            <w:bottom w:val="none" w:sz="0" w:space="0" w:color="auto"/>
            <w:right w:val="none" w:sz="0" w:space="0" w:color="auto"/>
          </w:divBdr>
        </w:div>
        <w:div w:id="1071661389">
          <w:marLeft w:val="0"/>
          <w:marRight w:val="0"/>
          <w:marTop w:val="0"/>
          <w:marBottom w:val="0"/>
          <w:divBdr>
            <w:top w:val="none" w:sz="0" w:space="0" w:color="auto"/>
            <w:left w:val="none" w:sz="0" w:space="0" w:color="auto"/>
            <w:bottom w:val="none" w:sz="0" w:space="0" w:color="auto"/>
            <w:right w:val="none" w:sz="0" w:space="0" w:color="auto"/>
          </w:divBdr>
        </w:div>
      </w:divsChild>
    </w:div>
    <w:div w:id="803086772">
      <w:bodyDiv w:val="1"/>
      <w:marLeft w:val="0"/>
      <w:marRight w:val="0"/>
      <w:marTop w:val="0"/>
      <w:marBottom w:val="0"/>
      <w:divBdr>
        <w:top w:val="none" w:sz="0" w:space="0" w:color="auto"/>
        <w:left w:val="none" w:sz="0" w:space="0" w:color="auto"/>
        <w:bottom w:val="none" w:sz="0" w:space="0" w:color="auto"/>
        <w:right w:val="none" w:sz="0" w:space="0" w:color="auto"/>
      </w:divBdr>
    </w:div>
    <w:div w:id="803735362">
      <w:bodyDiv w:val="1"/>
      <w:marLeft w:val="0"/>
      <w:marRight w:val="0"/>
      <w:marTop w:val="0"/>
      <w:marBottom w:val="0"/>
      <w:divBdr>
        <w:top w:val="none" w:sz="0" w:space="0" w:color="auto"/>
        <w:left w:val="none" w:sz="0" w:space="0" w:color="auto"/>
        <w:bottom w:val="none" w:sz="0" w:space="0" w:color="auto"/>
        <w:right w:val="none" w:sz="0" w:space="0" w:color="auto"/>
      </w:divBdr>
    </w:div>
    <w:div w:id="804739695">
      <w:bodyDiv w:val="1"/>
      <w:marLeft w:val="0"/>
      <w:marRight w:val="0"/>
      <w:marTop w:val="0"/>
      <w:marBottom w:val="0"/>
      <w:divBdr>
        <w:top w:val="none" w:sz="0" w:space="0" w:color="auto"/>
        <w:left w:val="none" w:sz="0" w:space="0" w:color="auto"/>
        <w:bottom w:val="none" w:sz="0" w:space="0" w:color="auto"/>
        <w:right w:val="none" w:sz="0" w:space="0" w:color="auto"/>
      </w:divBdr>
    </w:div>
    <w:div w:id="804852492">
      <w:bodyDiv w:val="1"/>
      <w:marLeft w:val="0"/>
      <w:marRight w:val="0"/>
      <w:marTop w:val="0"/>
      <w:marBottom w:val="0"/>
      <w:divBdr>
        <w:top w:val="none" w:sz="0" w:space="0" w:color="auto"/>
        <w:left w:val="none" w:sz="0" w:space="0" w:color="auto"/>
        <w:bottom w:val="none" w:sz="0" w:space="0" w:color="auto"/>
        <w:right w:val="none" w:sz="0" w:space="0" w:color="auto"/>
      </w:divBdr>
    </w:div>
    <w:div w:id="805120123">
      <w:bodyDiv w:val="1"/>
      <w:marLeft w:val="0"/>
      <w:marRight w:val="0"/>
      <w:marTop w:val="0"/>
      <w:marBottom w:val="0"/>
      <w:divBdr>
        <w:top w:val="none" w:sz="0" w:space="0" w:color="auto"/>
        <w:left w:val="none" w:sz="0" w:space="0" w:color="auto"/>
        <w:bottom w:val="none" w:sz="0" w:space="0" w:color="auto"/>
        <w:right w:val="none" w:sz="0" w:space="0" w:color="auto"/>
      </w:divBdr>
    </w:div>
    <w:div w:id="806509676">
      <w:bodyDiv w:val="1"/>
      <w:marLeft w:val="0"/>
      <w:marRight w:val="0"/>
      <w:marTop w:val="0"/>
      <w:marBottom w:val="0"/>
      <w:divBdr>
        <w:top w:val="none" w:sz="0" w:space="0" w:color="auto"/>
        <w:left w:val="none" w:sz="0" w:space="0" w:color="auto"/>
        <w:bottom w:val="none" w:sz="0" w:space="0" w:color="auto"/>
        <w:right w:val="none" w:sz="0" w:space="0" w:color="auto"/>
      </w:divBdr>
    </w:div>
    <w:div w:id="806894212">
      <w:bodyDiv w:val="1"/>
      <w:marLeft w:val="0"/>
      <w:marRight w:val="0"/>
      <w:marTop w:val="0"/>
      <w:marBottom w:val="0"/>
      <w:divBdr>
        <w:top w:val="none" w:sz="0" w:space="0" w:color="auto"/>
        <w:left w:val="none" w:sz="0" w:space="0" w:color="auto"/>
        <w:bottom w:val="none" w:sz="0" w:space="0" w:color="auto"/>
        <w:right w:val="none" w:sz="0" w:space="0" w:color="auto"/>
      </w:divBdr>
    </w:div>
    <w:div w:id="807405461">
      <w:bodyDiv w:val="1"/>
      <w:marLeft w:val="0"/>
      <w:marRight w:val="0"/>
      <w:marTop w:val="0"/>
      <w:marBottom w:val="0"/>
      <w:divBdr>
        <w:top w:val="none" w:sz="0" w:space="0" w:color="auto"/>
        <w:left w:val="none" w:sz="0" w:space="0" w:color="auto"/>
        <w:bottom w:val="none" w:sz="0" w:space="0" w:color="auto"/>
        <w:right w:val="none" w:sz="0" w:space="0" w:color="auto"/>
      </w:divBdr>
    </w:div>
    <w:div w:id="807556699">
      <w:bodyDiv w:val="1"/>
      <w:marLeft w:val="0"/>
      <w:marRight w:val="0"/>
      <w:marTop w:val="0"/>
      <w:marBottom w:val="0"/>
      <w:divBdr>
        <w:top w:val="none" w:sz="0" w:space="0" w:color="auto"/>
        <w:left w:val="none" w:sz="0" w:space="0" w:color="auto"/>
        <w:bottom w:val="none" w:sz="0" w:space="0" w:color="auto"/>
        <w:right w:val="none" w:sz="0" w:space="0" w:color="auto"/>
      </w:divBdr>
    </w:div>
    <w:div w:id="808086017">
      <w:bodyDiv w:val="1"/>
      <w:marLeft w:val="0"/>
      <w:marRight w:val="0"/>
      <w:marTop w:val="0"/>
      <w:marBottom w:val="0"/>
      <w:divBdr>
        <w:top w:val="none" w:sz="0" w:space="0" w:color="auto"/>
        <w:left w:val="none" w:sz="0" w:space="0" w:color="auto"/>
        <w:bottom w:val="none" w:sz="0" w:space="0" w:color="auto"/>
        <w:right w:val="none" w:sz="0" w:space="0" w:color="auto"/>
      </w:divBdr>
    </w:div>
    <w:div w:id="808981885">
      <w:bodyDiv w:val="1"/>
      <w:marLeft w:val="0"/>
      <w:marRight w:val="0"/>
      <w:marTop w:val="0"/>
      <w:marBottom w:val="0"/>
      <w:divBdr>
        <w:top w:val="none" w:sz="0" w:space="0" w:color="auto"/>
        <w:left w:val="none" w:sz="0" w:space="0" w:color="auto"/>
        <w:bottom w:val="none" w:sz="0" w:space="0" w:color="auto"/>
        <w:right w:val="none" w:sz="0" w:space="0" w:color="auto"/>
      </w:divBdr>
    </w:div>
    <w:div w:id="809127515">
      <w:bodyDiv w:val="1"/>
      <w:marLeft w:val="0"/>
      <w:marRight w:val="0"/>
      <w:marTop w:val="0"/>
      <w:marBottom w:val="0"/>
      <w:divBdr>
        <w:top w:val="none" w:sz="0" w:space="0" w:color="auto"/>
        <w:left w:val="none" w:sz="0" w:space="0" w:color="auto"/>
        <w:bottom w:val="none" w:sz="0" w:space="0" w:color="auto"/>
        <w:right w:val="none" w:sz="0" w:space="0" w:color="auto"/>
      </w:divBdr>
    </w:div>
    <w:div w:id="809176001">
      <w:bodyDiv w:val="1"/>
      <w:marLeft w:val="0"/>
      <w:marRight w:val="0"/>
      <w:marTop w:val="0"/>
      <w:marBottom w:val="0"/>
      <w:divBdr>
        <w:top w:val="none" w:sz="0" w:space="0" w:color="auto"/>
        <w:left w:val="none" w:sz="0" w:space="0" w:color="auto"/>
        <w:bottom w:val="none" w:sz="0" w:space="0" w:color="auto"/>
        <w:right w:val="none" w:sz="0" w:space="0" w:color="auto"/>
      </w:divBdr>
    </w:div>
    <w:div w:id="809397301">
      <w:bodyDiv w:val="1"/>
      <w:marLeft w:val="0"/>
      <w:marRight w:val="0"/>
      <w:marTop w:val="0"/>
      <w:marBottom w:val="0"/>
      <w:divBdr>
        <w:top w:val="none" w:sz="0" w:space="0" w:color="auto"/>
        <w:left w:val="none" w:sz="0" w:space="0" w:color="auto"/>
        <w:bottom w:val="none" w:sz="0" w:space="0" w:color="auto"/>
        <w:right w:val="none" w:sz="0" w:space="0" w:color="auto"/>
      </w:divBdr>
    </w:div>
    <w:div w:id="809713546">
      <w:bodyDiv w:val="1"/>
      <w:marLeft w:val="0"/>
      <w:marRight w:val="0"/>
      <w:marTop w:val="0"/>
      <w:marBottom w:val="0"/>
      <w:divBdr>
        <w:top w:val="none" w:sz="0" w:space="0" w:color="auto"/>
        <w:left w:val="none" w:sz="0" w:space="0" w:color="auto"/>
        <w:bottom w:val="none" w:sz="0" w:space="0" w:color="auto"/>
        <w:right w:val="none" w:sz="0" w:space="0" w:color="auto"/>
      </w:divBdr>
    </w:div>
    <w:div w:id="809861109">
      <w:bodyDiv w:val="1"/>
      <w:marLeft w:val="0"/>
      <w:marRight w:val="0"/>
      <w:marTop w:val="0"/>
      <w:marBottom w:val="0"/>
      <w:divBdr>
        <w:top w:val="none" w:sz="0" w:space="0" w:color="auto"/>
        <w:left w:val="none" w:sz="0" w:space="0" w:color="auto"/>
        <w:bottom w:val="none" w:sz="0" w:space="0" w:color="auto"/>
        <w:right w:val="none" w:sz="0" w:space="0" w:color="auto"/>
      </w:divBdr>
    </w:div>
    <w:div w:id="809977771">
      <w:bodyDiv w:val="1"/>
      <w:marLeft w:val="0"/>
      <w:marRight w:val="0"/>
      <w:marTop w:val="0"/>
      <w:marBottom w:val="0"/>
      <w:divBdr>
        <w:top w:val="none" w:sz="0" w:space="0" w:color="auto"/>
        <w:left w:val="none" w:sz="0" w:space="0" w:color="auto"/>
        <w:bottom w:val="none" w:sz="0" w:space="0" w:color="auto"/>
        <w:right w:val="none" w:sz="0" w:space="0" w:color="auto"/>
      </w:divBdr>
    </w:div>
    <w:div w:id="810174068">
      <w:bodyDiv w:val="1"/>
      <w:marLeft w:val="0"/>
      <w:marRight w:val="0"/>
      <w:marTop w:val="0"/>
      <w:marBottom w:val="0"/>
      <w:divBdr>
        <w:top w:val="none" w:sz="0" w:space="0" w:color="auto"/>
        <w:left w:val="none" w:sz="0" w:space="0" w:color="auto"/>
        <w:bottom w:val="none" w:sz="0" w:space="0" w:color="auto"/>
        <w:right w:val="none" w:sz="0" w:space="0" w:color="auto"/>
      </w:divBdr>
    </w:div>
    <w:div w:id="810176136">
      <w:bodyDiv w:val="1"/>
      <w:marLeft w:val="0"/>
      <w:marRight w:val="0"/>
      <w:marTop w:val="0"/>
      <w:marBottom w:val="0"/>
      <w:divBdr>
        <w:top w:val="none" w:sz="0" w:space="0" w:color="auto"/>
        <w:left w:val="none" w:sz="0" w:space="0" w:color="auto"/>
        <w:bottom w:val="none" w:sz="0" w:space="0" w:color="auto"/>
        <w:right w:val="none" w:sz="0" w:space="0" w:color="auto"/>
      </w:divBdr>
    </w:div>
    <w:div w:id="810367341">
      <w:bodyDiv w:val="1"/>
      <w:marLeft w:val="0"/>
      <w:marRight w:val="0"/>
      <w:marTop w:val="0"/>
      <w:marBottom w:val="0"/>
      <w:divBdr>
        <w:top w:val="none" w:sz="0" w:space="0" w:color="auto"/>
        <w:left w:val="none" w:sz="0" w:space="0" w:color="auto"/>
        <w:bottom w:val="none" w:sz="0" w:space="0" w:color="auto"/>
        <w:right w:val="none" w:sz="0" w:space="0" w:color="auto"/>
      </w:divBdr>
    </w:div>
    <w:div w:id="812065136">
      <w:bodyDiv w:val="1"/>
      <w:marLeft w:val="0"/>
      <w:marRight w:val="0"/>
      <w:marTop w:val="0"/>
      <w:marBottom w:val="0"/>
      <w:divBdr>
        <w:top w:val="none" w:sz="0" w:space="0" w:color="auto"/>
        <w:left w:val="none" w:sz="0" w:space="0" w:color="auto"/>
        <w:bottom w:val="none" w:sz="0" w:space="0" w:color="auto"/>
        <w:right w:val="none" w:sz="0" w:space="0" w:color="auto"/>
      </w:divBdr>
    </w:div>
    <w:div w:id="812911911">
      <w:bodyDiv w:val="1"/>
      <w:marLeft w:val="0"/>
      <w:marRight w:val="0"/>
      <w:marTop w:val="0"/>
      <w:marBottom w:val="0"/>
      <w:divBdr>
        <w:top w:val="none" w:sz="0" w:space="0" w:color="auto"/>
        <w:left w:val="none" w:sz="0" w:space="0" w:color="auto"/>
        <w:bottom w:val="none" w:sz="0" w:space="0" w:color="auto"/>
        <w:right w:val="none" w:sz="0" w:space="0" w:color="auto"/>
      </w:divBdr>
    </w:div>
    <w:div w:id="813063923">
      <w:bodyDiv w:val="1"/>
      <w:marLeft w:val="0"/>
      <w:marRight w:val="0"/>
      <w:marTop w:val="0"/>
      <w:marBottom w:val="0"/>
      <w:divBdr>
        <w:top w:val="none" w:sz="0" w:space="0" w:color="auto"/>
        <w:left w:val="none" w:sz="0" w:space="0" w:color="auto"/>
        <w:bottom w:val="none" w:sz="0" w:space="0" w:color="auto"/>
        <w:right w:val="none" w:sz="0" w:space="0" w:color="auto"/>
      </w:divBdr>
    </w:div>
    <w:div w:id="813177813">
      <w:bodyDiv w:val="1"/>
      <w:marLeft w:val="0"/>
      <w:marRight w:val="0"/>
      <w:marTop w:val="0"/>
      <w:marBottom w:val="0"/>
      <w:divBdr>
        <w:top w:val="none" w:sz="0" w:space="0" w:color="auto"/>
        <w:left w:val="none" w:sz="0" w:space="0" w:color="auto"/>
        <w:bottom w:val="none" w:sz="0" w:space="0" w:color="auto"/>
        <w:right w:val="none" w:sz="0" w:space="0" w:color="auto"/>
      </w:divBdr>
    </w:div>
    <w:div w:id="813184317">
      <w:bodyDiv w:val="1"/>
      <w:marLeft w:val="0"/>
      <w:marRight w:val="0"/>
      <w:marTop w:val="0"/>
      <w:marBottom w:val="0"/>
      <w:divBdr>
        <w:top w:val="none" w:sz="0" w:space="0" w:color="auto"/>
        <w:left w:val="none" w:sz="0" w:space="0" w:color="auto"/>
        <w:bottom w:val="none" w:sz="0" w:space="0" w:color="auto"/>
        <w:right w:val="none" w:sz="0" w:space="0" w:color="auto"/>
      </w:divBdr>
    </w:div>
    <w:div w:id="814293406">
      <w:bodyDiv w:val="1"/>
      <w:marLeft w:val="0"/>
      <w:marRight w:val="0"/>
      <w:marTop w:val="0"/>
      <w:marBottom w:val="0"/>
      <w:divBdr>
        <w:top w:val="none" w:sz="0" w:space="0" w:color="auto"/>
        <w:left w:val="none" w:sz="0" w:space="0" w:color="auto"/>
        <w:bottom w:val="none" w:sz="0" w:space="0" w:color="auto"/>
        <w:right w:val="none" w:sz="0" w:space="0" w:color="auto"/>
      </w:divBdr>
    </w:div>
    <w:div w:id="814487242">
      <w:bodyDiv w:val="1"/>
      <w:marLeft w:val="0"/>
      <w:marRight w:val="0"/>
      <w:marTop w:val="0"/>
      <w:marBottom w:val="0"/>
      <w:divBdr>
        <w:top w:val="none" w:sz="0" w:space="0" w:color="auto"/>
        <w:left w:val="none" w:sz="0" w:space="0" w:color="auto"/>
        <w:bottom w:val="none" w:sz="0" w:space="0" w:color="auto"/>
        <w:right w:val="none" w:sz="0" w:space="0" w:color="auto"/>
      </w:divBdr>
      <w:divsChild>
        <w:div w:id="1401563937">
          <w:marLeft w:val="640"/>
          <w:marRight w:val="0"/>
          <w:marTop w:val="0"/>
          <w:marBottom w:val="0"/>
          <w:divBdr>
            <w:top w:val="none" w:sz="0" w:space="0" w:color="auto"/>
            <w:left w:val="none" w:sz="0" w:space="0" w:color="auto"/>
            <w:bottom w:val="none" w:sz="0" w:space="0" w:color="auto"/>
            <w:right w:val="none" w:sz="0" w:space="0" w:color="auto"/>
          </w:divBdr>
        </w:div>
        <w:div w:id="602147700">
          <w:marLeft w:val="640"/>
          <w:marRight w:val="0"/>
          <w:marTop w:val="0"/>
          <w:marBottom w:val="0"/>
          <w:divBdr>
            <w:top w:val="none" w:sz="0" w:space="0" w:color="auto"/>
            <w:left w:val="none" w:sz="0" w:space="0" w:color="auto"/>
            <w:bottom w:val="none" w:sz="0" w:space="0" w:color="auto"/>
            <w:right w:val="none" w:sz="0" w:space="0" w:color="auto"/>
          </w:divBdr>
        </w:div>
        <w:div w:id="2088919540">
          <w:marLeft w:val="640"/>
          <w:marRight w:val="0"/>
          <w:marTop w:val="0"/>
          <w:marBottom w:val="0"/>
          <w:divBdr>
            <w:top w:val="none" w:sz="0" w:space="0" w:color="auto"/>
            <w:left w:val="none" w:sz="0" w:space="0" w:color="auto"/>
            <w:bottom w:val="none" w:sz="0" w:space="0" w:color="auto"/>
            <w:right w:val="none" w:sz="0" w:space="0" w:color="auto"/>
          </w:divBdr>
        </w:div>
        <w:div w:id="1960642596">
          <w:marLeft w:val="640"/>
          <w:marRight w:val="0"/>
          <w:marTop w:val="0"/>
          <w:marBottom w:val="0"/>
          <w:divBdr>
            <w:top w:val="none" w:sz="0" w:space="0" w:color="auto"/>
            <w:left w:val="none" w:sz="0" w:space="0" w:color="auto"/>
            <w:bottom w:val="none" w:sz="0" w:space="0" w:color="auto"/>
            <w:right w:val="none" w:sz="0" w:space="0" w:color="auto"/>
          </w:divBdr>
        </w:div>
        <w:div w:id="1415971273">
          <w:marLeft w:val="640"/>
          <w:marRight w:val="0"/>
          <w:marTop w:val="0"/>
          <w:marBottom w:val="0"/>
          <w:divBdr>
            <w:top w:val="none" w:sz="0" w:space="0" w:color="auto"/>
            <w:left w:val="none" w:sz="0" w:space="0" w:color="auto"/>
            <w:bottom w:val="none" w:sz="0" w:space="0" w:color="auto"/>
            <w:right w:val="none" w:sz="0" w:space="0" w:color="auto"/>
          </w:divBdr>
        </w:div>
        <w:div w:id="361177556">
          <w:marLeft w:val="640"/>
          <w:marRight w:val="0"/>
          <w:marTop w:val="0"/>
          <w:marBottom w:val="0"/>
          <w:divBdr>
            <w:top w:val="none" w:sz="0" w:space="0" w:color="auto"/>
            <w:left w:val="none" w:sz="0" w:space="0" w:color="auto"/>
            <w:bottom w:val="none" w:sz="0" w:space="0" w:color="auto"/>
            <w:right w:val="none" w:sz="0" w:space="0" w:color="auto"/>
          </w:divBdr>
        </w:div>
        <w:div w:id="1373723224">
          <w:marLeft w:val="640"/>
          <w:marRight w:val="0"/>
          <w:marTop w:val="0"/>
          <w:marBottom w:val="0"/>
          <w:divBdr>
            <w:top w:val="none" w:sz="0" w:space="0" w:color="auto"/>
            <w:left w:val="none" w:sz="0" w:space="0" w:color="auto"/>
            <w:bottom w:val="none" w:sz="0" w:space="0" w:color="auto"/>
            <w:right w:val="none" w:sz="0" w:space="0" w:color="auto"/>
          </w:divBdr>
        </w:div>
        <w:div w:id="139003976">
          <w:marLeft w:val="640"/>
          <w:marRight w:val="0"/>
          <w:marTop w:val="0"/>
          <w:marBottom w:val="0"/>
          <w:divBdr>
            <w:top w:val="none" w:sz="0" w:space="0" w:color="auto"/>
            <w:left w:val="none" w:sz="0" w:space="0" w:color="auto"/>
            <w:bottom w:val="none" w:sz="0" w:space="0" w:color="auto"/>
            <w:right w:val="none" w:sz="0" w:space="0" w:color="auto"/>
          </w:divBdr>
        </w:div>
        <w:div w:id="835537775">
          <w:marLeft w:val="640"/>
          <w:marRight w:val="0"/>
          <w:marTop w:val="0"/>
          <w:marBottom w:val="0"/>
          <w:divBdr>
            <w:top w:val="none" w:sz="0" w:space="0" w:color="auto"/>
            <w:left w:val="none" w:sz="0" w:space="0" w:color="auto"/>
            <w:bottom w:val="none" w:sz="0" w:space="0" w:color="auto"/>
            <w:right w:val="none" w:sz="0" w:space="0" w:color="auto"/>
          </w:divBdr>
        </w:div>
        <w:div w:id="190454721">
          <w:marLeft w:val="640"/>
          <w:marRight w:val="0"/>
          <w:marTop w:val="0"/>
          <w:marBottom w:val="0"/>
          <w:divBdr>
            <w:top w:val="none" w:sz="0" w:space="0" w:color="auto"/>
            <w:left w:val="none" w:sz="0" w:space="0" w:color="auto"/>
            <w:bottom w:val="none" w:sz="0" w:space="0" w:color="auto"/>
            <w:right w:val="none" w:sz="0" w:space="0" w:color="auto"/>
          </w:divBdr>
        </w:div>
        <w:div w:id="1314603930">
          <w:marLeft w:val="640"/>
          <w:marRight w:val="0"/>
          <w:marTop w:val="0"/>
          <w:marBottom w:val="0"/>
          <w:divBdr>
            <w:top w:val="none" w:sz="0" w:space="0" w:color="auto"/>
            <w:left w:val="none" w:sz="0" w:space="0" w:color="auto"/>
            <w:bottom w:val="none" w:sz="0" w:space="0" w:color="auto"/>
            <w:right w:val="none" w:sz="0" w:space="0" w:color="auto"/>
          </w:divBdr>
        </w:div>
        <w:div w:id="335965871">
          <w:marLeft w:val="640"/>
          <w:marRight w:val="0"/>
          <w:marTop w:val="0"/>
          <w:marBottom w:val="0"/>
          <w:divBdr>
            <w:top w:val="none" w:sz="0" w:space="0" w:color="auto"/>
            <w:left w:val="none" w:sz="0" w:space="0" w:color="auto"/>
            <w:bottom w:val="none" w:sz="0" w:space="0" w:color="auto"/>
            <w:right w:val="none" w:sz="0" w:space="0" w:color="auto"/>
          </w:divBdr>
        </w:div>
        <w:div w:id="1299409812">
          <w:marLeft w:val="640"/>
          <w:marRight w:val="0"/>
          <w:marTop w:val="0"/>
          <w:marBottom w:val="0"/>
          <w:divBdr>
            <w:top w:val="none" w:sz="0" w:space="0" w:color="auto"/>
            <w:left w:val="none" w:sz="0" w:space="0" w:color="auto"/>
            <w:bottom w:val="none" w:sz="0" w:space="0" w:color="auto"/>
            <w:right w:val="none" w:sz="0" w:space="0" w:color="auto"/>
          </w:divBdr>
        </w:div>
        <w:div w:id="1051077663">
          <w:marLeft w:val="640"/>
          <w:marRight w:val="0"/>
          <w:marTop w:val="0"/>
          <w:marBottom w:val="0"/>
          <w:divBdr>
            <w:top w:val="none" w:sz="0" w:space="0" w:color="auto"/>
            <w:left w:val="none" w:sz="0" w:space="0" w:color="auto"/>
            <w:bottom w:val="none" w:sz="0" w:space="0" w:color="auto"/>
            <w:right w:val="none" w:sz="0" w:space="0" w:color="auto"/>
          </w:divBdr>
        </w:div>
        <w:div w:id="929316356">
          <w:marLeft w:val="640"/>
          <w:marRight w:val="0"/>
          <w:marTop w:val="0"/>
          <w:marBottom w:val="0"/>
          <w:divBdr>
            <w:top w:val="none" w:sz="0" w:space="0" w:color="auto"/>
            <w:left w:val="none" w:sz="0" w:space="0" w:color="auto"/>
            <w:bottom w:val="none" w:sz="0" w:space="0" w:color="auto"/>
            <w:right w:val="none" w:sz="0" w:space="0" w:color="auto"/>
          </w:divBdr>
        </w:div>
        <w:div w:id="678235903">
          <w:marLeft w:val="640"/>
          <w:marRight w:val="0"/>
          <w:marTop w:val="0"/>
          <w:marBottom w:val="0"/>
          <w:divBdr>
            <w:top w:val="none" w:sz="0" w:space="0" w:color="auto"/>
            <w:left w:val="none" w:sz="0" w:space="0" w:color="auto"/>
            <w:bottom w:val="none" w:sz="0" w:space="0" w:color="auto"/>
            <w:right w:val="none" w:sz="0" w:space="0" w:color="auto"/>
          </w:divBdr>
        </w:div>
        <w:div w:id="1346207515">
          <w:marLeft w:val="640"/>
          <w:marRight w:val="0"/>
          <w:marTop w:val="0"/>
          <w:marBottom w:val="0"/>
          <w:divBdr>
            <w:top w:val="none" w:sz="0" w:space="0" w:color="auto"/>
            <w:left w:val="none" w:sz="0" w:space="0" w:color="auto"/>
            <w:bottom w:val="none" w:sz="0" w:space="0" w:color="auto"/>
            <w:right w:val="none" w:sz="0" w:space="0" w:color="auto"/>
          </w:divBdr>
        </w:div>
        <w:div w:id="1388995895">
          <w:marLeft w:val="640"/>
          <w:marRight w:val="0"/>
          <w:marTop w:val="0"/>
          <w:marBottom w:val="0"/>
          <w:divBdr>
            <w:top w:val="none" w:sz="0" w:space="0" w:color="auto"/>
            <w:left w:val="none" w:sz="0" w:space="0" w:color="auto"/>
            <w:bottom w:val="none" w:sz="0" w:space="0" w:color="auto"/>
            <w:right w:val="none" w:sz="0" w:space="0" w:color="auto"/>
          </w:divBdr>
        </w:div>
        <w:div w:id="630288585">
          <w:marLeft w:val="640"/>
          <w:marRight w:val="0"/>
          <w:marTop w:val="0"/>
          <w:marBottom w:val="0"/>
          <w:divBdr>
            <w:top w:val="none" w:sz="0" w:space="0" w:color="auto"/>
            <w:left w:val="none" w:sz="0" w:space="0" w:color="auto"/>
            <w:bottom w:val="none" w:sz="0" w:space="0" w:color="auto"/>
            <w:right w:val="none" w:sz="0" w:space="0" w:color="auto"/>
          </w:divBdr>
        </w:div>
        <w:div w:id="1975524632">
          <w:marLeft w:val="640"/>
          <w:marRight w:val="0"/>
          <w:marTop w:val="0"/>
          <w:marBottom w:val="0"/>
          <w:divBdr>
            <w:top w:val="none" w:sz="0" w:space="0" w:color="auto"/>
            <w:left w:val="none" w:sz="0" w:space="0" w:color="auto"/>
            <w:bottom w:val="none" w:sz="0" w:space="0" w:color="auto"/>
            <w:right w:val="none" w:sz="0" w:space="0" w:color="auto"/>
          </w:divBdr>
        </w:div>
        <w:div w:id="1080172654">
          <w:marLeft w:val="640"/>
          <w:marRight w:val="0"/>
          <w:marTop w:val="0"/>
          <w:marBottom w:val="0"/>
          <w:divBdr>
            <w:top w:val="none" w:sz="0" w:space="0" w:color="auto"/>
            <w:left w:val="none" w:sz="0" w:space="0" w:color="auto"/>
            <w:bottom w:val="none" w:sz="0" w:space="0" w:color="auto"/>
            <w:right w:val="none" w:sz="0" w:space="0" w:color="auto"/>
          </w:divBdr>
        </w:div>
        <w:div w:id="657422459">
          <w:marLeft w:val="640"/>
          <w:marRight w:val="0"/>
          <w:marTop w:val="0"/>
          <w:marBottom w:val="0"/>
          <w:divBdr>
            <w:top w:val="none" w:sz="0" w:space="0" w:color="auto"/>
            <w:left w:val="none" w:sz="0" w:space="0" w:color="auto"/>
            <w:bottom w:val="none" w:sz="0" w:space="0" w:color="auto"/>
            <w:right w:val="none" w:sz="0" w:space="0" w:color="auto"/>
          </w:divBdr>
        </w:div>
        <w:div w:id="1097017183">
          <w:marLeft w:val="640"/>
          <w:marRight w:val="0"/>
          <w:marTop w:val="0"/>
          <w:marBottom w:val="0"/>
          <w:divBdr>
            <w:top w:val="none" w:sz="0" w:space="0" w:color="auto"/>
            <w:left w:val="none" w:sz="0" w:space="0" w:color="auto"/>
            <w:bottom w:val="none" w:sz="0" w:space="0" w:color="auto"/>
            <w:right w:val="none" w:sz="0" w:space="0" w:color="auto"/>
          </w:divBdr>
        </w:div>
        <w:div w:id="2018188288">
          <w:marLeft w:val="640"/>
          <w:marRight w:val="0"/>
          <w:marTop w:val="0"/>
          <w:marBottom w:val="0"/>
          <w:divBdr>
            <w:top w:val="none" w:sz="0" w:space="0" w:color="auto"/>
            <w:left w:val="none" w:sz="0" w:space="0" w:color="auto"/>
            <w:bottom w:val="none" w:sz="0" w:space="0" w:color="auto"/>
            <w:right w:val="none" w:sz="0" w:space="0" w:color="auto"/>
          </w:divBdr>
        </w:div>
      </w:divsChild>
    </w:div>
    <w:div w:id="814906862">
      <w:bodyDiv w:val="1"/>
      <w:marLeft w:val="0"/>
      <w:marRight w:val="0"/>
      <w:marTop w:val="0"/>
      <w:marBottom w:val="0"/>
      <w:divBdr>
        <w:top w:val="none" w:sz="0" w:space="0" w:color="auto"/>
        <w:left w:val="none" w:sz="0" w:space="0" w:color="auto"/>
        <w:bottom w:val="none" w:sz="0" w:space="0" w:color="auto"/>
        <w:right w:val="none" w:sz="0" w:space="0" w:color="auto"/>
      </w:divBdr>
    </w:div>
    <w:div w:id="815336382">
      <w:bodyDiv w:val="1"/>
      <w:marLeft w:val="0"/>
      <w:marRight w:val="0"/>
      <w:marTop w:val="0"/>
      <w:marBottom w:val="0"/>
      <w:divBdr>
        <w:top w:val="none" w:sz="0" w:space="0" w:color="auto"/>
        <w:left w:val="none" w:sz="0" w:space="0" w:color="auto"/>
        <w:bottom w:val="none" w:sz="0" w:space="0" w:color="auto"/>
        <w:right w:val="none" w:sz="0" w:space="0" w:color="auto"/>
      </w:divBdr>
    </w:div>
    <w:div w:id="816385839">
      <w:bodyDiv w:val="1"/>
      <w:marLeft w:val="0"/>
      <w:marRight w:val="0"/>
      <w:marTop w:val="0"/>
      <w:marBottom w:val="0"/>
      <w:divBdr>
        <w:top w:val="none" w:sz="0" w:space="0" w:color="auto"/>
        <w:left w:val="none" w:sz="0" w:space="0" w:color="auto"/>
        <w:bottom w:val="none" w:sz="0" w:space="0" w:color="auto"/>
        <w:right w:val="none" w:sz="0" w:space="0" w:color="auto"/>
      </w:divBdr>
    </w:div>
    <w:div w:id="816798292">
      <w:bodyDiv w:val="1"/>
      <w:marLeft w:val="0"/>
      <w:marRight w:val="0"/>
      <w:marTop w:val="0"/>
      <w:marBottom w:val="0"/>
      <w:divBdr>
        <w:top w:val="none" w:sz="0" w:space="0" w:color="auto"/>
        <w:left w:val="none" w:sz="0" w:space="0" w:color="auto"/>
        <w:bottom w:val="none" w:sz="0" w:space="0" w:color="auto"/>
        <w:right w:val="none" w:sz="0" w:space="0" w:color="auto"/>
      </w:divBdr>
    </w:div>
    <w:div w:id="816800184">
      <w:bodyDiv w:val="1"/>
      <w:marLeft w:val="0"/>
      <w:marRight w:val="0"/>
      <w:marTop w:val="0"/>
      <w:marBottom w:val="0"/>
      <w:divBdr>
        <w:top w:val="none" w:sz="0" w:space="0" w:color="auto"/>
        <w:left w:val="none" w:sz="0" w:space="0" w:color="auto"/>
        <w:bottom w:val="none" w:sz="0" w:space="0" w:color="auto"/>
        <w:right w:val="none" w:sz="0" w:space="0" w:color="auto"/>
      </w:divBdr>
    </w:div>
    <w:div w:id="816872608">
      <w:bodyDiv w:val="1"/>
      <w:marLeft w:val="0"/>
      <w:marRight w:val="0"/>
      <w:marTop w:val="0"/>
      <w:marBottom w:val="0"/>
      <w:divBdr>
        <w:top w:val="none" w:sz="0" w:space="0" w:color="auto"/>
        <w:left w:val="none" w:sz="0" w:space="0" w:color="auto"/>
        <w:bottom w:val="none" w:sz="0" w:space="0" w:color="auto"/>
        <w:right w:val="none" w:sz="0" w:space="0" w:color="auto"/>
      </w:divBdr>
    </w:div>
    <w:div w:id="817266151">
      <w:bodyDiv w:val="1"/>
      <w:marLeft w:val="0"/>
      <w:marRight w:val="0"/>
      <w:marTop w:val="0"/>
      <w:marBottom w:val="0"/>
      <w:divBdr>
        <w:top w:val="none" w:sz="0" w:space="0" w:color="auto"/>
        <w:left w:val="none" w:sz="0" w:space="0" w:color="auto"/>
        <w:bottom w:val="none" w:sz="0" w:space="0" w:color="auto"/>
        <w:right w:val="none" w:sz="0" w:space="0" w:color="auto"/>
      </w:divBdr>
    </w:div>
    <w:div w:id="817305833">
      <w:bodyDiv w:val="1"/>
      <w:marLeft w:val="0"/>
      <w:marRight w:val="0"/>
      <w:marTop w:val="0"/>
      <w:marBottom w:val="0"/>
      <w:divBdr>
        <w:top w:val="none" w:sz="0" w:space="0" w:color="auto"/>
        <w:left w:val="none" w:sz="0" w:space="0" w:color="auto"/>
        <w:bottom w:val="none" w:sz="0" w:space="0" w:color="auto"/>
        <w:right w:val="none" w:sz="0" w:space="0" w:color="auto"/>
      </w:divBdr>
    </w:div>
    <w:div w:id="817845424">
      <w:bodyDiv w:val="1"/>
      <w:marLeft w:val="0"/>
      <w:marRight w:val="0"/>
      <w:marTop w:val="0"/>
      <w:marBottom w:val="0"/>
      <w:divBdr>
        <w:top w:val="none" w:sz="0" w:space="0" w:color="auto"/>
        <w:left w:val="none" w:sz="0" w:space="0" w:color="auto"/>
        <w:bottom w:val="none" w:sz="0" w:space="0" w:color="auto"/>
        <w:right w:val="none" w:sz="0" w:space="0" w:color="auto"/>
      </w:divBdr>
    </w:div>
    <w:div w:id="817845745">
      <w:bodyDiv w:val="1"/>
      <w:marLeft w:val="0"/>
      <w:marRight w:val="0"/>
      <w:marTop w:val="0"/>
      <w:marBottom w:val="0"/>
      <w:divBdr>
        <w:top w:val="none" w:sz="0" w:space="0" w:color="auto"/>
        <w:left w:val="none" w:sz="0" w:space="0" w:color="auto"/>
        <w:bottom w:val="none" w:sz="0" w:space="0" w:color="auto"/>
        <w:right w:val="none" w:sz="0" w:space="0" w:color="auto"/>
      </w:divBdr>
    </w:div>
    <w:div w:id="818232558">
      <w:bodyDiv w:val="1"/>
      <w:marLeft w:val="0"/>
      <w:marRight w:val="0"/>
      <w:marTop w:val="0"/>
      <w:marBottom w:val="0"/>
      <w:divBdr>
        <w:top w:val="none" w:sz="0" w:space="0" w:color="auto"/>
        <w:left w:val="none" w:sz="0" w:space="0" w:color="auto"/>
        <w:bottom w:val="none" w:sz="0" w:space="0" w:color="auto"/>
        <w:right w:val="none" w:sz="0" w:space="0" w:color="auto"/>
      </w:divBdr>
    </w:div>
    <w:div w:id="818769131">
      <w:bodyDiv w:val="1"/>
      <w:marLeft w:val="0"/>
      <w:marRight w:val="0"/>
      <w:marTop w:val="0"/>
      <w:marBottom w:val="0"/>
      <w:divBdr>
        <w:top w:val="none" w:sz="0" w:space="0" w:color="auto"/>
        <w:left w:val="none" w:sz="0" w:space="0" w:color="auto"/>
        <w:bottom w:val="none" w:sz="0" w:space="0" w:color="auto"/>
        <w:right w:val="none" w:sz="0" w:space="0" w:color="auto"/>
      </w:divBdr>
    </w:div>
    <w:div w:id="819034463">
      <w:bodyDiv w:val="1"/>
      <w:marLeft w:val="0"/>
      <w:marRight w:val="0"/>
      <w:marTop w:val="0"/>
      <w:marBottom w:val="0"/>
      <w:divBdr>
        <w:top w:val="none" w:sz="0" w:space="0" w:color="auto"/>
        <w:left w:val="none" w:sz="0" w:space="0" w:color="auto"/>
        <w:bottom w:val="none" w:sz="0" w:space="0" w:color="auto"/>
        <w:right w:val="none" w:sz="0" w:space="0" w:color="auto"/>
      </w:divBdr>
    </w:div>
    <w:div w:id="819880700">
      <w:bodyDiv w:val="1"/>
      <w:marLeft w:val="0"/>
      <w:marRight w:val="0"/>
      <w:marTop w:val="0"/>
      <w:marBottom w:val="0"/>
      <w:divBdr>
        <w:top w:val="none" w:sz="0" w:space="0" w:color="auto"/>
        <w:left w:val="none" w:sz="0" w:space="0" w:color="auto"/>
        <w:bottom w:val="none" w:sz="0" w:space="0" w:color="auto"/>
        <w:right w:val="none" w:sz="0" w:space="0" w:color="auto"/>
      </w:divBdr>
    </w:div>
    <w:div w:id="820149312">
      <w:bodyDiv w:val="1"/>
      <w:marLeft w:val="0"/>
      <w:marRight w:val="0"/>
      <w:marTop w:val="0"/>
      <w:marBottom w:val="0"/>
      <w:divBdr>
        <w:top w:val="none" w:sz="0" w:space="0" w:color="auto"/>
        <w:left w:val="none" w:sz="0" w:space="0" w:color="auto"/>
        <w:bottom w:val="none" w:sz="0" w:space="0" w:color="auto"/>
        <w:right w:val="none" w:sz="0" w:space="0" w:color="auto"/>
      </w:divBdr>
    </w:div>
    <w:div w:id="820274200">
      <w:bodyDiv w:val="1"/>
      <w:marLeft w:val="0"/>
      <w:marRight w:val="0"/>
      <w:marTop w:val="0"/>
      <w:marBottom w:val="0"/>
      <w:divBdr>
        <w:top w:val="none" w:sz="0" w:space="0" w:color="auto"/>
        <w:left w:val="none" w:sz="0" w:space="0" w:color="auto"/>
        <w:bottom w:val="none" w:sz="0" w:space="0" w:color="auto"/>
        <w:right w:val="none" w:sz="0" w:space="0" w:color="auto"/>
      </w:divBdr>
    </w:div>
    <w:div w:id="820537947">
      <w:bodyDiv w:val="1"/>
      <w:marLeft w:val="0"/>
      <w:marRight w:val="0"/>
      <w:marTop w:val="0"/>
      <w:marBottom w:val="0"/>
      <w:divBdr>
        <w:top w:val="none" w:sz="0" w:space="0" w:color="auto"/>
        <w:left w:val="none" w:sz="0" w:space="0" w:color="auto"/>
        <w:bottom w:val="none" w:sz="0" w:space="0" w:color="auto"/>
        <w:right w:val="none" w:sz="0" w:space="0" w:color="auto"/>
      </w:divBdr>
    </w:div>
    <w:div w:id="821046474">
      <w:bodyDiv w:val="1"/>
      <w:marLeft w:val="0"/>
      <w:marRight w:val="0"/>
      <w:marTop w:val="0"/>
      <w:marBottom w:val="0"/>
      <w:divBdr>
        <w:top w:val="none" w:sz="0" w:space="0" w:color="auto"/>
        <w:left w:val="none" w:sz="0" w:space="0" w:color="auto"/>
        <w:bottom w:val="none" w:sz="0" w:space="0" w:color="auto"/>
        <w:right w:val="none" w:sz="0" w:space="0" w:color="auto"/>
      </w:divBdr>
    </w:div>
    <w:div w:id="821192192">
      <w:bodyDiv w:val="1"/>
      <w:marLeft w:val="0"/>
      <w:marRight w:val="0"/>
      <w:marTop w:val="0"/>
      <w:marBottom w:val="0"/>
      <w:divBdr>
        <w:top w:val="none" w:sz="0" w:space="0" w:color="auto"/>
        <w:left w:val="none" w:sz="0" w:space="0" w:color="auto"/>
        <w:bottom w:val="none" w:sz="0" w:space="0" w:color="auto"/>
        <w:right w:val="none" w:sz="0" w:space="0" w:color="auto"/>
      </w:divBdr>
    </w:div>
    <w:div w:id="821779505">
      <w:bodyDiv w:val="1"/>
      <w:marLeft w:val="0"/>
      <w:marRight w:val="0"/>
      <w:marTop w:val="0"/>
      <w:marBottom w:val="0"/>
      <w:divBdr>
        <w:top w:val="none" w:sz="0" w:space="0" w:color="auto"/>
        <w:left w:val="none" w:sz="0" w:space="0" w:color="auto"/>
        <w:bottom w:val="none" w:sz="0" w:space="0" w:color="auto"/>
        <w:right w:val="none" w:sz="0" w:space="0" w:color="auto"/>
      </w:divBdr>
    </w:div>
    <w:div w:id="821850700">
      <w:bodyDiv w:val="1"/>
      <w:marLeft w:val="0"/>
      <w:marRight w:val="0"/>
      <w:marTop w:val="0"/>
      <w:marBottom w:val="0"/>
      <w:divBdr>
        <w:top w:val="none" w:sz="0" w:space="0" w:color="auto"/>
        <w:left w:val="none" w:sz="0" w:space="0" w:color="auto"/>
        <w:bottom w:val="none" w:sz="0" w:space="0" w:color="auto"/>
        <w:right w:val="none" w:sz="0" w:space="0" w:color="auto"/>
      </w:divBdr>
    </w:div>
    <w:div w:id="821888817">
      <w:bodyDiv w:val="1"/>
      <w:marLeft w:val="0"/>
      <w:marRight w:val="0"/>
      <w:marTop w:val="0"/>
      <w:marBottom w:val="0"/>
      <w:divBdr>
        <w:top w:val="none" w:sz="0" w:space="0" w:color="auto"/>
        <w:left w:val="none" w:sz="0" w:space="0" w:color="auto"/>
        <w:bottom w:val="none" w:sz="0" w:space="0" w:color="auto"/>
        <w:right w:val="none" w:sz="0" w:space="0" w:color="auto"/>
      </w:divBdr>
    </w:div>
    <w:div w:id="821891016">
      <w:bodyDiv w:val="1"/>
      <w:marLeft w:val="0"/>
      <w:marRight w:val="0"/>
      <w:marTop w:val="0"/>
      <w:marBottom w:val="0"/>
      <w:divBdr>
        <w:top w:val="none" w:sz="0" w:space="0" w:color="auto"/>
        <w:left w:val="none" w:sz="0" w:space="0" w:color="auto"/>
        <w:bottom w:val="none" w:sz="0" w:space="0" w:color="auto"/>
        <w:right w:val="none" w:sz="0" w:space="0" w:color="auto"/>
      </w:divBdr>
    </w:div>
    <w:div w:id="821966897">
      <w:bodyDiv w:val="1"/>
      <w:marLeft w:val="0"/>
      <w:marRight w:val="0"/>
      <w:marTop w:val="0"/>
      <w:marBottom w:val="0"/>
      <w:divBdr>
        <w:top w:val="none" w:sz="0" w:space="0" w:color="auto"/>
        <w:left w:val="none" w:sz="0" w:space="0" w:color="auto"/>
        <w:bottom w:val="none" w:sz="0" w:space="0" w:color="auto"/>
        <w:right w:val="none" w:sz="0" w:space="0" w:color="auto"/>
      </w:divBdr>
    </w:div>
    <w:div w:id="822622774">
      <w:bodyDiv w:val="1"/>
      <w:marLeft w:val="0"/>
      <w:marRight w:val="0"/>
      <w:marTop w:val="0"/>
      <w:marBottom w:val="0"/>
      <w:divBdr>
        <w:top w:val="none" w:sz="0" w:space="0" w:color="auto"/>
        <w:left w:val="none" w:sz="0" w:space="0" w:color="auto"/>
        <w:bottom w:val="none" w:sz="0" w:space="0" w:color="auto"/>
        <w:right w:val="none" w:sz="0" w:space="0" w:color="auto"/>
      </w:divBdr>
    </w:div>
    <w:div w:id="823351834">
      <w:bodyDiv w:val="1"/>
      <w:marLeft w:val="0"/>
      <w:marRight w:val="0"/>
      <w:marTop w:val="0"/>
      <w:marBottom w:val="0"/>
      <w:divBdr>
        <w:top w:val="none" w:sz="0" w:space="0" w:color="auto"/>
        <w:left w:val="none" w:sz="0" w:space="0" w:color="auto"/>
        <w:bottom w:val="none" w:sz="0" w:space="0" w:color="auto"/>
        <w:right w:val="none" w:sz="0" w:space="0" w:color="auto"/>
      </w:divBdr>
    </w:div>
    <w:div w:id="824590737">
      <w:bodyDiv w:val="1"/>
      <w:marLeft w:val="0"/>
      <w:marRight w:val="0"/>
      <w:marTop w:val="0"/>
      <w:marBottom w:val="0"/>
      <w:divBdr>
        <w:top w:val="none" w:sz="0" w:space="0" w:color="auto"/>
        <w:left w:val="none" w:sz="0" w:space="0" w:color="auto"/>
        <w:bottom w:val="none" w:sz="0" w:space="0" w:color="auto"/>
        <w:right w:val="none" w:sz="0" w:space="0" w:color="auto"/>
      </w:divBdr>
    </w:div>
    <w:div w:id="824902529">
      <w:bodyDiv w:val="1"/>
      <w:marLeft w:val="0"/>
      <w:marRight w:val="0"/>
      <w:marTop w:val="0"/>
      <w:marBottom w:val="0"/>
      <w:divBdr>
        <w:top w:val="none" w:sz="0" w:space="0" w:color="auto"/>
        <w:left w:val="none" w:sz="0" w:space="0" w:color="auto"/>
        <w:bottom w:val="none" w:sz="0" w:space="0" w:color="auto"/>
        <w:right w:val="none" w:sz="0" w:space="0" w:color="auto"/>
      </w:divBdr>
    </w:div>
    <w:div w:id="824974203">
      <w:bodyDiv w:val="1"/>
      <w:marLeft w:val="0"/>
      <w:marRight w:val="0"/>
      <w:marTop w:val="0"/>
      <w:marBottom w:val="0"/>
      <w:divBdr>
        <w:top w:val="none" w:sz="0" w:space="0" w:color="auto"/>
        <w:left w:val="none" w:sz="0" w:space="0" w:color="auto"/>
        <w:bottom w:val="none" w:sz="0" w:space="0" w:color="auto"/>
        <w:right w:val="none" w:sz="0" w:space="0" w:color="auto"/>
      </w:divBdr>
    </w:div>
    <w:div w:id="825361798">
      <w:bodyDiv w:val="1"/>
      <w:marLeft w:val="0"/>
      <w:marRight w:val="0"/>
      <w:marTop w:val="0"/>
      <w:marBottom w:val="0"/>
      <w:divBdr>
        <w:top w:val="none" w:sz="0" w:space="0" w:color="auto"/>
        <w:left w:val="none" w:sz="0" w:space="0" w:color="auto"/>
        <w:bottom w:val="none" w:sz="0" w:space="0" w:color="auto"/>
        <w:right w:val="none" w:sz="0" w:space="0" w:color="auto"/>
      </w:divBdr>
    </w:div>
    <w:div w:id="826097549">
      <w:bodyDiv w:val="1"/>
      <w:marLeft w:val="0"/>
      <w:marRight w:val="0"/>
      <w:marTop w:val="0"/>
      <w:marBottom w:val="0"/>
      <w:divBdr>
        <w:top w:val="none" w:sz="0" w:space="0" w:color="auto"/>
        <w:left w:val="none" w:sz="0" w:space="0" w:color="auto"/>
        <w:bottom w:val="none" w:sz="0" w:space="0" w:color="auto"/>
        <w:right w:val="none" w:sz="0" w:space="0" w:color="auto"/>
      </w:divBdr>
    </w:div>
    <w:div w:id="827091842">
      <w:bodyDiv w:val="1"/>
      <w:marLeft w:val="0"/>
      <w:marRight w:val="0"/>
      <w:marTop w:val="0"/>
      <w:marBottom w:val="0"/>
      <w:divBdr>
        <w:top w:val="none" w:sz="0" w:space="0" w:color="auto"/>
        <w:left w:val="none" w:sz="0" w:space="0" w:color="auto"/>
        <w:bottom w:val="none" w:sz="0" w:space="0" w:color="auto"/>
        <w:right w:val="none" w:sz="0" w:space="0" w:color="auto"/>
      </w:divBdr>
    </w:div>
    <w:div w:id="827287473">
      <w:bodyDiv w:val="1"/>
      <w:marLeft w:val="0"/>
      <w:marRight w:val="0"/>
      <w:marTop w:val="0"/>
      <w:marBottom w:val="0"/>
      <w:divBdr>
        <w:top w:val="none" w:sz="0" w:space="0" w:color="auto"/>
        <w:left w:val="none" w:sz="0" w:space="0" w:color="auto"/>
        <w:bottom w:val="none" w:sz="0" w:space="0" w:color="auto"/>
        <w:right w:val="none" w:sz="0" w:space="0" w:color="auto"/>
      </w:divBdr>
    </w:div>
    <w:div w:id="827597740">
      <w:bodyDiv w:val="1"/>
      <w:marLeft w:val="0"/>
      <w:marRight w:val="0"/>
      <w:marTop w:val="0"/>
      <w:marBottom w:val="0"/>
      <w:divBdr>
        <w:top w:val="none" w:sz="0" w:space="0" w:color="auto"/>
        <w:left w:val="none" w:sz="0" w:space="0" w:color="auto"/>
        <w:bottom w:val="none" w:sz="0" w:space="0" w:color="auto"/>
        <w:right w:val="none" w:sz="0" w:space="0" w:color="auto"/>
      </w:divBdr>
    </w:div>
    <w:div w:id="828054414">
      <w:bodyDiv w:val="1"/>
      <w:marLeft w:val="0"/>
      <w:marRight w:val="0"/>
      <w:marTop w:val="0"/>
      <w:marBottom w:val="0"/>
      <w:divBdr>
        <w:top w:val="none" w:sz="0" w:space="0" w:color="auto"/>
        <w:left w:val="none" w:sz="0" w:space="0" w:color="auto"/>
        <w:bottom w:val="none" w:sz="0" w:space="0" w:color="auto"/>
        <w:right w:val="none" w:sz="0" w:space="0" w:color="auto"/>
      </w:divBdr>
    </w:div>
    <w:div w:id="828056797">
      <w:bodyDiv w:val="1"/>
      <w:marLeft w:val="0"/>
      <w:marRight w:val="0"/>
      <w:marTop w:val="0"/>
      <w:marBottom w:val="0"/>
      <w:divBdr>
        <w:top w:val="none" w:sz="0" w:space="0" w:color="auto"/>
        <w:left w:val="none" w:sz="0" w:space="0" w:color="auto"/>
        <w:bottom w:val="none" w:sz="0" w:space="0" w:color="auto"/>
        <w:right w:val="none" w:sz="0" w:space="0" w:color="auto"/>
      </w:divBdr>
    </w:div>
    <w:div w:id="828449235">
      <w:bodyDiv w:val="1"/>
      <w:marLeft w:val="0"/>
      <w:marRight w:val="0"/>
      <w:marTop w:val="0"/>
      <w:marBottom w:val="0"/>
      <w:divBdr>
        <w:top w:val="none" w:sz="0" w:space="0" w:color="auto"/>
        <w:left w:val="none" w:sz="0" w:space="0" w:color="auto"/>
        <w:bottom w:val="none" w:sz="0" w:space="0" w:color="auto"/>
        <w:right w:val="none" w:sz="0" w:space="0" w:color="auto"/>
      </w:divBdr>
    </w:div>
    <w:div w:id="828906266">
      <w:bodyDiv w:val="1"/>
      <w:marLeft w:val="0"/>
      <w:marRight w:val="0"/>
      <w:marTop w:val="0"/>
      <w:marBottom w:val="0"/>
      <w:divBdr>
        <w:top w:val="none" w:sz="0" w:space="0" w:color="auto"/>
        <w:left w:val="none" w:sz="0" w:space="0" w:color="auto"/>
        <w:bottom w:val="none" w:sz="0" w:space="0" w:color="auto"/>
        <w:right w:val="none" w:sz="0" w:space="0" w:color="auto"/>
      </w:divBdr>
    </w:div>
    <w:div w:id="828985684">
      <w:bodyDiv w:val="1"/>
      <w:marLeft w:val="0"/>
      <w:marRight w:val="0"/>
      <w:marTop w:val="0"/>
      <w:marBottom w:val="0"/>
      <w:divBdr>
        <w:top w:val="none" w:sz="0" w:space="0" w:color="auto"/>
        <w:left w:val="none" w:sz="0" w:space="0" w:color="auto"/>
        <w:bottom w:val="none" w:sz="0" w:space="0" w:color="auto"/>
        <w:right w:val="none" w:sz="0" w:space="0" w:color="auto"/>
      </w:divBdr>
    </w:div>
    <w:div w:id="829053934">
      <w:bodyDiv w:val="1"/>
      <w:marLeft w:val="0"/>
      <w:marRight w:val="0"/>
      <w:marTop w:val="0"/>
      <w:marBottom w:val="0"/>
      <w:divBdr>
        <w:top w:val="none" w:sz="0" w:space="0" w:color="auto"/>
        <w:left w:val="none" w:sz="0" w:space="0" w:color="auto"/>
        <w:bottom w:val="none" w:sz="0" w:space="0" w:color="auto"/>
        <w:right w:val="none" w:sz="0" w:space="0" w:color="auto"/>
      </w:divBdr>
      <w:divsChild>
        <w:div w:id="1846632813">
          <w:marLeft w:val="480"/>
          <w:marRight w:val="0"/>
          <w:marTop w:val="0"/>
          <w:marBottom w:val="0"/>
          <w:divBdr>
            <w:top w:val="none" w:sz="0" w:space="0" w:color="auto"/>
            <w:left w:val="none" w:sz="0" w:space="0" w:color="auto"/>
            <w:bottom w:val="none" w:sz="0" w:space="0" w:color="auto"/>
            <w:right w:val="none" w:sz="0" w:space="0" w:color="auto"/>
          </w:divBdr>
        </w:div>
        <w:div w:id="950697640">
          <w:marLeft w:val="480"/>
          <w:marRight w:val="0"/>
          <w:marTop w:val="0"/>
          <w:marBottom w:val="0"/>
          <w:divBdr>
            <w:top w:val="none" w:sz="0" w:space="0" w:color="auto"/>
            <w:left w:val="none" w:sz="0" w:space="0" w:color="auto"/>
            <w:bottom w:val="none" w:sz="0" w:space="0" w:color="auto"/>
            <w:right w:val="none" w:sz="0" w:space="0" w:color="auto"/>
          </w:divBdr>
        </w:div>
        <w:div w:id="560016560">
          <w:marLeft w:val="480"/>
          <w:marRight w:val="0"/>
          <w:marTop w:val="0"/>
          <w:marBottom w:val="0"/>
          <w:divBdr>
            <w:top w:val="none" w:sz="0" w:space="0" w:color="auto"/>
            <w:left w:val="none" w:sz="0" w:space="0" w:color="auto"/>
            <w:bottom w:val="none" w:sz="0" w:space="0" w:color="auto"/>
            <w:right w:val="none" w:sz="0" w:space="0" w:color="auto"/>
          </w:divBdr>
        </w:div>
        <w:div w:id="1631668951">
          <w:marLeft w:val="480"/>
          <w:marRight w:val="0"/>
          <w:marTop w:val="0"/>
          <w:marBottom w:val="0"/>
          <w:divBdr>
            <w:top w:val="none" w:sz="0" w:space="0" w:color="auto"/>
            <w:left w:val="none" w:sz="0" w:space="0" w:color="auto"/>
            <w:bottom w:val="none" w:sz="0" w:space="0" w:color="auto"/>
            <w:right w:val="none" w:sz="0" w:space="0" w:color="auto"/>
          </w:divBdr>
        </w:div>
        <w:div w:id="1235042979">
          <w:marLeft w:val="480"/>
          <w:marRight w:val="0"/>
          <w:marTop w:val="0"/>
          <w:marBottom w:val="0"/>
          <w:divBdr>
            <w:top w:val="none" w:sz="0" w:space="0" w:color="auto"/>
            <w:left w:val="none" w:sz="0" w:space="0" w:color="auto"/>
            <w:bottom w:val="none" w:sz="0" w:space="0" w:color="auto"/>
            <w:right w:val="none" w:sz="0" w:space="0" w:color="auto"/>
          </w:divBdr>
        </w:div>
        <w:div w:id="12810673">
          <w:marLeft w:val="480"/>
          <w:marRight w:val="0"/>
          <w:marTop w:val="0"/>
          <w:marBottom w:val="0"/>
          <w:divBdr>
            <w:top w:val="none" w:sz="0" w:space="0" w:color="auto"/>
            <w:left w:val="none" w:sz="0" w:space="0" w:color="auto"/>
            <w:bottom w:val="none" w:sz="0" w:space="0" w:color="auto"/>
            <w:right w:val="none" w:sz="0" w:space="0" w:color="auto"/>
          </w:divBdr>
        </w:div>
        <w:div w:id="886768091">
          <w:marLeft w:val="480"/>
          <w:marRight w:val="0"/>
          <w:marTop w:val="0"/>
          <w:marBottom w:val="0"/>
          <w:divBdr>
            <w:top w:val="none" w:sz="0" w:space="0" w:color="auto"/>
            <w:left w:val="none" w:sz="0" w:space="0" w:color="auto"/>
            <w:bottom w:val="none" w:sz="0" w:space="0" w:color="auto"/>
            <w:right w:val="none" w:sz="0" w:space="0" w:color="auto"/>
          </w:divBdr>
        </w:div>
        <w:div w:id="765081586">
          <w:marLeft w:val="480"/>
          <w:marRight w:val="0"/>
          <w:marTop w:val="0"/>
          <w:marBottom w:val="0"/>
          <w:divBdr>
            <w:top w:val="none" w:sz="0" w:space="0" w:color="auto"/>
            <w:left w:val="none" w:sz="0" w:space="0" w:color="auto"/>
            <w:bottom w:val="none" w:sz="0" w:space="0" w:color="auto"/>
            <w:right w:val="none" w:sz="0" w:space="0" w:color="auto"/>
          </w:divBdr>
        </w:div>
        <w:div w:id="1166358602">
          <w:marLeft w:val="480"/>
          <w:marRight w:val="0"/>
          <w:marTop w:val="0"/>
          <w:marBottom w:val="0"/>
          <w:divBdr>
            <w:top w:val="none" w:sz="0" w:space="0" w:color="auto"/>
            <w:left w:val="none" w:sz="0" w:space="0" w:color="auto"/>
            <w:bottom w:val="none" w:sz="0" w:space="0" w:color="auto"/>
            <w:right w:val="none" w:sz="0" w:space="0" w:color="auto"/>
          </w:divBdr>
        </w:div>
        <w:div w:id="247814398">
          <w:marLeft w:val="480"/>
          <w:marRight w:val="0"/>
          <w:marTop w:val="0"/>
          <w:marBottom w:val="0"/>
          <w:divBdr>
            <w:top w:val="none" w:sz="0" w:space="0" w:color="auto"/>
            <w:left w:val="none" w:sz="0" w:space="0" w:color="auto"/>
            <w:bottom w:val="none" w:sz="0" w:space="0" w:color="auto"/>
            <w:right w:val="none" w:sz="0" w:space="0" w:color="auto"/>
          </w:divBdr>
        </w:div>
        <w:div w:id="614562926">
          <w:marLeft w:val="480"/>
          <w:marRight w:val="0"/>
          <w:marTop w:val="0"/>
          <w:marBottom w:val="0"/>
          <w:divBdr>
            <w:top w:val="none" w:sz="0" w:space="0" w:color="auto"/>
            <w:left w:val="none" w:sz="0" w:space="0" w:color="auto"/>
            <w:bottom w:val="none" w:sz="0" w:space="0" w:color="auto"/>
            <w:right w:val="none" w:sz="0" w:space="0" w:color="auto"/>
          </w:divBdr>
        </w:div>
        <w:div w:id="980421293">
          <w:marLeft w:val="480"/>
          <w:marRight w:val="0"/>
          <w:marTop w:val="0"/>
          <w:marBottom w:val="0"/>
          <w:divBdr>
            <w:top w:val="none" w:sz="0" w:space="0" w:color="auto"/>
            <w:left w:val="none" w:sz="0" w:space="0" w:color="auto"/>
            <w:bottom w:val="none" w:sz="0" w:space="0" w:color="auto"/>
            <w:right w:val="none" w:sz="0" w:space="0" w:color="auto"/>
          </w:divBdr>
        </w:div>
        <w:div w:id="141313734">
          <w:marLeft w:val="480"/>
          <w:marRight w:val="0"/>
          <w:marTop w:val="0"/>
          <w:marBottom w:val="0"/>
          <w:divBdr>
            <w:top w:val="none" w:sz="0" w:space="0" w:color="auto"/>
            <w:left w:val="none" w:sz="0" w:space="0" w:color="auto"/>
            <w:bottom w:val="none" w:sz="0" w:space="0" w:color="auto"/>
            <w:right w:val="none" w:sz="0" w:space="0" w:color="auto"/>
          </w:divBdr>
        </w:div>
        <w:div w:id="789738764">
          <w:marLeft w:val="480"/>
          <w:marRight w:val="0"/>
          <w:marTop w:val="0"/>
          <w:marBottom w:val="0"/>
          <w:divBdr>
            <w:top w:val="none" w:sz="0" w:space="0" w:color="auto"/>
            <w:left w:val="none" w:sz="0" w:space="0" w:color="auto"/>
            <w:bottom w:val="none" w:sz="0" w:space="0" w:color="auto"/>
            <w:right w:val="none" w:sz="0" w:space="0" w:color="auto"/>
          </w:divBdr>
        </w:div>
        <w:div w:id="1911500405">
          <w:marLeft w:val="480"/>
          <w:marRight w:val="0"/>
          <w:marTop w:val="0"/>
          <w:marBottom w:val="0"/>
          <w:divBdr>
            <w:top w:val="none" w:sz="0" w:space="0" w:color="auto"/>
            <w:left w:val="none" w:sz="0" w:space="0" w:color="auto"/>
            <w:bottom w:val="none" w:sz="0" w:space="0" w:color="auto"/>
            <w:right w:val="none" w:sz="0" w:space="0" w:color="auto"/>
          </w:divBdr>
        </w:div>
        <w:div w:id="1567180056">
          <w:marLeft w:val="480"/>
          <w:marRight w:val="0"/>
          <w:marTop w:val="0"/>
          <w:marBottom w:val="0"/>
          <w:divBdr>
            <w:top w:val="none" w:sz="0" w:space="0" w:color="auto"/>
            <w:left w:val="none" w:sz="0" w:space="0" w:color="auto"/>
            <w:bottom w:val="none" w:sz="0" w:space="0" w:color="auto"/>
            <w:right w:val="none" w:sz="0" w:space="0" w:color="auto"/>
          </w:divBdr>
        </w:div>
        <w:div w:id="1086419947">
          <w:marLeft w:val="480"/>
          <w:marRight w:val="0"/>
          <w:marTop w:val="0"/>
          <w:marBottom w:val="0"/>
          <w:divBdr>
            <w:top w:val="none" w:sz="0" w:space="0" w:color="auto"/>
            <w:left w:val="none" w:sz="0" w:space="0" w:color="auto"/>
            <w:bottom w:val="none" w:sz="0" w:space="0" w:color="auto"/>
            <w:right w:val="none" w:sz="0" w:space="0" w:color="auto"/>
          </w:divBdr>
        </w:div>
        <w:div w:id="537545830">
          <w:marLeft w:val="480"/>
          <w:marRight w:val="0"/>
          <w:marTop w:val="0"/>
          <w:marBottom w:val="0"/>
          <w:divBdr>
            <w:top w:val="none" w:sz="0" w:space="0" w:color="auto"/>
            <w:left w:val="none" w:sz="0" w:space="0" w:color="auto"/>
            <w:bottom w:val="none" w:sz="0" w:space="0" w:color="auto"/>
            <w:right w:val="none" w:sz="0" w:space="0" w:color="auto"/>
          </w:divBdr>
        </w:div>
        <w:div w:id="2136368320">
          <w:marLeft w:val="480"/>
          <w:marRight w:val="0"/>
          <w:marTop w:val="0"/>
          <w:marBottom w:val="0"/>
          <w:divBdr>
            <w:top w:val="none" w:sz="0" w:space="0" w:color="auto"/>
            <w:left w:val="none" w:sz="0" w:space="0" w:color="auto"/>
            <w:bottom w:val="none" w:sz="0" w:space="0" w:color="auto"/>
            <w:right w:val="none" w:sz="0" w:space="0" w:color="auto"/>
          </w:divBdr>
        </w:div>
        <w:div w:id="1351687030">
          <w:marLeft w:val="480"/>
          <w:marRight w:val="0"/>
          <w:marTop w:val="0"/>
          <w:marBottom w:val="0"/>
          <w:divBdr>
            <w:top w:val="none" w:sz="0" w:space="0" w:color="auto"/>
            <w:left w:val="none" w:sz="0" w:space="0" w:color="auto"/>
            <w:bottom w:val="none" w:sz="0" w:space="0" w:color="auto"/>
            <w:right w:val="none" w:sz="0" w:space="0" w:color="auto"/>
          </w:divBdr>
        </w:div>
        <w:div w:id="141704300">
          <w:marLeft w:val="480"/>
          <w:marRight w:val="0"/>
          <w:marTop w:val="0"/>
          <w:marBottom w:val="0"/>
          <w:divBdr>
            <w:top w:val="none" w:sz="0" w:space="0" w:color="auto"/>
            <w:left w:val="none" w:sz="0" w:space="0" w:color="auto"/>
            <w:bottom w:val="none" w:sz="0" w:space="0" w:color="auto"/>
            <w:right w:val="none" w:sz="0" w:space="0" w:color="auto"/>
          </w:divBdr>
        </w:div>
        <w:div w:id="385033897">
          <w:marLeft w:val="480"/>
          <w:marRight w:val="0"/>
          <w:marTop w:val="0"/>
          <w:marBottom w:val="0"/>
          <w:divBdr>
            <w:top w:val="none" w:sz="0" w:space="0" w:color="auto"/>
            <w:left w:val="none" w:sz="0" w:space="0" w:color="auto"/>
            <w:bottom w:val="none" w:sz="0" w:space="0" w:color="auto"/>
            <w:right w:val="none" w:sz="0" w:space="0" w:color="auto"/>
          </w:divBdr>
        </w:div>
        <w:div w:id="920142383">
          <w:marLeft w:val="480"/>
          <w:marRight w:val="0"/>
          <w:marTop w:val="0"/>
          <w:marBottom w:val="0"/>
          <w:divBdr>
            <w:top w:val="none" w:sz="0" w:space="0" w:color="auto"/>
            <w:left w:val="none" w:sz="0" w:space="0" w:color="auto"/>
            <w:bottom w:val="none" w:sz="0" w:space="0" w:color="auto"/>
            <w:right w:val="none" w:sz="0" w:space="0" w:color="auto"/>
          </w:divBdr>
        </w:div>
        <w:div w:id="391387281">
          <w:marLeft w:val="480"/>
          <w:marRight w:val="0"/>
          <w:marTop w:val="0"/>
          <w:marBottom w:val="0"/>
          <w:divBdr>
            <w:top w:val="none" w:sz="0" w:space="0" w:color="auto"/>
            <w:left w:val="none" w:sz="0" w:space="0" w:color="auto"/>
            <w:bottom w:val="none" w:sz="0" w:space="0" w:color="auto"/>
            <w:right w:val="none" w:sz="0" w:space="0" w:color="auto"/>
          </w:divBdr>
        </w:div>
        <w:div w:id="78715545">
          <w:marLeft w:val="480"/>
          <w:marRight w:val="0"/>
          <w:marTop w:val="0"/>
          <w:marBottom w:val="0"/>
          <w:divBdr>
            <w:top w:val="none" w:sz="0" w:space="0" w:color="auto"/>
            <w:left w:val="none" w:sz="0" w:space="0" w:color="auto"/>
            <w:bottom w:val="none" w:sz="0" w:space="0" w:color="auto"/>
            <w:right w:val="none" w:sz="0" w:space="0" w:color="auto"/>
          </w:divBdr>
        </w:div>
        <w:div w:id="2124302793">
          <w:marLeft w:val="480"/>
          <w:marRight w:val="0"/>
          <w:marTop w:val="0"/>
          <w:marBottom w:val="0"/>
          <w:divBdr>
            <w:top w:val="none" w:sz="0" w:space="0" w:color="auto"/>
            <w:left w:val="none" w:sz="0" w:space="0" w:color="auto"/>
            <w:bottom w:val="none" w:sz="0" w:space="0" w:color="auto"/>
            <w:right w:val="none" w:sz="0" w:space="0" w:color="auto"/>
          </w:divBdr>
        </w:div>
        <w:div w:id="850920693">
          <w:marLeft w:val="480"/>
          <w:marRight w:val="0"/>
          <w:marTop w:val="0"/>
          <w:marBottom w:val="0"/>
          <w:divBdr>
            <w:top w:val="none" w:sz="0" w:space="0" w:color="auto"/>
            <w:left w:val="none" w:sz="0" w:space="0" w:color="auto"/>
            <w:bottom w:val="none" w:sz="0" w:space="0" w:color="auto"/>
            <w:right w:val="none" w:sz="0" w:space="0" w:color="auto"/>
          </w:divBdr>
        </w:div>
        <w:div w:id="649361451">
          <w:marLeft w:val="480"/>
          <w:marRight w:val="0"/>
          <w:marTop w:val="0"/>
          <w:marBottom w:val="0"/>
          <w:divBdr>
            <w:top w:val="none" w:sz="0" w:space="0" w:color="auto"/>
            <w:left w:val="none" w:sz="0" w:space="0" w:color="auto"/>
            <w:bottom w:val="none" w:sz="0" w:space="0" w:color="auto"/>
            <w:right w:val="none" w:sz="0" w:space="0" w:color="auto"/>
          </w:divBdr>
        </w:div>
        <w:div w:id="759253321">
          <w:marLeft w:val="480"/>
          <w:marRight w:val="0"/>
          <w:marTop w:val="0"/>
          <w:marBottom w:val="0"/>
          <w:divBdr>
            <w:top w:val="none" w:sz="0" w:space="0" w:color="auto"/>
            <w:left w:val="none" w:sz="0" w:space="0" w:color="auto"/>
            <w:bottom w:val="none" w:sz="0" w:space="0" w:color="auto"/>
            <w:right w:val="none" w:sz="0" w:space="0" w:color="auto"/>
          </w:divBdr>
        </w:div>
        <w:div w:id="302927741">
          <w:marLeft w:val="480"/>
          <w:marRight w:val="0"/>
          <w:marTop w:val="0"/>
          <w:marBottom w:val="0"/>
          <w:divBdr>
            <w:top w:val="none" w:sz="0" w:space="0" w:color="auto"/>
            <w:left w:val="none" w:sz="0" w:space="0" w:color="auto"/>
            <w:bottom w:val="none" w:sz="0" w:space="0" w:color="auto"/>
            <w:right w:val="none" w:sz="0" w:space="0" w:color="auto"/>
          </w:divBdr>
        </w:div>
        <w:div w:id="531304721">
          <w:marLeft w:val="480"/>
          <w:marRight w:val="0"/>
          <w:marTop w:val="0"/>
          <w:marBottom w:val="0"/>
          <w:divBdr>
            <w:top w:val="none" w:sz="0" w:space="0" w:color="auto"/>
            <w:left w:val="none" w:sz="0" w:space="0" w:color="auto"/>
            <w:bottom w:val="none" w:sz="0" w:space="0" w:color="auto"/>
            <w:right w:val="none" w:sz="0" w:space="0" w:color="auto"/>
          </w:divBdr>
        </w:div>
        <w:div w:id="1319379055">
          <w:marLeft w:val="480"/>
          <w:marRight w:val="0"/>
          <w:marTop w:val="0"/>
          <w:marBottom w:val="0"/>
          <w:divBdr>
            <w:top w:val="none" w:sz="0" w:space="0" w:color="auto"/>
            <w:left w:val="none" w:sz="0" w:space="0" w:color="auto"/>
            <w:bottom w:val="none" w:sz="0" w:space="0" w:color="auto"/>
            <w:right w:val="none" w:sz="0" w:space="0" w:color="auto"/>
          </w:divBdr>
        </w:div>
        <w:div w:id="1347900392">
          <w:marLeft w:val="480"/>
          <w:marRight w:val="0"/>
          <w:marTop w:val="0"/>
          <w:marBottom w:val="0"/>
          <w:divBdr>
            <w:top w:val="none" w:sz="0" w:space="0" w:color="auto"/>
            <w:left w:val="none" w:sz="0" w:space="0" w:color="auto"/>
            <w:bottom w:val="none" w:sz="0" w:space="0" w:color="auto"/>
            <w:right w:val="none" w:sz="0" w:space="0" w:color="auto"/>
          </w:divBdr>
        </w:div>
        <w:div w:id="2078816581">
          <w:marLeft w:val="480"/>
          <w:marRight w:val="0"/>
          <w:marTop w:val="0"/>
          <w:marBottom w:val="0"/>
          <w:divBdr>
            <w:top w:val="none" w:sz="0" w:space="0" w:color="auto"/>
            <w:left w:val="none" w:sz="0" w:space="0" w:color="auto"/>
            <w:bottom w:val="none" w:sz="0" w:space="0" w:color="auto"/>
            <w:right w:val="none" w:sz="0" w:space="0" w:color="auto"/>
          </w:divBdr>
        </w:div>
        <w:div w:id="648218110">
          <w:marLeft w:val="480"/>
          <w:marRight w:val="0"/>
          <w:marTop w:val="0"/>
          <w:marBottom w:val="0"/>
          <w:divBdr>
            <w:top w:val="none" w:sz="0" w:space="0" w:color="auto"/>
            <w:left w:val="none" w:sz="0" w:space="0" w:color="auto"/>
            <w:bottom w:val="none" w:sz="0" w:space="0" w:color="auto"/>
            <w:right w:val="none" w:sz="0" w:space="0" w:color="auto"/>
          </w:divBdr>
        </w:div>
        <w:div w:id="2094157688">
          <w:marLeft w:val="480"/>
          <w:marRight w:val="0"/>
          <w:marTop w:val="0"/>
          <w:marBottom w:val="0"/>
          <w:divBdr>
            <w:top w:val="none" w:sz="0" w:space="0" w:color="auto"/>
            <w:left w:val="none" w:sz="0" w:space="0" w:color="auto"/>
            <w:bottom w:val="none" w:sz="0" w:space="0" w:color="auto"/>
            <w:right w:val="none" w:sz="0" w:space="0" w:color="auto"/>
          </w:divBdr>
        </w:div>
        <w:div w:id="1393887065">
          <w:marLeft w:val="480"/>
          <w:marRight w:val="0"/>
          <w:marTop w:val="0"/>
          <w:marBottom w:val="0"/>
          <w:divBdr>
            <w:top w:val="none" w:sz="0" w:space="0" w:color="auto"/>
            <w:left w:val="none" w:sz="0" w:space="0" w:color="auto"/>
            <w:bottom w:val="none" w:sz="0" w:space="0" w:color="auto"/>
            <w:right w:val="none" w:sz="0" w:space="0" w:color="auto"/>
          </w:divBdr>
        </w:div>
        <w:div w:id="1882982341">
          <w:marLeft w:val="480"/>
          <w:marRight w:val="0"/>
          <w:marTop w:val="0"/>
          <w:marBottom w:val="0"/>
          <w:divBdr>
            <w:top w:val="none" w:sz="0" w:space="0" w:color="auto"/>
            <w:left w:val="none" w:sz="0" w:space="0" w:color="auto"/>
            <w:bottom w:val="none" w:sz="0" w:space="0" w:color="auto"/>
            <w:right w:val="none" w:sz="0" w:space="0" w:color="auto"/>
          </w:divBdr>
        </w:div>
        <w:div w:id="652871715">
          <w:marLeft w:val="480"/>
          <w:marRight w:val="0"/>
          <w:marTop w:val="0"/>
          <w:marBottom w:val="0"/>
          <w:divBdr>
            <w:top w:val="none" w:sz="0" w:space="0" w:color="auto"/>
            <w:left w:val="none" w:sz="0" w:space="0" w:color="auto"/>
            <w:bottom w:val="none" w:sz="0" w:space="0" w:color="auto"/>
            <w:right w:val="none" w:sz="0" w:space="0" w:color="auto"/>
          </w:divBdr>
        </w:div>
        <w:div w:id="509948126">
          <w:marLeft w:val="480"/>
          <w:marRight w:val="0"/>
          <w:marTop w:val="0"/>
          <w:marBottom w:val="0"/>
          <w:divBdr>
            <w:top w:val="none" w:sz="0" w:space="0" w:color="auto"/>
            <w:left w:val="none" w:sz="0" w:space="0" w:color="auto"/>
            <w:bottom w:val="none" w:sz="0" w:space="0" w:color="auto"/>
            <w:right w:val="none" w:sz="0" w:space="0" w:color="auto"/>
          </w:divBdr>
        </w:div>
        <w:div w:id="1118259948">
          <w:marLeft w:val="480"/>
          <w:marRight w:val="0"/>
          <w:marTop w:val="0"/>
          <w:marBottom w:val="0"/>
          <w:divBdr>
            <w:top w:val="none" w:sz="0" w:space="0" w:color="auto"/>
            <w:left w:val="none" w:sz="0" w:space="0" w:color="auto"/>
            <w:bottom w:val="none" w:sz="0" w:space="0" w:color="auto"/>
            <w:right w:val="none" w:sz="0" w:space="0" w:color="auto"/>
          </w:divBdr>
        </w:div>
        <w:div w:id="1403063802">
          <w:marLeft w:val="480"/>
          <w:marRight w:val="0"/>
          <w:marTop w:val="0"/>
          <w:marBottom w:val="0"/>
          <w:divBdr>
            <w:top w:val="none" w:sz="0" w:space="0" w:color="auto"/>
            <w:left w:val="none" w:sz="0" w:space="0" w:color="auto"/>
            <w:bottom w:val="none" w:sz="0" w:space="0" w:color="auto"/>
            <w:right w:val="none" w:sz="0" w:space="0" w:color="auto"/>
          </w:divBdr>
        </w:div>
        <w:div w:id="1212310016">
          <w:marLeft w:val="480"/>
          <w:marRight w:val="0"/>
          <w:marTop w:val="0"/>
          <w:marBottom w:val="0"/>
          <w:divBdr>
            <w:top w:val="none" w:sz="0" w:space="0" w:color="auto"/>
            <w:left w:val="none" w:sz="0" w:space="0" w:color="auto"/>
            <w:bottom w:val="none" w:sz="0" w:space="0" w:color="auto"/>
            <w:right w:val="none" w:sz="0" w:space="0" w:color="auto"/>
          </w:divBdr>
        </w:div>
        <w:div w:id="1308626525">
          <w:marLeft w:val="480"/>
          <w:marRight w:val="0"/>
          <w:marTop w:val="0"/>
          <w:marBottom w:val="0"/>
          <w:divBdr>
            <w:top w:val="none" w:sz="0" w:space="0" w:color="auto"/>
            <w:left w:val="none" w:sz="0" w:space="0" w:color="auto"/>
            <w:bottom w:val="none" w:sz="0" w:space="0" w:color="auto"/>
            <w:right w:val="none" w:sz="0" w:space="0" w:color="auto"/>
          </w:divBdr>
        </w:div>
        <w:div w:id="2126849529">
          <w:marLeft w:val="480"/>
          <w:marRight w:val="0"/>
          <w:marTop w:val="0"/>
          <w:marBottom w:val="0"/>
          <w:divBdr>
            <w:top w:val="none" w:sz="0" w:space="0" w:color="auto"/>
            <w:left w:val="none" w:sz="0" w:space="0" w:color="auto"/>
            <w:bottom w:val="none" w:sz="0" w:space="0" w:color="auto"/>
            <w:right w:val="none" w:sz="0" w:space="0" w:color="auto"/>
          </w:divBdr>
        </w:div>
        <w:div w:id="1338077092">
          <w:marLeft w:val="480"/>
          <w:marRight w:val="0"/>
          <w:marTop w:val="0"/>
          <w:marBottom w:val="0"/>
          <w:divBdr>
            <w:top w:val="none" w:sz="0" w:space="0" w:color="auto"/>
            <w:left w:val="none" w:sz="0" w:space="0" w:color="auto"/>
            <w:bottom w:val="none" w:sz="0" w:space="0" w:color="auto"/>
            <w:right w:val="none" w:sz="0" w:space="0" w:color="auto"/>
          </w:divBdr>
        </w:div>
        <w:div w:id="401636091">
          <w:marLeft w:val="480"/>
          <w:marRight w:val="0"/>
          <w:marTop w:val="0"/>
          <w:marBottom w:val="0"/>
          <w:divBdr>
            <w:top w:val="none" w:sz="0" w:space="0" w:color="auto"/>
            <w:left w:val="none" w:sz="0" w:space="0" w:color="auto"/>
            <w:bottom w:val="none" w:sz="0" w:space="0" w:color="auto"/>
            <w:right w:val="none" w:sz="0" w:space="0" w:color="auto"/>
          </w:divBdr>
        </w:div>
        <w:div w:id="548537967">
          <w:marLeft w:val="480"/>
          <w:marRight w:val="0"/>
          <w:marTop w:val="0"/>
          <w:marBottom w:val="0"/>
          <w:divBdr>
            <w:top w:val="none" w:sz="0" w:space="0" w:color="auto"/>
            <w:left w:val="none" w:sz="0" w:space="0" w:color="auto"/>
            <w:bottom w:val="none" w:sz="0" w:space="0" w:color="auto"/>
            <w:right w:val="none" w:sz="0" w:space="0" w:color="auto"/>
          </w:divBdr>
        </w:div>
        <w:div w:id="1565096878">
          <w:marLeft w:val="480"/>
          <w:marRight w:val="0"/>
          <w:marTop w:val="0"/>
          <w:marBottom w:val="0"/>
          <w:divBdr>
            <w:top w:val="none" w:sz="0" w:space="0" w:color="auto"/>
            <w:left w:val="none" w:sz="0" w:space="0" w:color="auto"/>
            <w:bottom w:val="none" w:sz="0" w:space="0" w:color="auto"/>
            <w:right w:val="none" w:sz="0" w:space="0" w:color="auto"/>
          </w:divBdr>
        </w:div>
        <w:div w:id="1656913706">
          <w:marLeft w:val="480"/>
          <w:marRight w:val="0"/>
          <w:marTop w:val="0"/>
          <w:marBottom w:val="0"/>
          <w:divBdr>
            <w:top w:val="none" w:sz="0" w:space="0" w:color="auto"/>
            <w:left w:val="none" w:sz="0" w:space="0" w:color="auto"/>
            <w:bottom w:val="none" w:sz="0" w:space="0" w:color="auto"/>
            <w:right w:val="none" w:sz="0" w:space="0" w:color="auto"/>
          </w:divBdr>
        </w:div>
        <w:div w:id="162166376">
          <w:marLeft w:val="480"/>
          <w:marRight w:val="0"/>
          <w:marTop w:val="0"/>
          <w:marBottom w:val="0"/>
          <w:divBdr>
            <w:top w:val="none" w:sz="0" w:space="0" w:color="auto"/>
            <w:left w:val="none" w:sz="0" w:space="0" w:color="auto"/>
            <w:bottom w:val="none" w:sz="0" w:space="0" w:color="auto"/>
            <w:right w:val="none" w:sz="0" w:space="0" w:color="auto"/>
          </w:divBdr>
        </w:div>
        <w:div w:id="497353177">
          <w:marLeft w:val="480"/>
          <w:marRight w:val="0"/>
          <w:marTop w:val="0"/>
          <w:marBottom w:val="0"/>
          <w:divBdr>
            <w:top w:val="none" w:sz="0" w:space="0" w:color="auto"/>
            <w:left w:val="none" w:sz="0" w:space="0" w:color="auto"/>
            <w:bottom w:val="none" w:sz="0" w:space="0" w:color="auto"/>
            <w:right w:val="none" w:sz="0" w:space="0" w:color="auto"/>
          </w:divBdr>
        </w:div>
        <w:div w:id="1870533897">
          <w:marLeft w:val="480"/>
          <w:marRight w:val="0"/>
          <w:marTop w:val="0"/>
          <w:marBottom w:val="0"/>
          <w:divBdr>
            <w:top w:val="none" w:sz="0" w:space="0" w:color="auto"/>
            <w:left w:val="none" w:sz="0" w:space="0" w:color="auto"/>
            <w:bottom w:val="none" w:sz="0" w:space="0" w:color="auto"/>
            <w:right w:val="none" w:sz="0" w:space="0" w:color="auto"/>
          </w:divBdr>
        </w:div>
        <w:div w:id="2077782510">
          <w:marLeft w:val="480"/>
          <w:marRight w:val="0"/>
          <w:marTop w:val="0"/>
          <w:marBottom w:val="0"/>
          <w:divBdr>
            <w:top w:val="none" w:sz="0" w:space="0" w:color="auto"/>
            <w:left w:val="none" w:sz="0" w:space="0" w:color="auto"/>
            <w:bottom w:val="none" w:sz="0" w:space="0" w:color="auto"/>
            <w:right w:val="none" w:sz="0" w:space="0" w:color="auto"/>
          </w:divBdr>
        </w:div>
        <w:div w:id="1867870317">
          <w:marLeft w:val="480"/>
          <w:marRight w:val="0"/>
          <w:marTop w:val="0"/>
          <w:marBottom w:val="0"/>
          <w:divBdr>
            <w:top w:val="none" w:sz="0" w:space="0" w:color="auto"/>
            <w:left w:val="none" w:sz="0" w:space="0" w:color="auto"/>
            <w:bottom w:val="none" w:sz="0" w:space="0" w:color="auto"/>
            <w:right w:val="none" w:sz="0" w:space="0" w:color="auto"/>
          </w:divBdr>
        </w:div>
        <w:div w:id="607586962">
          <w:marLeft w:val="480"/>
          <w:marRight w:val="0"/>
          <w:marTop w:val="0"/>
          <w:marBottom w:val="0"/>
          <w:divBdr>
            <w:top w:val="none" w:sz="0" w:space="0" w:color="auto"/>
            <w:left w:val="none" w:sz="0" w:space="0" w:color="auto"/>
            <w:bottom w:val="none" w:sz="0" w:space="0" w:color="auto"/>
            <w:right w:val="none" w:sz="0" w:space="0" w:color="auto"/>
          </w:divBdr>
        </w:div>
        <w:div w:id="151213667">
          <w:marLeft w:val="480"/>
          <w:marRight w:val="0"/>
          <w:marTop w:val="0"/>
          <w:marBottom w:val="0"/>
          <w:divBdr>
            <w:top w:val="none" w:sz="0" w:space="0" w:color="auto"/>
            <w:left w:val="none" w:sz="0" w:space="0" w:color="auto"/>
            <w:bottom w:val="none" w:sz="0" w:space="0" w:color="auto"/>
            <w:right w:val="none" w:sz="0" w:space="0" w:color="auto"/>
          </w:divBdr>
        </w:div>
      </w:divsChild>
    </w:div>
    <w:div w:id="829558744">
      <w:bodyDiv w:val="1"/>
      <w:marLeft w:val="0"/>
      <w:marRight w:val="0"/>
      <w:marTop w:val="0"/>
      <w:marBottom w:val="0"/>
      <w:divBdr>
        <w:top w:val="none" w:sz="0" w:space="0" w:color="auto"/>
        <w:left w:val="none" w:sz="0" w:space="0" w:color="auto"/>
        <w:bottom w:val="none" w:sz="0" w:space="0" w:color="auto"/>
        <w:right w:val="none" w:sz="0" w:space="0" w:color="auto"/>
      </w:divBdr>
    </w:div>
    <w:div w:id="829636626">
      <w:bodyDiv w:val="1"/>
      <w:marLeft w:val="0"/>
      <w:marRight w:val="0"/>
      <w:marTop w:val="0"/>
      <w:marBottom w:val="0"/>
      <w:divBdr>
        <w:top w:val="none" w:sz="0" w:space="0" w:color="auto"/>
        <w:left w:val="none" w:sz="0" w:space="0" w:color="auto"/>
        <w:bottom w:val="none" w:sz="0" w:space="0" w:color="auto"/>
        <w:right w:val="none" w:sz="0" w:space="0" w:color="auto"/>
      </w:divBdr>
    </w:div>
    <w:div w:id="829832976">
      <w:bodyDiv w:val="1"/>
      <w:marLeft w:val="0"/>
      <w:marRight w:val="0"/>
      <w:marTop w:val="0"/>
      <w:marBottom w:val="0"/>
      <w:divBdr>
        <w:top w:val="none" w:sz="0" w:space="0" w:color="auto"/>
        <w:left w:val="none" w:sz="0" w:space="0" w:color="auto"/>
        <w:bottom w:val="none" w:sz="0" w:space="0" w:color="auto"/>
        <w:right w:val="none" w:sz="0" w:space="0" w:color="auto"/>
      </w:divBdr>
    </w:div>
    <w:div w:id="829904562">
      <w:bodyDiv w:val="1"/>
      <w:marLeft w:val="0"/>
      <w:marRight w:val="0"/>
      <w:marTop w:val="0"/>
      <w:marBottom w:val="0"/>
      <w:divBdr>
        <w:top w:val="none" w:sz="0" w:space="0" w:color="auto"/>
        <w:left w:val="none" w:sz="0" w:space="0" w:color="auto"/>
        <w:bottom w:val="none" w:sz="0" w:space="0" w:color="auto"/>
        <w:right w:val="none" w:sz="0" w:space="0" w:color="auto"/>
      </w:divBdr>
    </w:div>
    <w:div w:id="830026867">
      <w:bodyDiv w:val="1"/>
      <w:marLeft w:val="0"/>
      <w:marRight w:val="0"/>
      <w:marTop w:val="0"/>
      <w:marBottom w:val="0"/>
      <w:divBdr>
        <w:top w:val="none" w:sz="0" w:space="0" w:color="auto"/>
        <w:left w:val="none" w:sz="0" w:space="0" w:color="auto"/>
        <w:bottom w:val="none" w:sz="0" w:space="0" w:color="auto"/>
        <w:right w:val="none" w:sz="0" w:space="0" w:color="auto"/>
      </w:divBdr>
    </w:div>
    <w:div w:id="831063944">
      <w:bodyDiv w:val="1"/>
      <w:marLeft w:val="0"/>
      <w:marRight w:val="0"/>
      <w:marTop w:val="0"/>
      <w:marBottom w:val="0"/>
      <w:divBdr>
        <w:top w:val="none" w:sz="0" w:space="0" w:color="auto"/>
        <w:left w:val="none" w:sz="0" w:space="0" w:color="auto"/>
        <w:bottom w:val="none" w:sz="0" w:space="0" w:color="auto"/>
        <w:right w:val="none" w:sz="0" w:space="0" w:color="auto"/>
      </w:divBdr>
    </w:div>
    <w:div w:id="831409929">
      <w:bodyDiv w:val="1"/>
      <w:marLeft w:val="0"/>
      <w:marRight w:val="0"/>
      <w:marTop w:val="0"/>
      <w:marBottom w:val="0"/>
      <w:divBdr>
        <w:top w:val="none" w:sz="0" w:space="0" w:color="auto"/>
        <w:left w:val="none" w:sz="0" w:space="0" w:color="auto"/>
        <w:bottom w:val="none" w:sz="0" w:space="0" w:color="auto"/>
        <w:right w:val="none" w:sz="0" w:space="0" w:color="auto"/>
      </w:divBdr>
    </w:div>
    <w:div w:id="831603944">
      <w:bodyDiv w:val="1"/>
      <w:marLeft w:val="0"/>
      <w:marRight w:val="0"/>
      <w:marTop w:val="0"/>
      <w:marBottom w:val="0"/>
      <w:divBdr>
        <w:top w:val="none" w:sz="0" w:space="0" w:color="auto"/>
        <w:left w:val="none" w:sz="0" w:space="0" w:color="auto"/>
        <w:bottom w:val="none" w:sz="0" w:space="0" w:color="auto"/>
        <w:right w:val="none" w:sz="0" w:space="0" w:color="auto"/>
      </w:divBdr>
    </w:div>
    <w:div w:id="832064627">
      <w:bodyDiv w:val="1"/>
      <w:marLeft w:val="0"/>
      <w:marRight w:val="0"/>
      <w:marTop w:val="0"/>
      <w:marBottom w:val="0"/>
      <w:divBdr>
        <w:top w:val="none" w:sz="0" w:space="0" w:color="auto"/>
        <w:left w:val="none" w:sz="0" w:space="0" w:color="auto"/>
        <w:bottom w:val="none" w:sz="0" w:space="0" w:color="auto"/>
        <w:right w:val="none" w:sz="0" w:space="0" w:color="auto"/>
      </w:divBdr>
    </w:div>
    <w:div w:id="832070608">
      <w:bodyDiv w:val="1"/>
      <w:marLeft w:val="0"/>
      <w:marRight w:val="0"/>
      <w:marTop w:val="0"/>
      <w:marBottom w:val="0"/>
      <w:divBdr>
        <w:top w:val="none" w:sz="0" w:space="0" w:color="auto"/>
        <w:left w:val="none" w:sz="0" w:space="0" w:color="auto"/>
        <w:bottom w:val="none" w:sz="0" w:space="0" w:color="auto"/>
        <w:right w:val="none" w:sz="0" w:space="0" w:color="auto"/>
      </w:divBdr>
      <w:divsChild>
        <w:div w:id="1463235136">
          <w:marLeft w:val="0"/>
          <w:marRight w:val="0"/>
          <w:marTop w:val="0"/>
          <w:marBottom w:val="0"/>
          <w:divBdr>
            <w:top w:val="none" w:sz="0" w:space="0" w:color="auto"/>
            <w:left w:val="none" w:sz="0" w:space="0" w:color="auto"/>
            <w:bottom w:val="none" w:sz="0" w:space="0" w:color="auto"/>
            <w:right w:val="none" w:sz="0" w:space="0" w:color="auto"/>
          </w:divBdr>
        </w:div>
        <w:div w:id="1446076466">
          <w:marLeft w:val="0"/>
          <w:marRight w:val="0"/>
          <w:marTop w:val="0"/>
          <w:marBottom w:val="0"/>
          <w:divBdr>
            <w:top w:val="none" w:sz="0" w:space="0" w:color="auto"/>
            <w:left w:val="none" w:sz="0" w:space="0" w:color="auto"/>
            <w:bottom w:val="none" w:sz="0" w:space="0" w:color="auto"/>
            <w:right w:val="none" w:sz="0" w:space="0" w:color="auto"/>
          </w:divBdr>
        </w:div>
        <w:div w:id="249430576">
          <w:marLeft w:val="0"/>
          <w:marRight w:val="0"/>
          <w:marTop w:val="0"/>
          <w:marBottom w:val="0"/>
          <w:divBdr>
            <w:top w:val="none" w:sz="0" w:space="0" w:color="auto"/>
            <w:left w:val="none" w:sz="0" w:space="0" w:color="auto"/>
            <w:bottom w:val="none" w:sz="0" w:space="0" w:color="auto"/>
            <w:right w:val="none" w:sz="0" w:space="0" w:color="auto"/>
          </w:divBdr>
        </w:div>
        <w:div w:id="1763335237">
          <w:marLeft w:val="0"/>
          <w:marRight w:val="0"/>
          <w:marTop w:val="0"/>
          <w:marBottom w:val="0"/>
          <w:divBdr>
            <w:top w:val="none" w:sz="0" w:space="0" w:color="auto"/>
            <w:left w:val="none" w:sz="0" w:space="0" w:color="auto"/>
            <w:bottom w:val="none" w:sz="0" w:space="0" w:color="auto"/>
            <w:right w:val="none" w:sz="0" w:space="0" w:color="auto"/>
          </w:divBdr>
        </w:div>
        <w:div w:id="1538006245">
          <w:marLeft w:val="0"/>
          <w:marRight w:val="0"/>
          <w:marTop w:val="0"/>
          <w:marBottom w:val="0"/>
          <w:divBdr>
            <w:top w:val="none" w:sz="0" w:space="0" w:color="auto"/>
            <w:left w:val="none" w:sz="0" w:space="0" w:color="auto"/>
            <w:bottom w:val="none" w:sz="0" w:space="0" w:color="auto"/>
            <w:right w:val="none" w:sz="0" w:space="0" w:color="auto"/>
          </w:divBdr>
        </w:div>
        <w:div w:id="142940506">
          <w:marLeft w:val="0"/>
          <w:marRight w:val="0"/>
          <w:marTop w:val="0"/>
          <w:marBottom w:val="0"/>
          <w:divBdr>
            <w:top w:val="none" w:sz="0" w:space="0" w:color="auto"/>
            <w:left w:val="none" w:sz="0" w:space="0" w:color="auto"/>
            <w:bottom w:val="none" w:sz="0" w:space="0" w:color="auto"/>
            <w:right w:val="none" w:sz="0" w:space="0" w:color="auto"/>
          </w:divBdr>
        </w:div>
        <w:div w:id="876237116">
          <w:marLeft w:val="0"/>
          <w:marRight w:val="0"/>
          <w:marTop w:val="0"/>
          <w:marBottom w:val="0"/>
          <w:divBdr>
            <w:top w:val="none" w:sz="0" w:space="0" w:color="auto"/>
            <w:left w:val="none" w:sz="0" w:space="0" w:color="auto"/>
            <w:bottom w:val="none" w:sz="0" w:space="0" w:color="auto"/>
            <w:right w:val="none" w:sz="0" w:space="0" w:color="auto"/>
          </w:divBdr>
        </w:div>
        <w:div w:id="2143882484">
          <w:marLeft w:val="0"/>
          <w:marRight w:val="0"/>
          <w:marTop w:val="0"/>
          <w:marBottom w:val="0"/>
          <w:divBdr>
            <w:top w:val="none" w:sz="0" w:space="0" w:color="auto"/>
            <w:left w:val="none" w:sz="0" w:space="0" w:color="auto"/>
            <w:bottom w:val="none" w:sz="0" w:space="0" w:color="auto"/>
            <w:right w:val="none" w:sz="0" w:space="0" w:color="auto"/>
          </w:divBdr>
        </w:div>
        <w:div w:id="98960123">
          <w:marLeft w:val="0"/>
          <w:marRight w:val="0"/>
          <w:marTop w:val="0"/>
          <w:marBottom w:val="0"/>
          <w:divBdr>
            <w:top w:val="none" w:sz="0" w:space="0" w:color="auto"/>
            <w:left w:val="none" w:sz="0" w:space="0" w:color="auto"/>
            <w:bottom w:val="none" w:sz="0" w:space="0" w:color="auto"/>
            <w:right w:val="none" w:sz="0" w:space="0" w:color="auto"/>
          </w:divBdr>
        </w:div>
        <w:div w:id="1873422195">
          <w:marLeft w:val="0"/>
          <w:marRight w:val="0"/>
          <w:marTop w:val="0"/>
          <w:marBottom w:val="0"/>
          <w:divBdr>
            <w:top w:val="none" w:sz="0" w:space="0" w:color="auto"/>
            <w:left w:val="none" w:sz="0" w:space="0" w:color="auto"/>
            <w:bottom w:val="none" w:sz="0" w:space="0" w:color="auto"/>
            <w:right w:val="none" w:sz="0" w:space="0" w:color="auto"/>
          </w:divBdr>
        </w:div>
        <w:div w:id="1987971019">
          <w:marLeft w:val="0"/>
          <w:marRight w:val="0"/>
          <w:marTop w:val="0"/>
          <w:marBottom w:val="0"/>
          <w:divBdr>
            <w:top w:val="none" w:sz="0" w:space="0" w:color="auto"/>
            <w:left w:val="none" w:sz="0" w:space="0" w:color="auto"/>
            <w:bottom w:val="none" w:sz="0" w:space="0" w:color="auto"/>
            <w:right w:val="none" w:sz="0" w:space="0" w:color="auto"/>
          </w:divBdr>
        </w:div>
        <w:div w:id="252319111">
          <w:marLeft w:val="0"/>
          <w:marRight w:val="0"/>
          <w:marTop w:val="0"/>
          <w:marBottom w:val="0"/>
          <w:divBdr>
            <w:top w:val="none" w:sz="0" w:space="0" w:color="auto"/>
            <w:left w:val="none" w:sz="0" w:space="0" w:color="auto"/>
            <w:bottom w:val="none" w:sz="0" w:space="0" w:color="auto"/>
            <w:right w:val="none" w:sz="0" w:space="0" w:color="auto"/>
          </w:divBdr>
        </w:div>
        <w:div w:id="1877430166">
          <w:marLeft w:val="0"/>
          <w:marRight w:val="0"/>
          <w:marTop w:val="0"/>
          <w:marBottom w:val="0"/>
          <w:divBdr>
            <w:top w:val="none" w:sz="0" w:space="0" w:color="auto"/>
            <w:left w:val="none" w:sz="0" w:space="0" w:color="auto"/>
            <w:bottom w:val="none" w:sz="0" w:space="0" w:color="auto"/>
            <w:right w:val="none" w:sz="0" w:space="0" w:color="auto"/>
          </w:divBdr>
        </w:div>
        <w:div w:id="1138573085">
          <w:marLeft w:val="0"/>
          <w:marRight w:val="0"/>
          <w:marTop w:val="0"/>
          <w:marBottom w:val="0"/>
          <w:divBdr>
            <w:top w:val="none" w:sz="0" w:space="0" w:color="auto"/>
            <w:left w:val="none" w:sz="0" w:space="0" w:color="auto"/>
            <w:bottom w:val="none" w:sz="0" w:space="0" w:color="auto"/>
            <w:right w:val="none" w:sz="0" w:space="0" w:color="auto"/>
          </w:divBdr>
        </w:div>
        <w:div w:id="1292175510">
          <w:marLeft w:val="0"/>
          <w:marRight w:val="0"/>
          <w:marTop w:val="0"/>
          <w:marBottom w:val="0"/>
          <w:divBdr>
            <w:top w:val="none" w:sz="0" w:space="0" w:color="auto"/>
            <w:left w:val="none" w:sz="0" w:space="0" w:color="auto"/>
            <w:bottom w:val="none" w:sz="0" w:space="0" w:color="auto"/>
            <w:right w:val="none" w:sz="0" w:space="0" w:color="auto"/>
          </w:divBdr>
        </w:div>
        <w:div w:id="1754547828">
          <w:marLeft w:val="0"/>
          <w:marRight w:val="0"/>
          <w:marTop w:val="0"/>
          <w:marBottom w:val="0"/>
          <w:divBdr>
            <w:top w:val="none" w:sz="0" w:space="0" w:color="auto"/>
            <w:left w:val="none" w:sz="0" w:space="0" w:color="auto"/>
            <w:bottom w:val="none" w:sz="0" w:space="0" w:color="auto"/>
            <w:right w:val="none" w:sz="0" w:space="0" w:color="auto"/>
          </w:divBdr>
        </w:div>
        <w:div w:id="1551574525">
          <w:marLeft w:val="0"/>
          <w:marRight w:val="0"/>
          <w:marTop w:val="0"/>
          <w:marBottom w:val="0"/>
          <w:divBdr>
            <w:top w:val="none" w:sz="0" w:space="0" w:color="auto"/>
            <w:left w:val="none" w:sz="0" w:space="0" w:color="auto"/>
            <w:bottom w:val="none" w:sz="0" w:space="0" w:color="auto"/>
            <w:right w:val="none" w:sz="0" w:space="0" w:color="auto"/>
          </w:divBdr>
        </w:div>
        <w:div w:id="18356994">
          <w:marLeft w:val="0"/>
          <w:marRight w:val="0"/>
          <w:marTop w:val="0"/>
          <w:marBottom w:val="0"/>
          <w:divBdr>
            <w:top w:val="none" w:sz="0" w:space="0" w:color="auto"/>
            <w:left w:val="none" w:sz="0" w:space="0" w:color="auto"/>
            <w:bottom w:val="none" w:sz="0" w:space="0" w:color="auto"/>
            <w:right w:val="none" w:sz="0" w:space="0" w:color="auto"/>
          </w:divBdr>
        </w:div>
        <w:div w:id="639457963">
          <w:marLeft w:val="0"/>
          <w:marRight w:val="0"/>
          <w:marTop w:val="0"/>
          <w:marBottom w:val="0"/>
          <w:divBdr>
            <w:top w:val="none" w:sz="0" w:space="0" w:color="auto"/>
            <w:left w:val="none" w:sz="0" w:space="0" w:color="auto"/>
            <w:bottom w:val="none" w:sz="0" w:space="0" w:color="auto"/>
            <w:right w:val="none" w:sz="0" w:space="0" w:color="auto"/>
          </w:divBdr>
        </w:div>
        <w:div w:id="1751346868">
          <w:marLeft w:val="0"/>
          <w:marRight w:val="0"/>
          <w:marTop w:val="0"/>
          <w:marBottom w:val="0"/>
          <w:divBdr>
            <w:top w:val="none" w:sz="0" w:space="0" w:color="auto"/>
            <w:left w:val="none" w:sz="0" w:space="0" w:color="auto"/>
            <w:bottom w:val="none" w:sz="0" w:space="0" w:color="auto"/>
            <w:right w:val="none" w:sz="0" w:space="0" w:color="auto"/>
          </w:divBdr>
        </w:div>
        <w:div w:id="564099539">
          <w:marLeft w:val="0"/>
          <w:marRight w:val="0"/>
          <w:marTop w:val="0"/>
          <w:marBottom w:val="0"/>
          <w:divBdr>
            <w:top w:val="none" w:sz="0" w:space="0" w:color="auto"/>
            <w:left w:val="none" w:sz="0" w:space="0" w:color="auto"/>
            <w:bottom w:val="none" w:sz="0" w:space="0" w:color="auto"/>
            <w:right w:val="none" w:sz="0" w:space="0" w:color="auto"/>
          </w:divBdr>
        </w:div>
        <w:div w:id="1379745208">
          <w:marLeft w:val="0"/>
          <w:marRight w:val="0"/>
          <w:marTop w:val="0"/>
          <w:marBottom w:val="0"/>
          <w:divBdr>
            <w:top w:val="none" w:sz="0" w:space="0" w:color="auto"/>
            <w:left w:val="none" w:sz="0" w:space="0" w:color="auto"/>
            <w:bottom w:val="none" w:sz="0" w:space="0" w:color="auto"/>
            <w:right w:val="none" w:sz="0" w:space="0" w:color="auto"/>
          </w:divBdr>
        </w:div>
        <w:div w:id="1455707787">
          <w:marLeft w:val="0"/>
          <w:marRight w:val="0"/>
          <w:marTop w:val="0"/>
          <w:marBottom w:val="0"/>
          <w:divBdr>
            <w:top w:val="none" w:sz="0" w:space="0" w:color="auto"/>
            <w:left w:val="none" w:sz="0" w:space="0" w:color="auto"/>
            <w:bottom w:val="none" w:sz="0" w:space="0" w:color="auto"/>
            <w:right w:val="none" w:sz="0" w:space="0" w:color="auto"/>
          </w:divBdr>
        </w:div>
        <w:div w:id="656619008">
          <w:marLeft w:val="0"/>
          <w:marRight w:val="0"/>
          <w:marTop w:val="0"/>
          <w:marBottom w:val="0"/>
          <w:divBdr>
            <w:top w:val="none" w:sz="0" w:space="0" w:color="auto"/>
            <w:left w:val="none" w:sz="0" w:space="0" w:color="auto"/>
            <w:bottom w:val="none" w:sz="0" w:space="0" w:color="auto"/>
            <w:right w:val="none" w:sz="0" w:space="0" w:color="auto"/>
          </w:divBdr>
        </w:div>
        <w:div w:id="1041445187">
          <w:marLeft w:val="0"/>
          <w:marRight w:val="0"/>
          <w:marTop w:val="0"/>
          <w:marBottom w:val="0"/>
          <w:divBdr>
            <w:top w:val="none" w:sz="0" w:space="0" w:color="auto"/>
            <w:left w:val="none" w:sz="0" w:space="0" w:color="auto"/>
            <w:bottom w:val="none" w:sz="0" w:space="0" w:color="auto"/>
            <w:right w:val="none" w:sz="0" w:space="0" w:color="auto"/>
          </w:divBdr>
        </w:div>
        <w:div w:id="1674258940">
          <w:marLeft w:val="0"/>
          <w:marRight w:val="0"/>
          <w:marTop w:val="0"/>
          <w:marBottom w:val="0"/>
          <w:divBdr>
            <w:top w:val="none" w:sz="0" w:space="0" w:color="auto"/>
            <w:left w:val="none" w:sz="0" w:space="0" w:color="auto"/>
            <w:bottom w:val="none" w:sz="0" w:space="0" w:color="auto"/>
            <w:right w:val="none" w:sz="0" w:space="0" w:color="auto"/>
          </w:divBdr>
        </w:div>
        <w:div w:id="840853508">
          <w:marLeft w:val="0"/>
          <w:marRight w:val="0"/>
          <w:marTop w:val="0"/>
          <w:marBottom w:val="0"/>
          <w:divBdr>
            <w:top w:val="none" w:sz="0" w:space="0" w:color="auto"/>
            <w:left w:val="none" w:sz="0" w:space="0" w:color="auto"/>
            <w:bottom w:val="none" w:sz="0" w:space="0" w:color="auto"/>
            <w:right w:val="none" w:sz="0" w:space="0" w:color="auto"/>
          </w:divBdr>
        </w:div>
        <w:div w:id="227228420">
          <w:marLeft w:val="0"/>
          <w:marRight w:val="0"/>
          <w:marTop w:val="0"/>
          <w:marBottom w:val="0"/>
          <w:divBdr>
            <w:top w:val="none" w:sz="0" w:space="0" w:color="auto"/>
            <w:left w:val="none" w:sz="0" w:space="0" w:color="auto"/>
            <w:bottom w:val="none" w:sz="0" w:space="0" w:color="auto"/>
            <w:right w:val="none" w:sz="0" w:space="0" w:color="auto"/>
          </w:divBdr>
        </w:div>
        <w:div w:id="830756215">
          <w:marLeft w:val="0"/>
          <w:marRight w:val="0"/>
          <w:marTop w:val="0"/>
          <w:marBottom w:val="0"/>
          <w:divBdr>
            <w:top w:val="none" w:sz="0" w:space="0" w:color="auto"/>
            <w:left w:val="none" w:sz="0" w:space="0" w:color="auto"/>
            <w:bottom w:val="none" w:sz="0" w:space="0" w:color="auto"/>
            <w:right w:val="none" w:sz="0" w:space="0" w:color="auto"/>
          </w:divBdr>
        </w:div>
        <w:div w:id="1303996717">
          <w:marLeft w:val="0"/>
          <w:marRight w:val="0"/>
          <w:marTop w:val="0"/>
          <w:marBottom w:val="0"/>
          <w:divBdr>
            <w:top w:val="none" w:sz="0" w:space="0" w:color="auto"/>
            <w:left w:val="none" w:sz="0" w:space="0" w:color="auto"/>
            <w:bottom w:val="none" w:sz="0" w:space="0" w:color="auto"/>
            <w:right w:val="none" w:sz="0" w:space="0" w:color="auto"/>
          </w:divBdr>
        </w:div>
        <w:div w:id="367921080">
          <w:marLeft w:val="0"/>
          <w:marRight w:val="0"/>
          <w:marTop w:val="0"/>
          <w:marBottom w:val="0"/>
          <w:divBdr>
            <w:top w:val="none" w:sz="0" w:space="0" w:color="auto"/>
            <w:left w:val="none" w:sz="0" w:space="0" w:color="auto"/>
            <w:bottom w:val="none" w:sz="0" w:space="0" w:color="auto"/>
            <w:right w:val="none" w:sz="0" w:space="0" w:color="auto"/>
          </w:divBdr>
        </w:div>
        <w:div w:id="534970694">
          <w:marLeft w:val="0"/>
          <w:marRight w:val="0"/>
          <w:marTop w:val="0"/>
          <w:marBottom w:val="0"/>
          <w:divBdr>
            <w:top w:val="none" w:sz="0" w:space="0" w:color="auto"/>
            <w:left w:val="none" w:sz="0" w:space="0" w:color="auto"/>
            <w:bottom w:val="none" w:sz="0" w:space="0" w:color="auto"/>
            <w:right w:val="none" w:sz="0" w:space="0" w:color="auto"/>
          </w:divBdr>
        </w:div>
        <w:div w:id="1601571564">
          <w:marLeft w:val="0"/>
          <w:marRight w:val="0"/>
          <w:marTop w:val="0"/>
          <w:marBottom w:val="0"/>
          <w:divBdr>
            <w:top w:val="none" w:sz="0" w:space="0" w:color="auto"/>
            <w:left w:val="none" w:sz="0" w:space="0" w:color="auto"/>
            <w:bottom w:val="none" w:sz="0" w:space="0" w:color="auto"/>
            <w:right w:val="none" w:sz="0" w:space="0" w:color="auto"/>
          </w:divBdr>
        </w:div>
        <w:div w:id="52892597">
          <w:marLeft w:val="0"/>
          <w:marRight w:val="0"/>
          <w:marTop w:val="0"/>
          <w:marBottom w:val="0"/>
          <w:divBdr>
            <w:top w:val="none" w:sz="0" w:space="0" w:color="auto"/>
            <w:left w:val="none" w:sz="0" w:space="0" w:color="auto"/>
            <w:bottom w:val="none" w:sz="0" w:space="0" w:color="auto"/>
            <w:right w:val="none" w:sz="0" w:space="0" w:color="auto"/>
          </w:divBdr>
        </w:div>
        <w:div w:id="57217333">
          <w:marLeft w:val="0"/>
          <w:marRight w:val="0"/>
          <w:marTop w:val="0"/>
          <w:marBottom w:val="0"/>
          <w:divBdr>
            <w:top w:val="none" w:sz="0" w:space="0" w:color="auto"/>
            <w:left w:val="none" w:sz="0" w:space="0" w:color="auto"/>
            <w:bottom w:val="none" w:sz="0" w:space="0" w:color="auto"/>
            <w:right w:val="none" w:sz="0" w:space="0" w:color="auto"/>
          </w:divBdr>
        </w:div>
        <w:div w:id="702097867">
          <w:marLeft w:val="0"/>
          <w:marRight w:val="0"/>
          <w:marTop w:val="0"/>
          <w:marBottom w:val="0"/>
          <w:divBdr>
            <w:top w:val="none" w:sz="0" w:space="0" w:color="auto"/>
            <w:left w:val="none" w:sz="0" w:space="0" w:color="auto"/>
            <w:bottom w:val="none" w:sz="0" w:space="0" w:color="auto"/>
            <w:right w:val="none" w:sz="0" w:space="0" w:color="auto"/>
          </w:divBdr>
        </w:div>
        <w:div w:id="1866863325">
          <w:marLeft w:val="0"/>
          <w:marRight w:val="0"/>
          <w:marTop w:val="0"/>
          <w:marBottom w:val="0"/>
          <w:divBdr>
            <w:top w:val="none" w:sz="0" w:space="0" w:color="auto"/>
            <w:left w:val="none" w:sz="0" w:space="0" w:color="auto"/>
            <w:bottom w:val="none" w:sz="0" w:space="0" w:color="auto"/>
            <w:right w:val="none" w:sz="0" w:space="0" w:color="auto"/>
          </w:divBdr>
        </w:div>
        <w:div w:id="1020426521">
          <w:marLeft w:val="0"/>
          <w:marRight w:val="0"/>
          <w:marTop w:val="0"/>
          <w:marBottom w:val="0"/>
          <w:divBdr>
            <w:top w:val="none" w:sz="0" w:space="0" w:color="auto"/>
            <w:left w:val="none" w:sz="0" w:space="0" w:color="auto"/>
            <w:bottom w:val="none" w:sz="0" w:space="0" w:color="auto"/>
            <w:right w:val="none" w:sz="0" w:space="0" w:color="auto"/>
          </w:divBdr>
        </w:div>
        <w:div w:id="1433209565">
          <w:marLeft w:val="0"/>
          <w:marRight w:val="0"/>
          <w:marTop w:val="0"/>
          <w:marBottom w:val="0"/>
          <w:divBdr>
            <w:top w:val="none" w:sz="0" w:space="0" w:color="auto"/>
            <w:left w:val="none" w:sz="0" w:space="0" w:color="auto"/>
            <w:bottom w:val="none" w:sz="0" w:space="0" w:color="auto"/>
            <w:right w:val="none" w:sz="0" w:space="0" w:color="auto"/>
          </w:divBdr>
        </w:div>
        <w:div w:id="1506938819">
          <w:marLeft w:val="0"/>
          <w:marRight w:val="0"/>
          <w:marTop w:val="0"/>
          <w:marBottom w:val="0"/>
          <w:divBdr>
            <w:top w:val="none" w:sz="0" w:space="0" w:color="auto"/>
            <w:left w:val="none" w:sz="0" w:space="0" w:color="auto"/>
            <w:bottom w:val="none" w:sz="0" w:space="0" w:color="auto"/>
            <w:right w:val="none" w:sz="0" w:space="0" w:color="auto"/>
          </w:divBdr>
        </w:div>
        <w:div w:id="642587806">
          <w:marLeft w:val="0"/>
          <w:marRight w:val="0"/>
          <w:marTop w:val="0"/>
          <w:marBottom w:val="0"/>
          <w:divBdr>
            <w:top w:val="none" w:sz="0" w:space="0" w:color="auto"/>
            <w:left w:val="none" w:sz="0" w:space="0" w:color="auto"/>
            <w:bottom w:val="none" w:sz="0" w:space="0" w:color="auto"/>
            <w:right w:val="none" w:sz="0" w:space="0" w:color="auto"/>
          </w:divBdr>
        </w:div>
        <w:div w:id="2015066706">
          <w:marLeft w:val="0"/>
          <w:marRight w:val="0"/>
          <w:marTop w:val="0"/>
          <w:marBottom w:val="0"/>
          <w:divBdr>
            <w:top w:val="none" w:sz="0" w:space="0" w:color="auto"/>
            <w:left w:val="none" w:sz="0" w:space="0" w:color="auto"/>
            <w:bottom w:val="none" w:sz="0" w:space="0" w:color="auto"/>
            <w:right w:val="none" w:sz="0" w:space="0" w:color="auto"/>
          </w:divBdr>
        </w:div>
        <w:div w:id="1261792194">
          <w:marLeft w:val="0"/>
          <w:marRight w:val="0"/>
          <w:marTop w:val="0"/>
          <w:marBottom w:val="0"/>
          <w:divBdr>
            <w:top w:val="none" w:sz="0" w:space="0" w:color="auto"/>
            <w:left w:val="none" w:sz="0" w:space="0" w:color="auto"/>
            <w:bottom w:val="none" w:sz="0" w:space="0" w:color="auto"/>
            <w:right w:val="none" w:sz="0" w:space="0" w:color="auto"/>
          </w:divBdr>
        </w:div>
        <w:div w:id="572810869">
          <w:marLeft w:val="0"/>
          <w:marRight w:val="0"/>
          <w:marTop w:val="0"/>
          <w:marBottom w:val="0"/>
          <w:divBdr>
            <w:top w:val="none" w:sz="0" w:space="0" w:color="auto"/>
            <w:left w:val="none" w:sz="0" w:space="0" w:color="auto"/>
            <w:bottom w:val="none" w:sz="0" w:space="0" w:color="auto"/>
            <w:right w:val="none" w:sz="0" w:space="0" w:color="auto"/>
          </w:divBdr>
        </w:div>
      </w:divsChild>
    </w:div>
    <w:div w:id="832180629">
      <w:bodyDiv w:val="1"/>
      <w:marLeft w:val="0"/>
      <w:marRight w:val="0"/>
      <w:marTop w:val="0"/>
      <w:marBottom w:val="0"/>
      <w:divBdr>
        <w:top w:val="none" w:sz="0" w:space="0" w:color="auto"/>
        <w:left w:val="none" w:sz="0" w:space="0" w:color="auto"/>
        <w:bottom w:val="none" w:sz="0" w:space="0" w:color="auto"/>
        <w:right w:val="none" w:sz="0" w:space="0" w:color="auto"/>
      </w:divBdr>
    </w:div>
    <w:div w:id="832335146">
      <w:bodyDiv w:val="1"/>
      <w:marLeft w:val="0"/>
      <w:marRight w:val="0"/>
      <w:marTop w:val="0"/>
      <w:marBottom w:val="0"/>
      <w:divBdr>
        <w:top w:val="none" w:sz="0" w:space="0" w:color="auto"/>
        <w:left w:val="none" w:sz="0" w:space="0" w:color="auto"/>
        <w:bottom w:val="none" w:sz="0" w:space="0" w:color="auto"/>
        <w:right w:val="none" w:sz="0" w:space="0" w:color="auto"/>
      </w:divBdr>
    </w:div>
    <w:div w:id="832378803">
      <w:bodyDiv w:val="1"/>
      <w:marLeft w:val="0"/>
      <w:marRight w:val="0"/>
      <w:marTop w:val="0"/>
      <w:marBottom w:val="0"/>
      <w:divBdr>
        <w:top w:val="none" w:sz="0" w:space="0" w:color="auto"/>
        <w:left w:val="none" w:sz="0" w:space="0" w:color="auto"/>
        <w:bottom w:val="none" w:sz="0" w:space="0" w:color="auto"/>
        <w:right w:val="none" w:sz="0" w:space="0" w:color="auto"/>
      </w:divBdr>
    </w:div>
    <w:div w:id="832453481">
      <w:bodyDiv w:val="1"/>
      <w:marLeft w:val="0"/>
      <w:marRight w:val="0"/>
      <w:marTop w:val="0"/>
      <w:marBottom w:val="0"/>
      <w:divBdr>
        <w:top w:val="none" w:sz="0" w:space="0" w:color="auto"/>
        <w:left w:val="none" w:sz="0" w:space="0" w:color="auto"/>
        <w:bottom w:val="none" w:sz="0" w:space="0" w:color="auto"/>
        <w:right w:val="none" w:sz="0" w:space="0" w:color="auto"/>
      </w:divBdr>
    </w:div>
    <w:div w:id="832641844">
      <w:bodyDiv w:val="1"/>
      <w:marLeft w:val="0"/>
      <w:marRight w:val="0"/>
      <w:marTop w:val="0"/>
      <w:marBottom w:val="0"/>
      <w:divBdr>
        <w:top w:val="none" w:sz="0" w:space="0" w:color="auto"/>
        <w:left w:val="none" w:sz="0" w:space="0" w:color="auto"/>
        <w:bottom w:val="none" w:sz="0" w:space="0" w:color="auto"/>
        <w:right w:val="none" w:sz="0" w:space="0" w:color="auto"/>
      </w:divBdr>
    </w:div>
    <w:div w:id="833183995">
      <w:bodyDiv w:val="1"/>
      <w:marLeft w:val="0"/>
      <w:marRight w:val="0"/>
      <w:marTop w:val="0"/>
      <w:marBottom w:val="0"/>
      <w:divBdr>
        <w:top w:val="none" w:sz="0" w:space="0" w:color="auto"/>
        <w:left w:val="none" w:sz="0" w:space="0" w:color="auto"/>
        <w:bottom w:val="none" w:sz="0" w:space="0" w:color="auto"/>
        <w:right w:val="none" w:sz="0" w:space="0" w:color="auto"/>
      </w:divBdr>
    </w:div>
    <w:div w:id="833422882">
      <w:bodyDiv w:val="1"/>
      <w:marLeft w:val="0"/>
      <w:marRight w:val="0"/>
      <w:marTop w:val="0"/>
      <w:marBottom w:val="0"/>
      <w:divBdr>
        <w:top w:val="none" w:sz="0" w:space="0" w:color="auto"/>
        <w:left w:val="none" w:sz="0" w:space="0" w:color="auto"/>
        <w:bottom w:val="none" w:sz="0" w:space="0" w:color="auto"/>
        <w:right w:val="none" w:sz="0" w:space="0" w:color="auto"/>
      </w:divBdr>
    </w:div>
    <w:div w:id="833570778">
      <w:bodyDiv w:val="1"/>
      <w:marLeft w:val="0"/>
      <w:marRight w:val="0"/>
      <w:marTop w:val="0"/>
      <w:marBottom w:val="0"/>
      <w:divBdr>
        <w:top w:val="none" w:sz="0" w:space="0" w:color="auto"/>
        <w:left w:val="none" w:sz="0" w:space="0" w:color="auto"/>
        <w:bottom w:val="none" w:sz="0" w:space="0" w:color="auto"/>
        <w:right w:val="none" w:sz="0" w:space="0" w:color="auto"/>
      </w:divBdr>
    </w:div>
    <w:div w:id="833716068">
      <w:bodyDiv w:val="1"/>
      <w:marLeft w:val="0"/>
      <w:marRight w:val="0"/>
      <w:marTop w:val="0"/>
      <w:marBottom w:val="0"/>
      <w:divBdr>
        <w:top w:val="none" w:sz="0" w:space="0" w:color="auto"/>
        <w:left w:val="none" w:sz="0" w:space="0" w:color="auto"/>
        <w:bottom w:val="none" w:sz="0" w:space="0" w:color="auto"/>
        <w:right w:val="none" w:sz="0" w:space="0" w:color="auto"/>
      </w:divBdr>
    </w:div>
    <w:div w:id="833955801">
      <w:bodyDiv w:val="1"/>
      <w:marLeft w:val="0"/>
      <w:marRight w:val="0"/>
      <w:marTop w:val="0"/>
      <w:marBottom w:val="0"/>
      <w:divBdr>
        <w:top w:val="none" w:sz="0" w:space="0" w:color="auto"/>
        <w:left w:val="none" w:sz="0" w:space="0" w:color="auto"/>
        <w:bottom w:val="none" w:sz="0" w:space="0" w:color="auto"/>
        <w:right w:val="none" w:sz="0" w:space="0" w:color="auto"/>
      </w:divBdr>
    </w:div>
    <w:div w:id="834031304">
      <w:bodyDiv w:val="1"/>
      <w:marLeft w:val="0"/>
      <w:marRight w:val="0"/>
      <w:marTop w:val="0"/>
      <w:marBottom w:val="0"/>
      <w:divBdr>
        <w:top w:val="none" w:sz="0" w:space="0" w:color="auto"/>
        <w:left w:val="none" w:sz="0" w:space="0" w:color="auto"/>
        <w:bottom w:val="none" w:sz="0" w:space="0" w:color="auto"/>
        <w:right w:val="none" w:sz="0" w:space="0" w:color="auto"/>
      </w:divBdr>
    </w:div>
    <w:div w:id="834299590">
      <w:bodyDiv w:val="1"/>
      <w:marLeft w:val="0"/>
      <w:marRight w:val="0"/>
      <w:marTop w:val="0"/>
      <w:marBottom w:val="0"/>
      <w:divBdr>
        <w:top w:val="none" w:sz="0" w:space="0" w:color="auto"/>
        <w:left w:val="none" w:sz="0" w:space="0" w:color="auto"/>
        <w:bottom w:val="none" w:sz="0" w:space="0" w:color="auto"/>
        <w:right w:val="none" w:sz="0" w:space="0" w:color="auto"/>
      </w:divBdr>
    </w:div>
    <w:div w:id="834733795">
      <w:bodyDiv w:val="1"/>
      <w:marLeft w:val="0"/>
      <w:marRight w:val="0"/>
      <w:marTop w:val="0"/>
      <w:marBottom w:val="0"/>
      <w:divBdr>
        <w:top w:val="none" w:sz="0" w:space="0" w:color="auto"/>
        <w:left w:val="none" w:sz="0" w:space="0" w:color="auto"/>
        <w:bottom w:val="none" w:sz="0" w:space="0" w:color="auto"/>
        <w:right w:val="none" w:sz="0" w:space="0" w:color="auto"/>
      </w:divBdr>
    </w:div>
    <w:div w:id="834800085">
      <w:bodyDiv w:val="1"/>
      <w:marLeft w:val="0"/>
      <w:marRight w:val="0"/>
      <w:marTop w:val="0"/>
      <w:marBottom w:val="0"/>
      <w:divBdr>
        <w:top w:val="none" w:sz="0" w:space="0" w:color="auto"/>
        <w:left w:val="none" w:sz="0" w:space="0" w:color="auto"/>
        <w:bottom w:val="none" w:sz="0" w:space="0" w:color="auto"/>
        <w:right w:val="none" w:sz="0" w:space="0" w:color="auto"/>
      </w:divBdr>
    </w:div>
    <w:div w:id="835850945">
      <w:bodyDiv w:val="1"/>
      <w:marLeft w:val="0"/>
      <w:marRight w:val="0"/>
      <w:marTop w:val="0"/>
      <w:marBottom w:val="0"/>
      <w:divBdr>
        <w:top w:val="none" w:sz="0" w:space="0" w:color="auto"/>
        <w:left w:val="none" w:sz="0" w:space="0" w:color="auto"/>
        <w:bottom w:val="none" w:sz="0" w:space="0" w:color="auto"/>
        <w:right w:val="none" w:sz="0" w:space="0" w:color="auto"/>
      </w:divBdr>
    </w:div>
    <w:div w:id="836655753">
      <w:bodyDiv w:val="1"/>
      <w:marLeft w:val="0"/>
      <w:marRight w:val="0"/>
      <w:marTop w:val="0"/>
      <w:marBottom w:val="0"/>
      <w:divBdr>
        <w:top w:val="none" w:sz="0" w:space="0" w:color="auto"/>
        <w:left w:val="none" w:sz="0" w:space="0" w:color="auto"/>
        <w:bottom w:val="none" w:sz="0" w:space="0" w:color="auto"/>
        <w:right w:val="none" w:sz="0" w:space="0" w:color="auto"/>
      </w:divBdr>
    </w:div>
    <w:div w:id="836727728">
      <w:bodyDiv w:val="1"/>
      <w:marLeft w:val="0"/>
      <w:marRight w:val="0"/>
      <w:marTop w:val="0"/>
      <w:marBottom w:val="0"/>
      <w:divBdr>
        <w:top w:val="none" w:sz="0" w:space="0" w:color="auto"/>
        <w:left w:val="none" w:sz="0" w:space="0" w:color="auto"/>
        <w:bottom w:val="none" w:sz="0" w:space="0" w:color="auto"/>
        <w:right w:val="none" w:sz="0" w:space="0" w:color="auto"/>
      </w:divBdr>
      <w:divsChild>
        <w:div w:id="687489337">
          <w:marLeft w:val="480"/>
          <w:marRight w:val="0"/>
          <w:marTop w:val="0"/>
          <w:marBottom w:val="0"/>
          <w:divBdr>
            <w:top w:val="none" w:sz="0" w:space="0" w:color="auto"/>
            <w:left w:val="none" w:sz="0" w:space="0" w:color="auto"/>
            <w:bottom w:val="none" w:sz="0" w:space="0" w:color="auto"/>
            <w:right w:val="none" w:sz="0" w:space="0" w:color="auto"/>
          </w:divBdr>
        </w:div>
        <w:div w:id="1064527932">
          <w:marLeft w:val="480"/>
          <w:marRight w:val="0"/>
          <w:marTop w:val="0"/>
          <w:marBottom w:val="0"/>
          <w:divBdr>
            <w:top w:val="none" w:sz="0" w:space="0" w:color="auto"/>
            <w:left w:val="none" w:sz="0" w:space="0" w:color="auto"/>
            <w:bottom w:val="none" w:sz="0" w:space="0" w:color="auto"/>
            <w:right w:val="none" w:sz="0" w:space="0" w:color="auto"/>
          </w:divBdr>
        </w:div>
        <w:div w:id="2070763506">
          <w:marLeft w:val="480"/>
          <w:marRight w:val="0"/>
          <w:marTop w:val="0"/>
          <w:marBottom w:val="0"/>
          <w:divBdr>
            <w:top w:val="none" w:sz="0" w:space="0" w:color="auto"/>
            <w:left w:val="none" w:sz="0" w:space="0" w:color="auto"/>
            <w:bottom w:val="none" w:sz="0" w:space="0" w:color="auto"/>
            <w:right w:val="none" w:sz="0" w:space="0" w:color="auto"/>
          </w:divBdr>
        </w:div>
        <w:div w:id="161239942">
          <w:marLeft w:val="480"/>
          <w:marRight w:val="0"/>
          <w:marTop w:val="0"/>
          <w:marBottom w:val="0"/>
          <w:divBdr>
            <w:top w:val="none" w:sz="0" w:space="0" w:color="auto"/>
            <w:left w:val="none" w:sz="0" w:space="0" w:color="auto"/>
            <w:bottom w:val="none" w:sz="0" w:space="0" w:color="auto"/>
            <w:right w:val="none" w:sz="0" w:space="0" w:color="auto"/>
          </w:divBdr>
        </w:div>
        <w:div w:id="1233543055">
          <w:marLeft w:val="480"/>
          <w:marRight w:val="0"/>
          <w:marTop w:val="0"/>
          <w:marBottom w:val="0"/>
          <w:divBdr>
            <w:top w:val="none" w:sz="0" w:space="0" w:color="auto"/>
            <w:left w:val="none" w:sz="0" w:space="0" w:color="auto"/>
            <w:bottom w:val="none" w:sz="0" w:space="0" w:color="auto"/>
            <w:right w:val="none" w:sz="0" w:space="0" w:color="auto"/>
          </w:divBdr>
        </w:div>
        <w:div w:id="539901234">
          <w:marLeft w:val="480"/>
          <w:marRight w:val="0"/>
          <w:marTop w:val="0"/>
          <w:marBottom w:val="0"/>
          <w:divBdr>
            <w:top w:val="none" w:sz="0" w:space="0" w:color="auto"/>
            <w:left w:val="none" w:sz="0" w:space="0" w:color="auto"/>
            <w:bottom w:val="none" w:sz="0" w:space="0" w:color="auto"/>
            <w:right w:val="none" w:sz="0" w:space="0" w:color="auto"/>
          </w:divBdr>
        </w:div>
        <w:div w:id="980116604">
          <w:marLeft w:val="480"/>
          <w:marRight w:val="0"/>
          <w:marTop w:val="0"/>
          <w:marBottom w:val="0"/>
          <w:divBdr>
            <w:top w:val="none" w:sz="0" w:space="0" w:color="auto"/>
            <w:left w:val="none" w:sz="0" w:space="0" w:color="auto"/>
            <w:bottom w:val="none" w:sz="0" w:space="0" w:color="auto"/>
            <w:right w:val="none" w:sz="0" w:space="0" w:color="auto"/>
          </w:divBdr>
        </w:div>
        <w:div w:id="296955573">
          <w:marLeft w:val="480"/>
          <w:marRight w:val="0"/>
          <w:marTop w:val="0"/>
          <w:marBottom w:val="0"/>
          <w:divBdr>
            <w:top w:val="none" w:sz="0" w:space="0" w:color="auto"/>
            <w:left w:val="none" w:sz="0" w:space="0" w:color="auto"/>
            <w:bottom w:val="none" w:sz="0" w:space="0" w:color="auto"/>
            <w:right w:val="none" w:sz="0" w:space="0" w:color="auto"/>
          </w:divBdr>
        </w:div>
        <w:div w:id="2094617833">
          <w:marLeft w:val="480"/>
          <w:marRight w:val="0"/>
          <w:marTop w:val="0"/>
          <w:marBottom w:val="0"/>
          <w:divBdr>
            <w:top w:val="none" w:sz="0" w:space="0" w:color="auto"/>
            <w:left w:val="none" w:sz="0" w:space="0" w:color="auto"/>
            <w:bottom w:val="none" w:sz="0" w:space="0" w:color="auto"/>
            <w:right w:val="none" w:sz="0" w:space="0" w:color="auto"/>
          </w:divBdr>
        </w:div>
        <w:div w:id="16857904">
          <w:marLeft w:val="480"/>
          <w:marRight w:val="0"/>
          <w:marTop w:val="0"/>
          <w:marBottom w:val="0"/>
          <w:divBdr>
            <w:top w:val="none" w:sz="0" w:space="0" w:color="auto"/>
            <w:left w:val="none" w:sz="0" w:space="0" w:color="auto"/>
            <w:bottom w:val="none" w:sz="0" w:space="0" w:color="auto"/>
            <w:right w:val="none" w:sz="0" w:space="0" w:color="auto"/>
          </w:divBdr>
        </w:div>
        <w:div w:id="777874643">
          <w:marLeft w:val="480"/>
          <w:marRight w:val="0"/>
          <w:marTop w:val="0"/>
          <w:marBottom w:val="0"/>
          <w:divBdr>
            <w:top w:val="none" w:sz="0" w:space="0" w:color="auto"/>
            <w:left w:val="none" w:sz="0" w:space="0" w:color="auto"/>
            <w:bottom w:val="none" w:sz="0" w:space="0" w:color="auto"/>
            <w:right w:val="none" w:sz="0" w:space="0" w:color="auto"/>
          </w:divBdr>
        </w:div>
        <w:div w:id="324557840">
          <w:marLeft w:val="480"/>
          <w:marRight w:val="0"/>
          <w:marTop w:val="0"/>
          <w:marBottom w:val="0"/>
          <w:divBdr>
            <w:top w:val="none" w:sz="0" w:space="0" w:color="auto"/>
            <w:left w:val="none" w:sz="0" w:space="0" w:color="auto"/>
            <w:bottom w:val="none" w:sz="0" w:space="0" w:color="auto"/>
            <w:right w:val="none" w:sz="0" w:space="0" w:color="auto"/>
          </w:divBdr>
        </w:div>
        <w:div w:id="1661540378">
          <w:marLeft w:val="480"/>
          <w:marRight w:val="0"/>
          <w:marTop w:val="0"/>
          <w:marBottom w:val="0"/>
          <w:divBdr>
            <w:top w:val="none" w:sz="0" w:space="0" w:color="auto"/>
            <w:left w:val="none" w:sz="0" w:space="0" w:color="auto"/>
            <w:bottom w:val="none" w:sz="0" w:space="0" w:color="auto"/>
            <w:right w:val="none" w:sz="0" w:space="0" w:color="auto"/>
          </w:divBdr>
        </w:div>
      </w:divsChild>
    </w:div>
    <w:div w:id="837891195">
      <w:bodyDiv w:val="1"/>
      <w:marLeft w:val="0"/>
      <w:marRight w:val="0"/>
      <w:marTop w:val="0"/>
      <w:marBottom w:val="0"/>
      <w:divBdr>
        <w:top w:val="none" w:sz="0" w:space="0" w:color="auto"/>
        <w:left w:val="none" w:sz="0" w:space="0" w:color="auto"/>
        <w:bottom w:val="none" w:sz="0" w:space="0" w:color="auto"/>
        <w:right w:val="none" w:sz="0" w:space="0" w:color="auto"/>
      </w:divBdr>
    </w:div>
    <w:div w:id="838079490">
      <w:bodyDiv w:val="1"/>
      <w:marLeft w:val="0"/>
      <w:marRight w:val="0"/>
      <w:marTop w:val="0"/>
      <w:marBottom w:val="0"/>
      <w:divBdr>
        <w:top w:val="none" w:sz="0" w:space="0" w:color="auto"/>
        <w:left w:val="none" w:sz="0" w:space="0" w:color="auto"/>
        <w:bottom w:val="none" w:sz="0" w:space="0" w:color="auto"/>
        <w:right w:val="none" w:sz="0" w:space="0" w:color="auto"/>
      </w:divBdr>
    </w:div>
    <w:div w:id="838235368">
      <w:bodyDiv w:val="1"/>
      <w:marLeft w:val="0"/>
      <w:marRight w:val="0"/>
      <w:marTop w:val="0"/>
      <w:marBottom w:val="0"/>
      <w:divBdr>
        <w:top w:val="none" w:sz="0" w:space="0" w:color="auto"/>
        <w:left w:val="none" w:sz="0" w:space="0" w:color="auto"/>
        <w:bottom w:val="none" w:sz="0" w:space="0" w:color="auto"/>
        <w:right w:val="none" w:sz="0" w:space="0" w:color="auto"/>
      </w:divBdr>
      <w:divsChild>
        <w:div w:id="357320907">
          <w:marLeft w:val="480"/>
          <w:marRight w:val="0"/>
          <w:marTop w:val="0"/>
          <w:marBottom w:val="0"/>
          <w:divBdr>
            <w:top w:val="none" w:sz="0" w:space="0" w:color="auto"/>
            <w:left w:val="none" w:sz="0" w:space="0" w:color="auto"/>
            <w:bottom w:val="none" w:sz="0" w:space="0" w:color="auto"/>
            <w:right w:val="none" w:sz="0" w:space="0" w:color="auto"/>
          </w:divBdr>
        </w:div>
        <w:div w:id="999430259">
          <w:marLeft w:val="480"/>
          <w:marRight w:val="0"/>
          <w:marTop w:val="0"/>
          <w:marBottom w:val="0"/>
          <w:divBdr>
            <w:top w:val="none" w:sz="0" w:space="0" w:color="auto"/>
            <w:left w:val="none" w:sz="0" w:space="0" w:color="auto"/>
            <w:bottom w:val="none" w:sz="0" w:space="0" w:color="auto"/>
            <w:right w:val="none" w:sz="0" w:space="0" w:color="auto"/>
          </w:divBdr>
        </w:div>
        <w:div w:id="2117827258">
          <w:marLeft w:val="480"/>
          <w:marRight w:val="0"/>
          <w:marTop w:val="0"/>
          <w:marBottom w:val="0"/>
          <w:divBdr>
            <w:top w:val="none" w:sz="0" w:space="0" w:color="auto"/>
            <w:left w:val="none" w:sz="0" w:space="0" w:color="auto"/>
            <w:bottom w:val="none" w:sz="0" w:space="0" w:color="auto"/>
            <w:right w:val="none" w:sz="0" w:space="0" w:color="auto"/>
          </w:divBdr>
        </w:div>
        <w:div w:id="1373385406">
          <w:marLeft w:val="480"/>
          <w:marRight w:val="0"/>
          <w:marTop w:val="0"/>
          <w:marBottom w:val="0"/>
          <w:divBdr>
            <w:top w:val="none" w:sz="0" w:space="0" w:color="auto"/>
            <w:left w:val="none" w:sz="0" w:space="0" w:color="auto"/>
            <w:bottom w:val="none" w:sz="0" w:space="0" w:color="auto"/>
            <w:right w:val="none" w:sz="0" w:space="0" w:color="auto"/>
          </w:divBdr>
        </w:div>
        <w:div w:id="1214660945">
          <w:marLeft w:val="480"/>
          <w:marRight w:val="0"/>
          <w:marTop w:val="0"/>
          <w:marBottom w:val="0"/>
          <w:divBdr>
            <w:top w:val="none" w:sz="0" w:space="0" w:color="auto"/>
            <w:left w:val="none" w:sz="0" w:space="0" w:color="auto"/>
            <w:bottom w:val="none" w:sz="0" w:space="0" w:color="auto"/>
            <w:right w:val="none" w:sz="0" w:space="0" w:color="auto"/>
          </w:divBdr>
        </w:div>
        <w:div w:id="1559315163">
          <w:marLeft w:val="480"/>
          <w:marRight w:val="0"/>
          <w:marTop w:val="0"/>
          <w:marBottom w:val="0"/>
          <w:divBdr>
            <w:top w:val="none" w:sz="0" w:space="0" w:color="auto"/>
            <w:left w:val="none" w:sz="0" w:space="0" w:color="auto"/>
            <w:bottom w:val="none" w:sz="0" w:space="0" w:color="auto"/>
            <w:right w:val="none" w:sz="0" w:space="0" w:color="auto"/>
          </w:divBdr>
        </w:div>
        <w:div w:id="1964998576">
          <w:marLeft w:val="480"/>
          <w:marRight w:val="0"/>
          <w:marTop w:val="0"/>
          <w:marBottom w:val="0"/>
          <w:divBdr>
            <w:top w:val="none" w:sz="0" w:space="0" w:color="auto"/>
            <w:left w:val="none" w:sz="0" w:space="0" w:color="auto"/>
            <w:bottom w:val="none" w:sz="0" w:space="0" w:color="auto"/>
            <w:right w:val="none" w:sz="0" w:space="0" w:color="auto"/>
          </w:divBdr>
        </w:div>
        <w:div w:id="1055853634">
          <w:marLeft w:val="480"/>
          <w:marRight w:val="0"/>
          <w:marTop w:val="0"/>
          <w:marBottom w:val="0"/>
          <w:divBdr>
            <w:top w:val="none" w:sz="0" w:space="0" w:color="auto"/>
            <w:left w:val="none" w:sz="0" w:space="0" w:color="auto"/>
            <w:bottom w:val="none" w:sz="0" w:space="0" w:color="auto"/>
            <w:right w:val="none" w:sz="0" w:space="0" w:color="auto"/>
          </w:divBdr>
        </w:div>
        <w:div w:id="968362198">
          <w:marLeft w:val="480"/>
          <w:marRight w:val="0"/>
          <w:marTop w:val="0"/>
          <w:marBottom w:val="0"/>
          <w:divBdr>
            <w:top w:val="none" w:sz="0" w:space="0" w:color="auto"/>
            <w:left w:val="none" w:sz="0" w:space="0" w:color="auto"/>
            <w:bottom w:val="none" w:sz="0" w:space="0" w:color="auto"/>
            <w:right w:val="none" w:sz="0" w:space="0" w:color="auto"/>
          </w:divBdr>
        </w:div>
        <w:div w:id="2073456851">
          <w:marLeft w:val="480"/>
          <w:marRight w:val="0"/>
          <w:marTop w:val="0"/>
          <w:marBottom w:val="0"/>
          <w:divBdr>
            <w:top w:val="none" w:sz="0" w:space="0" w:color="auto"/>
            <w:left w:val="none" w:sz="0" w:space="0" w:color="auto"/>
            <w:bottom w:val="none" w:sz="0" w:space="0" w:color="auto"/>
            <w:right w:val="none" w:sz="0" w:space="0" w:color="auto"/>
          </w:divBdr>
        </w:div>
        <w:div w:id="1833447632">
          <w:marLeft w:val="480"/>
          <w:marRight w:val="0"/>
          <w:marTop w:val="0"/>
          <w:marBottom w:val="0"/>
          <w:divBdr>
            <w:top w:val="none" w:sz="0" w:space="0" w:color="auto"/>
            <w:left w:val="none" w:sz="0" w:space="0" w:color="auto"/>
            <w:bottom w:val="none" w:sz="0" w:space="0" w:color="auto"/>
            <w:right w:val="none" w:sz="0" w:space="0" w:color="auto"/>
          </w:divBdr>
        </w:div>
        <w:div w:id="642542699">
          <w:marLeft w:val="480"/>
          <w:marRight w:val="0"/>
          <w:marTop w:val="0"/>
          <w:marBottom w:val="0"/>
          <w:divBdr>
            <w:top w:val="none" w:sz="0" w:space="0" w:color="auto"/>
            <w:left w:val="none" w:sz="0" w:space="0" w:color="auto"/>
            <w:bottom w:val="none" w:sz="0" w:space="0" w:color="auto"/>
            <w:right w:val="none" w:sz="0" w:space="0" w:color="auto"/>
          </w:divBdr>
        </w:div>
        <w:div w:id="1555506438">
          <w:marLeft w:val="480"/>
          <w:marRight w:val="0"/>
          <w:marTop w:val="0"/>
          <w:marBottom w:val="0"/>
          <w:divBdr>
            <w:top w:val="none" w:sz="0" w:space="0" w:color="auto"/>
            <w:left w:val="none" w:sz="0" w:space="0" w:color="auto"/>
            <w:bottom w:val="none" w:sz="0" w:space="0" w:color="auto"/>
            <w:right w:val="none" w:sz="0" w:space="0" w:color="auto"/>
          </w:divBdr>
        </w:div>
        <w:div w:id="1548755055">
          <w:marLeft w:val="480"/>
          <w:marRight w:val="0"/>
          <w:marTop w:val="0"/>
          <w:marBottom w:val="0"/>
          <w:divBdr>
            <w:top w:val="none" w:sz="0" w:space="0" w:color="auto"/>
            <w:left w:val="none" w:sz="0" w:space="0" w:color="auto"/>
            <w:bottom w:val="none" w:sz="0" w:space="0" w:color="auto"/>
            <w:right w:val="none" w:sz="0" w:space="0" w:color="auto"/>
          </w:divBdr>
        </w:div>
        <w:div w:id="1581599783">
          <w:marLeft w:val="480"/>
          <w:marRight w:val="0"/>
          <w:marTop w:val="0"/>
          <w:marBottom w:val="0"/>
          <w:divBdr>
            <w:top w:val="none" w:sz="0" w:space="0" w:color="auto"/>
            <w:left w:val="none" w:sz="0" w:space="0" w:color="auto"/>
            <w:bottom w:val="none" w:sz="0" w:space="0" w:color="auto"/>
            <w:right w:val="none" w:sz="0" w:space="0" w:color="auto"/>
          </w:divBdr>
        </w:div>
        <w:div w:id="186991785">
          <w:marLeft w:val="480"/>
          <w:marRight w:val="0"/>
          <w:marTop w:val="0"/>
          <w:marBottom w:val="0"/>
          <w:divBdr>
            <w:top w:val="none" w:sz="0" w:space="0" w:color="auto"/>
            <w:left w:val="none" w:sz="0" w:space="0" w:color="auto"/>
            <w:bottom w:val="none" w:sz="0" w:space="0" w:color="auto"/>
            <w:right w:val="none" w:sz="0" w:space="0" w:color="auto"/>
          </w:divBdr>
        </w:div>
        <w:div w:id="609239470">
          <w:marLeft w:val="480"/>
          <w:marRight w:val="0"/>
          <w:marTop w:val="0"/>
          <w:marBottom w:val="0"/>
          <w:divBdr>
            <w:top w:val="none" w:sz="0" w:space="0" w:color="auto"/>
            <w:left w:val="none" w:sz="0" w:space="0" w:color="auto"/>
            <w:bottom w:val="none" w:sz="0" w:space="0" w:color="auto"/>
            <w:right w:val="none" w:sz="0" w:space="0" w:color="auto"/>
          </w:divBdr>
        </w:div>
        <w:div w:id="1257399233">
          <w:marLeft w:val="480"/>
          <w:marRight w:val="0"/>
          <w:marTop w:val="0"/>
          <w:marBottom w:val="0"/>
          <w:divBdr>
            <w:top w:val="none" w:sz="0" w:space="0" w:color="auto"/>
            <w:left w:val="none" w:sz="0" w:space="0" w:color="auto"/>
            <w:bottom w:val="none" w:sz="0" w:space="0" w:color="auto"/>
            <w:right w:val="none" w:sz="0" w:space="0" w:color="auto"/>
          </w:divBdr>
        </w:div>
        <w:div w:id="2102675473">
          <w:marLeft w:val="480"/>
          <w:marRight w:val="0"/>
          <w:marTop w:val="0"/>
          <w:marBottom w:val="0"/>
          <w:divBdr>
            <w:top w:val="none" w:sz="0" w:space="0" w:color="auto"/>
            <w:left w:val="none" w:sz="0" w:space="0" w:color="auto"/>
            <w:bottom w:val="none" w:sz="0" w:space="0" w:color="auto"/>
            <w:right w:val="none" w:sz="0" w:space="0" w:color="auto"/>
          </w:divBdr>
        </w:div>
        <w:div w:id="1202867839">
          <w:marLeft w:val="480"/>
          <w:marRight w:val="0"/>
          <w:marTop w:val="0"/>
          <w:marBottom w:val="0"/>
          <w:divBdr>
            <w:top w:val="none" w:sz="0" w:space="0" w:color="auto"/>
            <w:left w:val="none" w:sz="0" w:space="0" w:color="auto"/>
            <w:bottom w:val="none" w:sz="0" w:space="0" w:color="auto"/>
            <w:right w:val="none" w:sz="0" w:space="0" w:color="auto"/>
          </w:divBdr>
        </w:div>
        <w:div w:id="2124617120">
          <w:marLeft w:val="480"/>
          <w:marRight w:val="0"/>
          <w:marTop w:val="0"/>
          <w:marBottom w:val="0"/>
          <w:divBdr>
            <w:top w:val="none" w:sz="0" w:space="0" w:color="auto"/>
            <w:left w:val="none" w:sz="0" w:space="0" w:color="auto"/>
            <w:bottom w:val="none" w:sz="0" w:space="0" w:color="auto"/>
            <w:right w:val="none" w:sz="0" w:space="0" w:color="auto"/>
          </w:divBdr>
        </w:div>
        <w:div w:id="837353632">
          <w:marLeft w:val="480"/>
          <w:marRight w:val="0"/>
          <w:marTop w:val="0"/>
          <w:marBottom w:val="0"/>
          <w:divBdr>
            <w:top w:val="none" w:sz="0" w:space="0" w:color="auto"/>
            <w:left w:val="none" w:sz="0" w:space="0" w:color="auto"/>
            <w:bottom w:val="none" w:sz="0" w:space="0" w:color="auto"/>
            <w:right w:val="none" w:sz="0" w:space="0" w:color="auto"/>
          </w:divBdr>
        </w:div>
        <w:div w:id="2073692558">
          <w:marLeft w:val="480"/>
          <w:marRight w:val="0"/>
          <w:marTop w:val="0"/>
          <w:marBottom w:val="0"/>
          <w:divBdr>
            <w:top w:val="none" w:sz="0" w:space="0" w:color="auto"/>
            <w:left w:val="none" w:sz="0" w:space="0" w:color="auto"/>
            <w:bottom w:val="none" w:sz="0" w:space="0" w:color="auto"/>
            <w:right w:val="none" w:sz="0" w:space="0" w:color="auto"/>
          </w:divBdr>
        </w:div>
        <w:div w:id="339696808">
          <w:marLeft w:val="480"/>
          <w:marRight w:val="0"/>
          <w:marTop w:val="0"/>
          <w:marBottom w:val="0"/>
          <w:divBdr>
            <w:top w:val="none" w:sz="0" w:space="0" w:color="auto"/>
            <w:left w:val="none" w:sz="0" w:space="0" w:color="auto"/>
            <w:bottom w:val="none" w:sz="0" w:space="0" w:color="auto"/>
            <w:right w:val="none" w:sz="0" w:space="0" w:color="auto"/>
          </w:divBdr>
        </w:div>
        <w:div w:id="958268785">
          <w:marLeft w:val="480"/>
          <w:marRight w:val="0"/>
          <w:marTop w:val="0"/>
          <w:marBottom w:val="0"/>
          <w:divBdr>
            <w:top w:val="none" w:sz="0" w:space="0" w:color="auto"/>
            <w:left w:val="none" w:sz="0" w:space="0" w:color="auto"/>
            <w:bottom w:val="none" w:sz="0" w:space="0" w:color="auto"/>
            <w:right w:val="none" w:sz="0" w:space="0" w:color="auto"/>
          </w:divBdr>
        </w:div>
        <w:div w:id="1112239588">
          <w:marLeft w:val="480"/>
          <w:marRight w:val="0"/>
          <w:marTop w:val="0"/>
          <w:marBottom w:val="0"/>
          <w:divBdr>
            <w:top w:val="none" w:sz="0" w:space="0" w:color="auto"/>
            <w:left w:val="none" w:sz="0" w:space="0" w:color="auto"/>
            <w:bottom w:val="none" w:sz="0" w:space="0" w:color="auto"/>
            <w:right w:val="none" w:sz="0" w:space="0" w:color="auto"/>
          </w:divBdr>
        </w:div>
        <w:div w:id="1538742198">
          <w:marLeft w:val="480"/>
          <w:marRight w:val="0"/>
          <w:marTop w:val="0"/>
          <w:marBottom w:val="0"/>
          <w:divBdr>
            <w:top w:val="none" w:sz="0" w:space="0" w:color="auto"/>
            <w:left w:val="none" w:sz="0" w:space="0" w:color="auto"/>
            <w:bottom w:val="none" w:sz="0" w:space="0" w:color="auto"/>
            <w:right w:val="none" w:sz="0" w:space="0" w:color="auto"/>
          </w:divBdr>
        </w:div>
        <w:div w:id="88159004">
          <w:marLeft w:val="480"/>
          <w:marRight w:val="0"/>
          <w:marTop w:val="0"/>
          <w:marBottom w:val="0"/>
          <w:divBdr>
            <w:top w:val="none" w:sz="0" w:space="0" w:color="auto"/>
            <w:left w:val="none" w:sz="0" w:space="0" w:color="auto"/>
            <w:bottom w:val="none" w:sz="0" w:space="0" w:color="auto"/>
            <w:right w:val="none" w:sz="0" w:space="0" w:color="auto"/>
          </w:divBdr>
        </w:div>
        <w:div w:id="1508062172">
          <w:marLeft w:val="480"/>
          <w:marRight w:val="0"/>
          <w:marTop w:val="0"/>
          <w:marBottom w:val="0"/>
          <w:divBdr>
            <w:top w:val="none" w:sz="0" w:space="0" w:color="auto"/>
            <w:left w:val="none" w:sz="0" w:space="0" w:color="auto"/>
            <w:bottom w:val="none" w:sz="0" w:space="0" w:color="auto"/>
            <w:right w:val="none" w:sz="0" w:space="0" w:color="auto"/>
          </w:divBdr>
        </w:div>
        <w:div w:id="78448793">
          <w:marLeft w:val="480"/>
          <w:marRight w:val="0"/>
          <w:marTop w:val="0"/>
          <w:marBottom w:val="0"/>
          <w:divBdr>
            <w:top w:val="none" w:sz="0" w:space="0" w:color="auto"/>
            <w:left w:val="none" w:sz="0" w:space="0" w:color="auto"/>
            <w:bottom w:val="none" w:sz="0" w:space="0" w:color="auto"/>
            <w:right w:val="none" w:sz="0" w:space="0" w:color="auto"/>
          </w:divBdr>
        </w:div>
        <w:div w:id="1434664730">
          <w:marLeft w:val="480"/>
          <w:marRight w:val="0"/>
          <w:marTop w:val="0"/>
          <w:marBottom w:val="0"/>
          <w:divBdr>
            <w:top w:val="none" w:sz="0" w:space="0" w:color="auto"/>
            <w:left w:val="none" w:sz="0" w:space="0" w:color="auto"/>
            <w:bottom w:val="none" w:sz="0" w:space="0" w:color="auto"/>
            <w:right w:val="none" w:sz="0" w:space="0" w:color="auto"/>
          </w:divBdr>
        </w:div>
        <w:div w:id="1391154509">
          <w:marLeft w:val="480"/>
          <w:marRight w:val="0"/>
          <w:marTop w:val="0"/>
          <w:marBottom w:val="0"/>
          <w:divBdr>
            <w:top w:val="none" w:sz="0" w:space="0" w:color="auto"/>
            <w:left w:val="none" w:sz="0" w:space="0" w:color="auto"/>
            <w:bottom w:val="none" w:sz="0" w:space="0" w:color="auto"/>
            <w:right w:val="none" w:sz="0" w:space="0" w:color="auto"/>
          </w:divBdr>
        </w:div>
        <w:div w:id="2121681124">
          <w:marLeft w:val="480"/>
          <w:marRight w:val="0"/>
          <w:marTop w:val="0"/>
          <w:marBottom w:val="0"/>
          <w:divBdr>
            <w:top w:val="none" w:sz="0" w:space="0" w:color="auto"/>
            <w:left w:val="none" w:sz="0" w:space="0" w:color="auto"/>
            <w:bottom w:val="none" w:sz="0" w:space="0" w:color="auto"/>
            <w:right w:val="none" w:sz="0" w:space="0" w:color="auto"/>
          </w:divBdr>
        </w:div>
        <w:div w:id="1812212777">
          <w:marLeft w:val="480"/>
          <w:marRight w:val="0"/>
          <w:marTop w:val="0"/>
          <w:marBottom w:val="0"/>
          <w:divBdr>
            <w:top w:val="none" w:sz="0" w:space="0" w:color="auto"/>
            <w:left w:val="none" w:sz="0" w:space="0" w:color="auto"/>
            <w:bottom w:val="none" w:sz="0" w:space="0" w:color="auto"/>
            <w:right w:val="none" w:sz="0" w:space="0" w:color="auto"/>
          </w:divBdr>
        </w:div>
        <w:div w:id="1152797834">
          <w:marLeft w:val="480"/>
          <w:marRight w:val="0"/>
          <w:marTop w:val="0"/>
          <w:marBottom w:val="0"/>
          <w:divBdr>
            <w:top w:val="none" w:sz="0" w:space="0" w:color="auto"/>
            <w:left w:val="none" w:sz="0" w:space="0" w:color="auto"/>
            <w:bottom w:val="none" w:sz="0" w:space="0" w:color="auto"/>
            <w:right w:val="none" w:sz="0" w:space="0" w:color="auto"/>
          </w:divBdr>
        </w:div>
        <w:div w:id="2011643216">
          <w:marLeft w:val="480"/>
          <w:marRight w:val="0"/>
          <w:marTop w:val="0"/>
          <w:marBottom w:val="0"/>
          <w:divBdr>
            <w:top w:val="none" w:sz="0" w:space="0" w:color="auto"/>
            <w:left w:val="none" w:sz="0" w:space="0" w:color="auto"/>
            <w:bottom w:val="none" w:sz="0" w:space="0" w:color="auto"/>
            <w:right w:val="none" w:sz="0" w:space="0" w:color="auto"/>
          </w:divBdr>
        </w:div>
        <w:div w:id="830830833">
          <w:marLeft w:val="480"/>
          <w:marRight w:val="0"/>
          <w:marTop w:val="0"/>
          <w:marBottom w:val="0"/>
          <w:divBdr>
            <w:top w:val="none" w:sz="0" w:space="0" w:color="auto"/>
            <w:left w:val="none" w:sz="0" w:space="0" w:color="auto"/>
            <w:bottom w:val="none" w:sz="0" w:space="0" w:color="auto"/>
            <w:right w:val="none" w:sz="0" w:space="0" w:color="auto"/>
          </w:divBdr>
        </w:div>
        <w:div w:id="1500655091">
          <w:marLeft w:val="480"/>
          <w:marRight w:val="0"/>
          <w:marTop w:val="0"/>
          <w:marBottom w:val="0"/>
          <w:divBdr>
            <w:top w:val="none" w:sz="0" w:space="0" w:color="auto"/>
            <w:left w:val="none" w:sz="0" w:space="0" w:color="auto"/>
            <w:bottom w:val="none" w:sz="0" w:space="0" w:color="auto"/>
            <w:right w:val="none" w:sz="0" w:space="0" w:color="auto"/>
          </w:divBdr>
        </w:div>
        <w:div w:id="1510675271">
          <w:marLeft w:val="480"/>
          <w:marRight w:val="0"/>
          <w:marTop w:val="0"/>
          <w:marBottom w:val="0"/>
          <w:divBdr>
            <w:top w:val="none" w:sz="0" w:space="0" w:color="auto"/>
            <w:left w:val="none" w:sz="0" w:space="0" w:color="auto"/>
            <w:bottom w:val="none" w:sz="0" w:space="0" w:color="auto"/>
            <w:right w:val="none" w:sz="0" w:space="0" w:color="auto"/>
          </w:divBdr>
        </w:div>
        <w:div w:id="283999542">
          <w:marLeft w:val="480"/>
          <w:marRight w:val="0"/>
          <w:marTop w:val="0"/>
          <w:marBottom w:val="0"/>
          <w:divBdr>
            <w:top w:val="none" w:sz="0" w:space="0" w:color="auto"/>
            <w:left w:val="none" w:sz="0" w:space="0" w:color="auto"/>
            <w:bottom w:val="none" w:sz="0" w:space="0" w:color="auto"/>
            <w:right w:val="none" w:sz="0" w:space="0" w:color="auto"/>
          </w:divBdr>
        </w:div>
        <w:div w:id="663708607">
          <w:marLeft w:val="480"/>
          <w:marRight w:val="0"/>
          <w:marTop w:val="0"/>
          <w:marBottom w:val="0"/>
          <w:divBdr>
            <w:top w:val="none" w:sz="0" w:space="0" w:color="auto"/>
            <w:left w:val="none" w:sz="0" w:space="0" w:color="auto"/>
            <w:bottom w:val="none" w:sz="0" w:space="0" w:color="auto"/>
            <w:right w:val="none" w:sz="0" w:space="0" w:color="auto"/>
          </w:divBdr>
        </w:div>
        <w:div w:id="771508223">
          <w:marLeft w:val="480"/>
          <w:marRight w:val="0"/>
          <w:marTop w:val="0"/>
          <w:marBottom w:val="0"/>
          <w:divBdr>
            <w:top w:val="none" w:sz="0" w:space="0" w:color="auto"/>
            <w:left w:val="none" w:sz="0" w:space="0" w:color="auto"/>
            <w:bottom w:val="none" w:sz="0" w:space="0" w:color="auto"/>
            <w:right w:val="none" w:sz="0" w:space="0" w:color="auto"/>
          </w:divBdr>
        </w:div>
        <w:div w:id="339698602">
          <w:marLeft w:val="480"/>
          <w:marRight w:val="0"/>
          <w:marTop w:val="0"/>
          <w:marBottom w:val="0"/>
          <w:divBdr>
            <w:top w:val="none" w:sz="0" w:space="0" w:color="auto"/>
            <w:left w:val="none" w:sz="0" w:space="0" w:color="auto"/>
            <w:bottom w:val="none" w:sz="0" w:space="0" w:color="auto"/>
            <w:right w:val="none" w:sz="0" w:space="0" w:color="auto"/>
          </w:divBdr>
        </w:div>
        <w:div w:id="504589746">
          <w:marLeft w:val="480"/>
          <w:marRight w:val="0"/>
          <w:marTop w:val="0"/>
          <w:marBottom w:val="0"/>
          <w:divBdr>
            <w:top w:val="none" w:sz="0" w:space="0" w:color="auto"/>
            <w:left w:val="none" w:sz="0" w:space="0" w:color="auto"/>
            <w:bottom w:val="none" w:sz="0" w:space="0" w:color="auto"/>
            <w:right w:val="none" w:sz="0" w:space="0" w:color="auto"/>
          </w:divBdr>
        </w:div>
        <w:div w:id="2005813744">
          <w:marLeft w:val="480"/>
          <w:marRight w:val="0"/>
          <w:marTop w:val="0"/>
          <w:marBottom w:val="0"/>
          <w:divBdr>
            <w:top w:val="none" w:sz="0" w:space="0" w:color="auto"/>
            <w:left w:val="none" w:sz="0" w:space="0" w:color="auto"/>
            <w:bottom w:val="none" w:sz="0" w:space="0" w:color="auto"/>
            <w:right w:val="none" w:sz="0" w:space="0" w:color="auto"/>
          </w:divBdr>
        </w:div>
        <w:div w:id="454326711">
          <w:marLeft w:val="480"/>
          <w:marRight w:val="0"/>
          <w:marTop w:val="0"/>
          <w:marBottom w:val="0"/>
          <w:divBdr>
            <w:top w:val="none" w:sz="0" w:space="0" w:color="auto"/>
            <w:left w:val="none" w:sz="0" w:space="0" w:color="auto"/>
            <w:bottom w:val="none" w:sz="0" w:space="0" w:color="auto"/>
            <w:right w:val="none" w:sz="0" w:space="0" w:color="auto"/>
          </w:divBdr>
        </w:div>
        <w:div w:id="84494897">
          <w:marLeft w:val="480"/>
          <w:marRight w:val="0"/>
          <w:marTop w:val="0"/>
          <w:marBottom w:val="0"/>
          <w:divBdr>
            <w:top w:val="none" w:sz="0" w:space="0" w:color="auto"/>
            <w:left w:val="none" w:sz="0" w:space="0" w:color="auto"/>
            <w:bottom w:val="none" w:sz="0" w:space="0" w:color="auto"/>
            <w:right w:val="none" w:sz="0" w:space="0" w:color="auto"/>
          </w:divBdr>
        </w:div>
        <w:div w:id="1199705415">
          <w:marLeft w:val="480"/>
          <w:marRight w:val="0"/>
          <w:marTop w:val="0"/>
          <w:marBottom w:val="0"/>
          <w:divBdr>
            <w:top w:val="none" w:sz="0" w:space="0" w:color="auto"/>
            <w:left w:val="none" w:sz="0" w:space="0" w:color="auto"/>
            <w:bottom w:val="none" w:sz="0" w:space="0" w:color="auto"/>
            <w:right w:val="none" w:sz="0" w:space="0" w:color="auto"/>
          </w:divBdr>
        </w:div>
        <w:div w:id="1694182618">
          <w:marLeft w:val="480"/>
          <w:marRight w:val="0"/>
          <w:marTop w:val="0"/>
          <w:marBottom w:val="0"/>
          <w:divBdr>
            <w:top w:val="none" w:sz="0" w:space="0" w:color="auto"/>
            <w:left w:val="none" w:sz="0" w:space="0" w:color="auto"/>
            <w:bottom w:val="none" w:sz="0" w:space="0" w:color="auto"/>
            <w:right w:val="none" w:sz="0" w:space="0" w:color="auto"/>
          </w:divBdr>
        </w:div>
        <w:div w:id="855119128">
          <w:marLeft w:val="480"/>
          <w:marRight w:val="0"/>
          <w:marTop w:val="0"/>
          <w:marBottom w:val="0"/>
          <w:divBdr>
            <w:top w:val="none" w:sz="0" w:space="0" w:color="auto"/>
            <w:left w:val="none" w:sz="0" w:space="0" w:color="auto"/>
            <w:bottom w:val="none" w:sz="0" w:space="0" w:color="auto"/>
            <w:right w:val="none" w:sz="0" w:space="0" w:color="auto"/>
          </w:divBdr>
        </w:div>
        <w:div w:id="1195801956">
          <w:marLeft w:val="480"/>
          <w:marRight w:val="0"/>
          <w:marTop w:val="0"/>
          <w:marBottom w:val="0"/>
          <w:divBdr>
            <w:top w:val="none" w:sz="0" w:space="0" w:color="auto"/>
            <w:left w:val="none" w:sz="0" w:space="0" w:color="auto"/>
            <w:bottom w:val="none" w:sz="0" w:space="0" w:color="auto"/>
            <w:right w:val="none" w:sz="0" w:space="0" w:color="auto"/>
          </w:divBdr>
        </w:div>
        <w:div w:id="576478574">
          <w:marLeft w:val="480"/>
          <w:marRight w:val="0"/>
          <w:marTop w:val="0"/>
          <w:marBottom w:val="0"/>
          <w:divBdr>
            <w:top w:val="none" w:sz="0" w:space="0" w:color="auto"/>
            <w:left w:val="none" w:sz="0" w:space="0" w:color="auto"/>
            <w:bottom w:val="none" w:sz="0" w:space="0" w:color="auto"/>
            <w:right w:val="none" w:sz="0" w:space="0" w:color="auto"/>
          </w:divBdr>
        </w:div>
        <w:div w:id="2036684669">
          <w:marLeft w:val="480"/>
          <w:marRight w:val="0"/>
          <w:marTop w:val="0"/>
          <w:marBottom w:val="0"/>
          <w:divBdr>
            <w:top w:val="none" w:sz="0" w:space="0" w:color="auto"/>
            <w:left w:val="none" w:sz="0" w:space="0" w:color="auto"/>
            <w:bottom w:val="none" w:sz="0" w:space="0" w:color="auto"/>
            <w:right w:val="none" w:sz="0" w:space="0" w:color="auto"/>
          </w:divBdr>
        </w:div>
        <w:div w:id="1946620163">
          <w:marLeft w:val="480"/>
          <w:marRight w:val="0"/>
          <w:marTop w:val="0"/>
          <w:marBottom w:val="0"/>
          <w:divBdr>
            <w:top w:val="none" w:sz="0" w:space="0" w:color="auto"/>
            <w:left w:val="none" w:sz="0" w:space="0" w:color="auto"/>
            <w:bottom w:val="none" w:sz="0" w:space="0" w:color="auto"/>
            <w:right w:val="none" w:sz="0" w:space="0" w:color="auto"/>
          </w:divBdr>
        </w:div>
      </w:divsChild>
    </w:div>
    <w:div w:id="838735950">
      <w:bodyDiv w:val="1"/>
      <w:marLeft w:val="0"/>
      <w:marRight w:val="0"/>
      <w:marTop w:val="0"/>
      <w:marBottom w:val="0"/>
      <w:divBdr>
        <w:top w:val="none" w:sz="0" w:space="0" w:color="auto"/>
        <w:left w:val="none" w:sz="0" w:space="0" w:color="auto"/>
        <w:bottom w:val="none" w:sz="0" w:space="0" w:color="auto"/>
        <w:right w:val="none" w:sz="0" w:space="0" w:color="auto"/>
      </w:divBdr>
    </w:div>
    <w:div w:id="838926434">
      <w:bodyDiv w:val="1"/>
      <w:marLeft w:val="0"/>
      <w:marRight w:val="0"/>
      <w:marTop w:val="0"/>
      <w:marBottom w:val="0"/>
      <w:divBdr>
        <w:top w:val="none" w:sz="0" w:space="0" w:color="auto"/>
        <w:left w:val="none" w:sz="0" w:space="0" w:color="auto"/>
        <w:bottom w:val="none" w:sz="0" w:space="0" w:color="auto"/>
        <w:right w:val="none" w:sz="0" w:space="0" w:color="auto"/>
      </w:divBdr>
    </w:div>
    <w:div w:id="839541325">
      <w:bodyDiv w:val="1"/>
      <w:marLeft w:val="0"/>
      <w:marRight w:val="0"/>
      <w:marTop w:val="0"/>
      <w:marBottom w:val="0"/>
      <w:divBdr>
        <w:top w:val="none" w:sz="0" w:space="0" w:color="auto"/>
        <w:left w:val="none" w:sz="0" w:space="0" w:color="auto"/>
        <w:bottom w:val="none" w:sz="0" w:space="0" w:color="auto"/>
        <w:right w:val="none" w:sz="0" w:space="0" w:color="auto"/>
      </w:divBdr>
    </w:div>
    <w:div w:id="839661246">
      <w:bodyDiv w:val="1"/>
      <w:marLeft w:val="0"/>
      <w:marRight w:val="0"/>
      <w:marTop w:val="0"/>
      <w:marBottom w:val="0"/>
      <w:divBdr>
        <w:top w:val="none" w:sz="0" w:space="0" w:color="auto"/>
        <w:left w:val="none" w:sz="0" w:space="0" w:color="auto"/>
        <w:bottom w:val="none" w:sz="0" w:space="0" w:color="auto"/>
        <w:right w:val="none" w:sz="0" w:space="0" w:color="auto"/>
      </w:divBdr>
    </w:div>
    <w:div w:id="839925914">
      <w:bodyDiv w:val="1"/>
      <w:marLeft w:val="0"/>
      <w:marRight w:val="0"/>
      <w:marTop w:val="0"/>
      <w:marBottom w:val="0"/>
      <w:divBdr>
        <w:top w:val="none" w:sz="0" w:space="0" w:color="auto"/>
        <w:left w:val="none" w:sz="0" w:space="0" w:color="auto"/>
        <w:bottom w:val="none" w:sz="0" w:space="0" w:color="auto"/>
        <w:right w:val="none" w:sz="0" w:space="0" w:color="auto"/>
      </w:divBdr>
    </w:div>
    <w:div w:id="839931465">
      <w:bodyDiv w:val="1"/>
      <w:marLeft w:val="0"/>
      <w:marRight w:val="0"/>
      <w:marTop w:val="0"/>
      <w:marBottom w:val="0"/>
      <w:divBdr>
        <w:top w:val="none" w:sz="0" w:space="0" w:color="auto"/>
        <w:left w:val="none" w:sz="0" w:space="0" w:color="auto"/>
        <w:bottom w:val="none" w:sz="0" w:space="0" w:color="auto"/>
        <w:right w:val="none" w:sz="0" w:space="0" w:color="auto"/>
      </w:divBdr>
    </w:div>
    <w:div w:id="840317979">
      <w:bodyDiv w:val="1"/>
      <w:marLeft w:val="0"/>
      <w:marRight w:val="0"/>
      <w:marTop w:val="0"/>
      <w:marBottom w:val="0"/>
      <w:divBdr>
        <w:top w:val="none" w:sz="0" w:space="0" w:color="auto"/>
        <w:left w:val="none" w:sz="0" w:space="0" w:color="auto"/>
        <w:bottom w:val="none" w:sz="0" w:space="0" w:color="auto"/>
        <w:right w:val="none" w:sz="0" w:space="0" w:color="auto"/>
      </w:divBdr>
    </w:div>
    <w:div w:id="841549499">
      <w:bodyDiv w:val="1"/>
      <w:marLeft w:val="0"/>
      <w:marRight w:val="0"/>
      <w:marTop w:val="0"/>
      <w:marBottom w:val="0"/>
      <w:divBdr>
        <w:top w:val="none" w:sz="0" w:space="0" w:color="auto"/>
        <w:left w:val="none" w:sz="0" w:space="0" w:color="auto"/>
        <w:bottom w:val="none" w:sz="0" w:space="0" w:color="auto"/>
        <w:right w:val="none" w:sz="0" w:space="0" w:color="auto"/>
      </w:divBdr>
    </w:div>
    <w:div w:id="841699078">
      <w:bodyDiv w:val="1"/>
      <w:marLeft w:val="0"/>
      <w:marRight w:val="0"/>
      <w:marTop w:val="0"/>
      <w:marBottom w:val="0"/>
      <w:divBdr>
        <w:top w:val="none" w:sz="0" w:space="0" w:color="auto"/>
        <w:left w:val="none" w:sz="0" w:space="0" w:color="auto"/>
        <w:bottom w:val="none" w:sz="0" w:space="0" w:color="auto"/>
        <w:right w:val="none" w:sz="0" w:space="0" w:color="auto"/>
      </w:divBdr>
    </w:div>
    <w:div w:id="841898342">
      <w:bodyDiv w:val="1"/>
      <w:marLeft w:val="0"/>
      <w:marRight w:val="0"/>
      <w:marTop w:val="0"/>
      <w:marBottom w:val="0"/>
      <w:divBdr>
        <w:top w:val="none" w:sz="0" w:space="0" w:color="auto"/>
        <w:left w:val="none" w:sz="0" w:space="0" w:color="auto"/>
        <w:bottom w:val="none" w:sz="0" w:space="0" w:color="auto"/>
        <w:right w:val="none" w:sz="0" w:space="0" w:color="auto"/>
      </w:divBdr>
    </w:div>
    <w:div w:id="841965827">
      <w:bodyDiv w:val="1"/>
      <w:marLeft w:val="0"/>
      <w:marRight w:val="0"/>
      <w:marTop w:val="0"/>
      <w:marBottom w:val="0"/>
      <w:divBdr>
        <w:top w:val="none" w:sz="0" w:space="0" w:color="auto"/>
        <w:left w:val="none" w:sz="0" w:space="0" w:color="auto"/>
        <w:bottom w:val="none" w:sz="0" w:space="0" w:color="auto"/>
        <w:right w:val="none" w:sz="0" w:space="0" w:color="auto"/>
      </w:divBdr>
    </w:div>
    <w:div w:id="842821535">
      <w:bodyDiv w:val="1"/>
      <w:marLeft w:val="0"/>
      <w:marRight w:val="0"/>
      <w:marTop w:val="0"/>
      <w:marBottom w:val="0"/>
      <w:divBdr>
        <w:top w:val="none" w:sz="0" w:space="0" w:color="auto"/>
        <w:left w:val="none" w:sz="0" w:space="0" w:color="auto"/>
        <w:bottom w:val="none" w:sz="0" w:space="0" w:color="auto"/>
        <w:right w:val="none" w:sz="0" w:space="0" w:color="auto"/>
      </w:divBdr>
      <w:divsChild>
        <w:div w:id="1515607951">
          <w:marLeft w:val="0"/>
          <w:marRight w:val="0"/>
          <w:marTop w:val="0"/>
          <w:marBottom w:val="0"/>
          <w:divBdr>
            <w:top w:val="none" w:sz="0" w:space="0" w:color="auto"/>
            <w:left w:val="none" w:sz="0" w:space="0" w:color="auto"/>
            <w:bottom w:val="none" w:sz="0" w:space="0" w:color="auto"/>
            <w:right w:val="none" w:sz="0" w:space="0" w:color="auto"/>
          </w:divBdr>
        </w:div>
        <w:div w:id="439299872">
          <w:marLeft w:val="0"/>
          <w:marRight w:val="0"/>
          <w:marTop w:val="0"/>
          <w:marBottom w:val="0"/>
          <w:divBdr>
            <w:top w:val="none" w:sz="0" w:space="0" w:color="auto"/>
            <w:left w:val="none" w:sz="0" w:space="0" w:color="auto"/>
            <w:bottom w:val="none" w:sz="0" w:space="0" w:color="auto"/>
            <w:right w:val="none" w:sz="0" w:space="0" w:color="auto"/>
          </w:divBdr>
        </w:div>
        <w:div w:id="1963683475">
          <w:marLeft w:val="0"/>
          <w:marRight w:val="0"/>
          <w:marTop w:val="0"/>
          <w:marBottom w:val="0"/>
          <w:divBdr>
            <w:top w:val="none" w:sz="0" w:space="0" w:color="auto"/>
            <w:left w:val="none" w:sz="0" w:space="0" w:color="auto"/>
            <w:bottom w:val="none" w:sz="0" w:space="0" w:color="auto"/>
            <w:right w:val="none" w:sz="0" w:space="0" w:color="auto"/>
          </w:divBdr>
        </w:div>
        <w:div w:id="580791652">
          <w:marLeft w:val="0"/>
          <w:marRight w:val="0"/>
          <w:marTop w:val="0"/>
          <w:marBottom w:val="0"/>
          <w:divBdr>
            <w:top w:val="none" w:sz="0" w:space="0" w:color="auto"/>
            <w:left w:val="none" w:sz="0" w:space="0" w:color="auto"/>
            <w:bottom w:val="none" w:sz="0" w:space="0" w:color="auto"/>
            <w:right w:val="none" w:sz="0" w:space="0" w:color="auto"/>
          </w:divBdr>
        </w:div>
        <w:div w:id="2098400770">
          <w:marLeft w:val="0"/>
          <w:marRight w:val="0"/>
          <w:marTop w:val="0"/>
          <w:marBottom w:val="0"/>
          <w:divBdr>
            <w:top w:val="none" w:sz="0" w:space="0" w:color="auto"/>
            <w:left w:val="none" w:sz="0" w:space="0" w:color="auto"/>
            <w:bottom w:val="none" w:sz="0" w:space="0" w:color="auto"/>
            <w:right w:val="none" w:sz="0" w:space="0" w:color="auto"/>
          </w:divBdr>
        </w:div>
        <w:div w:id="1657147914">
          <w:marLeft w:val="0"/>
          <w:marRight w:val="0"/>
          <w:marTop w:val="0"/>
          <w:marBottom w:val="0"/>
          <w:divBdr>
            <w:top w:val="none" w:sz="0" w:space="0" w:color="auto"/>
            <w:left w:val="none" w:sz="0" w:space="0" w:color="auto"/>
            <w:bottom w:val="none" w:sz="0" w:space="0" w:color="auto"/>
            <w:right w:val="none" w:sz="0" w:space="0" w:color="auto"/>
          </w:divBdr>
        </w:div>
        <w:div w:id="107898012">
          <w:marLeft w:val="0"/>
          <w:marRight w:val="0"/>
          <w:marTop w:val="0"/>
          <w:marBottom w:val="0"/>
          <w:divBdr>
            <w:top w:val="none" w:sz="0" w:space="0" w:color="auto"/>
            <w:left w:val="none" w:sz="0" w:space="0" w:color="auto"/>
            <w:bottom w:val="none" w:sz="0" w:space="0" w:color="auto"/>
            <w:right w:val="none" w:sz="0" w:space="0" w:color="auto"/>
          </w:divBdr>
        </w:div>
        <w:div w:id="1836217006">
          <w:marLeft w:val="0"/>
          <w:marRight w:val="0"/>
          <w:marTop w:val="0"/>
          <w:marBottom w:val="0"/>
          <w:divBdr>
            <w:top w:val="none" w:sz="0" w:space="0" w:color="auto"/>
            <w:left w:val="none" w:sz="0" w:space="0" w:color="auto"/>
            <w:bottom w:val="none" w:sz="0" w:space="0" w:color="auto"/>
            <w:right w:val="none" w:sz="0" w:space="0" w:color="auto"/>
          </w:divBdr>
        </w:div>
        <w:div w:id="510142836">
          <w:marLeft w:val="0"/>
          <w:marRight w:val="0"/>
          <w:marTop w:val="0"/>
          <w:marBottom w:val="0"/>
          <w:divBdr>
            <w:top w:val="none" w:sz="0" w:space="0" w:color="auto"/>
            <w:left w:val="none" w:sz="0" w:space="0" w:color="auto"/>
            <w:bottom w:val="none" w:sz="0" w:space="0" w:color="auto"/>
            <w:right w:val="none" w:sz="0" w:space="0" w:color="auto"/>
          </w:divBdr>
        </w:div>
        <w:div w:id="1508792927">
          <w:marLeft w:val="0"/>
          <w:marRight w:val="0"/>
          <w:marTop w:val="0"/>
          <w:marBottom w:val="0"/>
          <w:divBdr>
            <w:top w:val="none" w:sz="0" w:space="0" w:color="auto"/>
            <w:left w:val="none" w:sz="0" w:space="0" w:color="auto"/>
            <w:bottom w:val="none" w:sz="0" w:space="0" w:color="auto"/>
            <w:right w:val="none" w:sz="0" w:space="0" w:color="auto"/>
          </w:divBdr>
        </w:div>
        <w:div w:id="382368037">
          <w:marLeft w:val="0"/>
          <w:marRight w:val="0"/>
          <w:marTop w:val="0"/>
          <w:marBottom w:val="0"/>
          <w:divBdr>
            <w:top w:val="none" w:sz="0" w:space="0" w:color="auto"/>
            <w:left w:val="none" w:sz="0" w:space="0" w:color="auto"/>
            <w:bottom w:val="none" w:sz="0" w:space="0" w:color="auto"/>
            <w:right w:val="none" w:sz="0" w:space="0" w:color="auto"/>
          </w:divBdr>
        </w:div>
        <w:div w:id="503671991">
          <w:marLeft w:val="0"/>
          <w:marRight w:val="0"/>
          <w:marTop w:val="0"/>
          <w:marBottom w:val="0"/>
          <w:divBdr>
            <w:top w:val="none" w:sz="0" w:space="0" w:color="auto"/>
            <w:left w:val="none" w:sz="0" w:space="0" w:color="auto"/>
            <w:bottom w:val="none" w:sz="0" w:space="0" w:color="auto"/>
            <w:right w:val="none" w:sz="0" w:space="0" w:color="auto"/>
          </w:divBdr>
        </w:div>
        <w:div w:id="1484808960">
          <w:marLeft w:val="0"/>
          <w:marRight w:val="0"/>
          <w:marTop w:val="0"/>
          <w:marBottom w:val="0"/>
          <w:divBdr>
            <w:top w:val="none" w:sz="0" w:space="0" w:color="auto"/>
            <w:left w:val="none" w:sz="0" w:space="0" w:color="auto"/>
            <w:bottom w:val="none" w:sz="0" w:space="0" w:color="auto"/>
            <w:right w:val="none" w:sz="0" w:space="0" w:color="auto"/>
          </w:divBdr>
        </w:div>
        <w:div w:id="361174065">
          <w:marLeft w:val="0"/>
          <w:marRight w:val="0"/>
          <w:marTop w:val="0"/>
          <w:marBottom w:val="0"/>
          <w:divBdr>
            <w:top w:val="none" w:sz="0" w:space="0" w:color="auto"/>
            <w:left w:val="none" w:sz="0" w:space="0" w:color="auto"/>
            <w:bottom w:val="none" w:sz="0" w:space="0" w:color="auto"/>
            <w:right w:val="none" w:sz="0" w:space="0" w:color="auto"/>
          </w:divBdr>
        </w:div>
        <w:div w:id="786969420">
          <w:marLeft w:val="0"/>
          <w:marRight w:val="0"/>
          <w:marTop w:val="0"/>
          <w:marBottom w:val="0"/>
          <w:divBdr>
            <w:top w:val="none" w:sz="0" w:space="0" w:color="auto"/>
            <w:left w:val="none" w:sz="0" w:space="0" w:color="auto"/>
            <w:bottom w:val="none" w:sz="0" w:space="0" w:color="auto"/>
            <w:right w:val="none" w:sz="0" w:space="0" w:color="auto"/>
          </w:divBdr>
        </w:div>
        <w:div w:id="297148374">
          <w:marLeft w:val="0"/>
          <w:marRight w:val="0"/>
          <w:marTop w:val="0"/>
          <w:marBottom w:val="0"/>
          <w:divBdr>
            <w:top w:val="none" w:sz="0" w:space="0" w:color="auto"/>
            <w:left w:val="none" w:sz="0" w:space="0" w:color="auto"/>
            <w:bottom w:val="none" w:sz="0" w:space="0" w:color="auto"/>
            <w:right w:val="none" w:sz="0" w:space="0" w:color="auto"/>
          </w:divBdr>
        </w:div>
        <w:div w:id="2034726739">
          <w:marLeft w:val="0"/>
          <w:marRight w:val="0"/>
          <w:marTop w:val="0"/>
          <w:marBottom w:val="0"/>
          <w:divBdr>
            <w:top w:val="none" w:sz="0" w:space="0" w:color="auto"/>
            <w:left w:val="none" w:sz="0" w:space="0" w:color="auto"/>
            <w:bottom w:val="none" w:sz="0" w:space="0" w:color="auto"/>
            <w:right w:val="none" w:sz="0" w:space="0" w:color="auto"/>
          </w:divBdr>
        </w:div>
        <w:div w:id="1650934326">
          <w:marLeft w:val="0"/>
          <w:marRight w:val="0"/>
          <w:marTop w:val="0"/>
          <w:marBottom w:val="0"/>
          <w:divBdr>
            <w:top w:val="none" w:sz="0" w:space="0" w:color="auto"/>
            <w:left w:val="none" w:sz="0" w:space="0" w:color="auto"/>
            <w:bottom w:val="none" w:sz="0" w:space="0" w:color="auto"/>
            <w:right w:val="none" w:sz="0" w:space="0" w:color="auto"/>
          </w:divBdr>
        </w:div>
        <w:div w:id="630214286">
          <w:marLeft w:val="0"/>
          <w:marRight w:val="0"/>
          <w:marTop w:val="0"/>
          <w:marBottom w:val="0"/>
          <w:divBdr>
            <w:top w:val="none" w:sz="0" w:space="0" w:color="auto"/>
            <w:left w:val="none" w:sz="0" w:space="0" w:color="auto"/>
            <w:bottom w:val="none" w:sz="0" w:space="0" w:color="auto"/>
            <w:right w:val="none" w:sz="0" w:space="0" w:color="auto"/>
          </w:divBdr>
        </w:div>
        <w:div w:id="786197454">
          <w:marLeft w:val="0"/>
          <w:marRight w:val="0"/>
          <w:marTop w:val="0"/>
          <w:marBottom w:val="0"/>
          <w:divBdr>
            <w:top w:val="none" w:sz="0" w:space="0" w:color="auto"/>
            <w:left w:val="none" w:sz="0" w:space="0" w:color="auto"/>
            <w:bottom w:val="none" w:sz="0" w:space="0" w:color="auto"/>
            <w:right w:val="none" w:sz="0" w:space="0" w:color="auto"/>
          </w:divBdr>
        </w:div>
        <w:div w:id="1868983500">
          <w:marLeft w:val="0"/>
          <w:marRight w:val="0"/>
          <w:marTop w:val="0"/>
          <w:marBottom w:val="0"/>
          <w:divBdr>
            <w:top w:val="none" w:sz="0" w:space="0" w:color="auto"/>
            <w:left w:val="none" w:sz="0" w:space="0" w:color="auto"/>
            <w:bottom w:val="none" w:sz="0" w:space="0" w:color="auto"/>
            <w:right w:val="none" w:sz="0" w:space="0" w:color="auto"/>
          </w:divBdr>
        </w:div>
        <w:div w:id="2029284805">
          <w:marLeft w:val="0"/>
          <w:marRight w:val="0"/>
          <w:marTop w:val="0"/>
          <w:marBottom w:val="0"/>
          <w:divBdr>
            <w:top w:val="none" w:sz="0" w:space="0" w:color="auto"/>
            <w:left w:val="none" w:sz="0" w:space="0" w:color="auto"/>
            <w:bottom w:val="none" w:sz="0" w:space="0" w:color="auto"/>
            <w:right w:val="none" w:sz="0" w:space="0" w:color="auto"/>
          </w:divBdr>
        </w:div>
        <w:div w:id="980116031">
          <w:marLeft w:val="0"/>
          <w:marRight w:val="0"/>
          <w:marTop w:val="0"/>
          <w:marBottom w:val="0"/>
          <w:divBdr>
            <w:top w:val="none" w:sz="0" w:space="0" w:color="auto"/>
            <w:left w:val="none" w:sz="0" w:space="0" w:color="auto"/>
            <w:bottom w:val="none" w:sz="0" w:space="0" w:color="auto"/>
            <w:right w:val="none" w:sz="0" w:space="0" w:color="auto"/>
          </w:divBdr>
        </w:div>
        <w:div w:id="823013593">
          <w:marLeft w:val="0"/>
          <w:marRight w:val="0"/>
          <w:marTop w:val="0"/>
          <w:marBottom w:val="0"/>
          <w:divBdr>
            <w:top w:val="none" w:sz="0" w:space="0" w:color="auto"/>
            <w:left w:val="none" w:sz="0" w:space="0" w:color="auto"/>
            <w:bottom w:val="none" w:sz="0" w:space="0" w:color="auto"/>
            <w:right w:val="none" w:sz="0" w:space="0" w:color="auto"/>
          </w:divBdr>
        </w:div>
        <w:div w:id="207685757">
          <w:marLeft w:val="0"/>
          <w:marRight w:val="0"/>
          <w:marTop w:val="0"/>
          <w:marBottom w:val="0"/>
          <w:divBdr>
            <w:top w:val="none" w:sz="0" w:space="0" w:color="auto"/>
            <w:left w:val="none" w:sz="0" w:space="0" w:color="auto"/>
            <w:bottom w:val="none" w:sz="0" w:space="0" w:color="auto"/>
            <w:right w:val="none" w:sz="0" w:space="0" w:color="auto"/>
          </w:divBdr>
        </w:div>
        <w:div w:id="942877677">
          <w:marLeft w:val="0"/>
          <w:marRight w:val="0"/>
          <w:marTop w:val="0"/>
          <w:marBottom w:val="0"/>
          <w:divBdr>
            <w:top w:val="none" w:sz="0" w:space="0" w:color="auto"/>
            <w:left w:val="none" w:sz="0" w:space="0" w:color="auto"/>
            <w:bottom w:val="none" w:sz="0" w:space="0" w:color="auto"/>
            <w:right w:val="none" w:sz="0" w:space="0" w:color="auto"/>
          </w:divBdr>
        </w:div>
        <w:div w:id="780686153">
          <w:marLeft w:val="0"/>
          <w:marRight w:val="0"/>
          <w:marTop w:val="0"/>
          <w:marBottom w:val="0"/>
          <w:divBdr>
            <w:top w:val="none" w:sz="0" w:space="0" w:color="auto"/>
            <w:left w:val="none" w:sz="0" w:space="0" w:color="auto"/>
            <w:bottom w:val="none" w:sz="0" w:space="0" w:color="auto"/>
            <w:right w:val="none" w:sz="0" w:space="0" w:color="auto"/>
          </w:divBdr>
        </w:div>
        <w:div w:id="1195969765">
          <w:marLeft w:val="0"/>
          <w:marRight w:val="0"/>
          <w:marTop w:val="0"/>
          <w:marBottom w:val="0"/>
          <w:divBdr>
            <w:top w:val="none" w:sz="0" w:space="0" w:color="auto"/>
            <w:left w:val="none" w:sz="0" w:space="0" w:color="auto"/>
            <w:bottom w:val="none" w:sz="0" w:space="0" w:color="auto"/>
            <w:right w:val="none" w:sz="0" w:space="0" w:color="auto"/>
          </w:divBdr>
        </w:div>
        <w:div w:id="1109397381">
          <w:marLeft w:val="0"/>
          <w:marRight w:val="0"/>
          <w:marTop w:val="0"/>
          <w:marBottom w:val="0"/>
          <w:divBdr>
            <w:top w:val="none" w:sz="0" w:space="0" w:color="auto"/>
            <w:left w:val="none" w:sz="0" w:space="0" w:color="auto"/>
            <w:bottom w:val="none" w:sz="0" w:space="0" w:color="auto"/>
            <w:right w:val="none" w:sz="0" w:space="0" w:color="auto"/>
          </w:divBdr>
        </w:div>
        <w:div w:id="1950697873">
          <w:marLeft w:val="0"/>
          <w:marRight w:val="0"/>
          <w:marTop w:val="0"/>
          <w:marBottom w:val="0"/>
          <w:divBdr>
            <w:top w:val="none" w:sz="0" w:space="0" w:color="auto"/>
            <w:left w:val="none" w:sz="0" w:space="0" w:color="auto"/>
            <w:bottom w:val="none" w:sz="0" w:space="0" w:color="auto"/>
            <w:right w:val="none" w:sz="0" w:space="0" w:color="auto"/>
          </w:divBdr>
        </w:div>
        <w:div w:id="1786845932">
          <w:marLeft w:val="0"/>
          <w:marRight w:val="0"/>
          <w:marTop w:val="0"/>
          <w:marBottom w:val="0"/>
          <w:divBdr>
            <w:top w:val="none" w:sz="0" w:space="0" w:color="auto"/>
            <w:left w:val="none" w:sz="0" w:space="0" w:color="auto"/>
            <w:bottom w:val="none" w:sz="0" w:space="0" w:color="auto"/>
            <w:right w:val="none" w:sz="0" w:space="0" w:color="auto"/>
          </w:divBdr>
        </w:div>
        <w:div w:id="1291396956">
          <w:marLeft w:val="0"/>
          <w:marRight w:val="0"/>
          <w:marTop w:val="0"/>
          <w:marBottom w:val="0"/>
          <w:divBdr>
            <w:top w:val="none" w:sz="0" w:space="0" w:color="auto"/>
            <w:left w:val="none" w:sz="0" w:space="0" w:color="auto"/>
            <w:bottom w:val="none" w:sz="0" w:space="0" w:color="auto"/>
            <w:right w:val="none" w:sz="0" w:space="0" w:color="auto"/>
          </w:divBdr>
        </w:div>
        <w:div w:id="2069843593">
          <w:marLeft w:val="0"/>
          <w:marRight w:val="0"/>
          <w:marTop w:val="0"/>
          <w:marBottom w:val="0"/>
          <w:divBdr>
            <w:top w:val="none" w:sz="0" w:space="0" w:color="auto"/>
            <w:left w:val="none" w:sz="0" w:space="0" w:color="auto"/>
            <w:bottom w:val="none" w:sz="0" w:space="0" w:color="auto"/>
            <w:right w:val="none" w:sz="0" w:space="0" w:color="auto"/>
          </w:divBdr>
        </w:div>
        <w:div w:id="263466392">
          <w:marLeft w:val="0"/>
          <w:marRight w:val="0"/>
          <w:marTop w:val="0"/>
          <w:marBottom w:val="0"/>
          <w:divBdr>
            <w:top w:val="none" w:sz="0" w:space="0" w:color="auto"/>
            <w:left w:val="none" w:sz="0" w:space="0" w:color="auto"/>
            <w:bottom w:val="none" w:sz="0" w:space="0" w:color="auto"/>
            <w:right w:val="none" w:sz="0" w:space="0" w:color="auto"/>
          </w:divBdr>
        </w:div>
        <w:div w:id="1004481362">
          <w:marLeft w:val="0"/>
          <w:marRight w:val="0"/>
          <w:marTop w:val="0"/>
          <w:marBottom w:val="0"/>
          <w:divBdr>
            <w:top w:val="none" w:sz="0" w:space="0" w:color="auto"/>
            <w:left w:val="none" w:sz="0" w:space="0" w:color="auto"/>
            <w:bottom w:val="none" w:sz="0" w:space="0" w:color="auto"/>
            <w:right w:val="none" w:sz="0" w:space="0" w:color="auto"/>
          </w:divBdr>
        </w:div>
        <w:div w:id="140660180">
          <w:marLeft w:val="0"/>
          <w:marRight w:val="0"/>
          <w:marTop w:val="0"/>
          <w:marBottom w:val="0"/>
          <w:divBdr>
            <w:top w:val="none" w:sz="0" w:space="0" w:color="auto"/>
            <w:left w:val="none" w:sz="0" w:space="0" w:color="auto"/>
            <w:bottom w:val="none" w:sz="0" w:space="0" w:color="auto"/>
            <w:right w:val="none" w:sz="0" w:space="0" w:color="auto"/>
          </w:divBdr>
        </w:div>
        <w:div w:id="1853102735">
          <w:marLeft w:val="0"/>
          <w:marRight w:val="0"/>
          <w:marTop w:val="0"/>
          <w:marBottom w:val="0"/>
          <w:divBdr>
            <w:top w:val="none" w:sz="0" w:space="0" w:color="auto"/>
            <w:left w:val="none" w:sz="0" w:space="0" w:color="auto"/>
            <w:bottom w:val="none" w:sz="0" w:space="0" w:color="auto"/>
            <w:right w:val="none" w:sz="0" w:space="0" w:color="auto"/>
          </w:divBdr>
        </w:div>
        <w:div w:id="1592082222">
          <w:marLeft w:val="0"/>
          <w:marRight w:val="0"/>
          <w:marTop w:val="0"/>
          <w:marBottom w:val="0"/>
          <w:divBdr>
            <w:top w:val="none" w:sz="0" w:space="0" w:color="auto"/>
            <w:left w:val="none" w:sz="0" w:space="0" w:color="auto"/>
            <w:bottom w:val="none" w:sz="0" w:space="0" w:color="auto"/>
            <w:right w:val="none" w:sz="0" w:space="0" w:color="auto"/>
          </w:divBdr>
        </w:div>
        <w:div w:id="1738894540">
          <w:marLeft w:val="0"/>
          <w:marRight w:val="0"/>
          <w:marTop w:val="0"/>
          <w:marBottom w:val="0"/>
          <w:divBdr>
            <w:top w:val="none" w:sz="0" w:space="0" w:color="auto"/>
            <w:left w:val="none" w:sz="0" w:space="0" w:color="auto"/>
            <w:bottom w:val="none" w:sz="0" w:space="0" w:color="auto"/>
            <w:right w:val="none" w:sz="0" w:space="0" w:color="auto"/>
          </w:divBdr>
        </w:div>
        <w:div w:id="1669595971">
          <w:marLeft w:val="0"/>
          <w:marRight w:val="0"/>
          <w:marTop w:val="0"/>
          <w:marBottom w:val="0"/>
          <w:divBdr>
            <w:top w:val="none" w:sz="0" w:space="0" w:color="auto"/>
            <w:left w:val="none" w:sz="0" w:space="0" w:color="auto"/>
            <w:bottom w:val="none" w:sz="0" w:space="0" w:color="auto"/>
            <w:right w:val="none" w:sz="0" w:space="0" w:color="auto"/>
          </w:divBdr>
        </w:div>
        <w:div w:id="575672757">
          <w:marLeft w:val="0"/>
          <w:marRight w:val="0"/>
          <w:marTop w:val="0"/>
          <w:marBottom w:val="0"/>
          <w:divBdr>
            <w:top w:val="none" w:sz="0" w:space="0" w:color="auto"/>
            <w:left w:val="none" w:sz="0" w:space="0" w:color="auto"/>
            <w:bottom w:val="none" w:sz="0" w:space="0" w:color="auto"/>
            <w:right w:val="none" w:sz="0" w:space="0" w:color="auto"/>
          </w:divBdr>
        </w:div>
        <w:div w:id="1459107664">
          <w:marLeft w:val="0"/>
          <w:marRight w:val="0"/>
          <w:marTop w:val="0"/>
          <w:marBottom w:val="0"/>
          <w:divBdr>
            <w:top w:val="none" w:sz="0" w:space="0" w:color="auto"/>
            <w:left w:val="none" w:sz="0" w:space="0" w:color="auto"/>
            <w:bottom w:val="none" w:sz="0" w:space="0" w:color="auto"/>
            <w:right w:val="none" w:sz="0" w:space="0" w:color="auto"/>
          </w:divBdr>
        </w:div>
        <w:div w:id="517280882">
          <w:marLeft w:val="0"/>
          <w:marRight w:val="0"/>
          <w:marTop w:val="0"/>
          <w:marBottom w:val="0"/>
          <w:divBdr>
            <w:top w:val="none" w:sz="0" w:space="0" w:color="auto"/>
            <w:left w:val="none" w:sz="0" w:space="0" w:color="auto"/>
            <w:bottom w:val="none" w:sz="0" w:space="0" w:color="auto"/>
            <w:right w:val="none" w:sz="0" w:space="0" w:color="auto"/>
          </w:divBdr>
        </w:div>
        <w:div w:id="1681396132">
          <w:marLeft w:val="0"/>
          <w:marRight w:val="0"/>
          <w:marTop w:val="0"/>
          <w:marBottom w:val="0"/>
          <w:divBdr>
            <w:top w:val="none" w:sz="0" w:space="0" w:color="auto"/>
            <w:left w:val="none" w:sz="0" w:space="0" w:color="auto"/>
            <w:bottom w:val="none" w:sz="0" w:space="0" w:color="auto"/>
            <w:right w:val="none" w:sz="0" w:space="0" w:color="auto"/>
          </w:divBdr>
        </w:div>
        <w:div w:id="1361474149">
          <w:marLeft w:val="0"/>
          <w:marRight w:val="0"/>
          <w:marTop w:val="0"/>
          <w:marBottom w:val="0"/>
          <w:divBdr>
            <w:top w:val="none" w:sz="0" w:space="0" w:color="auto"/>
            <w:left w:val="none" w:sz="0" w:space="0" w:color="auto"/>
            <w:bottom w:val="none" w:sz="0" w:space="0" w:color="auto"/>
            <w:right w:val="none" w:sz="0" w:space="0" w:color="auto"/>
          </w:divBdr>
        </w:div>
        <w:div w:id="772632525">
          <w:marLeft w:val="0"/>
          <w:marRight w:val="0"/>
          <w:marTop w:val="0"/>
          <w:marBottom w:val="0"/>
          <w:divBdr>
            <w:top w:val="none" w:sz="0" w:space="0" w:color="auto"/>
            <w:left w:val="none" w:sz="0" w:space="0" w:color="auto"/>
            <w:bottom w:val="none" w:sz="0" w:space="0" w:color="auto"/>
            <w:right w:val="none" w:sz="0" w:space="0" w:color="auto"/>
          </w:divBdr>
        </w:div>
        <w:div w:id="742726312">
          <w:marLeft w:val="0"/>
          <w:marRight w:val="0"/>
          <w:marTop w:val="0"/>
          <w:marBottom w:val="0"/>
          <w:divBdr>
            <w:top w:val="none" w:sz="0" w:space="0" w:color="auto"/>
            <w:left w:val="none" w:sz="0" w:space="0" w:color="auto"/>
            <w:bottom w:val="none" w:sz="0" w:space="0" w:color="auto"/>
            <w:right w:val="none" w:sz="0" w:space="0" w:color="auto"/>
          </w:divBdr>
        </w:div>
      </w:divsChild>
    </w:div>
    <w:div w:id="843859729">
      <w:bodyDiv w:val="1"/>
      <w:marLeft w:val="0"/>
      <w:marRight w:val="0"/>
      <w:marTop w:val="0"/>
      <w:marBottom w:val="0"/>
      <w:divBdr>
        <w:top w:val="none" w:sz="0" w:space="0" w:color="auto"/>
        <w:left w:val="none" w:sz="0" w:space="0" w:color="auto"/>
        <w:bottom w:val="none" w:sz="0" w:space="0" w:color="auto"/>
        <w:right w:val="none" w:sz="0" w:space="0" w:color="auto"/>
      </w:divBdr>
    </w:div>
    <w:div w:id="844368230">
      <w:bodyDiv w:val="1"/>
      <w:marLeft w:val="0"/>
      <w:marRight w:val="0"/>
      <w:marTop w:val="0"/>
      <w:marBottom w:val="0"/>
      <w:divBdr>
        <w:top w:val="none" w:sz="0" w:space="0" w:color="auto"/>
        <w:left w:val="none" w:sz="0" w:space="0" w:color="auto"/>
        <w:bottom w:val="none" w:sz="0" w:space="0" w:color="auto"/>
        <w:right w:val="none" w:sz="0" w:space="0" w:color="auto"/>
      </w:divBdr>
    </w:div>
    <w:div w:id="844903905">
      <w:bodyDiv w:val="1"/>
      <w:marLeft w:val="0"/>
      <w:marRight w:val="0"/>
      <w:marTop w:val="0"/>
      <w:marBottom w:val="0"/>
      <w:divBdr>
        <w:top w:val="none" w:sz="0" w:space="0" w:color="auto"/>
        <w:left w:val="none" w:sz="0" w:space="0" w:color="auto"/>
        <w:bottom w:val="none" w:sz="0" w:space="0" w:color="auto"/>
        <w:right w:val="none" w:sz="0" w:space="0" w:color="auto"/>
      </w:divBdr>
    </w:div>
    <w:div w:id="844973612">
      <w:bodyDiv w:val="1"/>
      <w:marLeft w:val="0"/>
      <w:marRight w:val="0"/>
      <w:marTop w:val="0"/>
      <w:marBottom w:val="0"/>
      <w:divBdr>
        <w:top w:val="none" w:sz="0" w:space="0" w:color="auto"/>
        <w:left w:val="none" w:sz="0" w:space="0" w:color="auto"/>
        <w:bottom w:val="none" w:sz="0" w:space="0" w:color="auto"/>
        <w:right w:val="none" w:sz="0" w:space="0" w:color="auto"/>
      </w:divBdr>
    </w:div>
    <w:div w:id="845242077">
      <w:bodyDiv w:val="1"/>
      <w:marLeft w:val="0"/>
      <w:marRight w:val="0"/>
      <w:marTop w:val="0"/>
      <w:marBottom w:val="0"/>
      <w:divBdr>
        <w:top w:val="none" w:sz="0" w:space="0" w:color="auto"/>
        <w:left w:val="none" w:sz="0" w:space="0" w:color="auto"/>
        <w:bottom w:val="none" w:sz="0" w:space="0" w:color="auto"/>
        <w:right w:val="none" w:sz="0" w:space="0" w:color="auto"/>
      </w:divBdr>
    </w:div>
    <w:div w:id="846094749">
      <w:bodyDiv w:val="1"/>
      <w:marLeft w:val="0"/>
      <w:marRight w:val="0"/>
      <w:marTop w:val="0"/>
      <w:marBottom w:val="0"/>
      <w:divBdr>
        <w:top w:val="none" w:sz="0" w:space="0" w:color="auto"/>
        <w:left w:val="none" w:sz="0" w:space="0" w:color="auto"/>
        <w:bottom w:val="none" w:sz="0" w:space="0" w:color="auto"/>
        <w:right w:val="none" w:sz="0" w:space="0" w:color="auto"/>
      </w:divBdr>
    </w:div>
    <w:div w:id="846214614">
      <w:bodyDiv w:val="1"/>
      <w:marLeft w:val="0"/>
      <w:marRight w:val="0"/>
      <w:marTop w:val="0"/>
      <w:marBottom w:val="0"/>
      <w:divBdr>
        <w:top w:val="none" w:sz="0" w:space="0" w:color="auto"/>
        <w:left w:val="none" w:sz="0" w:space="0" w:color="auto"/>
        <w:bottom w:val="none" w:sz="0" w:space="0" w:color="auto"/>
        <w:right w:val="none" w:sz="0" w:space="0" w:color="auto"/>
      </w:divBdr>
    </w:div>
    <w:div w:id="847016882">
      <w:bodyDiv w:val="1"/>
      <w:marLeft w:val="0"/>
      <w:marRight w:val="0"/>
      <w:marTop w:val="0"/>
      <w:marBottom w:val="0"/>
      <w:divBdr>
        <w:top w:val="none" w:sz="0" w:space="0" w:color="auto"/>
        <w:left w:val="none" w:sz="0" w:space="0" w:color="auto"/>
        <w:bottom w:val="none" w:sz="0" w:space="0" w:color="auto"/>
        <w:right w:val="none" w:sz="0" w:space="0" w:color="auto"/>
      </w:divBdr>
    </w:div>
    <w:div w:id="847209473">
      <w:bodyDiv w:val="1"/>
      <w:marLeft w:val="0"/>
      <w:marRight w:val="0"/>
      <w:marTop w:val="0"/>
      <w:marBottom w:val="0"/>
      <w:divBdr>
        <w:top w:val="none" w:sz="0" w:space="0" w:color="auto"/>
        <w:left w:val="none" w:sz="0" w:space="0" w:color="auto"/>
        <w:bottom w:val="none" w:sz="0" w:space="0" w:color="auto"/>
        <w:right w:val="none" w:sz="0" w:space="0" w:color="auto"/>
      </w:divBdr>
    </w:div>
    <w:div w:id="848131630">
      <w:bodyDiv w:val="1"/>
      <w:marLeft w:val="0"/>
      <w:marRight w:val="0"/>
      <w:marTop w:val="0"/>
      <w:marBottom w:val="0"/>
      <w:divBdr>
        <w:top w:val="none" w:sz="0" w:space="0" w:color="auto"/>
        <w:left w:val="none" w:sz="0" w:space="0" w:color="auto"/>
        <w:bottom w:val="none" w:sz="0" w:space="0" w:color="auto"/>
        <w:right w:val="none" w:sz="0" w:space="0" w:color="auto"/>
      </w:divBdr>
    </w:div>
    <w:div w:id="850067906">
      <w:bodyDiv w:val="1"/>
      <w:marLeft w:val="0"/>
      <w:marRight w:val="0"/>
      <w:marTop w:val="0"/>
      <w:marBottom w:val="0"/>
      <w:divBdr>
        <w:top w:val="none" w:sz="0" w:space="0" w:color="auto"/>
        <w:left w:val="none" w:sz="0" w:space="0" w:color="auto"/>
        <w:bottom w:val="none" w:sz="0" w:space="0" w:color="auto"/>
        <w:right w:val="none" w:sz="0" w:space="0" w:color="auto"/>
      </w:divBdr>
    </w:div>
    <w:div w:id="850145605">
      <w:bodyDiv w:val="1"/>
      <w:marLeft w:val="0"/>
      <w:marRight w:val="0"/>
      <w:marTop w:val="0"/>
      <w:marBottom w:val="0"/>
      <w:divBdr>
        <w:top w:val="none" w:sz="0" w:space="0" w:color="auto"/>
        <w:left w:val="none" w:sz="0" w:space="0" w:color="auto"/>
        <w:bottom w:val="none" w:sz="0" w:space="0" w:color="auto"/>
        <w:right w:val="none" w:sz="0" w:space="0" w:color="auto"/>
      </w:divBdr>
    </w:div>
    <w:div w:id="850147660">
      <w:bodyDiv w:val="1"/>
      <w:marLeft w:val="0"/>
      <w:marRight w:val="0"/>
      <w:marTop w:val="0"/>
      <w:marBottom w:val="0"/>
      <w:divBdr>
        <w:top w:val="none" w:sz="0" w:space="0" w:color="auto"/>
        <w:left w:val="none" w:sz="0" w:space="0" w:color="auto"/>
        <w:bottom w:val="none" w:sz="0" w:space="0" w:color="auto"/>
        <w:right w:val="none" w:sz="0" w:space="0" w:color="auto"/>
      </w:divBdr>
    </w:div>
    <w:div w:id="851603674">
      <w:bodyDiv w:val="1"/>
      <w:marLeft w:val="0"/>
      <w:marRight w:val="0"/>
      <w:marTop w:val="0"/>
      <w:marBottom w:val="0"/>
      <w:divBdr>
        <w:top w:val="none" w:sz="0" w:space="0" w:color="auto"/>
        <w:left w:val="none" w:sz="0" w:space="0" w:color="auto"/>
        <w:bottom w:val="none" w:sz="0" w:space="0" w:color="auto"/>
        <w:right w:val="none" w:sz="0" w:space="0" w:color="auto"/>
      </w:divBdr>
    </w:div>
    <w:div w:id="851607551">
      <w:bodyDiv w:val="1"/>
      <w:marLeft w:val="0"/>
      <w:marRight w:val="0"/>
      <w:marTop w:val="0"/>
      <w:marBottom w:val="0"/>
      <w:divBdr>
        <w:top w:val="none" w:sz="0" w:space="0" w:color="auto"/>
        <w:left w:val="none" w:sz="0" w:space="0" w:color="auto"/>
        <w:bottom w:val="none" w:sz="0" w:space="0" w:color="auto"/>
        <w:right w:val="none" w:sz="0" w:space="0" w:color="auto"/>
      </w:divBdr>
    </w:div>
    <w:div w:id="851800471">
      <w:bodyDiv w:val="1"/>
      <w:marLeft w:val="0"/>
      <w:marRight w:val="0"/>
      <w:marTop w:val="0"/>
      <w:marBottom w:val="0"/>
      <w:divBdr>
        <w:top w:val="none" w:sz="0" w:space="0" w:color="auto"/>
        <w:left w:val="none" w:sz="0" w:space="0" w:color="auto"/>
        <w:bottom w:val="none" w:sz="0" w:space="0" w:color="auto"/>
        <w:right w:val="none" w:sz="0" w:space="0" w:color="auto"/>
      </w:divBdr>
    </w:div>
    <w:div w:id="851918241">
      <w:bodyDiv w:val="1"/>
      <w:marLeft w:val="0"/>
      <w:marRight w:val="0"/>
      <w:marTop w:val="0"/>
      <w:marBottom w:val="0"/>
      <w:divBdr>
        <w:top w:val="none" w:sz="0" w:space="0" w:color="auto"/>
        <w:left w:val="none" w:sz="0" w:space="0" w:color="auto"/>
        <w:bottom w:val="none" w:sz="0" w:space="0" w:color="auto"/>
        <w:right w:val="none" w:sz="0" w:space="0" w:color="auto"/>
      </w:divBdr>
    </w:div>
    <w:div w:id="852183080">
      <w:bodyDiv w:val="1"/>
      <w:marLeft w:val="0"/>
      <w:marRight w:val="0"/>
      <w:marTop w:val="0"/>
      <w:marBottom w:val="0"/>
      <w:divBdr>
        <w:top w:val="none" w:sz="0" w:space="0" w:color="auto"/>
        <w:left w:val="none" w:sz="0" w:space="0" w:color="auto"/>
        <w:bottom w:val="none" w:sz="0" w:space="0" w:color="auto"/>
        <w:right w:val="none" w:sz="0" w:space="0" w:color="auto"/>
      </w:divBdr>
    </w:div>
    <w:div w:id="852450833">
      <w:bodyDiv w:val="1"/>
      <w:marLeft w:val="0"/>
      <w:marRight w:val="0"/>
      <w:marTop w:val="0"/>
      <w:marBottom w:val="0"/>
      <w:divBdr>
        <w:top w:val="none" w:sz="0" w:space="0" w:color="auto"/>
        <w:left w:val="none" w:sz="0" w:space="0" w:color="auto"/>
        <w:bottom w:val="none" w:sz="0" w:space="0" w:color="auto"/>
        <w:right w:val="none" w:sz="0" w:space="0" w:color="auto"/>
      </w:divBdr>
    </w:div>
    <w:div w:id="852570755">
      <w:bodyDiv w:val="1"/>
      <w:marLeft w:val="0"/>
      <w:marRight w:val="0"/>
      <w:marTop w:val="0"/>
      <w:marBottom w:val="0"/>
      <w:divBdr>
        <w:top w:val="none" w:sz="0" w:space="0" w:color="auto"/>
        <w:left w:val="none" w:sz="0" w:space="0" w:color="auto"/>
        <w:bottom w:val="none" w:sz="0" w:space="0" w:color="auto"/>
        <w:right w:val="none" w:sz="0" w:space="0" w:color="auto"/>
      </w:divBdr>
    </w:div>
    <w:div w:id="853806929">
      <w:bodyDiv w:val="1"/>
      <w:marLeft w:val="0"/>
      <w:marRight w:val="0"/>
      <w:marTop w:val="0"/>
      <w:marBottom w:val="0"/>
      <w:divBdr>
        <w:top w:val="none" w:sz="0" w:space="0" w:color="auto"/>
        <w:left w:val="none" w:sz="0" w:space="0" w:color="auto"/>
        <w:bottom w:val="none" w:sz="0" w:space="0" w:color="auto"/>
        <w:right w:val="none" w:sz="0" w:space="0" w:color="auto"/>
      </w:divBdr>
    </w:div>
    <w:div w:id="853811139">
      <w:bodyDiv w:val="1"/>
      <w:marLeft w:val="0"/>
      <w:marRight w:val="0"/>
      <w:marTop w:val="0"/>
      <w:marBottom w:val="0"/>
      <w:divBdr>
        <w:top w:val="none" w:sz="0" w:space="0" w:color="auto"/>
        <w:left w:val="none" w:sz="0" w:space="0" w:color="auto"/>
        <w:bottom w:val="none" w:sz="0" w:space="0" w:color="auto"/>
        <w:right w:val="none" w:sz="0" w:space="0" w:color="auto"/>
      </w:divBdr>
    </w:div>
    <w:div w:id="854147803">
      <w:bodyDiv w:val="1"/>
      <w:marLeft w:val="0"/>
      <w:marRight w:val="0"/>
      <w:marTop w:val="0"/>
      <w:marBottom w:val="0"/>
      <w:divBdr>
        <w:top w:val="none" w:sz="0" w:space="0" w:color="auto"/>
        <w:left w:val="none" w:sz="0" w:space="0" w:color="auto"/>
        <w:bottom w:val="none" w:sz="0" w:space="0" w:color="auto"/>
        <w:right w:val="none" w:sz="0" w:space="0" w:color="auto"/>
      </w:divBdr>
    </w:div>
    <w:div w:id="854464575">
      <w:bodyDiv w:val="1"/>
      <w:marLeft w:val="0"/>
      <w:marRight w:val="0"/>
      <w:marTop w:val="0"/>
      <w:marBottom w:val="0"/>
      <w:divBdr>
        <w:top w:val="none" w:sz="0" w:space="0" w:color="auto"/>
        <w:left w:val="none" w:sz="0" w:space="0" w:color="auto"/>
        <w:bottom w:val="none" w:sz="0" w:space="0" w:color="auto"/>
        <w:right w:val="none" w:sz="0" w:space="0" w:color="auto"/>
      </w:divBdr>
    </w:div>
    <w:div w:id="854732783">
      <w:bodyDiv w:val="1"/>
      <w:marLeft w:val="0"/>
      <w:marRight w:val="0"/>
      <w:marTop w:val="0"/>
      <w:marBottom w:val="0"/>
      <w:divBdr>
        <w:top w:val="none" w:sz="0" w:space="0" w:color="auto"/>
        <w:left w:val="none" w:sz="0" w:space="0" w:color="auto"/>
        <w:bottom w:val="none" w:sz="0" w:space="0" w:color="auto"/>
        <w:right w:val="none" w:sz="0" w:space="0" w:color="auto"/>
      </w:divBdr>
    </w:div>
    <w:div w:id="854879685">
      <w:bodyDiv w:val="1"/>
      <w:marLeft w:val="0"/>
      <w:marRight w:val="0"/>
      <w:marTop w:val="0"/>
      <w:marBottom w:val="0"/>
      <w:divBdr>
        <w:top w:val="none" w:sz="0" w:space="0" w:color="auto"/>
        <w:left w:val="none" w:sz="0" w:space="0" w:color="auto"/>
        <w:bottom w:val="none" w:sz="0" w:space="0" w:color="auto"/>
        <w:right w:val="none" w:sz="0" w:space="0" w:color="auto"/>
      </w:divBdr>
    </w:div>
    <w:div w:id="855459778">
      <w:bodyDiv w:val="1"/>
      <w:marLeft w:val="0"/>
      <w:marRight w:val="0"/>
      <w:marTop w:val="0"/>
      <w:marBottom w:val="0"/>
      <w:divBdr>
        <w:top w:val="none" w:sz="0" w:space="0" w:color="auto"/>
        <w:left w:val="none" w:sz="0" w:space="0" w:color="auto"/>
        <w:bottom w:val="none" w:sz="0" w:space="0" w:color="auto"/>
        <w:right w:val="none" w:sz="0" w:space="0" w:color="auto"/>
      </w:divBdr>
    </w:div>
    <w:div w:id="855575729">
      <w:bodyDiv w:val="1"/>
      <w:marLeft w:val="0"/>
      <w:marRight w:val="0"/>
      <w:marTop w:val="0"/>
      <w:marBottom w:val="0"/>
      <w:divBdr>
        <w:top w:val="none" w:sz="0" w:space="0" w:color="auto"/>
        <w:left w:val="none" w:sz="0" w:space="0" w:color="auto"/>
        <w:bottom w:val="none" w:sz="0" w:space="0" w:color="auto"/>
        <w:right w:val="none" w:sz="0" w:space="0" w:color="auto"/>
      </w:divBdr>
      <w:divsChild>
        <w:div w:id="1409572254">
          <w:marLeft w:val="480"/>
          <w:marRight w:val="0"/>
          <w:marTop w:val="0"/>
          <w:marBottom w:val="0"/>
          <w:divBdr>
            <w:top w:val="none" w:sz="0" w:space="0" w:color="auto"/>
            <w:left w:val="none" w:sz="0" w:space="0" w:color="auto"/>
            <w:bottom w:val="none" w:sz="0" w:space="0" w:color="auto"/>
            <w:right w:val="none" w:sz="0" w:space="0" w:color="auto"/>
          </w:divBdr>
        </w:div>
        <w:div w:id="518738762">
          <w:marLeft w:val="480"/>
          <w:marRight w:val="0"/>
          <w:marTop w:val="0"/>
          <w:marBottom w:val="0"/>
          <w:divBdr>
            <w:top w:val="none" w:sz="0" w:space="0" w:color="auto"/>
            <w:left w:val="none" w:sz="0" w:space="0" w:color="auto"/>
            <w:bottom w:val="none" w:sz="0" w:space="0" w:color="auto"/>
            <w:right w:val="none" w:sz="0" w:space="0" w:color="auto"/>
          </w:divBdr>
        </w:div>
        <w:div w:id="1281106763">
          <w:marLeft w:val="480"/>
          <w:marRight w:val="0"/>
          <w:marTop w:val="0"/>
          <w:marBottom w:val="0"/>
          <w:divBdr>
            <w:top w:val="none" w:sz="0" w:space="0" w:color="auto"/>
            <w:left w:val="none" w:sz="0" w:space="0" w:color="auto"/>
            <w:bottom w:val="none" w:sz="0" w:space="0" w:color="auto"/>
            <w:right w:val="none" w:sz="0" w:space="0" w:color="auto"/>
          </w:divBdr>
        </w:div>
        <w:div w:id="433745426">
          <w:marLeft w:val="480"/>
          <w:marRight w:val="0"/>
          <w:marTop w:val="0"/>
          <w:marBottom w:val="0"/>
          <w:divBdr>
            <w:top w:val="none" w:sz="0" w:space="0" w:color="auto"/>
            <w:left w:val="none" w:sz="0" w:space="0" w:color="auto"/>
            <w:bottom w:val="none" w:sz="0" w:space="0" w:color="auto"/>
            <w:right w:val="none" w:sz="0" w:space="0" w:color="auto"/>
          </w:divBdr>
        </w:div>
        <w:div w:id="1215392166">
          <w:marLeft w:val="480"/>
          <w:marRight w:val="0"/>
          <w:marTop w:val="0"/>
          <w:marBottom w:val="0"/>
          <w:divBdr>
            <w:top w:val="none" w:sz="0" w:space="0" w:color="auto"/>
            <w:left w:val="none" w:sz="0" w:space="0" w:color="auto"/>
            <w:bottom w:val="none" w:sz="0" w:space="0" w:color="auto"/>
            <w:right w:val="none" w:sz="0" w:space="0" w:color="auto"/>
          </w:divBdr>
        </w:div>
        <w:div w:id="657270534">
          <w:marLeft w:val="480"/>
          <w:marRight w:val="0"/>
          <w:marTop w:val="0"/>
          <w:marBottom w:val="0"/>
          <w:divBdr>
            <w:top w:val="none" w:sz="0" w:space="0" w:color="auto"/>
            <w:left w:val="none" w:sz="0" w:space="0" w:color="auto"/>
            <w:bottom w:val="none" w:sz="0" w:space="0" w:color="auto"/>
            <w:right w:val="none" w:sz="0" w:space="0" w:color="auto"/>
          </w:divBdr>
        </w:div>
        <w:div w:id="318772790">
          <w:marLeft w:val="480"/>
          <w:marRight w:val="0"/>
          <w:marTop w:val="0"/>
          <w:marBottom w:val="0"/>
          <w:divBdr>
            <w:top w:val="none" w:sz="0" w:space="0" w:color="auto"/>
            <w:left w:val="none" w:sz="0" w:space="0" w:color="auto"/>
            <w:bottom w:val="none" w:sz="0" w:space="0" w:color="auto"/>
            <w:right w:val="none" w:sz="0" w:space="0" w:color="auto"/>
          </w:divBdr>
        </w:div>
        <w:div w:id="517037733">
          <w:marLeft w:val="480"/>
          <w:marRight w:val="0"/>
          <w:marTop w:val="0"/>
          <w:marBottom w:val="0"/>
          <w:divBdr>
            <w:top w:val="none" w:sz="0" w:space="0" w:color="auto"/>
            <w:left w:val="none" w:sz="0" w:space="0" w:color="auto"/>
            <w:bottom w:val="none" w:sz="0" w:space="0" w:color="auto"/>
            <w:right w:val="none" w:sz="0" w:space="0" w:color="auto"/>
          </w:divBdr>
        </w:div>
        <w:div w:id="84301462">
          <w:marLeft w:val="480"/>
          <w:marRight w:val="0"/>
          <w:marTop w:val="0"/>
          <w:marBottom w:val="0"/>
          <w:divBdr>
            <w:top w:val="none" w:sz="0" w:space="0" w:color="auto"/>
            <w:left w:val="none" w:sz="0" w:space="0" w:color="auto"/>
            <w:bottom w:val="none" w:sz="0" w:space="0" w:color="auto"/>
            <w:right w:val="none" w:sz="0" w:space="0" w:color="auto"/>
          </w:divBdr>
        </w:div>
        <w:div w:id="1521237016">
          <w:marLeft w:val="480"/>
          <w:marRight w:val="0"/>
          <w:marTop w:val="0"/>
          <w:marBottom w:val="0"/>
          <w:divBdr>
            <w:top w:val="none" w:sz="0" w:space="0" w:color="auto"/>
            <w:left w:val="none" w:sz="0" w:space="0" w:color="auto"/>
            <w:bottom w:val="none" w:sz="0" w:space="0" w:color="auto"/>
            <w:right w:val="none" w:sz="0" w:space="0" w:color="auto"/>
          </w:divBdr>
        </w:div>
        <w:div w:id="1964455932">
          <w:marLeft w:val="480"/>
          <w:marRight w:val="0"/>
          <w:marTop w:val="0"/>
          <w:marBottom w:val="0"/>
          <w:divBdr>
            <w:top w:val="none" w:sz="0" w:space="0" w:color="auto"/>
            <w:left w:val="none" w:sz="0" w:space="0" w:color="auto"/>
            <w:bottom w:val="none" w:sz="0" w:space="0" w:color="auto"/>
            <w:right w:val="none" w:sz="0" w:space="0" w:color="auto"/>
          </w:divBdr>
        </w:div>
        <w:div w:id="1656569761">
          <w:marLeft w:val="480"/>
          <w:marRight w:val="0"/>
          <w:marTop w:val="0"/>
          <w:marBottom w:val="0"/>
          <w:divBdr>
            <w:top w:val="none" w:sz="0" w:space="0" w:color="auto"/>
            <w:left w:val="none" w:sz="0" w:space="0" w:color="auto"/>
            <w:bottom w:val="none" w:sz="0" w:space="0" w:color="auto"/>
            <w:right w:val="none" w:sz="0" w:space="0" w:color="auto"/>
          </w:divBdr>
        </w:div>
        <w:div w:id="202179712">
          <w:marLeft w:val="480"/>
          <w:marRight w:val="0"/>
          <w:marTop w:val="0"/>
          <w:marBottom w:val="0"/>
          <w:divBdr>
            <w:top w:val="none" w:sz="0" w:space="0" w:color="auto"/>
            <w:left w:val="none" w:sz="0" w:space="0" w:color="auto"/>
            <w:bottom w:val="none" w:sz="0" w:space="0" w:color="auto"/>
            <w:right w:val="none" w:sz="0" w:space="0" w:color="auto"/>
          </w:divBdr>
        </w:div>
        <w:div w:id="740638639">
          <w:marLeft w:val="480"/>
          <w:marRight w:val="0"/>
          <w:marTop w:val="0"/>
          <w:marBottom w:val="0"/>
          <w:divBdr>
            <w:top w:val="none" w:sz="0" w:space="0" w:color="auto"/>
            <w:left w:val="none" w:sz="0" w:space="0" w:color="auto"/>
            <w:bottom w:val="none" w:sz="0" w:space="0" w:color="auto"/>
            <w:right w:val="none" w:sz="0" w:space="0" w:color="auto"/>
          </w:divBdr>
        </w:div>
        <w:div w:id="987703918">
          <w:marLeft w:val="480"/>
          <w:marRight w:val="0"/>
          <w:marTop w:val="0"/>
          <w:marBottom w:val="0"/>
          <w:divBdr>
            <w:top w:val="none" w:sz="0" w:space="0" w:color="auto"/>
            <w:left w:val="none" w:sz="0" w:space="0" w:color="auto"/>
            <w:bottom w:val="none" w:sz="0" w:space="0" w:color="auto"/>
            <w:right w:val="none" w:sz="0" w:space="0" w:color="auto"/>
          </w:divBdr>
        </w:div>
        <w:div w:id="1483307706">
          <w:marLeft w:val="480"/>
          <w:marRight w:val="0"/>
          <w:marTop w:val="0"/>
          <w:marBottom w:val="0"/>
          <w:divBdr>
            <w:top w:val="none" w:sz="0" w:space="0" w:color="auto"/>
            <w:left w:val="none" w:sz="0" w:space="0" w:color="auto"/>
            <w:bottom w:val="none" w:sz="0" w:space="0" w:color="auto"/>
            <w:right w:val="none" w:sz="0" w:space="0" w:color="auto"/>
          </w:divBdr>
        </w:div>
        <w:div w:id="1740790942">
          <w:marLeft w:val="480"/>
          <w:marRight w:val="0"/>
          <w:marTop w:val="0"/>
          <w:marBottom w:val="0"/>
          <w:divBdr>
            <w:top w:val="none" w:sz="0" w:space="0" w:color="auto"/>
            <w:left w:val="none" w:sz="0" w:space="0" w:color="auto"/>
            <w:bottom w:val="none" w:sz="0" w:space="0" w:color="auto"/>
            <w:right w:val="none" w:sz="0" w:space="0" w:color="auto"/>
          </w:divBdr>
        </w:div>
        <w:div w:id="918714615">
          <w:marLeft w:val="480"/>
          <w:marRight w:val="0"/>
          <w:marTop w:val="0"/>
          <w:marBottom w:val="0"/>
          <w:divBdr>
            <w:top w:val="none" w:sz="0" w:space="0" w:color="auto"/>
            <w:left w:val="none" w:sz="0" w:space="0" w:color="auto"/>
            <w:bottom w:val="none" w:sz="0" w:space="0" w:color="auto"/>
            <w:right w:val="none" w:sz="0" w:space="0" w:color="auto"/>
          </w:divBdr>
        </w:div>
        <w:div w:id="1324699218">
          <w:marLeft w:val="480"/>
          <w:marRight w:val="0"/>
          <w:marTop w:val="0"/>
          <w:marBottom w:val="0"/>
          <w:divBdr>
            <w:top w:val="none" w:sz="0" w:space="0" w:color="auto"/>
            <w:left w:val="none" w:sz="0" w:space="0" w:color="auto"/>
            <w:bottom w:val="none" w:sz="0" w:space="0" w:color="auto"/>
            <w:right w:val="none" w:sz="0" w:space="0" w:color="auto"/>
          </w:divBdr>
        </w:div>
        <w:div w:id="1361198476">
          <w:marLeft w:val="480"/>
          <w:marRight w:val="0"/>
          <w:marTop w:val="0"/>
          <w:marBottom w:val="0"/>
          <w:divBdr>
            <w:top w:val="none" w:sz="0" w:space="0" w:color="auto"/>
            <w:left w:val="none" w:sz="0" w:space="0" w:color="auto"/>
            <w:bottom w:val="none" w:sz="0" w:space="0" w:color="auto"/>
            <w:right w:val="none" w:sz="0" w:space="0" w:color="auto"/>
          </w:divBdr>
        </w:div>
        <w:div w:id="843907095">
          <w:marLeft w:val="480"/>
          <w:marRight w:val="0"/>
          <w:marTop w:val="0"/>
          <w:marBottom w:val="0"/>
          <w:divBdr>
            <w:top w:val="none" w:sz="0" w:space="0" w:color="auto"/>
            <w:left w:val="none" w:sz="0" w:space="0" w:color="auto"/>
            <w:bottom w:val="none" w:sz="0" w:space="0" w:color="auto"/>
            <w:right w:val="none" w:sz="0" w:space="0" w:color="auto"/>
          </w:divBdr>
        </w:div>
        <w:div w:id="1917545652">
          <w:marLeft w:val="480"/>
          <w:marRight w:val="0"/>
          <w:marTop w:val="0"/>
          <w:marBottom w:val="0"/>
          <w:divBdr>
            <w:top w:val="none" w:sz="0" w:space="0" w:color="auto"/>
            <w:left w:val="none" w:sz="0" w:space="0" w:color="auto"/>
            <w:bottom w:val="none" w:sz="0" w:space="0" w:color="auto"/>
            <w:right w:val="none" w:sz="0" w:space="0" w:color="auto"/>
          </w:divBdr>
        </w:div>
        <w:div w:id="1326015415">
          <w:marLeft w:val="480"/>
          <w:marRight w:val="0"/>
          <w:marTop w:val="0"/>
          <w:marBottom w:val="0"/>
          <w:divBdr>
            <w:top w:val="none" w:sz="0" w:space="0" w:color="auto"/>
            <w:left w:val="none" w:sz="0" w:space="0" w:color="auto"/>
            <w:bottom w:val="none" w:sz="0" w:space="0" w:color="auto"/>
            <w:right w:val="none" w:sz="0" w:space="0" w:color="auto"/>
          </w:divBdr>
        </w:div>
        <w:div w:id="138966499">
          <w:marLeft w:val="480"/>
          <w:marRight w:val="0"/>
          <w:marTop w:val="0"/>
          <w:marBottom w:val="0"/>
          <w:divBdr>
            <w:top w:val="none" w:sz="0" w:space="0" w:color="auto"/>
            <w:left w:val="none" w:sz="0" w:space="0" w:color="auto"/>
            <w:bottom w:val="none" w:sz="0" w:space="0" w:color="auto"/>
            <w:right w:val="none" w:sz="0" w:space="0" w:color="auto"/>
          </w:divBdr>
        </w:div>
        <w:div w:id="1075320659">
          <w:marLeft w:val="480"/>
          <w:marRight w:val="0"/>
          <w:marTop w:val="0"/>
          <w:marBottom w:val="0"/>
          <w:divBdr>
            <w:top w:val="none" w:sz="0" w:space="0" w:color="auto"/>
            <w:left w:val="none" w:sz="0" w:space="0" w:color="auto"/>
            <w:bottom w:val="none" w:sz="0" w:space="0" w:color="auto"/>
            <w:right w:val="none" w:sz="0" w:space="0" w:color="auto"/>
          </w:divBdr>
        </w:div>
        <w:div w:id="1677347384">
          <w:marLeft w:val="480"/>
          <w:marRight w:val="0"/>
          <w:marTop w:val="0"/>
          <w:marBottom w:val="0"/>
          <w:divBdr>
            <w:top w:val="none" w:sz="0" w:space="0" w:color="auto"/>
            <w:left w:val="none" w:sz="0" w:space="0" w:color="auto"/>
            <w:bottom w:val="none" w:sz="0" w:space="0" w:color="auto"/>
            <w:right w:val="none" w:sz="0" w:space="0" w:color="auto"/>
          </w:divBdr>
        </w:div>
        <w:div w:id="1708095275">
          <w:marLeft w:val="480"/>
          <w:marRight w:val="0"/>
          <w:marTop w:val="0"/>
          <w:marBottom w:val="0"/>
          <w:divBdr>
            <w:top w:val="none" w:sz="0" w:space="0" w:color="auto"/>
            <w:left w:val="none" w:sz="0" w:space="0" w:color="auto"/>
            <w:bottom w:val="none" w:sz="0" w:space="0" w:color="auto"/>
            <w:right w:val="none" w:sz="0" w:space="0" w:color="auto"/>
          </w:divBdr>
        </w:div>
        <w:div w:id="1786193041">
          <w:marLeft w:val="480"/>
          <w:marRight w:val="0"/>
          <w:marTop w:val="0"/>
          <w:marBottom w:val="0"/>
          <w:divBdr>
            <w:top w:val="none" w:sz="0" w:space="0" w:color="auto"/>
            <w:left w:val="none" w:sz="0" w:space="0" w:color="auto"/>
            <w:bottom w:val="none" w:sz="0" w:space="0" w:color="auto"/>
            <w:right w:val="none" w:sz="0" w:space="0" w:color="auto"/>
          </w:divBdr>
        </w:div>
        <w:div w:id="1796757590">
          <w:marLeft w:val="480"/>
          <w:marRight w:val="0"/>
          <w:marTop w:val="0"/>
          <w:marBottom w:val="0"/>
          <w:divBdr>
            <w:top w:val="none" w:sz="0" w:space="0" w:color="auto"/>
            <w:left w:val="none" w:sz="0" w:space="0" w:color="auto"/>
            <w:bottom w:val="none" w:sz="0" w:space="0" w:color="auto"/>
            <w:right w:val="none" w:sz="0" w:space="0" w:color="auto"/>
          </w:divBdr>
        </w:div>
        <w:div w:id="1990817404">
          <w:marLeft w:val="480"/>
          <w:marRight w:val="0"/>
          <w:marTop w:val="0"/>
          <w:marBottom w:val="0"/>
          <w:divBdr>
            <w:top w:val="none" w:sz="0" w:space="0" w:color="auto"/>
            <w:left w:val="none" w:sz="0" w:space="0" w:color="auto"/>
            <w:bottom w:val="none" w:sz="0" w:space="0" w:color="auto"/>
            <w:right w:val="none" w:sz="0" w:space="0" w:color="auto"/>
          </w:divBdr>
        </w:div>
        <w:div w:id="704913294">
          <w:marLeft w:val="480"/>
          <w:marRight w:val="0"/>
          <w:marTop w:val="0"/>
          <w:marBottom w:val="0"/>
          <w:divBdr>
            <w:top w:val="none" w:sz="0" w:space="0" w:color="auto"/>
            <w:left w:val="none" w:sz="0" w:space="0" w:color="auto"/>
            <w:bottom w:val="none" w:sz="0" w:space="0" w:color="auto"/>
            <w:right w:val="none" w:sz="0" w:space="0" w:color="auto"/>
          </w:divBdr>
        </w:div>
        <w:div w:id="681468774">
          <w:marLeft w:val="480"/>
          <w:marRight w:val="0"/>
          <w:marTop w:val="0"/>
          <w:marBottom w:val="0"/>
          <w:divBdr>
            <w:top w:val="none" w:sz="0" w:space="0" w:color="auto"/>
            <w:left w:val="none" w:sz="0" w:space="0" w:color="auto"/>
            <w:bottom w:val="none" w:sz="0" w:space="0" w:color="auto"/>
            <w:right w:val="none" w:sz="0" w:space="0" w:color="auto"/>
          </w:divBdr>
        </w:div>
        <w:div w:id="1496842316">
          <w:marLeft w:val="480"/>
          <w:marRight w:val="0"/>
          <w:marTop w:val="0"/>
          <w:marBottom w:val="0"/>
          <w:divBdr>
            <w:top w:val="none" w:sz="0" w:space="0" w:color="auto"/>
            <w:left w:val="none" w:sz="0" w:space="0" w:color="auto"/>
            <w:bottom w:val="none" w:sz="0" w:space="0" w:color="auto"/>
            <w:right w:val="none" w:sz="0" w:space="0" w:color="auto"/>
          </w:divBdr>
        </w:div>
        <w:div w:id="1589776485">
          <w:marLeft w:val="480"/>
          <w:marRight w:val="0"/>
          <w:marTop w:val="0"/>
          <w:marBottom w:val="0"/>
          <w:divBdr>
            <w:top w:val="none" w:sz="0" w:space="0" w:color="auto"/>
            <w:left w:val="none" w:sz="0" w:space="0" w:color="auto"/>
            <w:bottom w:val="none" w:sz="0" w:space="0" w:color="auto"/>
            <w:right w:val="none" w:sz="0" w:space="0" w:color="auto"/>
          </w:divBdr>
        </w:div>
        <w:div w:id="39520827">
          <w:marLeft w:val="480"/>
          <w:marRight w:val="0"/>
          <w:marTop w:val="0"/>
          <w:marBottom w:val="0"/>
          <w:divBdr>
            <w:top w:val="none" w:sz="0" w:space="0" w:color="auto"/>
            <w:left w:val="none" w:sz="0" w:space="0" w:color="auto"/>
            <w:bottom w:val="none" w:sz="0" w:space="0" w:color="auto"/>
            <w:right w:val="none" w:sz="0" w:space="0" w:color="auto"/>
          </w:divBdr>
        </w:div>
        <w:div w:id="2136480503">
          <w:marLeft w:val="480"/>
          <w:marRight w:val="0"/>
          <w:marTop w:val="0"/>
          <w:marBottom w:val="0"/>
          <w:divBdr>
            <w:top w:val="none" w:sz="0" w:space="0" w:color="auto"/>
            <w:left w:val="none" w:sz="0" w:space="0" w:color="auto"/>
            <w:bottom w:val="none" w:sz="0" w:space="0" w:color="auto"/>
            <w:right w:val="none" w:sz="0" w:space="0" w:color="auto"/>
          </w:divBdr>
        </w:div>
        <w:div w:id="212162521">
          <w:marLeft w:val="480"/>
          <w:marRight w:val="0"/>
          <w:marTop w:val="0"/>
          <w:marBottom w:val="0"/>
          <w:divBdr>
            <w:top w:val="none" w:sz="0" w:space="0" w:color="auto"/>
            <w:left w:val="none" w:sz="0" w:space="0" w:color="auto"/>
            <w:bottom w:val="none" w:sz="0" w:space="0" w:color="auto"/>
            <w:right w:val="none" w:sz="0" w:space="0" w:color="auto"/>
          </w:divBdr>
        </w:div>
        <w:div w:id="951670482">
          <w:marLeft w:val="480"/>
          <w:marRight w:val="0"/>
          <w:marTop w:val="0"/>
          <w:marBottom w:val="0"/>
          <w:divBdr>
            <w:top w:val="none" w:sz="0" w:space="0" w:color="auto"/>
            <w:left w:val="none" w:sz="0" w:space="0" w:color="auto"/>
            <w:bottom w:val="none" w:sz="0" w:space="0" w:color="auto"/>
            <w:right w:val="none" w:sz="0" w:space="0" w:color="auto"/>
          </w:divBdr>
        </w:div>
        <w:div w:id="1476145895">
          <w:marLeft w:val="480"/>
          <w:marRight w:val="0"/>
          <w:marTop w:val="0"/>
          <w:marBottom w:val="0"/>
          <w:divBdr>
            <w:top w:val="none" w:sz="0" w:space="0" w:color="auto"/>
            <w:left w:val="none" w:sz="0" w:space="0" w:color="auto"/>
            <w:bottom w:val="none" w:sz="0" w:space="0" w:color="auto"/>
            <w:right w:val="none" w:sz="0" w:space="0" w:color="auto"/>
          </w:divBdr>
        </w:div>
        <w:div w:id="1574580351">
          <w:marLeft w:val="480"/>
          <w:marRight w:val="0"/>
          <w:marTop w:val="0"/>
          <w:marBottom w:val="0"/>
          <w:divBdr>
            <w:top w:val="none" w:sz="0" w:space="0" w:color="auto"/>
            <w:left w:val="none" w:sz="0" w:space="0" w:color="auto"/>
            <w:bottom w:val="none" w:sz="0" w:space="0" w:color="auto"/>
            <w:right w:val="none" w:sz="0" w:space="0" w:color="auto"/>
          </w:divBdr>
        </w:div>
        <w:div w:id="110055249">
          <w:marLeft w:val="480"/>
          <w:marRight w:val="0"/>
          <w:marTop w:val="0"/>
          <w:marBottom w:val="0"/>
          <w:divBdr>
            <w:top w:val="none" w:sz="0" w:space="0" w:color="auto"/>
            <w:left w:val="none" w:sz="0" w:space="0" w:color="auto"/>
            <w:bottom w:val="none" w:sz="0" w:space="0" w:color="auto"/>
            <w:right w:val="none" w:sz="0" w:space="0" w:color="auto"/>
          </w:divBdr>
        </w:div>
        <w:div w:id="1846939561">
          <w:marLeft w:val="480"/>
          <w:marRight w:val="0"/>
          <w:marTop w:val="0"/>
          <w:marBottom w:val="0"/>
          <w:divBdr>
            <w:top w:val="none" w:sz="0" w:space="0" w:color="auto"/>
            <w:left w:val="none" w:sz="0" w:space="0" w:color="auto"/>
            <w:bottom w:val="none" w:sz="0" w:space="0" w:color="auto"/>
            <w:right w:val="none" w:sz="0" w:space="0" w:color="auto"/>
          </w:divBdr>
        </w:div>
        <w:div w:id="1312783119">
          <w:marLeft w:val="480"/>
          <w:marRight w:val="0"/>
          <w:marTop w:val="0"/>
          <w:marBottom w:val="0"/>
          <w:divBdr>
            <w:top w:val="none" w:sz="0" w:space="0" w:color="auto"/>
            <w:left w:val="none" w:sz="0" w:space="0" w:color="auto"/>
            <w:bottom w:val="none" w:sz="0" w:space="0" w:color="auto"/>
            <w:right w:val="none" w:sz="0" w:space="0" w:color="auto"/>
          </w:divBdr>
        </w:div>
        <w:div w:id="320039806">
          <w:marLeft w:val="480"/>
          <w:marRight w:val="0"/>
          <w:marTop w:val="0"/>
          <w:marBottom w:val="0"/>
          <w:divBdr>
            <w:top w:val="none" w:sz="0" w:space="0" w:color="auto"/>
            <w:left w:val="none" w:sz="0" w:space="0" w:color="auto"/>
            <w:bottom w:val="none" w:sz="0" w:space="0" w:color="auto"/>
            <w:right w:val="none" w:sz="0" w:space="0" w:color="auto"/>
          </w:divBdr>
        </w:div>
        <w:div w:id="1993869500">
          <w:marLeft w:val="480"/>
          <w:marRight w:val="0"/>
          <w:marTop w:val="0"/>
          <w:marBottom w:val="0"/>
          <w:divBdr>
            <w:top w:val="none" w:sz="0" w:space="0" w:color="auto"/>
            <w:left w:val="none" w:sz="0" w:space="0" w:color="auto"/>
            <w:bottom w:val="none" w:sz="0" w:space="0" w:color="auto"/>
            <w:right w:val="none" w:sz="0" w:space="0" w:color="auto"/>
          </w:divBdr>
        </w:div>
        <w:div w:id="835538454">
          <w:marLeft w:val="480"/>
          <w:marRight w:val="0"/>
          <w:marTop w:val="0"/>
          <w:marBottom w:val="0"/>
          <w:divBdr>
            <w:top w:val="none" w:sz="0" w:space="0" w:color="auto"/>
            <w:left w:val="none" w:sz="0" w:space="0" w:color="auto"/>
            <w:bottom w:val="none" w:sz="0" w:space="0" w:color="auto"/>
            <w:right w:val="none" w:sz="0" w:space="0" w:color="auto"/>
          </w:divBdr>
        </w:div>
        <w:div w:id="791095029">
          <w:marLeft w:val="480"/>
          <w:marRight w:val="0"/>
          <w:marTop w:val="0"/>
          <w:marBottom w:val="0"/>
          <w:divBdr>
            <w:top w:val="none" w:sz="0" w:space="0" w:color="auto"/>
            <w:left w:val="none" w:sz="0" w:space="0" w:color="auto"/>
            <w:bottom w:val="none" w:sz="0" w:space="0" w:color="auto"/>
            <w:right w:val="none" w:sz="0" w:space="0" w:color="auto"/>
          </w:divBdr>
        </w:div>
        <w:div w:id="234895873">
          <w:marLeft w:val="480"/>
          <w:marRight w:val="0"/>
          <w:marTop w:val="0"/>
          <w:marBottom w:val="0"/>
          <w:divBdr>
            <w:top w:val="none" w:sz="0" w:space="0" w:color="auto"/>
            <w:left w:val="none" w:sz="0" w:space="0" w:color="auto"/>
            <w:bottom w:val="none" w:sz="0" w:space="0" w:color="auto"/>
            <w:right w:val="none" w:sz="0" w:space="0" w:color="auto"/>
          </w:divBdr>
        </w:div>
        <w:div w:id="1566990145">
          <w:marLeft w:val="480"/>
          <w:marRight w:val="0"/>
          <w:marTop w:val="0"/>
          <w:marBottom w:val="0"/>
          <w:divBdr>
            <w:top w:val="none" w:sz="0" w:space="0" w:color="auto"/>
            <w:left w:val="none" w:sz="0" w:space="0" w:color="auto"/>
            <w:bottom w:val="none" w:sz="0" w:space="0" w:color="auto"/>
            <w:right w:val="none" w:sz="0" w:space="0" w:color="auto"/>
          </w:divBdr>
        </w:div>
        <w:div w:id="1513762073">
          <w:marLeft w:val="480"/>
          <w:marRight w:val="0"/>
          <w:marTop w:val="0"/>
          <w:marBottom w:val="0"/>
          <w:divBdr>
            <w:top w:val="none" w:sz="0" w:space="0" w:color="auto"/>
            <w:left w:val="none" w:sz="0" w:space="0" w:color="auto"/>
            <w:bottom w:val="none" w:sz="0" w:space="0" w:color="auto"/>
            <w:right w:val="none" w:sz="0" w:space="0" w:color="auto"/>
          </w:divBdr>
        </w:div>
        <w:div w:id="642662289">
          <w:marLeft w:val="480"/>
          <w:marRight w:val="0"/>
          <w:marTop w:val="0"/>
          <w:marBottom w:val="0"/>
          <w:divBdr>
            <w:top w:val="none" w:sz="0" w:space="0" w:color="auto"/>
            <w:left w:val="none" w:sz="0" w:space="0" w:color="auto"/>
            <w:bottom w:val="none" w:sz="0" w:space="0" w:color="auto"/>
            <w:right w:val="none" w:sz="0" w:space="0" w:color="auto"/>
          </w:divBdr>
        </w:div>
        <w:div w:id="831868087">
          <w:marLeft w:val="480"/>
          <w:marRight w:val="0"/>
          <w:marTop w:val="0"/>
          <w:marBottom w:val="0"/>
          <w:divBdr>
            <w:top w:val="none" w:sz="0" w:space="0" w:color="auto"/>
            <w:left w:val="none" w:sz="0" w:space="0" w:color="auto"/>
            <w:bottom w:val="none" w:sz="0" w:space="0" w:color="auto"/>
            <w:right w:val="none" w:sz="0" w:space="0" w:color="auto"/>
          </w:divBdr>
        </w:div>
        <w:div w:id="734015226">
          <w:marLeft w:val="480"/>
          <w:marRight w:val="0"/>
          <w:marTop w:val="0"/>
          <w:marBottom w:val="0"/>
          <w:divBdr>
            <w:top w:val="none" w:sz="0" w:space="0" w:color="auto"/>
            <w:left w:val="none" w:sz="0" w:space="0" w:color="auto"/>
            <w:bottom w:val="none" w:sz="0" w:space="0" w:color="auto"/>
            <w:right w:val="none" w:sz="0" w:space="0" w:color="auto"/>
          </w:divBdr>
        </w:div>
        <w:div w:id="1364210642">
          <w:marLeft w:val="480"/>
          <w:marRight w:val="0"/>
          <w:marTop w:val="0"/>
          <w:marBottom w:val="0"/>
          <w:divBdr>
            <w:top w:val="none" w:sz="0" w:space="0" w:color="auto"/>
            <w:left w:val="none" w:sz="0" w:space="0" w:color="auto"/>
            <w:bottom w:val="none" w:sz="0" w:space="0" w:color="auto"/>
            <w:right w:val="none" w:sz="0" w:space="0" w:color="auto"/>
          </w:divBdr>
        </w:div>
        <w:div w:id="300815529">
          <w:marLeft w:val="480"/>
          <w:marRight w:val="0"/>
          <w:marTop w:val="0"/>
          <w:marBottom w:val="0"/>
          <w:divBdr>
            <w:top w:val="none" w:sz="0" w:space="0" w:color="auto"/>
            <w:left w:val="none" w:sz="0" w:space="0" w:color="auto"/>
            <w:bottom w:val="none" w:sz="0" w:space="0" w:color="auto"/>
            <w:right w:val="none" w:sz="0" w:space="0" w:color="auto"/>
          </w:divBdr>
        </w:div>
        <w:div w:id="778373032">
          <w:marLeft w:val="480"/>
          <w:marRight w:val="0"/>
          <w:marTop w:val="0"/>
          <w:marBottom w:val="0"/>
          <w:divBdr>
            <w:top w:val="none" w:sz="0" w:space="0" w:color="auto"/>
            <w:left w:val="none" w:sz="0" w:space="0" w:color="auto"/>
            <w:bottom w:val="none" w:sz="0" w:space="0" w:color="auto"/>
            <w:right w:val="none" w:sz="0" w:space="0" w:color="auto"/>
          </w:divBdr>
        </w:div>
        <w:div w:id="797995224">
          <w:marLeft w:val="480"/>
          <w:marRight w:val="0"/>
          <w:marTop w:val="0"/>
          <w:marBottom w:val="0"/>
          <w:divBdr>
            <w:top w:val="none" w:sz="0" w:space="0" w:color="auto"/>
            <w:left w:val="none" w:sz="0" w:space="0" w:color="auto"/>
            <w:bottom w:val="none" w:sz="0" w:space="0" w:color="auto"/>
            <w:right w:val="none" w:sz="0" w:space="0" w:color="auto"/>
          </w:divBdr>
        </w:div>
      </w:divsChild>
    </w:div>
    <w:div w:id="855660324">
      <w:bodyDiv w:val="1"/>
      <w:marLeft w:val="0"/>
      <w:marRight w:val="0"/>
      <w:marTop w:val="0"/>
      <w:marBottom w:val="0"/>
      <w:divBdr>
        <w:top w:val="none" w:sz="0" w:space="0" w:color="auto"/>
        <w:left w:val="none" w:sz="0" w:space="0" w:color="auto"/>
        <w:bottom w:val="none" w:sz="0" w:space="0" w:color="auto"/>
        <w:right w:val="none" w:sz="0" w:space="0" w:color="auto"/>
      </w:divBdr>
    </w:div>
    <w:div w:id="855726454">
      <w:bodyDiv w:val="1"/>
      <w:marLeft w:val="0"/>
      <w:marRight w:val="0"/>
      <w:marTop w:val="0"/>
      <w:marBottom w:val="0"/>
      <w:divBdr>
        <w:top w:val="none" w:sz="0" w:space="0" w:color="auto"/>
        <w:left w:val="none" w:sz="0" w:space="0" w:color="auto"/>
        <w:bottom w:val="none" w:sz="0" w:space="0" w:color="auto"/>
        <w:right w:val="none" w:sz="0" w:space="0" w:color="auto"/>
      </w:divBdr>
    </w:div>
    <w:div w:id="855734689">
      <w:bodyDiv w:val="1"/>
      <w:marLeft w:val="0"/>
      <w:marRight w:val="0"/>
      <w:marTop w:val="0"/>
      <w:marBottom w:val="0"/>
      <w:divBdr>
        <w:top w:val="none" w:sz="0" w:space="0" w:color="auto"/>
        <w:left w:val="none" w:sz="0" w:space="0" w:color="auto"/>
        <w:bottom w:val="none" w:sz="0" w:space="0" w:color="auto"/>
        <w:right w:val="none" w:sz="0" w:space="0" w:color="auto"/>
      </w:divBdr>
    </w:div>
    <w:div w:id="856698485">
      <w:bodyDiv w:val="1"/>
      <w:marLeft w:val="0"/>
      <w:marRight w:val="0"/>
      <w:marTop w:val="0"/>
      <w:marBottom w:val="0"/>
      <w:divBdr>
        <w:top w:val="none" w:sz="0" w:space="0" w:color="auto"/>
        <w:left w:val="none" w:sz="0" w:space="0" w:color="auto"/>
        <w:bottom w:val="none" w:sz="0" w:space="0" w:color="auto"/>
        <w:right w:val="none" w:sz="0" w:space="0" w:color="auto"/>
      </w:divBdr>
    </w:div>
    <w:div w:id="857542175">
      <w:bodyDiv w:val="1"/>
      <w:marLeft w:val="0"/>
      <w:marRight w:val="0"/>
      <w:marTop w:val="0"/>
      <w:marBottom w:val="0"/>
      <w:divBdr>
        <w:top w:val="none" w:sz="0" w:space="0" w:color="auto"/>
        <w:left w:val="none" w:sz="0" w:space="0" w:color="auto"/>
        <w:bottom w:val="none" w:sz="0" w:space="0" w:color="auto"/>
        <w:right w:val="none" w:sz="0" w:space="0" w:color="auto"/>
      </w:divBdr>
    </w:div>
    <w:div w:id="857624121">
      <w:bodyDiv w:val="1"/>
      <w:marLeft w:val="0"/>
      <w:marRight w:val="0"/>
      <w:marTop w:val="0"/>
      <w:marBottom w:val="0"/>
      <w:divBdr>
        <w:top w:val="none" w:sz="0" w:space="0" w:color="auto"/>
        <w:left w:val="none" w:sz="0" w:space="0" w:color="auto"/>
        <w:bottom w:val="none" w:sz="0" w:space="0" w:color="auto"/>
        <w:right w:val="none" w:sz="0" w:space="0" w:color="auto"/>
      </w:divBdr>
    </w:div>
    <w:div w:id="858202190">
      <w:bodyDiv w:val="1"/>
      <w:marLeft w:val="0"/>
      <w:marRight w:val="0"/>
      <w:marTop w:val="0"/>
      <w:marBottom w:val="0"/>
      <w:divBdr>
        <w:top w:val="none" w:sz="0" w:space="0" w:color="auto"/>
        <w:left w:val="none" w:sz="0" w:space="0" w:color="auto"/>
        <w:bottom w:val="none" w:sz="0" w:space="0" w:color="auto"/>
        <w:right w:val="none" w:sz="0" w:space="0" w:color="auto"/>
      </w:divBdr>
    </w:div>
    <w:div w:id="858861316">
      <w:bodyDiv w:val="1"/>
      <w:marLeft w:val="0"/>
      <w:marRight w:val="0"/>
      <w:marTop w:val="0"/>
      <w:marBottom w:val="0"/>
      <w:divBdr>
        <w:top w:val="none" w:sz="0" w:space="0" w:color="auto"/>
        <w:left w:val="none" w:sz="0" w:space="0" w:color="auto"/>
        <w:bottom w:val="none" w:sz="0" w:space="0" w:color="auto"/>
        <w:right w:val="none" w:sz="0" w:space="0" w:color="auto"/>
      </w:divBdr>
    </w:div>
    <w:div w:id="859129257">
      <w:bodyDiv w:val="1"/>
      <w:marLeft w:val="0"/>
      <w:marRight w:val="0"/>
      <w:marTop w:val="0"/>
      <w:marBottom w:val="0"/>
      <w:divBdr>
        <w:top w:val="none" w:sz="0" w:space="0" w:color="auto"/>
        <w:left w:val="none" w:sz="0" w:space="0" w:color="auto"/>
        <w:bottom w:val="none" w:sz="0" w:space="0" w:color="auto"/>
        <w:right w:val="none" w:sz="0" w:space="0" w:color="auto"/>
      </w:divBdr>
    </w:div>
    <w:div w:id="859976383">
      <w:bodyDiv w:val="1"/>
      <w:marLeft w:val="0"/>
      <w:marRight w:val="0"/>
      <w:marTop w:val="0"/>
      <w:marBottom w:val="0"/>
      <w:divBdr>
        <w:top w:val="none" w:sz="0" w:space="0" w:color="auto"/>
        <w:left w:val="none" w:sz="0" w:space="0" w:color="auto"/>
        <w:bottom w:val="none" w:sz="0" w:space="0" w:color="auto"/>
        <w:right w:val="none" w:sz="0" w:space="0" w:color="auto"/>
      </w:divBdr>
    </w:div>
    <w:div w:id="860557713">
      <w:bodyDiv w:val="1"/>
      <w:marLeft w:val="0"/>
      <w:marRight w:val="0"/>
      <w:marTop w:val="0"/>
      <w:marBottom w:val="0"/>
      <w:divBdr>
        <w:top w:val="none" w:sz="0" w:space="0" w:color="auto"/>
        <w:left w:val="none" w:sz="0" w:space="0" w:color="auto"/>
        <w:bottom w:val="none" w:sz="0" w:space="0" w:color="auto"/>
        <w:right w:val="none" w:sz="0" w:space="0" w:color="auto"/>
      </w:divBdr>
    </w:div>
    <w:div w:id="860625972">
      <w:bodyDiv w:val="1"/>
      <w:marLeft w:val="0"/>
      <w:marRight w:val="0"/>
      <w:marTop w:val="0"/>
      <w:marBottom w:val="0"/>
      <w:divBdr>
        <w:top w:val="none" w:sz="0" w:space="0" w:color="auto"/>
        <w:left w:val="none" w:sz="0" w:space="0" w:color="auto"/>
        <w:bottom w:val="none" w:sz="0" w:space="0" w:color="auto"/>
        <w:right w:val="none" w:sz="0" w:space="0" w:color="auto"/>
      </w:divBdr>
      <w:divsChild>
        <w:div w:id="181283510">
          <w:marLeft w:val="0"/>
          <w:marRight w:val="0"/>
          <w:marTop w:val="0"/>
          <w:marBottom w:val="0"/>
          <w:divBdr>
            <w:top w:val="none" w:sz="0" w:space="0" w:color="auto"/>
            <w:left w:val="none" w:sz="0" w:space="0" w:color="auto"/>
            <w:bottom w:val="none" w:sz="0" w:space="0" w:color="auto"/>
            <w:right w:val="none" w:sz="0" w:space="0" w:color="auto"/>
          </w:divBdr>
        </w:div>
        <w:div w:id="318390245">
          <w:marLeft w:val="0"/>
          <w:marRight w:val="0"/>
          <w:marTop w:val="0"/>
          <w:marBottom w:val="0"/>
          <w:divBdr>
            <w:top w:val="none" w:sz="0" w:space="0" w:color="auto"/>
            <w:left w:val="none" w:sz="0" w:space="0" w:color="auto"/>
            <w:bottom w:val="none" w:sz="0" w:space="0" w:color="auto"/>
            <w:right w:val="none" w:sz="0" w:space="0" w:color="auto"/>
          </w:divBdr>
        </w:div>
        <w:div w:id="1083449731">
          <w:marLeft w:val="0"/>
          <w:marRight w:val="0"/>
          <w:marTop w:val="0"/>
          <w:marBottom w:val="0"/>
          <w:divBdr>
            <w:top w:val="none" w:sz="0" w:space="0" w:color="auto"/>
            <w:left w:val="none" w:sz="0" w:space="0" w:color="auto"/>
            <w:bottom w:val="none" w:sz="0" w:space="0" w:color="auto"/>
            <w:right w:val="none" w:sz="0" w:space="0" w:color="auto"/>
          </w:divBdr>
        </w:div>
        <w:div w:id="975528602">
          <w:marLeft w:val="0"/>
          <w:marRight w:val="0"/>
          <w:marTop w:val="0"/>
          <w:marBottom w:val="0"/>
          <w:divBdr>
            <w:top w:val="none" w:sz="0" w:space="0" w:color="auto"/>
            <w:left w:val="none" w:sz="0" w:space="0" w:color="auto"/>
            <w:bottom w:val="none" w:sz="0" w:space="0" w:color="auto"/>
            <w:right w:val="none" w:sz="0" w:space="0" w:color="auto"/>
          </w:divBdr>
        </w:div>
        <w:div w:id="1185948169">
          <w:marLeft w:val="0"/>
          <w:marRight w:val="0"/>
          <w:marTop w:val="0"/>
          <w:marBottom w:val="0"/>
          <w:divBdr>
            <w:top w:val="none" w:sz="0" w:space="0" w:color="auto"/>
            <w:left w:val="none" w:sz="0" w:space="0" w:color="auto"/>
            <w:bottom w:val="none" w:sz="0" w:space="0" w:color="auto"/>
            <w:right w:val="none" w:sz="0" w:space="0" w:color="auto"/>
          </w:divBdr>
        </w:div>
        <w:div w:id="1143086221">
          <w:marLeft w:val="0"/>
          <w:marRight w:val="0"/>
          <w:marTop w:val="0"/>
          <w:marBottom w:val="0"/>
          <w:divBdr>
            <w:top w:val="none" w:sz="0" w:space="0" w:color="auto"/>
            <w:left w:val="none" w:sz="0" w:space="0" w:color="auto"/>
            <w:bottom w:val="none" w:sz="0" w:space="0" w:color="auto"/>
            <w:right w:val="none" w:sz="0" w:space="0" w:color="auto"/>
          </w:divBdr>
        </w:div>
        <w:div w:id="1744523919">
          <w:marLeft w:val="0"/>
          <w:marRight w:val="0"/>
          <w:marTop w:val="0"/>
          <w:marBottom w:val="0"/>
          <w:divBdr>
            <w:top w:val="none" w:sz="0" w:space="0" w:color="auto"/>
            <w:left w:val="none" w:sz="0" w:space="0" w:color="auto"/>
            <w:bottom w:val="none" w:sz="0" w:space="0" w:color="auto"/>
            <w:right w:val="none" w:sz="0" w:space="0" w:color="auto"/>
          </w:divBdr>
        </w:div>
        <w:div w:id="1430006996">
          <w:marLeft w:val="0"/>
          <w:marRight w:val="0"/>
          <w:marTop w:val="0"/>
          <w:marBottom w:val="0"/>
          <w:divBdr>
            <w:top w:val="none" w:sz="0" w:space="0" w:color="auto"/>
            <w:left w:val="none" w:sz="0" w:space="0" w:color="auto"/>
            <w:bottom w:val="none" w:sz="0" w:space="0" w:color="auto"/>
            <w:right w:val="none" w:sz="0" w:space="0" w:color="auto"/>
          </w:divBdr>
        </w:div>
        <w:div w:id="1496258805">
          <w:marLeft w:val="0"/>
          <w:marRight w:val="0"/>
          <w:marTop w:val="0"/>
          <w:marBottom w:val="0"/>
          <w:divBdr>
            <w:top w:val="none" w:sz="0" w:space="0" w:color="auto"/>
            <w:left w:val="none" w:sz="0" w:space="0" w:color="auto"/>
            <w:bottom w:val="none" w:sz="0" w:space="0" w:color="auto"/>
            <w:right w:val="none" w:sz="0" w:space="0" w:color="auto"/>
          </w:divBdr>
        </w:div>
        <w:div w:id="2110348332">
          <w:marLeft w:val="0"/>
          <w:marRight w:val="0"/>
          <w:marTop w:val="0"/>
          <w:marBottom w:val="0"/>
          <w:divBdr>
            <w:top w:val="none" w:sz="0" w:space="0" w:color="auto"/>
            <w:left w:val="none" w:sz="0" w:space="0" w:color="auto"/>
            <w:bottom w:val="none" w:sz="0" w:space="0" w:color="auto"/>
            <w:right w:val="none" w:sz="0" w:space="0" w:color="auto"/>
          </w:divBdr>
        </w:div>
        <w:div w:id="372734452">
          <w:marLeft w:val="0"/>
          <w:marRight w:val="0"/>
          <w:marTop w:val="0"/>
          <w:marBottom w:val="0"/>
          <w:divBdr>
            <w:top w:val="none" w:sz="0" w:space="0" w:color="auto"/>
            <w:left w:val="none" w:sz="0" w:space="0" w:color="auto"/>
            <w:bottom w:val="none" w:sz="0" w:space="0" w:color="auto"/>
            <w:right w:val="none" w:sz="0" w:space="0" w:color="auto"/>
          </w:divBdr>
        </w:div>
        <w:div w:id="766660823">
          <w:marLeft w:val="0"/>
          <w:marRight w:val="0"/>
          <w:marTop w:val="0"/>
          <w:marBottom w:val="0"/>
          <w:divBdr>
            <w:top w:val="none" w:sz="0" w:space="0" w:color="auto"/>
            <w:left w:val="none" w:sz="0" w:space="0" w:color="auto"/>
            <w:bottom w:val="none" w:sz="0" w:space="0" w:color="auto"/>
            <w:right w:val="none" w:sz="0" w:space="0" w:color="auto"/>
          </w:divBdr>
        </w:div>
        <w:div w:id="1894921360">
          <w:marLeft w:val="0"/>
          <w:marRight w:val="0"/>
          <w:marTop w:val="0"/>
          <w:marBottom w:val="0"/>
          <w:divBdr>
            <w:top w:val="none" w:sz="0" w:space="0" w:color="auto"/>
            <w:left w:val="none" w:sz="0" w:space="0" w:color="auto"/>
            <w:bottom w:val="none" w:sz="0" w:space="0" w:color="auto"/>
            <w:right w:val="none" w:sz="0" w:space="0" w:color="auto"/>
          </w:divBdr>
        </w:div>
        <w:div w:id="345985915">
          <w:marLeft w:val="0"/>
          <w:marRight w:val="0"/>
          <w:marTop w:val="0"/>
          <w:marBottom w:val="0"/>
          <w:divBdr>
            <w:top w:val="none" w:sz="0" w:space="0" w:color="auto"/>
            <w:left w:val="none" w:sz="0" w:space="0" w:color="auto"/>
            <w:bottom w:val="none" w:sz="0" w:space="0" w:color="auto"/>
            <w:right w:val="none" w:sz="0" w:space="0" w:color="auto"/>
          </w:divBdr>
        </w:div>
        <w:div w:id="735662204">
          <w:marLeft w:val="0"/>
          <w:marRight w:val="0"/>
          <w:marTop w:val="0"/>
          <w:marBottom w:val="0"/>
          <w:divBdr>
            <w:top w:val="none" w:sz="0" w:space="0" w:color="auto"/>
            <w:left w:val="none" w:sz="0" w:space="0" w:color="auto"/>
            <w:bottom w:val="none" w:sz="0" w:space="0" w:color="auto"/>
            <w:right w:val="none" w:sz="0" w:space="0" w:color="auto"/>
          </w:divBdr>
        </w:div>
        <w:div w:id="1262714201">
          <w:marLeft w:val="0"/>
          <w:marRight w:val="0"/>
          <w:marTop w:val="0"/>
          <w:marBottom w:val="0"/>
          <w:divBdr>
            <w:top w:val="none" w:sz="0" w:space="0" w:color="auto"/>
            <w:left w:val="none" w:sz="0" w:space="0" w:color="auto"/>
            <w:bottom w:val="none" w:sz="0" w:space="0" w:color="auto"/>
            <w:right w:val="none" w:sz="0" w:space="0" w:color="auto"/>
          </w:divBdr>
        </w:div>
        <w:div w:id="1899441176">
          <w:marLeft w:val="0"/>
          <w:marRight w:val="0"/>
          <w:marTop w:val="0"/>
          <w:marBottom w:val="0"/>
          <w:divBdr>
            <w:top w:val="none" w:sz="0" w:space="0" w:color="auto"/>
            <w:left w:val="none" w:sz="0" w:space="0" w:color="auto"/>
            <w:bottom w:val="none" w:sz="0" w:space="0" w:color="auto"/>
            <w:right w:val="none" w:sz="0" w:space="0" w:color="auto"/>
          </w:divBdr>
        </w:div>
        <w:div w:id="652371522">
          <w:marLeft w:val="0"/>
          <w:marRight w:val="0"/>
          <w:marTop w:val="0"/>
          <w:marBottom w:val="0"/>
          <w:divBdr>
            <w:top w:val="none" w:sz="0" w:space="0" w:color="auto"/>
            <w:left w:val="none" w:sz="0" w:space="0" w:color="auto"/>
            <w:bottom w:val="none" w:sz="0" w:space="0" w:color="auto"/>
            <w:right w:val="none" w:sz="0" w:space="0" w:color="auto"/>
          </w:divBdr>
        </w:div>
        <w:div w:id="606427900">
          <w:marLeft w:val="0"/>
          <w:marRight w:val="0"/>
          <w:marTop w:val="0"/>
          <w:marBottom w:val="0"/>
          <w:divBdr>
            <w:top w:val="none" w:sz="0" w:space="0" w:color="auto"/>
            <w:left w:val="none" w:sz="0" w:space="0" w:color="auto"/>
            <w:bottom w:val="none" w:sz="0" w:space="0" w:color="auto"/>
            <w:right w:val="none" w:sz="0" w:space="0" w:color="auto"/>
          </w:divBdr>
        </w:div>
        <w:div w:id="414087980">
          <w:marLeft w:val="0"/>
          <w:marRight w:val="0"/>
          <w:marTop w:val="0"/>
          <w:marBottom w:val="0"/>
          <w:divBdr>
            <w:top w:val="none" w:sz="0" w:space="0" w:color="auto"/>
            <w:left w:val="none" w:sz="0" w:space="0" w:color="auto"/>
            <w:bottom w:val="none" w:sz="0" w:space="0" w:color="auto"/>
            <w:right w:val="none" w:sz="0" w:space="0" w:color="auto"/>
          </w:divBdr>
        </w:div>
        <w:div w:id="36398322">
          <w:marLeft w:val="0"/>
          <w:marRight w:val="0"/>
          <w:marTop w:val="0"/>
          <w:marBottom w:val="0"/>
          <w:divBdr>
            <w:top w:val="none" w:sz="0" w:space="0" w:color="auto"/>
            <w:left w:val="none" w:sz="0" w:space="0" w:color="auto"/>
            <w:bottom w:val="none" w:sz="0" w:space="0" w:color="auto"/>
            <w:right w:val="none" w:sz="0" w:space="0" w:color="auto"/>
          </w:divBdr>
        </w:div>
        <w:div w:id="992491956">
          <w:marLeft w:val="0"/>
          <w:marRight w:val="0"/>
          <w:marTop w:val="0"/>
          <w:marBottom w:val="0"/>
          <w:divBdr>
            <w:top w:val="none" w:sz="0" w:space="0" w:color="auto"/>
            <w:left w:val="none" w:sz="0" w:space="0" w:color="auto"/>
            <w:bottom w:val="none" w:sz="0" w:space="0" w:color="auto"/>
            <w:right w:val="none" w:sz="0" w:space="0" w:color="auto"/>
          </w:divBdr>
        </w:div>
        <w:div w:id="1364399276">
          <w:marLeft w:val="0"/>
          <w:marRight w:val="0"/>
          <w:marTop w:val="0"/>
          <w:marBottom w:val="0"/>
          <w:divBdr>
            <w:top w:val="none" w:sz="0" w:space="0" w:color="auto"/>
            <w:left w:val="none" w:sz="0" w:space="0" w:color="auto"/>
            <w:bottom w:val="none" w:sz="0" w:space="0" w:color="auto"/>
            <w:right w:val="none" w:sz="0" w:space="0" w:color="auto"/>
          </w:divBdr>
        </w:div>
        <w:div w:id="162205943">
          <w:marLeft w:val="0"/>
          <w:marRight w:val="0"/>
          <w:marTop w:val="0"/>
          <w:marBottom w:val="0"/>
          <w:divBdr>
            <w:top w:val="none" w:sz="0" w:space="0" w:color="auto"/>
            <w:left w:val="none" w:sz="0" w:space="0" w:color="auto"/>
            <w:bottom w:val="none" w:sz="0" w:space="0" w:color="auto"/>
            <w:right w:val="none" w:sz="0" w:space="0" w:color="auto"/>
          </w:divBdr>
        </w:div>
        <w:div w:id="1767113678">
          <w:marLeft w:val="0"/>
          <w:marRight w:val="0"/>
          <w:marTop w:val="0"/>
          <w:marBottom w:val="0"/>
          <w:divBdr>
            <w:top w:val="none" w:sz="0" w:space="0" w:color="auto"/>
            <w:left w:val="none" w:sz="0" w:space="0" w:color="auto"/>
            <w:bottom w:val="none" w:sz="0" w:space="0" w:color="auto"/>
            <w:right w:val="none" w:sz="0" w:space="0" w:color="auto"/>
          </w:divBdr>
        </w:div>
        <w:div w:id="4676345">
          <w:marLeft w:val="0"/>
          <w:marRight w:val="0"/>
          <w:marTop w:val="0"/>
          <w:marBottom w:val="0"/>
          <w:divBdr>
            <w:top w:val="none" w:sz="0" w:space="0" w:color="auto"/>
            <w:left w:val="none" w:sz="0" w:space="0" w:color="auto"/>
            <w:bottom w:val="none" w:sz="0" w:space="0" w:color="auto"/>
            <w:right w:val="none" w:sz="0" w:space="0" w:color="auto"/>
          </w:divBdr>
        </w:div>
        <w:div w:id="835726791">
          <w:marLeft w:val="0"/>
          <w:marRight w:val="0"/>
          <w:marTop w:val="0"/>
          <w:marBottom w:val="0"/>
          <w:divBdr>
            <w:top w:val="none" w:sz="0" w:space="0" w:color="auto"/>
            <w:left w:val="none" w:sz="0" w:space="0" w:color="auto"/>
            <w:bottom w:val="none" w:sz="0" w:space="0" w:color="auto"/>
            <w:right w:val="none" w:sz="0" w:space="0" w:color="auto"/>
          </w:divBdr>
        </w:div>
        <w:div w:id="1031031175">
          <w:marLeft w:val="0"/>
          <w:marRight w:val="0"/>
          <w:marTop w:val="0"/>
          <w:marBottom w:val="0"/>
          <w:divBdr>
            <w:top w:val="none" w:sz="0" w:space="0" w:color="auto"/>
            <w:left w:val="none" w:sz="0" w:space="0" w:color="auto"/>
            <w:bottom w:val="none" w:sz="0" w:space="0" w:color="auto"/>
            <w:right w:val="none" w:sz="0" w:space="0" w:color="auto"/>
          </w:divBdr>
        </w:div>
        <w:div w:id="1617328546">
          <w:marLeft w:val="0"/>
          <w:marRight w:val="0"/>
          <w:marTop w:val="0"/>
          <w:marBottom w:val="0"/>
          <w:divBdr>
            <w:top w:val="none" w:sz="0" w:space="0" w:color="auto"/>
            <w:left w:val="none" w:sz="0" w:space="0" w:color="auto"/>
            <w:bottom w:val="none" w:sz="0" w:space="0" w:color="auto"/>
            <w:right w:val="none" w:sz="0" w:space="0" w:color="auto"/>
          </w:divBdr>
        </w:div>
        <w:div w:id="1974671082">
          <w:marLeft w:val="0"/>
          <w:marRight w:val="0"/>
          <w:marTop w:val="0"/>
          <w:marBottom w:val="0"/>
          <w:divBdr>
            <w:top w:val="none" w:sz="0" w:space="0" w:color="auto"/>
            <w:left w:val="none" w:sz="0" w:space="0" w:color="auto"/>
            <w:bottom w:val="none" w:sz="0" w:space="0" w:color="auto"/>
            <w:right w:val="none" w:sz="0" w:space="0" w:color="auto"/>
          </w:divBdr>
        </w:div>
        <w:div w:id="270479397">
          <w:marLeft w:val="0"/>
          <w:marRight w:val="0"/>
          <w:marTop w:val="0"/>
          <w:marBottom w:val="0"/>
          <w:divBdr>
            <w:top w:val="none" w:sz="0" w:space="0" w:color="auto"/>
            <w:left w:val="none" w:sz="0" w:space="0" w:color="auto"/>
            <w:bottom w:val="none" w:sz="0" w:space="0" w:color="auto"/>
            <w:right w:val="none" w:sz="0" w:space="0" w:color="auto"/>
          </w:divBdr>
        </w:div>
        <w:div w:id="402870534">
          <w:marLeft w:val="0"/>
          <w:marRight w:val="0"/>
          <w:marTop w:val="0"/>
          <w:marBottom w:val="0"/>
          <w:divBdr>
            <w:top w:val="none" w:sz="0" w:space="0" w:color="auto"/>
            <w:left w:val="none" w:sz="0" w:space="0" w:color="auto"/>
            <w:bottom w:val="none" w:sz="0" w:space="0" w:color="auto"/>
            <w:right w:val="none" w:sz="0" w:space="0" w:color="auto"/>
          </w:divBdr>
        </w:div>
        <w:div w:id="1663387702">
          <w:marLeft w:val="0"/>
          <w:marRight w:val="0"/>
          <w:marTop w:val="0"/>
          <w:marBottom w:val="0"/>
          <w:divBdr>
            <w:top w:val="none" w:sz="0" w:space="0" w:color="auto"/>
            <w:left w:val="none" w:sz="0" w:space="0" w:color="auto"/>
            <w:bottom w:val="none" w:sz="0" w:space="0" w:color="auto"/>
            <w:right w:val="none" w:sz="0" w:space="0" w:color="auto"/>
          </w:divBdr>
        </w:div>
        <w:div w:id="1402480839">
          <w:marLeft w:val="0"/>
          <w:marRight w:val="0"/>
          <w:marTop w:val="0"/>
          <w:marBottom w:val="0"/>
          <w:divBdr>
            <w:top w:val="none" w:sz="0" w:space="0" w:color="auto"/>
            <w:left w:val="none" w:sz="0" w:space="0" w:color="auto"/>
            <w:bottom w:val="none" w:sz="0" w:space="0" w:color="auto"/>
            <w:right w:val="none" w:sz="0" w:space="0" w:color="auto"/>
          </w:divBdr>
        </w:div>
        <w:div w:id="1629428436">
          <w:marLeft w:val="0"/>
          <w:marRight w:val="0"/>
          <w:marTop w:val="0"/>
          <w:marBottom w:val="0"/>
          <w:divBdr>
            <w:top w:val="none" w:sz="0" w:space="0" w:color="auto"/>
            <w:left w:val="none" w:sz="0" w:space="0" w:color="auto"/>
            <w:bottom w:val="none" w:sz="0" w:space="0" w:color="auto"/>
            <w:right w:val="none" w:sz="0" w:space="0" w:color="auto"/>
          </w:divBdr>
        </w:div>
        <w:div w:id="1384982196">
          <w:marLeft w:val="0"/>
          <w:marRight w:val="0"/>
          <w:marTop w:val="0"/>
          <w:marBottom w:val="0"/>
          <w:divBdr>
            <w:top w:val="none" w:sz="0" w:space="0" w:color="auto"/>
            <w:left w:val="none" w:sz="0" w:space="0" w:color="auto"/>
            <w:bottom w:val="none" w:sz="0" w:space="0" w:color="auto"/>
            <w:right w:val="none" w:sz="0" w:space="0" w:color="auto"/>
          </w:divBdr>
        </w:div>
        <w:div w:id="1735398344">
          <w:marLeft w:val="0"/>
          <w:marRight w:val="0"/>
          <w:marTop w:val="0"/>
          <w:marBottom w:val="0"/>
          <w:divBdr>
            <w:top w:val="none" w:sz="0" w:space="0" w:color="auto"/>
            <w:left w:val="none" w:sz="0" w:space="0" w:color="auto"/>
            <w:bottom w:val="none" w:sz="0" w:space="0" w:color="auto"/>
            <w:right w:val="none" w:sz="0" w:space="0" w:color="auto"/>
          </w:divBdr>
        </w:div>
        <w:div w:id="1871068462">
          <w:marLeft w:val="0"/>
          <w:marRight w:val="0"/>
          <w:marTop w:val="0"/>
          <w:marBottom w:val="0"/>
          <w:divBdr>
            <w:top w:val="none" w:sz="0" w:space="0" w:color="auto"/>
            <w:left w:val="none" w:sz="0" w:space="0" w:color="auto"/>
            <w:bottom w:val="none" w:sz="0" w:space="0" w:color="auto"/>
            <w:right w:val="none" w:sz="0" w:space="0" w:color="auto"/>
          </w:divBdr>
        </w:div>
        <w:div w:id="688871605">
          <w:marLeft w:val="0"/>
          <w:marRight w:val="0"/>
          <w:marTop w:val="0"/>
          <w:marBottom w:val="0"/>
          <w:divBdr>
            <w:top w:val="none" w:sz="0" w:space="0" w:color="auto"/>
            <w:left w:val="none" w:sz="0" w:space="0" w:color="auto"/>
            <w:bottom w:val="none" w:sz="0" w:space="0" w:color="auto"/>
            <w:right w:val="none" w:sz="0" w:space="0" w:color="auto"/>
          </w:divBdr>
        </w:div>
        <w:div w:id="1047412293">
          <w:marLeft w:val="0"/>
          <w:marRight w:val="0"/>
          <w:marTop w:val="0"/>
          <w:marBottom w:val="0"/>
          <w:divBdr>
            <w:top w:val="none" w:sz="0" w:space="0" w:color="auto"/>
            <w:left w:val="none" w:sz="0" w:space="0" w:color="auto"/>
            <w:bottom w:val="none" w:sz="0" w:space="0" w:color="auto"/>
            <w:right w:val="none" w:sz="0" w:space="0" w:color="auto"/>
          </w:divBdr>
        </w:div>
        <w:div w:id="63721763">
          <w:marLeft w:val="0"/>
          <w:marRight w:val="0"/>
          <w:marTop w:val="0"/>
          <w:marBottom w:val="0"/>
          <w:divBdr>
            <w:top w:val="none" w:sz="0" w:space="0" w:color="auto"/>
            <w:left w:val="none" w:sz="0" w:space="0" w:color="auto"/>
            <w:bottom w:val="none" w:sz="0" w:space="0" w:color="auto"/>
            <w:right w:val="none" w:sz="0" w:space="0" w:color="auto"/>
          </w:divBdr>
        </w:div>
        <w:div w:id="1060446719">
          <w:marLeft w:val="0"/>
          <w:marRight w:val="0"/>
          <w:marTop w:val="0"/>
          <w:marBottom w:val="0"/>
          <w:divBdr>
            <w:top w:val="none" w:sz="0" w:space="0" w:color="auto"/>
            <w:left w:val="none" w:sz="0" w:space="0" w:color="auto"/>
            <w:bottom w:val="none" w:sz="0" w:space="0" w:color="auto"/>
            <w:right w:val="none" w:sz="0" w:space="0" w:color="auto"/>
          </w:divBdr>
        </w:div>
        <w:div w:id="923152008">
          <w:marLeft w:val="0"/>
          <w:marRight w:val="0"/>
          <w:marTop w:val="0"/>
          <w:marBottom w:val="0"/>
          <w:divBdr>
            <w:top w:val="none" w:sz="0" w:space="0" w:color="auto"/>
            <w:left w:val="none" w:sz="0" w:space="0" w:color="auto"/>
            <w:bottom w:val="none" w:sz="0" w:space="0" w:color="auto"/>
            <w:right w:val="none" w:sz="0" w:space="0" w:color="auto"/>
          </w:divBdr>
        </w:div>
        <w:div w:id="479346271">
          <w:marLeft w:val="0"/>
          <w:marRight w:val="0"/>
          <w:marTop w:val="0"/>
          <w:marBottom w:val="0"/>
          <w:divBdr>
            <w:top w:val="none" w:sz="0" w:space="0" w:color="auto"/>
            <w:left w:val="none" w:sz="0" w:space="0" w:color="auto"/>
            <w:bottom w:val="none" w:sz="0" w:space="0" w:color="auto"/>
            <w:right w:val="none" w:sz="0" w:space="0" w:color="auto"/>
          </w:divBdr>
        </w:div>
        <w:div w:id="1641812440">
          <w:marLeft w:val="0"/>
          <w:marRight w:val="0"/>
          <w:marTop w:val="0"/>
          <w:marBottom w:val="0"/>
          <w:divBdr>
            <w:top w:val="none" w:sz="0" w:space="0" w:color="auto"/>
            <w:left w:val="none" w:sz="0" w:space="0" w:color="auto"/>
            <w:bottom w:val="none" w:sz="0" w:space="0" w:color="auto"/>
            <w:right w:val="none" w:sz="0" w:space="0" w:color="auto"/>
          </w:divBdr>
        </w:div>
        <w:div w:id="359479768">
          <w:marLeft w:val="0"/>
          <w:marRight w:val="0"/>
          <w:marTop w:val="0"/>
          <w:marBottom w:val="0"/>
          <w:divBdr>
            <w:top w:val="none" w:sz="0" w:space="0" w:color="auto"/>
            <w:left w:val="none" w:sz="0" w:space="0" w:color="auto"/>
            <w:bottom w:val="none" w:sz="0" w:space="0" w:color="auto"/>
            <w:right w:val="none" w:sz="0" w:space="0" w:color="auto"/>
          </w:divBdr>
        </w:div>
        <w:div w:id="786853416">
          <w:marLeft w:val="0"/>
          <w:marRight w:val="0"/>
          <w:marTop w:val="0"/>
          <w:marBottom w:val="0"/>
          <w:divBdr>
            <w:top w:val="none" w:sz="0" w:space="0" w:color="auto"/>
            <w:left w:val="none" w:sz="0" w:space="0" w:color="auto"/>
            <w:bottom w:val="none" w:sz="0" w:space="0" w:color="auto"/>
            <w:right w:val="none" w:sz="0" w:space="0" w:color="auto"/>
          </w:divBdr>
        </w:div>
        <w:div w:id="584412918">
          <w:marLeft w:val="0"/>
          <w:marRight w:val="0"/>
          <w:marTop w:val="0"/>
          <w:marBottom w:val="0"/>
          <w:divBdr>
            <w:top w:val="none" w:sz="0" w:space="0" w:color="auto"/>
            <w:left w:val="none" w:sz="0" w:space="0" w:color="auto"/>
            <w:bottom w:val="none" w:sz="0" w:space="0" w:color="auto"/>
            <w:right w:val="none" w:sz="0" w:space="0" w:color="auto"/>
          </w:divBdr>
        </w:div>
        <w:div w:id="1855338434">
          <w:marLeft w:val="0"/>
          <w:marRight w:val="0"/>
          <w:marTop w:val="0"/>
          <w:marBottom w:val="0"/>
          <w:divBdr>
            <w:top w:val="none" w:sz="0" w:space="0" w:color="auto"/>
            <w:left w:val="none" w:sz="0" w:space="0" w:color="auto"/>
            <w:bottom w:val="none" w:sz="0" w:space="0" w:color="auto"/>
            <w:right w:val="none" w:sz="0" w:space="0" w:color="auto"/>
          </w:divBdr>
        </w:div>
      </w:divsChild>
    </w:div>
    <w:div w:id="861092472">
      <w:bodyDiv w:val="1"/>
      <w:marLeft w:val="0"/>
      <w:marRight w:val="0"/>
      <w:marTop w:val="0"/>
      <w:marBottom w:val="0"/>
      <w:divBdr>
        <w:top w:val="none" w:sz="0" w:space="0" w:color="auto"/>
        <w:left w:val="none" w:sz="0" w:space="0" w:color="auto"/>
        <w:bottom w:val="none" w:sz="0" w:space="0" w:color="auto"/>
        <w:right w:val="none" w:sz="0" w:space="0" w:color="auto"/>
      </w:divBdr>
    </w:div>
    <w:div w:id="861938854">
      <w:bodyDiv w:val="1"/>
      <w:marLeft w:val="0"/>
      <w:marRight w:val="0"/>
      <w:marTop w:val="0"/>
      <w:marBottom w:val="0"/>
      <w:divBdr>
        <w:top w:val="none" w:sz="0" w:space="0" w:color="auto"/>
        <w:left w:val="none" w:sz="0" w:space="0" w:color="auto"/>
        <w:bottom w:val="none" w:sz="0" w:space="0" w:color="auto"/>
        <w:right w:val="none" w:sz="0" w:space="0" w:color="auto"/>
      </w:divBdr>
    </w:div>
    <w:div w:id="862015280">
      <w:bodyDiv w:val="1"/>
      <w:marLeft w:val="0"/>
      <w:marRight w:val="0"/>
      <w:marTop w:val="0"/>
      <w:marBottom w:val="0"/>
      <w:divBdr>
        <w:top w:val="none" w:sz="0" w:space="0" w:color="auto"/>
        <w:left w:val="none" w:sz="0" w:space="0" w:color="auto"/>
        <w:bottom w:val="none" w:sz="0" w:space="0" w:color="auto"/>
        <w:right w:val="none" w:sz="0" w:space="0" w:color="auto"/>
      </w:divBdr>
      <w:divsChild>
        <w:div w:id="1093478819">
          <w:marLeft w:val="480"/>
          <w:marRight w:val="0"/>
          <w:marTop w:val="0"/>
          <w:marBottom w:val="0"/>
          <w:divBdr>
            <w:top w:val="none" w:sz="0" w:space="0" w:color="auto"/>
            <w:left w:val="none" w:sz="0" w:space="0" w:color="auto"/>
            <w:bottom w:val="none" w:sz="0" w:space="0" w:color="auto"/>
            <w:right w:val="none" w:sz="0" w:space="0" w:color="auto"/>
          </w:divBdr>
        </w:div>
        <w:div w:id="1649433679">
          <w:marLeft w:val="480"/>
          <w:marRight w:val="0"/>
          <w:marTop w:val="0"/>
          <w:marBottom w:val="0"/>
          <w:divBdr>
            <w:top w:val="none" w:sz="0" w:space="0" w:color="auto"/>
            <w:left w:val="none" w:sz="0" w:space="0" w:color="auto"/>
            <w:bottom w:val="none" w:sz="0" w:space="0" w:color="auto"/>
            <w:right w:val="none" w:sz="0" w:space="0" w:color="auto"/>
          </w:divBdr>
        </w:div>
        <w:div w:id="1833641111">
          <w:marLeft w:val="480"/>
          <w:marRight w:val="0"/>
          <w:marTop w:val="0"/>
          <w:marBottom w:val="0"/>
          <w:divBdr>
            <w:top w:val="none" w:sz="0" w:space="0" w:color="auto"/>
            <w:left w:val="none" w:sz="0" w:space="0" w:color="auto"/>
            <w:bottom w:val="none" w:sz="0" w:space="0" w:color="auto"/>
            <w:right w:val="none" w:sz="0" w:space="0" w:color="auto"/>
          </w:divBdr>
        </w:div>
        <w:div w:id="902836857">
          <w:marLeft w:val="480"/>
          <w:marRight w:val="0"/>
          <w:marTop w:val="0"/>
          <w:marBottom w:val="0"/>
          <w:divBdr>
            <w:top w:val="none" w:sz="0" w:space="0" w:color="auto"/>
            <w:left w:val="none" w:sz="0" w:space="0" w:color="auto"/>
            <w:bottom w:val="none" w:sz="0" w:space="0" w:color="auto"/>
            <w:right w:val="none" w:sz="0" w:space="0" w:color="auto"/>
          </w:divBdr>
        </w:div>
        <w:div w:id="1620840863">
          <w:marLeft w:val="480"/>
          <w:marRight w:val="0"/>
          <w:marTop w:val="0"/>
          <w:marBottom w:val="0"/>
          <w:divBdr>
            <w:top w:val="none" w:sz="0" w:space="0" w:color="auto"/>
            <w:left w:val="none" w:sz="0" w:space="0" w:color="auto"/>
            <w:bottom w:val="none" w:sz="0" w:space="0" w:color="auto"/>
            <w:right w:val="none" w:sz="0" w:space="0" w:color="auto"/>
          </w:divBdr>
        </w:div>
        <w:div w:id="220948170">
          <w:marLeft w:val="480"/>
          <w:marRight w:val="0"/>
          <w:marTop w:val="0"/>
          <w:marBottom w:val="0"/>
          <w:divBdr>
            <w:top w:val="none" w:sz="0" w:space="0" w:color="auto"/>
            <w:left w:val="none" w:sz="0" w:space="0" w:color="auto"/>
            <w:bottom w:val="none" w:sz="0" w:space="0" w:color="auto"/>
            <w:right w:val="none" w:sz="0" w:space="0" w:color="auto"/>
          </w:divBdr>
        </w:div>
        <w:div w:id="1775054963">
          <w:marLeft w:val="480"/>
          <w:marRight w:val="0"/>
          <w:marTop w:val="0"/>
          <w:marBottom w:val="0"/>
          <w:divBdr>
            <w:top w:val="none" w:sz="0" w:space="0" w:color="auto"/>
            <w:left w:val="none" w:sz="0" w:space="0" w:color="auto"/>
            <w:bottom w:val="none" w:sz="0" w:space="0" w:color="auto"/>
            <w:right w:val="none" w:sz="0" w:space="0" w:color="auto"/>
          </w:divBdr>
        </w:div>
        <w:div w:id="1109203134">
          <w:marLeft w:val="480"/>
          <w:marRight w:val="0"/>
          <w:marTop w:val="0"/>
          <w:marBottom w:val="0"/>
          <w:divBdr>
            <w:top w:val="none" w:sz="0" w:space="0" w:color="auto"/>
            <w:left w:val="none" w:sz="0" w:space="0" w:color="auto"/>
            <w:bottom w:val="none" w:sz="0" w:space="0" w:color="auto"/>
            <w:right w:val="none" w:sz="0" w:space="0" w:color="auto"/>
          </w:divBdr>
        </w:div>
        <w:div w:id="920795516">
          <w:marLeft w:val="480"/>
          <w:marRight w:val="0"/>
          <w:marTop w:val="0"/>
          <w:marBottom w:val="0"/>
          <w:divBdr>
            <w:top w:val="none" w:sz="0" w:space="0" w:color="auto"/>
            <w:left w:val="none" w:sz="0" w:space="0" w:color="auto"/>
            <w:bottom w:val="none" w:sz="0" w:space="0" w:color="auto"/>
            <w:right w:val="none" w:sz="0" w:space="0" w:color="auto"/>
          </w:divBdr>
        </w:div>
        <w:div w:id="1594970128">
          <w:marLeft w:val="480"/>
          <w:marRight w:val="0"/>
          <w:marTop w:val="0"/>
          <w:marBottom w:val="0"/>
          <w:divBdr>
            <w:top w:val="none" w:sz="0" w:space="0" w:color="auto"/>
            <w:left w:val="none" w:sz="0" w:space="0" w:color="auto"/>
            <w:bottom w:val="none" w:sz="0" w:space="0" w:color="auto"/>
            <w:right w:val="none" w:sz="0" w:space="0" w:color="auto"/>
          </w:divBdr>
        </w:div>
        <w:div w:id="184711773">
          <w:marLeft w:val="480"/>
          <w:marRight w:val="0"/>
          <w:marTop w:val="0"/>
          <w:marBottom w:val="0"/>
          <w:divBdr>
            <w:top w:val="none" w:sz="0" w:space="0" w:color="auto"/>
            <w:left w:val="none" w:sz="0" w:space="0" w:color="auto"/>
            <w:bottom w:val="none" w:sz="0" w:space="0" w:color="auto"/>
            <w:right w:val="none" w:sz="0" w:space="0" w:color="auto"/>
          </w:divBdr>
        </w:div>
        <w:div w:id="2039236244">
          <w:marLeft w:val="480"/>
          <w:marRight w:val="0"/>
          <w:marTop w:val="0"/>
          <w:marBottom w:val="0"/>
          <w:divBdr>
            <w:top w:val="none" w:sz="0" w:space="0" w:color="auto"/>
            <w:left w:val="none" w:sz="0" w:space="0" w:color="auto"/>
            <w:bottom w:val="none" w:sz="0" w:space="0" w:color="auto"/>
            <w:right w:val="none" w:sz="0" w:space="0" w:color="auto"/>
          </w:divBdr>
        </w:div>
        <w:div w:id="1153259451">
          <w:marLeft w:val="480"/>
          <w:marRight w:val="0"/>
          <w:marTop w:val="0"/>
          <w:marBottom w:val="0"/>
          <w:divBdr>
            <w:top w:val="none" w:sz="0" w:space="0" w:color="auto"/>
            <w:left w:val="none" w:sz="0" w:space="0" w:color="auto"/>
            <w:bottom w:val="none" w:sz="0" w:space="0" w:color="auto"/>
            <w:right w:val="none" w:sz="0" w:space="0" w:color="auto"/>
          </w:divBdr>
        </w:div>
        <w:div w:id="1157719868">
          <w:marLeft w:val="480"/>
          <w:marRight w:val="0"/>
          <w:marTop w:val="0"/>
          <w:marBottom w:val="0"/>
          <w:divBdr>
            <w:top w:val="none" w:sz="0" w:space="0" w:color="auto"/>
            <w:left w:val="none" w:sz="0" w:space="0" w:color="auto"/>
            <w:bottom w:val="none" w:sz="0" w:space="0" w:color="auto"/>
            <w:right w:val="none" w:sz="0" w:space="0" w:color="auto"/>
          </w:divBdr>
        </w:div>
        <w:div w:id="452558781">
          <w:marLeft w:val="480"/>
          <w:marRight w:val="0"/>
          <w:marTop w:val="0"/>
          <w:marBottom w:val="0"/>
          <w:divBdr>
            <w:top w:val="none" w:sz="0" w:space="0" w:color="auto"/>
            <w:left w:val="none" w:sz="0" w:space="0" w:color="auto"/>
            <w:bottom w:val="none" w:sz="0" w:space="0" w:color="auto"/>
            <w:right w:val="none" w:sz="0" w:space="0" w:color="auto"/>
          </w:divBdr>
        </w:div>
        <w:div w:id="396518500">
          <w:marLeft w:val="480"/>
          <w:marRight w:val="0"/>
          <w:marTop w:val="0"/>
          <w:marBottom w:val="0"/>
          <w:divBdr>
            <w:top w:val="none" w:sz="0" w:space="0" w:color="auto"/>
            <w:left w:val="none" w:sz="0" w:space="0" w:color="auto"/>
            <w:bottom w:val="none" w:sz="0" w:space="0" w:color="auto"/>
            <w:right w:val="none" w:sz="0" w:space="0" w:color="auto"/>
          </w:divBdr>
        </w:div>
        <w:div w:id="1880511245">
          <w:marLeft w:val="480"/>
          <w:marRight w:val="0"/>
          <w:marTop w:val="0"/>
          <w:marBottom w:val="0"/>
          <w:divBdr>
            <w:top w:val="none" w:sz="0" w:space="0" w:color="auto"/>
            <w:left w:val="none" w:sz="0" w:space="0" w:color="auto"/>
            <w:bottom w:val="none" w:sz="0" w:space="0" w:color="auto"/>
            <w:right w:val="none" w:sz="0" w:space="0" w:color="auto"/>
          </w:divBdr>
        </w:div>
      </w:divsChild>
    </w:div>
    <w:div w:id="862323545">
      <w:bodyDiv w:val="1"/>
      <w:marLeft w:val="0"/>
      <w:marRight w:val="0"/>
      <w:marTop w:val="0"/>
      <w:marBottom w:val="0"/>
      <w:divBdr>
        <w:top w:val="none" w:sz="0" w:space="0" w:color="auto"/>
        <w:left w:val="none" w:sz="0" w:space="0" w:color="auto"/>
        <w:bottom w:val="none" w:sz="0" w:space="0" w:color="auto"/>
        <w:right w:val="none" w:sz="0" w:space="0" w:color="auto"/>
      </w:divBdr>
    </w:div>
    <w:div w:id="862744470">
      <w:bodyDiv w:val="1"/>
      <w:marLeft w:val="0"/>
      <w:marRight w:val="0"/>
      <w:marTop w:val="0"/>
      <w:marBottom w:val="0"/>
      <w:divBdr>
        <w:top w:val="none" w:sz="0" w:space="0" w:color="auto"/>
        <w:left w:val="none" w:sz="0" w:space="0" w:color="auto"/>
        <w:bottom w:val="none" w:sz="0" w:space="0" w:color="auto"/>
        <w:right w:val="none" w:sz="0" w:space="0" w:color="auto"/>
      </w:divBdr>
    </w:div>
    <w:div w:id="863129356">
      <w:bodyDiv w:val="1"/>
      <w:marLeft w:val="0"/>
      <w:marRight w:val="0"/>
      <w:marTop w:val="0"/>
      <w:marBottom w:val="0"/>
      <w:divBdr>
        <w:top w:val="none" w:sz="0" w:space="0" w:color="auto"/>
        <w:left w:val="none" w:sz="0" w:space="0" w:color="auto"/>
        <w:bottom w:val="none" w:sz="0" w:space="0" w:color="auto"/>
        <w:right w:val="none" w:sz="0" w:space="0" w:color="auto"/>
      </w:divBdr>
    </w:div>
    <w:div w:id="863791257">
      <w:bodyDiv w:val="1"/>
      <w:marLeft w:val="0"/>
      <w:marRight w:val="0"/>
      <w:marTop w:val="0"/>
      <w:marBottom w:val="0"/>
      <w:divBdr>
        <w:top w:val="none" w:sz="0" w:space="0" w:color="auto"/>
        <w:left w:val="none" w:sz="0" w:space="0" w:color="auto"/>
        <w:bottom w:val="none" w:sz="0" w:space="0" w:color="auto"/>
        <w:right w:val="none" w:sz="0" w:space="0" w:color="auto"/>
      </w:divBdr>
    </w:div>
    <w:div w:id="863834912">
      <w:bodyDiv w:val="1"/>
      <w:marLeft w:val="0"/>
      <w:marRight w:val="0"/>
      <w:marTop w:val="0"/>
      <w:marBottom w:val="0"/>
      <w:divBdr>
        <w:top w:val="none" w:sz="0" w:space="0" w:color="auto"/>
        <w:left w:val="none" w:sz="0" w:space="0" w:color="auto"/>
        <w:bottom w:val="none" w:sz="0" w:space="0" w:color="auto"/>
        <w:right w:val="none" w:sz="0" w:space="0" w:color="auto"/>
      </w:divBdr>
      <w:divsChild>
        <w:div w:id="526407438">
          <w:marLeft w:val="640"/>
          <w:marRight w:val="0"/>
          <w:marTop w:val="0"/>
          <w:marBottom w:val="0"/>
          <w:divBdr>
            <w:top w:val="none" w:sz="0" w:space="0" w:color="auto"/>
            <w:left w:val="none" w:sz="0" w:space="0" w:color="auto"/>
            <w:bottom w:val="none" w:sz="0" w:space="0" w:color="auto"/>
            <w:right w:val="none" w:sz="0" w:space="0" w:color="auto"/>
          </w:divBdr>
        </w:div>
        <w:div w:id="1629581019">
          <w:marLeft w:val="640"/>
          <w:marRight w:val="0"/>
          <w:marTop w:val="0"/>
          <w:marBottom w:val="0"/>
          <w:divBdr>
            <w:top w:val="none" w:sz="0" w:space="0" w:color="auto"/>
            <w:left w:val="none" w:sz="0" w:space="0" w:color="auto"/>
            <w:bottom w:val="none" w:sz="0" w:space="0" w:color="auto"/>
            <w:right w:val="none" w:sz="0" w:space="0" w:color="auto"/>
          </w:divBdr>
        </w:div>
        <w:div w:id="1869683858">
          <w:marLeft w:val="640"/>
          <w:marRight w:val="0"/>
          <w:marTop w:val="0"/>
          <w:marBottom w:val="0"/>
          <w:divBdr>
            <w:top w:val="none" w:sz="0" w:space="0" w:color="auto"/>
            <w:left w:val="none" w:sz="0" w:space="0" w:color="auto"/>
            <w:bottom w:val="none" w:sz="0" w:space="0" w:color="auto"/>
            <w:right w:val="none" w:sz="0" w:space="0" w:color="auto"/>
          </w:divBdr>
        </w:div>
        <w:div w:id="745305132">
          <w:marLeft w:val="640"/>
          <w:marRight w:val="0"/>
          <w:marTop w:val="0"/>
          <w:marBottom w:val="0"/>
          <w:divBdr>
            <w:top w:val="none" w:sz="0" w:space="0" w:color="auto"/>
            <w:left w:val="none" w:sz="0" w:space="0" w:color="auto"/>
            <w:bottom w:val="none" w:sz="0" w:space="0" w:color="auto"/>
            <w:right w:val="none" w:sz="0" w:space="0" w:color="auto"/>
          </w:divBdr>
        </w:div>
        <w:div w:id="1891065959">
          <w:marLeft w:val="640"/>
          <w:marRight w:val="0"/>
          <w:marTop w:val="0"/>
          <w:marBottom w:val="0"/>
          <w:divBdr>
            <w:top w:val="none" w:sz="0" w:space="0" w:color="auto"/>
            <w:left w:val="none" w:sz="0" w:space="0" w:color="auto"/>
            <w:bottom w:val="none" w:sz="0" w:space="0" w:color="auto"/>
            <w:right w:val="none" w:sz="0" w:space="0" w:color="auto"/>
          </w:divBdr>
        </w:div>
        <w:div w:id="1838416829">
          <w:marLeft w:val="640"/>
          <w:marRight w:val="0"/>
          <w:marTop w:val="0"/>
          <w:marBottom w:val="0"/>
          <w:divBdr>
            <w:top w:val="none" w:sz="0" w:space="0" w:color="auto"/>
            <w:left w:val="none" w:sz="0" w:space="0" w:color="auto"/>
            <w:bottom w:val="none" w:sz="0" w:space="0" w:color="auto"/>
            <w:right w:val="none" w:sz="0" w:space="0" w:color="auto"/>
          </w:divBdr>
        </w:div>
        <w:div w:id="1708096226">
          <w:marLeft w:val="640"/>
          <w:marRight w:val="0"/>
          <w:marTop w:val="0"/>
          <w:marBottom w:val="0"/>
          <w:divBdr>
            <w:top w:val="none" w:sz="0" w:space="0" w:color="auto"/>
            <w:left w:val="none" w:sz="0" w:space="0" w:color="auto"/>
            <w:bottom w:val="none" w:sz="0" w:space="0" w:color="auto"/>
            <w:right w:val="none" w:sz="0" w:space="0" w:color="auto"/>
          </w:divBdr>
        </w:div>
        <w:div w:id="1639646924">
          <w:marLeft w:val="640"/>
          <w:marRight w:val="0"/>
          <w:marTop w:val="0"/>
          <w:marBottom w:val="0"/>
          <w:divBdr>
            <w:top w:val="none" w:sz="0" w:space="0" w:color="auto"/>
            <w:left w:val="none" w:sz="0" w:space="0" w:color="auto"/>
            <w:bottom w:val="none" w:sz="0" w:space="0" w:color="auto"/>
            <w:right w:val="none" w:sz="0" w:space="0" w:color="auto"/>
          </w:divBdr>
        </w:div>
        <w:div w:id="1383947281">
          <w:marLeft w:val="640"/>
          <w:marRight w:val="0"/>
          <w:marTop w:val="0"/>
          <w:marBottom w:val="0"/>
          <w:divBdr>
            <w:top w:val="none" w:sz="0" w:space="0" w:color="auto"/>
            <w:left w:val="none" w:sz="0" w:space="0" w:color="auto"/>
            <w:bottom w:val="none" w:sz="0" w:space="0" w:color="auto"/>
            <w:right w:val="none" w:sz="0" w:space="0" w:color="auto"/>
          </w:divBdr>
        </w:div>
        <w:div w:id="332689959">
          <w:marLeft w:val="640"/>
          <w:marRight w:val="0"/>
          <w:marTop w:val="0"/>
          <w:marBottom w:val="0"/>
          <w:divBdr>
            <w:top w:val="none" w:sz="0" w:space="0" w:color="auto"/>
            <w:left w:val="none" w:sz="0" w:space="0" w:color="auto"/>
            <w:bottom w:val="none" w:sz="0" w:space="0" w:color="auto"/>
            <w:right w:val="none" w:sz="0" w:space="0" w:color="auto"/>
          </w:divBdr>
        </w:div>
        <w:div w:id="1561402370">
          <w:marLeft w:val="640"/>
          <w:marRight w:val="0"/>
          <w:marTop w:val="0"/>
          <w:marBottom w:val="0"/>
          <w:divBdr>
            <w:top w:val="none" w:sz="0" w:space="0" w:color="auto"/>
            <w:left w:val="none" w:sz="0" w:space="0" w:color="auto"/>
            <w:bottom w:val="none" w:sz="0" w:space="0" w:color="auto"/>
            <w:right w:val="none" w:sz="0" w:space="0" w:color="auto"/>
          </w:divBdr>
        </w:div>
        <w:div w:id="223612650">
          <w:marLeft w:val="640"/>
          <w:marRight w:val="0"/>
          <w:marTop w:val="0"/>
          <w:marBottom w:val="0"/>
          <w:divBdr>
            <w:top w:val="none" w:sz="0" w:space="0" w:color="auto"/>
            <w:left w:val="none" w:sz="0" w:space="0" w:color="auto"/>
            <w:bottom w:val="none" w:sz="0" w:space="0" w:color="auto"/>
            <w:right w:val="none" w:sz="0" w:space="0" w:color="auto"/>
          </w:divBdr>
        </w:div>
        <w:div w:id="606884698">
          <w:marLeft w:val="640"/>
          <w:marRight w:val="0"/>
          <w:marTop w:val="0"/>
          <w:marBottom w:val="0"/>
          <w:divBdr>
            <w:top w:val="none" w:sz="0" w:space="0" w:color="auto"/>
            <w:left w:val="none" w:sz="0" w:space="0" w:color="auto"/>
            <w:bottom w:val="none" w:sz="0" w:space="0" w:color="auto"/>
            <w:right w:val="none" w:sz="0" w:space="0" w:color="auto"/>
          </w:divBdr>
        </w:div>
        <w:div w:id="1068070945">
          <w:marLeft w:val="640"/>
          <w:marRight w:val="0"/>
          <w:marTop w:val="0"/>
          <w:marBottom w:val="0"/>
          <w:divBdr>
            <w:top w:val="none" w:sz="0" w:space="0" w:color="auto"/>
            <w:left w:val="none" w:sz="0" w:space="0" w:color="auto"/>
            <w:bottom w:val="none" w:sz="0" w:space="0" w:color="auto"/>
            <w:right w:val="none" w:sz="0" w:space="0" w:color="auto"/>
          </w:divBdr>
        </w:div>
        <w:div w:id="695084928">
          <w:marLeft w:val="640"/>
          <w:marRight w:val="0"/>
          <w:marTop w:val="0"/>
          <w:marBottom w:val="0"/>
          <w:divBdr>
            <w:top w:val="none" w:sz="0" w:space="0" w:color="auto"/>
            <w:left w:val="none" w:sz="0" w:space="0" w:color="auto"/>
            <w:bottom w:val="none" w:sz="0" w:space="0" w:color="auto"/>
            <w:right w:val="none" w:sz="0" w:space="0" w:color="auto"/>
          </w:divBdr>
        </w:div>
        <w:div w:id="1641686943">
          <w:marLeft w:val="640"/>
          <w:marRight w:val="0"/>
          <w:marTop w:val="0"/>
          <w:marBottom w:val="0"/>
          <w:divBdr>
            <w:top w:val="none" w:sz="0" w:space="0" w:color="auto"/>
            <w:left w:val="none" w:sz="0" w:space="0" w:color="auto"/>
            <w:bottom w:val="none" w:sz="0" w:space="0" w:color="auto"/>
            <w:right w:val="none" w:sz="0" w:space="0" w:color="auto"/>
          </w:divBdr>
        </w:div>
        <w:div w:id="395014342">
          <w:marLeft w:val="640"/>
          <w:marRight w:val="0"/>
          <w:marTop w:val="0"/>
          <w:marBottom w:val="0"/>
          <w:divBdr>
            <w:top w:val="none" w:sz="0" w:space="0" w:color="auto"/>
            <w:left w:val="none" w:sz="0" w:space="0" w:color="auto"/>
            <w:bottom w:val="none" w:sz="0" w:space="0" w:color="auto"/>
            <w:right w:val="none" w:sz="0" w:space="0" w:color="auto"/>
          </w:divBdr>
        </w:div>
        <w:div w:id="2041973725">
          <w:marLeft w:val="640"/>
          <w:marRight w:val="0"/>
          <w:marTop w:val="0"/>
          <w:marBottom w:val="0"/>
          <w:divBdr>
            <w:top w:val="none" w:sz="0" w:space="0" w:color="auto"/>
            <w:left w:val="none" w:sz="0" w:space="0" w:color="auto"/>
            <w:bottom w:val="none" w:sz="0" w:space="0" w:color="auto"/>
            <w:right w:val="none" w:sz="0" w:space="0" w:color="auto"/>
          </w:divBdr>
        </w:div>
        <w:div w:id="849837827">
          <w:marLeft w:val="640"/>
          <w:marRight w:val="0"/>
          <w:marTop w:val="0"/>
          <w:marBottom w:val="0"/>
          <w:divBdr>
            <w:top w:val="none" w:sz="0" w:space="0" w:color="auto"/>
            <w:left w:val="none" w:sz="0" w:space="0" w:color="auto"/>
            <w:bottom w:val="none" w:sz="0" w:space="0" w:color="auto"/>
            <w:right w:val="none" w:sz="0" w:space="0" w:color="auto"/>
          </w:divBdr>
        </w:div>
        <w:div w:id="907030775">
          <w:marLeft w:val="640"/>
          <w:marRight w:val="0"/>
          <w:marTop w:val="0"/>
          <w:marBottom w:val="0"/>
          <w:divBdr>
            <w:top w:val="none" w:sz="0" w:space="0" w:color="auto"/>
            <w:left w:val="none" w:sz="0" w:space="0" w:color="auto"/>
            <w:bottom w:val="none" w:sz="0" w:space="0" w:color="auto"/>
            <w:right w:val="none" w:sz="0" w:space="0" w:color="auto"/>
          </w:divBdr>
        </w:div>
        <w:div w:id="437602661">
          <w:marLeft w:val="640"/>
          <w:marRight w:val="0"/>
          <w:marTop w:val="0"/>
          <w:marBottom w:val="0"/>
          <w:divBdr>
            <w:top w:val="none" w:sz="0" w:space="0" w:color="auto"/>
            <w:left w:val="none" w:sz="0" w:space="0" w:color="auto"/>
            <w:bottom w:val="none" w:sz="0" w:space="0" w:color="auto"/>
            <w:right w:val="none" w:sz="0" w:space="0" w:color="auto"/>
          </w:divBdr>
        </w:div>
        <w:div w:id="901869528">
          <w:marLeft w:val="640"/>
          <w:marRight w:val="0"/>
          <w:marTop w:val="0"/>
          <w:marBottom w:val="0"/>
          <w:divBdr>
            <w:top w:val="none" w:sz="0" w:space="0" w:color="auto"/>
            <w:left w:val="none" w:sz="0" w:space="0" w:color="auto"/>
            <w:bottom w:val="none" w:sz="0" w:space="0" w:color="auto"/>
            <w:right w:val="none" w:sz="0" w:space="0" w:color="auto"/>
          </w:divBdr>
        </w:div>
        <w:div w:id="1211040699">
          <w:marLeft w:val="640"/>
          <w:marRight w:val="0"/>
          <w:marTop w:val="0"/>
          <w:marBottom w:val="0"/>
          <w:divBdr>
            <w:top w:val="none" w:sz="0" w:space="0" w:color="auto"/>
            <w:left w:val="none" w:sz="0" w:space="0" w:color="auto"/>
            <w:bottom w:val="none" w:sz="0" w:space="0" w:color="auto"/>
            <w:right w:val="none" w:sz="0" w:space="0" w:color="auto"/>
          </w:divBdr>
        </w:div>
        <w:div w:id="894778213">
          <w:marLeft w:val="640"/>
          <w:marRight w:val="0"/>
          <w:marTop w:val="0"/>
          <w:marBottom w:val="0"/>
          <w:divBdr>
            <w:top w:val="none" w:sz="0" w:space="0" w:color="auto"/>
            <w:left w:val="none" w:sz="0" w:space="0" w:color="auto"/>
            <w:bottom w:val="none" w:sz="0" w:space="0" w:color="auto"/>
            <w:right w:val="none" w:sz="0" w:space="0" w:color="auto"/>
          </w:divBdr>
        </w:div>
        <w:div w:id="517737814">
          <w:marLeft w:val="640"/>
          <w:marRight w:val="0"/>
          <w:marTop w:val="0"/>
          <w:marBottom w:val="0"/>
          <w:divBdr>
            <w:top w:val="none" w:sz="0" w:space="0" w:color="auto"/>
            <w:left w:val="none" w:sz="0" w:space="0" w:color="auto"/>
            <w:bottom w:val="none" w:sz="0" w:space="0" w:color="auto"/>
            <w:right w:val="none" w:sz="0" w:space="0" w:color="auto"/>
          </w:divBdr>
        </w:div>
        <w:div w:id="450827752">
          <w:marLeft w:val="640"/>
          <w:marRight w:val="0"/>
          <w:marTop w:val="0"/>
          <w:marBottom w:val="0"/>
          <w:divBdr>
            <w:top w:val="none" w:sz="0" w:space="0" w:color="auto"/>
            <w:left w:val="none" w:sz="0" w:space="0" w:color="auto"/>
            <w:bottom w:val="none" w:sz="0" w:space="0" w:color="auto"/>
            <w:right w:val="none" w:sz="0" w:space="0" w:color="auto"/>
          </w:divBdr>
        </w:div>
        <w:div w:id="1983776068">
          <w:marLeft w:val="640"/>
          <w:marRight w:val="0"/>
          <w:marTop w:val="0"/>
          <w:marBottom w:val="0"/>
          <w:divBdr>
            <w:top w:val="none" w:sz="0" w:space="0" w:color="auto"/>
            <w:left w:val="none" w:sz="0" w:space="0" w:color="auto"/>
            <w:bottom w:val="none" w:sz="0" w:space="0" w:color="auto"/>
            <w:right w:val="none" w:sz="0" w:space="0" w:color="auto"/>
          </w:divBdr>
        </w:div>
        <w:div w:id="339702710">
          <w:marLeft w:val="640"/>
          <w:marRight w:val="0"/>
          <w:marTop w:val="0"/>
          <w:marBottom w:val="0"/>
          <w:divBdr>
            <w:top w:val="none" w:sz="0" w:space="0" w:color="auto"/>
            <w:left w:val="none" w:sz="0" w:space="0" w:color="auto"/>
            <w:bottom w:val="none" w:sz="0" w:space="0" w:color="auto"/>
            <w:right w:val="none" w:sz="0" w:space="0" w:color="auto"/>
          </w:divBdr>
        </w:div>
        <w:div w:id="1137989334">
          <w:marLeft w:val="640"/>
          <w:marRight w:val="0"/>
          <w:marTop w:val="0"/>
          <w:marBottom w:val="0"/>
          <w:divBdr>
            <w:top w:val="none" w:sz="0" w:space="0" w:color="auto"/>
            <w:left w:val="none" w:sz="0" w:space="0" w:color="auto"/>
            <w:bottom w:val="none" w:sz="0" w:space="0" w:color="auto"/>
            <w:right w:val="none" w:sz="0" w:space="0" w:color="auto"/>
          </w:divBdr>
        </w:div>
        <w:div w:id="69547375">
          <w:marLeft w:val="640"/>
          <w:marRight w:val="0"/>
          <w:marTop w:val="0"/>
          <w:marBottom w:val="0"/>
          <w:divBdr>
            <w:top w:val="none" w:sz="0" w:space="0" w:color="auto"/>
            <w:left w:val="none" w:sz="0" w:space="0" w:color="auto"/>
            <w:bottom w:val="none" w:sz="0" w:space="0" w:color="auto"/>
            <w:right w:val="none" w:sz="0" w:space="0" w:color="auto"/>
          </w:divBdr>
        </w:div>
        <w:div w:id="15279291">
          <w:marLeft w:val="640"/>
          <w:marRight w:val="0"/>
          <w:marTop w:val="0"/>
          <w:marBottom w:val="0"/>
          <w:divBdr>
            <w:top w:val="none" w:sz="0" w:space="0" w:color="auto"/>
            <w:left w:val="none" w:sz="0" w:space="0" w:color="auto"/>
            <w:bottom w:val="none" w:sz="0" w:space="0" w:color="auto"/>
            <w:right w:val="none" w:sz="0" w:space="0" w:color="auto"/>
          </w:divBdr>
        </w:div>
        <w:div w:id="998726052">
          <w:marLeft w:val="640"/>
          <w:marRight w:val="0"/>
          <w:marTop w:val="0"/>
          <w:marBottom w:val="0"/>
          <w:divBdr>
            <w:top w:val="none" w:sz="0" w:space="0" w:color="auto"/>
            <w:left w:val="none" w:sz="0" w:space="0" w:color="auto"/>
            <w:bottom w:val="none" w:sz="0" w:space="0" w:color="auto"/>
            <w:right w:val="none" w:sz="0" w:space="0" w:color="auto"/>
          </w:divBdr>
        </w:div>
        <w:div w:id="425266830">
          <w:marLeft w:val="640"/>
          <w:marRight w:val="0"/>
          <w:marTop w:val="0"/>
          <w:marBottom w:val="0"/>
          <w:divBdr>
            <w:top w:val="none" w:sz="0" w:space="0" w:color="auto"/>
            <w:left w:val="none" w:sz="0" w:space="0" w:color="auto"/>
            <w:bottom w:val="none" w:sz="0" w:space="0" w:color="auto"/>
            <w:right w:val="none" w:sz="0" w:space="0" w:color="auto"/>
          </w:divBdr>
        </w:div>
        <w:div w:id="1918514699">
          <w:marLeft w:val="640"/>
          <w:marRight w:val="0"/>
          <w:marTop w:val="0"/>
          <w:marBottom w:val="0"/>
          <w:divBdr>
            <w:top w:val="none" w:sz="0" w:space="0" w:color="auto"/>
            <w:left w:val="none" w:sz="0" w:space="0" w:color="auto"/>
            <w:bottom w:val="none" w:sz="0" w:space="0" w:color="auto"/>
            <w:right w:val="none" w:sz="0" w:space="0" w:color="auto"/>
          </w:divBdr>
        </w:div>
        <w:div w:id="1762798987">
          <w:marLeft w:val="640"/>
          <w:marRight w:val="0"/>
          <w:marTop w:val="0"/>
          <w:marBottom w:val="0"/>
          <w:divBdr>
            <w:top w:val="none" w:sz="0" w:space="0" w:color="auto"/>
            <w:left w:val="none" w:sz="0" w:space="0" w:color="auto"/>
            <w:bottom w:val="none" w:sz="0" w:space="0" w:color="auto"/>
            <w:right w:val="none" w:sz="0" w:space="0" w:color="auto"/>
          </w:divBdr>
        </w:div>
        <w:div w:id="931740624">
          <w:marLeft w:val="640"/>
          <w:marRight w:val="0"/>
          <w:marTop w:val="0"/>
          <w:marBottom w:val="0"/>
          <w:divBdr>
            <w:top w:val="none" w:sz="0" w:space="0" w:color="auto"/>
            <w:left w:val="none" w:sz="0" w:space="0" w:color="auto"/>
            <w:bottom w:val="none" w:sz="0" w:space="0" w:color="auto"/>
            <w:right w:val="none" w:sz="0" w:space="0" w:color="auto"/>
          </w:divBdr>
        </w:div>
        <w:div w:id="1043019165">
          <w:marLeft w:val="640"/>
          <w:marRight w:val="0"/>
          <w:marTop w:val="0"/>
          <w:marBottom w:val="0"/>
          <w:divBdr>
            <w:top w:val="none" w:sz="0" w:space="0" w:color="auto"/>
            <w:left w:val="none" w:sz="0" w:space="0" w:color="auto"/>
            <w:bottom w:val="none" w:sz="0" w:space="0" w:color="auto"/>
            <w:right w:val="none" w:sz="0" w:space="0" w:color="auto"/>
          </w:divBdr>
        </w:div>
        <w:div w:id="1733844243">
          <w:marLeft w:val="640"/>
          <w:marRight w:val="0"/>
          <w:marTop w:val="0"/>
          <w:marBottom w:val="0"/>
          <w:divBdr>
            <w:top w:val="none" w:sz="0" w:space="0" w:color="auto"/>
            <w:left w:val="none" w:sz="0" w:space="0" w:color="auto"/>
            <w:bottom w:val="none" w:sz="0" w:space="0" w:color="auto"/>
            <w:right w:val="none" w:sz="0" w:space="0" w:color="auto"/>
          </w:divBdr>
        </w:div>
        <w:div w:id="1196889794">
          <w:marLeft w:val="640"/>
          <w:marRight w:val="0"/>
          <w:marTop w:val="0"/>
          <w:marBottom w:val="0"/>
          <w:divBdr>
            <w:top w:val="none" w:sz="0" w:space="0" w:color="auto"/>
            <w:left w:val="none" w:sz="0" w:space="0" w:color="auto"/>
            <w:bottom w:val="none" w:sz="0" w:space="0" w:color="auto"/>
            <w:right w:val="none" w:sz="0" w:space="0" w:color="auto"/>
          </w:divBdr>
        </w:div>
        <w:div w:id="686561641">
          <w:marLeft w:val="640"/>
          <w:marRight w:val="0"/>
          <w:marTop w:val="0"/>
          <w:marBottom w:val="0"/>
          <w:divBdr>
            <w:top w:val="none" w:sz="0" w:space="0" w:color="auto"/>
            <w:left w:val="none" w:sz="0" w:space="0" w:color="auto"/>
            <w:bottom w:val="none" w:sz="0" w:space="0" w:color="auto"/>
            <w:right w:val="none" w:sz="0" w:space="0" w:color="auto"/>
          </w:divBdr>
        </w:div>
        <w:div w:id="1811173546">
          <w:marLeft w:val="640"/>
          <w:marRight w:val="0"/>
          <w:marTop w:val="0"/>
          <w:marBottom w:val="0"/>
          <w:divBdr>
            <w:top w:val="none" w:sz="0" w:space="0" w:color="auto"/>
            <w:left w:val="none" w:sz="0" w:space="0" w:color="auto"/>
            <w:bottom w:val="none" w:sz="0" w:space="0" w:color="auto"/>
            <w:right w:val="none" w:sz="0" w:space="0" w:color="auto"/>
          </w:divBdr>
        </w:div>
        <w:div w:id="924144917">
          <w:marLeft w:val="640"/>
          <w:marRight w:val="0"/>
          <w:marTop w:val="0"/>
          <w:marBottom w:val="0"/>
          <w:divBdr>
            <w:top w:val="none" w:sz="0" w:space="0" w:color="auto"/>
            <w:left w:val="none" w:sz="0" w:space="0" w:color="auto"/>
            <w:bottom w:val="none" w:sz="0" w:space="0" w:color="auto"/>
            <w:right w:val="none" w:sz="0" w:space="0" w:color="auto"/>
          </w:divBdr>
        </w:div>
        <w:div w:id="413093143">
          <w:marLeft w:val="640"/>
          <w:marRight w:val="0"/>
          <w:marTop w:val="0"/>
          <w:marBottom w:val="0"/>
          <w:divBdr>
            <w:top w:val="none" w:sz="0" w:space="0" w:color="auto"/>
            <w:left w:val="none" w:sz="0" w:space="0" w:color="auto"/>
            <w:bottom w:val="none" w:sz="0" w:space="0" w:color="auto"/>
            <w:right w:val="none" w:sz="0" w:space="0" w:color="auto"/>
          </w:divBdr>
        </w:div>
        <w:div w:id="2077170056">
          <w:marLeft w:val="640"/>
          <w:marRight w:val="0"/>
          <w:marTop w:val="0"/>
          <w:marBottom w:val="0"/>
          <w:divBdr>
            <w:top w:val="none" w:sz="0" w:space="0" w:color="auto"/>
            <w:left w:val="none" w:sz="0" w:space="0" w:color="auto"/>
            <w:bottom w:val="none" w:sz="0" w:space="0" w:color="auto"/>
            <w:right w:val="none" w:sz="0" w:space="0" w:color="auto"/>
          </w:divBdr>
        </w:div>
        <w:div w:id="226039853">
          <w:marLeft w:val="640"/>
          <w:marRight w:val="0"/>
          <w:marTop w:val="0"/>
          <w:marBottom w:val="0"/>
          <w:divBdr>
            <w:top w:val="none" w:sz="0" w:space="0" w:color="auto"/>
            <w:left w:val="none" w:sz="0" w:space="0" w:color="auto"/>
            <w:bottom w:val="none" w:sz="0" w:space="0" w:color="auto"/>
            <w:right w:val="none" w:sz="0" w:space="0" w:color="auto"/>
          </w:divBdr>
        </w:div>
        <w:div w:id="350374058">
          <w:marLeft w:val="640"/>
          <w:marRight w:val="0"/>
          <w:marTop w:val="0"/>
          <w:marBottom w:val="0"/>
          <w:divBdr>
            <w:top w:val="none" w:sz="0" w:space="0" w:color="auto"/>
            <w:left w:val="none" w:sz="0" w:space="0" w:color="auto"/>
            <w:bottom w:val="none" w:sz="0" w:space="0" w:color="auto"/>
            <w:right w:val="none" w:sz="0" w:space="0" w:color="auto"/>
          </w:divBdr>
        </w:div>
      </w:divsChild>
    </w:div>
    <w:div w:id="863901448">
      <w:bodyDiv w:val="1"/>
      <w:marLeft w:val="0"/>
      <w:marRight w:val="0"/>
      <w:marTop w:val="0"/>
      <w:marBottom w:val="0"/>
      <w:divBdr>
        <w:top w:val="none" w:sz="0" w:space="0" w:color="auto"/>
        <w:left w:val="none" w:sz="0" w:space="0" w:color="auto"/>
        <w:bottom w:val="none" w:sz="0" w:space="0" w:color="auto"/>
        <w:right w:val="none" w:sz="0" w:space="0" w:color="auto"/>
      </w:divBdr>
    </w:div>
    <w:div w:id="864096084">
      <w:bodyDiv w:val="1"/>
      <w:marLeft w:val="0"/>
      <w:marRight w:val="0"/>
      <w:marTop w:val="0"/>
      <w:marBottom w:val="0"/>
      <w:divBdr>
        <w:top w:val="none" w:sz="0" w:space="0" w:color="auto"/>
        <w:left w:val="none" w:sz="0" w:space="0" w:color="auto"/>
        <w:bottom w:val="none" w:sz="0" w:space="0" w:color="auto"/>
        <w:right w:val="none" w:sz="0" w:space="0" w:color="auto"/>
      </w:divBdr>
    </w:div>
    <w:div w:id="864177053">
      <w:bodyDiv w:val="1"/>
      <w:marLeft w:val="0"/>
      <w:marRight w:val="0"/>
      <w:marTop w:val="0"/>
      <w:marBottom w:val="0"/>
      <w:divBdr>
        <w:top w:val="none" w:sz="0" w:space="0" w:color="auto"/>
        <w:left w:val="none" w:sz="0" w:space="0" w:color="auto"/>
        <w:bottom w:val="none" w:sz="0" w:space="0" w:color="auto"/>
        <w:right w:val="none" w:sz="0" w:space="0" w:color="auto"/>
      </w:divBdr>
    </w:div>
    <w:div w:id="865293502">
      <w:bodyDiv w:val="1"/>
      <w:marLeft w:val="0"/>
      <w:marRight w:val="0"/>
      <w:marTop w:val="0"/>
      <w:marBottom w:val="0"/>
      <w:divBdr>
        <w:top w:val="none" w:sz="0" w:space="0" w:color="auto"/>
        <w:left w:val="none" w:sz="0" w:space="0" w:color="auto"/>
        <w:bottom w:val="none" w:sz="0" w:space="0" w:color="auto"/>
        <w:right w:val="none" w:sz="0" w:space="0" w:color="auto"/>
      </w:divBdr>
    </w:div>
    <w:div w:id="866024038">
      <w:bodyDiv w:val="1"/>
      <w:marLeft w:val="0"/>
      <w:marRight w:val="0"/>
      <w:marTop w:val="0"/>
      <w:marBottom w:val="0"/>
      <w:divBdr>
        <w:top w:val="none" w:sz="0" w:space="0" w:color="auto"/>
        <w:left w:val="none" w:sz="0" w:space="0" w:color="auto"/>
        <w:bottom w:val="none" w:sz="0" w:space="0" w:color="auto"/>
        <w:right w:val="none" w:sz="0" w:space="0" w:color="auto"/>
      </w:divBdr>
    </w:div>
    <w:div w:id="868025696">
      <w:bodyDiv w:val="1"/>
      <w:marLeft w:val="0"/>
      <w:marRight w:val="0"/>
      <w:marTop w:val="0"/>
      <w:marBottom w:val="0"/>
      <w:divBdr>
        <w:top w:val="none" w:sz="0" w:space="0" w:color="auto"/>
        <w:left w:val="none" w:sz="0" w:space="0" w:color="auto"/>
        <w:bottom w:val="none" w:sz="0" w:space="0" w:color="auto"/>
        <w:right w:val="none" w:sz="0" w:space="0" w:color="auto"/>
      </w:divBdr>
    </w:div>
    <w:div w:id="868176389">
      <w:bodyDiv w:val="1"/>
      <w:marLeft w:val="0"/>
      <w:marRight w:val="0"/>
      <w:marTop w:val="0"/>
      <w:marBottom w:val="0"/>
      <w:divBdr>
        <w:top w:val="none" w:sz="0" w:space="0" w:color="auto"/>
        <w:left w:val="none" w:sz="0" w:space="0" w:color="auto"/>
        <w:bottom w:val="none" w:sz="0" w:space="0" w:color="auto"/>
        <w:right w:val="none" w:sz="0" w:space="0" w:color="auto"/>
      </w:divBdr>
    </w:div>
    <w:div w:id="868374889">
      <w:bodyDiv w:val="1"/>
      <w:marLeft w:val="0"/>
      <w:marRight w:val="0"/>
      <w:marTop w:val="0"/>
      <w:marBottom w:val="0"/>
      <w:divBdr>
        <w:top w:val="none" w:sz="0" w:space="0" w:color="auto"/>
        <w:left w:val="none" w:sz="0" w:space="0" w:color="auto"/>
        <w:bottom w:val="none" w:sz="0" w:space="0" w:color="auto"/>
        <w:right w:val="none" w:sz="0" w:space="0" w:color="auto"/>
      </w:divBdr>
      <w:divsChild>
        <w:div w:id="2005008605">
          <w:marLeft w:val="640"/>
          <w:marRight w:val="0"/>
          <w:marTop w:val="0"/>
          <w:marBottom w:val="0"/>
          <w:divBdr>
            <w:top w:val="none" w:sz="0" w:space="0" w:color="auto"/>
            <w:left w:val="none" w:sz="0" w:space="0" w:color="auto"/>
            <w:bottom w:val="none" w:sz="0" w:space="0" w:color="auto"/>
            <w:right w:val="none" w:sz="0" w:space="0" w:color="auto"/>
          </w:divBdr>
        </w:div>
        <w:div w:id="358551997">
          <w:marLeft w:val="640"/>
          <w:marRight w:val="0"/>
          <w:marTop w:val="0"/>
          <w:marBottom w:val="0"/>
          <w:divBdr>
            <w:top w:val="none" w:sz="0" w:space="0" w:color="auto"/>
            <w:left w:val="none" w:sz="0" w:space="0" w:color="auto"/>
            <w:bottom w:val="none" w:sz="0" w:space="0" w:color="auto"/>
            <w:right w:val="none" w:sz="0" w:space="0" w:color="auto"/>
          </w:divBdr>
        </w:div>
        <w:div w:id="267352779">
          <w:marLeft w:val="640"/>
          <w:marRight w:val="0"/>
          <w:marTop w:val="0"/>
          <w:marBottom w:val="0"/>
          <w:divBdr>
            <w:top w:val="none" w:sz="0" w:space="0" w:color="auto"/>
            <w:left w:val="none" w:sz="0" w:space="0" w:color="auto"/>
            <w:bottom w:val="none" w:sz="0" w:space="0" w:color="auto"/>
            <w:right w:val="none" w:sz="0" w:space="0" w:color="auto"/>
          </w:divBdr>
        </w:div>
        <w:div w:id="1773090580">
          <w:marLeft w:val="640"/>
          <w:marRight w:val="0"/>
          <w:marTop w:val="0"/>
          <w:marBottom w:val="0"/>
          <w:divBdr>
            <w:top w:val="none" w:sz="0" w:space="0" w:color="auto"/>
            <w:left w:val="none" w:sz="0" w:space="0" w:color="auto"/>
            <w:bottom w:val="none" w:sz="0" w:space="0" w:color="auto"/>
            <w:right w:val="none" w:sz="0" w:space="0" w:color="auto"/>
          </w:divBdr>
        </w:div>
        <w:div w:id="153766411">
          <w:marLeft w:val="640"/>
          <w:marRight w:val="0"/>
          <w:marTop w:val="0"/>
          <w:marBottom w:val="0"/>
          <w:divBdr>
            <w:top w:val="none" w:sz="0" w:space="0" w:color="auto"/>
            <w:left w:val="none" w:sz="0" w:space="0" w:color="auto"/>
            <w:bottom w:val="none" w:sz="0" w:space="0" w:color="auto"/>
            <w:right w:val="none" w:sz="0" w:space="0" w:color="auto"/>
          </w:divBdr>
        </w:div>
        <w:div w:id="862472921">
          <w:marLeft w:val="640"/>
          <w:marRight w:val="0"/>
          <w:marTop w:val="0"/>
          <w:marBottom w:val="0"/>
          <w:divBdr>
            <w:top w:val="none" w:sz="0" w:space="0" w:color="auto"/>
            <w:left w:val="none" w:sz="0" w:space="0" w:color="auto"/>
            <w:bottom w:val="none" w:sz="0" w:space="0" w:color="auto"/>
            <w:right w:val="none" w:sz="0" w:space="0" w:color="auto"/>
          </w:divBdr>
        </w:div>
        <w:div w:id="1962763348">
          <w:marLeft w:val="640"/>
          <w:marRight w:val="0"/>
          <w:marTop w:val="0"/>
          <w:marBottom w:val="0"/>
          <w:divBdr>
            <w:top w:val="none" w:sz="0" w:space="0" w:color="auto"/>
            <w:left w:val="none" w:sz="0" w:space="0" w:color="auto"/>
            <w:bottom w:val="none" w:sz="0" w:space="0" w:color="auto"/>
            <w:right w:val="none" w:sz="0" w:space="0" w:color="auto"/>
          </w:divBdr>
        </w:div>
        <w:div w:id="464936400">
          <w:marLeft w:val="640"/>
          <w:marRight w:val="0"/>
          <w:marTop w:val="0"/>
          <w:marBottom w:val="0"/>
          <w:divBdr>
            <w:top w:val="none" w:sz="0" w:space="0" w:color="auto"/>
            <w:left w:val="none" w:sz="0" w:space="0" w:color="auto"/>
            <w:bottom w:val="none" w:sz="0" w:space="0" w:color="auto"/>
            <w:right w:val="none" w:sz="0" w:space="0" w:color="auto"/>
          </w:divBdr>
        </w:div>
        <w:div w:id="674959990">
          <w:marLeft w:val="640"/>
          <w:marRight w:val="0"/>
          <w:marTop w:val="0"/>
          <w:marBottom w:val="0"/>
          <w:divBdr>
            <w:top w:val="none" w:sz="0" w:space="0" w:color="auto"/>
            <w:left w:val="none" w:sz="0" w:space="0" w:color="auto"/>
            <w:bottom w:val="none" w:sz="0" w:space="0" w:color="auto"/>
            <w:right w:val="none" w:sz="0" w:space="0" w:color="auto"/>
          </w:divBdr>
        </w:div>
        <w:div w:id="1286692868">
          <w:marLeft w:val="640"/>
          <w:marRight w:val="0"/>
          <w:marTop w:val="0"/>
          <w:marBottom w:val="0"/>
          <w:divBdr>
            <w:top w:val="none" w:sz="0" w:space="0" w:color="auto"/>
            <w:left w:val="none" w:sz="0" w:space="0" w:color="auto"/>
            <w:bottom w:val="none" w:sz="0" w:space="0" w:color="auto"/>
            <w:right w:val="none" w:sz="0" w:space="0" w:color="auto"/>
          </w:divBdr>
        </w:div>
        <w:div w:id="597979666">
          <w:marLeft w:val="640"/>
          <w:marRight w:val="0"/>
          <w:marTop w:val="0"/>
          <w:marBottom w:val="0"/>
          <w:divBdr>
            <w:top w:val="none" w:sz="0" w:space="0" w:color="auto"/>
            <w:left w:val="none" w:sz="0" w:space="0" w:color="auto"/>
            <w:bottom w:val="none" w:sz="0" w:space="0" w:color="auto"/>
            <w:right w:val="none" w:sz="0" w:space="0" w:color="auto"/>
          </w:divBdr>
        </w:div>
        <w:div w:id="1461075089">
          <w:marLeft w:val="640"/>
          <w:marRight w:val="0"/>
          <w:marTop w:val="0"/>
          <w:marBottom w:val="0"/>
          <w:divBdr>
            <w:top w:val="none" w:sz="0" w:space="0" w:color="auto"/>
            <w:left w:val="none" w:sz="0" w:space="0" w:color="auto"/>
            <w:bottom w:val="none" w:sz="0" w:space="0" w:color="auto"/>
            <w:right w:val="none" w:sz="0" w:space="0" w:color="auto"/>
          </w:divBdr>
        </w:div>
        <w:div w:id="585041021">
          <w:marLeft w:val="640"/>
          <w:marRight w:val="0"/>
          <w:marTop w:val="0"/>
          <w:marBottom w:val="0"/>
          <w:divBdr>
            <w:top w:val="none" w:sz="0" w:space="0" w:color="auto"/>
            <w:left w:val="none" w:sz="0" w:space="0" w:color="auto"/>
            <w:bottom w:val="none" w:sz="0" w:space="0" w:color="auto"/>
            <w:right w:val="none" w:sz="0" w:space="0" w:color="auto"/>
          </w:divBdr>
        </w:div>
        <w:div w:id="690885361">
          <w:marLeft w:val="640"/>
          <w:marRight w:val="0"/>
          <w:marTop w:val="0"/>
          <w:marBottom w:val="0"/>
          <w:divBdr>
            <w:top w:val="none" w:sz="0" w:space="0" w:color="auto"/>
            <w:left w:val="none" w:sz="0" w:space="0" w:color="auto"/>
            <w:bottom w:val="none" w:sz="0" w:space="0" w:color="auto"/>
            <w:right w:val="none" w:sz="0" w:space="0" w:color="auto"/>
          </w:divBdr>
        </w:div>
        <w:div w:id="885876768">
          <w:marLeft w:val="640"/>
          <w:marRight w:val="0"/>
          <w:marTop w:val="0"/>
          <w:marBottom w:val="0"/>
          <w:divBdr>
            <w:top w:val="none" w:sz="0" w:space="0" w:color="auto"/>
            <w:left w:val="none" w:sz="0" w:space="0" w:color="auto"/>
            <w:bottom w:val="none" w:sz="0" w:space="0" w:color="auto"/>
            <w:right w:val="none" w:sz="0" w:space="0" w:color="auto"/>
          </w:divBdr>
        </w:div>
        <w:div w:id="1260987702">
          <w:marLeft w:val="640"/>
          <w:marRight w:val="0"/>
          <w:marTop w:val="0"/>
          <w:marBottom w:val="0"/>
          <w:divBdr>
            <w:top w:val="none" w:sz="0" w:space="0" w:color="auto"/>
            <w:left w:val="none" w:sz="0" w:space="0" w:color="auto"/>
            <w:bottom w:val="none" w:sz="0" w:space="0" w:color="auto"/>
            <w:right w:val="none" w:sz="0" w:space="0" w:color="auto"/>
          </w:divBdr>
        </w:div>
        <w:div w:id="635990865">
          <w:marLeft w:val="640"/>
          <w:marRight w:val="0"/>
          <w:marTop w:val="0"/>
          <w:marBottom w:val="0"/>
          <w:divBdr>
            <w:top w:val="none" w:sz="0" w:space="0" w:color="auto"/>
            <w:left w:val="none" w:sz="0" w:space="0" w:color="auto"/>
            <w:bottom w:val="none" w:sz="0" w:space="0" w:color="auto"/>
            <w:right w:val="none" w:sz="0" w:space="0" w:color="auto"/>
          </w:divBdr>
        </w:div>
        <w:div w:id="39480859">
          <w:marLeft w:val="640"/>
          <w:marRight w:val="0"/>
          <w:marTop w:val="0"/>
          <w:marBottom w:val="0"/>
          <w:divBdr>
            <w:top w:val="none" w:sz="0" w:space="0" w:color="auto"/>
            <w:left w:val="none" w:sz="0" w:space="0" w:color="auto"/>
            <w:bottom w:val="none" w:sz="0" w:space="0" w:color="auto"/>
            <w:right w:val="none" w:sz="0" w:space="0" w:color="auto"/>
          </w:divBdr>
        </w:div>
        <w:div w:id="972445376">
          <w:marLeft w:val="640"/>
          <w:marRight w:val="0"/>
          <w:marTop w:val="0"/>
          <w:marBottom w:val="0"/>
          <w:divBdr>
            <w:top w:val="none" w:sz="0" w:space="0" w:color="auto"/>
            <w:left w:val="none" w:sz="0" w:space="0" w:color="auto"/>
            <w:bottom w:val="none" w:sz="0" w:space="0" w:color="auto"/>
            <w:right w:val="none" w:sz="0" w:space="0" w:color="auto"/>
          </w:divBdr>
        </w:div>
        <w:div w:id="711928043">
          <w:marLeft w:val="640"/>
          <w:marRight w:val="0"/>
          <w:marTop w:val="0"/>
          <w:marBottom w:val="0"/>
          <w:divBdr>
            <w:top w:val="none" w:sz="0" w:space="0" w:color="auto"/>
            <w:left w:val="none" w:sz="0" w:space="0" w:color="auto"/>
            <w:bottom w:val="none" w:sz="0" w:space="0" w:color="auto"/>
            <w:right w:val="none" w:sz="0" w:space="0" w:color="auto"/>
          </w:divBdr>
        </w:div>
        <w:div w:id="1584410374">
          <w:marLeft w:val="640"/>
          <w:marRight w:val="0"/>
          <w:marTop w:val="0"/>
          <w:marBottom w:val="0"/>
          <w:divBdr>
            <w:top w:val="none" w:sz="0" w:space="0" w:color="auto"/>
            <w:left w:val="none" w:sz="0" w:space="0" w:color="auto"/>
            <w:bottom w:val="none" w:sz="0" w:space="0" w:color="auto"/>
            <w:right w:val="none" w:sz="0" w:space="0" w:color="auto"/>
          </w:divBdr>
        </w:div>
        <w:div w:id="170264927">
          <w:marLeft w:val="640"/>
          <w:marRight w:val="0"/>
          <w:marTop w:val="0"/>
          <w:marBottom w:val="0"/>
          <w:divBdr>
            <w:top w:val="none" w:sz="0" w:space="0" w:color="auto"/>
            <w:left w:val="none" w:sz="0" w:space="0" w:color="auto"/>
            <w:bottom w:val="none" w:sz="0" w:space="0" w:color="auto"/>
            <w:right w:val="none" w:sz="0" w:space="0" w:color="auto"/>
          </w:divBdr>
        </w:div>
        <w:div w:id="2040273930">
          <w:marLeft w:val="640"/>
          <w:marRight w:val="0"/>
          <w:marTop w:val="0"/>
          <w:marBottom w:val="0"/>
          <w:divBdr>
            <w:top w:val="none" w:sz="0" w:space="0" w:color="auto"/>
            <w:left w:val="none" w:sz="0" w:space="0" w:color="auto"/>
            <w:bottom w:val="none" w:sz="0" w:space="0" w:color="auto"/>
            <w:right w:val="none" w:sz="0" w:space="0" w:color="auto"/>
          </w:divBdr>
        </w:div>
        <w:div w:id="860970821">
          <w:marLeft w:val="640"/>
          <w:marRight w:val="0"/>
          <w:marTop w:val="0"/>
          <w:marBottom w:val="0"/>
          <w:divBdr>
            <w:top w:val="none" w:sz="0" w:space="0" w:color="auto"/>
            <w:left w:val="none" w:sz="0" w:space="0" w:color="auto"/>
            <w:bottom w:val="none" w:sz="0" w:space="0" w:color="auto"/>
            <w:right w:val="none" w:sz="0" w:space="0" w:color="auto"/>
          </w:divBdr>
        </w:div>
        <w:div w:id="2085296816">
          <w:marLeft w:val="640"/>
          <w:marRight w:val="0"/>
          <w:marTop w:val="0"/>
          <w:marBottom w:val="0"/>
          <w:divBdr>
            <w:top w:val="none" w:sz="0" w:space="0" w:color="auto"/>
            <w:left w:val="none" w:sz="0" w:space="0" w:color="auto"/>
            <w:bottom w:val="none" w:sz="0" w:space="0" w:color="auto"/>
            <w:right w:val="none" w:sz="0" w:space="0" w:color="auto"/>
          </w:divBdr>
        </w:div>
        <w:div w:id="1514686948">
          <w:marLeft w:val="640"/>
          <w:marRight w:val="0"/>
          <w:marTop w:val="0"/>
          <w:marBottom w:val="0"/>
          <w:divBdr>
            <w:top w:val="none" w:sz="0" w:space="0" w:color="auto"/>
            <w:left w:val="none" w:sz="0" w:space="0" w:color="auto"/>
            <w:bottom w:val="none" w:sz="0" w:space="0" w:color="auto"/>
            <w:right w:val="none" w:sz="0" w:space="0" w:color="auto"/>
          </w:divBdr>
        </w:div>
        <w:div w:id="1014377685">
          <w:marLeft w:val="640"/>
          <w:marRight w:val="0"/>
          <w:marTop w:val="0"/>
          <w:marBottom w:val="0"/>
          <w:divBdr>
            <w:top w:val="none" w:sz="0" w:space="0" w:color="auto"/>
            <w:left w:val="none" w:sz="0" w:space="0" w:color="auto"/>
            <w:bottom w:val="none" w:sz="0" w:space="0" w:color="auto"/>
            <w:right w:val="none" w:sz="0" w:space="0" w:color="auto"/>
          </w:divBdr>
        </w:div>
        <w:div w:id="1853957878">
          <w:marLeft w:val="640"/>
          <w:marRight w:val="0"/>
          <w:marTop w:val="0"/>
          <w:marBottom w:val="0"/>
          <w:divBdr>
            <w:top w:val="none" w:sz="0" w:space="0" w:color="auto"/>
            <w:left w:val="none" w:sz="0" w:space="0" w:color="auto"/>
            <w:bottom w:val="none" w:sz="0" w:space="0" w:color="auto"/>
            <w:right w:val="none" w:sz="0" w:space="0" w:color="auto"/>
          </w:divBdr>
        </w:div>
        <w:div w:id="1173955141">
          <w:marLeft w:val="640"/>
          <w:marRight w:val="0"/>
          <w:marTop w:val="0"/>
          <w:marBottom w:val="0"/>
          <w:divBdr>
            <w:top w:val="none" w:sz="0" w:space="0" w:color="auto"/>
            <w:left w:val="none" w:sz="0" w:space="0" w:color="auto"/>
            <w:bottom w:val="none" w:sz="0" w:space="0" w:color="auto"/>
            <w:right w:val="none" w:sz="0" w:space="0" w:color="auto"/>
          </w:divBdr>
        </w:div>
        <w:div w:id="1391152077">
          <w:marLeft w:val="640"/>
          <w:marRight w:val="0"/>
          <w:marTop w:val="0"/>
          <w:marBottom w:val="0"/>
          <w:divBdr>
            <w:top w:val="none" w:sz="0" w:space="0" w:color="auto"/>
            <w:left w:val="none" w:sz="0" w:space="0" w:color="auto"/>
            <w:bottom w:val="none" w:sz="0" w:space="0" w:color="auto"/>
            <w:right w:val="none" w:sz="0" w:space="0" w:color="auto"/>
          </w:divBdr>
        </w:div>
        <w:div w:id="164976188">
          <w:marLeft w:val="640"/>
          <w:marRight w:val="0"/>
          <w:marTop w:val="0"/>
          <w:marBottom w:val="0"/>
          <w:divBdr>
            <w:top w:val="none" w:sz="0" w:space="0" w:color="auto"/>
            <w:left w:val="none" w:sz="0" w:space="0" w:color="auto"/>
            <w:bottom w:val="none" w:sz="0" w:space="0" w:color="auto"/>
            <w:right w:val="none" w:sz="0" w:space="0" w:color="auto"/>
          </w:divBdr>
        </w:div>
        <w:div w:id="1757092867">
          <w:marLeft w:val="640"/>
          <w:marRight w:val="0"/>
          <w:marTop w:val="0"/>
          <w:marBottom w:val="0"/>
          <w:divBdr>
            <w:top w:val="none" w:sz="0" w:space="0" w:color="auto"/>
            <w:left w:val="none" w:sz="0" w:space="0" w:color="auto"/>
            <w:bottom w:val="none" w:sz="0" w:space="0" w:color="auto"/>
            <w:right w:val="none" w:sz="0" w:space="0" w:color="auto"/>
          </w:divBdr>
        </w:div>
        <w:div w:id="628248860">
          <w:marLeft w:val="640"/>
          <w:marRight w:val="0"/>
          <w:marTop w:val="0"/>
          <w:marBottom w:val="0"/>
          <w:divBdr>
            <w:top w:val="none" w:sz="0" w:space="0" w:color="auto"/>
            <w:left w:val="none" w:sz="0" w:space="0" w:color="auto"/>
            <w:bottom w:val="none" w:sz="0" w:space="0" w:color="auto"/>
            <w:right w:val="none" w:sz="0" w:space="0" w:color="auto"/>
          </w:divBdr>
        </w:div>
        <w:div w:id="1164977509">
          <w:marLeft w:val="640"/>
          <w:marRight w:val="0"/>
          <w:marTop w:val="0"/>
          <w:marBottom w:val="0"/>
          <w:divBdr>
            <w:top w:val="none" w:sz="0" w:space="0" w:color="auto"/>
            <w:left w:val="none" w:sz="0" w:space="0" w:color="auto"/>
            <w:bottom w:val="none" w:sz="0" w:space="0" w:color="auto"/>
            <w:right w:val="none" w:sz="0" w:space="0" w:color="auto"/>
          </w:divBdr>
        </w:div>
        <w:div w:id="360281616">
          <w:marLeft w:val="640"/>
          <w:marRight w:val="0"/>
          <w:marTop w:val="0"/>
          <w:marBottom w:val="0"/>
          <w:divBdr>
            <w:top w:val="none" w:sz="0" w:space="0" w:color="auto"/>
            <w:left w:val="none" w:sz="0" w:space="0" w:color="auto"/>
            <w:bottom w:val="none" w:sz="0" w:space="0" w:color="auto"/>
            <w:right w:val="none" w:sz="0" w:space="0" w:color="auto"/>
          </w:divBdr>
        </w:div>
        <w:div w:id="1587810509">
          <w:marLeft w:val="640"/>
          <w:marRight w:val="0"/>
          <w:marTop w:val="0"/>
          <w:marBottom w:val="0"/>
          <w:divBdr>
            <w:top w:val="none" w:sz="0" w:space="0" w:color="auto"/>
            <w:left w:val="none" w:sz="0" w:space="0" w:color="auto"/>
            <w:bottom w:val="none" w:sz="0" w:space="0" w:color="auto"/>
            <w:right w:val="none" w:sz="0" w:space="0" w:color="auto"/>
          </w:divBdr>
        </w:div>
        <w:div w:id="620261083">
          <w:marLeft w:val="640"/>
          <w:marRight w:val="0"/>
          <w:marTop w:val="0"/>
          <w:marBottom w:val="0"/>
          <w:divBdr>
            <w:top w:val="none" w:sz="0" w:space="0" w:color="auto"/>
            <w:left w:val="none" w:sz="0" w:space="0" w:color="auto"/>
            <w:bottom w:val="none" w:sz="0" w:space="0" w:color="auto"/>
            <w:right w:val="none" w:sz="0" w:space="0" w:color="auto"/>
          </w:divBdr>
        </w:div>
        <w:div w:id="1585341606">
          <w:marLeft w:val="640"/>
          <w:marRight w:val="0"/>
          <w:marTop w:val="0"/>
          <w:marBottom w:val="0"/>
          <w:divBdr>
            <w:top w:val="none" w:sz="0" w:space="0" w:color="auto"/>
            <w:left w:val="none" w:sz="0" w:space="0" w:color="auto"/>
            <w:bottom w:val="none" w:sz="0" w:space="0" w:color="auto"/>
            <w:right w:val="none" w:sz="0" w:space="0" w:color="auto"/>
          </w:divBdr>
        </w:div>
        <w:div w:id="1637643255">
          <w:marLeft w:val="640"/>
          <w:marRight w:val="0"/>
          <w:marTop w:val="0"/>
          <w:marBottom w:val="0"/>
          <w:divBdr>
            <w:top w:val="none" w:sz="0" w:space="0" w:color="auto"/>
            <w:left w:val="none" w:sz="0" w:space="0" w:color="auto"/>
            <w:bottom w:val="none" w:sz="0" w:space="0" w:color="auto"/>
            <w:right w:val="none" w:sz="0" w:space="0" w:color="auto"/>
          </w:divBdr>
        </w:div>
        <w:div w:id="2026979551">
          <w:marLeft w:val="640"/>
          <w:marRight w:val="0"/>
          <w:marTop w:val="0"/>
          <w:marBottom w:val="0"/>
          <w:divBdr>
            <w:top w:val="none" w:sz="0" w:space="0" w:color="auto"/>
            <w:left w:val="none" w:sz="0" w:space="0" w:color="auto"/>
            <w:bottom w:val="none" w:sz="0" w:space="0" w:color="auto"/>
            <w:right w:val="none" w:sz="0" w:space="0" w:color="auto"/>
          </w:divBdr>
        </w:div>
        <w:div w:id="1187017003">
          <w:marLeft w:val="640"/>
          <w:marRight w:val="0"/>
          <w:marTop w:val="0"/>
          <w:marBottom w:val="0"/>
          <w:divBdr>
            <w:top w:val="none" w:sz="0" w:space="0" w:color="auto"/>
            <w:left w:val="none" w:sz="0" w:space="0" w:color="auto"/>
            <w:bottom w:val="none" w:sz="0" w:space="0" w:color="auto"/>
            <w:right w:val="none" w:sz="0" w:space="0" w:color="auto"/>
          </w:divBdr>
        </w:div>
        <w:div w:id="939993205">
          <w:marLeft w:val="640"/>
          <w:marRight w:val="0"/>
          <w:marTop w:val="0"/>
          <w:marBottom w:val="0"/>
          <w:divBdr>
            <w:top w:val="none" w:sz="0" w:space="0" w:color="auto"/>
            <w:left w:val="none" w:sz="0" w:space="0" w:color="auto"/>
            <w:bottom w:val="none" w:sz="0" w:space="0" w:color="auto"/>
            <w:right w:val="none" w:sz="0" w:space="0" w:color="auto"/>
          </w:divBdr>
        </w:div>
        <w:div w:id="933441694">
          <w:marLeft w:val="640"/>
          <w:marRight w:val="0"/>
          <w:marTop w:val="0"/>
          <w:marBottom w:val="0"/>
          <w:divBdr>
            <w:top w:val="none" w:sz="0" w:space="0" w:color="auto"/>
            <w:left w:val="none" w:sz="0" w:space="0" w:color="auto"/>
            <w:bottom w:val="none" w:sz="0" w:space="0" w:color="auto"/>
            <w:right w:val="none" w:sz="0" w:space="0" w:color="auto"/>
          </w:divBdr>
        </w:div>
        <w:div w:id="589169037">
          <w:marLeft w:val="640"/>
          <w:marRight w:val="0"/>
          <w:marTop w:val="0"/>
          <w:marBottom w:val="0"/>
          <w:divBdr>
            <w:top w:val="none" w:sz="0" w:space="0" w:color="auto"/>
            <w:left w:val="none" w:sz="0" w:space="0" w:color="auto"/>
            <w:bottom w:val="none" w:sz="0" w:space="0" w:color="auto"/>
            <w:right w:val="none" w:sz="0" w:space="0" w:color="auto"/>
          </w:divBdr>
        </w:div>
        <w:div w:id="2064134724">
          <w:marLeft w:val="640"/>
          <w:marRight w:val="0"/>
          <w:marTop w:val="0"/>
          <w:marBottom w:val="0"/>
          <w:divBdr>
            <w:top w:val="none" w:sz="0" w:space="0" w:color="auto"/>
            <w:left w:val="none" w:sz="0" w:space="0" w:color="auto"/>
            <w:bottom w:val="none" w:sz="0" w:space="0" w:color="auto"/>
            <w:right w:val="none" w:sz="0" w:space="0" w:color="auto"/>
          </w:divBdr>
        </w:div>
        <w:div w:id="1811556380">
          <w:marLeft w:val="640"/>
          <w:marRight w:val="0"/>
          <w:marTop w:val="0"/>
          <w:marBottom w:val="0"/>
          <w:divBdr>
            <w:top w:val="none" w:sz="0" w:space="0" w:color="auto"/>
            <w:left w:val="none" w:sz="0" w:space="0" w:color="auto"/>
            <w:bottom w:val="none" w:sz="0" w:space="0" w:color="auto"/>
            <w:right w:val="none" w:sz="0" w:space="0" w:color="auto"/>
          </w:divBdr>
        </w:div>
        <w:div w:id="1136293639">
          <w:marLeft w:val="640"/>
          <w:marRight w:val="0"/>
          <w:marTop w:val="0"/>
          <w:marBottom w:val="0"/>
          <w:divBdr>
            <w:top w:val="none" w:sz="0" w:space="0" w:color="auto"/>
            <w:left w:val="none" w:sz="0" w:space="0" w:color="auto"/>
            <w:bottom w:val="none" w:sz="0" w:space="0" w:color="auto"/>
            <w:right w:val="none" w:sz="0" w:space="0" w:color="auto"/>
          </w:divBdr>
        </w:div>
        <w:div w:id="2080639949">
          <w:marLeft w:val="640"/>
          <w:marRight w:val="0"/>
          <w:marTop w:val="0"/>
          <w:marBottom w:val="0"/>
          <w:divBdr>
            <w:top w:val="none" w:sz="0" w:space="0" w:color="auto"/>
            <w:left w:val="none" w:sz="0" w:space="0" w:color="auto"/>
            <w:bottom w:val="none" w:sz="0" w:space="0" w:color="auto"/>
            <w:right w:val="none" w:sz="0" w:space="0" w:color="auto"/>
          </w:divBdr>
        </w:div>
      </w:divsChild>
    </w:div>
    <w:div w:id="868684298">
      <w:bodyDiv w:val="1"/>
      <w:marLeft w:val="0"/>
      <w:marRight w:val="0"/>
      <w:marTop w:val="0"/>
      <w:marBottom w:val="0"/>
      <w:divBdr>
        <w:top w:val="none" w:sz="0" w:space="0" w:color="auto"/>
        <w:left w:val="none" w:sz="0" w:space="0" w:color="auto"/>
        <w:bottom w:val="none" w:sz="0" w:space="0" w:color="auto"/>
        <w:right w:val="none" w:sz="0" w:space="0" w:color="auto"/>
      </w:divBdr>
    </w:div>
    <w:div w:id="868756882">
      <w:bodyDiv w:val="1"/>
      <w:marLeft w:val="0"/>
      <w:marRight w:val="0"/>
      <w:marTop w:val="0"/>
      <w:marBottom w:val="0"/>
      <w:divBdr>
        <w:top w:val="none" w:sz="0" w:space="0" w:color="auto"/>
        <w:left w:val="none" w:sz="0" w:space="0" w:color="auto"/>
        <w:bottom w:val="none" w:sz="0" w:space="0" w:color="auto"/>
        <w:right w:val="none" w:sz="0" w:space="0" w:color="auto"/>
      </w:divBdr>
    </w:div>
    <w:div w:id="869029345">
      <w:bodyDiv w:val="1"/>
      <w:marLeft w:val="0"/>
      <w:marRight w:val="0"/>
      <w:marTop w:val="0"/>
      <w:marBottom w:val="0"/>
      <w:divBdr>
        <w:top w:val="none" w:sz="0" w:space="0" w:color="auto"/>
        <w:left w:val="none" w:sz="0" w:space="0" w:color="auto"/>
        <w:bottom w:val="none" w:sz="0" w:space="0" w:color="auto"/>
        <w:right w:val="none" w:sz="0" w:space="0" w:color="auto"/>
      </w:divBdr>
    </w:div>
    <w:div w:id="869100070">
      <w:bodyDiv w:val="1"/>
      <w:marLeft w:val="0"/>
      <w:marRight w:val="0"/>
      <w:marTop w:val="0"/>
      <w:marBottom w:val="0"/>
      <w:divBdr>
        <w:top w:val="none" w:sz="0" w:space="0" w:color="auto"/>
        <w:left w:val="none" w:sz="0" w:space="0" w:color="auto"/>
        <w:bottom w:val="none" w:sz="0" w:space="0" w:color="auto"/>
        <w:right w:val="none" w:sz="0" w:space="0" w:color="auto"/>
      </w:divBdr>
    </w:div>
    <w:div w:id="869801928">
      <w:bodyDiv w:val="1"/>
      <w:marLeft w:val="0"/>
      <w:marRight w:val="0"/>
      <w:marTop w:val="0"/>
      <w:marBottom w:val="0"/>
      <w:divBdr>
        <w:top w:val="none" w:sz="0" w:space="0" w:color="auto"/>
        <w:left w:val="none" w:sz="0" w:space="0" w:color="auto"/>
        <w:bottom w:val="none" w:sz="0" w:space="0" w:color="auto"/>
        <w:right w:val="none" w:sz="0" w:space="0" w:color="auto"/>
      </w:divBdr>
    </w:div>
    <w:div w:id="870723263">
      <w:bodyDiv w:val="1"/>
      <w:marLeft w:val="0"/>
      <w:marRight w:val="0"/>
      <w:marTop w:val="0"/>
      <w:marBottom w:val="0"/>
      <w:divBdr>
        <w:top w:val="none" w:sz="0" w:space="0" w:color="auto"/>
        <w:left w:val="none" w:sz="0" w:space="0" w:color="auto"/>
        <w:bottom w:val="none" w:sz="0" w:space="0" w:color="auto"/>
        <w:right w:val="none" w:sz="0" w:space="0" w:color="auto"/>
      </w:divBdr>
      <w:divsChild>
        <w:div w:id="1851336023">
          <w:marLeft w:val="480"/>
          <w:marRight w:val="0"/>
          <w:marTop w:val="0"/>
          <w:marBottom w:val="0"/>
          <w:divBdr>
            <w:top w:val="none" w:sz="0" w:space="0" w:color="auto"/>
            <w:left w:val="none" w:sz="0" w:space="0" w:color="auto"/>
            <w:bottom w:val="none" w:sz="0" w:space="0" w:color="auto"/>
            <w:right w:val="none" w:sz="0" w:space="0" w:color="auto"/>
          </w:divBdr>
        </w:div>
        <w:div w:id="527137668">
          <w:marLeft w:val="480"/>
          <w:marRight w:val="0"/>
          <w:marTop w:val="0"/>
          <w:marBottom w:val="0"/>
          <w:divBdr>
            <w:top w:val="none" w:sz="0" w:space="0" w:color="auto"/>
            <w:left w:val="none" w:sz="0" w:space="0" w:color="auto"/>
            <w:bottom w:val="none" w:sz="0" w:space="0" w:color="auto"/>
            <w:right w:val="none" w:sz="0" w:space="0" w:color="auto"/>
          </w:divBdr>
        </w:div>
        <w:div w:id="896666666">
          <w:marLeft w:val="480"/>
          <w:marRight w:val="0"/>
          <w:marTop w:val="0"/>
          <w:marBottom w:val="0"/>
          <w:divBdr>
            <w:top w:val="none" w:sz="0" w:space="0" w:color="auto"/>
            <w:left w:val="none" w:sz="0" w:space="0" w:color="auto"/>
            <w:bottom w:val="none" w:sz="0" w:space="0" w:color="auto"/>
            <w:right w:val="none" w:sz="0" w:space="0" w:color="auto"/>
          </w:divBdr>
        </w:div>
        <w:div w:id="923565295">
          <w:marLeft w:val="480"/>
          <w:marRight w:val="0"/>
          <w:marTop w:val="0"/>
          <w:marBottom w:val="0"/>
          <w:divBdr>
            <w:top w:val="none" w:sz="0" w:space="0" w:color="auto"/>
            <w:left w:val="none" w:sz="0" w:space="0" w:color="auto"/>
            <w:bottom w:val="none" w:sz="0" w:space="0" w:color="auto"/>
            <w:right w:val="none" w:sz="0" w:space="0" w:color="auto"/>
          </w:divBdr>
        </w:div>
        <w:div w:id="403576963">
          <w:marLeft w:val="480"/>
          <w:marRight w:val="0"/>
          <w:marTop w:val="0"/>
          <w:marBottom w:val="0"/>
          <w:divBdr>
            <w:top w:val="none" w:sz="0" w:space="0" w:color="auto"/>
            <w:left w:val="none" w:sz="0" w:space="0" w:color="auto"/>
            <w:bottom w:val="none" w:sz="0" w:space="0" w:color="auto"/>
            <w:right w:val="none" w:sz="0" w:space="0" w:color="auto"/>
          </w:divBdr>
        </w:div>
        <w:div w:id="1952083543">
          <w:marLeft w:val="480"/>
          <w:marRight w:val="0"/>
          <w:marTop w:val="0"/>
          <w:marBottom w:val="0"/>
          <w:divBdr>
            <w:top w:val="none" w:sz="0" w:space="0" w:color="auto"/>
            <w:left w:val="none" w:sz="0" w:space="0" w:color="auto"/>
            <w:bottom w:val="none" w:sz="0" w:space="0" w:color="auto"/>
            <w:right w:val="none" w:sz="0" w:space="0" w:color="auto"/>
          </w:divBdr>
        </w:div>
        <w:div w:id="888152071">
          <w:marLeft w:val="480"/>
          <w:marRight w:val="0"/>
          <w:marTop w:val="0"/>
          <w:marBottom w:val="0"/>
          <w:divBdr>
            <w:top w:val="none" w:sz="0" w:space="0" w:color="auto"/>
            <w:left w:val="none" w:sz="0" w:space="0" w:color="auto"/>
            <w:bottom w:val="none" w:sz="0" w:space="0" w:color="auto"/>
            <w:right w:val="none" w:sz="0" w:space="0" w:color="auto"/>
          </w:divBdr>
        </w:div>
      </w:divsChild>
    </w:div>
    <w:div w:id="870726537">
      <w:bodyDiv w:val="1"/>
      <w:marLeft w:val="0"/>
      <w:marRight w:val="0"/>
      <w:marTop w:val="0"/>
      <w:marBottom w:val="0"/>
      <w:divBdr>
        <w:top w:val="none" w:sz="0" w:space="0" w:color="auto"/>
        <w:left w:val="none" w:sz="0" w:space="0" w:color="auto"/>
        <w:bottom w:val="none" w:sz="0" w:space="0" w:color="auto"/>
        <w:right w:val="none" w:sz="0" w:space="0" w:color="auto"/>
      </w:divBdr>
    </w:div>
    <w:div w:id="871265097">
      <w:bodyDiv w:val="1"/>
      <w:marLeft w:val="0"/>
      <w:marRight w:val="0"/>
      <w:marTop w:val="0"/>
      <w:marBottom w:val="0"/>
      <w:divBdr>
        <w:top w:val="none" w:sz="0" w:space="0" w:color="auto"/>
        <w:left w:val="none" w:sz="0" w:space="0" w:color="auto"/>
        <w:bottom w:val="none" w:sz="0" w:space="0" w:color="auto"/>
        <w:right w:val="none" w:sz="0" w:space="0" w:color="auto"/>
      </w:divBdr>
    </w:div>
    <w:div w:id="871498474">
      <w:bodyDiv w:val="1"/>
      <w:marLeft w:val="0"/>
      <w:marRight w:val="0"/>
      <w:marTop w:val="0"/>
      <w:marBottom w:val="0"/>
      <w:divBdr>
        <w:top w:val="none" w:sz="0" w:space="0" w:color="auto"/>
        <w:left w:val="none" w:sz="0" w:space="0" w:color="auto"/>
        <w:bottom w:val="none" w:sz="0" w:space="0" w:color="auto"/>
        <w:right w:val="none" w:sz="0" w:space="0" w:color="auto"/>
      </w:divBdr>
    </w:div>
    <w:div w:id="872041252">
      <w:bodyDiv w:val="1"/>
      <w:marLeft w:val="0"/>
      <w:marRight w:val="0"/>
      <w:marTop w:val="0"/>
      <w:marBottom w:val="0"/>
      <w:divBdr>
        <w:top w:val="none" w:sz="0" w:space="0" w:color="auto"/>
        <w:left w:val="none" w:sz="0" w:space="0" w:color="auto"/>
        <w:bottom w:val="none" w:sz="0" w:space="0" w:color="auto"/>
        <w:right w:val="none" w:sz="0" w:space="0" w:color="auto"/>
      </w:divBdr>
    </w:div>
    <w:div w:id="872419957">
      <w:bodyDiv w:val="1"/>
      <w:marLeft w:val="0"/>
      <w:marRight w:val="0"/>
      <w:marTop w:val="0"/>
      <w:marBottom w:val="0"/>
      <w:divBdr>
        <w:top w:val="none" w:sz="0" w:space="0" w:color="auto"/>
        <w:left w:val="none" w:sz="0" w:space="0" w:color="auto"/>
        <w:bottom w:val="none" w:sz="0" w:space="0" w:color="auto"/>
        <w:right w:val="none" w:sz="0" w:space="0" w:color="auto"/>
      </w:divBdr>
    </w:div>
    <w:div w:id="872613832">
      <w:bodyDiv w:val="1"/>
      <w:marLeft w:val="0"/>
      <w:marRight w:val="0"/>
      <w:marTop w:val="0"/>
      <w:marBottom w:val="0"/>
      <w:divBdr>
        <w:top w:val="none" w:sz="0" w:space="0" w:color="auto"/>
        <w:left w:val="none" w:sz="0" w:space="0" w:color="auto"/>
        <w:bottom w:val="none" w:sz="0" w:space="0" w:color="auto"/>
        <w:right w:val="none" w:sz="0" w:space="0" w:color="auto"/>
      </w:divBdr>
    </w:div>
    <w:div w:id="873083896">
      <w:bodyDiv w:val="1"/>
      <w:marLeft w:val="0"/>
      <w:marRight w:val="0"/>
      <w:marTop w:val="0"/>
      <w:marBottom w:val="0"/>
      <w:divBdr>
        <w:top w:val="none" w:sz="0" w:space="0" w:color="auto"/>
        <w:left w:val="none" w:sz="0" w:space="0" w:color="auto"/>
        <w:bottom w:val="none" w:sz="0" w:space="0" w:color="auto"/>
        <w:right w:val="none" w:sz="0" w:space="0" w:color="auto"/>
      </w:divBdr>
      <w:divsChild>
        <w:div w:id="1128860821">
          <w:marLeft w:val="640"/>
          <w:marRight w:val="0"/>
          <w:marTop w:val="0"/>
          <w:marBottom w:val="0"/>
          <w:divBdr>
            <w:top w:val="none" w:sz="0" w:space="0" w:color="auto"/>
            <w:left w:val="none" w:sz="0" w:space="0" w:color="auto"/>
            <w:bottom w:val="none" w:sz="0" w:space="0" w:color="auto"/>
            <w:right w:val="none" w:sz="0" w:space="0" w:color="auto"/>
          </w:divBdr>
        </w:div>
        <w:div w:id="1060439358">
          <w:marLeft w:val="640"/>
          <w:marRight w:val="0"/>
          <w:marTop w:val="0"/>
          <w:marBottom w:val="0"/>
          <w:divBdr>
            <w:top w:val="none" w:sz="0" w:space="0" w:color="auto"/>
            <w:left w:val="none" w:sz="0" w:space="0" w:color="auto"/>
            <w:bottom w:val="none" w:sz="0" w:space="0" w:color="auto"/>
            <w:right w:val="none" w:sz="0" w:space="0" w:color="auto"/>
          </w:divBdr>
        </w:div>
        <w:div w:id="868297946">
          <w:marLeft w:val="640"/>
          <w:marRight w:val="0"/>
          <w:marTop w:val="0"/>
          <w:marBottom w:val="0"/>
          <w:divBdr>
            <w:top w:val="none" w:sz="0" w:space="0" w:color="auto"/>
            <w:left w:val="none" w:sz="0" w:space="0" w:color="auto"/>
            <w:bottom w:val="none" w:sz="0" w:space="0" w:color="auto"/>
            <w:right w:val="none" w:sz="0" w:space="0" w:color="auto"/>
          </w:divBdr>
        </w:div>
        <w:div w:id="1288925500">
          <w:marLeft w:val="640"/>
          <w:marRight w:val="0"/>
          <w:marTop w:val="0"/>
          <w:marBottom w:val="0"/>
          <w:divBdr>
            <w:top w:val="none" w:sz="0" w:space="0" w:color="auto"/>
            <w:left w:val="none" w:sz="0" w:space="0" w:color="auto"/>
            <w:bottom w:val="none" w:sz="0" w:space="0" w:color="auto"/>
            <w:right w:val="none" w:sz="0" w:space="0" w:color="auto"/>
          </w:divBdr>
        </w:div>
        <w:div w:id="637491058">
          <w:marLeft w:val="640"/>
          <w:marRight w:val="0"/>
          <w:marTop w:val="0"/>
          <w:marBottom w:val="0"/>
          <w:divBdr>
            <w:top w:val="none" w:sz="0" w:space="0" w:color="auto"/>
            <w:left w:val="none" w:sz="0" w:space="0" w:color="auto"/>
            <w:bottom w:val="none" w:sz="0" w:space="0" w:color="auto"/>
            <w:right w:val="none" w:sz="0" w:space="0" w:color="auto"/>
          </w:divBdr>
        </w:div>
        <w:div w:id="1565991472">
          <w:marLeft w:val="640"/>
          <w:marRight w:val="0"/>
          <w:marTop w:val="0"/>
          <w:marBottom w:val="0"/>
          <w:divBdr>
            <w:top w:val="none" w:sz="0" w:space="0" w:color="auto"/>
            <w:left w:val="none" w:sz="0" w:space="0" w:color="auto"/>
            <w:bottom w:val="none" w:sz="0" w:space="0" w:color="auto"/>
            <w:right w:val="none" w:sz="0" w:space="0" w:color="auto"/>
          </w:divBdr>
        </w:div>
        <w:div w:id="787167804">
          <w:marLeft w:val="640"/>
          <w:marRight w:val="0"/>
          <w:marTop w:val="0"/>
          <w:marBottom w:val="0"/>
          <w:divBdr>
            <w:top w:val="none" w:sz="0" w:space="0" w:color="auto"/>
            <w:left w:val="none" w:sz="0" w:space="0" w:color="auto"/>
            <w:bottom w:val="none" w:sz="0" w:space="0" w:color="auto"/>
            <w:right w:val="none" w:sz="0" w:space="0" w:color="auto"/>
          </w:divBdr>
        </w:div>
        <w:div w:id="428545970">
          <w:marLeft w:val="640"/>
          <w:marRight w:val="0"/>
          <w:marTop w:val="0"/>
          <w:marBottom w:val="0"/>
          <w:divBdr>
            <w:top w:val="none" w:sz="0" w:space="0" w:color="auto"/>
            <w:left w:val="none" w:sz="0" w:space="0" w:color="auto"/>
            <w:bottom w:val="none" w:sz="0" w:space="0" w:color="auto"/>
            <w:right w:val="none" w:sz="0" w:space="0" w:color="auto"/>
          </w:divBdr>
        </w:div>
        <w:div w:id="283579860">
          <w:marLeft w:val="640"/>
          <w:marRight w:val="0"/>
          <w:marTop w:val="0"/>
          <w:marBottom w:val="0"/>
          <w:divBdr>
            <w:top w:val="none" w:sz="0" w:space="0" w:color="auto"/>
            <w:left w:val="none" w:sz="0" w:space="0" w:color="auto"/>
            <w:bottom w:val="none" w:sz="0" w:space="0" w:color="auto"/>
            <w:right w:val="none" w:sz="0" w:space="0" w:color="auto"/>
          </w:divBdr>
        </w:div>
        <w:div w:id="2131851587">
          <w:marLeft w:val="640"/>
          <w:marRight w:val="0"/>
          <w:marTop w:val="0"/>
          <w:marBottom w:val="0"/>
          <w:divBdr>
            <w:top w:val="none" w:sz="0" w:space="0" w:color="auto"/>
            <w:left w:val="none" w:sz="0" w:space="0" w:color="auto"/>
            <w:bottom w:val="none" w:sz="0" w:space="0" w:color="auto"/>
            <w:right w:val="none" w:sz="0" w:space="0" w:color="auto"/>
          </w:divBdr>
        </w:div>
        <w:div w:id="655956852">
          <w:marLeft w:val="640"/>
          <w:marRight w:val="0"/>
          <w:marTop w:val="0"/>
          <w:marBottom w:val="0"/>
          <w:divBdr>
            <w:top w:val="none" w:sz="0" w:space="0" w:color="auto"/>
            <w:left w:val="none" w:sz="0" w:space="0" w:color="auto"/>
            <w:bottom w:val="none" w:sz="0" w:space="0" w:color="auto"/>
            <w:right w:val="none" w:sz="0" w:space="0" w:color="auto"/>
          </w:divBdr>
        </w:div>
        <w:div w:id="1082723097">
          <w:marLeft w:val="640"/>
          <w:marRight w:val="0"/>
          <w:marTop w:val="0"/>
          <w:marBottom w:val="0"/>
          <w:divBdr>
            <w:top w:val="none" w:sz="0" w:space="0" w:color="auto"/>
            <w:left w:val="none" w:sz="0" w:space="0" w:color="auto"/>
            <w:bottom w:val="none" w:sz="0" w:space="0" w:color="auto"/>
            <w:right w:val="none" w:sz="0" w:space="0" w:color="auto"/>
          </w:divBdr>
        </w:div>
        <w:div w:id="1524854799">
          <w:marLeft w:val="640"/>
          <w:marRight w:val="0"/>
          <w:marTop w:val="0"/>
          <w:marBottom w:val="0"/>
          <w:divBdr>
            <w:top w:val="none" w:sz="0" w:space="0" w:color="auto"/>
            <w:left w:val="none" w:sz="0" w:space="0" w:color="auto"/>
            <w:bottom w:val="none" w:sz="0" w:space="0" w:color="auto"/>
            <w:right w:val="none" w:sz="0" w:space="0" w:color="auto"/>
          </w:divBdr>
        </w:div>
        <w:div w:id="106513778">
          <w:marLeft w:val="640"/>
          <w:marRight w:val="0"/>
          <w:marTop w:val="0"/>
          <w:marBottom w:val="0"/>
          <w:divBdr>
            <w:top w:val="none" w:sz="0" w:space="0" w:color="auto"/>
            <w:left w:val="none" w:sz="0" w:space="0" w:color="auto"/>
            <w:bottom w:val="none" w:sz="0" w:space="0" w:color="auto"/>
            <w:right w:val="none" w:sz="0" w:space="0" w:color="auto"/>
          </w:divBdr>
        </w:div>
        <w:div w:id="1103723886">
          <w:marLeft w:val="640"/>
          <w:marRight w:val="0"/>
          <w:marTop w:val="0"/>
          <w:marBottom w:val="0"/>
          <w:divBdr>
            <w:top w:val="none" w:sz="0" w:space="0" w:color="auto"/>
            <w:left w:val="none" w:sz="0" w:space="0" w:color="auto"/>
            <w:bottom w:val="none" w:sz="0" w:space="0" w:color="auto"/>
            <w:right w:val="none" w:sz="0" w:space="0" w:color="auto"/>
          </w:divBdr>
        </w:div>
        <w:div w:id="309332707">
          <w:marLeft w:val="640"/>
          <w:marRight w:val="0"/>
          <w:marTop w:val="0"/>
          <w:marBottom w:val="0"/>
          <w:divBdr>
            <w:top w:val="none" w:sz="0" w:space="0" w:color="auto"/>
            <w:left w:val="none" w:sz="0" w:space="0" w:color="auto"/>
            <w:bottom w:val="none" w:sz="0" w:space="0" w:color="auto"/>
            <w:right w:val="none" w:sz="0" w:space="0" w:color="auto"/>
          </w:divBdr>
        </w:div>
        <w:div w:id="878127217">
          <w:marLeft w:val="640"/>
          <w:marRight w:val="0"/>
          <w:marTop w:val="0"/>
          <w:marBottom w:val="0"/>
          <w:divBdr>
            <w:top w:val="none" w:sz="0" w:space="0" w:color="auto"/>
            <w:left w:val="none" w:sz="0" w:space="0" w:color="auto"/>
            <w:bottom w:val="none" w:sz="0" w:space="0" w:color="auto"/>
            <w:right w:val="none" w:sz="0" w:space="0" w:color="auto"/>
          </w:divBdr>
        </w:div>
        <w:div w:id="39866554">
          <w:marLeft w:val="640"/>
          <w:marRight w:val="0"/>
          <w:marTop w:val="0"/>
          <w:marBottom w:val="0"/>
          <w:divBdr>
            <w:top w:val="none" w:sz="0" w:space="0" w:color="auto"/>
            <w:left w:val="none" w:sz="0" w:space="0" w:color="auto"/>
            <w:bottom w:val="none" w:sz="0" w:space="0" w:color="auto"/>
            <w:right w:val="none" w:sz="0" w:space="0" w:color="auto"/>
          </w:divBdr>
        </w:div>
        <w:div w:id="3940838">
          <w:marLeft w:val="640"/>
          <w:marRight w:val="0"/>
          <w:marTop w:val="0"/>
          <w:marBottom w:val="0"/>
          <w:divBdr>
            <w:top w:val="none" w:sz="0" w:space="0" w:color="auto"/>
            <w:left w:val="none" w:sz="0" w:space="0" w:color="auto"/>
            <w:bottom w:val="none" w:sz="0" w:space="0" w:color="auto"/>
            <w:right w:val="none" w:sz="0" w:space="0" w:color="auto"/>
          </w:divBdr>
        </w:div>
        <w:div w:id="160199436">
          <w:marLeft w:val="640"/>
          <w:marRight w:val="0"/>
          <w:marTop w:val="0"/>
          <w:marBottom w:val="0"/>
          <w:divBdr>
            <w:top w:val="none" w:sz="0" w:space="0" w:color="auto"/>
            <w:left w:val="none" w:sz="0" w:space="0" w:color="auto"/>
            <w:bottom w:val="none" w:sz="0" w:space="0" w:color="auto"/>
            <w:right w:val="none" w:sz="0" w:space="0" w:color="auto"/>
          </w:divBdr>
        </w:div>
        <w:div w:id="1165901492">
          <w:marLeft w:val="640"/>
          <w:marRight w:val="0"/>
          <w:marTop w:val="0"/>
          <w:marBottom w:val="0"/>
          <w:divBdr>
            <w:top w:val="none" w:sz="0" w:space="0" w:color="auto"/>
            <w:left w:val="none" w:sz="0" w:space="0" w:color="auto"/>
            <w:bottom w:val="none" w:sz="0" w:space="0" w:color="auto"/>
            <w:right w:val="none" w:sz="0" w:space="0" w:color="auto"/>
          </w:divBdr>
        </w:div>
        <w:div w:id="609437453">
          <w:marLeft w:val="640"/>
          <w:marRight w:val="0"/>
          <w:marTop w:val="0"/>
          <w:marBottom w:val="0"/>
          <w:divBdr>
            <w:top w:val="none" w:sz="0" w:space="0" w:color="auto"/>
            <w:left w:val="none" w:sz="0" w:space="0" w:color="auto"/>
            <w:bottom w:val="none" w:sz="0" w:space="0" w:color="auto"/>
            <w:right w:val="none" w:sz="0" w:space="0" w:color="auto"/>
          </w:divBdr>
        </w:div>
        <w:div w:id="1442334506">
          <w:marLeft w:val="640"/>
          <w:marRight w:val="0"/>
          <w:marTop w:val="0"/>
          <w:marBottom w:val="0"/>
          <w:divBdr>
            <w:top w:val="none" w:sz="0" w:space="0" w:color="auto"/>
            <w:left w:val="none" w:sz="0" w:space="0" w:color="auto"/>
            <w:bottom w:val="none" w:sz="0" w:space="0" w:color="auto"/>
            <w:right w:val="none" w:sz="0" w:space="0" w:color="auto"/>
          </w:divBdr>
        </w:div>
        <w:div w:id="838152718">
          <w:marLeft w:val="640"/>
          <w:marRight w:val="0"/>
          <w:marTop w:val="0"/>
          <w:marBottom w:val="0"/>
          <w:divBdr>
            <w:top w:val="none" w:sz="0" w:space="0" w:color="auto"/>
            <w:left w:val="none" w:sz="0" w:space="0" w:color="auto"/>
            <w:bottom w:val="none" w:sz="0" w:space="0" w:color="auto"/>
            <w:right w:val="none" w:sz="0" w:space="0" w:color="auto"/>
          </w:divBdr>
        </w:div>
        <w:div w:id="1333340864">
          <w:marLeft w:val="640"/>
          <w:marRight w:val="0"/>
          <w:marTop w:val="0"/>
          <w:marBottom w:val="0"/>
          <w:divBdr>
            <w:top w:val="none" w:sz="0" w:space="0" w:color="auto"/>
            <w:left w:val="none" w:sz="0" w:space="0" w:color="auto"/>
            <w:bottom w:val="none" w:sz="0" w:space="0" w:color="auto"/>
            <w:right w:val="none" w:sz="0" w:space="0" w:color="auto"/>
          </w:divBdr>
        </w:div>
        <w:div w:id="250160361">
          <w:marLeft w:val="640"/>
          <w:marRight w:val="0"/>
          <w:marTop w:val="0"/>
          <w:marBottom w:val="0"/>
          <w:divBdr>
            <w:top w:val="none" w:sz="0" w:space="0" w:color="auto"/>
            <w:left w:val="none" w:sz="0" w:space="0" w:color="auto"/>
            <w:bottom w:val="none" w:sz="0" w:space="0" w:color="auto"/>
            <w:right w:val="none" w:sz="0" w:space="0" w:color="auto"/>
          </w:divBdr>
        </w:div>
        <w:div w:id="329061171">
          <w:marLeft w:val="640"/>
          <w:marRight w:val="0"/>
          <w:marTop w:val="0"/>
          <w:marBottom w:val="0"/>
          <w:divBdr>
            <w:top w:val="none" w:sz="0" w:space="0" w:color="auto"/>
            <w:left w:val="none" w:sz="0" w:space="0" w:color="auto"/>
            <w:bottom w:val="none" w:sz="0" w:space="0" w:color="auto"/>
            <w:right w:val="none" w:sz="0" w:space="0" w:color="auto"/>
          </w:divBdr>
        </w:div>
        <w:div w:id="105120255">
          <w:marLeft w:val="640"/>
          <w:marRight w:val="0"/>
          <w:marTop w:val="0"/>
          <w:marBottom w:val="0"/>
          <w:divBdr>
            <w:top w:val="none" w:sz="0" w:space="0" w:color="auto"/>
            <w:left w:val="none" w:sz="0" w:space="0" w:color="auto"/>
            <w:bottom w:val="none" w:sz="0" w:space="0" w:color="auto"/>
            <w:right w:val="none" w:sz="0" w:space="0" w:color="auto"/>
          </w:divBdr>
        </w:div>
        <w:div w:id="172114846">
          <w:marLeft w:val="640"/>
          <w:marRight w:val="0"/>
          <w:marTop w:val="0"/>
          <w:marBottom w:val="0"/>
          <w:divBdr>
            <w:top w:val="none" w:sz="0" w:space="0" w:color="auto"/>
            <w:left w:val="none" w:sz="0" w:space="0" w:color="auto"/>
            <w:bottom w:val="none" w:sz="0" w:space="0" w:color="auto"/>
            <w:right w:val="none" w:sz="0" w:space="0" w:color="auto"/>
          </w:divBdr>
        </w:div>
        <w:div w:id="407922320">
          <w:marLeft w:val="640"/>
          <w:marRight w:val="0"/>
          <w:marTop w:val="0"/>
          <w:marBottom w:val="0"/>
          <w:divBdr>
            <w:top w:val="none" w:sz="0" w:space="0" w:color="auto"/>
            <w:left w:val="none" w:sz="0" w:space="0" w:color="auto"/>
            <w:bottom w:val="none" w:sz="0" w:space="0" w:color="auto"/>
            <w:right w:val="none" w:sz="0" w:space="0" w:color="auto"/>
          </w:divBdr>
        </w:div>
        <w:div w:id="1117524182">
          <w:marLeft w:val="640"/>
          <w:marRight w:val="0"/>
          <w:marTop w:val="0"/>
          <w:marBottom w:val="0"/>
          <w:divBdr>
            <w:top w:val="none" w:sz="0" w:space="0" w:color="auto"/>
            <w:left w:val="none" w:sz="0" w:space="0" w:color="auto"/>
            <w:bottom w:val="none" w:sz="0" w:space="0" w:color="auto"/>
            <w:right w:val="none" w:sz="0" w:space="0" w:color="auto"/>
          </w:divBdr>
        </w:div>
        <w:div w:id="1534613905">
          <w:marLeft w:val="640"/>
          <w:marRight w:val="0"/>
          <w:marTop w:val="0"/>
          <w:marBottom w:val="0"/>
          <w:divBdr>
            <w:top w:val="none" w:sz="0" w:space="0" w:color="auto"/>
            <w:left w:val="none" w:sz="0" w:space="0" w:color="auto"/>
            <w:bottom w:val="none" w:sz="0" w:space="0" w:color="auto"/>
            <w:right w:val="none" w:sz="0" w:space="0" w:color="auto"/>
          </w:divBdr>
        </w:div>
      </w:divsChild>
    </w:div>
    <w:div w:id="874078925">
      <w:bodyDiv w:val="1"/>
      <w:marLeft w:val="0"/>
      <w:marRight w:val="0"/>
      <w:marTop w:val="0"/>
      <w:marBottom w:val="0"/>
      <w:divBdr>
        <w:top w:val="none" w:sz="0" w:space="0" w:color="auto"/>
        <w:left w:val="none" w:sz="0" w:space="0" w:color="auto"/>
        <w:bottom w:val="none" w:sz="0" w:space="0" w:color="auto"/>
        <w:right w:val="none" w:sz="0" w:space="0" w:color="auto"/>
      </w:divBdr>
      <w:divsChild>
        <w:div w:id="564071509">
          <w:marLeft w:val="640"/>
          <w:marRight w:val="0"/>
          <w:marTop w:val="0"/>
          <w:marBottom w:val="0"/>
          <w:divBdr>
            <w:top w:val="none" w:sz="0" w:space="0" w:color="auto"/>
            <w:left w:val="none" w:sz="0" w:space="0" w:color="auto"/>
            <w:bottom w:val="none" w:sz="0" w:space="0" w:color="auto"/>
            <w:right w:val="none" w:sz="0" w:space="0" w:color="auto"/>
          </w:divBdr>
        </w:div>
        <w:div w:id="403990671">
          <w:marLeft w:val="640"/>
          <w:marRight w:val="0"/>
          <w:marTop w:val="0"/>
          <w:marBottom w:val="0"/>
          <w:divBdr>
            <w:top w:val="none" w:sz="0" w:space="0" w:color="auto"/>
            <w:left w:val="none" w:sz="0" w:space="0" w:color="auto"/>
            <w:bottom w:val="none" w:sz="0" w:space="0" w:color="auto"/>
            <w:right w:val="none" w:sz="0" w:space="0" w:color="auto"/>
          </w:divBdr>
        </w:div>
        <w:div w:id="1815021177">
          <w:marLeft w:val="640"/>
          <w:marRight w:val="0"/>
          <w:marTop w:val="0"/>
          <w:marBottom w:val="0"/>
          <w:divBdr>
            <w:top w:val="none" w:sz="0" w:space="0" w:color="auto"/>
            <w:left w:val="none" w:sz="0" w:space="0" w:color="auto"/>
            <w:bottom w:val="none" w:sz="0" w:space="0" w:color="auto"/>
            <w:right w:val="none" w:sz="0" w:space="0" w:color="auto"/>
          </w:divBdr>
        </w:div>
        <w:div w:id="1329409955">
          <w:marLeft w:val="640"/>
          <w:marRight w:val="0"/>
          <w:marTop w:val="0"/>
          <w:marBottom w:val="0"/>
          <w:divBdr>
            <w:top w:val="none" w:sz="0" w:space="0" w:color="auto"/>
            <w:left w:val="none" w:sz="0" w:space="0" w:color="auto"/>
            <w:bottom w:val="none" w:sz="0" w:space="0" w:color="auto"/>
            <w:right w:val="none" w:sz="0" w:space="0" w:color="auto"/>
          </w:divBdr>
        </w:div>
        <w:div w:id="425199672">
          <w:marLeft w:val="640"/>
          <w:marRight w:val="0"/>
          <w:marTop w:val="0"/>
          <w:marBottom w:val="0"/>
          <w:divBdr>
            <w:top w:val="none" w:sz="0" w:space="0" w:color="auto"/>
            <w:left w:val="none" w:sz="0" w:space="0" w:color="auto"/>
            <w:bottom w:val="none" w:sz="0" w:space="0" w:color="auto"/>
            <w:right w:val="none" w:sz="0" w:space="0" w:color="auto"/>
          </w:divBdr>
        </w:div>
        <w:div w:id="1569878932">
          <w:marLeft w:val="640"/>
          <w:marRight w:val="0"/>
          <w:marTop w:val="0"/>
          <w:marBottom w:val="0"/>
          <w:divBdr>
            <w:top w:val="none" w:sz="0" w:space="0" w:color="auto"/>
            <w:left w:val="none" w:sz="0" w:space="0" w:color="auto"/>
            <w:bottom w:val="none" w:sz="0" w:space="0" w:color="auto"/>
            <w:right w:val="none" w:sz="0" w:space="0" w:color="auto"/>
          </w:divBdr>
        </w:div>
        <w:div w:id="844174147">
          <w:marLeft w:val="640"/>
          <w:marRight w:val="0"/>
          <w:marTop w:val="0"/>
          <w:marBottom w:val="0"/>
          <w:divBdr>
            <w:top w:val="none" w:sz="0" w:space="0" w:color="auto"/>
            <w:left w:val="none" w:sz="0" w:space="0" w:color="auto"/>
            <w:bottom w:val="none" w:sz="0" w:space="0" w:color="auto"/>
            <w:right w:val="none" w:sz="0" w:space="0" w:color="auto"/>
          </w:divBdr>
        </w:div>
        <w:div w:id="174153300">
          <w:marLeft w:val="640"/>
          <w:marRight w:val="0"/>
          <w:marTop w:val="0"/>
          <w:marBottom w:val="0"/>
          <w:divBdr>
            <w:top w:val="none" w:sz="0" w:space="0" w:color="auto"/>
            <w:left w:val="none" w:sz="0" w:space="0" w:color="auto"/>
            <w:bottom w:val="none" w:sz="0" w:space="0" w:color="auto"/>
            <w:right w:val="none" w:sz="0" w:space="0" w:color="auto"/>
          </w:divBdr>
        </w:div>
        <w:div w:id="1336491019">
          <w:marLeft w:val="640"/>
          <w:marRight w:val="0"/>
          <w:marTop w:val="0"/>
          <w:marBottom w:val="0"/>
          <w:divBdr>
            <w:top w:val="none" w:sz="0" w:space="0" w:color="auto"/>
            <w:left w:val="none" w:sz="0" w:space="0" w:color="auto"/>
            <w:bottom w:val="none" w:sz="0" w:space="0" w:color="auto"/>
            <w:right w:val="none" w:sz="0" w:space="0" w:color="auto"/>
          </w:divBdr>
        </w:div>
        <w:div w:id="190384340">
          <w:marLeft w:val="640"/>
          <w:marRight w:val="0"/>
          <w:marTop w:val="0"/>
          <w:marBottom w:val="0"/>
          <w:divBdr>
            <w:top w:val="none" w:sz="0" w:space="0" w:color="auto"/>
            <w:left w:val="none" w:sz="0" w:space="0" w:color="auto"/>
            <w:bottom w:val="none" w:sz="0" w:space="0" w:color="auto"/>
            <w:right w:val="none" w:sz="0" w:space="0" w:color="auto"/>
          </w:divBdr>
        </w:div>
        <w:div w:id="691686606">
          <w:marLeft w:val="640"/>
          <w:marRight w:val="0"/>
          <w:marTop w:val="0"/>
          <w:marBottom w:val="0"/>
          <w:divBdr>
            <w:top w:val="none" w:sz="0" w:space="0" w:color="auto"/>
            <w:left w:val="none" w:sz="0" w:space="0" w:color="auto"/>
            <w:bottom w:val="none" w:sz="0" w:space="0" w:color="auto"/>
            <w:right w:val="none" w:sz="0" w:space="0" w:color="auto"/>
          </w:divBdr>
        </w:div>
        <w:div w:id="190460392">
          <w:marLeft w:val="640"/>
          <w:marRight w:val="0"/>
          <w:marTop w:val="0"/>
          <w:marBottom w:val="0"/>
          <w:divBdr>
            <w:top w:val="none" w:sz="0" w:space="0" w:color="auto"/>
            <w:left w:val="none" w:sz="0" w:space="0" w:color="auto"/>
            <w:bottom w:val="none" w:sz="0" w:space="0" w:color="auto"/>
            <w:right w:val="none" w:sz="0" w:space="0" w:color="auto"/>
          </w:divBdr>
        </w:div>
        <w:div w:id="599142734">
          <w:marLeft w:val="640"/>
          <w:marRight w:val="0"/>
          <w:marTop w:val="0"/>
          <w:marBottom w:val="0"/>
          <w:divBdr>
            <w:top w:val="none" w:sz="0" w:space="0" w:color="auto"/>
            <w:left w:val="none" w:sz="0" w:space="0" w:color="auto"/>
            <w:bottom w:val="none" w:sz="0" w:space="0" w:color="auto"/>
            <w:right w:val="none" w:sz="0" w:space="0" w:color="auto"/>
          </w:divBdr>
        </w:div>
        <w:div w:id="331027253">
          <w:marLeft w:val="640"/>
          <w:marRight w:val="0"/>
          <w:marTop w:val="0"/>
          <w:marBottom w:val="0"/>
          <w:divBdr>
            <w:top w:val="none" w:sz="0" w:space="0" w:color="auto"/>
            <w:left w:val="none" w:sz="0" w:space="0" w:color="auto"/>
            <w:bottom w:val="none" w:sz="0" w:space="0" w:color="auto"/>
            <w:right w:val="none" w:sz="0" w:space="0" w:color="auto"/>
          </w:divBdr>
        </w:div>
        <w:div w:id="1528636864">
          <w:marLeft w:val="640"/>
          <w:marRight w:val="0"/>
          <w:marTop w:val="0"/>
          <w:marBottom w:val="0"/>
          <w:divBdr>
            <w:top w:val="none" w:sz="0" w:space="0" w:color="auto"/>
            <w:left w:val="none" w:sz="0" w:space="0" w:color="auto"/>
            <w:bottom w:val="none" w:sz="0" w:space="0" w:color="auto"/>
            <w:right w:val="none" w:sz="0" w:space="0" w:color="auto"/>
          </w:divBdr>
        </w:div>
        <w:div w:id="1208108348">
          <w:marLeft w:val="640"/>
          <w:marRight w:val="0"/>
          <w:marTop w:val="0"/>
          <w:marBottom w:val="0"/>
          <w:divBdr>
            <w:top w:val="none" w:sz="0" w:space="0" w:color="auto"/>
            <w:left w:val="none" w:sz="0" w:space="0" w:color="auto"/>
            <w:bottom w:val="none" w:sz="0" w:space="0" w:color="auto"/>
            <w:right w:val="none" w:sz="0" w:space="0" w:color="auto"/>
          </w:divBdr>
        </w:div>
        <w:div w:id="478807821">
          <w:marLeft w:val="640"/>
          <w:marRight w:val="0"/>
          <w:marTop w:val="0"/>
          <w:marBottom w:val="0"/>
          <w:divBdr>
            <w:top w:val="none" w:sz="0" w:space="0" w:color="auto"/>
            <w:left w:val="none" w:sz="0" w:space="0" w:color="auto"/>
            <w:bottom w:val="none" w:sz="0" w:space="0" w:color="auto"/>
            <w:right w:val="none" w:sz="0" w:space="0" w:color="auto"/>
          </w:divBdr>
        </w:div>
        <w:div w:id="29571173">
          <w:marLeft w:val="640"/>
          <w:marRight w:val="0"/>
          <w:marTop w:val="0"/>
          <w:marBottom w:val="0"/>
          <w:divBdr>
            <w:top w:val="none" w:sz="0" w:space="0" w:color="auto"/>
            <w:left w:val="none" w:sz="0" w:space="0" w:color="auto"/>
            <w:bottom w:val="none" w:sz="0" w:space="0" w:color="auto"/>
            <w:right w:val="none" w:sz="0" w:space="0" w:color="auto"/>
          </w:divBdr>
        </w:div>
        <w:div w:id="357438099">
          <w:marLeft w:val="640"/>
          <w:marRight w:val="0"/>
          <w:marTop w:val="0"/>
          <w:marBottom w:val="0"/>
          <w:divBdr>
            <w:top w:val="none" w:sz="0" w:space="0" w:color="auto"/>
            <w:left w:val="none" w:sz="0" w:space="0" w:color="auto"/>
            <w:bottom w:val="none" w:sz="0" w:space="0" w:color="auto"/>
            <w:right w:val="none" w:sz="0" w:space="0" w:color="auto"/>
          </w:divBdr>
        </w:div>
        <w:div w:id="695039001">
          <w:marLeft w:val="640"/>
          <w:marRight w:val="0"/>
          <w:marTop w:val="0"/>
          <w:marBottom w:val="0"/>
          <w:divBdr>
            <w:top w:val="none" w:sz="0" w:space="0" w:color="auto"/>
            <w:left w:val="none" w:sz="0" w:space="0" w:color="auto"/>
            <w:bottom w:val="none" w:sz="0" w:space="0" w:color="auto"/>
            <w:right w:val="none" w:sz="0" w:space="0" w:color="auto"/>
          </w:divBdr>
        </w:div>
        <w:div w:id="219176355">
          <w:marLeft w:val="640"/>
          <w:marRight w:val="0"/>
          <w:marTop w:val="0"/>
          <w:marBottom w:val="0"/>
          <w:divBdr>
            <w:top w:val="none" w:sz="0" w:space="0" w:color="auto"/>
            <w:left w:val="none" w:sz="0" w:space="0" w:color="auto"/>
            <w:bottom w:val="none" w:sz="0" w:space="0" w:color="auto"/>
            <w:right w:val="none" w:sz="0" w:space="0" w:color="auto"/>
          </w:divBdr>
        </w:div>
        <w:div w:id="1684890804">
          <w:marLeft w:val="640"/>
          <w:marRight w:val="0"/>
          <w:marTop w:val="0"/>
          <w:marBottom w:val="0"/>
          <w:divBdr>
            <w:top w:val="none" w:sz="0" w:space="0" w:color="auto"/>
            <w:left w:val="none" w:sz="0" w:space="0" w:color="auto"/>
            <w:bottom w:val="none" w:sz="0" w:space="0" w:color="auto"/>
            <w:right w:val="none" w:sz="0" w:space="0" w:color="auto"/>
          </w:divBdr>
        </w:div>
        <w:div w:id="2098791177">
          <w:marLeft w:val="640"/>
          <w:marRight w:val="0"/>
          <w:marTop w:val="0"/>
          <w:marBottom w:val="0"/>
          <w:divBdr>
            <w:top w:val="none" w:sz="0" w:space="0" w:color="auto"/>
            <w:left w:val="none" w:sz="0" w:space="0" w:color="auto"/>
            <w:bottom w:val="none" w:sz="0" w:space="0" w:color="auto"/>
            <w:right w:val="none" w:sz="0" w:space="0" w:color="auto"/>
          </w:divBdr>
        </w:div>
        <w:div w:id="60953062">
          <w:marLeft w:val="640"/>
          <w:marRight w:val="0"/>
          <w:marTop w:val="0"/>
          <w:marBottom w:val="0"/>
          <w:divBdr>
            <w:top w:val="none" w:sz="0" w:space="0" w:color="auto"/>
            <w:left w:val="none" w:sz="0" w:space="0" w:color="auto"/>
            <w:bottom w:val="none" w:sz="0" w:space="0" w:color="auto"/>
            <w:right w:val="none" w:sz="0" w:space="0" w:color="auto"/>
          </w:divBdr>
        </w:div>
        <w:div w:id="1065185447">
          <w:marLeft w:val="640"/>
          <w:marRight w:val="0"/>
          <w:marTop w:val="0"/>
          <w:marBottom w:val="0"/>
          <w:divBdr>
            <w:top w:val="none" w:sz="0" w:space="0" w:color="auto"/>
            <w:left w:val="none" w:sz="0" w:space="0" w:color="auto"/>
            <w:bottom w:val="none" w:sz="0" w:space="0" w:color="auto"/>
            <w:right w:val="none" w:sz="0" w:space="0" w:color="auto"/>
          </w:divBdr>
        </w:div>
        <w:div w:id="1805537182">
          <w:marLeft w:val="640"/>
          <w:marRight w:val="0"/>
          <w:marTop w:val="0"/>
          <w:marBottom w:val="0"/>
          <w:divBdr>
            <w:top w:val="none" w:sz="0" w:space="0" w:color="auto"/>
            <w:left w:val="none" w:sz="0" w:space="0" w:color="auto"/>
            <w:bottom w:val="none" w:sz="0" w:space="0" w:color="auto"/>
            <w:right w:val="none" w:sz="0" w:space="0" w:color="auto"/>
          </w:divBdr>
        </w:div>
        <w:div w:id="2124034276">
          <w:marLeft w:val="640"/>
          <w:marRight w:val="0"/>
          <w:marTop w:val="0"/>
          <w:marBottom w:val="0"/>
          <w:divBdr>
            <w:top w:val="none" w:sz="0" w:space="0" w:color="auto"/>
            <w:left w:val="none" w:sz="0" w:space="0" w:color="auto"/>
            <w:bottom w:val="none" w:sz="0" w:space="0" w:color="auto"/>
            <w:right w:val="none" w:sz="0" w:space="0" w:color="auto"/>
          </w:divBdr>
        </w:div>
        <w:div w:id="929653948">
          <w:marLeft w:val="640"/>
          <w:marRight w:val="0"/>
          <w:marTop w:val="0"/>
          <w:marBottom w:val="0"/>
          <w:divBdr>
            <w:top w:val="none" w:sz="0" w:space="0" w:color="auto"/>
            <w:left w:val="none" w:sz="0" w:space="0" w:color="auto"/>
            <w:bottom w:val="none" w:sz="0" w:space="0" w:color="auto"/>
            <w:right w:val="none" w:sz="0" w:space="0" w:color="auto"/>
          </w:divBdr>
        </w:div>
        <w:div w:id="901911542">
          <w:marLeft w:val="640"/>
          <w:marRight w:val="0"/>
          <w:marTop w:val="0"/>
          <w:marBottom w:val="0"/>
          <w:divBdr>
            <w:top w:val="none" w:sz="0" w:space="0" w:color="auto"/>
            <w:left w:val="none" w:sz="0" w:space="0" w:color="auto"/>
            <w:bottom w:val="none" w:sz="0" w:space="0" w:color="auto"/>
            <w:right w:val="none" w:sz="0" w:space="0" w:color="auto"/>
          </w:divBdr>
        </w:div>
        <w:div w:id="1423448655">
          <w:marLeft w:val="640"/>
          <w:marRight w:val="0"/>
          <w:marTop w:val="0"/>
          <w:marBottom w:val="0"/>
          <w:divBdr>
            <w:top w:val="none" w:sz="0" w:space="0" w:color="auto"/>
            <w:left w:val="none" w:sz="0" w:space="0" w:color="auto"/>
            <w:bottom w:val="none" w:sz="0" w:space="0" w:color="auto"/>
            <w:right w:val="none" w:sz="0" w:space="0" w:color="auto"/>
          </w:divBdr>
        </w:div>
        <w:div w:id="1407652952">
          <w:marLeft w:val="640"/>
          <w:marRight w:val="0"/>
          <w:marTop w:val="0"/>
          <w:marBottom w:val="0"/>
          <w:divBdr>
            <w:top w:val="none" w:sz="0" w:space="0" w:color="auto"/>
            <w:left w:val="none" w:sz="0" w:space="0" w:color="auto"/>
            <w:bottom w:val="none" w:sz="0" w:space="0" w:color="auto"/>
            <w:right w:val="none" w:sz="0" w:space="0" w:color="auto"/>
          </w:divBdr>
        </w:div>
        <w:div w:id="1993672739">
          <w:marLeft w:val="640"/>
          <w:marRight w:val="0"/>
          <w:marTop w:val="0"/>
          <w:marBottom w:val="0"/>
          <w:divBdr>
            <w:top w:val="none" w:sz="0" w:space="0" w:color="auto"/>
            <w:left w:val="none" w:sz="0" w:space="0" w:color="auto"/>
            <w:bottom w:val="none" w:sz="0" w:space="0" w:color="auto"/>
            <w:right w:val="none" w:sz="0" w:space="0" w:color="auto"/>
          </w:divBdr>
        </w:div>
        <w:div w:id="1019308990">
          <w:marLeft w:val="640"/>
          <w:marRight w:val="0"/>
          <w:marTop w:val="0"/>
          <w:marBottom w:val="0"/>
          <w:divBdr>
            <w:top w:val="none" w:sz="0" w:space="0" w:color="auto"/>
            <w:left w:val="none" w:sz="0" w:space="0" w:color="auto"/>
            <w:bottom w:val="none" w:sz="0" w:space="0" w:color="auto"/>
            <w:right w:val="none" w:sz="0" w:space="0" w:color="auto"/>
          </w:divBdr>
        </w:div>
        <w:div w:id="1904216624">
          <w:marLeft w:val="640"/>
          <w:marRight w:val="0"/>
          <w:marTop w:val="0"/>
          <w:marBottom w:val="0"/>
          <w:divBdr>
            <w:top w:val="none" w:sz="0" w:space="0" w:color="auto"/>
            <w:left w:val="none" w:sz="0" w:space="0" w:color="auto"/>
            <w:bottom w:val="none" w:sz="0" w:space="0" w:color="auto"/>
            <w:right w:val="none" w:sz="0" w:space="0" w:color="auto"/>
          </w:divBdr>
        </w:div>
        <w:div w:id="1606577577">
          <w:marLeft w:val="640"/>
          <w:marRight w:val="0"/>
          <w:marTop w:val="0"/>
          <w:marBottom w:val="0"/>
          <w:divBdr>
            <w:top w:val="none" w:sz="0" w:space="0" w:color="auto"/>
            <w:left w:val="none" w:sz="0" w:space="0" w:color="auto"/>
            <w:bottom w:val="none" w:sz="0" w:space="0" w:color="auto"/>
            <w:right w:val="none" w:sz="0" w:space="0" w:color="auto"/>
          </w:divBdr>
        </w:div>
        <w:div w:id="344210685">
          <w:marLeft w:val="640"/>
          <w:marRight w:val="0"/>
          <w:marTop w:val="0"/>
          <w:marBottom w:val="0"/>
          <w:divBdr>
            <w:top w:val="none" w:sz="0" w:space="0" w:color="auto"/>
            <w:left w:val="none" w:sz="0" w:space="0" w:color="auto"/>
            <w:bottom w:val="none" w:sz="0" w:space="0" w:color="auto"/>
            <w:right w:val="none" w:sz="0" w:space="0" w:color="auto"/>
          </w:divBdr>
        </w:div>
        <w:div w:id="1322076296">
          <w:marLeft w:val="640"/>
          <w:marRight w:val="0"/>
          <w:marTop w:val="0"/>
          <w:marBottom w:val="0"/>
          <w:divBdr>
            <w:top w:val="none" w:sz="0" w:space="0" w:color="auto"/>
            <w:left w:val="none" w:sz="0" w:space="0" w:color="auto"/>
            <w:bottom w:val="none" w:sz="0" w:space="0" w:color="auto"/>
            <w:right w:val="none" w:sz="0" w:space="0" w:color="auto"/>
          </w:divBdr>
        </w:div>
        <w:div w:id="816414604">
          <w:marLeft w:val="640"/>
          <w:marRight w:val="0"/>
          <w:marTop w:val="0"/>
          <w:marBottom w:val="0"/>
          <w:divBdr>
            <w:top w:val="none" w:sz="0" w:space="0" w:color="auto"/>
            <w:left w:val="none" w:sz="0" w:space="0" w:color="auto"/>
            <w:bottom w:val="none" w:sz="0" w:space="0" w:color="auto"/>
            <w:right w:val="none" w:sz="0" w:space="0" w:color="auto"/>
          </w:divBdr>
        </w:div>
        <w:div w:id="1269583352">
          <w:marLeft w:val="640"/>
          <w:marRight w:val="0"/>
          <w:marTop w:val="0"/>
          <w:marBottom w:val="0"/>
          <w:divBdr>
            <w:top w:val="none" w:sz="0" w:space="0" w:color="auto"/>
            <w:left w:val="none" w:sz="0" w:space="0" w:color="auto"/>
            <w:bottom w:val="none" w:sz="0" w:space="0" w:color="auto"/>
            <w:right w:val="none" w:sz="0" w:space="0" w:color="auto"/>
          </w:divBdr>
        </w:div>
        <w:div w:id="874541439">
          <w:marLeft w:val="640"/>
          <w:marRight w:val="0"/>
          <w:marTop w:val="0"/>
          <w:marBottom w:val="0"/>
          <w:divBdr>
            <w:top w:val="none" w:sz="0" w:space="0" w:color="auto"/>
            <w:left w:val="none" w:sz="0" w:space="0" w:color="auto"/>
            <w:bottom w:val="none" w:sz="0" w:space="0" w:color="auto"/>
            <w:right w:val="none" w:sz="0" w:space="0" w:color="auto"/>
          </w:divBdr>
        </w:div>
        <w:div w:id="1239097906">
          <w:marLeft w:val="640"/>
          <w:marRight w:val="0"/>
          <w:marTop w:val="0"/>
          <w:marBottom w:val="0"/>
          <w:divBdr>
            <w:top w:val="none" w:sz="0" w:space="0" w:color="auto"/>
            <w:left w:val="none" w:sz="0" w:space="0" w:color="auto"/>
            <w:bottom w:val="none" w:sz="0" w:space="0" w:color="auto"/>
            <w:right w:val="none" w:sz="0" w:space="0" w:color="auto"/>
          </w:divBdr>
        </w:div>
        <w:div w:id="1473910654">
          <w:marLeft w:val="640"/>
          <w:marRight w:val="0"/>
          <w:marTop w:val="0"/>
          <w:marBottom w:val="0"/>
          <w:divBdr>
            <w:top w:val="none" w:sz="0" w:space="0" w:color="auto"/>
            <w:left w:val="none" w:sz="0" w:space="0" w:color="auto"/>
            <w:bottom w:val="none" w:sz="0" w:space="0" w:color="auto"/>
            <w:right w:val="none" w:sz="0" w:space="0" w:color="auto"/>
          </w:divBdr>
        </w:div>
        <w:div w:id="1405491718">
          <w:marLeft w:val="640"/>
          <w:marRight w:val="0"/>
          <w:marTop w:val="0"/>
          <w:marBottom w:val="0"/>
          <w:divBdr>
            <w:top w:val="none" w:sz="0" w:space="0" w:color="auto"/>
            <w:left w:val="none" w:sz="0" w:space="0" w:color="auto"/>
            <w:bottom w:val="none" w:sz="0" w:space="0" w:color="auto"/>
            <w:right w:val="none" w:sz="0" w:space="0" w:color="auto"/>
          </w:divBdr>
        </w:div>
        <w:div w:id="1523589979">
          <w:marLeft w:val="640"/>
          <w:marRight w:val="0"/>
          <w:marTop w:val="0"/>
          <w:marBottom w:val="0"/>
          <w:divBdr>
            <w:top w:val="none" w:sz="0" w:space="0" w:color="auto"/>
            <w:left w:val="none" w:sz="0" w:space="0" w:color="auto"/>
            <w:bottom w:val="none" w:sz="0" w:space="0" w:color="auto"/>
            <w:right w:val="none" w:sz="0" w:space="0" w:color="auto"/>
          </w:divBdr>
        </w:div>
        <w:div w:id="1650402797">
          <w:marLeft w:val="640"/>
          <w:marRight w:val="0"/>
          <w:marTop w:val="0"/>
          <w:marBottom w:val="0"/>
          <w:divBdr>
            <w:top w:val="none" w:sz="0" w:space="0" w:color="auto"/>
            <w:left w:val="none" w:sz="0" w:space="0" w:color="auto"/>
            <w:bottom w:val="none" w:sz="0" w:space="0" w:color="auto"/>
            <w:right w:val="none" w:sz="0" w:space="0" w:color="auto"/>
          </w:divBdr>
        </w:div>
        <w:div w:id="419911991">
          <w:marLeft w:val="640"/>
          <w:marRight w:val="0"/>
          <w:marTop w:val="0"/>
          <w:marBottom w:val="0"/>
          <w:divBdr>
            <w:top w:val="none" w:sz="0" w:space="0" w:color="auto"/>
            <w:left w:val="none" w:sz="0" w:space="0" w:color="auto"/>
            <w:bottom w:val="none" w:sz="0" w:space="0" w:color="auto"/>
            <w:right w:val="none" w:sz="0" w:space="0" w:color="auto"/>
          </w:divBdr>
        </w:div>
        <w:div w:id="941378863">
          <w:marLeft w:val="640"/>
          <w:marRight w:val="0"/>
          <w:marTop w:val="0"/>
          <w:marBottom w:val="0"/>
          <w:divBdr>
            <w:top w:val="none" w:sz="0" w:space="0" w:color="auto"/>
            <w:left w:val="none" w:sz="0" w:space="0" w:color="auto"/>
            <w:bottom w:val="none" w:sz="0" w:space="0" w:color="auto"/>
            <w:right w:val="none" w:sz="0" w:space="0" w:color="auto"/>
          </w:divBdr>
        </w:div>
        <w:div w:id="278992976">
          <w:marLeft w:val="640"/>
          <w:marRight w:val="0"/>
          <w:marTop w:val="0"/>
          <w:marBottom w:val="0"/>
          <w:divBdr>
            <w:top w:val="none" w:sz="0" w:space="0" w:color="auto"/>
            <w:left w:val="none" w:sz="0" w:space="0" w:color="auto"/>
            <w:bottom w:val="none" w:sz="0" w:space="0" w:color="auto"/>
            <w:right w:val="none" w:sz="0" w:space="0" w:color="auto"/>
          </w:divBdr>
        </w:div>
        <w:div w:id="1235815507">
          <w:marLeft w:val="640"/>
          <w:marRight w:val="0"/>
          <w:marTop w:val="0"/>
          <w:marBottom w:val="0"/>
          <w:divBdr>
            <w:top w:val="none" w:sz="0" w:space="0" w:color="auto"/>
            <w:left w:val="none" w:sz="0" w:space="0" w:color="auto"/>
            <w:bottom w:val="none" w:sz="0" w:space="0" w:color="auto"/>
            <w:right w:val="none" w:sz="0" w:space="0" w:color="auto"/>
          </w:divBdr>
        </w:div>
        <w:div w:id="1224868882">
          <w:marLeft w:val="640"/>
          <w:marRight w:val="0"/>
          <w:marTop w:val="0"/>
          <w:marBottom w:val="0"/>
          <w:divBdr>
            <w:top w:val="none" w:sz="0" w:space="0" w:color="auto"/>
            <w:left w:val="none" w:sz="0" w:space="0" w:color="auto"/>
            <w:bottom w:val="none" w:sz="0" w:space="0" w:color="auto"/>
            <w:right w:val="none" w:sz="0" w:space="0" w:color="auto"/>
          </w:divBdr>
        </w:div>
        <w:div w:id="864640755">
          <w:marLeft w:val="640"/>
          <w:marRight w:val="0"/>
          <w:marTop w:val="0"/>
          <w:marBottom w:val="0"/>
          <w:divBdr>
            <w:top w:val="none" w:sz="0" w:space="0" w:color="auto"/>
            <w:left w:val="none" w:sz="0" w:space="0" w:color="auto"/>
            <w:bottom w:val="none" w:sz="0" w:space="0" w:color="auto"/>
            <w:right w:val="none" w:sz="0" w:space="0" w:color="auto"/>
          </w:divBdr>
        </w:div>
      </w:divsChild>
    </w:div>
    <w:div w:id="874544661">
      <w:bodyDiv w:val="1"/>
      <w:marLeft w:val="0"/>
      <w:marRight w:val="0"/>
      <w:marTop w:val="0"/>
      <w:marBottom w:val="0"/>
      <w:divBdr>
        <w:top w:val="none" w:sz="0" w:space="0" w:color="auto"/>
        <w:left w:val="none" w:sz="0" w:space="0" w:color="auto"/>
        <w:bottom w:val="none" w:sz="0" w:space="0" w:color="auto"/>
        <w:right w:val="none" w:sz="0" w:space="0" w:color="auto"/>
      </w:divBdr>
    </w:div>
    <w:div w:id="874850761">
      <w:bodyDiv w:val="1"/>
      <w:marLeft w:val="0"/>
      <w:marRight w:val="0"/>
      <w:marTop w:val="0"/>
      <w:marBottom w:val="0"/>
      <w:divBdr>
        <w:top w:val="none" w:sz="0" w:space="0" w:color="auto"/>
        <w:left w:val="none" w:sz="0" w:space="0" w:color="auto"/>
        <w:bottom w:val="none" w:sz="0" w:space="0" w:color="auto"/>
        <w:right w:val="none" w:sz="0" w:space="0" w:color="auto"/>
      </w:divBdr>
    </w:div>
    <w:div w:id="875115837">
      <w:bodyDiv w:val="1"/>
      <w:marLeft w:val="0"/>
      <w:marRight w:val="0"/>
      <w:marTop w:val="0"/>
      <w:marBottom w:val="0"/>
      <w:divBdr>
        <w:top w:val="none" w:sz="0" w:space="0" w:color="auto"/>
        <w:left w:val="none" w:sz="0" w:space="0" w:color="auto"/>
        <w:bottom w:val="none" w:sz="0" w:space="0" w:color="auto"/>
        <w:right w:val="none" w:sz="0" w:space="0" w:color="auto"/>
      </w:divBdr>
    </w:div>
    <w:div w:id="875119689">
      <w:bodyDiv w:val="1"/>
      <w:marLeft w:val="0"/>
      <w:marRight w:val="0"/>
      <w:marTop w:val="0"/>
      <w:marBottom w:val="0"/>
      <w:divBdr>
        <w:top w:val="none" w:sz="0" w:space="0" w:color="auto"/>
        <w:left w:val="none" w:sz="0" w:space="0" w:color="auto"/>
        <w:bottom w:val="none" w:sz="0" w:space="0" w:color="auto"/>
        <w:right w:val="none" w:sz="0" w:space="0" w:color="auto"/>
      </w:divBdr>
    </w:div>
    <w:div w:id="875190835">
      <w:bodyDiv w:val="1"/>
      <w:marLeft w:val="0"/>
      <w:marRight w:val="0"/>
      <w:marTop w:val="0"/>
      <w:marBottom w:val="0"/>
      <w:divBdr>
        <w:top w:val="none" w:sz="0" w:space="0" w:color="auto"/>
        <w:left w:val="none" w:sz="0" w:space="0" w:color="auto"/>
        <w:bottom w:val="none" w:sz="0" w:space="0" w:color="auto"/>
        <w:right w:val="none" w:sz="0" w:space="0" w:color="auto"/>
      </w:divBdr>
    </w:div>
    <w:div w:id="875233866">
      <w:bodyDiv w:val="1"/>
      <w:marLeft w:val="0"/>
      <w:marRight w:val="0"/>
      <w:marTop w:val="0"/>
      <w:marBottom w:val="0"/>
      <w:divBdr>
        <w:top w:val="none" w:sz="0" w:space="0" w:color="auto"/>
        <w:left w:val="none" w:sz="0" w:space="0" w:color="auto"/>
        <w:bottom w:val="none" w:sz="0" w:space="0" w:color="auto"/>
        <w:right w:val="none" w:sz="0" w:space="0" w:color="auto"/>
      </w:divBdr>
      <w:divsChild>
        <w:div w:id="1245382320">
          <w:marLeft w:val="480"/>
          <w:marRight w:val="0"/>
          <w:marTop w:val="0"/>
          <w:marBottom w:val="0"/>
          <w:divBdr>
            <w:top w:val="none" w:sz="0" w:space="0" w:color="auto"/>
            <w:left w:val="none" w:sz="0" w:space="0" w:color="auto"/>
            <w:bottom w:val="none" w:sz="0" w:space="0" w:color="auto"/>
            <w:right w:val="none" w:sz="0" w:space="0" w:color="auto"/>
          </w:divBdr>
        </w:div>
        <w:div w:id="560674669">
          <w:marLeft w:val="480"/>
          <w:marRight w:val="0"/>
          <w:marTop w:val="0"/>
          <w:marBottom w:val="0"/>
          <w:divBdr>
            <w:top w:val="none" w:sz="0" w:space="0" w:color="auto"/>
            <w:left w:val="none" w:sz="0" w:space="0" w:color="auto"/>
            <w:bottom w:val="none" w:sz="0" w:space="0" w:color="auto"/>
            <w:right w:val="none" w:sz="0" w:space="0" w:color="auto"/>
          </w:divBdr>
        </w:div>
        <w:div w:id="1696153063">
          <w:marLeft w:val="480"/>
          <w:marRight w:val="0"/>
          <w:marTop w:val="0"/>
          <w:marBottom w:val="0"/>
          <w:divBdr>
            <w:top w:val="none" w:sz="0" w:space="0" w:color="auto"/>
            <w:left w:val="none" w:sz="0" w:space="0" w:color="auto"/>
            <w:bottom w:val="none" w:sz="0" w:space="0" w:color="auto"/>
            <w:right w:val="none" w:sz="0" w:space="0" w:color="auto"/>
          </w:divBdr>
        </w:div>
        <w:div w:id="1529634829">
          <w:marLeft w:val="480"/>
          <w:marRight w:val="0"/>
          <w:marTop w:val="0"/>
          <w:marBottom w:val="0"/>
          <w:divBdr>
            <w:top w:val="none" w:sz="0" w:space="0" w:color="auto"/>
            <w:left w:val="none" w:sz="0" w:space="0" w:color="auto"/>
            <w:bottom w:val="none" w:sz="0" w:space="0" w:color="auto"/>
            <w:right w:val="none" w:sz="0" w:space="0" w:color="auto"/>
          </w:divBdr>
        </w:div>
        <w:div w:id="1998873137">
          <w:marLeft w:val="480"/>
          <w:marRight w:val="0"/>
          <w:marTop w:val="0"/>
          <w:marBottom w:val="0"/>
          <w:divBdr>
            <w:top w:val="none" w:sz="0" w:space="0" w:color="auto"/>
            <w:left w:val="none" w:sz="0" w:space="0" w:color="auto"/>
            <w:bottom w:val="none" w:sz="0" w:space="0" w:color="auto"/>
            <w:right w:val="none" w:sz="0" w:space="0" w:color="auto"/>
          </w:divBdr>
        </w:div>
        <w:div w:id="484979739">
          <w:marLeft w:val="480"/>
          <w:marRight w:val="0"/>
          <w:marTop w:val="0"/>
          <w:marBottom w:val="0"/>
          <w:divBdr>
            <w:top w:val="none" w:sz="0" w:space="0" w:color="auto"/>
            <w:left w:val="none" w:sz="0" w:space="0" w:color="auto"/>
            <w:bottom w:val="none" w:sz="0" w:space="0" w:color="auto"/>
            <w:right w:val="none" w:sz="0" w:space="0" w:color="auto"/>
          </w:divBdr>
        </w:div>
        <w:div w:id="142085691">
          <w:marLeft w:val="480"/>
          <w:marRight w:val="0"/>
          <w:marTop w:val="0"/>
          <w:marBottom w:val="0"/>
          <w:divBdr>
            <w:top w:val="none" w:sz="0" w:space="0" w:color="auto"/>
            <w:left w:val="none" w:sz="0" w:space="0" w:color="auto"/>
            <w:bottom w:val="none" w:sz="0" w:space="0" w:color="auto"/>
            <w:right w:val="none" w:sz="0" w:space="0" w:color="auto"/>
          </w:divBdr>
        </w:div>
        <w:div w:id="123544063">
          <w:marLeft w:val="480"/>
          <w:marRight w:val="0"/>
          <w:marTop w:val="0"/>
          <w:marBottom w:val="0"/>
          <w:divBdr>
            <w:top w:val="none" w:sz="0" w:space="0" w:color="auto"/>
            <w:left w:val="none" w:sz="0" w:space="0" w:color="auto"/>
            <w:bottom w:val="none" w:sz="0" w:space="0" w:color="auto"/>
            <w:right w:val="none" w:sz="0" w:space="0" w:color="auto"/>
          </w:divBdr>
        </w:div>
        <w:div w:id="1272780958">
          <w:marLeft w:val="480"/>
          <w:marRight w:val="0"/>
          <w:marTop w:val="0"/>
          <w:marBottom w:val="0"/>
          <w:divBdr>
            <w:top w:val="none" w:sz="0" w:space="0" w:color="auto"/>
            <w:left w:val="none" w:sz="0" w:space="0" w:color="auto"/>
            <w:bottom w:val="none" w:sz="0" w:space="0" w:color="auto"/>
            <w:right w:val="none" w:sz="0" w:space="0" w:color="auto"/>
          </w:divBdr>
        </w:div>
        <w:div w:id="1707827335">
          <w:marLeft w:val="480"/>
          <w:marRight w:val="0"/>
          <w:marTop w:val="0"/>
          <w:marBottom w:val="0"/>
          <w:divBdr>
            <w:top w:val="none" w:sz="0" w:space="0" w:color="auto"/>
            <w:left w:val="none" w:sz="0" w:space="0" w:color="auto"/>
            <w:bottom w:val="none" w:sz="0" w:space="0" w:color="auto"/>
            <w:right w:val="none" w:sz="0" w:space="0" w:color="auto"/>
          </w:divBdr>
        </w:div>
        <w:div w:id="889733650">
          <w:marLeft w:val="480"/>
          <w:marRight w:val="0"/>
          <w:marTop w:val="0"/>
          <w:marBottom w:val="0"/>
          <w:divBdr>
            <w:top w:val="none" w:sz="0" w:space="0" w:color="auto"/>
            <w:left w:val="none" w:sz="0" w:space="0" w:color="auto"/>
            <w:bottom w:val="none" w:sz="0" w:space="0" w:color="auto"/>
            <w:right w:val="none" w:sz="0" w:space="0" w:color="auto"/>
          </w:divBdr>
        </w:div>
        <w:div w:id="901139976">
          <w:marLeft w:val="480"/>
          <w:marRight w:val="0"/>
          <w:marTop w:val="0"/>
          <w:marBottom w:val="0"/>
          <w:divBdr>
            <w:top w:val="none" w:sz="0" w:space="0" w:color="auto"/>
            <w:left w:val="none" w:sz="0" w:space="0" w:color="auto"/>
            <w:bottom w:val="none" w:sz="0" w:space="0" w:color="auto"/>
            <w:right w:val="none" w:sz="0" w:space="0" w:color="auto"/>
          </w:divBdr>
        </w:div>
        <w:div w:id="616135555">
          <w:marLeft w:val="480"/>
          <w:marRight w:val="0"/>
          <w:marTop w:val="0"/>
          <w:marBottom w:val="0"/>
          <w:divBdr>
            <w:top w:val="none" w:sz="0" w:space="0" w:color="auto"/>
            <w:left w:val="none" w:sz="0" w:space="0" w:color="auto"/>
            <w:bottom w:val="none" w:sz="0" w:space="0" w:color="auto"/>
            <w:right w:val="none" w:sz="0" w:space="0" w:color="auto"/>
          </w:divBdr>
        </w:div>
        <w:div w:id="109864032">
          <w:marLeft w:val="480"/>
          <w:marRight w:val="0"/>
          <w:marTop w:val="0"/>
          <w:marBottom w:val="0"/>
          <w:divBdr>
            <w:top w:val="none" w:sz="0" w:space="0" w:color="auto"/>
            <w:left w:val="none" w:sz="0" w:space="0" w:color="auto"/>
            <w:bottom w:val="none" w:sz="0" w:space="0" w:color="auto"/>
            <w:right w:val="none" w:sz="0" w:space="0" w:color="auto"/>
          </w:divBdr>
        </w:div>
        <w:div w:id="1694113726">
          <w:marLeft w:val="480"/>
          <w:marRight w:val="0"/>
          <w:marTop w:val="0"/>
          <w:marBottom w:val="0"/>
          <w:divBdr>
            <w:top w:val="none" w:sz="0" w:space="0" w:color="auto"/>
            <w:left w:val="none" w:sz="0" w:space="0" w:color="auto"/>
            <w:bottom w:val="none" w:sz="0" w:space="0" w:color="auto"/>
            <w:right w:val="none" w:sz="0" w:space="0" w:color="auto"/>
          </w:divBdr>
        </w:div>
        <w:div w:id="1110127627">
          <w:marLeft w:val="480"/>
          <w:marRight w:val="0"/>
          <w:marTop w:val="0"/>
          <w:marBottom w:val="0"/>
          <w:divBdr>
            <w:top w:val="none" w:sz="0" w:space="0" w:color="auto"/>
            <w:left w:val="none" w:sz="0" w:space="0" w:color="auto"/>
            <w:bottom w:val="none" w:sz="0" w:space="0" w:color="auto"/>
            <w:right w:val="none" w:sz="0" w:space="0" w:color="auto"/>
          </w:divBdr>
        </w:div>
        <w:div w:id="604465794">
          <w:marLeft w:val="480"/>
          <w:marRight w:val="0"/>
          <w:marTop w:val="0"/>
          <w:marBottom w:val="0"/>
          <w:divBdr>
            <w:top w:val="none" w:sz="0" w:space="0" w:color="auto"/>
            <w:left w:val="none" w:sz="0" w:space="0" w:color="auto"/>
            <w:bottom w:val="none" w:sz="0" w:space="0" w:color="auto"/>
            <w:right w:val="none" w:sz="0" w:space="0" w:color="auto"/>
          </w:divBdr>
        </w:div>
        <w:div w:id="801077185">
          <w:marLeft w:val="480"/>
          <w:marRight w:val="0"/>
          <w:marTop w:val="0"/>
          <w:marBottom w:val="0"/>
          <w:divBdr>
            <w:top w:val="none" w:sz="0" w:space="0" w:color="auto"/>
            <w:left w:val="none" w:sz="0" w:space="0" w:color="auto"/>
            <w:bottom w:val="none" w:sz="0" w:space="0" w:color="auto"/>
            <w:right w:val="none" w:sz="0" w:space="0" w:color="auto"/>
          </w:divBdr>
        </w:div>
        <w:div w:id="1305770714">
          <w:marLeft w:val="480"/>
          <w:marRight w:val="0"/>
          <w:marTop w:val="0"/>
          <w:marBottom w:val="0"/>
          <w:divBdr>
            <w:top w:val="none" w:sz="0" w:space="0" w:color="auto"/>
            <w:left w:val="none" w:sz="0" w:space="0" w:color="auto"/>
            <w:bottom w:val="none" w:sz="0" w:space="0" w:color="auto"/>
            <w:right w:val="none" w:sz="0" w:space="0" w:color="auto"/>
          </w:divBdr>
        </w:div>
        <w:div w:id="661856343">
          <w:marLeft w:val="480"/>
          <w:marRight w:val="0"/>
          <w:marTop w:val="0"/>
          <w:marBottom w:val="0"/>
          <w:divBdr>
            <w:top w:val="none" w:sz="0" w:space="0" w:color="auto"/>
            <w:left w:val="none" w:sz="0" w:space="0" w:color="auto"/>
            <w:bottom w:val="none" w:sz="0" w:space="0" w:color="auto"/>
            <w:right w:val="none" w:sz="0" w:space="0" w:color="auto"/>
          </w:divBdr>
        </w:div>
        <w:div w:id="696196773">
          <w:marLeft w:val="480"/>
          <w:marRight w:val="0"/>
          <w:marTop w:val="0"/>
          <w:marBottom w:val="0"/>
          <w:divBdr>
            <w:top w:val="none" w:sz="0" w:space="0" w:color="auto"/>
            <w:left w:val="none" w:sz="0" w:space="0" w:color="auto"/>
            <w:bottom w:val="none" w:sz="0" w:space="0" w:color="auto"/>
            <w:right w:val="none" w:sz="0" w:space="0" w:color="auto"/>
          </w:divBdr>
        </w:div>
        <w:div w:id="714890864">
          <w:marLeft w:val="480"/>
          <w:marRight w:val="0"/>
          <w:marTop w:val="0"/>
          <w:marBottom w:val="0"/>
          <w:divBdr>
            <w:top w:val="none" w:sz="0" w:space="0" w:color="auto"/>
            <w:left w:val="none" w:sz="0" w:space="0" w:color="auto"/>
            <w:bottom w:val="none" w:sz="0" w:space="0" w:color="auto"/>
            <w:right w:val="none" w:sz="0" w:space="0" w:color="auto"/>
          </w:divBdr>
        </w:div>
        <w:div w:id="60642068">
          <w:marLeft w:val="480"/>
          <w:marRight w:val="0"/>
          <w:marTop w:val="0"/>
          <w:marBottom w:val="0"/>
          <w:divBdr>
            <w:top w:val="none" w:sz="0" w:space="0" w:color="auto"/>
            <w:left w:val="none" w:sz="0" w:space="0" w:color="auto"/>
            <w:bottom w:val="none" w:sz="0" w:space="0" w:color="auto"/>
            <w:right w:val="none" w:sz="0" w:space="0" w:color="auto"/>
          </w:divBdr>
        </w:div>
        <w:div w:id="1371952274">
          <w:marLeft w:val="480"/>
          <w:marRight w:val="0"/>
          <w:marTop w:val="0"/>
          <w:marBottom w:val="0"/>
          <w:divBdr>
            <w:top w:val="none" w:sz="0" w:space="0" w:color="auto"/>
            <w:left w:val="none" w:sz="0" w:space="0" w:color="auto"/>
            <w:bottom w:val="none" w:sz="0" w:space="0" w:color="auto"/>
            <w:right w:val="none" w:sz="0" w:space="0" w:color="auto"/>
          </w:divBdr>
        </w:div>
        <w:div w:id="2086756912">
          <w:marLeft w:val="480"/>
          <w:marRight w:val="0"/>
          <w:marTop w:val="0"/>
          <w:marBottom w:val="0"/>
          <w:divBdr>
            <w:top w:val="none" w:sz="0" w:space="0" w:color="auto"/>
            <w:left w:val="none" w:sz="0" w:space="0" w:color="auto"/>
            <w:bottom w:val="none" w:sz="0" w:space="0" w:color="auto"/>
            <w:right w:val="none" w:sz="0" w:space="0" w:color="auto"/>
          </w:divBdr>
        </w:div>
        <w:div w:id="1840659041">
          <w:marLeft w:val="480"/>
          <w:marRight w:val="0"/>
          <w:marTop w:val="0"/>
          <w:marBottom w:val="0"/>
          <w:divBdr>
            <w:top w:val="none" w:sz="0" w:space="0" w:color="auto"/>
            <w:left w:val="none" w:sz="0" w:space="0" w:color="auto"/>
            <w:bottom w:val="none" w:sz="0" w:space="0" w:color="auto"/>
            <w:right w:val="none" w:sz="0" w:space="0" w:color="auto"/>
          </w:divBdr>
        </w:div>
        <w:div w:id="980693328">
          <w:marLeft w:val="480"/>
          <w:marRight w:val="0"/>
          <w:marTop w:val="0"/>
          <w:marBottom w:val="0"/>
          <w:divBdr>
            <w:top w:val="none" w:sz="0" w:space="0" w:color="auto"/>
            <w:left w:val="none" w:sz="0" w:space="0" w:color="auto"/>
            <w:bottom w:val="none" w:sz="0" w:space="0" w:color="auto"/>
            <w:right w:val="none" w:sz="0" w:space="0" w:color="auto"/>
          </w:divBdr>
        </w:div>
        <w:div w:id="1481917979">
          <w:marLeft w:val="480"/>
          <w:marRight w:val="0"/>
          <w:marTop w:val="0"/>
          <w:marBottom w:val="0"/>
          <w:divBdr>
            <w:top w:val="none" w:sz="0" w:space="0" w:color="auto"/>
            <w:left w:val="none" w:sz="0" w:space="0" w:color="auto"/>
            <w:bottom w:val="none" w:sz="0" w:space="0" w:color="auto"/>
            <w:right w:val="none" w:sz="0" w:space="0" w:color="auto"/>
          </w:divBdr>
        </w:div>
        <w:div w:id="196509183">
          <w:marLeft w:val="480"/>
          <w:marRight w:val="0"/>
          <w:marTop w:val="0"/>
          <w:marBottom w:val="0"/>
          <w:divBdr>
            <w:top w:val="none" w:sz="0" w:space="0" w:color="auto"/>
            <w:left w:val="none" w:sz="0" w:space="0" w:color="auto"/>
            <w:bottom w:val="none" w:sz="0" w:space="0" w:color="auto"/>
            <w:right w:val="none" w:sz="0" w:space="0" w:color="auto"/>
          </w:divBdr>
        </w:div>
        <w:div w:id="1339700751">
          <w:marLeft w:val="480"/>
          <w:marRight w:val="0"/>
          <w:marTop w:val="0"/>
          <w:marBottom w:val="0"/>
          <w:divBdr>
            <w:top w:val="none" w:sz="0" w:space="0" w:color="auto"/>
            <w:left w:val="none" w:sz="0" w:space="0" w:color="auto"/>
            <w:bottom w:val="none" w:sz="0" w:space="0" w:color="auto"/>
            <w:right w:val="none" w:sz="0" w:space="0" w:color="auto"/>
          </w:divBdr>
        </w:div>
        <w:div w:id="2140370273">
          <w:marLeft w:val="480"/>
          <w:marRight w:val="0"/>
          <w:marTop w:val="0"/>
          <w:marBottom w:val="0"/>
          <w:divBdr>
            <w:top w:val="none" w:sz="0" w:space="0" w:color="auto"/>
            <w:left w:val="none" w:sz="0" w:space="0" w:color="auto"/>
            <w:bottom w:val="none" w:sz="0" w:space="0" w:color="auto"/>
            <w:right w:val="none" w:sz="0" w:space="0" w:color="auto"/>
          </w:divBdr>
        </w:div>
        <w:div w:id="982127021">
          <w:marLeft w:val="480"/>
          <w:marRight w:val="0"/>
          <w:marTop w:val="0"/>
          <w:marBottom w:val="0"/>
          <w:divBdr>
            <w:top w:val="none" w:sz="0" w:space="0" w:color="auto"/>
            <w:left w:val="none" w:sz="0" w:space="0" w:color="auto"/>
            <w:bottom w:val="none" w:sz="0" w:space="0" w:color="auto"/>
            <w:right w:val="none" w:sz="0" w:space="0" w:color="auto"/>
          </w:divBdr>
        </w:div>
        <w:div w:id="402945831">
          <w:marLeft w:val="480"/>
          <w:marRight w:val="0"/>
          <w:marTop w:val="0"/>
          <w:marBottom w:val="0"/>
          <w:divBdr>
            <w:top w:val="none" w:sz="0" w:space="0" w:color="auto"/>
            <w:left w:val="none" w:sz="0" w:space="0" w:color="auto"/>
            <w:bottom w:val="none" w:sz="0" w:space="0" w:color="auto"/>
            <w:right w:val="none" w:sz="0" w:space="0" w:color="auto"/>
          </w:divBdr>
        </w:div>
        <w:div w:id="1269699233">
          <w:marLeft w:val="480"/>
          <w:marRight w:val="0"/>
          <w:marTop w:val="0"/>
          <w:marBottom w:val="0"/>
          <w:divBdr>
            <w:top w:val="none" w:sz="0" w:space="0" w:color="auto"/>
            <w:left w:val="none" w:sz="0" w:space="0" w:color="auto"/>
            <w:bottom w:val="none" w:sz="0" w:space="0" w:color="auto"/>
            <w:right w:val="none" w:sz="0" w:space="0" w:color="auto"/>
          </w:divBdr>
        </w:div>
        <w:div w:id="1070149701">
          <w:marLeft w:val="480"/>
          <w:marRight w:val="0"/>
          <w:marTop w:val="0"/>
          <w:marBottom w:val="0"/>
          <w:divBdr>
            <w:top w:val="none" w:sz="0" w:space="0" w:color="auto"/>
            <w:left w:val="none" w:sz="0" w:space="0" w:color="auto"/>
            <w:bottom w:val="none" w:sz="0" w:space="0" w:color="auto"/>
            <w:right w:val="none" w:sz="0" w:space="0" w:color="auto"/>
          </w:divBdr>
        </w:div>
        <w:div w:id="1816752956">
          <w:marLeft w:val="480"/>
          <w:marRight w:val="0"/>
          <w:marTop w:val="0"/>
          <w:marBottom w:val="0"/>
          <w:divBdr>
            <w:top w:val="none" w:sz="0" w:space="0" w:color="auto"/>
            <w:left w:val="none" w:sz="0" w:space="0" w:color="auto"/>
            <w:bottom w:val="none" w:sz="0" w:space="0" w:color="auto"/>
            <w:right w:val="none" w:sz="0" w:space="0" w:color="auto"/>
          </w:divBdr>
        </w:div>
        <w:div w:id="2095542355">
          <w:marLeft w:val="480"/>
          <w:marRight w:val="0"/>
          <w:marTop w:val="0"/>
          <w:marBottom w:val="0"/>
          <w:divBdr>
            <w:top w:val="none" w:sz="0" w:space="0" w:color="auto"/>
            <w:left w:val="none" w:sz="0" w:space="0" w:color="auto"/>
            <w:bottom w:val="none" w:sz="0" w:space="0" w:color="auto"/>
            <w:right w:val="none" w:sz="0" w:space="0" w:color="auto"/>
          </w:divBdr>
        </w:div>
        <w:div w:id="1127940182">
          <w:marLeft w:val="480"/>
          <w:marRight w:val="0"/>
          <w:marTop w:val="0"/>
          <w:marBottom w:val="0"/>
          <w:divBdr>
            <w:top w:val="none" w:sz="0" w:space="0" w:color="auto"/>
            <w:left w:val="none" w:sz="0" w:space="0" w:color="auto"/>
            <w:bottom w:val="none" w:sz="0" w:space="0" w:color="auto"/>
            <w:right w:val="none" w:sz="0" w:space="0" w:color="auto"/>
          </w:divBdr>
        </w:div>
        <w:div w:id="1941795953">
          <w:marLeft w:val="480"/>
          <w:marRight w:val="0"/>
          <w:marTop w:val="0"/>
          <w:marBottom w:val="0"/>
          <w:divBdr>
            <w:top w:val="none" w:sz="0" w:space="0" w:color="auto"/>
            <w:left w:val="none" w:sz="0" w:space="0" w:color="auto"/>
            <w:bottom w:val="none" w:sz="0" w:space="0" w:color="auto"/>
            <w:right w:val="none" w:sz="0" w:space="0" w:color="auto"/>
          </w:divBdr>
        </w:div>
        <w:div w:id="779836925">
          <w:marLeft w:val="480"/>
          <w:marRight w:val="0"/>
          <w:marTop w:val="0"/>
          <w:marBottom w:val="0"/>
          <w:divBdr>
            <w:top w:val="none" w:sz="0" w:space="0" w:color="auto"/>
            <w:left w:val="none" w:sz="0" w:space="0" w:color="auto"/>
            <w:bottom w:val="none" w:sz="0" w:space="0" w:color="auto"/>
            <w:right w:val="none" w:sz="0" w:space="0" w:color="auto"/>
          </w:divBdr>
        </w:div>
        <w:div w:id="1359700834">
          <w:marLeft w:val="480"/>
          <w:marRight w:val="0"/>
          <w:marTop w:val="0"/>
          <w:marBottom w:val="0"/>
          <w:divBdr>
            <w:top w:val="none" w:sz="0" w:space="0" w:color="auto"/>
            <w:left w:val="none" w:sz="0" w:space="0" w:color="auto"/>
            <w:bottom w:val="none" w:sz="0" w:space="0" w:color="auto"/>
            <w:right w:val="none" w:sz="0" w:space="0" w:color="auto"/>
          </w:divBdr>
        </w:div>
        <w:div w:id="958530920">
          <w:marLeft w:val="480"/>
          <w:marRight w:val="0"/>
          <w:marTop w:val="0"/>
          <w:marBottom w:val="0"/>
          <w:divBdr>
            <w:top w:val="none" w:sz="0" w:space="0" w:color="auto"/>
            <w:left w:val="none" w:sz="0" w:space="0" w:color="auto"/>
            <w:bottom w:val="none" w:sz="0" w:space="0" w:color="auto"/>
            <w:right w:val="none" w:sz="0" w:space="0" w:color="auto"/>
          </w:divBdr>
        </w:div>
        <w:div w:id="2067950864">
          <w:marLeft w:val="480"/>
          <w:marRight w:val="0"/>
          <w:marTop w:val="0"/>
          <w:marBottom w:val="0"/>
          <w:divBdr>
            <w:top w:val="none" w:sz="0" w:space="0" w:color="auto"/>
            <w:left w:val="none" w:sz="0" w:space="0" w:color="auto"/>
            <w:bottom w:val="none" w:sz="0" w:space="0" w:color="auto"/>
            <w:right w:val="none" w:sz="0" w:space="0" w:color="auto"/>
          </w:divBdr>
        </w:div>
        <w:div w:id="756941000">
          <w:marLeft w:val="480"/>
          <w:marRight w:val="0"/>
          <w:marTop w:val="0"/>
          <w:marBottom w:val="0"/>
          <w:divBdr>
            <w:top w:val="none" w:sz="0" w:space="0" w:color="auto"/>
            <w:left w:val="none" w:sz="0" w:space="0" w:color="auto"/>
            <w:bottom w:val="none" w:sz="0" w:space="0" w:color="auto"/>
            <w:right w:val="none" w:sz="0" w:space="0" w:color="auto"/>
          </w:divBdr>
        </w:div>
        <w:div w:id="1873109245">
          <w:marLeft w:val="480"/>
          <w:marRight w:val="0"/>
          <w:marTop w:val="0"/>
          <w:marBottom w:val="0"/>
          <w:divBdr>
            <w:top w:val="none" w:sz="0" w:space="0" w:color="auto"/>
            <w:left w:val="none" w:sz="0" w:space="0" w:color="auto"/>
            <w:bottom w:val="none" w:sz="0" w:space="0" w:color="auto"/>
            <w:right w:val="none" w:sz="0" w:space="0" w:color="auto"/>
          </w:divBdr>
        </w:div>
        <w:div w:id="1733889631">
          <w:marLeft w:val="480"/>
          <w:marRight w:val="0"/>
          <w:marTop w:val="0"/>
          <w:marBottom w:val="0"/>
          <w:divBdr>
            <w:top w:val="none" w:sz="0" w:space="0" w:color="auto"/>
            <w:left w:val="none" w:sz="0" w:space="0" w:color="auto"/>
            <w:bottom w:val="none" w:sz="0" w:space="0" w:color="auto"/>
            <w:right w:val="none" w:sz="0" w:space="0" w:color="auto"/>
          </w:divBdr>
        </w:div>
        <w:div w:id="1696998989">
          <w:marLeft w:val="480"/>
          <w:marRight w:val="0"/>
          <w:marTop w:val="0"/>
          <w:marBottom w:val="0"/>
          <w:divBdr>
            <w:top w:val="none" w:sz="0" w:space="0" w:color="auto"/>
            <w:left w:val="none" w:sz="0" w:space="0" w:color="auto"/>
            <w:bottom w:val="none" w:sz="0" w:space="0" w:color="auto"/>
            <w:right w:val="none" w:sz="0" w:space="0" w:color="auto"/>
          </w:divBdr>
        </w:div>
        <w:div w:id="1503159397">
          <w:marLeft w:val="480"/>
          <w:marRight w:val="0"/>
          <w:marTop w:val="0"/>
          <w:marBottom w:val="0"/>
          <w:divBdr>
            <w:top w:val="none" w:sz="0" w:space="0" w:color="auto"/>
            <w:left w:val="none" w:sz="0" w:space="0" w:color="auto"/>
            <w:bottom w:val="none" w:sz="0" w:space="0" w:color="auto"/>
            <w:right w:val="none" w:sz="0" w:space="0" w:color="auto"/>
          </w:divBdr>
        </w:div>
        <w:div w:id="498541507">
          <w:marLeft w:val="480"/>
          <w:marRight w:val="0"/>
          <w:marTop w:val="0"/>
          <w:marBottom w:val="0"/>
          <w:divBdr>
            <w:top w:val="none" w:sz="0" w:space="0" w:color="auto"/>
            <w:left w:val="none" w:sz="0" w:space="0" w:color="auto"/>
            <w:bottom w:val="none" w:sz="0" w:space="0" w:color="auto"/>
            <w:right w:val="none" w:sz="0" w:space="0" w:color="auto"/>
          </w:divBdr>
        </w:div>
        <w:div w:id="68161661">
          <w:marLeft w:val="480"/>
          <w:marRight w:val="0"/>
          <w:marTop w:val="0"/>
          <w:marBottom w:val="0"/>
          <w:divBdr>
            <w:top w:val="none" w:sz="0" w:space="0" w:color="auto"/>
            <w:left w:val="none" w:sz="0" w:space="0" w:color="auto"/>
            <w:bottom w:val="none" w:sz="0" w:space="0" w:color="auto"/>
            <w:right w:val="none" w:sz="0" w:space="0" w:color="auto"/>
          </w:divBdr>
        </w:div>
        <w:div w:id="265432416">
          <w:marLeft w:val="480"/>
          <w:marRight w:val="0"/>
          <w:marTop w:val="0"/>
          <w:marBottom w:val="0"/>
          <w:divBdr>
            <w:top w:val="none" w:sz="0" w:space="0" w:color="auto"/>
            <w:left w:val="none" w:sz="0" w:space="0" w:color="auto"/>
            <w:bottom w:val="none" w:sz="0" w:space="0" w:color="auto"/>
            <w:right w:val="none" w:sz="0" w:space="0" w:color="auto"/>
          </w:divBdr>
        </w:div>
        <w:div w:id="1120803606">
          <w:marLeft w:val="480"/>
          <w:marRight w:val="0"/>
          <w:marTop w:val="0"/>
          <w:marBottom w:val="0"/>
          <w:divBdr>
            <w:top w:val="none" w:sz="0" w:space="0" w:color="auto"/>
            <w:left w:val="none" w:sz="0" w:space="0" w:color="auto"/>
            <w:bottom w:val="none" w:sz="0" w:space="0" w:color="auto"/>
            <w:right w:val="none" w:sz="0" w:space="0" w:color="auto"/>
          </w:divBdr>
        </w:div>
      </w:divsChild>
    </w:div>
    <w:div w:id="875654810">
      <w:bodyDiv w:val="1"/>
      <w:marLeft w:val="0"/>
      <w:marRight w:val="0"/>
      <w:marTop w:val="0"/>
      <w:marBottom w:val="0"/>
      <w:divBdr>
        <w:top w:val="none" w:sz="0" w:space="0" w:color="auto"/>
        <w:left w:val="none" w:sz="0" w:space="0" w:color="auto"/>
        <w:bottom w:val="none" w:sz="0" w:space="0" w:color="auto"/>
        <w:right w:val="none" w:sz="0" w:space="0" w:color="auto"/>
      </w:divBdr>
    </w:div>
    <w:div w:id="876626321">
      <w:bodyDiv w:val="1"/>
      <w:marLeft w:val="0"/>
      <w:marRight w:val="0"/>
      <w:marTop w:val="0"/>
      <w:marBottom w:val="0"/>
      <w:divBdr>
        <w:top w:val="none" w:sz="0" w:space="0" w:color="auto"/>
        <w:left w:val="none" w:sz="0" w:space="0" w:color="auto"/>
        <w:bottom w:val="none" w:sz="0" w:space="0" w:color="auto"/>
        <w:right w:val="none" w:sz="0" w:space="0" w:color="auto"/>
      </w:divBdr>
    </w:div>
    <w:div w:id="876895961">
      <w:bodyDiv w:val="1"/>
      <w:marLeft w:val="0"/>
      <w:marRight w:val="0"/>
      <w:marTop w:val="0"/>
      <w:marBottom w:val="0"/>
      <w:divBdr>
        <w:top w:val="none" w:sz="0" w:space="0" w:color="auto"/>
        <w:left w:val="none" w:sz="0" w:space="0" w:color="auto"/>
        <w:bottom w:val="none" w:sz="0" w:space="0" w:color="auto"/>
        <w:right w:val="none" w:sz="0" w:space="0" w:color="auto"/>
      </w:divBdr>
    </w:div>
    <w:div w:id="877426092">
      <w:bodyDiv w:val="1"/>
      <w:marLeft w:val="0"/>
      <w:marRight w:val="0"/>
      <w:marTop w:val="0"/>
      <w:marBottom w:val="0"/>
      <w:divBdr>
        <w:top w:val="none" w:sz="0" w:space="0" w:color="auto"/>
        <w:left w:val="none" w:sz="0" w:space="0" w:color="auto"/>
        <w:bottom w:val="none" w:sz="0" w:space="0" w:color="auto"/>
        <w:right w:val="none" w:sz="0" w:space="0" w:color="auto"/>
      </w:divBdr>
    </w:div>
    <w:div w:id="880674945">
      <w:bodyDiv w:val="1"/>
      <w:marLeft w:val="0"/>
      <w:marRight w:val="0"/>
      <w:marTop w:val="0"/>
      <w:marBottom w:val="0"/>
      <w:divBdr>
        <w:top w:val="none" w:sz="0" w:space="0" w:color="auto"/>
        <w:left w:val="none" w:sz="0" w:space="0" w:color="auto"/>
        <w:bottom w:val="none" w:sz="0" w:space="0" w:color="auto"/>
        <w:right w:val="none" w:sz="0" w:space="0" w:color="auto"/>
      </w:divBdr>
    </w:div>
    <w:div w:id="881525427">
      <w:bodyDiv w:val="1"/>
      <w:marLeft w:val="0"/>
      <w:marRight w:val="0"/>
      <w:marTop w:val="0"/>
      <w:marBottom w:val="0"/>
      <w:divBdr>
        <w:top w:val="none" w:sz="0" w:space="0" w:color="auto"/>
        <w:left w:val="none" w:sz="0" w:space="0" w:color="auto"/>
        <w:bottom w:val="none" w:sz="0" w:space="0" w:color="auto"/>
        <w:right w:val="none" w:sz="0" w:space="0" w:color="auto"/>
      </w:divBdr>
    </w:div>
    <w:div w:id="882405291">
      <w:bodyDiv w:val="1"/>
      <w:marLeft w:val="0"/>
      <w:marRight w:val="0"/>
      <w:marTop w:val="0"/>
      <w:marBottom w:val="0"/>
      <w:divBdr>
        <w:top w:val="none" w:sz="0" w:space="0" w:color="auto"/>
        <w:left w:val="none" w:sz="0" w:space="0" w:color="auto"/>
        <w:bottom w:val="none" w:sz="0" w:space="0" w:color="auto"/>
        <w:right w:val="none" w:sz="0" w:space="0" w:color="auto"/>
      </w:divBdr>
    </w:div>
    <w:div w:id="882518419">
      <w:bodyDiv w:val="1"/>
      <w:marLeft w:val="0"/>
      <w:marRight w:val="0"/>
      <w:marTop w:val="0"/>
      <w:marBottom w:val="0"/>
      <w:divBdr>
        <w:top w:val="none" w:sz="0" w:space="0" w:color="auto"/>
        <w:left w:val="none" w:sz="0" w:space="0" w:color="auto"/>
        <w:bottom w:val="none" w:sz="0" w:space="0" w:color="auto"/>
        <w:right w:val="none" w:sz="0" w:space="0" w:color="auto"/>
      </w:divBdr>
    </w:div>
    <w:div w:id="882593494">
      <w:bodyDiv w:val="1"/>
      <w:marLeft w:val="0"/>
      <w:marRight w:val="0"/>
      <w:marTop w:val="0"/>
      <w:marBottom w:val="0"/>
      <w:divBdr>
        <w:top w:val="none" w:sz="0" w:space="0" w:color="auto"/>
        <w:left w:val="none" w:sz="0" w:space="0" w:color="auto"/>
        <w:bottom w:val="none" w:sz="0" w:space="0" w:color="auto"/>
        <w:right w:val="none" w:sz="0" w:space="0" w:color="auto"/>
      </w:divBdr>
    </w:div>
    <w:div w:id="882717286">
      <w:bodyDiv w:val="1"/>
      <w:marLeft w:val="0"/>
      <w:marRight w:val="0"/>
      <w:marTop w:val="0"/>
      <w:marBottom w:val="0"/>
      <w:divBdr>
        <w:top w:val="none" w:sz="0" w:space="0" w:color="auto"/>
        <w:left w:val="none" w:sz="0" w:space="0" w:color="auto"/>
        <w:bottom w:val="none" w:sz="0" w:space="0" w:color="auto"/>
        <w:right w:val="none" w:sz="0" w:space="0" w:color="auto"/>
      </w:divBdr>
    </w:div>
    <w:div w:id="883062844">
      <w:bodyDiv w:val="1"/>
      <w:marLeft w:val="0"/>
      <w:marRight w:val="0"/>
      <w:marTop w:val="0"/>
      <w:marBottom w:val="0"/>
      <w:divBdr>
        <w:top w:val="none" w:sz="0" w:space="0" w:color="auto"/>
        <w:left w:val="none" w:sz="0" w:space="0" w:color="auto"/>
        <w:bottom w:val="none" w:sz="0" w:space="0" w:color="auto"/>
        <w:right w:val="none" w:sz="0" w:space="0" w:color="auto"/>
      </w:divBdr>
    </w:div>
    <w:div w:id="883325094">
      <w:bodyDiv w:val="1"/>
      <w:marLeft w:val="0"/>
      <w:marRight w:val="0"/>
      <w:marTop w:val="0"/>
      <w:marBottom w:val="0"/>
      <w:divBdr>
        <w:top w:val="none" w:sz="0" w:space="0" w:color="auto"/>
        <w:left w:val="none" w:sz="0" w:space="0" w:color="auto"/>
        <w:bottom w:val="none" w:sz="0" w:space="0" w:color="auto"/>
        <w:right w:val="none" w:sz="0" w:space="0" w:color="auto"/>
      </w:divBdr>
    </w:div>
    <w:div w:id="883753111">
      <w:bodyDiv w:val="1"/>
      <w:marLeft w:val="0"/>
      <w:marRight w:val="0"/>
      <w:marTop w:val="0"/>
      <w:marBottom w:val="0"/>
      <w:divBdr>
        <w:top w:val="none" w:sz="0" w:space="0" w:color="auto"/>
        <w:left w:val="none" w:sz="0" w:space="0" w:color="auto"/>
        <w:bottom w:val="none" w:sz="0" w:space="0" w:color="auto"/>
        <w:right w:val="none" w:sz="0" w:space="0" w:color="auto"/>
      </w:divBdr>
    </w:div>
    <w:div w:id="883903363">
      <w:bodyDiv w:val="1"/>
      <w:marLeft w:val="0"/>
      <w:marRight w:val="0"/>
      <w:marTop w:val="0"/>
      <w:marBottom w:val="0"/>
      <w:divBdr>
        <w:top w:val="none" w:sz="0" w:space="0" w:color="auto"/>
        <w:left w:val="none" w:sz="0" w:space="0" w:color="auto"/>
        <w:bottom w:val="none" w:sz="0" w:space="0" w:color="auto"/>
        <w:right w:val="none" w:sz="0" w:space="0" w:color="auto"/>
      </w:divBdr>
    </w:div>
    <w:div w:id="883904267">
      <w:bodyDiv w:val="1"/>
      <w:marLeft w:val="0"/>
      <w:marRight w:val="0"/>
      <w:marTop w:val="0"/>
      <w:marBottom w:val="0"/>
      <w:divBdr>
        <w:top w:val="none" w:sz="0" w:space="0" w:color="auto"/>
        <w:left w:val="none" w:sz="0" w:space="0" w:color="auto"/>
        <w:bottom w:val="none" w:sz="0" w:space="0" w:color="auto"/>
        <w:right w:val="none" w:sz="0" w:space="0" w:color="auto"/>
      </w:divBdr>
    </w:div>
    <w:div w:id="884030040">
      <w:bodyDiv w:val="1"/>
      <w:marLeft w:val="0"/>
      <w:marRight w:val="0"/>
      <w:marTop w:val="0"/>
      <w:marBottom w:val="0"/>
      <w:divBdr>
        <w:top w:val="none" w:sz="0" w:space="0" w:color="auto"/>
        <w:left w:val="none" w:sz="0" w:space="0" w:color="auto"/>
        <w:bottom w:val="none" w:sz="0" w:space="0" w:color="auto"/>
        <w:right w:val="none" w:sz="0" w:space="0" w:color="auto"/>
      </w:divBdr>
    </w:div>
    <w:div w:id="884175949">
      <w:bodyDiv w:val="1"/>
      <w:marLeft w:val="0"/>
      <w:marRight w:val="0"/>
      <w:marTop w:val="0"/>
      <w:marBottom w:val="0"/>
      <w:divBdr>
        <w:top w:val="none" w:sz="0" w:space="0" w:color="auto"/>
        <w:left w:val="none" w:sz="0" w:space="0" w:color="auto"/>
        <w:bottom w:val="none" w:sz="0" w:space="0" w:color="auto"/>
        <w:right w:val="none" w:sz="0" w:space="0" w:color="auto"/>
      </w:divBdr>
    </w:div>
    <w:div w:id="884488018">
      <w:bodyDiv w:val="1"/>
      <w:marLeft w:val="0"/>
      <w:marRight w:val="0"/>
      <w:marTop w:val="0"/>
      <w:marBottom w:val="0"/>
      <w:divBdr>
        <w:top w:val="none" w:sz="0" w:space="0" w:color="auto"/>
        <w:left w:val="none" w:sz="0" w:space="0" w:color="auto"/>
        <w:bottom w:val="none" w:sz="0" w:space="0" w:color="auto"/>
        <w:right w:val="none" w:sz="0" w:space="0" w:color="auto"/>
      </w:divBdr>
    </w:div>
    <w:div w:id="885025796">
      <w:bodyDiv w:val="1"/>
      <w:marLeft w:val="0"/>
      <w:marRight w:val="0"/>
      <w:marTop w:val="0"/>
      <w:marBottom w:val="0"/>
      <w:divBdr>
        <w:top w:val="none" w:sz="0" w:space="0" w:color="auto"/>
        <w:left w:val="none" w:sz="0" w:space="0" w:color="auto"/>
        <w:bottom w:val="none" w:sz="0" w:space="0" w:color="auto"/>
        <w:right w:val="none" w:sz="0" w:space="0" w:color="auto"/>
      </w:divBdr>
    </w:div>
    <w:div w:id="885144158">
      <w:bodyDiv w:val="1"/>
      <w:marLeft w:val="0"/>
      <w:marRight w:val="0"/>
      <w:marTop w:val="0"/>
      <w:marBottom w:val="0"/>
      <w:divBdr>
        <w:top w:val="none" w:sz="0" w:space="0" w:color="auto"/>
        <w:left w:val="none" w:sz="0" w:space="0" w:color="auto"/>
        <w:bottom w:val="none" w:sz="0" w:space="0" w:color="auto"/>
        <w:right w:val="none" w:sz="0" w:space="0" w:color="auto"/>
      </w:divBdr>
    </w:div>
    <w:div w:id="885874044">
      <w:bodyDiv w:val="1"/>
      <w:marLeft w:val="0"/>
      <w:marRight w:val="0"/>
      <w:marTop w:val="0"/>
      <w:marBottom w:val="0"/>
      <w:divBdr>
        <w:top w:val="none" w:sz="0" w:space="0" w:color="auto"/>
        <w:left w:val="none" w:sz="0" w:space="0" w:color="auto"/>
        <w:bottom w:val="none" w:sz="0" w:space="0" w:color="auto"/>
        <w:right w:val="none" w:sz="0" w:space="0" w:color="auto"/>
      </w:divBdr>
      <w:divsChild>
        <w:div w:id="1155296882">
          <w:marLeft w:val="0"/>
          <w:marRight w:val="0"/>
          <w:marTop w:val="0"/>
          <w:marBottom w:val="0"/>
          <w:divBdr>
            <w:top w:val="none" w:sz="0" w:space="0" w:color="auto"/>
            <w:left w:val="none" w:sz="0" w:space="0" w:color="auto"/>
            <w:bottom w:val="none" w:sz="0" w:space="0" w:color="auto"/>
            <w:right w:val="none" w:sz="0" w:space="0" w:color="auto"/>
          </w:divBdr>
        </w:div>
        <w:div w:id="1009673916">
          <w:marLeft w:val="0"/>
          <w:marRight w:val="0"/>
          <w:marTop w:val="0"/>
          <w:marBottom w:val="0"/>
          <w:divBdr>
            <w:top w:val="none" w:sz="0" w:space="0" w:color="auto"/>
            <w:left w:val="none" w:sz="0" w:space="0" w:color="auto"/>
            <w:bottom w:val="none" w:sz="0" w:space="0" w:color="auto"/>
            <w:right w:val="none" w:sz="0" w:space="0" w:color="auto"/>
          </w:divBdr>
        </w:div>
        <w:div w:id="1731994352">
          <w:marLeft w:val="0"/>
          <w:marRight w:val="0"/>
          <w:marTop w:val="0"/>
          <w:marBottom w:val="0"/>
          <w:divBdr>
            <w:top w:val="none" w:sz="0" w:space="0" w:color="auto"/>
            <w:left w:val="none" w:sz="0" w:space="0" w:color="auto"/>
            <w:bottom w:val="none" w:sz="0" w:space="0" w:color="auto"/>
            <w:right w:val="none" w:sz="0" w:space="0" w:color="auto"/>
          </w:divBdr>
        </w:div>
        <w:div w:id="1498377674">
          <w:marLeft w:val="0"/>
          <w:marRight w:val="0"/>
          <w:marTop w:val="0"/>
          <w:marBottom w:val="0"/>
          <w:divBdr>
            <w:top w:val="none" w:sz="0" w:space="0" w:color="auto"/>
            <w:left w:val="none" w:sz="0" w:space="0" w:color="auto"/>
            <w:bottom w:val="none" w:sz="0" w:space="0" w:color="auto"/>
            <w:right w:val="none" w:sz="0" w:space="0" w:color="auto"/>
          </w:divBdr>
        </w:div>
        <w:div w:id="150296935">
          <w:marLeft w:val="0"/>
          <w:marRight w:val="0"/>
          <w:marTop w:val="0"/>
          <w:marBottom w:val="0"/>
          <w:divBdr>
            <w:top w:val="none" w:sz="0" w:space="0" w:color="auto"/>
            <w:left w:val="none" w:sz="0" w:space="0" w:color="auto"/>
            <w:bottom w:val="none" w:sz="0" w:space="0" w:color="auto"/>
            <w:right w:val="none" w:sz="0" w:space="0" w:color="auto"/>
          </w:divBdr>
        </w:div>
        <w:div w:id="1744984728">
          <w:marLeft w:val="0"/>
          <w:marRight w:val="0"/>
          <w:marTop w:val="0"/>
          <w:marBottom w:val="0"/>
          <w:divBdr>
            <w:top w:val="none" w:sz="0" w:space="0" w:color="auto"/>
            <w:left w:val="none" w:sz="0" w:space="0" w:color="auto"/>
            <w:bottom w:val="none" w:sz="0" w:space="0" w:color="auto"/>
            <w:right w:val="none" w:sz="0" w:space="0" w:color="auto"/>
          </w:divBdr>
        </w:div>
        <w:div w:id="523910784">
          <w:marLeft w:val="0"/>
          <w:marRight w:val="0"/>
          <w:marTop w:val="0"/>
          <w:marBottom w:val="0"/>
          <w:divBdr>
            <w:top w:val="none" w:sz="0" w:space="0" w:color="auto"/>
            <w:left w:val="none" w:sz="0" w:space="0" w:color="auto"/>
            <w:bottom w:val="none" w:sz="0" w:space="0" w:color="auto"/>
            <w:right w:val="none" w:sz="0" w:space="0" w:color="auto"/>
          </w:divBdr>
        </w:div>
        <w:div w:id="1617364871">
          <w:marLeft w:val="0"/>
          <w:marRight w:val="0"/>
          <w:marTop w:val="0"/>
          <w:marBottom w:val="0"/>
          <w:divBdr>
            <w:top w:val="none" w:sz="0" w:space="0" w:color="auto"/>
            <w:left w:val="none" w:sz="0" w:space="0" w:color="auto"/>
            <w:bottom w:val="none" w:sz="0" w:space="0" w:color="auto"/>
            <w:right w:val="none" w:sz="0" w:space="0" w:color="auto"/>
          </w:divBdr>
        </w:div>
        <w:div w:id="1298607232">
          <w:marLeft w:val="0"/>
          <w:marRight w:val="0"/>
          <w:marTop w:val="0"/>
          <w:marBottom w:val="0"/>
          <w:divBdr>
            <w:top w:val="none" w:sz="0" w:space="0" w:color="auto"/>
            <w:left w:val="none" w:sz="0" w:space="0" w:color="auto"/>
            <w:bottom w:val="none" w:sz="0" w:space="0" w:color="auto"/>
            <w:right w:val="none" w:sz="0" w:space="0" w:color="auto"/>
          </w:divBdr>
        </w:div>
        <w:div w:id="770588159">
          <w:marLeft w:val="0"/>
          <w:marRight w:val="0"/>
          <w:marTop w:val="0"/>
          <w:marBottom w:val="0"/>
          <w:divBdr>
            <w:top w:val="none" w:sz="0" w:space="0" w:color="auto"/>
            <w:left w:val="none" w:sz="0" w:space="0" w:color="auto"/>
            <w:bottom w:val="none" w:sz="0" w:space="0" w:color="auto"/>
            <w:right w:val="none" w:sz="0" w:space="0" w:color="auto"/>
          </w:divBdr>
        </w:div>
        <w:div w:id="2003652997">
          <w:marLeft w:val="0"/>
          <w:marRight w:val="0"/>
          <w:marTop w:val="0"/>
          <w:marBottom w:val="0"/>
          <w:divBdr>
            <w:top w:val="none" w:sz="0" w:space="0" w:color="auto"/>
            <w:left w:val="none" w:sz="0" w:space="0" w:color="auto"/>
            <w:bottom w:val="none" w:sz="0" w:space="0" w:color="auto"/>
            <w:right w:val="none" w:sz="0" w:space="0" w:color="auto"/>
          </w:divBdr>
        </w:div>
        <w:div w:id="153765838">
          <w:marLeft w:val="0"/>
          <w:marRight w:val="0"/>
          <w:marTop w:val="0"/>
          <w:marBottom w:val="0"/>
          <w:divBdr>
            <w:top w:val="none" w:sz="0" w:space="0" w:color="auto"/>
            <w:left w:val="none" w:sz="0" w:space="0" w:color="auto"/>
            <w:bottom w:val="none" w:sz="0" w:space="0" w:color="auto"/>
            <w:right w:val="none" w:sz="0" w:space="0" w:color="auto"/>
          </w:divBdr>
        </w:div>
        <w:div w:id="1053583345">
          <w:marLeft w:val="0"/>
          <w:marRight w:val="0"/>
          <w:marTop w:val="0"/>
          <w:marBottom w:val="0"/>
          <w:divBdr>
            <w:top w:val="none" w:sz="0" w:space="0" w:color="auto"/>
            <w:left w:val="none" w:sz="0" w:space="0" w:color="auto"/>
            <w:bottom w:val="none" w:sz="0" w:space="0" w:color="auto"/>
            <w:right w:val="none" w:sz="0" w:space="0" w:color="auto"/>
          </w:divBdr>
        </w:div>
        <w:div w:id="478154449">
          <w:marLeft w:val="0"/>
          <w:marRight w:val="0"/>
          <w:marTop w:val="0"/>
          <w:marBottom w:val="0"/>
          <w:divBdr>
            <w:top w:val="none" w:sz="0" w:space="0" w:color="auto"/>
            <w:left w:val="none" w:sz="0" w:space="0" w:color="auto"/>
            <w:bottom w:val="none" w:sz="0" w:space="0" w:color="auto"/>
            <w:right w:val="none" w:sz="0" w:space="0" w:color="auto"/>
          </w:divBdr>
        </w:div>
        <w:div w:id="2091612268">
          <w:marLeft w:val="0"/>
          <w:marRight w:val="0"/>
          <w:marTop w:val="0"/>
          <w:marBottom w:val="0"/>
          <w:divBdr>
            <w:top w:val="none" w:sz="0" w:space="0" w:color="auto"/>
            <w:left w:val="none" w:sz="0" w:space="0" w:color="auto"/>
            <w:bottom w:val="none" w:sz="0" w:space="0" w:color="auto"/>
            <w:right w:val="none" w:sz="0" w:space="0" w:color="auto"/>
          </w:divBdr>
        </w:div>
        <w:div w:id="1732264043">
          <w:marLeft w:val="0"/>
          <w:marRight w:val="0"/>
          <w:marTop w:val="0"/>
          <w:marBottom w:val="0"/>
          <w:divBdr>
            <w:top w:val="none" w:sz="0" w:space="0" w:color="auto"/>
            <w:left w:val="none" w:sz="0" w:space="0" w:color="auto"/>
            <w:bottom w:val="none" w:sz="0" w:space="0" w:color="auto"/>
            <w:right w:val="none" w:sz="0" w:space="0" w:color="auto"/>
          </w:divBdr>
        </w:div>
        <w:div w:id="1865047087">
          <w:marLeft w:val="0"/>
          <w:marRight w:val="0"/>
          <w:marTop w:val="0"/>
          <w:marBottom w:val="0"/>
          <w:divBdr>
            <w:top w:val="none" w:sz="0" w:space="0" w:color="auto"/>
            <w:left w:val="none" w:sz="0" w:space="0" w:color="auto"/>
            <w:bottom w:val="none" w:sz="0" w:space="0" w:color="auto"/>
            <w:right w:val="none" w:sz="0" w:space="0" w:color="auto"/>
          </w:divBdr>
        </w:div>
        <w:div w:id="145976610">
          <w:marLeft w:val="0"/>
          <w:marRight w:val="0"/>
          <w:marTop w:val="0"/>
          <w:marBottom w:val="0"/>
          <w:divBdr>
            <w:top w:val="none" w:sz="0" w:space="0" w:color="auto"/>
            <w:left w:val="none" w:sz="0" w:space="0" w:color="auto"/>
            <w:bottom w:val="none" w:sz="0" w:space="0" w:color="auto"/>
            <w:right w:val="none" w:sz="0" w:space="0" w:color="auto"/>
          </w:divBdr>
        </w:div>
        <w:div w:id="1379815968">
          <w:marLeft w:val="0"/>
          <w:marRight w:val="0"/>
          <w:marTop w:val="0"/>
          <w:marBottom w:val="0"/>
          <w:divBdr>
            <w:top w:val="none" w:sz="0" w:space="0" w:color="auto"/>
            <w:left w:val="none" w:sz="0" w:space="0" w:color="auto"/>
            <w:bottom w:val="none" w:sz="0" w:space="0" w:color="auto"/>
            <w:right w:val="none" w:sz="0" w:space="0" w:color="auto"/>
          </w:divBdr>
        </w:div>
        <w:div w:id="942569533">
          <w:marLeft w:val="0"/>
          <w:marRight w:val="0"/>
          <w:marTop w:val="0"/>
          <w:marBottom w:val="0"/>
          <w:divBdr>
            <w:top w:val="none" w:sz="0" w:space="0" w:color="auto"/>
            <w:left w:val="none" w:sz="0" w:space="0" w:color="auto"/>
            <w:bottom w:val="none" w:sz="0" w:space="0" w:color="auto"/>
            <w:right w:val="none" w:sz="0" w:space="0" w:color="auto"/>
          </w:divBdr>
        </w:div>
        <w:div w:id="1553035170">
          <w:marLeft w:val="0"/>
          <w:marRight w:val="0"/>
          <w:marTop w:val="0"/>
          <w:marBottom w:val="0"/>
          <w:divBdr>
            <w:top w:val="none" w:sz="0" w:space="0" w:color="auto"/>
            <w:left w:val="none" w:sz="0" w:space="0" w:color="auto"/>
            <w:bottom w:val="none" w:sz="0" w:space="0" w:color="auto"/>
            <w:right w:val="none" w:sz="0" w:space="0" w:color="auto"/>
          </w:divBdr>
        </w:div>
        <w:div w:id="1262644337">
          <w:marLeft w:val="0"/>
          <w:marRight w:val="0"/>
          <w:marTop w:val="0"/>
          <w:marBottom w:val="0"/>
          <w:divBdr>
            <w:top w:val="none" w:sz="0" w:space="0" w:color="auto"/>
            <w:left w:val="none" w:sz="0" w:space="0" w:color="auto"/>
            <w:bottom w:val="none" w:sz="0" w:space="0" w:color="auto"/>
            <w:right w:val="none" w:sz="0" w:space="0" w:color="auto"/>
          </w:divBdr>
        </w:div>
        <w:div w:id="1677415755">
          <w:marLeft w:val="0"/>
          <w:marRight w:val="0"/>
          <w:marTop w:val="0"/>
          <w:marBottom w:val="0"/>
          <w:divBdr>
            <w:top w:val="none" w:sz="0" w:space="0" w:color="auto"/>
            <w:left w:val="none" w:sz="0" w:space="0" w:color="auto"/>
            <w:bottom w:val="none" w:sz="0" w:space="0" w:color="auto"/>
            <w:right w:val="none" w:sz="0" w:space="0" w:color="auto"/>
          </w:divBdr>
        </w:div>
        <w:div w:id="1210919548">
          <w:marLeft w:val="0"/>
          <w:marRight w:val="0"/>
          <w:marTop w:val="0"/>
          <w:marBottom w:val="0"/>
          <w:divBdr>
            <w:top w:val="none" w:sz="0" w:space="0" w:color="auto"/>
            <w:left w:val="none" w:sz="0" w:space="0" w:color="auto"/>
            <w:bottom w:val="none" w:sz="0" w:space="0" w:color="auto"/>
            <w:right w:val="none" w:sz="0" w:space="0" w:color="auto"/>
          </w:divBdr>
        </w:div>
        <w:div w:id="1639534053">
          <w:marLeft w:val="0"/>
          <w:marRight w:val="0"/>
          <w:marTop w:val="0"/>
          <w:marBottom w:val="0"/>
          <w:divBdr>
            <w:top w:val="none" w:sz="0" w:space="0" w:color="auto"/>
            <w:left w:val="none" w:sz="0" w:space="0" w:color="auto"/>
            <w:bottom w:val="none" w:sz="0" w:space="0" w:color="auto"/>
            <w:right w:val="none" w:sz="0" w:space="0" w:color="auto"/>
          </w:divBdr>
        </w:div>
        <w:div w:id="1783501028">
          <w:marLeft w:val="0"/>
          <w:marRight w:val="0"/>
          <w:marTop w:val="0"/>
          <w:marBottom w:val="0"/>
          <w:divBdr>
            <w:top w:val="none" w:sz="0" w:space="0" w:color="auto"/>
            <w:left w:val="none" w:sz="0" w:space="0" w:color="auto"/>
            <w:bottom w:val="none" w:sz="0" w:space="0" w:color="auto"/>
            <w:right w:val="none" w:sz="0" w:space="0" w:color="auto"/>
          </w:divBdr>
        </w:div>
        <w:div w:id="2071033732">
          <w:marLeft w:val="0"/>
          <w:marRight w:val="0"/>
          <w:marTop w:val="0"/>
          <w:marBottom w:val="0"/>
          <w:divBdr>
            <w:top w:val="none" w:sz="0" w:space="0" w:color="auto"/>
            <w:left w:val="none" w:sz="0" w:space="0" w:color="auto"/>
            <w:bottom w:val="none" w:sz="0" w:space="0" w:color="auto"/>
            <w:right w:val="none" w:sz="0" w:space="0" w:color="auto"/>
          </w:divBdr>
        </w:div>
        <w:div w:id="964194073">
          <w:marLeft w:val="0"/>
          <w:marRight w:val="0"/>
          <w:marTop w:val="0"/>
          <w:marBottom w:val="0"/>
          <w:divBdr>
            <w:top w:val="none" w:sz="0" w:space="0" w:color="auto"/>
            <w:left w:val="none" w:sz="0" w:space="0" w:color="auto"/>
            <w:bottom w:val="none" w:sz="0" w:space="0" w:color="auto"/>
            <w:right w:val="none" w:sz="0" w:space="0" w:color="auto"/>
          </w:divBdr>
        </w:div>
        <w:div w:id="1107891756">
          <w:marLeft w:val="0"/>
          <w:marRight w:val="0"/>
          <w:marTop w:val="0"/>
          <w:marBottom w:val="0"/>
          <w:divBdr>
            <w:top w:val="none" w:sz="0" w:space="0" w:color="auto"/>
            <w:left w:val="none" w:sz="0" w:space="0" w:color="auto"/>
            <w:bottom w:val="none" w:sz="0" w:space="0" w:color="auto"/>
            <w:right w:val="none" w:sz="0" w:space="0" w:color="auto"/>
          </w:divBdr>
        </w:div>
        <w:div w:id="915670001">
          <w:marLeft w:val="0"/>
          <w:marRight w:val="0"/>
          <w:marTop w:val="0"/>
          <w:marBottom w:val="0"/>
          <w:divBdr>
            <w:top w:val="none" w:sz="0" w:space="0" w:color="auto"/>
            <w:left w:val="none" w:sz="0" w:space="0" w:color="auto"/>
            <w:bottom w:val="none" w:sz="0" w:space="0" w:color="auto"/>
            <w:right w:val="none" w:sz="0" w:space="0" w:color="auto"/>
          </w:divBdr>
        </w:div>
        <w:div w:id="1168249144">
          <w:marLeft w:val="0"/>
          <w:marRight w:val="0"/>
          <w:marTop w:val="0"/>
          <w:marBottom w:val="0"/>
          <w:divBdr>
            <w:top w:val="none" w:sz="0" w:space="0" w:color="auto"/>
            <w:left w:val="none" w:sz="0" w:space="0" w:color="auto"/>
            <w:bottom w:val="none" w:sz="0" w:space="0" w:color="auto"/>
            <w:right w:val="none" w:sz="0" w:space="0" w:color="auto"/>
          </w:divBdr>
        </w:div>
        <w:div w:id="335500768">
          <w:marLeft w:val="0"/>
          <w:marRight w:val="0"/>
          <w:marTop w:val="0"/>
          <w:marBottom w:val="0"/>
          <w:divBdr>
            <w:top w:val="none" w:sz="0" w:space="0" w:color="auto"/>
            <w:left w:val="none" w:sz="0" w:space="0" w:color="auto"/>
            <w:bottom w:val="none" w:sz="0" w:space="0" w:color="auto"/>
            <w:right w:val="none" w:sz="0" w:space="0" w:color="auto"/>
          </w:divBdr>
        </w:div>
        <w:div w:id="219749469">
          <w:marLeft w:val="0"/>
          <w:marRight w:val="0"/>
          <w:marTop w:val="0"/>
          <w:marBottom w:val="0"/>
          <w:divBdr>
            <w:top w:val="none" w:sz="0" w:space="0" w:color="auto"/>
            <w:left w:val="none" w:sz="0" w:space="0" w:color="auto"/>
            <w:bottom w:val="none" w:sz="0" w:space="0" w:color="auto"/>
            <w:right w:val="none" w:sz="0" w:space="0" w:color="auto"/>
          </w:divBdr>
        </w:div>
        <w:div w:id="956105447">
          <w:marLeft w:val="0"/>
          <w:marRight w:val="0"/>
          <w:marTop w:val="0"/>
          <w:marBottom w:val="0"/>
          <w:divBdr>
            <w:top w:val="none" w:sz="0" w:space="0" w:color="auto"/>
            <w:left w:val="none" w:sz="0" w:space="0" w:color="auto"/>
            <w:bottom w:val="none" w:sz="0" w:space="0" w:color="auto"/>
            <w:right w:val="none" w:sz="0" w:space="0" w:color="auto"/>
          </w:divBdr>
        </w:div>
        <w:div w:id="1611819968">
          <w:marLeft w:val="0"/>
          <w:marRight w:val="0"/>
          <w:marTop w:val="0"/>
          <w:marBottom w:val="0"/>
          <w:divBdr>
            <w:top w:val="none" w:sz="0" w:space="0" w:color="auto"/>
            <w:left w:val="none" w:sz="0" w:space="0" w:color="auto"/>
            <w:bottom w:val="none" w:sz="0" w:space="0" w:color="auto"/>
            <w:right w:val="none" w:sz="0" w:space="0" w:color="auto"/>
          </w:divBdr>
        </w:div>
        <w:div w:id="1428504633">
          <w:marLeft w:val="0"/>
          <w:marRight w:val="0"/>
          <w:marTop w:val="0"/>
          <w:marBottom w:val="0"/>
          <w:divBdr>
            <w:top w:val="none" w:sz="0" w:space="0" w:color="auto"/>
            <w:left w:val="none" w:sz="0" w:space="0" w:color="auto"/>
            <w:bottom w:val="none" w:sz="0" w:space="0" w:color="auto"/>
            <w:right w:val="none" w:sz="0" w:space="0" w:color="auto"/>
          </w:divBdr>
        </w:div>
        <w:div w:id="1689406679">
          <w:marLeft w:val="0"/>
          <w:marRight w:val="0"/>
          <w:marTop w:val="0"/>
          <w:marBottom w:val="0"/>
          <w:divBdr>
            <w:top w:val="none" w:sz="0" w:space="0" w:color="auto"/>
            <w:left w:val="none" w:sz="0" w:space="0" w:color="auto"/>
            <w:bottom w:val="none" w:sz="0" w:space="0" w:color="auto"/>
            <w:right w:val="none" w:sz="0" w:space="0" w:color="auto"/>
          </w:divBdr>
        </w:div>
        <w:div w:id="1702970519">
          <w:marLeft w:val="0"/>
          <w:marRight w:val="0"/>
          <w:marTop w:val="0"/>
          <w:marBottom w:val="0"/>
          <w:divBdr>
            <w:top w:val="none" w:sz="0" w:space="0" w:color="auto"/>
            <w:left w:val="none" w:sz="0" w:space="0" w:color="auto"/>
            <w:bottom w:val="none" w:sz="0" w:space="0" w:color="auto"/>
            <w:right w:val="none" w:sz="0" w:space="0" w:color="auto"/>
          </w:divBdr>
        </w:div>
        <w:div w:id="1598907697">
          <w:marLeft w:val="0"/>
          <w:marRight w:val="0"/>
          <w:marTop w:val="0"/>
          <w:marBottom w:val="0"/>
          <w:divBdr>
            <w:top w:val="none" w:sz="0" w:space="0" w:color="auto"/>
            <w:left w:val="none" w:sz="0" w:space="0" w:color="auto"/>
            <w:bottom w:val="none" w:sz="0" w:space="0" w:color="auto"/>
            <w:right w:val="none" w:sz="0" w:space="0" w:color="auto"/>
          </w:divBdr>
        </w:div>
      </w:divsChild>
    </w:div>
    <w:div w:id="885995302">
      <w:bodyDiv w:val="1"/>
      <w:marLeft w:val="0"/>
      <w:marRight w:val="0"/>
      <w:marTop w:val="0"/>
      <w:marBottom w:val="0"/>
      <w:divBdr>
        <w:top w:val="none" w:sz="0" w:space="0" w:color="auto"/>
        <w:left w:val="none" w:sz="0" w:space="0" w:color="auto"/>
        <w:bottom w:val="none" w:sz="0" w:space="0" w:color="auto"/>
        <w:right w:val="none" w:sz="0" w:space="0" w:color="auto"/>
      </w:divBdr>
    </w:div>
    <w:div w:id="886067504">
      <w:bodyDiv w:val="1"/>
      <w:marLeft w:val="0"/>
      <w:marRight w:val="0"/>
      <w:marTop w:val="0"/>
      <w:marBottom w:val="0"/>
      <w:divBdr>
        <w:top w:val="none" w:sz="0" w:space="0" w:color="auto"/>
        <w:left w:val="none" w:sz="0" w:space="0" w:color="auto"/>
        <w:bottom w:val="none" w:sz="0" w:space="0" w:color="auto"/>
        <w:right w:val="none" w:sz="0" w:space="0" w:color="auto"/>
      </w:divBdr>
    </w:div>
    <w:div w:id="886067546">
      <w:bodyDiv w:val="1"/>
      <w:marLeft w:val="0"/>
      <w:marRight w:val="0"/>
      <w:marTop w:val="0"/>
      <w:marBottom w:val="0"/>
      <w:divBdr>
        <w:top w:val="none" w:sz="0" w:space="0" w:color="auto"/>
        <w:left w:val="none" w:sz="0" w:space="0" w:color="auto"/>
        <w:bottom w:val="none" w:sz="0" w:space="0" w:color="auto"/>
        <w:right w:val="none" w:sz="0" w:space="0" w:color="auto"/>
      </w:divBdr>
    </w:div>
    <w:div w:id="886532219">
      <w:bodyDiv w:val="1"/>
      <w:marLeft w:val="0"/>
      <w:marRight w:val="0"/>
      <w:marTop w:val="0"/>
      <w:marBottom w:val="0"/>
      <w:divBdr>
        <w:top w:val="none" w:sz="0" w:space="0" w:color="auto"/>
        <w:left w:val="none" w:sz="0" w:space="0" w:color="auto"/>
        <w:bottom w:val="none" w:sz="0" w:space="0" w:color="auto"/>
        <w:right w:val="none" w:sz="0" w:space="0" w:color="auto"/>
      </w:divBdr>
    </w:div>
    <w:div w:id="887035181">
      <w:bodyDiv w:val="1"/>
      <w:marLeft w:val="0"/>
      <w:marRight w:val="0"/>
      <w:marTop w:val="0"/>
      <w:marBottom w:val="0"/>
      <w:divBdr>
        <w:top w:val="none" w:sz="0" w:space="0" w:color="auto"/>
        <w:left w:val="none" w:sz="0" w:space="0" w:color="auto"/>
        <w:bottom w:val="none" w:sz="0" w:space="0" w:color="auto"/>
        <w:right w:val="none" w:sz="0" w:space="0" w:color="auto"/>
      </w:divBdr>
    </w:div>
    <w:div w:id="888031424">
      <w:bodyDiv w:val="1"/>
      <w:marLeft w:val="0"/>
      <w:marRight w:val="0"/>
      <w:marTop w:val="0"/>
      <w:marBottom w:val="0"/>
      <w:divBdr>
        <w:top w:val="none" w:sz="0" w:space="0" w:color="auto"/>
        <w:left w:val="none" w:sz="0" w:space="0" w:color="auto"/>
        <w:bottom w:val="none" w:sz="0" w:space="0" w:color="auto"/>
        <w:right w:val="none" w:sz="0" w:space="0" w:color="auto"/>
      </w:divBdr>
    </w:div>
    <w:div w:id="888344969">
      <w:bodyDiv w:val="1"/>
      <w:marLeft w:val="0"/>
      <w:marRight w:val="0"/>
      <w:marTop w:val="0"/>
      <w:marBottom w:val="0"/>
      <w:divBdr>
        <w:top w:val="none" w:sz="0" w:space="0" w:color="auto"/>
        <w:left w:val="none" w:sz="0" w:space="0" w:color="auto"/>
        <w:bottom w:val="none" w:sz="0" w:space="0" w:color="auto"/>
        <w:right w:val="none" w:sz="0" w:space="0" w:color="auto"/>
      </w:divBdr>
    </w:div>
    <w:div w:id="888373047">
      <w:bodyDiv w:val="1"/>
      <w:marLeft w:val="0"/>
      <w:marRight w:val="0"/>
      <w:marTop w:val="0"/>
      <w:marBottom w:val="0"/>
      <w:divBdr>
        <w:top w:val="none" w:sz="0" w:space="0" w:color="auto"/>
        <w:left w:val="none" w:sz="0" w:space="0" w:color="auto"/>
        <w:bottom w:val="none" w:sz="0" w:space="0" w:color="auto"/>
        <w:right w:val="none" w:sz="0" w:space="0" w:color="auto"/>
      </w:divBdr>
    </w:div>
    <w:div w:id="888997347">
      <w:bodyDiv w:val="1"/>
      <w:marLeft w:val="0"/>
      <w:marRight w:val="0"/>
      <w:marTop w:val="0"/>
      <w:marBottom w:val="0"/>
      <w:divBdr>
        <w:top w:val="none" w:sz="0" w:space="0" w:color="auto"/>
        <w:left w:val="none" w:sz="0" w:space="0" w:color="auto"/>
        <w:bottom w:val="none" w:sz="0" w:space="0" w:color="auto"/>
        <w:right w:val="none" w:sz="0" w:space="0" w:color="auto"/>
      </w:divBdr>
    </w:div>
    <w:div w:id="889800614">
      <w:bodyDiv w:val="1"/>
      <w:marLeft w:val="0"/>
      <w:marRight w:val="0"/>
      <w:marTop w:val="0"/>
      <w:marBottom w:val="0"/>
      <w:divBdr>
        <w:top w:val="none" w:sz="0" w:space="0" w:color="auto"/>
        <w:left w:val="none" w:sz="0" w:space="0" w:color="auto"/>
        <w:bottom w:val="none" w:sz="0" w:space="0" w:color="auto"/>
        <w:right w:val="none" w:sz="0" w:space="0" w:color="auto"/>
      </w:divBdr>
    </w:div>
    <w:div w:id="889998954">
      <w:bodyDiv w:val="1"/>
      <w:marLeft w:val="0"/>
      <w:marRight w:val="0"/>
      <w:marTop w:val="0"/>
      <w:marBottom w:val="0"/>
      <w:divBdr>
        <w:top w:val="none" w:sz="0" w:space="0" w:color="auto"/>
        <w:left w:val="none" w:sz="0" w:space="0" w:color="auto"/>
        <w:bottom w:val="none" w:sz="0" w:space="0" w:color="auto"/>
        <w:right w:val="none" w:sz="0" w:space="0" w:color="auto"/>
      </w:divBdr>
    </w:div>
    <w:div w:id="890338115">
      <w:bodyDiv w:val="1"/>
      <w:marLeft w:val="0"/>
      <w:marRight w:val="0"/>
      <w:marTop w:val="0"/>
      <w:marBottom w:val="0"/>
      <w:divBdr>
        <w:top w:val="none" w:sz="0" w:space="0" w:color="auto"/>
        <w:left w:val="none" w:sz="0" w:space="0" w:color="auto"/>
        <w:bottom w:val="none" w:sz="0" w:space="0" w:color="auto"/>
        <w:right w:val="none" w:sz="0" w:space="0" w:color="auto"/>
      </w:divBdr>
    </w:div>
    <w:div w:id="890458993">
      <w:bodyDiv w:val="1"/>
      <w:marLeft w:val="0"/>
      <w:marRight w:val="0"/>
      <w:marTop w:val="0"/>
      <w:marBottom w:val="0"/>
      <w:divBdr>
        <w:top w:val="none" w:sz="0" w:space="0" w:color="auto"/>
        <w:left w:val="none" w:sz="0" w:space="0" w:color="auto"/>
        <w:bottom w:val="none" w:sz="0" w:space="0" w:color="auto"/>
        <w:right w:val="none" w:sz="0" w:space="0" w:color="auto"/>
      </w:divBdr>
    </w:div>
    <w:div w:id="892548048">
      <w:bodyDiv w:val="1"/>
      <w:marLeft w:val="0"/>
      <w:marRight w:val="0"/>
      <w:marTop w:val="0"/>
      <w:marBottom w:val="0"/>
      <w:divBdr>
        <w:top w:val="none" w:sz="0" w:space="0" w:color="auto"/>
        <w:left w:val="none" w:sz="0" w:space="0" w:color="auto"/>
        <w:bottom w:val="none" w:sz="0" w:space="0" w:color="auto"/>
        <w:right w:val="none" w:sz="0" w:space="0" w:color="auto"/>
      </w:divBdr>
    </w:div>
    <w:div w:id="894463156">
      <w:bodyDiv w:val="1"/>
      <w:marLeft w:val="0"/>
      <w:marRight w:val="0"/>
      <w:marTop w:val="0"/>
      <w:marBottom w:val="0"/>
      <w:divBdr>
        <w:top w:val="none" w:sz="0" w:space="0" w:color="auto"/>
        <w:left w:val="none" w:sz="0" w:space="0" w:color="auto"/>
        <w:bottom w:val="none" w:sz="0" w:space="0" w:color="auto"/>
        <w:right w:val="none" w:sz="0" w:space="0" w:color="auto"/>
      </w:divBdr>
    </w:div>
    <w:div w:id="894505098">
      <w:bodyDiv w:val="1"/>
      <w:marLeft w:val="0"/>
      <w:marRight w:val="0"/>
      <w:marTop w:val="0"/>
      <w:marBottom w:val="0"/>
      <w:divBdr>
        <w:top w:val="none" w:sz="0" w:space="0" w:color="auto"/>
        <w:left w:val="none" w:sz="0" w:space="0" w:color="auto"/>
        <w:bottom w:val="none" w:sz="0" w:space="0" w:color="auto"/>
        <w:right w:val="none" w:sz="0" w:space="0" w:color="auto"/>
      </w:divBdr>
    </w:div>
    <w:div w:id="894976259">
      <w:bodyDiv w:val="1"/>
      <w:marLeft w:val="0"/>
      <w:marRight w:val="0"/>
      <w:marTop w:val="0"/>
      <w:marBottom w:val="0"/>
      <w:divBdr>
        <w:top w:val="none" w:sz="0" w:space="0" w:color="auto"/>
        <w:left w:val="none" w:sz="0" w:space="0" w:color="auto"/>
        <w:bottom w:val="none" w:sz="0" w:space="0" w:color="auto"/>
        <w:right w:val="none" w:sz="0" w:space="0" w:color="auto"/>
      </w:divBdr>
    </w:div>
    <w:div w:id="895432177">
      <w:bodyDiv w:val="1"/>
      <w:marLeft w:val="0"/>
      <w:marRight w:val="0"/>
      <w:marTop w:val="0"/>
      <w:marBottom w:val="0"/>
      <w:divBdr>
        <w:top w:val="none" w:sz="0" w:space="0" w:color="auto"/>
        <w:left w:val="none" w:sz="0" w:space="0" w:color="auto"/>
        <w:bottom w:val="none" w:sz="0" w:space="0" w:color="auto"/>
        <w:right w:val="none" w:sz="0" w:space="0" w:color="auto"/>
      </w:divBdr>
    </w:div>
    <w:div w:id="895777233">
      <w:bodyDiv w:val="1"/>
      <w:marLeft w:val="0"/>
      <w:marRight w:val="0"/>
      <w:marTop w:val="0"/>
      <w:marBottom w:val="0"/>
      <w:divBdr>
        <w:top w:val="none" w:sz="0" w:space="0" w:color="auto"/>
        <w:left w:val="none" w:sz="0" w:space="0" w:color="auto"/>
        <w:bottom w:val="none" w:sz="0" w:space="0" w:color="auto"/>
        <w:right w:val="none" w:sz="0" w:space="0" w:color="auto"/>
      </w:divBdr>
    </w:div>
    <w:div w:id="896821547">
      <w:bodyDiv w:val="1"/>
      <w:marLeft w:val="0"/>
      <w:marRight w:val="0"/>
      <w:marTop w:val="0"/>
      <w:marBottom w:val="0"/>
      <w:divBdr>
        <w:top w:val="none" w:sz="0" w:space="0" w:color="auto"/>
        <w:left w:val="none" w:sz="0" w:space="0" w:color="auto"/>
        <w:bottom w:val="none" w:sz="0" w:space="0" w:color="auto"/>
        <w:right w:val="none" w:sz="0" w:space="0" w:color="auto"/>
      </w:divBdr>
    </w:div>
    <w:div w:id="897135482">
      <w:bodyDiv w:val="1"/>
      <w:marLeft w:val="0"/>
      <w:marRight w:val="0"/>
      <w:marTop w:val="0"/>
      <w:marBottom w:val="0"/>
      <w:divBdr>
        <w:top w:val="none" w:sz="0" w:space="0" w:color="auto"/>
        <w:left w:val="none" w:sz="0" w:space="0" w:color="auto"/>
        <w:bottom w:val="none" w:sz="0" w:space="0" w:color="auto"/>
        <w:right w:val="none" w:sz="0" w:space="0" w:color="auto"/>
      </w:divBdr>
    </w:div>
    <w:div w:id="897783006">
      <w:bodyDiv w:val="1"/>
      <w:marLeft w:val="0"/>
      <w:marRight w:val="0"/>
      <w:marTop w:val="0"/>
      <w:marBottom w:val="0"/>
      <w:divBdr>
        <w:top w:val="none" w:sz="0" w:space="0" w:color="auto"/>
        <w:left w:val="none" w:sz="0" w:space="0" w:color="auto"/>
        <w:bottom w:val="none" w:sz="0" w:space="0" w:color="auto"/>
        <w:right w:val="none" w:sz="0" w:space="0" w:color="auto"/>
      </w:divBdr>
    </w:div>
    <w:div w:id="898320743">
      <w:bodyDiv w:val="1"/>
      <w:marLeft w:val="0"/>
      <w:marRight w:val="0"/>
      <w:marTop w:val="0"/>
      <w:marBottom w:val="0"/>
      <w:divBdr>
        <w:top w:val="none" w:sz="0" w:space="0" w:color="auto"/>
        <w:left w:val="none" w:sz="0" w:space="0" w:color="auto"/>
        <w:bottom w:val="none" w:sz="0" w:space="0" w:color="auto"/>
        <w:right w:val="none" w:sz="0" w:space="0" w:color="auto"/>
      </w:divBdr>
    </w:div>
    <w:div w:id="898707477">
      <w:bodyDiv w:val="1"/>
      <w:marLeft w:val="0"/>
      <w:marRight w:val="0"/>
      <w:marTop w:val="0"/>
      <w:marBottom w:val="0"/>
      <w:divBdr>
        <w:top w:val="none" w:sz="0" w:space="0" w:color="auto"/>
        <w:left w:val="none" w:sz="0" w:space="0" w:color="auto"/>
        <w:bottom w:val="none" w:sz="0" w:space="0" w:color="auto"/>
        <w:right w:val="none" w:sz="0" w:space="0" w:color="auto"/>
      </w:divBdr>
    </w:div>
    <w:div w:id="898900253">
      <w:bodyDiv w:val="1"/>
      <w:marLeft w:val="0"/>
      <w:marRight w:val="0"/>
      <w:marTop w:val="0"/>
      <w:marBottom w:val="0"/>
      <w:divBdr>
        <w:top w:val="none" w:sz="0" w:space="0" w:color="auto"/>
        <w:left w:val="none" w:sz="0" w:space="0" w:color="auto"/>
        <w:bottom w:val="none" w:sz="0" w:space="0" w:color="auto"/>
        <w:right w:val="none" w:sz="0" w:space="0" w:color="auto"/>
      </w:divBdr>
    </w:div>
    <w:div w:id="899483198">
      <w:bodyDiv w:val="1"/>
      <w:marLeft w:val="0"/>
      <w:marRight w:val="0"/>
      <w:marTop w:val="0"/>
      <w:marBottom w:val="0"/>
      <w:divBdr>
        <w:top w:val="none" w:sz="0" w:space="0" w:color="auto"/>
        <w:left w:val="none" w:sz="0" w:space="0" w:color="auto"/>
        <w:bottom w:val="none" w:sz="0" w:space="0" w:color="auto"/>
        <w:right w:val="none" w:sz="0" w:space="0" w:color="auto"/>
      </w:divBdr>
    </w:div>
    <w:div w:id="900211960">
      <w:bodyDiv w:val="1"/>
      <w:marLeft w:val="0"/>
      <w:marRight w:val="0"/>
      <w:marTop w:val="0"/>
      <w:marBottom w:val="0"/>
      <w:divBdr>
        <w:top w:val="none" w:sz="0" w:space="0" w:color="auto"/>
        <w:left w:val="none" w:sz="0" w:space="0" w:color="auto"/>
        <w:bottom w:val="none" w:sz="0" w:space="0" w:color="auto"/>
        <w:right w:val="none" w:sz="0" w:space="0" w:color="auto"/>
      </w:divBdr>
    </w:div>
    <w:div w:id="900411372">
      <w:bodyDiv w:val="1"/>
      <w:marLeft w:val="0"/>
      <w:marRight w:val="0"/>
      <w:marTop w:val="0"/>
      <w:marBottom w:val="0"/>
      <w:divBdr>
        <w:top w:val="none" w:sz="0" w:space="0" w:color="auto"/>
        <w:left w:val="none" w:sz="0" w:space="0" w:color="auto"/>
        <w:bottom w:val="none" w:sz="0" w:space="0" w:color="auto"/>
        <w:right w:val="none" w:sz="0" w:space="0" w:color="auto"/>
      </w:divBdr>
    </w:div>
    <w:div w:id="900865438">
      <w:bodyDiv w:val="1"/>
      <w:marLeft w:val="0"/>
      <w:marRight w:val="0"/>
      <w:marTop w:val="0"/>
      <w:marBottom w:val="0"/>
      <w:divBdr>
        <w:top w:val="none" w:sz="0" w:space="0" w:color="auto"/>
        <w:left w:val="none" w:sz="0" w:space="0" w:color="auto"/>
        <w:bottom w:val="none" w:sz="0" w:space="0" w:color="auto"/>
        <w:right w:val="none" w:sz="0" w:space="0" w:color="auto"/>
      </w:divBdr>
    </w:div>
    <w:div w:id="900991179">
      <w:bodyDiv w:val="1"/>
      <w:marLeft w:val="0"/>
      <w:marRight w:val="0"/>
      <w:marTop w:val="0"/>
      <w:marBottom w:val="0"/>
      <w:divBdr>
        <w:top w:val="none" w:sz="0" w:space="0" w:color="auto"/>
        <w:left w:val="none" w:sz="0" w:space="0" w:color="auto"/>
        <w:bottom w:val="none" w:sz="0" w:space="0" w:color="auto"/>
        <w:right w:val="none" w:sz="0" w:space="0" w:color="auto"/>
      </w:divBdr>
    </w:div>
    <w:div w:id="901477759">
      <w:bodyDiv w:val="1"/>
      <w:marLeft w:val="0"/>
      <w:marRight w:val="0"/>
      <w:marTop w:val="0"/>
      <w:marBottom w:val="0"/>
      <w:divBdr>
        <w:top w:val="none" w:sz="0" w:space="0" w:color="auto"/>
        <w:left w:val="none" w:sz="0" w:space="0" w:color="auto"/>
        <w:bottom w:val="none" w:sz="0" w:space="0" w:color="auto"/>
        <w:right w:val="none" w:sz="0" w:space="0" w:color="auto"/>
      </w:divBdr>
    </w:div>
    <w:div w:id="901522199">
      <w:bodyDiv w:val="1"/>
      <w:marLeft w:val="0"/>
      <w:marRight w:val="0"/>
      <w:marTop w:val="0"/>
      <w:marBottom w:val="0"/>
      <w:divBdr>
        <w:top w:val="none" w:sz="0" w:space="0" w:color="auto"/>
        <w:left w:val="none" w:sz="0" w:space="0" w:color="auto"/>
        <w:bottom w:val="none" w:sz="0" w:space="0" w:color="auto"/>
        <w:right w:val="none" w:sz="0" w:space="0" w:color="auto"/>
      </w:divBdr>
    </w:div>
    <w:div w:id="902300328">
      <w:bodyDiv w:val="1"/>
      <w:marLeft w:val="0"/>
      <w:marRight w:val="0"/>
      <w:marTop w:val="0"/>
      <w:marBottom w:val="0"/>
      <w:divBdr>
        <w:top w:val="none" w:sz="0" w:space="0" w:color="auto"/>
        <w:left w:val="none" w:sz="0" w:space="0" w:color="auto"/>
        <w:bottom w:val="none" w:sz="0" w:space="0" w:color="auto"/>
        <w:right w:val="none" w:sz="0" w:space="0" w:color="auto"/>
      </w:divBdr>
    </w:div>
    <w:div w:id="902566268">
      <w:bodyDiv w:val="1"/>
      <w:marLeft w:val="0"/>
      <w:marRight w:val="0"/>
      <w:marTop w:val="0"/>
      <w:marBottom w:val="0"/>
      <w:divBdr>
        <w:top w:val="none" w:sz="0" w:space="0" w:color="auto"/>
        <w:left w:val="none" w:sz="0" w:space="0" w:color="auto"/>
        <w:bottom w:val="none" w:sz="0" w:space="0" w:color="auto"/>
        <w:right w:val="none" w:sz="0" w:space="0" w:color="auto"/>
      </w:divBdr>
    </w:div>
    <w:div w:id="903026629">
      <w:bodyDiv w:val="1"/>
      <w:marLeft w:val="0"/>
      <w:marRight w:val="0"/>
      <w:marTop w:val="0"/>
      <w:marBottom w:val="0"/>
      <w:divBdr>
        <w:top w:val="none" w:sz="0" w:space="0" w:color="auto"/>
        <w:left w:val="none" w:sz="0" w:space="0" w:color="auto"/>
        <w:bottom w:val="none" w:sz="0" w:space="0" w:color="auto"/>
        <w:right w:val="none" w:sz="0" w:space="0" w:color="auto"/>
      </w:divBdr>
      <w:divsChild>
        <w:div w:id="102112622">
          <w:marLeft w:val="640"/>
          <w:marRight w:val="0"/>
          <w:marTop w:val="0"/>
          <w:marBottom w:val="0"/>
          <w:divBdr>
            <w:top w:val="none" w:sz="0" w:space="0" w:color="auto"/>
            <w:left w:val="none" w:sz="0" w:space="0" w:color="auto"/>
            <w:bottom w:val="none" w:sz="0" w:space="0" w:color="auto"/>
            <w:right w:val="none" w:sz="0" w:space="0" w:color="auto"/>
          </w:divBdr>
        </w:div>
        <w:div w:id="485361206">
          <w:marLeft w:val="640"/>
          <w:marRight w:val="0"/>
          <w:marTop w:val="0"/>
          <w:marBottom w:val="0"/>
          <w:divBdr>
            <w:top w:val="none" w:sz="0" w:space="0" w:color="auto"/>
            <w:left w:val="none" w:sz="0" w:space="0" w:color="auto"/>
            <w:bottom w:val="none" w:sz="0" w:space="0" w:color="auto"/>
            <w:right w:val="none" w:sz="0" w:space="0" w:color="auto"/>
          </w:divBdr>
        </w:div>
        <w:div w:id="1375234745">
          <w:marLeft w:val="640"/>
          <w:marRight w:val="0"/>
          <w:marTop w:val="0"/>
          <w:marBottom w:val="0"/>
          <w:divBdr>
            <w:top w:val="none" w:sz="0" w:space="0" w:color="auto"/>
            <w:left w:val="none" w:sz="0" w:space="0" w:color="auto"/>
            <w:bottom w:val="none" w:sz="0" w:space="0" w:color="auto"/>
            <w:right w:val="none" w:sz="0" w:space="0" w:color="auto"/>
          </w:divBdr>
        </w:div>
        <w:div w:id="1358778315">
          <w:marLeft w:val="640"/>
          <w:marRight w:val="0"/>
          <w:marTop w:val="0"/>
          <w:marBottom w:val="0"/>
          <w:divBdr>
            <w:top w:val="none" w:sz="0" w:space="0" w:color="auto"/>
            <w:left w:val="none" w:sz="0" w:space="0" w:color="auto"/>
            <w:bottom w:val="none" w:sz="0" w:space="0" w:color="auto"/>
            <w:right w:val="none" w:sz="0" w:space="0" w:color="auto"/>
          </w:divBdr>
        </w:div>
        <w:div w:id="943002384">
          <w:marLeft w:val="640"/>
          <w:marRight w:val="0"/>
          <w:marTop w:val="0"/>
          <w:marBottom w:val="0"/>
          <w:divBdr>
            <w:top w:val="none" w:sz="0" w:space="0" w:color="auto"/>
            <w:left w:val="none" w:sz="0" w:space="0" w:color="auto"/>
            <w:bottom w:val="none" w:sz="0" w:space="0" w:color="auto"/>
            <w:right w:val="none" w:sz="0" w:space="0" w:color="auto"/>
          </w:divBdr>
        </w:div>
        <w:div w:id="1333411455">
          <w:marLeft w:val="640"/>
          <w:marRight w:val="0"/>
          <w:marTop w:val="0"/>
          <w:marBottom w:val="0"/>
          <w:divBdr>
            <w:top w:val="none" w:sz="0" w:space="0" w:color="auto"/>
            <w:left w:val="none" w:sz="0" w:space="0" w:color="auto"/>
            <w:bottom w:val="none" w:sz="0" w:space="0" w:color="auto"/>
            <w:right w:val="none" w:sz="0" w:space="0" w:color="auto"/>
          </w:divBdr>
        </w:div>
        <w:div w:id="897785746">
          <w:marLeft w:val="640"/>
          <w:marRight w:val="0"/>
          <w:marTop w:val="0"/>
          <w:marBottom w:val="0"/>
          <w:divBdr>
            <w:top w:val="none" w:sz="0" w:space="0" w:color="auto"/>
            <w:left w:val="none" w:sz="0" w:space="0" w:color="auto"/>
            <w:bottom w:val="none" w:sz="0" w:space="0" w:color="auto"/>
            <w:right w:val="none" w:sz="0" w:space="0" w:color="auto"/>
          </w:divBdr>
        </w:div>
        <w:div w:id="702051460">
          <w:marLeft w:val="640"/>
          <w:marRight w:val="0"/>
          <w:marTop w:val="0"/>
          <w:marBottom w:val="0"/>
          <w:divBdr>
            <w:top w:val="none" w:sz="0" w:space="0" w:color="auto"/>
            <w:left w:val="none" w:sz="0" w:space="0" w:color="auto"/>
            <w:bottom w:val="none" w:sz="0" w:space="0" w:color="auto"/>
            <w:right w:val="none" w:sz="0" w:space="0" w:color="auto"/>
          </w:divBdr>
        </w:div>
        <w:div w:id="76827614">
          <w:marLeft w:val="640"/>
          <w:marRight w:val="0"/>
          <w:marTop w:val="0"/>
          <w:marBottom w:val="0"/>
          <w:divBdr>
            <w:top w:val="none" w:sz="0" w:space="0" w:color="auto"/>
            <w:left w:val="none" w:sz="0" w:space="0" w:color="auto"/>
            <w:bottom w:val="none" w:sz="0" w:space="0" w:color="auto"/>
            <w:right w:val="none" w:sz="0" w:space="0" w:color="auto"/>
          </w:divBdr>
        </w:div>
        <w:div w:id="614019884">
          <w:marLeft w:val="640"/>
          <w:marRight w:val="0"/>
          <w:marTop w:val="0"/>
          <w:marBottom w:val="0"/>
          <w:divBdr>
            <w:top w:val="none" w:sz="0" w:space="0" w:color="auto"/>
            <w:left w:val="none" w:sz="0" w:space="0" w:color="auto"/>
            <w:bottom w:val="none" w:sz="0" w:space="0" w:color="auto"/>
            <w:right w:val="none" w:sz="0" w:space="0" w:color="auto"/>
          </w:divBdr>
        </w:div>
        <w:div w:id="633175231">
          <w:marLeft w:val="640"/>
          <w:marRight w:val="0"/>
          <w:marTop w:val="0"/>
          <w:marBottom w:val="0"/>
          <w:divBdr>
            <w:top w:val="none" w:sz="0" w:space="0" w:color="auto"/>
            <w:left w:val="none" w:sz="0" w:space="0" w:color="auto"/>
            <w:bottom w:val="none" w:sz="0" w:space="0" w:color="auto"/>
            <w:right w:val="none" w:sz="0" w:space="0" w:color="auto"/>
          </w:divBdr>
        </w:div>
        <w:div w:id="1444416971">
          <w:marLeft w:val="640"/>
          <w:marRight w:val="0"/>
          <w:marTop w:val="0"/>
          <w:marBottom w:val="0"/>
          <w:divBdr>
            <w:top w:val="none" w:sz="0" w:space="0" w:color="auto"/>
            <w:left w:val="none" w:sz="0" w:space="0" w:color="auto"/>
            <w:bottom w:val="none" w:sz="0" w:space="0" w:color="auto"/>
            <w:right w:val="none" w:sz="0" w:space="0" w:color="auto"/>
          </w:divBdr>
        </w:div>
        <w:div w:id="548037562">
          <w:marLeft w:val="640"/>
          <w:marRight w:val="0"/>
          <w:marTop w:val="0"/>
          <w:marBottom w:val="0"/>
          <w:divBdr>
            <w:top w:val="none" w:sz="0" w:space="0" w:color="auto"/>
            <w:left w:val="none" w:sz="0" w:space="0" w:color="auto"/>
            <w:bottom w:val="none" w:sz="0" w:space="0" w:color="auto"/>
            <w:right w:val="none" w:sz="0" w:space="0" w:color="auto"/>
          </w:divBdr>
        </w:div>
        <w:div w:id="1783722208">
          <w:marLeft w:val="640"/>
          <w:marRight w:val="0"/>
          <w:marTop w:val="0"/>
          <w:marBottom w:val="0"/>
          <w:divBdr>
            <w:top w:val="none" w:sz="0" w:space="0" w:color="auto"/>
            <w:left w:val="none" w:sz="0" w:space="0" w:color="auto"/>
            <w:bottom w:val="none" w:sz="0" w:space="0" w:color="auto"/>
            <w:right w:val="none" w:sz="0" w:space="0" w:color="auto"/>
          </w:divBdr>
        </w:div>
        <w:div w:id="1500123770">
          <w:marLeft w:val="640"/>
          <w:marRight w:val="0"/>
          <w:marTop w:val="0"/>
          <w:marBottom w:val="0"/>
          <w:divBdr>
            <w:top w:val="none" w:sz="0" w:space="0" w:color="auto"/>
            <w:left w:val="none" w:sz="0" w:space="0" w:color="auto"/>
            <w:bottom w:val="none" w:sz="0" w:space="0" w:color="auto"/>
            <w:right w:val="none" w:sz="0" w:space="0" w:color="auto"/>
          </w:divBdr>
        </w:div>
        <w:div w:id="1902520705">
          <w:marLeft w:val="640"/>
          <w:marRight w:val="0"/>
          <w:marTop w:val="0"/>
          <w:marBottom w:val="0"/>
          <w:divBdr>
            <w:top w:val="none" w:sz="0" w:space="0" w:color="auto"/>
            <w:left w:val="none" w:sz="0" w:space="0" w:color="auto"/>
            <w:bottom w:val="none" w:sz="0" w:space="0" w:color="auto"/>
            <w:right w:val="none" w:sz="0" w:space="0" w:color="auto"/>
          </w:divBdr>
        </w:div>
        <w:div w:id="1231043328">
          <w:marLeft w:val="640"/>
          <w:marRight w:val="0"/>
          <w:marTop w:val="0"/>
          <w:marBottom w:val="0"/>
          <w:divBdr>
            <w:top w:val="none" w:sz="0" w:space="0" w:color="auto"/>
            <w:left w:val="none" w:sz="0" w:space="0" w:color="auto"/>
            <w:bottom w:val="none" w:sz="0" w:space="0" w:color="auto"/>
            <w:right w:val="none" w:sz="0" w:space="0" w:color="auto"/>
          </w:divBdr>
        </w:div>
        <w:div w:id="445465760">
          <w:marLeft w:val="640"/>
          <w:marRight w:val="0"/>
          <w:marTop w:val="0"/>
          <w:marBottom w:val="0"/>
          <w:divBdr>
            <w:top w:val="none" w:sz="0" w:space="0" w:color="auto"/>
            <w:left w:val="none" w:sz="0" w:space="0" w:color="auto"/>
            <w:bottom w:val="none" w:sz="0" w:space="0" w:color="auto"/>
            <w:right w:val="none" w:sz="0" w:space="0" w:color="auto"/>
          </w:divBdr>
        </w:div>
        <w:div w:id="1551375985">
          <w:marLeft w:val="640"/>
          <w:marRight w:val="0"/>
          <w:marTop w:val="0"/>
          <w:marBottom w:val="0"/>
          <w:divBdr>
            <w:top w:val="none" w:sz="0" w:space="0" w:color="auto"/>
            <w:left w:val="none" w:sz="0" w:space="0" w:color="auto"/>
            <w:bottom w:val="none" w:sz="0" w:space="0" w:color="auto"/>
            <w:right w:val="none" w:sz="0" w:space="0" w:color="auto"/>
          </w:divBdr>
        </w:div>
        <w:div w:id="1830097141">
          <w:marLeft w:val="640"/>
          <w:marRight w:val="0"/>
          <w:marTop w:val="0"/>
          <w:marBottom w:val="0"/>
          <w:divBdr>
            <w:top w:val="none" w:sz="0" w:space="0" w:color="auto"/>
            <w:left w:val="none" w:sz="0" w:space="0" w:color="auto"/>
            <w:bottom w:val="none" w:sz="0" w:space="0" w:color="auto"/>
            <w:right w:val="none" w:sz="0" w:space="0" w:color="auto"/>
          </w:divBdr>
        </w:div>
        <w:div w:id="133915624">
          <w:marLeft w:val="640"/>
          <w:marRight w:val="0"/>
          <w:marTop w:val="0"/>
          <w:marBottom w:val="0"/>
          <w:divBdr>
            <w:top w:val="none" w:sz="0" w:space="0" w:color="auto"/>
            <w:left w:val="none" w:sz="0" w:space="0" w:color="auto"/>
            <w:bottom w:val="none" w:sz="0" w:space="0" w:color="auto"/>
            <w:right w:val="none" w:sz="0" w:space="0" w:color="auto"/>
          </w:divBdr>
        </w:div>
        <w:div w:id="1874149992">
          <w:marLeft w:val="640"/>
          <w:marRight w:val="0"/>
          <w:marTop w:val="0"/>
          <w:marBottom w:val="0"/>
          <w:divBdr>
            <w:top w:val="none" w:sz="0" w:space="0" w:color="auto"/>
            <w:left w:val="none" w:sz="0" w:space="0" w:color="auto"/>
            <w:bottom w:val="none" w:sz="0" w:space="0" w:color="auto"/>
            <w:right w:val="none" w:sz="0" w:space="0" w:color="auto"/>
          </w:divBdr>
        </w:div>
        <w:div w:id="995760540">
          <w:marLeft w:val="640"/>
          <w:marRight w:val="0"/>
          <w:marTop w:val="0"/>
          <w:marBottom w:val="0"/>
          <w:divBdr>
            <w:top w:val="none" w:sz="0" w:space="0" w:color="auto"/>
            <w:left w:val="none" w:sz="0" w:space="0" w:color="auto"/>
            <w:bottom w:val="none" w:sz="0" w:space="0" w:color="auto"/>
            <w:right w:val="none" w:sz="0" w:space="0" w:color="auto"/>
          </w:divBdr>
        </w:div>
        <w:div w:id="2125534736">
          <w:marLeft w:val="640"/>
          <w:marRight w:val="0"/>
          <w:marTop w:val="0"/>
          <w:marBottom w:val="0"/>
          <w:divBdr>
            <w:top w:val="none" w:sz="0" w:space="0" w:color="auto"/>
            <w:left w:val="none" w:sz="0" w:space="0" w:color="auto"/>
            <w:bottom w:val="none" w:sz="0" w:space="0" w:color="auto"/>
            <w:right w:val="none" w:sz="0" w:space="0" w:color="auto"/>
          </w:divBdr>
        </w:div>
        <w:div w:id="1778062804">
          <w:marLeft w:val="640"/>
          <w:marRight w:val="0"/>
          <w:marTop w:val="0"/>
          <w:marBottom w:val="0"/>
          <w:divBdr>
            <w:top w:val="none" w:sz="0" w:space="0" w:color="auto"/>
            <w:left w:val="none" w:sz="0" w:space="0" w:color="auto"/>
            <w:bottom w:val="none" w:sz="0" w:space="0" w:color="auto"/>
            <w:right w:val="none" w:sz="0" w:space="0" w:color="auto"/>
          </w:divBdr>
        </w:div>
        <w:div w:id="1996520264">
          <w:marLeft w:val="640"/>
          <w:marRight w:val="0"/>
          <w:marTop w:val="0"/>
          <w:marBottom w:val="0"/>
          <w:divBdr>
            <w:top w:val="none" w:sz="0" w:space="0" w:color="auto"/>
            <w:left w:val="none" w:sz="0" w:space="0" w:color="auto"/>
            <w:bottom w:val="none" w:sz="0" w:space="0" w:color="auto"/>
            <w:right w:val="none" w:sz="0" w:space="0" w:color="auto"/>
          </w:divBdr>
        </w:div>
        <w:div w:id="389040568">
          <w:marLeft w:val="640"/>
          <w:marRight w:val="0"/>
          <w:marTop w:val="0"/>
          <w:marBottom w:val="0"/>
          <w:divBdr>
            <w:top w:val="none" w:sz="0" w:space="0" w:color="auto"/>
            <w:left w:val="none" w:sz="0" w:space="0" w:color="auto"/>
            <w:bottom w:val="none" w:sz="0" w:space="0" w:color="auto"/>
            <w:right w:val="none" w:sz="0" w:space="0" w:color="auto"/>
          </w:divBdr>
        </w:div>
        <w:div w:id="943075362">
          <w:marLeft w:val="640"/>
          <w:marRight w:val="0"/>
          <w:marTop w:val="0"/>
          <w:marBottom w:val="0"/>
          <w:divBdr>
            <w:top w:val="none" w:sz="0" w:space="0" w:color="auto"/>
            <w:left w:val="none" w:sz="0" w:space="0" w:color="auto"/>
            <w:bottom w:val="none" w:sz="0" w:space="0" w:color="auto"/>
            <w:right w:val="none" w:sz="0" w:space="0" w:color="auto"/>
          </w:divBdr>
        </w:div>
        <w:div w:id="576328666">
          <w:marLeft w:val="640"/>
          <w:marRight w:val="0"/>
          <w:marTop w:val="0"/>
          <w:marBottom w:val="0"/>
          <w:divBdr>
            <w:top w:val="none" w:sz="0" w:space="0" w:color="auto"/>
            <w:left w:val="none" w:sz="0" w:space="0" w:color="auto"/>
            <w:bottom w:val="none" w:sz="0" w:space="0" w:color="auto"/>
            <w:right w:val="none" w:sz="0" w:space="0" w:color="auto"/>
          </w:divBdr>
        </w:div>
        <w:div w:id="274018680">
          <w:marLeft w:val="640"/>
          <w:marRight w:val="0"/>
          <w:marTop w:val="0"/>
          <w:marBottom w:val="0"/>
          <w:divBdr>
            <w:top w:val="none" w:sz="0" w:space="0" w:color="auto"/>
            <w:left w:val="none" w:sz="0" w:space="0" w:color="auto"/>
            <w:bottom w:val="none" w:sz="0" w:space="0" w:color="auto"/>
            <w:right w:val="none" w:sz="0" w:space="0" w:color="auto"/>
          </w:divBdr>
        </w:div>
        <w:div w:id="1431046892">
          <w:marLeft w:val="640"/>
          <w:marRight w:val="0"/>
          <w:marTop w:val="0"/>
          <w:marBottom w:val="0"/>
          <w:divBdr>
            <w:top w:val="none" w:sz="0" w:space="0" w:color="auto"/>
            <w:left w:val="none" w:sz="0" w:space="0" w:color="auto"/>
            <w:bottom w:val="none" w:sz="0" w:space="0" w:color="auto"/>
            <w:right w:val="none" w:sz="0" w:space="0" w:color="auto"/>
          </w:divBdr>
        </w:div>
        <w:div w:id="206334137">
          <w:marLeft w:val="640"/>
          <w:marRight w:val="0"/>
          <w:marTop w:val="0"/>
          <w:marBottom w:val="0"/>
          <w:divBdr>
            <w:top w:val="none" w:sz="0" w:space="0" w:color="auto"/>
            <w:left w:val="none" w:sz="0" w:space="0" w:color="auto"/>
            <w:bottom w:val="none" w:sz="0" w:space="0" w:color="auto"/>
            <w:right w:val="none" w:sz="0" w:space="0" w:color="auto"/>
          </w:divBdr>
        </w:div>
        <w:div w:id="359399888">
          <w:marLeft w:val="640"/>
          <w:marRight w:val="0"/>
          <w:marTop w:val="0"/>
          <w:marBottom w:val="0"/>
          <w:divBdr>
            <w:top w:val="none" w:sz="0" w:space="0" w:color="auto"/>
            <w:left w:val="none" w:sz="0" w:space="0" w:color="auto"/>
            <w:bottom w:val="none" w:sz="0" w:space="0" w:color="auto"/>
            <w:right w:val="none" w:sz="0" w:space="0" w:color="auto"/>
          </w:divBdr>
        </w:div>
        <w:div w:id="575673079">
          <w:marLeft w:val="640"/>
          <w:marRight w:val="0"/>
          <w:marTop w:val="0"/>
          <w:marBottom w:val="0"/>
          <w:divBdr>
            <w:top w:val="none" w:sz="0" w:space="0" w:color="auto"/>
            <w:left w:val="none" w:sz="0" w:space="0" w:color="auto"/>
            <w:bottom w:val="none" w:sz="0" w:space="0" w:color="auto"/>
            <w:right w:val="none" w:sz="0" w:space="0" w:color="auto"/>
          </w:divBdr>
        </w:div>
        <w:div w:id="372925364">
          <w:marLeft w:val="640"/>
          <w:marRight w:val="0"/>
          <w:marTop w:val="0"/>
          <w:marBottom w:val="0"/>
          <w:divBdr>
            <w:top w:val="none" w:sz="0" w:space="0" w:color="auto"/>
            <w:left w:val="none" w:sz="0" w:space="0" w:color="auto"/>
            <w:bottom w:val="none" w:sz="0" w:space="0" w:color="auto"/>
            <w:right w:val="none" w:sz="0" w:space="0" w:color="auto"/>
          </w:divBdr>
        </w:div>
        <w:div w:id="153111120">
          <w:marLeft w:val="640"/>
          <w:marRight w:val="0"/>
          <w:marTop w:val="0"/>
          <w:marBottom w:val="0"/>
          <w:divBdr>
            <w:top w:val="none" w:sz="0" w:space="0" w:color="auto"/>
            <w:left w:val="none" w:sz="0" w:space="0" w:color="auto"/>
            <w:bottom w:val="none" w:sz="0" w:space="0" w:color="auto"/>
            <w:right w:val="none" w:sz="0" w:space="0" w:color="auto"/>
          </w:divBdr>
        </w:div>
        <w:div w:id="222831550">
          <w:marLeft w:val="640"/>
          <w:marRight w:val="0"/>
          <w:marTop w:val="0"/>
          <w:marBottom w:val="0"/>
          <w:divBdr>
            <w:top w:val="none" w:sz="0" w:space="0" w:color="auto"/>
            <w:left w:val="none" w:sz="0" w:space="0" w:color="auto"/>
            <w:bottom w:val="none" w:sz="0" w:space="0" w:color="auto"/>
            <w:right w:val="none" w:sz="0" w:space="0" w:color="auto"/>
          </w:divBdr>
        </w:div>
        <w:div w:id="876507410">
          <w:marLeft w:val="640"/>
          <w:marRight w:val="0"/>
          <w:marTop w:val="0"/>
          <w:marBottom w:val="0"/>
          <w:divBdr>
            <w:top w:val="none" w:sz="0" w:space="0" w:color="auto"/>
            <w:left w:val="none" w:sz="0" w:space="0" w:color="auto"/>
            <w:bottom w:val="none" w:sz="0" w:space="0" w:color="auto"/>
            <w:right w:val="none" w:sz="0" w:space="0" w:color="auto"/>
          </w:divBdr>
        </w:div>
        <w:div w:id="1859924163">
          <w:marLeft w:val="640"/>
          <w:marRight w:val="0"/>
          <w:marTop w:val="0"/>
          <w:marBottom w:val="0"/>
          <w:divBdr>
            <w:top w:val="none" w:sz="0" w:space="0" w:color="auto"/>
            <w:left w:val="none" w:sz="0" w:space="0" w:color="auto"/>
            <w:bottom w:val="none" w:sz="0" w:space="0" w:color="auto"/>
            <w:right w:val="none" w:sz="0" w:space="0" w:color="auto"/>
          </w:divBdr>
        </w:div>
      </w:divsChild>
    </w:div>
    <w:div w:id="904031122">
      <w:bodyDiv w:val="1"/>
      <w:marLeft w:val="0"/>
      <w:marRight w:val="0"/>
      <w:marTop w:val="0"/>
      <w:marBottom w:val="0"/>
      <w:divBdr>
        <w:top w:val="none" w:sz="0" w:space="0" w:color="auto"/>
        <w:left w:val="none" w:sz="0" w:space="0" w:color="auto"/>
        <w:bottom w:val="none" w:sz="0" w:space="0" w:color="auto"/>
        <w:right w:val="none" w:sz="0" w:space="0" w:color="auto"/>
      </w:divBdr>
    </w:div>
    <w:div w:id="904334296">
      <w:bodyDiv w:val="1"/>
      <w:marLeft w:val="0"/>
      <w:marRight w:val="0"/>
      <w:marTop w:val="0"/>
      <w:marBottom w:val="0"/>
      <w:divBdr>
        <w:top w:val="none" w:sz="0" w:space="0" w:color="auto"/>
        <w:left w:val="none" w:sz="0" w:space="0" w:color="auto"/>
        <w:bottom w:val="none" w:sz="0" w:space="0" w:color="auto"/>
        <w:right w:val="none" w:sz="0" w:space="0" w:color="auto"/>
      </w:divBdr>
    </w:div>
    <w:div w:id="904608854">
      <w:bodyDiv w:val="1"/>
      <w:marLeft w:val="0"/>
      <w:marRight w:val="0"/>
      <w:marTop w:val="0"/>
      <w:marBottom w:val="0"/>
      <w:divBdr>
        <w:top w:val="none" w:sz="0" w:space="0" w:color="auto"/>
        <w:left w:val="none" w:sz="0" w:space="0" w:color="auto"/>
        <w:bottom w:val="none" w:sz="0" w:space="0" w:color="auto"/>
        <w:right w:val="none" w:sz="0" w:space="0" w:color="auto"/>
      </w:divBdr>
    </w:div>
    <w:div w:id="905071304">
      <w:bodyDiv w:val="1"/>
      <w:marLeft w:val="0"/>
      <w:marRight w:val="0"/>
      <w:marTop w:val="0"/>
      <w:marBottom w:val="0"/>
      <w:divBdr>
        <w:top w:val="none" w:sz="0" w:space="0" w:color="auto"/>
        <w:left w:val="none" w:sz="0" w:space="0" w:color="auto"/>
        <w:bottom w:val="none" w:sz="0" w:space="0" w:color="auto"/>
        <w:right w:val="none" w:sz="0" w:space="0" w:color="auto"/>
      </w:divBdr>
    </w:div>
    <w:div w:id="906261532">
      <w:bodyDiv w:val="1"/>
      <w:marLeft w:val="0"/>
      <w:marRight w:val="0"/>
      <w:marTop w:val="0"/>
      <w:marBottom w:val="0"/>
      <w:divBdr>
        <w:top w:val="none" w:sz="0" w:space="0" w:color="auto"/>
        <w:left w:val="none" w:sz="0" w:space="0" w:color="auto"/>
        <w:bottom w:val="none" w:sz="0" w:space="0" w:color="auto"/>
        <w:right w:val="none" w:sz="0" w:space="0" w:color="auto"/>
      </w:divBdr>
    </w:div>
    <w:div w:id="906720373">
      <w:bodyDiv w:val="1"/>
      <w:marLeft w:val="0"/>
      <w:marRight w:val="0"/>
      <w:marTop w:val="0"/>
      <w:marBottom w:val="0"/>
      <w:divBdr>
        <w:top w:val="none" w:sz="0" w:space="0" w:color="auto"/>
        <w:left w:val="none" w:sz="0" w:space="0" w:color="auto"/>
        <w:bottom w:val="none" w:sz="0" w:space="0" w:color="auto"/>
        <w:right w:val="none" w:sz="0" w:space="0" w:color="auto"/>
      </w:divBdr>
      <w:divsChild>
        <w:div w:id="541672821">
          <w:marLeft w:val="0"/>
          <w:marRight w:val="0"/>
          <w:marTop w:val="0"/>
          <w:marBottom w:val="0"/>
          <w:divBdr>
            <w:top w:val="none" w:sz="0" w:space="0" w:color="auto"/>
            <w:left w:val="none" w:sz="0" w:space="0" w:color="auto"/>
            <w:bottom w:val="none" w:sz="0" w:space="0" w:color="auto"/>
            <w:right w:val="none" w:sz="0" w:space="0" w:color="auto"/>
          </w:divBdr>
        </w:div>
        <w:div w:id="1037857179">
          <w:marLeft w:val="0"/>
          <w:marRight w:val="0"/>
          <w:marTop w:val="0"/>
          <w:marBottom w:val="0"/>
          <w:divBdr>
            <w:top w:val="none" w:sz="0" w:space="0" w:color="auto"/>
            <w:left w:val="none" w:sz="0" w:space="0" w:color="auto"/>
            <w:bottom w:val="none" w:sz="0" w:space="0" w:color="auto"/>
            <w:right w:val="none" w:sz="0" w:space="0" w:color="auto"/>
          </w:divBdr>
        </w:div>
        <w:div w:id="1894074637">
          <w:marLeft w:val="0"/>
          <w:marRight w:val="0"/>
          <w:marTop w:val="0"/>
          <w:marBottom w:val="0"/>
          <w:divBdr>
            <w:top w:val="none" w:sz="0" w:space="0" w:color="auto"/>
            <w:left w:val="none" w:sz="0" w:space="0" w:color="auto"/>
            <w:bottom w:val="none" w:sz="0" w:space="0" w:color="auto"/>
            <w:right w:val="none" w:sz="0" w:space="0" w:color="auto"/>
          </w:divBdr>
        </w:div>
        <w:div w:id="584341192">
          <w:marLeft w:val="0"/>
          <w:marRight w:val="0"/>
          <w:marTop w:val="0"/>
          <w:marBottom w:val="0"/>
          <w:divBdr>
            <w:top w:val="none" w:sz="0" w:space="0" w:color="auto"/>
            <w:left w:val="none" w:sz="0" w:space="0" w:color="auto"/>
            <w:bottom w:val="none" w:sz="0" w:space="0" w:color="auto"/>
            <w:right w:val="none" w:sz="0" w:space="0" w:color="auto"/>
          </w:divBdr>
        </w:div>
        <w:div w:id="1197159855">
          <w:marLeft w:val="0"/>
          <w:marRight w:val="0"/>
          <w:marTop w:val="0"/>
          <w:marBottom w:val="0"/>
          <w:divBdr>
            <w:top w:val="none" w:sz="0" w:space="0" w:color="auto"/>
            <w:left w:val="none" w:sz="0" w:space="0" w:color="auto"/>
            <w:bottom w:val="none" w:sz="0" w:space="0" w:color="auto"/>
            <w:right w:val="none" w:sz="0" w:space="0" w:color="auto"/>
          </w:divBdr>
        </w:div>
        <w:div w:id="37826678">
          <w:marLeft w:val="0"/>
          <w:marRight w:val="0"/>
          <w:marTop w:val="0"/>
          <w:marBottom w:val="0"/>
          <w:divBdr>
            <w:top w:val="none" w:sz="0" w:space="0" w:color="auto"/>
            <w:left w:val="none" w:sz="0" w:space="0" w:color="auto"/>
            <w:bottom w:val="none" w:sz="0" w:space="0" w:color="auto"/>
            <w:right w:val="none" w:sz="0" w:space="0" w:color="auto"/>
          </w:divBdr>
        </w:div>
        <w:div w:id="1121648950">
          <w:marLeft w:val="0"/>
          <w:marRight w:val="0"/>
          <w:marTop w:val="0"/>
          <w:marBottom w:val="0"/>
          <w:divBdr>
            <w:top w:val="none" w:sz="0" w:space="0" w:color="auto"/>
            <w:left w:val="none" w:sz="0" w:space="0" w:color="auto"/>
            <w:bottom w:val="none" w:sz="0" w:space="0" w:color="auto"/>
            <w:right w:val="none" w:sz="0" w:space="0" w:color="auto"/>
          </w:divBdr>
        </w:div>
        <w:div w:id="216937236">
          <w:marLeft w:val="0"/>
          <w:marRight w:val="0"/>
          <w:marTop w:val="0"/>
          <w:marBottom w:val="0"/>
          <w:divBdr>
            <w:top w:val="none" w:sz="0" w:space="0" w:color="auto"/>
            <w:left w:val="none" w:sz="0" w:space="0" w:color="auto"/>
            <w:bottom w:val="none" w:sz="0" w:space="0" w:color="auto"/>
            <w:right w:val="none" w:sz="0" w:space="0" w:color="auto"/>
          </w:divBdr>
        </w:div>
        <w:div w:id="636304445">
          <w:marLeft w:val="0"/>
          <w:marRight w:val="0"/>
          <w:marTop w:val="0"/>
          <w:marBottom w:val="0"/>
          <w:divBdr>
            <w:top w:val="none" w:sz="0" w:space="0" w:color="auto"/>
            <w:left w:val="none" w:sz="0" w:space="0" w:color="auto"/>
            <w:bottom w:val="none" w:sz="0" w:space="0" w:color="auto"/>
            <w:right w:val="none" w:sz="0" w:space="0" w:color="auto"/>
          </w:divBdr>
        </w:div>
        <w:div w:id="440495795">
          <w:marLeft w:val="0"/>
          <w:marRight w:val="0"/>
          <w:marTop w:val="0"/>
          <w:marBottom w:val="0"/>
          <w:divBdr>
            <w:top w:val="none" w:sz="0" w:space="0" w:color="auto"/>
            <w:left w:val="none" w:sz="0" w:space="0" w:color="auto"/>
            <w:bottom w:val="none" w:sz="0" w:space="0" w:color="auto"/>
            <w:right w:val="none" w:sz="0" w:space="0" w:color="auto"/>
          </w:divBdr>
        </w:div>
        <w:div w:id="1595943198">
          <w:marLeft w:val="0"/>
          <w:marRight w:val="0"/>
          <w:marTop w:val="0"/>
          <w:marBottom w:val="0"/>
          <w:divBdr>
            <w:top w:val="none" w:sz="0" w:space="0" w:color="auto"/>
            <w:left w:val="none" w:sz="0" w:space="0" w:color="auto"/>
            <w:bottom w:val="none" w:sz="0" w:space="0" w:color="auto"/>
            <w:right w:val="none" w:sz="0" w:space="0" w:color="auto"/>
          </w:divBdr>
        </w:div>
        <w:div w:id="1853717250">
          <w:marLeft w:val="0"/>
          <w:marRight w:val="0"/>
          <w:marTop w:val="0"/>
          <w:marBottom w:val="0"/>
          <w:divBdr>
            <w:top w:val="none" w:sz="0" w:space="0" w:color="auto"/>
            <w:left w:val="none" w:sz="0" w:space="0" w:color="auto"/>
            <w:bottom w:val="none" w:sz="0" w:space="0" w:color="auto"/>
            <w:right w:val="none" w:sz="0" w:space="0" w:color="auto"/>
          </w:divBdr>
        </w:div>
        <w:div w:id="535238771">
          <w:marLeft w:val="0"/>
          <w:marRight w:val="0"/>
          <w:marTop w:val="0"/>
          <w:marBottom w:val="0"/>
          <w:divBdr>
            <w:top w:val="none" w:sz="0" w:space="0" w:color="auto"/>
            <w:left w:val="none" w:sz="0" w:space="0" w:color="auto"/>
            <w:bottom w:val="none" w:sz="0" w:space="0" w:color="auto"/>
            <w:right w:val="none" w:sz="0" w:space="0" w:color="auto"/>
          </w:divBdr>
        </w:div>
        <w:div w:id="2014382157">
          <w:marLeft w:val="0"/>
          <w:marRight w:val="0"/>
          <w:marTop w:val="0"/>
          <w:marBottom w:val="0"/>
          <w:divBdr>
            <w:top w:val="none" w:sz="0" w:space="0" w:color="auto"/>
            <w:left w:val="none" w:sz="0" w:space="0" w:color="auto"/>
            <w:bottom w:val="none" w:sz="0" w:space="0" w:color="auto"/>
            <w:right w:val="none" w:sz="0" w:space="0" w:color="auto"/>
          </w:divBdr>
        </w:div>
        <w:div w:id="105782947">
          <w:marLeft w:val="0"/>
          <w:marRight w:val="0"/>
          <w:marTop w:val="0"/>
          <w:marBottom w:val="0"/>
          <w:divBdr>
            <w:top w:val="none" w:sz="0" w:space="0" w:color="auto"/>
            <w:left w:val="none" w:sz="0" w:space="0" w:color="auto"/>
            <w:bottom w:val="none" w:sz="0" w:space="0" w:color="auto"/>
            <w:right w:val="none" w:sz="0" w:space="0" w:color="auto"/>
          </w:divBdr>
        </w:div>
        <w:div w:id="1463110433">
          <w:marLeft w:val="0"/>
          <w:marRight w:val="0"/>
          <w:marTop w:val="0"/>
          <w:marBottom w:val="0"/>
          <w:divBdr>
            <w:top w:val="none" w:sz="0" w:space="0" w:color="auto"/>
            <w:left w:val="none" w:sz="0" w:space="0" w:color="auto"/>
            <w:bottom w:val="none" w:sz="0" w:space="0" w:color="auto"/>
            <w:right w:val="none" w:sz="0" w:space="0" w:color="auto"/>
          </w:divBdr>
        </w:div>
        <w:div w:id="1308784918">
          <w:marLeft w:val="0"/>
          <w:marRight w:val="0"/>
          <w:marTop w:val="0"/>
          <w:marBottom w:val="0"/>
          <w:divBdr>
            <w:top w:val="none" w:sz="0" w:space="0" w:color="auto"/>
            <w:left w:val="none" w:sz="0" w:space="0" w:color="auto"/>
            <w:bottom w:val="none" w:sz="0" w:space="0" w:color="auto"/>
            <w:right w:val="none" w:sz="0" w:space="0" w:color="auto"/>
          </w:divBdr>
        </w:div>
        <w:div w:id="1732653400">
          <w:marLeft w:val="0"/>
          <w:marRight w:val="0"/>
          <w:marTop w:val="0"/>
          <w:marBottom w:val="0"/>
          <w:divBdr>
            <w:top w:val="none" w:sz="0" w:space="0" w:color="auto"/>
            <w:left w:val="none" w:sz="0" w:space="0" w:color="auto"/>
            <w:bottom w:val="none" w:sz="0" w:space="0" w:color="auto"/>
            <w:right w:val="none" w:sz="0" w:space="0" w:color="auto"/>
          </w:divBdr>
        </w:div>
        <w:div w:id="604535636">
          <w:marLeft w:val="0"/>
          <w:marRight w:val="0"/>
          <w:marTop w:val="0"/>
          <w:marBottom w:val="0"/>
          <w:divBdr>
            <w:top w:val="none" w:sz="0" w:space="0" w:color="auto"/>
            <w:left w:val="none" w:sz="0" w:space="0" w:color="auto"/>
            <w:bottom w:val="none" w:sz="0" w:space="0" w:color="auto"/>
            <w:right w:val="none" w:sz="0" w:space="0" w:color="auto"/>
          </w:divBdr>
        </w:div>
        <w:div w:id="1723555526">
          <w:marLeft w:val="0"/>
          <w:marRight w:val="0"/>
          <w:marTop w:val="0"/>
          <w:marBottom w:val="0"/>
          <w:divBdr>
            <w:top w:val="none" w:sz="0" w:space="0" w:color="auto"/>
            <w:left w:val="none" w:sz="0" w:space="0" w:color="auto"/>
            <w:bottom w:val="none" w:sz="0" w:space="0" w:color="auto"/>
            <w:right w:val="none" w:sz="0" w:space="0" w:color="auto"/>
          </w:divBdr>
        </w:div>
        <w:div w:id="142431105">
          <w:marLeft w:val="0"/>
          <w:marRight w:val="0"/>
          <w:marTop w:val="0"/>
          <w:marBottom w:val="0"/>
          <w:divBdr>
            <w:top w:val="none" w:sz="0" w:space="0" w:color="auto"/>
            <w:left w:val="none" w:sz="0" w:space="0" w:color="auto"/>
            <w:bottom w:val="none" w:sz="0" w:space="0" w:color="auto"/>
            <w:right w:val="none" w:sz="0" w:space="0" w:color="auto"/>
          </w:divBdr>
        </w:div>
        <w:div w:id="276375672">
          <w:marLeft w:val="0"/>
          <w:marRight w:val="0"/>
          <w:marTop w:val="0"/>
          <w:marBottom w:val="0"/>
          <w:divBdr>
            <w:top w:val="none" w:sz="0" w:space="0" w:color="auto"/>
            <w:left w:val="none" w:sz="0" w:space="0" w:color="auto"/>
            <w:bottom w:val="none" w:sz="0" w:space="0" w:color="auto"/>
            <w:right w:val="none" w:sz="0" w:space="0" w:color="auto"/>
          </w:divBdr>
        </w:div>
        <w:div w:id="461771302">
          <w:marLeft w:val="0"/>
          <w:marRight w:val="0"/>
          <w:marTop w:val="0"/>
          <w:marBottom w:val="0"/>
          <w:divBdr>
            <w:top w:val="none" w:sz="0" w:space="0" w:color="auto"/>
            <w:left w:val="none" w:sz="0" w:space="0" w:color="auto"/>
            <w:bottom w:val="none" w:sz="0" w:space="0" w:color="auto"/>
            <w:right w:val="none" w:sz="0" w:space="0" w:color="auto"/>
          </w:divBdr>
        </w:div>
        <w:div w:id="1415008527">
          <w:marLeft w:val="0"/>
          <w:marRight w:val="0"/>
          <w:marTop w:val="0"/>
          <w:marBottom w:val="0"/>
          <w:divBdr>
            <w:top w:val="none" w:sz="0" w:space="0" w:color="auto"/>
            <w:left w:val="none" w:sz="0" w:space="0" w:color="auto"/>
            <w:bottom w:val="none" w:sz="0" w:space="0" w:color="auto"/>
            <w:right w:val="none" w:sz="0" w:space="0" w:color="auto"/>
          </w:divBdr>
        </w:div>
        <w:div w:id="1335379542">
          <w:marLeft w:val="0"/>
          <w:marRight w:val="0"/>
          <w:marTop w:val="0"/>
          <w:marBottom w:val="0"/>
          <w:divBdr>
            <w:top w:val="none" w:sz="0" w:space="0" w:color="auto"/>
            <w:left w:val="none" w:sz="0" w:space="0" w:color="auto"/>
            <w:bottom w:val="none" w:sz="0" w:space="0" w:color="auto"/>
            <w:right w:val="none" w:sz="0" w:space="0" w:color="auto"/>
          </w:divBdr>
        </w:div>
        <w:div w:id="1667516750">
          <w:marLeft w:val="0"/>
          <w:marRight w:val="0"/>
          <w:marTop w:val="0"/>
          <w:marBottom w:val="0"/>
          <w:divBdr>
            <w:top w:val="none" w:sz="0" w:space="0" w:color="auto"/>
            <w:left w:val="none" w:sz="0" w:space="0" w:color="auto"/>
            <w:bottom w:val="none" w:sz="0" w:space="0" w:color="auto"/>
            <w:right w:val="none" w:sz="0" w:space="0" w:color="auto"/>
          </w:divBdr>
        </w:div>
        <w:div w:id="1271468845">
          <w:marLeft w:val="0"/>
          <w:marRight w:val="0"/>
          <w:marTop w:val="0"/>
          <w:marBottom w:val="0"/>
          <w:divBdr>
            <w:top w:val="none" w:sz="0" w:space="0" w:color="auto"/>
            <w:left w:val="none" w:sz="0" w:space="0" w:color="auto"/>
            <w:bottom w:val="none" w:sz="0" w:space="0" w:color="auto"/>
            <w:right w:val="none" w:sz="0" w:space="0" w:color="auto"/>
          </w:divBdr>
        </w:div>
        <w:div w:id="942542257">
          <w:marLeft w:val="0"/>
          <w:marRight w:val="0"/>
          <w:marTop w:val="0"/>
          <w:marBottom w:val="0"/>
          <w:divBdr>
            <w:top w:val="none" w:sz="0" w:space="0" w:color="auto"/>
            <w:left w:val="none" w:sz="0" w:space="0" w:color="auto"/>
            <w:bottom w:val="none" w:sz="0" w:space="0" w:color="auto"/>
            <w:right w:val="none" w:sz="0" w:space="0" w:color="auto"/>
          </w:divBdr>
        </w:div>
        <w:div w:id="1229849040">
          <w:marLeft w:val="0"/>
          <w:marRight w:val="0"/>
          <w:marTop w:val="0"/>
          <w:marBottom w:val="0"/>
          <w:divBdr>
            <w:top w:val="none" w:sz="0" w:space="0" w:color="auto"/>
            <w:left w:val="none" w:sz="0" w:space="0" w:color="auto"/>
            <w:bottom w:val="none" w:sz="0" w:space="0" w:color="auto"/>
            <w:right w:val="none" w:sz="0" w:space="0" w:color="auto"/>
          </w:divBdr>
        </w:div>
        <w:div w:id="119808796">
          <w:marLeft w:val="0"/>
          <w:marRight w:val="0"/>
          <w:marTop w:val="0"/>
          <w:marBottom w:val="0"/>
          <w:divBdr>
            <w:top w:val="none" w:sz="0" w:space="0" w:color="auto"/>
            <w:left w:val="none" w:sz="0" w:space="0" w:color="auto"/>
            <w:bottom w:val="none" w:sz="0" w:space="0" w:color="auto"/>
            <w:right w:val="none" w:sz="0" w:space="0" w:color="auto"/>
          </w:divBdr>
        </w:div>
        <w:div w:id="2018002009">
          <w:marLeft w:val="0"/>
          <w:marRight w:val="0"/>
          <w:marTop w:val="0"/>
          <w:marBottom w:val="0"/>
          <w:divBdr>
            <w:top w:val="none" w:sz="0" w:space="0" w:color="auto"/>
            <w:left w:val="none" w:sz="0" w:space="0" w:color="auto"/>
            <w:bottom w:val="none" w:sz="0" w:space="0" w:color="auto"/>
            <w:right w:val="none" w:sz="0" w:space="0" w:color="auto"/>
          </w:divBdr>
        </w:div>
        <w:div w:id="736900777">
          <w:marLeft w:val="0"/>
          <w:marRight w:val="0"/>
          <w:marTop w:val="0"/>
          <w:marBottom w:val="0"/>
          <w:divBdr>
            <w:top w:val="none" w:sz="0" w:space="0" w:color="auto"/>
            <w:left w:val="none" w:sz="0" w:space="0" w:color="auto"/>
            <w:bottom w:val="none" w:sz="0" w:space="0" w:color="auto"/>
            <w:right w:val="none" w:sz="0" w:space="0" w:color="auto"/>
          </w:divBdr>
        </w:div>
        <w:div w:id="149366264">
          <w:marLeft w:val="0"/>
          <w:marRight w:val="0"/>
          <w:marTop w:val="0"/>
          <w:marBottom w:val="0"/>
          <w:divBdr>
            <w:top w:val="none" w:sz="0" w:space="0" w:color="auto"/>
            <w:left w:val="none" w:sz="0" w:space="0" w:color="auto"/>
            <w:bottom w:val="none" w:sz="0" w:space="0" w:color="auto"/>
            <w:right w:val="none" w:sz="0" w:space="0" w:color="auto"/>
          </w:divBdr>
        </w:div>
        <w:div w:id="661079023">
          <w:marLeft w:val="0"/>
          <w:marRight w:val="0"/>
          <w:marTop w:val="0"/>
          <w:marBottom w:val="0"/>
          <w:divBdr>
            <w:top w:val="none" w:sz="0" w:space="0" w:color="auto"/>
            <w:left w:val="none" w:sz="0" w:space="0" w:color="auto"/>
            <w:bottom w:val="none" w:sz="0" w:space="0" w:color="auto"/>
            <w:right w:val="none" w:sz="0" w:space="0" w:color="auto"/>
          </w:divBdr>
        </w:div>
        <w:div w:id="1359039196">
          <w:marLeft w:val="0"/>
          <w:marRight w:val="0"/>
          <w:marTop w:val="0"/>
          <w:marBottom w:val="0"/>
          <w:divBdr>
            <w:top w:val="none" w:sz="0" w:space="0" w:color="auto"/>
            <w:left w:val="none" w:sz="0" w:space="0" w:color="auto"/>
            <w:bottom w:val="none" w:sz="0" w:space="0" w:color="auto"/>
            <w:right w:val="none" w:sz="0" w:space="0" w:color="auto"/>
          </w:divBdr>
        </w:div>
        <w:div w:id="1742366257">
          <w:marLeft w:val="0"/>
          <w:marRight w:val="0"/>
          <w:marTop w:val="0"/>
          <w:marBottom w:val="0"/>
          <w:divBdr>
            <w:top w:val="none" w:sz="0" w:space="0" w:color="auto"/>
            <w:left w:val="none" w:sz="0" w:space="0" w:color="auto"/>
            <w:bottom w:val="none" w:sz="0" w:space="0" w:color="auto"/>
            <w:right w:val="none" w:sz="0" w:space="0" w:color="auto"/>
          </w:divBdr>
        </w:div>
        <w:div w:id="2064596375">
          <w:marLeft w:val="0"/>
          <w:marRight w:val="0"/>
          <w:marTop w:val="0"/>
          <w:marBottom w:val="0"/>
          <w:divBdr>
            <w:top w:val="none" w:sz="0" w:space="0" w:color="auto"/>
            <w:left w:val="none" w:sz="0" w:space="0" w:color="auto"/>
            <w:bottom w:val="none" w:sz="0" w:space="0" w:color="auto"/>
            <w:right w:val="none" w:sz="0" w:space="0" w:color="auto"/>
          </w:divBdr>
        </w:div>
        <w:div w:id="1480731927">
          <w:marLeft w:val="0"/>
          <w:marRight w:val="0"/>
          <w:marTop w:val="0"/>
          <w:marBottom w:val="0"/>
          <w:divBdr>
            <w:top w:val="none" w:sz="0" w:space="0" w:color="auto"/>
            <w:left w:val="none" w:sz="0" w:space="0" w:color="auto"/>
            <w:bottom w:val="none" w:sz="0" w:space="0" w:color="auto"/>
            <w:right w:val="none" w:sz="0" w:space="0" w:color="auto"/>
          </w:divBdr>
        </w:div>
        <w:div w:id="1366324094">
          <w:marLeft w:val="0"/>
          <w:marRight w:val="0"/>
          <w:marTop w:val="0"/>
          <w:marBottom w:val="0"/>
          <w:divBdr>
            <w:top w:val="none" w:sz="0" w:space="0" w:color="auto"/>
            <w:left w:val="none" w:sz="0" w:space="0" w:color="auto"/>
            <w:bottom w:val="none" w:sz="0" w:space="0" w:color="auto"/>
            <w:right w:val="none" w:sz="0" w:space="0" w:color="auto"/>
          </w:divBdr>
        </w:div>
        <w:div w:id="1422339225">
          <w:marLeft w:val="0"/>
          <w:marRight w:val="0"/>
          <w:marTop w:val="0"/>
          <w:marBottom w:val="0"/>
          <w:divBdr>
            <w:top w:val="none" w:sz="0" w:space="0" w:color="auto"/>
            <w:left w:val="none" w:sz="0" w:space="0" w:color="auto"/>
            <w:bottom w:val="none" w:sz="0" w:space="0" w:color="auto"/>
            <w:right w:val="none" w:sz="0" w:space="0" w:color="auto"/>
          </w:divBdr>
        </w:div>
        <w:div w:id="159851889">
          <w:marLeft w:val="0"/>
          <w:marRight w:val="0"/>
          <w:marTop w:val="0"/>
          <w:marBottom w:val="0"/>
          <w:divBdr>
            <w:top w:val="none" w:sz="0" w:space="0" w:color="auto"/>
            <w:left w:val="none" w:sz="0" w:space="0" w:color="auto"/>
            <w:bottom w:val="none" w:sz="0" w:space="0" w:color="auto"/>
            <w:right w:val="none" w:sz="0" w:space="0" w:color="auto"/>
          </w:divBdr>
        </w:div>
        <w:div w:id="1807968323">
          <w:marLeft w:val="0"/>
          <w:marRight w:val="0"/>
          <w:marTop w:val="0"/>
          <w:marBottom w:val="0"/>
          <w:divBdr>
            <w:top w:val="none" w:sz="0" w:space="0" w:color="auto"/>
            <w:left w:val="none" w:sz="0" w:space="0" w:color="auto"/>
            <w:bottom w:val="none" w:sz="0" w:space="0" w:color="auto"/>
            <w:right w:val="none" w:sz="0" w:space="0" w:color="auto"/>
          </w:divBdr>
        </w:div>
        <w:div w:id="1880432487">
          <w:marLeft w:val="0"/>
          <w:marRight w:val="0"/>
          <w:marTop w:val="0"/>
          <w:marBottom w:val="0"/>
          <w:divBdr>
            <w:top w:val="none" w:sz="0" w:space="0" w:color="auto"/>
            <w:left w:val="none" w:sz="0" w:space="0" w:color="auto"/>
            <w:bottom w:val="none" w:sz="0" w:space="0" w:color="auto"/>
            <w:right w:val="none" w:sz="0" w:space="0" w:color="auto"/>
          </w:divBdr>
        </w:div>
        <w:div w:id="1170952080">
          <w:marLeft w:val="0"/>
          <w:marRight w:val="0"/>
          <w:marTop w:val="0"/>
          <w:marBottom w:val="0"/>
          <w:divBdr>
            <w:top w:val="none" w:sz="0" w:space="0" w:color="auto"/>
            <w:left w:val="none" w:sz="0" w:space="0" w:color="auto"/>
            <w:bottom w:val="none" w:sz="0" w:space="0" w:color="auto"/>
            <w:right w:val="none" w:sz="0" w:space="0" w:color="auto"/>
          </w:divBdr>
        </w:div>
        <w:div w:id="1447313985">
          <w:marLeft w:val="0"/>
          <w:marRight w:val="0"/>
          <w:marTop w:val="0"/>
          <w:marBottom w:val="0"/>
          <w:divBdr>
            <w:top w:val="none" w:sz="0" w:space="0" w:color="auto"/>
            <w:left w:val="none" w:sz="0" w:space="0" w:color="auto"/>
            <w:bottom w:val="none" w:sz="0" w:space="0" w:color="auto"/>
            <w:right w:val="none" w:sz="0" w:space="0" w:color="auto"/>
          </w:divBdr>
        </w:div>
        <w:div w:id="1533835233">
          <w:marLeft w:val="0"/>
          <w:marRight w:val="0"/>
          <w:marTop w:val="0"/>
          <w:marBottom w:val="0"/>
          <w:divBdr>
            <w:top w:val="none" w:sz="0" w:space="0" w:color="auto"/>
            <w:left w:val="none" w:sz="0" w:space="0" w:color="auto"/>
            <w:bottom w:val="none" w:sz="0" w:space="0" w:color="auto"/>
            <w:right w:val="none" w:sz="0" w:space="0" w:color="auto"/>
          </w:divBdr>
        </w:div>
        <w:div w:id="266696727">
          <w:marLeft w:val="0"/>
          <w:marRight w:val="0"/>
          <w:marTop w:val="0"/>
          <w:marBottom w:val="0"/>
          <w:divBdr>
            <w:top w:val="none" w:sz="0" w:space="0" w:color="auto"/>
            <w:left w:val="none" w:sz="0" w:space="0" w:color="auto"/>
            <w:bottom w:val="none" w:sz="0" w:space="0" w:color="auto"/>
            <w:right w:val="none" w:sz="0" w:space="0" w:color="auto"/>
          </w:divBdr>
        </w:div>
      </w:divsChild>
    </w:div>
    <w:div w:id="906964506">
      <w:bodyDiv w:val="1"/>
      <w:marLeft w:val="0"/>
      <w:marRight w:val="0"/>
      <w:marTop w:val="0"/>
      <w:marBottom w:val="0"/>
      <w:divBdr>
        <w:top w:val="none" w:sz="0" w:space="0" w:color="auto"/>
        <w:left w:val="none" w:sz="0" w:space="0" w:color="auto"/>
        <w:bottom w:val="none" w:sz="0" w:space="0" w:color="auto"/>
        <w:right w:val="none" w:sz="0" w:space="0" w:color="auto"/>
      </w:divBdr>
    </w:div>
    <w:div w:id="907617310">
      <w:bodyDiv w:val="1"/>
      <w:marLeft w:val="0"/>
      <w:marRight w:val="0"/>
      <w:marTop w:val="0"/>
      <w:marBottom w:val="0"/>
      <w:divBdr>
        <w:top w:val="none" w:sz="0" w:space="0" w:color="auto"/>
        <w:left w:val="none" w:sz="0" w:space="0" w:color="auto"/>
        <w:bottom w:val="none" w:sz="0" w:space="0" w:color="auto"/>
        <w:right w:val="none" w:sz="0" w:space="0" w:color="auto"/>
      </w:divBdr>
    </w:div>
    <w:div w:id="909388577">
      <w:bodyDiv w:val="1"/>
      <w:marLeft w:val="0"/>
      <w:marRight w:val="0"/>
      <w:marTop w:val="0"/>
      <w:marBottom w:val="0"/>
      <w:divBdr>
        <w:top w:val="none" w:sz="0" w:space="0" w:color="auto"/>
        <w:left w:val="none" w:sz="0" w:space="0" w:color="auto"/>
        <w:bottom w:val="none" w:sz="0" w:space="0" w:color="auto"/>
        <w:right w:val="none" w:sz="0" w:space="0" w:color="auto"/>
      </w:divBdr>
    </w:div>
    <w:div w:id="909459594">
      <w:bodyDiv w:val="1"/>
      <w:marLeft w:val="0"/>
      <w:marRight w:val="0"/>
      <w:marTop w:val="0"/>
      <w:marBottom w:val="0"/>
      <w:divBdr>
        <w:top w:val="none" w:sz="0" w:space="0" w:color="auto"/>
        <w:left w:val="none" w:sz="0" w:space="0" w:color="auto"/>
        <w:bottom w:val="none" w:sz="0" w:space="0" w:color="auto"/>
        <w:right w:val="none" w:sz="0" w:space="0" w:color="auto"/>
      </w:divBdr>
    </w:div>
    <w:div w:id="909660821">
      <w:bodyDiv w:val="1"/>
      <w:marLeft w:val="0"/>
      <w:marRight w:val="0"/>
      <w:marTop w:val="0"/>
      <w:marBottom w:val="0"/>
      <w:divBdr>
        <w:top w:val="none" w:sz="0" w:space="0" w:color="auto"/>
        <w:left w:val="none" w:sz="0" w:space="0" w:color="auto"/>
        <w:bottom w:val="none" w:sz="0" w:space="0" w:color="auto"/>
        <w:right w:val="none" w:sz="0" w:space="0" w:color="auto"/>
      </w:divBdr>
    </w:div>
    <w:div w:id="909734196">
      <w:bodyDiv w:val="1"/>
      <w:marLeft w:val="0"/>
      <w:marRight w:val="0"/>
      <w:marTop w:val="0"/>
      <w:marBottom w:val="0"/>
      <w:divBdr>
        <w:top w:val="none" w:sz="0" w:space="0" w:color="auto"/>
        <w:left w:val="none" w:sz="0" w:space="0" w:color="auto"/>
        <w:bottom w:val="none" w:sz="0" w:space="0" w:color="auto"/>
        <w:right w:val="none" w:sz="0" w:space="0" w:color="auto"/>
      </w:divBdr>
    </w:div>
    <w:div w:id="910846776">
      <w:bodyDiv w:val="1"/>
      <w:marLeft w:val="0"/>
      <w:marRight w:val="0"/>
      <w:marTop w:val="0"/>
      <w:marBottom w:val="0"/>
      <w:divBdr>
        <w:top w:val="none" w:sz="0" w:space="0" w:color="auto"/>
        <w:left w:val="none" w:sz="0" w:space="0" w:color="auto"/>
        <w:bottom w:val="none" w:sz="0" w:space="0" w:color="auto"/>
        <w:right w:val="none" w:sz="0" w:space="0" w:color="auto"/>
      </w:divBdr>
    </w:div>
    <w:div w:id="912084010">
      <w:bodyDiv w:val="1"/>
      <w:marLeft w:val="0"/>
      <w:marRight w:val="0"/>
      <w:marTop w:val="0"/>
      <w:marBottom w:val="0"/>
      <w:divBdr>
        <w:top w:val="none" w:sz="0" w:space="0" w:color="auto"/>
        <w:left w:val="none" w:sz="0" w:space="0" w:color="auto"/>
        <w:bottom w:val="none" w:sz="0" w:space="0" w:color="auto"/>
        <w:right w:val="none" w:sz="0" w:space="0" w:color="auto"/>
      </w:divBdr>
    </w:div>
    <w:div w:id="912155602">
      <w:bodyDiv w:val="1"/>
      <w:marLeft w:val="0"/>
      <w:marRight w:val="0"/>
      <w:marTop w:val="0"/>
      <w:marBottom w:val="0"/>
      <w:divBdr>
        <w:top w:val="none" w:sz="0" w:space="0" w:color="auto"/>
        <w:left w:val="none" w:sz="0" w:space="0" w:color="auto"/>
        <w:bottom w:val="none" w:sz="0" w:space="0" w:color="auto"/>
        <w:right w:val="none" w:sz="0" w:space="0" w:color="auto"/>
      </w:divBdr>
    </w:div>
    <w:div w:id="912466863">
      <w:bodyDiv w:val="1"/>
      <w:marLeft w:val="0"/>
      <w:marRight w:val="0"/>
      <w:marTop w:val="0"/>
      <w:marBottom w:val="0"/>
      <w:divBdr>
        <w:top w:val="none" w:sz="0" w:space="0" w:color="auto"/>
        <w:left w:val="none" w:sz="0" w:space="0" w:color="auto"/>
        <w:bottom w:val="none" w:sz="0" w:space="0" w:color="auto"/>
        <w:right w:val="none" w:sz="0" w:space="0" w:color="auto"/>
      </w:divBdr>
    </w:div>
    <w:div w:id="912739915">
      <w:bodyDiv w:val="1"/>
      <w:marLeft w:val="0"/>
      <w:marRight w:val="0"/>
      <w:marTop w:val="0"/>
      <w:marBottom w:val="0"/>
      <w:divBdr>
        <w:top w:val="none" w:sz="0" w:space="0" w:color="auto"/>
        <w:left w:val="none" w:sz="0" w:space="0" w:color="auto"/>
        <w:bottom w:val="none" w:sz="0" w:space="0" w:color="auto"/>
        <w:right w:val="none" w:sz="0" w:space="0" w:color="auto"/>
      </w:divBdr>
    </w:div>
    <w:div w:id="912853528">
      <w:bodyDiv w:val="1"/>
      <w:marLeft w:val="0"/>
      <w:marRight w:val="0"/>
      <w:marTop w:val="0"/>
      <w:marBottom w:val="0"/>
      <w:divBdr>
        <w:top w:val="none" w:sz="0" w:space="0" w:color="auto"/>
        <w:left w:val="none" w:sz="0" w:space="0" w:color="auto"/>
        <w:bottom w:val="none" w:sz="0" w:space="0" w:color="auto"/>
        <w:right w:val="none" w:sz="0" w:space="0" w:color="auto"/>
      </w:divBdr>
    </w:div>
    <w:div w:id="913005930">
      <w:bodyDiv w:val="1"/>
      <w:marLeft w:val="0"/>
      <w:marRight w:val="0"/>
      <w:marTop w:val="0"/>
      <w:marBottom w:val="0"/>
      <w:divBdr>
        <w:top w:val="none" w:sz="0" w:space="0" w:color="auto"/>
        <w:left w:val="none" w:sz="0" w:space="0" w:color="auto"/>
        <w:bottom w:val="none" w:sz="0" w:space="0" w:color="auto"/>
        <w:right w:val="none" w:sz="0" w:space="0" w:color="auto"/>
      </w:divBdr>
    </w:div>
    <w:div w:id="913468658">
      <w:bodyDiv w:val="1"/>
      <w:marLeft w:val="0"/>
      <w:marRight w:val="0"/>
      <w:marTop w:val="0"/>
      <w:marBottom w:val="0"/>
      <w:divBdr>
        <w:top w:val="none" w:sz="0" w:space="0" w:color="auto"/>
        <w:left w:val="none" w:sz="0" w:space="0" w:color="auto"/>
        <w:bottom w:val="none" w:sz="0" w:space="0" w:color="auto"/>
        <w:right w:val="none" w:sz="0" w:space="0" w:color="auto"/>
      </w:divBdr>
    </w:div>
    <w:div w:id="913930192">
      <w:bodyDiv w:val="1"/>
      <w:marLeft w:val="0"/>
      <w:marRight w:val="0"/>
      <w:marTop w:val="0"/>
      <w:marBottom w:val="0"/>
      <w:divBdr>
        <w:top w:val="none" w:sz="0" w:space="0" w:color="auto"/>
        <w:left w:val="none" w:sz="0" w:space="0" w:color="auto"/>
        <w:bottom w:val="none" w:sz="0" w:space="0" w:color="auto"/>
        <w:right w:val="none" w:sz="0" w:space="0" w:color="auto"/>
      </w:divBdr>
    </w:div>
    <w:div w:id="914823103">
      <w:bodyDiv w:val="1"/>
      <w:marLeft w:val="0"/>
      <w:marRight w:val="0"/>
      <w:marTop w:val="0"/>
      <w:marBottom w:val="0"/>
      <w:divBdr>
        <w:top w:val="none" w:sz="0" w:space="0" w:color="auto"/>
        <w:left w:val="none" w:sz="0" w:space="0" w:color="auto"/>
        <w:bottom w:val="none" w:sz="0" w:space="0" w:color="auto"/>
        <w:right w:val="none" w:sz="0" w:space="0" w:color="auto"/>
      </w:divBdr>
    </w:div>
    <w:div w:id="915239153">
      <w:bodyDiv w:val="1"/>
      <w:marLeft w:val="0"/>
      <w:marRight w:val="0"/>
      <w:marTop w:val="0"/>
      <w:marBottom w:val="0"/>
      <w:divBdr>
        <w:top w:val="none" w:sz="0" w:space="0" w:color="auto"/>
        <w:left w:val="none" w:sz="0" w:space="0" w:color="auto"/>
        <w:bottom w:val="none" w:sz="0" w:space="0" w:color="auto"/>
        <w:right w:val="none" w:sz="0" w:space="0" w:color="auto"/>
      </w:divBdr>
    </w:div>
    <w:div w:id="915359051">
      <w:bodyDiv w:val="1"/>
      <w:marLeft w:val="0"/>
      <w:marRight w:val="0"/>
      <w:marTop w:val="0"/>
      <w:marBottom w:val="0"/>
      <w:divBdr>
        <w:top w:val="none" w:sz="0" w:space="0" w:color="auto"/>
        <w:left w:val="none" w:sz="0" w:space="0" w:color="auto"/>
        <w:bottom w:val="none" w:sz="0" w:space="0" w:color="auto"/>
        <w:right w:val="none" w:sz="0" w:space="0" w:color="auto"/>
      </w:divBdr>
    </w:div>
    <w:div w:id="915936980">
      <w:bodyDiv w:val="1"/>
      <w:marLeft w:val="0"/>
      <w:marRight w:val="0"/>
      <w:marTop w:val="0"/>
      <w:marBottom w:val="0"/>
      <w:divBdr>
        <w:top w:val="none" w:sz="0" w:space="0" w:color="auto"/>
        <w:left w:val="none" w:sz="0" w:space="0" w:color="auto"/>
        <w:bottom w:val="none" w:sz="0" w:space="0" w:color="auto"/>
        <w:right w:val="none" w:sz="0" w:space="0" w:color="auto"/>
      </w:divBdr>
    </w:div>
    <w:div w:id="916092641">
      <w:bodyDiv w:val="1"/>
      <w:marLeft w:val="0"/>
      <w:marRight w:val="0"/>
      <w:marTop w:val="0"/>
      <w:marBottom w:val="0"/>
      <w:divBdr>
        <w:top w:val="none" w:sz="0" w:space="0" w:color="auto"/>
        <w:left w:val="none" w:sz="0" w:space="0" w:color="auto"/>
        <w:bottom w:val="none" w:sz="0" w:space="0" w:color="auto"/>
        <w:right w:val="none" w:sz="0" w:space="0" w:color="auto"/>
      </w:divBdr>
    </w:div>
    <w:div w:id="916205025">
      <w:bodyDiv w:val="1"/>
      <w:marLeft w:val="0"/>
      <w:marRight w:val="0"/>
      <w:marTop w:val="0"/>
      <w:marBottom w:val="0"/>
      <w:divBdr>
        <w:top w:val="none" w:sz="0" w:space="0" w:color="auto"/>
        <w:left w:val="none" w:sz="0" w:space="0" w:color="auto"/>
        <w:bottom w:val="none" w:sz="0" w:space="0" w:color="auto"/>
        <w:right w:val="none" w:sz="0" w:space="0" w:color="auto"/>
      </w:divBdr>
    </w:div>
    <w:div w:id="916785390">
      <w:bodyDiv w:val="1"/>
      <w:marLeft w:val="0"/>
      <w:marRight w:val="0"/>
      <w:marTop w:val="0"/>
      <w:marBottom w:val="0"/>
      <w:divBdr>
        <w:top w:val="none" w:sz="0" w:space="0" w:color="auto"/>
        <w:left w:val="none" w:sz="0" w:space="0" w:color="auto"/>
        <w:bottom w:val="none" w:sz="0" w:space="0" w:color="auto"/>
        <w:right w:val="none" w:sz="0" w:space="0" w:color="auto"/>
      </w:divBdr>
      <w:divsChild>
        <w:div w:id="1947425297">
          <w:marLeft w:val="0"/>
          <w:marRight w:val="0"/>
          <w:marTop w:val="0"/>
          <w:marBottom w:val="0"/>
          <w:divBdr>
            <w:top w:val="none" w:sz="0" w:space="0" w:color="auto"/>
            <w:left w:val="none" w:sz="0" w:space="0" w:color="auto"/>
            <w:bottom w:val="none" w:sz="0" w:space="0" w:color="auto"/>
            <w:right w:val="none" w:sz="0" w:space="0" w:color="auto"/>
          </w:divBdr>
        </w:div>
        <w:div w:id="1773013260">
          <w:marLeft w:val="0"/>
          <w:marRight w:val="0"/>
          <w:marTop w:val="0"/>
          <w:marBottom w:val="0"/>
          <w:divBdr>
            <w:top w:val="none" w:sz="0" w:space="0" w:color="auto"/>
            <w:left w:val="none" w:sz="0" w:space="0" w:color="auto"/>
            <w:bottom w:val="none" w:sz="0" w:space="0" w:color="auto"/>
            <w:right w:val="none" w:sz="0" w:space="0" w:color="auto"/>
          </w:divBdr>
        </w:div>
        <w:div w:id="616836850">
          <w:marLeft w:val="0"/>
          <w:marRight w:val="0"/>
          <w:marTop w:val="0"/>
          <w:marBottom w:val="0"/>
          <w:divBdr>
            <w:top w:val="none" w:sz="0" w:space="0" w:color="auto"/>
            <w:left w:val="none" w:sz="0" w:space="0" w:color="auto"/>
            <w:bottom w:val="none" w:sz="0" w:space="0" w:color="auto"/>
            <w:right w:val="none" w:sz="0" w:space="0" w:color="auto"/>
          </w:divBdr>
        </w:div>
        <w:div w:id="457838158">
          <w:marLeft w:val="0"/>
          <w:marRight w:val="0"/>
          <w:marTop w:val="0"/>
          <w:marBottom w:val="0"/>
          <w:divBdr>
            <w:top w:val="none" w:sz="0" w:space="0" w:color="auto"/>
            <w:left w:val="none" w:sz="0" w:space="0" w:color="auto"/>
            <w:bottom w:val="none" w:sz="0" w:space="0" w:color="auto"/>
            <w:right w:val="none" w:sz="0" w:space="0" w:color="auto"/>
          </w:divBdr>
        </w:div>
        <w:div w:id="1392458369">
          <w:marLeft w:val="0"/>
          <w:marRight w:val="0"/>
          <w:marTop w:val="0"/>
          <w:marBottom w:val="0"/>
          <w:divBdr>
            <w:top w:val="none" w:sz="0" w:space="0" w:color="auto"/>
            <w:left w:val="none" w:sz="0" w:space="0" w:color="auto"/>
            <w:bottom w:val="none" w:sz="0" w:space="0" w:color="auto"/>
            <w:right w:val="none" w:sz="0" w:space="0" w:color="auto"/>
          </w:divBdr>
        </w:div>
        <w:div w:id="1885558449">
          <w:marLeft w:val="0"/>
          <w:marRight w:val="0"/>
          <w:marTop w:val="0"/>
          <w:marBottom w:val="0"/>
          <w:divBdr>
            <w:top w:val="none" w:sz="0" w:space="0" w:color="auto"/>
            <w:left w:val="none" w:sz="0" w:space="0" w:color="auto"/>
            <w:bottom w:val="none" w:sz="0" w:space="0" w:color="auto"/>
            <w:right w:val="none" w:sz="0" w:space="0" w:color="auto"/>
          </w:divBdr>
        </w:div>
        <w:div w:id="1753430858">
          <w:marLeft w:val="0"/>
          <w:marRight w:val="0"/>
          <w:marTop w:val="0"/>
          <w:marBottom w:val="0"/>
          <w:divBdr>
            <w:top w:val="none" w:sz="0" w:space="0" w:color="auto"/>
            <w:left w:val="none" w:sz="0" w:space="0" w:color="auto"/>
            <w:bottom w:val="none" w:sz="0" w:space="0" w:color="auto"/>
            <w:right w:val="none" w:sz="0" w:space="0" w:color="auto"/>
          </w:divBdr>
        </w:div>
        <w:div w:id="356321794">
          <w:marLeft w:val="0"/>
          <w:marRight w:val="0"/>
          <w:marTop w:val="0"/>
          <w:marBottom w:val="0"/>
          <w:divBdr>
            <w:top w:val="none" w:sz="0" w:space="0" w:color="auto"/>
            <w:left w:val="none" w:sz="0" w:space="0" w:color="auto"/>
            <w:bottom w:val="none" w:sz="0" w:space="0" w:color="auto"/>
            <w:right w:val="none" w:sz="0" w:space="0" w:color="auto"/>
          </w:divBdr>
        </w:div>
        <w:div w:id="1740249644">
          <w:marLeft w:val="0"/>
          <w:marRight w:val="0"/>
          <w:marTop w:val="0"/>
          <w:marBottom w:val="0"/>
          <w:divBdr>
            <w:top w:val="none" w:sz="0" w:space="0" w:color="auto"/>
            <w:left w:val="none" w:sz="0" w:space="0" w:color="auto"/>
            <w:bottom w:val="none" w:sz="0" w:space="0" w:color="auto"/>
            <w:right w:val="none" w:sz="0" w:space="0" w:color="auto"/>
          </w:divBdr>
        </w:div>
        <w:div w:id="138571616">
          <w:marLeft w:val="0"/>
          <w:marRight w:val="0"/>
          <w:marTop w:val="0"/>
          <w:marBottom w:val="0"/>
          <w:divBdr>
            <w:top w:val="none" w:sz="0" w:space="0" w:color="auto"/>
            <w:left w:val="none" w:sz="0" w:space="0" w:color="auto"/>
            <w:bottom w:val="none" w:sz="0" w:space="0" w:color="auto"/>
            <w:right w:val="none" w:sz="0" w:space="0" w:color="auto"/>
          </w:divBdr>
        </w:div>
        <w:div w:id="1289972280">
          <w:marLeft w:val="0"/>
          <w:marRight w:val="0"/>
          <w:marTop w:val="0"/>
          <w:marBottom w:val="0"/>
          <w:divBdr>
            <w:top w:val="none" w:sz="0" w:space="0" w:color="auto"/>
            <w:left w:val="none" w:sz="0" w:space="0" w:color="auto"/>
            <w:bottom w:val="none" w:sz="0" w:space="0" w:color="auto"/>
            <w:right w:val="none" w:sz="0" w:space="0" w:color="auto"/>
          </w:divBdr>
        </w:div>
        <w:div w:id="146365004">
          <w:marLeft w:val="0"/>
          <w:marRight w:val="0"/>
          <w:marTop w:val="0"/>
          <w:marBottom w:val="0"/>
          <w:divBdr>
            <w:top w:val="none" w:sz="0" w:space="0" w:color="auto"/>
            <w:left w:val="none" w:sz="0" w:space="0" w:color="auto"/>
            <w:bottom w:val="none" w:sz="0" w:space="0" w:color="auto"/>
            <w:right w:val="none" w:sz="0" w:space="0" w:color="auto"/>
          </w:divBdr>
        </w:div>
        <w:div w:id="1086076607">
          <w:marLeft w:val="0"/>
          <w:marRight w:val="0"/>
          <w:marTop w:val="0"/>
          <w:marBottom w:val="0"/>
          <w:divBdr>
            <w:top w:val="none" w:sz="0" w:space="0" w:color="auto"/>
            <w:left w:val="none" w:sz="0" w:space="0" w:color="auto"/>
            <w:bottom w:val="none" w:sz="0" w:space="0" w:color="auto"/>
            <w:right w:val="none" w:sz="0" w:space="0" w:color="auto"/>
          </w:divBdr>
        </w:div>
        <w:div w:id="1409427603">
          <w:marLeft w:val="0"/>
          <w:marRight w:val="0"/>
          <w:marTop w:val="0"/>
          <w:marBottom w:val="0"/>
          <w:divBdr>
            <w:top w:val="none" w:sz="0" w:space="0" w:color="auto"/>
            <w:left w:val="none" w:sz="0" w:space="0" w:color="auto"/>
            <w:bottom w:val="none" w:sz="0" w:space="0" w:color="auto"/>
            <w:right w:val="none" w:sz="0" w:space="0" w:color="auto"/>
          </w:divBdr>
        </w:div>
        <w:div w:id="571500611">
          <w:marLeft w:val="0"/>
          <w:marRight w:val="0"/>
          <w:marTop w:val="0"/>
          <w:marBottom w:val="0"/>
          <w:divBdr>
            <w:top w:val="none" w:sz="0" w:space="0" w:color="auto"/>
            <w:left w:val="none" w:sz="0" w:space="0" w:color="auto"/>
            <w:bottom w:val="none" w:sz="0" w:space="0" w:color="auto"/>
            <w:right w:val="none" w:sz="0" w:space="0" w:color="auto"/>
          </w:divBdr>
        </w:div>
        <w:div w:id="1721321153">
          <w:marLeft w:val="0"/>
          <w:marRight w:val="0"/>
          <w:marTop w:val="0"/>
          <w:marBottom w:val="0"/>
          <w:divBdr>
            <w:top w:val="none" w:sz="0" w:space="0" w:color="auto"/>
            <w:left w:val="none" w:sz="0" w:space="0" w:color="auto"/>
            <w:bottom w:val="none" w:sz="0" w:space="0" w:color="auto"/>
            <w:right w:val="none" w:sz="0" w:space="0" w:color="auto"/>
          </w:divBdr>
        </w:div>
        <w:div w:id="2016298353">
          <w:marLeft w:val="0"/>
          <w:marRight w:val="0"/>
          <w:marTop w:val="0"/>
          <w:marBottom w:val="0"/>
          <w:divBdr>
            <w:top w:val="none" w:sz="0" w:space="0" w:color="auto"/>
            <w:left w:val="none" w:sz="0" w:space="0" w:color="auto"/>
            <w:bottom w:val="none" w:sz="0" w:space="0" w:color="auto"/>
            <w:right w:val="none" w:sz="0" w:space="0" w:color="auto"/>
          </w:divBdr>
        </w:div>
        <w:div w:id="431708148">
          <w:marLeft w:val="0"/>
          <w:marRight w:val="0"/>
          <w:marTop w:val="0"/>
          <w:marBottom w:val="0"/>
          <w:divBdr>
            <w:top w:val="none" w:sz="0" w:space="0" w:color="auto"/>
            <w:left w:val="none" w:sz="0" w:space="0" w:color="auto"/>
            <w:bottom w:val="none" w:sz="0" w:space="0" w:color="auto"/>
            <w:right w:val="none" w:sz="0" w:space="0" w:color="auto"/>
          </w:divBdr>
        </w:div>
        <w:div w:id="1449155002">
          <w:marLeft w:val="0"/>
          <w:marRight w:val="0"/>
          <w:marTop w:val="0"/>
          <w:marBottom w:val="0"/>
          <w:divBdr>
            <w:top w:val="none" w:sz="0" w:space="0" w:color="auto"/>
            <w:left w:val="none" w:sz="0" w:space="0" w:color="auto"/>
            <w:bottom w:val="none" w:sz="0" w:space="0" w:color="auto"/>
            <w:right w:val="none" w:sz="0" w:space="0" w:color="auto"/>
          </w:divBdr>
        </w:div>
        <w:div w:id="1754626604">
          <w:marLeft w:val="0"/>
          <w:marRight w:val="0"/>
          <w:marTop w:val="0"/>
          <w:marBottom w:val="0"/>
          <w:divBdr>
            <w:top w:val="none" w:sz="0" w:space="0" w:color="auto"/>
            <w:left w:val="none" w:sz="0" w:space="0" w:color="auto"/>
            <w:bottom w:val="none" w:sz="0" w:space="0" w:color="auto"/>
            <w:right w:val="none" w:sz="0" w:space="0" w:color="auto"/>
          </w:divBdr>
        </w:div>
        <w:div w:id="398984386">
          <w:marLeft w:val="0"/>
          <w:marRight w:val="0"/>
          <w:marTop w:val="0"/>
          <w:marBottom w:val="0"/>
          <w:divBdr>
            <w:top w:val="none" w:sz="0" w:space="0" w:color="auto"/>
            <w:left w:val="none" w:sz="0" w:space="0" w:color="auto"/>
            <w:bottom w:val="none" w:sz="0" w:space="0" w:color="auto"/>
            <w:right w:val="none" w:sz="0" w:space="0" w:color="auto"/>
          </w:divBdr>
        </w:div>
        <w:div w:id="124590616">
          <w:marLeft w:val="0"/>
          <w:marRight w:val="0"/>
          <w:marTop w:val="0"/>
          <w:marBottom w:val="0"/>
          <w:divBdr>
            <w:top w:val="none" w:sz="0" w:space="0" w:color="auto"/>
            <w:left w:val="none" w:sz="0" w:space="0" w:color="auto"/>
            <w:bottom w:val="none" w:sz="0" w:space="0" w:color="auto"/>
            <w:right w:val="none" w:sz="0" w:space="0" w:color="auto"/>
          </w:divBdr>
        </w:div>
        <w:div w:id="130947615">
          <w:marLeft w:val="0"/>
          <w:marRight w:val="0"/>
          <w:marTop w:val="0"/>
          <w:marBottom w:val="0"/>
          <w:divBdr>
            <w:top w:val="none" w:sz="0" w:space="0" w:color="auto"/>
            <w:left w:val="none" w:sz="0" w:space="0" w:color="auto"/>
            <w:bottom w:val="none" w:sz="0" w:space="0" w:color="auto"/>
            <w:right w:val="none" w:sz="0" w:space="0" w:color="auto"/>
          </w:divBdr>
        </w:div>
        <w:div w:id="453214127">
          <w:marLeft w:val="0"/>
          <w:marRight w:val="0"/>
          <w:marTop w:val="0"/>
          <w:marBottom w:val="0"/>
          <w:divBdr>
            <w:top w:val="none" w:sz="0" w:space="0" w:color="auto"/>
            <w:left w:val="none" w:sz="0" w:space="0" w:color="auto"/>
            <w:bottom w:val="none" w:sz="0" w:space="0" w:color="auto"/>
            <w:right w:val="none" w:sz="0" w:space="0" w:color="auto"/>
          </w:divBdr>
        </w:div>
        <w:div w:id="500313182">
          <w:marLeft w:val="0"/>
          <w:marRight w:val="0"/>
          <w:marTop w:val="0"/>
          <w:marBottom w:val="0"/>
          <w:divBdr>
            <w:top w:val="none" w:sz="0" w:space="0" w:color="auto"/>
            <w:left w:val="none" w:sz="0" w:space="0" w:color="auto"/>
            <w:bottom w:val="none" w:sz="0" w:space="0" w:color="auto"/>
            <w:right w:val="none" w:sz="0" w:space="0" w:color="auto"/>
          </w:divBdr>
        </w:div>
        <w:div w:id="909651607">
          <w:marLeft w:val="0"/>
          <w:marRight w:val="0"/>
          <w:marTop w:val="0"/>
          <w:marBottom w:val="0"/>
          <w:divBdr>
            <w:top w:val="none" w:sz="0" w:space="0" w:color="auto"/>
            <w:left w:val="none" w:sz="0" w:space="0" w:color="auto"/>
            <w:bottom w:val="none" w:sz="0" w:space="0" w:color="auto"/>
            <w:right w:val="none" w:sz="0" w:space="0" w:color="auto"/>
          </w:divBdr>
        </w:div>
        <w:div w:id="2001732743">
          <w:marLeft w:val="0"/>
          <w:marRight w:val="0"/>
          <w:marTop w:val="0"/>
          <w:marBottom w:val="0"/>
          <w:divBdr>
            <w:top w:val="none" w:sz="0" w:space="0" w:color="auto"/>
            <w:left w:val="none" w:sz="0" w:space="0" w:color="auto"/>
            <w:bottom w:val="none" w:sz="0" w:space="0" w:color="auto"/>
            <w:right w:val="none" w:sz="0" w:space="0" w:color="auto"/>
          </w:divBdr>
        </w:div>
        <w:div w:id="1234779980">
          <w:marLeft w:val="0"/>
          <w:marRight w:val="0"/>
          <w:marTop w:val="0"/>
          <w:marBottom w:val="0"/>
          <w:divBdr>
            <w:top w:val="none" w:sz="0" w:space="0" w:color="auto"/>
            <w:left w:val="none" w:sz="0" w:space="0" w:color="auto"/>
            <w:bottom w:val="none" w:sz="0" w:space="0" w:color="auto"/>
            <w:right w:val="none" w:sz="0" w:space="0" w:color="auto"/>
          </w:divBdr>
        </w:div>
        <w:div w:id="1368094158">
          <w:marLeft w:val="0"/>
          <w:marRight w:val="0"/>
          <w:marTop w:val="0"/>
          <w:marBottom w:val="0"/>
          <w:divBdr>
            <w:top w:val="none" w:sz="0" w:space="0" w:color="auto"/>
            <w:left w:val="none" w:sz="0" w:space="0" w:color="auto"/>
            <w:bottom w:val="none" w:sz="0" w:space="0" w:color="auto"/>
            <w:right w:val="none" w:sz="0" w:space="0" w:color="auto"/>
          </w:divBdr>
        </w:div>
        <w:div w:id="353845882">
          <w:marLeft w:val="0"/>
          <w:marRight w:val="0"/>
          <w:marTop w:val="0"/>
          <w:marBottom w:val="0"/>
          <w:divBdr>
            <w:top w:val="none" w:sz="0" w:space="0" w:color="auto"/>
            <w:left w:val="none" w:sz="0" w:space="0" w:color="auto"/>
            <w:bottom w:val="none" w:sz="0" w:space="0" w:color="auto"/>
            <w:right w:val="none" w:sz="0" w:space="0" w:color="auto"/>
          </w:divBdr>
        </w:div>
        <w:div w:id="1716807599">
          <w:marLeft w:val="0"/>
          <w:marRight w:val="0"/>
          <w:marTop w:val="0"/>
          <w:marBottom w:val="0"/>
          <w:divBdr>
            <w:top w:val="none" w:sz="0" w:space="0" w:color="auto"/>
            <w:left w:val="none" w:sz="0" w:space="0" w:color="auto"/>
            <w:bottom w:val="none" w:sz="0" w:space="0" w:color="auto"/>
            <w:right w:val="none" w:sz="0" w:space="0" w:color="auto"/>
          </w:divBdr>
        </w:div>
        <w:div w:id="1534418492">
          <w:marLeft w:val="0"/>
          <w:marRight w:val="0"/>
          <w:marTop w:val="0"/>
          <w:marBottom w:val="0"/>
          <w:divBdr>
            <w:top w:val="none" w:sz="0" w:space="0" w:color="auto"/>
            <w:left w:val="none" w:sz="0" w:space="0" w:color="auto"/>
            <w:bottom w:val="none" w:sz="0" w:space="0" w:color="auto"/>
            <w:right w:val="none" w:sz="0" w:space="0" w:color="auto"/>
          </w:divBdr>
        </w:div>
        <w:div w:id="1251281644">
          <w:marLeft w:val="0"/>
          <w:marRight w:val="0"/>
          <w:marTop w:val="0"/>
          <w:marBottom w:val="0"/>
          <w:divBdr>
            <w:top w:val="none" w:sz="0" w:space="0" w:color="auto"/>
            <w:left w:val="none" w:sz="0" w:space="0" w:color="auto"/>
            <w:bottom w:val="none" w:sz="0" w:space="0" w:color="auto"/>
            <w:right w:val="none" w:sz="0" w:space="0" w:color="auto"/>
          </w:divBdr>
        </w:div>
        <w:div w:id="2114204628">
          <w:marLeft w:val="0"/>
          <w:marRight w:val="0"/>
          <w:marTop w:val="0"/>
          <w:marBottom w:val="0"/>
          <w:divBdr>
            <w:top w:val="none" w:sz="0" w:space="0" w:color="auto"/>
            <w:left w:val="none" w:sz="0" w:space="0" w:color="auto"/>
            <w:bottom w:val="none" w:sz="0" w:space="0" w:color="auto"/>
            <w:right w:val="none" w:sz="0" w:space="0" w:color="auto"/>
          </w:divBdr>
        </w:div>
        <w:div w:id="1641836850">
          <w:marLeft w:val="0"/>
          <w:marRight w:val="0"/>
          <w:marTop w:val="0"/>
          <w:marBottom w:val="0"/>
          <w:divBdr>
            <w:top w:val="none" w:sz="0" w:space="0" w:color="auto"/>
            <w:left w:val="none" w:sz="0" w:space="0" w:color="auto"/>
            <w:bottom w:val="none" w:sz="0" w:space="0" w:color="auto"/>
            <w:right w:val="none" w:sz="0" w:space="0" w:color="auto"/>
          </w:divBdr>
        </w:div>
        <w:div w:id="879165955">
          <w:marLeft w:val="0"/>
          <w:marRight w:val="0"/>
          <w:marTop w:val="0"/>
          <w:marBottom w:val="0"/>
          <w:divBdr>
            <w:top w:val="none" w:sz="0" w:space="0" w:color="auto"/>
            <w:left w:val="none" w:sz="0" w:space="0" w:color="auto"/>
            <w:bottom w:val="none" w:sz="0" w:space="0" w:color="auto"/>
            <w:right w:val="none" w:sz="0" w:space="0" w:color="auto"/>
          </w:divBdr>
        </w:div>
        <w:div w:id="675497482">
          <w:marLeft w:val="0"/>
          <w:marRight w:val="0"/>
          <w:marTop w:val="0"/>
          <w:marBottom w:val="0"/>
          <w:divBdr>
            <w:top w:val="none" w:sz="0" w:space="0" w:color="auto"/>
            <w:left w:val="none" w:sz="0" w:space="0" w:color="auto"/>
            <w:bottom w:val="none" w:sz="0" w:space="0" w:color="auto"/>
            <w:right w:val="none" w:sz="0" w:space="0" w:color="auto"/>
          </w:divBdr>
        </w:div>
        <w:div w:id="2117213768">
          <w:marLeft w:val="0"/>
          <w:marRight w:val="0"/>
          <w:marTop w:val="0"/>
          <w:marBottom w:val="0"/>
          <w:divBdr>
            <w:top w:val="none" w:sz="0" w:space="0" w:color="auto"/>
            <w:left w:val="none" w:sz="0" w:space="0" w:color="auto"/>
            <w:bottom w:val="none" w:sz="0" w:space="0" w:color="auto"/>
            <w:right w:val="none" w:sz="0" w:space="0" w:color="auto"/>
          </w:divBdr>
        </w:div>
        <w:div w:id="1147745629">
          <w:marLeft w:val="0"/>
          <w:marRight w:val="0"/>
          <w:marTop w:val="0"/>
          <w:marBottom w:val="0"/>
          <w:divBdr>
            <w:top w:val="none" w:sz="0" w:space="0" w:color="auto"/>
            <w:left w:val="none" w:sz="0" w:space="0" w:color="auto"/>
            <w:bottom w:val="none" w:sz="0" w:space="0" w:color="auto"/>
            <w:right w:val="none" w:sz="0" w:space="0" w:color="auto"/>
          </w:divBdr>
        </w:div>
      </w:divsChild>
    </w:div>
    <w:div w:id="917835185">
      <w:bodyDiv w:val="1"/>
      <w:marLeft w:val="0"/>
      <w:marRight w:val="0"/>
      <w:marTop w:val="0"/>
      <w:marBottom w:val="0"/>
      <w:divBdr>
        <w:top w:val="none" w:sz="0" w:space="0" w:color="auto"/>
        <w:left w:val="none" w:sz="0" w:space="0" w:color="auto"/>
        <w:bottom w:val="none" w:sz="0" w:space="0" w:color="auto"/>
        <w:right w:val="none" w:sz="0" w:space="0" w:color="auto"/>
      </w:divBdr>
    </w:div>
    <w:div w:id="918060485">
      <w:bodyDiv w:val="1"/>
      <w:marLeft w:val="0"/>
      <w:marRight w:val="0"/>
      <w:marTop w:val="0"/>
      <w:marBottom w:val="0"/>
      <w:divBdr>
        <w:top w:val="none" w:sz="0" w:space="0" w:color="auto"/>
        <w:left w:val="none" w:sz="0" w:space="0" w:color="auto"/>
        <w:bottom w:val="none" w:sz="0" w:space="0" w:color="auto"/>
        <w:right w:val="none" w:sz="0" w:space="0" w:color="auto"/>
      </w:divBdr>
    </w:div>
    <w:div w:id="918636721">
      <w:bodyDiv w:val="1"/>
      <w:marLeft w:val="0"/>
      <w:marRight w:val="0"/>
      <w:marTop w:val="0"/>
      <w:marBottom w:val="0"/>
      <w:divBdr>
        <w:top w:val="none" w:sz="0" w:space="0" w:color="auto"/>
        <w:left w:val="none" w:sz="0" w:space="0" w:color="auto"/>
        <w:bottom w:val="none" w:sz="0" w:space="0" w:color="auto"/>
        <w:right w:val="none" w:sz="0" w:space="0" w:color="auto"/>
      </w:divBdr>
    </w:div>
    <w:div w:id="919562562">
      <w:bodyDiv w:val="1"/>
      <w:marLeft w:val="0"/>
      <w:marRight w:val="0"/>
      <w:marTop w:val="0"/>
      <w:marBottom w:val="0"/>
      <w:divBdr>
        <w:top w:val="none" w:sz="0" w:space="0" w:color="auto"/>
        <w:left w:val="none" w:sz="0" w:space="0" w:color="auto"/>
        <w:bottom w:val="none" w:sz="0" w:space="0" w:color="auto"/>
        <w:right w:val="none" w:sz="0" w:space="0" w:color="auto"/>
      </w:divBdr>
    </w:div>
    <w:div w:id="920799846">
      <w:bodyDiv w:val="1"/>
      <w:marLeft w:val="0"/>
      <w:marRight w:val="0"/>
      <w:marTop w:val="0"/>
      <w:marBottom w:val="0"/>
      <w:divBdr>
        <w:top w:val="none" w:sz="0" w:space="0" w:color="auto"/>
        <w:left w:val="none" w:sz="0" w:space="0" w:color="auto"/>
        <w:bottom w:val="none" w:sz="0" w:space="0" w:color="auto"/>
        <w:right w:val="none" w:sz="0" w:space="0" w:color="auto"/>
      </w:divBdr>
    </w:div>
    <w:div w:id="921065761">
      <w:bodyDiv w:val="1"/>
      <w:marLeft w:val="0"/>
      <w:marRight w:val="0"/>
      <w:marTop w:val="0"/>
      <w:marBottom w:val="0"/>
      <w:divBdr>
        <w:top w:val="none" w:sz="0" w:space="0" w:color="auto"/>
        <w:left w:val="none" w:sz="0" w:space="0" w:color="auto"/>
        <w:bottom w:val="none" w:sz="0" w:space="0" w:color="auto"/>
        <w:right w:val="none" w:sz="0" w:space="0" w:color="auto"/>
      </w:divBdr>
    </w:div>
    <w:div w:id="921261778">
      <w:bodyDiv w:val="1"/>
      <w:marLeft w:val="0"/>
      <w:marRight w:val="0"/>
      <w:marTop w:val="0"/>
      <w:marBottom w:val="0"/>
      <w:divBdr>
        <w:top w:val="none" w:sz="0" w:space="0" w:color="auto"/>
        <w:left w:val="none" w:sz="0" w:space="0" w:color="auto"/>
        <w:bottom w:val="none" w:sz="0" w:space="0" w:color="auto"/>
        <w:right w:val="none" w:sz="0" w:space="0" w:color="auto"/>
      </w:divBdr>
    </w:div>
    <w:div w:id="923302025">
      <w:bodyDiv w:val="1"/>
      <w:marLeft w:val="0"/>
      <w:marRight w:val="0"/>
      <w:marTop w:val="0"/>
      <w:marBottom w:val="0"/>
      <w:divBdr>
        <w:top w:val="none" w:sz="0" w:space="0" w:color="auto"/>
        <w:left w:val="none" w:sz="0" w:space="0" w:color="auto"/>
        <w:bottom w:val="none" w:sz="0" w:space="0" w:color="auto"/>
        <w:right w:val="none" w:sz="0" w:space="0" w:color="auto"/>
      </w:divBdr>
    </w:div>
    <w:div w:id="923956871">
      <w:bodyDiv w:val="1"/>
      <w:marLeft w:val="0"/>
      <w:marRight w:val="0"/>
      <w:marTop w:val="0"/>
      <w:marBottom w:val="0"/>
      <w:divBdr>
        <w:top w:val="none" w:sz="0" w:space="0" w:color="auto"/>
        <w:left w:val="none" w:sz="0" w:space="0" w:color="auto"/>
        <w:bottom w:val="none" w:sz="0" w:space="0" w:color="auto"/>
        <w:right w:val="none" w:sz="0" w:space="0" w:color="auto"/>
      </w:divBdr>
      <w:divsChild>
        <w:div w:id="1579904168">
          <w:marLeft w:val="640"/>
          <w:marRight w:val="0"/>
          <w:marTop w:val="0"/>
          <w:marBottom w:val="0"/>
          <w:divBdr>
            <w:top w:val="none" w:sz="0" w:space="0" w:color="auto"/>
            <w:left w:val="none" w:sz="0" w:space="0" w:color="auto"/>
            <w:bottom w:val="none" w:sz="0" w:space="0" w:color="auto"/>
            <w:right w:val="none" w:sz="0" w:space="0" w:color="auto"/>
          </w:divBdr>
        </w:div>
        <w:div w:id="216552677">
          <w:marLeft w:val="640"/>
          <w:marRight w:val="0"/>
          <w:marTop w:val="0"/>
          <w:marBottom w:val="0"/>
          <w:divBdr>
            <w:top w:val="none" w:sz="0" w:space="0" w:color="auto"/>
            <w:left w:val="none" w:sz="0" w:space="0" w:color="auto"/>
            <w:bottom w:val="none" w:sz="0" w:space="0" w:color="auto"/>
            <w:right w:val="none" w:sz="0" w:space="0" w:color="auto"/>
          </w:divBdr>
        </w:div>
        <w:div w:id="1683388437">
          <w:marLeft w:val="640"/>
          <w:marRight w:val="0"/>
          <w:marTop w:val="0"/>
          <w:marBottom w:val="0"/>
          <w:divBdr>
            <w:top w:val="none" w:sz="0" w:space="0" w:color="auto"/>
            <w:left w:val="none" w:sz="0" w:space="0" w:color="auto"/>
            <w:bottom w:val="none" w:sz="0" w:space="0" w:color="auto"/>
            <w:right w:val="none" w:sz="0" w:space="0" w:color="auto"/>
          </w:divBdr>
        </w:div>
        <w:div w:id="1565876033">
          <w:marLeft w:val="640"/>
          <w:marRight w:val="0"/>
          <w:marTop w:val="0"/>
          <w:marBottom w:val="0"/>
          <w:divBdr>
            <w:top w:val="none" w:sz="0" w:space="0" w:color="auto"/>
            <w:left w:val="none" w:sz="0" w:space="0" w:color="auto"/>
            <w:bottom w:val="none" w:sz="0" w:space="0" w:color="auto"/>
            <w:right w:val="none" w:sz="0" w:space="0" w:color="auto"/>
          </w:divBdr>
        </w:div>
        <w:div w:id="1714184954">
          <w:marLeft w:val="640"/>
          <w:marRight w:val="0"/>
          <w:marTop w:val="0"/>
          <w:marBottom w:val="0"/>
          <w:divBdr>
            <w:top w:val="none" w:sz="0" w:space="0" w:color="auto"/>
            <w:left w:val="none" w:sz="0" w:space="0" w:color="auto"/>
            <w:bottom w:val="none" w:sz="0" w:space="0" w:color="auto"/>
            <w:right w:val="none" w:sz="0" w:space="0" w:color="auto"/>
          </w:divBdr>
        </w:div>
        <w:div w:id="596671481">
          <w:marLeft w:val="640"/>
          <w:marRight w:val="0"/>
          <w:marTop w:val="0"/>
          <w:marBottom w:val="0"/>
          <w:divBdr>
            <w:top w:val="none" w:sz="0" w:space="0" w:color="auto"/>
            <w:left w:val="none" w:sz="0" w:space="0" w:color="auto"/>
            <w:bottom w:val="none" w:sz="0" w:space="0" w:color="auto"/>
            <w:right w:val="none" w:sz="0" w:space="0" w:color="auto"/>
          </w:divBdr>
        </w:div>
        <w:div w:id="578366476">
          <w:marLeft w:val="640"/>
          <w:marRight w:val="0"/>
          <w:marTop w:val="0"/>
          <w:marBottom w:val="0"/>
          <w:divBdr>
            <w:top w:val="none" w:sz="0" w:space="0" w:color="auto"/>
            <w:left w:val="none" w:sz="0" w:space="0" w:color="auto"/>
            <w:bottom w:val="none" w:sz="0" w:space="0" w:color="auto"/>
            <w:right w:val="none" w:sz="0" w:space="0" w:color="auto"/>
          </w:divBdr>
        </w:div>
        <w:div w:id="1337925324">
          <w:marLeft w:val="640"/>
          <w:marRight w:val="0"/>
          <w:marTop w:val="0"/>
          <w:marBottom w:val="0"/>
          <w:divBdr>
            <w:top w:val="none" w:sz="0" w:space="0" w:color="auto"/>
            <w:left w:val="none" w:sz="0" w:space="0" w:color="auto"/>
            <w:bottom w:val="none" w:sz="0" w:space="0" w:color="auto"/>
            <w:right w:val="none" w:sz="0" w:space="0" w:color="auto"/>
          </w:divBdr>
        </w:div>
        <w:div w:id="113983001">
          <w:marLeft w:val="640"/>
          <w:marRight w:val="0"/>
          <w:marTop w:val="0"/>
          <w:marBottom w:val="0"/>
          <w:divBdr>
            <w:top w:val="none" w:sz="0" w:space="0" w:color="auto"/>
            <w:left w:val="none" w:sz="0" w:space="0" w:color="auto"/>
            <w:bottom w:val="none" w:sz="0" w:space="0" w:color="auto"/>
            <w:right w:val="none" w:sz="0" w:space="0" w:color="auto"/>
          </w:divBdr>
        </w:div>
        <w:div w:id="1658223706">
          <w:marLeft w:val="640"/>
          <w:marRight w:val="0"/>
          <w:marTop w:val="0"/>
          <w:marBottom w:val="0"/>
          <w:divBdr>
            <w:top w:val="none" w:sz="0" w:space="0" w:color="auto"/>
            <w:left w:val="none" w:sz="0" w:space="0" w:color="auto"/>
            <w:bottom w:val="none" w:sz="0" w:space="0" w:color="auto"/>
            <w:right w:val="none" w:sz="0" w:space="0" w:color="auto"/>
          </w:divBdr>
        </w:div>
        <w:div w:id="1204249422">
          <w:marLeft w:val="640"/>
          <w:marRight w:val="0"/>
          <w:marTop w:val="0"/>
          <w:marBottom w:val="0"/>
          <w:divBdr>
            <w:top w:val="none" w:sz="0" w:space="0" w:color="auto"/>
            <w:left w:val="none" w:sz="0" w:space="0" w:color="auto"/>
            <w:bottom w:val="none" w:sz="0" w:space="0" w:color="auto"/>
            <w:right w:val="none" w:sz="0" w:space="0" w:color="auto"/>
          </w:divBdr>
        </w:div>
        <w:div w:id="1097140039">
          <w:marLeft w:val="640"/>
          <w:marRight w:val="0"/>
          <w:marTop w:val="0"/>
          <w:marBottom w:val="0"/>
          <w:divBdr>
            <w:top w:val="none" w:sz="0" w:space="0" w:color="auto"/>
            <w:left w:val="none" w:sz="0" w:space="0" w:color="auto"/>
            <w:bottom w:val="none" w:sz="0" w:space="0" w:color="auto"/>
            <w:right w:val="none" w:sz="0" w:space="0" w:color="auto"/>
          </w:divBdr>
        </w:div>
        <w:div w:id="1005282454">
          <w:marLeft w:val="640"/>
          <w:marRight w:val="0"/>
          <w:marTop w:val="0"/>
          <w:marBottom w:val="0"/>
          <w:divBdr>
            <w:top w:val="none" w:sz="0" w:space="0" w:color="auto"/>
            <w:left w:val="none" w:sz="0" w:space="0" w:color="auto"/>
            <w:bottom w:val="none" w:sz="0" w:space="0" w:color="auto"/>
            <w:right w:val="none" w:sz="0" w:space="0" w:color="auto"/>
          </w:divBdr>
        </w:div>
        <w:div w:id="2143307048">
          <w:marLeft w:val="640"/>
          <w:marRight w:val="0"/>
          <w:marTop w:val="0"/>
          <w:marBottom w:val="0"/>
          <w:divBdr>
            <w:top w:val="none" w:sz="0" w:space="0" w:color="auto"/>
            <w:left w:val="none" w:sz="0" w:space="0" w:color="auto"/>
            <w:bottom w:val="none" w:sz="0" w:space="0" w:color="auto"/>
            <w:right w:val="none" w:sz="0" w:space="0" w:color="auto"/>
          </w:divBdr>
        </w:div>
        <w:div w:id="1045182563">
          <w:marLeft w:val="640"/>
          <w:marRight w:val="0"/>
          <w:marTop w:val="0"/>
          <w:marBottom w:val="0"/>
          <w:divBdr>
            <w:top w:val="none" w:sz="0" w:space="0" w:color="auto"/>
            <w:left w:val="none" w:sz="0" w:space="0" w:color="auto"/>
            <w:bottom w:val="none" w:sz="0" w:space="0" w:color="auto"/>
            <w:right w:val="none" w:sz="0" w:space="0" w:color="auto"/>
          </w:divBdr>
        </w:div>
        <w:div w:id="1184594842">
          <w:marLeft w:val="640"/>
          <w:marRight w:val="0"/>
          <w:marTop w:val="0"/>
          <w:marBottom w:val="0"/>
          <w:divBdr>
            <w:top w:val="none" w:sz="0" w:space="0" w:color="auto"/>
            <w:left w:val="none" w:sz="0" w:space="0" w:color="auto"/>
            <w:bottom w:val="none" w:sz="0" w:space="0" w:color="auto"/>
            <w:right w:val="none" w:sz="0" w:space="0" w:color="auto"/>
          </w:divBdr>
        </w:div>
        <w:div w:id="1912613318">
          <w:marLeft w:val="640"/>
          <w:marRight w:val="0"/>
          <w:marTop w:val="0"/>
          <w:marBottom w:val="0"/>
          <w:divBdr>
            <w:top w:val="none" w:sz="0" w:space="0" w:color="auto"/>
            <w:left w:val="none" w:sz="0" w:space="0" w:color="auto"/>
            <w:bottom w:val="none" w:sz="0" w:space="0" w:color="auto"/>
            <w:right w:val="none" w:sz="0" w:space="0" w:color="auto"/>
          </w:divBdr>
        </w:div>
        <w:div w:id="344670316">
          <w:marLeft w:val="640"/>
          <w:marRight w:val="0"/>
          <w:marTop w:val="0"/>
          <w:marBottom w:val="0"/>
          <w:divBdr>
            <w:top w:val="none" w:sz="0" w:space="0" w:color="auto"/>
            <w:left w:val="none" w:sz="0" w:space="0" w:color="auto"/>
            <w:bottom w:val="none" w:sz="0" w:space="0" w:color="auto"/>
            <w:right w:val="none" w:sz="0" w:space="0" w:color="auto"/>
          </w:divBdr>
        </w:div>
        <w:div w:id="336998765">
          <w:marLeft w:val="640"/>
          <w:marRight w:val="0"/>
          <w:marTop w:val="0"/>
          <w:marBottom w:val="0"/>
          <w:divBdr>
            <w:top w:val="none" w:sz="0" w:space="0" w:color="auto"/>
            <w:left w:val="none" w:sz="0" w:space="0" w:color="auto"/>
            <w:bottom w:val="none" w:sz="0" w:space="0" w:color="auto"/>
            <w:right w:val="none" w:sz="0" w:space="0" w:color="auto"/>
          </w:divBdr>
        </w:div>
        <w:div w:id="907769538">
          <w:marLeft w:val="640"/>
          <w:marRight w:val="0"/>
          <w:marTop w:val="0"/>
          <w:marBottom w:val="0"/>
          <w:divBdr>
            <w:top w:val="none" w:sz="0" w:space="0" w:color="auto"/>
            <w:left w:val="none" w:sz="0" w:space="0" w:color="auto"/>
            <w:bottom w:val="none" w:sz="0" w:space="0" w:color="auto"/>
            <w:right w:val="none" w:sz="0" w:space="0" w:color="auto"/>
          </w:divBdr>
        </w:div>
        <w:div w:id="202979813">
          <w:marLeft w:val="640"/>
          <w:marRight w:val="0"/>
          <w:marTop w:val="0"/>
          <w:marBottom w:val="0"/>
          <w:divBdr>
            <w:top w:val="none" w:sz="0" w:space="0" w:color="auto"/>
            <w:left w:val="none" w:sz="0" w:space="0" w:color="auto"/>
            <w:bottom w:val="none" w:sz="0" w:space="0" w:color="auto"/>
            <w:right w:val="none" w:sz="0" w:space="0" w:color="auto"/>
          </w:divBdr>
        </w:div>
        <w:div w:id="524634857">
          <w:marLeft w:val="640"/>
          <w:marRight w:val="0"/>
          <w:marTop w:val="0"/>
          <w:marBottom w:val="0"/>
          <w:divBdr>
            <w:top w:val="none" w:sz="0" w:space="0" w:color="auto"/>
            <w:left w:val="none" w:sz="0" w:space="0" w:color="auto"/>
            <w:bottom w:val="none" w:sz="0" w:space="0" w:color="auto"/>
            <w:right w:val="none" w:sz="0" w:space="0" w:color="auto"/>
          </w:divBdr>
        </w:div>
        <w:div w:id="1665665927">
          <w:marLeft w:val="640"/>
          <w:marRight w:val="0"/>
          <w:marTop w:val="0"/>
          <w:marBottom w:val="0"/>
          <w:divBdr>
            <w:top w:val="none" w:sz="0" w:space="0" w:color="auto"/>
            <w:left w:val="none" w:sz="0" w:space="0" w:color="auto"/>
            <w:bottom w:val="none" w:sz="0" w:space="0" w:color="auto"/>
            <w:right w:val="none" w:sz="0" w:space="0" w:color="auto"/>
          </w:divBdr>
        </w:div>
        <w:div w:id="934436518">
          <w:marLeft w:val="640"/>
          <w:marRight w:val="0"/>
          <w:marTop w:val="0"/>
          <w:marBottom w:val="0"/>
          <w:divBdr>
            <w:top w:val="none" w:sz="0" w:space="0" w:color="auto"/>
            <w:left w:val="none" w:sz="0" w:space="0" w:color="auto"/>
            <w:bottom w:val="none" w:sz="0" w:space="0" w:color="auto"/>
            <w:right w:val="none" w:sz="0" w:space="0" w:color="auto"/>
          </w:divBdr>
        </w:div>
        <w:div w:id="766730881">
          <w:marLeft w:val="640"/>
          <w:marRight w:val="0"/>
          <w:marTop w:val="0"/>
          <w:marBottom w:val="0"/>
          <w:divBdr>
            <w:top w:val="none" w:sz="0" w:space="0" w:color="auto"/>
            <w:left w:val="none" w:sz="0" w:space="0" w:color="auto"/>
            <w:bottom w:val="none" w:sz="0" w:space="0" w:color="auto"/>
            <w:right w:val="none" w:sz="0" w:space="0" w:color="auto"/>
          </w:divBdr>
        </w:div>
        <w:div w:id="236324142">
          <w:marLeft w:val="640"/>
          <w:marRight w:val="0"/>
          <w:marTop w:val="0"/>
          <w:marBottom w:val="0"/>
          <w:divBdr>
            <w:top w:val="none" w:sz="0" w:space="0" w:color="auto"/>
            <w:left w:val="none" w:sz="0" w:space="0" w:color="auto"/>
            <w:bottom w:val="none" w:sz="0" w:space="0" w:color="auto"/>
            <w:right w:val="none" w:sz="0" w:space="0" w:color="auto"/>
          </w:divBdr>
        </w:div>
        <w:div w:id="1038819415">
          <w:marLeft w:val="640"/>
          <w:marRight w:val="0"/>
          <w:marTop w:val="0"/>
          <w:marBottom w:val="0"/>
          <w:divBdr>
            <w:top w:val="none" w:sz="0" w:space="0" w:color="auto"/>
            <w:left w:val="none" w:sz="0" w:space="0" w:color="auto"/>
            <w:bottom w:val="none" w:sz="0" w:space="0" w:color="auto"/>
            <w:right w:val="none" w:sz="0" w:space="0" w:color="auto"/>
          </w:divBdr>
        </w:div>
        <w:div w:id="848326214">
          <w:marLeft w:val="640"/>
          <w:marRight w:val="0"/>
          <w:marTop w:val="0"/>
          <w:marBottom w:val="0"/>
          <w:divBdr>
            <w:top w:val="none" w:sz="0" w:space="0" w:color="auto"/>
            <w:left w:val="none" w:sz="0" w:space="0" w:color="auto"/>
            <w:bottom w:val="none" w:sz="0" w:space="0" w:color="auto"/>
            <w:right w:val="none" w:sz="0" w:space="0" w:color="auto"/>
          </w:divBdr>
        </w:div>
        <w:div w:id="633828324">
          <w:marLeft w:val="640"/>
          <w:marRight w:val="0"/>
          <w:marTop w:val="0"/>
          <w:marBottom w:val="0"/>
          <w:divBdr>
            <w:top w:val="none" w:sz="0" w:space="0" w:color="auto"/>
            <w:left w:val="none" w:sz="0" w:space="0" w:color="auto"/>
            <w:bottom w:val="none" w:sz="0" w:space="0" w:color="auto"/>
            <w:right w:val="none" w:sz="0" w:space="0" w:color="auto"/>
          </w:divBdr>
        </w:div>
        <w:div w:id="655186225">
          <w:marLeft w:val="640"/>
          <w:marRight w:val="0"/>
          <w:marTop w:val="0"/>
          <w:marBottom w:val="0"/>
          <w:divBdr>
            <w:top w:val="none" w:sz="0" w:space="0" w:color="auto"/>
            <w:left w:val="none" w:sz="0" w:space="0" w:color="auto"/>
            <w:bottom w:val="none" w:sz="0" w:space="0" w:color="auto"/>
            <w:right w:val="none" w:sz="0" w:space="0" w:color="auto"/>
          </w:divBdr>
        </w:div>
        <w:div w:id="1598826726">
          <w:marLeft w:val="640"/>
          <w:marRight w:val="0"/>
          <w:marTop w:val="0"/>
          <w:marBottom w:val="0"/>
          <w:divBdr>
            <w:top w:val="none" w:sz="0" w:space="0" w:color="auto"/>
            <w:left w:val="none" w:sz="0" w:space="0" w:color="auto"/>
            <w:bottom w:val="none" w:sz="0" w:space="0" w:color="auto"/>
            <w:right w:val="none" w:sz="0" w:space="0" w:color="auto"/>
          </w:divBdr>
        </w:div>
        <w:div w:id="155852293">
          <w:marLeft w:val="640"/>
          <w:marRight w:val="0"/>
          <w:marTop w:val="0"/>
          <w:marBottom w:val="0"/>
          <w:divBdr>
            <w:top w:val="none" w:sz="0" w:space="0" w:color="auto"/>
            <w:left w:val="none" w:sz="0" w:space="0" w:color="auto"/>
            <w:bottom w:val="none" w:sz="0" w:space="0" w:color="auto"/>
            <w:right w:val="none" w:sz="0" w:space="0" w:color="auto"/>
          </w:divBdr>
        </w:div>
        <w:div w:id="1131096199">
          <w:marLeft w:val="640"/>
          <w:marRight w:val="0"/>
          <w:marTop w:val="0"/>
          <w:marBottom w:val="0"/>
          <w:divBdr>
            <w:top w:val="none" w:sz="0" w:space="0" w:color="auto"/>
            <w:left w:val="none" w:sz="0" w:space="0" w:color="auto"/>
            <w:bottom w:val="none" w:sz="0" w:space="0" w:color="auto"/>
            <w:right w:val="none" w:sz="0" w:space="0" w:color="auto"/>
          </w:divBdr>
        </w:div>
        <w:div w:id="1650089690">
          <w:marLeft w:val="640"/>
          <w:marRight w:val="0"/>
          <w:marTop w:val="0"/>
          <w:marBottom w:val="0"/>
          <w:divBdr>
            <w:top w:val="none" w:sz="0" w:space="0" w:color="auto"/>
            <w:left w:val="none" w:sz="0" w:space="0" w:color="auto"/>
            <w:bottom w:val="none" w:sz="0" w:space="0" w:color="auto"/>
            <w:right w:val="none" w:sz="0" w:space="0" w:color="auto"/>
          </w:divBdr>
        </w:div>
        <w:div w:id="69894008">
          <w:marLeft w:val="640"/>
          <w:marRight w:val="0"/>
          <w:marTop w:val="0"/>
          <w:marBottom w:val="0"/>
          <w:divBdr>
            <w:top w:val="none" w:sz="0" w:space="0" w:color="auto"/>
            <w:left w:val="none" w:sz="0" w:space="0" w:color="auto"/>
            <w:bottom w:val="none" w:sz="0" w:space="0" w:color="auto"/>
            <w:right w:val="none" w:sz="0" w:space="0" w:color="auto"/>
          </w:divBdr>
        </w:div>
        <w:div w:id="1479762322">
          <w:marLeft w:val="640"/>
          <w:marRight w:val="0"/>
          <w:marTop w:val="0"/>
          <w:marBottom w:val="0"/>
          <w:divBdr>
            <w:top w:val="none" w:sz="0" w:space="0" w:color="auto"/>
            <w:left w:val="none" w:sz="0" w:space="0" w:color="auto"/>
            <w:bottom w:val="none" w:sz="0" w:space="0" w:color="auto"/>
            <w:right w:val="none" w:sz="0" w:space="0" w:color="auto"/>
          </w:divBdr>
        </w:div>
        <w:div w:id="869732310">
          <w:marLeft w:val="640"/>
          <w:marRight w:val="0"/>
          <w:marTop w:val="0"/>
          <w:marBottom w:val="0"/>
          <w:divBdr>
            <w:top w:val="none" w:sz="0" w:space="0" w:color="auto"/>
            <w:left w:val="none" w:sz="0" w:space="0" w:color="auto"/>
            <w:bottom w:val="none" w:sz="0" w:space="0" w:color="auto"/>
            <w:right w:val="none" w:sz="0" w:space="0" w:color="auto"/>
          </w:divBdr>
        </w:div>
        <w:div w:id="250549457">
          <w:marLeft w:val="640"/>
          <w:marRight w:val="0"/>
          <w:marTop w:val="0"/>
          <w:marBottom w:val="0"/>
          <w:divBdr>
            <w:top w:val="none" w:sz="0" w:space="0" w:color="auto"/>
            <w:left w:val="none" w:sz="0" w:space="0" w:color="auto"/>
            <w:bottom w:val="none" w:sz="0" w:space="0" w:color="auto"/>
            <w:right w:val="none" w:sz="0" w:space="0" w:color="auto"/>
          </w:divBdr>
        </w:div>
        <w:div w:id="520165961">
          <w:marLeft w:val="640"/>
          <w:marRight w:val="0"/>
          <w:marTop w:val="0"/>
          <w:marBottom w:val="0"/>
          <w:divBdr>
            <w:top w:val="none" w:sz="0" w:space="0" w:color="auto"/>
            <w:left w:val="none" w:sz="0" w:space="0" w:color="auto"/>
            <w:bottom w:val="none" w:sz="0" w:space="0" w:color="auto"/>
            <w:right w:val="none" w:sz="0" w:space="0" w:color="auto"/>
          </w:divBdr>
        </w:div>
        <w:div w:id="2144157688">
          <w:marLeft w:val="640"/>
          <w:marRight w:val="0"/>
          <w:marTop w:val="0"/>
          <w:marBottom w:val="0"/>
          <w:divBdr>
            <w:top w:val="none" w:sz="0" w:space="0" w:color="auto"/>
            <w:left w:val="none" w:sz="0" w:space="0" w:color="auto"/>
            <w:bottom w:val="none" w:sz="0" w:space="0" w:color="auto"/>
            <w:right w:val="none" w:sz="0" w:space="0" w:color="auto"/>
          </w:divBdr>
        </w:div>
        <w:div w:id="441925558">
          <w:marLeft w:val="640"/>
          <w:marRight w:val="0"/>
          <w:marTop w:val="0"/>
          <w:marBottom w:val="0"/>
          <w:divBdr>
            <w:top w:val="none" w:sz="0" w:space="0" w:color="auto"/>
            <w:left w:val="none" w:sz="0" w:space="0" w:color="auto"/>
            <w:bottom w:val="none" w:sz="0" w:space="0" w:color="auto"/>
            <w:right w:val="none" w:sz="0" w:space="0" w:color="auto"/>
          </w:divBdr>
        </w:div>
        <w:div w:id="1100679936">
          <w:marLeft w:val="640"/>
          <w:marRight w:val="0"/>
          <w:marTop w:val="0"/>
          <w:marBottom w:val="0"/>
          <w:divBdr>
            <w:top w:val="none" w:sz="0" w:space="0" w:color="auto"/>
            <w:left w:val="none" w:sz="0" w:space="0" w:color="auto"/>
            <w:bottom w:val="none" w:sz="0" w:space="0" w:color="auto"/>
            <w:right w:val="none" w:sz="0" w:space="0" w:color="auto"/>
          </w:divBdr>
        </w:div>
        <w:div w:id="441655197">
          <w:marLeft w:val="640"/>
          <w:marRight w:val="0"/>
          <w:marTop w:val="0"/>
          <w:marBottom w:val="0"/>
          <w:divBdr>
            <w:top w:val="none" w:sz="0" w:space="0" w:color="auto"/>
            <w:left w:val="none" w:sz="0" w:space="0" w:color="auto"/>
            <w:bottom w:val="none" w:sz="0" w:space="0" w:color="auto"/>
            <w:right w:val="none" w:sz="0" w:space="0" w:color="auto"/>
          </w:divBdr>
        </w:div>
        <w:div w:id="1853569570">
          <w:marLeft w:val="640"/>
          <w:marRight w:val="0"/>
          <w:marTop w:val="0"/>
          <w:marBottom w:val="0"/>
          <w:divBdr>
            <w:top w:val="none" w:sz="0" w:space="0" w:color="auto"/>
            <w:left w:val="none" w:sz="0" w:space="0" w:color="auto"/>
            <w:bottom w:val="none" w:sz="0" w:space="0" w:color="auto"/>
            <w:right w:val="none" w:sz="0" w:space="0" w:color="auto"/>
          </w:divBdr>
        </w:div>
        <w:div w:id="982078797">
          <w:marLeft w:val="640"/>
          <w:marRight w:val="0"/>
          <w:marTop w:val="0"/>
          <w:marBottom w:val="0"/>
          <w:divBdr>
            <w:top w:val="none" w:sz="0" w:space="0" w:color="auto"/>
            <w:left w:val="none" w:sz="0" w:space="0" w:color="auto"/>
            <w:bottom w:val="none" w:sz="0" w:space="0" w:color="auto"/>
            <w:right w:val="none" w:sz="0" w:space="0" w:color="auto"/>
          </w:divBdr>
        </w:div>
        <w:div w:id="339504643">
          <w:marLeft w:val="640"/>
          <w:marRight w:val="0"/>
          <w:marTop w:val="0"/>
          <w:marBottom w:val="0"/>
          <w:divBdr>
            <w:top w:val="none" w:sz="0" w:space="0" w:color="auto"/>
            <w:left w:val="none" w:sz="0" w:space="0" w:color="auto"/>
            <w:bottom w:val="none" w:sz="0" w:space="0" w:color="auto"/>
            <w:right w:val="none" w:sz="0" w:space="0" w:color="auto"/>
          </w:divBdr>
        </w:div>
        <w:div w:id="17780386">
          <w:marLeft w:val="640"/>
          <w:marRight w:val="0"/>
          <w:marTop w:val="0"/>
          <w:marBottom w:val="0"/>
          <w:divBdr>
            <w:top w:val="none" w:sz="0" w:space="0" w:color="auto"/>
            <w:left w:val="none" w:sz="0" w:space="0" w:color="auto"/>
            <w:bottom w:val="none" w:sz="0" w:space="0" w:color="auto"/>
            <w:right w:val="none" w:sz="0" w:space="0" w:color="auto"/>
          </w:divBdr>
        </w:div>
        <w:div w:id="1184129364">
          <w:marLeft w:val="640"/>
          <w:marRight w:val="0"/>
          <w:marTop w:val="0"/>
          <w:marBottom w:val="0"/>
          <w:divBdr>
            <w:top w:val="none" w:sz="0" w:space="0" w:color="auto"/>
            <w:left w:val="none" w:sz="0" w:space="0" w:color="auto"/>
            <w:bottom w:val="none" w:sz="0" w:space="0" w:color="auto"/>
            <w:right w:val="none" w:sz="0" w:space="0" w:color="auto"/>
          </w:divBdr>
        </w:div>
        <w:div w:id="2051607485">
          <w:marLeft w:val="640"/>
          <w:marRight w:val="0"/>
          <w:marTop w:val="0"/>
          <w:marBottom w:val="0"/>
          <w:divBdr>
            <w:top w:val="none" w:sz="0" w:space="0" w:color="auto"/>
            <w:left w:val="none" w:sz="0" w:space="0" w:color="auto"/>
            <w:bottom w:val="none" w:sz="0" w:space="0" w:color="auto"/>
            <w:right w:val="none" w:sz="0" w:space="0" w:color="auto"/>
          </w:divBdr>
        </w:div>
        <w:div w:id="1694960196">
          <w:marLeft w:val="640"/>
          <w:marRight w:val="0"/>
          <w:marTop w:val="0"/>
          <w:marBottom w:val="0"/>
          <w:divBdr>
            <w:top w:val="none" w:sz="0" w:space="0" w:color="auto"/>
            <w:left w:val="none" w:sz="0" w:space="0" w:color="auto"/>
            <w:bottom w:val="none" w:sz="0" w:space="0" w:color="auto"/>
            <w:right w:val="none" w:sz="0" w:space="0" w:color="auto"/>
          </w:divBdr>
        </w:div>
        <w:div w:id="1462192048">
          <w:marLeft w:val="640"/>
          <w:marRight w:val="0"/>
          <w:marTop w:val="0"/>
          <w:marBottom w:val="0"/>
          <w:divBdr>
            <w:top w:val="none" w:sz="0" w:space="0" w:color="auto"/>
            <w:left w:val="none" w:sz="0" w:space="0" w:color="auto"/>
            <w:bottom w:val="none" w:sz="0" w:space="0" w:color="auto"/>
            <w:right w:val="none" w:sz="0" w:space="0" w:color="auto"/>
          </w:divBdr>
        </w:div>
        <w:div w:id="1422682591">
          <w:marLeft w:val="640"/>
          <w:marRight w:val="0"/>
          <w:marTop w:val="0"/>
          <w:marBottom w:val="0"/>
          <w:divBdr>
            <w:top w:val="none" w:sz="0" w:space="0" w:color="auto"/>
            <w:left w:val="none" w:sz="0" w:space="0" w:color="auto"/>
            <w:bottom w:val="none" w:sz="0" w:space="0" w:color="auto"/>
            <w:right w:val="none" w:sz="0" w:space="0" w:color="auto"/>
          </w:divBdr>
        </w:div>
      </w:divsChild>
    </w:div>
    <w:div w:id="924264385">
      <w:bodyDiv w:val="1"/>
      <w:marLeft w:val="0"/>
      <w:marRight w:val="0"/>
      <w:marTop w:val="0"/>
      <w:marBottom w:val="0"/>
      <w:divBdr>
        <w:top w:val="none" w:sz="0" w:space="0" w:color="auto"/>
        <w:left w:val="none" w:sz="0" w:space="0" w:color="auto"/>
        <w:bottom w:val="none" w:sz="0" w:space="0" w:color="auto"/>
        <w:right w:val="none" w:sz="0" w:space="0" w:color="auto"/>
      </w:divBdr>
      <w:divsChild>
        <w:div w:id="482546119">
          <w:marLeft w:val="0"/>
          <w:marRight w:val="0"/>
          <w:marTop w:val="0"/>
          <w:marBottom w:val="0"/>
          <w:divBdr>
            <w:top w:val="none" w:sz="0" w:space="0" w:color="auto"/>
            <w:left w:val="none" w:sz="0" w:space="0" w:color="auto"/>
            <w:bottom w:val="none" w:sz="0" w:space="0" w:color="auto"/>
            <w:right w:val="none" w:sz="0" w:space="0" w:color="auto"/>
          </w:divBdr>
        </w:div>
        <w:div w:id="443578445">
          <w:marLeft w:val="0"/>
          <w:marRight w:val="0"/>
          <w:marTop w:val="0"/>
          <w:marBottom w:val="0"/>
          <w:divBdr>
            <w:top w:val="none" w:sz="0" w:space="0" w:color="auto"/>
            <w:left w:val="none" w:sz="0" w:space="0" w:color="auto"/>
            <w:bottom w:val="none" w:sz="0" w:space="0" w:color="auto"/>
            <w:right w:val="none" w:sz="0" w:space="0" w:color="auto"/>
          </w:divBdr>
        </w:div>
        <w:div w:id="1270889311">
          <w:marLeft w:val="0"/>
          <w:marRight w:val="0"/>
          <w:marTop w:val="0"/>
          <w:marBottom w:val="0"/>
          <w:divBdr>
            <w:top w:val="none" w:sz="0" w:space="0" w:color="auto"/>
            <w:left w:val="none" w:sz="0" w:space="0" w:color="auto"/>
            <w:bottom w:val="none" w:sz="0" w:space="0" w:color="auto"/>
            <w:right w:val="none" w:sz="0" w:space="0" w:color="auto"/>
          </w:divBdr>
        </w:div>
        <w:div w:id="1100445215">
          <w:marLeft w:val="0"/>
          <w:marRight w:val="0"/>
          <w:marTop w:val="0"/>
          <w:marBottom w:val="0"/>
          <w:divBdr>
            <w:top w:val="none" w:sz="0" w:space="0" w:color="auto"/>
            <w:left w:val="none" w:sz="0" w:space="0" w:color="auto"/>
            <w:bottom w:val="none" w:sz="0" w:space="0" w:color="auto"/>
            <w:right w:val="none" w:sz="0" w:space="0" w:color="auto"/>
          </w:divBdr>
        </w:div>
        <w:div w:id="582909728">
          <w:marLeft w:val="0"/>
          <w:marRight w:val="0"/>
          <w:marTop w:val="0"/>
          <w:marBottom w:val="0"/>
          <w:divBdr>
            <w:top w:val="none" w:sz="0" w:space="0" w:color="auto"/>
            <w:left w:val="none" w:sz="0" w:space="0" w:color="auto"/>
            <w:bottom w:val="none" w:sz="0" w:space="0" w:color="auto"/>
            <w:right w:val="none" w:sz="0" w:space="0" w:color="auto"/>
          </w:divBdr>
        </w:div>
        <w:div w:id="768544028">
          <w:marLeft w:val="0"/>
          <w:marRight w:val="0"/>
          <w:marTop w:val="0"/>
          <w:marBottom w:val="0"/>
          <w:divBdr>
            <w:top w:val="none" w:sz="0" w:space="0" w:color="auto"/>
            <w:left w:val="none" w:sz="0" w:space="0" w:color="auto"/>
            <w:bottom w:val="none" w:sz="0" w:space="0" w:color="auto"/>
            <w:right w:val="none" w:sz="0" w:space="0" w:color="auto"/>
          </w:divBdr>
        </w:div>
        <w:div w:id="1858158259">
          <w:marLeft w:val="0"/>
          <w:marRight w:val="0"/>
          <w:marTop w:val="0"/>
          <w:marBottom w:val="0"/>
          <w:divBdr>
            <w:top w:val="none" w:sz="0" w:space="0" w:color="auto"/>
            <w:left w:val="none" w:sz="0" w:space="0" w:color="auto"/>
            <w:bottom w:val="none" w:sz="0" w:space="0" w:color="auto"/>
            <w:right w:val="none" w:sz="0" w:space="0" w:color="auto"/>
          </w:divBdr>
        </w:div>
        <w:div w:id="1991978444">
          <w:marLeft w:val="0"/>
          <w:marRight w:val="0"/>
          <w:marTop w:val="0"/>
          <w:marBottom w:val="0"/>
          <w:divBdr>
            <w:top w:val="none" w:sz="0" w:space="0" w:color="auto"/>
            <w:left w:val="none" w:sz="0" w:space="0" w:color="auto"/>
            <w:bottom w:val="none" w:sz="0" w:space="0" w:color="auto"/>
            <w:right w:val="none" w:sz="0" w:space="0" w:color="auto"/>
          </w:divBdr>
        </w:div>
        <w:div w:id="2125881476">
          <w:marLeft w:val="0"/>
          <w:marRight w:val="0"/>
          <w:marTop w:val="0"/>
          <w:marBottom w:val="0"/>
          <w:divBdr>
            <w:top w:val="none" w:sz="0" w:space="0" w:color="auto"/>
            <w:left w:val="none" w:sz="0" w:space="0" w:color="auto"/>
            <w:bottom w:val="none" w:sz="0" w:space="0" w:color="auto"/>
            <w:right w:val="none" w:sz="0" w:space="0" w:color="auto"/>
          </w:divBdr>
        </w:div>
        <w:div w:id="1449619435">
          <w:marLeft w:val="0"/>
          <w:marRight w:val="0"/>
          <w:marTop w:val="0"/>
          <w:marBottom w:val="0"/>
          <w:divBdr>
            <w:top w:val="none" w:sz="0" w:space="0" w:color="auto"/>
            <w:left w:val="none" w:sz="0" w:space="0" w:color="auto"/>
            <w:bottom w:val="none" w:sz="0" w:space="0" w:color="auto"/>
            <w:right w:val="none" w:sz="0" w:space="0" w:color="auto"/>
          </w:divBdr>
        </w:div>
        <w:div w:id="656958602">
          <w:marLeft w:val="0"/>
          <w:marRight w:val="0"/>
          <w:marTop w:val="0"/>
          <w:marBottom w:val="0"/>
          <w:divBdr>
            <w:top w:val="none" w:sz="0" w:space="0" w:color="auto"/>
            <w:left w:val="none" w:sz="0" w:space="0" w:color="auto"/>
            <w:bottom w:val="none" w:sz="0" w:space="0" w:color="auto"/>
            <w:right w:val="none" w:sz="0" w:space="0" w:color="auto"/>
          </w:divBdr>
        </w:div>
        <w:div w:id="543296334">
          <w:marLeft w:val="0"/>
          <w:marRight w:val="0"/>
          <w:marTop w:val="0"/>
          <w:marBottom w:val="0"/>
          <w:divBdr>
            <w:top w:val="none" w:sz="0" w:space="0" w:color="auto"/>
            <w:left w:val="none" w:sz="0" w:space="0" w:color="auto"/>
            <w:bottom w:val="none" w:sz="0" w:space="0" w:color="auto"/>
            <w:right w:val="none" w:sz="0" w:space="0" w:color="auto"/>
          </w:divBdr>
        </w:div>
        <w:div w:id="1202085619">
          <w:marLeft w:val="0"/>
          <w:marRight w:val="0"/>
          <w:marTop w:val="0"/>
          <w:marBottom w:val="0"/>
          <w:divBdr>
            <w:top w:val="none" w:sz="0" w:space="0" w:color="auto"/>
            <w:left w:val="none" w:sz="0" w:space="0" w:color="auto"/>
            <w:bottom w:val="none" w:sz="0" w:space="0" w:color="auto"/>
            <w:right w:val="none" w:sz="0" w:space="0" w:color="auto"/>
          </w:divBdr>
        </w:div>
        <w:div w:id="1083453624">
          <w:marLeft w:val="0"/>
          <w:marRight w:val="0"/>
          <w:marTop w:val="0"/>
          <w:marBottom w:val="0"/>
          <w:divBdr>
            <w:top w:val="none" w:sz="0" w:space="0" w:color="auto"/>
            <w:left w:val="none" w:sz="0" w:space="0" w:color="auto"/>
            <w:bottom w:val="none" w:sz="0" w:space="0" w:color="auto"/>
            <w:right w:val="none" w:sz="0" w:space="0" w:color="auto"/>
          </w:divBdr>
        </w:div>
        <w:div w:id="680475352">
          <w:marLeft w:val="0"/>
          <w:marRight w:val="0"/>
          <w:marTop w:val="0"/>
          <w:marBottom w:val="0"/>
          <w:divBdr>
            <w:top w:val="none" w:sz="0" w:space="0" w:color="auto"/>
            <w:left w:val="none" w:sz="0" w:space="0" w:color="auto"/>
            <w:bottom w:val="none" w:sz="0" w:space="0" w:color="auto"/>
            <w:right w:val="none" w:sz="0" w:space="0" w:color="auto"/>
          </w:divBdr>
        </w:div>
        <w:div w:id="442965085">
          <w:marLeft w:val="0"/>
          <w:marRight w:val="0"/>
          <w:marTop w:val="0"/>
          <w:marBottom w:val="0"/>
          <w:divBdr>
            <w:top w:val="none" w:sz="0" w:space="0" w:color="auto"/>
            <w:left w:val="none" w:sz="0" w:space="0" w:color="auto"/>
            <w:bottom w:val="none" w:sz="0" w:space="0" w:color="auto"/>
            <w:right w:val="none" w:sz="0" w:space="0" w:color="auto"/>
          </w:divBdr>
        </w:div>
        <w:div w:id="605120888">
          <w:marLeft w:val="0"/>
          <w:marRight w:val="0"/>
          <w:marTop w:val="0"/>
          <w:marBottom w:val="0"/>
          <w:divBdr>
            <w:top w:val="none" w:sz="0" w:space="0" w:color="auto"/>
            <w:left w:val="none" w:sz="0" w:space="0" w:color="auto"/>
            <w:bottom w:val="none" w:sz="0" w:space="0" w:color="auto"/>
            <w:right w:val="none" w:sz="0" w:space="0" w:color="auto"/>
          </w:divBdr>
        </w:div>
        <w:div w:id="1042368883">
          <w:marLeft w:val="0"/>
          <w:marRight w:val="0"/>
          <w:marTop w:val="0"/>
          <w:marBottom w:val="0"/>
          <w:divBdr>
            <w:top w:val="none" w:sz="0" w:space="0" w:color="auto"/>
            <w:left w:val="none" w:sz="0" w:space="0" w:color="auto"/>
            <w:bottom w:val="none" w:sz="0" w:space="0" w:color="auto"/>
            <w:right w:val="none" w:sz="0" w:space="0" w:color="auto"/>
          </w:divBdr>
        </w:div>
        <w:div w:id="1738018375">
          <w:marLeft w:val="0"/>
          <w:marRight w:val="0"/>
          <w:marTop w:val="0"/>
          <w:marBottom w:val="0"/>
          <w:divBdr>
            <w:top w:val="none" w:sz="0" w:space="0" w:color="auto"/>
            <w:left w:val="none" w:sz="0" w:space="0" w:color="auto"/>
            <w:bottom w:val="none" w:sz="0" w:space="0" w:color="auto"/>
            <w:right w:val="none" w:sz="0" w:space="0" w:color="auto"/>
          </w:divBdr>
        </w:div>
        <w:div w:id="1175803273">
          <w:marLeft w:val="0"/>
          <w:marRight w:val="0"/>
          <w:marTop w:val="0"/>
          <w:marBottom w:val="0"/>
          <w:divBdr>
            <w:top w:val="none" w:sz="0" w:space="0" w:color="auto"/>
            <w:left w:val="none" w:sz="0" w:space="0" w:color="auto"/>
            <w:bottom w:val="none" w:sz="0" w:space="0" w:color="auto"/>
            <w:right w:val="none" w:sz="0" w:space="0" w:color="auto"/>
          </w:divBdr>
        </w:div>
        <w:div w:id="2067407463">
          <w:marLeft w:val="0"/>
          <w:marRight w:val="0"/>
          <w:marTop w:val="0"/>
          <w:marBottom w:val="0"/>
          <w:divBdr>
            <w:top w:val="none" w:sz="0" w:space="0" w:color="auto"/>
            <w:left w:val="none" w:sz="0" w:space="0" w:color="auto"/>
            <w:bottom w:val="none" w:sz="0" w:space="0" w:color="auto"/>
            <w:right w:val="none" w:sz="0" w:space="0" w:color="auto"/>
          </w:divBdr>
        </w:div>
        <w:div w:id="1788692888">
          <w:marLeft w:val="0"/>
          <w:marRight w:val="0"/>
          <w:marTop w:val="0"/>
          <w:marBottom w:val="0"/>
          <w:divBdr>
            <w:top w:val="none" w:sz="0" w:space="0" w:color="auto"/>
            <w:left w:val="none" w:sz="0" w:space="0" w:color="auto"/>
            <w:bottom w:val="none" w:sz="0" w:space="0" w:color="auto"/>
            <w:right w:val="none" w:sz="0" w:space="0" w:color="auto"/>
          </w:divBdr>
        </w:div>
        <w:div w:id="1529642120">
          <w:marLeft w:val="0"/>
          <w:marRight w:val="0"/>
          <w:marTop w:val="0"/>
          <w:marBottom w:val="0"/>
          <w:divBdr>
            <w:top w:val="none" w:sz="0" w:space="0" w:color="auto"/>
            <w:left w:val="none" w:sz="0" w:space="0" w:color="auto"/>
            <w:bottom w:val="none" w:sz="0" w:space="0" w:color="auto"/>
            <w:right w:val="none" w:sz="0" w:space="0" w:color="auto"/>
          </w:divBdr>
        </w:div>
        <w:div w:id="713694073">
          <w:marLeft w:val="0"/>
          <w:marRight w:val="0"/>
          <w:marTop w:val="0"/>
          <w:marBottom w:val="0"/>
          <w:divBdr>
            <w:top w:val="none" w:sz="0" w:space="0" w:color="auto"/>
            <w:left w:val="none" w:sz="0" w:space="0" w:color="auto"/>
            <w:bottom w:val="none" w:sz="0" w:space="0" w:color="auto"/>
            <w:right w:val="none" w:sz="0" w:space="0" w:color="auto"/>
          </w:divBdr>
        </w:div>
        <w:div w:id="86386753">
          <w:marLeft w:val="0"/>
          <w:marRight w:val="0"/>
          <w:marTop w:val="0"/>
          <w:marBottom w:val="0"/>
          <w:divBdr>
            <w:top w:val="none" w:sz="0" w:space="0" w:color="auto"/>
            <w:left w:val="none" w:sz="0" w:space="0" w:color="auto"/>
            <w:bottom w:val="none" w:sz="0" w:space="0" w:color="auto"/>
            <w:right w:val="none" w:sz="0" w:space="0" w:color="auto"/>
          </w:divBdr>
        </w:div>
        <w:div w:id="1214921918">
          <w:marLeft w:val="0"/>
          <w:marRight w:val="0"/>
          <w:marTop w:val="0"/>
          <w:marBottom w:val="0"/>
          <w:divBdr>
            <w:top w:val="none" w:sz="0" w:space="0" w:color="auto"/>
            <w:left w:val="none" w:sz="0" w:space="0" w:color="auto"/>
            <w:bottom w:val="none" w:sz="0" w:space="0" w:color="auto"/>
            <w:right w:val="none" w:sz="0" w:space="0" w:color="auto"/>
          </w:divBdr>
        </w:div>
        <w:div w:id="1401833649">
          <w:marLeft w:val="0"/>
          <w:marRight w:val="0"/>
          <w:marTop w:val="0"/>
          <w:marBottom w:val="0"/>
          <w:divBdr>
            <w:top w:val="none" w:sz="0" w:space="0" w:color="auto"/>
            <w:left w:val="none" w:sz="0" w:space="0" w:color="auto"/>
            <w:bottom w:val="none" w:sz="0" w:space="0" w:color="auto"/>
            <w:right w:val="none" w:sz="0" w:space="0" w:color="auto"/>
          </w:divBdr>
        </w:div>
        <w:div w:id="1530483495">
          <w:marLeft w:val="0"/>
          <w:marRight w:val="0"/>
          <w:marTop w:val="0"/>
          <w:marBottom w:val="0"/>
          <w:divBdr>
            <w:top w:val="none" w:sz="0" w:space="0" w:color="auto"/>
            <w:left w:val="none" w:sz="0" w:space="0" w:color="auto"/>
            <w:bottom w:val="none" w:sz="0" w:space="0" w:color="auto"/>
            <w:right w:val="none" w:sz="0" w:space="0" w:color="auto"/>
          </w:divBdr>
        </w:div>
        <w:div w:id="724180355">
          <w:marLeft w:val="0"/>
          <w:marRight w:val="0"/>
          <w:marTop w:val="0"/>
          <w:marBottom w:val="0"/>
          <w:divBdr>
            <w:top w:val="none" w:sz="0" w:space="0" w:color="auto"/>
            <w:left w:val="none" w:sz="0" w:space="0" w:color="auto"/>
            <w:bottom w:val="none" w:sz="0" w:space="0" w:color="auto"/>
            <w:right w:val="none" w:sz="0" w:space="0" w:color="auto"/>
          </w:divBdr>
        </w:div>
        <w:div w:id="866717329">
          <w:marLeft w:val="0"/>
          <w:marRight w:val="0"/>
          <w:marTop w:val="0"/>
          <w:marBottom w:val="0"/>
          <w:divBdr>
            <w:top w:val="none" w:sz="0" w:space="0" w:color="auto"/>
            <w:left w:val="none" w:sz="0" w:space="0" w:color="auto"/>
            <w:bottom w:val="none" w:sz="0" w:space="0" w:color="auto"/>
            <w:right w:val="none" w:sz="0" w:space="0" w:color="auto"/>
          </w:divBdr>
        </w:div>
        <w:div w:id="1398089864">
          <w:marLeft w:val="0"/>
          <w:marRight w:val="0"/>
          <w:marTop w:val="0"/>
          <w:marBottom w:val="0"/>
          <w:divBdr>
            <w:top w:val="none" w:sz="0" w:space="0" w:color="auto"/>
            <w:left w:val="none" w:sz="0" w:space="0" w:color="auto"/>
            <w:bottom w:val="none" w:sz="0" w:space="0" w:color="auto"/>
            <w:right w:val="none" w:sz="0" w:space="0" w:color="auto"/>
          </w:divBdr>
        </w:div>
        <w:div w:id="1872691975">
          <w:marLeft w:val="0"/>
          <w:marRight w:val="0"/>
          <w:marTop w:val="0"/>
          <w:marBottom w:val="0"/>
          <w:divBdr>
            <w:top w:val="none" w:sz="0" w:space="0" w:color="auto"/>
            <w:left w:val="none" w:sz="0" w:space="0" w:color="auto"/>
            <w:bottom w:val="none" w:sz="0" w:space="0" w:color="auto"/>
            <w:right w:val="none" w:sz="0" w:space="0" w:color="auto"/>
          </w:divBdr>
        </w:div>
        <w:div w:id="897478388">
          <w:marLeft w:val="0"/>
          <w:marRight w:val="0"/>
          <w:marTop w:val="0"/>
          <w:marBottom w:val="0"/>
          <w:divBdr>
            <w:top w:val="none" w:sz="0" w:space="0" w:color="auto"/>
            <w:left w:val="none" w:sz="0" w:space="0" w:color="auto"/>
            <w:bottom w:val="none" w:sz="0" w:space="0" w:color="auto"/>
            <w:right w:val="none" w:sz="0" w:space="0" w:color="auto"/>
          </w:divBdr>
        </w:div>
        <w:div w:id="707871325">
          <w:marLeft w:val="0"/>
          <w:marRight w:val="0"/>
          <w:marTop w:val="0"/>
          <w:marBottom w:val="0"/>
          <w:divBdr>
            <w:top w:val="none" w:sz="0" w:space="0" w:color="auto"/>
            <w:left w:val="none" w:sz="0" w:space="0" w:color="auto"/>
            <w:bottom w:val="none" w:sz="0" w:space="0" w:color="auto"/>
            <w:right w:val="none" w:sz="0" w:space="0" w:color="auto"/>
          </w:divBdr>
        </w:div>
        <w:div w:id="2141528905">
          <w:marLeft w:val="0"/>
          <w:marRight w:val="0"/>
          <w:marTop w:val="0"/>
          <w:marBottom w:val="0"/>
          <w:divBdr>
            <w:top w:val="none" w:sz="0" w:space="0" w:color="auto"/>
            <w:left w:val="none" w:sz="0" w:space="0" w:color="auto"/>
            <w:bottom w:val="none" w:sz="0" w:space="0" w:color="auto"/>
            <w:right w:val="none" w:sz="0" w:space="0" w:color="auto"/>
          </w:divBdr>
        </w:div>
        <w:div w:id="883760405">
          <w:marLeft w:val="0"/>
          <w:marRight w:val="0"/>
          <w:marTop w:val="0"/>
          <w:marBottom w:val="0"/>
          <w:divBdr>
            <w:top w:val="none" w:sz="0" w:space="0" w:color="auto"/>
            <w:left w:val="none" w:sz="0" w:space="0" w:color="auto"/>
            <w:bottom w:val="none" w:sz="0" w:space="0" w:color="auto"/>
            <w:right w:val="none" w:sz="0" w:space="0" w:color="auto"/>
          </w:divBdr>
        </w:div>
      </w:divsChild>
    </w:div>
    <w:div w:id="924344191">
      <w:bodyDiv w:val="1"/>
      <w:marLeft w:val="0"/>
      <w:marRight w:val="0"/>
      <w:marTop w:val="0"/>
      <w:marBottom w:val="0"/>
      <w:divBdr>
        <w:top w:val="none" w:sz="0" w:space="0" w:color="auto"/>
        <w:left w:val="none" w:sz="0" w:space="0" w:color="auto"/>
        <w:bottom w:val="none" w:sz="0" w:space="0" w:color="auto"/>
        <w:right w:val="none" w:sz="0" w:space="0" w:color="auto"/>
      </w:divBdr>
    </w:div>
    <w:div w:id="924725127">
      <w:bodyDiv w:val="1"/>
      <w:marLeft w:val="0"/>
      <w:marRight w:val="0"/>
      <w:marTop w:val="0"/>
      <w:marBottom w:val="0"/>
      <w:divBdr>
        <w:top w:val="none" w:sz="0" w:space="0" w:color="auto"/>
        <w:left w:val="none" w:sz="0" w:space="0" w:color="auto"/>
        <w:bottom w:val="none" w:sz="0" w:space="0" w:color="auto"/>
        <w:right w:val="none" w:sz="0" w:space="0" w:color="auto"/>
      </w:divBdr>
    </w:div>
    <w:div w:id="924993897">
      <w:bodyDiv w:val="1"/>
      <w:marLeft w:val="0"/>
      <w:marRight w:val="0"/>
      <w:marTop w:val="0"/>
      <w:marBottom w:val="0"/>
      <w:divBdr>
        <w:top w:val="none" w:sz="0" w:space="0" w:color="auto"/>
        <w:left w:val="none" w:sz="0" w:space="0" w:color="auto"/>
        <w:bottom w:val="none" w:sz="0" w:space="0" w:color="auto"/>
        <w:right w:val="none" w:sz="0" w:space="0" w:color="auto"/>
      </w:divBdr>
    </w:div>
    <w:div w:id="925460701">
      <w:bodyDiv w:val="1"/>
      <w:marLeft w:val="0"/>
      <w:marRight w:val="0"/>
      <w:marTop w:val="0"/>
      <w:marBottom w:val="0"/>
      <w:divBdr>
        <w:top w:val="none" w:sz="0" w:space="0" w:color="auto"/>
        <w:left w:val="none" w:sz="0" w:space="0" w:color="auto"/>
        <w:bottom w:val="none" w:sz="0" w:space="0" w:color="auto"/>
        <w:right w:val="none" w:sz="0" w:space="0" w:color="auto"/>
      </w:divBdr>
    </w:div>
    <w:div w:id="925576078">
      <w:bodyDiv w:val="1"/>
      <w:marLeft w:val="0"/>
      <w:marRight w:val="0"/>
      <w:marTop w:val="0"/>
      <w:marBottom w:val="0"/>
      <w:divBdr>
        <w:top w:val="none" w:sz="0" w:space="0" w:color="auto"/>
        <w:left w:val="none" w:sz="0" w:space="0" w:color="auto"/>
        <w:bottom w:val="none" w:sz="0" w:space="0" w:color="auto"/>
        <w:right w:val="none" w:sz="0" w:space="0" w:color="auto"/>
      </w:divBdr>
      <w:divsChild>
        <w:div w:id="1637834992">
          <w:marLeft w:val="0"/>
          <w:marRight w:val="0"/>
          <w:marTop w:val="0"/>
          <w:marBottom w:val="0"/>
          <w:divBdr>
            <w:top w:val="none" w:sz="0" w:space="0" w:color="auto"/>
            <w:left w:val="none" w:sz="0" w:space="0" w:color="auto"/>
            <w:bottom w:val="none" w:sz="0" w:space="0" w:color="auto"/>
            <w:right w:val="none" w:sz="0" w:space="0" w:color="auto"/>
          </w:divBdr>
        </w:div>
        <w:div w:id="76363052">
          <w:marLeft w:val="0"/>
          <w:marRight w:val="0"/>
          <w:marTop w:val="0"/>
          <w:marBottom w:val="0"/>
          <w:divBdr>
            <w:top w:val="none" w:sz="0" w:space="0" w:color="auto"/>
            <w:left w:val="none" w:sz="0" w:space="0" w:color="auto"/>
            <w:bottom w:val="none" w:sz="0" w:space="0" w:color="auto"/>
            <w:right w:val="none" w:sz="0" w:space="0" w:color="auto"/>
          </w:divBdr>
        </w:div>
        <w:div w:id="1899390144">
          <w:marLeft w:val="0"/>
          <w:marRight w:val="0"/>
          <w:marTop w:val="0"/>
          <w:marBottom w:val="0"/>
          <w:divBdr>
            <w:top w:val="none" w:sz="0" w:space="0" w:color="auto"/>
            <w:left w:val="none" w:sz="0" w:space="0" w:color="auto"/>
            <w:bottom w:val="none" w:sz="0" w:space="0" w:color="auto"/>
            <w:right w:val="none" w:sz="0" w:space="0" w:color="auto"/>
          </w:divBdr>
        </w:div>
        <w:div w:id="1264920282">
          <w:marLeft w:val="0"/>
          <w:marRight w:val="0"/>
          <w:marTop w:val="0"/>
          <w:marBottom w:val="0"/>
          <w:divBdr>
            <w:top w:val="none" w:sz="0" w:space="0" w:color="auto"/>
            <w:left w:val="none" w:sz="0" w:space="0" w:color="auto"/>
            <w:bottom w:val="none" w:sz="0" w:space="0" w:color="auto"/>
            <w:right w:val="none" w:sz="0" w:space="0" w:color="auto"/>
          </w:divBdr>
        </w:div>
        <w:div w:id="379206766">
          <w:marLeft w:val="0"/>
          <w:marRight w:val="0"/>
          <w:marTop w:val="0"/>
          <w:marBottom w:val="0"/>
          <w:divBdr>
            <w:top w:val="none" w:sz="0" w:space="0" w:color="auto"/>
            <w:left w:val="none" w:sz="0" w:space="0" w:color="auto"/>
            <w:bottom w:val="none" w:sz="0" w:space="0" w:color="auto"/>
            <w:right w:val="none" w:sz="0" w:space="0" w:color="auto"/>
          </w:divBdr>
        </w:div>
        <w:div w:id="1914196874">
          <w:marLeft w:val="0"/>
          <w:marRight w:val="0"/>
          <w:marTop w:val="0"/>
          <w:marBottom w:val="0"/>
          <w:divBdr>
            <w:top w:val="none" w:sz="0" w:space="0" w:color="auto"/>
            <w:left w:val="none" w:sz="0" w:space="0" w:color="auto"/>
            <w:bottom w:val="none" w:sz="0" w:space="0" w:color="auto"/>
            <w:right w:val="none" w:sz="0" w:space="0" w:color="auto"/>
          </w:divBdr>
        </w:div>
        <w:div w:id="1963000697">
          <w:marLeft w:val="0"/>
          <w:marRight w:val="0"/>
          <w:marTop w:val="0"/>
          <w:marBottom w:val="0"/>
          <w:divBdr>
            <w:top w:val="none" w:sz="0" w:space="0" w:color="auto"/>
            <w:left w:val="none" w:sz="0" w:space="0" w:color="auto"/>
            <w:bottom w:val="none" w:sz="0" w:space="0" w:color="auto"/>
            <w:right w:val="none" w:sz="0" w:space="0" w:color="auto"/>
          </w:divBdr>
        </w:div>
        <w:div w:id="963845707">
          <w:marLeft w:val="0"/>
          <w:marRight w:val="0"/>
          <w:marTop w:val="0"/>
          <w:marBottom w:val="0"/>
          <w:divBdr>
            <w:top w:val="none" w:sz="0" w:space="0" w:color="auto"/>
            <w:left w:val="none" w:sz="0" w:space="0" w:color="auto"/>
            <w:bottom w:val="none" w:sz="0" w:space="0" w:color="auto"/>
            <w:right w:val="none" w:sz="0" w:space="0" w:color="auto"/>
          </w:divBdr>
        </w:div>
        <w:div w:id="932084439">
          <w:marLeft w:val="0"/>
          <w:marRight w:val="0"/>
          <w:marTop w:val="0"/>
          <w:marBottom w:val="0"/>
          <w:divBdr>
            <w:top w:val="none" w:sz="0" w:space="0" w:color="auto"/>
            <w:left w:val="none" w:sz="0" w:space="0" w:color="auto"/>
            <w:bottom w:val="none" w:sz="0" w:space="0" w:color="auto"/>
            <w:right w:val="none" w:sz="0" w:space="0" w:color="auto"/>
          </w:divBdr>
        </w:div>
        <w:div w:id="698555657">
          <w:marLeft w:val="0"/>
          <w:marRight w:val="0"/>
          <w:marTop w:val="0"/>
          <w:marBottom w:val="0"/>
          <w:divBdr>
            <w:top w:val="none" w:sz="0" w:space="0" w:color="auto"/>
            <w:left w:val="none" w:sz="0" w:space="0" w:color="auto"/>
            <w:bottom w:val="none" w:sz="0" w:space="0" w:color="auto"/>
            <w:right w:val="none" w:sz="0" w:space="0" w:color="auto"/>
          </w:divBdr>
        </w:div>
        <w:div w:id="1618104898">
          <w:marLeft w:val="0"/>
          <w:marRight w:val="0"/>
          <w:marTop w:val="0"/>
          <w:marBottom w:val="0"/>
          <w:divBdr>
            <w:top w:val="none" w:sz="0" w:space="0" w:color="auto"/>
            <w:left w:val="none" w:sz="0" w:space="0" w:color="auto"/>
            <w:bottom w:val="none" w:sz="0" w:space="0" w:color="auto"/>
            <w:right w:val="none" w:sz="0" w:space="0" w:color="auto"/>
          </w:divBdr>
        </w:div>
        <w:div w:id="1119103388">
          <w:marLeft w:val="0"/>
          <w:marRight w:val="0"/>
          <w:marTop w:val="0"/>
          <w:marBottom w:val="0"/>
          <w:divBdr>
            <w:top w:val="none" w:sz="0" w:space="0" w:color="auto"/>
            <w:left w:val="none" w:sz="0" w:space="0" w:color="auto"/>
            <w:bottom w:val="none" w:sz="0" w:space="0" w:color="auto"/>
            <w:right w:val="none" w:sz="0" w:space="0" w:color="auto"/>
          </w:divBdr>
        </w:div>
        <w:div w:id="1720475518">
          <w:marLeft w:val="0"/>
          <w:marRight w:val="0"/>
          <w:marTop w:val="0"/>
          <w:marBottom w:val="0"/>
          <w:divBdr>
            <w:top w:val="none" w:sz="0" w:space="0" w:color="auto"/>
            <w:left w:val="none" w:sz="0" w:space="0" w:color="auto"/>
            <w:bottom w:val="none" w:sz="0" w:space="0" w:color="auto"/>
            <w:right w:val="none" w:sz="0" w:space="0" w:color="auto"/>
          </w:divBdr>
        </w:div>
        <w:div w:id="382019382">
          <w:marLeft w:val="0"/>
          <w:marRight w:val="0"/>
          <w:marTop w:val="0"/>
          <w:marBottom w:val="0"/>
          <w:divBdr>
            <w:top w:val="none" w:sz="0" w:space="0" w:color="auto"/>
            <w:left w:val="none" w:sz="0" w:space="0" w:color="auto"/>
            <w:bottom w:val="none" w:sz="0" w:space="0" w:color="auto"/>
            <w:right w:val="none" w:sz="0" w:space="0" w:color="auto"/>
          </w:divBdr>
        </w:div>
        <w:div w:id="1317105744">
          <w:marLeft w:val="0"/>
          <w:marRight w:val="0"/>
          <w:marTop w:val="0"/>
          <w:marBottom w:val="0"/>
          <w:divBdr>
            <w:top w:val="none" w:sz="0" w:space="0" w:color="auto"/>
            <w:left w:val="none" w:sz="0" w:space="0" w:color="auto"/>
            <w:bottom w:val="none" w:sz="0" w:space="0" w:color="auto"/>
            <w:right w:val="none" w:sz="0" w:space="0" w:color="auto"/>
          </w:divBdr>
        </w:div>
        <w:div w:id="1624342214">
          <w:marLeft w:val="0"/>
          <w:marRight w:val="0"/>
          <w:marTop w:val="0"/>
          <w:marBottom w:val="0"/>
          <w:divBdr>
            <w:top w:val="none" w:sz="0" w:space="0" w:color="auto"/>
            <w:left w:val="none" w:sz="0" w:space="0" w:color="auto"/>
            <w:bottom w:val="none" w:sz="0" w:space="0" w:color="auto"/>
            <w:right w:val="none" w:sz="0" w:space="0" w:color="auto"/>
          </w:divBdr>
        </w:div>
        <w:div w:id="573667773">
          <w:marLeft w:val="0"/>
          <w:marRight w:val="0"/>
          <w:marTop w:val="0"/>
          <w:marBottom w:val="0"/>
          <w:divBdr>
            <w:top w:val="none" w:sz="0" w:space="0" w:color="auto"/>
            <w:left w:val="none" w:sz="0" w:space="0" w:color="auto"/>
            <w:bottom w:val="none" w:sz="0" w:space="0" w:color="auto"/>
            <w:right w:val="none" w:sz="0" w:space="0" w:color="auto"/>
          </w:divBdr>
        </w:div>
        <w:div w:id="2019231020">
          <w:marLeft w:val="0"/>
          <w:marRight w:val="0"/>
          <w:marTop w:val="0"/>
          <w:marBottom w:val="0"/>
          <w:divBdr>
            <w:top w:val="none" w:sz="0" w:space="0" w:color="auto"/>
            <w:left w:val="none" w:sz="0" w:space="0" w:color="auto"/>
            <w:bottom w:val="none" w:sz="0" w:space="0" w:color="auto"/>
            <w:right w:val="none" w:sz="0" w:space="0" w:color="auto"/>
          </w:divBdr>
        </w:div>
        <w:div w:id="1816798016">
          <w:marLeft w:val="0"/>
          <w:marRight w:val="0"/>
          <w:marTop w:val="0"/>
          <w:marBottom w:val="0"/>
          <w:divBdr>
            <w:top w:val="none" w:sz="0" w:space="0" w:color="auto"/>
            <w:left w:val="none" w:sz="0" w:space="0" w:color="auto"/>
            <w:bottom w:val="none" w:sz="0" w:space="0" w:color="auto"/>
            <w:right w:val="none" w:sz="0" w:space="0" w:color="auto"/>
          </w:divBdr>
        </w:div>
        <w:div w:id="1470393607">
          <w:marLeft w:val="0"/>
          <w:marRight w:val="0"/>
          <w:marTop w:val="0"/>
          <w:marBottom w:val="0"/>
          <w:divBdr>
            <w:top w:val="none" w:sz="0" w:space="0" w:color="auto"/>
            <w:left w:val="none" w:sz="0" w:space="0" w:color="auto"/>
            <w:bottom w:val="none" w:sz="0" w:space="0" w:color="auto"/>
            <w:right w:val="none" w:sz="0" w:space="0" w:color="auto"/>
          </w:divBdr>
        </w:div>
        <w:div w:id="1563102860">
          <w:marLeft w:val="0"/>
          <w:marRight w:val="0"/>
          <w:marTop w:val="0"/>
          <w:marBottom w:val="0"/>
          <w:divBdr>
            <w:top w:val="none" w:sz="0" w:space="0" w:color="auto"/>
            <w:left w:val="none" w:sz="0" w:space="0" w:color="auto"/>
            <w:bottom w:val="none" w:sz="0" w:space="0" w:color="auto"/>
            <w:right w:val="none" w:sz="0" w:space="0" w:color="auto"/>
          </w:divBdr>
        </w:div>
        <w:div w:id="510529365">
          <w:marLeft w:val="0"/>
          <w:marRight w:val="0"/>
          <w:marTop w:val="0"/>
          <w:marBottom w:val="0"/>
          <w:divBdr>
            <w:top w:val="none" w:sz="0" w:space="0" w:color="auto"/>
            <w:left w:val="none" w:sz="0" w:space="0" w:color="auto"/>
            <w:bottom w:val="none" w:sz="0" w:space="0" w:color="auto"/>
            <w:right w:val="none" w:sz="0" w:space="0" w:color="auto"/>
          </w:divBdr>
        </w:div>
        <w:div w:id="982584177">
          <w:marLeft w:val="0"/>
          <w:marRight w:val="0"/>
          <w:marTop w:val="0"/>
          <w:marBottom w:val="0"/>
          <w:divBdr>
            <w:top w:val="none" w:sz="0" w:space="0" w:color="auto"/>
            <w:left w:val="none" w:sz="0" w:space="0" w:color="auto"/>
            <w:bottom w:val="none" w:sz="0" w:space="0" w:color="auto"/>
            <w:right w:val="none" w:sz="0" w:space="0" w:color="auto"/>
          </w:divBdr>
        </w:div>
        <w:div w:id="1866016968">
          <w:marLeft w:val="0"/>
          <w:marRight w:val="0"/>
          <w:marTop w:val="0"/>
          <w:marBottom w:val="0"/>
          <w:divBdr>
            <w:top w:val="none" w:sz="0" w:space="0" w:color="auto"/>
            <w:left w:val="none" w:sz="0" w:space="0" w:color="auto"/>
            <w:bottom w:val="none" w:sz="0" w:space="0" w:color="auto"/>
            <w:right w:val="none" w:sz="0" w:space="0" w:color="auto"/>
          </w:divBdr>
        </w:div>
        <w:div w:id="494540896">
          <w:marLeft w:val="0"/>
          <w:marRight w:val="0"/>
          <w:marTop w:val="0"/>
          <w:marBottom w:val="0"/>
          <w:divBdr>
            <w:top w:val="none" w:sz="0" w:space="0" w:color="auto"/>
            <w:left w:val="none" w:sz="0" w:space="0" w:color="auto"/>
            <w:bottom w:val="none" w:sz="0" w:space="0" w:color="auto"/>
            <w:right w:val="none" w:sz="0" w:space="0" w:color="auto"/>
          </w:divBdr>
        </w:div>
        <w:div w:id="426732686">
          <w:marLeft w:val="0"/>
          <w:marRight w:val="0"/>
          <w:marTop w:val="0"/>
          <w:marBottom w:val="0"/>
          <w:divBdr>
            <w:top w:val="none" w:sz="0" w:space="0" w:color="auto"/>
            <w:left w:val="none" w:sz="0" w:space="0" w:color="auto"/>
            <w:bottom w:val="none" w:sz="0" w:space="0" w:color="auto"/>
            <w:right w:val="none" w:sz="0" w:space="0" w:color="auto"/>
          </w:divBdr>
        </w:div>
        <w:div w:id="575016313">
          <w:marLeft w:val="0"/>
          <w:marRight w:val="0"/>
          <w:marTop w:val="0"/>
          <w:marBottom w:val="0"/>
          <w:divBdr>
            <w:top w:val="none" w:sz="0" w:space="0" w:color="auto"/>
            <w:left w:val="none" w:sz="0" w:space="0" w:color="auto"/>
            <w:bottom w:val="none" w:sz="0" w:space="0" w:color="auto"/>
            <w:right w:val="none" w:sz="0" w:space="0" w:color="auto"/>
          </w:divBdr>
        </w:div>
        <w:div w:id="1656182128">
          <w:marLeft w:val="0"/>
          <w:marRight w:val="0"/>
          <w:marTop w:val="0"/>
          <w:marBottom w:val="0"/>
          <w:divBdr>
            <w:top w:val="none" w:sz="0" w:space="0" w:color="auto"/>
            <w:left w:val="none" w:sz="0" w:space="0" w:color="auto"/>
            <w:bottom w:val="none" w:sz="0" w:space="0" w:color="auto"/>
            <w:right w:val="none" w:sz="0" w:space="0" w:color="auto"/>
          </w:divBdr>
        </w:div>
        <w:div w:id="1213343429">
          <w:marLeft w:val="0"/>
          <w:marRight w:val="0"/>
          <w:marTop w:val="0"/>
          <w:marBottom w:val="0"/>
          <w:divBdr>
            <w:top w:val="none" w:sz="0" w:space="0" w:color="auto"/>
            <w:left w:val="none" w:sz="0" w:space="0" w:color="auto"/>
            <w:bottom w:val="none" w:sz="0" w:space="0" w:color="auto"/>
            <w:right w:val="none" w:sz="0" w:space="0" w:color="auto"/>
          </w:divBdr>
        </w:div>
        <w:div w:id="1587806641">
          <w:marLeft w:val="0"/>
          <w:marRight w:val="0"/>
          <w:marTop w:val="0"/>
          <w:marBottom w:val="0"/>
          <w:divBdr>
            <w:top w:val="none" w:sz="0" w:space="0" w:color="auto"/>
            <w:left w:val="none" w:sz="0" w:space="0" w:color="auto"/>
            <w:bottom w:val="none" w:sz="0" w:space="0" w:color="auto"/>
            <w:right w:val="none" w:sz="0" w:space="0" w:color="auto"/>
          </w:divBdr>
        </w:div>
        <w:div w:id="1818180958">
          <w:marLeft w:val="0"/>
          <w:marRight w:val="0"/>
          <w:marTop w:val="0"/>
          <w:marBottom w:val="0"/>
          <w:divBdr>
            <w:top w:val="none" w:sz="0" w:space="0" w:color="auto"/>
            <w:left w:val="none" w:sz="0" w:space="0" w:color="auto"/>
            <w:bottom w:val="none" w:sz="0" w:space="0" w:color="auto"/>
            <w:right w:val="none" w:sz="0" w:space="0" w:color="auto"/>
          </w:divBdr>
        </w:div>
        <w:div w:id="1425415298">
          <w:marLeft w:val="0"/>
          <w:marRight w:val="0"/>
          <w:marTop w:val="0"/>
          <w:marBottom w:val="0"/>
          <w:divBdr>
            <w:top w:val="none" w:sz="0" w:space="0" w:color="auto"/>
            <w:left w:val="none" w:sz="0" w:space="0" w:color="auto"/>
            <w:bottom w:val="none" w:sz="0" w:space="0" w:color="auto"/>
            <w:right w:val="none" w:sz="0" w:space="0" w:color="auto"/>
          </w:divBdr>
        </w:div>
        <w:div w:id="776561057">
          <w:marLeft w:val="0"/>
          <w:marRight w:val="0"/>
          <w:marTop w:val="0"/>
          <w:marBottom w:val="0"/>
          <w:divBdr>
            <w:top w:val="none" w:sz="0" w:space="0" w:color="auto"/>
            <w:left w:val="none" w:sz="0" w:space="0" w:color="auto"/>
            <w:bottom w:val="none" w:sz="0" w:space="0" w:color="auto"/>
            <w:right w:val="none" w:sz="0" w:space="0" w:color="auto"/>
          </w:divBdr>
        </w:div>
        <w:div w:id="77219711">
          <w:marLeft w:val="0"/>
          <w:marRight w:val="0"/>
          <w:marTop w:val="0"/>
          <w:marBottom w:val="0"/>
          <w:divBdr>
            <w:top w:val="none" w:sz="0" w:space="0" w:color="auto"/>
            <w:left w:val="none" w:sz="0" w:space="0" w:color="auto"/>
            <w:bottom w:val="none" w:sz="0" w:space="0" w:color="auto"/>
            <w:right w:val="none" w:sz="0" w:space="0" w:color="auto"/>
          </w:divBdr>
        </w:div>
        <w:div w:id="2071995942">
          <w:marLeft w:val="0"/>
          <w:marRight w:val="0"/>
          <w:marTop w:val="0"/>
          <w:marBottom w:val="0"/>
          <w:divBdr>
            <w:top w:val="none" w:sz="0" w:space="0" w:color="auto"/>
            <w:left w:val="none" w:sz="0" w:space="0" w:color="auto"/>
            <w:bottom w:val="none" w:sz="0" w:space="0" w:color="auto"/>
            <w:right w:val="none" w:sz="0" w:space="0" w:color="auto"/>
          </w:divBdr>
        </w:div>
        <w:div w:id="44723420">
          <w:marLeft w:val="0"/>
          <w:marRight w:val="0"/>
          <w:marTop w:val="0"/>
          <w:marBottom w:val="0"/>
          <w:divBdr>
            <w:top w:val="none" w:sz="0" w:space="0" w:color="auto"/>
            <w:left w:val="none" w:sz="0" w:space="0" w:color="auto"/>
            <w:bottom w:val="none" w:sz="0" w:space="0" w:color="auto"/>
            <w:right w:val="none" w:sz="0" w:space="0" w:color="auto"/>
          </w:divBdr>
        </w:div>
        <w:div w:id="1871795802">
          <w:marLeft w:val="0"/>
          <w:marRight w:val="0"/>
          <w:marTop w:val="0"/>
          <w:marBottom w:val="0"/>
          <w:divBdr>
            <w:top w:val="none" w:sz="0" w:space="0" w:color="auto"/>
            <w:left w:val="none" w:sz="0" w:space="0" w:color="auto"/>
            <w:bottom w:val="none" w:sz="0" w:space="0" w:color="auto"/>
            <w:right w:val="none" w:sz="0" w:space="0" w:color="auto"/>
          </w:divBdr>
        </w:div>
        <w:div w:id="1564098888">
          <w:marLeft w:val="0"/>
          <w:marRight w:val="0"/>
          <w:marTop w:val="0"/>
          <w:marBottom w:val="0"/>
          <w:divBdr>
            <w:top w:val="none" w:sz="0" w:space="0" w:color="auto"/>
            <w:left w:val="none" w:sz="0" w:space="0" w:color="auto"/>
            <w:bottom w:val="none" w:sz="0" w:space="0" w:color="auto"/>
            <w:right w:val="none" w:sz="0" w:space="0" w:color="auto"/>
          </w:divBdr>
        </w:div>
        <w:div w:id="259065673">
          <w:marLeft w:val="0"/>
          <w:marRight w:val="0"/>
          <w:marTop w:val="0"/>
          <w:marBottom w:val="0"/>
          <w:divBdr>
            <w:top w:val="none" w:sz="0" w:space="0" w:color="auto"/>
            <w:left w:val="none" w:sz="0" w:space="0" w:color="auto"/>
            <w:bottom w:val="none" w:sz="0" w:space="0" w:color="auto"/>
            <w:right w:val="none" w:sz="0" w:space="0" w:color="auto"/>
          </w:divBdr>
        </w:div>
        <w:div w:id="2032222476">
          <w:marLeft w:val="0"/>
          <w:marRight w:val="0"/>
          <w:marTop w:val="0"/>
          <w:marBottom w:val="0"/>
          <w:divBdr>
            <w:top w:val="none" w:sz="0" w:space="0" w:color="auto"/>
            <w:left w:val="none" w:sz="0" w:space="0" w:color="auto"/>
            <w:bottom w:val="none" w:sz="0" w:space="0" w:color="auto"/>
            <w:right w:val="none" w:sz="0" w:space="0" w:color="auto"/>
          </w:divBdr>
        </w:div>
        <w:div w:id="141428922">
          <w:marLeft w:val="0"/>
          <w:marRight w:val="0"/>
          <w:marTop w:val="0"/>
          <w:marBottom w:val="0"/>
          <w:divBdr>
            <w:top w:val="none" w:sz="0" w:space="0" w:color="auto"/>
            <w:left w:val="none" w:sz="0" w:space="0" w:color="auto"/>
            <w:bottom w:val="none" w:sz="0" w:space="0" w:color="auto"/>
            <w:right w:val="none" w:sz="0" w:space="0" w:color="auto"/>
          </w:divBdr>
        </w:div>
        <w:div w:id="1092510920">
          <w:marLeft w:val="0"/>
          <w:marRight w:val="0"/>
          <w:marTop w:val="0"/>
          <w:marBottom w:val="0"/>
          <w:divBdr>
            <w:top w:val="none" w:sz="0" w:space="0" w:color="auto"/>
            <w:left w:val="none" w:sz="0" w:space="0" w:color="auto"/>
            <w:bottom w:val="none" w:sz="0" w:space="0" w:color="auto"/>
            <w:right w:val="none" w:sz="0" w:space="0" w:color="auto"/>
          </w:divBdr>
        </w:div>
        <w:div w:id="1844514596">
          <w:marLeft w:val="0"/>
          <w:marRight w:val="0"/>
          <w:marTop w:val="0"/>
          <w:marBottom w:val="0"/>
          <w:divBdr>
            <w:top w:val="none" w:sz="0" w:space="0" w:color="auto"/>
            <w:left w:val="none" w:sz="0" w:space="0" w:color="auto"/>
            <w:bottom w:val="none" w:sz="0" w:space="0" w:color="auto"/>
            <w:right w:val="none" w:sz="0" w:space="0" w:color="auto"/>
          </w:divBdr>
        </w:div>
        <w:div w:id="1709910497">
          <w:marLeft w:val="0"/>
          <w:marRight w:val="0"/>
          <w:marTop w:val="0"/>
          <w:marBottom w:val="0"/>
          <w:divBdr>
            <w:top w:val="none" w:sz="0" w:space="0" w:color="auto"/>
            <w:left w:val="none" w:sz="0" w:space="0" w:color="auto"/>
            <w:bottom w:val="none" w:sz="0" w:space="0" w:color="auto"/>
            <w:right w:val="none" w:sz="0" w:space="0" w:color="auto"/>
          </w:divBdr>
        </w:div>
        <w:div w:id="1063875231">
          <w:marLeft w:val="0"/>
          <w:marRight w:val="0"/>
          <w:marTop w:val="0"/>
          <w:marBottom w:val="0"/>
          <w:divBdr>
            <w:top w:val="none" w:sz="0" w:space="0" w:color="auto"/>
            <w:left w:val="none" w:sz="0" w:space="0" w:color="auto"/>
            <w:bottom w:val="none" w:sz="0" w:space="0" w:color="auto"/>
            <w:right w:val="none" w:sz="0" w:space="0" w:color="auto"/>
          </w:divBdr>
        </w:div>
        <w:div w:id="1752118932">
          <w:marLeft w:val="0"/>
          <w:marRight w:val="0"/>
          <w:marTop w:val="0"/>
          <w:marBottom w:val="0"/>
          <w:divBdr>
            <w:top w:val="none" w:sz="0" w:space="0" w:color="auto"/>
            <w:left w:val="none" w:sz="0" w:space="0" w:color="auto"/>
            <w:bottom w:val="none" w:sz="0" w:space="0" w:color="auto"/>
            <w:right w:val="none" w:sz="0" w:space="0" w:color="auto"/>
          </w:divBdr>
        </w:div>
        <w:div w:id="1495955532">
          <w:marLeft w:val="0"/>
          <w:marRight w:val="0"/>
          <w:marTop w:val="0"/>
          <w:marBottom w:val="0"/>
          <w:divBdr>
            <w:top w:val="none" w:sz="0" w:space="0" w:color="auto"/>
            <w:left w:val="none" w:sz="0" w:space="0" w:color="auto"/>
            <w:bottom w:val="none" w:sz="0" w:space="0" w:color="auto"/>
            <w:right w:val="none" w:sz="0" w:space="0" w:color="auto"/>
          </w:divBdr>
        </w:div>
      </w:divsChild>
    </w:div>
    <w:div w:id="925917938">
      <w:bodyDiv w:val="1"/>
      <w:marLeft w:val="0"/>
      <w:marRight w:val="0"/>
      <w:marTop w:val="0"/>
      <w:marBottom w:val="0"/>
      <w:divBdr>
        <w:top w:val="none" w:sz="0" w:space="0" w:color="auto"/>
        <w:left w:val="none" w:sz="0" w:space="0" w:color="auto"/>
        <w:bottom w:val="none" w:sz="0" w:space="0" w:color="auto"/>
        <w:right w:val="none" w:sz="0" w:space="0" w:color="auto"/>
      </w:divBdr>
    </w:div>
    <w:div w:id="926116073">
      <w:bodyDiv w:val="1"/>
      <w:marLeft w:val="0"/>
      <w:marRight w:val="0"/>
      <w:marTop w:val="0"/>
      <w:marBottom w:val="0"/>
      <w:divBdr>
        <w:top w:val="none" w:sz="0" w:space="0" w:color="auto"/>
        <w:left w:val="none" w:sz="0" w:space="0" w:color="auto"/>
        <w:bottom w:val="none" w:sz="0" w:space="0" w:color="auto"/>
        <w:right w:val="none" w:sz="0" w:space="0" w:color="auto"/>
      </w:divBdr>
    </w:div>
    <w:div w:id="926230308">
      <w:bodyDiv w:val="1"/>
      <w:marLeft w:val="0"/>
      <w:marRight w:val="0"/>
      <w:marTop w:val="0"/>
      <w:marBottom w:val="0"/>
      <w:divBdr>
        <w:top w:val="none" w:sz="0" w:space="0" w:color="auto"/>
        <w:left w:val="none" w:sz="0" w:space="0" w:color="auto"/>
        <w:bottom w:val="none" w:sz="0" w:space="0" w:color="auto"/>
        <w:right w:val="none" w:sz="0" w:space="0" w:color="auto"/>
      </w:divBdr>
    </w:div>
    <w:div w:id="926888547">
      <w:bodyDiv w:val="1"/>
      <w:marLeft w:val="0"/>
      <w:marRight w:val="0"/>
      <w:marTop w:val="0"/>
      <w:marBottom w:val="0"/>
      <w:divBdr>
        <w:top w:val="none" w:sz="0" w:space="0" w:color="auto"/>
        <w:left w:val="none" w:sz="0" w:space="0" w:color="auto"/>
        <w:bottom w:val="none" w:sz="0" w:space="0" w:color="auto"/>
        <w:right w:val="none" w:sz="0" w:space="0" w:color="auto"/>
      </w:divBdr>
    </w:div>
    <w:div w:id="927079812">
      <w:bodyDiv w:val="1"/>
      <w:marLeft w:val="0"/>
      <w:marRight w:val="0"/>
      <w:marTop w:val="0"/>
      <w:marBottom w:val="0"/>
      <w:divBdr>
        <w:top w:val="none" w:sz="0" w:space="0" w:color="auto"/>
        <w:left w:val="none" w:sz="0" w:space="0" w:color="auto"/>
        <w:bottom w:val="none" w:sz="0" w:space="0" w:color="auto"/>
        <w:right w:val="none" w:sz="0" w:space="0" w:color="auto"/>
      </w:divBdr>
    </w:div>
    <w:div w:id="927081877">
      <w:bodyDiv w:val="1"/>
      <w:marLeft w:val="0"/>
      <w:marRight w:val="0"/>
      <w:marTop w:val="0"/>
      <w:marBottom w:val="0"/>
      <w:divBdr>
        <w:top w:val="none" w:sz="0" w:space="0" w:color="auto"/>
        <w:left w:val="none" w:sz="0" w:space="0" w:color="auto"/>
        <w:bottom w:val="none" w:sz="0" w:space="0" w:color="auto"/>
        <w:right w:val="none" w:sz="0" w:space="0" w:color="auto"/>
      </w:divBdr>
    </w:div>
    <w:div w:id="927426453">
      <w:bodyDiv w:val="1"/>
      <w:marLeft w:val="0"/>
      <w:marRight w:val="0"/>
      <w:marTop w:val="0"/>
      <w:marBottom w:val="0"/>
      <w:divBdr>
        <w:top w:val="none" w:sz="0" w:space="0" w:color="auto"/>
        <w:left w:val="none" w:sz="0" w:space="0" w:color="auto"/>
        <w:bottom w:val="none" w:sz="0" w:space="0" w:color="auto"/>
        <w:right w:val="none" w:sz="0" w:space="0" w:color="auto"/>
      </w:divBdr>
      <w:divsChild>
        <w:div w:id="37126057">
          <w:marLeft w:val="640"/>
          <w:marRight w:val="0"/>
          <w:marTop w:val="0"/>
          <w:marBottom w:val="0"/>
          <w:divBdr>
            <w:top w:val="none" w:sz="0" w:space="0" w:color="auto"/>
            <w:left w:val="none" w:sz="0" w:space="0" w:color="auto"/>
            <w:bottom w:val="none" w:sz="0" w:space="0" w:color="auto"/>
            <w:right w:val="none" w:sz="0" w:space="0" w:color="auto"/>
          </w:divBdr>
        </w:div>
        <w:div w:id="487402478">
          <w:marLeft w:val="640"/>
          <w:marRight w:val="0"/>
          <w:marTop w:val="0"/>
          <w:marBottom w:val="0"/>
          <w:divBdr>
            <w:top w:val="none" w:sz="0" w:space="0" w:color="auto"/>
            <w:left w:val="none" w:sz="0" w:space="0" w:color="auto"/>
            <w:bottom w:val="none" w:sz="0" w:space="0" w:color="auto"/>
            <w:right w:val="none" w:sz="0" w:space="0" w:color="auto"/>
          </w:divBdr>
        </w:div>
        <w:div w:id="1489403464">
          <w:marLeft w:val="640"/>
          <w:marRight w:val="0"/>
          <w:marTop w:val="0"/>
          <w:marBottom w:val="0"/>
          <w:divBdr>
            <w:top w:val="none" w:sz="0" w:space="0" w:color="auto"/>
            <w:left w:val="none" w:sz="0" w:space="0" w:color="auto"/>
            <w:bottom w:val="none" w:sz="0" w:space="0" w:color="auto"/>
            <w:right w:val="none" w:sz="0" w:space="0" w:color="auto"/>
          </w:divBdr>
        </w:div>
        <w:div w:id="1050348229">
          <w:marLeft w:val="640"/>
          <w:marRight w:val="0"/>
          <w:marTop w:val="0"/>
          <w:marBottom w:val="0"/>
          <w:divBdr>
            <w:top w:val="none" w:sz="0" w:space="0" w:color="auto"/>
            <w:left w:val="none" w:sz="0" w:space="0" w:color="auto"/>
            <w:bottom w:val="none" w:sz="0" w:space="0" w:color="auto"/>
            <w:right w:val="none" w:sz="0" w:space="0" w:color="auto"/>
          </w:divBdr>
        </w:div>
        <w:div w:id="1157574632">
          <w:marLeft w:val="640"/>
          <w:marRight w:val="0"/>
          <w:marTop w:val="0"/>
          <w:marBottom w:val="0"/>
          <w:divBdr>
            <w:top w:val="none" w:sz="0" w:space="0" w:color="auto"/>
            <w:left w:val="none" w:sz="0" w:space="0" w:color="auto"/>
            <w:bottom w:val="none" w:sz="0" w:space="0" w:color="auto"/>
            <w:right w:val="none" w:sz="0" w:space="0" w:color="auto"/>
          </w:divBdr>
        </w:div>
        <w:div w:id="2051491939">
          <w:marLeft w:val="640"/>
          <w:marRight w:val="0"/>
          <w:marTop w:val="0"/>
          <w:marBottom w:val="0"/>
          <w:divBdr>
            <w:top w:val="none" w:sz="0" w:space="0" w:color="auto"/>
            <w:left w:val="none" w:sz="0" w:space="0" w:color="auto"/>
            <w:bottom w:val="none" w:sz="0" w:space="0" w:color="auto"/>
            <w:right w:val="none" w:sz="0" w:space="0" w:color="auto"/>
          </w:divBdr>
        </w:div>
        <w:div w:id="300307203">
          <w:marLeft w:val="640"/>
          <w:marRight w:val="0"/>
          <w:marTop w:val="0"/>
          <w:marBottom w:val="0"/>
          <w:divBdr>
            <w:top w:val="none" w:sz="0" w:space="0" w:color="auto"/>
            <w:left w:val="none" w:sz="0" w:space="0" w:color="auto"/>
            <w:bottom w:val="none" w:sz="0" w:space="0" w:color="auto"/>
            <w:right w:val="none" w:sz="0" w:space="0" w:color="auto"/>
          </w:divBdr>
        </w:div>
        <w:div w:id="1215384081">
          <w:marLeft w:val="640"/>
          <w:marRight w:val="0"/>
          <w:marTop w:val="0"/>
          <w:marBottom w:val="0"/>
          <w:divBdr>
            <w:top w:val="none" w:sz="0" w:space="0" w:color="auto"/>
            <w:left w:val="none" w:sz="0" w:space="0" w:color="auto"/>
            <w:bottom w:val="none" w:sz="0" w:space="0" w:color="auto"/>
            <w:right w:val="none" w:sz="0" w:space="0" w:color="auto"/>
          </w:divBdr>
        </w:div>
        <w:div w:id="246040585">
          <w:marLeft w:val="640"/>
          <w:marRight w:val="0"/>
          <w:marTop w:val="0"/>
          <w:marBottom w:val="0"/>
          <w:divBdr>
            <w:top w:val="none" w:sz="0" w:space="0" w:color="auto"/>
            <w:left w:val="none" w:sz="0" w:space="0" w:color="auto"/>
            <w:bottom w:val="none" w:sz="0" w:space="0" w:color="auto"/>
            <w:right w:val="none" w:sz="0" w:space="0" w:color="auto"/>
          </w:divBdr>
        </w:div>
        <w:div w:id="611859671">
          <w:marLeft w:val="640"/>
          <w:marRight w:val="0"/>
          <w:marTop w:val="0"/>
          <w:marBottom w:val="0"/>
          <w:divBdr>
            <w:top w:val="none" w:sz="0" w:space="0" w:color="auto"/>
            <w:left w:val="none" w:sz="0" w:space="0" w:color="auto"/>
            <w:bottom w:val="none" w:sz="0" w:space="0" w:color="auto"/>
            <w:right w:val="none" w:sz="0" w:space="0" w:color="auto"/>
          </w:divBdr>
        </w:div>
        <w:div w:id="276910488">
          <w:marLeft w:val="640"/>
          <w:marRight w:val="0"/>
          <w:marTop w:val="0"/>
          <w:marBottom w:val="0"/>
          <w:divBdr>
            <w:top w:val="none" w:sz="0" w:space="0" w:color="auto"/>
            <w:left w:val="none" w:sz="0" w:space="0" w:color="auto"/>
            <w:bottom w:val="none" w:sz="0" w:space="0" w:color="auto"/>
            <w:right w:val="none" w:sz="0" w:space="0" w:color="auto"/>
          </w:divBdr>
        </w:div>
        <w:div w:id="1346519647">
          <w:marLeft w:val="640"/>
          <w:marRight w:val="0"/>
          <w:marTop w:val="0"/>
          <w:marBottom w:val="0"/>
          <w:divBdr>
            <w:top w:val="none" w:sz="0" w:space="0" w:color="auto"/>
            <w:left w:val="none" w:sz="0" w:space="0" w:color="auto"/>
            <w:bottom w:val="none" w:sz="0" w:space="0" w:color="auto"/>
            <w:right w:val="none" w:sz="0" w:space="0" w:color="auto"/>
          </w:divBdr>
        </w:div>
        <w:div w:id="1610351221">
          <w:marLeft w:val="640"/>
          <w:marRight w:val="0"/>
          <w:marTop w:val="0"/>
          <w:marBottom w:val="0"/>
          <w:divBdr>
            <w:top w:val="none" w:sz="0" w:space="0" w:color="auto"/>
            <w:left w:val="none" w:sz="0" w:space="0" w:color="auto"/>
            <w:bottom w:val="none" w:sz="0" w:space="0" w:color="auto"/>
            <w:right w:val="none" w:sz="0" w:space="0" w:color="auto"/>
          </w:divBdr>
        </w:div>
        <w:div w:id="1093206300">
          <w:marLeft w:val="640"/>
          <w:marRight w:val="0"/>
          <w:marTop w:val="0"/>
          <w:marBottom w:val="0"/>
          <w:divBdr>
            <w:top w:val="none" w:sz="0" w:space="0" w:color="auto"/>
            <w:left w:val="none" w:sz="0" w:space="0" w:color="auto"/>
            <w:bottom w:val="none" w:sz="0" w:space="0" w:color="auto"/>
            <w:right w:val="none" w:sz="0" w:space="0" w:color="auto"/>
          </w:divBdr>
        </w:div>
        <w:div w:id="383942190">
          <w:marLeft w:val="640"/>
          <w:marRight w:val="0"/>
          <w:marTop w:val="0"/>
          <w:marBottom w:val="0"/>
          <w:divBdr>
            <w:top w:val="none" w:sz="0" w:space="0" w:color="auto"/>
            <w:left w:val="none" w:sz="0" w:space="0" w:color="auto"/>
            <w:bottom w:val="none" w:sz="0" w:space="0" w:color="auto"/>
            <w:right w:val="none" w:sz="0" w:space="0" w:color="auto"/>
          </w:divBdr>
        </w:div>
        <w:div w:id="1379234896">
          <w:marLeft w:val="640"/>
          <w:marRight w:val="0"/>
          <w:marTop w:val="0"/>
          <w:marBottom w:val="0"/>
          <w:divBdr>
            <w:top w:val="none" w:sz="0" w:space="0" w:color="auto"/>
            <w:left w:val="none" w:sz="0" w:space="0" w:color="auto"/>
            <w:bottom w:val="none" w:sz="0" w:space="0" w:color="auto"/>
            <w:right w:val="none" w:sz="0" w:space="0" w:color="auto"/>
          </w:divBdr>
        </w:div>
        <w:div w:id="963074041">
          <w:marLeft w:val="640"/>
          <w:marRight w:val="0"/>
          <w:marTop w:val="0"/>
          <w:marBottom w:val="0"/>
          <w:divBdr>
            <w:top w:val="none" w:sz="0" w:space="0" w:color="auto"/>
            <w:left w:val="none" w:sz="0" w:space="0" w:color="auto"/>
            <w:bottom w:val="none" w:sz="0" w:space="0" w:color="auto"/>
            <w:right w:val="none" w:sz="0" w:space="0" w:color="auto"/>
          </w:divBdr>
        </w:div>
        <w:div w:id="94181594">
          <w:marLeft w:val="640"/>
          <w:marRight w:val="0"/>
          <w:marTop w:val="0"/>
          <w:marBottom w:val="0"/>
          <w:divBdr>
            <w:top w:val="none" w:sz="0" w:space="0" w:color="auto"/>
            <w:left w:val="none" w:sz="0" w:space="0" w:color="auto"/>
            <w:bottom w:val="none" w:sz="0" w:space="0" w:color="auto"/>
            <w:right w:val="none" w:sz="0" w:space="0" w:color="auto"/>
          </w:divBdr>
        </w:div>
        <w:div w:id="1662195597">
          <w:marLeft w:val="640"/>
          <w:marRight w:val="0"/>
          <w:marTop w:val="0"/>
          <w:marBottom w:val="0"/>
          <w:divBdr>
            <w:top w:val="none" w:sz="0" w:space="0" w:color="auto"/>
            <w:left w:val="none" w:sz="0" w:space="0" w:color="auto"/>
            <w:bottom w:val="none" w:sz="0" w:space="0" w:color="auto"/>
            <w:right w:val="none" w:sz="0" w:space="0" w:color="auto"/>
          </w:divBdr>
        </w:div>
        <w:div w:id="71782585">
          <w:marLeft w:val="640"/>
          <w:marRight w:val="0"/>
          <w:marTop w:val="0"/>
          <w:marBottom w:val="0"/>
          <w:divBdr>
            <w:top w:val="none" w:sz="0" w:space="0" w:color="auto"/>
            <w:left w:val="none" w:sz="0" w:space="0" w:color="auto"/>
            <w:bottom w:val="none" w:sz="0" w:space="0" w:color="auto"/>
            <w:right w:val="none" w:sz="0" w:space="0" w:color="auto"/>
          </w:divBdr>
        </w:div>
        <w:div w:id="1945070888">
          <w:marLeft w:val="640"/>
          <w:marRight w:val="0"/>
          <w:marTop w:val="0"/>
          <w:marBottom w:val="0"/>
          <w:divBdr>
            <w:top w:val="none" w:sz="0" w:space="0" w:color="auto"/>
            <w:left w:val="none" w:sz="0" w:space="0" w:color="auto"/>
            <w:bottom w:val="none" w:sz="0" w:space="0" w:color="auto"/>
            <w:right w:val="none" w:sz="0" w:space="0" w:color="auto"/>
          </w:divBdr>
        </w:div>
        <w:div w:id="814184982">
          <w:marLeft w:val="640"/>
          <w:marRight w:val="0"/>
          <w:marTop w:val="0"/>
          <w:marBottom w:val="0"/>
          <w:divBdr>
            <w:top w:val="none" w:sz="0" w:space="0" w:color="auto"/>
            <w:left w:val="none" w:sz="0" w:space="0" w:color="auto"/>
            <w:bottom w:val="none" w:sz="0" w:space="0" w:color="auto"/>
            <w:right w:val="none" w:sz="0" w:space="0" w:color="auto"/>
          </w:divBdr>
        </w:div>
        <w:div w:id="1051923736">
          <w:marLeft w:val="640"/>
          <w:marRight w:val="0"/>
          <w:marTop w:val="0"/>
          <w:marBottom w:val="0"/>
          <w:divBdr>
            <w:top w:val="none" w:sz="0" w:space="0" w:color="auto"/>
            <w:left w:val="none" w:sz="0" w:space="0" w:color="auto"/>
            <w:bottom w:val="none" w:sz="0" w:space="0" w:color="auto"/>
            <w:right w:val="none" w:sz="0" w:space="0" w:color="auto"/>
          </w:divBdr>
        </w:div>
        <w:div w:id="1429739820">
          <w:marLeft w:val="640"/>
          <w:marRight w:val="0"/>
          <w:marTop w:val="0"/>
          <w:marBottom w:val="0"/>
          <w:divBdr>
            <w:top w:val="none" w:sz="0" w:space="0" w:color="auto"/>
            <w:left w:val="none" w:sz="0" w:space="0" w:color="auto"/>
            <w:bottom w:val="none" w:sz="0" w:space="0" w:color="auto"/>
            <w:right w:val="none" w:sz="0" w:space="0" w:color="auto"/>
          </w:divBdr>
        </w:div>
        <w:div w:id="1333332566">
          <w:marLeft w:val="640"/>
          <w:marRight w:val="0"/>
          <w:marTop w:val="0"/>
          <w:marBottom w:val="0"/>
          <w:divBdr>
            <w:top w:val="none" w:sz="0" w:space="0" w:color="auto"/>
            <w:left w:val="none" w:sz="0" w:space="0" w:color="auto"/>
            <w:bottom w:val="none" w:sz="0" w:space="0" w:color="auto"/>
            <w:right w:val="none" w:sz="0" w:space="0" w:color="auto"/>
          </w:divBdr>
        </w:div>
        <w:div w:id="225340646">
          <w:marLeft w:val="640"/>
          <w:marRight w:val="0"/>
          <w:marTop w:val="0"/>
          <w:marBottom w:val="0"/>
          <w:divBdr>
            <w:top w:val="none" w:sz="0" w:space="0" w:color="auto"/>
            <w:left w:val="none" w:sz="0" w:space="0" w:color="auto"/>
            <w:bottom w:val="none" w:sz="0" w:space="0" w:color="auto"/>
            <w:right w:val="none" w:sz="0" w:space="0" w:color="auto"/>
          </w:divBdr>
        </w:div>
        <w:div w:id="1492217950">
          <w:marLeft w:val="640"/>
          <w:marRight w:val="0"/>
          <w:marTop w:val="0"/>
          <w:marBottom w:val="0"/>
          <w:divBdr>
            <w:top w:val="none" w:sz="0" w:space="0" w:color="auto"/>
            <w:left w:val="none" w:sz="0" w:space="0" w:color="auto"/>
            <w:bottom w:val="none" w:sz="0" w:space="0" w:color="auto"/>
            <w:right w:val="none" w:sz="0" w:space="0" w:color="auto"/>
          </w:divBdr>
        </w:div>
        <w:div w:id="2039578429">
          <w:marLeft w:val="640"/>
          <w:marRight w:val="0"/>
          <w:marTop w:val="0"/>
          <w:marBottom w:val="0"/>
          <w:divBdr>
            <w:top w:val="none" w:sz="0" w:space="0" w:color="auto"/>
            <w:left w:val="none" w:sz="0" w:space="0" w:color="auto"/>
            <w:bottom w:val="none" w:sz="0" w:space="0" w:color="auto"/>
            <w:right w:val="none" w:sz="0" w:space="0" w:color="auto"/>
          </w:divBdr>
        </w:div>
        <w:div w:id="1723019289">
          <w:marLeft w:val="640"/>
          <w:marRight w:val="0"/>
          <w:marTop w:val="0"/>
          <w:marBottom w:val="0"/>
          <w:divBdr>
            <w:top w:val="none" w:sz="0" w:space="0" w:color="auto"/>
            <w:left w:val="none" w:sz="0" w:space="0" w:color="auto"/>
            <w:bottom w:val="none" w:sz="0" w:space="0" w:color="auto"/>
            <w:right w:val="none" w:sz="0" w:space="0" w:color="auto"/>
          </w:divBdr>
        </w:div>
        <w:div w:id="1310743915">
          <w:marLeft w:val="640"/>
          <w:marRight w:val="0"/>
          <w:marTop w:val="0"/>
          <w:marBottom w:val="0"/>
          <w:divBdr>
            <w:top w:val="none" w:sz="0" w:space="0" w:color="auto"/>
            <w:left w:val="none" w:sz="0" w:space="0" w:color="auto"/>
            <w:bottom w:val="none" w:sz="0" w:space="0" w:color="auto"/>
            <w:right w:val="none" w:sz="0" w:space="0" w:color="auto"/>
          </w:divBdr>
        </w:div>
        <w:div w:id="2018842743">
          <w:marLeft w:val="640"/>
          <w:marRight w:val="0"/>
          <w:marTop w:val="0"/>
          <w:marBottom w:val="0"/>
          <w:divBdr>
            <w:top w:val="none" w:sz="0" w:space="0" w:color="auto"/>
            <w:left w:val="none" w:sz="0" w:space="0" w:color="auto"/>
            <w:bottom w:val="none" w:sz="0" w:space="0" w:color="auto"/>
            <w:right w:val="none" w:sz="0" w:space="0" w:color="auto"/>
          </w:divBdr>
        </w:div>
        <w:div w:id="696275267">
          <w:marLeft w:val="640"/>
          <w:marRight w:val="0"/>
          <w:marTop w:val="0"/>
          <w:marBottom w:val="0"/>
          <w:divBdr>
            <w:top w:val="none" w:sz="0" w:space="0" w:color="auto"/>
            <w:left w:val="none" w:sz="0" w:space="0" w:color="auto"/>
            <w:bottom w:val="none" w:sz="0" w:space="0" w:color="auto"/>
            <w:right w:val="none" w:sz="0" w:space="0" w:color="auto"/>
          </w:divBdr>
        </w:div>
        <w:div w:id="334724732">
          <w:marLeft w:val="640"/>
          <w:marRight w:val="0"/>
          <w:marTop w:val="0"/>
          <w:marBottom w:val="0"/>
          <w:divBdr>
            <w:top w:val="none" w:sz="0" w:space="0" w:color="auto"/>
            <w:left w:val="none" w:sz="0" w:space="0" w:color="auto"/>
            <w:bottom w:val="none" w:sz="0" w:space="0" w:color="auto"/>
            <w:right w:val="none" w:sz="0" w:space="0" w:color="auto"/>
          </w:divBdr>
        </w:div>
        <w:div w:id="74475446">
          <w:marLeft w:val="640"/>
          <w:marRight w:val="0"/>
          <w:marTop w:val="0"/>
          <w:marBottom w:val="0"/>
          <w:divBdr>
            <w:top w:val="none" w:sz="0" w:space="0" w:color="auto"/>
            <w:left w:val="none" w:sz="0" w:space="0" w:color="auto"/>
            <w:bottom w:val="none" w:sz="0" w:space="0" w:color="auto"/>
            <w:right w:val="none" w:sz="0" w:space="0" w:color="auto"/>
          </w:divBdr>
        </w:div>
        <w:div w:id="1770616249">
          <w:marLeft w:val="640"/>
          <w:marRight w:val="0"/>
          <w:marTop w:val="0"/>
          <w:marBottom w:val="0"/>
          <w:divBdr>
            <w:top w:val="none" w:sz="0" w:space="0" w:color="auto"/>
            <w:left w:val="none" w:sz="0" w:space="0" w:color="auto"/>
            <w:bottom w:val="none" w:sz="0" w:space="0" w:color="auto"/>
            <w:right w:val="none" w:sz="0" w:space="0" w:color="auto"/>
          </w:divBdr>
        </w:div>
        <w:div w:id="1842086674">
          <w:marLeft w:val="640"/>
          <w:marRight w:val="0"/>
          <w:marTop w:val="0"/>
          <w:marBottom w:val="0"/>
          <w:divBdr>
            <w:top w:val="none" w:sz="0" w:space="0" w:color="auto"/>
            <w:left w:val="none" w:sz="0" w:space="0" w:color="auto"/>
            <w:bottom w:val="none" w:sz="0" w:space="0" w:color="auto"/>
            <w:right w:val="none" w:sz="0" w:space="0" w:color="auto"/>
          </w:divBdr>
        </w:div>
        <w:div w:id="1072967171">
          <w:marLeft w:val="640"/>
          <w:marRight w:val="0"/>
          <w:marTop w:val="0"/>
          <w:marBottom w:val="0"/>
          <w:divBdr>
            <w:top w:val="none" w:sz="0" w:space="0" w:color="auto"/>
            <w:left w:val="none" w:sz="0" w:space="0" w:color="auto"/>
            <w:bottom w:val="none" w:sz="0" w:space="0" w:color="auto"/>
            <w:right w:val="none" w:sz="0" w:space="0" w:color="auto"/>
          </w:divBdr>
        </w:div>
        <w:div w:id="1023363225">
          <w:marLeft w:val="640"/>
          <w:marRight w:val="0"/>
          <w:marTop w:val="0"/>
          <w:marBottom w:val="0"/>
          <w:divBdr>
            <w:top w:val="none" w:sz="0" w:space="0" w:color="auto"/>
            <w:left w:val="none" w:sz="0" w:space="0" w:color="auto"/>
            <w:bottom w:val="none" w:sz="0" w:space="0" w:color="auto"/>
            <w:right w:val="none" w:sz="0" w:space="0" w:color="auto"/>
          </w:divBdr>
        </w:div>
        <w:div w:id="1075084104">
          <w:marLeft w:val="640"/>
          <w:marRight w:val="0"/>
          <w:marTop w:val="0"/>
          <w:marBottom w:val="0"/>
          <w:divBdr>
            <w:top w:val="none" w:sz="0" w:space="0" w:color="auto"/>
            <w:left w:val="none" w:sz="0" w:space="0" w:color="auto"/>
            <w:bottom w:val="none" w:sz="0" w:space="0" w:color="auto"/>
            <w:right w:val="none" w:sz="0" w:space="0" w:color="auto"/>
          </w:divBdr>
        </w:div>
        <w:div w:id="447967047">
          <w:marLeft w:val="640"/>
          <w:marRight w:val="0"/>
          <w:marTop w:val="0"/>
          <w:marBottom w:val="0"/>
          <w:divBdr>
            <w:top w:val="none" w:sz="0" w:space="0" w:color="auto"/>
            <w:left w:val="none" w:sz="0" w:space="0" w:color="auto"/>
            <w:bottom w:val="none" w:sz="0" w:space="0" w:color="auto"/>
            <w:right w:val="none" w:sz="0" w:space="0" w:color="auto"/>
          </w:divBdr>
        </w:div>
        <w:div w:id="749697328">
          <w:marLeft w:val="640"/>
          <w:marRight w:val="0"/>
          <w:marTop w:val="0"/>
          <w:marBottom w:val="0"/>
          <w:divBdr>
            <w:top w:val="none" w:sz="0" w:space="0" w:color="auto"/>
            <w:left w:val="none" w:sz="0" w:space="0" w:color="auto"/>
            <w:bottom w:val="none" w:sz="0" w:space="0" w:color="auto"/>
            <w:right w:val="none" w:sz="0" w:space="0" w:color="auto"/>
          </w:divBdr>
        </w:div>
        <w:div w:id="1484615369">
          <w:marLeft w:val="640"/>
          <w:marRight w:val="0"/>
          <w:marTop w:val="0"/>
          <w:marBottom w:val="0"/>
          <w:divBdr>
            <w:top w:val="none" w:sz="0" w:space="0" w:color="auto"/>
            <w:left w:val="none" w:sz="0" w:space="0" w:color="auto"/>
            <w:bottom w:val="none" w:sz="0" w:space="0" w:color="auto"/>
            <w:right w:val="none" w:sz="0" w:space="0" w:color="auto"/>
          </w:divBdr>
        </w:div>
        <w:div w:id="886070279">
          <w:marLeft w:val="640"/>
          <w:marRight w:val="0"/>
          <w:marTop w:val="0"/>
          <w:marBottom w:val="0"/>
          <w:divBdr>
            <w:top w:val="none" w:sz="0" w:space="0" w:color="auto"/>
            <w:left w:val="none" w:sz="0" w:space="0" w:color="auto"/>
            <w:bottom w:val="none" w:sz="0" w:space="0" w:color="auto"/>
            <w:right w:val="none" w:sz="0" w:space="0" w:color="auto"/>
          </w:divBdr>
        </w:div>
        <w:div w:id="429738577">
          <w:marLeft w:val="640"/>
          <w:marRight w:val="0"/>
          <w:marTop w:val="0"/>
          <w:marBottom w:val="0"/>
          <w:divBdr>
            <w:top w:val="none" w:sz="0" w:space="0" w:color="auto"/>
            <w:left w:val="none" w:sz="0" w:space="0" w:color="auto"/>
            <w:bottom w:val="none" w:sz="0" w:space="0" w:color="auto"/>
            <w:right w:val="none" w:sz="0" w:space="0" w:color="auto"/>
          </w:divBdr>
        </w:div>
        <w:div w:id="296380010">
          <w:marLeft w:val="640"/>
          <w:marRight w:val="0"/>
          <w:marTop w:val="0"/>
          <w:marBottom w:val="0"/>
          <w:divBdr>
            <w:top w:val="none" w:sz="0" w:space="0" w:color="auto"/>
            <w:left w:val="none" w:sz="0" w:space="0" w:color="auto"/>
            <w:bottom w:val="none" w:sz="0" w:space="0" w:color="auto"/>
            <w:right w:val="none" w:sz="0" w:space="0" w:color="auto"/>
          </w:divBdr>
        </w:div>
        <w:div w:id="396779671">
          <w:marLeft w:val="640"/>
          <w:marRight w:val="0"/>
          <w:marTop w:val="0"/>
          <w:marBottom w:val="0"/>
          <w:divBdr>
            <w:top w:val="none" w:sz="0" w:space="0" w:color="auto"/>
            <w:left w:val="none" w:sz="0" w:space="0" w:color="auto"/>
            <w:bottom w:val="none" w:sz="0" w:space="0" w:color="auto"/>
            <w:right w:val="none" w:sz="0" w:space="0" w:color="auto"/>
          </w:divBdr>
        </w:div>
        <w:div w:id="675309650">
          <w:marLeft w:val="640"/>
          <w:marRight w:val="0"/>
          <w:marTop w:val="0"/>
          <w:marBottom w:val="0"/>
          <w:divBdr>
            <w:top w:val="none" w:sz="0" w:space="0" w:color="auto"/>
            <w:left w:val="none" w:sz="0" w:space="0" w:color="auto"/>
            <w:bottom w:val="none" w:sz="0" w:space="0" w:color="auto"/>
            <w:right w:val="none" w:sz="0" w:space="0" w:color="auto"/>
          </w:divBdr>
        </w:div>
      </w:divsChild>
    </w:div>
    <w:div w:id="927620210">
      <w:bodyDiv w:val="1"/>
      <w:marLeft w:val="0"/>
      <w:marRight w:val="0"/>
      <w:marTop w:val="0"/>
      <w:marBottom w:val="0"/>
      <w:divBdr>
        <w:top w:val="none" w:sz="0" w:space="0" w:color="auto"/>
        <w:left w:val="none" w:sz="0" w:space="0" w:color="auto"/>
        <w:bottom w:val="none" w:sz="0" w:space="0" w:color="auto"/>
        <w:right w:val="none" w:sz="0" w:space="0" w:color="auto"/>
      </w:divBdr>
    </w:div>
    <w:div w:id="928006856">
      <w:bodyDiv w:val="1"/>
      <w:marLeft w:val="0"/>
      <w:marRight w:val="0"/>
      <w:marTop w:val="0"/>
      <w:marBottom w:val="0"/>
      <w:divBdr>
        <w:top w:val="none" w:sz="0" w:space="0" w:color="auto"/>
        <w:left w:val="none" w:sz="0" w:space="0" w:color="auto"/>
        <w:bottom w:val="none" w:sz="0" w:space="0" w:color="auto"/>
        <w:right w:val="none" w:sz="0" w:space="0" w:color="auto"/>
      </w:divBdr>
    </w:div>
    <w:div w:id="929041136">
      <w:bodyDiv w:val="1"/>
      <w:marLeft w:val="0"/>
      <w:marRight w:val="0"/>
      <w:marTop w:val="0"/>
      <w:marBottom w:val="0"/>
      <w:divBdr>
        <w:top w:val="none" w:sz="0" w:space="0" w:color="auto"/>
        <w:left w:val="none" w:sz="0" w:space="0" w:color="auto"/>
        <w:bottom w:val="none" w:sz="0" w:space="0" w:color="auto"/>
        <w:right w:val="none" w:sz="0" w:space="0" w:color="auto"/>
      </w:divBdr>
    </w:div>
    <w:div w:id="929389300">
      <w:bodyDiv w:val="1"/>
      <w:marLeft w:val="0"/>
      <w:marRight w:val="0"/>
      <w:marTop w:val="0"/>
      <w:marBottom w:val="0"/>
      <w:divBdr>
        <w:top w:val="none" w:sz="0" w:space="0" w:color="auto"/>
        <w:left w:val="none" w:sz="0" w:space="0" w:color="auto"/>
        <w:bottom w:val="none" w:sz="0" w:space="0" w:color="auto"/>
        <w:right w:val="none" w:sz="0" w:space="0" w:color="auto"/>
      </w:divBdr>
    </w:div>
    <w:div w:id="929967877">
      <w:bodyDiv w:val="1"/>
      <w:marLeft w:val="0"/>
      <w:marRight w:val="0"/>
      <w:marTop w:val="0"/>
      <w:marBottom w:val="0"/>
      <w:divBdr>
        <w:top w:val="none" w:sz="0" w:space="0" w:color="auto"/>
        <w:left w:val="none" w:sz="0" w:space="0" w:color="auto"/>
        <w:bottom w:val="none" w:sz="0" w:space="0" w:color="auto"/>
        <w:right w:val="none" w:sz="0" w:space="0" w:color="auto"/>
      </w:divBdr>
    </w:div>
    <w:div w:id="930159346">
      <w:bodyDiv w:val="1"/>
      <w:marLeft w:val="0"/>
      <w:marRight w:val="0"/>
      <w:marTop w:val="0"/>
      <w:marBottom w:val="0"/>
      <w:divBdr>
        <w:top w:val="none" w:sz="0" w:space="0" w:color="auto"/>
        <w:left w:val="none" w:sz="0" w:space="0" w:color="auto"/>
        <w:bottom w:val="none" w:sz="0" w:space="0" w:color="auto"/>
        <w:right w:val="none" w:sz="0" w:space="0" w:color="auto"/>
      </w:divBdr>
    </w:div>
    <w:div w:id="930360118">
      <w:bodyDiv w:val="1"/>
      <w:marLeft w:val="0"/>
      <w:marRight w:val="0"/>
      <w:marTop w:val="0"/>
      <w:marBottom w:val="0"/>
      <w:divBdr>
        <w:top w:val="none" w:sz="0" w:space="0" w:color="auto"/>
        <w:left w:val="none" w:sz="0" w:space="0" w:color="auto"/>
        <w:bottom w:val="none" w:sz="0" w:space="0" w:color="auto"/>
        <w:right w:val="none" w:sz="0" w:space="0" w:color="auto"/>
      </w:divBdr>
    </w:div>
    <w:div w:id="930550426">
      <w:bodyDiv w:val="1"/>
      <w:marLeft w:val="0"/>
      <w:marRight w:val="0"/>
      <w:marTop w:val="0"/>
      <w:marBottom w:val="0"/>
      <w:divBdr>
        <w:top w:val="none" w:sz="0" w:space="0" w:color="auto"/>
        <w:left w:val="none" w:sz="0" w:space="0" w:color="auto"/>
        <w:bottom w:val="none" w:sz="0" w:space="0" w:color="auto"/>
        <w:right w:val="none" w:sz="0" w:space="0" w:color="auto"/>
      </w:divBdr>
    </w:div>
    <w:div w:id="930550702">
      <w:bodyDiv w:val="1"/>
      <w:marLeft w:val="0"/>
      <w:marRight w:val="0"/>
      <w:marTop w:val="0"/>
      <w:marBottom w:val="0"/>
      <w:divBdr>
        <w:top w:val="none" w:sz="0" w:space="0" w:color="auto"/>
        <w:left w:val="none" w:sz="0" w:space="0" w:color="auto"/>
        <w:bottom w:val="none" w:sz="0" w:space="0" w:color="auto"/>
        <w:right w:val="none" w:sz="0" w:space="0" w:color="auto"/>
      </w:divBdr>
    </w:div>
    <w:div w:id="930939116">
      <w:bodyDiv w:val="1"/>
      <w:marLeft w:val="0"/>
      <w:marRight w:val="0"/>
      <w:marTop w:val="0"/>
      <w:marBottom w:val="0"/>
      <w:divBdr>
        <w:top w:val="none" w:sz="0" w:space="0" w:color="auto"/>
        <w:left w:val="none" w:sz="0" w:space="0" w:color="auto"/>
        <w:bottom w:val="none" w:sz="0" w:space="0" w:color="auto"/>
        <w:right w:val="none" w:sz="0" w:space="0" w:color="auto"/>
      </w:divBdr>
    </w:div>
    <w:div w:id="932015594">
      <w:bodyDiv w:val="1"/>
      <w:marLeft w:val="0"/>
      <w:marRight w:val="0"/>
      <w:marTop w:val="0"/>
      <w:marBottom w:val="0"/>
      <w:divBdr>
        <w:top w:val="none" w:sz="0" w:space="0" w:color="auto"/>
        <w:left w:val="none" w:sz="0" w:space="0" w:color="auto"/>
        <w:bottom w:val="none" w:sz="0" w:space="0" w:color="auto"/>
        <w:right w:val="none" w:sz="0" w:space="0" w:color="auto"/>
      </w:divBdr>
    </w:div>
    <w:div w:id="932082219">
      <w:bodyDiv w:val="1"/>
      <w:marLeft w:val="0"/>
      <w:marRight w:val="0"/>
      <w:marTop w:val="0"/>
      <w:marBottom w:val="0"/>
      <w:divBdr>
        <w:top w:val="none" w:sz="0" w:space="0" w:color="auto"/>
        <w:left w:val="none" w:sz="0" w:space="0" w:color="auto"/>
        <w:bottom w:val="none" w:sz="0" w:space="0" w:color="auto"/>
        <w:right w:val="none" w:sz="0" w:space="0" w:color="auto"/>
      </w:divBdr>
    </w:div>
    <w:div w:id="932399145">
      <w:bodyDiv w:val="1"/>
      <w:marLeft w:val="0"/>
      <w:marRight w:val="0"/>
      <w:marTop w:val="0"/>
      <w:marBottom w:val="0"/>
      <w:divBdr>
        <w:top w:val="none" w:sz="0" w:space="0" w:color="auto"/>
        <w:left w:val="none" w:sz="0" w:space="0" w:color="auto"/>
        <w:bottom w:val="none" w:sz="0" w:space="0" w:color="auto"/>
        <w:right w:val="none" w:sz="0" w:space="0" w:color="auto"/>
      </w:divBdr>
    </w:div>
    <w:div w:id="932785970">
      <w:bodyDiv w:val="1"/>
      <w:marLeft w:val="0"/>
      <w:marRight w:val="0"/>
      <w:marTop w:val="0"/>
      <w:marBottom w:val="0"/>
      <w:divBdr>
        <w:top w:val="none" w:sz="0" w:space="0" w:color="auto"/>
        <w:left w:val="none" w:sz="0" w:space="0" w:color="auto"/>
        <w:bottom w:val="none" w:sz="0" w:space="0" w:color="auto"/>
        <w:right w:val="none" w:sz="0" w:space="0" w:color="auto"/>
      </w:divBdr>
    </w:div>
    <w:div w:id="933325279">
      <w:bodyDiv w:val="1"/>
      <w:marLeft w:val="0"/>
      <w:marRight w:val="0"/>
      <w:marTop w:val="0"/>
      <w:marBottom w:val="0"/>
      <w:divBdr>
        <w:top w:val="none" w:sz="0" w:space="0" w:color="auto"/>
        <w:left w:val="none" w:sz="0" w:space="0" w:color="auto"/>
        <w:bottom w:val="none" w:sz="0" w:space="0" w:color="auto"/>
        <w:right w:val="none" w:sz="0" w:space="0" w:color="auto"/>
      </w:divBdr>
    </w:div>
    <w:div w:id="933784184">
      <w:bodyDiv w:val="1"/>
      <w:marLeft w:val="0"/>
      <w:marRight w:val="0"/>
      <w:marTop w:val="0"/>
      <w:marBottom w:val="0"/>
      <w:divBdr>
        <w:top w:val="none" w:sz="0" w:space="0" w:color="auto"/>
        <w:left w:val="none" w:sz="0" w:space="0" w:color="auto"/>
        <w:bottom w:val="none" w:sz="0" w:space="0" w:color="auto"/>
        <w:right w:val="none" w:sz="0" w:space="0" w:color="auto"/>
      </w:divBdr>
    </w:div>
    <w:div w:id="934940419">
      <w:bodyDiv w:val="1"/>
      <w:marLeft w:val="0"/>
      <w:marRight w:val="0"/>
      <w:marTop w:val="0"/>
      <w:marBottom w:val="0"/>
      <w:divBdr>
        <w:top w:val="none" w:sz="0" w:space="0" w:color="auto"/>
        <w:left w:val="none" w:sz="0" w:space="0" w:color="auto"/>
        <w:bottom w:val="none" w:sz="0" w:space="0" w:color="auto"/>
        <w:right w:val="none" w:sz="0" w:space="0" w:color="auto"/>
      </w:divBdr>
    </w:div>
    <w:div w:id="935865239">
      <w:bodyDiv w:val="1"/>
      <w:marLeft w:val="0"/>
      <w:marRight w:val="0"/>
      <w:marTop w:val="0"/>
      <w:marBottom w:val="0"/>
      <w:divBdr>
        <w:top w:val="none" w:sz="0" w:space="0" w:color="auto"/>
        <w:left w:val="none" w:sz="0" w:space="0" w:color="auto"/>
        <w:bottom w:val="none" w:sz="0" w:space="0" w:color="auto"/>
        <w:right w:val="none" w:sz="0" w:space="0" w:color="auto"/>
      </w:divBdr>
    </w:div>
    <w:div w:id="935940646">
      <w:bodyDiv w:val="1"/>
      <w:marLeft w:val="0"/>
      <w:marRight w:val="0"/>
      <w:marTop w:val="0"/>
      <w:marBottom w:val="0"/>
      <w:divBdr>
        <w:top w:val="none" w:sz="0" w:space="0" w:color="auto"/>
        <w:left w:val="none" w:sz="0" w:space="0" w:color="auto"/>
        <w:bottom w:val="none" w:sz="0" w:space="0" w:color="auto"/>
        <w:right w:val="none" w:sz="0" w:space="0" w:color="auto"/>
      </w:divBdr>
    </w:div>
    <w:div w:id="935946257">
      <w:bodyDiv w:val="1"/>
      <w:marLeft w:val="0"/>
      <w:marRight w:val="0"/>
      <w:marTop w:val="0"/>
      <w:marBottom w:val="0"/>
      <w:divBdr>
        <w:top w:val="none" w:sz="0" w:space="0" w:color="auto"/>
        <w:left w:val="none" w:sz="0" w:space="0" w:color="auto"/>
        <w:bottom w:val="none" w:sz="0" w:space="0" w:color="auto"/>
        <w:right w:val="none" w:sz="0" w:space="0" w:color="auto"/>
      </w:divBdr>
    </w:div>
    <w:div w:id="936905875">
      <w:bodyDiv w:val="1"/>
      <w:marLeft w:val="0"/>
      <w:marRight w:val="0"/>
      <w:marTop w:val="0"/>
      <w:marBottom w:val="0"/>
      <w:divBdr>
        <w:top w:val="none" w:sz="0" w:space="0" w:color="auto"/>
        <w:left w:val="none" w:sz="0" w:space="0" w:color="auto"/>
        <w:bottom w:val="none" w:sz="0" w:space="0" w:color="auto"/>
        <w:right w:val="none" w:sz="0" w:space="0" w:color="auto"/>
      </w:divBdr>
    </w:div>
    <w:div w:id="937559664">
      <w:bodyDiv w:val="1"/>
      <w:marLeft w:val="0"/>
      <w:marRight w:val="0"/>
      <w:marTop w:val="0"/>
      <w:marBottom w:val="0"/>
      <w:divBdr>
        <w:top w:val="none" w:sz="0" w:space="0" w:color="auto"/>
        <w:left w:val="none" w:sz="0" w:space="0" w:color="auto"/>
        <w:bottom w:val="none" w:sz="0" w:space="0" w:color="auto"/>
        <w:right w:val="none" w:sz="0" w:space="0" w:color="auto"/>
      </w:divBdr>
    </w:div>
    <w:div w:id="937567220">
      <w:bodyDiv w:val="1"/>
      <w:marLeft w:val="0"/>
      <w:marRight w:val="0"/>
      <w:marTop w:val="0"/>
      <w:marBottom w:val="0"/>
      <w:divBdr>
        <w:top w:val="none" w:sz="0" w:space="0" w:color="auto"/>
        <w:left w:val="none" w:sz="0" w:space="0" w:color="auto"/>
        <w:bottom w:val="none" w:sz="0" w:space="0" w:color="auto"/>
        <w:right w:val="none" w:sz="0" w:space="0" w:color="auto"/>
      </w:divBdr>
    </w:div>
    <w:div w:id="937832315">
      <w:bodyDiv w:val="1"/>
      <w:marLeft w:val="0"/>
      <w:marRight w:val="0"/>
      <w:marTop w:val="0"/>
      <w:marBottom w:val="0"/>
      <w:divBdr>
        <w:top w:val="none" w:sz="0" w:space="0" w:color="auto"/>
        <w:left w:val="none" w:sz="0" w:space="0" w:color="auto"/>
        <w:bottom w:val="none" w:sz="0" w:space="0" w:color="auto"/>
        <w:right w:val="none" w:sz="0" w:space="0" w:color="auto"/>
      </w:divBdr>
    </w:div>
    <w:div w:id="937836863">
      <w:bodyDiv w:val="1"/>
      <w:marLeft w:val="0"/>
      <w:marRight w:val="0"/>
      <w:marTop w:val="0"/>
      <w:marBottom w:val="0"/>
      <w:divBdr>
        <w:top w:val="none" w:sz="0" w:space="0" w:color="auto"/>
        <w:left w:val="none" w:sz="0" w:space="0" w:color="auto"/>
        <w:bottom w:val="none" w:sz="0" w:space="0" w:color="auto"/>
        <w:right w:val="none" w:sz="0" w:space="0" w:color="auto"/>
      </w:divBdr>
    </w:div>
    <w:div w:id="937979602">
      <w:bodyDiv w:val="1"/>
      <w:marLeft w:val="0"/>
      <w:marRight w:val="0"/>
      <w:marTop w:val="0"/>
      <w:marBottom w:val="0"/>
      <w:divBdr>
        <w:top w:val="none" w:sz="0" w:space="0" w:color="auto"/>
        <w:left w:val="none" w:sz="0" w:space="0" w:color="auto"/>
        <w:bottom w:val="none" w:sz="0" w:space="0" w:color="auto"/>
        <w:right w:val="none" w:sz="0" w:space="0" w:color="auto"/>
      </w:divBdr>
    </w:div>
    <w:div w:id="938635269">
      <w:bodyDiv w:val="1"/>
      <w:marLeft w:val="0"/>
      <w:marRight w:val="0"/>
      <w:marTop w:val="0"/>
      <w:marBottom w:val="0"/>
      <w:divBdr>
        <w:top w:val="none" w:sz="0" w:space="0" w:color="auto"/>
        <w:left w:val="none" w:sz="0" w:space="0" w:color="auto"/>
        <w:bottom w:val="none" w:sz="0" w:space="0" w:color="auto"/>
        <w:right w:val="none" w:sz="0" w:space="0" w:color="auto"/>
      </w:divBdr>
    </w:div>
    <w:div w:id="939265511">
      <w:bodyDiv w:val="1"/>
      <w:marLeft w:val="0"/>
      <w:marRight w:val="0"/>
      <w:marTop w:val="0"/>
      <w:marBottom w:val="0"/>
      <w:divBdr>
        <w:top w:val="none" w:sz="0" w:space="0" w:color="auto"/>
        <w:left w:val="none" w:sz="0" w:space="0" w:color="auto"/>
        <w:bottom w:val="none" w:sz="0" w:space="0" w:color="auto"/>
        <w:right w:val="none" w:sz="0" w:space="0" w:color="auto"/>
      </w:divBdr>
    </w:div>
    <w:div w:id="939605076">
      <w:bodyDiv w:val="1"/>
      <w:marLeft w:val="0"/>
      <w:marRight w:val="0"/>
      <w:marTop w:val="0"/>
      <w:marBottom w:val="0"/>
      <w:divBdr>
        <w:top w:val="none" w:sz="0" w:space="0" w:color="auto"/>
        <w:left w:val="none" w:sz="0" w:space="0" w:color="auto"/>
        <w:bottom w:val="none" w:sz="0" w:space="0" w:color="auto"/>
        <w:right w:val="none" w:sz="0" w:space="0" w:color="auto"/>
      </w:divBdr>
    </w:div>
    <w:div w:id="940072063">
      <w:bodyDiv w:val="1"/>
      <w:marLeft w:val="0"/>
      <w:marRight w:val="0"/>
      <w:marTop w:val="0"/>
      <w:marBottom w:val="0"/>
      <w:divBdr>
        <w:top w:val="none" w:sz="0" w:space="0" w:color="auto"/>
        <w:left w:val="none" w:sz="0" w:space="0" w:color="auto"/>
        <w:bottom w:val="none" w:sz="0" w:space="0" w:color="auto"/>
        <w:right w:val="none" w:sz="0" w:space="0" w:color="auto"/>
      </w:divBdr>
    </w:div>
    <w:div w:id="940138597">
      <w:bodyDiv w:val="1"/>
      <w:marLeft w:val="0"/>
      <w:marRight w:val="0"/>
      <w:marTop w:val="0"/>
      <w:marBottom w:val="0"/>
      <w:divBdr>
        <w:top w:val="none" w:sz="0" w:space="0" w:color="auto"/>
        <w:left w:val="none" w:sz="0" w:space="0" w:color="auto"/>
        <w:bottom w:val="none" w:sz="0" w:space="0" w:color="auto"/>
        <w:right w:val="none" w:sz="0" w:space="0" w:color="auto"/>
      </w:divBdr>
    </w:div>
    <w:div w:id="940453980">
      <w:bodyDiv w:val="1"/>
      <w:marLeft w:val="0"/>
      <w:marRight w:val="0"/>
      <w:marTop w:val="0"/>
      <w:marBottom w:val="0"/>
      <w:divBdr>
        <w:top w:val="none" w:sz="0" w:space="0" w:color="auto"/>
        <w:left w:val="none" w:sz="0" w:space="0" w:color="auto"/>
        <w:bottom w:val="none" w:sz="0" w:space="0" w:color="auto"/>
        <w:right w:val="none" w:sz="0" w:space="0" w:color="auto"/>
      </w:divBdr>
    </w:div>
    <w:div w:id="941036378">
      <w:bodyDiv w:val="1"/>
      <w:marLeft w:val="0"/>
      <w:marRight w:val="0"/>
      <w:marTop w:val="0"/>
      <w:marBottom w:val="0"/>
      <w:divBdr>
        <w:top w:val="none" w:sz="0" w:space="0" w:color="auto"/>
        <w:left w:val="none" w:sz="0" w:space="0" w:color="auto"/>
        <w:bottom w:val="none" w:sz="0" w:space="0" w:color="auto"/>
        <w:right w:val="none" w:sz="0" w:space="0" w:color="auto"/>
      </w:divBdr>
    </w:div>
    <w:div w:id="941844241">
      <w:bodyDiv w:val="1"/>
      <w:marLeft w:val="0"/>
      <w:marRight w:val="0"/>
      <w:marTop w:val="0"/>
      <w:marBottom w:val="0"/>
      <w:divBdr>
        <w:top w:val="none" w:sz="0" w:space="0" w:color="auto"/>
        <w:left w:val="none" w:sz="0" w:space="0" w:color="auto"/>
        <w:bottom w:val="none" w:sz="0" w:space="0" w:color="auto"/>
        <w:right w:val="none" w:sz="0" w:space="0" w:color="auto"/>
      </w:divBdr>
    </w:div>
    <w:div w:id="942807092">
      <w:bodyDiv w:val="1"/>
      <w:marLeft w:val="0"/>
      <w:marRight w:val="0"/>
      <w:marTop w:val="0"/>
      <w:marBottom w:val="0"/>
      <w:divBdr>
        <w:top w:val="none" w:sz="0" w:space="0" w:color="auto"/>
        <w:left w:val="none" w:sz="0" w:space="0" w:color="auto"/>
        <w:bottom w:val="none" w:sz="0" w:space="0" w:color="auto"/>
        <w:right w:val="none" w:sz="0" w:space="0" w:color="auto"/>
      </w:divBdr>
    </w:div>
    <w:div w:id="943338900">
      <w:bodyDiv w:val="1"/>
      <w:marLeft w:val="0"/>
      <w:marRight w:val="0"/>
      <w:marTop w:val="0"/>
      <w:marBottom w:val="0"/>
      <w:divBdr>
        <w:top w:val="none" w:sz="0" w:space="0" w:color="auto"/>
        <w:left w:val="none" w:sz="0" w:space="0" w:color="auto"/>
        <w:bottom w:val="none" w:sz="0" w:space="0" w:color="auto"/>
        <w:right w:val="none" w:sz="0" w:space="0" w:color="auto"/>
      </w:divBdr>
    </w:div>
    <w:div w:id="943422849">
      <w:bodyDiv w:val="1"/>
      <w:marLeft w:val="0"/>
      <w:marRight w:val="0"/>
      <w:marTop w:val="0"/>
      <w:marBottom w:val="0"/>
      <w:divBdr>
        <w:top w:val="none" w:sz="0" w:space="0" w:color="auto"/>
        <w:left w:val="none" w:sz="0" w:space="0" w:color="auto"/>
        <w:bottom w:val="none" w:sz="0" w:space="0" w:color="auto"/>
        <w:right w:val="none" w:sz="0" w:space="0" w:color="auto"/>
      </w:divBdr>
    </w:div>
    <w:div w:id="943803265">
      <w:bodyDiv w:val="1"/>
      <w:marLeft w:val="0"/>
      <w:marRight w:val="0"/>
      <w:marTop w:val="0"/>
      <w:marBottom w:val="0"/>
      <w:divBdr>
        <w:top w:val="none" w:sz="0" w:space="0" w:color="auto"/>
        <w:left w:val="none" w:sz="0" w:space="0" w:color="auto"/>
        <w:bottom w:val="none" w:sz="0" w:space="0" w:color="auto"/>
        <w:right w:val="none" w:sz="0" w:space="0" w:color="auto"/>
      </w:divBdr>
    </w:div>
    <w:div w:id="944001481">
      <w:bodyDiv w:val="1"/>
      <w:marLeft w:val="0"/>
      <w:marRight w:val="0"/>
      <w:marTop w:val="0"/>
      <w:marBottom w:val="0"/>
      <w:divBdr>
        <w:top w:val="none" w:sz="0" w:space="0" w:color="auto"/>
        <w:left w:val="none" w:sz="0" w:space="0" w:color="auto"/>
        <w:bottom w:val="none" w:sz="0" w:space="0" w:color="auto"/>
        <w:right w:val="none" w:sz="0" w:space="0" w:color="auto"/>
      </w:divBdr>
    </w:div>
    <w:div w:id="944768650">
      <w:bodyDiv w:val="1"/>
      <w:marLeft w:val="0"/>
      <w:marRight w:val="0"/>
      <w:marTop w:val="0"/>
      <w:marBottom w:val="0"/>
      <w:divBdr>
        <w:top w:val="none" w:sz="0" w:space="0" w:color="auto"/>
        <w:left w:val="none" w:sz="0" w:space="0" w:color="auto"/>
        <w:bottom w:val="none" w:sz="0" w:space="0" w:color="auto"/>
        <w:right w:val="none" w:sz="0" w:space="0" w:color="auto"/>
      </w:divBdr>
    </w:div>
    <w:div w:id="945115843">
      <w:bodyDiv w:val="1"/>
      <w:marLeft w:val="0"/>
      <w:marRight w:val="0"/>
      <w:marTop w:val="0"/>
      <w:marBottom w:val="0"/>
      <w:divBdr>
        <w:top w:val="none" w:sz="0" w:space="0" w:color="auto"/>
        <w:left w:val="none" w:sz="0" w:space="0" w:color="auto"/>
        <w:bottom w:val="none" w:sz="0" w:space="0" w:color="auto"/>
        <w:right w:val="none" w:sz="0" w:space="0" w:color="auto"/>
      </w:divBdr>
    </w:div>
    <w:div w:id="945962828">
      <w:bodyDiv w:val="1"/>
      <w:marLeft w:val="0"/>
      <w:marRight w:val="0"/>
      <w:marTop w:val="0"/>
      <w:marBottom w:val="0"/>
      <w:divBdr>
        <w:top w:val="none" w:sz="0" w:space="0" w:color="auto"/>
        <w:left w:val="none" w:sz="0" w:space="0" w:color="auto"/>
        <w:bottom w:val="none" w:sz="0" w:space="0" w:color="auto"/>
        <w:right w:val="none" w:sz="0" w:space="0" w:color="auto"/>
      </w:divBdr>
    </w:div>
    <w:div w:id="946157365">
      <w:bodyDiv w:val="1"/>
      <w:marLeft w:val="0"/>
      <w:marRight w:val="0"/>
      <w:marTop w:val="0"/>
      <w:marBottom w:val="0"/>
      <w:divBdr>
        <w:top w:val="none" w:sz="0" w:space="0" w:color="auto"/>
        <w:left w:val="none" w:sz="0" w:space="0" w:color="auto"/>
        <w:bottom w:val="none" w:sz="0" w:space="0" w:color="auto"/>
        <w:right w:val="none" w:sz="0" w:space="0" w:color="auto"/>
      </w:divBdr>
    </w:div>
    <w:div w:id="946471468">
      <w:bodyDiv w:val="1"/>
      <w:marLeft w:val="0"/>
      <w:marRight w:val="0"/>
      <w:marTop w:val="0"/>
      <w:marBottom w:val="0"/>
      <w:divBdr>
        <w:top w:val="none" w:sz="0" w:space="0" w:color="auto"/>
        <w:left w:val="none" w:sz="0" w:space="0" w:color="auto"/>
        <w:bottom w:val="none" w:sz="0" w:space="0" w:color="auto"/>
        <w:right w:val="none" w:sz="0" w:space="0" w:color="auto"/>
      </w:divBdr>
    </w:div>
    <w:div w:id="946934207">
      <w:bodyDiv w:val="1"/>
      <w:marLeft w:val="0"/>
      <w:marRight w:val="0"/>
      <w:marTop w:val="0"/>
      <w:marBottom w:val="0"/>
      <w:divBdr>
        <w:top w:val="none" w:sz="0" w:space="0" w:color="auto"/>
        <w:left w:val="none" w:sz="0" w:space="0" w:color="auto"/>
        <w:bottom w:val="none" w:sz="0" w:space="0" w:color="auto"/>
        <w:right w:val="none" w:sz="0" w:space="0" w:color="auto"/>
      </w:divBdr>
    </w:div>
    <w:div w:id="947005377">
      <w:bodyDiv w:val="1"/>
      <w:marLeft w:val="0"/>
      <w:marRight w:val="0"/>
      <w:marTop w:val="0"/>
      <w:marBottom w:val="0"/>
      <w:divBdr>
        <w:top w:val="none" w:sz="0" w:space="0" w:color="auto"/>
        <w:left w:val="none" w:sz="0" w:space="0" w:color="auto"/>
        <w:bottom w:val="none" w:sz="0" w:space="0" w:color="auto"/>
        <w:right w:val="none" w:sz="0" w:space="0" w:color="auto"/>
      </w:divBdr>
    </w:div>
    <w:div w:id="947199268">
      <w:bodyDiv w:val="1"/>
      <w:marLeft w:val="0"/>
      <w:marRight w:val="0"/>
      <w:marTop w:val="0"/>
      <w:marBottom w:val="0"/>
      <w:divBdr>
        <w:top w:val="none" w:sz="0" w:space="0" w:color="auto"/>
        <w:left w:val="none" w:sz="0" w:space="0" w:color="auto"/>
        <w:bottom w:val="none" w:sz="0" w:space="0" w:color="auto"/>
        <w:right w:val="none" w:sz="0" w:space="0" w:color="auto"/>
      </w:divBdr>
    </w:div>
    <w:div w:id="947204576">
      <w:bodyDiv w:val="1"/>
      <w:marLeft w:val="0"/>
      <w:marRight w:val="0"/>
      <w:marTop w:val="0"/>
      <w:marBottom w:val="0"/>
      <w:divBdr>
        <w:top w:val="none" w:sz="0" w:space="0" w:color="auto"/>
        <w:left w:val="none" w:sz="0" w:space="0" w:color="auto"/>
        <w:bottom w:val="none" w:sz="0" w:space="0" w:color="auto"/>
        <w:right w:val="none" w:sz="0" w:space="0" w:color="auto"/>
      </w:divBdr>
      <w:divsChild>
        <w:div w:id="1538662957">
          <w:marLeft w:val="0"/>
          <w:marRight w:val="0"/>
          <w:marTop w:val="0"/>
          <w:marBottom w:val="0"/>
          <w:divBdr>
            <w:top w:val="none" w:sz="0" w:space="0" w:color="auto"/>
            <w:left w:val="none" w:sz="0" w:space="0" w:color="auto"/>
            <w:bottom w:val="none" w:sz="0" w:space="0" w:color="auto"/>
            <w:right w:val="none" w:sz="0" w:space="0" w:color="auto"/>
          </w:divBdr>
        </w:div>
        <w:div w:id="578372700">
          <w:marLeft w:val="0"/>
          <w:marRight w:val="0"/>
          <w:marTop w:val="0"/>
          <w:marBottom w:val="0"/>
          <w:divBdr>
            <w:top w:val="none" w:sz="0" w:space="0" w:color="auto"/>
            <w:left w:val="none" w:sz="0" w:space="0" w:color="auto"/>
            <w:bottom w:val="none" w:sz="0" w:space="0" w:color="auto"/>
            <w:right w:val="none" w:sz="0" w:space="0" w:color="auto"/>
          </w:divBdr>
        </w:div>
        <w:div w:id="368843077">
          <w:marLeft w:val="0"/>
          <w:marRight w:val="0"/>
          <w:marTop w:val="0"/>
          <w:marBottom w:val="0"/>
          <w:divBdr>
            <w:top w:val="none" w:sz="0" w:space="0" w:color="auto"/>
            <w:left w:val="none" w:sz="0" w:space="0" w:color="auto"/>
            <w:bottom w:val="none" w:sz="0" w:space="0" w:color="auto"/>
            <w:right w:val="none" w:sz="0" w:space="0" w:color="auto"/>
          </w:divBdr>
        </w:div>
        <w:div w:id="1811166374">
          <w:marLeft w:val="0"/>
          <w:marRight w:val="0"/>
          <w:marTop w:val="0"/>
          <w:marBottom w:val="0"/>
          <w:divBdr>
            <w:top w:val="none" w:sz="0" w:space="0" w:color="auto"/>
            <w:left w:val="none" w:sz="0" w:space="0" w:color="auto"/>
            <w:bottom w:val="none" w:sz="0" w:space="0" w:color="auto"/>
            <w:right w:val="none" w:sz="0" w:space="0" w:color="auto"/>
          </w:divBdr>
        </w:div>
        <w:div w:id="1227568626">
          <w:marLeft w:val="0"/>
          <w:marRight w:val="0"/>
          <w:marTop w:val="0"/>
          <w:marBottom w:val="0"/>
          <w:divBdr>
            <w:top w:val="none" w:sz="0" w:space="0" w:color="auto"/>
            <w:left w:val="none" w:sz="0" w:space="0" w:color="auto"/>
            <w:bottom w:val="none" w:sz="0" w:space="0" w:color="auto"/>
            <w:right w:val="none" w:sz="0" w:space="0" w:color="auto"/>
          </w:divBdr>
        </w:div>
        <w:div w:id="783574663">
          <w:marLeft w:val="0"/>
          <w:marRight w:val="0"/>
          <w:marTop w:val="0"/>
          <w:marBottom w:val="0"/>
          <w:divBdr>
            <w:top w:val="none" w:sz="0" w:space="0" w:color="auto"/>
            <w:left w:val="none" w:sz="0" w:space="0" w:color="auto"/>
            <w:bottom w:val="none" w:sz="0" w:space="0" w:color="auto"/>
            <w:right w:val="none" w:sz="0" w:space="0" w:color="auto"/>
          </w:divBdr>
        </w:div>
        <w:div w:id="2109694919">
          <w:marLeft w:val="0"/>
          <w:marRight w:val="0"/>
          <w:marTop w:val="0"/>
          <w:marBottom w:val="0"/>
          <w:divBdr>
            <w:top w:val="none" w:sz="0" w:space="0" w:color="auto"/>
            <w:left w:val="none" w:sz="0" w:space="0" w:color="auto"/>
            <w:bottom w:val="none" w:sz="0" w:space="0" w:color="auto"/>
            <w:right w:val="none" w:sz="0" w:space="0" w:color="auto"/>
          </w:divBdr>
        </w:div>
        <w:div w:id="1913151088">
          <w:marLeft w:val="0"/>
          <w:marRight w:val="0"/>
          <w:marTop w:val="0"/>
          <w:marBottom w:val="0"/>
          <w:divBdr>
            <w:top w:val="none" w:sz="0" w:space="0" w:color="auto"/>
            <w:left w:val="none" w:sz="0" w:space="0" w:color="auto"/>
            <w:bottom w:val="none" w:sz="0" w:space="0" w:color="auto"/>
            <w:right w:val="none" w:sz="0" w:space="0" w:color="auto"/>
          </w:divBdr>
        </w:div>
        <w:div w:id="159542596">
          <w:marLeft w:val="0"/>
          <w:marRight w:val="0"/>
          <w:marTop w:val="0"/>
          <w:marBottom w:val="0"/>
          <w:divBdr>
            <w:top w:val="none" w:sz="0" w:space="0" w:color="auto"/>
            <w:left w:val="none" w:sz="0" w:space="0" w:color="auto"/>
            <w:bottom w:val="none" w:sz="0" w:space="0" w:color="auto"/>
            <w:right w:val="none" w:sz="0" w:space="0" w:color="auto"/>
          </w:divBdr>
        </w:div>
        <w:div w:id="1778673686">
          <w:marLeft w:val="0"/>
          <w:marRight w:val="0"/>
          <w:marTop w:val="0"/>
          <w:marBottom w:val="0"/>
          <w:divBdr>
            <w:top w:val="none" w:sz="0" w:space="0" w:color="auto"/>
            <w:left w:val="none" w:sz="0" w:space="0" w:color="auto"/>
            <w:bottom w:val="none" w:sz="0" w:space="0" w:color="auto"/>
            <w:right w:val="none" w:sz="0" w:space="0" w:color="auto"/>
          </w:divBdr>
        </w:div>
        <w:div w:id="1250428777">
          <w:marLeft w:val="0"/>
          <w:marRight w:val="0"/>
          <w:marTop w:val="0"/>
          <w:marBottom w:val="0"/>
          <w:divBdr>
            <w:top w:val="none" w:sz="0" w:space="0" w:color="auto"/>
            <w:left w:val="none" w:sz="0" w:space="0" w:color="auto"/>
            <w:bottom w:val="none" w:sz="0" w:space="0" w:color="auto"/>
            <w:right w:val="none" w:sz="0" w:space="0" w:color="auto"/>
          </w:divBdr>
        </w:div>
        <w:div w:id="1207448804">
          <w:marLeft w:val="0"/>
          <w:marRight w:val="0"/>
          <w:marTop w:val="0"/>
          <w:marBottom w:val="0"/>
          <w:divBdr>
            <w:top w:val="none" w:sz="0" w:space="0" w:color="auto"/>
            <w:left w:val="none" w:sz="0" w:space="0" w:color="auto"/>
            <w:bottom w:val="none" w:sz="0" w:space="0" w:color="auto"/>
            <w:right w:val="none" w:sz="0" w:space="0" w:color="auto"/>
          </w:divBdr>
        </w:div>
        <w:div w:id="327558977">
          <w:marLeft w:val="0"/>
          <w:marRight w:val="0"/>
          <w:marTop w:val="0"/>
          <w:marBottom w:val="0"/>
          <w:divBdr>
            <w:top w:val="none" w:sz="0" w:space="0" w:color="auto"/>
            <w:left w:val="none" w:sz="0" w:space="0" w:color="auto"/>
            <w:bottom w:val="none" w:sz="0" w:space="0" w:color="auto"/>
            <w:right w:val="none" w:sz="0" w:space="0" w:color="auto"/>
          </w:divBdr>
        </w:div>
        <w:div w:id="1961568488">
          <w:marLeft w:val="0"/>
          <w:marRight w:val="0"/>
          <w:marTop w:val="0"/>
          <w:marBottom w:val="0"/>
          <w:divBdr>
            <w:top w:val="none" w:sz="0" w:space="0" w:color="auto"/>
            <w:left w:val="none" w:sz="0" w:space="0" w:color="auto"/>
            <w:bottom w:val="none" w:sz="0" w:space="0" w:color="auto"/>
            <w:right w:val="none" w:sz="0" w:space="0" w:color="auto"/>
          </w:divBdr>
        </w:div>
        <w:div w:id="1475413291">
          <w:marLeft w:val="0"/>
          <w:marRight w:val="0"/>
          <w:marTop w:val="0"/>
          <w:marBottom w:val="0"/>
          <w:divBdr>
            <w:top w:val="none" w:sz="0" w:space="0" w:color="auto"/>
            <w:left w:val="none" w:sz="0" w:space="0" w:color="auto"/>
            <w:bottom w:val="none" w:sz="0" w:space="0" w:color="auto"/>
            <w:right w:val="none" w:sz="0" w:space="0" w:color="auto"/>
          </w:divBdr>
        </w:div>
        <w:div w:id="963001890">
          <w:marLeft w:val="0"/>
          <w:marRight w:val="0"/>
          <w:marTop w:val="0"/>
          <w:marBottom w:val="0"/>
          <w:divBdr>
            <w:top w:val="none" w:sz="0" w:space="0" w:color="auto"/>
            <w:left w:val="none" w:sz="0" w:space="0" w:color="auto"/>
            <w:bottom w:val="none" w:sz="0" w:space="0" w:color="auto"/>
            <w:right w:val="none" w:sz="0" w:space="0" w:color="auto"/>
          </w:divBdr>
        </w:div>
        <w:div w:id="666707226">
          <w:marLeft w:val="0"/>
          <w:marRight w:val="0"/>
          <w:marTop w:val="0"/>
          <w:marBottom w:val="0"/>
          <w:divBdr>
            <w:top w:val="none" w:sz="0" w:space="0" w:color="auto"/>
            <w:left w:val="none" w:sz="0" w:space="0" w:color="auto"/>
            <w:bottom w:val="none" w:sz="0" w:space="0" w:color="auto"/>
            <w:right w:val="none" w:sz="0" w:space="0" w:color="auto"/>
          </w:divBdr>
        </w:div>
        <w:div w:id="1747190694">
          <w:marLeft w:val="0"/>
          <w:marRight w:val="0"/>
          <w:marTop w:val="0"/>
          <w:marBottom w:val="0"/>
          <w:divBdr>
            <w:top w:val="none" w:sz="0" w:space="0" w:color="auto"/>
            <w:left w:val="none" w:sz="0" w:space="0" w:color="auto"/>
            <w:bottom w:val="none" w:sz="0" w:space="0" w:color="auto"/>
            <w:right w:val="none" w:sz="0" w:space="0" w:color="auto"/>
          </w:divBdr>
        </w:div>
        <w:div w:id="1936591280">
          <w:marLeft w:val="0"/>
          <w:marRight w:val="0"/>
          <w:marTop w:val="0"/>
          <w:marBottom w:val="0"/>
          <w:divBdr>
            <w:top w:val="none" w:sz="0" w:space="0" w:color="auto"/>
            <w:left w:val="none" w:sz="0" w:space="0" w:color="auto"/>
            <w:bottom w:val="none" w:sz="0" w:space="0" w:color="auto"/>
            <w:right w:val="none" w:sz="0" w:space="0" w:color="auto"/>
          </w:divBdr>
        </w:div>
        <w:div w:id="817918015">
          <w:marLeft w:val="0"/>
          <w:marRight w:val="0"/>
          <w:marTop w:val="0"/>
          <w:marBottom w:val="0"/>
          <w:divBdr>
            <w:top w:val="none" w:sz="0" w:space="0" w:color="auto"/>
            <w:left w:val="none" w:sz="0" w:space="0" w:color="auto"/>
            <w:bottom w:val="none" w:sz="0" w:space="0" w:color="auto"/>
            <w:right w:val="none" w:sz="0" w:space="0" w:color="auto"/>
          </w:divBdr>
        </w:div>
        <w:div w:id="1202329434">
          <w:marLeft w:val="0"/>
          <w:marRight w:val="0"/>
          <w:marTop w:val="0"/>
          <w:marBottom w:val="0"/>
          <w:divBdr>
            <w:top w:val="none" w:sz="0" w:space="0" w:color="auto"/>
            <w:left w:val="none" w:sz="0" w:space="0" w:color="auto"/>
            <w:bottom w:val="none" w:sz="0" w:space="0" w:color="auto"/>
            <w:right w:val="none" w:sz="0" w:space="0" w:color="auto"/>
          </w:divBdr>
        </w:div>
        <w:div w:id="1555922231">
          <w:marLeft w:val="0"/>
          <w:marRight w:val="0"/>
          <w:marTop w:val="0"/>
          <w:marBottom w:val="0"/>
          <w:divBdr>
            <w:top w:val="none" w:sz="0" w:space="0" w:color="auto"/>
            <w:left w:val="none" w:sz="0" w:space="0" w:color="auto"/>
            <w:bottom w:val="none" w:sz="0" w:space="0" w:color="auto"/>
            <w:right w:val="none" w:sz="0" w:space="0" w:color="auto"/>
          </w:divBdr>
        </w:div>
        <w:div w:id="1203128912">
          <w:marLeft w:val="0"/>
          <w:marRight w:val="0"/>
          <w:marTop w:val="0"/>
          <w:marBottom w:val="0"/>
          <w:divBdr>
            <w:top w:val="none" w:sz="0" w:space="0" w:color="auto"/>
            <w:left w:val="none" w:sz="0" w:space="0" w:color="auto"/>
            <w:bottom w:val="none" w:sz="0" w:space="0" w:color="auto"/>
            <w:right w:val="none" w:sz="0" w:space="0" w:color="auto"/>
          </w:divBdr>
        </w:div>
        <w:div w:id="84688084">
          <w:marLeft w:val="0"/>
          <w:marRight w:val="0"/>
          <w:marTop w:val="0"/>
          <w:marBottom w:val="0"/>
          <w:divBdr>
            <w:top w:val="none" w:sz="0" w:space="0" w:color="auto"/>
            <w:left w:val="none" w:sz="0" w:space="0" w:color="auto"/>
            <w:bottom w:val="none" w:sz="0" w:space="0" w:color="auto"/>
            <w:right w:val="none" w:sz="0" w:space="0" w:color="auto"/>
          </w:divBdr>
        </w:div>
        <w:div w:id="403529521">
          <w:marLeft w:val="0"/>
          <w:marRight w:val="0"/>
          <w:marTop w:val="0"/>
          <w:marBottom w:val="0"/>
          <w:divBdr>
            <w:top w:val="none" w:sz="0" w:space="0" w:color="auto"/>
            <w:left w:val="none" w:sz="0" w:space="0" w:color="auto"/>
            <w:bottom w:val="none" w:sz="0" w:space="0" w:color="auto"/>
            <w:right w:val="none" w:sz="0" w:space="0" w:color="auto"/>
          </w:divBdr>
        </w:div>
        <w:div w:id="51277885">
          <w:marLeft w:val="0"/>
          <w:marRight w:val="0"/>
          <w:marTop w:val="0"/>
          <w:marBottom w:val="0"/>
          <w:divBdr>
            <w:top w:val="none" w:sz="0" w:space="0" w:color="auto"/>
            <w:left w:val="none" w:sz="0" w:space="0" w:color="auto"/>
            <w:bottom w:val="none" w:sz="0" w:space="0" w:color="auto"/>
            <w:right w:val="none" w:sz="0" w:space="0" w:color="auto"/>
          </w:divBdr>
        </w:div>
        <w:div w:id="171650349">
          <w:marLeft w:val="0"/>
          <w:marRight w:val="0"/>
          <w:marTop w:val="0"/>
          <w:marBottom w:val="0"/>
          <w:divBdr>
            <w:top w:val="none" w:sz="0" w:space="0" w:color="auto"/>
            <w:left w:val="none" w:sz="0" w:space="0" w:color="auto"/>
            <w:bottom w:val="none" w:sz="0" w:space="0" w:color="auto"/>
            <w:right w:val="none" w:sz="0" w:space="0" w:color="auto"/>
          </w:divBdr>
        </w:div>
        <w:div w:id="1011224749">
          <w:marLeft w:val="0"/>
          <w:marRight w:val="0"/>
          <w:marTop w:val="0"/>
          <w:marBottom w:val="0"/>
          <w:divBdr>
            <w:top w:val="none" w:sz="0" w:space="0" w:color="auto"/>
            <w:left w:val="none" w:sz="0" w:space="0" w:color="auto"/>
            <w:bottom w:val="none" w:sz="0" w:space="0" w:color="auto"/>
            <w:right w:val="none" w:sz="0" w:space="0" w:color="auto"/>
          </w:divBdr>
        </w:div>
        <w:div w:id="1431706472">
          <w:marLeft w:val="0"/>
          <w:marRight w:val="0"/>
          <w:marTop w:val="0"/>
          <w:marBottom w:val="0"/>
          <w:divBdr>
            <w:top w:val="none" w:sz="0" w:space="0" w:color="auto"/>
            <w:left w:val="none" w:sz="0" w:space="0" w:color="auto"/>
            <w:bottom w:val="none" w:sz="0" w:space="0" w:color="auto"/>
            <w:right w:val="none" w:sz="0" w:space="0" w:color="auto"/>
          </w:divBdr>
        </w:div>
        <w:div w:id="1846168822">
          <w:marLeft w:val="0"/>
          <w:marRight w:val="0"/>
          <w:marTop w:val="0"/>
          <w:marBottom w:val="0"/>
          <w:divBdr>
            <w:top w:val="none" w:sz="0" w:space="0" w:color="auto"/>
            <w:left w:val="none" w:sz="0" w:space="0" w:color="auto"/>
            <w:bottom w:val="none" w:sz="0" w:space="0" w:color="auto"/>
            <w:right w:val="none" w:sz="0" w:space="0" w:color="auto"/>
          </w:divBdr>
        </w:div>
        <w:div w:id="300496935">
          <w:marLeft w:val="0"/>
          <w:marRight w:val="0"/>
          <w:marTop w:val="0"/>
          <w:marBottom w:val="0"/>
          <w:divBdr>
            <w:top w:val="none" w:sz="0" w:space="0" w:color="auto"/>
            <w:left w:val="none" w:sz="0" w:space="0" w:color="auto"/>
            <w:bottom w:val="none" w:sz="0" w:space="0" w:color="auto"/>
            <w:right w:val="none" w:sz="0" w:space="0" w:color="auto"/>
          </w:divBdr>
        </w:div>
        <w:div w:id="1394698847">
          <w:marLeft w:val="0"/>
          <w:marRight w:val="0"/>
          <w:marTop w:val="0"/>
          <w:marBottom w:val="0"/>
          <w:divBdr>
            <w:top w:val="none" w:sz="0" w:space="0" w:color="auto"/>
            <w:left w:val="none" w:sz="0" w:space="0" w:color="auto"/>
            <w:bottom w:val="none" w:sz="0" w:space="0" w:color="auto"/>
            <w:right w:val="none" w:sz="0" w:space="0" w:color="auto"/>
          </w:divBdr>
        </w:div>
        <w:div w:id="1842306560">
          <w:marLeft w:val="0"/>
          <w:marRight w:val="0"/>
          <w:marTop w:val="0"/>
          <w:marBottom w:val="0"/>
          <w:divBdr>
            <w:top w:val="none" w:sz="0" w:space="0" w:color="auto"/>
            <w:left w:val="none" w:sz="0" w:space="0" w:color="auto"/>
            <w:bottom w:val="none" w:sz="0" w:space="0" w:color="auto"/>
            <w:right w:val="none" w:sz="0" w:space="0" w:color="auto"/>
          </w:divBdr>
        </w:div>
        <w:div w:id="1333139158">
          <w:marLeft w:val="0"/>
          <w:marRight w:val="0"/>
          <w:marTop w:val="0"/>
          <w:marBottom w:val="0"/>
          <w:divBdr>
            <w:top w:val="none" w:sz="0" w:space="0" w:color="auto"/>
            <w:left w:val="none" w:sz="0" w:space="0" w:color="auto"/>
            <w:bottom w:val="none" w:sz="0" w:space="0" w:color="auto"/>
            <w:right w:val="none" w:sz="0" w:space="0" w:color="auto"/>
          </w:divBdr>
        </w:div>
        <w:div w:id="235360975">
          <w:marLeft w:val="0"/>
          <w:marRight w:val="0"/>
          <w:marTop w:val="0"/>
          <w:marBottom w:val="0"/>
          <w:divBdr>
            <w:top w:val="none" w:sz="0" w:space="0" w:color="auto"/>
            <w:left w:val="none" w:sz="0" w:space="0" w:color="auto"/>
            <w:bottom w:val="none" w:sz="0" w:space="0" w:color="auto"/>
            <w:right w:val="none" w:sz="0" w:space="0" w:color="auto"/>
          </w:divBdr>
        </w:div>
        <w:div w:id="45574180">
          <w:marLeft w:val="0"/>
          <w:marRight w:val="0"/>
          <w:marTop w:val="0"/>
          <w:marBottom w:val="0"/>
          <w:divBdr>
            <w:top w:val="none" w:sz="0" w:space="0" w:color="auto"/>
            <w:left w:val="none" w:sz="0" w:space="0" w:color="auto"/>
            <w:bottom w:val="none" w:sz="0" w:space="0" w:color="auto"/>
            <w:right w:val="none" w:sz="0" w:space="0" w:color="auto"/>
          </w:divBdr>
        </w:div>
        <w:div w:id="1510678747">
          <w:marLeft w:val="0"/>
          <w:marRight w:val="0"/>
          <w:marTop w:val="0"/>
          <w:marBottom w:val="0"/>
          <w:divBdr>
            <w:top w:val="none" w:sz="0" w:space="0" w:color="auto"/>
            <w:left w:val="none" w:sz="0" w:space="0" w:color="auto"/>
            <w:bottom w:val="none" w:sz="0" w:space="0" w:color="auto"/>
            <w:right w:val="none" w:sz="0" w:space="0" w:color="auto"/>
          </w:divBdr>
        </w:div>
        <w:div w:id="2022583111">
          <w:marLeft w:val="0"/>
          <w:marRight w:val="0"/>
          <w:marTop w:val="0"/>
          <w:marBottom w:val="0"/>
          <w:divBdr>
            <w:top w:val="none" w:sz="0" w:space="0" w:color="auto"/>
            <w:left w:val="none" w:sz="0" w:space="0" w:color="auto"/>
            <w:bottom w:val="none" w:sz="0" w:space="0" w:color="auto"/>
            <w:right w:val="none" w:sz="0" w:space="0" w:color="auto"/>
          </w:divBdr>
        </w:div>
        <w:div w:id="1451779223">
          <w:marLeft w:val="0"/>
          <w:marRight w:val="0"/>
          <w:marTop w:val="0"/>
          <w:marBottom w:val="0"/>
          <w:divBdr>
            <w:top w:val="none" w:sz="0" w:space="0" w:color="auto"/>
            <w:left w:val="none" w:sz="0" w:space="0" w:color="auto"/>
            <w:bottom w:val="none" w:sz="0" w:space="0" w:color="auto"/>
            <w:right w:val="none" w:sz="0" w:space="0" w:color="auto"/>
          </w:divBdr>
        </w:div>
        <w:div w:id="608272215">
          <w:marLeft w:val="0"/>
          <w:marRight w:val="0"/>
          <w:marTop w:val="0"/>
          <w:marBottom w:val="0"/>
          <w:divBdr>
            <w:top w:val="none" w:sz="0" w:space="0" w:color="auto"/>
            <w:left w:val="none" w:sz="0" w:space="0" w:color="auto"/>
            <w:bottom w:val="none" w:sz="0" w:space="0" w:color="auto"/>
            <w:right w:val="none" w:sz="0" w:space="0" w:color="auto"/>
          </w:divBdr>
        </w:div>
        <w:div w:id="1564481876">
          <w:marLeft w:val="0"/>
          <w:marRight w:val="0"/>
          <w:marTop w:val="0"/>
          <w:marBottom w:val="0"/>
          <w:divBdr>
            <w:top w:val="none" w:sz="0" w:space="0" w:color="auto"/>
            <w:left w:val="none" w:sz="0" w:space="0" w:color="auto"/>
            <w:bottom w:val="none" w:sz="0" w:space="0" w:color="auto"/>
            <w:right w:val="none" w:sz="0" w:space="0" w:color="auto"/>
          </w:divBdr>
        </w:div>
        <w:div w:id="675576349">
          <w:marLeft w:val="0"/>
          <w:marRight w:val="0"/>
          <w:marTop w:val="0"/>
          <w:marBottom w:val="0"/>
          <w:divBdr>
            <w:top w:val="none" w:sz="0" w:space="0" w:color="auto"/>
            <w:left w:val="none" w:sz="0" w:space="0" w:color="auto"/>
            <w:bottom w:val="none" w:sz="0" w:space="0" w:color="auto"/>
            <w:right w:val="none" w:sz="0" w:space="0" w:color="auto"/>
          </w:divBdr>
        </w:div>
        <w:div w:id="1687173836">
          <w:marLeft w:val="0"/>
          <w:marRight w:val="0"/>
          <w:marTop w:val="0"/>
          <w:marBottom w:val="0"/>
          <w:divBdr>
            <w:top w:val="none" w:sz="0" w:space="0" w:color="auto"/>
            <w:left w:val="none" w:sz="0" w:space="0" w:color="auto"/>
            <w:bottom w:val="none" w:sz="0" w:space="0" w:color="auto"/>
            <w:right w:val="none" w:sz="0" w:space="0" w:color="auto"/>
          </w:divBdr>
        </w:div>
        <w:div w:id="1125002057">
          <w:marLeft w:val="0"/>
          <w:marRight w:val="0"/>
          <w:marTop w:val="0"/>
          <w:marBottom w:val="0"/>
          <w:divBdr>
            <w:top w:val="none" w:sz="0" w:space="0" w:color="auto"/>
            <w:left w:val="none" w:sz="0" w:space="0" w:color="auto"/>
            <w:bottom w:val="none" w:sz="0" w:space="0" w:color="auto"/>
            <w:right w:val="none" w:sz="0" w:space="0" w:color="auto"/>
          </w:divBdr>
        </w:div>
        <w:div w:id="697581490">
          <w:marLeft w:val="0"/>
          <w:marRight w:val="0"/>
          <w:marTop w:val="0"/>
          <w:marBottom w:val="0"/>
          <w:divBdr>
            <w:top w:val="none" w:sz="0" w:space="0" w:color="auto"/>
            <w:left w:val="none" w:sz="0" w:space="0" w:color="auto"/>
            <w:bottom w:val="none" w:sz="0" w:space="0" w:color="auto"/>
            <w:right w:val="none" w:sz="0" w:space="0" w:color="auto"/>
          </w:divBdr>
        </w:div>
        <w:div w:id="450367442">
          <w:marLeft w:val="0"/>
          <w:marRight w:val="0"/>
          <w:marTop w:val="0"/>
          <w:marBottom w:val="0"/>
          <w:divBdr>
            <w:top w:val="none" w:sz="0" w:space="0" w:color="auto"/>
            <w:left w:val="none" w:sz="0" w:space="0" w:color="auto"/>
            <w:bottom w:val="none" w:sz="0" w:space="0" w:color="auto"/>
            <w:right w:val="none" w:sz="0" w:space="0" w:color="auto"/>
          </w:divBdr>
        </w:div>
        <w:div w:id="2140297307">
          <w:marLeft w:val="0"/>
          <w:marRight w:val="0"/>
          <w:marTop w:val="0"/>
          <w:marBottom w:val="0"/>
          <w:divBdr>
            <w:top w:val="none" w:sz="0" w:space="0" w:color="auto"/>
            <w:left w:val="none" w:sz="0" w:space="0" w:color="auto"/>
            <w:bottom w:val="none" w:sz="0" w:space="0" w:color="auto"/>
            <w:right w:val="none" w:sz="0" w:space="0" w:color="auto"/>
          </w:divBdr>
        </w:div>
      </w:divsChild>
    </w:div>
    <w:div w:id="948851034">
      <w:bodyDiv w:val="1"/>
      <w:marLeft w:val="0"/>
      <w:marRight w:val="0"/>
      <w:marTop w:val="0"/>
      <w:marBottom w:val="0"/>
      <w:divBdr>
        <w:top w:val="none" w:sz="0" w:space="0" w:color="auto"/>
        <w:left w:val="none" w:sz="0" w:space="0" w:color="auto"/>
        <w:bottom w:val="none" w:sz="0" w:space="0" w:color="auto"/>
        <w:right w:val="none" w:sz="0" w:space="0" w:color="auto"/>
      </w:divBdr>
    </w:div>
    <w:div w:id="949355900">
      <w:bodyDiv w:val="1"/>
      <w:marLeft w:val="0"/>
      <w:marRight w:val="0"/>
      <w:marTop w:val="0"/>
      <w:marBottom w:val="0"/>
      <w:divBdr>
        <w:top w:val="none" w:sz="0" w:space="0" w:color="auto"/>
        <w:left w:val="none" w:sz="0" w:space="0" w:color="auto"/>
        <w:bottom w:val="none" w:sz="0" w:space="0" w:color="auto"/>
        <w:right w:val="none" w:sz="0" w:space="0" w:color="auto"/>
      </w:divBdr>
    </w:div>
    <w:div w:id="949363026">
      <w:bodyDiv w:val="1"/>
      <w:marLeft w:val="0"/>
      <w:marRight w:val="0"/>
      <w:marTop w:val="0"/>
      <w:marBottom w:val="0"/>
      <w:divBdr>
        <w:top w:val="none" w:sz="0" w:space="0" w:color="auto"/>
        <w:left w:val="none" w:sz="0" w:space="0" w:color="auto"/>
        <w:bottom w:val="none" w:sz="0" w:space="0" w:color="auto"/>
        <w:right w:val="none" w:sz="0" w:space="0" w:color="auto"/>
      </w:divBdr>
    </w:div>
    <w:div w:id="950476108">
      <w:bodyDiv w:val="1"/>
      <w:marLeft w:val="0"/>
      <w:marRight w:val="0"/>
      <w:marTop w:val="0"/>
      <w:marBottom w:val="0"/>
      <w:divBdr>
        <w:top w:val="none" w:sz="0" w:space="0" w:color="auto"/>
        <w:left w:val="none" w:sz="0" w:space="0" w:color="auto"/>
        <w:bottom w:val="none" w:sz="0" w:space="0" w:color="auto"/>
        <w:right w:val="none" w:sz="0" w:space="0" w:color="auto"/>
      </w:divBdr>
    </w:div>
    <w:div w:id="950938531">
      <w:bodyDiv w:val="1"/>
      <w:marLeft w:val="0"/>
      <w:marRight w:val="0"/>
      <w:marTop w:val="0"/>
      <w:marBottom w:val="0"/>
      <w:divBdr>
        <w:top w:val="none" w:sz="0" w:space="0" w:color="auto"/>
        <w:left w:val="none" w:sz="0" w:space="0" w:color="auto"/>
        <w:bottom w:val="none" w:sz="0" w:space="0" w:color="auto"/>
        <w:right w:val="none" w:sz="0" w:space="0" w:color="auto"/>
      </w:divBdr>
    </w:div>
    <w:div w:id="952131120">
      <w:bodyDiv w:val="1"/>
      <w:marLeft w:val="0"/>
      <w:marRight w:val="0"/>
      <w:marTop w:val="0"/>
      <w:marBottom w:val="0"/>
      <w:divBdr>
        <w:top w:val="none" w:sz="0" w:space="0" w:color="auto"/>
        <w:left w:val="none" w:sz="0" w:space="0" w:color="auto"/>
        <w:bottom w:val="none" w:sz="0" w:space="0" w:color="auto"/>
        <w:right w:val="none" w:sz="0" w:space="0" w:color="auto"/>
      </w:divBdr>
    </w:div>
    <w:div w:id="953488552">
      <w:bodyDiv w:val="1"/>
      <w:marLeft w:val="0"/>
      <w:marRight w:val="0"/>
      <w:marTop w:val="0"/>
      <w:marBottom w:val="0"/>
      <w:divBdr>
        <w:top w:val="none" w:sz="0" w:space="0" w:color="auto"/>
        <w:left w:val="none" w:sz="0" w:space="0" w:color="auto"/>
        <w:bottom w:val="none" w:sz="0" w:space="0" w:color="auto"/>
        <w:right w:val="none" w:sz="0" w:space="0" w:color="auto"/>
      </w:divBdr>
    </w:div>
    <w:div w:id="953632102">
      <w:bodyDiv w:val="1"/>
      <w:marLeft w:val="0"/>
      <w:marRight w:val="0"/>
      <w:marTop w:val="0"/>
      <w:marBottom w:val="0"/>
      <w:divBdr>
        <w:top w:val="none" w:sz="0" w:space="0" w:color="auto"/>
        <w:left w:val="none" w:sz="0" w:space="0" w:color="auto"/>
        <w:bottom w:val="none" w:sz="0" w:space="0" w:color="auto"/>
        <w:right w:val="none" w:sz="0" w:space="0" w:color="auto"/>
      </w:divBdr>
    </w:div>
    <w:div w:id="953757229">
      <w:bodyDiv w:val="1"/>
      <w:marLeft w:val="0"/>
      <w:marRight w:val="0"/>
      <w:marTop w:val="0"/>
      <w:marBottom w:val="0"/>
      <w:divBdr>
        <w:top w:val="none" w:sz="0" w:space="0" w:color="auto"/>
        <w:left w:val="none" w:sz="0" w:space="0" w:color="auto"/>
        <w:bottom w:val="none" w:sz="0" w:space="0" w:color="auto"/>
        <w:right w:val="none" w:sz="0" w:space="0" w:color="auto"/>
      </w:divBdr>
      <w:divsChild>
        <w:div w:id="833034903">
          <w:marLeft w:val="480"/>
          <w:marRight w:val="0"/>
          <w:marTop w:val="0"/>
          <w:marBottom w:val="0"/>
          <w:divBdr>
            <w:top w:val="none" w:sz="0" w:space="0" w:color="auto"/>
            <w:left w:val="none" w:sz="0" w:space="0" w:color="auto"/>
            <w:bottom w:val="none" w:sz="0" w:space="0" w:color="auto"/>
            <w:right w:val="none" w:sz="0" w:space="0" w:color="auto"/>
          </w:divBdr>
        </w:div>
        <w:div w:id="844591258">
          <w:marLeft w:val="480"/>
          <w:marRight w:val="0"/>
          <w:marTop w:val="0"/>
          <w:marBottom w:val="0"/>
          <w:divBdr>
            <w:top w:val="none" w:sz="0" w:space="0" w:color="auto"/>
            <w:left w:val="none" w:sz="0" w:space="0" w:color="auto"/>
            <w:bottom w:val="none" w:sz="0" w:space="0" w:color="auto"/>
            <w:right w:val="none" w:sz="0" w:space="0" w:color="auto"/>
          </w:divBdr>
        </w:div>
        <w:div w:id="1806696710">
          <w:marLeft w:val="480"/>
          <w:marRight w:val="0"/>
          <w:marTop w:val="0"/>
          <w:marBottom w:val="0"/>
          <w:divBdr>
            <w:top w:val="none" w:sz="0" w:space="0" w:color="auto"/>
            <w:left w:val="none" w:sz="0" w:space="0" w:color="auto"/>
            <w:bottom w:val="none" w:sz="0" w:space="0" w:color="auto"/>
            <w:right w:val="none" w:sz="0" w:space="0" w:color="auto"/>
          </w:divBdr>
        </w:div>
        <w:div w:id="1000543716">
          <w:marLeft w:val="480"/>
          <w:marRight w:val="0"/>
          <w:marTop w:val="0"/>
          <w:marBottom w:val="0"/>
          <w:divBdr>
            <w:top w:val="none" w:sz="0" w:space="0" w:color="auto"/>
            <w:left w:val="none" w:sz="0" w:space="0" w:color="auto"/>
            <w:bottom w:val="none" w:sz="0" w:space="0" w:color="auto"/>
            <w:right w:val="none" w:sz="0" w:space="0" w:color="auto"/>
          </w:divBdr>
        </w:div>
        <w:div w:id="1500462071">
          <w:marLeft w:val="480"/>
          <w:marRight w:val="0"/>
          <w:marTop w:val="0"/>
          <w:marBottom w:val="0"/>
          <w:divBdr>
            <w:top w:val="none" w:sz="0" w:space="0" w:color="auto"/>
            <w:left w:val="none" w:sz="0" w:space="0" w:color="auto"/>
            <w:bottom w:val="none" w:sz="0" w:space="0" w:color="auto"/>
            <w:right w:val="none" w:sz="0" w:space="0" w:color="auto"/>
          </w:divBdr>
        </w:div>
        <w:div w:id="387337339">
          <w:marLeft w:val="480"/>
          <w:marRight w:val="0"/>
          <w:marTop w:val="0"/>
          <w:marBottom w:val="0"/>
          <w:divBdr>
            <w:top w:val="none" w:sz="0" w:space="0" w:color="auto"/>
            <w:left w:val="none" w:sz="0" w:space="0" w:color="auto"/>
            <w:bottom w:val="none" w:sz="0" w:space="0" w:color="auto"/>
            <w:right w:val="none" w:sz="0" w:space="0" w:color="auto"/>
          </w:divBdr>
        </w:div>
        <w:div w:id="760104806">
          <w:marLeft w:val="480"/>
          <w:marRight w:val="0"/>
          <w:marTop w:val="0"/>
          <w:marBottom w:val="0"/>
          <w:divBdr>
            <w:top w:val="none" w:sz="0" w:space="0" w:color="auto"/>
            <w:left w:val="none" w:sz="0" w:space="0" w:color="auto"/>
            <w:bottom w:val="none" w:sz="0" w:space="0" w:color="auto"/>
            <w:right w:val="none" w:sz="0" w:space="0" w:color="auto"/>
          </w:divBdr>
        </w:div>
        <w:div w:id="908534393">
          <w:marLeft w:val="480"/>
          <w:marRight w:val="0"/>
          <w:marTop w:val="0"/>
          <w:marBottom w:val="0"/>
          <w:divBdr>
            <w:top w:val="none" w:sz="0" w:space="0" w:color="auto"/>
            <w:left w:val="none" w:sz="0" w:space="0" w:color="auto"/>
            <w:bottom w:val="none" w:sz="0" w:space="0" w:color="auto"/>
            <w:right w:val="none" w:sz="0" w:space="0" w:color="auto"/>
          </w:divBdr>
        </w:div>
        <w:div w:id="396323571">
          <w:marLeft w:val="480"/>
          <w:marRight w:val="0"/>
          <w:marTop w:val="0"/>
          <w:marBottom w:val="0"/>
          <w:divBdr>
            <w:top w:val="none" w:sz="0" w:space="0" w:color="auto"/>
            <w:left w:val="none" w:sz="0" w:space="0" w:color="auto"/>
            <w:bottom w:val="none" w:sz="0" w:space="0" w:color="auto"/>
            <w:right w:val="none" w:sz="0" w:space="0" w:color="auto"/>
          </w:divBdr>
        </w:div>
        <w:div w:id="615715408">
          <w:marLeft w:val="480"/>
          <w:marRight w:val="0"/>
          <w:marTop w:val="0"/>
          <w:marBottom w:val="0"/>
          <w:divBdr>
            <w:top w:val="none" w:sz="0" w:space="0" w:color="auto"/>
            <w:left w:val="none" w:sz="0" w:space="0" w:color="auto"/>
            <w:bottom w:val="none" w:sz="0" w:space="0" w:color="auto"/>
            <w:right w:val="none" w:sz="0" w:space="0" w:color="auto"/>
          </w:divBdr>
        </w:div>
        <w:div w:id="249703321">
          <w:marLeft w:val="480"/>
          <w:marRight w:val="0"/>
          <w:marTop w:val="0"/>
          <w:marBottom w:val="0"/>
          <w:divBdr>
            <w:top w:val="none" w:sz="0" w:space="0" w:color="auto"/>
            <w:left w:val="none" w:sz="0" w:space="0" w:color="auto"/>
            <w:bottom w:val="none" w:sz="0" w:space="0" w:color="auto"/>
            <w:right w:val="none" w:sz="0" w:space="0" w:color="auto"/>
          </w:divBdr>
        </w:div>
        <w:div w:id="364409891">
          <w:marLeft w:val="480"/>
          <w:marRight w:val="0"/>
          <w:marTop w:val="0"/>
          <w:marBottom w:val="0"/>
          <w:divBdr>
            <w:top w:val="none" w:sz="0" w:space="0" w:color="auto"/>
            <w:left w:val="none" w:sz="0" w:space="0" w:color="auto"/>
            <w:bottom w:val="none" w:sz="0" w:space="0" w:color="auto"/>
            <w:right w:val="none" w:sz="0" w:space="0" w:color="auto"/>
          </w:divBdr>
        </w:div>
        <w:div w:id="108475549">
          <w:marLeft w:val="480"/>
          <w:marRight w:val="0"/>
          <w:marTop w:val="0"/>
          <w:marBottom w:val="0"/>
          <w:divBdr>
            <w:top w:val="none" w:sz="0" w:space="0" w:color="auto"/>
            <w:left w:val="none" w:sz="0" w:space="0" w:color="auto"/>
            <w:bottom w:val="none" w:sz="0" w:space="0" w:color="auto"/>
            <w:right w:val="none" w:sz="0" w:space="0" w:color="auto"/>
          </w:divBdr>
        </w:div>
        <w:div w:id="1890533500">
          <w:marLeft w:val="480"/>
          <w:marRight w:val="0"/>
          <w:marTop w:val="0"/>
          <w:marBottom w:val="0"/>
          <w:divBdr>
            <w:top w:val="none" w:sz="0" w:space="0" w:color="auto"/>
            <w:left w:val="none" w:sz="0" w:space="0" w:color="auto"/>
            <w:bottom w:val="none" w:sz="0" w:space="0" w:color="auto"/>
            <w:right w:val="none" w:sz="0" w:space="0" w:color="auto"/>
          </w:divBdr>
        </w:div>
        <w:div w:id="1734618285">
          <w:marLeft w:val="480"/>
          <w:marRight w:val="0"/>
          <w:marTop w:val="0"/>
          <w:marBottom w:val="0"/>
          <w:divBdr>
            <w:top w:val="none" w:sz="0" w:space="0" w:color="auto"/>
            <w:left w:val="none" w:sz="0" w:space="0" w:color="auto"/>
            <w:bottom w:val="none" w:sz="0" w:space="0" w:color="auto"/>
            <w:right w:val="none" w:sz="0" w:space="0" w:color="auto"/>
          </w:divBdr>
        </w:div>
        <w:div w:id="2022004718">
          <w:marLeft w:val="480"/>
          <w:marRight w:val="0"/>
          <w:marTop w:val="0"/>
          <w:marBottom w:val="0"/>
          <w:divBdr>
            <w:top w:val="none" w:sz="0" w:space="0" w:color="auto"/>
            <w:left w:val="none" w:sz="0" w:space="0" w:color="auto"/>
            <w:bottom w:val="none" w:sz="0" w:space="0" w:color="auto"/>
            <w:right w:val="none" w:sz="0" w:space="0" w:color="auto"/>
          </w:divBdr>
        </w:div>
        <w:div w:id="1929577295">
          <w:marLeft w:val="480"/>
          <w:marRight w:val="0"/>
          <w:marTop w:val="0"/>
          <w:marBottom w:val="0"/>
          <w:divBdr>
            <w:top w:val="none" w:sz="0" w:space="0" w:color="auto"/>
            <w:left w:val="none" w:sz="0" w:space="0" w:color="auto"/>
            <w:bottom w:val="none" w:sz="0" w:space="0" w:color="auto"/>
            <w:right w:val="none" w:sz="0" w:space="0" w:color="auto"/>
          </w:divBdr>
        </w:div>
        <w:div w:id="1793549046">
          <w:marLeft w:val="480"/>
          <w:marRight w:val="0"/>
          <w:marTop w:val="0"/>
          <w:marBottom w:val="0"/>
          <w:divBdr>
            <w:top w:val="none" w:sz="0" w:space="0" w:color="auto"/>
            <w:left w:val="none" w:sz="0" w:space="0" w:color="auto"/>
            <w:bottom w:val="none" w:sz="0" w:space="0" w:color="auto"/>
            <w:right w:val="none" w:sz="0" w:space="0" w:color="auto"/>
          </w:divBdr>
        </w:div>
        <w:div w:id="723259828">
          <w:marLeft w:val="480"/>
          <w:marRight w:val="0"/>
          <w:marTop w:val="0"/>
          <w:marBottom w:val="0"/>
          <w:divBdr>
            <w:top w:val="none" w:sz="0" w:space="0" w:color="auto"/>
            <w:left w:val="none" w:sz="0" w:space="0" w:color="auto"/>
            <w:bottom w:val="none" w:sz="0" w:space="0" w:color="auto"/>
            <w:right w:val="none" w:sz="0" w:space="0" w:color="auto"/>
          </w:divBdr>
        </w:div>
        <w:div w:id="879242685">
          <w:marLeft w:val="480"/>
          <w:marRight w:val="0"/>
          <w:marTop w:val="0"/>
          <w:marBottom w:val="0"/>
          <w:divBdr>
            <w:top w:val="none" w:sz="0" w:space="0" w:color="auto"/>
            <w:left w:val="none" w:sz="0" w:space="0" w:color="auto"/>
            <w:bottom w:val="none" w:sz="0" w:space="0" w:color="auto"/>
            <w:right w:val="none" w:sz="0" w:space="0" w:color="auto"/>
          </w:divBdr>
        </w:div>
      </w:divsChild>
    </w:div>
    <w:div w:id="953901061">
      <w:bodyDiv w:val="1"/>
      <w:marLeft w:val="0"/>
      <w:marRight w:val="0"/>
      <w:marTop w:val="0"/>
      <w:marBottom w:val="0"/>
      <w:divBdr>
        <w:top w:val="none" w:sz="0" w:space="0" w:color="auto"/>
        <w:left w:val="none" w:sz="0" w:space="0" w:color="auto"/>
        <w:bottom w:val="none" w:sz="0" w:space="0" w:color="auto"/>
        <w:right w:val="none" w:sz="0" w:space="0" w:color="auto"/>
      </w:divBdr>
    </w:div>
    <w:div w:id="954940416">
      <w:bodyDiv w:val="1"/>
      <w:marLeft w:val="0"/>
      <w:marRight w:val="0"/>
      <w:marTop w:val="0"/>
      <w:marBottom w:val="0"/>
      <w:divBdr>
        <w:top w:val="none" w:sz="0" w:space="0" w:color="auto"/>
        <w:left w:val="none" w:sz="0" w:space="0" w:color="auto"/>
        <w:bottom w:val="none" w:sz="0" w:space="0" w:color="auto"/>
        <w:right w:val="none" w:sz="0" w:space="0" w:color="auto"/>
      </w:divBdr>
    </w:div>
    <w:div w:id="955059809">
      <w:bodyDiv w:val="1"/>
      <w:marLeft w:val="0"/>
      <w:marRight w:val="0"/>
      <w:marTop w:val="0"/>
      <w:marBottom w:val="0"/>
      <w:divBdr>
        <w:top w:val="none" w:sz="0" w:space="0" w:color="auto"/>
        <w:left w:val="none" w:sz="0" w:space="0" w:color="auto"/>
        <w:bottom w:val="none" w:sz="0" w:space="0" w:color="auto"/>
        <w:right w:val="none" w:sz="0" w:space="0" w:color="auto"/>
      </w:divBdr>
    </w:div>
    <w:div w:id="955331080">
      <w:bodyDiv w:val="1"/>
      <w:marLeft w:val="0"/>
      <w:marRight w:val="0"/>
      <w:marTop w:val="0"/>
      <w:marBottom w:val="0"/>
      <w:divBdr>
        <w:top w:val="none" w:sz="0" w:space="0" w:color="auto"/>
        <w:left w:val="none" w:sz="0" w:space="0" w:color="auto"/>
        <w:bottom w:val="none" w:sz="0" w:space="0" w:color="auto"/>
        <w:right w:val="none" w:sz="0" w:space="0" w:color="auto"/>
      </w:divBdr>
    </w:div>
    <w:div w:id="955602890">
      <w:bodyDiv w:val="1"/>
      <w:marLeft w:val="0"/>
      <w:marRight w:val="0"/>
      <w:marTop w:val="0"/>
      <w:marBottom w:val="0"/>
      <w:divBdr>
        <w:top w:val="none" w:sz="0" w:space="0" w:color="auto"/>
        <w:left w:val="none" w:sz="0" w:space="0" w:color="auto"/>
        <w:bottom w:val="none" w:sz="0" w:space="0" w:color="auto"/>
        <w:right w:val="none" w:sz="0" w:space="0" w:color="auto"/>
      </w:divBdr>
    </w:div>
    <w:div w:id="956565385">
      <w:bodyDiv w:val="1"/>
      <w:marLeft w:val="0"/>
      <w:marRight w:val="0"/>
      <w:marTop w:val="0"/>
      <w:marBottom w:val="0"/>
      <w:divBdr>
        <w:top w:val="none" w:sz="0" w:space="0" w:color="auto"/>
        <w:left w:val="none" w:sz="0" w:space="0" w:color="auto"/>
        <w:bottom w:val="none" w:sz="0" w:space="0" w:color="auto"/>
        <w:right w:val="none" w:sz="0" w:space="0" w:color="auto"/>
      </w:divBdr>
    </w:div>
    <w:div w:id="956644074">
      <w:bodyDiv w:val="1"/>
      <w:marLeft w:val="0"/>
      <w:marRight w:val="0"/>
      <w:marTop w:val="0"/>
      <w:marBottom w:val="0"/>
      <w:divBdr>
        <w:top w:val="none" w:sz="0" w:space="0" w:color="auto"/>
        <w:left w:val="none" w:sz="0" w:space="0" w:color="auto"/>
        <w:bottom w:val="none" w:sz="0" w:space="0" w:color="auto"/>
        <w:right w:val="none" w:sz="0" w:space="0" w:color="auto"/>
      </w:divBdr>
    </w:div>
    <w:div w:id="958605449">
      <w:bodyDiv w:val="1"/>
      <w:marLeft w:val="0"/>
      <w:marRight w:val="0"/>
      <w:marTop w:val="0"/>
      <w:marBottom w:val="0"/>
      <w:divBdr>
        <w:top w:val="none" w:sz="0" w:space="0" w:color="auto"/>
        <w:left w:val="none" w:sz="0" w:space="0" w:color="auto"/>
        <w:bottom w:val="none" w:sz="0" w:space="0" w:color="auto"/>
        <w:right w:val="none" w:sz="0" w:space="0" w:color="auto"/>
      </w:divBdr>
    </w:div>
    <w:div w:id="959530110">
      <w:bodyDiv w:val="1"/>
      <w:marLeft w:val="0"/>
      <w:marRight w:val="0"/>
      <w:marTop w:val="0"/>
      <w:marBottom w:val="0"/>
      <w:divBdr>
        <w:top w:val="none" w:sz="0" w:space="0" w:color="auto"/>
        <w:left w:val="none" w:sz="0" w:space="0" w:color="auto"/>
        <w:bottom w:val="none" w:sz="0" w:space="0" w:color="auto"/>
        <w:right w:val="none" w:sz="0" w:space="0" w:color="auto"/>
      </w:divBdr>
    </w:div>
    <w:div w:id="959578684">
      <w:bodyDiv w:val="1"/>
      <w:marLeft w:val="0"/>
      <w:marRight w:val="0"/>
      <w:marTop w:val="0"/>
      <w:marBottom w:val="0"/>
      <w:divBdr>
        <w:top w:val="none" w:sz="0" w:space="0" w:color="auto"/>
        <w:left w:val="none" w:sz="0" w:space="0" w:color="auto"/>
        <w:bottom w:val="none" w:sz="0" w:space="0" w:color="auto"/>
        <w:right w:val="none" w:sz="0" w:space="0" w:color="auto"/>
      </w:divBdr>
    </w:div>
    <w:div w:id="960379801">
      <w:bodyDiv w:val="1"/>
      <w:marLeft w:val="0"/>
      <w:marRight w:val="0"/>
      <w:marTop w:val="0"/>
      <w:marBottom w:val="0"/>
      <w:divBdr>
        <w:top w:val="none" w:sz="0" w:space="0" w:color="auto"/>
        <w:left w:val="none" w:sz="0" w:space="0" w:color="auto"/>
        <w:bottom w:val="none" w:sz="0" w:space="0" w:color="auto"/>
        <w:right w:val="none" w:sz="0" w:space="0" w:color="auto"/>
      </w:divBdr>
    </w:div>
    <w:div w:id="960498181">
      <w:bodyDiv w:val="1"/>
      <w:marLeft w:val="0"/>
      <w:marRight w:val="0"/>
      <w:marTop w:val="0"/>
      <w:marBottom w:val="0"/>
      <w:divBdr>
        <w:top w:val="none" w:sz="0" w:space="0" w:color="auto"/>
        <w:left w:val="none" w:sz="0" w:space="0" w:color="auto"/>
        <w:bottom w:val="none" w:sz="0" w:space="0" w:color="auto"/>
        <w:right w:val="none" w:sz="0" w:space="0" w:color="auto"/>
      </w:divBdr>
    </w:div>
    <w:div w:id="961544549">
      <w:bodyDiv w:val="1"/>
      <w:marLeft w:val="0"/>
      <w:marRight w:val="0"/>
      <w:marTop w:val="0"/>
      <w:marBottom w:val="0"/>
      <w:divBdr>
        <w:top w:val="none" w:sz="0" w:space="0" w:color="auto"/>
        <w:left w:val="none" w:sz="0" w:space="0" w:color="auto"/>
        <w:bottom w:val="none" w:sz="0" w:space="0" w:color="auto"/>
        <w:right w:val="none" w:sz="0" w:space="0" w:color="auto"/>
      </w:divBdr>
    </w:div>
    <w:div w:id="961616427">
      <w:bodyDiv w:val="1"/>
      <w:marLeft w:val="0"/>
      <w:marRight w:val="0"/>
      <w:marTop w:val="0"/>
      <w:marBottom w:val="0"/>
      <w:divBdr>
        <w:top w:val="none" w:sz="0" w:space="0" w:color="auto"/>
        <w:left w:val="none" w:sz="0" w:space="0" w:color="auto"/>
        <w:bottom w:val="none" w:sz="0" w:space="0" w:color="auto"/>
        <w:right w:val="none" w:sz="0" w:space="0" w:color="auto"/>
      </w:divBdr>
    </w:div>
    <w:div w:id="961764156">
      <w:bodyDiv w:val="1"/>
      <w:marLeft w:val="0"/>
      <w:marRight w:val="0"/>
      <w:marTop w:val="0"/>
      <w:marBottom w:val="0"/>
      <w:divBdr>
        <w:top w:val="none" w:sz="0" w:space="0" w:color="auto"/>
        <w:left w:val="none" w:sz="0" w:space="0" w:color="auto"/>
        <w:bottom w:val="none" w:sz="0" w:space="0" w:color="auto"/>
        <w:right w:val="none" w:sz="0" w:space="0" w:color="auto"/>
      </w:divBdr>
    </w:div>
    <w:div w:id="961885648">
      <w:bodyDiv w:val="1"/>
      <w:marLeft w:val="0"/>
      <w:marRight w:val="0"/>
      <w:marTop w:val="0"/>
      <w:marBottom w:val="0"/>
      <w:divBdr>
        <w:top w:val="none" w:sz="0" w:space="0" w:color="auto"/>
        <w:left w:val="none" w:sz="0" w:space="0" w:color="auto"/>
        <w:bottom w:val="none" w:sz="0" w:space="0" w:color="auto"/>
        <w:right w:val="none" w:sz="0" w:space="0" w:color="auto"/>
      </w:divBdr>
    </w:div>
    <w:div w:id="962465907">
      <w:bodyDiv w:val="1"/>
      <w:marLeft w:val="0"/>
      <w:marRight w:val="0"/>
      <w:marTop w:val="0"/>
      <w:marBottom w:val="0"/>
      <w:divBdr>
        <w:top w:val="none" w:sz="0" w:space="0" w:color="auto"/>
        <w:left w:val="none" w:sz="0" w:space="0" w:color="auto"/>
        <w:bottom w:val="none" w:sz="0" w:space="0" w:color="auto"/>
        <w:right w:val="none" w:sz="0" w:space="0" w:color="auto"/>
      </w:divBdr>
    </w:div>
    <w:div w:id="962618770">
      <w:bodyDiv w:val="1"/>
      <w:marLeft w:val="0"/>
      <w:marRight w:val="0"/>
      <w:marTop w:val="0"/>
      <w:marBottom w:val="0"/>
      <w:divBdr>
        <w:top w:val="none" w:sz="0" w:space="0" w:color="auto"/>
        <w:left w:val="none" w:sz="0" w:space="0" w:color="auto"/>
        <w:bottom w:val="none" w:sz="0" w:space="0" w:color="auto"/>
        <w:right w:val="none" w:sz="0" w:space="0" w:color="auto"/>
      </w:divBdr>
    </w:div>
    <w:div w:id="962619812">
      <w:bodyDiv w:val="1"/>
      <w:marLeft w:val="0"/>
      <w:marRight w:val="0"/>
      <w:marTop w:val="0"/>
      <w:marBottom w:val="0"/>
      <w:divBdr>
        <w:top w:val="none" w:sz="0" w:space="0" w:color="auto"/>
        <w:left w:val="none" w:sz="0" w:space="0" w:color="auto"/>
        <w:bottom w:val="none" w:sz="0" w:space="0" w:color="auto"/>
        <w:right w:val="none" w:sz="0" w:space="0" w:color="auto"/>
      </w:divBdr>
    </w:div>
    <w:div w:id="962926656">
      <w:bodyDiv w:val="1"/>
      <w:marLeft w:val="0"/>
      <w:marRight w:val="0"/>
      <w:marTop w:val="0"/>
      <w:marBottom w:val="0"/>
      <w:divBdr>
        <w:top w:val="none" w:sz="0" w:space="0" w:color="auto"/>
        <w:left w:val="none" w:sz="0" w:space="0" w:color="auto"/>
        <w:bottom w:val="none" w:sz="0" w:space="0" w:color="auto"/>
        <w:right w:val="none" w:sz="0" w:space="0" w:color="auto"/>
      </w:divBdr>
    </w:div>
    <w:div w:id="963779620">
      <w:bodyDiv w:val="1"/>
      <w:marLeft w:val="0"/>
      <w:marRight w:val="0"/>
      <w:marTop w:val="0"/>
      <w:marBottom w:val="0"/>
      <w:divBdr>
        <w:top w:val="none" w:sz="0" w:space="0" w:color="auto"/>
        <w:left w:val="none" w:sz="0" w:space="0" w:color="auto"/>
        <w:bottom w:val="none" w:sz="0" w:space="0" w:color="auto"/>
        <w:right w:val="none" w:sz="0" w:space="0" w:color="auto"/>
      </w:divBdr>
    </w:div>
    <w:div w:id="964189862">
      <w:bodyDiv w:val="1"/>
      <w:marLeft w:val="0"/>
      <w:marRight w:val="0"/>
      <w:marTop w:val="0"/>
      <w:marBottom w:val="0"/>
      <w:divBdr>
        <w:top w:val="none" w:sz="0" w:space="0" w:color="auto"/>
        <w:left w:val="none" w:sz="0" w:space="0" w:color="auto"/>
        <w:bottom w:val="none" w:sz="0" w:space="0" w:color="auto"/>
        <w:right w:val="none" w:sz="0" w:space="0" w:color="auto"/>
      </w:divBdr>
    </w:div>
    <w:div w:id="964580193">
      <w:bodyDiv w:val="1"/>
      <w:marLeft w:val="0"/>
      <w:marRight w:val="0"/>
      <w:marTop w:val="0"/>
      <w:marBottom w:val="0"/>
      <w:divBdr>
        <w:top w:val="none" w:sz="0" w:space="0" w:color="auto"/>
        <w:left w:val="none" w:sz="0" w:space="0" w:color="auto"/>
        <w:bottom w:val="none" w:sz="0" w:space="0" w:color="auto"/>
        <w:right w:val="none" w:sz="0" w:space="0" w:color="auto"/>
      </w:divBdr>
    </w:div>
    <w:div w:id="964656819">
      <w:bodyDiv w:val="1"/>
      <w:marLeft w:val="0"/>
      <w:marRight w:val="0"/>
      <w:marTop w:val="0"/>
      <w:marBottom w:val="0"/>
      <w:divBdr>
        <w:top w:val="none" w:sz="0" w:space="0" w:color="auto"/>
        <w:left w:val="none" w:sz="0" w:space="0" w:color="auto"/>
        <w:bottom w:val="none" w:sz="0" w:space="0" w:color="auto"/>
        <w:right w:val="none" w:sz="0" w:space="0" w:color="auto"/>
      </w:divBdr>
    </w:div>
    <w:div w:id="964694064">
      <w:bodyDiv w:val="1"/>
      <w:marLeft w:val="0"/>
      <w:marRight w:val="0"/>
      <w:marTop w:val="0"/>
      <w:marBottom w:val="0"/>
      <w:divBdr>
        <w:top w:val="none" w:sz="0" w:space="0" w:color="auto"/>
        <w:left w:val="none" w:sz="0" w:space="0" w:color="auto"/>
        <w:bottom w:val="none" w:sz="0" w:space="0" w:color="auto"/>
        <w:right w:val="none" w:sz="0" w:space="0" w:color="auto"/>
      </w:divBdr>
      <w:divsChild>
        <w:div w:id="1968851267">
          <w:marLeft w:val="640"/>
          <w:marRight w:val="0"/>
          <w:marTop w:val="0"/>
          <w:marBottom w:val="0"/>
          <w:divBdr>
            <w:top w:val="none" w:sz="0" w:space="0" w:color="auto"/>
            <w:left w:val="none" w:sz="0" w:space="0" w:color="auto"/>
            <w:bottom w:val="none" w:sz="0" w:space="0" w:color="auto"/>
            <w:right w:val="none" w:sz="0" w:space="0" w:color="auto"/>
          </w:divBdr>
        </w:div>
        <w:div w:id="1064639434">
          <w:marLeft w:val="640"/>
          <w:marRight w:val="0"/>
          <w:marTop w:val="0"/>
          <w:marBottom w:val="0"/>
          <w:divBdr>
            <w:top w:val="none" w:sz="0" w:space="0" w:color="auto"/>
            <w:left w:val="none" w:sz="0" w:space="0" w:color="auto"/>
            <w:bottom w:val="none" w:sz="0" w:space="0" w:color="auto"/>
            <w:right w:val="none" w:sz="0" w:space="0" w:color="auto"/>
          </w:divBdr>
        </w:div>
        <w:div w:id="547881143">
          <w:marLeft w:val="640"/>
          <w:marRight w:val="0"/>
          <w:marTop w:val="0"/>
          <w:marBottom w:val="0"/>
          <w:divBdr>
            <w:top w:val="none" w:sz="0" w:space="0" w:color="auto"/>
            <w:left w:val="none" w:sz="0" w:space="0" w:color="auto"/>
            <w:bottom w:val="none" w:sz="0" w:space="0" w:color="auto"/>
            <w:right w:val="none" w:sz="0" w:space="0" w:color="auto"/>
          </w:divBdr>
        </w:div>
        <w:div w:id="90930391">
          <w:marLeft w:val="640"/>
          <w:marRight w:val="0"/>
          <w:marTop w:val="0"/>
          <w:marBottom w:val="0"/>
          <w:divBdr>
            <w:top w:val="none" w:sz="0" w:space="0" w:color="auto"/>
            <w:left w:val="none" w:sz="0" w:space="0" w:color="auto"/>
            <w:bottom w:val="none" w:sz="0" w:space="0" w:color="auto"/>
            <w:right w:val="none" w:sz="0" w:space="0" w:color="auto"/>
          </w:divBdr>
        </w:div>
        <w:div w:id="2091997180">
          <w:marLeft w:val="640"/>
          <w:marRight w:val="0"/>
          <w:marTop w:val="0"/>
          <w:marBottom w:val="0"/>
          <w:divBdr>
            <w:top w:val="none" w:sz="0" w:space="0" w:color="auto"/>
            <w:left w:val="none" w:sz="0" w:space="0" w:color="auto"/>
            <w:bottom w:val="none" w:sz="0" w:space="0" w:color="auto"/>
            <w:right w:val="none" w:sz="0" w:space="0" w:color="auto"/>
          </w:divBdr>
        </w:div>
        <w:div w:id="2089839114">
          <w:marLeft w:val="640"/>
          <w:marRight w:val="0"/>
          <w:marTop w:val="0"/>
          <w:marBottom w:val="0"/>
          <w:divBdr>
            <w:top w:val="none" w:sz="0" w:space="0" w:color="auto"/>
            <w:left w:val="none" w:sz="0" w:space="0" w:color="auto"/>
            <w:bottom w:val="none" w:sz="0" w:space="0" w:color="auto"/>
            <w:right w:val="none" w:sz="0" w:space="0" w:color="auto"/>
          </w:divBdr>
        </w:div>
        <w:div w:id="630788938">
          <w:marLeft w:val="640"/>
          <w:marRight w:val="0"/>
          <w:marTop w:val="0"/>
          <w:marBottom w:val="0"/>
          <w:divBdr>
            <w:top w:val="none" w:sz="0" w:space="0" w:color="auto"/>
            <w:left w:val="none" w:sz="0" w:space="0" w:color="auto"/>
            <w:bottom w:val="none" w:sz="0" w:space="0" w:color="auto"/>
            <w:right w:val="none" w:sz="0" w:space="0" w:color="auto"/>
          </w:divBdr>
        </w:div>
        <w:div w:id="2074890854">
          <w:marLeft w:val="640"/>
          <w:marRight w:val="0"/>
          <w:marTop w:val="0"/>
          <w:marBottom w:val="0"/>
          <w:divBdr>
            <w:top w:val="none" w:sz="0" w:space="0" w:color="auto"/>
            <w:left w:val="none" w:sz="0" w:space="0" w:color="auto"/>
            <w:bottom w:val="none" w:sz="0" w:space="0" w:color="auto"/>
            <w:right w:val="none" w:sz="0" w:space="0" w:color="auto"/>
          </w:divBdr>
        </w:div>
        <w:div w:id="986204322">
          <w:marLeft w:val="640"/>
          <w:marRight w:val="0"/>
          <w:marTop w:val="0"/>
          <w:marBottom w:val="0"/>
          <w:divBdr>
            <w:top w:val="none" w:sz="0" w:space="0" w:color="auto"/>
            <w:left w:val="none" w:sz="0" w:space="0" w:color="auto"/>
            <w:bottom w:val="none" w:sz="0" w:space="0" w:color="auto"/>
            <w:right w:val="none" w:sz="0" w:space="0" w:color="auto"/>
          </w:divBdr>
        </w:div>
        <w:div w:id="286280762">
          <w:marLeft w:val="640"/>
          <w:marRight w:val="0"/>
          <w:marTop w:val="0"/>
          <w:marBottom w:val="0"/>
          <w:divBdr>
            <w:top w:val="none" w:sz="0" w:space="0" w:color="auto"/>
            <w:left w:val="none" w:sz="0" w:space="0" w:color="auto"/>
            <w:bottom w:val="none" w:sz="0" w:space="0" w:color="auto"/>
            <w:right w:val="none" w:sz="0" w:space="0" w:color="auto"/>
          </w:divBdr>
        </w:div>
        <w:div w:id="1905989643">
          <w:marLeft w:val="640"/>
          <w:marRight w:val="0"/>
          <w:marTop w:val="0"/>
          <w:marBottom w:val="0"/>
          <w:divBdr>
            <w:top w:val="none" w:sz="0" w:space="0" w:color="auto"/>
            <w:left w:val="none" w:sz="0" w:space="0" w:color="auto"/>
            <w:bottom w:val="none" w:sz="0" w:space="0" w:color="auto"/>
            <w:right w:val="none" w:sz="0" w:space="0" w:color="auto"/>
          </w:divBdr>
        </w:div>
        <w:div w:id="2018535039">
          <w:marLeft w:val="640"/>
          <w:marRight w:val="0"/>
          <w:marTop w:val="0"/>
          <w:marBottom w:val="0"/>
          <w:divBdr>
            <w:top w:val="none" w:sz="0" w:space="0" w:color="auto"/>
            <w:left w:val="none" w:sz="0" w:space="0" w:color="auto"/>
            <w:bottom w:val="none" w:sz="0" w:space="0" w:color="auto"/>
            <w:right w:val="none" w:sz="0" w:space="0" w:color="auto"/>
          </w:divBdr>
        </w:div>
        <w:div w:id="1245603438">
          <w:marLeft w:val="640"/>
          <w:marRight w:val="0"/>
          <w:marTop w:val="0"/>
          <w:marBottom w:val="0"/>
          <w:divBdr>
            <w:top w:val="none" w:sz="0" w:space="0" w:color="auto"/>
            <w:left w:val="none" w:sz="0" w:space="0" w:color="auto"/>
            <w:bottom w:val="none" w:sz="0" w:space="0" w:color="auto"/>
            <w:right w:val="none" w:sz="0" w:space="0" w:color="auto"/>
          </w:divBdr>
        </w:div>
        <w:div w:id="743646416">
          <w:marLeft w:val="640"/>
          <w:marRight w:val="0"/>
          <w:marTop w:val="0"/>
          <w:marBottom w:val="0"/>
          <w:divBdr>
            <w:top w:val="none" w:sz="0" w:space="0" w:color="auto"/>
            <w:left w:val="none" w:sz="0" w:space="0" w:color="auto"/>
            <w:bottom w:val="none" w:sz="0" w:space="0" w:color="auto"/>
            <w:right w:val="none" w:sz="0" w:space="0" w:color="auto"/>
          </w:divBdr>
        </w:div>
        <w:div w:id="1177503843">
          <w:marLeft w:val="640"/>
          <w:marRight w:val="0"/>
          <w:marTop w:val="0"/>
          <w:marBottom w:val="0"/>
          <w:divBdr>
            <w:top w:val="none" w:sz="0" w:space="0" w:color="auto"/>
            <w:left w:val="none" w:sz="0" w:space="0" w:color="auto"/>
            <w:bottom w:val="none" w:sz="0" w:space="0" w:color="auto"/>
            <w:right w:val="none" w:sz="0" w:space="0" w:color="auto"/>
          </w:divBdr>
        </w:div>
        <w:div w:id="559365957">
          <w:marLeft w:val="640"/>
          <w:marRight w:val="0"/>
          <w:marTop w:val="0"/>
          <w:marBottom w:val="0"/>
          <w:divBdr>
            <w:top w:val="none" w:sz="0" w:space="0" w:color="auto"/>
            <w:left w:val="none" w:sz="0" w:space="0" w:color="auto"/>
            <w:bottom w:val="none" w:sz="0" w:space="0" w:color="auto"/>
            <w:right w:val="none" w:sz="0" w:space="0" w:color="auto"/>
          </w:divBdr>
        </w:div>
        <w:div w:id="1385835529">
          <w:marLeft w:val="640"/>
          <w:marRight w:val="0"/>
          <w:marTop w:val="0"/>
          <w:marBottom w:val="0"/>
          <w:divBdr>
            <w:top w:val="none" w:sz="0" w:space="0" w:color="auto"/>
            <w:left w:val="none" w:sz="0" w:space="0" w:color="auto"/>
            <w:bottom w:val="none" w:sz="0" w:space="0" w:color="auto"/>
            <w:right w:val="none" w:sz="0" w:space="0" w:color="auto"/>
          </w:divBdr>
        </w:div>
        <w:div w:id="1470974193">
          <w:marLeft w:val="640"/>
          <w:marRight w:val="0"/>
          <w:marTop w:val="0"/>
          <w:marBottom w:val="0"/>
          <w:divBdr>
            <w:top w:val="none" w:sz="0" w:space="0" w:color="auto"/>
            <w:left w:val="none" w:sz="0" w:space="0" w:color="auto"/>
            <w:bottom w:val="none" w:sz="0" w:space="0" w:color="auto"/>
            <w:right w:val="none" w:sz="0" w:space="0" w:color="auto"/>
          </w:divBdr>
        </w:div>
        <w:div w:id="1913926558">
          <w:marLeft w:val="640"/>
          <w:marRight w:val="0"/>
          <w:marTop w:val="0"/>
          <w:marBottom w:val="0"/>
          <w:divBdr>
            <w:top w:val="none" w:sz="0" w:space="0" w:color="auto"/>
            <w:left w:val="none" w:sz="0" w:space="0" w:color="auto"/>
            <w:bottom w:val="none" w:sz="0" w:space="0" w:color="auto"/>
            <w:right w:val="none" w:sz="0" w:space="0" w:color="auto"/>
          </w:divBdr>
        </w:div>
        <w:div w:id="1578518190">
          <w:marLeft w:val="640"/>
          <w:marRight w:val="0"/>
          <w:marTop w:val="0"/>
          <w:marBottom w:val="0"/>
          <w:divBdr>
            <w:top w:val="none" w:sz="0" w:space="0" w:color="auto"/>
            <w:left w:val="none" w:sz="0" w:space="0" w:color="auto"/>
            <w:bottom w:val="none" w:sz="0" w:space="0" w:color="auto"/>
            <w:right w:val="none" w:sz="0" w:space="0" w:color="auto"/>
          </w:divBdr>
        </w:div>
        <w:div w:id="612706582">
          <w:marLeft w:val="640"/>
          <w:marRight w:val="0"/>
          <w:marTop w:val="0"/>
          <w:marBottom w:val="0"/>
          <w:divBdr>
            <w:top w:val="none" w:sz="0" w:space="0" w:color="auto"/>
            <w:left w:val="none" w:sz="0" w:space="0" w:color="auto"/>
            <w:bottom w:val="none" w:sz="0" w:space="0" w:color="auto"/>
            <w:right w:val="none" w:sz="0" w:space="0" w:color="auto"/>
          </w:divBdr>
        </w:div>
        <w:div w:id="1006445292">
          <w:marLeft w:val="640"/>
          <w:marRight w:val="0"/>
          <w:marTop w:val="0"/>
          <w:marBottom w:val="0"/>
          <w:divBdr>
            <w:top w:val="none" w:sz="0" w:space="0" w:color="auto"/>
            <w:left w:val="none" w:sz="0" w:space="0" w:color="auto"/>
            <w:bottom w:val="none" w:sz="0" w:space="0" w:color="auto"/>
            <w:right w:val="none" w:sz="0" w:space="0" w:color="auto"/>
          </w:divBdr>
        </w:div>
      </w:divsChild>
    </w:div>
    <w:div w:id="964772999">
      <w:bodyDiv w:val="1"/>
      <w:marLeft w:val="0"/>
      <w:marRight w:val="0"/>
      <w:marTop w:val="0"/>
      <w:marBottom w:val="0"/>
      <w:divBdr>
        <w:top w:val="none" w:sz="0" w:space="0" w:color="auto"/>
        <w:left w:val="none" w:sz="0" w:space="0" w:color="auto"/>
        <w:bottom w:val="none" w:sz="0" w:space="0" w:color="auto"/>
        <w:right w:val="none" w:sz="0" w:space="0" w:color="auto"/>
      </w:divBdr>
    </w:div>
    <w:div w:id="964775302">
      <w:bodyDiv w:val="1"/>
      <w:marLeft w:val="0"/>
      <w:marRight w:val="0"/>
      <w:marTop w:val="0"/>
      <w:marBottom w:val="0"/>
      <w:divBdr>
        <w:top w:val="none" w:sz="0" w:space="0" w:color="auto"/>
        <w:left w:val="none" w:sz="0" w:space="0" w:color="auto"/>
        <w:bottom w:val="none" w:sz="0" w:space="0" w:color="auto"/>
        <w:right w:val="none" w:sz="0" w:space="0" w:color="auto"/>
      </w:divBdr>
    </w:div>
    <w:div w:id="965038323">
      <w:bodyDiv w:val="1"/>
      <w:marLeft w:val="0"/>
      <w:marRight w:val="0"/>
      <w:marTop w:val="0"/>
      <w:marBottom w:val="0"/>
      <w:divBdr>
        <w:top w:val="none" w:sz="0" w:space="0" w:color="auto"/>
        <w:left w:val="none" w:sz="0" w:space="0" w:color="auto"/>
        <w:bottom w:val="none" w:sz="0" w:space="0" w:color="auto"/>
        <w:right w:val="none" w:sz="0" w:space="0" w:color="auto"/>
      </w:divBdr>
    </w:div>
    <w:div w:id="965237191">
      <w:bodyDiv w:val="1"/>
      <w:marLeft w:val="0"/>
      <w:marRight w:val="0"/>
      <w:marTop w:val="0"/>
      <w:marBottom w:val="0"/>
      <w:divBdr>
        <w:top w:val="none" w:sz="0" w:space="0" w:color="auto"/>
        <w:left w:val="none" w:sz="0" w:space="0" w:color="auto"/>
        <w:bottom w:val="none" w:sz="0" w:space="0" w:color="auto"/>
        <w:right w:val="none" w:sz="0" w:space="0" w:color="auto"/>
      </w:divBdr>
    </w:div>
    <w:div w:id="966470032">
      <w:bodyDiv w:val="1"/>
      <w:marLeft w:val="0"/>
      <w:marRight w:val="0"/>
      <w:marTop w:val="0"/>
      <w:marBottom w:val="0"/>
      <w:divBdr>
        <w:top w:val="none" w:sz="0" w:space="0" w:color="auto"/>
        <w:left w:val="none" w:sz="0" w:space="0" w:color="auto"/>
        <w:bottom w:val="none" w:sz="0" w:space="0" w:color="auto"/>
        <w:right w:val="none" w:sz="0" w:space="0" w:color="auto"/>
      </w:divBdr>
    </w:div>
    <w:div w:id="966471192">
      <w:bodyDiv w:val="1"/>
      <w:marLeft w:val="0"/>
      <w:marRight w:val="0"/>
      <w:marTop w:val="0"/>
      <w:marBottom w:val="0"/>
      <w:divBdr>
        <w:top w:val="none" w:sz="0" w:space="0" w:color="auto"/>
        <w:left w:val="none" w:sz="0" w:space="0" w:color="auto"/>
        <w:bottom w:val="none" w:sz="0" w:space="0" w:color="auto"/>
        <w:right w:val="none" w:sz="0" w:space="0" w:color="auto"/>
      </w:divBdr>
    </w:div>
    <w:div w:id="967007204">
      <w:bodyDiv w:val="1"/>
      <w:marLeft w:val="0"/>
      <w:marRight w:val="0"/>
      <w:marTop w:val="0"/>
      <w:marBottom w:val="0"/>
      <w:divBdr>
        <w:top w:val="none" w:sz="0" w:space="0" w:color="auto"/>
        <w:left w:val="none" w:sz="0" w:space="0" w:color="auto"/>
        <w:bottom w:val="none" w:sz="0" w:space="0" w:color="auto"/>
        <w:right w:val="none" w:sz="0" w:space="0" w:color="auto"/>
      </w:divBdr>
    </w:div>
    <w:div w:id="967123004">
      <w:bodyDiv w:val="1"/>
      <w:marLeft w:val="0"/>
      <w:marRight w:val="0"/>
      <w:marTop w:val="0"/>
      <w:marBottom w:val="0"/>
      <w:divBdr>
        <w:top w:val="none" w:sz="0" w:space="0" w:color="auto"/>
        <w:left w:val="none" w:sz="0" w:space="0" w:color="auto"/>
        <w:bottom w:val="none" w:sz="0" w:space="0" w:color="auto"/>
        <w:right w:val="none" w:sz="0" w:space="0" w:color="auto"/>
      </w:divBdr>
    </w:div>
    <w:div w:id="967466831">
      <w:bodyDiv w:val="1"/>
      <w:marLeft w:val="0"/>
      <w:marRight w:val="0"/>
      <w:marTop w:val="0"/>
      <w:marBottom w:val="0"/>
      <w:divBdr>
        <w:top w:val="none" w:sz="0" w:space="0" w:color="auto"/>
        <w:left w:val="none" w:sz="0" w:space="0" w:color="auto"/>
        <w:bottom w:val="none" w:sz="0" w:space="0" w:color="auto"/>
        <w:right w:val="none" w:sz="0" w:space="0" w:color="auto"/>
      </w:divBdr>
    </w:div>
    <w:div w:id="968164890">
      <w:bodyDiv w:val="1"/>
      <w:marLeft w:val="0"/>
      <w:marRight w:val="0"/>
      <w:marTop w:val="0"/>
      <w:marBottom w:val="0"/>
      <w:divBdr>
        <w:top w:val="none" w:sz="0" w:space="0" w:color="auto"/>
        <w:left w:val="none" w:sz="0" w:space="0" w:color="auto"/>
        <w:bottom w:val="none" w:sz="0" w:space="0" w:color="auto"/>
        <w:right w:val="none" w:sz="0" w:space="0" w:color="auto"/>
      </w:divBdr>
    </w:div>
    <w:div w:id="968583323">
      <w:bodyDiv w:val="1"/>
      <w:marLeft w:val="0"/>
      <w:marRight w:val="0"/>
      <w:marTop w:val="0"/>
      <w:marBottom w:val="0"/>
      <w:divBdr>
        <w:top w:val="none" w:sz="0" w:space="0" w:color="auto"/>
        <w:left w:val="none" w:sz="0" w:space="0" w:color="auto"/>
        <w:bottom w:val="none" w:sz="0" w:space="0" w:color="auto"/>
        <w:right w:val="none" w:sz="0" w:space="0" w:color="auto"/>
      </w:divBdr>
      <w:divsChild>
        <w:div w:id="2084258506">
          <w:marLeft w:val="640"/>
          <w:marRight w:val="0"/>
          <w:marTop w:val="0"/>
          <w:marBottom w:val="0"/>
          <w:divBdr>
            <w:top w:val="none" w:sz="0" w:space="0" w:color="auto"/>
            <w:left w:val="none" w:sz="0" w:space="0" w:color="auto"/>
            <w:bottom w:val="none" w:sz="0" w:space="0" w:color="auto"/>
            <w:right w:val="none" w:sz="0" w:space="0" w:color="auto"/>
          </w:divBdr>
        </w:div>
        <w:div w:id="1505826374">
          <w:marLeft w:val="640"/>
          <w:marRight w:val="0"/>
          <w:marTop w:val="0"/>
          <w:marBottom w:val="0"/>
          <w:divBdr>
            <w:top w:val="none" w:sz="0" w:space="0" w:color="auto"/>
            <w:left w:val="none" w:sz="0" w:space="0" w:color="auto"/>
            <w:bottom w:val="none" w:sz="0" w:space="0" w:color="auto"/>
            <w:right w:val="none" w:sz="0" w:space="0" w:color="auto"/>
          </w:divBdr>
        </w:div>
        <w:div w:id="262416121">
          <w:marLeft w:val="640"/>
          <w:marRight w:val="0"/>
          <w:marTop w:val="0"/>
          <w:marBottom w:val="0"/>
          <w:divBdr>
            <w:top w:val="none" w:sz="0" w:space="0" w:color="auto"/>
            <w:left w:val="none" w:sz="0" w:space="0" w:color="auto"/>
            <w:bottom w:val="none" w:sz="0" w:space="0" w:color="auto"/>
            <w:right w:val="none" w:sz="0" w:space="0" w:color="auto"/>
          </w:divBdr>
        </w:div>
        <w:div w:id="862012002">
          <w:marLeft w:val="640"/>
          <w:marRight w:val="0"/>
          <w:marTop w:val="0"/>
          <w:marBottom w:val="0"/>
          <w:divBdr>
            <w:top w:val="none" w:sz="0" w:space="0" w:color="auto"/>
            <w:left w:val="none" w:sz="0" w:space="0" w:color="auto"/>
            <w:bottom w:val="none" w:sz="0" w:space="0" w:color="auto"/>
            <w:right w:val="none" w:sz="0" w:space="0" w:color="auto"/>
          </w:divBdr>
        </w:div>
        <w:div w:id="933319399">
          <w:marLeft w:val="640"/>
          <w:marRight w:val="0"/>
          <w:marTop w:val="0"/>
          <w:marBottom w:val="0"/>
          <w:divBdr>
            <w:top w:val="none" w:sz="0" w:space="0" w:color="auto"/>
            <w:left w:val="none" w:sz="0" w:space="0" w:color="auto"/>
            <w:bottom w:val="none" w:sz="0" w:space="0" w:color="auto"/>
            <w:right w:val="none" w:sz="0" w:space="0" w:color="auto"/>
          </w:divBdr>
        </w:div>
        <w:div w:id="407073678">
          <w:marLeft w:val="640"/>
          <w:marRight w:val="0"/>
          <w:marTop w:val="0"/>
          <w:marBottom w:val="0"/>
          <w:divBdr>
            <w:top w:val="none" w:sz="0" w:space="0" w:color="auto"/>
            <w:left w:val="none" w:sz="0" w:space="0" w:color="auto"/>
            <w:bottom w:val="none" w:sz="0" w:space="0" w:color="auto"/>
            <w:right w:val="none" w:sz="0" w:space="0" w:color="auto"/>
          </w:divBdr>
        </w:div>
        <w:div w:id="1158768256">
          <w:marLeft w:val="640"/>
          <w:marRight w:val="0"/>
          <w:marTop w:val="0"/>
          <w:marBottom w:val="0"/>
          <w:divBdr>
            <w:top w:val="none" w:sz="0" w:space="0" w:color="auto"/>
            <w:left w:val="none" w:sz="0" w:space="0" w:color="auto"/>
            <w:bottom w:val="none" w:sz="0" w:space="0" w:color="auto"/>
            <w:right w:val="none" w:sz="0" w:space="0" w:color="auto"/>
          </w:divBdr>
        </w:div>
        <w:div w:id="1367221035">
          <w:marLeft w:val="640"/>
          <w:marRight w:val="0"/>
          <w:marTop w:val="0"/>
          <w:marBottom w:val="0"/>
          <w:divBdr>
            <w:top w:val="none" w:sz="0" w:space="0" w:color="auto"/>
            <w:left w:val="none" w:sz="0" w:space="0" w:color="auto"/>
            <w:bottom w:val="none" w:sz="0" w:space="0" w:color="auto"/>
            <w:right w:val="none" w:sz="0" w:space="0" w:color="auto"/>
          </w:divBdr>
        </w:div>
        <w:div w:id="766384666">
          <w:marLeft w:val="640"/>
          <w:marRight w:val="0"/>
          <w:marTop w:val="0"/>
          <w:marBottom w:val="0"/>
          <w:divBdr>
            <w:top w:val="none" w:sz="0" w:space="0" w:color="auto"/>
            <w:left w:val="none" w:sz="0" w:space="0" w:color="auto"/>
            <w:bottom w:val="none" w:sz="0" w:space="0" w:color="auto"/>
            <w:right w:val="none" w:sz="0" w:space="0" w:color="auto"/>
          </w:divBdr>
        </w:div>
        <w:div w:id="1434351713">
          <w:marLeft w:val="640"/>
          <w:marRight w:val="0"/>
          <w:marTop w:val="0"/>
          <w:marBottom w:val="0"/>
          <w:divBdr>
            <w:top w:val="none" w:sz="0" w:space="0" w:color="auto"/>
            <w:left w:val="none" w:sz="0" w:space="0" w:color="auto"/>
            <w:bottom w:val="none" w:sz="0" w:space="0" w:color="auto"/>
            <w:right w:val="none" w:sz="0" w:space="0" w:color="auto"/>
          </w:divBdr>
        </w:div>
        <w:div w:id="1531644388">
          <w:marLeft w:val="640"/>
          <w:marRight w:val="0"/>
          <w:marTop w:val="0"/>
          <w:marBottom w:val="0"/>
          <w:divBdr>
            <w:top w:val="none" w:sz="0" w:space="0" w:color="auto"/>
            <w:left w:val="none" w:sz="0" w:space="0" w:color="auto"/>
            <w:bottom w:val="none" w:sz="0" w:space="0" w:color="auto"/>
            <w:right w:val="none" w:sz="0" w:space="0" w:color="auto"/>
          </w:divBdr>
        </w:div>
        <w:div w:id="1980649692">
          <w:marLeft w:val="640"/>
          <w:marRight w:val="0"/>
          <w:marTop w:val="0"/>
          <w:marBottom w:val="0"/>
          <w:divBdr>
            <w:top w:val="none" w:sz="0" w:space="0" w:color="auto"/>
            <w:left w:val="none" w:sz="0" w:space="0" w:color="auto"/>
            <w:bottom w:val="none" w:sz="0" w:space="0" w:color="auto"/>
            <w:right w:val="none" w:sz="0" w:space="0" w:color="auto"/>
          </w:divBdr>
        </w:div>
        <w:div w:id="713433190">
          <w:marLeft w:val="640"/>
          <w:marRight w:val="0"/>
          <w:marTop w:val="0"/>
          <w:marBottom w:val="0"/>
          <w:divBdr>
            <w:top w:val="none" w:sz="0" w:space="0" w:color="auto"/>
            <w:left w:val="none" w:sz="0" w:space="0" w:color="auto"/>
            <w:bottom w:val="none" w:sz="0" w:space="0" w:color="auto"/>
            <w:right w:val="none" w:sz="0" w:space="0" w:color="auto"/>
          </w:divBdr>
        </w:div>
        <w:div w:id="13698732">
          <w:marLeft w:val="640"/>
          <w:marRight w:val="0"/>
          <w:marTop w:val="0"/>
          <w:marBottom w:val="0"/>
          <w:divBdr>
            <w:top w:val="none" w:sz="0" w:space="0" w:color="auto"/>
            <w:left w:val="none" w:sz="0" w:space="0" w:color="auto"/>
            <w:bottom w:val="none" w:sz="0" w:space="0" w:color="auto"/>
            <w:right w:val="none" w:sz="0" w:space="0" w:color="auto"/>
          </w:divBdr>
        </w:div>
        <w:div w:id="1922135837">
          <w:marLeft w:val="640"/>
          <w:marRight w:val="0"/>
          <w:marTop w:val="0"/>
          <w:marBottom w:val="0"/>
          <w:divBdr>
            <w:top w:val="none" w:sz="0" w:space="0" w:color="auto"/>
            <w:left w:val="none" w:sz="0" w:space="0" w:color="auto"/>
            <w:bottom w:val="none" w:sz="0" w:space="0" w:color="auto"/>
            <w:right w:val="none" w:sz="0" w:space="0" w:color="auto"/>
          </w:divBdr>
        </w:div>
        <w:div w:id="1037123116">
          <w:marLeft w:val="640"/>
          <w:marRight w:val="0"/>
          <w:marTop w:val="0"/>
          <w:marBottom w:val="0"/>
          <w:divBdr>
            <w:top w:val="none" w:sz="0" w:space="0" w:color="auto"/>
            <w:left w:val="none" w:sz="0" w:space="0" w:color="auto"/>
            <w:bottom w:val="none" w:sz="0" w:space="0" w:color="auto"/>
            <w:right w:val="none" w:sz="0" w:space="0" w:color="auto"/>
          </w:divBdr>
        </w:div>
        <w:div w:id="1213617064">
          <w:marLeft w:val="640"/>
          <w:marRight w:val="0"/>
          <w:marTop w:val="0"/>
          <w:marBottom w:val="0"/>
          <w:divBdr>
            <w:top w:val="none" w:sz="0" w:space="0" w:color="auto"/>
            <w:left w:val="none" w:sz="0" w:space="0" w:color="auto"/>
            <w:bottom w:val="none" w:sz="0" w:space="0" w:color="auto"/>
            <w:right w:val="none" w:sz="0" w:space="0" w:color="auto"/>
          </w:divBdr>
        </w:div>
        <w:div w:id="2007248008">
          <w:marLeft w:val="640"/>
          <w:marRight w:val="0"/>
          <w:marTop w:val="0"/>
          <w:marBottom w:val="0"/>
          <w:divBdr>
            <w:top w:val="none" w:sz="0" w:space="0" w:color="auto"/>
            <w:left w:val="none" w:sz="0" w:space="0" w:color="auto"/>
            <w:bottom w:val="none" w:sz="0" w:space="0" w:color="auto"/>
            <w:right w:val="none" w:sz="0" w:space="0" w:color="auto"/>
          </w:divBdr>
        </w:div>
        <w:div w:id="2067295340">
          <w:marLeft w:val="640"/>
          <w:marRight w:val="0"/>
          <w:marTop w:val="0"/>
          <w:marBottom w:val="0"/>
          <w:divBdr>
            <w:top w:val="none" w:sz="0" w:space="0" w:color="auto"/>
            <w:left w:val="none" w:sz="0" w:space="0" w:color="auto"/>
            <w:bottom w:val="none" w:sz="0" w:space="0" w:color="auto"/>
            <w:right w:val="none" w:sz="0" w:space="0" w:color="auto"/>
          </w:divBdr>
        </w:div>
        <w:div w:id="294333429">
          <w:marLeft w:val="640"/>
          <w:marRight w:val="0"/>
          <w:marTop w:val="0"/>
          <w:marBottom w:val="0"/>
          <w:divBdr>
            <w:top w:val="none" w:sz="0" w:space="0" w:color="auto"/>
            <w:left w:val="none" w:sz="0" w:space="0" w:color="auto"/>
            <w:bottom w:val="none" w:sz="0" w:space="0" w:color="auto"/>
            <w:right w:val="none" w:sz="0" w:space="0" w:color="auto"/>
          </w:divBdr>
        </w:div>
        <w:div w:id="1961913197">
          <w:marLeft w:val="640"/>
          <w:marRight w:val="0"/>
          <w:marTop w:val="0"/>
          <w:marBottom w:val="0"/>
          <w:divBdr>
            <w:top w:val="none" w:sz="0" w:space="0" w:color="auto"/>
            <w:left w:val="none" w:sz="0" w:space="0" w:color="auto"/>
            <w:bottom w:val="none" w:sz="0" w:space="0" w:color="auto"/>
            <w:right w:val="none" w:sz="0" w:space="0" w:color="auto"/>
          </w:divBdr>
        </w:div>
        <w:div w:id="1468545101">
          <w:marLeft w:val="640"/>
          <w:marRight w:val="0"/>
          <w:marTop w:val="0"/>
          <w:marBottom w:val="0"/>
          <w:divBdr>
            <w:top w:val="none" w:sz="0" w:space="0" w:color="auto"/>
            <w:left w:val="none" w:sz="0" w:space="0" w:color="auto"/>
            <w:bottom w:val="none" w:sz="0" w:space="0" w:color="auto"/>
            <w:right w:val="none" w:sz="0" w:space="0" w:color="auto"/>
          </w:divBdr>
        </w:div>
        <w:div w:id="160435337">
          <w:marLeft w:val="640"/>
          <w:marRight w:val="0"/>
          <w:marTop w:val="0"/>
          <w:marBottom w:val="0"/>
          <w:divBdr>
            <w:top w:val="none" w:sz="0" w:space="0" w:color="auto"/>
            <w:left w:val="none" w:sz="0" w:space="0" w:color="auto"/>
            <w:bottom w:val="none" w:sz="0" w:space="0" w:color="auto"/>
            <w:right w:val="none" w:sz="0" w:space="0" w:color="auto"/>
          </w:divBdr>
        </w:div>
        <w:div w:id="1777140042">
          <w:marLeft w:val="640"/>
          <w:marRight w:val="0"/>
          <w:marTop w:val="0"/>
          <w:marBottom w:val="0"/>
          <w:divBdr>
            <w:top w:val="none" w:sz="0" w:space="0" w:color="auto"/>
            <w:left w:val="none" w:sz="0" w:space="0" w:color="auto"/>
            <w:bottom w:val="none" w:sz="0" w:space="0" w:color="auto"/>
            <w:right w:val="none" w:sz="0" w:space="0" w:color="auto"/>
          </w:divBdr>
        </w:div>
        <w:div w:id="1970670921">
          <w:marLeft w:val="640"/>
          <w:marRight w:val="0"/>
          <w:marTop w:val="0"/>
          <w:marBottom w:val="0"/>
          <w:divBdr>
            <w:top w:val="none" w:sz="0" w:space="0" w:color="auto"/>
            <w:left w:val="none" w:sz="0" w:space="0" w:color="auto"/>
            <w:bottom w:val="none" w:sz="0" w:space="0" w:color="auto"/>
            <w:right w:val="none" w:sz="0" w:space="0" w:color="auto"/>
          </w:divBdr>
        </w:div>
      </w:divsChild>
    </w:div>
    <w:div w:id="969436731">
      <w:bodyDiv w:val="1"/>
      <w:marLeft w:val="0"/>
      <w:marRight w:val="0"/>
      <w:marTop w:val="0"/>
      <w:marBottom w:val="0"/>
      <w:divBdr>
        <w:top w:val="none" w:sz="0" w:space="0" w:color="auto"/>
        <w:left w:val="none" w:sz="0" w:space="0" w:color="auto"/>
        <w:bottom w:val="none" w:sz="0" w:space="0" w:color="auto"/>
        <w:right w:val="none" w:sz="0" w:space="0" w:color="auto"/>
      </w:divBdr>
    </w:div>
    <w:div w:id="969476803">
      <w:bodyDiv w:val="1"/>
      <w:marLeft w:val="0"/>
      <w:marRight w:val="0"/>
      <w:marTop w:val="0"/>
      <w:marBottom w:val="0"/>
      <w:divBdr>
        <w:top w:val="none" w:sz="0" w:space="0" w:color="auto"/>
        <w:left w:val="none" w:sz="0" w:space="0" w:color="auto"/>
        <w:bottom w:val="none" w:sz="0" w:space="0" w:color="auto"/>
        <w:right w:val="none" w:sz="0" w:space="0" w:color="auto"/>
      </w:divBdr>
    </w:div>
    <w:div w:id="969675336">
      <w:bodyDiv w:val="1"/>
      <w:marLeft w:val="0"/>
      <w:marRight w:val="0"/>
      <w:marTop w:val="0"/>
      <w:marBottom w:val="0"/>
      <w:divBdr>
        <w:top w:val="none" w:sz="0" w:space="0" w:color="auto"/>
        <w:left w:val="none" w:sz="0" w:space="0" w:color="auto"/>
        <w:bottom w:val="none" w:sz="0" w:space="0" w:color="auto"/>
        <w:right w:val="none" w:sz="0" w:space="0" w:color="auto"/>
      </w:divBdr>
    </w:div>
    <w:div w:id="969820525">
      <w:bodyDiv w:val="1"/>
      <w:marLeft w:val="0"/>
      <w:marRight w:val="0"/>
      <w:marTop w:val="0"/>
      <w:marBottom w:val="0"/>
      <w:divBdr>
        <w:top w:val="none" w:sz="0" w:space="0" w:color="auto"/>
        <w:left w:val="none" w:sz="0" w:space="0" w:color="auto"/>
        <w:bottom w:val="none" w:sz="0" w:space="0" w:color="auto"/>
        <w:right w:val="none" w:sz="0" w:space="0" w:color="auto"/>
      </w:divBdr>
    </w:div>
    <w:div w:id="969826134">
      <w:bodyDiv w:val="1"/>
      <w:marLeft w:val="0"/>
      <w:marRight w:val="0"/>
      <w:marTop w:val="0"/>
      <w:marBottom w:val="0"/>
      <w:divBdr>
        <w:top w:val="none" w:sz="0" w:space="0" w:color="auto"/>
        <w:left w:val="none" w:sz="0" w:space="0" w:color="auto"/>
        <w:bottom w:val="none" w:sz="0" w:space="0" w:color="auto"/>
        <w:right w:val="none" w:sz="0" w:space="0" w:color="auto"/>
      </w:divBdr>
    </w:div>
    <w:div w:id="970287607">
      <w:bodyDiv w:val="1"/>
      <w:marLeft w:val="0"/>
      <w:marRight w:val="0"/>
      <w:marTop w:val="0"/>
      <w:marBottom w:val="0"/>
      <w:divBdr>
        <w:top w:val="none" w:sz="0" w:space="0" w:color="auto"/>
        <w:left w:val="none" w:sz="0" w:space="0" w:color="auto"/>
        <w:bottom w:val="none" w:sz="0" w:space="0" w:color="auto"/>
        <w:right w:val="none" w:sz="0" w:space="0" w:color="auto"/>
      </w:divBdr>
    </w:div>
    <w:div w:id="970594547">
      <w:bodyDiv w:val="1"/>
      <w:marLeft w:val="0"/>
      <w:marRight w:val="0"/>
      <w:marTop w:val="0"/>
      <w:marBottom w:val="0"/>
      <w:divBdr>
        <w:top w:val="none" w:sz="0" w:space="0" w:color="auto"/>
        <w:left w:val="none" w:sz="0" w:space="0" w:color="auto"/>
        <w:bottom w:val="none" w:sz="0" w:space="0" w:color="auto"/>
        <w:right w:val="none" w:sz="0" w:space="0" w:color="auto"/>
      </w:divBdr>
    </w:div>
    <w:div w:id="972520381">
      <w:bodyDiv w:val="1"/>
      <w:marLeft w:val="0"/>
      <w:marRight w:val="0"/>
      <w:marTop w:val="0"/>
      <w:marBottom w:val="0"/>
      <w:divBdr>
        <w:top w:val="none" w:sz="0" w:space="0" w:color="auto"/>
        <w:left w:val="none" w:sz="0" w:space="0" w:color="auto"/>
        <w:bottom w:val="none" w:sz="0" w:space="0" w:color="auto"/>
        <w:right w:val="none" w:sz="0" w:space="0" w:color="auto"/>
      </w:divBdr>
    </w:div>
    <w:div w:id="972950329">
      <w:bodyDiv w:val="1"/>
      <w:marLeft w:val="0"/>
      <w:marRight w:val="0"/>
      <w:marTop w:val="0"/>
      <w:marBottom w:val="0"/>
      <w:divBdr>
        <w:top w:val="none" w:sz="0" w:space="0" w:color="auto"/>
        <w:left w:val="none" w:sz="0" w:space="0" w:color="auto"/>
        <w:bottom w:val="none" w:sz="0" w:space="0" w:color="auto"/>
        <w:right w:val="none" w:sz="0" w:space="0" w:color="auto"/>
      </w:divBdr>
    </w:div>
    <w:div w:id="973175859">
      <w:bodyDiv w:val="1"/>
      <w:marLeft w:val="0"/>
      <w:marRight w:val="0"/>
      <w:marTop w:val="0"/>
      <w:marBottom w:val="0"/>
      <w:divBdr>
        <w:top w:val="none" w:sz="0" w:space="0" w:color="auto"/>
        <w:left w:val="none" w:sz="0" w:space="0" w:color="auto"/>
        <w:bottom w:val="none" w:sz="0" w:space="0" w:color="auto"/>
        <w:right w:val="none" w:sz="0" w:space="0" w:color="auto"/>
      </w:divBdr>
    </w:div>
    <w:div w:id="973407235">
      <w:bodyDiv w:val="1"/>
      <w:marLeft w:val="0"/>
      <w:marRight w:val="0"/>
      <w:marTop w:val="0"/>
      <w:marBottom w:val="0"/>
      <w:divBdr>
        <w:top w:val="none" w:sz="0" w:space="0" w:color="auto"/>
        <w:left w:val="none" w:sz="0" w:space="0" w:color="auto"/>
        <w:bottom w:val="none" w:sz="0" w:space="0" w:color="auto"/>
        <w:right w:val="none" w:sz="0" w:space="0" w:color="auto"/>
      </w:divBdr>
    </w:div>
    <w:div w:id="973483728">
      <w:bodyDiv w:val="1"/>
      <w:marLeft w:val="0"/>
      <w:marRight w:val="0"/>
      <w:marTop w:val="0"/>
      <w:marBottom w:val="0"/>
      <w:divBdr>
        <w:top w:val="none" w:sz="0" w:space="0" w:color="auto"/>
        <w:left w:val="none" w:sz="0" w:space="0" w:color="auto"/>
        <w:bottom w:val="none" w:sz="0" w:space="0" w:color="auto"/>
        <w:right w:val="none" w:sz="0" w:space="0" w:color="auto"/>
      </w:divBdr>
    </w:div>
    <w:div w:id="975452044">
      <w:bodyDiv w:val="1"/>
      <w:marLeft w:val="0"/>
      <w:marRight w:val="0"/>
      <w:marTop w:val="0"/>
      <w:marBottom w:val="0"/>
      <w:divBdr>
        <w:top w:val="none" w:sz="0" w:space="0" w:color="auto"/>
        <w:left w:val="none" w:sz="0" w:space="0" w:color="auto"/>
        <w:bottom w:val="none" w:sz="0" w:space="0" w:color="auto"/>
        <w:right w:val="none" w:sz="0" w:space="0" w:color="auto"/>
      </w:divBdr>
    </w:div>
    <w:div w:id="975599334">
      <w:bodyDiv w:val="1"/>
      <w:marLeft w:val="0"/>
      <w:marRight w:val="0"/>
      <w:marTop w:val="0"/>
      <w:marBottom w:val="0"/>
      <w:divBdr>
        <w:top w:val="none" w:sz="0" w:space="0" w:color="auto"/>
        <w:left w:val="none" w:sz="0" w:space="0" w:color="auto"/>
        <w:bottom w:val="none" w:sz="0" w:space="0" w:color="auto"/>
        <w:right w:val="none" w:sz="0" w:space="0" w:color="auto"/>
      </w:divBdr>
    </w:div>
    <w:div w:id="976102306">
      <w:bodyDiv w:val="1"/>
      <w:marLeft w:val="0"/>
      <w:marRight w:val="0"/>
      <w:marTop w:val="0"/>
      <w:marBottom w:val="0"/>
      <w:divBdr>
        <w:top w:val="none" w:sz="0" w:space="0" w:color="auto"/>
        <w:left w:val="none" w:sz="0" w:space="0" w:color="auto"/>
        <w:bottom w:val="none" w:sz="0" w:space="0" w:color="auto"/>
        <w:right w:val="none" w:sz="0" w:space="0" w:color="auto"/>
      </w:divBdr>
    </w:div>
    <w:div w:id="976303143">
      <w:bodyDiv w:val="1"/>
      <w:marLeft w:val="0"/>
      <w:marRight w:val="0"/>
      <w:marTop w:val="0"/>
      <w:marBottom w:val="0"/>
      <w:divBdr>
        <w:top w:val="none" w:sz="0" w:space="0" w:color="auto"/>
        <w:left w:val="none" w:sz="0" w:space="0" w:color="auto"/>
        <w:bottom w:val="none" w:sz="0" w:space="0" w:color="auto"/>
        <w:right w:val="none" w:sz="0" w:space="0" w:color="auto"/>
      </w:divBdr>
    </w:div>
    <w:div w:id="976639851">
      <w:bodyDiv w:val="1"/>
      <w:marLeft w:val="0"/>
      <w:marRight w:val="0"/>
      <w:marTop w:val="0"/>
      <w:marBottom w:val="0"/>
      <w:divBdr>
        <w:top w:val="none" w:sz="0" w:space="0" w:color="auto"/>
        <w:left w:val="none" w:sz="0" w:space="0" w:color="auto"/>
        <w:bottom w:val="none" w:sz="0" w:space="0" w:color="auto"/>
        <w:right w:val="none" w:sz="0" w:space="0" w:color="auto"/>
      </w:divBdr>
      <w:divsChild>
        <w:div w:id="1367681191">
          <w:marLeft w:val="640"/>
          <w:marRight w:val="0"/>
          <w:marTop w:val="0"/>
          <w:marBottom w:val="0"/>
          <w:divBdr>
            <w:top w:val="none" w:sz="0" w:space="0" w:color="auto"/>
            <w:left w:val="none" w:sz="0" w:space="0" w:color="auto"/>
            <w:bottom w:val="none" w:sz="0" w:space="0" w:color="auto"/>
            <w:right w:val="none" w:sz="0" w:space="0" w:color="auto"/>
          </w:divBdr>
        </w:div>
        <w:div w:id="874197626">
          <w:marLeft w:val="640"/>
          <w:marRight w:val="0"/>
          <w:marTop w:val="0"/>
          <w:marBottom w:val="0"/>
          <w:divBdr>
            <w:top w:val="none" w:sz="0" w:space="0" w:color="auto"/>
            <w:left w:val="none" w:sz="0" w:space="0" w:color="auto"/>
            <w:bottom w:val="none" w:sz="0" w:space="0" w:color="auto"/>
            <w:right w:val="none" w:sz="0" w:space="0" w:color="auto"/>
          </w:divBdr>
        </w:div>
        <w:div w:id="326594803">
          <w:marLeft w:val="640"/>
          <w:marRight w:val="0"/>
          <w:marTop w:val="0"/>
          <w:marBottom w:val="0"/>
          <w:divBdr>
            <w:top w:val="none" w:sz="0" w:space="0" w:color="auto"/>
            <w:left w:val="none" w:sz="0" w:space="0" w:color="auto"/>
            <w:bottom w:val="none" w:sz="0" w:space="0" w:color="auto"/>
            <w:right w:val="none" w:sz="0" w:space="0" w:color="auto"/>
          </w:divBdr>
        </w:div>
        <w:div w:id="1155495038">
          <w:marLeft w:val="640"/>
          <w:marRight w:val="0"/>
          <w:marTop w:val="0"/>
          <w:marBottom w:val="0"/>
          <w:divBdr>
            <w:top w:val="none" w:sz="0" w:space="0" w:color="auto"/>
            <w:left w:val="none" w:sz="0" w:space="0" w:color="auto"/>
            <w:bottom w:val="none" w:sz="0" w:space="0" w:color="auto"/>
            <w:right w:val="none" w:sz="0" w:space="0" w:color="auto"/>
          </w:divBdr>
        </w:div>
        <w:div w:id="871770171">
          <w:marLeft w:val="640"/>
          <w:marRight w:val="0"/>
          <w:marTop w:val="0"/>
          <w:marBottom w:val="0"/>
          <w:divBdr>
            <w:top w:val="none" w:sz="0" w:space="0" w:color="auto"/>
            <w:left w:val="none" w:sz="0" w:space="0" w:color="auto"/>
            <w:bottom w:val="none" w:sz="0" w:space="0" w:color="auto"/>
            <w:right w:val="none" w:sz="0" w:space="0" w:color="auto"/>
          </w:divBdr>
        </w:div>
        <w:div w:id="1733507666">
          <w:marLeft w:val="640"/>
          <w:marRight w:val="0"/>
          <w:marTop w:val="0"/>
          <w:marBottom w:val="0"/>
          <w:divBdr>
            <w:top w:val="none" w:sz="0" w:space="0" w:color="auto"/>
            <w:left w:val="none" w:sz="0" w:space="0" w:color="auto"/>
            <w:bottom w:val="none" w:sz="0" w:space="0" w:color="auto"/>
            <w:right w:val="none" w:sz="0" w:space="0" w:color="auto"/>
          </w:divBdr>
        </w:div>
        <w:div w:id="1787967476">
          <w:marLeft w:val="640"/>
          <w:marRight w:val="0"/>
          <w:marTop w:val="0"/>
          <w:marBottom w:val="0"/>
          <w:divBdr>
            <w:top w:val="none" w:sz="0" w:space="0" w:color="auto"/>
            <w:left w:val="none" w:sz="0" w:space="0" w:color="auto"/>
            <w:bottom w:val="none" w:sz="0" w:space="0" w:color="auto"/>
            <w:right w:val="none" w:sz="0" w:space="0" w:color="auto"/>
          </w:divBdr>
        </w:div>
        <w:div w:id="800850468">
          <w:marLeft w:val="640"/>
          <w:marRight w:val="0"/>
          <w:marTop w:val="0"/>
          <w:marBottom w:val="0"/>
          <w:divBdr>
            <w:top w:val="none" w:sz="0" w:space="0" w:color="auto"/>
            <w:left w:val="none" w:sz="0" w:space="0" w:color="auto"/>
            <w:bottom w:val="none" w:sz="0" w:space="0" w:color="auto"/>
            <w:right w:val="none" w:sz="0" w:space="0" w:color="auto"/>
          </w:divBdr>
        </w:div>
        <w:div w:id="826170058">
          <w:marLeft w:val="640"/>
          <w:marRight w:val="0"/>
          <w:marTop w:val="0"/>
          <w:marBottom w:val="0"/>
          <w:divBdr>
            <w:top w:val="none" w:sz="0" w:space="0" w:color="auto"/>
            <w:left w:val="none" w:sz="0" w:space="0" w:color="auto"/>
            <w:bottom w:val="none" w:sz="0" w:space="0" w:color="auto"/>
            <w:right w:val="none" w:sz="0" w:space="0" w:color="auto"/>
          </w:divBdr>
        </w:div>
        <w:div w:id="192111868">
          <w:marLeft w:val="640"/>
          <w:marRight w:val="0"/>
          <w:marTop w:val="0"/>
          <w:marBottom w:val="0"/>
          <w:divBdr>
            <w:top w:val="none" w:sz="0" w:space="0" w:color="auto"/>
            <w:left w:val="none" w:sz="0" w:space="0" w:color="auto"/>
            <w:bottom w:val="none" w:sz="0" w:space="0" w:color="auto"/>
            <w:right w:val="none" w:sz="0" w:space="0" w:color="auto"/>
          </w:divBdr>
        </w:div>
        <w:div w:id="1338340051">
          <w:marLeft w:val="640"/>
          <w:marRight w:val="0"/>
          <w:marTop w:val="0"/>
          <w:marBottom w:val="0"/>
          <w:divBdr>
            <w:top w:val="none" w:sz="0" w:space="0" w:color="auto"/>
            <w:left w:val="none" w:sz="0" w:space="0" w:color="auto"/>
            <w:bottom w:val="none" w:sz="0" w:space="0" w:color="auto"/>
            <w:right w:val="none" w:sz="0" w:space="0" w:color="auto"/>
          </w:divBdr>
        </w:div>
        <w:div w:id="583417801">
          <w:marLeft w:val="640"/>
          <w:marRight w:val="0"/>
          <w:marTop w:val="0"/>
          <w:marBottom w:val="0"/>
          <w:divBdr>
            <w:top w:val="none" w:sz="0" w:space="0" w:color="auto"/>
            <w:left w:val="none" w:sz="0" w:space="0" w:color="auto"/>
            <w:bottom w:val="none" w:sz="0" w:space="0" w:color="auto"/>
            <w:right w:val="none" w:sz="0" w:space="0" w:color="auto"/>
          </w:divBdr>
        </w:div>
        <w:div w:id="657655230">
          <w:marLeft w:val="640"/>
          <w:marRight w:val="0"/>
          <w:marTop w:val="0"/>
          <w:marBottom w:val="0"/>
          <w:divBdr>
            <w:top w:val="none" w:sz="0" w:space="0" w:color="auto"/>
            <w:left w:val="none" w:sz="0" w:space="0" w:color="auto"/>
            <w:bottom w:val="none" w:sz="0" w:space="0" w:color="auto"/>
            <w:right w:val="none" w:sz="0" w:space="0" w:color="auto"/>
          </w:divBdr>
        </w:div>
        <w:div w:id="1219435528">
          <w:marLeft w:val="640"/>
          <w:marRight w:val="0"/>
          <w:marTop w:val="0"/>
          <w:marBottom w:val="0"/>
          <w:divBdr>
            <w:top w:val="none" w:sz="0" w:space="0" w:color="auto"/>
            <w:left w:val="none" w:sz="0" w:space="0" w:color="auto"/>
            <w:bottom w:val="none" w:sz="0" w:space="0" w:color="auto"/>
            <w:right w:val="none" w:sz="0" w:space="0" w:color="auto"/>
          </w:divBdr>
        </w:div>
        <w:div w:id="1955207051">
          <w:marLeft w:val="640"/>
          <w:marRight w:val="0"/>
          <w:marTop w:val="0"/>
          <w:marBottom w:val="0"/>
          <w:divBdr>
            <w:top w:val="none" w:sz="0" w:space="0" w:color="auto"/>
            <w:left w:val="none" w:sz="0" w:space="0" w:color="auto"/>
            <w:bottom w:val="none" w:sz="0" w:space="0" w:color="auto"/>
            <w:right w:val="none" w:sz="0" w:space="0" w:color="auto"/>
          </w:divBdr>
        </w:div>
        <w:div w:id="953095115">
          <w:marLeft w:val="640"/>
          <w:marRight w:val="0"/>
          <w:marTop w:val="0"/>
          <w:marBottom w:val="0"/>
          <w:divBdr>
            <w:top w:val="none" w:sz="0" w:space="0" w:color="auto"/>
            <w:left w:val="none" w:sz="0" w:space="0" w:color="auto"/>
            <w:bottom w:val="none" w:sz="0" w:space="0" w:color="auto"/>
            <w:right w:val="none" w:sz="0" w:space="0" w:color="auto"/>
          </w:divBdr>
        </w:div>
        <w:div w:id="1596478059">
          <w:marLeft w:val="640"/>
          <w:marRight w:val="0"/>
          <w:marTop w:val="0"/>
          <w:marBottom w:val="0"/>
          <w:divBdr>
            <w:top w:val="none" w:sz="0" w:space="0" w:color="auto"/>
            <w:left w:val="none" w:sz="0" w:space="0" w:color="auto"/>
            <w:bottom w:val="none" w:sz="0" w:space="0" w:color="auto"/>
            <w:right w:val="none" w:sz="0" w:space="0" w:color="auto"/>
          </w:divBdr>
        </w:div>
        <w:div w:id="2147382519">
          <w:marLeft w:val="640"/>
          <w:marRight w:val="0"/>
          <w:marTop w:val="0"/>
          <w:marBottom w:val="0"/>
          <w:divBdr>
            <w:top w:val="none" w:sz="0" w:space="0" w:color="auto"/>
            <w:left w:val="none" w:sz="0" w:space="0" w:color="auto"/>
            <w:bottom w:val="none" w:sz="0" w:space="0" w:color="auto"/>
            <w:right w:val="none" w:sz="0" w:space="0" w:color="auto"/>
          </w:divBdr>
        </w:div>
        <w:div w:id="1390687491">
          <w:marLeft w:val="640"/>
          <w:marRight w:val="0"/>
          <w:marTop w:val="0"/>
          <w:marBottom w:val="0"/>
          <w:divBdr>
            <w:top w:val="none" w:sz="0" w:space="0" w:color="auto"/>
            <w:left w:val="none" w:sz="0" w:space="0" w:color="auto"/>
            <w:bottom w:val="none" w:sz="0" w:space="0" w:color="auto"/>
            <w:right w:val="none" w:sz="0" w:space="0" w:color="auto"/>
          </w:divBdr>
        </w:div>
        <w:div w:id="965937212">
          <w:marLeft w:val="640"/>
          <w:marRight w:val="0"/>
          <w:marTop w:val="0"/>
          <w:marBottom w:val="0"/>
          <w:divBdr>
            <w:top w:val="none" w:sz="0" w:space="0" w:color="auto"/>
            <w:left w:val="none" w:sz="0" w:space="0" w:color="auto"/>
            <w:bottom w:val="none" w:sz="0" w:space="0" w:color="auto"/>
            <w:right w:val="none" w:sz="0" w:space="0" w:color="auto"/>
          </w:divBdr>
        </w:div>
        <w:div w:id="1687560046">
          <w:marLeft w:val="640"/>
          <w:marRight w:val="0"/>
          <w:marTop w:val="0"/>
          <w:marBottom w:val="0"/>
          <w:divBdr>
            <w:top w:val="none" w:sz="0" w:space="0" w:color="auto"/>
            <w:left w:val="none" w:sz="0" w:space="0" w:color="auto"/>
            <w:bottom w:val="none" w:sz="0" w:space="0" w:color="auto"/>
            <w:right w:val="none" w:sz="0" w:space="0" w:color="auto"/>
          </w:divBdr>
        </w:div>
        <w:div w:id="1599941439">
          <w:marLeft w:val="640"/>
          <w:marRight w:val="0"/>
          <w:marTop w:val="0"/>
          <w:marBottom w:val="0"/>
          <w:divBdr>
            <w:top w:val="none" w:sz="0" w:space="0" w:color="auto"/>
            <w:left w:val="none" w:sz="0" w:space="0" w:color="auto"/>
            <w:bottom w:val="none" w:sz="0" w:space="0" w:color="auto"/>
            <w:right w:val="none" w:sz="0" w:space="0" w:color="auto"/>
          </w:divBdr>
        </w:div>
        <w:div w:id="592326640">
          <w:marLeft w:val="640"/>
          <w:marRight w:val="0"/>
          <w:marTop w:val="0"/>
          <w:marBottom w:val="0"/>
          <w:divBdr>
            <w:top w:val="none" w:sz="0" w:space="0" w:color="auto"/>
            <w:left w:val="none" w:sz="0" w:space="0" w:color="auto"/>
            <w:bottom w:val="none" w:sz="0" w:space="0" w:color="auto"/>
            <w:right w:val="none" w:sz="0" w:space="0" w:color="auto"/>
          </w:divBdr>
        </w:div>
        <w:div w:id="646204614">
          <w:marLeft w:val="640"/>
          <w:marRight w:val="0"/>
          <w:marTop w:val="0"/>
          <w:marBottom w:val="0"/>
          <w:divBdr>
            <w:top w:val="none" w:sz="0" w:space="0" w:color="auto"/>
            <w:left w:val="none" w:sz="0" w:space="0" w:color="auto"/>
            <w:bottom w:val="none" w:sz="0" w:space="0" w:color="auto"/>
            <w:right w:val="none" w:sz="0" w:space="0" w:color="auto"/>
          </w:divBdr>
        </w:div>
        <w:div w:id="2038964560">
          <w:marLeft w:val="640"/>
          <w:marRight w:val="0"/>
          <w:marTop w:val="0"/>
          <w:marBottom w:val="0"/>
          <w:divBdr>
            <w:top w:val="none" w:sz="0" w:space="0" w:color="auto"/>
            <w:left w:val="none" w:sz="0" w:space="0" w:color="auto"/>
            <w:bottom w:val="none" w:sz="0" w:space="0" w:color="auto"/>
            <w:right w:val="none" w:sz="0" w:space="0" w:color="auto"/>
          </w:divBdr>
        </w:div>
        <w:div w:id="137919365">
          <w:marLeft w:val="640"/>
          <w:marRight w:val="0"/>
          <w:marTop w:val="0"/>
          <w:marBottom w:val="0"/>
          <w:divBdr>
            <w:top w:val="none" w:sz="0" w:space="0" w:color="auto"/>
            <w:left w:val="none" w:sz="0" w:space="0" w:color="auto"/>
            <w:bottom w:val="none" w:sz="0" w:space="0" w:color="auto"/>
            <w:right w:val="none" w:sz="0" w:space="0" w:color="auto"/>
          </w:divBdr>
        </w:div>
        <w:div w:id="1085951770">
          <w:marLeft w:val="640"/>
          <w:marRight w:val="0"/>
          <w:marTop w:val="0"/>
          <w:marBottom w:val="0"/>
          <w:divBdr>
            <w:top w:val="none" w:sz="0" w:space="0" w:color="auto"/>
            <w:left w:val="none" w:sz="0" w:space="0" w:color="auto"/>
            <w:bottom w:val="none" w:sz="0" w:space="0" w:color="auto"/>
            <w:right w:val="none" w:sz="0" w:space="0" w:color="auto"/>
          </w:divBdr>
        </w:div>
        <w:div w:id="742798068">
          <w:marLeft w:val="640"/>
          <w:marRight w:val="0"/>
          <w:marTop w:val="0"/>
          <w:marBottom w:val="0"/>
          <w:divBdr>
            <w:top w:val="none" w:sz="0" w:space="0" w:color="auto"/>
            <w:left w:val="none" w:sz="0" w:space="0" w:color="auto"/>
            <w:bottom w:val="none" w:sz="0" w:space="0" w:color="auto"/>
            <w:right w:val="none" w:sz="0" w:space="0" w:color="auto"/>
          </w:divBdr>
        </w:div>
        <w:div w:id="1104421908">
          <w:marLeft w:val="640"/>
          <w:marRight w:val="0"/>
          <w:marTop w:val="0"/>
          <w:marBottom w:val="0"/>
          <w:divBdr>
            <w:top w:val="none" w:sz="0" w:space="0" w:color="auto"/>
            <w:left w:val="none" w:sz="0" w:space="0" w:color="auto"/>
            <w:bottom w:val="none" w:sz="0" w:space="0" w:color="auto"/>
            <w:right w:val="none" w:sz="0" w:space="0" w:color="auto"/>
          </w:divBdr>
        </w:div>
        <w:div w:id="885719075">
          <w:marLeft w:val="640"/>
          <w:marRight w:val="0"/>
          <w:marTop w:val="0"/>
          <w:marBottom w:val="0"/>
          <w:divBdr>
            <w:top w:val="none" w:sz="0" w:space="0" w:color="auto"/>
            <w:left w:val="none" w:sz="0" w:space="0" w:color="auto"/>
            <w:bottom w:val="none" w:sz="0" w:space="0" w:color="auto"/>
            <w:right w:val="none" w:sz="0" w:space="0" w:color="auto"/>
          </w:divBdr>
        </w:div>
        <w:div w:id="1073239214">
          <w:marLeft w:val="640"/>
          <w:marRight w:val="0"/>
          <w:marTop w:val="0"/>
          <w:marBottom w:val="0"/>
          <w:divBdr>
            <w:top w:val="none" w:sz="0" w:space="0" w:color="auto"/>
            <w:left w:val="none" w:sz="0" w:space="0" w:color="auto"/>
            <w:bottom w:val="none" w:sz="0" w:space="0" w:color="auto"/>
            <w:right w:val="none" w:sz="0" w:space="0" w:color="auto"/>
          </w:divBdr>
        </w:div>
      </w:divsChild>
    </w:div>
    <w:div w:id="976955514">
      <w:bodyDiv w:val="1"/>
      <w:marLeft w:val="0"/>
      <w:marRight w:val="0"/>
      <w:marTop w:val="0"/>
      <w:marBottom w:val="0"/>
      <w:divBdr>
        <w:top w:val="none" w:sz="0" w:space="0" w:color="auto"/>
        <w:left w:val="none" w:sz="0" w:space="0" w:color="auto"/>
        <w:bottom w:val="none" w:sz="0" w:space="0" w:color="auto"/>
        <w:right w:val="none" w:sz="0" w:space="0" w:color="auto"/>
      </w:divBdr>
    </w:div>
    <w:div w:id="976959451">
      <w:bodyDiv w:val="1"/>
      <w:marLeft w:val="0"/>
      <w:marRight w:val="0"/>
      <w:marTop w:val="0"/>
      <w:marBottom w:val="0"/>
      <w:divBdr>
        <w:top w:val="none" w:sz="0" w:space="0" w:color="auto"/>
        <w:left w:val="none" w:sz="0" w:space="0" w:color="auto"/>
        <w:bottom w:val="none" w:sz="0" w:space="0" w:color="auto"/>
        <w:right w:val="none" w:sz="0" w:space="0" w:color="auto"/>
      </w:divBdr>
    </w:div>
    <w:div w:id="977615856">
      <w:bodyDiv w:val="1"/>
      <w:marLeft w:val="0"/>
      <w:marRight w:val="0"/>
      <w:marTop w:val="0"/>
      <w:marBottom w:val="0"/>
      <w:divBdr>
        <w:top w:val="none" w:sz="0" w:space="0" w:color="auto"/>
        <w:left w:val="none" w:sz="0" w:space="0" w:color="auto"/>
        <w:bottom w:val="none" w:sz="0" w:space="0" w:color="auto"/>
        <w:right w:val="none" w:sz="0" w:space="0" w:color="auto"/>
      </w:divBdr>
    </w:div>
    <w:div w:id="977953985">
      <w:bodyDiv w:val="1"/>
      <w:marLeft w:val="0"/>
      <w:marRight w:val="0"/>
      <w:marTop w:val="0"/>
      <w:marBottom w:val="0"/>
      <w:divBdr>
        <w:top w:val="none" w:sz="0" w:space="0" w:color="auto"/>
        <w:left w:val="none" w:sz="0" w:space="0" w:color="auto"/>
        <w:bottom w:val="none" w:sz="0" w:space="0" w:color="auto"/>
        <w:right w:val="none" w:sz="0" w:space="0" w:color="auto"/>
      </w:divBdr>
    </w:div>
    <w:div w:id="978073377">
      <w:bodyDiv w:val="1"/>
      <w:marLeft w:val="0"/>
      <w:marRight w:val="0"/>
      <w:marTop w:val="0"/>
      <w:marBottom w:val="0"/>
      <w:divBdr>
        <w:top w:val="none" w:sz="0" w:space="0" w:color="auto"/>
        <w:left w:val="none" w:sz="0" w:space="0" w:color="auto"/>
        <w:bottom w:val="none" w:sz="0" w:space="0" w:color="auto"/>
        <w:right w:val="none" w:sz="0" w:space="0" w:color="auto"/>
      </w:divBdr>
    </w:div>
    <w:div w:id="979189349">
      <w:bodyDiv w:val="1"/>
      <w:marLeft w:val="0"/>
      <w:marRight w:val="0"/>
      <w:marTop w:val="0"/>
      <w:marBottom w:val="0"/>
      <w:divBdr>
        <w:top w:val="none" w:sz="0" w:space="0" w:color="auto"/>
        <w:left w:val="none" w:sz="0" w:space="0" w:color="auto"/>
        <w:bottom w:val="none" w:sz="0" w:space="0" w:color="auto"/>
        <w:right w:val="none" w:sz="0" w:space="0" w:color="auto"/>
      </w:divBdr>
    </w:div>
    <w:div w:id="979647784">
      <w:bodyDiv w:val="1"/>
      <w:marLeft w:val="0"/>
      <w:marRight w:val="0"/>
      <w:marTop w:val="0"/>
      <w:marBottom w:val="0"/>
      <w:divBdr>
        <w:top w:val="none" w:sz="0" w:space="0" w:color="auto"/>
        <w:left w:val="none" w:sz="0" w:space="0" w:color="auto"/>
        <w:bottom w:val="none" w:sz="0" w:space="0" w:color="auto"/>
        <w:right w:val="none" w:sz="0" w:space="0" w:color="auto"/>
      </w:divBdr>
    </w:div>
    <w:div w:id="979850235">
      <w:bodyDiv w:val="1"/>
      <w:marLeft w:val="0"/>
      <w:marRight w:val="0"/>
      <w:marTop w:val="0"/>
      <w:marBottom w:val="0"/>
      <w:divBdr>
        <w:top w:val="none" w:sz="0" w:space="0" w:color="auto"/>
        <w:left w:val="none" w:sz="0" w:space="0" w:color="auto"/>
        <w:bottom w:val="none" w:sz="0" w:space="0" w:color="auto"/>
        <w:right w:val="none" w:sz="0" w:space="0" w:color="auto"/>
      </w:divBdr>
    </w:div>
    <w:div w:id="980188817">
      <w:bodyDiv w:val="1"/>
      <w:marLeft w:val="0"/>
      <w:marRight w:val="0"/>
      <w:marTop w:val="0"/>
      <w:marBottom w:val="0"/>
      <w:divBdr>
        <w:top w:val="none" w:sz="0" w:space="0" w:color="auto"/>
        <w:left w:val="none" w:sz="0" w:space="0" w:color="auto"/>
        <w:bottom w:val="none" w:sz="0" w:space="0" w:color="auto"/>
        <w:right w:val="none" w:sz="0" w:space="0" w:color="auto"/>
      </w:divBdr>
    </w:div>
    <w:div w:id="980500924">
      <w:bodyDiv w:val="1"/>
      <w:marLeft w:val="0"/>
      <w:marRight w:val="0"/>
      <w:marTop w:val="0"/>
      <w:marBottom w:val="0"/>
      <w:divBdr>
        <w:top w:val="none" w:sz="0" w:space="0" w:color="auto"/>
        <w:left w:val="none" w:sz="0" w:space="0" w:color="auto"/>
        <w:bottom w:val="none" w:sz="0" w:space="0" w:color="auto"/>
        <w:right w:val="none" w:sz="0" w:space="0" w:color="auto"/>
      </w:divBdr>
    </w:div>
    <w:div w:id="981470190">
      <w:bodyDiv w:val="1"/>
      <w:marLeft w:val="0"/>
      <w:marRight w:val="0"/>
      <w:marTop w:val="0"/>
      <w:marBottom w:val="0"/>
      <w:divBdr>
        <w:top w:val="none" w:sz="0" w:space="0" w:color="auto"/>
        <w:left w:val="none" w:sz="0" w:space="0" w:color="auto"/>
        <w:bottom w:val="none" w:sz="0" w:space="0" w:color="auto"/>
        <w:right w:val="none" w:sz="0" w:space="0" w:color="auto"/>
      </w:divBdr>
    </w:div>
    <w:div w:id="981889698">
      <w:bodyDiv w:val="1"/>
      <w:marLeft w:val="0"/>
      <w:marRight w:val="0"/>
      <w:marTop w:val="0"/>
      <w:marBottom w:val="0"/>
      <w:divBdr>
        <w:top w:val="none" w:sz="0" w:space="0" w:color="auto"/>
        <w:left w:val="none" w:sz="0" w:space="0" w:color="auto"/>
        <w:bottom w:val="none" w:sz="0" w:space="0" w:color="auto"/>
        <w:right w:val="none" w:sz="0" w:space="0" w:color="auto"/>
      </w:divBdr>
    </w:div>
    <w:div w:id="982084609">
      <w:bodyDiv w:val="1"/>
      <w:marLeft w:val="0"/>
      <w:marRight w:val="0"/>
      <w:marTop w:val="0"/>
      <w:marBottom w:val="0"/>
      <w:divBdr>
        <w:top w:val="none" w:sz="0" w:space="0" w:color="auto"/>
        <w:left w:val="none" w:sz="0" w:space="0" w:color="auto"/>
        <w:bottom w:val="none" w:sz="0" w:space="0" w:color="auto"/>
        <w:right w:val="none" w:sz="0" w:space="0" w:color="auto"/>
      </w:divBdr>
    </w:div>
    <w:div w:id="982152366">
      <w:bodyDiv w:val="1"/>
      <w:marLeft w:val="0"/>
      <w:marRight w:val="0"/>
      <w:marTop w:val="0"/>
      <w:marBottom w:val="0"/>
      <w:divBdr>
        <w:top w:val="none" w:sz="0" w:space="0" w:color="auto"/>
        <w:left w:val="none" w:sz="0" w:space="0" w:color="auto"/>
        <w:bottom w:val="none" w:sz="0" w:space="0" w:color="auto"/>
        <w:right w:val="none" w:sz="0" w:space="0" w:color="auto"/>
      </w:divBdr>
    </w:div>
    <w:div w:id="982269244">
      <w:bodyDiv w:val="1"/>
      <w:marLeft w:val="0"/>
      <w:marRight w:val="0"/>
      <w:marTop w:val="0"/>
      <w:marBottom w:val="0"/>
      <w:divBdr>
        <w:top w:val="none" w:sz="0" w:space="0" w:color="auto"/>
        <w:left w:val="none" w:sz="0" w:space="0" w:color="auto"/>
        <w:bottom w:val="none" w:sz="0" w:space="0" w:color="auto"/>
        <w:right w:val="none" w:sz="0" w:space="0" w:color="auto"/>
      </w:divBdr>
    </w:div>
    <w:div w:id="982612812">
      <w:bodyDiv w:val="1"/>
      <w:marLeft w:val="0"/>
      <w:marRight w:val="0"/>
      <w:marTop w:val="0"/>
      <w:marBottom w:val="0"/>
      <w:divBdr>
        <w:top w:val="none" w:sz="0" w:space="0" w:color="auto"/>
        <w:left w:val="none" w:sz="0" w:space="0" w:color="auto"/>
        <w:bottom w:val="none" w:sz="0" w:space="0" w:color="auto"/>
        <w:right w:val="none" w:sz="0" w:space="0" w:color="auto"/>
      </w:divBdr>
    </w:div>
    <w:div w:id="982613632">
      <w:bodyDiv w:val="1"/>
      <w:marLeft w:val="0"/>
      <w:marRight w:val="0"/>
      <w:marTop w:val="0"/>
      <w:marBottom w:val="0"/>
      <w:divBdr>
        <w:top w:val="none" w:sz="0" w:space="0" w:color="auto"/>
        <w:left w:val="none" w:sz="0" w:space="0" w:color="auto"/>
        <w:bottom w:val="none" w:sz="0" w:space="0" w:color="auto"/>
        <w:right w:val="none" w:sz="0" w:space="0" w:color="auto"/>
      </w:divBdr>
    </w:div>
    <w:div w:id="982657159">
      <w:bodyDiv w:val="1"/>
      <w:marLeft w:val="0"/>
      <w:marRight w:val="0"/>
      <w:marTop w:val="0"/>
      <w:marBottom w:val="0"/>
      <w:divBdr>
        <w:top w:val="none" w:sz="0" w:space="0" w:color="auto"/>
        <w:left w:val="none" w:sz="0" w:space="0" w:color="auto"/>
        <w:bottom w:val="none" w:sz="0" w:space="0" w:color="auto"/>
        <w:right w:val="none" w:sz="0" w:space="0" w:color="auto"/>
      </w:divBdr>
    </w:div>
    <w:div w:id="983124077">
      <w:bodyDiv w:val="1"/>
      <w:marLeft w:val="0"/>
      <w:marRight w:val="0"/>
      <w:marTop w:val="0"/>
      <w:marBottom w:val="0"/>
      <w:divBdr>
        <w:top w:val="none" w:sz="0" w:space="0" w:color="auto"/>
        <w:left w:val="none" w:sz="0" w:space="0" w:color="auto"/>
        <w:bottom w:val="none" w:sz="0" w:space="0" w:color="auto"/>
        <w:right w:val="none" w:sz="0" w:space="0" w:color="auto"/>
      </w:divBdr>
    </w:div>
    <w:div w:id="983244504">
      <w:bodyDiv w:val="1"/>
      <w:marLeft w:val="0"/>
      <w:marRight w:val="0"/>
      <w:marTop w:val="0"/>
      <w:marBottom w:val="0"/>
      <w:divBdr>
        <w:top w:val="none" w:sz="0" w:space="0" w:color="auto"/>
        <w:left w:val="none" w:sz="0" w:space="0" w:color="auto"/>
        <w:bottom w:val="none" w:sz="0" w:space="0" w:color="auto"/>
        <w:right w:val="none" w:sz="0" w:space="0" w:color="auto"/>
      </w:divBdr>
      <w:divsChild>
        <w:div w:id="1166096900">
          <w:marLeft w:val="640"/>
          <w:marRight w:val="0"/>
          <w:marTop w:val="0"/>
          <w:marBottom w:val="0"/>
          <w:divBdr>
            <w:top w:val="none" w:sz="0" w:space="0" w:color="auto"/>
            <w:left w:val="none" w:sz="0" w:space="0" w:color="auto"/>
            <w:bottom w:val="none" w:sz="0" w:space="0" w:color="auto"/>
            <w:right w:val="none" w:sz="0" w:space="0" w:color="auto"/>
          </w:divBdr>
        </w:div>
        <w:div w:id="1455907144">
          <w:marLeft w:val="640"/>
          <w:marRight w:val="0"/>
          <w:marTop w:val="0"/>
          <w:marBottom w:val="0"/>
          <w:divBdr>
            <w:top w:val="none" w:sz="0" w:space="0" w:color="auto"/>
            <w:left w:val="none" w:sz="0" w:space="0" w:color="auto"/>
            <w:bottom w:val="none" w:sz="0" w:space="0" w:color="auto"/>
            <w:right w:val="none" w:sz="0" w:space="0" w:color="auto"/>
          </w:divBdr>
        </w:div>
        <w:div w:id="535048475">
          <w:marLeft w:val="640"/>
          <w:marRight w:val="0"/>
          <w:marTop w:val="0"/>
          <w:marBottom w:val="0"/>
          <w:divBdr>
            <w:top w:val="none" w:sz="0" w:space="0" w:color="auto"/>
            <w:left w:val="none" w:sz="0" w:space="0" w:color="auto"/>
            <w:bottom w:val="none" w:sz="0" w:space="0" w:color="auto"/>
            <w:right w:val="none" w:sz="0" w:space="0" w:color="auto"/>
          </w:divBdr>
        </w:div>
        <w:div w:id="1127973">
          <w:marLeft w:val="640"/>
          <w:marRight w:val="0"/>
          <w:marTop w:val="0"/>
          <w:marBottom w:val="0"/>
          <w:divBdr>
            <w:top w:val="none" w:sz="0" w:space="0" w:color="auto"/>
            <w:left w:val="none" w:sz="0" w:space="0" w:color="auto"/>
            <w:bottom w:val="none" w:sz="0" w:space="0" w:color="auto"/>
            <w:right w:val="none" w:sz="0" w:space="0" w:color="auto"/>
          </w:divBdr>
        </w:div>
        <w:div w:id="1120958889">
          <w:marLeft w:val="640"/>
          <w:marRight w:val="0"/>
          <w:marTop w:val="0"/>
          <w:marBottom w:val="0"/>
          <w:divBdr>
            <w:top w:val="none" w:sz="0" w:space="0" w:color="auto"/>
            <w:left w:val="none" w:sz="0" w:space="0" w:color="auto"/>
            <w:bottom w:val="none" w:sz="0" w:space="0" w:color="auto"/>
            <w:right w:val="none" w:sz="0" w:space="0" w:color="auto"/>
          </w:divBdr>
        </w:div>
        <w:div w:id="21321521">
          <w:marLeft w:val="640"/>
          <w:marRight w:val="0"/>
          <w:marTop w:val="0"/>
          <w:marBottom w:val="0"/>
          <w:divBdr>
            <w:top w:val="none" w:sz="0" w:space="0" w:color="auto"/>
            <w:left w:val="none" w:sz="0" w:space="0" w:color="auto"/>
            <w:bottom w:val="none" w:sz="0" w:space="0" w:color="auto"/>
            <w:right w:val="none" w:sz="0" w:space="0" w:color="auto"/>
          </w:divBdr>
        </w:div>
        <w:div w:id="88042251">
          <w:marLeft w:val="640"/>
          <w:marRight w:val="0"/>
          <w:marTop w:val="0"/>
          <w:marBottom w:val="0"/>
          <w:divBdr>
            <w:top w:val="none" w:sz="0" w:space="0" w:color="auto"/>
            <w:left w:val="none" w:sz="0" w:space="0" w:color="auto"/>
            <w:bottom w:val="none" w:sz="0" w:space="0" w:color="auto"/>
            <w:right w:val="none" w:sz="0" w:space="0" w:color="auto"/>
          </w:divBdr>
        </w:div>
        <w:div w:id="547763193">
          <w:marLeft w:val="640"/>
          <w:marRight w:val="0"/>
          <w:marTop w:val="0"/>
          <w:marBottom w:val="0"/>
          <w:divBdr>
            <w:top w:val="none" w:sz="0" w:space="0" w:color="auto"/>
            <w:left w:val="none" w:sz="0" w:space="0" w:color="auto"/>
            <w:bottom w:val="none" w:sz="0" w:space="0" w:color="auto"/>
            <w:right w:val="none" w:sz="0" w:space="0" w:color="auto"/>
          </w:divBdr>
        </w:div>
        <w:div w:id="1568614659">
          <w:marLeft w:val="640"/>
          <w:marRight w:val="0"/>
          <w:marTop w:val="0"/>
          <w:marBottom w:val="0"/>
          <w:divBdr>
            <w:top w:val="none" w:sz="0" w:space="0" w:color="auto"/>
            <w:left w:val="none" w:sz="0" w:space="0" w:color="auto"/>
            <w:bottom w:val="none" w:sz="0" w:space="0" w:color="auto"/>
            <w:right w:val="none" w:sz="0" w:space="0" w:color="auto"/>
          </w:divBdr>
        </w:div>
        <w:div w:id="1854567128">
          <w:marLeft w:val="640"/>
          <w:marRight w:val="0"/>
          <w:marTop w:val="0"/>
          <w:marBottom w:val="0"/>
          <w:divBdr>
            <w:top w:val="none" w:sz="0" w:space="0" w:color="auto"/>
            <w:left w:val="none" w:sz="0" w:space="0" w:color="auto"/>
            <w:bottom w:val="none" w:sz="0" w:space="0" w:color="auto"/>
            <w:right w:val="none" w:sz="0" w:space="0" w:color="auto"/>
          </w:divBdr>
        </w:div>
        <w:div w:id="1757238769">
          <w:marLeft w:val="640"/>
          <w:marRight w:val="0"/>
          <w:marTop w:val="0"/>
          <w:marBottom w:val="0"/>
          <w:divBdr>
            <w:top w:val="none" w:sz="0" w:space="0" w:color="auto"/>
            <w:left w:val="none" w:sz="0" w:space="0" w:color="auto"/>
            <w:bottom w:val="none" w:sz="0" w:space="0" w:color="auto"/>
            <w:right w:val="none" w:sz="0" w:space="0" w:color="auto"/>
          </w:divBdr>
        </w:div>
        <w:div w:id="740493626">
          <w:marLeft w:val="640"/>
          <w:marRight w:val="0"/>
          <w:marTop w:val="0"/>
          <w:marBottom w:val="0"/>
          <w:divBdr>
            <w:top w:val="none" w:sz="0" w:space="0" w:color="auto"/>
            <w:left w:val="none" w:sz="0" w:space="0" w:color="auto"/>
            <w:bottom w:val="none" w:sz="0" w:space="0" w:color="auto"/>
            <w:right w:val="none" w:sz="0" w:space="0" w:color="auto"/>
          </w:divBdr>
        </w:div>
        <w:div w:id="174535253">
          <w:marLeft w:val="640"/>
          <w:marRight w:val="0"/>
          <w:marTop w:val="0"/>
          <w:marBottom w:val="0"/>
          <w:divBdr>
            <w:top w:val="none" w:sz="0" w:space="0" w:color="auto"/>
            <w:left w:val="none" w:sz="0" w:space="0" w:color="auto"/>
            <w:bottom w:val="none" w:sz="0" w:space="0" w:color="auto"/>
            <w:right w:val="none" w:sz="0" w:space="0" w:color="auto"/>
          </w:divBdr>
        </w:div>
        <w:div w:id="152069486">
          <w:marLeft w:val="640"/>
          <w:marRight w:val="0"/>
          <w:marTop w:val="0"/>
          <w:marBottom w:val="0"/>
          <w:divBdr>
            <w:top w:val="none" w:sz="0" w:space="0" w:color="auto"/>
            <w:left w:val="none" w:sz="0" w:space="0" w:color="auto"/>
            <w:bottom w:val="none" w:sz="0" w:space="0" w:color="auto"/>
            <w:right w:val="none" w:sz="0" w:space="0" w:color="auto"/>
          </w:divBdr>
        </w:div>
        <w:div w:id="1465658303">
          <w:marLeft w:val="640"/>
          <w:marRight w:val="0"/>
          <w:marTop w:val="0"/>
          <w:marBottom w:val="0"/>
          <w:divBdr>
            <w:top w:val="none" w:sz="0" w:space="0" w:color="auto"/>
            <w:left w:val="none" w:sz="0" w:space="0" w:color="auto"/>
            <w:bottom w:val="none" w:sz="0" w:space="0" w:color="auto"/>
            <w:right w:val="none" w:sz="0" w:space="0" w:color="auto"/>
          </w:divBdr>
        </w:div>
        <w:div w:id="1378433600">
          <w:marLeft w:val="640"/>
          <w:marRight w:val="0"/>
          <w:marTop w:val="0"/>
          <w:marBottom w:val="0"/>
          <w:divBdr>
            <w:top w:val="none" w:sz="0" w:space="0" w:color="auto"/>
            <w:left w:val="none" w:sz="0" w:space="0" w:color="auto"/>
            <w:bottom w:val="none" w:sz="0" w:space="0" w:color="auto"/>
            <w:right w:val="none" w:sz="0" w:space="0" w:color="auto"/>
          </w:divBdr>
        </w:div>
        <w:div w:id="1367172225">
          <w:marLeft w:val="640"/>
          <w:marRight w:val="0"/>
          <w:marTop w:val="0"/>
          <w:marBottom w:val="0"/>
          <w:divBdr>
            <w:top w:val="none" w:sz="0" w:space="0" w:color="auto"/>
            <w:left w:val="none" w:sz="0" w:space="0" w:color="auto"/>
            <w:bottom w:val="none" w:sz="0" w:space="0" w:color="auto"/>
            <w:right w:val="none" w:sz="0" w:space="0" w:color="auto"/>
          </w:divBdr>
        </w:div>
        <w:div w:id="1326666673">
          <w:marLeft w:val="640"/>
          <w:marRight w:val="0"/>
          <w:marTop w:val="0"/>
          <w:marBottom w:val="0"/>
          <w:divBdr>
            <w:top w:val="none" w:sz="0" w:space="0" w:color="auto"/>
            <w:left w:val="none" w:sz="0" w:space="0" w:color="auto"/>
            <w:bottom w:val="none" w:sz="0" w:space="0" w:color="auto"/>
            <w:right w:val="none" w:sz="0" w:space="0" w:color="auto"/>
          </w:divBdr>
        </w:div>
        <w:div w:id="1411003602">
          <w:marLeft w:val="640"/>
          <w:marRight w:val="0"/>
          <w:marTop w:val="0"/>
          <w:marBottom w:val="0"/>
          <w:divBdr>
            <w:top w:val="none" w:sz="0" w:space="0" w:color="auto"/>
            <w:left w:val="none" w:sz="0" w:space="0" w:color="auto"/>
            <w:bottom w:val="none" w:sz="0" w:space="0" w:color="auto"/>
            <w:right w:val="none" w:sz="0" w:space="0" w:color="auto"/>
          </w:divBdr>
        </w:div>
        <w:div w:id="28340059">
          <w:marLeft w:val="640"/>
          <w:marRight w:val="0"/>
          <w:marTop w:val="0"/>
          <w:marBottom w:val="0"/>
          <w:divBdr>
            <w:top w:val="none" w:sz="0" w:space="0" w:color="auto"/>
            <w:left w:val="none" w:sz="0" w:space="0" w:color="auto"/>
            <w:bottom w:val="none" w:sz="0" w:space="0" w:color="auto"/>
            <w:right w:val="none" w:sz="0" w:space="0" w:color="auto"/>
          </w:divBdr>
        </w:div>
        <w:div w:id="785735133">
          <w:marLeft w:val="640"/>
          <w:marRight w:val="0"/>
          <w:marTop w:val="0"/>
          <w:marBottom w:val="0"/>
          <w:divBdr>
            <w:top w:val="none" w:sz="0" w:space="0" w:color="auto"/>
            <w:left w:val="none" w:sz="0" w:space="0" w:color="auto"/>
            <w:bottom w:val="none" w:sz="0" w:space="0" w:color="auto"/>
            <w:right w:val="none" w:sz="0" w:space="0" w:color="auto"/>
          </w:divBdr>
        </w:div>
        <w:div w:id="184289152">
          <w:marLeft w:val="640"/>
          <w:marRight w:val="0"/>
          <w:marTop w:val="0"/>
          <w:marBottom w:val="0"/>
          <w:divBdr>
            <w:top w:val="none" w:sz="0" w:space="0" w:color="auto"/>
            <w:left w:val="none" w:sz="0" w:space="0" w:color="auto"/>
            <w:bottom w:val="none" w:sz="0" w:space="0" w:color="auto"/>
            <w:right w:val="none" w:sz="0" w:space="0" w:color="auto"/>
          </w:divBdr>
        </w:div>
      </w:divsChild>
    </w:div>
    <w:div w:id="983311561">
      <w:bodyDiv w:val="1"/>
      <w:marLeft w:val="0"/>
      <w:marRight w:val="0"/>
      <w:marTop w:val="0"/>
      <w:marBottom w:val="0"/>
      <w:divBdr>
        <w:top w:val="none" w:sz="0" w:space="0" w:color="auto"/>
        <w:left w:val="none" w:sz="0" w:space="0" w:color="auto"/>
        <w:bottom w:val="none" w:sz="0" w:space="0" w:color="auto"/>
        <w:right w:val="none" w:sz="0" w:space="0" w:color="auto"/>
      </w:divBdr>
    </w:div>
    <w:div w:id="983317073">
      <w:bodyDiv w:val="1"/>
      <w:marLeft w:val="0"/>
      <w:marRight w:val="0"/>
      <w:marTop w:val="0"/>
      <w:marBottom w:val="0"/>
      <w:divBdr>
        <w:top w:val="none" w:sz="0" w:space="0" w:color="auto"/>
        <w:left w:val="none" w:sz="0" w:space="0" w:color="auto"/>
        <w:bottom w:val="none" w:sz="0" w:space="0" w:color="auto"/>
        <w:right w:val="none" w:sz="0" w:space="0" w:color="auto"/>
      </w:divBdr>
    </w:div>
    <w:div w:id="983391462">
      <w:bodyDiv w:val="1"/>
      <w:marLeft w:val="0"/>
      <w:marRight w:val="0"/>
      <w:marTop w:val="0"/>
      <w:marBottom w:val="0"/>
      <w:divBdr>
        <w:top w:val="none" w:sz="0" w:space="0" w:color="auto"/>
        <w:left w:val="none" w:sz="0" w:space="0" w:color="auto"/>
        <w:bottom w:val="none" w:sz="0" w:space="0" w:color="auto"/>
        <w:right w:val="none" w:sz="0" w:space="0" w:color="auto"/>
      </w:divBdr>
    </w:div>
    <w:div w:id="984625196">
      <w:bodyDiv w:val="1"/>
      <w:marLeft w:val="0"/>
      <w:marRight w:val="0"/>
      <w:marTop w:val="0"/>
      <w:marBottom w:val="0"/>
      <w:divBdr>
        <w:top w:val="none" w:sz="0" w:space="0" w:color="auto"/>
        <w:left w:val="none" w:sz="0" w:space="0" w:color="auto"/>
        <w:bottom w:val="none" w:sz="0" w:space="0" w:color="auto"/>
        <w:right w:val="none" w:sz="0" w:space="0" w:color="auto"/>
      </w:divBdr>
    </w:div>
    <w:div w:id="984898379">
      <w:bodyDiv w:val="1"/>
      <w:marLeft w:val="0"/>
      <w:marRight w:val="0"/>
      <w:marTop w:val="0"/>
      <w:marBottom w:val="0"/>
      <w:divBdr>
        <w:top w:val="none" w:sz="0" w:space="0" w:color="auto"/>
        <w:left w:val="none" w:sz="0" w:space="0" w:color="auto"/>
        <w:bottom w:val="none" w:sz="0" w:space="0" w:color="auto"/>
        <w:right w:val="none" w:sz="0" w:space="0" w:color="auto"/>
      </w:divBdr>
      <w:divsChild>
        <w:div w:id="1974629535">
          <w:marLeft w:val="0"/>
          <w:marRight w:val="0"/>
          <w:marTop w:val="0"/>
          <w:marBottom w:val="0"/>
          <w:divBdr>
            <w:top w:val="none" w:sz="0" w:space="0" w:color="auto"/>
            <w:left w:val="none" w:sz="0" w:space="0" w:color="auto"/>
            <w:bottom w:val="none" w:sz="0" w:space="0" w:color="auto"/>
            <w:right w:val="none" w:sz="0" w:space="0" w:color="auto"/>
          </w:divBdr>
        </w:div>
        <w:div w:id="705328353">
          <w:marLeft w:val="0"/>
          <w:marRight w:val="0"/>
          <w:marTop w:val="0"/>
          <w:marBottom w:val="0"/>
          <w:divBdr>
            <w:top w:val="none" w:sz="0" w:space="0" w:color="auto"/>
            <w:left w:val="none" w:sz="0" w:space="0" w:color="auto"/>
            <w:bottom w:val="none" w:sz="0" w:space="0" w:color="auto"/>
            <w:right w:val="none" w:sz="0" w:space="0" w:color="auto"/>
          </w:divBdr>
        </w:div>
        <w:div w:id="171377076">
          <w:marLeft w:val="0"/>
          <w:marRight w:val="0"/>
          <w:marTop w:val="0"/>
          <w:marBottom w:val="0"/>
          <w:divBdr>
            <w:top w:val="none" w:sz="0" w:space="0" w:color="auto"/>
            <w:left w:val="none" w:sz="0" w:space="0" w:color="auto"/>
            <w:bottom w:val="none" w:sz="0" w:space="0" w:color="auto"/>
            <w:right w:val="none" w:sz="0" w:space="0" w:color="auto"/>
          </w:divBdr>
        </w:div>
        <w:div w:id="1782870437">
          <w:marLeft w:val="0"/>
          <w:marRight w:val="0"/>
          <w:marTop w:val="0"/>
          <w:marBottom w:val="0"/>
          <w:divBdr>
            <w:top w:val="none" w:sz="0" w:space="0" w:color="auto"/>
            <w:left w:val="none" w:sz="0" w:space="0" w:color="auto"/>
            <w:bottom w:val="none" w:sz="0" w:space="0" w:color="auto"/>
            <w:right w:val="none" w:sz="0" w:space="0" w:color="auto"/>
          </w:divBdr>
        </w:div>
        <w:div w:id="1821923580">
          <w:marLeft w:val="0"/>
          <w:marRight w:val="0"/>
          <w:marTop w:val="0"/>
          <w:marBottom w:val="0"/>
          <w:divBdr>
            <w:top w:val="none" w:sz="0" w:space="0" w:color="auto"/>
            <w:left w:val="none" w:sz="0" w:space="0" w:color="auto"/>
            <w:bottom w:val="none" w:sz="0" w:space="0" w:color="auto"/>
            <w:right w:val="none" w:sz="0" w:space="0" w:color="auto"/>
          </w:divBdr>
        </w:div>
        <w:div w:id="1851948623">
          <w:marLeft w:val="0"/>
          <w:marRight w:val="0"/>
          <w:marTop w:val="0"/>
          <w:marBottom w:val="0"/>
          <w:divBdr>
            <w:top w:val="none" w:sz="0" w:space="0" w:color="auto"/>
            <w:left w:val="none" w:sz="0" w:space="0" w:color="auto"/>
            <w:bottom w:val="none" w:sz="0" w:space="0" w:color="auto"/>
            <w:right w:val="none" w:sz="0" w:space="0" w:color="auto"/>
          </w:divBdr>
        </w:div>
        <w:div w:id="1098403368">
          <w:marLeft w:val="0"/>
          <w:marRight w:val="0"/>
          <w:marTop w:val="0"/>
          <w:marBottom w:val="0"/>
          <w:divBdr>
            <w:top w:val="none" w:sz="0" w:space="0" w:color="auto"/>
            <w:left w:val="none" w:sz="0" w:space="0" w:color="auto"/>
            <w:bottom w:val="none" w:sz="0" w:space="0" w:color="auto"/>
            <w:right w:val="none" w:sz="0" w:space="0" w:color="auto"/>
          </w:divBdr>
        </w:div>
        <w:div w:id="1642954382">
          <w:marLeft w:val="0"/>
          <w:marRight w:val="0"/>
          <w:marTop w:val="0"/>
          <w:marBottom w:val="0"/>
          <w:divBdr>
            <w:top w:val="none" w:sz="0" w:space="0" w:color="auto"/>
            <w:left w:val="none" w:sz="0" w:space="0" w:color="auto"/>
            <w:bottom w:val="none" w:sz="0" w:space="0" w:color="auto"/>
            <w:right w:val="none" w:sz="0" w:space="0" w:color="auto"/>
          </w:divBdr>
        </w:div>
        <w:div w:id="1176924973">
          <w:marLeft w:val="0"/>
          <w:marRight w:val="0"/>
          <w:marTop w:val="0"/>
          <w:marBottom w:val="0"/>
          <w:divBdr>
            <w:top w:val="none" w:sz="0" w:space="0" w:color="auto"/>
            <w:left w:val="none" w:sz="0" w:space="0" w:color="auto"/>
            <w:bottom w:val="none" w:sz="0" w:space="0" w:color="auto"/>
            <w:right w:val="none" w:sz="0" w:space="0" w:color="auto"/>
          </w:divBdr>
        </w:div>
        <w:div w:id="903488489">
          <w:marLeft w:val="0"/>
          <w:marRight w:val="0"/>
          <w:marTop w:val="0"/>
          <w:marBottom w:val="0"/>
          <w:divBdr>
            <w:top w:val="none" w:sz="0" w:space="0" w:color="auto"/>
            <w:left w:val="none" w:sz="0" w:space="0" w:color="auto"/>
            <w:bottom w:val="none" w:sz="0" w:space="0" w:color="auto"/>
            <w:right w:val="none" w:sz="0" w:space="0" w:color="auto"/>
          </w:divBdr>
        </w:div>
        <w:div w:id="556624250">
          <w:marLeft w:val="0"/>
          <w:marRight w:val="0"/>
          <w:marTop w:val="0"/>
          <w:marBottom w:val="0"/>
          <w:divBdr>
            <w:top w:val="none" w:sz="0" w:space="0" w:color="auto"/>
            <w:left w:val="none" w:sz="0" w:space="0" w:color="auto"/>
            <w:bottom w:val="none" w:sz="0" w:space="0" w:color="auto"/>
            <w:right w:val="none" w:sz="0" w:space="0" w:color="auto"/>
          </w:divBdr>
        </w:div>
        <w:div w:id="151067752">
          <w:marLeft w:val="0"/>
          <w:marRight w:val="0"/>
          <w:marTop w:val="0"/>
          <w:marBottom w:val="0"/>
          <w:divBdr>
            <w:top w:val="none" w:sz="0" w:space="0" w:color="auto"/>
            <w:left w:val="none" w:sz="0" w:space="0" w:color="auto"/>
            <w:bottom w:val="none" w:sz="0" w:space="0" w:color="auto"/>
            <w:right w:val="none" w:sz="0" w:space="0" w:color="auto"/>
          </w:divBdr>
        </w:div>
        <w:div w:id="1163082633">
          <w:marLeft w:val="0"/>
          <w:marRight w:val="0"/>
          <w:marTop w:val="0"/>
          <w:marBottom w:val="0"/>
          <w:divBdr>
            <w:top w:val="none" w:sz="0" w:space="0" w:color="auto"/>
            <w:left w:val="none" w:sz="0" w:space="0" w:color="auto"/>
            <w:bottom w:val="none" w:sz="0" w:space="0" w:color="auto"/>
            <w:right w:val="none" w:sz="0" w:space="0" w:color="auto"/>
          </w:divBdr>
        </w:div>
        <w:div w:id="535778811">
          <w:marLeft w:val="0"/>
          <w:marRight w:val="0"/>
          <w:marTop w:val="0"/>
          <w:marBottom w:val="0"/>
          <w:divBdr>
            <w:top w:val="none" w:sz="0" w:space="0" w:color="auto"/>
            <w:left w:val="none" w:sz="0" w:space="0" w:color="auto"/>
            <w:bottom w:val="none" w:sz="0" w:space="0" w:color="auto"/>
            <w:right w:val="none" w:sz="0" w:space="0" w:color="auto"/>
          </w:divBdr>
        </w:div>
        <w:div w:id="235088639">
          <w:marLeft w:val="0"/>
          <w:marRight w:val="0"/>
          <w:marTop w:val="0"/>
          <w:marBottom w:val="0"/>
          <w:divBdr>
            <w:top w:val="none" w:sz="0" w:space="0" w:color="auto"/>
            <w:left w:val="none" w:sz="0" w:space="0" w:color="auto"/>
            <w:bottom w:val="none" w:sz="0" w:space="0" w:color="auto"/>
            <w:right w:val="none" w:sz="0" w:space="0" w:color="auto"/>
          </w:divBdr>
        </w:div>
        <w:div w:id="146213815">
          <w:marLeft w:val="0"/>
          <w:marRight w:val="0"/>
          <w:marTop w:val="0"/>
          <w:marBottom w:val="0"/>
          <w:divBdr>
            <w:top w:val="none" w:sz="0" w:space="0" w:color="auto"/>
            <w:left w:val="none" w:sz="0" w:space="0" w:color="auto"/>
            <w:bottom w:val="none" w:sz="0" w:space="0" w:color="auto"/>
            <w:right w:val="none" w:sz="0" w:space="0" w:color="auto"/>
          </w:divBdr>
        </w:div>
        <w:div w:id="135732032">
          <w:marLeft w:val="0"/>
          <w:marRight w:val="0"/>
          <w:marTop w:val="0"/>
          <w:marBottom w:val="0"/>
          <w:divBdr>
            <w:top w:val="none" w:sz="0" w:space="0" w:color="auto"/>
            <w:left w:val="none" w:sz="0" w:space="0" w:color="auto"/>
            <w:bottom w:val="none" w:sz="0" w:space="0" w:color="auto"/>
            <w:right w:val="none" w:sz="0" w:space="0" w:color="auto"/>
          </w:divBdr>
        </w:div>
        <w:div w:id="1759404540">
          <w:marLeft w:val="0"/>
          <w:marRight w:val="0"/>
          <w:marTop w:val="0"/>
          <w:marBottom w:val="0"/>
          <w:divBdr>
            <w:top w:val="none" w:sz="0" w:space="0" w:color="auto"/>
            <w:left w:val="none" w:sz="0" w:space="0" w:color="auto"/>
            <w:bottom w:val="none" w:sz="0" w:space="0" w:color="auto"/>
            <w:right w:val="none" w:sz="0" w:space="0" w:color="auto"/>
          </w:divBdr>
        </w:div>
        <w:div w:id="441270535">
          <w:marLeft w:val="0"/>
          <w:marRight w:val="0"/>
          <w:marTop w:val="0"/>
          <w:marBottom w:val="0"/>
          <w:divBdr>
            <w:top w:val="none" w:sz="0" w:space="0" w:color="auto"/>
            <w:left w:val="none" w:sz="0" w:space="0" w:color="auto"/>
            <w:bottom w:val="none" w:sz="0" w:space="0" w:color="auto"/>
            <w:right w:val="none" w:sz="0" w:space="0" w:color="auto"/>
          </w:divBdr>
        </w:div>
        <w:div w:id="1394351548">
          <w:marLeft w:val="0"/>
          <w:marRight w:val="0"/>
          <w:marTop w:val="0"/>
          <w:marBottom w:val="0"/>
          <w:divBdr>
            <w:top w:val="none" w:sz="0" w:space="0" w:color="auto"/>
            <w:left w:val="none" w:sz="0" w:space="0" w:color="auto"/>
            <w:bottom w:val="none" w:sz="0" w:space="0" w:color="auto"/>
            <w:right w:val="none" w:sz="0" w:space="0" w:color="auto"/>
          </w:divBdr>
        </w:div>
        <w:div w:id="911430810">
          <w:marLeft w:val="0"/>
          <w:marRight w:val="0"/>
          <w:marTop w:val="0"/>
          <w:marBottom w:val="0"/>
          <w:divBdr>
            <w:top w:val="none" w:sz="0" w:space="0" w:color="auto"/>
            <w:left w:val="none" w:sz="0" w:space="0" w:color="auto"/>
            <w:bottom w:val="none" w:sz="0" w:space="0" w:color="auto"/>
            <w:right w:val="none" w:sz="0" w:space="0" w:color="auto"/>
          </w:divBdr>
        </w:div>
        <w:div w:id="1091127274">
          <w:marLeft w:val="0"/>
          <w:marRight w:val="0"/>
          <w:marTop w:val="0"/>
          <w:marBottom w:val="0"/>
          <w:divBdr>
            <w:top w:val="none" w:sz="0" w:space="0" w:color="auto"/>
            <w:left w:val="none" w:sz="0" w:space="0" w:color="auto"/>
            <w:bottom w:val="none" w:sz="0" w:space="0" w:color="auto"/>
            <w:right w:val="none" w:sz="0" w:space="0" w:color="auto"/>
          </w:divBdr>
        </w:div>
        <w:div w:id="1871604958">
          <w:marLeft w:val="0"/>
          <w:marRight w:val="0"/>
          <w:marTop w:val="0"/>
          <w:marBottom w:val="0"/>
          <w:divBdr>
            <w:top w:val="none" w:sz="0" w:space="0" w:color="auto"/>
            <w:left w:val="none" w:sz="0" w:space="0" w:color="auto"/>
            <w:bottom w:val="none" w:sz="0" w:space="0" w:color="auto"/>
            <w:right w:val="none" w:sz="0" w:space="0" w:color="auto"/>
          </w:divBdr>
        </w:div>
        <w:div w:id="715663974">
          <w:marLeft w:val="0"/>
          <w:marRight w:val="0"/>
          <w:marTop w:val="0"/>
          <w:marBottom w:val="0"/>
          <w:divBdr>
            <w:top w:val="none" w:sz="0" w:space="0" w:color="auto"/>
            <w:left w:val="none" w:sz="0" w:space="0" w:color="auto"/>
            <w:bottom w:val="none" w:sz="0" w:space="0" w:color="auto"/>
            <w:right w:val="none" w:sz="0" w:space="0" w:color="auto"/>
          </w:divBdr>
        </w:div>
        <w:div w:id="364602893">
          <w:marLeft w:val="0"/>
          <w:marRight w:val="0"/>
          <w:marTop w:val="0"/>
          <w:marBottom w:val="0"/>
          <w:divBdr>
            <w:top w:val="none" w:sz="0" w:space="0" w:color="auto"/>
            <w:left w:val="none" w:sz="0" w:space="0" w:color="auto"/>
            <w:bottom w:val="none" w:sz="0" w:space="0" w:color="auto"/>
            <w:right w:val="none" w:sz="0" w:space="0" w:color="auto"/>
          </w:divBdr>
        </w:div>
        <w:div w:id="940602543">
          <w:marLeft w:val="0"/>
          <w:marRight w:val="0"/>
          <w:marTop w:val="0"/>
          <w:marBottom w:val="0"/>
          <w:divBdr>
            <w:top w:val="none" w:sz="0" w:space="0" w:color="auto"/>
            <w:left w:val="none" w:sz="0" w:space="0" w:color="auto"/>
            <w:bottom w:val="none" w:sz="0" w:space="0" w:color="auto"/>
            <w:right w:val="none" w:sz="0" w:space="0" w:color="auto"/>
          </w:divBdr>
        </w:div>
        <w:div w:id="409160539">
          <w:marLeft w:val="0"/>
          <w:marRight w:val="0"/>
          <w:marTop w:val="0"/>
          <w:marBottom w:val="0"/>
          <w:divBdr>
            <w:top w:val="none" w:sz="0" w:space="0" w:color="auto"/>
            <w:left w:val="none" w:sz="0" w:space="0" w:color="auto"/>
            <w:bottom w:val="none" w:sz="0" w:space="0" w:color="auto"/>
            <w:right w:val="none" w:sz="0" w:space="0" w:color="auto"/>
          </w:divBdr>
        </w:div>
        <w:div w:id="2018461511">
          <w:marLeft w:val="0"/>
          <w:marRight w:val="0"/>
          <w:marTop w:val="0"/>
          <w:marBottom w:val="0"/>
          <w:divBdr>
            <w:top w:val="none" w:sz="0" w:space="0" w:color="auto"/>
            <w:left w:val="none" w:sz="0" w:space="0" w:color="auto"/>
            <w:bottom w:val="none" w:sz="0" w:space="0" w:color="auto"/>
            <w:right w:val="none" w:sz="0" w:space="0" w:color="auto"/>
          </w:divBdr>
        </w:div>
        <w:div w:id="2131050239">
          <w:marLeft w:val="0"/>
          <w:marRight w:val="0"/>
          <w:marTop w:val="0"/>
          <w:marBottom w:val="0"/>
          <w:divBdr>
            <w:top w:val="none" w:sz="0" w:space="0" w:color="auto"/>
            <w:left w:val="none" w:sz="0" w:space="0" w:color="auto"/>
            <w:bottom w:val="none" w:sz="0" w:space="0" w:color="auto"/>
            <w:right w:val="none" w:sz="0" w:space="0" w:color="auto"/>
          </w:divBdr>
        </w:div>
        <w:div w:id="1255944253">
          <w:marLeft w:val="0"/>
          <w:marRight w:val="0"/>
          <w:marTop w:val="0"/>
          <w:marBottom w:val="0"/>
          <w:divBdr>
            <w:top w:val="none" w:sz="0" w:space="0" w:color="auto"/>
            <w:left w:val="none" w:sz="0" w:space="0" w:color="auto"/>
            <w:bottom w:val="none" w:sz="0" w:space="0" w:color="auto"/>
            <w:right w:val="none" w:sz="0" w:space="0" w:color="auto"/>
          </w:divBdr>
        </w:div>
        <w:div w:id="866067794">
          <w:marLeft w:val="0"/>
          <w:marRight w:val="0"/>
          <w:marTop w:val="0"/>
          <w:marBottom w:val="0"/>
          <w:divBdr>
            <w:top w:val="none" w:sz="0" w:space="0" w:color="auto"/>
            <w:left w:val="none" w:sz="0" w:space="0" w:color="auto"/>
            <w:bottom w:val="none" w:sz="0" w:space="0" w:color="auto"/>
            <w:right w:val="none" w:sz="0" w:space="0" w:color="auto"/>
          </w:divBdr>
        </w:div>
        <w:div w:id="1167748255">
          <w:marLeft w:val="0"/>
          <w:marRight w:val="0"/>
          <w:marTop w:val="0"/>
          <w:marBottom w:val="0"/>
          <w:divBdr>
            <w:top w:val="none" w:sz="0" w:space="0" w:color="auto"/>
            <w:left w:val="none" w:sz="0" w:space="0" w:color="auto"/>
            <w:bottom w:val="none" w:sz="0" w:space="0" w:color="auto"/>
            <w:right w:val="none" w:sz="0" w:space="0" w:color="auto"/>
          </w:divBdr>
        </w:div>
        <w:div w:id="761801335">
          <w:marLeft w:val="0"/>
          <w:marRight w:val="0"/>
          <w:marTop w:val="0"/>
          <w:marBottom w:val="0"/>
          <w:divBdr>
            <w:top w:val="none" w:sz="0" w:space="0" w:color="auto"/>
            <w:left w:val="none" w:sz="0" w:space="0" w:color="auto"/>
            <w:bottom w:val="none" w:sz="0" w:space="0" w:color="auto"/>
            <w:right w:val="none" w:sz="0" w:space="0" w:color="auto"/>
          </w:divBdr>
        </w:div>
        <w:div w:id="415054515">
          <w:marLeft w:val="0"/>
          <w:marRight w:val="0"/>
          <w:marTop w:val="0"/>
          <w:marBottom w:val="0"/>
          <w:divBdr>
            <w:top w:val="none" w:sz="0" w:space="0" w:color="auto"/>
            <w:left w:val="none" w:sz="0" w:space="0" w:color="auto"/>
            <w:bottom w:val="none" w:sz="0" w:space="0" w:color="auto"/>
            <w:right w:val="none" w:sz="0" w:space="0" w:color="auto"/>
          </w:divBdr>
        </w:div>
        <w:div w:id="211698230">
          <w:marLeft w:val="0"/>
          <w:marRight w:val="0"/>
          <w:marTop w:val="0"/>
          <w:marBottom w:val="0"/>
          <w:divBdr>
            <w:top w:val="none" w:sz="0" w:space="0" w:color="auto"/>
            <w:left w:val="none" w:sz="0" w:space="0" w:color="auto"/>
            <w:bottom w:val="none" w:sz="0" w:space="0" w:color="auto"/>
            <w:right w:val="none" w:sz="0" w:space="0" w:color="auto"/>
          </w:divBdr>
        </w:div>
        <w:div w:id="719743747">
          <w:marLeft w:val="0"/>
          <w:marRight w:val="0"/>
          <w:marTop w:val="0"/>
          <w:marBottom w:val="0"/>
          <w:divBdr>
            <w:top w:val="none" w:sz="0" w:space="0" w:color="auto"/>
            <w:left w:val="none" w:sz="0" w:space="0" w:color="auto"/>
            <w:bottom w:val="none" w:sz="0" w:space="0" w:color="auto"/>
            <w:right w:val="none" w:sz="0" w:space="0" w:color="auto"/>
          </w:divBdr>
        </w:div>
        <w:div w:id="2059862061">
          <w:marLeft w:val="0"/>
          <w:marRight w:val="0"/>
          <w:marTop w:val="0"/>
          <w:marBottom w:val="0"/>
          <w:divBdr>
            <w:top w:val="none" w:sz="0" w:space="0" w:color="auto"/>
            <w:left w:val="none" w:sz="0" w:space="0" w:color="auto"/>
            <w:bottom w:val="none" w:sz="0" w:space="0" w:color="auto"/>
            <w:right w:val="none" w:sz="0" w:space="0" w:color="auto"/>
          </w:divBdr>
        </w:div>
        <w:div w:id="1417435666">
          <w:marLeft w:val="0"/>
          <w:marRight w:val="0"/>
          <w:marTop w:val="0"/>
          <w:marBottom w:val="0"/>
          <w:divBdr>
            <w:top w:val="none" w:sz="0" w:space="0" w:color="auto"/>
            <w:left w:val="none" w:sz="0" w:space="0" w:color="auto"/>
            <w:bottom w:val="none" w:sz="0" w:space="0" w:color="auto"/>
            <w:right w:val="none" w:sz="0" w:space="0" w:color="auto"/>
          </w:divBdr>
        </w:div>
        <w:div w:id="126049343">
          <w:marLeft w:val="0"/>
          <w:marRight w:val="0"/>
          <w:marTop w:val="0"/>
          <w:marBottom w:val="0"/>
          <w:divBdr>
            <w:top w:val="none" w:sz="0" w:space="0" w:color="auto"/>
            <w:left w:val="none" w:sz="0" w:space="0" w:color="auto"/>
            <w:bottom w:val="none" w:sz="0" w:space="0" w:color="auto"/>
            <w:right w:val="none" w:sz="0" w:space="0" w:color="auto"/>
          </w:divBdr>
        </w:div>
        <w:div w:id="2087679457">
          <w:marLeft w:val="0"/>
          <w:marRight w:val="0"/>
          <w:marTop w:val="0"/>
          <w:marBottom w:val="0"/>
          <w:divBdr>
            <w:top w:val="none" w:sz="0" w:space="0" w:color="auto"/>
            <w:left w:val="none" w:sz="0" w:space="0" w:color="auto"/>
            <w:bottom w:val="none" w:sz="0" w:space="0" w:color="auto"/>
            <w:right w:val="none" w:sz="0" w:space="0" w:color="auto"/>
          </w:divBdr>
        </w:div>
        <w:div w:id="1720980808">
          <w:marLeft w:val="0"/>
          <w:marRight w:val="0"/>
          <w:marTop w:val="0"/>
          <w:marBottom w:val="0"/>
          <w:divBdr>
            <w:top w:val="none" w:sz="0" w:space="0" w:color="auto"/>
            <w:left w:val="none" w:sz="0" w:space="0" w:color="auto"/>
            <w:bottom w:val="none" w:sz="0" w:space="0" w:color="auto"/>
            <w:right w:val="none" w:sz="0" w:space="0" w:color="auto"/>
          </w:divBdr>
        </w:div>
        <w:div w:id="2100591146">
          <w:marLeft w:val="0"/>
          <w:marRight w:val="0"/>
          <w:marTop w:val="0"/>
          <w:marBottom w:val="0"/>
          <w:divBdr>
            <w:top w:val="none" w:sz="0" w:space="0" w:color="auto"/>
            <w:left w:val="none" w:sz="0" w:space="0" w:color="auto"/>
            <w:bottom w:val="none" w:sz="0" w:space="0" w:color="auto"/>
            <w:right w:val="none" w:sz="0" w:space="0" w:color="auto"/>
          </w:divBdr>
        </w:div>
        <w:div w:id="1081373005">
          <w:marLeft w:val="0"/>
          <w:marRight w:val="0"/>
          <w:marTop w:val="0"/>
          <w:marBottom w:val="0"/>
          <w:divBdr>
            <w:top w:val="none" w:sz="0" w:space="0" w:color="auto"/>
            <w:left w:val="none" w:sz="0" w:space="0" w:color="auto"/>
            <w:bottom w:val="none" w:sz="0" w:space="0" w:color="auto"/>
            <w:right w:val="none" w:sz="0" w:space="0" w:color="auto"/>
          </w:divBdr>
        </w:div>
        <w:div w:id="1044208067">
          <w:marLeft w:val="0"/>
          <w:marRight w:val="0"/>
          <w:marTop w:val="0"/>
          <w:marBottom w:val="0"/>
          <w:divBdr>
            <w:top w:val="none" w:sz="0" w:space="0" w:color="auto"/>
            <w:left w:val="none" w:sz="0" w:space="0" w:color="auto"/>
            <w:bottom w:val="none" w:sz="0" w:space="0" w:color="auto"/>
            <w:right w:val="none" w:sz="0" w:space="0" w:color="auto"/>
          </w:divBdr>
        </w:div>
        <w:div w:id="927924234">
          <w:marLeft w:val="0"/>
          <w:marRight w:val="0"/>
          <w:marTop w:val="0"/>
          <w:marBottom w:val="0"/>
          <w:divBdr>
            <w:top w:val="none" w:sz="0" w:space="0" w:color="auto"/>
            <w:left w:val="none" w:sz="0" w:space="0" w:color="auto"/>
            <w:bottom w:val="none" w:sz="0" w:space="0" w:color="auto"/>
            <w:right w:val="none" w:sz="0" w:space="0" w:color="auto"/>
          </w:divBdr>
        </w:div>
        <w:div w:id="268320779">
          <w:marLeft w:val="0"/>
          <w:marRight w:val="0"/>
          <w:marTop w:val="0"/>
          <w:marBottom w:val="0"/>
          <w:divBdr>
            <w:top w:val="none" w:sz="0" w:space="0" w:color="auto"/>
            <w:left w:val="none" w:sz="0" w:space="0" w:color="auto"/>
            <w:bottom w:val="none" w:sz="0" w:space="0" w:color="auto"/>
            <w:right w:val="none" w:sz="0" w:space="0" w:color="auto"/>
          </w:divBdr>
        </w:div>
        <w:div w:id="1856112141">
          <w:marLeft w:val="0"/>
          <w:marRight w:val="0"/>
          <w:marTop w:val="0"/>
          <w:marBottom w:val="0"/>
          <w:divBdr>
            <w:top w:val="none" w:sz="0" w:space="0" w:color="auto"/>
            <w:left w:val="none" w:sz="0" w:space="0" w:color="auto"/>
            <w:bottom w:val="none" w:sz="0" w:space="0" w:color="auto"/>
            <w:right w:val="none" w:sz="0" w:space="0" w:color="auto"/>
          </w:divBdr>
        </w:div>
      </w:divsChild>
    </w:div>
    <w:div w:id="985091764">
      <w:bodyDiv w:val="1"/>
      <w:marLeft w:val="0"/>
      <w:marRight w:val="0"/>
      <w:marTop w:val="0"/>
      <w:marBottom w:val="0"/>
      <w:divBdr>
        <w:top w:val="none" w:sz="0" w:space="0" w:color="auto"/>
        <w:left w:val="none" w:sz="0" w:space="0" w:color="auto"/>
        <w:bottom w:val="none" w:sz="0" w:space="0" w:color="auto"/>
        <w:right w:val="none" w:sz="0" w:space="0" w:color="auto"/>
      </w:divBdr>
    </w:div>
    <w:div w:id="985400960">
      <w:bodyDiv w:val="1"/>
      <w:marLeft w:val="0"/>
      <w:marRight w:val="0"/>
      <w:marTop w:val="0"/>
      <w:marBottom w:val="0"/>
      <w:divBdr>
        <w:top w:val="none" w:sz="0" w:space="0" w:color="auto"/>
        <w:left w:val="none" w:sz="0" w:space="0" w:color="auto"/>
        <w:bottom w:val="none" w:sz="0" w:space="0" w:color="auto"/>
        <w:right w:val="none" w:sz="0" w:space="0" w:color="auto"/>
      </w:divBdr>
    </w:div>
    <w:div w:id="985665680">
      <w:bodyDiv w:val="1"/>
      <w:marLeft w:val="0"/>
      <w:marRight w:val="0"/>
      <w:marTop w:val="0"/>
      <w:marBottom w:val="0"/>
      <w:divBdr>
        <w:top w:val="none" w:sz="0" w:space="0" w:color="auto"/>
        <w:left w:val="none" w:sz="0" w:space="0" w:color="auto"/>
        <w:bottom w:val="none" w:sz="0" w:space="0" w:color="auto"/>
        <w:right w:val="none" w:sz="0" w:space="0" w:color="auto"/>
      </w:divBdr>
    </w:div>
    <w:div w:id="985740565">
      <w:bodyDiv w:val="1"/>
      <w:marLeft w:val="0"/>
      <w:marRight w:val="0"/>
      <w:marTop w:val="0"/>
      <w:marBottom w:val="0"/>
      <w:divBdr>
        <w:top w:val="none" w:sz="0" w:space="0" w:color="auto"/>
        <w:left w:val="none" w:sz="0" w:space="0" w:color="auto"/>
        <w:bottom w:val="none" w:sz="0" w:space="0" w:color="auto"/>
        <w:right w:val="none" w:sz="0" w:space="0" w:color="auto"/>
      </w:divBdr>
      <w:divsChild>
        <w:div w:id="920020554">
          <w:marLeft w:val="480"/>
          <w:marRight w:val="0"/>
          <w:marTop w:val="0"/>
          <w:marBottom w:val="0"/>
          <w:divBdr>
            <w:top w:val="none" w:sz="0" w:space="0" w:color="auto"/>
            <w:left w:val="none" w:sz="0" w:space="0" w:color="auto"/>
            <w:bottom w:val="none" w:sz="0" w:space="0" w:color="auto"/>
            <w:right w:val="none" w:sz="0" w:space="0" w:color="auto"/>
          </w:divBdr>
        </w:div>
        <w:div w:id="1109469172">
          <w:marLeft w:val="480"/>
          <w:marRight w:val="0"/>
          <w:marTop w:val="0"/>
          <w:marBottom w:val="0"/>
          <w:divBdr>
            <w:top w:val="none" w:sz="0" w:space="0" w:color="auto"/>
            <w:left w:val="none" w:sz="0" w:space="0" w:color="auto"/>
            <w:bottom w:val="none" w:sz="0" w:space="0" w:color="auto"/>
            <w:right w:val="none" w:sz="0" w:space="0" w:color="auto"/>
          </w:divBdr>
        </w:div>
        <w:div w:id="1372458020">
          <w:marLeft w:val="480"/>
          <w:marRight w:val="0"/>
          <w:marTop w:val="0"/>
          <w:marBottom w:val="0"/>
          <w:divBdr>
            <w:top w:val="none" w:sz="0" w:space="0" w:color="auto"/>
            <w:left w:val="none" w:sz="0" w:space="0" w:color="auto"/>
            <w:bottom w:val="none" w:sz="0" w:space="0" w:color="auto"/>
            <w:right w:val="none" w:sz="0" w:space="0" w:color="auto"/>
          </w:divBdr>
        </w:div>
        <w:div w:id="1324822223">
          <w:marLeft w:val="480"/>
          <w:marRight w:val="0"/>
          <w:marTop w:val="0"/>
          <w:marBottom w:val="0"/>
          <w:divBdr>
            <w:top w:val="none" w:sz="0" w:space="0" w:color="auto"/>
            <w:left w:val="none" w:sz="0" w:space="0" w:color="auto"/>
            <w:bottom w:val="none" w:sz="0" w:space="0" w:color="auto"/>
            <w:right w:val="none" w:sz="0" w:space="0" w:color="auto"/>
          </w:divBdr>
        </w:div>
        <w:div w:id="1354573558">
          <w:marLeft w:val="480"/>
          <w:marRight w:val="0"/>
          <w:marTop w:val="0"/>
          <w:marBottom w:val="0"/>
          <w:divBdr>
            <w:top w:val="none" w:sz="0" w:space="0" w:color="auto"/>
            <w:left w:val="none" w:sz="0" w:space="0" w:color="auto"/>
            <w:bottom w:val="none" w:sz="0" w:space="0" w:color="auto"/>
            <w:right w:val="none" w:sz="0" w:space="0" w:color="auto"/>
          </w:divBdr>
        </w:div>
        <w:div w:id="1269124410">
          <w:marLeft w:val="480"/>
          <w:marRight w:val="0"/>
          <w:marTop w:val="0"/>
          <w:marBottom w:val="0"/>
          <w:divBdr>
            <w:top w:val="none" w:sz="0" w:space="0" w:color="auto"/>
            <w:left w:val="none" w:sz="0" w:space="0" w:color="auto"/>
            <w:bottom w:val="none" w:sz="0" w:space="0" w:color="auto"/>
            <w:right w:val="none" w:sz="0" w:space="0" w:color="auto"/>
          </w:divBdr>
        </w:div>
        <w:div w:id="1420980791">
          <w:marLeft w:val="480"/>
          <w:marRight w:val="0"/>
          <w:marTop w:val="0"/>
          <w:marBottom w:val="0"/>
          <w:divBdr>
            <w:top w:val="none" w:sz="0" w:space="0" w:color="auto"/>
            <w:left w:val="none" w:sz="0" w:space="0" w:color="auto"/>
            <w:bottom w:val="none" w:sz="0" w:space="0" w:color="auto"/>
            <w:right w:val="none" w:sz="0" w:space="0" w:color="auto"/>
          </w:divBdr>
        </w:div>
        <w:div w:id="1663460794">
          <w:marLeft w:val="480"/>
          <w:marRight w:val="0"/>
          <w:marTop w:val="0"/>
          <w:marBottom w:val="0"/>
          <w:divBdr>
            <w:top w:val="none" w:sz="0" w:space="0" w:color="auto"/>
            <w:left w:val="none" w:sz="0" w:space="0" w:color="auto"/>
            <w:bottom w:val="none" w:sz="0" w:space="0" w:color="auto"/>
            <w:right w:val="none" w:sz="0" w:space="0" w:color="auto"/>
          </w:divBdr>
        </w:div>
        <w:div w:id="864249410">
          <w:marLeft w:val="480"/>
          <w:marRight w:val="0"/>
          <w:marTop w:val="0"/>
          <w:marBottom w:val="0"/>
          <w:divBdr>
            <w:top w:val="none" w:sz="0" w:space="0" w:color="auto"/>
            <w:left w:val="none" w:sz="0" w:space="0" w:color="auto"/>
            <w:bottom w:val="none" w:sz="0" w:space="0" w:color="auto"/>
            <w:right w:val="none" w:sz="0" w:space="0" w:color="auto"/>
          </w:divBdr>
        </w:div>
        <w:div w:id="166986530">
          <w:marLeft w:val="480"/>
          <w:marRight w:val="0"/>
          <w:marTop w:val="0"/>
          <w:marBottom w:val="0"/>
          <w:divBdr>
            <w:top w:val="none" w:sz="0" w:space="0" w:color="auto"/>
            <w:left w:val="none" w:sz="0" w:space="0" w:color="auto"/>
            <w:bottom w:val="none" w:sz="0" w:space="0" w:color="auto"/>
            <w:right w:val="none" w:sz="0" w:space="0" w:color="auto"/>
          </w:divBdr>
        </w:div>
        <w:div w:id="776215755">
          <w:marLeft w:val="480"/>
          <w:marRight w:val="0"/>
          <w:marTop w:val="0"/>
          <w:marBottom w:val="0"/>
          <w:divBdr>
            <w:top w:val="none" w:sz="0" w:space="0" w:color="auto"/>
            <w:left w:val="none" w:sz="0" w:space="0" w:color="auto"/>
            <w:bottom w:val="none" w:sz="0" w:space="0" w:color="auto"/>
            <w:right w:val="none" w:sz="0" w:space="0" w:color="auto"/>
          </w:divBdr>
        </w:div>
        <w:div w:id="604850471">
          <w:marLeft w:val="480"/>
          <w:marRight w:val="0"/>
          <w:marTop w:val="0"/>
          <w:marBottom w:val="0"/>
          <w:divBdr>
            <w:top w:val="none" w:sz="0" w:space="0" w:color="auto"/>
            <w:left w:val="none" w:sz="0" w:space="0" w:color="auto"/>
            <w:bottom w:val="none" w:sz="0" w:space="0" w:color="auto"/>
            <w:right w:val="none" w:sz="0" w:space="0" w:color="auto"/>
          </w:divBdr>
        </w:div>
        <w:div w:id="1838957311">
          <w:marLeft w:val="480"/>
          <w:marRight w:val="0"/>
          <w:marTop w:val="0"/>
          <w:marBottom w:val="0"/>
          <w:divBdr>
            <w:top w:val="none" w:sz="0" w:space="0" w:color="auto"/>
            <w:left w:val="none" w:sz="0" w:space="0" w:color="auto"/>
            <w:bottom w:val="none" w:sz="0" w:space="0" w:color="auto"/>
            <w:right w:val="none" w:sz="0" w:space="0" w:color="auto"/>
          </w:divBdr>
        </w:div>
        <w:div w:id="1484857925">
          <w:marLeft w:val="480"/>
          <w:marRight w:val="0"/>
          <w:marTop w:val="0"/>
          <w:marBottom w:val="0"/>
          <w:divBdr>
            <w:top w:val="none" w:sz="0" w:space="0" w:color="auto"/>
            <w:left w:val="none" w:sz="0" w:space="0" w:color="auto"/>
            <w:bottom w:val="none" w:sz="0" w:space="0" w:color="auto"/>
            <w:right w:val="none" w:sz="0" w:space="0" w:color="auto"/>
          </w:divBdr>
        </w:div>
        <w:div w:id="953172871">
          <w:marLeft w:val="480"/>
          <w:marRight w:val="0"/>
          <w:marTop w:val="0"/>
          <w:marBottom w:val="0"/>
          <w:divBdr>
            <w:top w:val="none" w:sz="0" w:space="0" w:color="auto"/>
            <w:left w:val="none" w:sz="0" w:space="0" w:color="auto"/>
            <w:bottom w:val="none" w:sz="0" w:space="0" w:color="auto"/>
            <w:right w:val="none" w:sz="0" w:space="0" w:color="auto"/>
          </w:divBdr>
        </w:div>
        <w:div w:id="802190551">
          <w:marLeft w:val="480"/>
          <w:marRight w:val="0"/>
          <w:marTop w:val="0"/>
          <w:marBottom w:val="0"/>
          <w:divBdr>
            <w:top w:val="none" w:sz="0" w:space="0" w:color="auto"/>
            <w:left w:val="none" w:sz="0" w:space="0" w:color="auto"/>
            <w:bottom w:val="none" w:sz="0" w:space="0" w:color="auto"/>
            <w:right w:val="none" w:sz="0" w:space="0" w:color="auto"/>
          </w:divBdr>
        </w:div>
        <w:div w:id="2060283362">
          <w:marLeft w:val="480"/>
          <w:marRight w:val="0"/>
          <w:marTop w:val="0"/>
          <w:marBottom w:val="0"/>
          <w:divBdr>
            <w:top w:val="none" w:sz="0" w:space="0" w:color="auto"/>
            <w:left w:val="none" w:sz="0" w:space="0" w:color="auto"/>
            <w:bottom w:val="none" w:sz="0" w:space="0" w:color="auto"/>
            <w:right w:val="none" w:sz="0" w:space="0" w:color="auto"/>
          </w:divBdr>
        </w:div>
        <w:div w:id="789712787">
          <w:marLeft w:val="480"/>
          <w:marRight w:val="0"/>
          <w:marTop w:val="0"/>
          <w:marBottom w:val="0"/>
          <w:divBdr>
            <w:top w:val="none" w:sz="0" w:space="0" w:color="auto"/>
            <w:left w:val="none" w:sz="0" w:space="0" w:color="auto"/>
            <w:bottom w:val="none" w:sz="0" w:space="0" w:color="auto"/>
            <w:right w:val="none" w:sz="0" w:space="0" w:color="auto"/>
          </w:divBdr>
        </w:div>
        <w:div w:id="170753838">
          <w:marLeft w:val="480"/>
          <w:marRight w:val="0"/>
          <w:marTop w:val="0"/>
          <w:marBottom w:val="0"/>
          <w:divBdr>
            <w:top w:val="none" w:sz="0" w:space="0" w:color="auto"/>
            <w:left w:val="none" w:sz="0" w:space="0" w:color="auto"/>
            <w:bottom w:val="none" w:sz="0" w:space="0" w:color="auto"/>
            <w:right w:val="none" w:sz="0" w:space="0" w:color="auto"/>
          </w:divBdr>
        </w:div>
        <w:div w:id="754546295">
          <w:marLeft w:val="480"/>
          <w:marRight w:val="0"/>
          <w:marTop w:val="0"/>
          <w:marBottom w:val="0"/>
          <w:divBdr>
            <w:top w:val="none" w:sz="0" w:space="0" w:color="auto"/>
            <w:left w:val="none" w:sz="0" w:space="0" w:color="auto"/>
            <w:bottom w:val="none" w:sz="0" w:space="0" w:color="auto"/>
            <w:right w:val="none" w:sz="0" w:space="0" w:color="auto"/>
          </w:divBdr>
        </w:div>
        <w:div w:id="1836988236">
          <w:marLeft w:val="480"/>
          <w:marRight w:val="0"/>
          <w:marTop w:val="0"/>
          <w:marBottom w:val="0"/>
          <w:divBdr>
            <w:top w:val="none" w:sz="0" w:space="0" w:color="auto"/>
            <w:left w:val="none" w:sz="0" w:space="0" w:color="auto"/>
            <w:bottom w:val="none" w:sz="0" w:space="0" w:color="auto"/>
            <w:right w:val="none" w:sz="0" w:space="0" w:color="auto"/>
          </w:divBdr>
        </w:div>
        <w:div w:id="1738552513">
          <w:marLeft w:val="480"/>
          <w:marRight w:val="0"/>
          <w:marTop w:val="0"/>
          <w:marBottom w:val="0"/>
          <w:divBdr>
            <w:top w:val="none" w:sz="0" w:space="0" w:color="auto"/>
            <w:left w:val="none" w:sz="0" w:space="0" w:color="auto"/>
            <w:bottom w:val="none" w:sz="0" w:space="0" w:color="auto"/>
            <w:right w:val="none" w:sz="0" w:space="0" w:color="auto"/>
          </w:divBdr>
        </w:div>
        <w:div w:id="1584028113">
          <w:marLeft w:val="480"/>
          <w:marRight w:val="0"/>
          <w:marTop w:val="0"/>
          <w:marBottom w:val="0"/>
          <w:divBdr>
            <w:top w:val="none" w:sz="0" w:space="0" w:color="auto"/>
            <w:left w:val="none" w:sz="0" w:space="0" w:color="auto"/>
            <w:bottom w:val="none" w:sz="0" w:space="0" w:color="auto"/>
            <w:right w:val="none" w:sz="0" w:space="0" w:color="auto"/>
          </w:divBdr>
        </w:div>
        <w:div w:id="1152216431">
          <w:marLeft w:val="480"/>
          <w:marRight w:val="0"/>
          <w:marTop w:val="0"/>
          <w:marBottom w:val="0"/>
          <w:divBdr>
            <w:top w:val="none" w:sz="0" w:space="0" w:color="auto"/>
            <w:left w:val="none" w:sz="0" w:space="0" w:color="auto"/>
            <w:bottom w:val="none" w:sz="0" w:space="0" w:color="auto"/>
            <w:right w:val="none" w:sz="0" w:space="0" w:color="auto"/>
          </w:divBdr>
        </w:div>
        <w:div w:id="1913350707">
          <w:marLeft w:val="480"/>
          <w:marRight w:val="0"/>
          <w:marTop w:val="0"/>
          <w:marBottom w:val="0"/>
          <w:divBdr>
            <w:top w:val="none" w:sz="0" w:space="0" w:color="auto"/>
            <w:left w:val="none" w:sz="0" w:space="0" w:color="auto"/>
            <w:bottom w:val="none" w:sz="0" w:space="0" w:color="auto"/>
            <w:right w:val="none" w:sz="0" w:space="0" w:color="auto"/>
          </w:divBdr>
        </w:div>
        <w:div w:id="1291325076">
          <w:marLeft w:val="480"/>
          <w:marRight w:val="0"/>
          <w:marTop w:val="0"/>
          <w:marBottom w:val="0"/>
          <w:divBdr>
            <w:top w:val="none" w:sz="0" w:space="0" w:color="auto"/>
            <w:left w:val="none" w:sz="0" w:space="0" w:color="auto"/>
            <w:bottom w:val="none" w:sz="0" w:space="0" w:color="auto"/>
            <w:right w:val="none" w:sz="0" w:space="0" w:color="auto"/>
          </w:divBdr>
        </w:div>
        <w:div w:id="1150828821">
          <w:marLeft w:val="480"/>
          <w:marRight w:val="0"/>
          <w:marTop w:val="0"/>
          <w:marBottom w:val="0"/>
          <w:divBdr>
            <w:top w:val="none" w:sz="0" w:space="0" w:color="auto"/>
            <w:left w:val="none" w:sz="0" w:space="0" w:color="auto"/>
            <w:bottom w:val="none" w:sz="0" w:space="0" w:color="auto"/>
            <w:right w:val="none" w:sz="0" w:space="0" w:color="auto"/>
          </w:divBdr>
        </w:div>
        <w:div w:id="1438599407">
          <w:marLeft w:val="480"/>
          <w:marRight w:val="0"/>
          <w:marTop w:val="0"/>
          <w:marBottom w:val="0"/>
          <w:divBdr>
            <w:top w:val="none" w:sz="0" w:space="0" w:color="auto"/>
            <w:left w:val="none" w:sz="0" w:space="0" w:color="auto"/>
            <w:bottom w:val="none" w:sz="0" w:space="0" w:color="auto"/>
            <w:right w:val="none" w:sz="0" w:space="0" w:color="auto"/>
          </w:divBdr>
        </w:div>
        <w:div w:id="534536387">
          <w:marLeft w:val="480"/>
          <w:marRight w:val="0"/>
          <w:marTop w:val="0"/>
          <w:marBottom w:val="0"/>
          <w:divBdr>
            <w:top w:val="none" w:sz="0" w:space="0" w:color="auto"/>
            <w:left w:val="none" w:sz="0" w:space="0" w:color="auto"/>
            <w:bottom w:val="none" w:sz="0" w:space="0" w:color="auto"/>
            <w:right w:val="none" w:sz="0" w:space="0" w:color="auto"/>
          </w:divBdr>
        </w:div>
        <w:div w:id="725026942">
          <w:marLeft w:val="480"/>
          <w:marRight w:val="0"/>
          <w:marTop w:val="0"/>
          <w:marBottom w:val="0"/>
          <w:divBdr>
            <w:top w:val="none" w:sz="0" w:space="0" w:color="auto"/>
            <w:left w:val="none" w:sz="0" w:space="0" w:color="auto"/>
            <w:bottom w:val="none" w:sz="0" w:space="0" w:color="auto"/>
            <w:right w:val="none" w:sz="0" w:space="0" w:color="auto"/>
          </w:divBdr>
        </w:div>
        <w:div w:id="1728725224">
          <w:marLeft w:val="480"/>
          <w:marRight w:val="0"/>
          <w:marTop w:val="0"/>
          <w:marBottom w:val="0"/>
          <w:divBdr>
            <w:top w:val="none" w:sz="0" w:space="0" w:color="auto"/>
            <w:left w:val="none" w:sz="0" w:space="0" w:color="auto"/>
            <w:bottom w:val="none" w:sz="0" w:space="0" w:color="auto"/>
            <w:right w:val="none" w:sz="0" w:space="0" w:color="auto"/>
          </w:divBdr>
        </w:div>
        <w:div w:id="402794870">
          <w:marLeft w:val="480"/>
          <w:marRight w:val="0"/>
          <w:marTop w:val="0"/>
          <w:marBottom w:val="0"/>
          <w:divBdr>
            <w:top w:val="none" w:sz="0" w:space="0" w:color="auto"/>
            <w:left w:val="none" w:sz="0" w:space="0" w:color="auto"/>
            <w:bottom w:val="none" w:sz="0" w:space="0" w:color="auto"/>
            <w:right w:val="none" w:sz="0" w:space="0" w:color="auto"/>
          </w:divBdr>
        </w:div>
        <w:div w:id="573777348">
          <w:marLeft w:val="480"/>
          <w:marRight w:val="0"/>
          <w:marTop w:val="0"/>
          <w:marBottom w:val="0"/>
          <w:divBdr>
            <w:top w:val="none" w:sz="0" w:space="0" w:color="auto"/>
            <w:left w:val="none" w:sz="0" w:space="0" w:color="auto"/>
            <w:bottom w:val="none" w:sz="0" w:space="0" w:color="auto"/>
            <w:right w:val="none" w:sz="0" w:space="0" w:color="auto"/>
          </w:divBdr>
        </w:div>
        <w:div w:id="1738433834">
          <w:marLeft w:val="480"/>
          <w:marRight w:val="0"/>
          <w:marTop w:val="0"/>
          <w:marBottom w:val="0"/>
          <w:divBdr>
            <w:top w:val="none" w:sz="0" w:space="0" w:color="auto"/>
            <w:left w:val="none" w:sz="0" w:space="0" w:color="auto"/>
            <w:bottom w:val="none" w:sz="0" w:space="0" w:color="auto"/>
            <w:right w:val="none" w:sz="0" w:space="0" w:color="auto"/>
          </w:divBdr>
        </w:div>
        <w:div w:id="408960385">
          <w:marLeft w:val="480"/>
          <w:marRight w:val="0"/>
          <w:marTop w:val="0"/>
          <w:marBottom w:val="0"/>
          <w:divBdr>
            <w:top w:val="none" w:sz="0" w:space="0" w:color="auto"/>
            <w:left w:val="none" w:sz="0" w:space="0" w:color="auto"/>
            <w:bottom w:val="none" w:sz="0" w:space="0" w:color="auto"/>
            <w:right w:val="none" w:sz="0" w:space="0" w:color="auto"/>
          </w:divBdr>
        </w:div>
        <w:div w:id="144595033">
          <w:marLeft w:val="480"/>
          <w:marRight w:val="0"/>
          <w:marTop w:val="0"/>
          <w:marBottom w:val="0"/>
          <w:divBdr>
            <w:top w:val="none" w:sz="0" w:space="0" w:color="auto"/>
            <w:left w:val="none" w:sz="0" w:space="0" w:color="auto"/>
            <w:bottom w:val="none" w:sz="0" w:space="0" w:color="auto"/>
            <w:right w:val="none" w:sz="0" w:space="0" w:color="auto"/>
          </w:divBdr>
        </w:div>
        <w:div w:id="1716659474">
          <w:marLeft w:val="480"/>
          <w:marRight w:val="0"/>
          <w:marTop w:val="0"/>
          <w:marBottom w:val="0"/>
          <w:divBdr>
            <w:top w:val="none" w:sz="0" w:space="0" w:color="auto"/>
            <w:left w:val="none" w:sz="0" w:space="0" w:color="auto"/>
            <w:bottom w:val="none" w:sz="0" w:space="0" w:color="auto"/>
            <w:right w:val="none" w:sz="0" w:space="0" w:color="auto"/>
          </w:divBdr>
        </w:div>
        <w:div w:id="749734144">
          <w:marLeft w:val="480"/>
          <w:marRight w:val="0"/>
          <w:marTop w:val="0"/>
          <w:marBottom w:val="0"/>
          <w:divBdr>
            <w:top w:val="none" w:sz="0" w:space="0" w:color="auto"/>
            <w:left w:val="none" w:sz="0" w:space="0" w:color="auto"/>
            <w:bottom w:val="none" w:sz="0" w:space="0" w:color="auto"/>
            <w:right w:val="none" w:sz="0" w:space="0" w:color="auto"/>
          </w:divBdr>
        </w:div>
        <w:div w:id="1475676996">
          <w:marLeft w:val="480"/>
          <w:marRight w:val="0"/>
          <w:marTop w:val="0"/>
          <w:marBottom w:val="0"/>
          <w:divBdr>
            <w:top w:val="none" w:sz="0" w:space="0" w:color="auto"/>
            <w:left w:val="none" w:sz="0" w:space="0" w:color="auto"/>
            <w:bottom w:val="none" w:sz="0" w:space="0" w:color="auto"/>
            <w:right w:val="none" w:sz="0" w:space="0" w:color="auto"/>
          </w:divBdr>
        </w:div>
        <w:div w:id="1264413421">
          <w:marLeft w:val="480"/>
          <w:marRight w:val="0"/>
          <w:marTop w:val="0"/>
          <w:marBottom w:val="0"/>
          <w:divBdr>
            <w:top w:val="none" w:sz="0" w:space="0" w:color="auto"/>
            <w:left w:val="none" w:sz="0" w:space="0" w:color="auto"/>
            <w:bottom w:val="none" w:sz="0" w:space="0" w:color="auto"/>
            <w:right w:val="none" w:sz="0" w:space="0" w:color="auto"/>
          </w:divBdr>
        </w:div>
        <w:div w:id="632633919">
          <w:marLeft w:val="480"/>
          <w:marRight w:val="0"/>
          <w:marTop w:val="0"/>
          <w:marBottom w:val="0"/>
          <w:divBdr>
            <w:top w:val="none" w:sz="0" w:space="0" w:color="auto"/>
            <w:left w:val="none" w:sz="0" w:space="0" w:color="auto"/>
            <w:bottom w:val="none" w:sz="0" w:space="0" w:color="auto"/>
            <w:right w:val="none" w:sz="0" w:space="0" w:color="auto"/>
          </w:divBdr>
        </w:div>
        <w:div w:id="326518566">
          <w:marLeft w:val="480"/>
          <w:marRight w:val="0"/>
          <w:marTop w:val="0"/>
          <w:marBottom w:val="0"/>
          <w:divBdr>
            <w:top w:val="none" w:sz="0" w:space="0" w:color="auto"/>
            <w:left w:val="none" w:sz="0" w:space="0" w:color="auto"/>
            <w:bottom w:val="none" w:sz="0" w:space="0" w:color="auto"/>
            <w:right w:val="none" w:sz="0" w:space="0" w:color="auto"/>
          </w:divBdr>
        </w:div>
        <w:div w:id="308287990">
          <w:marLeft w:val="480"/>
          <w:marRight w:val="0"/>
          <w:marTop w:val="0"/>
          <w:marBottom w:val="0"/>
          <w:divBdr>
            <w:top w:val="none" w:sz="0" w:space="0" w:color="auto"/>
            <w:left w:val="none" w:sz="0" w:space="0" w:color="auto"/>
            <w:bottom w:val="none" w:sz="0" w:space="0" w:color="auto"/>
            <w:right w:val="none" w:sz="0" w:space="0" w:color="auto"/>
          </w:divBdr>
        </w:div>
        <w:div w:id="1888562105">
          <w:marLeft w:val="480"/>
          <w:marRight w:val="0"/>
          <w:marTop w:val="0"/>
          <w:marBottom w:val="0"/>
          <w:divBdr>
            <w:top w:val="none" w:sz="0" w:space="0" w:color="auto"/>
            <w:left w:val="none" w:sz="0" w:space="0" w:color="auto"/>
            <w:bottom w:val="none" w:sz="0" w:space="0" w:color="auto"/>
            <w:right w:val="none" w:sz="0" w:space="0" w:color="auto"/>
          </w:divBdr>
        </w:div>
        <w:div w:id="1759786763">
          <w:marLeft w:val="480"/>
          <w:marRight w:val="0"/>
          <w:marTop w:val="0"/>
          <w:marBottom w:val="0"/>
          <w:divBdr>
            <w:top w:val="none" w:sz="0" w:space="0" w:color="auto"/>
            <w:left w:val="none" w:sz="0" w:space="0" w:color="auto"/>
            <w:bottom w:val="none" w:sz="0" w:space="0" w:color="auto"/>
            <w:right w:val="none" w:sz="0" w:space="0" w:color="auto"/>
          </w:divBdr>
        </w:div>
        <w:div w:id="880215495">
          <w:marLeft w:val="480"/>
          <w:marRight w:val="0"/>
          <w:marTop w:val="0"/>
          <w:marBottom w:val="0"/>
          <w:divBdr>
            <w:top w:val="none" w:sz="0" w:space="0" w:color="auto"/>
            <w:left w:val="none" w:sz="0" w:space="0" w:color="auto"/>
            <w:bottom w:val="none" w:sz="0" w:space="0" w:color="auto"/>
            <w:right w:val="none" w:sz="0" w:space="0" w:color="auto"/>
          </w:divBdr>
        </w:div>
        <w:div w:id="751779920">
          <w:marLeft w:val="480"/>
          <w:marRight w:val="0"/>
          <w:marTop w:val="0"/>
          <w:marBottom w:val="0"/>
          <w:divBdr>
            <w:top w:val="none" w:sz="0" w:space="0" w:color="auto"/>
            <w:left w:val="none" w:sz="0" w:space="0" w:color="auto"/>
            <w:bottom w:val="none" w:sz="0" w:space="0" w:color="auto"/>
            <w:right w:val="none" w:sz="0" w:space="0" w:color="auto"/>
          </w:divBdr>
        </w:div>
        <w:div w:id="1306663626">
          <w:marLeft w:val="480"/>
          <w:marRight w:val="0"/>
          <w:marTop w:val="0"/>
          <w:marBottom w:val="0"/>
          <w:divBdr>
            <w:top w:val="none" w:sz="0" w:space="0" w:color="auto"/>
            <w:left w:val="none" w:sz="0" w:space="0" w:color="auto"/>
            <w:bottom w:val="none" w:sz="0" w:space="0" w:color="auto"/>
            <w:right w:val="none" w:sz="0" w:space="0" w:color="auto"/>
          </w:divBdr>
        </w:div>
        <w:div w:id="1168249087">
          <w:marLeft w:val="480"/>
          <w:marRight w:val="0"/>
          <w:marTop w:val="0"/>
          <w:marBottom w:val="0"/>
          <w:divBdr>
            <w:top w:val="none" w:sz="0" w:space="0" w:color="auto"/>
            <w:left w:val="none" w:sz="0" w:space="0" w:color="auto"/>
            <w:bottom w:val="none" w:sz="0" w:space="0" w:color="auto"/>
            <w:right w:val="none" w:sz="0" w:space="0" w:color="auto"/>
          </w:divBdr>
        </w:div>
        <w:div w:id="304900075">
          <w:marLeft w:val="480"/>
          <w:marRight w:val="0"/>
          <w:marTop w:val="0"/>
          <w:marBottom w:val="0"/>
          <w:divBdr>
            <w:top w:val="none" w:sz="0" w:space="0" w:color="auto"/>
            <w:left w:val="none" w:sz="0" w:space="0" w:color="auto"/>
            <w:bottom w:val="none" w:sz="0" w:space="0" w:color="auto"/>
            <w:right w:val="none" w:sz="0" w:space="0" w:color="auto"/>
          </w:divBdr>
        </w:div>
        <w:div w:id="1247299354">
          <w:marLeft w:val="480"/>
          <w:marRight w:val="0"/>
          <w:marTop w:val="0"/>
          <w:marBottom w:val="0"/>
          <w:divBdr>
            <w:top w:val="none" w:sz="0" w:space="0" w:color="auto"/>
            <w:left w:val="none" w:sz="0" w:space="0" w:color="auto"/>
            <w:bottom w:val="none" w:sz="0" w:space="0" w:color="auto"/>
            <w:right w:val="none" w:sz="0" w:space="0" w:color="auto"/>
          </w:divBdr>
        </w:div>
        <w:div w:id="1007175803">
          <w:marLeft w:val="480"/>
          <w:marRight w:val="0"/>
          <w:marTop w:val="0"/>
          <w:marBottom w:val="0"/>
          <w:divBdr>
            <w:top w:val="none" w:sz="0" w:space="0" w:color="auto"/>
            <w:left w:val="none" w:sz="0" w:space="0" w:color="auto"/>
            <w:bottom w:val="none" w:sz="0" w:space="0" w:color="auto"/>
            <w:right w:val="none" w:sz="0" w:space="0" w:color="auto"/>
          </w:divBdr>
        </w:div>
      </w:divsChild>
    </w:div>
    <w:div w:id="986130509">
      <w:bodyDiv w:val="1"/>
      <w:marLeft w:val="0"/>
      <w:marRight w:val="0"/>
      <w:marTop w:val="0"/>
      <w:marBottom w:val="0"/>
      <w:divBdr>
        <w:top w:val="none" w:sz="0" w:space="0" w:color="auto"/>
        <w:left w:val="none" w:sz="0" w:space="0" w:color="auto"/>
        <w:bottom w:val="none" w:sz="0" w:space="0" w:color="auto"/>
        <w:right w:val="none" w:sz="0" w:space="0" w:color="auto"/>
      </w:divBdr>
    </w:div>
    <w:div w:id="986936232">
      <w:bodyDiv w:val="1"/>
      <w:marLeft w:val="0"/>
      <w:marRight w:val="0"/>
      <w:marTop w:val="0"/>
      <w:marBottom w:val="0"/>
      <w:divBdr>
        <w:top w:val="none" w:sz="0" w:space="0" w:color="auto"/>
        <w:left w:val="none" w:sz="0" w:space="0" w:color="auto"/>
        <w:bottom w:val="none" w:sz="0" w:space="0" w:color="auto"/>
        <w:right w:val="none" w:sz="0" w:space="0" w:color="auto"/>
      </w:divBdr>
    </w:div>
    <w:div w:id="987514893">
      <w:bodyDiv w:val="1"/>
      <w:marLeft w:val="0"/>
      <w:marRight w:val="0"/>
      <w:marTop w:val="0"/>
      <w:marBottom w:val="0"/>
      <w:divBdr>
        <w:top w:val="none" w:sz="0" w:space="0" w:color="auto"/>
        <w:left w:val="none" w:sz="0" w:space="0" w:color="auto"/>
        <w:bottom w:val="none" w:sz="0" w:space="0" w:color="auto"/>
        <w:right w:val="none" w:sz="0" w:space="0" w:color="auto"/>
      </w:divBdr>
    </w:div>
    <w:div w:id="987827136">
      <w:bodyDiv w:val="1"/>
      <w:marLeft w:val="0"/>
      <w:marRight w:val="0"/>
      <w:marTop w:val="0"/>
      <w:marBottom w:val="0"/>
      <w:divBdr>
        <w:top w:val="none" w:sz="0" w:space="0" w:color="auto"/>
        <w:left w:val="none" w:sz="0" w:space="0" w:color="auto"/>
        <w:bottom w:val="none" w:sz="0" w:space="0" w:color="auto"/>
        <w:right w:val="none" w:sz="0" w:space="0" w:color="auto"/>
      </w:divBdr>
    </w:div>
    <w:div w:id="987901786">
      <w:bodyDiv w:val="1"/>
      <w:marLeft w:val="0"/>
      <w:marRight w:val="0"/>
      <w:marTop w:val="0"/>
      <w:marBottom w:val="0"/>
      <w:divBdr>
        <w:top w:val="none" w:sz="0" w:space="0" w:color="auto"/>
        <w:left w:val="none" w:sz="0" w:space="0" w:color="auto"/>
        <w:bottom w:val="none" w:sz="0" w:space="0" w:color="auto"/>
        <w:right w:val="none" w:sz="0" w:space="0" w:color="auto"/>
      </w:divBdr>
    </w:div>
    <w:div w:id="987902889">
      <w:bodyDiv w:val="1"/>
      <w:marLeft w:val="0"/>
      <w:marRight w:val="0"/>
      <w:marTop w:val="0"/>
      <w:marBottom w:val="0"/>
      <w:divBdr>
        <w:top w:val="none" w:sz="0" w:space="0" w:color="auto"/>
        <w:left w:val="none" w:sz="0" w:space="0" w:color="auto"/>
        <w:bottom w:val="none" w:sz="0" w:space="0" w:color="auto"/>
        <w:right w:val="none" w:sz="0" w:space="0" w:color="auto"/>
      </w:divBdr>
    </w:div>
    <w:div w:id="988367634">
      <w:bodyDiv w:val="1"/>
      <w:marLeft w:val="0"/>
      <w:marRight w:val="0"/>
      <w:marTop w:val="0"/>
      <w:marBottom w:val="0"/>
      <w:divBdr>
        <w:top w:val="none" w:sz="0" w:space="0" w:color="auto"/>
        <w:left w:val="none" w:sz="0" w:space="0" w:color="auto"/>
        <w:bottom w:val="none" w:sz="0" w:space="0" w:color="auto"/>
        <w:right w:val="none" w:sz="0" w:space="0" w:color="auto"/>
      </w:divBdr>
    </w:div>
    <w:div w:id="988511301">
      <w:bodyDiv w:val="1"/>
      <w:marLeft w:val="0"/>
      <w:marRight w:val="0"/>
      <w:marTop w:val="0"/>
      <w:marBottom w:val="0"/>
      <w:divBdr>
        <w:top w:val="none" w:sz="0" w:space="0" w:color="auto"/>
        <w:left w:val="none" w:sz="0" w:space="0" w:color="auto"/>
        <w:bottom w:val="none" w:sz="0" w:space="0" w:color="auto"/>
        <w:right w:val="none" w:sz="0" w:space="0" w:color="auto"/>
      </w:divBdr>
    </w:div>
    <w:div w:id="988753435">
      <w:bodyDiv w:val="1"/>
      <w:marLeft w:val="0"/>
      <w:marRight w:val="0"/>
      <w:marTop w:val="0"/>
      <w:marBottom w:val="0"/>
      <w:divBdr>
        <w:top w:val="none" w:sz="0" w:space="0" w:color="auto"/>
        <w:left w:val="none" w:sz="0" w:space="0" w:color="auto"/>
        <w:bottom w:val="none" w:sz="0" w:space="0" w:color="auto"/>
        <w:right w:val="none" w:sz="0" w:space="0" w:color="auto"/>
      </w:divBdr>
    </w:div>
    <w:div w:id="989137840">
      <w:bodyDiv w:val="1"/>
      <w:marLeft w:val="0"/>
      <w:marRight w:val="0"/>
      <w:marTop w:val="0"/>
      <w:marBottom w:val="0"/>
      <w:divBdr>
        <w:top w:val="none" w:sz="0" w:space="0" w:color="auto"/>
        <w:left w:val="none" w:sz="0" w:space="0" w:color="auto"/>
        <w:bottom w:val="none" w:sz="0" w:space="0" w:color="auto"/>
        <w:right w:val="none" w:sz="0" w:space="0" w:color="auto"/>
      </w:divBdr>
      <w:divsChild>
        <w:div w:id="1391919716">
          <w:marLeft w:val="480"/>
          <w:marRight w:val="0"/>
          <w:marTop w:val="0"/>
          <w:marBottom w:val="0"/>
          <w:divBdr>
            <w:top w:val="none" w:sz="0" w:space="0" w:color="auto"/>
            <w:left w:val="none" w:sz="0" w:space="0" w:color="auto"/>
            <w:bottom w:val="none" w:sz="0" w:space="0" w:color="auto"/>
            <w:right w:val="none" w:sz="0" w:space="0" w:color="auto"/>
          </w:divBdr>
        </w:div>
        <w:div w:id="906915234">
          <w:marLeft w:val="480"/>
          <w:marRight w:val="0"/>
          <w:marTop w:val="0"/>
          <w:marBottom w:val="0"/>
          <w:divBdr>
            <w:top w:val="none" w:sz="0" w:space="0" w:color="auto"/>
            <w:left w:val="none" w:sz="0" w:space="0" w:color="auto"/>
            <w:bottom w:val="none" w:sz="0" w:space="0" w:color="auto"/>
            <w:right w:val="none" w:sz="0" w:space="0" w:color="auto"/>
          </w:divBdr>
        </w:div>
        <w:div w:id="453787408">
          <w:marLeft w:val="480"/>
          <w:marRight w:val="0"/>
          <w:marTop w:val="0"/>
          <w:marBottom w:val="0"/>
          <w:divBdr>
            <w:top w:val="none" w:sz="0" w:space="0" w:color="auto"/>
            <w:left w:val="none" w:sz="0" w:space="0" w:color="auto"/>
            <w:bottom w:val="none" w:sz="0" w:space="0" w:color="auto"/>
            <w:right w:val="none" w:sz="0" w:space="0" w:color="auto"/>
          </w:divBdr>
        </w:div>
        <w:div w:id="1359045482">
          <w:marLeft w:val="480"/>
          <w:marRight w:val="0"/>
          <w:marTop w:val="0"/>
          <w:marBottom w:val="0"/>
          <w:divBdr>
            <w:top w:val="none" w:sz="0" w:space="0" w:color="auto"/>
            <w:left w:val="none" w:sz="0" w:space="0" w:color="auto"/>
            <w:bottom w:val="none" w:sz="0" w:space="0" w:color="auto"/>
            <w:right w:val="none" w:sz="0" w:space="0" w:color="auto"/>
          </w:divBdr>
        </w:div>
        <w:div w:id="1928921304">
          <w:marLeft w:val="480"/>
          <w:marRight w:val="0"/>
          <w:marTop w:val="0"/>
          <w:marBottom w:val="0"/>
          <w:divBdr>
            <w:top w:val="none" w:sz="0" w:space="0" w:color="auto"/>
            <w:left w:val="none" w:sz="0" w:space="0" w:color="auto"/>
            <w:bottom w:val="none" w:sz="0" w:space="0" w:color="auto"/>
            <w:right w:val="none" w:sz="0" w:space="0" w:color="auto"/>
          </w:divBdr>
        </w:div>
        <w:div w:id="1905021952">
          <w:marLeft w:val="480"/>
          <w:marRight w:val="0"/>
          <w:marTop w:val="0"/>
          <w:marBottom w:val="0"/>
          <w:divBdr>
            <w:top w:val="none" w:sz="0" w:space="0" w:color="auto"/>
            <w:left w:val="none" w:sz="0" w:space="0" w:color="auto"/>
            <w:bottom w:val="none" w:sz="0" w:space="0" w:color="auto"/>
            <w:right w:val="none" w:sz="0" w:space="0" w:color="auto"/>
          </w:divBdr>
        </w:div>
        <w:div w:id="624384573">
          <w:marLeft w:val="480"/>
          <w:marRight w:val="0"/>
          <w:marTop w:val="0"/>
          <w:marBottom w:val="0"/>
          <w:divBdr>
            <w:top w:val="none" w:sz="0" w:space="0" w:color="auto"/>
            <w:left w:val="none" w:sz="0" w:space="0" w:color="auto"/>
            <w:bottom w:val="none" w:sz="0" w:space="0" w:color="auto"/>
            <w:right w:val="none" w:sz="0" w:space="0" w:color="auto"/>
          </w:divBdr>
        </w:div>
        <w:div w:id="1746873952">
          <w:marLeft w:val="480"/>
          <w:marRight w:val="0"/>
          <w:marTop w:val="0"/>
          <w:marBottom w:val="0"/>
          <w:divBdr>
            <w:top w:val="none" w:sz="0" w:space="0" w:color="auto"/>
            <w:left w:val="none" w:sz="0" w:space="0" w:color="auto"/>
            <w:bottom w:val="none" w:sz="0" w:space="0" w:color="auto"/>
            <w:right w:val="none" w:sz="0" w:space="0" w:color="auto"/>
          </w:divBdr>
        </w:div>
        <w:div w:id="576062871">
          <w:marLeft w:val="480"/>
          <w:marRight w:val="0"/>
          <w:marTop w:val="0"/>
          <w:marBottom w:val="0"/>
          <w:divBdr>
            <w:top w:val="none" w:sz="0" w:space="0" w:color="auto"/>
            <w:left w:val="none" w:sz="0" w:space="0" w:color="auto"/>
            <w:bottom w:val="none" w:sz="0" w:space="0" w:color="auto"/>
            <w:right w:val="none" w:sz="0" w:space="0" w:color="auto"/>
          </w:divBdr>
        </w:div>
        <w:div w:id="43985683">
          <w:marLeft w:val="480"/>
          <w:marRight w:val="0"/>
          <w:marTop w:val="0"/>
          <w:marBottom w:val="0"/>
          <w:divBdr>
            <w:top w:val="none" w:sz="0" w:space="0" w:color="auto"/>
            <w:left w:val="none" w:sz="0" w:space="0" w:color="auto"/>
            <w:bottom w:val="none" w:sz="0" w:space="0" w:color="auto"/>
            <w:right w:val="none" w:sz="0" w:space="0" w:color="auto"/>
          </w:divBdr>
        </w:div>
        <w:div w:id="193621349">
          <w:marLeft w:val="480"/>
          <w:marRight w:val="0"/>
          <w:marTop w:val="0"/>
          <w:marBottom w:val="0"/>
          <w:divBdr>
            <w:top w:val="none" w:sz="0" w:space="0" w:color="auto"/>
            <w:left w:val="none" w:sz="0" w:space="0" w:color="auto"/>
            <w:bottom w:val="none" w:sz="0" w:space="0" w:color="auto"/>
            <w:right w:val="none" w:sz="0" w:space="0" w:color="auto"/>
          </w:divBdr>
        </w:div>
        <w:div w:id="1756172813">
          <w:marLeft w:val="480"/>
          <w:marRight w:val="0"/>
          <w:marTop w:val="0"/>
          <w:marBottom w:val="0"/>
          <w:divBdr>
            <w:top w:val="none" w:sz="0" w:space="0" w:color="auto"/>
            <w:left w:val="none" w:sz="0" w:space="0" w:color="auto"/>
            <w:bottom w:val="none" w:sz="0" w:space="0" w:color="auto"/>
            <w:right w:val="none" w:sz="0" w:space="0" w:color="auto"/>
          </w:divBdr>
        </w:div>
        <w:div w:id="377703290">
          <w:marLeft w:val="480"/>
          <w:marRight w:val="0"/>
          <w:marTop w:val="0"/>
          <w:marBottom w:val="0"/>
          <w:divBdr>
            <w:top w:val="none" w:sz="0" w:space="0" w:color="auto"/>
            <w:left w:val="none" w:sz="0" w:space="0" w:color="auto"/>
            <w:bottom w:val="none" w:sz="0" w:space="0" w:color="auto"/>
            <w:right w:val="none" w:sz="0" w:space="0" w:color="auto"/>
          </w:divBdr>
        </w:div>
        <w:div w:id="883521743">
          <w:marLeft w:val="480"/>
          <w:marRight w:val="0"/>
          <w:marTop w:val="0"/>
          <w:marBottom w:val="0"/>
          <w:divBdr>
            <w:top w:val="none" w:sz="0" w:space="0" w:color="auto"/>
            <w:left w:val="none" w:sz="0" w:space="0" w:color="auto"/>
            <w:bottom w:val="none" w:sz="0" w:space="0" w:color="auto"/>
            <w:right w:val="none" w:sz="0" w:space="0" w:color="auto"/>
          </w:divBdr>
        </w:div>
        <w:div w:id="1363096070">
          <w:marLeft w:val="480"/>
          <w:marRight w:val="0"/>
          <w:marTop w:val="0"/>
          <w:marBottom w:val="0"/>
          <w:divBdr>
            <w:top w:val="none" w:sz="0" w:space="0" w:color="auto"/>
            <w:left w:val="none" w:sz="0" w:space="0" w:color="auto"/>
            <w:bottom w:val="none" w:sz="0" w:space="0" w:color="auto"/>
            <w:right w:val="none" w:sz="0" w:space="0" w:color="auto"/>
          </w:divBdr>
        </w:div>
        <w:div w:id="742096068">
          <w:marLeft w:val="480"/>
          <w:marRight w:val="0"/>
          <w:marTop w:val="0"/>
          <w:marBottom w:val="0"/>
          <w:divBdr>
            <w:top w:val="none" w:sz="0" w:space="0" w:color="auto"/>
            <w:left w:val="none" w:sz="0" w:space="0" w:color="auto"/>
            <w:bottom w:val="none" w:sz="0" w:space="0" w:color="auto"/>
            <w:right w:val="none" w:sz="0" w:space="0" w:color="auto"/>
          </w:divBdr>
        </w:div>
        <w:div w:id="259720384">
          <w:marLeft w:val="480"/>
          <w:marRight w:val="0"/>
          <w:marTop w:val="0"/>
          <w:marBottom w:val="0"/>
          <w:divBdr>
            <w:top w:val="none" w:sz="0" w:space="0" w:color="auto"/>
            <w:left w:val="none" w:sz="0" w:space="0" w:color="auto"/>
            <w:bottom w:val="none" w:sz="0" w:space="0" w:color="auto"/>
            <w:right w:val="none" w:sz="0" w:space="0" w:color="auto"/>
          </w:divBdr>
        </w:div>
      </w:divsChild>
    </w:div>
    <w:div w:id="989333868">
      <w:bodyDiv w:val="1"/>
      <w:marLeft w:val="0"/>
      <w:marRight w:val="0"/>
      <w:marTop w:val="0"/>
      <w:marBottom w:val="0"/>
      <w:divBdr>
        <w:top w:val="none" w:sz="0" w:space="0" w:color="auto"/>
        <w:left w:val="none" w:sz="0" w:space="0" w:color="auto"/>
        <w:bottom w:val="none" w:sz="0" w:space="0" w:color="auto"/>
        <w:right w:val="none" w:sz="0" w:space="0" w:color="auto"/>
      </w:divBdr>
    </w:div>
    <w:div w:id="989677873">
      <w:bodyDiv w:val="1"/>
      <w:marLeft w:val="0"/>
      <w:marRight w:val="0"/>
      <w:marTop w:val="0"/>
      <w:marBottom w:val="0"/>
      <w:divBdr>
        <w:top w:val="none" w:sz="0" w:space="0" w:color="auto"/>
        <w:left w:val="none" w:sz="0" w:space="0" w:color="auto"/>
        <w:bottom w:val="none" w:sz="0" w:space="0" w:color="auto"/>
        <w:right w:val="none" w:sz="0" w:space="0" w:color="auto"/>
      </w:divBdr>
      <w:divsChild>
        <w:div w:id="778909141">
          <w:marLeft w:val="640"/>
          <w:marRight w:val="0"/>
          <w:marTop w:val="0"/>
          <w:marBottom w:val="0"/>
          <w:divBdr>
            <w:top w:val="none" w:sz="0" w:space="0" w:color="auto"/>
            <w:left w:val="none" w:sz="0" w:space="0" w:color="auto"/>
            <w:bottom w:val="none" w:sz="0" w:space="0" w:color="auto"/>
            <w:right w:val="none" w:sz="0" w:space="0" w:color="auto"/>
          </w:divBdr>
        </w:div>
        <w:div w:id="1446971485">
          <w:marLeft w:val="640"/>
          <w:marRight w:val="0"/>
          <w:marTop w:val="0"/>
          <w:marBottom w:val="0"/>
          <w:divBdr>
            <w:top w:val="none" w:sz="0" w:space="0" w:color="auto"/>
            <w:left w:val="none" w:sz="0" w:space="0" w:color="auto"/>
            <w:bottom w:val="none" w:sz="0" w:space="0" w:color="auto"/>
            <w:right w:val="none" w:sz="0" w:space="0" w:color="auto"/>
          </w:divBdr>
        </w:div>
        <w:div w:id="1832672352">
          <w:marLeft w:val="640"/>
          <w:marRight w:val="0"/>
          <w:marTop w:val="0"/>
          <w:marBottom w:val="0"/>
          <w:divBdr>
            <w:top w:val="none" w:sz="0" w:space="0" w:color="auto"/>
            <w:left w:val="none" w:sz="0" w:space="0" w:color="auto"/>
            <w:bottom w:val="none" w:sz="0" w:space="0" w:color="auto"/>
            <w:right w:val="none" w:sz="0" w:space="0" w:color="auto"/>
          </w:divBdr>
        </w:div>
        <w:div w:id="1955209463">
          <w:marLeft w:val="640"/>
          <w:marRight w:val="0"/>
          <w:marTop w:val="0"/>
          <w:marBottom w:val="0"/>
          <w:divBdr>
            <w:top w:val="none" w:sz="0" w:space="0" w:color="auto"/>
            <w:left w:val="none" w:sz="0" w:space="0" w:color="auto"/>
            <w:bottom w:val="none" w:sz="0" w:space="0" w:color="auto"/>
            <w:right w:val="none" w:sz="0" w:space="0" w:color="auto"/>
          </w:divBdr>
        </w:div>
        <w:div w:id="894895873">
          <w:marLeft w:val="640"/>
          <w:marRight w:val="0"/>
          <w:marTop w:val="0"/>
          <w:marBottom w:val="0"/>
          <w:divBdr>
            <w:top w:val="none" w:sz="0" w:space="0" w:color="auto"/>
            <w:left w:val="none" w:sz="0" w:space="0" w:color="auto"/>
            <w:bottom w:val="none" w:sz="0" w:space="0" w:color="auto"/>
            <w:right w:val="none" w:sz="0" w:space="0" w:color="auto"/>
          </w:divBdr>
        </w:div>
        <w:div w:id="859319974">
          <w:marLeft w:val="640"/>
          <w:marRight w:val="0"/>
          <w:marTop w:val="0"/>
          <w:marBottom w:val="0"/>
          <w:divBdr>
            <w:top w:val="none" w:sz="0" w:space="0" w:color="auto"/>
            <w:left w:val="none" w:sz="0" w:space="0" w:color="auto"/>
            <w:bottom w:val="none" w:sz="0" w:space="0" w:color="auto"/>
            <w:right w:val="none" w:sz="0" w:space="0" w:color="auto"/>
          </w:divBdr>
        </w:div>
        <w:div w:id="648899686">
          <w:marLeft w:val="640"/>
          <w:marRight w:val="0"/>
          <w:marTop w:val="0"/>
          <w:marBottom w:val="0"/>
          <w:divBdr>
            <w:top w:val="none" w:sz="0" w:space="0" w:color="auto"/>
            <w:left w:val="none" w:sz="0" w:space="0" w:color="auto"/>
            <w:bottom w:val="none" w:sz="0" w:space="0" w:color="auto"/>
            <w:right w:val="none" w:sz="0" w:space="0" w:color="auto"/>
          </w:divBdr>
        </w:div>
        <w:div w:id="842204180">
          <w:marLeft w:val="640"/>
          <w:marRight w:val="0"/>
          <w:marTop w:val="0"/>
          <w:marBottom w:val="0"/>
          <w:divBdr>
            <w:top w:val="none" w:sz="0" w:space="0" w:color="auto"/>
            <w:left w:val="none" w:sz="0" w:space="0" w:color="auto"/>
            <w:bottom w:val="none" w:sz="0" w:space="0" w:color="auto"/>
            <w:right w:val="none" w:sz="0" w:space="0" w:color="auto"/>
          </w:divBdr>
        </w:div>
        <w:div w:id="1976107178">
          <w:marLeft w:val="640"/>
          <w:marRight w:val="0"/>
          <w:marTop w:val="0"/>
          <w:marBottom w:val="0"/>
          <w:divBdr>
            <w:top w:val="none" w:sz="0" w:space="0" w:color="auto"/>
            <w:left w:val="none" w:sz="0" w:space="0" w:color="auto"/>
            <w:bottom w:val="none" w:sz="0" w:space="0" w:color="auto"/>
            <w:right w:val="none" w:sz="0" w:space="0" w:color="auto"/>
          </w:divBdr>
        </w:div>
        <w:div w:id="96415794">
          <w:marLeft w:val="640"/>
          <w:marRight w:val="0"/>
          <w:marTop w:val="0"/>
          <w:marBottom w:val="0"/>
          <w:divBdr>
            <w:top w:val="none" w:sz="0" w:space="0" w:color="auto"/>
            <w:left w:val="none" w:sz="0" w:space="0" w:color="auto"/>
            <w:bottom w:val="none" w:sz="0" w:space="0" w:color="auto"/>
            <w:right w:val="none" w:sz="0" w:space="0" w:color="auto"/>
          </w:divBdr>
        </w:div>
        <w:div w:id="88353273">
          <w:marLeft w:val="640"/>
          <w:marRight w:val="0"/>
          <w:marTop w:val="0"/>
          <w:marBottom w:val="0"/>
          <w:divBdr>
            <w:top w:val="none" w:sz="0" w:space="0" w:color="auto"/>
            <w:left w:val="none" w:sz="0" w:space="0" w:color="auto"/>
            <w:bottom w:val="none" w:sz="0" w:space="0" w:color="auto"/>
            <w:right w:val="none" w:sz="0" w:space="0" w:color="auto"/>
          </w:divBdr>
        </w:div>
        <w:div w:id="953093941">
          <w:marLeft w:val="640"/>
          <w:marRight w:val="0"/>
          <w:marTop w:val="0"/>
          <w:marBottom w:val="0"/>
          <w:divBdr>
            <w:top w:val="none" w:sz="0" w:space="0" w:color="auto"/>
            <w:left w:val="none" w:sz="0" w:space="0" w:color="auto"/>
            <w:bottom w:val="none" w:sz="0" w:space="0" w:color="auto"/>
            <w:right w:val="none" w:sz="0" w:space="0" w:color="auto"/>
          </w:divBdr>
        </w:div>
        <w:div w:id="1978798518">
          <w:marLeft w:val="640"/>
          <w:marRight w:val="0"/>
          <w:marTop w:val="0"/>
          <w:marBottom w:val="0"/>
          <w:divBdr>
            <w:top w:val="none" w:sz="0" w:space="0" w:color="auto"/>
            <w:left w:val="none" w:sz="0" w:space="0" w:color="auto"/>
            <w:bottom w:val="none" w:sz="0" w:space="0" w:color="auto"/>
            <w:right w:val="none" w:sz="0" w:space="0" w:color="auto"/>
          </w:divBdr>
        </w:div>
        <w:div w:id="1892568010">
          <w:marLeft w:val="640"/>
          <w:marRight w:val="0"/>
          <w:marTop w:val="0"/>
          <w:marBottom w:val="0"/>
          <w:divBdr>
            <w:top w:val="none" w:sz="0" w:space="0" w:color="auto"/>
            <w:left w:val="none" w:sz="0" w:space="0" w:color="auto"/>
            <w:bottom w:val="none" w:sz="0" w:space="0" w:color="auto"/>
            <w:right w:val="none" w:sz="0" w:space="0" w:color="auto"/>
          </w:divBdr>
        </w:div>
        <w:div w:id="781146042">
          <w:marLeft w:val="640"/>
          <w:marRight w:val="0"/>
          <w:marTop w:val="0"/>
          <w:marBottom w:val="0"/>
          <w:divBdr>
            <w:top w:val="none" w:sz="0" w:space="0" w:color="auto"/>
            <w:left w:val="none" w:sz="0" w:space="0" w:color="auto"/>
            <w:bottom w:val="none" w:sz="0" w:space="0" w:color="auto"/>
            <w:right w:val="none" w:sz="0" w:space="0" w:color="auto"/>
          </w:divBdr>
        </w:div>
        <w:div w:id="328363474">
          <w:marLeft w:val="640"/>
          <w:marRight w:val="0"/>
          <w:marTop w:val="0"/>
          <w:marBottom w:val="0"/>
          <w:divBdr>
            <w:top w:val="none" w:sz="0" w:space="0" w:color="auto"/>
            <w:left w:val="none" w:sz="0" w:space="0" w:color="auto"/>
            <w:bottom w:val="none" w:sz="0" w:space="0" w:color="auto"/>
            <w:right w:val="none" w:sz="0" w:space="0" w:color="auto"/>
          </w:divBdr>
        </w:div>
        <w:div w:id="1083380507">
          <w:marLeft w:val="640"/>
          <w:marRight w:val="0"/>
          <w:marTop w:val="0"/>
          <w:marBottom w:val="0"/>
          <w:divBdr>
            <w:top w:val="none" w:sz="0" w:space="0" w:color="auto"/>
            <w:left w:val="none" w:sz="0" w:space="0" w:color="auto"/>
            <w:bottom w:val="none" w:sz="0" w:space="0" w:color="auto"/>
            <w:right w:val="none" w:sz="0" w:space="0" w:color="auto"/>
          </w:divBdr>
        </w:div>
        <w:div w:id="83572088">
          <w:marLeft w:val="640"/>
          <w:marRight w:val="0"/>
          <w:marTop w:val="0"/>
          <w:marBottom w:val="0"/>
          <w:divBdr>
            <w:top w:val="none" w:sz="0" w:space="0" w:color="auto"/>
            <w:left w:val="none" w:sz="0" w:space="0" w:color="auto"/>
            <w:bottom w:val="none" w:sz="0" w:space="0" w:color="auto"/>
            <w:right w:val="none" w:sz="0" w:space="0" w:color="auto"/>
          </w:divBdr>
        </w:div>
        <w:div w:id="1154881702">
          <w:marLeft w:val="640"/>
          <w:marRight w:val="0"/>
          <w:marTop w:val="0"/>
          <w:marBottom w:val="0"/>
          <w:divBdr>
            <w:top w:val="none" w:sz="0" w:space="0" w:color="auto"/>
            <w:left w:val="none" w:sz="0" w:space="0" w:color="auto"/>
            <w:bottom w:val="none" w:sz="0" w:space="0" w:color="auto"/>
            <w:right w:val="none" w:sz="0" w:space="0" w:color="auto"/>
          </w:divBdr>
        </w:div>
        <w:div w:id="631374291">
          <w:marLeft w:val="640"/>
          <w:marRight w:val="0"/>
          <w:marTop w:val="0"/>
          <w:marBottom w:val="0"/>
          <w:divBdr>
            <w:top w:val="none" w:sz="0" w:space="0" w:color="auto"/>
            <w:left w:val="none" w:sz="0" w:space="0" w:color="auto"/>
            <w:bottom w:val="none" w:sz="0" w:space="0" w:color="auto"/>
            <w:right w:val="none" w:sz="0" w:space="0" w:color="auto"/>
          </w:divBdr>
        </w:div>
        <w:div w:id="90245108">
          <w:marLeft w:val="640"/>
          <w:marRight w:val="0"/>
          <w:marTop w:val="0"/>
          <w:marBottom w:val="0"/>
          <w:divBdr>
            <w:top w:val="none" w:sz="0" w:space="0" w:color="auto"/>
            <w:left w:val="none" w:sz="0" w:space="0" w:color="auto"/>
            <w:bottom w:val="none" w:sz="0" w:space="0" w:color="auto"/>
            <w:right w:val="none" w:sz="0" w:space="0" w:color="auto"/>
          </w:divBdr>
        </w:div>
        <w:div w:id="877275472">
          <w:marLeft w:val="640"/>
          <w:marRight w:val="0"/>
          <w:marTop w:val="0"/>
          <w:marBottom w:val="0"/>
          <w:divBdr>
            <w:top w:val="none" w:sz="0" w:space="0" w:color="auto"/>
            <w:left w:val="none" w:sz="0" w:space="0" w:color="auto"/>
            <w:bottom w:val="none" w:sz="0" w:space="0" w:color="auto"/>
            <w:right w:val="none" w:sz="0" w:space="0" w:color="auto"/>
          </w:divBdr>
        </w:div>
        <w:div w:id="1853645309">
          <w:marLeft w:val="640"/>
          <w:marRight w:val="0"/>
          <w:marTop w:val="0"/>
          <w:marBottom w:val="0"/>
          <w:divBdr>
            <w:top w:val="none" w:sz="0" w:space="0" w:color="auto"/>
            <w:left w:val="none" w:sz="0" w:space="0" w:color="auto"/>
            <w:bottom w:val="none" w:sz="0" w:space="0" w:color="auto"/>
            <w:right w:val="none" w:sz="0" w:space="0" w:color="auto"/>
          </w:divBdr>
        </w:div>
        <w:div w:id="1361316032">
          <w:marLeft w:val="640"/>
          <w:marRight w:val="0"/>
          <w:marTop w:val="0"/>
          <w:marBottom w:val="0"/>
          <w:divBdr>
            <w:top w:val="none" w:sz="0" w:space="0" w:color="auto"/>
            <w:left w:val="none" w:sz="0" w:space="0" w:color="auto"/>
            <w:bottom w:val="none" w:sz="0" w:space="0" w:color="auto"/>
            <w:right w:val="none" w:sz="0" w:space="0" w:color="auto"/>
          </w:divBdr>
        </w:div>
        <w:div w:id="836771848">
          <w:marLeft w:val="640"/>
          <w:marRight w:val="0"/>
          <w:marTop w:val="0"/>
          <w:marBottom w:val="0"/>
          <w:divBdr>
            <w:top w:val="none" w:sz="0" w:space="0" w:color="auto"/>
            <w:left w:val="none" w:sz="0" w:space="0" w:color="auto"/>
            <w:bottom w:val="none" w:sz="0" w:space="0" w:color="auto"/>
            <w:right w:val="none" w:sz="0" w:space="0" w:color="auto"/>
          </w:divBdr>
        </w:div>
        <w:div w:id="1678968843">
          <w:marLeft w:val="640"/>
          <w:marRight w:val="0"/>
          <w:marTop w:val="0"/>
          <w:marBottom w:val="0"/>
          <w:divBdr>
            <w:top w:val="none" w:sz="0" w:space="0" w:color="auto"/>
            <w:left w:val="none" w:sz="0" w:space="0" w:color="auto"/>
            <w:bottom w:val="none" w:sz="0" w:space="0" w:color="auto"/>
            <w:right w:val="none" w:sz="0" w:space="0" w:color="auto"/>
          </w:divBdr>
        </w:div>
        <w:div w:id="204415982">
          <w:marLeft w:val="640"/>
          <w:marRight w:val="0"/>
          <w:marTop w:val="0"/>
          <w:marBottom w:val="0"/>
          <w:divBdr>
            <w:top w:val="none" w:sz="0" w:space="0" w:color="auto"/>
            <w:left w:val="none" w:sz="0" w:space="0" w:color="auto"/>
            <w:bottom w:val="none" w:sz="0" w:space="0" w:color="auto"/>
            <w:right w:val="none" w:sz="0" w:space="0" w:color="auto"/>
          </w:divBdr>
        </w:div>
        <w:div w:id="2070490489">
          <w:marLeft w:val="640"/>
          <w:marRight w:val="0"/>
          <w:marTop w:val="0"/>
          <w:marBottom w:val="0"/>
          <w:divBdr>
            <w:top w:val="none" w:sz="0" w:space="0" w:color="auto"/>
            <w:left w:val="none" w:sz="0" w:space="0" w:color="auto"/>
            <w:bottom w:val="none" w:sz="0" w:space="0" w:color="auto"/>
            <w:right w:val="none" w:sz="0" w:space="0" w:color="auto"/>
          </w:divBdr>
        </w:div>
        <w:div w:id="257492757">
          <w:marLeft w:val="640"/>
          <w:marRight w:val="0"/>
          <w:marTop w:val="0"/>
          <w:marBottom w:val="0"/>
          <w:divBdr>
            <w:top w:val="none" w:sz="0" w:space="0" w:color="auto"/>
            <w:left w:val="none" w:sz="0" w:space="0" w:color="auto"/>
            <w:bottom w:val="none" w:sz="0" w:space="0" w:color="auto"/>
            <w:right w:val="none" w:sz="0" w:space="0" w:color="auto"/>
          </w:divBdr>
        </w:div>
        <w:div w:id="1188375462">
          <w:marLeft w:val="640"/>
          <w:marRight w:val="0"/>
          <w:marTop w:val="0"/>
          <w:marBottom w:val="0"/>
          <w:divBdr>
            <w:top w:val="none" w:sz="0" w:space="0" w:color="auto"/>
            <w:left w:val="none" w:sz="0" w:space="0" w:color="auto"/>
            <w:bottom w:val="none" w:sz="0" w:space="0" w:color="auto"/>
            <w:right w:val="none" w:sz="0" w:space="0" w:color="auto"/>
          </w:divBdr>
        </w:div>
        <w:div w:id="338388877">
          <w:marLeft w:val="640"/>
          <w:marRight w:val="0"/>
          <w:marTop w:val="0"/>
          <w:marBottom w:val="0"/>
          <w:divBdr>
            <w:top w:val="none" w:sz="0" w:space="0" w:color="auto"/>
            <w:left w:val="none" w:sz="0" w:space="0" w:color="auto"/>
            <w:bottom w:val="none" w:sz="0" w:space="0" w:color="auto"/>
            <w:right w:val="none" w:sz="0" w:space="0" w:color="auto"/>
          </w:divBdr>
        </w:div>
        <w:div w:id="697581623">
          <w:marLeft w:val="640"/>
          <w:marRight w:val="0"/>
          <w:marTop w:val="0"/>
          <w:marBottom w:val="0"/>
          <w:divBdr>
            <w:top w:val="none" w:sz="0" w:space="0" w:color="auto"/>
            <w:left w:val="none" w:sz="0" w:space="0" w:color="auto"/>
            <w:bottom w:val="none" w:sz="0" w:space="0" w:color="auto"/>
            <w:right w:val="none" w:sz="0" w:space="0" w:color="auto"/>
          </w:divBdr>
        </w:div>
        <w:div w:id="225532164">
          <w:marLeft w:val="640"/>
          <w:marRight w:val="0"/>
          <w:marTop w:val="0"/>
          <w:marBottom w:val="0"/>
          <w:divBdr>
            <w:top w:val="none" w:sz="0" w:space="0" w:color="auto"/>
            <w:left w:val="none" w:sz="0" w:space="0" w:color="auto"/>
            <w:bottom w:val="none" w:sz="0" w:space="0" w:color="auto"/>
            <w:right w:val="none" w:sz="0" w:space="0" w:color="auto"/>
          </w:divBdr>
        </w:div>
        <w:div w:id="580984843">
          <w:marLeft w:val="640"/>
          <w:marRight w:val="0"/>
          <w:marTop w:val="0"/>
          <w:marBottom w:val="0"/>
          <w:divBdr>
            <w:top w:val="none" w:sz="0" w:space="0" w:color="auto"/>
            <w:left w:val="none" w:sz="0" w:space="0" w:color="auto"/>
            <w:bottom w:val="none" w:sz="0" w:space="0" w:color="auto"/>
            <w:right w:val="none" w:sz="0" w:space="0" w:color="auto"/>
          </w:divBdr>
        </w:div>
        <w:div w:id="1170217144">
          <w:marLeft w:val="640"/>
          <w:marRight w:val="0"/>
          <w:marTop w:val="0"/>
          <w:marBottom w:val="0"/>
          <w:divBdr>
            <w:top w:val="none" w:sz="0" w:space="0" w:color="auto"/>
            <w:left w:val="none" w:sz="0" w:space="0" w:color="auto"/>
            <w:bottom w:val="none" w:sz="0" w:space="0" w:color="auto"/>
            <w:right w:val="none" w:sz="0" w:space="0" w:color="auto"/>
          </w:divBdr>
        </w:div>
        <w:div w:id="1463114099">
          <w:marLeft w:val="640"/>
          <w:marRight w:val="0"/>
          <w:marTop w:val="0"/>
          <w:marBottom w:val="0"/>
          <w:divBdr>
            <w:top w:val="none" w:sz="0" w:space="0" w:color="auto"/>
            <w:left w:val="none" w:sz="0" w:space="0" w:color="auto"/>
            <w:bottom w:val="none" w:sz="0" w:space="0" w:color="auto"/>
            <w:right w:val="none" w:sz="0" w:space="0" w:color="auto"/>
          </w:divBdr>
        </w:div>
        <w:div w:id="959997344">
          <w:marLeft w:val="640"/>
          <w:marRight w:val="0"/>
          <w:marTop w:val="0"/>
          <w:marBottom w:val="0"/>
          <w:divBdr>
            <w:top w:val="none" w:sz="0" w:space="0" w:color="auto"/>
            <w:left w:val="none" w:sz="0" w:space="0" w:color="auto"/>
            <w:bottom w:val="none" w:sz="0" w:space="0" w:color="auto"/>
            <w:right w:val="none" w:sz="0" w:space="0" w:color="auto"/>
          </w:divBdr>
        </w:div>
        <w:div w:id="1618756432">
          <w:marLeft w:val="640"/>
          <w:marRight w:val="0"/>
          <w:marTop w:val="0"/>
          <w:marBottom w:val="0"/>
          <w:divBdr>
            <w:top w:val="none" w:sz="0" w:space="0" w:color="auto"/>
            <w:left w:val="none" w:sz="0" w:space="0" w:color="auto"/>
            <w:bottom w:val="none" w:sz="0" w:space="0" w:color="auto"/>
            <w:right w:val="none" w:sz="0" w:space="0" w:color="auto"/>
          </w:divBdr>
        </w:div>
        <w:div w:id="25719245">
          <w:marLeft w:val="640"/>
          <w:marRight w:val="0"/>
          <w:marTop w:val="0"/>
          <w:marBottom w:val="0"/>
          <w:divBdr>
            <w:top w:val="none" w:sz="0" w:space="0" w:color="auto"/>
            <w:left w:val="none" w:sz="0" w:space="0" w:color="auto"/>
            <w:bottom w:val="none" w:sz="0" w:space="0" w:color="auto"/>
            <w:right w:val="none" w:sz="0" w:space="0" w:color="auto"/>
          </w:divBdr>
        </w:div>
        <w:div w:id="1586960500">
          <w:marLeft w:val="640"/>
          <w:marRight w:val="0"/>
          <w:marTop w:val="0"/>
          <w:marBottom w:val="0"/>
          <w:divBdr>
            <w:top w:val="none" w:sz="0" w:space="0" w:color="auto"/>
            <w:left w:val="none" w:sz="0" w:space="0" w:color="auto"/>
            <w:bottom w:val="none" w:sz="0" w:space="0" w:color="auto"/>
            <w:right w:val="none" w:sz="0" w:space="0" w:color="auto"/>
          </w:divBdr>
        </w:div>
        <w:div w:id="777718775">
          <w:marLeft w:val="640"/>
          <w:marRight w:val="0"/>
          <w:marTop w:val="0"/>
          <w:marBottom w:val="0"/>
          <w:divBdr>
            <w:top w:val="none" w:sz="0" w:space="0" w:color="auto"/>
            <w:left w:val="none" w:sz="0" w:space="0" w:color="auto"/>
            <w:bottom w:val="none" w:sz="0" w:space="0" w:color="auto"/>
            <w:right w:val="none" w:sz="0" w:space="0" w:color="auto"/>
          </w:divBdr>
        </w:div>
        <w:div w:id="2104184014">
          <w:marLeft w:val="640"/>
          <w:marRight w:val="0"/>
          <w:marTop w:val="0"/>
          <w:marBottom w:val="0"/>
          <w:divBdr>
            <w:top w:val="none" w:sz="0" w:space="0" w:color="auto"/>
            <w:left w:val="none" w:sz="0" w:space="0" w:color="auto"/>
            <w:bottom w:val="none" w:sz="0" w:space="0" w:color="auto"/>
            <w:right w:val="none" w:sz="0" w:space="0" w:color="auto"/>
          </w:divBdr>
        </w:div>
        <w:div w:id="679237802">
          <w:marLeft w:val="640"/>
          <w:marRight w:val="0"/>
          <w:marTop w:val="0"/>
          <w:marBottom w:val="0"/>
          <w:divBdr>
            <w:top w:val="none" w:sz="0" w:space="0" w:color="auto"/>
            <w:left w:val="none" w:sz="0" w:space="0" w:color="auto"/>
            <w:bottom w:val="none" w:sz="0" w:space="0" w:color="auto"/>
            <w:right w:val="none" w:sz="0" w:space="0" w:color="auto"/>
          </w:divBdr>
        </w:div>
        <w:div w:id="333266669">
          <w:marLeft w:val="640"/>
          <w:marRight w:val="0"/>
          <w:marTop w:val="0"/>
          <w:marBottom w:val="0"/>
          <w:divBdr>
            <w:top w:val="none" w:sz="0" w:space="0" w:color="auto"/>
            <w:left w:val="none" w:sz="0" w:space="0" w:color="auto"/>
            <w:bottom w:val="none" w:sz="0" w:space="0" w:color="auto"/>
            <w:right w:val="none" w:sz="0" w:space="0" w:color="auto"/>
          </w:divBdr>
        </w:div>
        <w:div w:id="841430405">
          <w:marLeft w:val="640"/>
          <w:marRight w:val="0"/>
          <w:marTop w:val="0"/>
          <w:marBottom w:val="0"/>
          <w:divBdr>
            <w:top w:val="none" w:sz="0" w:space="0" w:color="auto"/>
            <w:left w:val="none" w:sz="0" w:space="0" w:color="auto"/>
            <w:bottom w:val="none" w:sz="0" w:space="0" w:color="auto"/>
            <w:right w:val="none" w:sz="0" w:space="0" w:color="auto"/>
          </w:divBdr>
        </w:div>
        <w:div w:id="1042443777">
          <w:marLeft w:val="640"/>
          <w:marRight w:val="0"/>
          <w:marTop w:val="0"/>
          <w:marBottom w:val="0"/>
          <w:divBdr>
            <w:top w:val="none" w:sz="0" w:space="0" w:color="auto"/>
            <w:left w:val="none" w:sz="0" w:space="0" w:color="auto"/>
            <w:bottom w:val="none" w:sz="0" w:space="0" w:color="auto"/>
            <w:right w:val="none" w:sz="0" w:space="0" w:color="auto"/>
          </w:divBdr>
        </w:div>
        <w:div w:id="1453209986">
          <w:marLeft w:val="640"/>
          <w:marRight w:val="0"/>
          <w:marTop w:val="0"/>
          <w:marBottom w:val="0"/>
          <w:divBdr>
            <w:top w:val="none" w:sz="0" w:space="0" w:color="auto"/>
            <w:left w:val="none" w:sz="0" w:space="0" w:color="auto"/>
            <w:bottom w:val="none" w:sz="0" w:space="0" w:color="auto"/>
            <w:right w:val="none" w:sz="0" w:space="0" w:color="auto"/>
          </w:divBdr>
        </w:div>
        <w:div w:id="983238924">
          <w:marLeft w:val="640"/>
          <w:marRight w:val="0"/>
          <w:marTop w:val="0"/>
          <w:marBottom w:val="0"/>
          <w:divBdr>
            <w:top w:val="none" w:sz="0" w:space="0" w:color="auto"/>
            <w:left w:val="none" w:sz="0" w:space="0" w:color="auto"/>
            <w:bottom w:val="none" w:sz="0" w:space="0" w:color="auto"/>
            <w:right w:val="none" w:sz="0" w:space="0" w:color="auto"/>
          </w:divBdr>
        </w:div>
        <w:div w:id="275450988">
          <w:marLeft w:val="640"/>
          <w:marRight w:val="0"/>
          <w:marTop w:val="0"/>
          <w:marBottom w:val="0"/>
          <w:divBdr>
            <w:top w:val="none" w:sz="0" w:space="0" w:color="auto"/>
            <w:left w:val="none" w:sz="0" w:space="0" w:color="auto"/>
            <w:bottom w:val="none" w:sz="0" w:space="0" w:color="auto"/>
            <w:right w:val="none" w:sz="0" w:space="0" w:color="auto"/>
          </w:divBdr>
        </w:div>
        <w:div w:id="235631676">
          <w:marLeft w:val="640"/>
          <w:marRight w:val="0"/>
          <w:marTop w:val="0"/>
          <w:marBottom w:val="0"/>
          <w:divBdr>
            <w:top w:val="none" w:sz="0" w:space="0" w:color="auto"/>
            <w:left w:val="none" w:sz="0" w:space="0" w:color="auto"/>
            <w:bottom w:val="none" w:sz="0" w:space="0" w:color="auto"/>
            <w:right w:val="none" w:sz="0" w:space="0" w:color="auto"/>
          </w:divBdr>
        </w:div>
      </w:divsChild>
    </w:div>
    <w:div w:id="989942928">
      <w:bodyDiv w:val="1"/>
      <w:marLeft w:val="0"/>
      <w:marRight w:val="0"/>
      <w:marTop w:val="0"/>
      <w:marBottom w:val="0"/>
      <w:divBdr>
        <w:top w:val="none" w:sz="0" w:space="0" w:color="auto"/>
        <w:left w:val="none" w:sz="0" w:space="0" w:color="auto"/>
        <w:bottom w:val="none" w:sz="0" w:space="0" w:color="auto"/>
        <w:right w:val="none" w:sz="0" w:space="0" w:color="auto"/>
      </w:divBdr>
    </w:div>
    <w:div w:id="990059207">
      <w:bodyDiv w:val="1"/>
      <w:marLeft w:val="0"/>
      <w:marRight w:val="0"/>
      <w:marTop w:val="0"/>
      <w:marBottom w:val="0"/>
      <w:divBdr>
        <w:top w:val="none" w:sz="0" w:space="0" w:color="auto"/>
        <w:left w:val="none" w:sz="0" w:space="0" w:color="auto"/>
        <w:bottom w:val="none" w:sz="0" w:space="0" w:color="auto"/>
        <w:right w:val="none" w:sz="0" w:space="0" w:color="auto"/>
      </w:divBdr>
    </w:div>
    <w:div w:id="990593751">
      <w:bodyDiv w:val="1"/>
      <w:marLeft w:val="0"/>
      <w:marRight w:val="0"/>
      <w:marTop w:val="0"/>
      <w:marBottom w:val="0"/>
      <w:divBdr>
        <w:top w:val="none" w:sz="0" w:space="0" w:color="auto"/>
        <w:left w:val="none" w:sz="0" w:space="0" w:color="auto"/>
        <w:bottom w:val="none" w:sz="0" w:space="0" w:color="auto"/>
        <w:right w:val="none" w:sz="0" w:space="0" w:color="auto"/>
      </w:divBdr>
    </w:div>
    <w:div w:id="990602728">
      <w:bodyDiv w:val="1"/>
      <w:marLeft w:val="0"/>
      <w:marRight w:val="0"/>
      <w:marTop w:val="0"/>
      <w:marBottom w:val="0"/>
      <w:divBdr>
        <w:top w:val="none" w:sz="0" w:space="0" w:color="auto"/>
        <w:left w:val="none" w:sz="0" w:space="0" w:color="auto"/>
        <w:bottom w:val="none" w:sz="0" w:space="0" w:color="auto"/>
        <w:right w:val="none" w:sz="0" w:space="0" w:color="auto"/>
      </w:divBdr>
    </w:div>
    <w:div w:id="991181926">
      <w:bodyDiv w:val="1"/>
      <w:marLeft w:val="0"/>
      <w:marRight w:val="0"/>
      <w:marTop w:val="0"/>
      <w:marBottom w:val="0"/>
      <w:divBdr>
        <w:top w:val="none" w:sz="0" w:space="0" w:color="auto"/>
        <w:left w:val="none" w:sz="0" w:space="0" w:color="auto"/>
        <w:bottom w:val="none" w:sz="0" w:space="0" w:color="auto"/>
        <w:right w:val="none" w:sz="0" w:space="0" w:color="auto"/>
      </w:divBdr>
      <w:divsChild>
        <w:div w:id="71002423">
          <w:marLeft w:val="0"/>
          <w:marRight w:val="0"/>
          <w:marTop w:val="0"/>
          <w:marBottom w:val="0"/>
          <w:divBdr>
            <w:top w:val="none" w:sz="0" w:space="0" w:color="auto"/>
            <w:left w:val="none" w:sz="0" w:space="0" w:color="auto"/>
            <w:bottom w:val="none" w:sz="0" w:space="0" w:color="auto"/>
            <w:right w:val="none" w:sz="0" w:space="0" w:color="auto"/>
          </w:divBdr>
        </w:div>
        <w:div w:id="2027904094">
          <w:marLeft w:val="0"/>
          <w:marRight w:val="0"/>
          <w:marTop w:val="0"/>
          <w:marBottom w:val="0"/>
          <w:divBdr>
            <w:top w:val="none" w:sz="0" w:space="0" w:color="auto"/>
            <w:left w:val="none" w:sz="0" w:space="0" w:color="auto"/>
            <w:bottom w:val="none" w:sz="0" w:space="0" w:color="auto"/>
            <w:right w:val="none" w:sz="0" w:space="0" w:color="auto"/>
          </w:divBdr>
        </w:div>
        <w:div w:id="312638892">
          <w:marLeft w:val="0"/>
          <w:marRight w:val="0"/>
          <w:marTop w:val="0"/>
          <w:marBottom w:val="0"/>
          <w:divBdr>
            <w:top w:val="none" w:sz="0" w:space="0" w:color="auto"/>
            <w:left w:val="none" w:sz="0" w:space="0" w:color="auto"/>
            <w:bottom w:val="none" w:sz="0" w:space="0" w:color="auto"/>
            <w:right w:val="none" w:sz="0" w:space="0" w:color="auto"/>
          </w:divBdr>
        </w:div>
        <w:div w:id="1334603192">
          <w:marLeft w:val="0"/>
          <w:marRight w:val="0"/>
          <w:marTop w:val="0"/>
          <w:marBottom w:val="0"/>
          <w:divBdr>
            <w:top w:val="none" w:sz="0" w:space="0" w:color="auto"/>
            <w:left w:val="none" w:sz="0" w:space="0" w:color="auto"/>
            <w:bottom w:val="none" w:sz="0" w:space="0" w:color="auto"/>
            <w:right w:val="none" w:sz="0" w:space="0" w:color="auto"/>
          </w:divBdr>
        </w:div>
        <w:div w:id="1675299379">
          <w:marLeft w:val="0"/>
          <w:marRight w:val="0"/>
          <w:marTop w:val="0"/>
          <w:marBottom w:val="0"/>
          <w:divBdr>
            <w:top w:val="none" w:sz="0" w:space="0" w:color="auto"/>
            <w:left w:val="none" w:sz="0" w:space="0" w:color="auto"/>
            <w:bottom w:val="none" w:sz="0" w:space="0" w:color="auto"/>
            <w:right w:val="none" w:sz="0" w:space="0" w:color="auto"/>
          </w:divBdr>
        </w:div>
        <w:div w:id="1458378262">
          <w:marLeft w:val="0"/>
          <w:marRight w:val="0"/>
          <w:marTop w:val="0"/>
          <w:marBottom w:val="0"/>
          <w:divBdr>
            <w:top w:val="none" w:sz="0" w:space="0" w:color="auto"/>
            <w:left w:val="none" w:sz="0" w:space="0" w:color="auto"/>
            <w:bottom w:val="none" w:sz="0" w:space="0" w:color="auto"/>
            <w:right w:val="none" w:sz="0" w:space="0" w:color="auto"/>
          </w:divBdr>
        </w:div>
        <w:div w:id="1672945098">
          <w:marLeft w:val="0"/>
          <w:marRight w:val="0"/>
          <w:marTop w:val="0"/>
          <w:marBottom w:val="0"/>
          <w:divBdr>
            <w:top w:val="none" w:sz="0" w:space="0" w:color="auto"/>
            <w:left w:val="none" w:sz="0" w:space="0" w:color="auto"/>
            <w:bottom w:val="none" w:sz="0" w:space="0" w:color="auto"/>
            <w:right w:val="none" w:sz="0" w:space="0" w:color="auto"/>
          </w:divBdr>
        </w:div>
        <w:div w:id="1717315006">
          <w:marLeft w:val="0"/>
          <w:marRight w:val="0"/>
          <w:marTop w:val="0"/>
          <w:marBottom w:val="0"/>
          <w:divBdr>
            <w:top w:val="none" w:sz="0" w:space="0" w:color="auto"/>
            <w:left w:val="none" w:sz="0" w:space="0" w:color="auto"/>
            <w:bottom w:val="none" w:sz="0" w:space="0" w:color="auto"/>
            <w:right w:val="none" w:sz="0" w:space="0" w:color="auto"/>
          </w:divBdr>
        </w:div>
        <w:div w:id="271472247">
          <w:marLeft w:val="0"/>
          <w:marRight w:val="0"/>
          <w:marTop w:val="0"/>
          <w:marBottom w:val="0"/>
          <w:divBdr>
            <w:top w:val="none" w:sz="0" w:space="0" w:color="auto"/>
            <w:left w:val="none" w:sz="0" w:space="0" w:color="auto"/>
            <w:bottom w:val="none" w:sz="0" w:space="0" w:color="auto"/>
            <w:right w:val="none" w:sz="0" w:space="0" w:color="auto"/>
          </w:divBdr>
        </w:div>
        <w:div w:id="571548161">
          <w:marLeft w:val="0"/>
          <w:marRight w:val="0"/>
          <w:marTop w:val="0"/>
          <w:marBottom w:val="0"/>
          <w:divBdr>
            <w:top w:val="none" w:sz="0" w:space="0" w:color="auto"/>
            <w:left w:val="none" w:sz="0" w:space="0" w:color="auto"/>
            <w:bottom w:val="none" w:sz="0" w:space="0" w:color="auto"/>
            <w:right w:val="none" w:sz="0" w:space="0" w:color="auto"/>
          </w:divBdr>
        </w:div>
        <w:div w:id="106320398">
          <w:marLeft w:val="0"/>
          <w:marRight w:val="0"/>
          <w:marTop w:val="0"/>
          <w:marBottom w:val="0"/>
          <w:divBdr>
            <w:top w:val="none" w:sz="0" w:space="0" w:color="auto"/>
            <w:left w:val="none" w:sz="0" w:space="0" w:color="auto"/>
            <w:bottom w:val="none" w:sz="0" w:space="0" w:color="auto"/>
            <w:right w:val="none" w:sz="0" w:space="0" w:color="auto"/>
          </w:divBdr>
        </w:div>
        <w:div w:id="135807208">
          <w:marLeft w:val="0"/>
          <w:marRight w:val="0"/>
          <w:marTop w:val="0"/>
          <w:marBottom w:val="0"/>
          <w:divBdr>
            <w:top w:val="none" w:sz="0" w:space="0" w:color="auto"/>
            <w:left w:val="none" w:sz="0" w:space="0" w:color="auto"/>
            <w:bottom w:val="none" w:sz="0" w:space="0" w:color="auto"/>
            <w:right w:val="none" w:sz="0" w:space="0" w:color="auto"/>
          </w:divBdr>
        </w:div>
        <w:div w:id="528908001">
          <w:marLeft w:val="0"/>
          <w:marRight w:val="0"/>
          <w:marTop w:val="0"/>
          <w:marBottom w:val="0"/>
          <w:divBdr>
            <w:top w:val="none" w:sz="0" w:space="0" w:color="auto"/>
            <w:left w:val="none" w:sz="0" w:space="0" w:color="auto"/>
            <w:bottom w:val="none" w:sz="0" w:space="0" w:color="auto"/>
            <w:right w:val="none" w:sz="0" w:space="0" w:color="auto"/>
          </w:divBdr>
        </w:div>
        <w:div w:id="974139499">
          <w:marLeft w:val="0"/>
          <w:marRight w:val="0"/>
          <w:marTop w:val="0"/>
          <w:marBottom w:val="0"/>
          <w:divBdr>
            <w:top w:val="none" w:sz="0" w:space="0" w:color="auto"/>
            <w:left w:val="none" w:sz="0" w:space="0" w:color="auto"/>
            <w:bottom w:val="none" w:sz="0" w:space="0" w:color="auto"/>
            <w:right w:val="none" w:sz="0" w:space="0" w:color="auto"/>
          </w:divBdr>
        </w:div>
        <w:div w:id="2083066123">
          <w:marLeft w:val="0"/>
          <w:marRight w:val="0"/>
          <w:marTop w:val="0"/>
          <w:marBottom w:val="0"/>
          <w:divBdr>
            <w:top w:val="none" w:sz="0" w:space="0" w:color="auto"/>
            <w:left w:val="none" w:sz="0" w:space="0" w:color="auto"/>
            <w:bottom w:val="none" w:sz="0" w:space="0" w:color="auto"/>
            <w:right w:val="none" w:sz="0" w:space="0" w:color="auto"/>
          </w:divBdr>
        </w:div>
        <w:div w:id="1433476727">
          <w:marLeft w:val="0"/>
          <w:marRight w:val="0"/>
          <w:marTop w:val="0"/>
          <w:marBottom w:val="0"/>
          <w:divBdr>
            <w:top w:val="none" w:sz="0" w:space="0" w:color="auto"/>
            <w:left w:val="none" w:sz="0" w:space="0" w:color="auto"/>
            <w:bottom w:val="none" w:sz="0" w:space="0" w:color="auto"/>
            <w:right w:val="none" w:sz="0" w:space="0" w:color="auto"/>
          </w:divBdr>
        </w:div>
        <w:div w:id="1187867300">
          <w:marLeft w:val="0"/>
          <w:marRight w:val="0"/>
          <w:marTop w:val="0"/>
          <w:marBottom w:val="0"/>
          <w:divBdr>
            <w:top w:val="none" w:sz="0" w:space="0" w:color="auto"/>
            <w:left w:val="none" w:sz="0" w:space="0" w:color="auto"/>
            <w:bottom w:val="none" w:sz="0" w:space="0" w:color="auto"/>
            <w:right w:val="none" w:sz="0" w:space="0" w:color="auto"/>
          </w:divBdr>
        </w:div>
        <w:div w:id="740175234">
          <w:marLeft w:val="0"/>
          <w:marRight w:val="0"/>
          <w:marTop w:val="0"/>
          <w:marBottom w:val="0"/>
          <w:divBdr>
            <w:top w:val="none" w:sz="0" w:space="0" w:color="auto"/>
            <w:left w:val="none" w:sz="0" w:space="0" w:color="auto"/>
            <w:bottom w:val="none" w:sz="0" w:space="0" w:color="auto"/>
            <w:right w:val="none" w:sz="0" w:space="0" w:color="auto"/>
          </w:divBdr>
        </w:div>
        <w:div w:id="1755862382">
          <w:marLeft w:val="0"/>
          <w:marRight w:val="0"/>
          <w:marTop w:val="0"/>
          <w:marBottom w:val="0"/>
          <w:divBdr>
            <w:top w:val="none" w:sz="0" w:space="0" w:color="auto"/>
            <w:left w:val="none" w:sz="0" w:space="0" w:color="auto"/>
            <w:bottom w:val="none" w:sz="0" w:space="0" w:color="auto"/>
            <w:right w:val="none" w:sz="0" w:space="0" w:color="auto"/>
          </w:divBdr>
        </w:div>
        <w:div w:id="223100614">
          <w:marLeft w:val="0"/>
          <w:marRight w:val="0"/>
          <w:marTop w:val="0"/>
          <w:marBottom w:val="0"/>
          <w:divBdr>
            <w:top w:val="none" w:sz="0" w:space="0" w:color="auto"/>
            <w:left w:val="none" w:sz="0" w:space="0" w:color="auto"/>
            <w:bottom w:val="none" w:sz="0" w:space="0" w:color="auto"/>
            <w:right w:val="none" w:sz="0" w:space="0" w:color="auto"/>
          </w:divBdr>
        </w:div>
        <w:div w:id="1030453518">
          <w:marLeft w:val="0"/>
          <w:marRight w:val="0"/>
          <w:marTop w:val="0"/>
          <w:marBottom w:val="0"/>
          <w:divBdr>
            <w:top w:val="none" w:sz="0" w:space="0" w:color="auto"/>
            <w:left w:val="none" w:sz="0" w:space="0" w:color="auto"/>
            <w:bottom w:val="none" w:sz="0" w:space="0" w:color="auto"/>
            <w:right w:val="none" w:sz="0" w:space="0" w:color="auto"/>
          </w:divBdr>
        </w:div>
        <w:div w:id="685404902">
          <w:marLeft w:val="0"/>
          <w:marRight w:val="0"/>
          <w:marTop w:val="0"/>
          <w:marBottom w:val="0"/>
          <w:divBdr>
            <w:top w:val="none" w:sz="0" w:space="0" w:color="auto"/>
            <w:left w:val="none" w:sz="0" w:space="0" w:color="auto"/>
            <w:bottom w:val="none" w:sz="0" w:space="0" w:color="auto"/>
            <w:right w:val="none" w:sz="0" w:space="0" w:color="auto"/>
          </w:divBdr>
        </w:div>
        <w:div w:id="401101346">
          <w:marLeft w:val="0"/>
          <w:marRight w:val="0"/>
          <w:marTop w:val="0"/>
          <w:marBottom w:val="0"/>
          <w:divBdr>
            <w:top w:val="none" w:sz="0" w:space="0" w:color="auto"/>
            <w:left w:val="none" w:sz="0" w:space="0" w:color="auto"/>
            <w:bottom w:val="none" w:sz="0" w:space="0" w:color="auto"/>
            <w:right w:val="none" w:sz="0" w:space="0" w:color="auto"/>
          </w:divBdr>
        </w:div>
        <w:div w:id="236863026">
          <w:marLeft w:val="0"/>
          <w:marRight w:val="0"/>
          <w:marTop w:val="0"/>
          <w:marBottom w:val="0"/>
          <w:divBdr>
            <w:top w:val="none" w:sz="0" w:space="0" w:color="auto"/>
            <w:left w:val="none" w:sz="0" w:space="0" w:color="auto"/>
            <w:bottom w:val="none" w:sz="0" w:space="0" w:color="auto"/>
            <w:right w:val="none" w:sz="0" w:space="0" w:color="auto"/>
          </w:divBdr>
        </w:div>
        <w:div w:id="564219292">
          <w:marLeft w:val="0"/>
          <w:marRight w:val="0"/>
          <w:marTop w:val="0"/>
          <w:marBottom w:val="0"/>
          <w:divBdr>
            <w:top w:val="none" w:sz="0" w:space="0" w:color="auto"/>
            <w:left w:val="none" w:sz="0" w:space="0" w:color="auto"/>
            <w:bottom w:val="none" w:sz="0" w:space="0" w:color="auto"/>
            <w:right w:val="none" w:sz="0" w:space="0" w:color="auto"/>
          </w:divBdr>
        </w:div>
        <w:div w:id="51970636">
          <w:marLeft w:val="0"/>
          <w:marRight w:val="0"/>
          <w:marTop w:val="0"/>
          <w:marBottom w:val="0"/>
          <w:divBdr>
            <w:top w:val="none" w:sz="0" w:space="0" w:color="auto"/>
            <w:left w:val="none" w:sz="0" w:space="0" w:color="auto"/>
            <w:bottom w:val="none" w:sz="0" w:space="0" w:color="auto"/>
            <w:right w:val="none" w:sz="0" w:space="0" w:color="auto"/>
          </w:divBdr>
        </w:div>
        <w:div w:id="501941098">
          <w:marLeft w:val="0"/>
          <w:marRight w:val="0"/>
          <w:marTop w:val="0"/>
          <w:marBottom w:val="0"/>
          <w:divBdr>
            <w:top w:val="none" w:sz="0" w:space="0" w:color="auto"/>
            <w:left w:val="none" w:sz="0" w:space="0" w:color="auto"/>
            <w:bottom w:val="none" w:sz="0" w:space="0" w:color="auto"/>
            <w:right w:val="none" w:sz="0" w:space="0" w:color="auto"/>
          </w:divBdr>
        </w:div>
        <w:div w:id="307825511">
          <w:marLeft w:val="0"/>
          <w:marRight w:val="0"/>
          <w:marTop w:val="0"/>
          <w:marBottom w:val="0"/>
          <w:divBdr>
            <w:top w:val="none" w:sz="0" w:space="0" w:color="auto"/>
            <w:left w:val="none" w:sz="0" w:space="0" w:color="auto"/>
            <w:bottom w:val="none" w:sz="0" w:space="0" w:color="auto"/>
            <w:right w:val="none" w:sz="0" w:space="0" w:color="auto"/>
          </w:divBdr>
        </w:div>
        <w:div w:id="1859350072">
          <w:marLeft w:val="0"/>
          <w:marRight w:val="0"/>
          <w:marTop w:val="0"/>
          <w:marBottom w:val="0"/>
          <w:divBdr>
            <w:top w:val="none" w:sz="0" w:space="0" w:color="auto"/>
            <w:left w:val="none" w:sz="0" w:space="0" w:color="auto"/>
            <w:bottom w:val="none" w:sz="0" w:space="0" w:color="auto"/>
            <w:right w:val="none" w:sz="0" w:space="0" w:color="auto"/>
          </w:divBdr>
        </w:div>
        <w:div w:id="2010866429">
          <w:marLeft w:val="0"/>
          <w:marRight w:val="0"/>
          <w:marTop w:val="0"/>
          <w:marBottom w:val="0"/>
          <w:divBdr>
            <w:top w:val="none" w:sz="0" w:space="0" w:color="auto"/>
            <w:left w:val="none" w:sz="0" w:space="0" w:color="auto"/>
            <w:bottom w:val="none" w:sz="0" w:space="0" w:color="auto"/>
            <w:right w:val="none" w:sz="0" w:space="0" w:color="auto"/>
          </w:divBdr>
        </w:div>
        <w:div w:id="882718552">
          <w:marLeft w:val="0"/>
          <w:marRight w:val="0"/>
          <w:marTop w:val="0"/>
          <w:marBottom w:val="0"/>
          <w:divBdr>
            <w:top w:val="none" w:sz="0" w:space="0" w:color="auto"/>
            <w:left w:val="none" w:sz="0" w:space="0" w:color="auto"/>
            <w:bottom w:val="none" w:sz="0" w:space="0" w:color="auto"/>
            <w:right w:val="none" w:sz="0" w:space="0" w:color="auto"/>
          </w:divBdr>
        </w:div>
        <w:div w:id="1306395206">
          <w:marLeft w:val="0"/>
          <w:marRight w:val="0"/>
          <w:marTop w:val="0"/>
          <w:marBottom w:val="0"/>
          <w:divBdr>
            <w:top w:val="none" w:sz="0" w:space="0" w:color="auto"/>
            <w:left w:val="none" w:sz="0" w:space="0" w:color="auto"/>
            <w:bottom w:val="none" w:sz="0" w:space="0" w:color="auto"/>
            <w:right w:val="none" w:sz="0" w:space="0" w:color="auto"/>
          </w:divBdr>
        </w:div>
        <w:div w:id="1363018624">
          <w:marLeft w:val="0"/>
          <w:marRight w:val="0"/>
          <w:marTop w:val="0"/>
          <w:marBottom w:val="0"/>
          <w:divBdr>
            <w:top w:val="none" w:sz="0" w:space="0" w:color="auto"/>
            <w:left w:val="none" w:sz="0" w:space="0" w:color="auto"/>
            <w:bottom w:val="none" w:sz="0" w:space="0" w:color="auto"/>
            <w:right w:val="none" w:sz="0" w:space="0" w:color="auto"/>
          </w:divBdr>
        </w:div>
        <w:div w:id="1009873788">
          <w:marLeft w:val="0"/>
          <w:marRight w:val="0"/>
          <w:marTop w:val="0"/>
          <w:marBottom w:val="0"/>
          <w:divBdr>
            <w:top w:val="none" w:sz="0" w:space="0" w:color="auto"/>
            <w:left w:val="none" w:sz="0" w:space="0" w:color="auto"/>
            <w:bottom w:val="none" w:sz="0" w:space="0" w:color="auto"/>
            <w:right w:val="none" w:sz="0" w:space="0" w:color="auto"/>
          </w:divBdr>
        </w:div>
        <w:div w:id="290981442">
          <w:marLeft w:val="0"/>
          <w:marRight w:val="0"/>
          <w:marTop w:val="0"/>
          <w:marBottom w:val="0"/>
          <w:divBdr>
            <w:top w:val="none" w:sz="0" w:space="0" w:color="auto"/>
            <w:left w:val="none" w:sz="0" w:space="0" w:color="auto"/>
            <w:bottom w:val="none" w:sz="0" w:space="0" w:color="auto"/>
            <w:right w:val="none" w:sz="0" w:space="0" w:color="auto"/>
          </w:divBdr>
        </w:div>
        <w:div w:id="520777843">
          <w:marLeft w:val="0"/>
          <w:marRight w:val="0"/>
          <w:marTop w:val="0"/>
          <w:marBottom w:val="0"/>
          <w:divBdr>
            <w:top w:val="none" w:sz="0" w:space="0" w:color="auto"/>
            <w:left w:val="none" w:sz="0" w:space="0" w:color="auto"/>
            <w:bottom w:val="none" w:sz="0" w:space="0" w:color="auto"/>
            <w:right w:val="none" w:sz="0" w:space="0" w:color="auto"/>
          </w:divBdr>
        </w:div>
        <w:div w:id="553932795">
          <w:marLeft w:val="0"/>
          <w:marRight w:val="0"/>
          <w:marTop w:val="0"/>
          <w:marBottom w:val="0"/>
          <w:divBdr>
            <w:top w:val="none" w:sz="0" w:space="0" w:color="auto"/>
            <w:left w:val="none" w:sz="0" w:space="0" w:color="auto"/>
            <w:bottom w:val="none" w:sz="0" w:space="0" w:color="auto"/>
            <w:right w:val="none" w:sz="0" w:space="0" w:color="auto"/>
          </w:divBdr>
        </w:div>
        <w:div w:id="1836649187">
          <w:marLeft w:val="0"/>
          <w:marRight w:val="0"/>
          <w:marTop w:val="0"/>
          <w:marBottom w:val="0"/>
          <w:divBdr>
            <w:top w:val="none" w:sz="0" w:space="0" w:color="auto"/>
            <w:left w:val="none" w:sz="0" w:space="0" w:color="auto"/>
            <w:bottom w:val="none" w:sz="0" w:space="0" w:color="auto"/>
            <w:right w:val="none" w:sz="0" w:space="0" w:color="auto"/>
          </w:divBdr>
        </w:div>
        <w:div w:id="679740787">
          <w:marLeft w:val="0"/>
          <w:marRight w:val="0"/>
          <w:marTop w:val="0"/>
          <w:marBottom w:val="0"/>
          <w:divBdr>
            <w:top w:val="none" w:sz="0" w:space="0" w:color="auto"/>
            <w:left w:val="none" w:sz="0" w:space="0" w:color="auto"/>
            <w:bottom w:val="none" w:sz="0" w:space="0" w:color="auto"/>
            <w:right w:val="none" w:sz="0" w:space="0" w:color="auto"/>
          </w:divBdr>
        </w:div>
        <w:div w:id="52429687">
          <w:marLeft w:val="0"/>
          <w:marRight w:val="0"/>
          <w:marTop w:val="0"/>
          <w:marBottom w:val="0"/>
          <w:divBdr>
            <w:top w:val="none" w:sz="0" w:space="0" w:color="auto"/>
            <w:left w:val="none" w:sz="0" w:space="0" w:color="auto"/>
            <w:bottom w:val="none" w:sz="0" w:space="0" w:color="auto"/>
            <w:right w:val="none" w:sz="0" w:space="0" w:color="auto"/>
          </w:divBdr>
        </w:div>
        <w:div w:id="2143693131">
          <w:marLeft w:val="0"/>
          <w:marRight w:val="0"/>
          <w:marTop w:val="0"/>
          <w:marBottom w:val="0"/>
          <w:divBdr>
            <w:top w:val="none" w:sz="0" w:space="0" w:color="auto"/>
            <w:left w:val="none" w:sz="0" w:space="0" w:color="auto"/>
            <w:bottom w:val="none" w:sz="0" w:space="0" w:color="auto"/>
            <w:right w:val="none" w:sz="0" w:space="0" w:color="auto"/>
          </w:divBdr>
        </w:div>
        <w:div w:id="1007252784">
          <w:marLeft w:val="0"/>
          <w:marRight w:val="0"/>
          <w:marTop w:val="0"/>
          <w:marBottom w:val="0"/>
          <w:divBdr>
            <w:top w:val="none" w:sz="0" w:space="0" w:color="auto"/>
            <w:left w:val="none" w:sz="0" w:space="0" w:color="auto"/>
            <w:bottom w:val="none" w:sz="0" w:space="0" w:color="auto"/>
            <w:right w:val="none" w:sz="0" w:space="0" w:color="auto"/>
          </w:divBdr>
        </w:div>
        <w:div w:id="1770273799">
          <w:marLeft w:val="0"/>
          <w:marRight w:val="0"/>
          <w:marTop w:val="0"/>
          <w:marBottom w:val="0"/>
          <w:divBdr>
            <w:top w:val="none" w:sz="0" w:space="0" w:color="auto"/>
            <w:left w:val="none" w:sz="0" w:space="0" w:color="auto"/>
            <w:bottom w:val="none" w:sz="0" w:space="0" w:color="auto"/>
            <w:right w:val="none" w:sz="0" w:space="0" w:color="auto"/>
          </w:divBdr>
        </w:div>
        <w:div w:id="1943293751">
          <w:marLeft w:val="0"/>
          <w:marRight w:val="0"/>
          <w:marTop w:val="0"/>
          <w:marBottom w:val="0"/>
          <w:divBdr>
            <w:top w:val="none" w:sz="0" w:space="0" w:color="auto"/>
            <w:left w:val="none" w:sz="0" w:space="0" w:color="auto"/>
            <w:bottom w:val="none" w:sz="0" w:space="0" w:color="auto"/>
            <w:right w:val="none" w:sz="0" w:space="0" w:color="auto"/>
          </w:divBdr>
        </w:div>
        <w:div w:id="280263767">
          <w:marLeft w:val="0"/>
          <w:marRight w:val="0"/>
          <w:marTop w:val="0"/>
          <w:marBottom w:val="0"/>
          <w:divBdr>
            <w:top w:val="none" w:sz="0" w:space="0" w:color="auto"/>
            <w:left w:val="none" w:sz="0" w:space="0" w:color="auto"/>
            <w:bottom w:val="none" w:sz="0" w:space="0" w:color="auto"/>
            <w:right w:val="none" w:sz="0" w:space="0" w:color="auto"/>
          </w:divBdr>
        </w:div>
        <w:div w:id="1297176195">
          <w:marLeft w:val="0"/>
          <w:marRight w:val="0"/>
          <w:marTop w:val="0"/>
          <w:marBottom w:val="0"/>
          <w:divBdr>
            <w:top w:val="none" w:sz="0" w:space="0" w:color="auto"/>
            <w:left w:val="none" w:sz="0" w:space="0" w:color="auto"/>
            <w:bottom w:val="none" w:sz="0" w:space="0" w:color="auto"/>
            <w:right w:val="none" w:sz="0" w:space="0" w:color="auto"/>
          </w:divBdr>
        </w:div>
        <w:div w:id="1954052176">
          <w:marLeft w:val="0"/>
          <w:marRight w:val="0"/>
          <w:marTop w:val="0"/>
          <w:marBottom w:val="0"/>
          <w:divBdr>
            <w:top w:val="none" w:sz="0" w:space="0" w:color="auto"/>
            <w:left w:val="none" w:sz="0" w:space="0" w:color="auto"/>
            <w:bottom w:val="none" w:sz="0" w:space="0" w:color="auto"/>
            <w:right w:val="none" w:sz="0" w:space="0" w:color="auto"/>
          </w:divBdr>
        </w:div>
      </w:divsChild>
    </w:div>
    <w:div w:id="991299680">
      <w:bodyDiv w:val="1"/>
      <w:marLeft w:val="0"/>
      <w:marRight w:val="0"/>
      <w:marTop w:val="0"/>
      <w:marBottom w:val="0"/>
      <w:divBdr>
        <w:top w:val="none" w:sz="0" w:space="0" w:color="auto"/>
        <w:left w:val="none" w:sz="0" w:space="0" w:color="auto"/>
        <w:bottom w:val="none" w:sz="0" w:space="0" w:color="auto"/>
        <w:right w:val="none" w:sz="0" w:space="0" w:color="auto"/>
      </w:divBdr>
    </w:div>
    <w:div w:id="991326493">
      <w:bodyDiv w:val="1"/>
      <w:marLeft w:val="0"/>
      <w:marRight w:val="0"/>
      <w:marTop w:val="0"/>
      <w:marBottom w:val="0"/>
      <w:divBdr>
        <w:top w:val="none" w:sz="0" w:space="0" w:color="auto"/>
        <w:left w:val="none" w:sz="0" w:space="0" w:color="auto"/>
        <w:bottom w:val="none" w:sz="0" w:space="0" w:color="auto"/>
        <w:right w:val="none" w:sz="0" w:space="0" w:color="auto"/>
      </w:divBdr>
    </w:div>
    <w:div w:id="991444549">
      <w:bodyDiv w:val="1"/>
      <w:marLeft w:val="0"/>
      <w:marRight w:val="0"/>
      <w:marTop w:val="0"/>
      <w:marBottom w:val="0"/>
      <w:divBdr>
        <w:top w:val="none" w:sz="0" w:space="0" w:color="auto"/>
        <w:left w:val="none" w:sz="0" w:space="0" w:color="auto"/>
        <w:bottom w:val="none" w:sz="0" w:space="0" w:color="auto"/>
        <w:right w:val="none" w:sz="0" w:space="0" w:color="auto"/>
      </w:divBdr>
    </w:div>
    <w:div w:id="992097695">
      <w:bodyDiv w:val="1"/>
      <w:marLeft w:val="0"/>
      <w:marRight w:val="0"/>
      <w:marTop w:val="0"/>
      <w:marBottom w:val="0"/>
      <w:divBdr>
        <w:top w:val="none" w:sz="0" w:space="0" w:color="auto"/>
        <w:left w:val="none" w:sz="0" w:space="0" w:color="auto"/>
        <w:bottom w:val="none" w:sz="0" w:space="0" w:color="auto"/>
        <w:right w:val="none" w:sz="0" w:space="0" w:color="auto"/>
      </w:divBdr>
    </w:div>
    <w:div w:id="993223657">
      <w:bodyDiv w:val="1"/>
      <w:marLeft w:val="0"/>
      <w:marRight w:val="0"/>
      <w:marTop w:val="0"/>
      <w:marBottom w:val="0"/>
      <w:divBdr>
        <w:top w:val="none" w:sz="0" w:space="0" w:color="auto"/>
        <w:left w:val="none" w:sz="0" w:space="0" w:color="auto"/>
        <w:bottom w:val="none" w:sz="0" w:space="0" w:color="auto"/>
        <w:right w:val="none" w:sz="0" w:space="0" w:color="auto"/>
      </w:divBdr>
    </w:div>
    <w:div w:id="993920323">
      <w:bodyDiv w:val="1"/>
      <w:marLeft w:val="0"/>
      <w:marRight w:val="0"/>
      <w:marTop w:val="0"/>
      <w:marBottom w:val="0"/>
      <w:divBdr>
        <w:top w:val="none" w:sz="0" w:space="0" w:color="auto"/>
        <w:left w:val="none" w:sz="0" w:space="0" w:color="auto"/>
        <w:bottom w:val="none" w:sz="0" w:space="0" w:color="auto"/>
        <w:right w:val="none" w:sz="0" w:space="0" w:color="auto"/>
      </w:divBdr>
    </w:div>
    <w:div w:id="994606350">
      <w:bodyDiv w:val="1"/>
      <w:marLeft w:val="0"/>
      <w:marRight w:val="0"/>
      <w:marTop w:val="0"/>
      <w:marBottom w:val="0"/>
      <w:divBdr>
        <w:top w:val="none" w:sz="0" w:space="0" w:color="auto"/>
        <w:left w:val="none" w:sz="0" w:space="0" w:color="auto"/>
        <w:bottom w:val="none" w:sz="0" w:space="0" w:color="auto"/>
        <w:right w:val="none" w:sz="0" w:space="0" w:color="auto"/>
      </w:divBdr>
    </w:div>
    <w:div w:id="994989309">
      <w:bodyDiv w:val="1"/>
      <w:marLeft w:val="0"/>
      <w:marRight w:val="0"/>
      <w:marTop w:val="0"/>
      <w:marBottom w:val="0"/>
      <w:divBdr>
        <w:top w:val="none" w:sz="0" w:space="0" w:color="auto"/>
        <w:left w:val="none" w:sz="0" w:space="0" w:color="auto"/>
        <w:bottom w:val="none" w:sz="0" w:space="0" w:color="auto"/>
        <w:right w:val="none" w:sz="0" w:space="0" w:color="auto"/>
      </w:divBdr>
    </w:div>
    <w:div w:id="995036724">
      <w:bodyDiv w:val="1"/>
      <w:marLeft w:val="0"/>
      <w:marRight w:val="0"/>
      <w:marTop w:val="0"/>
      <w:marBottom w:val="0"/>
      <w:divBdr>
        <w:top w:val="none" w:sz="0" w:space="0" w:color="auto"/>
        <w:left w:val="none" w:sz="0" w:space="0" w:color="auto"/>
        <w:bottom w:val="none" w:sz="0" w:space="0" w:color="auto"/>
        <w:right w:val="none" w:sz="0" w:space="0" w:color="auto"/>
      </w:divBdr>
    </w:div>
    <w:div w:id="995039430">
      <w:bodyDiv w:val="1"/>
      <w:marLeft w:val="0"/>
      <w:marRight w:val="0"/>
      <w:marTop w:val="0"/>
      <w:marBottom w:val="0"/>
      <w:divBdr>
        <w:top w:val="none" w:sz="0" w:space="0" w:color="auto"/>
        <w:left w:val="none" w:sz="0" w:space="0" w:color="auto"/>
        <w:bottom w:val="none" w:sz="0" w:space="0" w:color="auto"/>
        <w:right w:val="none" w:sz="0" w:space="0" w:color="auto"/>
      </w:divBdr>
    </w:div>
    <w:div w:id="995956714">
      <w:bodyDiv w:val="1"/>
      <w:marLeft w:val="0"/>
      <w:marRight w:val="0"/>
      <w:marTop w:val="0"/>
      <w:marBottom w:val="0"/>
      <w:divBdr>
        <w:top w:val="none" w:sz="0" w:space="0" w:color="auto"/>
        <w:left w:val="none" w:sz="0" w:space="0" w:color="auto"/>
        <w:bottom w:val="none" w:sz="0" w:space="0" w:color="auto"/>
        <w:right w:val="none" w:sz="0" w:space="0" w:color="auto"/>
      </w:divBdr>
    </w:div>
    <w:div w:id="996304272">
      <w:bodyDiv w:val="1"/>
      <w:marLeft w:val="0"/>
      <w:marRight w:val="0"/>
      <w:marTop w:val="0"/>
      <w:marBottom w:val="0"/>
      <w:divBdr>
        <w:top w:val="none" w:sz="0" w:space="0" w:color="auto"/>
        <w:left w:val="none" w:sz="0" w:space="0" w:color="auto"/>
        <w:bottom w:val="none" w:sz="0" w:space="0" w:color="auto"/>
        <w:right w:val="none" w:sz="0" w:space="0" w:color="auto"/>
      </w:divBdr>
    </w:div>
    <w:div w:id="996542900">
      <w:bodyDiv w:val="1"/>
      <w:marLeft w:val="0"/>
      <w:marRight w:val="0"/>
      <w:marTop w:val="0"/>
      <w:marBottom w:val="0"/>
      <w:divBdr>
        <w:top w:val="none" w:sz="0" w:space="0" w:color="auto"/>
        <w:left w:val="none" w:sz="0" w:space="0" w:color="auto"/>
        <w:bottom w:val="none" w:sz="0" w:space="0" w:color="auto"/>
        <w:right w:val="none" w:sz="0" w:space="0" w:color="auto"/>
      </w:divBdr>
    </w:div>
    <w:div w:id="997542069">
      <w:bodyDiv w:val="1"/>
      <w:marLeft w:val="0"/>
      <w:marRight w:val="0"/>
      <w:marTop w:val="0"/>
      <w:marBottom w:val="0"/>
      <w:divBdr>
        <w:top w:val="none" w:sz="0" w:space="0" w:color="auto"/>
        <w:left w:val="none" w:sz="0" w:space="0" w:color="auto"/>
        <w:bottom w:val="none" w:sz="0" w:space="0" w:color="auto"/>
        <w:right w:val="none" w:sz="0" w:space="0" w:color="auto"/>
      </w:divBdr>
    </w:div>
    <w:div w:id="999045715">
      <w:bodyDiv w:val="1"/>
      <w:marLeft w:val="0"/>
      <w:marRight w:val="0"/>
      <w:marTop w:val="0"/>
      <w:marBottom w:val="0"/>
      <w:divBdr>
        <w:top w:val="none" w:sz="0" w:space="0" w:color="auto"/>
        <w:left w:val="none" w:sz="0" w:space="0" w:color="auto"/>
        <w:bottom w:val="none" w:sz="0" w:space="0" w:color="auto"/>
        <w:right w:val="none" w:sz="0" w:space="0" w:color="auto"/>
      </w:divBdr>
    </w:div>
    <w:div w:id="999114394">
      <w:bodyDiv w:val="1"/>
      <w:marLeft w:val="0"/>
      <w:marRight w:val="0"/>
      <w:marTop w:val="0"/>
      <w:marBottom w:val="0"/>
      <w:divBdr>
        <w:top w:val="none" w:sz="0" w:space="0" w:color="auto"/>
        <w:left w:val="none" w:sz="0" w:space="0" w:color="auto"/>
        <w:bottom w:val="none" w:sz="0" w:space="0" w:color="auto"/>
        <w:right w:val="none" w:sz="0" w:space="0" w:color="auto"/>
      </w:divBdr>
    </w:div>
    <w:div w:id="999428796">
      <w:bodyDiv w:val="1"/>
      <w:marLeft w:val="0"/>
      <w:marRight w:val="0"/>
      <w:marTop w:val="0"/>
      <w:marBottom w:val="0"/>
      <w:divBdr>
        <w:top w:val="none" w:sz="0" w:space="0" w:color="auto"/>
        <w:left w:val="none" w:sz="0" w:space="0" w:color="auto"/>
        <w:bottom w:val="none" w:sz="0" w:space="0" w:color="auto"/>
        <w:right w:val="none" w:sz="0" w:space="0" w:color="auto"/>
      </w:divBdr>
    </w:div>
    <w:div w:id="999501467">
      <w:bodyDiv w:val="1"/>
      <w:marLeft w:val="0"/>
      <w:marRight w:val="0"/>
      <w:marTop w:val="0"/>
      <w:marBottom w:val="0"/>
      <w:divBdr>
        <w:top w:val="none" w:sz="0" w:space="0" w:color="auto"/>
        <w:left w:val="none" w:sz="0" w:space="0" w:color="auto"/>
        <w:bottom w:val="none" w:sz="0" w:space="0" w:color="auto"/>
        <w:right w:val="none" w:sz="0" w:space="0" w:color="auto"/>
      </w:divBdr>
    </w:div>
    <w:div w:id="999697810">
      <w:bodyDiv w:val="1"/>
      <w:marLeft w:val="0"/>
      <w:marRight w:val="0"/>
      <w:marTop w:val="0"/>
      <w:marBottom w:val="0"/>
      <w:divBdr>
        <w:top w:val="none" w:sz="0" w:space="0" w:color="auto"/>
        <w:left w:val="none" w:sz="0" w:space="0" w:color="auto"/>
        <w:bottom w:val="none" w:sz="0" w:space="0" w:color="auto"/>
        <w:right w:val="none" w:sz="0" w:space="0" w:color="auto"/>
      </w:divBdr>
      <w:divsChild>
        <w:div w:id="1630159631">
          <w:marLeft w:val="480"/>
          <w:marRight w:val="0"/>
          <w:marTop w:val="0"/>
          <w:marBottom w:val="0"/>
          <w:divBdr>
            <w:top w:val="none" w:sz="0" w:space="0" w:color="auto"/>
            <w:left w:val="none" w:sz="0" w:space="0" w:color="auto"/>
            <w:bottom w:val="none" w:sz="0" w:space="0" w:color="auto"/>
            <w:right w:val="none" w:sz="0" w:space="0" w:color="auto"/>
          </w:divBdr>
        </w:div>
        <w:div w:id="1076248825">
          <w:marLeft w:val="480"/>
          <w:marRight w:val="0"/>
          <w:marTop w:val="0"/>
          <w:marBottom w:val="0"/>
          <w:divBdr>
            <w:top w:val="none" w:sz="0" w:space="0" w:color="auto"/>
            <w:left w:val="none" w:sz="0" w:space="0" w:color="auto"/>
            <w:bottom w:val="none" w:sz="0" w:space="0" w:color="auto"/>
            <w:right w:val="none" w:sz="0" w:space="0" w:color="auto"/>
          </w:divBdr>
        </w:div>
        <w:div w:id="431125039">
          <w:marLeft w:val="480"/>
          <w:marRight w:val="0"/>
          <w:marTop w:val="0"/>
          <w:marBottom w:val="0"/>
          <w:divBdr>
            <w:top w:val="none" w:sz="0" w:space="0" w:color="auto"/>
            <w:left w:val="none" w:sz="0" w:space="0" w:color="auto"/>
            <w:bottom w:val="none" w:sz="0" w:space="0" w:color="auto"/>
            <w:right w:val="none" w:sz="0" w:space="0" w:color="auto"/>
          </w:divBdr>
        </w:div>
        <w:div w:id="711728863">
          <w:marLeft w:val="480"/>
          <w:marRight w:val="0"/>
          <w:marTop w:val="0"/>
          <w:marBottom w:val="0"/>
          <w:divBdr>
            <w:top w:val="none" w:sz="0" w:space="0" w:color="auto"/>
            <w:left w:val="none" w:sz="0" w:space="0" w:color="auto"/>
            <w:bottom w:val="none" w:sz="0" w:space="0" w:color="auto"/>
            <w:right w:val="none" w:sz="0" w:space="0" w:color="auto"/>
          </w:divBdr>
        </w:div>
        <w:div w:id="1572547593">
          <w:marLeft w:val="480"/>
          <w:marRight w:val="0"/>
          <w:marTop w:val="0"/>
          <w:marBottom w:val="0"/>
          <w:divBdr>
            <w:top w:val="none" w:sz="0" w:space="0" w:color="auto"/>
            <w:left w:val="none" w:sz="0" w:space="0" w:color="auto"/>
            <w:bottom w:val="none" w:sz="0" w:space="0" w:color="auto"/>
            <w:right w:val="none" w:sz="0" w:space="0" w:color="auto"/>
          </w:divBdr>
        </w:div>
        <w:div w:id="1686856133">
          <w:marLeft w:val="480"/>
          <w:marRight w:val="0"/>
          <w:marTop w:val="0"/>
          <w:marBottom w:val="0"/>
          <w:divBdr>
            <w:top w:val="none" w:sz="0" w:space="0" w:color="auto"/>
            <w:left w:val="none" w:sz="0" w:space="0" w:color="auto"/>
            <w:bottom w:val="none" w:sz="0" w:space="0" w:color="auto"/>
            <w:right w:val="none" w:sz="0" w:space="0" w:color="auto"/>
          </w:divBdr>
        </w:div>
        <w:div w:id="1734041285">
          <w:marLeft w:val="480"/>
          <w:marRight w:val="0"/>
          <w:marTop w:val="0"/>
          <w:marBottom w:val="0"/>
          <w:divBdr>
            <w:top w:val="none" w:sz="0" w:space="0" w:color="auto"/>
            <w:left w:val="none" w:sz="0" w:space="0" w:color="auto"/>
            <w:bottom w:val="none" w:sz="0" w:space="0" w:color="auto"/>
            <w:right w:val="none" w:sz="0" w:space="0" w:color="auto"/>
          </w:divBdr>
        </w:div>
        <w:div w:id="1292401111">
          <w:marLeft w:val="480"/>
          <w:marRight w:val="0"/>
          <w:marTop w:val="0"/>
          <w:marBottom w:val="0"/>
          <w:divBdr>
            <w:top w:val="none" w:sz="0" w:space="0" w:color="auto"/>
            <w:left w:val="none" w:sz="0" w:space="0" w:color="auto"/>
            <w:bottom w:val="none" w:sz="0" w:space="0" w:color="auto"/>
            <w:right w:val="none" w:sz="0" w:space="0" w:color="auto"/>
          </w:divBdr>
        </w:div>
        <w:div w:id="1766725866">
          <w:marLeft w:val="480"/>
          <w:marRight w:val="0"/>
          <w:marTop w:val="0"/>
          <w:marBottom w:val="0"/>
          <w:divBdr>
            <w:top w:val="none" w:sz="0" w:space="0" w:color="auto"/>
            <w:left w:val="none" w:sz="0" w:space="0" w:color="auto"/>
            <w:bottom w:val="none" w:sz="0" w:space="0" w:color="auto"/>
            <w:right w:val="none" w:sz="0" w:space="0" w:color="auto"/>
          </w:divBdr>
        </w:div>
        <w:div w:id="1272127265">
          <w:marLeft w:val="480"/>
          <w:marRight w:val="0"/>
          <w:marTop w:val="0"/>
          <w:marBottom w:val="0"/>
          <w:divBdr>
            <w:top w:val="none" w:sz="0" w:space="0" w:color="auto"/>
            <w:left w:val="none" w:sz="0" w:space="0" w:color="auto"/>
            <w:bottom w:val="none" w:sz="0" w:space="0" w:color="auto"/>
            <w:right w:val="none" w:sz="0" w:space="0" w:color="auto"/>
          </w:divBdr>
        </w:div>
        <w:div w:id="1396854861">
          <w:marLeft w:val="480"/>
          <w:marRight w:val="0"/>
          <w:marTop w:val="0"/>
          <w:marBottom w:val="0"/>
          <w:divBdr>
            <w:top w:val="none" w:sz="0" w:space="0" w:color="auto"/>
            <w:left w:val="none" w:sz="0" w:space="0" w:color="auto"/>
            <w:bottom w:val="none" w:sz="0" w:space="0" w:color="auto"/>
            <w:right w:val="none" w:sz="0" w:space="0" w:color="auto"/>
          </w:divBdr>
        </w:div>
        <w:div w:id="1124930847">
          <w:marLeft w:val="480"/>
          <w:marRight w:val="0"/>
          <w:marTop w:val="0"/>
          <w:marBottom w:val="0"/>
          <w:divBdr>
            <w:top w:val="none" w:sz="0" w:space="0" w:color="auto"/>
            <w:left w:val="none" w:sz="0" w:space="0" w:color="auto"/>
            <w:bottom w:val="none" w:sz="0" w:space="0" w:color="auto"/>
            <w:right w:val="none" w:sz="0" w:space="0" w:color="auto"/>
          </w:divBdr>
        </w:div>
        <w:div w:id="1641232320">
          <w:marLeft w:val="480"/>
          <w:marRight w:val="0"/>
          <w:marTop w:val="0"/>
          <w:marBottom w:val="0"/>
          <w:divBdr>
            <w:top w:val="none" w:sz="0" w:space="0" w:color="auto"/>
            <w:left w:val="none" w:sz="0" w:space="0" w:color="auto"/>
            <w:bottom w:val="none" w:sz="0" w:space="0" w:color="auto"/>
            <w:right w:val="none" w:sz="0" w:space="0" w:color="auto"/>
          </w:divBdr>
        </w:div>
        <w:div w:id="1511793234">
          <w:marLeft w:val="480"/>
          <w:marRight w:val="0"/>
          <w:marTop w:val="0"/>
          <w:marBottom w:val="0"/>
          <w:divBdr>
            <w:top w:val="none" w:sz="0" w:space="0" w:color="auto"/>
            <w:left w:val="none" w:sz="0" w:space="0" w:color="auto"/>
            <w:bottom w:val="none" w:sz="0" w:space="0" w:color="auto"/>
            <w:right w:val="none" w:sz="0" w:space="0" w:color="auto"/>
          </w:divBdr>
        </w:div>
        <w:div w:id="742023265">
          <w:marLeft w:val="480"/>
          <w:marRight w:val="0"/>
          <w:marTop w:val="0"/>
          <w:marBottom w:val="0"/>
          <w:divBdr>
            <w:top w:val="none" w:sz="0" w:space="0" w:color="auto"/>
            <w:left w:val="none" w:sz="0" w:space="0" w:color="auto"/>
            <w:bottom w:val="none" w:sz="0" w:space="0" w:color="auto"/>
            <w:right w:val="none" w:sz="0" w:space="0" w:color="auto"/>
          </w:divBdr>
        </w:div>
        <w:div w:id="2067606315">
          <w:marLeft w:val="480"/>
          <w:marRight w:val="0"/>
          <w:marTop w:val="0"/>
          <w:marBottom w:val="0"/>
          <w:divBdr>
            <w:top w:val="none" w:sz="0" w:space="0" w:color="auto"/>
            <w:left w:val="none" w:sz="0" w:space="0" w:color="auto"/>
            <w:bottom w:val="none" w:sz="0" w:space="0" w:color="auto"/>
            <w:right w:val="none" w:sz="0" w:space="0" w:color="auto"/>
          </w:divBdr>
        </w:div>
        <w:div w:id="492336296">
          <w:marLeft w:val="480"/>
          <w:marRight w:val="0"/>
          <w:marTop w:val="0"/>
          <w:marBottom w:val="0"/>
          <w:divBdr>
            <w:top w:val="none" w:sz="0" w:space="0" w:color="auto"/>
            <w:left w:val="none" w:sz="0" w:space="0" w:color="auto"/>
            <w:bottom w:val="none" w:sz="0" w:space="0" w:color="auto"/>
            <w:right w:val="none" w:sz="0" w:space="0" w:color="auto"/>
          </w:divBdr>
        </w:div>
        <w:div w:id="2035494472">
          <w:marLeft w:val="480"/>
          <w:marRight w:val="0"/>
          <w:marTop w:val="0"/>
          <w:marBottom w:val="0"/>
          <w:divBdr>
            <w:top w:val="none" w:sz="0" w:space="0" w:color="auto"/>
            <w:left w:val="none" w:sz="0" w:space="0" w:color="auto"/>
            <w:bottom w:val="none" w:sz="0" w:space="0" w:color="auto"/>
            <w:right w:val="none" w:sz="0" w:space="0" w:color="auto"/>
          </w:divBdr>
        </w:div>
        <w:div w:id="80640163">
          <w:marLeft w:val="480"/>
          <w:marRight w:val="0"/>
          <w:marTop w:val="0"/>
          <w:marBottom w:val="0"/>
          <w:divBdr>
            <w:top w:val="none" w:sz="0" w:space="0" w:color="auto"/>
            <w:left w:val="none" w:sz="0" w:space="0" w:color="auto"/>
            <w:bottom w:val="none" w:sz="0" w:space="0" w:color="auto"/>
            <w:right w:val="none" w:sz="0" w:space="0" w:color="auto"/>
          </w:divBdr>
        </w:div>
      </w:divsChild>
    </w:div>
    <w:div w:id="1001202198">
      <w:bodyDiv w:val="1"/>
      <w:marLeft w:val="0"/>
      <w:marRight w:val="0"/>
      <w:marTop w:val="0"/>
      <w:marBottom w:val="0"/>
      <w:divBdr>
        <w:top w:val="none" w:sz="0" w:space="0" w:color="auto"/>
        <w:left w:val="none" w:sz="0" w:space="0" w:color="auto"/>
        <w:bottom w:val="none" w:sz="0" w:space="0" w:color="auto"/>
        <w:right w:val="none" w:sz="0" w:space="0" w:color="auto"/>
      </w:divBdr>
    </w:div>
    <w:div w:id="1001272118">
      <w:bodyDiv w:val="1"/>
      <w:marLeft w:val="0"/>
      <w:marRight w:val="0"/>
      <w:marTop w:val="0"/>
      <w:marBottom w:val="0"/>
      <w:divBdr>
        <w:top w:val="none" w:sz="0" w:space="0" w:color="auto"/>
        <w:left w:val="none" w:sz="0" w:space="0" w:color="auto"/>
        <w:bottom w:val="none" w:sz="0" w:space="0" w:color="auto"/>
        <w:right w:val="none" w:sz="0" w:space="0" w:color="auto"/>
      </w:divBdr>
    </w:div>
    <w:div w:id="1001272729">
      <w:bodyDiv w:val="1"/>
      <w:marLeft w:val="0"/>
      <w:marRight w:val="0"/>
      <w:marTop w:val="0"/>
      <w:marBottom w:val="0"/>
      <w:divBdr>
        <w:top w:val="none" w:sz="0" w:space="0" w:color="auto"/>
        <w:left w:val="none" w:sz="0" w:space="0" w:color="auto"/>
        <w:bottom w:val="none" w:sz="0" w:space="0" w:color="auto"/>
        <w:right w:val="none" w:sz="0" w:space="0" w:color="auto"/>
      </w:divBdr>
    </w:div>
    <w:div w:id="1001277115">
      <w:bodyDiv w:val="1"/>
      <w:marLeft w:val="0"/>
      <w:marRight w:val="0"/>
      <w:marTop w:val="0"/>
      <w:marBottom w:val="0"/>
      <w:divBdr>
        <w:top w:val="none" w:sz="0" w:space="0" w:color="auto"/>
        <w:left w:val="none" w:sz="0" w:space="0" w:color="auto"/>
        <w:bottom w:val="none" w:sz="0" w:space="0" w:color="auto"/>
        <w:right w:val="none" w:sz="0" w:space="0" w:color="auto"/>
      </w:divBdr>
    </w:div>
    <w:div w:id="1001664620">
      <w:bodyDiv w:val="1"/>
      <w:marLeft w:val="0"/>
      <w:marRight w:val="0"/>
      <w:marTop w:val="0"/>
      <w:marBottom w:val="0"/>
      <w:divBdr>
        <w:top w:val="none" w:sz="0" w:space="0" w:color="auto"/>
        <w:left w:val="none" w:sz="0" w:space="0" w:color="auto"/>
        <w:bottom w:val="none" w:sz="0" w:space="0" w:color="auto"/>
        <w:right w:val="none" w:sz="0" w:space="0" w:color="auto"/>
      </w:divBdr>
      <w:divsChild>
        <w:div w:id="1542937906">
          <w:marLeft w:val="0"/>
          <w:marRight w:val="0"/>
          <w:marTop w:val="0"/>
          <w:marBottom w:val="0"/>
          <w:divBdr>
            <w:top w:val="none" w:sz="0" w:space="0" w:color="auto"/>
            <w:left w:val="none" w:sz="0" w:space="0" w:color="auto"/>
            <w:bottom w:val="none" w:sz="0" w:space="0" w:color="auto"/>
            <w:right w:val="none" w:sz="0" w:space="0" w:color="auto"/>
          </w:divBdr>
        </w:div>
        <w:div w:id="1678921122">
          <w:marLeft w:val="0"/>
          <w:marRight w:val="0"/>
          <w:marTop w:val="0"/>
          <w:marBottom w:val="0"/>
          <w:divBdr>
            <w:top w:val="none" w:sz="0" w:space="0" w:color="auto"/>
            <w:left w:val="none" w:sz="0" w:space="0" w:color="auto"/>
            <w:bottom w:val="none" w:sz="0" w:space="0" w:color="auto"/>
            <w:right w:val="none" w:sz="0" w:space="0" w:color="auto"/>
          </w:divBdr>
        </w:div>
        <w:div w:id="1627080674">
          <w:marLeft w:val="0"/>
          <w:marRight w:val="0"/>
          <w:marTop w:val="0"/>
          <w:marBottom w:val="0"/>
          <w:divBdr>
            <w:top w:val="none" w:sz="0" w:space="0" w:color="auto"/>
            <w:left w:val="none" w:sz="0" w:space="0" w:color="auto"/>
            <w:bottom w:val="none" w:sz="0" w:space="0" w:color="auto"/>
            <w:right w:val="none" w:sz="0" w:space="0" w:color="auto"/>
          </w:divBdr>
        </w:div>
        <w:div w:id="1108238006">
          <w:marLeft w:val="0"/>
          <w:marRight w:val="0"/>
          <w:marTop w:val="0"/>
          <w:marBottom w:val="0"/>
          <w:divBdr>
            <w:top w:val="none" w:sz="0" w:space="0" w:color="auto"/>
            <w:left w:val="none" w:sz="0" w:space="0" w:color="auto"/>
            <w:bottom w:val="none" w:sz="0" w:space="0" w:color="auto"/>
            <w:right w:val="none" w:sz="0" w:space="0" w:color="auto"/>
          </w:divBdr>
        </w:div>
        <w:div w:id="224490393">
          <w:marLeft w:val="0"/>
          <w:marRight w:val="0"/>
          <w:marTop w:val="0"/>
          <w:marBottom w:val="0"/>
          <w:divBdr>
            <w:top w:val="none" w:sz="0" w:space="0" w:color="auto"/>
            <w:left w:val="none" w:sz="0" w:space="0" w:color="auto"/>
            <w:bottom w:val="none" w:sz="0" w:space="0" w:color="auto"/>
            <w:right w:val="none" w:sz="0" w:space="0" w:color="auto"/>
          </w:divBdr>
        </w:div>
        <w:div w:id="1916165088">
          <w:marLeft w:val="0"/>
          <w:marRight w:val="0"/>
          <w:marTop w:val="0"/>
          <w:marBottom w:val="0"/>
          <w:divBdr>
            <w:top w:val="none" w:sz="0" w:space="0" w:color="auto"/>
            <w:left w:val="none" w:sz="0" w:space="0" w:color="auto"/>
            <w:bottom w:val="none" w:sz="0" w:space="0" w:color="auto"/>
            <w:right w:val="none" w:sz="0" w:space="0" w:color="auto"/>
          </w:divBdr>
        </w:div>
        <w:div w:id="1404714003">
          <w:marLeft w:val="0"/>
          <w:marRight w:val="0"/>
          <w:marTop w:val="0"/>
          <w:marBottom w:val="0"/>
          <w:divBdr>
            <w:top w:val="none" w:sz="0" w:space="0" w:color="auto"/>
            <w:left w:val="none" w:sz="0" w:space="0" w:color="auto"/>
            <w:bottom w:val="none" w:sz="0" w:space="0" w:color="auto"/>
            <w:right w:val="none" w:sz="0" w:space="0" w:color="auto"/>
          </w:divBdr>
        </w:div>
        <w:div w:id="1076705180">
          <w:marLeft w:val="0"/>
          <w:marRight w:val="0"/>
          <w:marTop w:val="0"/>
          <w:marBottom w:val="0"/>
          <w:divBdr>
            <w:top w:val="none" w:sz="0" w:space="0" w:color="auto"/>
            <w:left w:val="none" w:sz="0" w:space="0" w:color="auto"/>
            <w:bottom w:val="none" w:sz="0" w:space="0" w:color="auto"/>
            <w:right w:val="none" w:sz="0" w:space="0" w:color="auto"/>
          </w:divBdr>
        </w:div>
        <w:div w:id="1748461004">
          <w:marLeft w:val="0"/>
          <w:marRight w:val="0"/>
          <w:marTop w:val="0"/>
          <w:marBottom w:val="0"/>
          <w:divBdr>
            <w:top w:val="none" w:sz="0" w:space="0" w:color="auto"/>
            <w:left w:val="none" w:sz="0" w:space="0" w:color="auto"/>
            <w:bottom w:val="none" w:sz="0" w:space="0" w:color="auto"/>
            <w:right w:val="none" w:sz="0" w:space="0" w:color="auto"/>
          </w:divBdr>
        </w:div>
        <w:div w:id="1814985834">
          <w:marLeft w:val="0"/>
          <w:marRight w:val="0"/>
          <w:marTop w:val="0"/>
          <w:marBottom w:val="0"/>
          <w:divBdr>
            <w:top w:val="none" w:sz="0" w:space="0" w:color="auto"/>
            <w:left w:val="none" w:sz="0" w:space="0" w:color="auto"/>
            <w:bottom w:val="none" w:sz="0" w:space="0" w:color="auto"/>
            <w:right w:val="none" w:sz="0" w:space="0" w:color="auto"/>
          </w:divBdr>
        </w:div>
        <w:div w:id="390007390">
          <w:marLeft w:val="0"/>
          <w:marRight w:val="0"/>
          <w:marTop w:val="0"/>
          <w:marBottom w:val="0"/>
          <w:divBdr>
            <w:top w:val="none" w:sz="0" w:space="0" w:color="auto"/>
            <w:left w:val="none" w:sz="0" w:space="0" w:color="auto"/>
            <w:bottom w:val="none" w:sz="0" w:space="0" w:color="auto"/>
            <w:right w:val="none" w:sz="0" w:space="0" w:color="auto"/>
          </w:divBdr>
        </w:div>
        <w:div w:id="836963459">
          <w:marLeft w:val="0"/>
          <w:marRight w:val="0"/>
          <w:marTop w:val="0"/>
          <w:marBottom w:val="0"/>
          <w:divBdr>
            <w:top w:val="none" w:sz="0" w:space="0" w:color="auto"/>
            <w:left w:val="none" w:sz="0" w:space="0" w:color="auto"/>
            <w:bottom w:val="none" w:sz="0" w:space="0" w:color="auto"/>
            <w:right w:val="none" w:sz="0" w:space="0" w:color="auto"/>
          </w:divBdr>
        </w:div>
        <w:div w:id="147215203">
          <w:marLeft w:val="0"/>
          <w:marRight w:val="0"/>
          <w:marTop w:val="0"/>
          <w:marBottom w:val="0"/>
          <w:divBdr>
            <w:top w:val="none" w:sz="0" w:space="0" w:color="auto"/>
            <w:left w:val="none" w:sz="0" w:space="0" w:color="auto"/>
            <w:bottom w:val="none" w:sz="0" w:space="0" w:color="auto"/>
            <w:right w:val="none" w:sz="0" w:space="0" w:color="auto"/>
          </w:divBdr>
        </w:div>
        <w:div w:id="301812037">
          <w:marLeft w:val="0"/>
          <w:marRight w:val="0"/>
          <w:marTop w:val="0"/>
          <w:marBottom w:val="0"/>
          <w:divBdr>
            <w:top w:val="none" w:sz="0" w:space="0" w:color="auto"/>
            <w:left w:val="none" w:sz="0" w:space="0" w:color="auto"/>
            <w:bottom w:val="none" w:sz="0" w:space="0" w:color="auto"/>
            <w:right w:val="none" w:sz="0" w:space="0" w:color="auto"/>
          </w:divBdr>
        </w:div>
        <w:div w:id="108358354">
          <w:marLeft w:val="0"/>
          <w:marRight w:val="0"/>
          <w:marTop w:val="0"/>
          <w:marBottom w:val="0"/>
          <w:divBdr>
            <w:top w:val="none" w:sz="0" w:space="0" w:color="auto"/>
            <w:left w:val="none" w:sz="0" w:space="0" w:color="auto"/>
            <w:bottom w:val="none" w:sz="0" w:space="0" w:color="auto"/>
            <w:right w:val="none" w:sz="0" w:space="0" w:color="auto"/>
          </w:divBdr>
        </w:div>
        <w:div w:id="272786992">
          <w:marLeft w:val="0"/>
          <w:marRight w:val="0"/>
          <w:marTop w:val="0"/>
          <w:marBottom w:val="0"/>
          <w:divBdr>
            <w:top w:val="none" w:sz="0" w:space="0" w:color="auto"/>
            <w:left w:val="none" w:sz="0" w:space="0" w:color="auto"/>
            <w:bottom w:val="none" w:sz="0" w:space="0" w:color="auto"/>
            <w:right w:val="none" w:sz="0" w:space="0" w:color="auto"/>
          </w:divBdr>
        </w:div>
        <w:div w:id="1657369412">
          <w:marLeft w:val="0"/>
          <w:marRight w:val="0"/>
          <w:marTop w:val="0"/>
          <w:marBottom w:val="0"/>
          <w:divBdr>
            <w:top w:val="none" w:sz="0" w:space="0" w:color="auto"/>
            <w:left w:val="none" w:sz="0" w:space="0" w:color="auto"/>
            <w:bottom w:val="none" w:sz="0" w:space="0" w:color="auto"/>
            <w:right w:val="none" w:sz="0" w:space="0" w:color="auto"/>
          </w:divBdr>
        </w:div>
        <w:div w:id="842477337">
          <w:marLeft w:val="0"/>
          <w:marRight w:val="0"/>
          <w:marTop w:val="0"/>
          <w:marBottom w:val="0"/>
          <w:divBdr>
            <w:top w:val="none" w:sz="0" w:space="0" w:color="auto"/>
            <w:left w:val="none" w:sz="0" w:space="0" w:color="auto"/>
            <w:bottom w:val="none" w:sz="0" w:space="0" w:color="auto"/>
            <w:right w:val="none" w:sz="0" w:space="0" w:color="auto"/>
          </w:divBdr>
        </w:div>
        <w:div w:id="1727295702">
          <w:marLeft w:val="0"/>
          <w:marRight w:val="0"/>
          <w:marTop w:val="0"/>
          <w:marBottom w:val="0"/>
          <w:divBdr>
            <w:top w:val="none" w:sz="0" w:space="0" w:color="auto"/>
            <w:left w:val="none" w:sz="0" w:space="0" w:color="auto"/>
            <w:bottom w:val="none" w:sz="0" w:space="0" w:color="auto"/>
            <w:right w:val="none" w:sz="0" w:space="0" w:color="auto"/>
          </w:divBdr>
        </w:div>
        <w:div w:id="2059625663">
          <w:marLeft w:val="0"/>
          <w:marRight w:val="0"/>
          <w:marTop w:val="0"/>
          <w:marBottom w:val="0"/>
          <w:divBdr>
            <w:top w:val="none" w:sz="0" w:space="0" w:color="auto"/>
            <w:left w:val="none" w:sz="0" w:space="0" w:color="auto"/>
            <w:bottom w:val="none" w:sz="0" w:space="0" w:color="auto"/>
            <w:right w:val="none" w:sz="0" w:space="0" w:color="auto"/>
          </w:divBdr>
        </w:div>
        <w:div w:id="128867533">
          <w:marLeft w:val="0"/>
          <w:marRight w:val="0"/>
          <w:marTop w:val="0"/>
          <w:marBottom w:val="0"/>
          <w:divBdr>
            <w:top w:val="none" w:sz="0" w:space="0" w:color="auto"/>
            <w:left w:val="none" w:sz="0" w:space="0" w:color="auto"/>
            <w:bottom w:val="none" w:sz="0" w:space="0" w:color="auto"/>
            <w:right w:val="none" w:sz="0" w:space="0" w:color="auto"/>
          </w:divBdr>
        </w:div>
        <w:div w:id="1378353676">
          <w:marLeft w:val="0"/>
          <w:marRight w:val="0"/>
          <w:marTop w:val="0"/>
          <w:marBottom w:val="0"/>
          <w:divBdr>
            <w:top w:val="none" w:sz="0" w:space="0" w:color="auto"/>
            <w:left w:val="none" w:sz="0" w:space="0" w:color="auto"/>
            <w:bottom w:val="none" w:sz="0" w:space="0" w:color="auto"/>
            <w:right w:val="none" w:sz="0" w:space="0" w:color="auto"/>
          </w:divBdr>
        </w:div>
        <w:div w:id="235283355">
          <w:marLeft w:val="0"/>
          <w:marRight w:val="0"/>
          <w:marTop w:val="0"/>
          <w:marBottom w:val="0"/>
          <w:divBdr>
            <w:top w:val="none" w:sz="0" w:space="0" w:color="auto"/>
            <w:left w:val="none" w:sz="0" w:space="0" w:color="auto"/>
            <w:bottom w:val="none" w:sz="0" w:space="0" w:color="auto"/>
            <w:right w:val="none" w:sz="0" w:space="0" w:color="auto"/>
          </w:divBdr>
        </w:div>
        <w:div w:id="317274398">
          <w:marLeft w:val="0"/>
          <w:marRight w:val="0"/>
          <w:marTop w:val="0"/>
          <w:marBottom w:val="0"/>
          <w:divBdr>
            <w:top w:val="none" w:sz="0" w:space="0" w:color="auto"/>
            <w:left w:val="none" w:sz="0" w:space="0" w:color="auto"/>
            <w:bottom w:val="none" w:sz="0" w:space="0" w:color="auto"/>
            <w:right w:val="none" w:sz="0" w:space="0" w:color="auto"/>
          </w:divBdr>
        </w:div>
        <w:div w:id="1086463815">
          <w:marLeft w:val="0"/>
          <w:marRight w:val="0"/>
          <w:marTop w:val="0"/>
          <w:marBottom w:val="0"/>
          <w:divBdr>
            <w:top w:val="none" w:sz="0" w:space="0" w:color="auto"/>
            <w:left w:val="none" w:sz="0" w:space="0" w:color="auto"/>
            <w:bottom w:val="none" w:sz="0" w:space="0" w:color="auto"/>
            <w:right w:val="none" w:sz="0" w:space="0" w:color="auto"/>
          </w:divBdr>
        </w:div>
        <w:div w:id="57020140">
          <w:marLeft w:val="0"/>
          <w:marRight w:val="0"/>
          <w:marTop w:val="0"/>
          <w:marBottom w:val="0"/>
          <w:divBdr>
            <w:top w:val="none" w:sz="0" w:space="0" w:color="auto"/>
            <w:left w:val="none" w:sz="0" w:space="0" w:color="auto"/>
            <w:bottom w:val="none" w:sz="0" w:space="0" w:color="auto"/>
            <w:right w:val="none" w:sz="0" w:space="0" w:color="auto"/>
          </w:divBdr>
        </w:div>
        <w:div w:id="22943615">
          <w:marLeft w:val="0"/>
          <w:marRight w:val="0"/>
          <w:marTop w:val="0"/>
          <w:marBottom w:val="0"/>
          <w:divBdr>
            <w:top w:val="none" w:sz="0" w:space="0" w:color="auto"/>
            <w:left w:val="none" w:sz="0" w:space="0" w:color="auto"/>
            <w:bottom w:val="none" w:sz="0" w:space="0" w:color="auto"/>
            <w:right w:val="none" w:sz="0" w:space="0" w:color="auto"/>
          </w:divBdr>
        </w:div>
        <w:div w:id="1868325891">
          <w:marLeft w:val="0"/>
          <w:marRight w:val="0"/>
          <w:marTop w:val="0"/>
          <w:marBottom w:val="0"/>
          <w:divBdr>
            <w:top w:val="none" w:sz="0" w:space="0" w:color="auto"/>
            <w:left w:val="none" w:sz="0" w:space="0" w:color="auto"/>
            <w:bottom w:val="none" w:sz="0" w:space="0" w:color="auto"/>
            <w:right w:val="none" w:sz="0" w:space="0" w:color="auto"/>
          </w:divBdr>
        </w:div>
        <w:div w:id="1586760966">
          <w:marLeft w:val="0"/>
          <w:marRight w:val="0"/>
          <w:marTop w:val="0"/>
          <w:marBottom w:val="0"/>
          <w:divBdr>
            <w:top w:val="none" w:sz="0" w:space="0" w:color="auto"/>
            <w:left w:val="none" w:sz="0" w:space="0" w:color="auto"/>
            <w:bottom w:val="none" w:sz="0" w:space="0" w:color="auto"/>
            <w:right w:val="none" w:sz="0" w:space="0" w:color="auto"/>
          </w:divBdr>
        </w:div>
        <w:div w:id="887838521">
          <w:marLeft w:val="0"/>
          <w:marRight w:val="0"/>
          <w:marTop w:val="0"/>
          <w:marBottom w:val="0"/>
          <w:divBdr>
            <w:top w:val="none" w:sz="0" w:space="0" w:color="auto"/>
            <w:left w:val="none" w:sz="0" w:space="0" w:color="auto"/>
            <w:bottom w:val="none" w:sz="0" w:space="0" w:color="auto"/>
            <w:right w:val="none" w:sz="0" w:space="0" w:color="auto"/>
          </w:divBdr>
        </w:div>
        <w:div w:id="919601532">
          <w:marLeft w:val="0"/>
          <w:marRight w:val="0"/>
          <w:marTop w:val="0"/>
          <w:marBottom w:val="0"/>
          <w:divBdr>
            <w:top w:val="none" w:sz="0" w:space="0" w:color="auto"/>
            <w:left w:val="none" w:sz="0" w:space="0" w:color="auto"/>
            <w:bottom w:val="none" w:sz="0" w:space="0" w:color="auto"/>
            <w:right w:val="none" w:sz="0" w:space="0" w:color="auto"/>
          </w:divBdr>
        </w:div>
        <w:div w:id="25378106">
          <w:marLeft w:val="0"/>
          <w:marRight w:val="0"/>
          <w:marTop w:val="0"/>
          <w:marBottom w:val="0"/>
          <w:divBdr>
            <w:top w:val="none" w:sz="0" w:space="0" w:color="auto"/>
            <w:left w:val="none" w:sz="0" w:space="0" w:color="auto"/>
            <w:bottom w:val="none" w:sz="0" w:space="0" w:color="auto"/>
            <w:right w:val="none" w:sz="0" w:space="0" w:color="auto"/>
          </w:divBdr>
        </w:div>
        <w:div w:id="2006081916">
          <w:marLeft w:val="0"/>
          <w:marRight w:val="0"/>
          <w:marTop w:val="0"/>
          <w:marBottom w:val="0"/>
          <w:divBdr>
            <w:top w:val="none" w:sz="0" w:space="0" w:color="auto"/>
            <w:left w:val="none" w:sz="0" w:space="0" w:color="auto"/>
            <w:bottom w:val="none" w:sz="0" w:space="0" w:color="auto"/>
            <w:right w:val="none" w:sz="0" w:space="0" w:color="auto"/>
          </w:divBdr>
        </w:div>
        <w:div w:id="1977828995">
          <w:marLeft w:val="0"/>
          <w:marRight w:val="0"/>
          <w:marTop w:val="0"/>
          <w:marBottom w:val="0"/>
          <w:divBdr>
            <w:top w:val="none" w:sz="0" w:space="0" w:color="auto"/>
            <w:left w:val="none" w:sz="0" w:space="0" w:color="auto"/>
            <w:bottom w:val="none" w:sz="0" w:space="0" w:color="auto"/>
            <w:right w:val="none" w:sz="0" w:space="0" w:color="auto"/>
          </w:divBdr>
        </w:div>
        <w:div w:id="659969194">
          <w:marLeft w:val="0"/>
          <w:marRight w:val="0"/>
          <w:marTop w:val="0"/>
          <w:marBottom w:val="0"/>
          <w:divBdr>
            <w:top w:val="none" w:sz="0" w:space="0" w:color="auto"/>
            <w:left w:val="none" w:sz="0" w:space="0" w:color="auto"/>
            <w:bottom w:val="none" w:sz="0" w:space="0" w:color="auto"/>
            <w:right w:val="none" w:sz="0" w:space="0" w:color="auto"/>
          </w:divBdr>
        </w:div>
        <w:div w:id="322008878">
          <w:marLeft w:val="0"/>
          <w:marRight w:val="0"/>
          <w:marTop w:val="0"/>
          <w:marBottom w:val="0"/>
          <w:divBdr>
            <w:top w:val="none" w:sz="0" w:space="0" w:color="auto"/>
            <w:left w:val="none" w:sz="0" w:space="0" w:color="auto"/>
            <w:bottom w:val="none" w:sz="0" w:space="0" w:color="auto"/>
            <w:right w:val="none" w:sz="0" w:space="0" w:color="auto"/>
          </w:divBdr>
        </w:div>
      </w:divsChild>
    </w:div>
    <w:div w:id="1002124337">
      <w:bodyDiv w:val="1"/>
      <w:marLeft w:val="0"/>
      <w:marRight w:val="0"/>
      <w:marTop w:val="0"/>
      <w:marBottom w:val="0"/>
      <w:divBdr>
        <w:top w:val="none" w:sz="0" w:space="0" w:color="auto"/>
        <w:left w:val="none" w:sz="0" w:space="0" w:color="auto"/>
        <w:bottom w:val="none" w:sz="0" w:space="0" w:color="auto"/>
        <w:right w:val="none" w:sz="0" w:space="0" w:color="auto"/>
      </w:divBdr>
    </w:div>
    <w:div w:id="1002129077">
      <w:bodyDiv w:val="1"/>
      <w:marLeft w:val="0"/>
      <w:marRight w:val="0"/>
      <w:marTop w:val="0"/>
      <w:marBottom w:val="0"/>
      <w:divBdr>
        <w:top w:val="none" w:sz="0" w:space="0" w:color="auto"/>
        <w:left w:val="none" w:sz="0" w:space="0" w:color="auto"/>
        <w:bottom w:val="none" w:sz="0" w:space="0" w:color="auto"/>
        <w:right w:val="none" w:sz="0" w:space="0" w:color="auto"/>
      </w:divBdr>
    </w:div>
    <w:div w:id="1003241267">
      <w:bodyDiv w:val="1"/>
      <w:marLeft w:val="0"/>
      <w:marRight w:val="0"/>
      <w:marTop w:val="0"/>
      <w:marBottom w:val="0"/>
      <w:divBdr>
        <w:top w:val="none" w:sz="0" w:space="0" w:color="auto"/>
        <w:left w:val="none" w:sz="0" w:space="0" w:color="auto"/>
        <w:bottom w:val="none" w:sz="0" w:space="0" w:color="auto"/>
        <w:right w:val="none" w:sz="0" w:space="0" w:color="auto"/>
      </w:divBdr>
    </w:div>
    <w:div w:id="1003362034">
      <w:bodyDiv w:val="1"/>
      <w:marLeft w:val="0"/>
      <w:marRight w:val="0"/>
      <w:marTop w:val="0"/>
      <w:marBottom w:val="0"/>
      <w:divBdr>
        <w:top w:val="none" w:sz="0" w:space="0" w:color="auto"/>
        <w:left w:val="none" w:sz="0" w:space="0" w:color="auto"/>
        <w:bottom w:val="none" w:sz="0" w:space="0" w:color="auto"/>
        <w:right w:val="none" w:sz="0" w:space="0" w:color="auto"/>
      </w:divBdr>
      <w:divsChild>
        <w:div w:id="808598529">
          <w:marLeft w:val="0"/>
          <w:marRight w:val="0"/>
          <w:marTop w:val="0"/>
          <w:marBottom w:val="0"/>
          <w:divBdr>
            <w:top w:val="none" w:sz="0" w:space="0" w:color="auto"/>
            <w:left w:val="none" w:sz="0" w:space="0" w:color="auto"/>
            <w:bottom w:val="none" w:sz="0" w:space="0" w:color="auto"/>
            <w:right w:val="none" w:sz="0" w:space="0" w:color="auto"/>
          </w:divBdr>
        </w:div>
        <w:div w:id="321853968">
          <w:marLeft w:val="0"/>
          <w:marRight w:val="0"/>
          <w:marTop w:val="0"/>
          <w:marBottom w:val="0"/>
          <w:divBdr>
            <w:top w:val="none" w:sz="0" w:space="0" w:color="auto"/>
            <w:left w:val="none" w:sz="0" w:space="0" w:color="auto"/>
            <w:bottom w:val="none" w:sz="0" w:space="0" w:color="auto"/>
            <w:right w:val="none" w:sz="0" w:space="0" w:color="auto"/>
          </w:divBdr>
        </w:div>
        <w:div w:id="1435176040">
          <w:marLeft w:val="0"/>
          <w:marRight w:val="0"/>
          <w:marTop w:val="0"/>
          <w:marBottom w:val="0"/>
          <w:divBdr>
            <w:top w:val="none" w:sz="0" w:space="0" w:color="auto"/>
            <w:left w:val="none" w:sz="0" w:space="0" w:color="auto"/>
            <w:bottom w:val="none" w:sz="0" w:space="0" w:color="auto"/>
            <w:right w:val="none" w:sz="0" w:space="0" w:color="auto"/>
          </w:divBdr>
        </w:div>
        <w:div w:id="2034914697">
          <w:marLeft w:val="0"/>
          <w:marRight w:val="0"/>
          <w:marTop w:val="0"/>
          <w:marBottom w:val="0"/>
          <w:divBdr>
            <w:top w:val="none" w:sz="0" w:space="0" w:color="auto"/>
            <w:left w:val="none" w:sz="0" w:space="0" w:color="auto"/>
            <w:bottom w:val="none" w:sz="0" w:space="0" w:color="auto"/>
            <w:right w:val="none" w:sz="0" w:space="0" w:color="auto"/>
          </w:divBdr>
        </w:div>
        <w:div w:id="1999652872">
          <w:marLeft w:val="0"/>
          <w:marRight w:val="0"/>
          <w:marTop w:val="0"/>
          <w:marBottom w:val="0"/>
          <w:divBdr>
            <w:top w:val="none" w:sz="0" w:space="0" w:color="auto"/>
            <w:left w:val="none" w:sz="0" w:space="0" w:color="auto"/>
            <w:bottom w:val="none" w:sz="0" w:space="0" w:color="auto"/>
            <w:right w:val="none" w:sz="0" w:space="0" w:color="auto"/>
          </w:divBdr>
        </w:div>
        <w:div w:id="2029090388">
          <w:marLeft w:val="0"/>
          <w:marRight w:val="0"/>
          <w:marTop w:val="0"/>
          <w:marBottom w:val="0"/>
          <w:divBdr>
            <w:top w:val="none" w:sz="0" w:space="0" w:color="auto"/>
            <w:left w:val="none" w:sz="0" w:space="0" w:color="auto"/>
            <w:bottom w:val="none" w:sz="0" w:space="0" w:color="auto"/>
            <w:right w:val="none" w:sz="0" w:space="0" w:color="auto"/>
          </w:divBdr>
        </w:div>
        <w:div w:id="425275889">
          <w:marLeft w:val="0"/>
          <w:marRight w:val="0"/>
          <w:marTop w:val="0"/>
          <w:marBottom w:val="0"/>
          <w:divBdr>
            <w:top w:val="none" w:sz="0" w:space="0" w:color="auto"/>
            <w:left w:val="none" w:sz="0" w:space="0" w:color="auto"/>
            <w:bottom w:val="none" w:sz="0" w:space="0" w:color="auto"/>
            <w:right w:val="none" w:sz="0" w:space="0" w:color="auto"/>
          </w:divBdr>
        </w:div>
        <w:div w:id="262033926">
          <w:marLeft w:val="0"/>
          <w:marRight w:val="0"/>
          <w:marTop w:val="0"/>
          <w:marBottom w:val="0"/>
          <w:divBdr>
            <w:top w:val="none" w:sz="0" w:space="0" w:color="auto"/>
            <w:left w:val="none" w:sz="0" w:space="0" w:color="auto"/>
            <w:bottom w:val="none" w:sz="0" w:space="0" w:color="auto"/>
            <w:right w:val="none" w:sz="0" w:space="0" w:color="auto"/>
          </w:divBdr>
        </w:div>
        <w:div w:id="1114253015">
          <w:marLeft w:val="0"/>
          <w:marRight w:val="0"/>
          <w:marTop w:val="0"/>
          <w:marBottom w:val="0"/>
          <w:divBdr>
            <w:top w:val="none" w:sz="0" w:space="0" w:color="auto"/>
            <w:left w:val="none" w:sz="0" w:space="0" w:color="auto"/>
            <w:bottom w:val="none" w:sz="0" w:space="0" w:color="auto"/>
            <w:right w:val="none" w:sz="0" w:space="0" w:color="auto"/>
          </w:divBdr>
        </w:div>
        <w:div w:id="190803796">
          <w:marLeft w:val="0"/>
          <w:marRight w:val="0"/>
          <w:marTop w:val="0"/>
          <w:marBottom w:val="0"/>
          <w:divBdr>
            <w:top w:val="none" w:sz="0" w:space="0" w:color="auto"/>
            <w:left w:val="none" w:sz="0" w:space="0" w:color="auto"/>
            <w:bottom w:val="none" w:sz="0" w:space="0" w:color="auto"/>
            <w:right w:val="none" w:sz="0" w:space="0" w:color="auto"/>
          </w:divBdr>
        </w:div>
        <w:div w:id="398089454">
          <w:marLeft w:val="0"/>
          <w:marRight w:val="0"/>
          <w:marTop w:val="0"/>
          <w:marBottom w:val="0"/>
          <w:divBdr>
            <w:top w:val="none" w:sz="0" w:space="0" w:color="auto"/>
            <w:left w:val="none" w:sz="0" w:space="0" w:color="auto"/>
            <w:bottom w:val="none" w:sz="0" w:space="0" w:color="auto"/>
            <w:right w:val="none" w:sz="0" w:space="0" w:color="auto"/>
          </w:divBdr>
        </w:div>
        <w:div w:id="928466567">
          <w:marLeft w:val="0"/>
          <w:marRight w:val="0"/>
          <w:marTop w:val="0"/>
          <w:marBottom w:val="0"/>
          <w:divBdr>
            <w:top w:val="none" w:sz="0" w:space="0" w:color="auto"/>
            <w:left w:val="none" w:sz="0" w:space="0" w:color="auto"/>
            <w:bottom w:val="none" w:sz="0" w:space="0" w:color="auto"/>
            <w:right w:val="none" w:sz="0" w:space="0" w:color="auto"/>
          </w:divBdr>
        </w:div>
        <w:div w:id="1338002372">
          <w:marLeft w:val="0"/>
          <w:marRight w:val="0"/>
          <w:marTop w:val="0"/>
          <w:marBottom w:val="0"/>
          <w:divBdr>
            <w:top w:val="none" w:sz="0" w:space="0" w:color="auto"/>
            <w:left w:val="none" w:sz="0" w:space="0" w:color="auto"/>
            <w:bottom w:val="none" w:sz="0" w:space="0" w:color="auto"/>
            <w:right w:val="none" w:sz="0" w:space="0" w:color="auto"/>
          </w:divBdr>
        </w:div>
        <w:div w:id="1024862022">
          <w:marLeft w:val="0"/>
          <w:marRight w:val="0"/>
          <w:marTop w:val="0"/>
          <w:marBottom w:val="0"/>
          <w:divBdr>
            <w:top w:val="none" w:sz="0" w:space="0" w:color="auto"/>
            <w:left w:val="none" w:sz="0" w:space="0" w:color="auto"/>
            <w:bottom w:val="none" w:sz="0" w:space="0" w:color="auto"/>
            <w:right w:val="none" w:sz="0" w:space="0" w:color="auto"/>
          </w:divBdr>
        </w:div>
        <w:div w:id="804741530">
          <w:marLeft w:val="0"/>
          <w:marRight w:val="0"/>
          <w:marTop w:val="0"/>
          <w:marBottom w:val="0"/>
          <w:divBdr>
            <w:top w:val="none" w:sz="0" w:space="0" w:color="auto"/>
            <w:left w:val="none" w:sz="0" w:space="0" w:color="auto"/>
            <w:bottom w:val="none" w:sz="0" w:space="0" w:color="auto"/>
            <w:right w:val="none" w:sz="0" w:space="0" w:color="auto"/>
          </w:divBdr>
        </w:div>
        <w:div w:id="2075004436">
          <w:marLeft w:val="0"/>
          <w:marRight w:val="0"/>
          <w:marTop w:val="0"/>
          <w:marBottom w:val="0"/>
          <w:divBdr>
            <w:top w:val="none" w:sz="0" w:space="0" w:color="auto"/>
            <w:left w:val="none" w:sz="0" w:space="0" w:color="auto"/>
            <w:bottom w:val="none" w:sz="0" w:space="0" w:color="auto"/>
            <w:right w:val="none" w:sz="0" w:space="0" w:color="auto"/>
          </w:divBdr>
        </w:div>
        <w:div w:id="276722787">
          <w:marLeft w:val="0"/>
          <w:marRight w:val="0"/>
          <w:marTop w:val="0"/>
          <w:marBottom w:val="0"/>
          <w:divBdr>
            <w:top w:val="none" w:sz="0" w:space="0" w:color="auto"/>
            <w:left w:val="none" w:sz="0" w:space="0" w:color="auto"/>
            <w:bottom w:val="none" w:sz="0" w:space="0" w:color="auto"/>
            <w:right w:val="none" w:sz="0" w:space="0" w:color="auto"/>
          </w:divBdr>
        </w:div>
        <w:div w:id="845948300">
          <w:marLeft w:val="0"/>
          <w:marRight w:val="0"/>
          <w:marTop w:val="0"/>
          <w:marBottom w:val="0"/>
          <w:divBdr>
            <w:top w:val="none" w:sz="0" w:space="0" w:color="auto"/>
            <w:left w:val="none" w:sz="0" w:space="0" w:color="auto"/>
            <w:bottom w:val="none" w:sz="0" w:space="0" w:color="auto"/>
            <w:right w:val="none" w:sz="0" w:space="0" w:color="auto"/>
          </w:divBdr>
        </w:div>
        <w:div w:id="182938254">
          <w:marLeft w:val="0"/>
          <w:marRight w:val="0"/>
          <w:marTop w:val="0"/>
          <w:marBottom w:val="0"/>
          <w:divBdr>
            <w:top w:val="none" w:sz="0" w:space="0" w:color="auto"/>
            <w:left w:val="none" w:sz="0" w:space="0" w:color="auto"/>
            <w:bottom w:val="none" w:sz="0" w:space="0" w:color="auto"/>
            <w:right w:val="none" w:sz="0" w:space="0" w:color="auto"/>
          </w:divBdr>
        </w:div>
        <w:div w:id="1733038300">
          <w:marLeft w:val="0"/>
          <w:marRight w:val="0"/>
          <w:marTop w:val="0"/>
          <w:marBottom w:val="0"/>
          <w:divBdr>
            <w:top w:val="none" w:sz="0" w:space="0" w:color="auto"/>
            <w:left w:val="none" w:sz="0" w:space="0" w:color="auto"/>
            <w:bottom w:val="none" w:sz="0" w:space="0" w:color="auto"/>
            <w:right w:val="none" w:sz="0" w:space="0" w:color="auto"/>
          </w:divBdr>
        </w:div>
        <w:div w:id="1223759644">
          <w:marLeft w:val="0"/>
          <w:marRight w:val="0"/>
          <w:marTop w:val="0"/>
          <w:marBottom w:val="0"/>
          <w:divBdr>
            <w:top w:val="none" w:sz="0" w:space="0" w:color="auto"/>
            <w:left w:val="none" w:sz="0" w:space="0" w:color="auto"/>
            <w:bottom w:val="none" w:sz="0" w:space="0" w:color="auto"/>
            <w:right w:val="none" w:sz="0" w:space="0" w:color="auto"/>
          </w:divBdr>
        </w:div>
        <w:div w:id="557865715">
          <w:marLeft w:val="0"/>
          <w:marRight w:val="0"/>
          <w:marTop w:val="0"/>
          <w:marBottom w:val="0"/>
          <w:divBdr>
            <w:top w:val="none" w:sz="0" w:space="0" w:color="auto"/>
            <w:left w:val="none" w:sz="0" w:space="0" w:color="auto"/>
            <w:bottom w:val="none" w:sz="0" w:space="0" w:color="auto"/>
            <w:right w:val="none" w:sz="0" w:space="0" w:color="auto"/>
          </w:divBdr>
        </w:div>
        <w:div w:id="880438415">
          <w:marLeft w:val="0"/>
          <w:marRight w:val="0"/>
          <w:marTop w:val="0"/>
          <w:marBottom w:val="0"/>
          <w:divBdr>
            <w:top w:val="none" w:sz="0" w:space="0" w:color="auto"/>
            <w:left w:val="none" w:sz="0" w:space="0" w:color="auto"/>
            <w:bottom w:val="none" w:sz="0" w:space="0" w:color="auto"/>
            <w:right w:val="none" w:sz="0" w:space="0" w:color="auto"/>
          </w:divBdr>
        </w:div>
        <w:div w:id="1184173996">
          <w:marLeft w:val="0"/>
          <w:marRight w:val="0"/>
          <w:marTop w:val="0"/>
          <w:marBottom w:val="0"/>
          <w:divBdr>
            <w:top w:val="none" w:sz="0" w:space="0" w:color="auto"/>
            <w:left w:val="none" w:sz="0" w:space="0" w:color="auto"/>
            <w:bottom w:val="none" w:sz="0" w:space="0" w:color="auto"/>
            <w:right w:val="none" w:sz="0" w:space="0" w:color="auto"/>
          </w:divBdr>
        </w:div>
        <w:div w:id="895776515">
          <w:marLeft w:val="0"/>
          <w:marRight w:val="0"/>
          <w:marTop w:val="0"/>
          <w:marBottom w:val="0"/>
          <w:divBdr>
            <w:top w:val="none" w:sz="0" w:space="0" w:color="auto"/>
            <w:left w:val="none" w:sz="0" w:space="0" w:color="auto"/>
            <w:bottom w:val="none" w:sz="0" w:space="0" w:color="auto"/>
            <w:right w:val="none" w:sz="0" w:space="0" w:color="auto"/>
          </w:divBdr>
        </w:div>
        <w:div w:id="1368868047">
          <w:marLeft w:val="0"/>
          <w:marRight w:val="0"/>
          <w:marTop w:val="0"/>
          <w:marBottom w:val="0"/>
          <w:divBdr>
            <w:top w:val="none" w:sz="0" w:space="0" w:color="auto"/>
            <w:left w:val="none" w:sz="0" w:space="0" w:color="auto"/>
            <w:bottom w:val="none" w:sz="0" w:space="0" w:color="auto"/>
            <w:right w:val="none" w:sz="0" w:space="0" w:color="auto"/>
          </w:divBdr>
        </w:div>
        <w:div w:id="1673801673">
          <w:marLeft w:val="0"/>
          <w:marRight w:val="0"/>
          <w:marTop w:val="0"/>
          <w:marBottom w:val="0"/>
          <w:divBdr>
            <w:top w:val="none" w:sz="0" w:space="0" w:color="auto"/>
            <w:left w:val="none" w:sz="0" w:space="0" w:color="auto"/>
            <w:bottom w:val="none" w:sz="0" w:space="0" w:color="auto"/>
            <w:right w:val="none" w:sz="0" w:space="0" w:color="auto"/>
          </w:divBdr>
        </w:div>
        <w:div w:id="1467435786">
          <w:marLeft w:val="0"/>
          <w:marRight w:val="0"/>
          <w:marTop w:val="0"/>
          <w:marBottom w:val="0"/>
          <w:divBdr>
            <w:top w:val="none" w:sz="0" w:space="0" w:color="auto"/>
            <w:left w:val="none" w:sz="0" w:space="0" w:color="auto"/>
            <w:bottom w:val="none" w:sz="0" w:space="0" w:color="auto"/>
            <w:right w:val="none" w:sz="0" w:space="0" w:color="auto"/>
          </w:divBdr>
        </w:div>
        <w:div w:id="1341009032">
          <w:marLeft w:val="0"/>
          <w:marRight w:val="0"/>
          <w:marTop w:val="0"/>
          <w:marBottom w:val="0"/>
          <w:divBdr>
            <w:top w:val="none" w:sz="0" w:space="0" w:color="auto"/>
            <w:left w:val="none" w:sz="0" w:space="0" w:color="auto"/>
            <w:bottom w:val="none" w:sz="0" w:space="0" w:color="auto"/>
            <w:right w:val="none" w:sz="0" w:space="0" w:color="auto"/>
          </w:divBdr>
        </w:div>
        <w:div w:id="1832796966">
          <w:marLeft w:val="0"/>
          <w:marRight w:val="0"/>
          <w:marTop w:val="0"/>
          <w:marBottom w:val="0"/>
          <w:divBdr>
            <w:top w:val="none" w:sz="0" w:space="0" w:color="auto"/>
            <w:left w:val="none" w:sz="0" w:space="0" w:color="auto"/>
            <w:bottom w:val="none" w:sz="0" w:space="0" w:color="auto"/>
            <w:right w:val="none" w:sz="0" w:space="0" w:color="auto"/>
          </w:divBdr>
        </w:div>
        <w:div w:id="752896358">
          <w:marLeft w:val="0"/>
          <w:marRight w:val="0"/>
          <w:marTop w:val="0"/>
          <w:marBottom w:val="0"/>
          <w:divBdr>
            <w:top w:val="none" w:sz="0" w:space="0" w:color="auto"/>
            <w:left w:val="none" w:sz="0" w:space="0" w:color="auto"/>
            <w:bottom w:val="none" w:sz="0" w:space="0" w:color="auto"/>
            <w:right w:val="none" w:sz="0" w:space="0" w:color="auto"/>
          </w:divBdr>
        </w:div>
        <w:div w:id="1638608803">
          <w:marLeft w:val="0"/>
          <w:marRight w:val="0"/>
          <w:marTop w:val="0"/>
          <w:marBottom w:val="0"/>
          <w:divBdr>
            <w:top w:val="none" w:sz="0" w:space="0" w:color="auto"/>
            <w:left w:val="none" w:sz="0" w:space="0" w:color="auto"/>
            <w:bottom w:val="none" w:sz="0" w:space="0" w:color="auto"/>
            <w:right w:val="none" w:sz="0" w:space="0" w:color="auto"/>
          </w:divBdr>
        </w:div>
        <w:div w:id="562057742">
          <w:marLeft w:val="0"/>
          <w:marRight w:val="0"/>
          <w:marTop w:val="0"/>
          <w:marBottom w:val="0"/>
          <w:divBdr>
            <w:top w:val="none" w:sz="0" w:space="0" w:color="auto"/>
            <w:left w:val="none" w:sz="0" w:space="0" w:color="auto"/>
            <w:bottom w:val="none" w:sz="0" w:space="0" w:color="auto"/>
            <w:right w:val="none" w:sz="0" w:space="0" w:color="auto"/>
          </w:divBdr>
        </w:div>
        <w:div w:id="2056158034">
          <w:marLeft w:val="0"/>
          <w:marRight w:val="0"/>
          <w:marTop w:val="0"/>
          <w:marBottom w:val="0"/>
          <w:divBdr>
            <w:top w:val="none" w:sz="0" w:space="0" w:color="auto"/>
            <w:left w:val="none" w:sz="0" w:space="0" w:color="auto"/>
            <w:bottom w:val="none" w:sz="0" w:space="0" w:color="auto"/>
            <w:right w:val="none" w:sz="0" w:space="0" w:color="auto"/>
          </w:divBdr>
        </w:div>
        <w:div w:id="603420525">
          <w:marLeft w:val="0"/>
          <w:marRight w:val="0"/>
          <w:marTop w:val="0"/>
          <w:marBottom w:val="0"/>
          <w:divBdr>
            <w:top w:val="none" w:sz="0" w:space="0" w:color="auto"/>
            <w:left w:val="none" w:sz="0" w:space="0" w:color="auto"/>
            <w:bottom w:val="none" w:sz="0" w:space="0" w:color="auto"/>
            <w:right w:val="none" w:sz="0" w:space="0" w:color="auto"/>
          </w:divBdr>
        </w:div>
        <w:div w:id="855074542">
          <w:marLeft w:val="0"/>
          <w:marRight w:val="0"/>
          <w:marTop w:val="0"/>
          <w:marBottom w:val="0"/>
          <w:divBdr>
            <w:top w:val="none" w:sz="0" w:space="0" w:color="auto"/>
            <w:left w:val="none" w:sz="0" w:space="0" w:color="auto"/>
            <w:bottom w:val="none" w:sz="0" w:space="0" w:color="auto"/>
            <w:right w:val="none" w:sz="0" w:space="0" w:color="auto"/>
          </w:divBdr>
        </w:div>
        <w:div w:id="1782530569">
          <w:marLeft w:val="0"/>
          <w:marRight w:val="0"/>
          <w:marTop w:val="0"/>
          <w:marBottom w:val="0"/>
          <w:divBdr>
            <w:top w:val="none" w:sz="0" w:space="0" w:color="auto"/>
            <w:left w:val="none" w:sz="0" w:space="0" w:color="auto"/>
            <w:bottom w:val="none" w:sz="0" w:space="0" w:color="auto"/>
            <w:right w:val="none" w:sz="0" w:space="0" w:color="auto"/>
          </w:divBdr>
        </w:div>
        <w:div w:id="1594168718">
          <w:marLeft w:val="0"/>
          <w:marRight w:val="0"/>
          <w:marTop w:val="0"/>
          <w:marBottom w:val="0"/>
          <w:divBdr>
            <w:top w:val="none" w:sz="0" w:space="0" w:color="auto"/>
            <w:left w:val="none" w:sz="0" w:space="0" w:color="auto"/>
            <w:bottom w:val="none" w:sz="0" w:space="0" w:color="auto"/>
            <w:right w:val="none" w:sz="0" w:space="0" w:color="auto"/>
          </w:divBdr>
        </w:div>
        <w:div w:id="1697542588">
          <w:marLeft w:val="0"/>
          <w:marRight w:val="0"/>
          <w:marTop w:val="0"/>
          <w:marBottom w:val="0"/>
          <w:divBdr>
            <w:top w:val="none" w:sz="0" w:space="0" w:color="auto"/>
            <w:left w:val="none" w:sz="0" w:space="0" w:color="auto"/>
            <w:bottom w:val="none" w:sz="0" w:space="0" w:color="auto"/>
            <w:right w:val="none" w:sz="0" w:space="0" w:color="auto"/>
          </w:divBdr>
        </w:div>
        <w:div w:id="1672567109">
          <w:marLeft w:val="0"/>
          <w:marRight w:val="0"/>
          <w:marTop w:val="0"/>
          <w:marBottom w:val="0"/>
          <w:divBdr>
            <w:top w:val="none" w:sz="0" w:space="0" w:color="auto"/>
            <w:left w:val="none" w:sz="0" w:space="0" w:color="auto"/>
            <w:bottom w:val="none" w:sz="0" w:space="0" w:color="auto"/>
            <w:right w:val="none" w:sz="0" w:space="0" w:color="auto"/>
          </w:divBdr>
        </w:div>
        <w:div w:id="1101484936">
          <w:marLeft w:val="0"/>
          <w:marRight w:val="0"/>
          <w:marTop w:val="0"/>
          <w:marBottom w:val="0"/>
          <w:divBdr>
            <w:top w:val="none" w:sz="0" w:space="0" w:color="auto"/>
            <w:left w:val="none" w:sz="0" w:space="0" w:color="auto"/>
            <w:bottom w:val="none" w:sz="0" w:space="0" w:color="auto"/>
            <w:right w:val="none" w:sz="0" w:space="0" w:color="auto"/>
          </w:divBdr>
        </w:div>
        <w:div w:id="574894535">
          <w:marLeft w:val="0"/>
          <w:marRight w:val="0"/>
          <w:marTop w:val="0"/>
          <w:marBottom w:val="0"/>
          <w:divBdr>
            <w:top w:val="none" w:sz="0" w:space="0" w:color="auto"/>
            <w:left w:val="none" w:sz="0" w:space="0" w:color="auto"/>
            <w:bottom w:val="none" w:sz="0" w:space="0" w:color="auto"/>
            <w:right w:val="none" w:sz="0" w:space="0" w:color="auto"/>
          </w:divBdr>
        </w:div>
        <w:div w:id="898708000">
          <w:marLeft w:val="0"/>
          <w:marRight w:val="0"/>
          <w:marTop w:val="0"/>
          <w:marBottom w:val="0"/>
          <w:divBdr>
            <w:top w:val="none" w:sz="0" w:space="0" w:color="auto"/>
            <w:left w:val="none" w:sz="0" w:space="0" w:color="auto"/>
            <w:bottom w:val="none" w:sz="0" w:space="0" w:color="auto"/>
            <w:right w:val="none" w:sz="0" w:space="0" w:color="auto"/>
          </w:divBdr>
        </w:div>
        <w:div w:id="2039431670">
          <w:marLeft w:val="0"/>
          <w:marRight w:val="0"/>
          <w:marTop w:val="0"/>
          <w:marBottom w:val="0"/>
          <w:divBdr>
            <w:top w:val="none" w:sz="0" w:space="0" w:color="auto"/>
            <w:left w:val="none" w:sz="0" w:space="0" w:color="auto"/>
            <w:bottom w:val="none" w:sz="0" w:space="0" w:color="auto"/>
            <w:right w:val="none" w:sz="0" w:space="0" w:color="auto"/>
          </w:divBdr>
        </w:div>
        <w:div w:id="275991563">
          <w:marLeft w:val="0"/>
          <w:marRight w:val="0"/>
          <w:marTop w:val="0"/>
          <w:marBottom w:val="0"/>
          <w:divBdr>
            <w:top w:val="none" w:sz="0" w:space="0" w:color="auto"/>
            <w:left w:val="none" w:sz="0" w:space="0" w:color="auto"/>
            <w:bottom w:val="none" w:sz="0" w:space="0" w:color="auto"/>
            <w:right w:val="none" w:sz="0" w:space="0" w:color="auto"/>
          </w:divBdr>
        </w:div>
        <w:div w:id="1499616065">
          <w:marLeft w:val="0"/>
          <w:marRight w:val="0"/>
          <w:marTop w:val="0"/>
          <w:marBottom w:val="0"/>
          <w:divBdr>
            <w:top w:val="none" w:sz="0" w:space="0" w:color="auto"/>
            <w:left w:val="none" w:sz="0" w:space="0" w:color="auto"/>
            <w:bottom w:val="none" w:sz="0" w:space="0" w:color="auto"/>
            <w:right w:val="none" w:sz="0" w:space="0" w:color="auto"/>
          </w:divBdr>
        </w:div>
        <w:div w:id="332143416">
          <w:marLeft w:val="0"/>
          <w:marRight w:val="0"/>
          <w:marTop w:val="0"/>
          <w:marBottom w:val="0"/>
          <w:divBdr>
            <w:top w:val="none" w:sz="0" w:space="0" w:color="auto"/>
            <w:left w:val="none" w:sz="0" w:space="0" w:color="auto"/>
            <w:bottom w:val="none" w:sz="0" w:space="0" w:color="auto"/>
            <w:right w:val="none" w:sz="0" w:space="0" w:color="auto"/>
          </w:divBdr>
        </w:div>
      </w:divsChild>
    </w:div>
    <w:div w:id="1003817793">
      <w:bodyDiv w:val="1"/>
      <w:marLeft w:val="0"/>
      <w:marRight w:val="0"/>
      <w:marTop w:val="0"/>
      <w:marBottom w:val="0"/>
      <w:divBdr>
        <w:top w:val="none" w:sz="0" w:space="0" w:color="auto"/>
        <w:left w:val="none" w:sz="0" w:space="0" w:color="auto"/>
        <w:bottom w:val="none" w:sz="0" w:space="0" w:color="auto"/>
        <w:right w:val="none" w:sz="0" w:space="0" w:color="auto"/>
      </w:divBdr>
    </w:div>
    <w:div w:id="1003968903">
      <w:bodyDiv w:val="1"/>
      <w:marLeft w:val="0"/>
      <w:marRight w:val="0"/>
      <w:marTop w:val="0"/>
      <w:marBottom w:val="0"/>
      <w:divBdr>
        <w:top w:val="none" w:sz="0" w:space="0" w:color="auto"/>
        <w:left w:val="none" w:sz="0" w:space="0" w:color="auto"/>
        <w:bottom w:val="none" w:sz="0" w:space="0" w:color="auto"/>
        <w:right w:val="none" w:sz="0" w:space="0" w:color="auto"/>
      </w:divBdr>
    </w:div>
    <w:div w:id="1004555628">
      <w:bodyDiv w:val="1"/>
      <w:marLeft w:val="0"/>
      <w:marRight w:val="0"/>
      <w:marTop w:val="0"/>
      <w:marBottom w:val="0"/>
      <w:divBdr>
        <w:top w:val="none" w:sz="0" w:space="0" w:color="auto"/>
        <w:left w:val="none" w:sz="0" w:space="0" w:color="auto"/>
        <w:bottom w:val="none" w:sz="0" w:space="0" w:color="auto"/>
        <w:right w:val="none" w:sz="0" w:space="0" w:color="auto"/>
      </w:divBdr>
    </w:div>
    <w:div w:id="1004941830">
      <w:bodyDiv w:val="1"/>
      <w:marLeft w:val="0"/>
      <w:marRight w:val="0"/>
      <w:marTop w:val="0"/>
      <w:marBottom w:val="0"/>
      <w:divBdr>
        <w:top w:val="none" w:sz="0" w:space="0" w:color="auto"/>
        <w:left w:val="none" w:sz="0" w:space="0" w:color="auto"/>
        <w:bottom w:val="none" w:sz="0" w:space="0" w:color="auto"/>
        <w:right w:val="none" w:sz="0" w:space="0" w:color="auto"/>
      </w:divBdr>
    </w:div>
    <w:div w:id="1005981018">
      <w:bodyDiv w:val="1"/>
      <w:marLeft w:val="0"/>
      <w:marRight w:val="0"/>
      <w:marTop w:val="0"/>
      <w:marBottom w:val="0"/>
      <w:divBdr>
        <w:top w:val="none" w:sz="0" w:space="0" w:color="auto"/>
        <w:left w:val="none" w:sz="0" w:space="0" w:color="auto"/>
        <w:bottom w:val="none" w:sz="0" w:space="0" w:color="auto"/>
        <w:right w:val="none" w:sz="0" w:space="0" w:color="auto"/>
      </w:divBdr>
    </w:div>
    <w:div w:id="1007904767">
      <w:bodyDiv w:val="1"/>
      <w:marLeft w:val="0"/>
      <w:marRight w:val="0"/>
      <w:marTop w:val="0"/>
      <w:marBottom w:val="0"/>
      <w:divBdr>
        <w:top w:val="none" w:sz="0" w:space="0" w:color="auto"/>
        <w:left w:val="none" w:sz="0" w:space="0" w:color="auto"/>
        <w:bottom w:val="none" w:sz="0" w:space="0" w:color="auto"/>
        <w:right w:val="none" w:sz="0" w:space="0" w:color="auto"/>
      </w:divBdr>
    </w:div>
    <w:div w:id="1008219459">
      <w:bodyDiv w:val="1"/>
      <w:marLeft w:val="0"/>
      <w:marRight w:val="0"/>
      <w:marTop w:val="0"/>
      <w:marBottom w:val="0"/>
      <w:divBdr>
        <w:top w:val="none" w:sz="0" w:space="0" w:color="auto"/>
        <w:left w:val="none" w:sz="0" w:space="0" w:color="auto"/>
        <w:bottom w:val="none" w:sz="0" w:space="0" w:color="auto"/>
        <w:right w:val="none" w:sz="0" w:space="0" w:color="auto"/>
      </w:divBdr>
    </w:div>
    <w:div w:id="1009259310">
      <w:bodyDiv w:val="1"/>
      <w:marLeft w:val="0"/>
      <w:marRight w:val="0"/>
      <w:marTop w:val="0"/>
      <w:marBottom w:val="0"/>
      <w:divBdr>
        <w:top w:val="none" w:sz="0" w:space="0" w:color="auto"/>
        <w:left w:val="none" w:sz="0" w:space="0" w:color="auto"/>
        <w:bottom w:val="none" w:sz="0" w:space="0" w:color="auto"/>
        <w:right w:val="none" w:sz="0" w:space="0" w:color="auto"/>
      </w:divBdr>
      <w:divsChild>
        <w:div w:id="2018270476">
          <w:marLeft w:val="0"/>
          <w:marRight w:val="0"/>
          <w:marTop w:val="0"/>
          <w:marBottom w:val="0"/>
          <w:divBdr>
            <w:top w:val="none" w:sz="0" w:space="0" w:color="auto"/>
            <w:left w:val="none" w:sz="0" w:space="0" w:color="auto"/>
            <w:bottom w:val="none" w:sz="0" w:space="0" w:color="auto"/>
            <w:right w:val="none" w:sz="0" w:space="0" w:color="auto"/>
          </w:divBdr>
        </w:div>
        <w:div w:id="1210922132">
          <w:marLeft w:val="0"/>
          <w:marRight w:val="0"/>
          <w:marTop w:val="0"/>
          <w:marBottom w:val="0"/>
          <w:divBdr>
            <w:top w:val="none" w:sz="0" w:space="0" w:color="auto"/>
            <w:left w:val="none" w:sz="0" w:space="0" w:color="auto"/>
            <w:bottom w:val="none" w:sz="0" w:space="0" w:color="auto"/>
            <w:right w:val="none" w:sz="0" w:space="0" w:color="auto"/>
          </w:divBdr>
        </w:div>
        <w:div w:id="980186277">
          <w:marLeft w:val="0"/>
          <w:marRight w:val="0"/>
          <w:marTop w:val="0"/>
          <w:marBottom w:val="0"/>
          <w:divBdr>
            <w:top w:val="none" w:sz="0" w:space="0" w:color="auto"/>
            <w:left w:val="none" w:sz="0" w:space="0" w:color="auto"/>
            <w:bottom w:val="none" w:sz="0" w:space="0" w:color="auto"/>
            <w:right w:val="none" w:sz="0" w:space="0" w:color="auto"/>
          </w:divBdr>
        </w:div>
        <w:div w:id="284775067">
          <w:marLeft w:val="0"/>
          <w:marRight w:val="0"/>
          <w:marTop w:val="0"/>
          <w:marBottom w:val="0"/>
          <w:divBdr>
            <w:top w:val="none" w:sz="0" w:space="0" w:color="auto"/>
            <w:left w:val="none" w:sz="0" w:space="0" w:color="auto"/>
            <w:bottom w:val="none" w:sz="0" w:space="0" w:color="auto"/>
            <w:right w:val="none" w:sz="0" w:space="0" w:color="auto"/>
          </w:divBdr>
        </w:div>
        <w:div w:id="647588077">
          <w:marLeft w:val="0"/>
          <w:marRight w:val="0"/>
          <w:marTop w:val="0"/>
          <w:marBottom w:val="0"/>
          <w:divBdr>
            <w:top w:val="none" w:sz="0" w:space="0" w:color="auto"/>
            <w:left w:val="none" w:sz="0" w:space="0" w:color="auto"/>
            <w:bottom w:val="none" w:sz="0" w:space="0" w:color="auto"/>
            <w:right w:val="none" w:sz="0" w:space="0" w:color="auto"/>
          </w:divBdr>
        </w:div>
        <w:div w:id="1824155535">
          <w:marLeft w:val="0"/>
          <w:marRight w:val="0"/>
          <w:marTop w:val="0"/>
          <w:marBottom w:val="0"/>
          <w:divBdr>
            <w:top w:val="none" w:sz="0" w:space="0" w:color="auto"/>
            <w:left w:val="none" w:sz="0" w:space="0" w:color="auto"/>
            <w:bottom w:val="none" w:sz="0" w:space="0" w:color="auto"/>
            <w:right w:val="none" w:sz="0" w:space="0" w:color="auto"/>
          </w:divBdr>
        </w:div>
        <w:div w:id="1987783214">
          <w:marLeft w:val="0"/>
          <w:marRight w:val="0"/>
          <w:marTop w:val="0"/>
          <w:marBottom w:val="0"/>
          <w:divBdr>
            <w:top w:val="none" w:sz="0" w:space="0" w:color="auto"/>
            <w:left w:val="none" w:sz="0" w:space="0" w:color="auto"/>
            <w:bottom w:val="none" w:sz="0" w:space="0" w:color="auto"/>
            <w:right w:val="none" w:sz="0" w:space="0" w:color="auto"/>
          </w:divBdr>
        </w:div>
        <w:div w:id="856427017">
          <w:marLeft w:val="0"/>
          <w:marRight w:val="0"/>
          <w:marTop w:val="0"/>
          <w:marBottom w:val="0"/>
          <w:divBdr>
            <w:top w:val="none" w:sz="0" w:space="0" w:color="auto"/>
            <w:left w:val="none" w:sz="0" w:space="0" w:color="auto"/>
            <w:bottom w:val="none" w:sz="0" w:space="0" w:color="auto"/>
            <w:right w:val="none" w:sz="0" w:space="0" w:color="auto"/>
          </w:divBdr>
        </w:div>
        <w:div w:id="177744806">
          <w:marLeft w:val="0"/>
          <w:marRight w:val="0"/>
          <w:marTop w:val="0"/>
          <w:marBottom w:val="0"/>
          <w:divBdr>
            <w:top w:val="none" w:sz="0" w:space="0" w:color="auto"/>
            <w:left w:val="none" w:sz="0" w:space="0" w:color="auto"/>
            <w:bottom w:val="none" w:sz="0" w:space="0" w:color="auto"/>
            <w:right w:val="none" w:sz="0" w:space="0" w:color="auto"/>
          </w:divBdr>
        </w:div>
        <w:div w:id="139154708">
          <w:marLeft w:val="0"/>
          <w:marRight w:val="0"/>
          <w:marTop w:val="0"/>
          <w:marBottom w:val="0"/>
          <w:divBdr>
            <w:top w:val="none" w:sz="0" w:space="0" w:color="auto"/>
            <w:left w:val="none" w:sz="0" w:space="0" w:color="auto"/>
            <w:bottom w:val="none" w:sz="0" w:space="0" w:color="auto"/>
            <w:right w:val="none" w:sz="0" w:space="0" w:color="auto"/>
          </w:divBdr>
        </w:div>
        <w:div w:id="1863087039">
          <w:marLeft w:val="0"/>
          <w:marRight w:val="0"/>
          <w:marTop w:val="0"/>
          <w:marBottom w:val="0"/>
          <w:divBdr>
            <w:top w:val="none" w:sz="0" w:space="0" w:color="auto"/>
            <w:left w:val="none" w:sz="0" w:space="0" w:color="auto"/>
            <w:bottom w:val="none" w:sz="0" w:space="0" w:color="auto"/>
            <w:right w:val="none" w:sz="0" w:space="0" w:color="auto"/>
          </w:divBdr>
        </w:div>
        <w:div w:id="110710147">
          <w:marLeft w:val="0"/>
          <w:marRight w:val="0"/>
          <w:marTop w:val="0"/>
          <w:marBottom w:val="0"/>
          <w:divBdr>
            <w:top w:val="none" w:sz="0" w:space="0" w:color="auto"/>
            <w:left w:val="none" w:sz="0" w:space="0" w:color="auto"/>
            <w:bottom w:val="none" w:sz="0" w:space="0" w:color="auto"/>
            <w:right w:val="none" w:sz="0" w:space="0" w:color="auto"/>
          </w:divBdr>
        </w:div>
        <w:div w:id="928201532">
          <w:marLeft w:val="0"/>
          <w:marRight w:val="0"/>
          <w:marTop w:val="0"/>
          <w:marBottom w:val="0"/>
          <w:divBdr>
            <w:top w:val="none" w:sz="0" w:space="0" w:color="auto"/>
            <w:left w:val="none" w:sz="0" w:space="0" w:color="auto"/>
            <w:bottom w:val="none" w:sz="0" w:space="0" w:color="auto"/>
            <w:right w:val="none" w:sz="0" w:space="0" w:color="auto"/>
          </w:divBdr>
        </w:div>
        <w:div w:id="98182221">
          <w:marLeft w:val="0"/>
          <w:marRight w:val="0"/>
          <w:marTop w:val="0"/>
          <w:marBottom w:val="0"/>
          <w:divBdr>
            <w:top w:val="none" w:sz="0" w:space="0" w:color="auto"/>
            <w:left w:val="none" w:sz="0" w:space="0" w:color="auto"/>
            <w:bottom w:val="none" w:sz="0" w:space="0" w:color="auto"/>
            <w:right w:val="none" w:sz="0" w:space="0" w:color="auto"/>
          </w:divBdr>
        </w:div>
        <w:div w:id="560333723">
          <w:marLeft w:val="0"/>
          <w:marRight w:val="0"/>
          <w:marTop w:val="0"/>
          <w:marBottom w:val="0"/>
          <w:divBdr>
            <w:top w:val="none" w:sz="0" w:space="0" w:color="auto"/>
            <w:left w:val="none" w:sz="0" w:space="0" w:color="auto"/>
            <w:bottom w:val="none" w:sz="0" w:space="0" w:color="auto"/>
            <w:right w:val="none" w:sz="0" w:space="0" w:color="auto"/>
          </w:divBdr>
        </w:div>
        <w:div w:id="1821379705">
          <w:marLeft w:val="0"/>
          <w:marRight w:val="0"/>
          <w:marTop w:val="0"/>
          <w:marBottom w:val="0"/>
          <w:divBdr>
            <w:top w:val="none" w:sz="0" w:space="0" w:color="auto"/>
            <w:left w:val="none" w:sz="0" w:space="0" w:color="auto"/>
            <w:bottom w:val="none" w:sz="0" w:space="0" w:color="auto"/>
            <w:right w:val="none" w:sz="0" w:space="0" w:color="auto"/>
          </w:divBdr>
        </w:div>
        <w:div w:id="2082095444">
          <w:marLeft w:val="0"/>
          <w:marRight w:val="0"/>
          <w:marTop w:val="0"/>
          <w:marBottom w:val="0"/>
          <w:divBdr>
            <w:top w:val="none" w:sz="0" w:space="0" w:color="auto"/>
            <w:left w:val="none" w:sz="0" w:space="0" w:color="auto"/>
            <w:bottom w:val="none" w:sz="0" w:space="0" w:color="auto"/>
            <w:right w:val="none" w:sz="0" w:space="0" w:color="auto"/>
          </w:divBdr>
        </w:div>
        <w:div w:id="1383215905">
          <w:marLeft w:val="0"/>
          <w:marRight w:val="0"/>
          <w:marTop w:val="0"/>
          <w:marBottom w:val="0"/>
          <w:divBdr>
            <w:top w:val="none" w:sz="0" w:space="0" w:color="auto"/>
            <w:left w:val="none" w:sz="0" w:space="0" w:color="auto"/>
            <w:bottom w:val="none" w:sz="0" w:space="0" w:color="auto"/>
            <w:right w:val="none" w:sz="0" w:space="0" w:color="auto"/>
          </w:divBdr>
        </w:div>
        <w:div w:id="432823464">
          <w:marLeft w:val="0"/>
          <w:marRight w:val="0"/>
          <w:marTop w:val="0"/>
          <w:marBottom w:val="0"/>
          <w:divBdr>
            <w:top w:val="none" w:sz="0" w:space="0" w:color="auto"/>
            <w:left w:val="none" w:sz="0" w:space="0" w:color="auto"/>
            <w:bottom w:val="none" w:sz="0" w:space="0" w:color="auto"/>
            <w:right w:val="none" w:sz="0" w:space="0" w:color="auto"/>
          </w:divBdr>
        </w:div>
        <w:div w:id="908341279">
          <w:marLeft w:val="0"/>
          <w:marRight w:val="0"/>
          <w:marTop w:val="0"/>
          <w:marBottom w:val="0"/>
          <w:divBdr>
            <w:top w:val="none" w:sz="0" w:space="0" w:color="auto"/>
            <w:left w:val="none" w:sz="0" w:space="0" w:color="auto"/>
            <w:bottom w:val="none" w:sz="0" w:space="0" w:color="auto"/>
            <w:right w:val="none" w:sz="0" w:space="0" w:color="auto"/>
          </w:divBdr>
        </w:div>
        <w:div w:id="619989953">
          <w:marLeft w:val="0"/>
          <w:marRight w:val="0"/>
          <w:marTop w:val="0"/>
          <w:marBottom w:val="0"/>
          <w:divBdr>
            <w:top w:val="none" w:sz="0" w:space="0" w:color="auto"/>
            <w:left w:val="none" w:sz="0" w:space="0" w:color="auto"/>
            <w:bottom w:val="none" w:sz="0" w:space="0" w:color="auto"/>
            <w:right w:val="none" w:sz="0" w:space="0" w:color="auto"/>
          </w:divBdr>
        </w:div>
        <w:div w:id="1508246393">
          <w:marLeft w:val="0"/>
          <w:marRight w:val="0"/>
          <w:marTop w:val="0"/>
          <w:marBottom w:val="0"/>
          <w:divBdr>
            <w:top w:val="none" w:sz="0" w:space="0" w:color="auto"/>
            <w:left w:val="none" w:sz="0" w:space="0" w:color="auto"/>
            <w:bottom w:val="none" w:sz="0" w:space="0" w:color="auto"/>
            <w:right w:val="none" w:sz="0" w:space="0" w:color="auto"/>
          </w:divBdr>
        </w:div>
        <w:div w:id="1171792506">
          <w:marLeft w:val="0"/>
          <w:marRight w:val="0"/>
          <w:marTop w:val="0"/>
          <w:marBottom w:val="0"/>
          <w:divBdr>
            <w:top w:val="none" w:sz="0" w:space="0" w:color="auto"/>
            <w:left w:val="none" w:sz="0" w:space="0" w:color="auto"/>
            <w:bottom w:val="none" w:sz="0" w:space="0" w:color="auto"/>
            <w:right w:val="none" w:sz="0" w:space="0" w:color="auto"/>
          </w:divBdr>
        </w:div>
        <w:div w:id="864904655">
          <w:marLeft w:val="0"/>
          <w:marRight w:val="0"/>
          <w:marTop w:val="0"/>
          <w:marBottom w:val="0"/>
          <w:divBdr>
            <w:top w:val="none" w:sz="0" w:space="0" w:color="auto"/>
            <w:left w:val="none" w:sz="0" w:space="0" w:color="auto"/>
            <w:bottom w:val="none" w:sz="0" w:space="0" w:color="auto"/>
            <w:right w:val="none" w:sz="0" w:space="0" w:color="auto"/>
          </w:divBdr>
        </w:div>
        <w:div w:id="1820876358">
          <w:marLeft w:val="0"/>
          <w:marRight w:val="0"/>
          <w:marTop w:val="0"/>
          <w:marBottom w:val="0"/>
          <w:divBdr>
            <w:top w:val="none" w:sz="0" w:space="0" w:color="auto"/>
            <w:left w:val="none" w:sz="0" w:space="0" w:color="auto"/>
            <w:bottom w:val="none" w:sz="0" w:space="0" w:color="auto"/>
            <w:right w:val="none" w:sz="0" w:space="0" w:color="auto"/>
          </w:divBdr>
        </w:div>
        <w:div w:id="926108678">
          <w:marLeft w:val="0"/>
          <w:marRight w:val="0"/>
          <w:marTop w:val="0"/>
          <w:marBottom w:val="0"/>
          <w:divBdr>
            <w:top w:val="none" w:sz="0" w:space="0" w:color="auto"/>
            <w:left w:val="none" w:sz="0" w:space="0" w:color="auto"/>
            <w:bottom w:val="none" w:sz="0" w:space="0" w:color="auto"/>
            <w:right w:val="none" w:sz="0" w:space="0" w:color="auto"/>
          </w:divBdr>
        </w:div>
        <w:div w:id="543951089">
          <w:marLeft w:val="0"/>
          <w:marRight w:val="0"/>
          <w:marTop w:val="0"/>
          <w:marBottom w:val="0"/>
          <w:divBdr>
            <w:top w:val="none" w:sz="0" w:space="0" w:color="auto"/>
            <w:left w:val="none" w:sz="0" w:space="0" w:color="auto"/>
            <w:bottom w:val="none" w:sz="0" w:space="0" w:color="auto"/>
            <w:right w:val="none" w:sz="0" w:space="0" w:color="auto"/>
          </w:divBdr>
        </w:div>
        <w:div w:id="447507511">
          <w:marLeft w:val="0"/>
          <w:marRight w:val="0"/>
          <w:marTop w:val="0"/>
          <w:marBottom w:val="0"/>
          <w:divBdr>
            <w:top w:val="none" w:sz="0" w:space="0" w:color="auto"/>
            <w:left w:val="none" w:sz="0" w:space="0" w:color="auto"/>
            <w:bottom w:val="none" w:sz="0" w:space="0" w:color="auto"/>
            <w:right w:val="none" w:sz="0" w:space="0" w:color="auto"/>
          </w:divBdr>
        </w:div>
        <w:div w:id="393626426">
          <w:marLeft w:val="0"/>
          <w:marRight w:val="0"/>
          <w:marTop w:val="0"/>
          <w:marBottom w:val="0"/>
          <w:divBdr>
            <w:top w:val="none" w:sz="0" w:space="0" w:color="auto"/>
            <w:left w:val="none" w:sz="0" w:space="0" w:color="auto"/>
            <w:bottom w:val="none" w:sz="0" w:space="0" w:color="auto"/>
            <w:right w:val="none" w:sz="0" w:space="0" w:color="auto"/>
          </w:divBdr>
        </w:div>
        <w:div w:id="544485326">
          <w:marLeft w:val="0"/>
          <w:marRight w:val="0"/>
          <w:marTop w:val="0"/>
          <w:marBottom w:val="0"/>
          <w:divBdr>
            <w:top w:val="none" w:sz="0" w:space="0" w:color="auto"/>
            <w:left w:val="none" w:sz="0" w:space="0" w:color="auto"/>
            <w:bottom w:val="none" w:sz="0" w:space="0" w:color="auto"/>
            <w:right w:val="none" w:sz="0" w:space="0" w:color="auto"/>
          </w:divBdr>
        </w:div>
        <w:div w:id="219561032">
          <w:marLeft w:val="0"/>
          <w:marRight w:val="0"/>
          <w:marTop w:val="0"/>
          <w:marBottom w:val="0"/>
          <w:divBdr>
            <w:top w:val="none" w:sz="0" w:space="0" w:color="auto"/>
            <w:left w:val="none" w:sz="0" w:space="0" w:color="auto"/>
            <w:bottom w:val="none" w:sz="0" w:space="0" w:color="auto"/>
            <w:right w:val="none" w:sz="0" w:space="0" w:color="auto"/>
          </w:divBdr>
        </w:div>
        <w:div w:id="1109738054">
          <w:marLeft w:val="0"/>
          <w:marRight w:val="0"/>
          <w:marTop w:val="0"/>
          <w:marBottom w:val="0"/>
          <w:divBdr>
            <w:top w:val="none" w:sz="0" w:space="0" w:color="auto"/>
            <w:left w:val="none" w:sz="0" w:space="0" w:color="auto"/>
            <w:bottom w:val="none" w:sz="0" w:space="0" w:color="auto"/>
            <w:right w:val="none" w:sz="0" w:space="0" w:color="auto"/>
          </w:divBdr>
        </w:div>
        <w:div w:id="343678688">
          <w:marLeft w:val="0"/>
          <w:marRight w:val="0"/>
          <w:marTop w:val="0"/>
          <w:marBottom w:val="0"/>
          <w:divBdr>
            <w:top w:val="none" w:sz="0" w:space="0" w:color="auto"/>
            <w:left w:val="none" w:sz="0" w:space="0" w:color="auto"/>
            <w:bottom w:val="none" w:sz="0" w:space="0" w:color="auto"/>
            <w:right w:val="none" w:sz="0" w:space="0" w:color="auto"/>
          </w:divBdr>
        </w:div>
        <w:div w:id="230426622">
          <w:marLeft w:val="0"/>
          <w:marRight w:val="0"/>
          <w:marTop w:val="0"/>
          <w:marBottom w:val="0"/>
          <w:divBdr>
            <w:top w:val="none" w:sz="0" w:space="0" w:color="auto"/>
            <w:left w:val="none" w:sz="0" w:space="0" w:color="auto"/>
            <w:bottom w:val="none" w:sz="0" w:space="0" w:color="auto"/>
            <w:right w:val="none" w:sz="0" w:space="0" w:color="auto"/>
          </w:divBdr>
        </w:div>
        <w:div w:id="630986397">
          <w:marLeft w:val="0"/>
          <w:marRight w:val="0"/>
          <w:marTop w:val="0"/>
          <w:marBottom w:val="0"/>
          <w:divBdr>
            <w:top w:val="none" w:sz="0" w:space="0" w:color="auto"/>
            <w:left w:val="none" w:sz="0" w:space="0" w:color="auto"/>
            <w:bottom w:val="none" w:sz="0" w:space="0" w:color="auto"/>
            <w:right w:val="none" w:sz="0" w:space="0" w:color="auto"/>
          </w:divBdr>
        </w:div>
        <w:div w:id="143932958">
          <w:marLeft w:val="0"/>
          <w:marRight w:val="0"/>
          <w:marTop w:val="0"/>
          <w:marBottom w:val="0"/>
          <w:divBdr>
            <w:top w:val="none" w:sz="0" w:space="0" w:color="auto"/>
            <w:left w:val="none" w:sz="0" w:space="0" w:color="auto"/>
            <w:bottom w:val="none" w:sz="0" w:space="0" w:color="auto"/>
            <w:right w:val="none" w:sz="0" w:space="0" w:color="auto"/>
          </w:divBdr>
        </w:div>
        <w:div w:id="490487169">
          <w:marLeft w:val="0"/>
          <w:marRight w:val="0"/>
          <w:marTop w:val="0"/>
          <w:marBottom w:val="0"/>
          <w:divBdr>
            <w:top w:val="none" w:sz="0" w:space="0" w:color="auto"/>
            <w:left w:val="none" w:sz="0" w:space="0" w:color="auto"/>
            <w:bottom w:val="none" w:sz="0" w:space="0" w:color="auto"/>
            <w:right w:val="none" w:sz="0" w:space="0" w:color="auto"/>
          </w:divBdr>
        </w:div>
        <w:div w:id="135100580">
          <w:marLeft w:val="0"/>
          <w:marRight w:val="0"/>
          <w:marTop w:val="0"/>
          <w:marBottom w:val="0"/>
          <w:divBdr>
            <w:top w:val="none" w:sz="0" w:space="0" w:color="auto"/>
            <w:left w:val="none" w:sz="0" w:space="0" w:color="auto"/>
            <w:bottom w:val="none" w:sz="0" w:space="0" w:color="auto"/>
            <w:right w:val="none" w:sz="0" w:space="0" w:color="auto"/>
          </w:divBdr>
        </w:div>
        <w:div w:id="1172454069">
          <w:marLeft w:val="0"/>
          <w:marRight w:val="0"/>
          <w:marTop w:val="0"/>
          <w:marBottom w:val="0"/>
          <w:divBdr>
            <w:top w:val="none" w:sz="0" w:space="0" w:color="auto"/>
            <w:left w:val="none" w:sz="0" w:space="0" w:color="auto"/>
            <w:bottom w:val="none" w:sz="0" w:space="0" w:color="auto"/>
            <w:right w:val="none" w:sz="0" w:space="0" w:color="auto"/>
          </w:divBdr>
        </w:div>
        <w:div w:id="1429500324">
          <w:marLeft w:val="0"/>
          <w:marRight w:val="0"/>
          <w:marTop w:val="0"/>
          <w:marBottom w:val="0"/>
          <w:divBdr>
            <w:top w:val="none" w:sz="0" w:space="0" w:color="auto"/>
            <w:left w:val="none" w:sz="0" w:space="0" w:color="auto"/>
            <w:bottom w:val="none" w:sz="0" w:space="0" w:color="auto"/>
            <w:right w:val="none" w:sz="0" w:space="0" w:color="auto"/>
          </w:divBdr>
        </w:div>
        <w:div w:id="1275090085">
          <w:marLeft w:val="0"/>
          <w:marRight w:val="0"/>
          <w:marTop w:val="0"/>
          <w:marBottom w:val="0"/>
          <w:divBdr>
            <w:top w:val="none" w:sz="0" w:space="0" w:color="auto"/>
            <w:left w:val="none" w:sz="0" w:space="0" w:color="auto"/>
            <w:bottom w:val="none" w:sz="0" w:space="0" w:color="auto"/>
            <w:right w:val="none" w:sz="0" w:space="0" w:color="auto"/>
          </w:divBdr>
        </w:div>
        <w:div w:id="1499494288">
          <w:marLeft w:val="0"/>
          <w:marRight w:val="0"/>
          <w:marTop w:val="0"/>
          <w:marBottom w:val="0"/>
          <w:divBdr>
            <w:top w:val="none" w:sz="0" w:space="0" w:color="auto"/>
            <w:left w:val="none" w:sz="0" w:space="0" w:color="auto"/>
            <w:bottom w:val="none" w:sz="0" w:space="0" w:color="auto"/>
            <w:right w:val="none" w:sz="0" w:space="0" w:color="auto"/>
          </w:divBdr>
        </w:div>
        <w:div w:id="1747141244">
          <w:marLeft w:val="0"/>
          <w:marRight w:val="0"/>
          <w:marTop w:val="0"/>
          <w:marBottom w:val="0"/>
          <w:divBdr>
            <w:top w:val="none" w:sz="0" w:space="0" w:color="auto"/>
            <w:left w:val="none" w:sz="0" w:space="0" w:color="auto"/>
            <w:bottom w:val="none" w:sz="0" w:space="0" w:color="auto"/>
            <w:right w:val="none" w:sz="0" w:space="0" w:color="auto"/>
          </w:divBdr>
        </w:div>
        <w:div w:id="598877107">
          <w:marLeft w:val="0"/>
          <w:marRight w:val="0"/>
          <w:marTop w:val="0"/>
          <w:marBottom w:val="0"/>
          <w:divBdr>
            <w:top w:val="none" w:sz="0" w:space="0" w:color="auto"/>
            <w:left w:val="none" w:sz="0" w:space="0" w:color="auto"/>
            <w:bottom w:val="none" w:sz="0" w:space="0" w:color="auto"/>
            <w:right w:val="none" w:sz="0" w:space="0" w:color="auto"/>
          </w:divBdr>
        </w:div>
        <w:div w:id="287588787">
          <w:marLeft w:val="0"/>
          <w:marRight w:val="0"/>
          <w:marTop w:val="0"/>
          <w:marBottom w:val="0"/>
          <w:divBdr>
            <w:top w:val="none" w:sz="0" w:space="0" w:color="auto"/>
            <w:left w:val="none" w:sz="0" w:space="0" w:color="auto"/>
            <w:bottom w:val="none" w:sz="0" w:space="0" w:color="auto"/>
            <w:right w:val="none" w:sz="0" w:space="0" w:color="auto"/>
          </w:divBdr>
        </w:div>
        <w:div w:id="2038852149">
          <w:marLeft w:val="0"/>
          <w:marRight w:val="0"/>
          <w:marTop w:val="0"/>
          <w:marBottom w:val="0"/>
          <w:divBdr>
            <w:top w:val="none" w:sz="0" w:space="0" w:color="auto"/>
            <w:left w:val="none" w:sz="0" w:space="0" w:color="auto"/>
            <w:bottom w:val="none" w:sz="0" w:space="0" w:color="auto"/>
            <w:right w:val="none" w:sz="0" w:space="0" w:color="auto"/>
          </w:divBdr>
        </w:div>
        <w:div w:id="391199793">
          <w:marLeft w:val="0"/>
          <w:marRight w:val="0"/>
          <w:marTop w:val="0"/>
          <w:marBottom w:val="0"/>
          <w:divBdr>
            <w:top w:val="none" w:sz="0" w:space="0" w:color="auto"/>
            <w:left w:val="none" w:sz="0" w:space="0" w:color="auto"/>
            <w:bottom w:val="none" w:sz="0" w:space="0" w:color="auto"/>
            <w:right w:val="none" w:sz="0" w:space="0" w:color="auto"/>
          </w:divBdr>
        </w:div>
      </w:divsChild>
    </w:div>
    <w:div w:id="1009525461">
      <w:bodyDiv w:val="1"/>
      <w:marLeft w:val="0"/>
      <w:marRight w:val="0"/>
      <w:marTop w:val="0"/>
      <w:marBottom w:val="0"/>
      <w:divBdr>
        <w:top w:val="none" w:sz="0" w:space="0" w:color="auto"/>
        <w:left w:val="none" w:sz="0" w:space="0" w:color="auto"/>
        <w:bottom w:val="none" w:sz="0" w:space="0" w:color="auto"/>
        <w:right w:val="none" w:sz="0" w:space="0" w:color="auto"/>
      </w:divBdr>
    </w:div>
    <w:div w:id="1009678647">
      <w:bodyDiv w:val="1"/>
      <w:marLeft w:val="0"/>
      <w:marRight w:val="0"/>
      <w:marTop w:val="0"/>
      <w:marBottom w:val="0"/>
      <w:divBdr>
        <w:top w:val="none" w:sz="0" w:space="0" w:color="auto"/>
        <w:left w:val="none" w:sz="0" w:space="0" w:color="auto"/>
        <w:bottom w:val="none" w:sz="0" w:space="0" w:color="auto"/>
        <w:right w:val="none" w:sz="0" w:space="0" w:color="auto"/>
      </w:divBdr>
    </w:div>
    <w:div w:id="1010063933">
      <w:bodyDiv w:val="1"/>
      <w:marLeft w:val="0"/>
      <w:marRight w:val="0"/>
      <w:marTop w:val="0"/>
      <w:marBottom w:val="0"/>
      <w:divBdr>
        <w:top w:val="none" w:sz="0" w:space="0" w:color="auto"/>
        <w:left w:val="none" w:sz="0" w:space="0" w:color="auto"/>
        <w:bottom w:val="none" w:sz="0" w:space="0" w:color="auto"/>
        <w:right w:val="none" w:sz="0" w:space="0" w:color="auto"/>
      </w:divBdr>
    </w:div>
    <w:div w:id="1010134302">
      <w:bodyDiv w:val="1"/>
      <w:marLeft w:val="0"/>
      <w:marRight w:val="0"/>
      <w:marTop w:val="0"/>
      <w:marBottom w:val="0"/>
      <w:divBdr>
        <w:top w:val="none" w:sz="0" w:space="0" w:color="auto"/>
        <w:left w:val="none" w:sz="0" w:space="0" w:color="auto"/>
        <w:bottom w:val="none" w:sz="0" w:space="0" w:color="auto"/>
        <w:right w:val="none" w:sz="0" w:space="0" w:color="auto"/>
      </w:divBdr>
    </w:div>
    <w:div w:id="1010372183">
      <w:bodyDiv w:val="1"/>
      <w:marLeft w:val="0"/>
      <w:marRight w:val="0"/>
      <w:marTop w:val="0"/>
      <w:marBottom w:val="0"/>
      <w:divBdr>
        <w:top w:val="none" w:sz="0" w:space="0" w:color="auto"/>
        <w:left w:val="none" w:sz="0" w:space="0" w:color="auto"/>
        <w:bottom w:val="none" w:sz="0" w:space="0" w:color="auto"/>
        <w:right w:val="none" w:sz="0" w:space="0" w:color="auto"/>
      </w:divBdr>
    </w:div>
    <w:div w:id="1010838018">
      <w:bodyDiv w:val="1"/>
      <w:marLeft w:val="0"/>
      <w:marRight w:val="0"/>
      <w:marTop w:val="0"/>
      <w:marBottom w:val="0"/>
      <w:divBdr>
        <w:top w:val="none" w:sz="0" w:space="0" w:color="auto"/>
        <w:left w:val="none" w:sz="0" w:space="0" w:color="auto"/>
        <w:bottom w:val="none" w:sz="0" w:space="0" w:color="auto"/>
        <w:right w:val="none" w:sz="0" w:space="0" w:color="auto"/>
      </w:divBdr>
    </w:div>
    <w:div w:id="1011447963">
      <w:bodyDiv w:val="1"/>
      <w:marLeft w:val="0"/>
      <w:marRight w:val="0"/>
      <w:marTop w:val="0"/>
      <w:marBottom w:val="0"/>
      <w:divBdr>
        <w:top w:val="none" w:sz="0" w:space="0" w:color="auto"/>
        <w:left w:val="none" w:sz="0" w:space="0" w:color="auto"/>
        <w:bottom w:val="none" w:sz="0" w:space="0" w:color="auto"/>
        <w:right w:val="none" w:sz="0" w:space="0" w:color="auto"/>
      </w:divBdr>
    </w:div>
    <w:div w:id="1011569964">
      <w:bodyDiv w:val="1"/>
      <w:marLeft w:val="0"/>
      <w:marRight w:val="0"/>
      <w:marTop w:val="0"/>
      <w:marBottom w:val="0"/>
      <w:divBdr>
        <w:top w:val="none" w:sz="0" w:space="0" w:color="auto"/>
        <w:left w:val="none" w:sz="0" w:space="0" w:color="auto"/>
        <w:bottom w:val="none" w:sz="0" w:space="0" w:color="auto"/>
        <w:right w:val="none" w:sz="0" w:space="0" w:color="auto"/>
      </w:divBdr>
    </w:div>
    <w:div w:id="1012143016">
      <w:bodyDiv w:val="1"/>
      <w:marLeft w:val="0"/>
      <w:marRight w:val="0"/>
      <w:marTop w:val="0"/>
      <w:marBottom w:val="0"/>
      <w:divBdr>
        <w:top w:val="none" w:sz="0" w:space="0" w:color="auto"/>
        <w:left w:val="none" w:sz="0" w:space="0" w:color="auto"/>
        <w:bottom w:val="none" w:sz="0" w:space="0" w:color="auto"/>
        <w:right w:val="none" w:sz="0" w:space="0" w:color="auto"/>
      </w:divBdr>
    </w:div>
    <w:div w:id="1012607905">
      <w:bodyDiv w:val="1"/>
      <w:marLeft w:val="0"/>
      <w:marRight w:val="0"/>
      <w:marTop w:val="0"/>
      <w:marBottom w:val="0"/>
      <w:divBdr>
        <w:top w:val="none" w:sz="0" w:space="0" w:color="auto"/>
        <w:left w:val="none" w:sz="0" w:space="0" w:color="auto"/>
        <w:bottom w:val="none" w:sz="0" w:space="0" w:color="auto"/>
        <w:right w:val="none" w:sz="0" w:space="0" w:color="auto"/>
      </w:divBdr>
    </w:div>
    <w:div w:id="1012612908">
      <w:bodyDiv w:val="1"/>
      <w:marLeft w:val="0"/>
      <w:marRight w:val="0"/>
      <w:marTop w:val="0"/>
      <w:marBottom w:val="0"/>
      <w:divBdr>
        <w:top w:val="none" w:sz="0" w:space="0" w:color="auto"/>
        <w:left w:val="none" w:sz="0" w:space="0" w:color="auto"/>
        <w:bottom w:val="none" w:sz="0" w:space="0" w:color="auto"/>
        <w:right w:val="none" w:sz="0" w:space="0" w:color="auto"/>
      </w:divBdr>
    </w:div>
    <w:div w:id="1012686352">
      <w:bodyDiv w:val="1"/>
      <w:marLeft w:val="0"/>
      <w:marRight w:val="0"/>
      <w:marTop w:val="0"/>
      <w:marBottom w:val="0"/>
      <w:divBdr>
        <w:top w:val="none" w:sz="0" w:space="0" w:color="auto"/>
        <w:left w:val="none" w:sz="0" w:space="0" w:color="auto"/>
        <w:bottom w:val="none" w:sz="0" w:space="0" w:color="auto"/>
        <w:right w:val="none" w:sz="0" w:space="0" w:color="auto"/>
      </w:divBdr>
    </w:div>
    <w:div w:id="1014190163">
      <w:bodyDiv w:val="1"/>
      <w:marLeft w:val="0"/>
      <w:marRight w:val="0"/>
      <w:marTop w:val="0"/>
      <w:marBottom w:val="0"/>
      <w:divBdr>
        <w:top w:val="none" w:sz="0" w:space="0" w:color="auto"/>
        <w:left w:val="none" w:sz="0" w:space="0" w:color="auto"/>
        <w:bottom w:val="none" w:sz="0" w:space="0" w:color="auto"/>
        <w:right w:val="none" w:sz="0" w:space="0" w:color="auto"/>
      </w:divBdr>
    </w:div>
    <w:div w:id="1014654885">
      <w:bodyDiv w:val="1"/>
      <w:marLeft w:val="0"/>
      <w:marRight w:val="0"/>
      <w:marTop w:val="0"/>
      <w:marBottom w:val="0"/>
      <w:divBdr>
        <w:top w:val="none" w:sz="0" w:space="0" w:color="auto"/>
        <w:left w:val="none" w:sz="0" w:space="0" w:color="auto"/>
        <w:bottom w:val="none" w:sz="0" w:space="0" w:color="auto"/>
        <w:right w:val="none" w:sz="0" w:space="0" w:color="auto"/>
      </w:divBdr>
    </w:div>
    <w:div w:id="1014770103">
      <w:bodyDiv w:val="1"/>
      <w:marLeft w:val="0"/>
      <w:marRight w:val="0"/>
      <w:marTop w:val="0"/>
      <w:marBottom w:val="0"/>
      <w:divBdr>
        <w:top w:val="none" w:sz="0" w:space="0" w:color="auto"/>
        <w:left w:val="none" w:sz="0" w:space="0" w:color="auto"/>
        <w:bottom w:val="none" w:sz="0" w:space="0" w:color="auto"/>
        <w:right w:val="none" w:sz="0" w:space="0" w:color="auto"/>
      </w:divBdr>
    </w:div>
    <w:div w:id="1014921345">
      <w:bodyDiv w:val="1"/>
      <w:marLeft w:val="0"/>
      <w:marRight w:val="0"/>
      <w:marTop w:val="0"/>
      <w:marBottom w:val="0"/>
      <w:divBdr>
        <w:top w:val="none" w:sz="0" w:space="0" w:color="auto"/>
        <w:left w:val="none" w:sz="0" w:space="0" w:color="auto"/>
        <w:bottom w:val="none" w:sz="0" w:space="0" w:color="auto"/>
        <w:right w:val="none" w:sz="0" w:space="0" w:color="auto"/>
      </w:divBdr>
    </w:div>
    <w:div w:id="1014958620">
      <w:bodyDiv w:val="1"/>
      <w:marLeft w:val="0"/>
      <w:marRight w:val="0"/>
      <w:marTop w:val="0"/>
      <w:marBottom w:val="0"/>
      <w:divBdr>
        <w:top w:val="none" w:sz="0" w:space="0" w:color="auto"/>
        <w:left w:val="none" w:sz="0" w:space="0" w:color="auto"/>
        <w:bottom w:val="none" w:sz="0" w:space="0" w:color="auto"/>
        <w:right w:val="none" w:sz="0" w:space="0" w:color="auto"/>
      </w:divBdr>
    </w:div>
    <w:div w:id="1015351971">
      <w:bodyDiv w:val="1"/>
      <w:marLeft w:val="0"/>
      <w:marRight w:val="0"/>
      <w:marTop w:val="0"/>
      <w:marBottom w:val="0"/>
      <w:divBdr>
        <w:top w:val="none" w:sz="0" w:space="0" w:color="auto"/>
        <w:left w:val="none" w:sz="0" w:space="0" w:color="auto"/>
        <w:bottom w:val="none" w:sz="0" w:space="0" w:color="auto"/>
        <w:right w:val="none" w:sz="0" w:space="0" w:color="auto"/>
      </w:divBdr>
    </w:div>
    <w:div w:id="1015615019">
      <w:bodyDiv w:val="1"/>
      <w:marLeft w:val="0"/>
      <w:marRight w:val="0"/>
      <w:marTop w:val="0"/>
      <w:marBottom w:val="0"/>
      <w:divBdr>
        <w:top w:val="none" w:sz="0" w:space="0" w:color="auto"/>
        <w:left w:val="none" w:sz="0" w:space="0" w:color="auto"/>
        <w:bottom w:val="none" w:sz="0" w:space="0" w:color="auto"/>
        <w:right w:val="none" w:sz="0" w:space="0" w:color="auto"/>
      </w:divBdr>
    </w:div>
    <w:div w:id="1016271382">
      <w:bodyDiv w:val="1"/>
      <w:marLeft w:val="0"/>
      <w:marRight w:val="0"/>
      <w:marTop w:val="0"/>
      <w:marBottom w:val="0"/>
      <w:divBdr>
        <w:top w:val="none" w:sz="0" w:space="0" w:color="auto"/>
        <w:left w:val="none" w:sz="0" w:space="0" w:color="auto"/>
        <w:bottom w:val="none" w:sz="0" w:space="0" w:color="auto"/>
        <w:right w:val="none" w:sz="0" w:space="0" w:color="auto"/>
      </w:divBdr>
    </w:div>
    <w:div w:id="1016348807">
      <w:bodyDiv w:val="1"/>
      <w:marLeft w:val="0"/>
      <w:marRight w:val="0"/>
      <w:marTop w:val="0"/>
      <w:marBottom w:val="0"/>
      <w:divBdr>
        <w:top w:val="none" w:sz="0" w:space="0" w:color="auto"/>
        <w:left w:val="none" w:sz="0" w:space="0" w:color="auto"/>
        <w:bottom w:val="none" w:sz="0" w:space="0" w:color="auto"/>
        <w:right w:val="none" w:sz="0" w:space="0" w:color="auto"/>
      </w:divBdr>
    </w:div>
    <w:div w:id="1016615756">
      <w:bodyDiv w:val="1"/>
      <w:marLeft w:val="0"/>
      <w:marRight w:val="0"/>
      <w:marTop w:val="0"/>
      <w:marBottom w:val="0"/>
      <w:divBdr>
        <w:top w:val="none" w:sz="0" w:space="0" w:color="auto"/>
        <w:left w:val="none" w:sz="0" w:space="0" w:color="auto"/>
        <w:bottom w:val="none" w:sz="0" w:space="0" w:color="auto"/>
        <w:right w:val="none" w:sz="0" w:space="0" w:color="auto"/>
      </w:divBdr>
      <w:divsChild>
        <w:div w:id="1476486366">
          <w:marLeft w:val="480"/>
          <w:marRight w:val="0"/>
          <w:marTop w:val="0"/>
          <w:marBottom w:val="0"/>
          <w:divBdr>
            <w:top w:val="none" w:sz="0" w:space="0" w:color="auto"/>
            <w:left w:val="none" w:sz="0" w:space="0" w:color="auto"/>
            <w:bottom w:val="none" w:sz="0" w:space="0" w:color="auto"/>
            <w:right w:val="none" w:sz="0" w:space="0" w:color="auto"/>
          </w:divBdr>
        </w:div>
        <w:div w:id="1359815637">
          <w:marLeft w:val="480"/>
          <w:marRight w:val="0"/>
          <w:marTop w:val="0"/>
          <w:marBottom w:val="0"/>
          <w:divBdr>
            <w:top w:val="none" w:sz="0" w:space="0" w:color="auto"/>
            <w:left w:val="none" w:sz="0" w:space="0" w:color="auto"/>
            <w:bottom w:val="none" w:sz="0" w:space="0" w:color="auto"/>
            <w:right w:val="none" w:sz="0" w:space="0" w:color="auto"/>
          </w:divBdr>
        </w:div>
        <w:div w:id="1038166048">
          <w:marLeft w:val="480"/>
          <w:marRight w:val="0"/>
          <w:marTop w:val="0"/>
          <w:marBottom w:val="0"/>
          <w:divBdr>
            <w:top w:val="none" w:sz="0" w:space="0" w:color="auto"/>
            <w:left w:val="none" w:sz="0" w:space="0" w:color="auto"/>
            <w:bottom w:val="none" w:sz="0" w:space="0" w:color="auto"/>
            <w:right w:val="none" w:sz="0" w:space="0" w:color="auto"/>
          </w:divBdr>
        </w:div>
        <w:div w:id="2020038487">
          <w:marLeft w:val="480"/>
          <w:marRight w:val="0"/>
          <w:marTop w:val="0"/>
          <w:marBottom w:val="0"/>
          <w:divBdr>
            <w:top w:val="none" w:sz="0" w:space="0" w:color="auto"/>
            <w:left w:val="none" w:sz="0" w:space="0" w:color="auto"/>
            <w:bottom w:val="none" w:sz="0" w:space="0" w:color="auto"/>
            <w:right w:val="none" w:sz="0" w:space="0" w:color="auto"/>
          </w:divBdr>
        </w:div>
        <w:div w:id="1312953029">
          <w:marLeft w:val="480"/>
          <w:marRight w:val="0"/>
          <w:marTop w:val="0"/>
          <w:marBottom w:val="0"/>
          <w:divBdr>
            <w:top w:val="none" w:sz="0" w:space="0" w:color="auto"/>
            <w:left w:val="none" w:sz="0" w:space="0" w:color="auto"/>
            <w:bottom w:val="none" w:sz="0" w:space="0" w:color="auto"/>
            <w:right w:val="none" w:sz="0" w:space="0" w:color="auto"/>
          </w:divBdr>
        </w:div>
        <w:div w:id="434786479">
          <w:marLeft w:val="480"/>
          <w:marRight w:val="0"/>
          <w:marTop w:val="0"/>
          <w:marBottom w:val="0"/>
          <w:divBdr>
            <w:top w:val="none" w:sz="0" w:space="0" w:color="auto"/>
            <w:left w:val="none" w:sz="0" w:space="0" w:color="auto"/>
            <w:bottom w:val="none" w:sz="0" w:space="0" w:color="auto"/>
            <w:right w:val="none" w:sz="0" w:space="0" w:color="auto"/>
          </w:divBdr>
        </w:div>
        <w:div w:id="2020083416">
          <w:marLeft w:val="480"/>
          <w:marRight w:val="0"/>
          <w:marTop w:val="0"/>
          <w:marBottom w:val="0"/>
          <w:divBdr>
            <w:top w:val="none" w:sz="0" w:space="0" w:color="auto"/>
            <w:left w:val="none" w:sz="0" w:space="0" w:color="auto"/>
            <w:bottom w:val="none" w:sz="0" w:space="0" w:color="auto"/>
            <w:right w:val="none" w:sz="0" w:space="0" w:color="auto"/>
          </w:divBdr>
        </w:div>
        <w:div w:id="265767699">
          <w:marLeft w:val="480"/>
          <w:marRight w:val="0"/>
          <w:marTop w:val="0"/>
          <w:marBottom w:val="0"/>
          <w:divBdr>
            <w:top w:val="none" w:sz="0" w:space="0" w:color="auto"/>
            <w:left w:val="none" w:sz="0" w:space="0" w:color="auto"/>
            <w:bottom w:val="none" w:sz="0" w:space="0" w:color="auto"/>
            <w:right w:val="none" w:sz="0" w:space="0" w:color="auto"/>
          </w:divBdr>
        </w:div>
        <w:div w:id="774520780">
          <w:marLeft w:val="480"/>
          <w:marRight w:val="0"/>
          <w:marTop w:val="0"/>
          <w:marBottom w:val="0"/>
          <w:divBdr>
            <w:top w:val="none" w:sz="0" w:space="0" w:color="auto"/>
            <w:left w:val="none" w:sz="0" w:space="0" w:color="auto"/>
            <w:bottom w:val="none" w:sz="0" w:space="0" w:color="auto"/>
            <w:right w:val="none" w:sz="0" w:space="0" w:color="auto"/>
          </w:divBdr>
        </w:div>
        <w:div w:id="487668077">
          <w:marLeft w:val="480"/>
          <w:marRight w:val="0"/>
          <w:marTop w:val="0"/>
          <w:marBottom w:val="0"/>
          <w:divBdr>
            <w:top w:val="none" w:sz="0" w:space="0" w:color="auto"/>
            <w:left w:val="none" w:sz="0" w:space="0" w:color="auto"/>
            <w:bottom w:val="none" w:sz="0" w:space="0" w:color="auto"/>
            <w:right w:val="none" w:sz="0" w:space="0" w:color="auto"/>
          </w:divBdr>
        </w:div>
        <w:div w:id="316612100">
          <w:marLeft w:val="480"/>
          <w:marRight w:val="0"/>
          <w:marTop w:val="0"/>
          <w:marBottom w:val="0"/>
          <w:divBdr>
            <w:top w:val="none" w:sz="0" w:space="0" w:color="auto"/>
            <w:left w:val="none" w:sz="0" w:space="0" w:color="auto"/>
            <w:bottom w:val="none" w:sz="0" w:space="0" w:color="auto"/>
            <w:right w:val="none" w:sz="0" w:space="0" w:color="auto"/>
          </w:divBdr>
        </w:div>
        <w:div w:id="183787077">
          <w:marLeft w:val="480"/>
          <w:marRight w:val="0"/>
          <w:marTop w:val="0"/>
          <w:marBottom w:val="0"/>
          <w:divBdr>
            <w:top w:val="none" w:sz="0" w:space="0" w:color="auto"/>
            <w:left w:val="none" w:sz="0" w:space="0" w:color="auto"/>
            <w:bottom w:val="none" w:sz="0" w:space="0" w:color="auto"/>
            <w:right w:val="none" w:sz="0" w:space="0" w:color="auto"/>
          </w:divBdr>
        </w:div>
        <w:div w:id="761337471">
          <w:marLeft w:val="480"/>
          <w:marRight w:val="0"/>
          <w:marTop w:val="0"/>
          <w:marBottom w:val="0"/>
          <w:divBdr>
            <w:top w:val="none" w:sz="0" w:space="0" w:color="auto"/>
            <w:left w:val="none" w:sz="0" w:space="0" w:color="auto"/>
            <w:bottom w:val="none" w:sz="0" w:space="0" w:color="auto"/>
            <w:right w:val="none" w:sz="0" w:space="0" w:color="auto"/>
          </w:divBdr>
        </w:div>
        <w:div w:id="644504343">
          <w:marLeft w:val="480"/>
          <w:marRight w:val="0"/>
          <w:marTop w:val="0"/>
          <w:marBottom w:val="0"/>
          <w:divBdr>
            <w:top w:val="none" w:sz="0" w:space="0" w:color="auto"/>
            <w:left w:val="none" w:sz="0" w:space="0" w:color="auto"/>
            <w:bottom w:val="none" w:sz="0" w:space="0" w:color="auto"/>
            <w:right w:val="none" w:sz="0" w:space="0" w:color="auto"/>
          </w:divBdr>
        </w:div>
        <w:div w:id="819152621">
          <w:marLeft w:val="480"/>
          <w:marRight w:val="0"/>
          <w:marTop w:val="0"/>
          <w:marBottom w:val="0"/>
          <w:divBdr>
            <w:top w:val="none" w:sz="0" w:space="0" w:color="auto"/>
            <w:left w:val="none" w:sz="0" w:space="0" w:color="auto"/>
            <w:bottom w:val="none" w:sz="0" w:space="0" w:color="auto"/>
            <w:right w:val="none" w:sz="0" w:space="0" w:color="auto"/>
          </w:divBdr>
        </w:div>
        <w:div w:id="394739333">
          <w:marLeft w:val="480"/>
          <w:marRight w:val="0"/>
          <w:marTop w:val="0"/>
          <w:marBottom w:val="0"/>
          <w:divBdr>
            <w:top w:val="none" w:sz="0" w:space="0" w:color="auto"/>
            <w:left w:val="none" w:sz="0" w:space="0" w:color="auto"/>
            <w:bottom w:val="none" w:sz="0" w:space="0" w:color="auto"/>
            <w:right w:val="none" w:sz="0" w:space="0" w:color="auto"/>
          </w:divBdr>
        </w:div>
        <w:div w:id="2108767162">
          <w:marLeft w:val="480"/>
          <w:marRight w:val="0"/>
          <w:marTop w:val="0"/>
          <w:marBottom w:val="0"/>
          <w:divBdr>
            <w:top w:val="none" w:sz="0" w:space="0" w:color="auto"/>
            <w:left w:val="none" w:sz="0" w:space="0" w:color="auto"/>
            <w:bottom w:val="none" w:sz="0" w:space="0" w:color="auto"/>
            <w:right w:val="none" w:sz="0" w:space="0" w:color="auto"/>
          </w:divBdr>
        </w:div>
        <w:div w:id="1624116197">
          <w:marLeft w:val="480"/>
          <w:marRight w:val="0"/>
          <w:marTop w:val="0"/>
          <w:marBottom w:val="0"/>
          <w:divBdr>
            <w:top w:val="none" w:sz="0" w:space="0" w:color="auto"/>
            <w:left w:val="none" w:sz="0" w:space="0" w:color="auto"/>
            <w:bottom w:val="none" w:sz="0" w:space="0" w:color="auto"/>
            <w:right w:val="none" w:sz="0" w:space="0" w:color="auto"/>
          </w:divBdr>
        </w:div>
        <w:div w:id="1756973241">
          <w:marLeft w:val="480"/>
          <w:marRight w:val="0"/>
          <w:marTop w:val="0"/>
          <w:marBottom w:val="0"/>
          <w:divBdr>
            <w:top w:val="none" w:sz="0" w:space="0" w:color="auto"/>
            <w:left w:val="none" w:sz="0" w:space="0" w:color="auto"/>
            <w:bottom w:val="none" w:sz="0" w:space="0" w:color="auto"/>
            <w:right w:val="none" w:sz="0" w:space="0" w:color="auto"/>
          </w:divBdr>
        </w:div>
        <w:div w:id="1846093972">
          <w:marLeft w:val="480"/>
          <w:marRight w:val="0"/>
          <w:marTop w:val="0"/>
          <w:marBottom w:val="0"/>
          <w:divBdr>
            <w:top w:val="none" w:sz="0" w:space="0" w:color="auto"/>
            <w:left w:val="none" w:sz="0" w:space="0" w:color="auto"/>
            <w:bottom w:val="none" w:sz="0" w:space="0" w:color="auto"/>
            <w:right w:val="none" w:sz="0" w:space="0" w:color="auto"/>
          </w:divBdr>
        </w:div>
        <w:div w:id="1137533090">
          <w:marLeft w:val="480"/>
          <w:marRight w:val="0"/>
          <w:marTop w:val="0"/>
          <w:marBottom w:val="0"/>
          <w:divBdr>
            <w:top w:val="none" w:sz="0" w:space="0" w:color="auto"/>
            <w:left w:val="none" w:sz="0" w:space="0" w:color="auto"/>
            <w:bottom w:val="none" w:sz="0" w:space="0" w:color="auto"/>
            <w:right w:val="none" w:sz="0" w:space="0" w:color="auto"/>
          </w:divBdr>
        </w:div>
        <w:div w:id="1230967508">
          <w:marLeft w:val="480"/>
          <w:marRight w:val="0"/>
          <w:marTop w:val="0"/>
          <w:marBottom w:val="0"/>
          <w:divBdr>
            <w:top w:val="none" w:sz="0" w:space="0" w:color="auto"/>
            <w:left w:val="none" w:sz="0" w:space="0" w:color="auto"/>
            <w:bottom w:val="none" w:sz="0" w:space="0" w:color="auto"/>
            <w:right w:val="none" w:sz="0" w:space="0" w:color="auto"/>
          </w:divBdr>
        </w:div>
        <w:div w:id="1662611159">
          <w:marLeft w:val="480"/>
          <w:marRight w:val="0"/>
          <w:marTop w:val="0"/>
          <w:marBottom w:val="0"/>
          <w:divBdr>
            <w:top w:val="none" w:sz="0" w:space="0" w:color="auto"/>
            <w:left w:val="none" w:sz="0" w:space="0" w:color="auto"/>
            <w:bottom w:val="none" w:sz="0" w:space="0" w:color="auto"/>
            <w:right w:val="none" w:sz="0" w:space="0" w:color="auto"/>
          </w:divBdr>
        </w:div>
        <w:div w:id="1196456740">
          <w:marLeft w:val="480"/>
          <w:marRight w:val="0"/>
          <w:marTop w:val="0"/>
          <w:marBottom w:val="0"/>
          <w:divBdr>
            <w:top w:val="none" w:sz="0" w:space="0" w:color="auto"/>
            <w:left w:val="none" w:sz="0" w:space="0" w:color="auto"/>
            <w:bottom w:val="none" w:sz="0" w:space="0" w:color="auto"/>
            <w:right w:val="none" w:sz="0" w:space="0" w:color="auto"/>
          </w:divBdr>
        </w:div>
        <w:div w:id="1081487292">
          <w:marLeft w:val="480"/>
          <w:marRight w:val="0"/>
          <w:marTop w:val="0"/>
          <w:marBottom w:val="0"/>
          <w:divBdr>
            <w:top w:val="none" w:sz="0" w:space="0" w:color="auto"/>
            <w:left w:val="none" w:sz="0" w:space="0" w:color="auto"/>
            <w:bottom w:val="none" w:sz="0" w:space="0" w:color="auto"/>
            <w:right w:val="none" w:sz="0" w:space="0" w:color="auto"/>
          </w:divBdr>
        </w:div>
        <w:div w:id="1544832650">
          <w:marLeft w:val="480"/>
          <w:marRight w:val="0"/>
          <w:marTop w:val="0"/>
          <w:marBottom w:val="0"/>
          <w:divBdr>
            <w:top w:val="none" w:sz="0" w:space="0" w:color="auto"/>
            <w:left w:val="none" w:sz="0" w:space="0" w:color="auto"/>
            <w:bottom w:val="none" w:sz="0" w:space="0" w:color="auto"/>
            <w:right w:val="none" w:sz="0" w:space="0" w:color="auto"/>
          </w:divBdr>
        </w:div>
        <w:div w:id="1075400394">
          <w:marLeft w:val="480"/>
          <w:marRight w:val="0"/>
          <w:marTop w:val="0"/>
          <w:marBottom w:val="0"/>
          <w:divBdr>
            <w:top w:val="none" w:sz="0" w:space="0" w:color="auto"/>
            <w:left w:val="none" w:sz="0" w:space="0" w:color="auto"/>
            <w:bottom w:val="none" w:sz="0" w:space="0" w:color="auto"/>
            <w:right w:val="none" w:sz="0" w:space="0" w:color="auto"/>
          </w:divBdr>
        </w:div>
        <w:div w:id="1168986836">
          <w:marLeft w:val="480"/>
          <w:marRight w:val="0"/>
          <w:marTop w:val="0"/>
          <w:marBottom w:val="0"/>
          <w:divBdr>
            <w:top w:val="none" w:sz="0" w:space="0" w:color="auto"/>
            <w:left w:val="none" w:sz="0" w:space="0" w:color="auto"/>
            <w:bottom w:val="none" w:sz="0" w:space="0" w:color="auto"/>
            <w:right w:val="none" w:sz="0" w:space="0" w:color="auto"/>
          </w:divBdr>
        </w:div>
        <w:div w:id="575633876">
          <w:marLeft w:val="480"/>
          <w:marRight w:val="0"/>
          <w:marTop w:val="0"/>
          <w:marBottom w:val="0"/>
          <w:divBdr>
            <w:top w:val="none" w:sz="0" w:space="0" w:color="auto"/>
            <w:left w:val="none" w:sz="0" w:space="0" w:color="auto"/>
            <w:bottom w:val="none" w:sz="0" w:space="0" w:color="auto"/>
            <w:right w:val="none" w:sz="0" w:space="0" w:color="auto"/>
          </w:divBdr>
        </w:div>
        <w:div w:id="1904288510">
          <w:marLeft w:val="480"/>
          <w:marRight w:val="0"/>
          <w:marTop w:val="0"/>
          <w:marBottom w:val="0"/>
          <w:divBdr>
            <w:top w:val="none" w:sz="0" w:space="0" w:color="auto"/>
            <w:left w:val="none" w:sz="0" w:space="0" w:color="auto"/>
            <w:bottom w:val="none" w:sz="0" w:space="0" w:color="auto"/>
            <w:right w:val="none" w:sz="0" w:space="0" w:color="auto"/>
          </w:divBdr>
        </w:div>
        <w:div w:id="2094810371">
          <w:marLeft w:val="480"/>
          <w:marRight w:val="0"/>
          <w:marTop w:val="0"/>
          <w:marBottom w:val="0"/>
          <w:divBdr>
            <w:top w:val="none" w:sz="0" w:space="0" w:color="auto"/>
            <w:left w:val="none" w:sz="0" w:space="0" w:color="auto"/>
            <w:bottom w:val="none" w:sz="0" w:space="0" w:color="auto"/>
            <w:right w:val="none" w:sz="0" w:space="0" w:color="auto"/>
          </w:divBdr>
        </w:div>
        <w:div w:id="286472468">
          <w:marLeft w:val="480"/>
          <w:marRight w:val="0"/>
          <w:marTop w:val="0"/>
          <w:marBottom w:val="0"/>
          <w:divBdr>
            <w:top w:val="none" w:sz="0" w:space="0" w:color="auto"/>
            <w:left w:val="none" w:sz="0" w:space="0" w:color="auto"/>
            <w:bottom w:val="none" w:sz="0" w:space="0" w:color="auto"/>
            <w:right w:val="none" w:sz="0" w:space="0" w:color="auto"/>
          </w:divBdr>
        </w:div>
        <w:div w:id="1225525775">
          <w:marLeft w:val="480"/>
          <w:marRight w:val="0"/>
          <w:marTop w:val="0"/>
          <w:marBottom w:val="0"/>
          <w:divBdr>
            <w:top w:val="none" w:sz="0" w:space="0" w:color="auto"/>
            <w:left w:val="none" w:sz="0" w:space="0" w:color="auto"/>
            <w:bottom w:val="none" w:sz="0" w:space="0" w:color="auto"/>
            <w:right w:val="none" w:sz="0" w:space="0" w:color="auto"/>
          </w:divBdr>
        </w:div>
        <w:div w:id="1607033467">
          <w:marLeft w:val="480"/>
          <w:marRight w:val="0"/>
          <w:marTop w:val="0"/>
          <w:marBottom w:val="0"/>
          <w:divBdr>
            <w:top w:val="none" w:sz="0" w:space="0" w:color="auto"/>
            <w:left w:val="none" w:sz="0" w:space="0" w:color="auto"/>
            <w:bottom w:val="none" w:sz="0" w:space="0" w:color="auto"/>
            <w:right w:val="none" w:sz="0" w:space="0" w:color="auto"/>
          </w:divBdr>
        </w:div>
        <w:div w:id="741946597">
          <w:marLeft w:val="480"/>
          <w:marRight w:val="0"/>
          <w:marTop w:val="0"/>
          <w:marBottom w:val="0"/>
          <w:divBdr>
            <w:top w:val="none" w:sz="0" w:space="0" w:color="auto"/>
            <w:left w:val="none" w:sz="0" w:space="0" w:color="auto"/>
            <w:bottom w:val="none" w:sz="0" w:space="0" w:color="auto"/>
            <w:right w:val="none" w:sz="0" w:space="0" w:color="auto"/>
          </w:divBdr>
        </w:div>
        <w:div w:id="969166792">
          <w:marLeft w:val="480"/>
          <w:marRight w:val="0"/>
          <w:marTop w:val="0"/>
          <w:marBottom w:val="0"/>
          <w:divBdr>
            <w:top w:val="none" w:sz="0" w:space="0" w:color="auto"/>
            <w:left w:val="none" w:sz="0" w:space="0" w:color="auto"/>
            <w:bottom w:val="none" w:sz="0" w:space="0" w:color="auto"/>
            <w:right w:val="none" w:sz="0" w:space="0" w:color="auto"/>
          </w:divBdr>
        </w:div>
        <w:div w:id="1525049773">
          <w:marLeft w:val="480"/>
          <w:marRight w:val="0"/>
          <w:marTop w:val="0"/>
          <w:marBottom w:val="0"/>
          <w:divBdr>
            <w:top w:val="none" w:sz="0" w:space="0" w:color="auto"/>
            <w:left w:val="none" w:sz="0" w:space="0" w:color="auto"/>
            <w:bottom w:val="none" w:sz="0" w:space="0" w:color="auto"/>
            <w:right w:val="none" w:sz="0" w:space="0" w:color="auto"/>
          </w:divBdr>
        </w:div>
        <w:div w:id="769475134">
          <w:marLeft w:val="480"/>
          <w:marRight w:val="0"/>
          <w:marTop w:val="0"/>
          <w:marBottom w:val="0"/>
          <w:divBdr>
            <w:top w:val="none" w:sz="0" w:space="0" w:color="auto"/>
            <w:left w:val="none" w:sz="0" w:space="0" w:color="auto"/>
            <w:bottom w:val="none" w:sz="0" w:space="0" w:color="auto"/>
            <w:right w:val="none" w:sz="0" w:space="0" w:color="auto"/>
          </w:divBdr>
        </w:div>
        <w:div w:id="1369641563">
          <w:marLeft w:val="480"/>
          <w:marRight w:val="0"/>
          <w:marTop w:val="0"/>
          <w:marBottom w:val="0"/>
          <w:divBdr>
            <w:top w:val="none" w:sz="0" w:space="0" w:color="auto"/>
            <w:left w:val="none" w:sz="0" w:space="0" w:color="auto"/>
            <w:bottom w:val="none" w:sz="0" w:space="0" w:color="auto"/>
            <w:right w:val="none" w:sz="0" w:space="0" w:color="auto"/>
          </w:divBdr>
        </w:div>
        <w:div w:id="1148863495">
          <w:marLeft w:val="480"/>
          <w:marRight w:val="0"/>
          <w:marTop w:val="0"/>
          <w:marBottom w:val="0"/>
          <w:divBdr>
            <w:top w:val="none" w:sz="0" w:space="0" w:color="auto"/>
            <w:left w:val="none" w:sz="0" w:space="0" w:color="auto"/>
            <w:bottom w:val="none" w:sz="0" w:space="0" w:color="auto"/>
            <w:right w:val="none" w:sz="0" w:space="0" w:color="auto"/>
          </w:divBdr>
        </w:div>
        <w:div w:id="1394695153">
          <w:marLeft w:val="480"/>
          <w:marRight w:val="0"/>
          <w:marTop w:val="0"/>
          <w:marBottom w:val="0"/>
          <w:divBdr>
            <w:top w:val="none" w:sz="0" w:space="0" w:color="auto"/>
            <w:left w:val="none" w:sz="0" w:space="0" w:color="auto"/>
            <w:bottom w:val="none" w:sz="0" w:space="0" w:color="auto"/>
            <w:right w:val="none" w:sz="0" w:space="0" w:color="auto"/>
          </w:divBdr>
        </w:div>
        <w:div w:id="1072198627">
          <w:marLeft w:val="480"/>
          <w:marRight w:val="0"/>
          <w:marTop w:val="0"/>
          <w:marBottom w:val="0"/>
          <w:divBdr>
            <w:top w:val="none" w:sz="0" w:space="0" w:color="auto"/>
            <w:left w:val="none" w:sz="0" w:space="0" w:color="auto"/>
            <w:bottom w:val="none" w:sz="0" w:space="0" w:color="auto"/>
            <w:right w:val="none" w:sz="0" w:space="0" w:color="auto"/>
          </w:divBdr>
        </w:div>
        <w:div w:id="1780449190">
          <w:marLeft w:val="480"/>
          <w:marRight w:val="0"/>
          <w:marTop w:val="0"/>
          <w:marBottom w:val="0"/>
          <w:divBdr>
            <w:top w:val="none" w:sz="0" w:space="0" w:color="auto"/>
            <w:left w:val="none" w:sz="0" w:space="0" w:color="auto"/>
            <w:bottom w:val="none" w:sz="0" w:space="0" w:color="auto"/>
            <w:right w:val="none" w:sz="0" w:space="0" w:color="auto"/>
          </w:divBdr>
        </w:div>
        <w:div w:id="515656392">
          <w:marLeft w:val="480"/>
          <w:marRight w:val="0"/>
          <w:marTop w:val="0"/>
          <w:marBottom w:val="0"/>
          <w:divBdr>
            <w:top w:val="none" w:sz="0" w:space="0" w:color="auto"/>
            <w:left w:val="none" w:sz="0" w:space="0" w:color="auto"/>
            <w:bottom w:val="none" w:sz="0" w:space="0" w:color="auto"/>
            <w:right w:val="none" w:sz="0" w:space="0" w:color="auto"/>
          </w:divBdr>
        </w:div>
        <w:div w:id="2130541981">
          <w:marLeft w:val="480"/>
          <w:marRight w:val="0"/>
          <w:marTop w:val="0"/>
          <w:marBottom w:val="0"/>
          <w:divBdr>
            <w:top w:val="none" w:sz="0" w:space="0" w:color="auto"/>
            <w:left w:val="none" w:sz="0" w:space="0" w:color="auto"/>
            <w:bottom w:val="none" w:sz="0" w:space="0" w:color="auto"/>
            <w:right w:val="none" w:sz="0" w:space="0" w:color="auto"/>
          </w:divBdr>
        </w:div>
        <w:div w:id="503906766">
          <w:marLeft w:val="480"/>
          <w:marRight w:val="0"/>
          <w:marTop w:val="0"/>
          <w:marBottom w:val="0"/>
          <w:divBdr>
            <w:top w:val="none" w:sz="0" w:space="0" w:color="auto"/>
            <w:left w:val="none" w:sz="0" w:space="0" w:color="auto"/>
            <w:bottom w:val="none" w:sz="0" w:space="0" w:color="auto"/>
            <w:right w:val="none" w:sz="0" w:space="0" w:color="auto"/>
          </w:divBdr>
        </w:div>
        <w:div w:id="1318338667">
          <w:marLeft w:val="480"/>
          <w:marRight w:val="0"/>
          <w:marTop w:val="0"/>
          <w:marBottom w:val="0"/>
          <w:divBdr>
            <w:top w:val="none" w:sz="0" w:space="0" w:color="auto"/>
            <w:left w:val="none" w:sz="0" w:space="0" w:color="auto"/>
            <w:bottom w:val="none" w:sz="0" w:space="0" w:color="auto"/>
            <w:right w:val="none" w:sz="0" w:space="0" w:color="auto"/>
          </w:divBdr>
        </w:div>
        <w:div w:id="1784572144">
          <w:marLeft w:val="480"/>
          <w:marRight w:val="0"/>
          <w:marTop w:val="0"/>
          <w:marBottom w:val="0"/>
          <w:divBdr>
            <w:top w:val="none" w:sz="0" w:space="0" w:color="auto"/>
            <w:left w:val="none" w:sz="0" w:space="0" w:color="auto"/>
            <w:bottom w:val="none" w:sz="0" w:space="0" w:color="auto"/>
            <w:right w:val="none" w:sz="0" w:space="0" w:color="auto"/>
          </w:divBdr>
        </w:div>
        <w:div w:id="1869677591">
          <w:marLeft w:val="480"/>
          <w:marRight w:val="0"/>
          <w:marTop w:val="0"/>
          <w:marBottom w:val="0"/>
          <w:divBdr>
            <w:top w:val="none" w:sz="0" w:space="0" w:color="auto"/>
            <w:left w:val="none" w:sz="0" w:space="0" w:color="auto"/>
            <w:bottom w:val="none" w:sz="0" w:space="0" w:color="auto"/>
            <w:right w:val="none" w:sz="0" w:space="0" w:color="auto"/>
          </w:divBdr>
        </w:div>
        <w:div w:id="1628007480">
          <w:marLeft w:val="480"/>
          <w:marRight w:val="0"/>
          <w:marTop w:val="0"/>
          <w:marBottom w:val="0"/>
          <w:divBdr>
            <w:top w:val="none" w:sz="0" w:space="0" w:color="auto"/>
            <w:left w:val="none" w:sz="0" w:space="0" w:color="auto"/>
            <w:bottom w:val="none" w:sz="0" w:space="0" w:color="auto"/>
            <w:right w:val="none" w:sz="0" w:space="0" w:color="auto"/>
          </w:divBdr>
        </w:div>
        <w:div w:id="1502349956">
          <w:marLeft w:val="480"/>
          <w:marRight w:val="0"/>
          <w:marTop w:val="0"/>
          <w:marBottom w:val="0"/>
          <w:divBdr>
            <w:top w:val="none" w:sz="0" w:space="0" w:color="auto"/>
            <w:left w:val="none" w:sz="0" w:space="0" w:color="auto"/>
            <w:bottom w:val="none" w:sz="0" w:space="0" w:color="auto"/>
            <w:right w:val="none" w:sz="0" w:space="0" w:color="auto"/>
          </w:divBdr>
        </w:div>
        <w:div w:id="1898930731">
          <w:marLeft w:val="480"/>
          <w:marRight w:val="0"/>
          <w:marTop w:val="0"/>
          <w:marBottom w:val="0"/>
          <w:divBdr>
            <w:top w:val="none" w:sz="0" w:space="0" w:color="auto"/>
            <w:left w:val="none" w:sz="0" w:space="0" w:color="auto"/>
            <w:bottom w:val="none" w:sz="0" w:space="0" w:color="auto"/>
            <w:right w:val="none" w:sz="0" w:space="0" w:color="auto"/>
          </w:divBdr>
        </w:div>
      </w:divsChild>
    </w:div>
    <w:div w:id="1017078397">
      <w:bodyDiv w:val="1"/>
      <w:marLeft w:val="0"/>
      <w:marRight w:val="0"/>
      <w:marTop w:val="0"/>
      <w:marBottom w:val="0"/>
      <w:divBdr>
        <w:top w:val="none" w:sz="0" w:space="0" w:color="auto"/>
        <w:left w:val="none" w:sz="0" w:space="0" w:color="auto"/>
        <w:bottom w:val="none" w:sz="0" w:space="0" w:color="auto"/>
        <w:right w:val="none" w:sz="0" w:space="0" w:color="auto"/>
      </w:divBdr>
    </w:div>
    <w:div w:id="1017388771">
      <w:bodyDiv w:val="1"/>
      <w:marLeft w:val="0"/>
      <w:marRight w:val="0"/>
      <w:marTop w:val="0"/>
      <w:marBottom w:val="0"/>
      <w:divBdr>
        <w:top w:val="none" w:sz="0" w:space="0" w:color="auto"/>
        <w:left w:val="none" w:sz="0" w:space="0" w:color="auto"/>
        <w:bottom w:val="none" w:sz="0" w:space="0" w:color="auto"/>
        <w:right w:val="none" w:sz="0" w:space="0" w:color="auto"/>
      </w:divBdr>
    </w:div>
    <w:div w:id="1017587252">
      <w:bodyDiv w:val="1"/>
      <w:marLeft w:val="0"/>
      <w:marRight w:val="0"/>
      <w:marTop w:val="0"/>
      <w:marBottom w:val="0"/>
      <w:divBdr>
        <w:top w:val="none" w:sz="0" w:space="0" w:color="auto"/>
        <w:left w:val="none" w:sz="0" w:space="0" w:color="auto"/>
        <w:bottom w:val="none" w:sz="0" w:space="0" w:color="auto"/>
        <w:right w:val="none" w:sz="0" w:space="0" w:color="auto"/>
      </w:divBdr>
    </w:div>
    <w:div w:id="1017997562">
      <w:bodyDiv w:val="1"/>
      <w:marLeft w:val="0"/>
      <w:marRight w:val="0"/>
      <w:marTop w:val="0"/>
      <w:marBottom w:val="0"/>
      <w:divBdr>
        <w:top w:val="none" w:sz="0" w:space="0" w:color="auto"/>
        <w:left w:val="none" w:sz="0" w:space="0" w:color="auto"/>
        <w:bottom w:val="none" w:sz="0" w:space="0" w:color="auto"/>
        <w:right w:val="none" w:sz="0" w:space="0" w:color="auto"/>
      </w:divBdr>
    </w:div>
    <w:div w:id="1018656434">
      <w:bodyDiv w:val="1"/>
      <w:marLeft w:val="0"/>
      <w:marRight w:val="0"/>
      <w:marTop w:val="0"/>
      <w:marBottom w:val="0"/>
      <w:divBdr>
        <w:top w:val="none" w:sz="0" w:space="0" w:color="auto"/>
        <w:left w:val="none" w:sz="0" w:space="0" w:color="auto"/>
        <w:bottom w:val="none" w:sz="0" w:space="0" w:color="auto"/>
        <w:right w:val="none" w:sz="0" w:space="0" w:color="auto"/>
      </w:divBdr>
    </w:div>
    <w:div w:id="1018701021">
      <w:bodyDiv w:val="1"/>
      <w:marLeft w:val="0"/>
      <w:marRight w:val="0"/>
      <w:marTop w:val="0"/>
      <w:marBottom w:val="0"/>
      <w:divBdr>
        <w:top w:val="none" w:sz="0" w:space="0" w:color="auto"/>
        <w:left w:val="none" w:sz="0" w:space="0" w:color="auto"/>
        <w:bottom w:val="none" w:sz="0" w:space="0" w:color="auto"/>
        <w:right w:val="none" w:sz="0" w:space="0" w:color="auto"/>
      </w:divBdr>
    </w:div>
    <w:div w:id="1019312513">
      <w:bodyDiv w:val="1"/>
      <w:marLeft w:val="0"/>
      <w:marRight w:val="0"/>
      <w:marTop w:val="0"/>
      <w:marBottom w:val="0"/>
      <w:divBdr>
        <w:top w:val="none" w:sz="0" w:space="0" w:color="auto"/>
        <w:left w:val="none" w:sz="0" w:space="0" w:color="auto"/>
        <w:bottom w:val="none" w:sz="0" w:space="0" w:color="auto"/>
        <w:right w:val="none" w:sz="0" w:space="0" w:color="auto"/>
      </w:divBdr>
    </w:div>
    <w:div w:id="1019966011">
      <w:bodyDiv w:val="1"/>
      <w:marLeft w:val="0"/>
      <w:marRight w:val="0"/>
      <w:marTop w:val="0"/>
      <w:marBottom w:val="0"/>
      <w:divBdr>
        <w:top w:val="none" w:sz="0" w:space="0" w:color="auto"/>
        <w:left w:val="none" w:sz="0" w:space="0" w:color="auto"/>
        <w:bottom w:val="none" w:sz="0" w:space="0" w:color="auto"/>
        <w:right w:val="none" w:sz="0" w:space="0" w:color="auto"/>
      </w:divBdr>
      <w:divsChild>
        <w:div w:id="1245069061">
          <w:marLeft w:val="480"/>
          <w:marRight w:val="0"/>
          <w:marTop w:val="0"/>
          <w:marBottom w:val="0"/>
          <w:divBdr>
            <w:top w:val="none" w:sz="0" w:space="0" w:color="auto"/>
            <w:left w:val="none" w:sz="0" w:space="0" w:color="auto"/>
            <w:bottom w:val="none" w:sz="0" w:space="0" w:color="auto"/>
            <w:right w:val="none" w:sz="0" w:space="0" w:color="auto"/>
          </w:divBdr>
        </w:div>
        <w:div w:id="1299720534">
          <w:marLeft w:val="480"/>
          <w:marRight w:val="0"/>
          <w:marTop w:val="0"/>
          <w:marBottom w:val="0"/>
          <w:divBdr>
            <w:top w:val="none" w:sz="0" w:space="0" w:color="auto"/>
            <w:left w:val="none" w:sz="0" w:space="0" w:color="auto"/>
            <w:bottom w:val="none" w:sz="0" w:space="0" w:color="auto"/>
            <w:right w:val="none" w:sz="0" w:space="0" w:color="auto"/>
          </w:divBdr>
        </w:div>
        <w:div w:id="1316185000">
          <w:marLeft w:val="480"/>
          <w:marRight w:val="0"/>
          <w:marTop w:val="0"/>
          <w:marBottom w:val="0"/>
          <w:divBdr>
            <w:top w:val="none" w:sz="0" w:space="0" w:color="auto"/>
            <w:left w:val="none" w:sz="0" w:space="0" w:color="auto"/>
            <w:bottom w:val="none" w:sz="0" w:space="0" w:color="auto"/>
            <w:right w:val="none" w:sz="0" w:space="0" w:color="auto"/>
          </w:divBdr>
        </w:div>
        <w:div w:id="1336346233">
          <w:marLeft w:val="480"/>
          <w:marRight w:val="0"/>
          <w:marTop w:val="0"/>
          <w:marBottom w:val="0"/>
          <w:divBdr>
            <w:top w:val="none" w:sz="0" w:space="0" w:color="auto"/>
            <w:left w:val="none" w:sz="0" w:space="0" w:color="auto"/>
            <w:bottom w:val="none" w:sz="0" w:space="0" w:color="auto"/>
            <w:right w:val="none" w:sz="0" w:space="0" w:color="auto"/>
          </w:divBdr>
        </w:div>
        <w:div w:id="1684087997">
          <w:marLeft w:val="480"/>
          <w:marRight w:val="0"/>
          <w:marTop w:val="0"/>
          <w:marBottom w:val="0"/>
          <w:divBdr>
            <w:top w:val="none" w:sz="0" w:space="0" w:color="auto"/>
            <w:left w:val="none" w:sz="0" w:space="0" w:color="auto"/>
            <w:bottom w:val="none" w:sz="0" w:space="0" w:color="auto"/>
            <w:right w:val="none" w:sz="0" w:space="0" w:color="auto"/>
          </w:divBdr>
        </w:div>
        <w:div w:id="1855727189">
          <w:marLeft w:val="480"/>
          <w:marRight w:val="0"/>
          <w:marTop w:val="0"/>
          <w:marBottom w:val="0"/>
          <w:divBdr>
            <w:top w:val="none" w:sz="0" w:space="0" w:color="auto"/>
            <w:left w:val="none" w:sz="0" w:space="0" w:color="auto"/>
            <w:bottom w:val="none" w:sz="0" w:space="0" w:color="auto"/>
            <w:right w:val="none" w:sz="0" w:space="0" w:color="auto"/>
          </w:divBdr>
        </w:div>
        <w:div w:id="628629937">
          <w:marLeft w:val="480"/>
          <w:marRight w:val="0"/>
          <w:marTop w:val="0"/>
          <w:marBottom w:val="0"/>
          <w:divBdr>
            <w:top w:val="none" w:sz="0" w:space="0" w:color="auto"/>
            <w:left w:val="none" w:sz="0" w:space="0" w:color="auto"/>
            <w:bottom w:val="none" w:sz="0" w:space="0" w:color="auto"/>
            <w:right w:val="none" w:sz="0" w:space="0" w:color="auto"/>
          </w:divBdr>
        </w:div>
        <w:div w:id="96370259">
          <w:marLeft w:val="480"/>
          <w:marRight w:val="0"/>
          <w:marTop w:val="0"/>
          <w:marBottom w:val="0"/>
          <w:divBdr>
            <w:top w:val="none" w:sz="0" w:space="0" w:color="auto"/>
            <w:left w:val="none" w:sz="0" w:space="0" w:color="auto"/>
            <w:bottom w:val="none" w:sz="0" w:space="0" w:color="auto"/>
            <w:right w:val="none" w:sz="0" w:space="0" w:color="auto"/>
          </w:divBdr>
        </w:div>
        <w:div w:id="1521504891">
          <w:marLeft w:val="480"/>
          <w:marRight w:val="0"/>
          <w:marTop w:val="0"/>
          <w:marBottom w:val="0"/>
          <w:divBdr>
            <w:top w:val="none" w:sz="0" w:space="0" w:color="auto"/>
            <w:left w:val="none" w:sz="0" w:space="0" w:color="auto"/>
            <w:bottom w:val="none" w:sz="0" w:space="0" w:color="auto"/>
            <w:right w:val="none" w:sz="0" w:space="0" w:color="auto"/>
          </w:divBdr>
        </w:div>
        <w:div w:id="1378891342">
          <w:marLeft w:val="480"/>
          <w:marRight w:val="0"/>
          <w:marTop w:val="0"/>
          <w:marBottom w:val="0"/>
          <w:divBdr>
            <w:top w:val="none" w:sz="0" w:space="0" w:color="auto"/>
            <w:left w:val="none" w:sz="0" w:space="0" w:color="auto"/>
            <w:bottom w:val="none" w:sz="0" w:space="0" w:color="auto"/>
            <w:right w:val="none" w:sz="0" w:space="0" w:color="auto"/>
          </w:divBdr>
        </w:div>
        <w:div w:id="1478839005">
          <w:marLeft w:val="480"/>
          <w:marRight w:val="0"/>
          <w:marTop w:val="0"/>
          <w:marBottom w:val="0"/>
          <w:divBdr>
            <w:top w:val="none" w:sz="0" w:space="0" w:color="auto"/>
            <w:left w:val="none" w:sz="0" w:space="0" w:color="auto"/>
            <w:bottom w:val="none" w:sz="0" w:space="0" w:color="auto"/>
            <w:right w:val="none" w:sz="0" w:space="0" w:color="auto"/>
          </w:divBdr>
        </w:div>
        <w:div w:id="320230380">
          <w:marLeft w:val="480"/>
          <w:marRight w:val="0"/>
          <w:marTop w:val="0"/>
          <w:marBottom w:val="0"/>
          <w:divBdr>
            <w:top w:val="none" w:sz="0" w:space="0" w:color="auto"/>
            <w:left w:val="none" w:sz="0" w:space="0" w:color="auto"/>
            <w:bottom w:val="none" w:sz="0" w:space="0" w:color="auto"/>
            <w:right w:val="none" w:sz="0" w:space="0" w:color="auto"/>
          </w:divBdr>
        </w:div>
        <w:div w:id="549651712">
          <w:marLeft w:val="480"/>
          <w:marRight w:val="0"/>
          <w:marTop w:val="0"/>
          <w:marBottom w:val="0"/>
          <w:divBdr>
            <w:top w:val="none" w:sz="0" w:space="0" w:color="auto"/>
            <w:left w:val="none" w:sz="0" w:space="0" w:color="auto"/>
            <w:bottom w:val="none" w:sz="0" w:space="0" w:color="auto"/>
            <w:right w:val="none" w:sz="0" w:space="0" w:color="auto"/>
          </w:divBdr>
        </w:div>
        <w:div w:id="1471242142">
          <w:marLeft w:val="480"/>
          <w:marRight w:val="0"/>
          <w:marTop w:val="0"/>
          <w:marBottom w:val="0"/>
          <w:divBdr>
            <w:top w:val="none" w:sz="0" w:space="0" w:color="auto"/>
            <w:left w:val="none" w:sz="0" w:space="0" w:color="auto"/>
            <w:bottom w:val="none" w:sz="0" w:space="0" w:color="auto"/>
            <w:right w:val="none" w:sz="0" w:space="0" w:color="auto"/>
          </w:divBdr>
        </w:div>
        <w:div w:id="1129931497">
          <w:marLeft w:val="480"/>
          <w:marRight w:val="0"/>
          <w:marTop w:val="0"/>
          <w:marBottom w:val="0"/>
          <w:divBdr>
            <w:top w:val="none" w:sz="0" w:space="0" w:color="auto"/>
            <w:left w:val="none" w:sz="0" w:space="0" w:color="auto"/>
            <w:bottom w:val="none" w:sz="0" w:space="0" w:color="auto"/>
            <w:right w:val="none" w:sz="0" w:space="0" w:color="auto"/>
          </w:divBdr>
        </w:div>
      </w:divsChild>
    </w:div>
    <w:div w:id="1020084686">
      <w:bodyDiv w:val="1"/>
      <w:marLeft w:val="0"/>
      <w:marRight w:val="0"/>
      <w:marTop w:val="0"/>
      <w:marBottom w:val="0"/>
      <w:divBdr>
        <w:top w:val="none" w:sz="0" w:space="0" w:color="auto"/>
        <w:left w:val="none" w:sz="0" w:space="0" w:color="auto"/>
        <w:bottom w:val="none" w:sz="0" w:space="0" w:color="auto"/>
        <w:right w:val="none" w:sz="0" w:space="0" w:color="auto"/>
      </w:divBdr>
    </w:div>
    <w:div w:id="1021006230">
      <w:bodyDiv w:val="1"/>
      <w:marLeft w:val="0"/>
      <w:marRight w:val="0"/>
      <w:marTop w:val="0"/>
      <w:marBottom w:val="0"/>
      <w:divBdr>
        <w:top w:val="none" w:sz="0" w:space="0" w:color="auto"/>
        <w:left w:val="none" w:sz="0" w:space="0" w:color="auto"/>
        <w:bottom w:val="none" w:sz="0" w:space="0" w:color="auto"/>
        <w:right w:val="none" w:sz="0" w:space="0" w:color="auto"/>
      </w:divBdr>
    </w:div>
    <w:div w:id="1021669548">
      <w:bodyDiv w:val="1"/>
      <w:marLeft w:val="0"/>
      <w:marRight w:val="0"/>
      <w:marTop w:val="0"/>
      <w:marBottom w:val="0"/>
      <w:divBdr>
        <w:top w:val="none" w:sz="0" w:space="0" w:color="auto"/>
        <w:left w:val="none" w:sz="0" w:space="0" w:color="auto"/>
        <w:bottom w:val="none" w:sz="0" w:space="0" w:color="auto"/>
        <w:right w:val="none" w:sz="0" w:space="0" w:color="auto"/>
      </w:divBdr>
    </w:div>
    <w:div w:id="1023479306">
      <w:bodyDiv w:val="1"/>
      <w:marLeft w:val="0"/>
      <w:marRight w:val="0"/>
      <w:marTop w:val="0"/>
      <w:marBottom w:val="0"/>
      <w:divBdr>
        <w:top w:val="none" w:sz="0" w:space="0" w:color="auto"/>
        <w:left w:val="none" w:sz="0" w:space="0" w:color="auto"/>
        <w:bottom w:val="none" w:sz="0" w:space="0" w:color="auto"/>
        <w:right w:val="none" w:sz="0" w:space="0" w:color="auto"/>
      </w:divBdr>
    </w:div>
    <w:div w:id="1024669262">
      <w:bodyDiv w:val="1"/>
      <w:marLeft w:val="0"/>
      <w:marRight w:val="0"/>
      <w:marTop w:val="0"/>
      <w:marBottom w:val="0"/>
      <w:divBdr>
        <w:top w:val="none" w:sz="0" w:space="0" w:color="auto"/>
        <w:left w:val="none" w:sz="0" w:space="0" w:color="auto"/>
        <w:bottom w:val="none" w:sz="0" w:space="0" w:color="auto"/>
        <w:right w:val="none" w:sz="0" w:space="0" w:color="auto"/>
      </w:divBdr>
    </w:div>
    <w:div w:id="1024673058">
      <w:bodyDiv w:val="1"/>
      <w:marLeft w:val="0"/>
      <w:marRight w:val="0"/>
      <w:marTop w:val="0"/>
      <w:marBottom w:val="0"/>
      <w:divBdr>
        <w:top w:val="none" w:sz="0" w:space="0" w:color="auto"/>
        <w:left w:val="none" w:sz="0" w:space="0" w:color="auto"/>
        <w:bottom w:val="none" w:sz="0" w:space="0" w:color="auto"/>
        <w:right w:val="none" w:sz="0" w:space="0" w:color="auto"/>
      </w:divBdr>
    </w:div>
    <w:div w:id="1025524023">
      <w:bodyDiv w:val="1"/>
      <w:marLeft w:val="0"/>
      <w:marRight w:val="0"/>
      <w:marTop w:val="0"/>
      <w:marBottom w:val="0"/>
      <w:divBdr>
        <w:top w:val="none" w:sz="0" w:space="0" w:color="auto"/>
        <w:left w:val="none" w:sz="0" w:space="0" w:color="auto"/>
        <w:bottom w:val="none" w:sz="0" w:space="0" w:color="auto"/>
        <w:right w:val="none" w:sz="0" w:space="0" w:color="auto"/>
      </w:divBdr>
    </w:div>
    <w:div w:id="1026326136">
      <w:bodyDiv w:val="1"/>
      <w:marLeft w:val="0"/>
      <w:marRight w:val="0"/>
      <w:marTop w:val="0"/>
      <w:marBottom w:val="0"/>
      <w:divBdr>
        <w:top w:val="none" w:sz="0" w:space="0" w:color="auto"/>
        <w:left w:val="none" w:sz="0" w:space="0" w:color="auto"/>
        <w:bottom w:val="none" w:sz="0" w:space="0" w:color="auto"/>
        <w:right w:val="none" w:sz="0" w:space="0" w:color="auto"/>
      </w:divBdr>
    </w:div>
    <w:div w:id="1026491561">
      <w:bodyDiv w:val="1"/>
      <w:marLeft w:val="0"/>
      <w:marRight w:val="0"/>
      <w:marTop w:val="0"/>
      <w:marBottom w:val="0"/>
      <w:divBdr>
        <w:top w:val="none" w:sz="0" w:space="0" w:color="auto"/>
        <w:left w:val="none" w:sz="0" w:space="0" w:color="auto"/>
        <w:bottom w:val="none" w:sz="0" w:space="0" w:color="auto"/>
        <w:right w:val="none" w:sz="0" w:space="0" w:color="auto"/>
      </w:divBdr>
    </w:div>
    <w:div w:id="1026565781">
      <w:bodyDiv w:val="1"/>
      <w:marLeft w:val="0"/>
      <w:marRight w:val="0"/>
      <w:marTop w:val="0"/>
      <w:marBottom w:val="0"/>
      <w:divBdr>
        <w:top w:val="none" w:sz="0" w:space="0" w:color="auto"/>
        <w:left w:val="none" w:sz="0" w:space="0" w:color="auto"/>
        <w:bottom w:val="none" w:sz="0" w:space="0" w:color="auto"/>
        <w:right w:val="none" w:sz="0" w:space="0" w:color="auto"/>
      </w:divBdr>
    </w:div>
    <w:div w:id="1027369501">
      <w:bodyDiv w:val="1"/>
      <w:marLeft w:val="0"/>
      <w:marRight w:val="0"/>
      <w:marTop w:val="0"/>
      <w:marBottom w:val="0"/>
      <w:divBdr>
        <w:top w:val="none" w:sz="0" w:space="0" w:color="auto"/>
        <w:left w:val="none" w:sz="0" w:space="0" w:color="auto"/>
        <w:bottom w:val="none" w:sz="0" w:space="0" w:color="auto"/>
        <w:right w:val="none" w:sz="0" w:space="0" w:color="auto"/>
      </w:divBdr>
      <w:divsChild>
        <w:div w:id="1661545814">
          <w:marLeft w:val="480"/>
          <w:marRight w:val="0"/>
          <w:marTop w:val="0"/>
          <w:marBottom w:val="0"/>
          <w:divBdr>
            <w:top w:val="none" w:sz="0" w:space="0" w:color="auto"/>
            <w:left w:val="none" w:sz="0" w:space="0" w:color="auto"/>
            <w:bottom w:val="none" w:sz="0" w:space="0" w:color="auto"/>
            <w:right w:val="none" w:sz="0" w:space="0" w:color="auto"/>
          </w:divBdr>
        </w:div>
        <w:div w:id="1532836552">
          <w:marLeft w:val="480"/>
          <w:marRight w:val="0"/>
          <w:marTop w:val="0"/>
          <w:marBottom w:val="0"/>
          <w:divBdr>
            <w:top w:val="none" w:sz="0" w:space="0" w:color="auto"/>
            <w:left w:val="none" w:sz="0" w:space="0" w:color="auto"/>
            <w:bottom w:val="none" w:sz="0" w:space="0" w:color="auto"/>
            <w:right w:val="none" w:sz="0" w:space="0" w:color="auto"/>
          </w:divBdr>
        </w:div>
        <w:div w:id="644510545">
          <w:marLeft w:val="480"/>
          <w:marRight w:val="0"/>
          <w:marTop w:val="0"/>
          <w:marBottom w:val="0"/>
          <w:divBdr>
            <w:top w:val="none" w:sz="0" w:space="0" w:color="auto"/>
            <w:left w:val="none" w:sz="0" w:space="0" w:color="auto"/>
            <w:bottom w:val="none" w:sz="0" w:space="0" w:color="auto"/>
            <w:right w:val="none" w:sz="0" w:space="0" w:color="auto"/>
          </w:divBdr>
        </w:div>
        <w:div w:id="441922353">
          <w:marLeft w:val="480"/>
          <w:marRight w:val="0"/>
          <w:marTop w:val="0"/>
          <w:marBottom w:val="0"/>
          <w:divBdr>
            <w:top w:val="none" w:sz="0" w:space="0" w:color="auto"/>
            <w:left w:val="none" w:sz="0" w:space="0" w:color="auto"/>
            <w:bottom w:val="none" w:sz="0" w:space="0" w:color="auto"/>
            <w:right w:val="none" w:sz="0" w:space="0" w:color="auto"/>
          </w:divBdr>
        </w:div>
        <w:div w:id="1827437000">
          <w:marLeft w:val="480"/>
          <w:marRight w:val="0"/>
          <w:marTop w:val="0"/>
          <w:marBottom w:val="0"/>
          <w:divBdr>
            <w:top w:val="none" w:sz="0" w:space="0" w:color="auto"/>
            <w:left w:val="none" w:sz="0" w:space="0" w:color="auto"/>
            <w:bottom w:val="none" w:sz="0" w:space="0" w:color="auto"/>
            <w:right w:val="none" w:sz="0" w:space="0" w:color="auto"/>
          </w:divBdr>
        </w:div>
        <w:div w:id="260725476">
          <w:marLeft w:val="480"/>
          <w:marRight w:val="0"/>
          <w:marTop w:val="0"/>
          <w:marBottom w:val="0"/>
          <w:divBdr>
            <w:top w:val="none" w:sz="0" w:space="0" w:color="auto"/>
            <w:left w:val="none" w:sz="0" w:space="0" w:color="auto"/>
            <w:bottom w:val="none" w:sz="0" w:space="0" w:color="auto"/>
            <w:right w:val="none" w:sz="0" w:space="0" w:color="auto"/>
          </w:divBdr>
        </w:div>
        <w:div w:id="1828285624">
          <w:marLeft w:val="480"/>
          <w:marRight w:val="0"/>
          <w:marTop w:val="0"/>
          <w:marBottom w:val="0"/>
          <w:divBdr>
            <w:top w:val="none" w:sz="0" w:space="0" w:color="auto"/>
            <w:left w:val="none" w:sz="0" w:space="0" w:color="auto"/>
            <w:bottom w:val="none" w:sz="0" w:space="0" w:color="auto"/>
            <w:right w:val="none" w:sz="0" w:space="0" w:color="auto"/>
          </w:divBdr>
        </w:div>
        <w:div w:id="1681929125">
          <w:marLeft w:val="480"/>
          <w:marRight w:val="0"/>
          <w:marTop w:val="0"/>
          <w:marBottom w:val="0"/>
          <w:divBdr>
            <w:top w:val="none" w:sz="0" w:space="0" w:color="auto"/>
            <w:left w:val="none" w:sz="0" w:space="0" w:color="auto"/>
            <w:bottom w:val="none" w:sz="0" w:space="0" w:color="auto"/>
            <w:right w:val="none" w:sz="0" w:space="0" w:color="auto"/>
          </w:divBdr>
        </w:div>
        <w:div w:id="1309287907">
          <w:marLeft w:val="480"/>
          <w:marRight w:val="0"/>
          <w:marTop w:val="0"/>
          <w:marBottom w:val="0"/>
          <w:divBdr>
            <w:top w:val="none" w:sz="0" w:space="0" w:color="auto"/>
            <w:left w:val="none" w:sz="0" w:space="0" w:color="auto"/>
            <w:bottom w:val="none" w:sz="0" w:space="0" w:color="auto"/>
            <w:right w:val="none" w:sz="0" w:space="0" w:color="auto"/>
          </w:divBdr>
        </w:div>
        <w:div w:id="19358545">
          <w:marLeft w:val="480"/>
          <w:marRight w:val="0"/>
          <w:marTop w:val="0"/>
          <w:marBottom w:val="0"/>
          <w:divBdr>
            <w:top w:val="none" w:sz="0" w:space="0" w:color="auto"/>
            <w:left w:val="none" w:sz="0" w:space="0" w:color="auto"/>
            <w:bottom w:val="none" w:sz="0" w:space="0" w:color="auto"/>
            <w:right w:val="none" w:sz="0" w:space="0" w:color="auto"/>
          </w:divBdr>
        </w:div>
        <w:div w:id="876703139">
          <w:marLeft w:val="480"/>
          <w:marRight w:val="0"/>
          <w:marTop w:val="0"/>
          <w:marBottom w:val="0"/>
          <w:divBdr>
            <w:top w:val="none" w:sz="0" w:space="0" w:color="auto"/>
            <w:left w:val="none" w:sz="0" w:space="0" w:color="auto"/>
            <w:bottom w:val="none" w:sz="0" w:space="0" w:color="auto"/>
            <w:right w:val="none" w:sz="0" w:space="0" w:color="auto"/>
          </w:divBdr>
        </w:div>
        <w:div w:id="761339754">
          <w:marLeft w:val="480"/>
          <w:marRight w:val="0"/>
          <w:marTop w:val="0"/>
          <w:marBottom w:val="0"/>
          <w:divBdr>
            <w:top w:val="none" w:sz="0" w:space="0" w:color="auto"/>
            <w:left w:val="none" w:sz="0" w:space="0" w:color="auto"/>
            <w:bottom w:val="none" w:sz="0" w:space="0" w:color="auto"/>
            <w:right w:val="none" w:sz="0" w:space="0" w:color="auto"/>
          </w:divBdr>
        </w:div>
        <w:div w:id="771894583">
          <w:marLeft w:val="480"/>
          <w:marRight w:val="0"/>
          <w:marTop w:val="0"/>
          <w:marBottom w:val="0"/>
          <w:divBdr>
            <w:top w:val="none" w:sz="0" w:space="0" w:color="auto"/>
            <w:left w:val="none" w:sz="0" w:space="0" w:color="auto"/>
            <w:bottom w:val="none" w:sz="0" w:space="0" w:color="auto"/>
            <w:right w:val="none" w:sz="0" w:space="0" w:color="auto"/>
          </w:divBdr>
        </w:div>
        <w:div w:id="546642259">
          <w:marLeft w:val="480"/>
          <w:marRight w:val="0"/>
          <w:marTop w:val="0"/>
          <w:marBottom w:val="0"/>
          <w:divBdr>
            <w:top w:val="none" w:sz="0" w:space="0" w:color="auto"/>
            <w:left w:val="none" w:sz="0" w:space="0" w:color="auto"/>
            <w:bottom w:val="none" w:sz="0" w:space="0" w:color="auto"/>
            <w:right w:val="none" w:sz="0" w:space="0" w:color="auto"/>
          </w:divBdr>
        </w:div>
        <w:div w:id="413236943">
          <w:marLeft w:val="480"/>
          <w:marRight w:val="0"/>
          <w:marTop w:val="0"/>
          <w:marBottom w:val="0"/>
          <w:divBdr>
            <w:top w:val="none" w:sz="0" w:space="0" w:color="auto"/>
            <w:left w:val="none" w:sz="0" w:space="0" w:color="auto"/>
            <w:bottom w:val="none" w:sz="0" w:space="0" w:color="auto"/>
            <w:right w:val="none" w:sz="0" w:space="0" w:color="auto"/>
          </w:divBdr>
        </w:div>
        <w:div w:id="1834951238">
          <w:marLeft w:val="480"/>
          <w:marRight w:val="0"/>
          <w:marTop w:val="0"/>
          <w:marBottom w:val="0"/>
          <w:divBdr>
            <w:top w:val="none" w:sz="0" w:space="0" w:color="auto"/>
            <w:left w:val="none" w:sz="0" w:space="0" w:color="auto"/>
            <w:bottom w:val="none" w:sz="0" w:space="0" w:color="auto"/>
            <w:right w:val="none" w:sz="0" w:space="0" w:color="auto"/>
          </w:divBdr>
        </w:div>
        <w:div w:id="1928614431">
          <w:marLeft w:val="480"/>
          <w:marRight w:val="0"/>
          <w:marTop w:val="0"/>
          <w:marBottom w:val="0"/>
          <w:divBdr>
            <w:top w:val="none" w:sz="0" w:space="0" w:color="auto"/>
            <w:left w:val="none" w:sz="0" w:space="0" w:color="auto"/>
            <w:bottom w:val="none" w:sz="0" w:space="0" w:color="auto"/>
            <w:right w:val="none" w:sz="0" w:space="0" w:color="auto"/>
          </w:divBdr>
        </w:div>
        <w:div w:id="526064082">
          <w:marLeft w:val="480"/>
          <w:marRight w:val="0"/>
          <w:marTop w:val="0"/>
          <w:marBottom w:val="0"/>
          <w:divBdr>
            <w:top w:val="none" w:sz="0" w:space="0" w:color="auto"/>
            <w:left w:val="none" w:sz="0" w:space="0" w:color="auto"/>
            <w:bottom w:val="none" w:sz="0" w:space="0" w:color="auto"/>
            <w:right w:val="none" w:sz="0" w:space="0" w:color="auto"/>
          </w:divBdr>
        </w:div>
        <w:div w:id="396436406">
          <w:marLeft w:val="480"/>
          <w:marRight w:val="0"/>
          <w:marTop w:val="0"/>
          <w:marBottom w:val="0"/>
          <w:divBdr>
            <w:top w:val="none" w:sz="0" w:space="0" w:color="auto"/>
            <w:left w:val="none" w:sz="0" w:space="0" w:color="auto"/>
            <w:bottom w:val="none" w:sz="0" w:space="0" w:color="auto"/>
            <w:right w:val="none" w:sz="0" w:space="0" w:color="auto"/>
          </w:divBdr>
        </w:div>
        <w:div w:id="134031683">
          <w:marLeft w:val="480"/>
          <w:marRight w:val="0"/>
          <w:marTop w:val="0"/>
          <w:marBottom w:val="0"/>
          <w:divBdr>
            <w:top w:val="none" w:sz="0" w:space="0" w:color="auto"/>
            <w:left w:val="none" w:sz="0" w:space="0" w:color="auto"/>
            <w:bottom w:val="none" w:sz="0" w:space="0" w:color="auto"/>
            <w:right w:val="none" w:sz="0" w:space="0" w:color="auto"/>
          </w:divBdr>
        </w:div>
        <w:div w:id="204679767">
          <w:marLeft w:val="480"/>
          <w:marRight w:val="0"/>
          <w:marTop w:val="0"/>
          <w:marBottom w:val="0"/>
          <w:divBdr>
            <w:top w:val="none" w:sz="0" w:space="0" w:color="auto"/>
            <w:left w:val="none" w:sz="0" w:space="0" w:color="auto"/>
            <w:bottom w:val="none" w:sz="0" w:space="0" w:color="auto"/>
            <w:right w:val="none" w:sz="0" w:space="0" w:color="auto"/>
          </w:divBdr>
        </w:div>
        <w:div w:id="1762749585">
          <w:marLeft w:val="480"/>
          <w:marRight w:val="0"/>
          <w:marTop w:val="0"/>
          <w:marBottom w:val="0"/>
          <w:divBdr>
            <w:top w:val="none" w:sz="0" w:space="0" w:color="auto"/>
            <w:left w:val="none" w:sz="0" w:space="0" w:color="auto"/>
            <w:bottom w:val="none" w:sz="0" w:space="0" w:color="auto"/>
            <w:right w:val="none" w:sz="0" w:space="0" w:color="auto"/>
          </w:divBdr>
        </w:div>
        <w:div w:id="438180145">
          <w:marLeft w:val="480"/>
          <w:marRight w:val="0"/>
          <w:marTop w:val="0"/>
          <w:marBottom w:val="0"/>
          <w:divBdr>
            <w:top w:val="none" w:sz="0" w:space="0" w:color="auto"/>
            <w:left w:val="none" w:sz="0" w:space="0" w:color="auto"/>
            <w:bottom w:val="none" w:sz="0" w:space="0" w:color="auto"/>
            <w:right w:val="none" w:sz="0" w:space="0" w:color="auto"/>
          </w:divBdr>
        </w:div>
        <w:div w:id="1847666025">
          <w:marLeft w:val="480"/>
          <w:marRight w:val="0"/>
          <w:marTop w:val="0"/>
          <w:marBottom w:val="0"/>
          <w:divBdr>
            <w:top w:val="none" w:sz="0" w:space="0" w:color="auto"/>
            <w:left w:val="none" w:sz="0" w:space="0" w:color="auto"/>
            <w:bottom w:val="none" w:sz="0" w:space="0" w:color="auto"/>
            <w:right w:val="none" w:sz="0" w:space="0" w:color="auto"/>
          </w:divBdr>
        </w:div>
        <w:div w:id="967054082">
          <w:marLeft w:val="480"/>
          <w:marRight w:val="0"/>
          <w:marTop w:val="0"/>
          <w:marBottom w:val="0"/>
          <w:divBdr>
            <w:top w:val="none" w:sz="0" w:space="0" w:color="auto"/>
            <w:left w:val="none" w:sz="0" w:space="0" w:color="auto"/>
            <w:bottom w:val="none" w:sz="0" w:space="0" w:color="auto"/>
            <w:right w:val="none" w:sz="0" w:space="0" w:color="auto"/>
          </w:divBdr>
        </w:div>
        <w:div w:id="1347247654">
          <w:marLeft w:val="480"/>
          <w:marRight w:val="0"/>
          <w:marTop w:val="0"/>
          <w:marBottom w:val="0"/>
          <w:divBdr>
            <w:top w:val="none" w:sz="0" w:space="0" w:color="auto"/>
            <w:left w:val="none" w:sz="0" w:space="0" w:color="auto"/>
            <w:bottom w:val="none" w:sz="0" w:space="0" w:color="auto"/>
            <w:right w:val="none" w:sz="0" w:space="0" w:color="auto"/>
          </w:divBdr>
        </w:div>
        <w:div w:id="1846092037">
          <w:marLeft w:val="480"/>
          <w:marRight w:val="0"/>
          <w:marTop w:val="0"/>
          <w:marBottom w:val="0"/>
          <w:divBdr>
            <w:top w:val="none" w:sz="0" w:space="0" w:color="auto"/>
            <w:left w:val="none" w:sz="0" w:space="0" w:color="auto"/>
            <w:bottom w:val="none" w:sz="0" w:space="0" w:color="auto"/>
            <w:right w:val="none" w:sz="0" w:space="0" w:color="auto"/>
          </w:divBdr>
        </w:div>
        <w:div w:id="1493522706">
          <w:marLeft w:val="480"/>
          <w:marRight w:val="0"/>
          <w:marTop w:val="0"/>
          <w:marBottom w:val="0"/>
          <w:divBdr>
            <w:top w:val="none" w:sz="0" w:space="0" w:color="auto"/>
            <w:left w:val="none" w:sz="0" w:space="0" w:color="auto"/>
            <w:bottom w:val="none" w:sz="0" w:space="0" w:color="auto"/>
            <w:right w:val="none" w:sz="0" w:space="0" w:color="auto"/>
          </w:divBdr>
        </w:div>
        <w:div w:id="638535307">
          <w:marLeft w:val="480"/>
          <w:marRight w:val="0"/>
          <w:marTop w:val="0"/>
          <w:marBottom w:val="0"/>
          <w:divBdr>
            <w:top w:val="none" w:sz="0" w:space="0" w:color="auto"/>
            <w:left w:val="none" w:sz="0" w:space="0" w:color="auto"/>
            <w:bottom w:val="none" w:sz="0" w:space="0" w:color="auto"/>
            <w:right w:val="none" w:sz="0" w:space="0" w:color="auto"/>
          </w:divBdr>
        </w:div>
        <w:div w:id="1458332448">
          <w:marLeft w:val="480"/>
          <w:marRight w:val="0"/>
          <w:marTop w:val="0"/>
          <w:marBottom w:val="0"/>
          <w:divBdr>
            <w:top w:val="none" w:sz="0" w:space="0" w:color="auto"/>
            <w:left w:val="none" w:sz="0" w:space="0" w:color="auto"/>
            <w:bottom w:val="none" w:sz="0" w:space="0" w:color="auto"/>
            <w:right w:val="none" w:sz="0" w:space="0" w:color="auto"/>
          </w:divBdr>
        </w:div>
        <w:div w:id="1511069607">
          <w:marLeft w:val="480"/>
          <w:marRight w:val="0"/>
          <w:marTop w:val="0"/>
          <w:marBottom w:val="0"/>
          <w:divBdr>
            <w:top w:val="none" w:sz="0" w:space="0" w:color="auto"/>
            <w:left w:val="none" w:sz="0" w:space="0" w:color="auto"/>
            <w:bottom w:val="none" w:sz="0" w:space="0" w:color="auto"/>
            <w:right w:val="none" w:sz="0" w:space="0" w:color="auto"/>
          </w:divBdr>
        </w:div>
        <w:div w:id="1689521252">
          <w:marLeft w:val="480"/>
          <w:marRight w:val="0"/>
          <w:marTop w:val="0"/>
          <w:marBottom w:val="0"/>
          <w:divBdr>
            <w:top w:val="none" w:sz="0" w:space="0" w:color="auto"/>
            <w:left w:val="none" w:sz="0" w:space="0" w:color="auto"/>
            <w:bottom w:val="none" w:sz="0" w:space="0" w:color="auto"/>
            <w:right w:val="none" w:sz="0" w:space="0" w:color="auto"/>
          </w:divBdr>
        </w:div>
        <w:div w:id="1880779767">
          <w:marLeft w:val="480"/>
          <w:marRight w:val="0"/>
          <w:marTop w:val="0"/>
          <w:marBottom w:val="0"/>
          <w:divBdr>
            <w:top w:val="none" w:sz="0" w:space="0" w:color="auto"/>
            <w:left w:val="none" w:sz="0" w:space="0" w:color="auto"/>
            <w:bottom w:val="none" w:sz="0" w:space="0" w:color="auto"/>
            <w:right w:val="none" w:sz="0" w:space="0" w:color="auto"/>
          </w:divBdr>
        </w:div>
        <w:div w:id="154149293">
          <w:marLeft w:val="480"/>
          <w:marRight w:val="0"/>
          <w:marTop w:val="0"/>
          <w:marBottom w:val="0"/>
          <w:divBdr>
            <w:top w:val="none" w:sz="0" w:space="0" w:color="auto"/>
            <w:left w:val="none" w:sz="0" w:space="0" w:color="auto"/>
            <w:bottom w:val="none" w:sz="0" w:space="0" w:color="auto"/>
            <w:right w:val="none" w:sz="0" w:space="0" w:color="auto"/>
          </w:divBdr>
        </w:div>
        <w:div w:id="68386800">
          <w:marLeft w:val="480"/>
          <w:marRight w:val="0"/>
          <w:marTop w:val="0"/>
          <w:marBottom w:val="0"/>
          <w:divBdr>
            <w:top w:val="none" w:sz="0" w:space="0" w:color="auto"/>
            <w:left w:val="none" w:sz="0" w:space="0" w:color="auto"/>
            <w:bottom w:val="none" w:sz="0" w:space="0" w:color="auto"/>
            <w:right w:val="none" w:sz="0" w:space="0" w:color="auto"/>
          </w:divBdr>
        </w:div>
        <w:div w:id="1436167811">
          <w:marLeft w:val="480"/>
          <w:marRight w:val="0"/>
          <w:marTop w:val="0"/>
          <w:marBottom w:val="0"/>
          <w:divBdr>
            <w:top w:val="none" w:sz="0" w:space="0" w:color="auto"/>
            <w:left w:val="none" w:sz="0" w:space="0" w:color="auto"/>
            <w:bottom w:val="none" w:sz="0" w:space="0" w:color="auto"/>
            <w:right w:val="none" w:sz="0" w:space="0" w:color="auto"/>
          </w:divBdr>
        </w:div>
        <w:div w:id="2080132982">
          <w:marLeft w:val="480"/>
          <w:marRight w:val="0"/>
          <w:marTop w:val="0"/>
          <w:marBottom w:val="0"/>
          <w:divBdr>
            <w:top w:val="none" w:sz="0" w:space="0" w:color="auto"/>
            <w:left w:val="none" w:sz="0" w:space="0" w:color="auto"/>
            <w:bottom w:val="none" w:sz="0" w:space="0" w:color="auto"/>
            <w:right w:val="none" w:sz="0" w:space="0" w:color="auto"/>
          </w:divBdr>
        </w:div>
        <w:div w:id="1898734071">
          <w:marLeft w:val="480"/>
          <w:marRight w:val="0"/>
          <w:marTop w:val="0"/>
          <w:marBottom w:val="0"/>
          <w:divBdr>
            <w:top w:val="none" w:sz="0" w:space="0" w:color="auto"/>
            <w:left w:val="none" w:sz="0" w:space="0" w:color="auto"/>
            <w:bottom w:val="none" w:sz="0" w:space="0" w:color="auto"/>
            <w:right w:val="none" w:sz="0" w:space="0" w:color="auto"/>
          </w:divBdr>
        </w:div>
        <w:div w:id="1799883025">
          <w:marLeft w:val="480"/>
          <w:marRight w:val="0"/>
          <w:marTop w:val="0"/>
          <w:marBottom w:val="0"/>
          <w:divBdr>
            <w:top w:val="none" w:sz="0" w:space="0" w:color="auto"/>
            <w:left w:val="none" w:sz="0" w:space="0" w:color="auto"/>
            <w:bottom w:val="none" w:sz="0" w:space="0" w:color="auto"/>
            <w:right w:val="none" w:sz="0" w:space="0" w:color="auto"/>
          </w:divBdr>
        </w:div>
        <w:div w:id="1664770490">
          <w:marLeft w:val="480"/>
          <w:marRight w:val="0"/>
          <w:marTop w:val="0"/>
          <w:marBottom w:val="0"/>
          <w:divBdr>
            <w:top w:val="none" w:sz="0" w:space="0" w:color="auto"/>
            <w:left w:val="none" w:sz="0" w:space="0" w:color="auto"/>
            <w:bottom w:val="none" w:sz="0" w:space="0" w:color="auto"/>
            <w:right w:val="none" w:sz="0" w:space="0" w:color="auto"/>
          </w:divBdr>
        </w:div>
        <w:div w:id="1209295342">
          <w:marLeft w:val="480"/>
          <w:marRight w:val="0"/>
          <w:marTop w:val="0"/>
          <w:marBottom w:val="0"/>
          <w:divBdr>
            <w:top w:val="none" w:sz="0" w:space="0" w:color="auto"/>
            <w:left w:val="none" w:sz="0" w:space="0" w:color="auto"/>
            <w:bottom w:val="none" w:sz="0" w:space="0" w:color="auto"/>
            <w:right w:val="none" w:sz="0" w:space="0" w:color="auto"/>
          </w:divBdr>
        </w:div>
        <w:div w:id="2075198151">
          <w:marLeft w:val="480"/>
          <w:marRight w:val="0"/>
          <w:marTop w:val="0"/>
          <w:marBottom w:val="0"/>
          <w:divBdr>
            <w:top w:val="none" w:sz="0" w:space="0" w:color="auto"/>
            <w:left w:val="none" w:sz="0" w:space="0" w:color="auto"/>
            <w:bottom w:val="none" w:sz="0" w:space="0" w:color="auto"/>
            <w:right w:val="none" w:sz="0" w:space="0" w:color="auto"/>
          </w:divBdr>
        </w:div>
        <w:div w:id="616328665">
          <w:marLeft w:val="480"/>
          <w:marRight w:val="0"/>
          <w:marTop w:val="0"/>
          <w:marBottom w:val="0"/>
          <w:divBdr>
            <w:top w:val="none" w:sz="0" w:space="0" w:color="auto"/>
            <w:left w:val="none" w:sz="0" w:space="0" w:color="auto"/>
            <w:bottom w:val="none" w:sz="0" w:space="0" w:color="auto"/>
            <w:right w:val="none" w:sz="0" w:space="0" w:color="auto"/>
          </w:divBdr>
        </w:div>
        <w:div w:id="1112243232">
          <w:marLeft w:val="480"/>
          <w:marRight w:val="0"/>
          <w:marTop w:val="0"/>
          <w:marBottom w:val="0"/>
          <w:divBdr>
            <w:top w:val="none" w:sz="0" w:space="0" w:color="auto"/>
            <w:left w:val="none" w:sz="0" w:space="0" w:color="auto"/>
            <w:bottom w:val="none" w:sz="0" w:space="0" w:color="auto"/>
            <w:right w:val="none" w:sz="0" w:space="0" w:color="auto"/>
          </w:divBdr>
        </w:div>
        <w:div w:id="216164200">
          <w:marLeft w:val="480"/>
          <w:marRight w:val="0"/>
          <w:marTop w:val="0"/>
          <w:marBottom w:val="0"/>
          <w:divBdr>
            <w:top w:val="none" w:sz="0" w:space="0" w:color="auto"/>
            <w:left w:val="none" w:sz="0" w:space="0" w:color="auto"/>
            <w:bottom w:val="none" w:sz="0" w:space="0" w:color="auto"/>
            <w:right w:val="none" w:sz="0" w:space="0" w:color="auto"/>
          </w:divBdr>
        </w:div>
        <w:div w:id="926772280">
          <w:marLeft w:val="480"/>
          <w:marRight w:val="0"/>
          <w:marTop w:val="0"/>
          <w:marBottom w:val="0"/>
          <w:divBdr>
            <w:top w:val="none" w:sz="0" w:space="0" w:color="auto"/>
            <w:left w:val="none" w:sz="0" w:space="0" w:color="auto"/>
            <w:bottom w:val="none" w:sz="0" w:space="0" w:color="auto"/>
            <w:right w:val="none" w:sz="0" w:space="0" w:color="auto"/>
          </w:divBdr>
        </w:div>
        <w:div w:id="935210780">
          <w:marLeft w:val="480"/>
          <w:marRight w:val="0"/>
          <w:marTop w:val="0"/>
          <w:marBottom w:val="0"/>
          <w:divBdr>
            <w:top w:val="none" w:sz="0" w:space="0" w:color="auto"/>
            <w:left w:val="none" w:sz="0" w:space="0" w:color="auto"/>
            <w:bottom w:val="none" w:sz="0" w:space="0" w:color="auto"/>
            <w:right w:val="none" w:sz="0" w:space="0" w:color="auto"/>
          </w:divBdr>
        </w:div>
        <w:div w:id="1519195106">
          <w:marLeft w:val="480"/>
          <w:marRight w:val="0"/>
          <w:marTop w:val="0"/>
          <w:marBottom w:val="0"/>
          <w:divBdr>
            <w:top w:val="none" w:sz="0" w:space="0" w:color="auto"/>
            <w:left w:val="none" w:sz="0" w:space="0" w:color="auto"/>
            <w:bottom w:val="none" w:sz="0" w:space="0" w:color="auto"/>
            <w:right w:val="none" w:sz="0" w:space="0" w:color="auto"/>
          </w:divBdr>
        </w:div>
        <w:div w:id="1414277512">
          <w:marLeft w:val="480"/>
          <w:marRight w:val="0"/>
          <w:marTop w:val="0"/>
          <w:marBottom w:val="0"/>
          <w:divBdr>
            <w:top w:val="none" w:sz="0" w:space="0" w:color="auto"/>
            <w:left w:val="none" w:sz="0" w:space="0" w:color="auto"/>
            <w:bottom w:val="none" w:sz="0" w:space="0" w:color="auto"/>
            <w:right w:val="none" w:sz="0" w:space="0" w:color="auto"/>
          </w:divBdr>
        </w:div>
        <w:div w:id="1399983048">
          <w:marLeft w:val="480"/>
          <w:marRight w:val="0"/>
          <w:marTop w:val="0"/>
          <w:marBottom w:val="0"/>
          <w:divBdr>
            <w:top w:val="none" w:sz="0" w:space="0" w:color="auto"/>
            <w:left w:val="none" w:sz="0" w:space="0" w:color="auto"/>
            <w:bottom w:val="none" w:sz="0" w:space="0" w:color="auto"/>
            <w:right w:val="none" w:sz="0" w:space="0" w:color="auto"/>
          </w:divBdr>
        </w:div>
        <w:div w:id="10957267">
          <w:marLeft w:val="480"/>
          <w:marRight w:val="0"/>
          <w:marTop w:val="0"/>
          <w:marBottom w:val="0"/>
          <w:divBdr>
            <w:top w:val="none" w:sz="0" w:space="0" w:color="auto"/>
            <w:left w:val="none" w:sz="0" w:space="0" w:color="auto"/>
            <w:bottom w:val="none" w:sz="0" w:space="0" w:color="auto"/>
            <w:right w:val="none" w:sz="0" w:space="0" w:color="auto"/>
          </w:divBdr>
        </w:div>
        <w:div w:id="314263912">
          <w:marLeft w:val="480"/>
          <w:marRight w:val="0"/>
          <w:marTop w:val="0"/>
          <w:marBottom w:val="0"/>
          <w:divBdr>
            <w:top w:val="none" w:sz="0" w:space="0" w:color="auto"/>
            <w:left w:val="none" w:sz="0" w:space="0" w:color="auto"/>
            <w:bottom w:val="none" w:sz="0" w:space="0" w:color="auto"/>
            <w:right w:val="none" w:sz="0" w:space="0" w:color="auto"/>
          </w:divBdr>
        </w:div>
        <w:div w:id="629357409">
          <w:marLeft w:val="480"/>
          <w:marRight w:val="0"/>
          <w:marTop w:val="0"/>
          <w:marBottom w:val="0"/>
          <w:divBdr>
            <w:top w:val="none" w:sz="0" w:space="0" w:color="auto"/>
            <w:left w:val="none" w:sz="0" w:space="0" w:color="auto"/>
            <w:bottom w:val="none" w:sz="0" w:space="0" w:color="auto"/>
            <w:right w:val="none" w:sz="0" w:space="0" w:color="auto"/>
          </w:divBdr>
        </w:div>
        <w:div w:id="92289171">
          <w:marLeft w:val="480"/>
          <w:marRight w:val="0"/>
          <w:marTop w:val="0"/>
          <w:marBottom w:val="0"/>
          <w:divBdr>
            <w:top w:val="none" w:sz="0" w:space="0" w:color="auto"/>
            <w:left w:val="none" w:sz="0" w:space="0" w:color="auto"/>
            <w:bottom w:val="none" w:sz="0" w:space="0" w:color="auto"/>
            <w:right w:val="none" w:sz="0" w:space="0" w:color="auto"/>
          </w:divBdr>
        </w:div>
        <w:div w:id="2070836174">
          <w:marLeft w:val="480"/>
          <w:marRight w:val="0"/>
          <w:marTop w:val="0"/>
          <w:marBottom w:val="0"/>
          <w:divBdr>
            <w:top w:val="none" w:sz="0" w:space="0" w:color="auto"/>
            <w:left w:val="none" w:sz="0" w:space="0" w:color="auto"/>
            <w:bottom w:val="none" w:sz="0" w:space="0" w:color="auto"/>
            <w:right w:val="none" w:sz="0" w:space="0" w:color="auto"/>
          </w:divBdr>
        </w:div>
        <w:div w:id="1605838745">
          <w:marLeft w:val="480"/>
          <w:marRight w:val="0"/>
          <w:marTop w:val="0"/>
          <w:marBottom w:val="0"/>
          <w:divBdr>
            <w:top w:val="none" w:sz="0" w:space="0" w:color="auto"/>
            <w:left w:val="none" w:sz="0" w:space="0" w:color="auto"/>
            <w:bottom w:val="none" w:sz="0" w:space="0" w:color="auto"/>
            <w:right w:val="none" w:sz="0" w:space="0" w:color="auto"/>
          </w:divBdr>
        </w:div>
      </w:divsChild>
    </w:div>
    <w:div w:id="1027562739">
      <w:bodyDiv w:val="1"/>
      <w:marLeft w:val="0"/>
      <w:marRight w:val="0"/>
      <w:marTop w:val="0"/>
      <w:marBottom w:val="0"/>
      <w:divBdr>
        <w:top w:val="none" w:sz="0" w:space="0" w:color="auto"/>
        <w:left w:val="none" w:sz="0" w:space="0" w:color="auto"/>
        <w:bottom w:val="none" w:sz="0" w:space="0" w:color="auto"/>
        <w:right w:val="none" w:sz="0" w:space="0" w:color="auto"/>
      </w:divBdr>
    </w:div>
    <w:div w:id="1027756679">
      <w:bodyDiv w:val="1"/>
      <w:marLeft w:val="0"/>
      <w:marRight w:val="0"/>
      <w:marTop w:val="0"/>
      <w:marBottom w:val="0"/>
      <w:divBdr>
        <w:top w:val="none" w:sz="0" w:space="0" w:color="auto"/>
        <w:left w:val="none" w:sz="0" w:space="0" w:color="auto"/>
        <w:bottom w:val="none" w:sz="0" w:space="0" w:color="auto"/>
        <w:right w:val="none" w:sz="0" w:space="0" w:color="auto"/>
      </w:divBdr>
    </w:div>
    <w:div w:id="1027802021">
      <w:bodyDiv w:val="1"/>
      <w:marLeft w:val="0"/>
      <w:marRight w:val="0"/>
      <w:marTop w:val="0"/>
      <w:marBottom w:val="0"/>
      <w:divBdr>
        <w:top w:val="none" w:sz="0" w:space="0" w:color="auto"/>
        <w:left w:val="none" w:sz="0" w:space="0" w:color="auto"/>
        <w:bottom w:val="none" w:sz="0" w:space="0" w:color="auto"/>
        <w:right w:val="none" w:sz="0" w:space="0" w:color="auto"/>
      </w:divBdr>
    </w:div>
    <w:div w:id="1028798153">
      <w:bodyDiv w:val="1"/>
      <w:marLeft w:val="0"/>
      <w:marRight w:val="0"/>
      <w:marTop w:val="0"/>
      <w:marBottom w:val="0"/>
      <w:divBdr>
        <w:top w:val="none" w:sz="0" w:space="0" w:color="auto"/>
        <w:left w:val="none" w:sz="0" w:space="0" w:color="auto"/>
        <w:bottom w:val="none" w:sz="0" w:space="0" w:color="auto"/>
        <w:right w:val="none" w:sz="0" w:space="0" w:color="auto"/>
      </w:divBdr>
    </w:div>
    <w:div w:id="1028945207">
      <w:bodyDiv w:val="1"/>
      <w:marLeft w:val="0"/>
      <w:marRight w:val="0"/>
      <w:marTop w:val="0"/>
      <w:marBottom w:val="0"/>
      <w:divBdr>
        <w:top w:val="none" w:sz="0" w:space="0" w:color="auto"/>
        <w:left w:val="none" w:sz="0" w:space="0" w:color="auto"/>
        <w:bottom w:val="none" w:sz="0" w:space="0" w:color="auto"/>
        <w:right w:val="none" w:sz="0" w:space="0" w:color="auto"/>
      </w:divBdr>
      <w:divsChild>
        <w:div w:id="1049299894">
          <w:marLeft w:val="480"/>
          <w:marRight w:val="0"/>
          <w:marTop w:val="0"/>
          <w:marBottom w:val="0"/>
          <w:divBdr>
            <w:top w:val="none" w:sz="0" w:space="0" w:color="auto"/>
            <w:left w:val="none" w:sz="0" w:space="0" w:color="auto"/>
            <w:bottom w:val="none" w:sz="0" w:space="0" w:color="auto"/>
            <w:right w:val="none" w:sz="0" w:space="0" w:color="auto"/>
          </w:divBdr>
        </w:div>
        <w:div w:id="1195580898">
          <w:marLeft w:val="480"/>
          <w:marRight w:val="0"/>
          <w:marTop w:val="0"/>
          <w:marBottom w:val="0"/>
          <w:divBdr>
            <w:top w:val="none" w:sz="0" w:space="0" w:color="auto"/>
            <w:left w:val="none" w:sz="0" w:space="0" w:color="auto"/>
            <w:bottom w:val="none" w:sz="0" w:space="0" w:color="auto"/>
            <w:right w:val="none" w:sz="0" w:space="0" w:color="auto"/>
          </w:divBdr>
        </w:div>
        <w:div w:id="2111002395">
          <w:marLeft w:val="480"/>
          <w:marRight w:val="0"/>
          <w:marTop w:val="0"/>
          <w:marBottom w:val="0"/>
          <w:divBdr>
            <w:top w:val="none" w:sz="0" w:space="0" w:color="auto"/>
            <w:left w:val="none" w:sz="0" w:space="0" w:color="auto"/>
            <w:bottom w:val="none" w:sz="0" w:space="0" w:color="auto"/>
            <w:right w:val="none" w:sz="0" w:space="0" w:color="auto"/>
          </w:divBdr>
        </w:div>
        <w:div w:id="965312148">
          <w:marLeft w:val="480"/>
          <w:marRight w:val="0"/>
          <w:marTop w:val="0"/>
          <w:marBottom w:val="0"/>
          <w:divBdr>
            <w:top w:val="none" w:sz="0" w:space="0" w:color="auto"/>
            <w:left w:val="none" w:sz="0" w:space="0" w:color="auto"/>
            <w:bottom w:val="none" w:sz="0" w:space="0" w:color="auto"/>
            <w:right w:val="none" w:sz="0" w:space="0" w:color="auto"/>
          </w:divBdr>
        </w:div>
        <w:div w:id="708795997">
          <w:marLeft w:val="480"/>
          <w:marRight w:val="0"/>
          <w:marTop w:val="0"/>
          <w:marBottom w:val="0"/>
          <w:divBdr>
            <w:top w:val="none" w:sz="0" w:space="0" w:color="auto"/>
            <w:left w:val="none" w:sz="0" w:space="0" w:color="auto"/>
            <w:bottom w:val="none" w:sz="0" w:space="0" w:color="auto"/>
            <w:right w:val="none" w:sz="0" w:space="0" w:color="auto"/>
          </w:divBdr>
        </w:div>
        <w:div w:id="1099255480">
          <w:marLeft w:val="480"/>
          <w:marRight w:val="0"/>
          <w:marTop w:val="0"/>
          <w:marBottom w:val="0"/>
          <w:divBdr>
            <w:top w:val="none" w:sz="0" w:space="0" w:color="auto"/>
            <w:left w:val="none" w:sz="0" w:space="0" w:color="auto"/>
            <w:bottom w:val="none" w:sz="0" w:space="0" w:color="auto"/>
            <w:right w:val="none" w:sz="0" w:space="0" w:color="auto"/>
          </w:divBdr>
        </w:div>
        <w:div w:id="2017417196">
          <w:marLeft w:val="480"/>
          <w:marRight w:val="0"/>
          <w:marTop w:val="0"/>
          <w:marBottom w:val="0"/>
          <w:divBdr>
            <w:top w:val="none" w:sz="0" w:space="0" w:color="auto"/>
            <w:left w:val="none" w:sz="0" w:space="0" w:color="auto"/>
            <w:bottom w:val="none" w:sz="0" w:space="0" w:color="auto"/>
            <w:right w:val="none" w:sz="0" w:space="0" w:color="auto"/>
          </w:divBdr>
        </w:div>
        <w:div w:id="696852074">
          <w:marLeft w:val="480"/>
          <w:marRight w:val="0"/>
          <w:marTop w:val="0"/>
          <w:marBottom w:val="0"/>
          <w:divBdr>
            <w:top w:val="none" w:sz="0" w:space="0" w:color="auto"/>
            <w:left w:val="none" w:sz="0" w:space="0" w:color="auto"/>
            <w:bottom w:val="none" w:sz="0" w:space="0" w:color="auto"/>
            <w:right w:val="none" w:sz="0" w:space="0" w:color="auto"/>
          </w:divBdr>
        </w:div>
        <w:div w:id="1190491268">
          <w:marLeft w:val="480"/>
          <w:marRight w:val="0"/>
          <w:marTop w:val="0"/>
          <w:marBottom w:val="0"/>
          <w:divBdr>
            <w:top w:val="none" w:sz="0" w:space="0" w:color="auto"/>
            <w:left w:val="none" w:sz="0" w:space="0" w:color="auto"/>
            <w:bottom w:val="none" w:sz="0" w:space="0" w:color="auto"/>
            <w:right w:val="none" w:sz="0" w:space="0" w:color="auto"/>
          </w:divBdr>
        </w:div>
        <w:div w:id="593899997">
          <w:marLeft w:val="480"/>
          <w:marRight w:val="0"/>
          <w:marTop w:val="0"/>
          <w:marBottom w:val="0"/>
          <w:divBdr>
            <w:top w:val="none" w:sz="0" w:space="0" w:color="auto"/>
            <w:left w:val="none" w:sz="0" w:space="0" w:color="auto"/>
            <w:bottom w:val="none" w:sz="0" w:space="0" w:color="auto"/>
            <w:right w:val="none" w:sz="0" w:space="0" w:color="auto"/>
          </w:divBdr>
        </w:div>
        <w:div w:id="2143882588">
          <w:marLeft w:val="480"/>
          <w:marRight w:val="0"/>
          <w:marTop w:val="0"/>
          <w:marBottom w:val="0"/>
          <w:divBdr>
            <w:top w:val="none" w:sz="0" w:space="0" w:color="auto"/>
            <w:left w:val="none" w:sz="0" w:space="0" w:color="auto"/>
            <w:bottom w:val="none" w:sz="0" w:space="0" w:color="auto"/>
            <w:right w:val="none" w:sz="0" w:space="0" w:color="auto"/>
          </w:divBdr>
        </w:div>
        <w:div w:id="210963615">
          <w:marLeft w:val="480"/>
          <w:marRight w:val="0"/>
          <w:marTop w:val="0"/>
          <w:marBottom w:val="0"/>
          <w:divBdr>
            <w:top w:val="none" w:sz="0" w:space="0" w:color="auto"/>
            <w:left w:val="none" w:sz="0" w:space="0" w:color="auto"/>
            <w:bottom w:val="none" w:sz="0" w:space="0" w:color="auto"/>
            <w:right w:val="none" w:sz="0" w:space="0" w:color="auto"/>
          </w:divBdr>
        </w:div>
        <w:div w:id="1178622502">
          <w:marLeft w:val="480"/>
          <w:marRight w:val="0"/>
          <w:marTop w:val="0"/>
          <w:marBottom w:val="0"/>
          <w:divBdr>
            <w:top w:val="none" w:sz="0" w:space="0" w:color="auto"/>
            <w:left w:val="none" w:sz="0" w:space="0" w:color="auto"/>
            <w:bottom w:val="none" w:sz="0" w:space="0" w:color="auto"/>
            <w:right w:val="none" w:sz="0" w:space="0" w:color="auto"/>
          </w:divBdr>
        </w:div>
        <w:div w:id="2110730339">
          <w:marLeft w:val="480"/>
          <w:marRight w:val="0"/>
          <w:marTop w:val="0"/>
          <w:marBottom w:val="0"/>
          <w:divBdr>
            <w:top w:val="none" w:sz="0" w:space="0" w:color="auto"/>
            <w:left w:val="none" w:sz="0" w:space="0" w:color="auto"/>
            <w:bottom w:val="none" w:sz="0" w:space="0" w:color="auto"/>
            <w:right w:val="none" w:sz="0" w:space="0" w:color="auto"/>
          </w:divBdr>
        </w:div>
        <w:div w:id="1736271330">
          <w:marLeft w:val="480"/>
          <w:marRight w:val="0"/>
          <w:marTop w:val="0"/>
          <w:marBottom w:val="0"/>
          <w:divBdr>
            <w:top w:val="none" w:sz="0" w:space="0" w:color="auto"/>
            <w:left w:val="none" w:sz="0" w:space="0" w:color="auto"/>
            <w:bottom w:val="none" w:sz="0" w:space="0" w:color="auto"/>
            <w:right w:val="none" w:sz="0" w:space="0" w:color="auto"/>
          </w:divBdr>
        </w:div>
      </w:divsChild>
    </w:div>
    <w:div w:id="1029795695">
      <w:bodyDiv w:val="1"/>
      <w:marLeft w:val="0"/>
      <w:marRight w:val="0"/>
      <w:marTop w:val="0"/>
      <w:marBottom w:val="0"/>
      <w:divBdr>
        <w:top w:val="none" w:sz="0" w:space="0" w:color="auto"/>
        <w:left w:val="none" w:sz="0" w:space="0" w:color="auto"/>
        <w:bottom w:val="none" w:sz="0" w:space="0" w:color="auto"/>
        <w:right w:val="none" w:sz="0" w:space="0" w:color="auto"/>
      </w:divBdr>
    </w:div>
    <w:div w:id="1030956170">
      <w:bodyDiv w:val="1"/>
      <w:marLeft w:val="0"/>
      <w:marRight w:val="0"/>
      <w:marTop w:val="0"/>
      <w:marBottom w:val="0"/>
      <w:divBdr>
        <w:top w:val="none" w:sz="0" w:space="0" w:color="auto"/>
        <w:left w:val="none" w:sz="0" w:space="0" w:color="auto"/>
        <w:bottom w:val="none" w:sz="0" w:space="0" w:color="auto"/>
        <w:right w:val="none" w:sz="0" w:space="0" w:color="auto"/>
      </w:divBdr>
    </w:div>
    <w:div w:id="1031565481">
      <w:bodyDiv w:val="1"/>
      <w:marLeft w:val="0"/>
      <w:marRight w:val="0"/>
      <w:marTop w:val="0"/>
      <w:marBottom w:val="0"/>
      <w:divBdr>
        <w:top w:val="none" w:sz="0" w:space="0" w:color="auto"/>
        <w:left w:val="none" w:sz="0" w:space="0" w:color="auto"/>
        <w:bottom w:val="none" w:sz="0" w:space="0" w:color="auto"/>
        <w:right w:val="none" w:sz="0" w:space="0" w:color="auto"/>
      </w:divBdr>
    </w:div>
    <w:div w:id="1032805241">
      <w:bodyDiv w:val="1"/>
      <w:marLeft w:val="0"/>
      <w:marRight w:val="0"/>
      <w:marTop w:val="0"/>
      <w:marBottom w:val="0"/>
      <w:divBdr>
        <w:top w:val="none" w:sz="0" w:space="0" w:color="auto"/>
        <w:left w:val="none" w:sz="0" w:space="0" w:color="auto"/>
        <w:bottom w:val="none" w:sz="0" w:space="0" w:color="auto"/>
        <w:right w:val="none" w:sz="0" w:space="0" w:color="auto"/>
      </w:divBdr>
    </w:div>
    <w:div w:id="1033771733">
      <w:bodyDiv w:val="1"/>
      <w:marLeft w:val="0"/>
      <w:marRight w:val="0"/>
      <w:marTop w:val="0"/>
      <w:marBottom w:val="0"/>
      <w:divBdr>
        <w:top w:val="none" w:sz="0" w:space="0" w:color="auto"/>
        <w:left w:val="none" w:sz="0" w:space="0" w:color="auto"/>
        <w:bottom w:val="none" w:sz="0" w:space="0" w:color="auto"/>
        <w:right w:val="none" w:sz="0" w:space="0" w:color="auto"/>
      </w:divBdr>
    </w:div>
    <w:div w:id="1033925909">
      <w:bodyDiv w:val="1"/>
      <w:marLeft w:val="0"/>
      <w:marRight w:val="0"/>
      <w:marTop w:val="0"/>
      <w:marBottom w:val="0"/>
      <w:divBdr>
        <w:top w:val="none" w:sz="0" w:space="0" w:color="auto"/>
        <w:left w:val="none" w:sz="0" w:space="0" w:color="auto"/>
        <w:bottom w:val="none" w:sz="0" w:space="0" w:color="auto"/>
        <w:right w:val="none" w:sz="0" w:space="0" w:color="auto"/>
      </w:divBdr>
    </w:div>
    <w:div w:id="1033963377">
      <w:bodyDiv w:val="1"/>
      <w:marLeft w:val="0"/>
      <w:marRight w:val="0"/>
      <w:marTop w:val="0"/>
      <w:marBottom w:val="0"/>
      <w:divBdr>
        <w:top w:val="none" w:sz="0" w:space="0" w:color="auto"/>
        <w:left w:val="none" w:sz="0" w:space="0" w:color="auto"/>
        <w:bottom w:val="none" w:sz="0" w:space="0" w:color="auto"/>
        <w:right w:val="none" w:sz="0" w:space="0" w:color="auto"/>
      </w:divBdr>
    </w:div>
    <w:div w:id="1034111234">
      <w:bodyDiv w:val="1"/>
      <w:marLeft w:val="0"/>
      <w:marRight w:val="0"/>
      <w:marTop w:val="0"/>
      <w:marBottom w:val="0"/>
      <w:divBdr>
        <w:top w:val="none" w:sz="0" w:space="0" w:color="auto"/>
        <w:left w:val="none" w:sz="0" w:space="0" w:color="auto"/>
        <w:bottom w:val="none" w:sz="0" w:space="0" w:color="auto"/>
        <w:right w:val="none" w:sz="0" w:space="0" w:color="auto"/>
      </w:divBdr>
    </w:div>
    <w:div w:id="1034958460">
      <w:bodyDiv w:val="1"/>
      <w:marLeft w:val="0"/>
      <w:marRight w:val="0"/>
      <w:marTop w:val="0"/>
      <w:marBottom w:val="0"/>
      <w:divBdr>
        <w:top w:val="none" w:sz="0" w:space="0" w:color="auto"/>
        <w:left w:val="none" w:sz="0" w:space="0" w:color="auto"/>
        <w:bottom w:val="none" w:sz="0" w:space="0" w:color="auto"/>
        <w:right w:val="none" w:sz="0" w:space="0" w:color="auto"/>
      </w:divBdr>
    </w:div>
    <w:div w:id="1035034769">
      <w:bodyDiv w:val="1"/>
      <w:marLeft w:val="0"/>
      <w:marRight w:val="0"/>
      <w:marTop w:val="0"/>
      <w:marBottom w:val="0"/>
      <w:divBdr>
        <w:top w:val="none" w:sz="0" w:space="0" w:color="auto"/>
        <w:left w:val="none" w:sz="0" w:space="0" w:color="auto"/>
        <w:bottom w:val="none" w:sz="0" w:space="0" w:color="auto"/>
        <w:right w:val="none" w:sz="0" w:space="0" w:color="auto"/>
      </w:divBdr>
    </w:div>
    <w:div w:id="1035079131">
      <w:bodyDiv w:val="1"/>
      <w:marLeft w:val="0"/>
      <w:marRight w:val="0"/>
      <w:marTop w:val="0"/>
      <w:marBottom w:val="0"/>
      <w:divBdr>
        <w:top w:val="none" w:sz="0" w:space="0" w:color="auto"/>
        <w:left w:val="none" w:sz="0" w:space="0" w:color="auto"/>
        <w:bottom w:val="none" w:sz="0" w:space="0" w:color="auto"/>
        <w:right w:val="none" w:sz="0" w:space="0" w:color="auto"/>
      </w:divBdr>
    </w:div>
    <w:div w:id="1035352654">
      <w:bodyDiv w:val="1"/>
      <w:marLeft w:val="0"/>
      <w:marRight w:val="0"/>
      <w:marTop w:val="0"/>
      <w:marBottom w:val="0"/>
      <w:divBdr>
        <w:top w:val="none" w:sz="0" w:space="0" w:color="auto"/>
        <w:left w:val="none" w:sz="0" w:space="0" w:color="auto"/>
        <w:bottom w:val="none" w:sz="0" w:space="0" w:color="auto"/>
        <w:right w:val="none" w:sz="0" w:space="0" w:color="auto"/>
      </w:divBdr>
    </w:div>
    <w:div w:id="1035735397">
      <w:bodyDiv w:val="1"/>
      <w:marLeft w:val="0"/>
      <w:marRight w:val="0"/>
      <w:marTop w:val="0"/>
      <w:marBottom w:val="0"/>
      <w:divBdr>
        <w:top w:val="none" w:sz="0" w:space="0" w:color="auto"/>
        <w:left w:val="none" w:sz="0" w:space="0" w:color="auto"/>
        <w:bottom w:val="none" w:sz="0" w:space="0" w:color="auto"/>
        <w:right w:val="none" w:sz="0" w:space="0" w:color="auto"/>
      </w:divBdr>
    </w:div>
    <w:div w:id="1035882703">
      <w:bodyDiv w:val="1"/>
      <w:marLeft w:val="0"/>
      <w:marRight w:val="0"/>
      <w:marTop w:val="0"/>
      <w:marBottom w:val="0"/>
      <w:divBdr>
        <w:top w:val="none" w:sz="0" w:space="0" w:color="auto"/>
        <w:left w:val="none" w:sz="0" w:space="0" w:color="auto"/>
        <w:bottom w:val="none" w:sz="0" w:space="0" w:color="auto"/>
        <w:right w:val="none" w:sz="0" w:space="0" w:color="auto"/>
      </w:divBdr>
    </w:div>
    <w:div w:id="1036463764">
      <w:bodyDiv w:val="1"/>
      <w:marLeft w:val="0"/>
      <w:marRight w:val="0"/>
      <w:marTop w:val="0"/>
      <w:marBottom w:val="0"/>
      <w:divBdr>
        <w:top w:val="none" w:sz="0" w:space="0" w:color="auto"/>
        <w:left w:val="none" w:sz="0" w:space="0" w:color="auto"/>
        <w:bottom w:val="none" w:sz="0" w:space="0" w:color="auto"/>
        <w:right w:val="none" w:sz="0" w:space="0" w:color="auto"/>
      </w:divBdr>
    </w:div>
    <w:div w:id="1036740608">
      <w:bodyDiv w:val="1"/>
      <w:marLeft w:val="0"/>
      <w:marRight w:val="0"/>
      <w:marTop w:val="0"/>
      <w:marBottom w:val="0"/>
      <w:divBdr>
        <w:top w:val="none" w:sz="0" w:space="0" w:color="auto"/>
        <w:left w:val="none" w:sz="0" w:space="0" w:color="auto"/>
        <w:bottom w:val="none" w:sz="0" w:space="0" w:color="auto"/>
        <w:right w:val="none" w:sz="0" w:space="0" w:color="auto"/>
      </w:divBdr>
    </w:div>
    <w:div w:id="1036740675">
      <w:bodyDiv w:val="1"/>
      <w:marLeft w:val="0"/>
      <w:marRight w:val="0"/>
      <w:marTop w:val="0"/>
      <w:marBottom w:val="0"/>
      <w:divBdr>
        <w:top w:val="none" w:sz="0" w:space="0" w:color="auto"/>
        <w:left w:val="none" w:sz="0" w:space="0" w:color="auto"/>
        <w:bottom w:val="none" w:sz="0" w:space="0" w:color="auto"/>
        <w:right w:val="none" w:sz="0" w:space="0" w:color="auto"/>
      </w:divBdr>
    </w:div>
    <w:div w:id="1036810921">
      <w:bodyDiv w:val="1"/>
      <w:marLeft w:val="0"/>
      <w:marRight w:val="0"/>
      <w:marTop w:val="0"/>
      <w:marBottom w:val="0"/>
      <w:divBdr>
        <w:top w:val="none" w:sz="0" w:space="0" w:color="auto"/>
        <w:left w:val="none" w:sz="0" w:space="0" w:color="auto"/>
        <w:bottom w:val="none" w:sz="0" w:space="0" w:color="auto"/>
        <w:right w:val="none" w:sz="0" w:space="0" w:color="auto"/>
      </w:divBdr>
    </w:div>
    <w:div w:id="1037000059">
      <w:bodyDiv w:val="1"/>
      <w:marLeft w:val="0"/>
      <w:marRight w:val="0"/>
      <w:marTop w:val="0"/>
      <w:marBottom w:val="0"/>
      <w:divBdr>
        <w:top w:val="none" w:sz="0" w:space="0" w:color="auto"/>
        <w:left w:val="none" w:sz="0" w:space="0" w:color="auto"/>
        <w:bottom w:val="none" w:sz="0" w:space="0" w:color="auto"/>
        <w:right w:val="none" w:sz="0" w:space="0" w:color="auto"/>
      </w:divBdr>
    </w:div>
    <w:div w:id="1037243167">
      <w:bodyDiv w:val="1"/>
      <w:marLeft w:val="0"/>
      <w:marRight w:val="0"/>
      <w:marTop w:val="0"/>
      <w:marBottom w:val="0"/>
      <w:divBdr>
        <w:top w:val="none" w:sz="0" w:space="0" w:color="auto"/>
        <w:left w:val="none" w:sz="0" w:space="0" w:color="auto"/>
        <w:bottom w:val="none" w:sz="0" w:space="0" w:color="auto"/>
        <w:right w:val="none" w:sz="0" w:space="0" w:color="auto"/>
      </w:divBdr>
    </w:div>
    <w:div w:id="1037394610">
      <w:bodyDiv w:val="1"/>
      <w:marLeft w:val="0"/>
      <w:marRight w:val="0"/>
      <w:marTop w:val="0"/>
      <w:marBottom w:val="0"/>
      <w:divBdr>
        <w:top w:val="none" w:sz="0" w:space="0" w:color="auto"/>
        <w:left w:val="none" w:sz="0" w:space="0" w:color="auto"/>
        <w:bottom w:val="none" w:sz="0" w:space="0" w:color="auto"/>
        <w:right w:val="none" w:sz="0" w:space="0" w:color="auto"/>
      </w:divBdr>
    </w:div>
    <w:div w:id="1037509847">
      <w:bodyDiv w:val="1"/>
      <w:marLeft w:val="0"/>
      <w:marRight w:val="0"/>
      <w:marTop w:val="0"/>
      <w:marBottom w:val="0"/>
      <w:divBdr>
        <w:top w:val="none" w:sz="0" w:space="0" w:color="auto"/>
        <w:left w:val="none" w:sz="0" w:space="0" w:color="auto"/>
        <w:bottom w:val="none" w:sz="0" w:space="0" w:color="auto"/>
        <w:right w:val="none" w:sz="0" w:space="0" w:color="auto"/>
      </w:divBdr>
    </w:div>
    <w:div w:id="1037583734">
      <w:bodyDiv w:val="1"/>
      <w:marLeft w:val="0"/>
      <w:marRight w:val="0"/>
      <w:marTop w:val="0"/>
      <w:marBottom w:val="0"/>
      <w:divBdr>
        <w:top w:val="none" w:sz="0" w:space="0" w:color="auto"/>
        <w:left w:val="none" w:sz="0" w:space="0" w:color="auto"/>
        <w:bottom w:val="none" w:sz="0" w:space="0" w:color="auto"/>
        <w:right w:val="none" w:sz="0" w:space="0" w:color="auto"/>
      </w:divBdr>
    </w:div>
    <w:div w:id="1037585324">
      <w:bodyDiv w:val="1"/>
      <w:marLeft w:val="0"/>
      <w:marRight w:val="0"/>
      <w:marTop w:val="0"/>
      <w:marBottom w:val="0"/>
      <w:divBdr>
        <w:top w:val="none" w:sz="0" w:space="0" w:color="auto"/>
        <w:left w:val="none" w:sz="0" w:space="0" w:color="auto"/>
        <w:bottom w:val="none" w:sz="0" w:space="0" w:color="auto"/>
        <w:right w:val="none" w:sz="0" w:space="0" w:color="auto"/>
      </w:divBdr>
    </w:div>
    <w:div w:id="1037704313">
      <w:bodyDiv w:val="1"/>
      <w:marLeft w:val="0"/>
      <w:marRight w:val="0"/>
      <w:marTop w:val="0"/>
      <w:marBottom w:val="0"/>
      <w:divBdr>
        <w:top w:val="none" w:sz="0" w:space="0" w:color="auto"/>
        <w:left w:val="none" w:sz="0" w:space="0" w:color="auto"/>
        <w:bottom w:val="none" w:sz="0" w:space="0" w:color="auto"/>
        <w:right w:val="none" w:sz="0" w:space="0" w:color="auto"/>
      </w:divBdr>
    </w:div>
    <w:div w:id="1038121112">
      <w:bodyDiv w:val="1"/>
      <w:marLeft w:val="0"/>
      <w:marRight w:val="0"/>
      <w:marTop w:val="0"/>
      <w:marBottom w:val="0"/>
      <w:divBdr>
        <w:top w:val="none" w:sz="0" w:space="0" w:color="auto"/>
        <w:left w:val="none" w:sz="0" w:space="0" w:color="auto"/>
        <w:bottom w:val="none" w:sz="0" w:space="0" w:color="auto"/>
        <w:right w:val="none" w:sz="0" w:space="0" w:color="auto"/>
      </w:divBdr>
    </w:div>
    <w:div w:id="1038159475">
      <w:bodyDiv w:val="1"/>
      <w:marLeft w:val="0"/>
      <w:marRight w:val="0"/>
      <w:marTop w:val="0"/>
      <w:marBottom w:val="0"/>
      <w:divBdr>
        <w:top w:val="none" w:sz="0" w:space="0" w:color="auto"/>
        <w:left w:val="none" w:sz="0" w:space="0" w:color="auto"/>
        <w:bottom w:val="none" w:sz="0" w:space="0" w:color="auto"/>
        <w:right w:val="none" w:sz="0" w:space="0" w:color="auto"/>
      </w:divBdr>
    </w:div>
    <w:div w:id="1039739250">
      <w:bodyDiv w:val="1"/>
      <w:marLeft w:val="0"/>
      <w:marRight w:val="0"/>
      <w:marTop w:val="0"/>
      <w:marBottom w:val="0"/>
      <w:divBdr>
        <w:top w:val="none" w:sz="0" w:space="0" w:color="auto"/>
        <w:left w:val="none" w:sz="0" w:space="0" w:color="auto"/>
        <w:bottom w:val="none" w:sz="0" w:space="0" w:color="auto"/>
        <w:right w:val="none" w:sz="0" w:space="0" w:color="auto"/>
      </w:divBdr>
      <w:divsChild>
        <w:div w:id="832990447">
          <w:marLeft w:val="480"/>
          <w:marRight w:val="0"/>
          <w:marTop w:val="0"/>
          <w:marBottom w:val="0"/>
          <w:divBdr>
            <w:top w:val="none" w:sz="0" w:space="0" w:color="auto"/>
            <w:left w:val="none" w:sz="0" w:space="0" w:color="auto"/>
            <w:bottom w:val="none" w:sz="0" w:space="0" w:color="auto"/>
            <w:right w:val="none" w:sz="0" w:space="0" w:color="auto"/>
          </w:divBdr>
        </w:div>
        <w:div w:id="1008599560">
          <w:marLeft w:val="480"/>
          <w:marRight w:val="0"/>
          <w:marTop w:val="0"/>
          <w:marBottom w:val="0"/>
          <w:divBdr>
            <w:top w:val="none" w:sz="0" w:space="0" w:color="auto"/>
            <w:left w:val="none" w:sz="0" w:space="0" w:color="auto"/>
            <w:bottom w:val="none" w:sz="0" w:space="0" w:color="auto"/>
            <w:right w:val="none" w:sz="0" w:space="0" w:color="auto"/>
          </w:divBdr>
        </w:div>
        <w:div w:id="1712531113">
          <w:marLeft w:val="480"/>
          <w:marRight w:val="0"/>
          <w:marTop w:val="0"/>
          <w:marBottom w:val="0"/>
          <w:divBdr>
            <w:top w:val="none" w:sz="0" w:space="0" w:color="auto"/>
            <w:left w:val="none" w:sz="0" w:space="0" w:color="auto"/>
            <w:bottom w:val="none" w:sz="0" w:space="0" w:color="auto"/>
            <w:right w:val="none" w:sz="0" w:space="0" w:color="auto"/>
          </w:divBdr>
        </w:div>
        <w:div w:id="930309373">
          <w:marLeft w:val="480"/>
          <w:marRight w:val="0"/>
          <w:marTop w:val="0"/>
          <w:marBottom w:val="0"/>
          <w:divBdr>
            <w:top w:val="none" w:sz="0" w:space="0" w:color="auto"/>
            <w:left w:val="none" w:sz="0" w:space="0" w:color="auto"/>
            <w:bottom w:val="none" w:sz="0" w:space="0" w:color="auto"/>
            <w:right w:val="none" w:sz="0" w:space="0" w:color="auto"/>
          </w:divBdr>
        </w:div>
        <w:div w:id="1684748728">
          <w:marLeft w:val="480"/>
          <w:marRight w:val="0"/>
          <w:marTop w:val="0"/>
          <w:marBottom w:val="0"/>
          <w:divBdr>
            <w:top w:val="none" w:sz="0" w:space="0" w:color="auto"/>
            <w:left w:val="none" w:sz="0" w:space="0" w:color="auto"/>
            <w:bottom w:val="none" w:sz="0" w:space="0" w:color="auto"/>
            <w:right w:val="none" w:sz="0" w:space="0" w:color="auto"/>
          </w:divBdr>
        </w:div>
        <w:div w:id="1696689387">
          <w:marLeft w:val="480"/>
          <w:marRight w:val="0"/>
          <w:marTop w:val="0"/>
          <w:marBottom w:val="0"/>
          <w:divBdr>
            <w:top w:val="none" w:sz="0" w:space="0" w:color="auto"/>
            <w:left w:val="none" w:sz="0" w:space="0" w:color="auto"/>
            <w:bottom w:val="none" w:sz="0" w:space="0" w:color="auto"/>
            <w:right w:val="none" w:sz="0" w:space="0" w:color="auto"/>
          </w:divBdr>
        </w:div>
        <w:div w:id="714546336">
          <w:marLeft w:val="480"/>
          <w:marRight w:val="0"/>
          <w:marTop w:val="0"/>
          <w:marBottom w:val="0"/>
          <w:divBdr>
            <w:top w:val="none" w:sz="0" w:space="0" w:color="auto"/>
            <w:left w:val="none" w:sz="0" w:space="0" w:color="auto"/>
            <w:bottom w:val="none" w:sz="0" w:space="0" w:color="auto"/>
            <w:right w:val="none" w:sz="0" w:space="0" w:color="auto"/>
          </w:divBdr>
        </w:div>
        <w:div w:id="661549989">
          <w:marLeft w:val="480"/>
          <w:marRight w:val="0"/>
          <w:marTop w:val="0"/>
          <w:marBottom w:val="0"/>
          <w:divBdr>
            <w:top w:val="none" w:sz="0" w:space="0" w:color="auto"/>
            <w:left w:val="none" w:sz="0" w:space="0" w:color="auto"/>
            <w:bottom w:val="none" w:sz="0" w:space="0" w:color="auto"/>
            <w:right w:val="none" w:sz="0" w:space="0" w:color="auto"/>
          </w:divBdr>
        </w:div>
        <w:div w:id="977957889">
          <w:marLeft w:val="480"/>
          <w:marRight w:val="0"/>
          <w:marTop w:val="0"/>
          <w:marBottom w:val="0"/>
          <w:divBdr>
            <w:top w:val="none" w:sz="0" w:space="0" w:color="auto"/>
            <w:left w:val="none" w:sz="0" w:space="0" w:color="auto"/>
            <w:bottom w:val="none" w:sz="0" w:space="0" w:color="auto"/>
            <w:right w:val="none" w:sz="0" w:space="0" w:color="auto"/>
          </w:divBdr>
        </w:div>
        <w:div w:id="40517531">
          <w:marLeft w:val="480"/>
          <w:marRight w:val="0"/>
          <w:marTop w:val="0"/>
          <w:marBottom w:val="0"/>
          <w:divBdr>
            <w:top w:val="none" w:sz="0" w:space="0" w:color="auto"/>
            <w:left w:val="none" w:sz="0" w:space="0" w:color="auto"/>
            <w:bottom w:val="none" w:sz="0" w:space="0" w:color="auto"/>
            <w:right w:val="none" w:sz="0" w:space="0" w:color="auto"/>
          </w:divBdr>
        </w:div>
        <w:div w:id="1001591616">
          <w:marLeft w:val="480"/>
          <w:marRight w:val="0"/>
          <w:marTop w:val="0"/>
          <w:marBottom w:val="0"/>
          <w:divBdr>
            <w:top w:val="none" w:sz="0" w:space="0" w:color="auto"/>
            <w:left w:val="none" w:sz="0" w:space="0" w:color="auto"/>
            <w:bottom w:val="none" w:sz="0" w:space="0" w:color="auto"/>
            <w:right w:val="none" w:sz="0" w:space="0" w:color="auto"/>
          </w:divBdr>
        </w:div>
        <w:div w:id="208541692">
          <w:marLeft w:val="480"/>
          <w:marRight w:val="0"/>
          <w:marTop w:val="0"/>
          <w:marBottom w:val="0"/>
          <w:divBdr>
            <w:top w:val="none" w:sz="0" w:space="0" w:color="auto"/>
            <w:left w:val="none" w:sz="0" w:space="0" w:color="auto"/>
            <w:bottom w:val="none" w:sz="0" w:space="0" w:color="auto"/>
            <w:right w:val="none" w:sz="0" w:space="0" w:color="auto"/>
          </w:divBdr>
        </w:div>
        <w:div w:id="1033261622">
          <w:marLeft w:val="480"/>
          <w:marRight w:val="0"/>
          <w:marTop w:val="0"/>
          <w:marBottom w:val="0"/>
          <w:divBdr>
            <w:top w:val="none" w:sz="0" w:space="0" w:color="auto"/>
            <w:left w:val="none" w:sz="0" w:space="0" w:color="auto"/>
            <w:bottom w:val="none" w:sz="0" w:space="0" w:color="auto"/>
            <w:right w:val="none" w:sz="0" w:space="0" w:color="auto"/>
          </w:divBdr>
        </w:div>
        <w:div w:id="96483635">
          <w:marLeft w:val="480"/>
          <w:marRight w:val="0"/>
          <w:marTop w:val="0"/>
          <w:marBottom w:val="0"/>
          <w:divBdr>
            <w:top w:val="none" w:sz="0" w:space="0" w:color="auto"/>
            <w:left w:val="none" w:sz="0" w:space="0" w:color="auto"/>
            <w:bottom w:val="none" w:sz="0" w:space="0" w:color="auto"/>
            <w:right w:val="none" w:sz="0" w:space="0" w:color="auto"/>
          </w:divBdr>
        </w:div>
        <w:div w:id="1853446272">
          <w:marLeft w:val="480"/>
          <w:marRight w:val="0"/>
          <w:marTop w:val="0"/>
          <w:marBottom w:val="0"/>
          <w:divBdr>
            <w:top w:val="none" w:sz="0" w:space="0" w:color="auto"/>
            <w:left w:val="none" w:sz="0" w:space="0" w:color="auto"/>
            <w:bottom w:val="none" w:sz="0" w:space="0" w:color="auto"/>
            <w:right w:val="none" w:sz="0" w:space="0" w:color="auto"/>
          </w:divBdr>
        </w:div>
      </w:divsChild>
    </w:div>
    <w:div w:id="1039740364">
      <w:bodyDiv w:val="1"/>
      <w:marLeft w:val="0"/>
      <w:marRight w:val="0"/>
      <w:marTop w:val="0"/>
      <w:marBottom w:val="0"/>
      <w:divBdr>
        <w:top w:val="none" w:sz="0" w:space="0" w:color="auto"/>
        <w:left w:val="none" w:sz="0" w:space="0" w:color="auto"/>
        <w:bottom w:val="none" w:sz="0" w:space="0" w:color="auto"/>
        <w:right w:val="none" w:sz="0" w:space="0" w:color="auto"/>
      </w:divBdr>
      <w:divsChild>
        <w:div w:id="1048650863">
          <w:marLeft w:val="0"/>
          <w:marRight w:val="0"/>
          <w:marTop w:val="0"/>
          <w:marBottom w:val="0"/>
          <w:divBdr>
            <w:top w:val="none" w:sz="0" w:space="0" w:color="auto"/>
            <w:left w:val="none" w:sz="0" w:space="0" w:color="auto"/>
            <w:bottom w:val="none" w:sz="0" w:space="0" w:color="auto"/>
            <w:right w:val="none" w:sz="0" w:space="0" w:color="auto"/>
          </w:divBdr>
        </w:div>
        <w:div w:id="1225991029">
          <w:marLeft w:val="0"/>
          <w:marRight w:val="0"/>
          <w:marTop w:val="0"/>
          <w:marBottom w:val="0"/>
          <w:divBdr>
            <w:top w:val="none" w:sz="0" w:space="0" w:color="auto"/>
            <w:left w:val="none" w:sz="0" w:space="0" w:color="auto"/>
            <w:bottom w:val="none" w:sz="0" w:space="0" w:color="auto"/>
            <w:right w:val="none" w:sz="0" w:space="0" w:color="auto"/>
          </w:divBdr>
        </w:div>
        <w:div w:id="1561407804">
          <w:marLeft w:val="0"/>
          <w:marRight w:val="0"/>
          <w:marTop w:val="0"/>
          <w:marBottom w:val="0"/>
          <w:divBdr>
            <w:top w:val="none" w:sz="0" w:space="0" w:color="auto"/>
            <w:left w:val="none" w:sz="0" w:space="0" w:color="auto"/>
            <w:bottom w:val="none" w:sz="0" w:space="0" w:color="auto"/>
            <w:right w:val="none" w:sz="0" w:space="0" w:color="auto"/>
          </w:divBdr>
        </w:div>
        <w:div w:id="1868330896">
          <w:marLeft w:val="0"/>
          <w:marRight w:val="0"/>
          <w:marTop w:val="0"/>
          <w:marBottom w:val="0"/>
          <w:divBdr>
            <w:top w:val="none" w:sz="0" w:space="0" w:color="auto"/>
            <w:left w:val="none" w:sz="0" w:space="0" w:color="auto"/>
            <w:bottom w:val="none" w:sz="0" w:space="0" w:color="auto"/>
            <w:right w:val="none" w:sz="0" w:space="0" w:color="auto"/>
          </w:divBdr>
        </w:div>
        <w:div w:id="1820342730">
          <w:marLeft w:val="0"/>
          <w:marRight w:val="0"/>
          <w:marTop w:val="0"/>
          <w:marBottom w:val="0"/>
          <w:divBdr>
            <w:top w:val="none" w:sz="0" w:space="0" w:color="auto"/>
            <w:left w:val="none" w:sz="0" w:space="0" w:color="auto"/>
            <w:bottom w:val="none" w:sz="0" w:space="0" w:color="auto"/>
            <w:right w:val="none" w:sz="0" w:space="0" w:color="auto"/>
          </w:divBdr>
        </w:div>
        <w:div w:id="291056214">
          <w:marLeft w:val="0"/>
          <w:marRight w:val="0"/>
          <w:marTop w:val="0"/>
          <w:marBottom w:val="0"/>
          <w:divBdr>
            <w:top w:val="none" w:sz="0" w:space="0" w:color="auto"/>
            <w:left w:val="none" w:sz="0" w:space="0" w:color="auto"/>
            <w:bottom w:val="none" w:sz="0" w:space="0" w:color="auto"/>
            <w:right w:val="none" w:sz="0" w:space="0" w:color="auto"/>
          </w:divBdr>
        </w:div>
        <w:div w:id="1217740850">
          <w:marLeft w:val="0"/>
          <w:marRight w:val="0"/>
          <w:marTop w:val="0"/>
          <w:marBottom w:val="0"/>
          <w:divBdr>
            <w:top w:val="none" w:sz="0" w:space="0" w:color="auto"/>
            <w:left w:val="none" w:sz="0" w:space="0" w:color="auto"/>
            <w:bottom w:val="none" w:sz="0" w:space="0" w:color="auto"/>
            <w:right w:val="none" w:sz="0" w:space="0" w:color="auto"/>
          </w:divBdr>
        </w:div>
        <w:div w:id="1307203264">
          <w:marLeft w:val="0"/>
          <w:marRight w:val="0"/>
          <w:marTop w:val="0"/>
          <w:marBottom w:val="0"/>
          <w:divBdr>
            <w:top w:val="none" w:sz="0" w:space="0" w:color="auto"/>
            <w:left w:val="none" w:sz="0" w:space="0" w:color="auto"/>
            <w:bottom w:val="none" w:sz="0" w:space="0" w:color="auto"/>
            <w:right w:val="none" w:sz="0" w:space="0" w:color="auto"/>
          </w:divBdr>
        </w:div>
        <w:div w:id="472724525">
          <w:marLeft w:val="0"/>
          <w:marRight w:val="0"/>
          <w:marTop w:val="0"/>
          <w:marBottom w:val="0"/>
          <w:divBdr>
            <w:top w:val="none" w:sz="0" w:space="0" w:color="auto"/>
            <w:left w:val="none" w:sz="0" w:space="0" w:color="auto"/>
            <w:bottom w:val="none" w:sz="0" w:space="0" w:color="auto"/>
            <w:right w:val="none" w:sz="0" w:space="0" w:color="auto"/>
          </w:divBdr>
        </w:div>
        <w:div w:id="1272780483">
          <w:marLeft w:val="0"/>
          <w:marRight w:val="0"/>
          <w:marTop w:val="0"/>
          <w:marBottom w:val="0"/>
          <w:divBdr>
            <w:top w:val="none" w:sz="0" w:space="0" w:color="auto"/>
            <w:left w:val="none" w:sz="0" w:space="0" w:color="auto"/>
            <w:bottom w:val="none" w:sz="0" w:space="0" w:color="auto"/>
            <w:right w:val="none" w:sz="0" w:space="0" w:color="auto"/>
          </w:divBdr>
        </w:div>
        <w:div w:id="1137914124">
          <w:marLeft w:val="0"/>
          <w:marRight w:val="0"/>
          <w:marTop w:val="0"/>
          <w:marBottom w:val="0"/>
          <w:divBdr>
            <w:top w:val="none" w:sz="0" w:space="0" w:color="auto"/>
            <w:left w:val="none" w:sz="0" w:space="0" w:color="auto"/>
            <w:bottom w:val="none" w:sz="0" w:space="0" w:color="auto"/>
            <w:right w:val="none" w:sz="0" w:space="0" w:color="auto"/>
          </w:divBdr>
        </w:div>
        <w:div w:id="857961987">
          <w:marLeft w:val="0"/>
          <w:marRight w:val="0"/>
          <w:marTop w:val="0"/>
          <w:marBottom w:val="0"/>
          <w:divBdr>
            <w:top w:val="none" w:sz="0" w:space="0" w:color="auto"/>
            <w:left w:val="none" w:sz="0" w:space="0" w:color="auto"/>
            <w:bottom w:val="none" w:sz="0" w:space="0" w:color="auto"/>
            <w:right w:val="none" w:sz="0" w:space="0" w:color="auto"/>
          </w:divBdr>
        </w:div>
        <w:div w:id="40985250">
          <w:marLeft w:val="0"/>
          <w:marRight w:val="0"/>
          <w:marTop w:val="0"/>
          <w:marBottom w:val="0"/>
          <w:divBdr>
            <w:top w:val="none" w:sz="0" w:space="0" w:color="auto"/>
            <w:left w:val="none" w:sz="0" w:space="0" w:color="auto"/>
            <w:bottom w:val="none" w:sz="0" w:space="0" w:color="auto"/>
            <w:right w:val="none" w:sz="0" w:space="0" w:color="auto"/>
          </w:divBdr>
        </w:div>
        <w:div w:id="273755582">
          <w:marLeft w:val="0"/>
          <w:marRight w:val="0"/>
          <w:marTop w:val="0"/>
          <w:marBottom w:val="0"/>
          <w:divBdr>
            <w:top w:val="none" w:sz="0" w:space="0" w:color="auto"/>
            <w:left w:val="none" w:sz="0" w:space="0" w:color="auto"/>
            <w:bottom w:val="none" w:sz="0" w:space="0" w:color="auto"/>
            <w:right w:val="none" w:sz="0" w:space="0" w:color="auto"/>
          </w:divBdr>
        </w:div>
        <w:div w:id="1424254231">
          <w:marLeft w:val="0"/>
          <w:marRight w:val="0"/>
          <w:marTop w:val="0"/>
          <w:marBottom w:val="0"/>
          <w:divBdr>
            <w:top w:val="none" w:sz="0" w:space="0" w:color="auto"/>
            <w:left w:val="none" w:sz="0" w:space="0" w:color="auto"/>
            <w:bottom w:val="none" w:sz="0" w:space="0" w:color="auto"/>
            <w:right w:val="none" w:sz="0" w:space="0" w:color="auto"/>
          </w:divBdr>
        </w:div>
        <w:div w:id="1063483119">
          <w:marLeft w:val="0"/>
          <w:marRight w:val="0"/>
          <w:marTop w:val="0"/>
          <w:marBottom w:val="0"/>
          <w:divBdr>
            <w:top w:val="none" w:sz="0" w:space="0" w:color="auto"/>
            <w:left w:val="none" w:sz="0" w:space="0" w:color="auto"/>
            <w:bottom w:val="none" w:sz="0" w:space="0" w:color="auto"/>
            <w:right w:val="none" w:sz="0" w:space="0" w:color="auto"/>
          </w:divBdr>
        </w:div>
        <w:div w:id="1604265244">
          <w:marLeft w:val="0"/>
          <w:marRight w:val="0"/>
          <w:marTop w:val="0"/>
          <w:marBottom w:val="0"/>
          <w:divBdr>
            <w:top w:val="none" w:sz="0" w:space="0" w:color="auto"/>
            <w:left w:val="none" w:sz="0" w:space="0" w:color="auto"/>
            <w:bottom w:val="none" w:sz="0" w:space="0" w:color="auto"/>
            <w:right w:val="none" w:sz="0" w:space="0" w:color="auto"/>
          </w:divBdr>
        </w:div>
        <w:div w:id="1165710561">
          <w:marLeft w:val="0"/>
          <w:marRight w:val="0"/>
          <w:marTop w:val="0"/>
          <w:marBottom w:val="0"/>
          <w:divBdr>
            <w:top w:val="none" w:sz="0" w:space="0" w:color="auto"/>
            <w:left w:val="none" w:sz="0" w:space="0" w:color="auto"/>
            <w:bottom w:val="none" w:sz="0" w:space="0" w:color="auto"/>
            <w:right w:val="none" w:sz="0" w:space="0" w:color="auto"/>
          </w:divBdr>
        </w:div>
        <w:div w:id="1277524031">
          <w:marLeft w:val="0"/>
          <w:marRight w:val="0"/>
          <w:marTop w:val="0"/>
          <w:marBottom w:val="0"/>
          <w:divBdr>
            <w:top w:val="none" w:sz="0" w:space="0" w:color="auto"/>
            <w:left w:val="none" w:sz="0" w:space="0" w:color="auto"/>
            <w:bottom w:val="none" w:sz="0" w:space="0" w:color="auto"/>
            <w:right w:val="none" w:sz="0" w:space="0" w:color="auto"/>
          </w:divBdr>
        </w:div>
        <w:div w:id="1186364004">
          <w:marLeft w:val="0"/>
          <w:marRight w:val="0"/>
          <w:marTop w:val="0"/>
          <w:marBottom w:val="0"/>
          <w:divBdr>
            <w:top w:val="none" w:sz="0" w:space="0" w:color="auto"/>
            <w:left w:val="none" w:sz="0" w:space="0" w:color="auto"/>
            <w:bottom w:val="none" w:sz="0" w:space="0" w:color="auto"/>
            <w:right w:val="none" w:sz="0" w:space="0" w:color="auto"/>
          </w:divBdr>
        </w:div>
        <w:div w:id="1757287869">
          <w:marLeft w:val="0"/>
          <w:marRight w:val="0"/>
          <w:marTop w:val="0"/>
          <w:marBottom w:val="0"/>
          <w:divBdr>
            <w:top w:val="none" w:sz="0" w:space="0" w:color="auto"/>
            <w:left w:val="none" w:sz="0" w:space="0" w:color="auto"/>
            <w:bottom w:val="none" w:sz="0" w:space="0" w:color="auto"/>
            <w:right w:val="none" w:sz="0" w:space="0" w:color="auto"/>
          </w:divBdr>
        </w:div>
        <w:div w:id="234752710">
          <w:marLeft w:val="0"/>
          <w:marRight w:val="0"/>
          <w:marTop w:val="0"/>
          <w:marBottom w:val="0"/>
          <w:divBdr>
            <w:top w:val="none" w:sz="0" w:space="0" w:color="auto"/>
            <w:left w:val="none" w:sz="0" w:space="0" w:color="auto"/>
            <w:bottom w:val="none" w:sz="0" w:space="0" w:color="auto"/>
            <w:right w:val="none" w:sz="0" w:space="0" w:color="auto"/>
          </w:divBdr>
        </w:div>
        <w:div w:id="1498114699">
          <w:marLeft w:val="0"/>
          <w:marRight w:val="0"/>
          <w:marTop w:val="0"/>
          <w:marBottom w:val="0"/>
          <w:divBdr>
            <w:top w:val="none" w:sz="0" w:space="0" w:color="auto"/>
            <w:left w:val="none" w:sz="0" w:space="0" w:color="auto"/>
            <w:bottom w:val="none" w:sz="0" w:space="0" w:color="auto"/>
            <w:right w:val="none" w:sz="0" w:space="0" w:color="auto"/>
          </w:divBdr>
        </w:div>
        <w:div w:id="2117015748">
          <w:marLeft w:val="0"/>
          <w:marRight w:val="0"/>
          <w:marTop w:val="0"/>
          <w:marBottom w:val="0"/>
          <w:divBdr>
            <w:top w:val="none" w:sz="0" w:space="0" w:color="auto"/>
            <w:left w:val="none" w:sz="0" w:space="0" w:color="auto"/>
            <w:bottom w:val="none" w:sz="0" w:space="0" w:color="auto"/>
            <w:right w:val="none" w:sz="0" w:space="0" w:color="auto"/>
          </w:divBdr>
        </w:div>
        <w:div w:id="608001909">
          <w:marLeft w:val="0"/>
          <w:marRight w:val="0"/>
          <w:marTop w:val="0"/>
          <w:marBottom w:val="0"/>
          <w:divBdr>
            <w:top w:val="none" w:sz="0" w:space="0" w:color="auto"/>
            <w:left w:val="none" w:sz="0" w:space="0" w:color="auto"/>
            <w:bottom w:val="none" w:sz="0" w:space="0" w:color="auto"/>
            <w:right w:val="none" w:sz="0" w:space="0" w:color="auto"/>
          </w:divBdr>
        </w:div>
        <w:div w:id="764618903">
          <w:marLeft w:val="0"/>
          <w:marRight w:val="0"/>
          <w:marTop w:val="0"/>
          <w:marBottom w:val="0"/>
          <w:divBdr>
            <w:top w:val="none" w:sz="0" w:space="0" w:color="auto"/>
            <w:left w:val="none" w:sz="0" w:space="0" w:color="auto"/>
            <w:bottom w:val="none" w:sz="0" w:space="0" w:color="auto"/>
            <w:right w:val="none" w:sz="0" w:space="0" w:color="auto"/>
          </w:divBdr>
        </w:div>
        <w:div w:id="1118992396">
          <w:marLeft w:val="0"/>
          <w:marRight w:val="0"/>
          <w:marTop w:val="0"/>
          <w:marBottom w:val="0"/>
          <w:divBdr>
            <w:top w:val="none" w:sz="0" w:space="0" w:color="auto"/>
            <w:left w:val="none" w:sz="0" w:space="0" w:color="auto"/>
            <w:bottom w:val="none" w:sz="0" w:space="0" w:color="auto"/>
            <w:right w:val="none" w:sz="0" w:space="0" w:color="auto"/>
          </w:divBdr>
        </w:div>
        <w:div w:id="2122719791">
          <w:marLeft w:val="0"/>
          <w:marRight w:val="0"/>
          <w:marTop w:val="0"/>
          <w:marBottom w:val="0"/>
          <w:divBdr>
            <w:top w:val="none" w:sz="0" w:space="0" w:color="auto"/>
            <w:left w:val="none" w:sz="0" w:space="0" w:color="auto"/>
            <w:bottom w:val="none" w:sz="0" w:space="0" w:color="auto"/>
            <w:right w:val="none" w:sz="0" w:space="0" w:color="auto"/>
          </w:divBdr>
        </w:div>
        <w:div w:id="2094206957">
          <w:marLeft w:val="0"/>
          <w:marRight w:val="0"/>
          <w:marTop w:val="0"/>
          <w:marBottom w:val="0"/>
          <w:divBdr>
            <w:top w:val="none" w:sz="0" w:space="0" w:color="auto"/>
            <w:left w:val="none" w:sz="0" w:space="0" w:color="auto"/>
            <w:bottom w:val="none" w:sz="0" w:space="0" w:color="auto"/>
            <w:right w:val="none" w:sz="0" w:space="0" w:color="auto"/>
          </w:divBdr>
        </w:div>
        <w:div w:id="1962568731">
          <w:marLeft w:val="0"/>
          <w:marRight w:val="0"/>
          <w:marTop w:val="0"/>
          <w:marBottom w:val="0"/>
          <w:divBdr>
            <w:top w:val="none" w:sz="0" w:space="0" w:color="auto"/>
            <w:left w:val="none" w:sz="0" w:space="0" w:color="auto"/>
            <w:bottom w:val="none" w:sz="0" w:space="0" w:color="auto"/>
            <w:right w:val="none" w:sz="0" w:space="0" w:color="auto"/>
          </w:divBdr>
        </w:div>
        <w:div w:id="1597909274">
          <w:marLeft w:val="0"/>
          <w:marRight w:val="0"/>
          <w:marTop w:val="0"/>
          <w:marBottom w:val="0"/>
          <w:divBdr>
            <w:top w:val="none" w:sz="0" w:space="0" w:color="auto"/>
            <w:left w:val="none" w:sz="0" w:space="0" w:color="auto"/>
            <w:bottom w:val="none" w:sz="0" w:space="0" w:color="auto"/>
            <w:right w:val="none" w:sz="0" w:space="0" w:color="auto"/>
          </w:divBdr>
        </w:div>
        <w:div w:id="1369255275">
          <w:marLeft w:val="0"/>
          <w:marRight w:val="0"/>
          <w:marTop w:val="0"/>
          <w:marBottom w:val="0"/>
          <w:divBdr>
            <w:top w:val="none" w:sz="0" w:space="0" w:color="auto"/>
            <w:left w:val="none" w:sz="0" w:space="0" w:color="auto"/>
            <w:bottom w:val="none" w:sz="0" w:space="0" w:color="auto"/>
            <w:right w:val="none" w:sz="0" w:space="0" w:color="auto"/>
          </w:divBdr>
        </w:div>
        <w:div w:id="70202446">
          <w:marLeft w:val="0"/>
          <w:marRight w:val="0"/>
          <w:marTop w:val="0"/>
          <w:marBottom w:val="0"/>
          <w:divBdr>
            <w:top w:val="none" w:sz="0" w:space="0" w:color="auto"/>
            <w:left w:val="none" w:sz="0" w:space="0" w:color="auto"/>
            <w:bottom w:val="none" w:sz="0" w:space="0" w:color="auto"/>
            <w:right w:val="none" w:sz="0" w:space="0" w:color="auto"/>
          </w:divBdr>
        </w:div>
        <w:div w:id="913858985">
          <w:marLeft w:val="0"/>
          <w:marRight w:val="0"/>
          <w:marTop w:val="0"/>
          <w:marBottom w:val="0"/>
          <w:divBdr>
            <w:top w:val="none" w:sz="0" w:space="0" w:color="auto"/>
            <w:left w:val="none" w:sz="0" w:space="0" w:color="auto"/>
            <w:bottom w:val="none" w:sz="0" w:space="0" w:color="auto"/>
            <w:right w:val="none" w:sz="0" w:space="0" w:color="auto"/>
          </w:divBdr>
        </w:div>
      </w:divsChild>
    </w:div>
    <w:div w:id="1039741747">
      <w:bodyDiv w:val="1"/>
      <w:marLeft w:val="0"/>
      <w:marRight w:val="0"/>
      <w:marTop w:val="0"/>
      <w:marBottom w:val="0"/>
      <w:divBdr>
        <w:top w:val="none" w:sz="0" w:space="0" w:color="auto"/>
        <w:left w:val="none" w:sz="0" w:space="0" w:color="auto"/>
        <w:bottom w:val="none" w:sz="0" w:space="0" w:color="auto"/>
        <w:right w:val="none" w:sz="0" w:space="0" w:color="auto"/>
      </w:divBdr>
    </w:div>
    <w:div w:id="1039745729">
      <w:bodyDiv w:val="1"/>
      <w:marLeft w:val="0"/>
      <w:marRight w:val="0"/>
      <w:marTop w:val="0"/>
      <w:marBottom w:val="0"/>
      <w:divBdr>
        <w:top w:val="none" w:sz="0" w:space="0" w:color="auto"/>
        <w:left w:val="none" w:sz="0" w:space="0" w:color="auto"/>
        <w:bottom w:val="none" w:sz="0" w:space="0" w:color="auto"/>
        <w:right w:val="none" w:sz="0" w:space="0" w:color="auto"/>
      </w:divBdr>
    </w:div>
    <w:div w:id="1039938130">
      <w:bodyDiv w:val="1"/>
      <w:marLeft w:val="0"/>
      <w:marRight w:val="0"/>
      <w:marTop w:val="0"/>
      <w:marBottom w:val="0"/>
      <w:divBdr>
        <w:top w:val="none" w:sz="0" w:space="0" w:color="auto"/>
        <w:left w:val="none" w:sz="0" w:space="0" w:color="auto"/>
        <w:bottom w:val="none" w:sz="0" w:space="0" w:color="auto"/>
        <w:right w:val="none" w:sz="0" w:space="0" w:color="auto"/>
      </w:divBdr>
    </w:div>
    <w:div w:id="1040014086">
      <w:bodyDiv w:val="1"/>
      <w:marLeft w:val="0"/>
      <w:marRight w:val="0"/>
      <w:marTop w:val="0"/>
      <w:marBottom w:val="0"/>
      <w:divBdr>
        <w:top w:val="none" w:sz="0" w:space="0" w:color="auto"/>
        <w:left w:val="none" w:sz="0" w:space="0" w:color="auto"/>
        <w:bottom w:val="none" w:sz="0" w:space="0" w:color="auto"/>
        <w:right w:val="none" w:sz="0" w:space="0" w:color="auto"/>
      </w:divBdr>
    </w:div>
    <w:div w:id="1041437181">
      <w:bodyDiv w:val="1"/>
      <w:marLeft w:val="0"/>
      <w:marRight w:val="0"/>
      <w:marTop w:val="0"/>
      <w:marBottom w:val="0"/>
      <w:divBdr>
        <w:top w:val="none" w:sz="0" w:space="0" w:color="auto"/>
        <w:left w:val="none" w:sz="0" w:space="0" w:color="auto"/>
        <w:bottom w:val="none" w:sz="0" w:space="0" w:color="auto"/>
        <w:right w:val="none" w:sz="0" w:space="0" w:color="auto"/>
      </w:divBdr>
    </w:div>
    <w:div w:id="1041512093">
      <w:bodyDiv w:val="1"/>
      <w:marLeft w:val="0"/>
      <w:marRight w:val="0"/>
      <w:marTop w:val="0"/>
      <w:marBottom w:val="0"/>
      <w:divBdr>
        <w:top w:val="none" w:sz="0" w:space="0" w:color="auto"/>
        <w:left w:val="none" w:sz="0" w:space="0" w:color="auto"/>
        <w:bottom w:val="none" w:sz="0" w:space="0" w:color="auto"/>
        <w:right w:val="none" w:sz="0" w:space="0" w:color="auto"/>
      </w:divBdr>
    </w:div>
    <w:div w:id="1042024123">
      <w:bodyDiv w:val="1"/>
      <w:marLeft w:val="0"/>
      <w:marRight w:val="0"/>
      <w:marTop w:val="0"/>
      <w:marBottom w:val="0"/>
      <w:divBdr>
        <w:top w:val="none" w:sz="0" w:space="0" w:color="auto"/>
        <w:left w:val="none" w:sz="0" w:space="0" w:color="auto"/>
        <w:bottom w:val="none" w:sz="0" w:space="0" w:color="auto"/>
        <w:right w:val="none" w:sz="0" w:space="0" w:color="auto"/>
      </w:divBdr>
    </w:div>
    <w:div w:id="1042510832">
      <w:bodyDiv w:val="1"/>
      <w:marLeft w:val="0"/>
      <w:marRight w:val="0"/>
      <w:marTop w:val="0"/>
      <w:marBottom w:val="0"/>
      <w:divBdr>
        <w:top w:val="none" w:sz="0" w:space="0" w:color="auto"/>
        <w:left w:val="none" w:sz="0" w:space="0" w:color="auto"/>
        <w:bottom w:val="none" w:sz="0" w:space="0" w:color="auto"/>
        <w:right w:val="none" w:sz="0" w:space="0" w:color="auto"/>
      </w:divBdr>
    </w:div>
    <w:div w:id="1043097295">
      <w:bodyDiv w:val="1"/>
      <w:marLeft w:val="0"/>
      <w:marRight w:val="0"/>
      <w:marTop w:val="0"/>
      <w:marBottom w:val="0"/>
      <w:divBdr>
        <w:top w:val="none" w:sz="0" w:space="0" w:color="auto"/>
        <w:left w:val="none" w:sz="0" w:space="0" w:color="auto"/>
        <w:bottom w:val="none" w:sz="0" w:space="0" w:color="auto"/>
        <w:right w:val="none" w:sz="0" w:space="0" w:color="auto"/>
      </w:divBdr>
    </w:div>
    <w:div w:id="1043210527">
      <w:bodyDiv w:val="1"/>
      <w:marLeft w:val="0"/>
      <w:marRight w:val="0"/>
      <w:marTop w:val="0"/>
      <w:marBottom w:val="0"/>
      <w:divBdr>
        <w:top w:val="none" w:sz="0" w:space="0" w:color="auto"/>
        <w:left w:val="none" w:sz="0" w:space="0" w:color="auto"/>
        <w:bottom w:val="none" w:sz="0" w:space="0" w:color="auto"/>
        <w:right w:val="none" w:sz="0" w:space="0" w:color="auto"/>
      </w:divBdr>
    </w:div>
    <w:div w:id="1043285895">
      <w:bodyDiv w:val="1"/>
      <w:marLeft w:val="0"/>
      <w:marRight w:val="0"/>
      <w:marTop w:val="0"/>
      <w:marBottom w:val="0"/>
      <w:divBdr>
        <w:top w:val="none" w:sz="0" w:space="0" w:color="auto"/>
        <w:left w:val="none" w:sz="0" w:space="0" w:color="auto"/>
        <w:bottom w:val="none" w:sz="0" w:space="0" w:color="auto"/>
        <w:right w:val="none" w:sz="0" w:space="0" w:color="auto"/>
      </w:divBdr>
    </w:div>
    <w:div w:id="1044713637">
      <w:bodyDiv w:val="1"/>
      <w:marLeft w:val="0"/>
      <w:marRight w:val="0"/>
      <w:marTop w:val="0"/>
      <w:marBottom w:val="0"/>
      <w:divBdr>
        <w:top w:val="none" w:sz="0" w:space="0" w:color="auto"/>
        <w:left w:val="none" w:sz="0" w:space="0" w:color="auto"/>
        <w:bottom w:val="none" w:sz="0" w:space="0" w:color="auto"/>
        <w:right w:val="none" w:sz="0" w:space="0" w:color="auto"/>
      </w:divBdr>
    </w:div>
    <w:div w:id="1046024715">
      <w:bodyDiv w:val="1"/>
      <w:marLeft w:val="0"/>
      <w:marRight w:val="0"/>
      <w:marTop w:val="0"/>
      <w:marBottom w:val="0"/>
      <w:divBdr>
        <w:top w:val="none" w:sz="0" w:space="0" w:color="auto"/>
        <w:left w:val="none" w:sz="0" w:space="0" w:color="auto"/>
        <w:bottom w:val="none" w:sz="0" w:space="0" w:color="auto"/>
        <w:right w:val="none" w:sz="0" w:space="0" w:color="auto"/>
      </w:divBdr>
      <w:divsChild>
        <w:div w:id="352998580">
          <w:marLeft w:val="640"/>
          <w:marRight w:val="0"/>
          <w:marTop w:val="0"/>
          <w:marBottom w:val="0"/>
          <w:divBdr>
            <w:top w:val="none" w:sz="0" w:space="0" w:color="auto"/>
            <w:left w:val="none" w:sz="0" w:space="0" w:color="auto"/>
            <w:bottom w:val="none" w:sz="0" w:space="0" w:color="auto"/>
            <w:right w:val="none" w:sz="0" w:space="0" w:color="auto"/>
          </w:divBdr>
        </w:div>
        <w:div w:id="609975146">
          <w:marLeft w:val="640"/>
          <w:marRight w:val="0"/>
          <w:marTop w:val="0"/>
          <w:marBottom w:val="0"/>
          <w:divBdr>
            <w:top w:val="none" w:sz="0" w:space="0" w:color="auto"/>
            <w:left w:val="none" w:sz="0" w:space="0" w:color="auto"/>
            <w:bottom w:val="none" w:sz="0" w:space="0" w:color="auto"/>
            <w:right w:val="none" w:sz="0" w:space="0" w:color="auto"/>
          </w:divBdr>
        </w:div>
        <w:div w:id="807935432">
          <w:marLeft w:val="640"/>
          <w:marRight w:val="0"/>
          <w:marTop w:val="0"/>
          <w:marBottom w:val="0"/>
          <w:divBdr>
            <w:top w:val="none" w:sz="0" w:space="0" w:color="auto"/>
            <w:left w:val="none" w:sz="0" w:space="0" w:color="auto"/>
            <w:bottom w:val="none" w:sz="0" w:space="0" w:color="auto"/>
            <w:right w:val="none" w:sz="0" w:space="0" w:color="auto"/>
          </w:divBdr>
        </w:div>
        <w:div w:id="119543445">
          <w:marLeft w:val="640"/>
          <w:marRight w:val="0"/>
          <w:marTop w:val="0"/>
          <w:marBottom w:val="0"/>
          <w:divBdr>
            <w:top w:val="none" w:sz="0" w:space="0" w:color="auto"/>
            <w:left w:val="none" w:sz="0" w:space="0" w:color="auto"/>
            <w:bottom w:val="none" w:sz="0" w:space="0" w:color="auto"/>
            <w:right w:val="none" w:sz="0" w:space="0" w:color="auto"/>
          </w:divBdr>
        </w:div>
        <w:div w:id="1317878286">
          <w:marLeft w:val="640"/>
          <w:marRight w:val="0"/>
          <w:marTop w:val="0"/>
          <w:marBottom w:val="0"/>
          <w:divBdr>
            <w:top w:val="none" w:sz="0" w:space="0" w:color="auto"/>
            <w:left w:val="none" w:sz="0" w:space="0" w:color="auto"/>
            <w:bottom w:val="none" w:sz="0" w:space="0" w:color="auto"/>
            <w:right w:val="none" w:sz="0" w:space="0" w:color="auto"/>
          </w:divBdr>
        </w:div>
        <w:div w:id="1322999003">
          <w:marLeft w:val="640"/>
          <w:marRight w:val="0"/>
          <w:marTop w:val="0"/>
          <w:marBottom w:val="0"/>
          <w:divBdr>
            <w:top w:val="none" w:sz="0" w:space="0" w:color="auto"/>
            <w:left w:val="none" w:sz="0" w:space="0" w:color="auto"/>
            <w:bottom w:val="none" w:sz="0" w:space="0" w:color="auto"/>
            <w:right w:val="none" w:sz="0" w:space="0" w:color="auto"/>
          </w:divBdr>
        </w:div>
        <w:div w:id="1895504448">
          <w:marLeft w:val="640"/>
          <w:marRight w:val="0"/>
          <w:marTop w:val="0"/>
          <w:marBottom w:val="0"/>
          <w:divBdr>
            <w:top w:val="none" w:sz="0" w:space="0" w:color="auto"/>
            <w:left w:val="none" w:sz="0" w:space="0" w:color="auto"/>
            <w:bottom w:val="none" w:sz="0" w:space="0" w:color="auto"/>
            <w:right w:val="none" w:sz="0" w:space="0" w:color="auto"/>
          </w:divBdr>
        </w:div>
        <w:div w:id="128210618">
          <w:marLeft w:val="640"/>
          <w:marRight w:val="0"/>
          <w:marTop w:val="0"/>
          <w:marBottom w:val="0"/>
          <w:divBdr>
            <w:top w:val="none" w:sz="0" w:space="0" w:color="auto"/>
            <w:left w:val="none" w:sz="0" w:space="0" w:color="auto"/>
            <w:bottom w:val="none" w:sz="0" w:space="0" w:color="auto"/>
            <w:right w:val="none" w:sz="0" w:space="0" w:color="auto"/>
          </w:divBdr>
        </w:div>
        <w:div w:id="905729527">
          <w:marLeft w:val="640"/>
          <w:marRight w:val="0"/>
          <w:marTop w:val="0"/>
          <w:marBottom w:val="0"/>
          <w:divBdr>
            <w:top w:val="none" w:sz="0" w:space="0" w:color="auto"/>
            <w:left w:val="none" w:sz="0" w:space="0" w:color="auto"/>
            <w:bottom w:val="none" w:sz="0" w:space="0" w:color="auto"/>
            <w:right w:val="none" w:sz="0" w:space="0" w:color="auto"/>
          </w:divBdr>
        </w:div>
        <w:div w:id="2120372189">
          <w:marLeft w:val="640"/>
          <w:marRight w:val="0"/>
          <w:marTop w:val="0"/>
          <w:marBottom w:val="0"/>
          <w:divBdr>
            <w:top w:val="none" w:sz="0" w:space="0" w:color="auto"/>
            <w:left w:val="none" w:sz="0" w:space="0" w:color="auto"/>
            <w:bottom w:val="none" w:sz="0" w:space="0" w:color="auto"/>
            <w:right w:val="none" w:sz="0" w:space="0" w:color="auto"/>
          </w:divBdr>
        </w:div>
        <w:div w:id="1930309650">
          <w:marLeft w:val="640"/>
          <w:marRight w:val="0"/>
          <w:marTop w:val="0"/>
          <w:marBottom w:val="0"/>
          <w:divBdr>
            <w:top w:val="none" w:sz="0" w:space="0" w:color="auto"/>
            <w:left w:val="none" w:sz="0" w:space="0" w:color="auto"/>
            <w:bottom w:val="none" w:sz="0" w:space="0" w:color="auto"/>
            <w:right w:val="none" w:sz="0" w:space="0" w:color="auto"/>
          </w:divBdr>
        </w:div>
        <w:div w:id="723991711">
          <w:marLeft w:val="640"/>
          <w:marRight w:val="0"/>
          <w:marTop w:val="0"/>
          <w:marBottom w:val="0"/>
          <w:divBdr>
            <w:top w:val="none" w:sz="0" w:space="0" w:color="auto"/>
            <w:left w:val="none" w:sz="0" w:space="0" w:color="auto"/>
            <w:bottom w:val="none" w:sz="0" w:space="0" w:color="auto"/>
            <w:right w:val="none" w:sz="0" w:space="0" w:color="auto"/>
          </w:divBdr>
        </w:div>
        <w:div w:id="924268401">
          <w:marLeft w:val="640"/>
          <w:marRight w:val="0"/>
          <w:marTop w:val="0"/>
          <w:marBottom w:val="0"/>
          <w:divBdr>
            <w:top w:val="none" w:sz="0" w:space="0" w:color="auto"/>
            <w:left w:val="none" w:sz="0" w:space="0" w:color="auto"/>
            <w:bottom w:val="none" w:sz="0" w:space="0" w:color="auto"/>
            <w:right w:val="none" w:sz="0" w:space="0" w:color="auto"/>
          </w:divBdr>
        </w:div>
        <w:div w:id="1988628852">
          <w:marLeft w:val="640"/>
          <w:marRight w:val="0"/>
          <w:marTop w:val="0"/>
          <w:marBottom w:val="0"/>
          <w:divBdr>
            <w:top w:val="none" w:sz="0" w:space="0" w:color="auto"/>
            <w:left w:val="none" w:sz="0" w:space="0" w:color="auto"/>
            <w:bottom w:val="none" w:sz="0" w:space="0" w:color="auto"/>
            <w:right w:val="none" w:sz="0" w:space="0" w:color="auto"/>
          </w:divBdr>
        </w:div>
        <w:div w:id="772897534">
          <w:marLeft w:val="640"/>
          <w:marRight w:val="0"/>
          <w:marTop w:val="0"/>
          <w:marBottom w:val="0"/>
          <w:divBdr>
            <w:top w:val="none" w:sz="0" w:space="0" w:color="auto"/>
            <w:left w:val="none" w:sz="0" w:space="0" w:color="auto"/>
            <w:bottom w:val="none" w:sz="0" w:space="0" w:color="auto"/>
            <w:right w:val="none" w:sz="0" w:space="0" w:color="auto"/>
          </w:divBdr>
        </w:div>
        <w:div w:id="332416571">
          <w:marLeft w:val="640"/>
          <w:marRight w:val="0"/>
          <w:marTop w:val="0"/>
          <w:marBottom w:val="0"/>
          <w:divBdr>
            <w:top w:val="none" w:sz="0" w:space="0" w:color="auto"/>
            <w:left w:val="none" w:sz="0" w:space="0" w:color="auto"/>
            <w:bottom w:val="none" w:sz="0" w:space="0" w:color="auto"/>
            <w:right w:val="none" w:sz="0" w:space="0" w:color="auto"/>
          </w:divBdr>
        </w:div>
        <w:div w:id="1747730398">
          <w:marLeft w:val="640"/>
          <w:marRight w:val="0"/>
          <w:marTop w:val="0"/>
          <w:marBottom w:val="0"/>
          <w:divBdr>
            <w:top w:val="none" w:sz="0" w:space="0" w:color="auto"/>
            <w:left w:val="none" w:sz="0" w:space="0" w:color="auto"/>
            <w:bottom w:val="none" w:sz="0" w:space="0" w:color="auto"/>
            <w:right w:val="none" w:sz="0" w:space="0" w:color="auto"/>
          </w:divBdr>
        </w:div>
        <w:div w:id="1204098721">
          <w:marLeft w:val="640"/>
          <w:marRight w:val="0"/>
          <w:marTop w:val="0"/>
          <w:marBottom w:val="0"/>
          <w:divBdr>
            <w:top w:val="none" w:sz="0" w:space="0" w:color="auto"/>
            <w:left w:val="none" w:sz="0" w:space="0" w:color="auto"/>
            <w:bottom w:val="none" w:sz="0" w:space="0" w:color="auto"/>
            <w:right w:val="none" w:sz="0" w:space="0" w:color="auto"/>
          </w:divBdr>
        </w:div>
        <w:div w:id="618340751">
          <w:marLeft w:val="640"/>
          <w:marRight w:val="0"/>
          <w:marTop w:val="0"/>
          <w:marBottom w:val="0"/>
          <w:divBdr>
            <w:top w:val="none" w:sz="0" w:space="0" w:color="auto"/>
            <w:left w:val="none" w:sz="0" w:space="0" w:color="auto"/>
            <w:bottom w:val="none" w:sz="0" w:space="0" w:color="auto"/>
            <w:right w:val="none" w:sz="0" w:space="0" w:color="auto"/>
          </w:divBdr>
        </w:div>
        <w:div w:id="197591728">
          <w:marLeft w:val="640"/>
          <w:marRight w:val="0"/>
          <w:marTop w:val="0"/>
          <w:marBottom w:val="0"/>
          <w:divBdr>
            <w:top w:val="none" w:sz="0" w:space="0" w:color="auto"/>
            <w:left w:val="none" w:sz="0" w:space="0" w:color="auto"/>
            <w:bottom w:val="none" w:sz="0" w:space="0" w:color="auto"/>
            <w:right w:val="none" w:sz="0" w:space="0" w:color="auto"/>
          </w:divBdr>
        </w:div>
        <w:div w:id="557935372">
          <w:marLeft w:val="640"/>
          <w:marRight w:val="0"/>
          <w:marTop w:val="0"/>
          <w:marBottom w:val="0"/>
          <w:divBdr>
            <w:top w:val="none" w:sz="0" w:space="0" w:color="auto"/>
            <w:left w:val="none" w:sz="0" w:space="0" w:color="auto"/>
            <w:bottom w:val="none" w:sz="0" w:space="0" w:color="auto"/>
            <w:right w:val="none" w:sz="0" w:space="0" w:color="auto"/>
          </w:divBdr>
        </w:div>
        <w:div w:id="1666585624">
          <w:marLeft w:val="640"/>
          <w:marRight w:val="0"/>
          <w:marTop w:val="0"/>
          <w:marBottom w:val="0"/>
          <w:divBdr>
            <w:top w:val="none" w:sz="0" w:space="0" w:color="auto"/>
            <w:left w:val="none" w:sz="0" w:space="0" w:color="auto"/>
            <w:bottom w:val="none" w:sz="0" w:space="0" w:color="auto"/>
            <w:right w:val="none" w:sz="0" w:space="0" w:color="auto"/>
          </w:divBdr>
        </w:div>
        <w:div w:id="1997802450">
          <w:marLeft w:val="640"/>
          <w:marRight w:val="0"/>
          <w:marTop w:val="0"/>
          <w:marBottom w:val="0"/>
          <w:divBdr>
            <w:top w:val="none" w:sz="0" w:space="0" w:color="auto"/>
            <w:left w:val="none" w:sz="0" w:space="0" w:color="auto"/>
            <w:bottom w:val="none" w:sz="0" w:space="0" w:color="auto"/>
            <w:right w:val="none" w:sz="0" w:space="0" w:color="auto"/>
          </w:divBdr>
        </w:div>
        <w:div w:id="9648502">
          <w:marLeft w:val="640"/>
          <w:marRight w:val="0"/>
          <w:marTop w:val="0"/>
          <w:marBottom w:val="0"/>
          <w:divBdr>
            <w:top w:val="none" w:sz="0" w:space="0" w:color="auto"/>
            <w:left w:val="none" w:sz="0" w:space="0" w:color="auto"/>
            <w:bottom w:val="none" w:sz="0" w:space="0" w:color="auto"/>
            <w:right w:val="none" w:sz="0" w:space="0" w:color="auto"/>
          </w:divBdr>
        </w:div>
        <w:div w:id="2067759007">
          <w:marLeft w:val="640"/>
          <w:marRight w:val="0"/>
          <w:marTop w:val="0"/>
          <w:marBottom w:val="0"/>
          <w:divBdr>
            <w:top w:val="none" w:sz="0" w:space="0" w:color="auto"/>
            <w:left w:val="none" w:sz="0" w:space="0" w:color="auto"/>
            <w:bottom w:val="none" w:sz="0" w:space="0" w:color="auto"/>
            <w:right w:val="none" w:sz="0" w:space="0" w:color="auto"/>
          </w:divBdr>
        </w:div>
        <w:div w:id="461731114">
          <w:marLeft w:val="640"/>
          <w:marRight w:val="0"/>
          <w:marTop w:val="0"/>
          <w:marBottom w:val="0"/>
          <w:divBdr>
            <w:top w:val="none" w:sz="0" w:space="0" w:color="auto"/>
            <w:left w:val="none" w:sz="0" w:space="0" w:color="auto"/>
            <w:bottom w:val="none" w:sz="0" w:space="0" w:color="auto"/>
            <w:right w:val="none" w:sz="0" w:space="0" w:color="auto"/>
          </w:divBdr>
        </w:div>
        <w:div w:id="2035110955">
          <w:marLeft w:val="640"/>
          <w:marRight w:val="0"/>
          <w:marTop w:val="0"/>
          <w:marBottom w:val="0"/>
          <w:divBdr>
            <w:top w:val="none" w:sz="0" w:space="0" w:color="auto"/>
            <w:left w:val="none" w:sz="0" w:space="0" w:color="auto"/>
            <w:bottom w:val="none" w:sz="0" w:space="0" w:color="auto"/>
            <w:right w:val="none" w:sz="0" w:space="0" w:color="auto"/>
          </w:divBdr>
        </w:div>
        <w:div w:id="561215242">
          <w:marLeft w:val="640"/>
          <w:marRight w:val="0"/>
          <w:marTop w:val="0"/>
          <w:marBottom w:val="0"/>
          <w:divBdr>
            <w:top w:val="none" w:sz="0" w:space="0" w:color="auto"/>
            <w:left w:val="none" w:sz="0" w:space="0" w:color="auto"/>
            <w:bottom w:val="none" w:sz="0" w:space="0" w:color="auto"/>
            <w:right w:val="none" w:sz="0" w:space="0" w:color="auto"/>
          </w:divBdr>
        </w:div>
        <w:div w:id="2003003744">
          <w:marLeft w:val="640"/>
          <w:marRight w:val="0"/>
          <w:marTop w:val="0"/>
          <w:marBottom w:val="0"/>
          <w:divBdr>
            <w:top w:val="none" w:sz="0" w:space="0" w:color="auto"/>
            <w:left w:val="none" w:sz="0" w:space="0" w:color="auto"/>
            <w:bottom w:val="none" w:sz="0" w:space="0" w:color="auto"/>
            <w:right w:val="none" w:sz="0" w:space="0" w:color="auto"/>
          </w:divBdr>
        </w:div>
      </w:divsChild>
    </w:div>
    <w:div w:id="1046107242">
      <w:bodyDiv w:val="1"/>
      <w:marLeft w:val="0"/>
      <w:marRight w:val="0"/>
      <w:marTop w:val="0"/>
      <w:marBottom w:val="0"/>
      <w:divBdr>
        <w:top w:val="none" w:sz="0" w:space="0" w:color="auto"/>
        <w:left w:val="none" w:sz="0" w:space="0" w:color="auto"/>
        <w:bottom w:val="none" w:sz="0" w:space="0" w:color="auto"/>
        <w:right w:val="none" w:sz="0" w:space="0" w:color="auto"/>
      </w:divBdr>
    </w:div>
    <w:div w:id="1046368770">
      <w:bodyDiv w:val="1"/>
      <w:marLeft w:val="0"/>
      <w:marRight w:val="0"/>
      <w:marTop w:val="0"/>
      <w:marBottom w:val="0"/>
      <w:divBdr>
        <w:top w:val="none" w:sz="0" w:space="0" w:color="auto"/>
        <w:left w:val="none" w:sz="0" w:space="0" w:color="auto"/>
        <w:bottom w:val="none" w:sz="0" w:space="0" w:color="auto"/>
        <w:right w:val="none" w:sz="0" w:space="0" w:color="auto"/>
      </w:divBdr>
    </w:div>
    <w:div w:id="1047217588">
      <w:bodyDiv w:val="1"/>
      <w:marLeft w:val="0"/>
      <w:marRight w:val="0"/>
      <w:marTop w:val="0"/>
      <w:marBottom w:val="0"/>
      <w:divBdr>
        <w:top w:val="none" w:sz="0" w:space="0" w:color="auto"/>
        <w:left w:val="none" w:sz="0" w:space="0" w:color="auto"/>
        <w:bottom w:val="none" w:sz="0" w:space="0" w:color="auto"/>
        <w:right w:val="none" w:sz="0" w:space="0" w:color="auto"/>
      </w:divBdr>
    </w:div>
    <w:div w:id="1047534261">
      <w:bodyDiv w:val="1"/>
      <w:marLeft w:val="0"/>
      <w:marRight w:val="0"/>
      <w:marTop w:val="0"/>
      <w:marBottom w:val="0"/>
      <w:divBdr>
        <w:top w:val="none" w:sz="0" w:space="0" w:color="auto"/>
        <w:left w:val="none" w:sz="0" w:space="0" w:color="auto"/>
        <w:bottom w:val="none" w:sz="0" w:space="0" w:color="auto"/>
        <w:right w:val="none" w:sz="0" w:space="0" w:color="auto"/>
      </w:divBdr>
    </w:div>
    <w:div w:id="1047876675">
      <w:bodyDiv w:val="1"/>
      <w:marLeft w:val="0"/>
      <w:marRight w:val="0"/>
      <w:marTop w:val="0"/>
      <w:marBottom w:val="0"/>
      <w:divBdr>
        <w:top w:val="none" w:sz="0" w:space="0" w:color="auto"/>
        <w:left w:val="none" w:sz="0" w:space="0" w:color="auto"/>
        <w:bottom w:val="none" w:sz="0" w:space="0" w:color="auto"/>
        <w:right w:val="none" w:sz="0" w:space="0" w:color="auto"/>
      </w:divBdr>
    </w:div>
    <w:div w:id="1047997908">
      <w:bodyDiv w:val="1"/>
      <w:marLeft w:val="0"/>
      <w:marRight w:val="0"/>
      <w:marTop w:val="0"/>
      <w:marBottom w:val="0"/>
      <w:divBdr>
        <w:top w:val="none" w:sz="0" w:space="0" w:color="auto"/>
        <w:left w:val="none" w:sz="0" w:space="0" w:color="auto"/>
        <w:bottom w:val="none" w:sz="0" w:space="0" w:color="auto"/>
        <w:right w:val="none" w:sz="0" w:space="0" w:color="auto"/>
      </w:divBdr>
    </w:div>
    <w:div w:id="1048190997">
      <w:bodyDiv w:val="1"/>
      <w:marLeft w:val="0"/>
      <w:marRight w:val="0"/>
      <w:marTop w:val="0"/>
      <w:marBottom w:val="0"/>
      <w:divBdr>
        <w:top w:val="none" w:sz="0" w:space="0" w:color="auto"/>
        <w:left w:val="none" w:sz="0" w:space="0" w:color="auto"/>
        <w:bottom w:val="none" w:sz="0" w:space="0" w:color="auto"/>
        <w:right w:val="none" w:sz="0" w:space="0" w:color="auto"/>
      </w:divBdr>
    </w:div>
    <w:div w:id="1048381646">
      <w:bodyDiv w:val="1"/>
      <w:marLeft w:val="0"/>
      <w:marRight w:val="0"/>
      <w:marTop w:val="0"/>
      <w:marBottom w:val="0"/>
      <w:divBdr>
        <w:top w:val="none" w:sz="0" w:space="0" w:color="auto"/>
        <w:left w:val="none" w:sz="0" w:space="0" w:color="auto"/>
        <w:bottom w:val="none" w:sz="0" w:space="0" w:color="auto"/>
        <w:right w:val="none" w:sz="0" w:space="0" w:color="auto"/>
      </w:divBdr>
    </w:div>
    <w:div w:id="1048454699">
      <w:bodyDiv w:val="1"/>
      <w:marLeft w:val="0"/>
      <w:marRight w:val="0"/>
      <w:marTop w:val="0"/>
      <w:marBottom w:val="0"/>
      <w:divBdr>
        <w:top w:val="none" w:sz="0" w:space="0" w:color="auto"/>
        <w:left w:val="none" w:sz="0" w:space="0" w:color="auto"/>
        <w:bottom w:val="none" w:sz="0" w:space="0" w:color="auto"/>
        <w:right w:val="none" w:sz="0" w:space="0" w:color="auto"/>
      </w:divBdr>
    </w:div>
    <w:div w:id="1048644173">
      <w:bodyDiv w:val="1"/>
      <w:marLeft w:val="0"/>
      <w:marRight w:val="0"/>
      <w:marTop w:val="0"/>
      <w:marBottom w:val="0"/>
      <w:divBdr>
        <w:top w:val="none" w:sz="0" w:space="0" w:color="auto"/>
        <w:left w:val="none" w:sz="0" w:space="0" w:color="auto"/>
        <w:bottom w:val="none" w:sz="0" w:space="0" w:color="auto"/>
        <w:right w:val="none" w:sz="0" w:space="0" w:color="auto"/>
      </w:divBdr>
    </w:div>
    <w:div w:id="1048797875">
      <w:bodyDiv w:val="1"/>
      <w:marLeft w:val="0"/>
      <w:marRight w:val="0"/>
      <w:marTop w:val="0"/>
      <w:marBottom w:val="0"/>
      <w:divBdr>
        <w:top w:val="none" w:sz="0" w:space="0" w:color="auto"/>
        <w:left w:val="none" w:sz="0" w:space="0" w:color="auto"/>
        <w:bottom w:val="none" w:sz="0" w:space="0" w:color="auto"/>
        <w:right w:val="none" w:sz="0" w:space="0" w:color="auto"/>
      </w:divBdr>
    </w:div>
    <w:div w:id="1049112389">
      <w:bodyDiv w:val="1"/>
      <w:marLeft w:val="0"/>
      <w:marRight w:val="0"/>
      <w:marTop w:val="0"/>
      <w:marBottom w:val="0"/>
      <w:divBdr>
        <w:top w:val="none" w:sz="0" w:space="0" w:color="auto"/>
        <w:left w:val="none" w:sz="0" w:space="0" w:color="auto"/>
        <w:bottom w:val="none" w:sz="0" w:space="0" w:color="auto"/>
        <w:right w:val="none" w:sz="0" w:space="0" w:color="auto"/>
      </w:divBdr>
    </w:div>
    <w:div w:id="1049574279">
      <w:bodyDiv w:val="1"/>
      <w:marLeft w:val="0"/>
      <w:marRight w:val="0"/>
      <w:marTop w:val="0"/>
      <w:marBottom w:val="0"/>
      <w:divBdr>
        <w:top w:val="none" w:sz="0" w:space="0" w:color="auto"/>
        <w:left w:val="none" w:sz="0" w:space="0" w:color="auto"/>
        <w:bottom w:val="none" w:sz="0" w:space="0" w:color="auto"/>
        <w:right w:val="none" w:sz="0" w:space="0" w:color="auto"/>
      </w:divBdr>
    </w:div>
    <w:div w:id="1049956008">
      <w:bodyDiv w:val="1"/>
      <w:marLeft w:val="0"/>
      <w:marRight w:val="0"/>
      <w:marTop w:val="0"/>
      <w:marBottom w:val="0"/>
      <w:divBdr>
        <w:top w:val="none" w:sz="0" w:space="0" w:color="auto"/>
        <w:left w:val="none" w:sz="0" w:space="0" w:color="auto"/>
        <w:bottom w:val="none" w:sz="0" w:space="0" w:color="auto"/>
        <w:right w:val="none" w:sz="0" w:space="0" w:color="auto"/>
      </w:divBdr>
    </w:div>
    <w:div w:id="1050036436">
      <w:bodyDiv w:val="1"/>
      <w:marLeft w:val="0"/>
      <w:marRight w:val="0"/>
      <w:marTop w:val="0"/>
      <w:marBottom w:val="0"/>
      <w:divBdr>
        <w:top w:val="none" w:sz="0" w:space="0" w:color="auto"/>
        <w:left w:val="none" w:sz="0" w:space="0" w:color="auto"/>
        <w:bottom w:val="none" w:sz="0" w:space="0" w:color="auto"/>
        <w:right w:val="none" w:sz="0" w:space="0" w:color="auto"/>
      </w:divBdr>
      <w:divsChild>
        <w:div w:id="1065952482">
          <w:marLeft w:val="0"/>
          <w:marRight w:val="0"/>
          <w:marTop w:val="0"/>
          <w:marBottom w:val="0"/>
          <w:divBdr>
            <w:top w:val="none" w:sz="0" w:space="0" w:color="auto"/>
            <w:left w:val="none" w:sz="0" w:space="0" w:color="auto"/>
            <w:bottom w:val="none" w:sz="0" w:space="0" w:color="auto"/>
            <w:right w:val="none" w:sz="0" w:space="0" w:color="auto"/>
          </w:divBdr>
        </w:div>
        <w:div w:id="1919636469">
          <w:marLeft w:val="0"/>
          <w:marRight w:val="0"/>
          <w:marTop w:val="0"/>
          <w:marBottom w:val="0"/>
          <w:divBdr>
            <w:top w:val="none" w:sz="0" w:space="0" w:color="auto"/>
            <w:left w:val="none" w:sz="0" w:space="0" w:color="auto"/>
            <w:bottom w:val="none" w:sz="0" w:space="0" w:color="auto"/>
            <w:right w:val="none" w:sz="0" w:space="0" w:color="auto"/>
          </w:divBdr>
        </w:div>
        <w:div w:id="156265455">
          <w:marLeft w:val="0"/>
          <w:marRight w:val="0"/>
          <w:marTop w:val="0"/>
          <w:marBottom w:val="0"/>
          <w:divBdr>
            <w:top w:val="none" w:sz="0" w:space="0" w:color="auto"/>
            <w:left w:val="none" w:sz="0" w:space="0" w:color="auto"/>
            <w:bottom w:val="none" w:sz="0" w:space="0" w:color="auto"/>
            <w:right w:val="none" w:sz="0" w:space="0" w:color="auto"/>
          </w:divBdr>
        </w:div>
        <w:div w:id="1483694967">
          <w:marLeft w:val="0"/>
          <w:marRight w:val="0"/>
          <w:marTop w:val="0"/>
          <w:marBottom w:val="0"/>
          <w:divBdr>
            <w:top w:val="none" w:sz="0" w:space="0" w:color="auto"/>
            <w:left w:val="none" w:sz="0" w:space="0" w:color="auto"/>
            <w:bottom w:val="none" w:sz="0" w:space="0" w:color="auto"/>
            <w:right w:val="none" w:sz="0" w:space="0" w:color="auto"/>
          </w:divBdr>
        </w:div>
        <w:div w:id="1964263998">
          <w:marLeft w:val="0"/>
          <w:marRight w:val="0"/>
          <w:marTop w:val="0"/>
          <w:marBottom w:val="0"/>
          <w:divBdr>
            <w:top w:val="none" w:sz="0" w:space="0" w:color="auto"/>
            <w:left w:val="none" w:sz="0" w:space="0" w:color="auto"/>
            <w:bottom w:val="none" w:sz="0" w:space="0" w:color="auto"/>
            <w:right w:val="none" w:sz="0" w:space="0" w:color="auto"/>
          </w:divBdr>
        </w:div>
        <w:div w:id="1304503484">
          <w:marLeft w:val="0"/>
          <w:marRight w:val="0"/>
          <w:marTop w:val="0"/>
          <w:marBottom w:val="0"/>
          <w:divBdr>
            <w:top w:val="none" w:sz="0" w:space="0" w:color="auto"/>
            <w:left w:val="none" w:sz="0" w:space="0" w:color="auto"/>
            <w:bottom w:val="none" w:sz="0" w:space="0" w:color="auto"/>
            <w:right w:val="none" w:sz="0" w:space="0" w:color="auto"/>
          </w:divBdr>
        </w:div>
        <w:div w:id="1495799696">
          <w:marLeft w:val="0"/>
          <w:marRight w:val="0"/>
          <w:marTop w:val="0"/>
          <w:marBottom w:val="0"/>
          <w:divBdr>
            <w:top w:val="none" w:sz="0" w:space="0" w:color="auto"/>
            <w:left w:val="none" w:sz="0" w:space="0" w:color="auto"/>
            <w:bottom w:val="none" w:sz="0" w:space="0" w:color="auto"/>
            <w:right w:val="none" w:sz="0" w:space="0" w:color="auto"/>
          </w:divBdr>
        </w:div>
        <w:div w:id="1872451906">
          <w:marLeft w:val="0"/>
          <w:marRight w:val="0"/>
          <w:marTop w:val="0"/>
          <w:marBottom w:val="0"/>
          <w:divBdr>
            <w:top w:val="none" w:sz="0" w:space="0" w:color="auto"/>
            <w:left w:val="none" w:sz="0" w:space="0" w:color="auto"/>
            <w:bottom w:val="none" w:sz="0" w:space="0" w:color="auto"/>
            <w:right w:val="none" w:sz="0" w:space="0" w:color="auto"/>
          </w:divBdr>
        </w:div>
        <w:div w:id="1719088119">
          <w:marLeft w:val="0"/>
          <w:marRight w:val="0"/>
          <w:marTop w:val="0"/>
          <w:marBottom w:val="0"/>
          <w:divBdr>
            <w:top w:val="none" w:sz="0" w:space="0" w:color="auto"/>
            <w:left w:val="none" w:sz="0" w:space="0" w:color="auto"/>
            <w:bottom w:val="none" w:sz="0" w:space="0" w:color="auto"/>
            <w:right w:val="none" w:sz="0" w:space="0" w:color="auto"/>
          </w:divBdr>
        </w:div>
        <w:div w:id="633675873">
          <w:marLeft w:val="0"/>
          <w:marRight w:val="0"/>
          <w:marTop w:val="0"/>
          <w:marBottom w:val="0"/>
          <w:divBdr>
            <w:top w:val="none" w:sz="0" w:space="0" w:color="auto"/>
            <w:left w:val="none" w:sz="0" w:space="0" w:color="auto"/>
            <w:bottom w:val="none" w:sz="0" w:space="0" w:color="auto"/>
            <w:right w:val="none" w:sz="0" w:space="0" w:color="auto"/>
          </w:divBdr>
        </w:div>
        <w:div w:id="744572850">
          <w:marLeft w:val="0"/>
          <w:marRight w:val="0"/>
          <w:marTop w:val="0"/>
          <w:marBottom w:val="0"/>
          <w:divBdr>
            <w:top w:val="none" w:sz="0" w:space="0" w:color="auto"/>
            <w:left w:val="none" w:sz="0" w:space="0" w:color="auto"/>
            <w:bottom w:val="none" w:sz="0" w:space="0" w:color="auto"/>
            <w:right w:val="none" w:sz="0" w:space="0" w:color="auto"/>
          </w:divBdr>
        </w:div>
        <w:div w:id="93408422">
          <w:marLeft w:val="0"/>
          <w:marRight w:val="0"/>
          <w:marTop w:val="0"/>
          <w:marBottom w:val="0"/>
          <w:divBdr>
            <w:top w:val="none" w:sz="0" w:space="0" w:color="auto"/>
            <w:left w:val="none" w:sz="0" w:space="0" w:color="auto"/>
            <w:bottom w:val="none" w:sz="0" w:space="0" w:color="auto"/>
            <w:right w:val="none" w:sz="0" w:space="0" w:color="auto"/>
          </w:divBdr>
        </w:div>
        <w:div w:id="621570076">
          <w:marLeft w:val="0"/>
          <w:marRight w:val="0"/>
          <w:marTop w:val="0"/>
          <w:marBottom w:val="0"/>
          <w:divBdr>
            <w:top w:val="none" w:sz="0" w:space="0" w:color="auto"/>
            <w:left w:val="none" w:sz="0" w:space="0" w:color="auto"/>
            <w:bottom w:val="none" w:sz="0" w:space="0" w:color="auto"/>
            <w:right w:val="none" w:sz="0" w:space="0" w:color="auto"/>
          </w:divBdr>
        </w:div>
        <w:div w:id="866330128">
          <w:marLeft w:val="0"/>
          <w:marRight w:val="0"/>
          <w:marTop w:val="0"/>
          <w:marBottom w:val="0"/>
          <w:divBdr>
            <w:top w:val="none" w:sz="0" w:space="0" w:color="auto"/>
            <w:left w:val="none" w:sz="0" w:space="0" w:color="auto"/>
            <w:bottom w:val="none" w:sz="0" w:space="0" w:color="auto"/>
            <w:right w:val="none" w:sz="0" w:space="0" w:color="auto"/>
          </w:divBdr>
        </w:div>
        <w:div w:id="1476024760">
          <w:marLeft w:val="0"/>
          <w:marRight w:val="0"/>
          <w:marTop w:val="0"/>
          <w:marBottom w:val="0"/>
          <w:divBdr>
            <w:top w:val="none" w:sz="0" w:space="0" w:color="auto"/>
            <w:left w:val="none" w:sz="0" w:space="0" w:color="auto"/>
            <w:bottom w:val="none" w:sz="0" w:space="0" w:color="auto"/>
            <w:right w:val="none" w:sz="0" w:space="0" w:color="auto"/>
          </w:divBdr>
        </w:div>
        <w:div w:id="2098208146">
          <w:marLeft w:val="0"/>
          <w:marRight w:val="0"/>
          <w:marTop w:val="0"/>
          <w:marBottom w:val="0"/>
          <w:divBdr>
            <w:top w:val="none" w:sz="0" w:space="0" w:color="auto"/>
            <w:left w:val="none" w:sz="0" w:space="0" w:color="auto"/>
            <w:bottom w:val="none" w:sz="0" w:space="0" w:color="auto"/>
            <w:right w:val="none" w:sz="0" w:space="0" w:color="auto"/>
          </w:divBdr>
        </w:div>
        <w:div w:id="51655763">
          <w:marLeft w:val="0"/>
          <w:marRight w:val="0"/>
          <w:marTop w:val="0"/>
          <w:marBottom w:val="0"/>
          <w:divBdr>
            <w:top w:val="none" w:sz="0" w:space="0" w:color="auto"/>
            <w:left w:val="none" w:sz="0" w:space="0" w:color="auto"/>
            <w:bottom w:val="none" w:sz="0" w:space="0" w:color="auto"/>
            <w:right w:val="none" w:sz="0" w:space="0" w:color="auto"/>
          </w:divBdr>
        </w:div>
        <w:div w:id="1778863667">
          <w:marLeft w:val="0"/>
          <w:marRight w:val="0"/>
          <w:marTop w:val="0"/>
          <w:marBottom w:val="0"/>
          <w:divBdr>
            <w:top w:val="none" w:sz="0" w:space="0" w:color="auto"/>
            <w:left w:val="none" w:sz="0" w:space="0" w:color="auto"/>
            <w:bottom w:val="none" w:sz="0" w:space="0" w:color="auto"/>
            <w:right w:val="none" w:sz="0" w:space="0" w:color="auto"/>
          </w:divBdr>
        </w:div>
        <w:div w:id="522667212">
          <w:marLeft w:val="0"/>
          <w:marRight w:val="0"/>
          <w:marTop w:val="0"/>
          <w:marBottom w:val="0"/>
          <w:divBdr>
            <w:top w:val="none" w:sz="0" w:space="0" w:color="auto"/>
            <w:left w:val="none" w:sz="0" w:space="0" w:color="auto"/>
            <w:bottom w:val="none" w:sz="0" w:space="0" w:color="auto"/>
            <w:right w:val="none" w:sz="0" w:space="0" w:color="auto"/>
          </w:divBdr>
        </w:div>
        <w:div w:id="1416050095">
          <w:marLeft w:val="0"/>
          <w:marRight w:val="0"/>
          <w:marTop w:val="0"/>
          <w:marBottom w:val="0"/>
          <w:divBdr>
            <w:top w:val="none" w:sz="0" w:space="0" w:color="auto"/>
            <w:left w:val="none" w:sz="0" w:space="0" w:color="auto"/>
            <w:bottom w:val="none" w:sz="0" w:space="0" w:color="auto"/>
            <w:right w:val="none" w:sz="0" w:space="0" w:color="auto"/>
          </w:divBdr>
        </w:div>
        <w:div w:id="249702414">
          <w:marLeft w:val="0"/>
          <w:marRight w:val="0"/>
          <w:marTop w:val="0"/>
          <w:marBottom w:val="0"/>
          <w:divBdr>
            <w:top w:val="none" w:sz="0" w:space="0" w:color="auto"/>
            <w:left w:val="none" w:sz="0" w:space="0" w:color="auto"/>
            <w:bottom w:val="none" w:sz="0" w:space="0" w:color="auto"/>
            <w:right w:val="none" w:sz="0" w:space="0" w:color="auto"/>
          </w:divBdr>
        </w:div>
        <w:div w:id="1128202881">
          <w:marLeft w:val="0"/>
          <w:marRight w:val="0"/>
          <w:marTop w:val="0"/>
          <w:marBottom w:val="0"/>
          <w:divBdr>
            <w:top w:val="none" w:sz="0" w:space="0" w:color="auto"/>
            <w:left w:val="none" w:sz="0" w:space="0" w:color="auto"/>
            <w:bottom w:val="none" w:sz="0" w:space="0" w:color="auto"/>
            <w:right w:val="none" w:sz="0" w:space="0" w:color="auto"/>
          </w:divBdr>
        </w:div>
        <w:div w:id="224533442">
          <w:marLeft w:val="0"/>
          <w:marRight w:val="0"/>
          <w:marTop w:val="0"/>
          <w:marBottom w:val="0"/>
          <w:divBdr>
            <w:top w:val="none" w:sz="0" w:space="0" w:color="auto"/>
            <w:left w:val="none" w:sz="0" w:space="0" w:color="auto"/>
            <w:bottom w:val="none" w:sz="0" w:space="0" w:color="auto"/>
            <w:right w:val="none" w:sz="0" w:space="0" w:color="auto"/>
          </w:divBdr>
        </w:div>
        <w:div w:id="1653632990">
          <w:marLeft w:val="0"/>
          <w:marRight w:val="0"/>
          <w:marTop w:val="0"/>
          <w:marBottom w:val="0"/>
          <w:divBdr>
            <w:top w:val="none" w:sz="0" w:space="0" w:color="auto"/>
            <w:left w:val="none" w:sz="0" w:space="0" w:color="auto"/>
            <w:bottom w:val="none" w:sz="0" w:space="0" w:color="auto"/>
            <w:right w:val="none" w:sz="0" w:space="0" w:color="auto"/>
          </w:divBdr>
        </w:div>
        <w:div w:id="896546587">
          <w:marLeft w:val="0"/>
          <w:marRight w:val="0"/>
          <w:marTop w:val="0"/>
          <w:marBottom w:val="0"/>
          <w:divBdr>
            <w:top w:val="none" w:sz="0" w:space="0" w:color="auto"/>
            <w:left w:val="none" w:sz="0" w:space="0" w:color="auto"/>
            <w:bottom w:val="none" w:sz="0" w:space="0" w:color="auto"/>
            <w:right w:val="none" w:sz="0" w:space="0" w:color="auto"/>
          </w:divBdr>
        </w:div>
        <w:div w:id="641497960">
          <w:marLeft w:val="0"/>
          <w:marRight w:val="0"/>
          <w:marTop w:val="0"/>
          <w:marBottom w:val="0"/>
          <w:divBdr>
            <w:top w:val="none" w:sz="0" w:space="0" w:color="auto"/>
            <w:left w:val="none" w:sz="0" w:space="0" w:color="auto"/>
            <w:bottom w:val="none" w:sz="0" w:space="0" w:color="auto"/>
            <w:right w:val="none" w:sz="0" w:space="0" w:color="auto"/>
          </w:divBdr>
        </w:div>
        <w:div w:id="70469936">
          <w:marLeft w:val="0"/>
          <w:marRight w:val="0"/>
          <w:marTop w:val="0"/>
          <w:marBottom w:val="0"/>
          <w:divBdr>
            <w:top w:val="none" w:sz="0" w:space="0" w:color="auto"/>
            <w:left w:val="none" w:sz="0" w:space="0" w:color="auto"/>
            <w:bottom w:val="none" w:sz="0" w:space="0" w:color="auto"/>
            <w:right w:val="none" w:sz="0" w:space="0" w:color="auto"/>
          </w:divBdr>
        </w:div>
        <w:div w:id="1206137100">
          <w:marLeft w:val="0"/>
          <w:marRight w:val="0"/>
          <w:marTop w:val="0"/>
          <w:marBottom w:val="0"/>
          <w:divBdr>
            <w:top w:val="none" w:sz="0" w:space="0" w:color="auto"/>
            <w:left w:val="none" w:sz="0" w:space="0" w:color="auto"/>
            <w:bottom w:val="none" w:sz="0" w:space="0" w:color="auto"/>
            <w:right w:val="none" w:sz="0" w:space="0" w:color="auto"/>
          </w:divBdr>
        </w:div>
        <w:div w:id="596864642">
          <w:marLeft w:val="0"/>
          <w:marRight w:val="0"/>
          <w:marTop w:val="0"/>
          <w:marBottom w:val="0"/>
          <w:divBdr>
            <w:top w:val="none" w:sz="0" w:space="0" w:color="auto"/>
            <w:left w:val="none" w:sz="0" w:space="0" w:color="auto"/>
            <w:bottom w:val="none" w:sz="0" w:space="0" w:color="auto"/>
            <w:right w:val="none" w:sz="0" w:space="0" w:color="auto"/>
          </w:divBdr>
        </w:div>
        <w:div w:id="257718384">
          <w:marLeft w:val="0"/>
          <w:marRight w:val="0"/>
          <w:marTop w:val="0"/>
          <w:marBottom w:val="0"/>
          <w:divBdr>
            <w:top w:val="none" w:sz="0" w:space="0" w:color="auto"/>
            <w:left w:val="none" w:sz="0" w:space="0" w:color="auto"/>
            <w:bottom w:val="none" w:sz="0" w:space="0" w:color="auto"/>
            <w:right w:val="none" w:sz="0" w:space="0" w:color="auto"/>
          </w:divBdr>
        </w:div>
        <w:div w:id="214893258">
          <w:marLeft w:val="0"/>
          <w:marRight w:val="0"/>
          <w:marTop w:val="0"/>
          <w:marBottom w:val="0"/>
          <w:divBdr>
            <w:top w:val="none" w:sz="0" w:space="0" w:color="auto"/>
            <w:left w:val="none" w:sz="0" w:space="0" w:color="auto"/>
            <w:bottom w:val="none" w:sz="0" w:space="0" w:color="auto"/>
            <w:right w:val="none" w:sz="0" w:space="0" w:color="auto"/>
          </w:divBdr>
        </w:div>
        <w:div w:id="21790525">
          <w:marLeft w:val="0"/>
          <w:marRight w:val="0"/>
          <w:marTop w:val="0"/>
          <w:marBottom w:val="0"/>
          <w:divBdr>
            <w:top w:val="none" w:sz="0" w:space="0" w:color="auto"/>
            <w:left w:val="none" w:sz="0" w:space="0" w:color="auto"/>
            <w:bottom w:val="none" w:sz="0" w:space="0" w:color="auto"/>
            <w:right w:val="none" w:sz="0" w:space="0" w:color="auto"/>
          </w:divBdr>
        </w:div>
        <w:div w:id="90325555">
          <w:marLeft w:val="0"/>
          <w:marRight w:val="0"/>
          <w:marTop w:val="0"/>
          <w:marBottom w:val="0"/>
          <w:divBdr>
            <w:top w:val="none" w:sz="0" w:space="0" w:color="auto"/>
            <w:left w:val="none" w:sz="0" w:space="0" w:color="auto"/>
            <w:bottom w:val="none" w:sz="0" w:space="0" w:color="auto"/>
            <w:right w:val="none" w:sz="0" w:space="0" w:color="auto"/>
          </w:divBdr>
        </w:div>
        <w:div w:id="1154028525">
          <w:marLeft w:val="0"/>
          <w:marRight w:val="0"/>
          <w:marTop w:val="0"/>
          <w:marBottom w:val="0"/>
          <w:divBdr>
            <w:top w:val="none" w:sz="0" w:space="0" w:color="auto"/>
            <w:left w:val="none" w:sz="0" w:space="0" w:color="auto"/>
            <w:bottom w:val="none" w:sz="0" w:space="0" w:color="auto"/>
            <w:right w:val="none" w:sz="0" w:space="0" w:color="auto"/>
          </w:divBdr>
        </w:div>
        <w:div w:id="2028019241">
          <w:marLeft w:val="0"/>
          <w:marRight w:val="0"/>
          <w:marTop w:val="0"/>
          <w:marBottom w:val="0"/>
          <w:divBdr>
            <w:top w:val="none" w:sz="0" w:space="0" w:color="auto"/>
            <w:left w:val="none" w:sz="0" w:space="0" w:color="auto"/>
            <w:bottom w:val="none" w:sz="0" w:space="0" w:color="auto"/>
            <w:right w:val="none" w:sz="0" w:space="0" w:color="auto"/>
          </w:divBdr>
        </w:div>
        <w:div w:id="561138248">
          <w:marLeft w:val="0"/>
          <w:marRight w:val="0"/>
          <w:marTop w:val="0"/>
          <w:marBottom w:val="0"/>
          <w:divBdr>
            <w:top w:val="none" w:sz="0" w:space="0" w:color="auto"/>
            <w:left w:val="none" w:sz="0" w:space="0" w:color="auto"/>
            <w:bottom w:val="none" w:sz="0" w:space="0" w:color="auto"/>
            <w:right w:val="none" w:sz="0" w:space="0" w:color="auto"/>
          </w:divBdr>
        </w:div>
        <w:div w:id="977763593">
          <w:marLeft w:val="0"/>
          <w:marRight w:val="0"/>
          <w:marTop w:val="0"/>
          <w:marBottom w:val="0"/>
          <w:divBdr>
            <w:top w:val="none" w:sz="0" w:space="0" w:color="auto"/>
            <w:left w:val="none" w:sz="0" w:space="0" w:color="auto"/>
            <w:bottom w:val="none" w:sz="0" w:space="0" w:color="auto"/>
            <w:right w:val="none" w:sz="0" w:space="0" w:color="auto"/>
          </w:divBdr>
        </w:div>
        <w:div w:id="1835335720">
          <w:marLeft w:val="0"/>
          <w:marRight w:val="0"/>
          <w:marTop w:val="0"/>
          <w:marBottom w:val="0"/>
          <w:divBdr>
            <w:top w:val="none" w:sz="0" w:space="0" w:color="auto"/>
            <w:left w:val="none" w:sz="0" w:space="0" w:color="auto"/>
            <w:bottom w:val="none" w:sz="0" w:space="0" w:color="auto"/>
            <w:right w:val="none" w:sz="0" w:space="0" w:color="auto"/>
          </w:divBdr>
        </w:div>
        <w:div w:id="287055942">
          <w:marLeft w:val="0"/>
          <w:marRight w:val="0"/>
          <w:marTop w:val="0"/>
          <w:marBottom w:val="0"/>
          <w:divBdr>
            <w:top w:val="none" w:sz="0" w:space="0" w:color="auto"/>
            <w:left w:val="none" w:sz="0" w:space="0" w:color="auto"/>
            <w:bottom w:val="none" w:sz="0" w:space="0" w:color="auto"/>
            <w:right w:val="none" w:sz="0" w:space="0" w:color="auto"/>
          </w:divBdr>
        </w:div>
        <w:div w:id="1002122211">
          <w:marLeft w:val="0"/>
          <w:marRight w:val="0"/>
          <w:marTop w:val="0"/>
          <w:marBottom w:val="0"/>
          <w:divBdr>
            <w:top w:val="none" w:sz="0" w:space="0" w:color="auto"/>
            <w:left w:val="none" w:sz="0" w:space="0" w:color="auto"/>
            <w:bottom w:val="none" w:sz="0" w:space="0" w:color="auto"/>
            <w:right w:val="none" w:sz="0" w:space="0" w:color="auto"/>
          </w:divBdr>
        </w:div>
        <w:div w:id="959186801">
          <w:marLeft w:val="0"/>
          <w:marRight w:val="0"/>
          <w:marTop w:val="0"/>
          <w:marBottom w:val="0"/>
          <w:divBdr>
            <w:top w:val="none" w:sz="0" w:space="0" w:color="auto"/>
            <w:left w:val="none" w:sz="0" w:space="0" w:color="auto"/>
            <w:bottom w:val="none" w:sz="0" w:space="0" w:color="auto"/>
            <w:right w:val="none" w:sz="0" w:space="0" w:color="auto"/>
          </w:divBdr>
        </w:div>
        <w:div w:id="184443650">
          <w:marLeft w:val="0"/>
          <w:marRight w:val="0"/>
          <w:marTop w:val="0"/>
          <w:marBottom w:val="0"/>
          <w:divBdr>
            <w:top w:val="none" w:sz="0" w:space="0" w:color="auto"/>
            <w:left w:val="none" w:sz="0" w:space="0" w:color="auto"/>
            <w:bottom w:val="none" w:sz="0" w:space="0" w:color="auto"/>
            <w:right w:val="none" w:sz="0" w:space="0" w:color="auto"/>
          </w:divBdr>
        </w:div>
        <w:div w:id="2000695521">
          <w:marLeft w:val="0"/>
          <w:marRight w:val="0"/>
          <w:marTop w:val="0"/>
          <w:marBottom w:val="0"/>
          <w:divBdr>
            <w:top w:val="none" w:sz="0" w:space="0" w:color="auto"/>
            <w:left w:val="none" w:sz="0" w:space="0" w:color="auto"/>
            <w:bottom w:val="none" w:sz="0" w:space="0" w:color="auto"/>
            <w:right w:val="none" w:sz="0" w:space="0" w:color="auto"/>
          </w:divBdr>
        </w:div>
        <w:div w:id="1176380545">
          <w:marLeft w:val="0"/>
          <w:marRight w:val="0"/>
          <w:marTop w:val="0"/>
          <w:marBottom w:val="0"/>
          <w:divBdr>
            <w:top w:val="none" w:sz="0" w:space="0" w:color="auto"/>
            <w:left w:val="none" w:sz="0" w:space="0" w:color="auto"/>
            <w:bottom w:val="none" w:sz="0" w:space="0" w:color="auto"/>
            <w:right w:val="none" w:sz="0" w:space="0" w:color="auto"/>
          </w:divBdr>
        </w:div>
        <w:div w:id="245959992">
          <w:marLeft w:val="0"/>
          <w:marRight w:val="0"/>
          <w:marTop w:val="0"/>
          <w:marBottom w:val="0"/>
          <w:divBdr>
            <w:top w:val="none" w:sz="0" w:space="0" w:color="auto"/>
            <w:left w:val="none" w:sz="0" w:space="0" w:color="auto"/>
            <w:bottom w:val="none" w:sz="0" w:space="0" w:color="auto"/>
            <w:right w:val="none" w:sz="0" w:space="0" w:color="auto"/>
          </w:divBdr>
        </w:div>
        <w:div w:id="466708877">
          <w:marLeft w:val="0"/>
          <w:marRight w:val="0"/>
          <w:marTop w:val="0"/>
          <w:marBottom w:val="0"/>
          <w:divBdr>
            <w:top w:val="none" w:sz="0" w:space="0" w:color="auto"/>
            <w:left w:val="none" w:sz="0" w:space="0" w:color="auto"/>
            <w:bottom w:val="none" w:sz="0" w:space="0" w:color="auto"/>
            <w:right w:val="none" w:sz="0" w:space="0" w:color="auto"/>
          </w:divBdr>
        </w:div>
        <w:div w:id="1596013577">
          <w:marLeft w:val="0"/>
          <w:marRight w:val="0"/>
          <w:marTop w:val="0"/>
          <w:marBottom w:val="0"/>
          <w:divBdr>
            <w:top w:val="none" w:sz="0" w:space="0" w:color="auto"/>
            <w:left w:val="none" w:sz="0" w:space="0" w:color="auto"/>
            <w:bottom w:val="none" w:sz="0" w:space="0" w:color="auto"/>
            <w:right w:val="none" w:sz="0" w:space="0" w:color="auto"/>
          </w:divBdr>
        </w:div>
      </w:divsChild>
    </w:div>
    <w:div w:id="1050765076">
      <w:bodyDiv w:val="1"/>
      <w:marLeft w:val="0"/>
      <w:marRight w:val="0"/>
      <w:marTop w:val="0"/>
      <w:marBottom w:val="0"/>
      <w:divBdr>
        <w:top w:val="none" w:sz="0" w:space="0" w:color="auto"/>
        <w:left w:val="none" w:sz="0" w:space="0" w:color="auto"/>
        <w:bottom w:val="none" w:sz="0" w:space="0" w:color="auto"/>
        <w:right w:val="none" w:sz="0" w:space="0" w:color="auto"/>
      </w:divBdr>
      <w:divsChild>
        <w:div w:id="1024481378">
          <w:marLeft w:val="0"/>
          <w:marRight w:val="0"/>
          <w:marTop w:val="0"/>
          <w:marBottom w:val="0"/>
          <w:divBdr>
            <w:top w:val="none" w:sz="0" w:space="0" w:color="auto"/>
            <w:left w:val="none" w:sz="0" w:space="0" w:color="auto"/>
            <w:bottom w:val="none" w:sz="0" w:space="0" w:color="auto"/>
            <w:right w:val="none" w:sz="0" w:space="0" w:color="auto"/>
          </w:divBdr>
        </w:div>
        <w:div w:id="933786172">
          <w:marLeft w:val="0"/>
          <w:marRight w:val="0"/>
          <w:marTop w:val="0"/>
          <w:marBottom w:val="0"/>
          <w:divBdr>
            <w:top w:val="none" w:sz="0" w:space="0" w:color="auto"/>
            <w:left w:val="none" w:sz="0" w:space="0" w:color="auto"/>
            <w:bottom w:val="none" w:sz="0" w:space="0" w:color="auto"/>
            <w:right w:val="none" w:sz="0" w:space="0" w:color="auto"/>
          </w:divBdr>
        </w:div>
        <w:div w:id="558246102">
          <w:marLeft w:val="0"/>
          <w:marRight w:val="0"/>
          <w:marTop w:val="0"/>
          <w:marBottom w:val="0"/>
          <w:divBdr>
            <w:top w:val="none" w:sz="0" w:space="0" w:color="auto"/>
            <w:left w:val="none" w:sz="0" w:space="0" w:color="auto"/>
            <w:bottom w:val="none" w:sz="0" w:space="0" w:color="auto"/>
            <w:right w:val="none" w:sz="0" w:space="0" w:color="auto"/>
          </w:divBdr>
        </w:div>
        <w:div w:id="460658391">
          <w:marLeft w:val="0"/>
          <w:marRight w:val="0"/>
          <w:marTop w:val="0"/>
          <w:marBottom w:val="0"/>
          <w:divBdr>
            <w:top w:val="none" w:sz="0" w:space="0" w:color="auto"/>
            <w:left w:val="none" w:sz="0" w:space="0" w:color="auto"/>
            <w:bottom w:val="none" w:sz="0" w:space="0" w:color="auto"/>
            <w:right w:val="none" w:sz="0" w:space="0" w:color="auto"/>
          </w:divBdr>
        </w:div>
        <w:div w:id="1304237699">
          <w:marLeft w:val="0"/>
          <w:marRight w:val="0"/>
          <w:marTop w:val="0"/>
          <w:marBottom w:val="0"/>
          <w:divBdr>
            <w:top w:val="none" w:sz="0" w:space="0" w:color="auto"/>
            <w:left w:val="none" w:sz="0" w:space="0" w:color="auto"/>
            <w:bottom w:val="none" w:sz="0" w:space="0" w:color="auto"/>
            <w:right w:val="none" w:sz="0" w:space="0" w:color="auto"/>
          </w:divBdr>
        </w:div>
        <w:div w:id="715550792">
          <w:marLeft w:val="0"/>
          <w:marRight w:val="0"/>
          <w:marTop w:val="0"/>
          <w:marBottom w:val="0"/>
          <w:divBdr>
            <w:top w:val="none" w:sz="0" w:space="0" w:color="auto"/>
            <w:left w:val="none" w:sz="0" w:space="0" w:color="auto"/>
            <w:bottom w:val="none" w:sz="0" w:space="0" w:color="auto"/>
            <w:right w:val="none" w:sz="0" w:space="0" w:color="auto"/>
          </w:divBdr>
        </w:div>
        <w:div w:id="466162502">
          <w:marLeft w:val="0"/>
          <w:marRight w:val="0"/>
          <w:marTop w:val="0"/>
          <w:marBottom w:val="0"/>
          <w:divBdr>
            <w:top w:val="none" w:sz="0" w:space="0" w:color="auto"/>
            <w:left w:val="none" w:sz="0" w:space="0" w:color="auto"/>
            <w:bottom w:val="none" w:sz="0" w:space="0" w:color="auto"/>
            <w:right w:val="none" w:sz="0" w:space="0" w:color="auto"/>
          </w:divBdr>
        </w:div>
        <w:div w:id="2108235810">
          <w:marLeft w:val="0"/>
          <w:marRight w:val="0"/>
          <w:marTop w:val="0"/>
          <w:marBottom w:val="0"/>
          <w:divBdr>
            <w:top w:val="none" w:sz="0" w:space="0" w:color="auto"/>
            <w:left w:val="none" w:sz="0" w:space="0" w:color="auto"/>
            <w:bottom w:val="none" w:sz="0" w:space="0" w:color="auto"/>
            <w:right w:val="none" w:sz="0" w:space="0" w:color="auto"/>
          </w:divBdr>
        </w:div>
        <w:div w:id="1258559176">
          <w:marLeft w:val="0"/>
          <w:marRight w:val="0"/>
          <w:marTop w:val="0"/>
          <w:marBottom w:val="0"/>
          <w:divBdr>
            <w:top w:val="none" w:sz="0" w:space="0" w:color="auto"/>
            <w:left w:val="none" w:sz="0" w:space="0" w:color="auto"/>
            <w:bottom w:val="none" w:sz="0" w:space="0" w:color="auto"/>
            <w:right w:val="none" w:sz="0" w:space="0" w:color="auto"/>
          </w:divBdr>
        </w:div>
        <w:div w:id="2114783693">
          <w:marLeft w:val="0"/>
          <w:marRight w:val="0"/>
          <w:marTop w:val="0"/>
          <w:marBottom w:val="0"/>
          <w:divBdr>
            <w:top w:val="none" w:sz="0" w:space="0" w:color="auto"/>
            <w:left w:val="none" w:sz="0" w:space="0" w:color="auto"/>
            <w:bottom w:val="none" w:sz="0" w:space="0" w:color="auto"/>
            <w:right w:val="none" w:sz="0" w:space="0" w:color="auto"/>
          </w:divBdr>
        </w:div>
        <w:div w:id="341010822">
          <w:marLeft w:val="0"/>
          <w:marRight w:val="0"/>
          <w:marTop w:val="0"/>
          <w:marBottom w:val="0"/>
          <w:divBdr>
            <w:top w:val="none" w:sz="0" w:space="0" w:color="auto"/>
            <w:left w:val="none" w:sz="0" w:space="0" w:color="auto"/>
            <w:bottom w:val="none" w:sz="0" w:space="0" w:color="auto"/>
            <w:right w:val="none" w:sz="0" w:space="0" w:color="auto"/>
          </w:divBdr>
        </w:div>
        <w:div w:id="1340229372">
          <w:marLeft w:val="0"/>
          <w:marRight w:val="0"/>
          <w:marTop w:val="0"/>
          <w:marBottom w:val="0"/>
          <w:divBdr>
            <w:top w:val="none" w:sz="0" w:space="0" w:color="auto"/>
            <w:left w:val="none" w:sz="0" w:space="0" w:color="auto"/>
            <w:bottom w:val="none" w:sz="0" w:space="0" w:color="auto"/>
            <w:right w:val="none" w:sz="0" w:space="0" w:color="auto"/>
          </w:divBdr>
        </w:div>
        <w:div w:id="1359620918">
          <w:marLeft w:val="0"/>
          <w:marRight w:val="0"/>
          <w:marTop w:val="0"/>
          <w:marBottom w:val="0"/>
          <w:divBdr>
            <w:top w:val="none" w:sz="0" w:space="0" w:color="auto"/>
            <w:left w:val="none" w:sz="0" w:space="0" w:color="auto"/>
            <w:bottom w:val="none" w:sz="0" w:space="0" w:color="auto"/>
            <w:right w:val="none" w:sz="0" w:space="0" w:color="auto"/>
          </w:divBdr>
        </w:div>
        <w:div w:id="1407335275">
          <w:marLeft w:val="0"/>
          <w:marRight w:val="0"/>
          <w:marTop w:val="0"/>
          <w:marBottom w:val="0"/>
          <w:divBdr>
            <w:top w:val="none" w:sz="0" w:space="0" w:color="auto"/>
            <w:left w:val="none" w:sz="0" w:space="0" w:color="auto"/>
            <w:bottom w:val="none" w:sz="0" w:space="0" w:color="auto"/>
            <w:right w:val="none" w:sz="0" w:space="0" w:color="auto"/>
          </w:divBdr>
        </w:div>
        <w:div w:id="315383626">
          <w:marLeft w:val="0"/>
          <w:marRight w:val="0"/>
          <w:marTop w:val="0"/>
          <w:marBottom w:val="0"/>
          <w:divBdr>
            <w:top w:val="none" w:sz="0" w:space="0" w:color="auto"/>
            <w:left w:val="none" w:sz="0" w:space="0" w:color="auto"/>
            <w:bottom w:val="none" w:sz="0" w:space="0" w:color="auto"/>
            <w:right w:val="none" w:sz="0" w:space="0" w:color="auto"/>
          </w:divBdr>
        </w:div>
        <w:div w:id="913320160">
          <w:marLeft w:val="0"/>
          <w:marRight w:val="0"/>
          <w:marTop w:val="0"/>
          <w:marBottom w:val="0"/>
          <w:divBdr>
            <w:top w:val="none" w:sz="0" w:space="0" w:color="auto"/>
            <w:left w:val="none" w:sz="0" w:space="0" w:color="auto"/>
            <w:bottom w:val="none" w:sz="0" w:space="0" w:color="auto"/>
            <w:right w:val="none" w:sz="0" w:space="0" w:color="auto"/>
          </w:divBdr>
        </w:div>
        <w:div w:id="939917982">
          <w:marLeft w:val="0"/>
          <w:marRight w:val="0"/>
          <w:marTop w:val="0"/>
          <w:marBottom w:val="0"/>
          <w:divBdr>
            <w:top w:val="none" w:sz="0" w:space="0" w:color="auto"/>
            <w:left w:val="none" w:sz="0" w:space="0" w:color="auto"/>
            <w:bottom w:val="none" w:sz="0" w:space="0" w:color="auto"/>
            <w:right w:val="none" w:sz="0" w:space="0" w:color="auto"/>
          </w:divBdr>
        </w:div>
        <w:div w:id="1937014125">
          <w:marLeft w:val="0"/>
          <w:marRight w:val="0"/>
          <w:marTop w:val="0"/>
          <w:marBottom w:val="0"/>
          <w:divBdr>
            <w:top w:val="none" w:sz="0" w:space="0" w:color="auto"/>
            <w:left w:val="none" w:sz="0" w:space="0" w:color="auto"/>
            <w:bottom w:val="none" w:sz="0" w:space="0" w:color="auto"/>
            <w:right w:val="none" w:sz="0" w:space="0" w:color="auto"/>
          </w:divBdr>
        </w:div>
        <w:div w:id="1751005137">
          <w:marLeft w:val="0"/>
          <w:marRight w:val="0"/>
          <w:marTop w:val="0"/>
          <w:marBottom w:val="0"/>
          <w:divBdr>
            <w:top w:val="none" w:sz="0" w:space="0" w:color="auto"/>
            <w:left w:val="none" w:sz="0" w:space="0" w:color="auto"/>
            <w:bottom w:val="none" w:sz="0" w:space="0" w:color="auto"/>
            <w:right w:val="none" w:sz="0" w:space="0" w:color="auto"/>
          </w:divBdr>
        </w:div>
        <w:div w:id="1580675764">
          <w:marLeft w:val="0"/>
          <w:marRight w:val="0"/>
          <w:marTop w:val="0"/>
          <w:marBottom w:val="0"/>
          <w:divBdr>
            <w:top w:val="none" w:sz="0" w:space="0" w:color="auto"/>
            <w:left w:val="none" w:sz="0" w:space="0" w:color="auto"/>
            <w:bottom w:val="none" w:sz="0" w:space="0" w:color="auto"/>
            <w:right w:val="none" w:sz="0" w:space="0" w:color="auto"/>
          </w:divBdr>
        </w:div>
        <w:div w:id="1160459383">
          <w:marLeft w:val="0"/>
          <w:marRight w:val="0"/>
          <w:marTop w:val="0"/>
          <w:marBottom w:val="0"/>
          <w:divBdr>
            <w:top w:val="none" w:sz="0" w:space="0" w:color="auto"/>
            <w:left w:val="none" w:sz="0" w:space="0" w:color="auto"/>
            <w:bottom w:val="none" w:sz="0" w:space="0" w:color="auto"/>
            <w:right w:val="none" w:sz="0" w:space="0" w:color="auto"/>
          </w:divBdr>
        </w:div>
        <w:div w:id="1284268784">
          <w:marLeft w:val="0"/>
          <w:marRight w:val="0"/>
          <w:marTop w:val="0"/>
          <w:marBottom w:val="0"/>
          <w:divBdr>
            <w:top w:val="none" w:sz="0" w:space="0" w:color="auto"/>
            <w:left w:val="none" w:sz="0" w:space="0" w:color="auto"/>
            <w:bottom w:val="none" w:sz="0" w:space="0" w:color="auto"/>
            <w:right w:val="none" w:sz="0" w:space="0" w:color="auto"/>
          </w:divBdr>
        </w:div>
        <w:div w:id="743991601">
          <w:marLeft w:val="0"/>
          <w:marRight w:val="0"/>
          <w:marTop w:val="0"/>
          <w:marBottom w:val="0"/>
          <w:divBdr>
            <w:top w:val="none" w:sz="0" w:space="0" w:color="auto"/>
            <w:left w:val="none" w:sz="0" w:space="0" w:color="auto"/>
            <w:bottom w:val="none" w:sz="0" w:space="0" w:color="auto"/>
            <w:right w:val="none" w:sz="0" w:space="0" w:color="auto"/>
          </w:divBdr>
        </w:div>
        <w:div w:id="624432876">
          <w:marLeft w:val="0"/>
          <w:marRight w:val="0"/>
          <w:marTop w:val="0"/>
          <w:marBottom w:val="0"/>
          <w:divBdr>
            <w:top w:val="none" w:sz="0" w:space="0" w:color="auto"/>
            <w:left w:val="none" w:sz="0" w:space="0" w:color="auto"/>
            <w:bottom w:val="none" w:sz="0" w:space="0" w:color="auto"/>
            <w:right w:val="none" w:sz="0" w:space="0" w:color="auto"/>
          </w:divBdr>
        </w:div>
        <w:div w:id="2088381778">
          <w:marLeft w:val="0"/>
          <w:marRight w:val="0"/>
          <w:marTop w:val="0"/>
          <w:marBottom w:val="0"/>
          <w:divBdr>
            <w:top w:val="none" w:sz="0" w:space="0" w:color="auto"/>
            <w:left w:val="none" w:sz="0" w:space="0" w:color="auto"/>
            <w:bottom w:val="none" w:sz="0" w:space="0" w:color="auto"/>
            <w:right w:val="none" w:sz="0" w:space="0" w:color="auto"/>
          </w:divBdr>
        </w:div>
        <w:div w:id="667826633">
          <w:marLeft w:val="0"/>
          <w:marRight w:val="0"/>
          <w:marTop w:val="0"/>
          <w:marBottom w:val="0"/>
          <w:divBdr>
            <w:top w:val="none" w:sz="0" w:space="0" w:color="auto"/>
            <w:left w:val="none" w:sz="0" w:space="0" w:color="auto"/>
            <w:bottom w:val="none" w:sz="0" w:space="0" w:color="auto"/>
            <w:right w:val="none" w:sz="0" w:space="0" w:color="auto"/>
          </w:divBdr>
        </w:div>
        <w:div w:id="1871258016">
          <w:marLeft w:val="0"/>
          <w:marRight w:val="0"/>
          <w:marTop w:val="0"/>
          <w:marBottom w:val="0"/>
          <w:divBdr>
            <w:top w:val="none" w:sz="0" w:space="0" w:color="auto"/>
            <w:left w:val="none" w:sz="0" w:space="0" w:color="auto"/>
            <w:bottom w:val="none" w:sz="0" w:space="0" w:color="auto"/>
            <w:right w:val="none" w:sz="0" w:space="0" w:color="auto"/>
          </w:divBdr>
        </w:div>
        <w:div w:id="304047194">
          <w:marLeft w:val="0"/>
          <w:marRight w:val="0"/>
          <w:marTop w:val="0"/>
          <w:marBottom w:val="0"/>
          <w:divBdr>
            <w:top w:val="none" w:sz="0" w:space="0" w:color="auto"/>
            <w:left w:val="none" w:sz="0" w:space="0" w:color="auto"/>
            <w:bottom w:val="none" w:sz="0" w:space="0" w:color="auto"/>
            <w:right w:val="none" w:sz="0" w:space="0" w:color="auto"/>
          </w:divBdr>
        </w:div>
        <w:div w:id="1875382223">
          <w:marLeft w:val="0"/>
          <w:marRight w:val="0"/>
          <w:marTop w:val="0"/>
          <w:marBottom w:val="0"/>
          <w:divBdr>
            <w:top w:val="none" w:sz="0" w:space="0" w:color="auto"/>
            <w:left w:val="none" w:sz="0" w:space="0" w:color="auto"/>
            <w:bottom w:val="none" w:sz="0" w:space="0" w:color="auto"/>
            <w:right w:val="none" w:sz="0" w:space="0" w:color="auto"/>
          </w:divBdr>
        </w:div>
        <w:div w:id="361901764">
          <w:marLeft w:val="0"/>
          <w:marRight w:val="0"/>
          <w:marTop w:val="0"/>
          <w:marBottom w:val="0"/>
          <w:divBdr>
            <w:top w:val="none" w:sz="0" w:space="0" w:color="auto"/>
            <w:left w:val="none" w:sz="0" w:space="0" w:color="auto"/>
            <w:bottom w:val="none" w:sz="0" w:space="0" w:color="auto"/>
            <w:right w:val="none" w:sz="0" w:space="0" w:color="auto"/>
          </w:divBdr>
        </w:div>
        <w:div w:id="536936869">
          <w:marLeft w:val="0"/>
          <w:marRight w:val="0"/>
          <w:marTop w:val="0"/>
          <w:marBottom w:val="0"/>
          <w:divBdr>
            <w:top w:val="none" w:sz="0" w:space="0" w:color="auto"/>
            <w:left w:val="none" w:sz="0" w:space="0" w:color="auto"/>
            <w:bottom w:val="none" w:sz="0" w:space="0" w:color="auto"/>
            <w:right w:val="none" w:sz="0" w:space="0" w:color="auto"/>
          </w:divBdr>
        </w:div>
        <w:div w:id="229537771">
          <w:marLeft w:val="0"/>
          <w:marRight w:val="0"/>
          <w:marTop w:val="0"/>
          <w:marBottom w:val="0"/>
          <w:divBdr>
            <w:top w:val="none" w:sz="0" w:space="0" w:color="auto"/>
            <w:left w:val="none" w:sz="0" w:space="0" w:color="auto"/>
            <w:bottom w:val="none" w:sz="0" w:space="0" w:color="auto"/>
            <w:right w:val="none" w:sz="0" w:space="0" w:color="auto"/>
          </w:divBdr>
        </w:div>
        <w:div w:id="364139221">
          <w:marLeft w:val="0"/>
          <w:marRight w:val="0"/>
          <w:marTop w:val="0"/>
          <w:marBottom w:val="0"/>
          <w:divBdr>
            <w:top w:val="none" w:sz="0" w:space="0" w:color="auto"/>
            <w:left w:val="none" w:sz="0" w:space="0" w:color="auto"/>
            <w:bottom w:val="none" w:sz="0" w:space="0" w:color="auto"/>
            <w:right w:val="none" w:sz="0" w:space="0" w:color="auto"/>
          </w:divBdr>
        </w:div>
        <w:div w:id="1184245432">
          <w:marLeft w:val="0"/>
          <w:marRight w:val="0"/>
          <w:marTop w:val="0"/>
          <w:marBottom w:val="0"/>
          <w:divBdr>
            <w:top w:val="none" w:sz="0" w:space="0" w:color="auto"/>
            <w:left w:val="none" w:sz="0" w:space="0" w:color="auto"/>
            <w:bottom w:val="none" w:sz="0" w:space="0" w:color="auto"/>
            <w:right w:val="none" w:sz="0" w:space="0" w:color="auto"/>
          </w:divBdr>
        </w:div>
        <w:div w:id="1701123721">
          <w:marLeft w:val="0"/>
          <w:marRight w:val="0"/>
          <w:marTop w:val="0"/>
          <w:marBottom w:val="0"/>
          <w:divBdr>
            <w:top w:val="none" w:sz="0" w:space="0" w:color="auto"/>
            <w:left w:val="none" w:sz="0" w:space="0" w:color="auto"/>
            <w:bottom w:val="none" w:sz="0" w:space="0" w:color="auto"/>
            <w:right w:val="none" w:sz="0" w:space="0" w:color="auto"/>
          </w:divBdr>
        </w:div>
        <w:div w:id="23361224">
          <w:marLeft w:val="0"/>
          <w:marRight w:val="0"/>
          <w:marTop w:val="0"/>
          <w:marBottom w:val="0"/>
          <w:divBdr>
            <w:top w:val="none" w:sz="0" w:space="0" w:color="auto"/>
            <w:left w:val="none" w:sz="0" w:space="0" w:color="auto"/>
            <w:bottom w:val="none" w:sz="0" w:space="0" w:color="auto"/>
            <w:right w:val="none" w:sz="0" w:space="0" w:color="auto"/>
          </w:divBdr>
        </w:div>
        <w:div w:id="2060856678">
          <w:marLeft w:val="0"/>
          <w:marRight w:val="0"/>
          <w:marTop w:val="0"/>
          <w:marBottom w:val="0"/>
          <w:divBdr>
            <w:top w:val="none" w:sz="0" w:space="0" w:color="auto"/>
            <w:left w:val="none" w:sz="0" w:space="0" w:color="auto"/>
            <w:bottom w:val="none" w:sz="0" w:space="0" w:color="auto"/>
            <w:right w:val="none" w:sz="0" w:space="0" w:color="auto"/>
          </w:divBdr>
        </w:div>
        <w:div w:id="1047754695">
          <w:marLeft w:val="0"/>
          <w:marRight w:val="0"/>
          <w:marTop w:val="0"/>
          <w:marBottom w:val="0"/>
          <w:divBdr>
            <w:top w:val="none" w:sz="0" w:space="0" w:color="auto"/>
            <w:left w:val="none" w:sz="0" w:space="0" w:color="auto"/>
            <w:bottom w:val="none" w:sz="0" w:space="0" w:color="auto"/>
            <w:right w:val="none" w:sz="0" w:space="0" w:color="auto"/>
          </w:divBdr>
        </w:div>
        <w:div w:id="778526735">
          <w:marLeft w:val="0"/>
          <w:marRight w:val="0"/>
          <w:marTop w:val="0"/>
          <w:marBottom w:val="0"/>
          <w:divBdr>
            <w:top w:val="none" w:sz="0" w:space="0" w:color="auto"/>
            <w:left w:val="none" w:sz="0" w:space="0" w:color="auto"/>
            <w:bottom w:val="none" w:sz="0" w:space="0" w:color="auto"/>
            <w:right w:val="none" w:sz="0" w:space="0" w:color="auto"/>
          </w:divBdr>
        </w:div>
        <w:div w:id="1253709438">
          <w:marLeft w:val="0"/>
          <w:marRight w:val="0"/>
          <w:marTop w:val="0"/>
          <w:marBottom w:val="0"/>
          <w:divBdr>
            <w:top w:val="none" w:sz="0" w:space="0" w:color="auto"/>
            <w:left w:val="none" w:sz="0" w:space="0" w:color="auto"/>
            <w:bottom w:val="none" w:sz="0" w:space="0" w:color="auto"/>
            <w:right w:val="none" w:sz="0" w:space="0" w:color="auto"/>
          </w:divBdr>
        </w:div>
        <w:div w:id="1802992811">
          <w:marLeft w:val="0"/>
          <w:marRight w:val="0"/>
          <w:marTop w:val="0"/>
          <w:marBottom w:val="0"/>
          <w:divBdr>
            <w:top w:val="none" w:sz="0" w:space="0" w:color="auto"/>
            <w:left w:val="none" w:sz="0" w:space="0" w:color="auto"/>
            <w:bottom w:val="none" w:sz="0" w:space="0" w:color="auto"/>
            <w:right w:val="none" w:sz="0" w:space="0" w:color="auto"/>
          </w:divBdr>
        </w:div>
        <w:div w:id="1393190821">
          <w:marLeft w:val="0"/>
          <w:marRight w:val="0"/>
          <w:marTop w:val="0"/>
          <w:marBottom w:val="0"/>
          <w:divBdr>
            <w:top w:val="none" w:sz="0" w:space="0" w:color="auto"/>
            <w:left w:val="none" w:sz="0" w:space="0" w:color="auto"/>
            <w:bottom w:val="none" w:sz="0" w:space="0" w:color="auto"/>
            <w:right w:val="none" w:sz="0" w:space="0" w:color="auto"/>
          </w:divBdr>
        </w:div>
        <w:div w:id="1125975071">
          <w:marLeft w:val="0"/>
          <w:marRight w:val="0"/>
          <w:marTop w:val="0"/>
          <w:marBottom w:val="0"/>
          <w:divBdr>
            <w:top w:val="none" w:sz="0" w:space="0" w:color="auto"/>
            <w:left w:val="none" w:sz="0" w:space="0" w:color="auto"/>
            <w:bottom w:val="none" w:sz="0" w:space="0" w:color="auto"/>
            <w:right w:val="none" w:sz="0" w:space="0" w:color="auto"/>
          </w:divBdr>
        </w:div>
        <w:div w:id="767654884">
          <w:marLeft w:val="0"/>
          <w:marRight w:val="0"/>
          <w:marTop w:val="0"/>
          <w:marBottom w:val="0"/>
          <w:divBdr>
            <w:top w:val="none" w:sz="0" w:space="0" w:color="auto"/>
            <w:left w:val="none" w:sz="0" w:space="0" w:color="auto"/>
            <w:bottom w:val="none" w:sz="0" w:space="0" w:color="auto"/>
            <w:right w:val="none" w:sz="0" w:space="0" w:color="auto"/>
          </w:divBdr>
        </w:div>
        <w:div w:id="416097220">
          <w:marLeft w:val="0"/>
          <w:marRight w:val="0"/>
          <w:marTop w:val="0"/>
          <w:marBottom w:val="0"/>
          <w:divBdr>
            <w:top w:val="none" w:sz="0" w:space="0" w:color="auto"/>
            <w:left w:val="none" w:sz="0" w:space="0" w:color="auto"/>
            <w:bottom w:val="none" w:sz="0" w:space="0" w:color="auto"/>
            <w:right w:val="none" w:sz="0" w:space="0" w:color="auto"/>
          </w:divBdr>
        </w:div>
        <w:div w:id="597375587">
          <w:marLeft w:val="0"/>
          <w:marRight w:val="0"/>
          <w:marTop w:val="0"/>
          <w:marBottom w:val="0"/>
          <w:divBdr>
            <w:top w:val="none" w:sz="0" w:space="0" w:color="auto"/>
            <w:left w:val="none" w:sz="0" w:space="0" w:color="auto"/>
            <w:bottom w:val="none" w:sz="0" w:space="0" w:color="auto"/>
            <w:right w:val="none" w:sz="0" w:space="0" w:color="auto"/>
          </w:divBdr>
        </w:div>
        <w:div w:id="240220410">
          <w:marLeft w:val="0"/>
          <w:marRight w:val="0"/>
          <w:marTop w:val="0"/>
          <w:marBottom w:val="0"/>
          <w:divBdr>
            <w:top w:val="none" w:sz="0" w:space="0" w:color="auto"/>
            <w:left w:val="none" w:sz="0" w:space="0" w:color="auto"/>
            <w:bottom w:val="none" w:sz="0" w:space="0" w:color="auto"/>
            <w:right w:val="none" w:sz="0" w:space="0" w:color="auto"/>
          </w:divBdr>
        </w:div>
      </w:divsChild>
    </w:div>
    <w:div w:id="1051273521">
      <w:bodyDiv w:val="1"/>
      <w:marLeft w:val="0"/>
      <w:marRight w:val="0"/>
      <w:marTop w:val="0"/>
      <w:marBottom w:val="0"/>
      <w:divBdr>
        <w:top w:val="none" w:sz="0" w:space="0" w:color="auto"/>
        <w:left w:val="none" w:sz="0" w:space="0" w:color="auto"/>
        <w:bottom w:val="none" w:sz="0" w:space="0" w:color="auto"/>
        <w:right w:val="none" w:sz="0" w:space="0" w:color="auto"/>
      </w:divBdr>
    </w:div>
    <w:div w:id="1051684578">
      <w:bodyDiv w:val="1"/>
      <w:marLeft w:val="0"/>
      <w:marRight w:val="0"/>
      <w:marTop w:val="0"/>
      <w:marBottom w:val="0"/>
      <w:divBdr>
        <w:top w:val="none" w:sz="0" w:space="0" w:color="auto"/>
        <w:left w:val="none" w:sz="0" w:space="0" w:color="auto"/>
        <w:bottom w:val="none" w:sz="0" w:space="0" w:color="auto"/>
        <w:right w:val="none" w:sz="0" w:space="0" w:color="auto"/>
      </w:divBdr>
    </w:div>
    <w:div w:id="1052270265">
      <w:bodyDiv w:val="1"/>
      <w:marLeft w:val="0"/>
      <w:marRight w:val="0"/>
      <w:marTop w:val="0"/>
      <w:marBottom w:val="0"/>
      <w:divBdr>
        <w:top w:val="none" w:sz="0" w:space="0" w:color="auto"/>
        <w:left w:val="none" w:sz="0" w:space="0" w:color="auto"/>
        <w:bottom w:val="none" w:sz="0" w:space="0" w:color="auto"/>
        <w:right w:val="none" w:sz="0" w:space="0" w:color="auto"/>
      </w:divBdr>
    </w:div>
    <w:div w:id="1052385684">
      <w:bodyDiv w:val="1"/>
      <w:marLeft w:val="0"/>
      <w:marRight w:val="0"/>
      <w:marTop w:val="0"/>
      <w:marBottom w:val="0"/>
      <w:divBdr>
        <w:top w:val="none" w:sz="0" w:space="0" w:color="auto"/>
        <w:left w:val="none" w:sz="0" w:space="0" w:color="auto"/>
        <w:bottom w:val="none" w:sz="0" w:space="0" w:color="auto"/>
        <w:right w:val="none" w:sz="0" w:space="0" w:color="auto"/>
      </w:divBdr>
    </w:div>
    <w:div w:id="1052656051">
      <w:bodyDiv w:val="1"/>
      <w:marLeft w:val="0"/>
      <w:marRight w:val="0"/>
      <w:marTop w:val="0"/>
      <w:marBottom w:val="0"/>
      <w:divBdr>
        <w:top w:val="none" w:sz="0" w:space="0" w:color="auto"/>
        <w:left w:val="none" w:sz="0" w:space="0" w:color="auto"/>
        <w:bottom w:val="none" w:sz="0" w:space="0" w:color="auto"/>
        <w:right w:val="none" w:sz="0" w:space="0" w:color="auto"/>
      </w:divBdr>
    </w:div>
    <w:div w:id="1052727632">
      <w:bodyDiv w:val="1"/>
      <w:marLeft w:val="0"/>
      <w:marRight w:val="0"/>
      <w:marTop w:val="0"/>
      <w:marBottom w:val="0"/>
      <w:divBdr>
        <w:top w:val="none" w:sz="0" w:space="0" w:color="auto"/>
        <w:left w:val="none" w:sz="0" w:space="0" w:color="auto"/>
        <w:bottom w:val="none" w:sz="0" w:space="0" w:color="auto"/>
        <w:right w:val="none" w:sz="0" w:space="0" w:color="auto"/>
      </w:divBdr>
    </w:div>
    <w:div w:id="1053314684">
      <w:bodyDiv w:val="1"/>
      <w:marLeft w:val="0"/>
      <w:marRight w:val="0"/>
      <w:marTop w:val="0"/>
      <w:marBottom w:val="0"/>
      <w:divBdr>
        <w:top w:val="none" w:sz="0" w:space="0" w:color="auto"/>
        <w:left w:val="none" w:sz="0" w:space="0" w:color="auto"/>
        <w:bottom w:val="none" w:sz="0" w:space="0" w:color="auto"/>
        <w:right w:val="none" w:sz="0" w:space="0" w:color="auto"/>
      </w:divBdr>
      <w:divsChild>
        <w:div w:id="87893978">
          <w:marLeft w:val="480"/>
          <w:marRight w:val="0"/>
          <w:marTop w:val="0"/>
          <w:marBottom w:val="0"/>
          <w:divBdr>
            <w:top w:val="none" w:sz="0" w:space="0" w:color="auto"/>
            <w:left w:val="none" w:sz="0" w:space="0" w:color="auto"/>
            <w:bottom w:val="none" w:sz="0" w:space="0" w:color="auto"/>
            <w:right w:val="none" w:sz="0" w:space="0" w:color="auto"/>
          </w:divBdr>
        </w:div>
        <w:div w:id="2066292777">
          <w:marLeft w:val="480"/>
          <w:marRight w:val="0"/>
          <w:marTop w:val="0"/>
          <w:marBottom w:val="0"/>
          <w:divBdr>
            <w:top w:val="none" w:sz="0" w:space="0" w:color="auto"/>
            <w:left w:val="none" w:sz="0" w:space="0" w:color="auto"/>
            <w:bottom w:val="none" w:sz="0" w:space="0" w:color="auto"/>
            <w:right w:val="none" w:sz="0" w:space="0" w:color="auto"/>
          </w:divBdr>
        </w:div>
        <w:div w:id="1264191521">
          <w:marLeft w:val="480"/>
          <w:marRight w:val="0"/>
          <w:marTop w:val="0"/>
          <w:marBottom w:val="0"/>
          <w:divBdr>
            <w:top w:val="none" w:sz="0" w:space="0" w:color="auto"/>
            <w:left w:val="none" w:sz="0" w:space="0" w:color="auto"/>
            <w:bottom w:val="none" w:sz="0" w:space="0" w:color="auto"/>
            <w:right w:val="none" w:sz="0" w:space="0" w:color="auto"/>
          </w:divBdr>
        </w:div>
        <w:div w:id="1376927497">
          <w:marLeft w:val="480"/>
          <w:marRight w:val="0"/>
          <w:marTop w:val="0"/>
          <w:marBottom w:val="0"/>
          <w:divBdr>
            <w:top w:val="none" w:sz="0" w:space="0" w:color="auto"/>
            <w:left w:val="none" w:sz="0" w:space="0" w:color="auto"/>
            <w:bottom w:val="none" w:sz="0" w:space="0" w:color="auto"/>
            <w:right w:val="none" w:sz="0" w:space="0" w:color="auto"/>
          </w:divBdr>
        </w:div>
        <w:div w:id="1431660538">
          <w:marLeft w:val="480"/>
          <w:marRight w:val="0"/>
          <w:marTop w:val="0"/>
          <w:marBottom w:val="0"/>
          <w:divBdr>
            <w:top w:val="none" w:sz="0" w:space="0" w:color="auto"/>
            <w:left w:val="none" w:sz="0" w:space="0" w:color="auto"/>
            <w:bottom w:val="none" w:sz="0" w:space="0" w:color="auto"/>
            <w:right w:val="none" w:sz="0" w:space="0" w:color="auto"/>
          </w:divBdr>
        </w:div>
        <w:div w:id="448013190">
          <w:marLeft w:val="480"/>
          <w:marRight w:val="0"/>
          <w:marTop w:val="0"/>
          <w:marBottom w:val="0"/>
          <w:divBdr>
            <w:top w:val="none" w:sz="0" w:space="0" w:color="auto"/>
            <w:left w:val="none" w:sz="0" w:space="0" w:color="auto"/>
            <w:bottom w:val="none" w:sz="0" w:space="0" w:color="auto"/>
            <w:right w:val="none" w:sz="0" w:space="0" w:color="auto"/>
          </w:divBdr>
        </w:div>
        <w:div w:id="1323386508">
          <w:marLeft w:val="480"/>
          <w:marRight w:val="0"/>
          <w:marTop w:val="0"/>
          <w:marBottom w:val="0"/>
          <w:divBdr>
            <w:top w:val="none" w:sz="0" w:space="0" w:color="auto"/>
            <w:left w:val="none" w:sz="0" w:space="0" w:color="auto"/>
            <w:bottom w:val="none" w:sz="0" w:space="0" w:color="auto"/>
            <w:right w:val="none" w:sz="0" w:space="0" w:color="auto"/>
          </w:divBdr>
        </w:div>
        <w:div w:id="356085774">
          <w:marLeft w:val="480"/>
          <w:marRight w:val="0"/>
          <w:marTop w:val="0"/>
          <w:marBottom w:val="0"/>
          <w:divBdr>
            <w:top w:val="none" w:sz="0" w:space="0" w:color="auto"/>
            <w:left w:val="none" w:sz="0" w:space="0" w:color="auto"/>
            <w:bottom w:val="none" w:sz="0" w:space="0" w:color="auto"/>
            <w:right w:val="none" w:sz="0" w:space="0" w:color="auto"/>
          </w:divBdr>
        </w:div>
        <w:div w:id="1772361584">
          <w:marLeft w:val="480"/>
          <w:marRight w:val="0"/>
          <w:marTop w:val="0"/>
          <w:marBottom w:val="0"/>
          <w:divBdr>
            <w:top w:val="none" w:sz="0" w:space="0" w:color="auto"/>
            <w:left w:val="none" w:sz="0" w:space="0" w:color="auto"/>
            <w:bottom w:val="none" w:sz="0" w:space="0" w:color="auto"/>
            <w:right w:val="none" w:sz="0" w:space="0" w:color="auto"/>
          </w:divBdr>
        </w:div>
        <w:div w:id="656803356">
          <w:marLeft w:val="480"/>
          <w:marRight w:val="0"/>
          <w:marTop w:val="0"/>
          <w:marBottom w:val="0"/>
          <w:divBdr>
            <w:top w:val="none" w:sz="0" w:space="0" w:color="auto"/>
            <w:left w:val="none" w:sz="0" w:space="0" w:color="auto"/>
            <w:bottom w:val="none" w:sz="0" w:space="0" w:color="auto"/>
            <w:right w:val="none" w:sz="0" w:space="0" w:color="auto"/>
          </w:divBdr>
        </w:div>
        <w:div w:id="1508903888">
          <w:marLeft w:val="480"/>
          <w:marRight w:val="0"/>
          <w:marTop w:val="0"/>
          <w:marBottom w:val="0"/>
          <w:divBdr>
            <w:top w:val="none" w:sz="0" w:space="0" w:color="auto"/>
            <w:left w:val="none" w:sz="0" w:space="0" w:color="auto"/>
            <w:bottom w:val="none" w:sz="0" w:space="0" w:color="auto"/>
            <w:right w:val="none" w:sz="0" w:space="0" w:color="auto"/>
          </w:divBdr>
        </w:div>
        <w:div w:id="1038166646">
          <w:marLeft w:val="480"/>
          <w:marRight w:val="0"/>
          <w:marTop w:val="0"/>
          <w:marBottom w:val="0"/>
          <w:divBdr>
            <w:top w:val="none" w:sz="0" w:space="0" w:color="auto"/>
            <w:left w:val="none" w:sz="0" w:space="0" w:color="auto"/>
            <w:bottom w:val="none" w:sz="0" w:space="0" w:color="auto"/>
            <w:right w:val="none" w:sz="0" w:space="0" w:color="auto"/>
          </w:divBdr>
        </w:div>
        <w:div w:id="1934775104">
          <w:marLeft w:val="480"/>
          <w:marRight w:val="0"/>
          <w:marTop w:val="0"/>
          <w:marBottom w:val="0"/>
          <w:divBdr>
            <w:top w:val="none" w:sz="0" w:space="0" w:color="auto"/>
            <w:left w:val="none" w:sz="0" w:space="0" w:color="auto"/>
            <w:bottom w:val="none" w:sz="0" w:space="0" w:color="auto"/>
            <w:right w:val="none" w:sz="0" w:space="0" w:color="auto"/>
          </w:divBdr>
        </w:div>
        <w:div w:id="1856768702">
          <w:marLeft w:val="480"/>
          <w:marRight w:val="0"/>
          <w:marTop w:val="0"/>
          <w:marBottom w:val="0"/>
          <w:divBdr>
            <w:top w:val="none" w:sz="0" w:space="0" w:color="auto"/>
            <w:left w:val="none" w:sz="0" w:space="0" w:color="auto"/>
            <w:bottom w:val="none" w:sz="0" w:space="0" w:color="auto"/>
            <w:right w:val="none" w:sz="0" w:space="0" w:color="auto"/>
          </w:divBdr>
        </w:div>
        <w:div w:id="352920763">
          <w:marLeft w:val="480"/>
          <w:marRight w:val="0"/>
          <w:marTop w:val="0"/>
          <w:marBottom w:val="0"/>
          <w:divBdr>
            <w:top w:val="none" w:sz="0" w:space="0" w:color="auto"/>
            <w:left w:val="none" w:sz="0" w:space="0" w:color="auto"/>
            <w:bottom w:val="none" w:sz="0" w:space="0" w:color="auto"/>
            <w:right w:val="none" w:sz="0" w:space="0" w:color="auto"/>
          </w:divBdr>
        </w:div>
        <w:div w:id="816801375">
          <w:marLeft w:val="480"/>
          <w:marRight w:val="0"/>
          <w:marTop w:val="0"/>
          <w:marBottom w:val="0"/>
          <w:divBdr>
            <w:top w:val="none" w:sz="0" w:space="0" w:color="auto"/>
            <w:left w:val="none" w:sz="0" w:space="0" w:color="auto"/>
            <w:bottom w:val="none" w:sz="0" w:space="0" w:color="auto"/>
            <w:right w:val="none" w:sz="0" w:space="0" w:color="auto"/>
          </w:divBdr>
        </w:div>
        <w:div w:id="2132089835">
          <w:marLeft w:val="480"/>
          <w:marRight w:val="0"/>
          <w:marTop w:val="0"/>
          <w:marBottom w:val="0"/>
          <w:divBdr>
            <w:top w:val="none" w:sz="0" w:space="0" w:color="auto"/>
            <w:left w:val="none" w:sz="0" w:space="0" w:color="auto"/>
            <w:bottom w:val="none" w:sz="0" w:space="0" w:color="auto"/>
            <w:right w:val="none" w:sz="0" w:space="0" w:color="auto"/>
          </w:divBdr>
        </w:div>
        <w:div w:id="660621370">
          <w:marLeft w:val="480"/>
          <w:marRight w:val="0"/>
          <w:marTop w:val="0"/>
          <w:marBottom w:val="0"/>
          <w:divBdr>
            <w:top w:val="none" w:sz="0" w:space="0" w:color="auto"/>
            <w:left w:val="none" w:sz="0" w:space="0" w:color="auto"/>
            <w:bottom w:val="none" w:sz="0" w:space="0" w:color="auto"/>
            <w:right w:val="none" w:sz="0" w:space="0" w:color="auto"/>
          </w:divBdr>
        </w:div>
        <w:div w:id="2133286102">
          <w:marLeft w:val="480"/>
          <w:marRight w:val="0"/>
          <w:marTop w:val="0"/>
          <w:marBottom w:val="0"/>
          <w:divBdr>
            <w:top w:val="none" w:sz="0" w:space="0" w:color="auto"/>
            <w:left w:val="none" w:sz="0" w:space="0" w:color="auto"/>
            <w:bottom w:val="none" w:sz="0" w:space="0" w:color="auto"/>
            <w:right w:val="none" w:sz="0" w:space="0" w:color="auto"/>
          </w:divBdr>
        </w:div>
        <w:div w:id="721564142">
          <w:marLeft w:val="480"/>
          <w:marRight w:val="0"/>
          <w:marTop w:val="0"/>
          <w:marBottom w:val="0"/>
          <w:divBdr>
            <w:top w:val="none" w:sz="0" w:space="0" w:color="auto"/>
            <w:left w:val="none" w:sz="0" w:space="0" w:color="auto"/>
            <w:bottom w:val="none" w:sz="0" w:space="0" w:color="auto"/>
            <w:right w:val="none" w:sz="0" w:space="0" w:color="auto"/>
          </w:divBdr>
        </w:div>
        <w:div w:id="539168523">
          <w:marLeft w:val="480"/>
          <w:marRight w:val="0"/>
          <w:marTop w:val="0"/>
          <w:marBottom w:val="0"/>
          <w:divBdr>
            <w:top w:val="none" w:sz="0" w:space="0" w:color="auto"/>
            <w:left w:val="none" w:sz="0" w:space="0" w:color="auto"/>
            <w:bottom w:val="none" w:sz="0" w:space="0" w:color="auto"/>
            <w:right w:val="none" w:sz="0" w:space="0" w:color="auto"/>
          </w:divBdr>
        </w:div>
        <w:div w:id="315844999">
          <w:marLeft w:val="480"/>
          <w:marRight w:val="0"/>
          <w:marTop w:val="0"/>
          <w:marBottom w:val="0"/>
          <w:divBdr>
            <w:top w:val="none" w:sz="0" w:space="0" w:color="auto"/>
            <w:left w:val="none" w:sz="0" w:space="0" w:color="auto"/>
            <w:bottom w:val="none" w:sz="0" w:space="0" w:color="auto"/>
            <w:right w:val="none" w:sz="0" w:space="0" w:color="auto"/>
          </w:divBdr>
        </w:div>
        <w:div w:id="2065912457">
          <w:marLeft w:val="480"/>
          <w:marRight w:val="0"/>
          <w:marTop w:val="0"/>
          <w:marBottom w:val="0"/>
          <w:divBdr>
            <w:top w:val="none" w:sz="0" w:space="0" w:color="auto"/>
            <w:left w:val="none" w:sz="0" w:space="0" w:color="auto"/>
            <w:bottom w:val="none" w:sz="0" w:space="0" w:color="auto"/>
            <w:right w:val="none" w:sz="0" w:space="0" w:color="auto"/>
          </w:divBdr>
        </w:div>
        <w:div w:id="37315513">
          <w:marLeft w:val="480"/>
          <w:marRight w:val="0"/>
          <w:marTop w:val="0"/>
          <w:marBottom w:val="0"/>
          <w:divBdr>
            <w:top w:val="none" w:sz="0" w:space="0" w:color="auto"/>
            <w:left w:val="none" w:sz="0" w:space="0" w:color="auto"/>
            <w:bottom w:val="none" w:sz="0" w:space="0" w:color="auto"/>
            <w:right w:val="none" w:sz="0" w:space="0" w:color="auto"/>
          </w:divBdr>
        </w:div>
        <w:div w:id="1717001769">
          <w:marLeft w:val="480"/>
          <w:marRight w:val="0"/>
          <w:marTop w:val="0"/>
          <w:marBottom w:val="0"/>
          <w:divBdr>
            <w:top w:val="none" w:sz="0" w:space="0" w:color="auto"/>
            <w:left w:val="none" w:sz="0" w:space="0" w:color="auto"/>
            <w:bottom w:val="none" w:sz="0" w:space="0" w:color="auto"/>
            <w:right w:val="none" w:sz="0" w:space="0" w:color="auto"/>
          </w:divBdr>
        </w:div>
        <w:div w:id="1819683026">
          <w:marLeft w:val="480"/>
          <w:marRight w:val="0"/>
          <w:marTop w:val="0"/>
          <w:marBottom w:val="0"/>
          <w:divBdr>
            <w:top w:val="none" w:sz="0" w:space="0" w:color="auto"/>
            <w:left w:val="none" w:sz="0" w:space="0" w:color="auto"/>
            <w:bottom w:val="none" w:sz="0" w:space="0" w:color="auto"/>
            <w:right w:val="none" w:sz="0" w:space="0" w:color="auto"/>
          </w:divBdr>
        </w:div>
        <w:div w:id="270364104">
          <w:marLeft w:val="480"/>
          <w:marRight w:val="0"/>
          <w:marTop w:val="0"/>
          <w:marBottom w:val="0"/>
          <w:divBdr>
            <w:top w:val="none" w:sz="0" w:space="0" w:color="auto"/>
            <w:left w:val="none" w:sz="0" w:space="0" w:color="auto"/>
            <w:bottom w:val="none" w:sz="0" w:space="0" w:color="auto"/>
            <w:right w:val="none" w:sz="0" w:space="0" w:color="auto"/>
          </w:divBdr>
        </w:div>
        <w:div w:id="1055667982">
          <w:marLeft w:val="480"/>
          <w:marRight w:val="0"/>
          <w:marTop w:val="0"/>
          <w:marBottom w:val="0"/>
          <w:divBdr>
            <w:top w:val="none" w:sz="0" w:space="0" w:color="auto"/>
            <w:left w:val="none" w:sz="0" w:space="0" w:color="auto"/>
            <w:bottom w:val="none" w:sz="0" w:space="0" w:color="auto"/>
            <w:right w:val="none" w:sz="0" w:space="0" w:color="auto"/>
          </w:divBdr>
        </w:div>
        <w:div w:id="639843600">
          <w:marLeft w:val="480"/>
          <w:marRight w:val="0"/>
          <w:marTop w:val="0"/>
          <w:marBottom w:val="0"/>
          <w:divBdr>
            <w:top w:val="none" w:sz="0" w:space="0" w:color="auto"/>
            <w:left w:val="none" w:sz="0" w:space="0" w:color="auto"/>
            <w:bottom w:val="none" w:sz="0" w:space="0" w:color="auto"/>
            <w:right w:val="none" w:sz="0" w:space="0" w:color="auto"/>
          </w:divBdr>
        </w:div>
        <w:div w:id="1006635612">
          <w:marLeft w:val="480"/>
          <w:marRight w:val="0"/>
          <w:marTop w:val="0"/>
          <w:marBottom w:val="0"/>
          <w:divBdr>
            <w:top w:val="none" w:sz="0" w:space="0" w:color="auto"/>
            <w:left w:val="none" w:sz="0" w:space="0" w:color="auto"/>
            <w:bottom w:val="none" w:sz="0" w:space="0" w:color="auto"/>
            <w:right w:val="none" w:sz="0" w:space="0" w:color="auto"/>
          </w:divBdr>
        </w:div>
        <w:div w:id="1678843222">
          <w:marLeft w:val="480"/>
          <w:marRight w:val="0"/>
          <w:marTop w:val="0"/>
          <w:marBottom w:val="0"/>
          <w:divBdr>
            <w:top w:val="none" w:sz="0" w:space="0" w:color="auto"/>
            <w:left w:val="none" w:sz="0" w:space="0" w:color="auto"/>
            <w:bottom w:val="none" w:sz="0" w:space="0" w:color="auto"/>
            <w:right w:val="none" w:sz="0" w:space="0" w:color="auto"/>
          </w:divBdr>
        </w:div>
        <w:div w:id="1800028206">
          <w:marLeft w:val="480"/>
          <w:marRight w:val="0"/>
          <w:marTop w:val="0"/>
          <w:marBottom w:val="0"/>
          <w:divBdr>
            <w:top w:val="none" w:sz="0" w:space="0" w:color="auto"/>
            <w:left w:val="none" w:sz="0" w:space="0" w:color="auto"/>
            <w:bottom w:val="none" w:sz="0" w:space="0" w:color="auto"/>
            <w:right w:val="none" w:sz="0" w:space="0" w:color="auto"/>
          </w:divBdr>
        </w:div>
        <w:div w:id="762533656">
          <w:marLeft w:val="480"/>
          <w:marRight w:val="0"/>
          <w:marTop w:val="0"/>
          <w:marBottom w:val="0"/>
          <w:divBdr>
            <w:top w:val="none" w:sz="0" w:space="0" w:color="auto"/>
            <w:left w:val="none" w:sz="0" w:space="0" w:color="auto"/>
            <w:bottom w:val="none" w:sz="0" w:space="0" w:color="auto"/>
            <w:right w:val="none" w:sz="0" w:space="0" w:color="auto"/>
          </w:divBdr>
        </w:div>
        <w:div w:id="1522471570">
          <w:marLeft w:val="480"/>
          <w:marRight w:val="0"/>
          <w:marTop w:val="0"/>
          <w:marBottom w:val="0"/>
          <w:divBdr>
            <w:top w:val="none" w:sz="0" w:space="0" w:color="auto"/>
            <w:left w:val="none" w:sz="0" w:space="0" w:color="auto"/>
            <w:bottom w:val="none" w:sz="0" w:space="0" w:color="auto"/>
            <w:right w:val="none" w:sz="0" w:space="0" w:color="auto"/>
          </w:divBdr>
        </w:div>
        <w:div w:id="2085907949">
          <w:marLeft w:val="480"/>
          <w:marRight w:val="0"/>
          <w:marTop w:val="0"/>
          <w:marBottom w:val="0"/>
          <w:divBdr>
            <w:top w:val="none" w:sz="0" w:space="0" w:color="auto"/>
            <w:left w:val="none" w:sz="0" w:space="0" w:color="auto"/>
            <w:bottom w:val="none" w:sz="0" w:space="0" w:color="auto"/>
            <w:right w:val="none" w:sz="0" w:space="0" w:color="auto"/>
          </w:divBdr>
        </w:div>
        <w:div w:id="1070343709">
          <w:marLeft w:val="480"/>
          <w:marRight w:val="0"/>
          <w:marTop w:val="0"/>
          <w:marBottom w:val="0"/>
          <w:divBdr>
            <w:top w:val="none" w:sz="0" w:space="0" w:color="auto"/>
            <w:left w:val="none" w:sz="0" w:space="0" w:color="auto"/>
            <w:bottom w:val="none" w:sz="0" w:space="0" w:color="auto"/>
            <w:right w:val="none" w:sz="0" w:space="0" w:color="auto"/>
          </w:divBdr>
        </w:div>
        <w:div w:id="1181816529">
          <w:marLeft w:val="480"/>
          <w:marRight w:val="0"/>
          <w:marTop w:val="0"/>
          <w:marBottom w:val="0"/>
          <w:divBdr>
            <w:top w:val="none" w:sz="0" w:space="0" w:color="auto"/>
            <w:left w:val="none" w:sz="0" w:space="0" w:color="auto"/>
            <w:bottom w:val="none" w:sz="0" w:space="0" w:color="auto"/>
            <w:right w:val="none" w:sz="0" w:space="0" w:color="auto"/>
          </w:divBdr>
        </w:div>
        <w:div w:id="1758555375">
          <w:marLeft w:val="480"/>
          <w:marRight w:val="0"/>
          <w:marTop w:val="0"/>
          <w:marBottom w:val="0"/>
          <w:divBdr>
            <w:top w:val="none" w:sz="0" w:space="0" w:color="auto"/>
            <w:left w:val="none" w:sz="0" w:space="0" w:color="auto"/>
            <w:bottom w:val="none" w:sz="0" w:space="0" w:color="auto"/>
            <w:right w:val="none" w:sz="0" w:space="0" w:color="auto"/>
          </w:divBdr>
        </w:div>
        <w:div w:id="955793921">
          <w:marLeft w:val="480"/>
          <w:marRight w:val="0"/>
          <w:marTop w:val="0"/>
          <w:marBottom w:val="0"/>
          <w:divBdr>
            <w:top w:val="none" w:sz="0" w:space="0" w:color="auto"/>
            <w:left w:val="none" w:sz="0" w:space="0" w:color="auto"/>
            <w:bottom w:val="none" w:sz="0" w:space="0" w:color="auto"/>
            <w:right w:val="none" w:sz="0" w:space="0" w:color="auto"/>
          </w:divBdr>
        </w:div>
        <w:div w:id="755177426">
          <w:marLeft w:val="480"/>
          <w:marRight w:val="0"/>
          <w:marTop w:val="0"/>
          <w:marBottom w:val="0"/>
          <w:divBdr>
            <w:top w:val="none" w:sz="0" w:space="0" w:color="auto"/>
            <w:left w:val="none" w:sz="0" w:space="0" w:color="auto"/>
            <w:bottom w:val="none" w:sz="0" w:space="0" w:color="auto"/>
            <w:right w:val="none" w:sz="0" w:space="0" w:color="auto"/>
          </w:divBdr>
        </w:div>
        <w:div w:id="1395851928">
          <w:marLeft w:val="480"/>
          <w:marRight w:val="0"/>
          <w:marTop w:val="0"/>
          <w:marBottom w:val="0"/>
          <w:divBdr>
            <w:top w:val="none" w:sz="0" w:space="0" w:color="auto"/>
            <w:left w:val="none" w:sz="0" w:space="0" w:color="auto"/>
            <w:bottom w:val="none" w:sz="0" w:space="0" w:color="auto"/>
            <w:right w:val="none" w:sz="0" w:space="0" w:color="auto"/>
          </w:divBdr>
        </w:div>
        <w:div w:id="115760342">
          <w:marLeft w:val="480"/>
          <w:marRight w:val="0"/>
          <w:marTop w:val="0"/>
          <w:marBottom w:val="0"/>
          <w:divBdr>
            <w:top w:val="none" w:sz="0" w:space="0" w:color="auto"/>
            <w:left w:val="none" w:sz="0" w:space="0" w:color="auto"/>
            <w:bottom w:val="none" w:sz="0" w:space="0" w:color="auto"/>
            <w:right w:val="none" w:sz="0" w:space="0" w:color="auto"/>
          </w:divBdr>
        </w:div>
        <w:div w:id="343945016">
          <w:marLeft w:val="480"/>
          <w:marRight w:val="0"/>
          <w:marTop w:val="0"/>
          <w:marBottom w:val="0"/>
          <w:divBdr>
            <w:top w:val="none" w:sz="0" w:space="0" w:color="auto"/>
            <w:left w:val="none" w:sz="0" w:space="0" w:color="auto"/>
            <w:bottom w:val="none" w:sz="0" w:space="0" w:color="auto"/>
            <w:right w:val="none" w:sz="0" w:space="0" w:color="auto"/>
          </w:divBdr>
        </w:div>
        <w:div w:id="56049157">
          <w:marLeft w:val="480"/>
          <w:marRight w:val="0"/>
          <w:marTop w:val="0"/>
          <w:marBottom w:val="0"/>
          <w:divBdr>
            <w:top w:val="none" w:sz="0" w:space="0" w:color="auto"/>
            <w:left w:val="none" w:sz="0" w:space="0" w:color="auto"/>
            <w:bottom w:val="none" w:sz="0" w:space="0" w:color="auto"/>
            <w:right w:val="none" w:sz="0" w:space="0" w:color="auto"/>
          </w:divBdr>
        </w:div>
        <w:div w:id="1459445250">
          <w:marLeft w:val="480"/>
          <w:marRight w:val="0"/>
          <w:marTop w:val="0"/>
          <w:marBottom w:val="0"/>
          <w:divBdr>
            <w:top w:val="none" w:sz="0" w:space="0" w:color="auto"/>
            <w:left w:val="none" w:sz="0" w:space="0" w:color="auto"/>
            <w:bottom w:val="none" w:sz="0" w:space="0" w:color="auto"/>
            <w:right w:val="none" w:sz="0" w:space="0" w:color="auto"/>
          </w:divBdr>
        </w:div>
        <w:div w:id="513109928">
          <w:marLeft w:val="480"/>
          <w:marRight w:val="0"/>
          <w:marTop w:val="0"/>
          <w:marBottom w:val="0"/>
          <w:divBdr>
            <w:top w:val="none" w:sz="0" w:space="0" w:color="auto"/>
            <w:left w:val="none" w:sz="0" w:space="0" w:color="auto"/>
            <w:bottom w:val="none" w:sz="0" w:space="0" w:color="auto"/>
            <w:right w:val="none" w:sz="0" w:space="0" w:color="auto"/>
          </w:divBdr>
        </w:div>
        <w:div w:id="415631953">
          <w:marLeft w:val="480"/>
          <w:marRight w:val="0"/>
          <w:marTop w:val="0"/>
          <w:marBottom w:val="0"/>
          <w:divBdr>
            <w:top w:val="none" w:sz="0" w:space="0" w:color="auto"/>
            <w:left w:val="none" w:sz="0" w:space="0" w:color="auto"/>
            <w:bottom w:val="none" w:sz="0" w:space="0" w:color="auto"/>
            <w:right w:val="none" w:sz="0" w:space="0" w:color="auto"/>
          </w:divBdr>
        </w:div>
        <w:div w:id="1403871922">
          <w:marLeft w:val="480"/>
          <w:marRight w:val="0"/>
          <w:marTop w:val="0"/>
          <w:marBottom w:val="0"/>
          <w:divBdr>
            <w:top w:val="none" w:sz="0" w:space="0" w:color="auto"/>
            <w:left w:val="none" w:sz="0" w:space="0" w:color="auto"/>
            <w:bottom w:val="none" w:sz="0" w:space="0" w:color="auto"/>
            <w:right w:val="none" w:sz="0" w:space="0" w:color="auto"/>
          </w:divBdr>
        </w:div>
        <w:div w:id="1635528028">
          <w:marLeft w:val="480"/>
          <w:marRight w:val="0"/>
          <w:marTop w:val="0"/>
          <w:marBottom w:val="0"/>
          <w:divBdr>
            <w:top w:val="none" w:sz="0" w:space="0" w:color="auto"/>
            <w:left w:val="none" w:sz="0" w:space="0" w:color="auto"/>
            <w:bottom w:val="none" w:sz="0" w:space="0" w:color="auto"/>
            <w:right w:val="none" w:sz="0" w:space="0" w:color="auto"/>
          </w:divBdr>
        </w:div>
        <w:div w:id="986515312">
          <w:marLeft w:val="480"/>
          <w:marRight w:val="0"/>
          <w:marTop w:val="0"/>
          <w:marBottom w:val="0"/>
          <w:divBdr>
            <w:top w:val="none" w:sz="0" w:space="0" w:color="auto"/>
            <w:left w:val="none" w:sz="0" w:space="0" w:color="auto"/>
            <w:bottom w:val="none" w:sz="0" w:space="0" w:color="auto"/>
            <w:right w:val="none" w:sz="0" w:space="0" w:color="auto"/>
          </w:divBdr>
        </w:div>
        <w:div w:id="1724520895">
          <w:marLeft w:val="480"/>
          <w:marRight w:val="0"/>
          <w:marTop w:val="0"/>
          <w:marBottom w:val="0"/>
          <w:divBdr>
            <w:top w:val="none" w:sz="0" w:space="0" w:color="auto"/>
            <w:left w:val="none" w:sz="0" w:space="0" w:color="auto"/>
            <w:bottom w:val="none" w:sz="0" w:space="0" w:color="auto"/>
            <w:right w:val="none" w:sz="0" w:space="0" w:color="auto"/>
          </w:divBdr>
        </w:div>
        <w:div w:id="1293900571">
          <w:marLeft w:val="480"/>
          <w:marRight w:val="0"/>
          <w:marTop w:val="0"/>
          <w:marBottom w:val="0"/>
          <w:divBdr>
            <w:top w:val="none" w:sz="0" w:space="0" w:color="auto"/>
            <w:left w:val="none" w:sz="0" w:space="0" w:color="auto"/>
            <w:bottom w:val="none" w:sz="0" w:space="0" w:color="auto"/>
            <w:right w:val="none" w:sz="0" w:space="0" w:color="auto"/>
          </w:divBdr>
        </w:div>
      </w:divsChild>
    </w:div>
    <w:div w:id="1053382231">
      <w:bodyDiv w:val="1"/>
      <w:marLeft w:val="0"/>
      <w:marRight w:val="0"/>
      <w:marTop w:val="0"/>
      <w:marBottom w:val="0"/>
      <w:divBdr>
        <w:top w:val="none" w:sz="0" w:space="0" w:color="auto"/>
        <w:left w:val="none" w:sz="0" w:space="0" w:color="auto"/>
        <w:bottom w:val="none" w:sz="0" w:space="0" w:color="auto"/>
        <w:right w:val="none" w:sz="0" w:space="0" w:color="auto"/>
      </w:divBdr>
    </w:div>
    <w:div w:id="1053583439">
      <w:bodyDiv w:val="1"/>
      <w:marLeft w:val="0"/>
      <w:marRight w:val="0"/>
      <w:marTop w:val="0"/>
      <w:marBottom w:val="0"/>
      <w:divBdr>
        <w:top w:val="none" w:sz="0" w:space="0" w:color="auto"/>
        <w:left w:val="none" w:sz="0" w:space="0" w:color="auto"/>
        <w:bottom w:val="none" w:sz="0" w:space="0" w:color="auto"/>
        <w:right w:val="none" w:sz="0" w:space="0" w:color="auto"/>
      </w:divBdr>
    </w:div>
    <w:div w:id="1054081083">
      <w:bodyDiv w:val="1"/>
      <w:marLeft w:val="0"/>
      <w:marRight w:val="0"/>
      <w:marTop w:val="0"/>
      <w:marBottom w:val="0"/>
      <w:divBdr>
        <w:top w:val="none" w:sz="0" w:space="0" w:color="auto"/>
        <w:left w:val="none" w:sz="0" w:space="0" w:color="auto"/>
        <w:bottom w:val="none" w:sz="0" w:space="0" w:color="auto"/>
        <w:right w:val="none" w:sz="0" w:space="0" w:color="auto"/>
      </w:divBdr>
    </w:div>
    <w:div w:id="1054432578">
      <w:bodyDiv w:val="1"/>
      <w:marLeft w:val="0"/>
      <w:marRight w:val="0"/>
      <w:marTop w:val="0"/>
      <w:marBottom w:val="0"/>
      <w:divBdr>
        <w:top w:val="none" w:sz="0" w:space="0" w:color="auto"/>
        <w:left w:val="none" w:sz="0" w:space="0" w:color="auto"/>
        <w:bottom w:val="none" w:sz="0" w:space="0" w:color="auto"/>
        <w:right w:val="none" w:sz="0" w:space="0" w:color="auto"/>
      </w:divBdr>
    </w:div>
    <w:div w:id="1055273763">
      <w:bodyDiv w:val="1"/>
      <w:marLeft w:val="0"/>
      <w:marRight w:val="0"/>
      <w:marTop w:val="0"/>
      <w:marBottom w:val="0"/>
      <w:divBdr>
        <w:top w:val="none" w:sz="0" w:space="0" w:color="auto"/>
        <w:left w:val="none" w:sz="0" w:space="0" w:color="auto"/>
        <w:bottom w:val="none" w:sz="0" w:space="0" w:color="auto"/>
        <w:right w:val="none" w:sz="0" w:space="0" w:color="auto"/>
      </w:divBdr>
    </w:div>
    <w:div w:id="1055356575">
      <w:bodyDiv w:val="1"/>
      <w:marLeft w:val="0"/>
      <w:marRight w:val="0"/>
      <w:marTop w:val="0"/>
      <w:marBottom w:val="0"/>
      <w:divBdr>
        <w:top w:val="none" w:sz="0" w:space="0" w:color="auto"/>
        <w:left w:val="none" w:sz="0" w:space="0" w:color="auto"/>
        <w:bottom w:val="none" w:sz="0" w:space="0" w:color="auto"/>
        <w:right w:val="none" w:sz="0" w:space="0" w:color="auto"/>
      </w:divBdr>
    </w:div>
    <w:div w:id="1055735514">
      <w:bodyDiv w:val="1"/>
      <w:marLeft w:val="0"/>
      <w:marRight w:val="0"/>
      <w:marTop w:val="0"/>
      <w:marBottom w:val="0"/>
      <w:divBdr>
        <w:top w:val="none" w:sz="0" w:space="0" w:color="auto"/>
        <w:left w:val="none" w:sz="0" w:space="0" w:color="auto"/>
        <w:bottom w:val="none" w:sz="0" w:space="0" w:color="auto"/>
        <w:right w:val="none" w:sz="0" w:space="0" w:color="auto"/>
      </w:divBdr>
    </w:div>
    <w:div w:id="1055930354">
      <w:bodyDiv w:val="1"/>
      <w:marLeft w:val="0"/>
      <w:marRight w:val="0"/>
      <w:marTop w:val="0"/>
      <w:marBottom w:val="0"/>
      <w:divBdr>
        <w:top w:val="none" w:sz="0" w:space="0" w:color="auto"/>
        <w:left w:val="none" w:sz="0" w:space="0" w:color="auto"/>
        <w:bottom w:val="none" w:sz="0" w:space="0" w:color="auto"/>
        <w:right w:val="none" w:sz="0" w:space="0" w:color="auto"/>
      </w:divBdr>
    </w:div>
    <w:div w:id="1056201693">
      <w:bodyDiv w:val="1"/>
      <w:marLeft w:val="0"/>
      <w:marRight w:val="0"/>
      <w:marTop w:val="0"/>
      <w:marBottom w:val="0"/>
      <w:divBdr>
        <w:top w:val="none" w:sz="0" w:space="0" w:color="auto"/>
        <w:left w:val="none" w:sz="0" w:space="0" w:color="auto"/>
        <w:bottom w:val="none" w:sz="0" w:space="0" w:color="auto"/>
        <w:right w:val="none" w:sz="0" w:space="0" w:color="auto"/>
      </w:divBdr>
    </w:div>
    <w:div w:id="1056971056">
      <w:bodyDiv w:val="1"/>
      <w:marLeft w:val="0"/>
      <w:marRight w:val="0"/>
      <w:marTop w:val="0"/>
      <w:marBottom w:val="0"/>
      <w:divBdr>
        <w:top w:val="none" w:sz="0" w:space="0" w:color="auto"/>
        <w:left w:val="none" w:sz="0" w:space="0" w:color="auto"/>
        <w:bottom w:val="none" w:sz="0" w:space="0" w:color="auto"/>
        <w:right w:val="none" w:sz="0" w:space="0" w:color="auto"/>
      </w:divBdr>
    </w:div>
    <w:div w:id="1057168794">
      <w:bodyDiv w:val="1"/>
      <w:marLeft w:val="0"/>
      <w:marRight w:val="0"/>
      <w:marTop w:val="0"/>
      <w:marBottom w:val="0"/>
      <w:divBdr>
        <w:top w:val="none" w:sz="0" w:space="0" w:color="auto"/>
        <w:left w:val="none" w:sz="0" w:space="0" w:color="auto"/>
        <w:bottom w:val="none" w:sz="0" w:space="0" w:color="auto"/>
        <w:right w:val="none" w:sz="0" w:space="0" w:color="auto"/>
      </w:divBdr>
    </w:div>
    <w:div w:id="1057241786">
      <w:bodyDiv w:val="1"/>
      <w:marLeft w:val="0"/>
      <w:marRight w:val="0"/>
      <w:marTop w:val="0"/>
      <w:marBottom w:val="0"/>
      <w:divBdr>
        <w:top w:val="none" w:sz="0" w:space="0" w:color="auto"/>
        <w:left w:val="none" w:sz="0" w:space="0" w:color="auto"/>
        <w:bottom w:val="none" w:sz="0" w:space="0" w:color="auto"/>
        <w:right w:val="none" w:sz="0" w:space="0" w:color="auto"/>
      </w:divBdr>
    </w:div>
    <w:div w:id="1057515166">
      <w:bodyDiv w:val="1"/>
      <w:marLeft w:val="0"/>
      <w:marRight w:val="0"/>
      <w:marTop w:val="0"/>
      <w:marBottom w:val="0"/>
      <w:divBdr>
        <w:top w:val="none" w:sz="0" w:space="0" w:color="auto"/>
        <w:left w:val="none" w:sz="0" w:space="0" w:color="auto"/>
        <w:bottom w:val="none" w:sz="0" w:space="0" w:color="auto"/>
        <w:right w:val="none" w:sz="0" w:space="0" w:color="auto"/>
      </w:divBdr>
    </w:div>
    <w:div w:id="1057629255">
      <w:bodyDiv w:val="1"/>
      <w:marLeft w:val="0"/>
      <w:marRight w:val="0"/>
      <w:marTop w:val="0"/>
      <w:marBottom w:val="0"/>
      <w:divBdr>
        <w:top w:val="none" w:sz="0" w:space="0" w:color="auto"/>
        <w:left w:val="none" w:sz="0" w:space="0" w:color="auto"/>
        <w:bottom w:val="none" w:sz="0" w:space="0" w:color="auto"/>
        <w:right w:val="none" w:sz="0" w:space="0" w:color="auto"/>
      </w:divBdr>
    </w:div>
    <w:div w:id="1059283933">
      <w:bodyDiv w:val="1"/>
      <w:marLeft w:val="0"/>
      <w:marRight w:val="0"/>
      <w:marTop w:val="0"/>
      <w:marBottom w:val="0"/>
      <w:divBdr>
        <w:top w:val="none" w:sz="0" w:space="0" w:color="auto"/>
        <w:left w:val="none" w:sz="0" w:space="0" w:color="auto"/>
        <w:bottom w:val="none" w:sz="0" w:space="0" w:color="auto"/>
        <w:right w:val="none" w:sz="0" w:space="0" w:color="auto"/>
      </w:divBdr>
    </w:div>
    <w:div w:id="1059400513">
      <w:bodyDiv w:val="1"/>
      <w:marLeft w:val="0"/>
      <w:marRight w:val="0"/>
      <w:marTop w:val="0"/>
      <w:marBottom w:val="0"/>
      <w:divBdr>
        <w:top w:val="none" w:sz="0" w:space="0" w:color="auto"/>
        <w:left w:val="none" w:sz="0" w:space="0" w:color="auto"/>
        <w:bottom w:val="none" w:sz="0" w:space="0" w:color="auto"/>
        <w:right w:val="none" w:sz="0" w:space="0" w:color="auto"/>
      </w:divBdr>
    </w:div>
    <w:div w:id="1059939827">
      <w:bodyDiv w:val="1"/>
      <w:marLeft w:val="0"/>
      <w:marRight w:val="0"/>
      <w:marTop w:val="0"/>
      <w:marBottom w:val="0"/>
      <w:divBdr>
        <w:top w:val="none" w:sz="0" w:space="0" w:color="auto"/>
        <w:left w:val="none" w:sz="0" w:space="0" w:color="auto"/>
        <w:bottom w:val="none" w:sz="0" w:space="0" w:color="auto"/>
        <w:right w:val="none" w:sz="0" w:space="0" w:color="auto"/>
      </w:divBdr>
    </w:div>
    <w:div w:id="1060253682">
      <w:bodyDiv w:val="1"/>
      <w:marLeft w:val="0"/>
      <w:marRight w:val="0"/>
      <w:marTop w:val="0"/>
      <w:marBottom w:val="0"/>
      <w:divBdr>
        <w:top w:val="none" w:sz="0" w:space="0" w:color="auto"/>
        <w:left w:val="none" w:sz="0" w:space="0" w:color="auto"/>
        <w:bottom w:val="none" w:sz="0" w:space="0" w:color="auto"/>
        <w:right w:val="none" w:sz="0" w:space="0" w:color="auto"/>
      </w:divBdr>
    </w:div>
    <w:div w:id="1061364927">
      <w:bodyDiv w:val="1"/>
      <w:marLeft w:val="0"/>
      <w:marRight w:val="0"/>
      <w:marTop w:val="0"/>
      <w:marBottom w:val="0"/>
      <w:divBdr>
        <w:top w:val="none" w:sz="0" w:space="0" w:color="auto"/>
        <w:left w:val="none" w:sz="0" w:space="0" w:color="auto"/>
        <w:bottom w:val="none" w:sz="0" w:space="0" w:color="auto"/>
        <w:right w:val="none" w:sz="0" w:space="0" w:color="auto"/>
      </w:divBdr>
    </w:div>
    <w:div w:id="1061749652">
      <w:bodyDiv w:val="1"/>
      <w:marLeft w:val="0"/>
      <w:marRight w:val="0"/>
      <w:marTop w:val="0"/>
      <w:marBottom w:val="0"/>
      <w:divBdr>
        <w:top w:val="none" w:sz="0" w:space="0" w:color="auto"/>
        <w:left w:val="none" w:sz="0" w:space="0" w:color="auto"/>
        <w:bottom w:val="none" w:sz="0" w:space="0" w:color="auto"/>
        <w:right w:val="none" w:sz="0" w:space="0" w:color="auto"/>
      </w:divBdr>
    </w:div>
    <w:div w:id="1062296272">
      <w:bodyDiv w:val="1"/>
      <w:marLeft w:val="0"/>
      <w:marRight w:val="0"/>
      <w:marTop w:val="0"/>
      <w:marBottom w:val="0"/>
      <w:divBdr>
        <w:top w:val="none" w:sz="0" w:space="0" w:color="auto"/>
        <w:left w:val="none" w:sz="0" w:space="0" w:color="auto"/>
        <w:bottom w:val="none" w:sz="0" w:space="0" w:color="auto"/>
        <w:right w:val="none" w:sz="0" w:space="0" w:color="auto"/>
      </w:divBdr>
    </w:div>
    <w:div w:id="1063062731">
      <w:bodyDiv w:val="1"/>
      <w:marLeft w:val="0"/>
      <w:marRight w:val="0"/>
      <w:marTop w:val="0"/>
      <w:marBottom w:val="0"/>
      <w:divBdr>
        <w:top w:val="none" w:sz="0" w:space="0" w:color="auto"/>
        <w:left w:val="none" w:sz="0" w:space="0" w:color="auto"/>
        <w:bottom w:val="none" w:sz="0" w:space="0" w:color="auto"/>
        <w:right w:val="none" w:sz="0" w:space="0" w:color="auto"/>
      </w:divBdr>
      <w:divsChild>
        <w:div w:id="2013071606">
          <w:marLeft w:val="480"/>
          <w:marRight w:val="0"/>
          <w:marTop w:val="0"/>
          <w:marBottom w:val="0"/>
          <w:divBdr>
            <w:top w:val="none" w:sz="0" w:space="0" w:color="auto"/>
            <w:left w:val="none" w:sz="0" w:space="0" w:color="auto"/>
            <w:bottom w:val="none" w:sz="0" w:space="0" w:color="auto"/>
            <w:right w:val="none" w:sz="0" w:space="0" w:color="auto"/>
          </w:divBdr>
        </w:div>
        <w:div w:id="1419670159">
          <w:marLeft w:val="480"/>
          <w:marRight w:val="0"/>
          <w:marTop w:val="0"/>
          <w:marBottom w:val="0"/>
          <w:divBdr>
            <w:top w:val="none" w:sz="0" w:space="0" w:color="auto"/>
            <w:left w:val="none" w:sz="0" w:space="0" w:color="auto"/>
            <w:bottom w:val="none" w:sz="0" w:space="0" w:color="auto"/>
            <w:right w:val="none" w:sz="0" w:space="0" w:color="auto"/>
          </w:divBdr>
        </w:div>
        <w:div w:id="348261068">
          <w:marLeft w:val="480"/>
          <w:marRight w:val="0"/>
          <w:marTop w:val="0"/>
          <w:marBottom w:val="0"/>
          <w:divBdr>
            <w:top w:val="none" w:sz="0" w:space="0" w:color="auto"/>
            <w:left w:val="none" w:sz="0" w:space="0" w:color="auto"/>
            <w:bottom w:val="none" w:sz="0" w:space="0" w:color="auto"/>
            <w:right w:val="none" w:sz="0" w:space="0" w:color="auto"/>
          </w:divBdr>
        </w:div>
        <w:div w:id="1279606575">
          <w:marLeft w:val="480"/>
          <w:marRight w:val="0"/>
          <w:marTop w:val="0"/>
          <w:marBottom w:val="0"/>
          <w:divBdr>
            <w:top w:val="none" w:sz="0" w:space="0" w:color="auto"/>
            <w:left w:val="none" w:sz="0" w:space="0" w:color="auto"/>
            <w:bottom w:val="none" w:sz="0" w:space="0" w:color="auto"/>
            <w:right w:val="none" w:sz="0" w:space="0" w:color="auto"/>
          </w:divBdr>
        </w:div>
        <w:div w:id="324822367">
          <w:marLeft w:val="480"/>
          <w:marRight w:val="0"/>
          <w:marTop w:val="0"/>
          <w:marBottom w:val="0"/>
          <w:divBdr>
            <w:top w:val="none" w:sz="0" w:space="0" w:color="auto"/>
            <w:left w:val="none" w:sz="0" w:space="0" w:color="auto"/>
            <w:bottom w:val="none" w:sz="0" w:space="0" w:color="auto"/>
            <w:right w:val="none" w:sz="0" w:space="0" w:color="auto"/>
          </w:divBdr>
        </w:div>
        <w:div w:id="603728368">
          <w:marLeft w:val="480"/>
          <w:marRight w:val="0"/>
          <w:marTop w:val="0"/>
          <w:marBottom w:val="0"/>
          <w:divBdr>
            <w:top w:val="none" w:sz="0" w:space="0" w:color="auto"/>
            <w:left w:val="none" w:sz="0" w:space="0" w:color="auto"/>
            <w:bottom w:val="none" w:sz="0" w:space="0" w:color="auto"/>
            <w:right w:val="none" w:sz="0" w:space="0" w:color="auto"/>
          </w:divBdr>
        </w:div>
        <w:div w:id="1572957440">
          <w:marLeft w:val="480"/>
          <w:marRight w:val="0"/>
          <w:marTop w:val="0"/>
          <w:marBottom w:val="0"/>
          <w:divBdr>
            <w:top w:val="none" w:sz="0" w:space="0" w:color="auto"/>
            <w:left w:val="none" w:sz="0" w:space="0" w:color="auto"/>
            <w:bottom w:val="none" w:sz="0" w:space="0" w:color="auto"/>
            <w:right w:val="none" w:sz="0" w:space="0" w:color="auto"/>
          </w:divBdr>
        </w:div>
        <w:div w:id="1249002658">
          <w:marLeft w:val="480"/>
          <w:marRight w:val="0"/>
          <w:marTop w:val="0"/>
          <w:marBottom w:val="0"/>
          <w:divBdr>
            <w:top w:val="none" w:sz="0" w:space="0" w:color="auto"/>
            <w:left w:val="none" w:sz="0" w:space="0" w:color="auto"/>
            <w:bottom w:val="none" w:sz="0" w:space="0" w:color="auto"/>
            <w:right w:val="none" w:sz="0" w:space="0" w:color="auto"/>
          </w:divBdr>
        </w:div>
        <w:div w:id="271087986">
          <w:marLeft w:val="480"/>
          <w:marRight w:val="0"/>
          <w:marTop w:val="0"/>
          <w:marBottom w:val="0"/>
          <w:divBdr>
            <w:top w:val="none" w:sz="0" w:space="0" w:color="auto"/>
            <w:left w:val="none" w:sz="0" w:space="0" w:color="auto"/>
            <w:bottom w:val="none" w:sz="0" w:space="0" w:color="auto"/>
            <w:right w:val="none" w:sz="0" w:space="0" w:color="auto"/>
          </w:divBdr>
        </w:div>
        <w:div w:id="604922221">
          <w:marLeft w:val="480"/>
          <w:marRight w:val="0"/>
          <w:marTop w:val="0"/>
          <w:marBottom w:val="0"/>
          <w:divBdr>
            <w:top w:val="none" w:sz="0" w:space="0" w:color="auto"/>
            <w:left w:val="none" w:sz="0" w:space="0" w:color="auto"/>
            <w:bottom w:val="none" w:sz="0" w:space="0" w:color="auto"/>
            <w:right w:val="none" w:sz="0" w:space="0" w:color="auto"/>
          </w:divBdr>
        </w:div>
        <w:div w:id="1045370182">
          <w:marLeft w:val="480"/>
          <w:marRight w:val="0"/>
          <w:marTop w:val="0"/>
          <w:marBottom w:val="0"/>
          <w:divBdr>
            <w:top w:val="none" w:sz="0" w:space="0" w:color="auto"/>
            <w:left w:val="none" w:sz="0" w:space="0" w:color="auto"/>
            <w:bottom w:val="none" w:sz="0" w:space="0" w:color="auto"/>
            <w:right w:val="none" w:sz="0" w:space="0" w:color="auto"/>
          </w:divBdr>
        </w:div>
        <w:div w:id="668025240">
          <w:marLeft w:val="480"/>
          <w:marRight w:val="0"/>
          <w:marTop w:val="0"/>
          <w:marBottom w:val="0"/>
          <w:divBdr>
            <w:top w:val="none" w:sz="0" w:space="0" w:color="auto"/>
            <w:left w:val="none" w:sz="0" w:space="0" w:color="auto"/>
            <w:bottom w:val="none" w:sz="0" w:space="0" w:color="auto"/>
            <w:right w:val="none" w:sz="0" w:space="0" w:color="auto"/>
          </w:divBdr>
        </w:div>
        <w:div w:id="30420221">
          <w:marLeft w:val="480"/>
          <w:marRight w:val="0"/>
          <w:marTop w:val="0"/>
          <w:marBottom w:val="0"/>
          <w:divBdr>
            <w:top w:val="none" w:sz="0" w:space="0" w:color="auto"/>
            <w:left w:val="none" w:sz="0" w:space="0" w:color="auto"/>
            <w:bottom w:val="none" w:sz="0" w:space="0" w:color="auto"/>
            <w:right w:val="none" w:sz="0" w:space="0" w:color="auto"/>
          </w:divBdr>
        </w:div>
        <w:div w:id="1966109694">
          <w:marLeft w:val="480"/>
          <w:marRight w:val="0"/>
          <w:marTop w:val="0"/>
          <w:marBottom w:val="0"/>
          <w:divBdr>
            <w:top w:val="none" w:sz="0" w:space="0" w:color="auto"/>
            <w:left w:val="none" w:sz="0" w:space="0" w:color="auto"/>
            <w:bottom w:val="none" w:sz="0" w:space="0" w:color="auto"/>
            <w:right w:val="none" w:sz="0" w:space="0" w:color="auto"/>
          </w:divBdr>
        </w:div>
        <w:div w:id="1914967230">
          <w:marLeft w:val="480"/>
          <w:marRight w:val="0"/>
          <w:marTop w:val="0"/>
          <w:marBottom w:val="0"/>
          <w:divBdr>
            <w:top w:val="none" w:sz="0" w:space="0" w:color="auto"/>
            <w:left w:val="none" w:sz="0" w:space="0" w:color="auto"/>
            <w:bottom w:val="none" w:sz="0" w:space="0" w:color="auto"/>
            <w:right w:val="none" w:sz="0" w:space="0" w:color="auto"/>
          </w:divBdr>
        </w:div>
        <w:div w:id="1038550218">
          <w:marLeft w:val="480"/>
          <w:marRight w:val="0"/>
          <w:marTop w:val="0"/>
          <w:marBottom w:val="0"/>
          <w:divBdr>
            <w:top w:val="none" w:sz="0" w:space="0" w:color="auto"/>
            <w:left w:val="none" w:sz="0" w:space="0" w:color="auto"/>
            <w:bottom w:val="none" w:sz="0" w:space="0" w:color="auto"/>
            <w:right w:val="none" w:sz="0" w:space="0" w:color="auto"/>
          </w:divBdr>
        </w:div>
        <w:div w:id="1233077077">
          <w:marLeft w:val="480"/>
          <w:marRight w:val="0"/>
          <w:marTop w:val="0"/>
          <w:marBottom w:val="0"/>
          <w:divBdr>
            <w:top w:val="none" w:sz="0" w:space="0" w:color="auto"/>
            <w:left w:val="none" w:sz="0" w:space="0" w:color="auto"/>
            <w:bottom w:val="none" w:sz="0" w:space="0" w:color="auto"/>
            <w:right w:val="none" w:sz="0" w:space="0" w:color="auto"/>
          </w:divBdr>
        </w:div>
      </w:divsChild>
    </w:div>
    <w:div w:id="1063484043">
      <w:bodyDiv w:val="1"/>
      <w:marLeft w:val="0"/>
      <w:marRight w:val="0"/>
      <w:marTop w:val="0"/>
      <w:marBottom w:val="0"/>
      <w:divBdr>
        <w:top w:val="none" w:sz="0" w:space="0" w:color="auto"/>
        <w:left w:val="none" w:sz="0" w:space="0" w:color="auto"/>
        <w:bottom w:val="none" w:sz="0" w:space="0" w:color="auto"/>
        <w:right w:val="none" w:sz="0" w:space="0" w:color="auto"/>
      </w:divBdr>
    </w:div>
    <w:div w:id="1063723287">
      <w:bodyDiv w:val="1"/>
      <w:marLeft w:val="0"/>
      <w:marRight w:val="0"/>
      <w:marTop w:val="0"/>
      <w:marBottom w:val="0"/>
      <w:divBdr>
        <w:top w:val="none" w:sz="0" w:space="0" w:color="auto"/>
        <w:left w:val="none" w:sz="0" w:space="0" w:color="auto"/>
        <w:bottom w:val="none" w:sz="0" w:space="0" w:color="auto"/>
        <w:right w:val="none" w:sz="0" w:space="0" w:color="auto"/>
      </w:divBdr>
    </w:div>
    <w:div w:id="1064180948">
      <w:bodyDiv w:val="1"/>
      <w:marLeft w:val="0"/>
      <w:marRight w:val="0"/>
      <w:marTop w:val="0"/>
      <w:marBottom w:val="0"/>
      <w:divBdr>
        <w:top w:val="none" w:sz="0" w:space="0" w:color="auto"/>
        <w:left w:val="none" w:sz="0" w:space="0" w:color="auto"/>
        <w:bottom w:val="none" w:sz="0" w:space="0" w:color="auto"/>
        <w:right w:val="none" w:sz="0" w:space="0" w:color="auto"/>
      </w:divBdr>
    </w:div>
    <w:div w:id="1064569414">
      <w:bodyDiv w:val="1"/>
      <w:marLeft w:val="0"/>
      <w:marRight w:val="0"/>
      <w:marTop w:val="0"/>
      <w:marBottom w:val="0"/>
      <w:divBdr>
        <w:top w:val="none" w:sz="0" w:space="0" w:color="auto"/>
        <w:left w:val="none" w:sz="0" w:space="0" w:color="auto"/>
        <w:bottom w:val="none" w:sz="0" w:space="0" w:color="auto"/>
        <w:right w:val="none" w:sz="0" w:space="0" w:color="auto"/>
      </w:divBdr>
    </w:div>
    <w:div w:id="1065566207">
      <w:bodyDiv w:val="1"/>
      <w:marLeft w:val="0"/>
      <w:marRight w:val="0"/>
      <w:marTop w:val="0"/>
      <w:marBottom w:val="0"/>
      <w:divBdr>
        <w:top w:val="none" w:sz="0" w:space="0" w:color="auto"/>
        <w:left w:val="none" w:sz="0" w:space="0" w:color="auto"/>
        <w:bottom w:val="none" w:sz="0" w:space="0" w:color="auto"/>
        <w:right w:val="none" w:sz="0" w:space="0" w:color="auto"/>
      </w:divBdr>
    </w:div>
    <w:div w:id="1066027851">
      <w:bodyDiv w:val="1"/>
      <w:marLeft w:val="0"/>
      <w:marRight w:val="0"/>
      <w:marTop w:val="0"/>
      <w:marBottom w:val="0"/>
      <w:divBdr>
        <w:top w:val="none" w:sz="0" w:space="0" w:color="auto"/>
        <w:left w:val="none" w:sz="0" w:space="0" w:color="auto"/>
        <w:bottom w:val="none" w:sz="0" w:space="0" w:color="auto"/>
        <w:right w:val="none" w:sz="0" w:space="0" w:color="auto"/>
      </w:divBdr>
    </w:div>
    <w:div w:id="1066492250">
      <w:bodyDiv w:val="1"/>
      <w:marLeft w:val="0"/>
      <w:marRight w:val="0"/>
      <w:marTop w:val="0"/>
      <w:marBottom w:val="0"/>
      <w:divBdr>
        <w:top w:val="none" w:sz="0" w:space="0" w:color="auto"/>
        <w:left w:val="none" w:sz="0" w:space="0" w:color="auto"/>
        <w:bottom w:val="none" w:sz="0" w:space="0" w:color="auto"/>
        <w:right w:val="none" w:sz="0" w:space="0" w:color="auto"/>
      </w:divBdr>
    </w:div>
    <w:div w:id="1066802288">
      <w:bodyDiv w:val="1"/>
      <w:marLeft w:val="0"/>
      <w:marRight w:val="0"/>
      <w:marTop w:val="0"/>
      <w:marBottom w:val="0"/>
      <w:divBdr>
        <w:top w:val="none" w:sz="0" w:space="0" w:color="auto"/>
        <w:left w:val="none" w:sz="0" w:space="0" w:color="auto"/>
        <w:bottom w:val="none" w:sz="0" w:space="0" w:color="auto"/>
        <w:right w:val="none" w:sz="0" w:space="0" w:color="auto"/>
      </w:divBdr>
    </w:div>
    <w:div w:id="1067261170">
      <w:bodyDiv w:val="1"/>
      <w:marLeft w:val="0"/>
      <w:marRight w:val="0"/>
      <w:marTop w:val="0"/>
      <w:marBottom w:val="0"/>
      <w:divBdr>
        <w:top w:val="none" w:sz="0" w:space="0" w:color="auto"/>
        <w:left w:val="none" w:sz="0" w:space="0" w:color="auto"/>
        <w:bottom w:val="none" w:sz="0" w:space="0" w:color="auto"/>
        <w:right w:val="none" w:sz="0" w:space="0" w:color="auto"/>
      </w:divBdr>
    </w:div>
    <w:div w:id="1068188483">
      <w:bodyDiv w:val="1"/>
      <w:marLeft w:val="0"/>
      <w:marRight w:val="0"/>
      <w:marTop w:val="0"/>
      <w:marBottom w:val="0"/>
      <w:divBdr>
        <w:top w:val="none" w:sz="0" w:space="0" w:color="auto"/>
        <w:left w:val="none" w:sz="0" w:space="0" w:color="auto"/>
        <w:bottom w:val="none" w:sz="0" w:space="0" w:color="auto"/>
        <w:right w:val="none" w:sz="0" w:space="0" w:color="auto"/>
      </w:divBdr>
    </w:div>
    <w:div w:id="1068305961">
      <w:bodyDiv w:val="1"/>
      <w:marLeft w:val="0"/>
      <w:marRight w:val="0"/>
      <w:marTop w:val="0"/>
      <w:marBottom w:val="0"/>
      <w:divBdr>
        <w:top w:val="none" w:sz="0" w:space="0" w:color="auto"/>
        <w:left w:val="none" w:sz="0" w:space="0" w:color="auto"/>
        <w:bottom w:val="none" w:sz="0" w:space="0" w:color="auto"/>
        <w:right w:val="none" w:sz="0" w:space="0" w:color="auto"/>
      </w:divBdr>
    </w:div>
    <w:div w:id="1068456955">
      <w:bodyDiv w:val="1"/>
      <w:marLeft w:val="0"/>
      <w:marRight w:val="0"/>
      <w:marTop w:val="0"/>
      <w:marBottom w:val="0"/>
      <w:divBdr>
        <w:top w:val="none" w:sz="0" w:space="0" w:color="auto"/>
        <w:left w:val="none" w:sz="0" w:space="0" w:color="auto"/>
        <w:bottom w:val="none" w:sz="0" w:space="0" w:color="auto"/>
        <w:right w:val="none" w:sz="0" w:space="0" w:color="auto"/>
      </w:divBdr>
    </w:div>
    <w:div w:id="1068531514">
      <w:bodyDiv w:val="1"/>
      <w:marLeft w:val="0"/>
      <w:marRight w:val="0"/>
      <w:marTop w:val="0"/>
      <w:marBottom w:val="0"/>
      <w:divBdr>
        <w:top w:val="none" w:sz="0" w:space="0" w:color="auto"/>
        <w:left w:val="none" w:sz="0" w:space="0" w:color="auto"/>
        <w:bottom w:val="none" w:sz="0" w:space="0" w:color="auto"/>
        <w:right w:val="none" w:sz="0" w:space="0" w:color="auto"/>
      </w:divBdr>
    </w:div>
    <w:div w:id="1069619084">
      <w:bodyDiv w:val="1"/>
      <w:marLeft w:val="0"/>
      <w:marRight w:val="0"/>
      <w:marTop w:val="0"/>
      <w:marBottom w:val="0"/>
      <w:divBdr>
        <w:top w:val="none" w:sz="0" w:space="0" w:color="auto"/>
        <w:left w:val="none" w:sz="0" w:space="0" w:color="auto"/>
        <w:bottom w:val="none" w:sz="0" w:space="0" w:color="auto"/>
        <w:right w:val="none" w:sz="0" w:space="0" w:color="auto"/>
      </w:divBdr>
    </w:div>
    <w:div w:id="1070541082">
      <w:bodyDiv w:val="1"/>
      <w:marLeft w:val="0"/>
      <w:marRight w:val="0"/>
      <w:marTop w:val="0"/>
      <w:marBottom w:val="0"/>
      <w:divBdr>
        <w:top w:val="none" w:sz="0" w:space="0" w:color="auto"/>
        <w:left w:val="none" w:sz="0" w:space="0" w:color="auto"/>
        <w:bottom w:val="none" w:sz="0" w:space="0" w:color="auto"/>
        <w:right w:val="none" w:sz="0" w:space="0" w:color="auto"/>
      </w:divBdr>
    </w:div>
    <w:div w:id="1071074582">
      <w:bodyDiv w:val="1"/>
      <w:marLeft w:val="0"/>
      <w:marRight w:val="0"/>
      <w:marTop w:val="0"/>
      <w:marBottom w:val="0"/>
      <w:divBdr>
        <w:top w:val="none" w:sz="0" w:space="0" w:color="auto"/>
        <w:left w:val="none" w:sz="0" w:space="0" w:color="auto"/>
        <w:bottom w:val="none" w:sz="0" w:space="0" w:color="auto"/>
        <w:right w:val="none" w:sz="0" w:space="0" w:color="auto"/>
      </w:divBdr>
    </w:div>
    <w:div w:id="1071081482">
      <w:bodyDiv w:val="1"/>
      <w:marLeft w:val="0"/>
      <w:marRight w:val="0"/>
      <w:marTop w:val="0"/>
      <w:marBottom w:val="0"/>
      <w:divBdr>
        <w:top w:val="none" w:sz="0" w:space="0" w:color="auto"/>
        <w:left w:val="none" w:sz="0" w:space="0" w:color="auto"/>
        <w:bottom w:val="none" w:sz="0" w:space="0" w:color="auto"/>
        <w:right w:val="none" w:sz="0" w:space="0" w:color="auto"/>
      </w:divBdr>
    </w:div>
    <w:div w:id="1071199259">
      <w:bodyDiv w:val="1"/>
      <w:marLeft w:val="0"/>
      <w:marRight w:val="0"/>
      <w:marTop w:val="0"/>
      <w:marBottom w:val="0"/>
      <w:divBdr>
        <w:top w:val="none" w:sz="0" w:space="0" w:color="auto"/>
        <w:left w:val="none" w:sz="0" w:space="0" w:color="auto"/>
        <w:bottom w:val="none" w:sz="0" w:space="0" w:color="auto"/>
        <w:right w:val="none" w:sz="0" w:space="0" w:color="auto"/>
      </w:divBdr>
      <w:divsChild>
        <w:div w:id="1322193724">
          <w:marLeft w:val="0"/>
          <w:marRight w:val="0"/>
          <w:marTop w:val="0"/>
          <w:marBottom w:val="0"/>
          <w:divBdr>
            <w:top w:val="none" w:sz="0" w:space="0" w:color="auto"/>
            <w:left w:val="none" w:sz="0" w:space="0" w:color="auto"/>
            <w:bottom w:val="none" w:sz="0" w:space="0" w:color="auto"/>
            <w:right w:val="none" w:sz="0" w:space="0" w:color="auto"/>
          </w:divBdr>
        </w:div>
        <w:div w:id="2072535550">
          <w:marLeft w:val="0"/>
          <w:marRight w:val="0"/>
          <w:marTop w:val="0"/>
          <w:marBottom w:val="0"/>
          <w:divBdr>
            <w:top w:val="none" w:sz="0" w:space="0" w:color="auto"/>
            <w:left w:val="none" w:sz="0" w:space="0" w:color="auto"/>
            <w:bottom w:val="none" w:sz="0" w:space="0" w:color="auto"/>
            <w:right w:val="none" w:sz="0" w:space="0" w:color="auto"/>
          </w:divBdr>
        </w:div>
        <w:div w:id="2077819702">
          <w:marLeft w:val="0"/>
          <w:marRight w:val="0"/>
          <w:marTop w:val="0"/>
          <w:marBottom w:val="0"/>
          <w:divBdr>
            <w:top w:val="none" w:sz="0" w:space="0" w:color="auto"/>
            <w:left w:val="none" w:sz="0" w:space="0" w:color="auto"/>
            <w:bottom w:val="none" w:sz="0" w:space="0" w:color="auto"/>
            <w:right w:val="none" w:sz="0" w:space="0" w:color="auto"/>
          </w:divBdr>
        </w:div>
        <w:div w:id="903904895">
          <w:marLeft w:val="0"/>
          <w:marRight w:val="0"/>
          <w:marTop w:val="0"/>
          <w:marBottom w:val="0"/>
          <w:divBdr>
            <w:top w:val="none" w:sz="0" w:space="0" w:color="auto"/>
            <w:left w:val="none" w:sz="0" w:space="0" w:color="auto"/>
            <w:bottom w:val="none" w:sz="0" w:space="0" w:color="auto"/>
            <w:right w:val="none" w:sz="0" w:space="0" w:color="auto"/>
          </w:divBdr>
        </w:div>
        <w:div w:id="237058242">
          <w:marLeft w:val="0"/>
          <w:marRight w:val="0"/>
          <w:marTop w:val="0"/>
          <w:marBottom w:val="0"/>
          <w:divBdr>
            <w:top w:val="none" w:sz="0" w:space="0" w:color="auto"/>
            <w:left w:val="none" w:sz="0" w:space="0" w:color="auto"/>
            <w:bottom w:val="none" w:sz="0" w:space="0" w:color="auto"/>
            <w:right w:val="none" w:sz="0" w:space="0" w:color="auto"/>
          </w:divBdr>
        </w:div>
        <w:div w:id="2094084453">
          <w:marLeft w:val="0"/>
          <w:marRight w:val="0"/>
          <w:marTop w:val="0"/>
          <w:marBottom w:val="0"/>
          <w:divBdr>
            <w:top w:val="none" w:sz="0" w:space="0" w:color="auto"/>
            <w:left w:val="none" w:sz="0" w:space="0" w:color="auto"/>
            <w:bottom w:val="none" w:sz="0" w:space="0" w:color="auto"/>
            <w:right w:val="none" w:sz="0" w:space="0" w:color="auto"/>
          </w:divBdr>
        </w:div>
        <w:div w:id="2114740863">
          <w:marLeft w:val="0"/>
          <w:marRight w:val="0"/>
          <w:marTop w:val="0"/>
          <w:marBottom w:val="0"/>
          <w:divBdr>
            <w:top w:val="none" w:sz="0" w:space="0" w:color="auto"/>
            <w:left w:val="none" w:sz="0" w:space="0" w:color="auto"/>
            <w:bottom w:val="none" w:sz="0" w:space="0" w:color="auto"/>
            <w:right w:val="none" w:sz="0" w:space="0" w:color="auto"/>
          </w:divBdr>
        </w:div>
        <w:div w:id="1000279805">
          <w:marLeft w:val="0"/>
          <w:marRight w:val="0"/>
          <w:marTop w:val="0"/>
          <w:marBottom w:val="0"/>
          <w:divBdr>
            <w:top w:val="none" w:sz="0" w:space="0" w:color="auto"/>
            <w:left w:val="none" w:sz="0" w:space="0" w:color="auto"/>
            <w:bottom w:val="none" w:sz="0" w:space="0" w:color="auto"/>
            <w:right w:val="none" w:sz="0" w:space="0" w:color="auto"/>
          </w:divBdr>
        </w:div>
        <w:div w:id="146362257">
          <w:marLeft w:val="0"/>
          <w:marRight w:val="0"/>
          <w:marTop w:val="0"/>
          <w:marBottom w:val="0"/>
          <w:divBdr>
            <w:top w:val="none" w:sz="0" w:space="0" w:color="auto"/>
            <w:left w:val="none" w:sz="0" w:space="0" w:color="auto"/>
            <w:bottom w:val="none" w:sz="0" w:space="0" w:color="auto"/>
            <w:right w:val="none" w:sz="0" w:space="0" w:color="auto"/>
          </w:divBdr>
        </w:div>
        <w:div w:id="253369838">
          <w:marLeft w:val="0"/>
          <w:marRight w:val="0"/>
          <w:marTop w:val="0"/>
          <w:marBottom w:val="0"/>
          <w:divBdr>
            <w:top w:val="none" w:sz="0" w:space="0" w:color="auto"/>
            <w:left w:val="none" w:sz="0" w:space="0" w:color="auto"/>
            <w:bottom w:val="none" w:sz="0" w:space="0" w:color="auto"/>
            <w:right w:val="none" w:sz="0" w:space="0" w:color="auto"/>
          </w:divBdr>
        </w:div>
        <w:div w:id="917792037">
          <w:marLeft w:val="0"/>
          <w:marRight w:val="0"/>
          <w:marTop w:val="0"/>
          <w:marBottom w:val="0"/>
          <w:divBdr>
            <w:top w:val="none" w:sz="0" w:space="0" w:color="auto"/>
            <w:left w:val="none" w:sz="0" w:space="0" w:color="auto"/>
            <w:bottom w:val="none" w:sz="0" w:space="0" w:color="auto"/>
            <w:right w:val="none" w:sz="0" w:space="0" w:color="auto"/>
          </w:divBdr>
        </w:div>
        <w:div w:id="1804496477">
          <w:marLeft w:val="0"/>
          <w:marRight w:val="0"/>
          <w:marTop w:val="0"/>
          <w:marBottom w:val="0"/>
          <w:divBdr>
            <w:top w:val="none" w:sz="0" w:space="0" w:color="auto"/>
            <w:left w:val="none" w:sz="0" w:space="0" w:color="auto"/>
            <w:bottom w:val="none" w:sz="0" w:space="0" w:color="auto"/>
            <w:right w:val="none" w:sz="0" w:space="0" w:color="auto"/>
          </w:divBdr>
        </w:div>
        <w:div w:id="2089769331">
          <w:marLeft w:val="0"/>
          <w:marRight w:val="0"/>
          <w:marTop w:val="0"/>
          <w:marBottom w:val="0"/>
          <w:divBdr>
            <w:top w:val="none" w:sz="0" w:space="0" w:color="auto"/>
            <w:left w:val="none" w:sz="0" w:space="0" w:color="auto"/>
            <w:bottom w:val="none" w:sz="0" w:space="0" w:color="auto"/>
            <w:right w:val="none" w:sz="0" w:space="0" w:color="auto"/>
          </w:divBdr>
        </w:div>
        <w:div w:id="734281629">
          <w:marLeft w:val="0"/>
          <w:marRight w:val="0"/>
          <w:marTop w:val="0"/>
          <w:marBottom w:val="0"/>
          <w:divBdr>
            <w:top w:val="none" w:sz="0" w:space="0" w:color="auto"/>
            <w:left w:val="none" w:sz="0" w:space="0" w:color="auto"/>
            <w:bottom w:val="none" w:sz="0" w:space="0" w:color="auto"/>
            <w:right w:val="none" w:sz="0" w:space="0" w:color="auto"/>
          </w:divBdr>
        </w:div>
        <w:div w:id="87237165">
          <w:marLeft w:val="0"/>
          <w:marRight w:val="0"/>
          <w:marTop w:val="0"/>
          <w:marBottom w:val="0"/>
          <w:divBdr>
            <w:top w:val="none" w:sz="0" w:space="0" w:color="auto"/>
            <w:left w:val="none" w:sz="0" w:space="0" w:color="auto"/>
            <w:bottom w:val="none" w:sz="0" w:space="0" w:color="auto"/>
            <w:right w:val="none" w:sz="0" w:space="0" w:color="auto"/>
          </w:divBdr>
        </w:div>
        <w:div w:id="873422611">
          <w:marLeft w:val="0"/>
          <w:marRight w:val="0"/>
          <w:marTop w:val="0"/>
          <w:marBottom w:val="0"/>
          <w:divBdr>
            <w:top w:val="none" w:sz="0" w:space="0" w:color="auto"/>
            <w:left w:val="none" w:sz="0" w:space="0" w:color="auto"/>
            <w:bottom w:val="none" w:sz="0" w:space="0" w:color="auto"/>
            <w:right w:val="none" w:sz="0" w:space="0" w:color="auto"/>
          </w:divBdr>
        </w:div>
        <w:div w:id="140463644">
          <w:marLeft w:val="0"/>
          <w:marRight w:val="0"/>
          <w:marTop w:val="0"/>
          <w:marBottom w:val="0"/>
          <w:divBdr>
            <w:top w:val="none" w:sz="0" w:space="0" w:color="auto"/>
            <w:left w:val="none" w:sz="0" w:space="0" w:color="auto"/>
            <w:bottom w:val="none" w:sz="0" w:space="0" w:color="auto"/>
            <w:right w:val="none" w:sz="0" w:space="0" w:color="auto"/>
          </w:divBdr>
        </w:div>
        <w:div w:id="909652377">
          <w:marLeft w:val="0"/>
          <w:marRight w:val="0"/>
          <w:marTop w:val="0"/>
          <w:marBottom w:val="0"/>
          <w:divBdr>
            <w:top w:val="none" w:sz="0" w:space="0" w:color="auto"/>
            <w:left w:val="none" w:sz="0" w:space="0" w:color="auto"/>
            <w:bottom w:val="none" w:sz="0" w:space="0" w:color="auto"/>
            <w:right w:val="none" w:sz="0" w:space="0" w:color="auto"/>
          </w:divBdr>
        </w:div>
        <w:div w:id="1236285119">
          <w:marLeft w:val="0"/>
          <w:marRight w:val="0"/>
          <w:marTop w:val="0"/>
          <w:marBottom w:val="0"/>
          <w:divBdr>
            <w:top w:val="none" w:sz="0" w:space="0" w:color="auto"/>
            <w:left w:val="none" w:sz="0" w:space="0" w:color="auto"/>
            <w:bottom w:val="none" w:sz="0" w:space="0" w:color="auto"/>
            <w:right w:val="none" w:sz="0" w:space="0" w:color="auto"/>
          </w:divBdr>
        </w:div>
        <w:div w:id="1157383883">
          <w:marLeft w:val="0"/>
          <w:marRight w:val="0"/>
          <w:marTop w:val="0"/>
          <w:marBottom w:val="0"/>
          <w:divBdr>
            <w:top w:val="none" w:sz="0" w:space="0" w:color="auto"/>
            <w:left w:val="none" w:sz="0" w:space="0" w:color="auto"/>
            <w:bottom w:val="none" w:sz="0" w:space="0" w:color="auto"/>
            <w:right w:val="none" w:sz="0" w:space="0" w:color="auto"/>
          </w:divBdr>
        </w:div>
        <w:div w:id="1780098993">
          <w:marLeft w:val="0"/>
          <w:marRight w:val="0"/>
          <w:marTop w:val="0"/>
          <w:marBottom w:val="0"/>
          <w:divBdr>
            <w:top w:val="none" w:sz="0" w:space="0" w:color="auto"/>
            <w:left w:val="none" w:sz="0" w:space="0" w:color="auto"/>
            <w:bottom w:val="none" w:sz="0" w:space="0" w:color="auto"/>
            <w:right w:val="none" w:sz="0" w:space="0" w:color="auto"/>
          </w:divBdr>
        </w:div>
        <w:div w:id="936404832">
          <w:marLeft w:val="0"/>
          <w:marRight w:val="0"/>
          <w:marTop w:val="0"/>
          <w:marBottom w:val="0"/>
          <w:divBdr>
            <w:top w:val="none" w:sz="0" w:space="0" w:color="auto"/>
            <w:left w:val="none" w:sz="0" w:space="0" w:color="auto"/>
            <w:bottom w:val="none" w:sz="0" w:space="0" w:color="auto"/>
            <w:right w:val="none" w:sz="0" w:space="0" w:color="auto"/>
          </w:divBdr>
        </w:div>
        <w:div w:id="61605247">
          <w:marLeft w:val="0"/>
          <w:marRight w:val="0"/>
          <w:marTop w:val="0"/>
          <w:marBottom w:val="0"/>
          <w:divBdr>
            <w:top w:val="none" w:sz="0" w:space="0" w:color="auto"/>
            <w:left w:val="none" w:sz="0" w:space="0" w:color="auto"/>
            <w:bottom w:val="none" w:sz="0" w:space="0" w:color="auto"/>
            <w:right w:val="none" w:sz="0" w:space="0" w:color="auto"/>
          </w:divBdr>
        </w:div>
        <w:div w:id="1556552222">
          <w:marLeft w:val="0"/>
          <w:marRight w:val="0"/>
          <w:marTop w:val="0"/>
          <w:marBottom w:val="0"/>
          <w:divBdr>
            <w:top w:val="none" w:sz="0" w:space="0" w:color="auto"/>
            <w:left w:val="none" w:sz="0" w:space="0" w:color="auto"/>
            <w:bottom w:val="none" w:sz="0" w:space="0" w:color="auto"/>
            <w:right w:val="none" w:sz="0" w:space="0" w:color="auto"/>
          </w:divBdr>
        </w:div>
        <w:div w:id="2083138459">
          <w:marLeft w:val="0"/>
          <w:marRight w:val="0"/>
          <w:marTop w:val="0"/>
          <w:marBottom w:val="0"/>
          <w:divBdr>
            <w:top w:val="none" w:sz="0" w:space="0" w:color="auto"/>
            <w:left w:val="none" w:sz="0" w:space="0" w:color="auto"/>
            <w:bottom w:val="none" w:sz="0" w:space="0" w:color="auto"/>
            <w:right w:val="none" w:sz="0" w:space="0" w:color="auto"/>
          </w:divBdr>
        </w:div>
        <w:div w:id="1651053458">
          <w:marLeft w:val="0"/>
          <w:marRight w:val="0"/>
          <w:marTop w:val="0"/>
          <w:marBottom w:val="0"/>
          <w:divBdr>
            <w:top w:val="none" w:sz="0" w:space="0" w:color="auto"/>
            <w:left w:val="none" w:sz="0" w:space="0" w:color="auto"/>
            <w:bottom w:val="none" w:sz="0" w:space="0" w:color="auto"/>
            <w:right w:val="none" w:sz="0" w:space="0" w:color="auto"/>
          </w:divBdr>
        </w:div>
        <w:div w:id="1350177457">
          <w:marLeft w:val="0"/>
          <w:marRight w:val="0"/>
          <w:marTop w:val="0"/>
          <w:marBottom w:val="0"/>
          <w:divBdr>
            <w:top w:val="none" w:sz="0" w:space="0" w:color="auto"/>
            <w:left w:val="none" w:sz="0" w:space="0" w:color="auto"/>
            <w:bottom w:val="none" w:sz="0" w:space="0" w:color="auto"/>
            <w:right w:val="none" w:sz="0" w:space="0" w:color="auto"/>
          </w:divBdr>
        </w:div>
        <w:div w:id="612399851">
          <w:marLeft w:val="0"/>
          <w:marRight w:val="0"/>
          <w:marTop w:val="0"/>
          <w:marBottom w:val="0"/>
          <w:divBdr>
            <w:top w:val="none" w:sz="0" w:space="0" w:color="auto"/>
            <w:left w:val="none" w:sz="0" w:space="0" w:color="auto"/>
            <w:bottom w:val="none" w:sz="0" w:space="0" w:color="auto"/>
            <w:right w:val="none" w:sz="0" w:space="0" w:color="auto"/>
          </w:divBdr>
        </w:div>
        <w:div w:id="1053386536">
          <w:marLeft w:val="0"/>
          <w:marRight w:val="0"/>
          <w:marTop w:val="0"/>
          <w:marBottom w:val="0"/>
          <w:divBdr>
            <w:top w:val="none" w:sz="0" w:space="0" w:color="auto"/>
            <w:left w:val="none" w:sz="0" w:space="0" w:color="auto"/>
            <w:bottom w:val="none" w:sz="0" w:space="0" w:color="auto"/>
            <w:right w:val="none" w:sz="0" w:space="0" w:color="auto"/>
          </w:divBdr>
        </w:div>
        <w:div w:id="2135638021">
          <w:marLeft w:val="0"/>
          <w:marRight w:val="0"/>
          <w:marTop w:val="0"/>
          <w:marBottom w:val="0"/>
          <w:divBdr>
            <w:top w:val="none" w:sz="0" w:space="0" w:color="auto"/>
            <w:left w:val="none" w:sz="0" w:space="0" w:color="auto"/>
            <w:bottom w:val="none" w:sz="0" w:space="0" w:color="auto"/>
            <w:right w:val="none" w:sz="0" w:space="0" w:color="auto"/>
          </w:divBdr>
        </w:div>
        <w:div w:id="704059110">
          <w:marLeft w:val="0"/>
          <w:marRight w:val="0"/>
          <w:marTop w:val="0"/>
          <w:marBottom w:val="0"/>
          <w:divBdr>
            <w:top w:val="none" w:sz="0" w:space="0" w:color="auto"/>
            <w:left w:val="none" w:sz="0" w:space="0" w:color="auto"/>
            <w:bottom w:val="none" w:sz="0" w:space="0" w:color="auto"/>
            <w:right w:val="none" w:sz="0" w:space="0" w:color="auto"/>
          </w:divBdr>
        </w:div>
        <w:div w:id="1963262109">
          <w:marLeft w:val="0"/>
          <w:marRight w:val="0"/>
          <w:marTop w:val="0"/>
          <w:marBottom w:val="0"/>
          <w:divBdr>
            <w:top w:val="none" w:sz="0" w:space="0" w:color="auto"/>
            <w:left w:val="none" w:sz="0" w:space="0" w:color="auto"/>
            <w:bottom w:val="none" w:sz="0" w:space="0" w:color="auto"/>
            <w:right w:val="none" w:sz="0" w:space="0" w:color="auto"/>
          </w:divBdr>
        </w:div>
        <w:div w:id="49693617">
          <w:marLeft w:val="0"/>
          <w:marRight w:val="0"/>
          <w:marTop w:val="0"/>
          <w:marBottom w:val="0"/>
          <w:divBdr>
            <w:top w:val="none" w:sz="0" w:space="0" w:color="auto"/>
            <w:left w:val="none" w:sz="0" w:space="0" w:color="auto"/>
            <w:bottom w:val="none" w:sz="0" w:space="0" w:color="auto"/>
            <w:right w:val="none" w:sz="0" w:space="0" w:color="auto"/>
          </w:divBdr>
        </w:div>
        <w:div w:id="1740059385">
          <w:marLeft w:val="0"/>
          <w:marRight w:val="0"/>
          <w:marTop w:val="0"/>
          <w:marBottom w:val="0"/>
          <w:divBdr>
            <w:top w:val="none" w:sz="0" w:space="0" w:color="auto"/>
            <w:left w:val="none" w:sz="0" w:space="0" w:color="auto"/>
            <w:bottom w:val="none" w:sz="0" w:space="0" w:color="auto"/>
            <w:right w:val="none" w:sz="0" w:space="0" w:color="auto"/>
          </w:divBdr>
        </w:div>
        <w:div w:id="168062686">
          <w:marLeft w:val="0"/>
          <w:marRight w:val="0"/>
          <w:marTop w:val="0"/>
          <w:marBottom w:val="0"/>
          <w:divBdr>
            <w:top w:val="none" w:sz="0" w:space="0" w:color="auto"/>
            <w:left w:val="none" w:sz="0" w:space="0" w:color="auto"/>
            <w:bottom w:val="none" w:sz="0" w:space="0" w:color="auto"/>
            <w:right w:val="none" w:sz="0" w:space="0" w:color="auto"/>
          </w:divBdr>
        </w:div>
        <w:div w:id="1611470981">
          <w:marLeft w:val="0"/>
          <w:marRight w:val="0"/>
          <w:marTop w:val="0"/>
          <w:marBottom w:val="0"/>
          <w:divBdr>
            <w:top w:val="none" w:sz="0" w:space="0" w:color="auto"/>
            <w:left w:val="none" w:sz="0" w:space="0" w:color="auto"/>
            <w:bottom w:val="none" w:sz="0" w:space="0" w:color="auto"/>
            <w:right w:val="none" w:sz="0" w:space="0" w:color="auto"/>
          </w:divBdr>
        </w:div>
        <w:div w:id="728379657">
          <w:marLeft w:val="0"/>
          <w:marRight w:val="0"/>
          <w:marTop w:val="0"/>
          <w:marBottom w:val="0"/>
          <w:divBdr>
            <w:top w:val="none" w:sz="0" w:space="0" w:color="auto"/>
            <w:left w:val="none" w:sz="0" w:space="0" w:color="auto"/>
            <w:bottom w:val="none" w:sz="0" w:space="0" w:color="auto"/>
            <w:right w:val="none" w:sz="0" w:space="0" w:color="auto"/>
          </w:divBdr>
        </w:div>
        <w:div w:id="1038092602">
          <w:marLeft w:val="0"/>
          <w:marRight w:val="0"/>
          <w:marTop w:val="0"/>
          <w:marBottom w:val="0"/>
          <w:divBdr>
            <w:top w:val="none" w:sz="0" w:space="0" w:color="auto"/>
            <w:left w:val="none" w:sz="0" w:space="0" w:color="auto"/>
            <w:bottom w:val="none" w:sz="0" w:space="0" w:color="auto"/>
            <w:right w:val="none" w:sz="0" w:space="0" w:color="auto"/>
          </w:divBdr>
        </w:div>
        <w:div w:id="2103405029">
          <w:marLeft w:val="0"/>
          <w:marRight w:val="0"/>
          <w:marTop w:val="0"/>
          <w:marBottom w:val="0"/>
          <w:divBdr>
            <w:top w:val="none" w:sz="0" w:space="0" w:color="auto"/>
            <w:left w:val="none" w:sz="0" w:space="0" w:color="auto"/>
            <w:bottom w:val="none" w:sz="0" w:space="0" w:color="auto"/>
            <w:right w:val="none" w:sz="0" w:space="0" w:color="auto"/>
          </w:divBdr>
        </w:div>
        <w:div w:id="296107757">
          <w:marLeft w:val="0"/>
          <w:marRight w:val="0"/>
          <w:marTop w:val="0"/>
          <w:marBottom w:val="0"/>
          <w:divBdr>
            <w:top w:val="none" w:sz="0" w:space="0" w:color="auto"/>
            <w:left w:val="none" w:sz="0" w:space="0" w:color="auto"/>
            <w:bottom w:val="none" w:sz="0" w:space="0" w:color="auto"/>
            <w:right w:val="none" w:sz="0" w:space="0" w:color="auto"/>
          </w:divBdr>
        </w:div>
        <w:div w:id="844517950">
          <w:marLeft w:val="0"/>
          <w:marRight w:val="0"/>
          <w:marTop w:val="0"/>
          <w:marBottom w:val="0"/>
          <w:divBdr>
            <w:top w:val="none" w:sz="0" w:space="0" w:color="auto"/>
            <w:left w:val="none" w:sz="0" w:space="0" w:color="auto"/>
            <w:bottom w:val="none" w:sz="0" w:space="0" w:color="auto"/>
            <w:right w:val="none" w:sz="0" w:space="0" w:color="auto"/>
          </w:divBdr>
        </w:div>
        <w:div w:id="647133010">
          <w:marLeft w:val="0"/>
          <w:marRight w:val="0"/>
          <w:marTop w:val="0"/>
          <w:marBottom w:val="0"/>
          <w:divBdr>
            <w:top w:val="none" w:sz="0" w:space="0" w:color="auto"/>
            <w:left w:val="none" w:sz="0" w:space="0" w:color="auto"/>
            <w:bottom w:val="none" w:sz="0" w:space="0" w:color="auto"/>
            <w:right w:val="none" w:sz="0" w:space="0" w:color="auto"/>
          </w:divBdr>
        </w:div>
        <w:div w:id="1014922876">
          <w:marLeft w:val="0"/>
          <w:marRight w:val="0"/>
          <w:marTop w:val="0"/>
          <w:marBottom w:val="0"/>
          <w:divBdr>
            <w:top w:val="none" w:sz="0" w:space="0" w:color="auto"/>
            <w:left w:val="none" w:sz="0" w:space="0" w:color="auto"/>
            <w:bottom w:val="none" w:sz="0" w:space="0" w:color="auto"/>
            <w:right w:val="none" w:sz="0" w:space="0" w:color="auto"/>
          </w:divBdr>
        </w:div>
        <w:div w:id="170609150">
          <w:marLeft w:val="0"/>
          <w:marRight w:val="0"/>
          <w:marTop w:val="0"/>
          <w:marBottom w:val="0"/>
          <w:divBdr>
            <w:top w:val="none" w:sz="0" w:space="0" w:color="auto"/>
            <w:left w:val="none" w:sz="0" w:space="0" w:color="auto"/>
            <w:bottom w:val="none" w:sz="0" w:space="0" w:color="auto"/>
            <w:right w:val="none" w:sz="0" w:space="0" w:color="auto"/>
          </w:divBdr>
        </w:div>
        <w:div w:id="711227100">
          <w:marLeft w:val="0"/>
          <w:marRight w:val="0"/>
          <w:marTop w:val="0"/>
          <w:marBottom w:val="0"/>
          <w:divBdr>
            <w:top w:val="none" w:sz="0" w:space="0" w:color="auto"/>
            <w:left w:val="none" w:sz="0" w:space="0" w:color="auto"/>
            <w:bottom w:val="none" w:sz="0" w:space="0" w:color="auto"/>
            <w:right w:val="none" w:sz="0" w:space="0" w:color="auto"/>
          </w:divBdr>
        </w:div>
        <w:div w:id="2022971347">
          <w:marLeft w:val="0"/>
          <w:marRight w:val="0"/>
          <w:marTop w:val="0"/>
          <w:marBottom w:val="0"/>
          <w:divBdr>
            <w:top w:val="none" w:sz="0" w:space="0" w:color="auto"/>
            <w:left w:val="none" w:sz="0" w:space="0" w:color="auto"/>
            <w:bottom w:val="none" w:sz="0" w:space="0" w:color="auto"/>
            <w:right w:val="none" w:sz="0" w:space="0" w:color="auto"/>
          </w:divBdr>
        </w:div>
        <w:div w:id="25647572">
          <w:marLeft w:val="0"/>
          <w:marRight w:val="0"/>
          <w:marTop w:val="0"/>
          <w:marBottom w:val="0"/>
          <w:divBdr>
            <w:top w:val="none" w:sz="0" w:space="0" w:color="auto"/>
            <w:left w:val="none" w:sz="0" w:space="0" w:color="auto"/>
            <w:bottom w:val="none" w:sz="0" w:space="0" w:color="auto"/>
            <w:right w:val="none" w:sz="0" w:space="0" w:color="auto"/>
          </w:divBdr>
        </w:div>
      </w:divsChild>
    </w:div>
    <w:div w:id="1072582024">
      <w:bodyDiv w:val="1"/>
      <w:marLeft w:val="0"/>
      <w:marRight w:val="0"/>
      <w:marTop w:val="0"/>
      <w:marBottom w:val="0"/>
      <w:divBdr>
        <w:top w:val="none" w:sz="0" w:space="0" w:color="auto"/>
        <w:left w:val="none" w:sz="0" w:space="0" w:color="auto"/>
        <w:bottom w:val="none" w:sz="0" w:space="0" w:color="auto"/>
        <w:right w:val="none" w:sz="0" w:space="0" w:color="auto"/>
      </w:divBdr>
    </w:div>
    <w:div w:id="1072971537">
      <w:bodyDiv w:val="1"/>
      <w:marLeft w:val="0"/>
      <w:marRight w:val="0"/>
      <w:marTop w:val="0"/>
      <w:marBottom w:val="0"/>
      <w:divBdr>
        <w:top w:val="none" w:sz="0" w:space="0" w:color="auto"/>
        <w:left w:val="none" w:sz="0" w:space="0" w:color="auto"/>
        <w:bottom w:val="none" w:sz="0" w:space="0" w:color="auto"/>
        <w:right w:val="none" w:sz="0" w:space="0" w:color="auto"/>
      </w:divBdr>
    </w:div>
    <w:div w:id="1073311266">
      <w:bodyDiv w:val="1"/>
      <w:marLeft w:val="0"/>
      <w:marRight w:val="0"/>
      <w:marTop w:val="0"/>
      <w:marBottom w:val="0"/>
      <w:divBdr>
        <w:top w:val="none" w:sz="0" w:space="0" w:color="auto"/>
        <w:left w:val="none" w:sz="0" w:space="0" w:color="auto"/>
        <w:bottom w:val="none" w:sz="0" w:space="0" w:color="auto"/>
        <w:right w:val="none" w:sz="0" w:space="0" w:color="auto"/>
      </w:divBdr>
    </w:div>
    <w:div w:id="1073352586">
      <w:bodyDiv w:val="1"/>
      <w:marLeft w:val="0"/>
      <w:marRight w:val="0"/>
      <w:marTop w:val="0"/>
      <w:marBottom w:val="0"/>
      <w:divBdr>
        <w:top w:val="none" w:sz="0" w:space="0" w:color="auto"/>
        <w:left w:val="none" w:sz="0" w:space="0" w:color="auto"/>
        <w:bottom w:val="none" w:sz="0" w:space="0" w:color="auto"/>
        <w:right w:val="none" w:sz="0" w:space="0" w:color="auto"/>
      </w:divBdr>
    </w:div>
    <w:div w:id="1073699904">
      <w:bodyDiv w:val="1"/>
      <w:marLeft w:val="0"/>
      <w:marRight w:val="0"/>
      <w:marTop w:val="0"/>
      <w:marBottom w:val="0"/>
      <w:divBdr>
        <w:top w:val="none" w:sz="0" w:space="0" w:color="auto"/>
        <w:left w:val="none" w:sz="0" w:space="0" w:color="auto"/>
        <w:bottom w:val="none" w:sz="0" w:space="0" w:color="auto"/>
        <w:right w:val="none" w:sz="0" w:space="0" w:color="auto"/>
      </w:divBdr>
      <w:divsChild>
        <w:div w:id="1648974253">
          <w:marLeft w:val="0"/>
          <w:marRight w:val="0"/>
          <w:marTop w:val="0"/>
          <w:marBottom w:val="0"/>
          <w:divBdr>
            <w:top w:val="none" w:sz="0" w:space="0" w:color="auto"/>
            <w:left w:val="none" w:sz="0" w:space="0" w:color="auto"/>
            <w:bottom w:val="none" w:sz="0" w:space="0" w:color="auto"/>
            <w:right w:val="none" w:sz="0" w:space="0" w:color="auto"/>
          </w:divBdr>
        </w:div>
        <w:div w:id="1760978813">
          <w:marLeft w:val="0"/>
          <w:marRight w:val="0"/>
          <w:marTop w:val="0"/>
          <w:marBottom w:val="0"/>
          <w:divBdr>
            <w:top w:val="none" w:sz="0" w:space="0" w:color="auto"/>
            <w:left w:val="none" w:sz="0" w:space="0" w:color="auto"/>
            <w:bottom w:val="none" w:sz="0" w:space="0" w:color="auto"/>
            <w:right w:val="none" w:sz="0" w:space="0" w:color="auto"/>
          </w:divBdr>
        </w:div>
        <w:div w:id="1488547637">
          <w:marLeft w:val="0"/>
          <w:marRight w:val="0"/>
          <w:marTop w:val="0"/>
          <w:marBottom w:val="0"/>
          <w:divBdr>
            <w:top w:val="none" w:sz="0" w:space="0" w:color="auto"/>
            <w:left w:val="none" w:sz="0" w:space="0" w:color="auto"/>
            <w:bottom w:val="none" w:sz="0" w:space="0" w:color="auto"/>
            <w:right w:val="none" w:sz="0" w:space="0" w:color="auto"/>
          </w:divBdr>
        </w:div>
        <w:div w:id="1671833981">
          <w:marLeft w:val="0"/>
          <w:marRight w:val="0"/>
          <w:marTop w:val="0"/>
          <w:marBottom w:val="0"/>
          <w:divBdr>
            <w:top w:val="none" w:sz="0" w:space="0" w:color="auto"/>
            <w:left w:val="none" w:sz="0" w:space="0" w:color="auto"/>
            <w:bottom w:val="none" w:sz="0" w:space="0" w:color="auto"/>
            <w:right w:val="none" w:sz="0" w:space="0" w:color="auto"/>
          </w:divBdr>
        </w:div>
        <w:div w:id="966160608">
          <w:marLeft w:val="0"/>
          <w:marRight w:val="0"/>
          <w:marTop w:val="0"/>
          <w:marBottom w:val="0"/>
          <w:divBdr>
            <w:top w:val="none" w:sz="0" w:space="0" w:color="auto"/>
            <w:left w:val="none" w:sz="0" w:space="0" w:color="auto"/>
            <w:bottom w:val="none" w:sz="0" w:space="0" w:color="auto"/>
            <w:right w:val="none" w:sz="0" w:space="0" w:color="auto"/>
          </w:divBdr>
        </w:div>
        <w:div w:id="1544827860">
          <w:marLeft w:val="0"/>
          <w:marRight w:val="0"/>
          <w:marTop w:val="0"/>
          <w:marBottom w:val="0"/>
          <w:divBdr>
            <w:top w:val="none" w:sz="0" w:space="0" w:color="auto"/>
            <w:left w:val="none" w:sz="0" w:space="0" w:color="auto"/>
            <w:bottom w:val="none" w:sz="0" w:space="0" w:color="auto"/>
            <w:right w:val="none" w:sz="0" w:space="0" w:color="auto"/>
          </w:divBdr>
        </w:div>
        <w:div w:id="1441994915">
          <w:marLeft w:val="0"/>
          <w:marRight w:val="0"/>
          <w:marTop w:val="0"/>
          <w:marBottom w:val="0"/>
          <w:divBdr>
            <w:top w:val="none" w:sz="0" w:space="0" w:color="auto"/>
            <w:left w:val="none" w:sz="0" w:space="0" w:color="auto"/>
            <w:bottom w:val="none" w:sz="0" w:space="0" w:color="auto"/>
            <w:right w:val="none" w:sz="0" w:space="0" w:color="auto"/>
          </w:divBdr>
        </w:div>
        <w:div w:id="940380533">
          <w:marLeft w:val="0"/>
          <w:marRight w:val="0"/>
          <w:marTop w:val="0"/>
          <w:marBottom w:val="0"/>
          <w:divBdr>
            <w:top w:val="none" w:sz="0" w:space="0" w:color="auto"/>
            <w:left w:val="none" w:sz="0" w:space="0" w:color="auto"/>
            <w:bottom w:val="none" w:sz="0" w:space="0" w:color="auto"/>
            <w:right w:val="none" w:sz="0" w:space="0" w:color="auto"/>
          </w:divBdr>
        </w:div>
        <w:div w:id="894972822">
          <w:marLeft w:val="0"/>
          <w:marRight w:val="0"/>
          <w:marTop w:val="0"/>
          <w:marBottom w:val="0"/>
          <w:divBdr>
            <w:top w:val="none" w:sz="0" w:space="0" w:color="auto"/>
            <w:left w:val="none" w:sz="0" w:space="0" w:color="auto"/>
            <w:bottom w:val="none" w:sz="0" w:space="0" w:color="auto"/>
            <w:right w:val="none" w:sz="0" w:space="0" w:color="auto"/>
          </w:divBdr>
        </w:div>
        <w:div w:id="312292320">
          <w:marLeft w:val="0"/>
          <w:marRight w:val="0"/>
          <w:marTop w:val="0"/>
          <w:marBottom w:val="0"/>
          <w:divBdr>
            <w:top w:val="none" w:sz="0" w:space="0" w:color="auto"/>
            <w:left w:val="none" w:sz="0" w:space="0" w:color="auto"/>
            <w:bottom w:val="none" w:sz="0" w:space="0" w:color="auto"/>
            <w:right w:val="none" w:sz="0" w:space="0" w:color="auto"/>
          </w:divBdr>
        </w:div>
        <w:div w:id="938373488">
          <w:marLeft w:val="0"/>
          <w:marRight w:val="0"/>
          <w:marTop w:val="0"/>
          <w:marBottom w:val="0"/>
          <w:divBdr>
            <w:top w:val="none" w:sz="0" w:space="0" w:color="auto"/>
            <w:left w:val="none" w:sz="0" w:space="0" w:color="auto"/>
            <w:bottom w:val="none" w:sz="0" w:space="0" w:color="auto"/>
            <w:right w:val="none" w:sz="0" w:space="0" w:color="auto"/>
          </w:divBdr>
        </w:div>
        <w:div w:id="42533392">
          <w:marLeft w:val="0"/>
          <w:marRight w:val="0"/>
          <w:marTop w:val="0"/>
          <w:marBottom w:val="0"/>
          <w:divBdr>
            <w:top w:val="none" w:sz="0" w:space="0" w:color="auto"/>
            <w:left w:val="none" w:sz="0" w:space="0" w:color="auto"/>
            <w:bottom w:val="none" w:sz="0" w:space="0" w:color="auto"/>
            <w:right w:val="none" w:sz="0" w:space="0" w:color="auto"/>
          </w:divBdr>
        </w:div>
        <w:div w:id="458375911">
          <w:marLeft w:val="0"/>
          <w:marRight w:val="0"/>
          <w:marTop w:val="0"/>
          <w:marBottom w:val="0"/>
          <w:divBdr>
            <w:top w:val="none" w:sz="0" w:space="0" w:color="auto"/>
            <w:left w:val="none" w:sz="0" w:space="0" w:color="auto"/>
            <w:bottom w:val="none" w:sz="0" w:space="0" w:color="auto"/>
            <w:right w:val="none" w:sz="0" w:space="0" w:color="auto"/>
          </w:divBdr>
        </w:div>
        <w:div w:id="895093041">
          <w:marLeft w:val="0"/>
          <w:marRight w:val="0"/>
          <w:marTop w:val="0"/>
          <w:marBottom w:val="0"/>
          <w:divBdr>
            <w:top w:val="none" w:sz="0" w:space="0" w:color="auto"/>
            <w:left w:val="none" w:sz="0" w:space="0" w:color="auto"/>
            <w:bottom w:val="none" w:sz="0" w:space="0" w:color="auto"/>
            <w:right w:val="none" w:sz="0" w:space="0" w:color="auto"/>
          </w:divBdr>
        </w:div>
        <w:div w:id="825127652">
          <w:marLeft w:val="0"/>
          <w:marRight w:val="0"/>
          <w:marTop w:val="0"/>
          <w:marBottom w:val="0"/>
          <w:divBdr>
            <w:top w:val="none" w:sz="0" w:space="0" w:color="auto"/>
            <w:left w:val="none" w:sz="0" w:space="0" w:color="auto"/>
            <w:bottom w:val="none" w:sz="0" w:space="0" w:color="auto"/>
            <w:right w:val="none" w:sz="0" w:space="0" w:color="auto"/>
          </w:divBdr>
        </w:div>
        <w:div w:id="1380743314">
          <w:marLeft w:val="0"/>
          <w:marRight w:val="0"/>
          <w:marTop w:val="0"/>
          <w:marBottom w:val="0"/>
          <w:divBdr>
            <w:top w:val="none" w:sz="0" w:space="0" w:color="auto"/>
            <w:left w:val="none" w:sz="0" w:space="0" w:color="auto"/>
            <w:bottom w:val="none" w:sz="0" w:space="0" w:color="auto"/>
            <w:right w:val="none" w:sz="0" w:space="0" w:color="auto"/>
          </w:divBdr>
        </w:div>
        <w:div w:id="634914453">
          <w:marLeft w:val="0"/>
          <w:marRight w:val="0"/>
          <w:marTop w:val="0"/>
          <w:marBottom w:val="0"/>
          <w:divBdr>
            <w:top w:val="none" w:sz="0" w:space="0" w:color="auto"/>
            <w:left w:val="none" w:sz="0" w:space="0" w:color="auto"/>
            <w:bottom w:val="none" w:sz="0" w:space="0" w:color="auto"/>
            <w:right w:val="none" w:sz="0" w:space="0" w:color="auto"/>
          </w:divBdr>
        </w:div>
        <w:div w:id="217058475">
          <w:marLeft w:val="0"/>
          <w:marRight w:val="0"/>
          <w:marTop w:val="0"/>
          <w:marBottom w:val="0"/>
          <w:divBdr>
            <w:top w:val="none" w:sz="0" w:space="0" w:color="auto"/>
            <w:left w:val="none" w:sz="0" w:space="0" w:color="auto"/>
            <w:bottom w:val="none" w:sz="0" w:space="0" w:color="auto"/>
            <w:right w:val="none" w:sz="0" w:space="0" w:color="auto"/>
          </w:divBdr>
        </w:div>
        <w:div w:id="103889091">
          <w:marLeft w:val="0"/>
          <w:marRight w:val="0"/>
          <w:marTop w:val="0"/>
          <w:marBottom w:val="0"/>
          <w:divBdr>
            <w:top w:val="none" w:sz="0" w:space="0" w:color="auto"/>
            <w:left w:val="none" w:sz="0" w:space="0" w:color="auto"/>
            <w:bottom w:val="none" w:sz="0" w:space="0" w:color="auto"/>
            <w:right w:val="none" w:sz="0" w:space="0" w:color="auto"/>
          </w:divBdr>
        </w:div>
        <w:div w:id="616523290">
          <w:marLeft w:val="0"/>
          <w:marRight w:val="0"/>
          <w:marTop w:val="0"/>
          <w:marBottom w:val="0"/>
          <w:divBdr>
            <w:top w:val="none" w:sz="0" w:space="0" w:color="auto"/>
            <w:left w:val="none" w:sz="0" w:space="0" w:color="auto"/>
            <w:bottom w:val="none" w:sz="0" w:space="0" w:color="auto"/>
            <w:right w:val="none" w:sz="0" w:space="0" w:color="auto"/>
          </w:divBdr>
        </w:div>
        <w:div w:id="576941335">
          <w:marLeft w:val="0"/>
          <w:marRight w:val="0"/>
          <w:marTop w:val="0"/>
          <w:marBottom w:val="0"/>
          <w:divBdr>
            <w:top w:val="none" w:sz="0" w:space="0" w:color="auto"/>
            <w:left w:val="none" w:sz="0" w:space="0" w:color="auto"/>
            <w:bottom w:val="none" w:sz="0" w:space="0" w:color="auto"/>
            <w:right w:val="none" w:sz="0" w:space="0" w:color="auto"/>
          </w:divBdr>
        </w:div>
        <w:div w:id="764493660">
          <w:marLeft w:val="0"/>
          <w:marRight w:val="0"/>
          <w:marTop w:val="0"/>
          <w:marBottom w:val="0"/>
          <w:divBdr>
            <w:top w:val="none" w:sz="0" w:space="0" w:color="auto"/>
            <w:left w:val="none" w:sz="0" w:space="0" w:color="auto"/>
            <w:bottom w:val="none" w:sz="0" w:space="0" w:color="auto"/>
            <w:right w:val="none" w:sz="0" w:space="0" w:color="auto"/>
          </w:divBdr>
        </w:div>
        <w:div w:id="1032194442">
          <w:marLeft w:val="0"/>
          <w:marRight w:val="0"/>
          <w:marTop w:val="0"/>
          <w:marBottom w:val="0"/>
          <w:divBdr>
            <w:top w:val="none" w:sz="0" w:space="0" w:color="auto"/>
            <w:left w:val="none" w:sz="0" w:space="0" w:color="auto"/>
            <w:bottom w:val="none" w:sz="0" w:space="0" w:color="auto"/>
            <w:right w:val="none" w:sz="0" w:space="0" w:color="auto"/>
          </w:divBdr>
        </w:div>
        <w:div w:id="14037663">
          <w:marLeft w:val="0"/>
          <w:marRight w:val="0"/>
          <w:marTop w:val="0"/>
          <w:marBottom w:val="0"/>
          <w:divBdr>
            <w:top w:val="none" w:sz="0" w:space="0" w:color="auto"/>
            <w:left w:val="none" w:sz="0" w:space="0" w:color="auto"/>
            <w:bottom w:val="none" w:sz="0" w:space="0" w:color="auto"/>
            <w:right w:val="none" w:sz="0" w:space="0" w:color="auto"/>
          </w:divBdr>
        </w:div>
        <w:div w:id="385180587">
          <w:marLeft w:val="0"/>
          <w:marRight w:val="0"/>
          <w:marTop w:val="0"/>
          <w:marBottom w:val="0"/>
          <w:divBdr>
            <w:top w:val="none" w:sz="0" w:space="0" w:color="auto"/>
            <w:left w:val="none" w:sz="0" w:space="0" w:color="auto"/>
            <w:bottom w:val="none" w:sz="0" w:space="0" w:color="auto"/>
            <w:right w:val="none" w:sz="0" w:space="0" w:color="auto"/>
          </w:divBdr>
        </w:div>
        <w:div w:id="1001394508">
          <w:marLeft w:val="0"/>
          <w:marRight w:val="0"/>
          <w:marTop w:val="0"/>
          <w:marBottom w:val="0"/>
          <w:divBdr>
            <w:top w:val="none" w:sz="0" w:space="0" w:color="auto"/>
            <w:left w:val="none" w:sz="0" w:space="0" w:color="auto"/>
            <w:bottom w:val="none" w:sz="0" w:space="0" w:color="auto"/>
            <w:right w:val="none" w:sz="0" w:space="0" w:color="auto"/>
          </w:divBdr>
        </w:div>
        <w:div w:id="576138576">
          <w:marLeft w:val="0"/>
          <w:marRight w:val="0"/>
          <w:marTop w:val="0"/>
          <w:marBottom w:val="0"/>
          <w:divBdr>
            <w:top w:val="none" w:sz="0" w:space="0" w:color="auto"/>
            <w:left w:val="none" w:sz="0" w:space="0" w:color="auto"/>
            <w:bottom w:val="none" w:sz="0" w:space="0" w:color="auto"/>
            <w:right w:val="none" w:sz="0" w:space="0" w:color="auto"/>
          </w:divBdr>
        </w:div>
        <w:div w:id="1729454444">
          <w:marLeft w:val="0"/>
          <w:marRight w:val="0"/>
          <w:marTop w:val="0"/>
          <w:marBottom w:val="0"/>
          <w:divBdr>
            <w:top w:val="none" w:sz="0" w:space="0" w:color="auto"/>
            <w:left w:val="none" w:sz="0" w:space="0" w:color="auto"/>
            <w:bottom w:val="none" w:sz="0" w:space="0" w:color="auto"/>
            <w:right w:val="none" w:sz="0" w:space="0" w:color="auto"/>
          </w:divBdr>
        </w:div>
        <w:div w:id="315912882">
          <w:marLeft w:val="0"/>
          <w:marRight w:val="0"/>
          <w:marTop w:val="0"/>
          <w:marBottom w:val="0"/>
          <w:divBdr>
            <w:top w:val="none" w:sz="0" w:space="0" w:color="auto"/>
            <w:left w:val="none" w:sz="0" w:space="0" w:color="auto"/>
            <w:bottom w:val="none" w:sz="0" w:space="0" w:color="auto"/>
            <w:right w:val="none" w:sz="0" w:space="0" w:color="auto"/>
          </w:divBdr>
        </w:div>
        <w:div w:id="1096905604">
          <w:marLeft w:val="0"/>
          <w:marRight w:val="0"/>
          <w:marTop w:val="0"/>
          <w:marBottom w:val="0"/>
          <w:divBdr>
            <w:top w:val="none" w:sz="0" w:space="0" w:color="auto"/>
            <w:left w:val="none" w:sz="0" w:space="0" w:color="auto"/>
            <w:bottom w:val="none" w:sz="0" w:space="0" w:color="auto"/>
            <w:right w:val="none" w:sz="0" w:space="0" w:color="auto"/>
          </w:divBdr>
        </w:div>
        <w:div w:id="937757027">
          <w:marLeft w:val="0"/>
          <w:marRight w:val="0"/>
          <w:marTop w:val="0"/>
          <w:marBottom w:val="0"/>
          <w:divBdr>
            <w:top w:val="none" w:sz="0" w:space="0" w:color="auto"/>
            <w:left w:val="none" w:sz="0" w:space="0" w:color="auto"/>
            <w:bottom w:val="none" w:sz="0" w:space="0" w:color="auto"/>
            <w:right w:val="none" w:sz="0" w:space="0" w:color="auto"/>
          </w:divBdr>
        </w:div>
        <w:div w:id="785462939">
          <w:marLeft w:val="0"/>
          <w:marRight w:val="0"/>
          <w:marTop w:val="0"/>
          <w:marBottom w:val="0"/>
          <w:divBdr>
            <w:top w:val="none" w:sz="0" w:space="0" w:color="auto"/>
            <w:left w:val="none" w:sz="0" w:space="0" w:color="auto"/>
            <w:bottom w:val="none" w:sz="0" w:space="0" w:color="auto"/>
            <w:right w:val="none" w:sz="0" w:space="0" w:color="auto"/>
          </w:divBdr>
        </w:div>
        <w:div w:id="1847935421">
          <w:marLeft w:val="0"/>
          <w:marRight w:val="0"/>
          <w:marTop w:val="0"/>
          <w:marBottom w:val="0"/>
          <w:divBdr>
            <w:top w:val="none" w:sz="0" w:space="0" w:color="auto"/>
            <w:left w:val="none" w:sz="0" w:space="0" w:color="auto"/>
            <w:bottom w:val="none" w:sz="0" w:space="0" w:color="auto"/>
            <w:right w:val="none" w:sz="0" w:space="0" w:color="auto"/>
          </w:divBdr>
        </w:div>
        <w:div w:id="189951051">
          <w:marLeft w:val="0"/>
          <w:marRight w:val="0"/>
          <w:marTop w:val="0"/>
          <w:marBottom w:val="0"/>
          <w:divBdr>
            <w:top w:val="none" w:sz="0" w:space="0" w:color="auto"/>
            <w:left w:val="none" w:sz="0" w:space="0" w:color="auto"/>
            <w:bottom w:val="none" w:sz="0" w:space="0" w:color="auto"/>
            <w:right w:val="none" w:sz="0" w:space="0" w:color="auto"/>
          </w:divBdr>
        </w:div>
        <w:div w:id="647634433">
          <w:marLeft w:val="0"/>
          <w:marRight w:val="0"/>
          <w:marTop w:val="0"/>
          <w:marBottom w:val="0"/>
          <w:divBdr>
            <w:top w:val="none" w:sz="0" w:space="0" w:color="auto"/>
            <w:left w:val="none" w:sz="0" w:space="0" w:color="auto"/>
            <w:bottom w:val="none" w:sz="0" w:space="0" w:color="auto"/>
            <w:right w:val="none" w:sz="0" w:space="0" w:color="auto"/>
          </w:divBdr>
        </w:div>
        <w:div w:id="252013709">
          <w:marLeft w:val="0"/>
          <w:marRight w:val="0"/>
          <w:marTop w:val="0"/>
          <w:marBottom w:val="0"/>
          <w:divBdr>
            <w:top w:val="none" w:sz="0" w:space="0" w:color="auto"/>
            <w:left w:val="none" w:sz="0" w:space="0" w:color="auto"/>
            <w:bottom w:val="none" w:sz="0" w:space="0" w:color="auto"/>
            <w:right w:val="none" w:sz="0" w:space="0" w:color="auto"/>
          </w:divBdr>
        </w:div>
        <w:div w:id="158738358">
          <w:marLeft w:val="0"/>
          <w:marRight w:val="0"/>
          <w:marTop w:val="0"/>
          <w:marBottom w:val="0"/>
          <w:divBdr>
            <w:top w:val="none" w:sz="0" w:space="0" w:color="auto"/>
            <w:left w:val="none" w:sz="0" w:space="0" w:color="auto"/>
            <w:bottom w:val="none" w:sz="0" w:space="0" w:color="auto"/>
            <w:right w:val="none" w:sz="0" w:space="0" w:color="auto"/>
          </w:divBdr>
        </w:div>
        <w:div w:id="360933672">
          <w:marLeft w:val="0"/>
          <w:marRight w:val="0"/>
          <w:marTop w:val="0"/>
          <w:marBottom w:val="0"/>
          <w:divBdr>
            <w:top w:val="none" w:sz="0" w:space="0" w:color="auto"/>
            <w:left w:val="none" w:sz="0" w:space="0" w:color="auto"/>
            <w:bottom w:val="none" w:sz="0" w:space="0" w:color="auto"/>
            <w:right w:val="none" w:sz="0" w:space="0" w:color="auto"/>
          </w:divBdr>
        </w:div>
        <w:div w:id="1139375819">
          <w:marLeft w:val="0"/>
          <w:marRight w:val="0"/>
          <w:marTop w:val="0"/>
          <w:marBottom w:val="0"/>
          <w:divBdr>
            <w:top w:val="none" w:sz="0" w:space="0" w:color="auto"/>
            <w:left w:val="none" w:sz="0" w:space="0" w:color="auto"/>
            <w:bottom w:val="none" w:sz="0" w:space="0" w:color="auto"/>
            <w:right w:val="none" w:sz="0" w:space="0" w:color="auto"/>
          </w:divBdr>
        </w:div>
        <w:div w:id="1414626910">
          <w:marLeft w:val="0"/>
          <w:marRight w:val="0"/>
          <w:marTop w:val="0"/>
          <w:marBottom w:val="0"/>
          <w:divBdr>
            <w:top w:val="none" w:sz="0" w:space="0" w:color="auto"/>
            <w:left w:val="none" w:sz="0" w:space="0" w:color="auto"/>
            <w:bottom w:val="none" w:sz="0" w:space="0" w:color="auto"/>
            <w:right w:val="none" w:sz="0" w:space="0" w:color="auto"/>
          </w:divBdr>
        </w:div>
        <w:div w:id="175969937">
          <w:marLeft w:val="0"/>
          <w:marRight w:val="0"/>
          <w:marTop w:val="0"/>
          <w:marBottom w:val="0"/>
          <w:divBdr>
            <w:top w:val="none" w:sz="0" w:space="0" w:color="auto"/>
            <w:left w:val="none" w:sz="0" w:space="0" w:color="auto"/>
            <w:bottom w:val="none" w:sz="0" w:space="0" w:color="auto"/>
            <w:right w:val="none" w:sz="0" w:space="0" w:color="auto"/>
          </w:divBdr>
        </w:div>
        <w:div w:id="1352607085">
          <w:marLeft w:val="0"/>
          <w:marRight w:val="0"/>
          <w:marTop w:val="0"/>
          <w:marBottom w:val="0"/>
          <w:divBdr>
            <w:top w:val="none" w:sz="0" w:space="0" w:color="auto"/>
            <w:left w:val="none" w:sz="0" w:space="0" w:color="auto"/>
            <w:bottom w:val="none" w:sz="0" w:space="0" w:color="auto"/>
            <w:right w:val="none" w:sz="0" w:space="0" w:color="auto"/>
          </w:divBdr>
        </w:div>
        <w:div w:id="1745639945">
          <w:marLeft w:val="0"/>
          <w:marRight w:val="0"/>
          <w:marTop w:val="0"/>
          <w:marBottom w:val="0"/>
          <w:divBdr>
            <w:top w:val="none" w:sz="0" w:space="0" w:color="auto"/>
            <w:left w:val="none" w:sz="0" w:space="0" w:color="auto"/>
            <w:bottom w:val="none" w:sz="0" w:space="0" w:color="auto"/>
            <w:right w:val="none" w:sz="0" w:space="0" w:color="auto"/>
          </w:divBdr>
        </w:div>
        <w:div w:id="893736153">
          <w:marLeft w:val="0"/>
          <w:marRight w:val="0"/>
          <w:marTop w:val="0"/>
          <w:marBottom w:val="0"/>
          <w:divBdr>
            <w:top w:val="none" w:sz="0" w:space="0" w:color="auto"/>
            <w:left w:val="none" w:sz="0" w:space="0" w:color="auto"/>
            <w:bottom w:val="none" w:sz="0" w:space="0" w:color="auto"/>
            <w:right w:val="none" w:sz="0" w:space="0" w:color="auto"/>
          </w:divBdr>
        </w:div>
        <w:div w:id="818379913">
          <w:marLeft w:val="0"/>
          <w:marRight w:val="0"/>
          <w:marTop w:val="0"/>
          <w:marBottom w:val="0"/>
          <w:divBdr>
            <w:top w:val="none" w:sz="0" w:space="0" w:color="auto"/>
            <w:left w:val="none" w:sz="0" w:space="0" w:color="auto"/>
            <w:bottom w:val="none" w:sz="0" w:space="0" w:color="auto"/>
            <w:right w:val="none" w:sz="0" w:space="0" w:color="auto"/>
          </w:divBdr>
        </w:div>
        <w:div w:id="833107991">
          <w:marLeft w:val="0"/>
          <w:marRight w:val="0"/>
          <w:marTop w:val="0"/>
          <w:marBottom w:val="0"/>
          <w:divBdr>
            <w:top w:val="none" w:sz="0" w:space="0" w:color="auto"/>
            <w:left w:val="none" w:sz="0" w:space="0" w:color="auto"/>
            <w:bottom w:val="none" w:sz="0" w:space="0" w:color="auto"/>
            <w:right w:val="none" w:sz="0" w:space="0" w:color="auto"/>
          </w:divBdr>
        </w:div>
        <w:div w:id="1759711535">
          <w:marLeft w:val="0"/>
          <w:marRight w:val="0"/>
          <w:marTop w:val="0"/>
          <w:marBottom w:val="0"/>
          <w:divBdr>
            <w:top w:val="none" w:sz="0" w:space="0" w:color="auto"/>
            <w:left w:val="none" w:sz="0" w:space="0" w:color="auto"/>
            <w:bottom w:val="none" w:sz="0" w:space="0" w:color="auto"/>
            <w:right w:val="none" w:sz="0" w:space="0" w:color="auto"/>
          </w:divBdr>
        </w:div>
      </w:divsChild>
    </w:div>
    <w:div w:id="1074401422">
      <w:bodyDiv w:val="1"/>
      <w:marLeft w:val="0"/>
      <w:marRight w:val="0"/>
      <w:marTop w:val="0"/>
      <w:marBottom w:val="0"/>
      <w:divBdr>
        <w:top w:val="none" w:sz="0" w:space="0" w:color="auto"/>
        <w:left w:val="none" w:sz="0" w:space="0" w:color="auto"/>
        <w:bottom w:val="none" w:sz="0" w:space="0" w:color="auto"/>
        <w:right w:val="none" w:sz="0" w:space="0" w:color="auto"/>
      </w:divBdr>
    </w:div>
    <w:div w:id="1075054215">
      <w:bodyDiv w:val="1"/>
      <w:marLeft w:val="0"/>
      <w:marRight w:val="0"/>
      <w:marTop w:val="0"/>
      <w:marBottom w:val="0"/>
      <w:divBdr>
        <w:top w:val="none" w:sz="0" w:space="0" w:color="auto"/>
        <w:left w:val="none" w:sz="0" w:space="0" w:color="auto"/>
        <w:bottom w:val="none" w:sz="0" w:space="0" w:color="auto"/>
        <w:right w:val="none" w:sz="0" w:space="0" w:color="auto"/>
      </w:divBdr>
    </w:div>
    <w:div w:id="1075398524">
      <w:bodyDiv w:val="1"/>
      <w:marLeft w:val="0"/>
      <w:marRight w:val="0"/>
      <w:marTop w:val="0"/>
      <w:marBottom w:val="0"/>
      <w:divBdr>
        <w:top w:val="none" w:sz="0" w:space="0" w:color="auto"/>
        <w:left w:val="none" w:sz="0" w:space="0" w:color="auto"/>
        <w:bottom w:val="none" w:sz="0" w:space="0" w:color="auto"/>
        <w:right w:val="none" w:sz="0" w:space="0" w:color="auto"/>
      </w:divBdr>
    </w:div>
    <w:div w:id="1076243872">
      <w:bodyDiv w:val="1"/>
      <w:marLeft w:val="0"/>
      <w:marRight w:val="0"/>
      <w:marTop w:val="0"/>
      <w:marBottom w:val="0"/>
      <w:divBdr>
        <w:top w:val="none" w:sz="0" w:space="0" w:color="auto"/>
        <w:left w:val="none" w:sz="0" w:space="0" w:color="auto"/>
        <w:bottom w:val="none" w:sz="0" w:space="0" w:color="auto"/>
        <w:right w:val="none" w:sz="0" w:space="0" w:color="auto"/>
      </w:divBdr>
    </w:div>
    <w:div w:id="1077169486">
      <w:bodyDiv w:val="1"/>
      <w:marLeft w:val="0"/>
      <w:marRight w:val="0"/>
      <w:marTop w:val="0"/>
      <w:marBottom w:val="0"/>
      <w:divBdr>
        <w:top w:val="none" w:sz="0" w:space="0" w:color="auto"/>
        <w:left w:val="none" w:sz="0" w:space="0" w:color="auto"/>
        <w:bottom w:val="none" w:sz="0" w:space="0" w:color="auto"/>
        <w:right w:val="none" w:sz="0" w:space="0" w:color="auto"/>
      </w:divBdr>
    </w:div>
    <w:div w:id="1077479375">
      <w:bodyDiv w:val="1"/>
      <w:marLeft w:val="0"/>
      <w:marRight w:val="0"/>
      <w:marTop w:val="0"/>
      <w:marBottom w:val="0"/>
      <w:divBdr>
        <w:top w:val="none" w:sz="0" w:space="0" w:color="auto"/>
        <w:left w:val="none" w:sz="0" w:space="0" w:color="auto"/>
        <w:bottom w:val="none" w:sz="0" w:space="0" w:color="auto"/>
        <w:right w:val="none" w:sz="0" w:space="0" w:color="auto"/>
      </w:divBdr>
    </w:div>
    <w:div w:id="1077705306">
      <w:bodyDiv w:val="1"/>
      <w:marLeft w:val="0"/>
      <w:marRight w:val="0"/>
      <w:marTop w:val="0"/>
      <w:marBottom w:val="0"/>
      <w:divBdr>
        <w:top w:val="none" w:sz="0" w:space="0" w:color="auto"/>
        <w:left w:val="none" w:sz="0" w:space="0" w:color="auto"/>
        <w:bottom w:val="none" w:sz="0" w:space="0" w:color="auto"/>
        <w:right w:val="none" w:sz="0" w:space="0" w:color="auto"/>
      </w:divBdr>
    </w:div>
    <w:div w:id="1077753278">
      <w:bodyDiv w:val="1"/>
      <w:marLeft w:val="0"/>
      <w:marRight w:val="0"/>
      <w:marTop w:val="0"/>
      <w:marBottom w:val="0"/>
      <w:divBdr>
        <w:top w:val="none" w:sz="0" w:space="0" w:color="auto"/>
        <w:left w:val="none" w:sz="0" w:space="0" w:color="auto"/>
        <w:bottom w:val="none" w:sz="0" w:space="0" w:color="auto"/>
        <w:right w:val="none" w:sz="0" w:space="0" w:color="auto"/>
      </w:divBdr>
    </w:div>
    <w:div w:id="1077871650">
      <w:bodyDiv w:val="1"/>
      <w:marLeft w:val="0"/>
      <w:marRight w:val="0"/>
      <w:marTop w:val="0"/>
      <w:marBottom w:val="0"/>
      <w:divBdr>
        <w:top w:val="none" w:sz="0" w:space="0" w:color="auto"/>
        <w:left w:val="none" w:sz="0" w:space="0" w:color="auto"/>
        <w:bottom w:val="none" w:sz="0" w:space="0" w:color="auto"/>
        <w:right w:val="none" w:sz="0" w:space="0" w:color="auto"/>
      </w:divBdr>
    </w:div>
    <w:div w:id="1078290289">
      <w:bodyDiv w:val="1"/>
      <w:marLeft w:val="0"/>
      <w:marRight w:val="0"/>
      <w:marTop w:val="0"/>
      <w:marBottom w:val="0"/>
      <w:divBdr>
        <w:top w:val="none" w:sz="0" w:space="0" w:color="auto"/>
        <w:left w:val="none" w:sz="0" w:space="0" w:color="auto"/>
        <w:bottom w:val="none" w:sz="0" w:space="0" w:color="auto"/>
        <w:right w:val="none" w:sz="0" w:space="0" w:color="auto"/>
      </w:divBdr>
    </w:div>
    <w:div w:id="1078597986">
      <w:bodyDiv w:val="1"/>
      <w:marLeft w:val="0"/>
      <w:marRight w:val="0"/>
      <w:marTop w:val="0"/>
      <w:marBottom w:val="0"/>
      <w:divBdr>
        <w:top w:val="none" w:sz="0" w:space="0" w:color="auto"/>
        <w:left w:val="none" w:sz="0" w:space="0" w:color="auto"/>
        <w:bottom w:val="none" w:sz="0" w:space="0" w:color="auto"/>
        <w:right w:val="none" w:sz="0" w:space="0" w:color="auto"/>
      </w:divBdr>
    </w:div>
    <w:div w:id="1079446058">
      <w:bodyDiv w:val="1"/>
      <w:marLeft w:val="0"/>
      <w:marRight w:val="0"/>
      <w:marTop w:val="0"/>
      <w:marBottom w:val="0"/>
      <w:divBdr>
        <w:top w:val="none" w:sz="0" w:space="0" w:color="auto"/>
        <w:left w:val="none" w:sz="0" w:space="0" w:color="auto"/>
        <w:bottom w:val="none" w:sz="0" w:space="0" w:color="auto"/>
        <w:right w:val="none" w:sz="0" w:space="0" w:color="auto"/>
      </w:divBdr>
    </w:div>
    <w:div w:id="1080564840">
      <w:bodyDiv w:val="1"/>
      <w:marLeft w:val="0"/>
      <w:marRight w:val="0"/>
      <w:marTop w:val="0"/>
      <w:marBottom w:val="0"/>
      <w:divBdr>
        <w:top w:val="none" w:sz="0" w:space="0" w:color="auto"/>
        <w:left w:val="none" w:sz="0" w:space="0" w:color="auto"/>
        <w:bottom w:val="none" w:sz="0" w:space="0" w:color="auto"/>
        <w:right w:val="none" w:sz="0" w:space="0" w:color="auto"/>
      </w:divBdr>
      <w:divsChild>
        <w:div w:id="888692121">
          <w:marLeft w:val="0"/>
          <w:marRight w:val="0"/>
          <w:marTop w:val="0"/>
          <w:marBottom w:val="0"/>
          <w:divBdr>
            <w:top w:val="none" w:sz="0" w:space="0" w:color="auto"/>
            <w:left w:val="none" w:sz="0" w:space="0" w:color="auto"/>
            <w:bottom w:val="none" w:sz="0" w:space="0" w:color="auto"/>
            <w:right w:val="none" w:sz="0" w:space="0" w:color="auto"/>
          </w:divBdr>
        </w:div>
        <w:div w:id="1302465269">
          <w:marLeft w:val="0"/>
          <w:marRight w:val="0"/>
          <w:marTop w:val="0"/>
          <w:marBottom w:val="0"/>
          <w:divBdr>
            <w:top w:val="none" w:sz="0" w:space="0" w:color="auto"/>
            <w:left w:val="none" w:sz="0" w:space="0" w:color="auto"/>
            <w:bottom w:val="none" w:sz="0" w:space="0" w:color="auto"/>
            <w:right w:val="none" w:sz="0" w:space="0" w:color="auto"/>
          </w:divBdr>
        </w:div>
        <w:div w:id="1380781613">
          <w:marLeft w:val="0"/>
          <w:marRight w:val="0"/>
          <w:marTop w:val="0"/>
          <w:marBottom w:val="0"/>
          <w:divBdr>
            <w:top w:val="none" w:sz="0" w:space="0" w:color="auto"/>
            <w:left w:val="none" w:sz="0" w:space="0" w:color="auto"/>
            <w:bottom w:val="none" w:sz="0" w:space="0" w:color="auto"/>
            <w:right w:val="none" w:sz="0" w:space="0" w:color="auto"/>
          </w:divBdr>
        </w:div>
        <w:div w:id="1570845572">
          <w:marLeft w:val="0"/>
          <w:marRight w:val="0"/>
          <w:marTop w:val="0"/>
          <w:marBottom w:val="0"/>
          <w:divBdr>
            <w:top w:val="none" w:sz="0" w:space="0" w:color="auto"/>
            <w:left w:val="none" w:sz="0" w:space="0" w:color="auto"/>
            <w:bottom w:val="none" w:sz="0" w:space="0" w:color="auto"/>
            <w:right w:val="none" w:sz="0" w:space="0" w:color="auto"/>
          </w:divBdr>
        </w:div>
        <w:div w:id="1650984129">
          <w:marLeft w:val="0"/>
          <w:marRight w:val="0"/>
          <w:marTop w:val="0"/>
          <w:marBottom w:val="0"/>
          <w:divBdr>
            <w:top w:val="none" w:sz="0" w:space="0" w:color="auto"/>
            <w:left w:val="none" w:sz="0" w:space="0" w:color="auto"/>
            <w:bottom w:val="none" w:sz="0" w:space="0" w:color="auto"/>
            <w:right w:val="none" w:sz="0" w:space="0" w:color="auto"/>
          </w:divBdr>
        </w:div>
        <w:div w:id="1788159962">
          <w:marLeft w:val="0"/>
          <w:marRight w:val="0"/>
          <w:marTop w:val="0"/>
          <w:marBottom w:val="0"/>
          <w:divBdr>
            <w:top w:val="none" w:sz="0" w:space="0" w:color="auto"/>
            <w:left w:val="none" w:sz="0" w:space="0" w:color="auto"/>
            <w:bottom w:val="none" w:sz="0" w:space="0" w:color="auto"/>
            <w:right w:val="none" w:sz="0" w:space="0" w:color="auto"/>
          </w:divBdr>
        </w:div>
        <w:div w:id="2062895923">
          <w:marLeft w:val="0"/>
          <w:marRight w:val="0"/>
          <w:marTop w:val="0"/>
          <w:marBottom w:val="0"/>
          <w:divBdr>
            <w:top w:val="none" w:sz="0" w:space="0" w:color="auto"/>
            <w:left w:val="none" w:sz="0" w:space="0" w:color="auto"/>
            <w:bottom w:val="none" w:sz="0" w:space="0" w:color="auto"/>
            <w:right w:val="none" w:sz="0" w:space="0" w:color="auto"/>
          </w:divBdr>
        </w:div>
        <w:div w:id="2141150781">
          <w:marLeft w:val="0"/>
          <w:marRight w:val="0"/>
          <w:marTop w:val="0"/>
          <w:marBottom w:val="0"/>
          <w:divBdr>
            <w:top w:val="none" w:sz="0" w:space="0" w:color="auto"/>
            <w:left w:val="none" w:sz="0" w:space="0" w:color="auto"/>
            <w:bottom w:val="none" w:sz="0" w:space="0" w:color="auto"/>
            <w:right w:val="none" w:sz="0" w:space="0" w:color="auto"/>
          </w:divBdr>
        </w:div>
        <w:div w:id="1590962594">
          <w:marLeft w:val="0"/>
          <w:marRight w:val="0"/>
          <w:marTop w:val="0"/>
          <w:marBottom w:val="0"/>
          <w:divBdr>
            <w:top w:val="none" w:sz="0" w:space="0" w:color="auto"/>
            <w:left w:val="none" w:sz="0" w:space="0" w:color="auto"/>
            <w:bottom w:val="none" w:sz="0" w:space="0" w:color="auto"/>
            <w:right w:val="none" w:sz="0" w:space="0" w:color="auto"/>
          </w:divBdr>
        </w:div>
        <w:div w:id="1375471392">
          <w:marLeft w:val="0"/>
          <w:marRight w:val="0"/>
          <w:marTop w:val="0"/>
          <w:marBottom w:val="0"/>
          <w:divBdr>
            <w:top w:val="none" w:sz="0" w:space="0" w:color="auto"/>
            <w:left w:val="none" w:sz="0" w:space="0" w:color="auto"/>
            <w:bottom w:val="none" w:sz="0" w:space="0" w:color="auto"/>
            <w:right w:val="none" w:sz="0" w:space="0" w:color="auto"/>
          </w:divBdr>
        </w:div>
        <w:div w:id="1930235308">
          <w:marLeft w:val="0"/>
          <w:marRight w:val="0"/>
          <w:marTop w:val="0"/>
          <w:marBottom w:val="0"/>
          <w:divBdr>
            <w:top w:val="none" w:sz="0" w:space="0" w:color="auto"/>
            <w:left w:val="none" w:sz="0" w:space="0" w:color="auto"/>
            <w:bottom w:val="none" w:sz="0" w:space="0" w:color="auto"/>
            <w:right w:val="none" w:sz="0" w:space="0" w:color="auto"/>
          </w:divBdr>
        </w:div>
        <w:div w:id="446854630">
          <w:marLeft w:val="0"/>
          <w:marRight w:val="0"/>
          <w:marTop w:val="0"/>
          <w:marBottom w:val="0"/>
          <w:divBdr>
            <w:top w:val="none" w:sz="0" w:space="0" w:color="auto"/>
            <w:left w:val="none" w:sz="0" w:space="0" w:color="auto"/>
            <w:bottom w:val="none" w:sz="0" w:space="0" w:color="auto"/>
            <w:right w:val="none" w:sz="0" w:space="0" w:color="auto"/>
          </w:divBdr>
        </w:div>
        <w:div w:id="286089658">
          <w:marLeft w:val="0"/>
          <w:marRight w:val="0"/>
          <w:marTop w:val="0"/>
          <w:marBottom w:val="0"/>
          <w:divBdr>
            <w:top w:val="none" w:sz="0" w:space="0" w:color="auto"/>
            <w:left w:val="none" w:sz="0" w:space="0" w:color="auto"/>
            <w:bottom w:val="none" w:sz="0" w:space="0" w:color="auto"/>
            <w:right w:val="none" w:sz="0" w:space="0" w:color="auto"/>
          </w:divBdr>
        </w:div>
        <w:div w:id="1197936656">
          <w:marLeft w:val="0"/>
          <w:marRight w:val="0"/>
          <w:marTop w:val="0"/>
          <w:marBottom w:val="0"/>
          <w:divBdr>
            <w:top w:val="none" w:sz="0" w:space="0" w:color="auto"/>
            <w:left w:val="none" w:sz="0" w:space="0" w:color="auto"/>
            <w:bottom w:val="none" w:sz="0" w:space="0" w:color="auto"/>
            <w:right w:val="none" w:sz="0" w:space="0" w:color="auto"/>
          </w:divBdr>
        </w:div>
        <w:div w:id="1247613506">
          <w:marLeft w:val="0"/>
          <w:marRight w:val="0"/>
          <w:marTop w:val="0"/>
          <w:marBottom w:val="0"/>
          <w:divBdr>
            <w:top w:val="none" w:sz="0" w:space="0" w:color="auto"/>
            <w:left w:val="none" w:sz="0" w:space="0" w:color="auto"/>
            <w:bottom w:val="none" w:sz="0" w:space="0" w:color="auto"/>
            <w:right w:val="none" w:sz="0" w:space="0" w:color="auto"/>
          </w:divBdr>
        </w:div>
        <w:div w:id="2048211211">
          <w:marLeft w:val="0"/>
          <w:marRight w:val="0"/>
          <w:marTop w:val="0"/>
          <w:marBottom w:val="0"/>
          <w:divBdr>
            <w:top w:val="none" w:sz="0" w:space="0" w:color="auto"/>
            <w:left w:val="none" w:sz="0" w:space="0" w:color="auto"/>
            <w:bottom w:val="none" w:sz="0" w:space="0" w:color="auto"/>
            <w:right w:val="none" w:sz="0" w:space="0" w:color="auto"/>
          </w:divBdr>
        </w:div>
        <w:div w:id="1928922499">
          <w:marLeft w:val="0"/>
          <w:marRight w:val="0"/>
          <w:marTop w:val="0"/>
          <w:marBottom w:val="0"/>
          <w:divBdr>
            <w:top w:val="none" w:sz="0" w:space="0" w:color="auto"/>
            <w:left w:val="none" w:sz="0" w:space="0" w:color="auto"/>
            <w:bottom w:val="none" w:sz="0" w:space="0" w:color="auto"/>
            <w:right w:val="none" w:sz="0" w:space="0" w:color="auto"/>
          </w:divBdr>
        </w:div>
        <w:div w:id="107511246">
          <w:marLeft w:val="0"/>
          <w:marRight w:val="0"/>
          <w:marTop w:val="0"/>
          <w:marBottom w:val="0"/>
          <w:divBdr>
            <w:top w:val="none" w:sz="0" w:space="0" w:color="auto"/>
            <w:left w:val="none" w:sz="0" w:space="0" w:color="auto"/>
            <w:bottom w:val="none" w:sz="0" w:space="0" w:color="auto"/>
            <w:right w:val="none" w:sz="0" w:space="0" w:color="auto"/>
          </w:divBdr>
        </w:div>
        <w:div w:id="1828083124">
          <w:marLeft w:val="0"/>
          <w:marRight w:val="0"/>
          <w:marTop w:val="0"/>
          <w:marBottom w:val="0"/>
          <w:divBdr>
            <w:top w:val="none" w:sz="0" w:space="0" w:color="auto"/>
            <w:left w:val="none" w:sz="0" w:space="0" w:color="auto"/>
            <w:bottom w:val="none" w:sz="0" w:space="0" w:color="auto"/>
            <w:right w:val="none" w:sz="0" w:space="0" w:color="auto"/>
          </w:divBdr>
        </w:div>
        <w:div w:id="1985575475">
          <w:marLeft w:val="0"/>
          <w:marRight w:val="0"/>
          <w:marTop w:val="0"/>
          <w:marBottom w:val="0"/>
          <w:divBdr>
            <w:top w:val="none" w:sz="0" w:space="0" w:color="auto"/>
            <w:left w:val="none" w:sz="0" w:space="0" w:color="auto"/>
            <w:bottom w:val="none" w:sz="0" w:space="0" w:color="auto"/>
            <w:right w:val="none" w:sz="0" w:space="0" w:color="auto"/>
          </w:divBdr>
        </w:div>
        <w:div w:id="620265156">
          <w:marLeft w:val="0"/>
          <w:marRight w:val="0"/>
          <w:marTop w:val="0"/>
          <w:marBottom w:val="0"/>
          <w:divBdr>
            <w:top w:val="none" w:sz="0" w:space="0" w:color="auto"/>
            <w:left w:val="none" w:sz="0" w:space="0" w:color="auto"/>
            <w:bottom w:val="none" w:sz="0" w:space="0" w:color="auto"/>
            <w:right w:val="none" w:sz="0" w:space="0" w:color="auto"/>
          </w:divBdr>
        </w:div>
        <w:div w:id="1129321008">
          <w:marLeft w:val="0"/>
          <w:marRight w:val="0"/>
          <w:marTop w:val="0"/>
          <w:marBottom w:val="0"/>
          <w:divBdr>
            <w:top w:val="none" w:sz="0" w:space="0" w:color="auto"/>
            <w:left w:val="none" w:sz="0" w:space="0" w:color="auto"/>
            <w:bottom w:val="none" w:sz="0" w:space="0" w:color="auto"/>
            <w:right w:val="none" w:sz="0" w:space="0" w:color="auto"/>
          </w:divBdr>
        </w:div>
        <w:div w:id="1261840304">
          <w:marLeft w:val="0"/>
          <w:marRight w:val="0"/>
          <w:marTop w:val="0"/>
          <w:marBottom w:val="0"/>
          <w:divBdr>
            <w:top w:val="none" w:sz="0" w:space="0" w:color="auto"/>
            <w:left w:val="none" w:sz="0" w:space="0" w:color="auto"/>
            <w:bottom w:val="none" w:sz="0" w:space="0" w:color="auto"/>
            <w:right w:val="none" w:sz="0" w:space="0" w:color="auto"/>
          </w:divBdr>
        </w:div>
        <w:div w:id="480274262">
          <w:marLeft w:val="0"/>
          <w:marRight w:val="0"/>
          <w:marTop w:val="0"/>
          <w:marBottom w:val="0"/>
          <w:divBdr>
            <w:top w:val="none" w:sz="0" w:space="0" w:color="auto"/>
            <w:left w:val="none" w:sz="0" w:space="0" w:color="auto"/>
            <w:bottom w:val="none" w:sz="0" w:space="0" w:color="auto"/>
            <w:right w:val="none" w:sz="0" w:space="0" w:color="auto"/>
          </w:divBdr>
        </w:div>
        <w:div w:id="2076538689">
          <w:marLeft w:val="0"/>
          <w:marRight w:val="0"/>
          <w:marTop w:val="0"/>
          <w:marBottom w:val="0"/>
          <w:divBdr>
            <w:top w:val="none" w:sz="0" w:space="0" w:color="auto"/>
            <w:left w:val="none" w:sz="0" w:space="0" w:color="auto"/>
            <w:bottom w:val="none" w:sz="0" w:space="0" w:color="auto"/>
            <w:right w:val="none" w:sz="0" w:space="0" w:color="auto"/>
          </w:divBdr>
        </w:div>
        <w:div w:id="327825315">
          <w:marLeft w:val="0"/>
          <w:marRight w:val="0"/>
          <w:marTop w:val="0"/>
          <w:marBottom w:val="0"/>
          <w:divBdr>
            <w:top w:val="none" w:sz="0" w:space="0" w:color="auto"/>
            <w:left w:val="none" w:sz="0" w:space="0" w:color="auto"/>
            <w:bottom w:val="none" w:sz="0" w:space="0" w:color="auto"/>
            <w:right w:val="none" w:sz="0" w:space="0" w:color="auto"/>
          </w:divBdr>
        </w:div>
        <w:div w:id="221908325">
          <w:marLeft w:val="0"/>
          <w:marRight w:val="0"/>
          <w:marTop w:val="0"/>
          <w:marBottom w:val="0"/>
          <w:divBdr>
            <w:top w:val="none" w:sz="0" w:space="0" w:color="auto"/>
            <w:left w:val="none" w:sz="0" w:space="0" w:color="auto"/>
            <w:bottom w:val="none" w:sz="0" w:space="0" w:color="auto"/>
            <w:right w:val="none" w:sz="0" w:space="0" w:color="auto"/>
          </w:divBdr>
        </w:div>
        <w:div w:id="1881163448">
          <w:marLeft w:val="0"/>
          <w:marRight w:val="0"/>
          <w:marTop w:val="0"/>
          <w:marBottom w:val="0"/>
          <w:divBdr>
            <w:top w:val="none" w:sz="0" w:space="0" w:color="auto"/>
            <w:left w:val="none" w:sz="0" w:space="0" w:color="auto"/>
            <w:bottom w:val="none" w:sz="0" w:space="0" w:color="auto"/>
            <w:right w:val="none" w:sz="0" w:space="0" w:color="auto"/>
          </w:divBdr>
        </w:div>
        <w:div w:id="411659755">
          <w:marLeft w:val="0"/>
          <w:marRight w:val="0"/>
          <w:marTop w:val="0"/>
          <w:marBottom w:val="0"/>
          <w:divBdr>
            <w:top w:val="none" w:sz="0" w:space="0" w:color="auto"/>
            <w:left w:val="none" w:sz="0" w:space="0" w:color="auto"/>
            <w:bottom w:val="none" w:sz="0" w:space="0" w:color="auto"/>
            <w:right w:val="none" w:sz="0" w:space="0" w:color="auto"/>
          </w:divBdr>
        </w:div>
        <w:div w:id="2033606732">
          <w:marLeft w:val="0"/>
          <w:marRight w:val="0"/>
          <w:marTop w:val="0"/>
          <w:marBottom w:val="0"/>
          <w:divBdr>
            <w:top w:val="none" w:sz="0" w:space="0" w:color="auto"/>
            <w:left w:val="none" w:sz="0" w:space="0" w:color="auto"/>
            <w:bottom w:val="none" w:sz="0" w:space="0" w:color="auto"/>
            <w:right w:val="none" w:sz="0" w:space="0" w:color="auto"/>
          </w:divBdr>
        </w:div>
        <w:div w:id="1782407516">
          <w:marLeft w:val="0"/>
          <w:marRight w:val="0"/>
          <w:marTop w:val="0"/>
          <w:marBottom w:val="0"/>
          <w:divBdr>
            <w:top w:val="none" w:sz="0" w:space="0" w:color="auto"/>
            <w:left w:val="none" w:sz="0" w:space="0" w:color="auto"/>
            <w:bottom w:val="none" w:sz="0" w:space="0" w:color="auto"/>
            <w:right w:val="none" w:sz="0" w:space="0" w:color="auto"/>
          </w:divBdr>
        </w:div>
        <w:div w:id="765152038">
          <w:marLeft w:val="0"/>
          <w:marRight w:val="0"/>
          <w:marTop w:val="0"/>
          <w:marBottom w:val="0"/>
          <w:divBdr>
            <w:top w:val="none" w:sz="0" w:space="0" w:color="auto"/>
            <w:left w:val="none" w:sz="0" w:space="0" w:color="auto"/>
            <w:bottom w:val="none" w:sz="0" w:space="0" w:color="auto"/>
            <w:right w:val="none" w:sz="0" w:space="0" w:color="auto"/>
          </w:divBdr>
        </w:div>
        <w:div w:id="280108749">
          <w:marLeft w:val="0"/>
          <w:marRight w:val="0"/>
          <w:marTop w:val="0"/>
          <w:marBottom w:val="0"/>
          <w:divBdr>
            <w:top w:val="none" w:sz="0" w:space="0" w:color="auto"/>
            <w:left w:val="none" w:sz="0" w:space="0" w:color="auto"/>
            <w:bottom w:val="none" w:sz="0" w:space="0" w:color="auto"/>
            <w:right w:val="none" w:sz="0" w:space="0" w:color="auto"/>
          </w:divBdr>
        </w:div>
        <w:div w:id="505485816">
          <w:marLeft w:val="0"/>
          <w:marRight w:val="0"/>
          <w:marTop w:val="0"/>
          <w:marBottom w:val="0"/>
          <w:divBdr>
            <w:top w:val="none" w:sz="0" w:space="0" w:color="auto"/>
            <w:left w:val="none" w:sz="0" w:space="0" w:color="auto"/>
            <w:bottom w:val="none" w:sz="0" w:space="0" w:color="auto"/>
            <w:right w:val="none" w:sz="0" w:space="0" w:color="auto"/>
          </w:divBdr>
        </w:div>
        <w:div w:id="1201241093">
          <w:marLeft w:val="0"/>
          <w:marRight w:val="0"/>
          <w:marTop w:val="0"/>
          <w:marBottom w:val="0"/>
          <w:divBdr>
            <w:top w:val="none" w:sz="0" w:space="0" w:color="auto"/>
            <w:left w:val="none" w:sz="0" w:space="0" w:color="auto"/>
            <w:bottom w:val="none" w:sz="0" w:space="0" w:color="auto"/>
            <w:right w:val="none" w:sz="0" w:space="0" w:color="auto"/>
          </w:divBdr>
        </w:div>
        <w:div w:id="107048763">
          <w:marLeft w:val="0"/>
          <w:marRight w:val="0"/>
          <w:marTop w:val="0"/>
          <w:marBottom w:val="0"/>
          <w:divBdr>
            <w:top w:val="none" w:sz="0" w:space="0" w:color="auto"/>
            <w:left w:val="none" w:sz="0" w:space="0" w:color="auto"/>
            <w:bottom w:val="none" w:sz="0" w:space="0" w:color="auto"/>
            <w:right w:val="none" w:sz="0" w:space="0" w:color="auto"/>
          </w:divBdr>
        </w:div>
        <w:div w:id="1459685760">
          <w:marLeft w:val="0"/>
          <w:marRight w:val="0"/>
          <w:marTop w:val="0"/>
          <w:marBottom w:val="0"/>
          <w:divBdr>
            <w:top w:val="none" w:sz="0" w:space="0" w:color="auto"/>
            <w:left w:val="none" w:sz="0" w:space="0" w:color="auto"/>
            <w:bottom w:val="none" w:sz="0" w:space="0" w:color="auto"/>
            <w:right w:val="none" w:sz="0" w:space="0" w:color="auto"/>
          </w:divBdr>
        </w:div>
        <w:div w:id="1986425470">
          <w:marLeft w:val="0"/>
          <w:marRight w:val="0"/>
          <w:marTop w:val="0"/>
          <w:marBottom w:val="0"/>
          <w:divBdr>
            <w:top w:val="none" w:sz="0" w:space="0" w:color="auto"/>
            <w:left w:val="none" w:sz="0" w:space="0" w:color="auto"/>
            <w:bottom w:val="none" w:sz="0" w:space="0" w:color="auto"/>
            <w:right w:val="none" w:sz="0" w:space="0" w:color="auto"/>
          </w:divBdr>
        </w:div>
        <w:div w:id="150297978">
          <w:marLeft w:val="0"/>
          <w:marRight w:val="0"/>
          <w:marTop w:val="0"/>
          <w:marBottom w:val="0"/>
          <w:divBdr>
            <w:top w:val="none" w:sz="0" w:space="0" w:color="auto"/>
            <w:left w:val="none" w:sz="0" w:space="0" w:color="auto"/>
            <w:bottom w:val="none" w:sz="0" w:space="0" w:color="auto"/>
            <w:right w:val="none" w:sz="0" w:space="0" w:color="auto"/>
          </w:divBdr>
        </w:div>
      </w:divsChild>
    </w:div>
    <w:div w:id="1080831944">
      <w:bodyDiv w:val="1"/>
      <w:marLeft w:val="0"/>
      <w:marRight w:val="0"/>
      <w:marTop w:val="0"/>
      <w:marBottom w:val="0"/>
      <w:divBdr>
        <w:top w:val="none" w:sz="0" w:space="0" w:color="auto"/>
        <w:left w:val="none" w:sz="0" w:space="0" w:color="auto"/>
        <w:bottom w:val="none" w:sz="0" w:space="0" w:color="auto"/>
        <w:right w:val="none" w:sz="0" w:space="0" w:color="auto"/>
      </w:divBdr>
      <w:divsChild>
        <w:div w:id="376323169">
          <w:marLeft w:val="640"/>
          <w:marRight w:val="0"/>
          <w:marTop w:val="0"/>
          <w:marBottom w:val="0"/>
          <w:divBdr>
            <w:top w:val="none" w:sz="0" w:space="0" w:color="auto"/>
            <w:left w:val="none" w:sz="0" w:space="0" w:color="auto"/>
            <w:bottom w:val="none" w:sz="0" w:space="0" w:color="auto"/>
            <w:right w:val="none" w:sz="0" w:space="0" w:color="auto"/>
          </w:divBdr>
        </w:div>
        <w:div w:id="2123111127">
          <w:marLeft w:val="640"/>
          <w:marRight w:val="0"/>
          <w:marTop w:val="0"/>
          <w:marBottom w:val="0"/>
          <w:divBdr>
            <w:top w:val="none" w:sz="0" w:space="0" w:color="auto"/>
            <w:left w:val="none" w:sz="0" w:space="0" w:color="auto"/>
            <w:bottom w:val="none" w:sz="0" w:space="0" w:color="auto"/>
            <w:right w:val="none" w:sz="0" w:space="0" w:color="auto"/>
          </w:divBdr>
        </w:div>
        <w:div w:id="1014577095">
          <w:marLeft w:val="640"/>
          <w:marRight w:val="0"/>
          <w:marTop w:val="0"/>
          <w:marBottom w:val="0"/>
          <w:divBdr>
            <w:top w:val="none" w:sz="0" w:space="0" w:color="auto"/>
            <w:left w:val="none" w:sz="0" w:space="0" w:color="auto"/>
            <w:bottom w:val="none" w:sz="0" w:space="0" w:color="auto"/>
            <w:right w:val="none" w:sz="0" w:space="0" w:color="auto"/>
          </w:divBdr>
        </w:div>
        <w:div w:id="1683780836">
          <w:marLeft w:val="640"/>
          <w:marRight w:val="0"/>
          <w:marTop w:val="0"/>
          <w:marBottom w:val="0"/>
          <w:divBdr>
            <w:top w:val="none" w:sz="0" w:space="0" w:color="auto"/>
            <w:left w:val="none" w:sz="0" w:space="0" w:color="auto"/>
            <w:bottom w:val="none" w:sz="0" w:space="0" w:color="auto"/>
            <w:right w:val="none" w:sz="0" w:space="0" w:color="auto"/>
          </w:divBdr>
        </w:div>
        <w:div w:id="53506573">
          <w:marLeft w:val="640"/>
          <w:marRight w:val="0"/>
          <w:marTop w:val="0"/>
          <w:marBottom w:val="0"/>
          <w:divBdr>
            <w:top w:val="none" w:sz="0" w:space="0" w:color="auto"/>
            <w:left w:val="none" w:sz="0" w:space="0" w:color="auto"/>
            <w:bottom w:val="none" w:sz="0" w:space="0" w:color="auto"/>
            <w:right w:val="none" w:sz="0" w:space="0" w:color="auto"/>
          </w:divBdr>
        </w:div>
        <w:div w:id="12802940">
          <w:marLeft w:val="640"/>
          <w:marRight w:val="0"/>
          <w:marTop w:val="0"/>
          <w:marBottom w:val="0"/>
          <w:divBdr>
            <w:top w:val="none" w:sz="0" w:space="0" w:color="auto"/>
            <w:left w:val="none" w:sz="0" w:space="0" w:color="auto"/>
            <w:bottom w:val="none" w:sz="0" w:space="0" w:color="auto"/>
            <w:right w:val="none" w:sz="0" w:space="0" w:color="auto"/>
          </w:divBdr>
        </w:div>
        <w:div w:id="1040013134">
          <w:marLeft w:val="640"/>
          <w:marRight w:val="0"/>
          <w:marTop w:val="0"/>
          <w:marBottom w:val="0"/>
          <w:divBdr>
            <w:top w:val="none" w:sz="0" w:space="0" w:color="auto"/>
            <w:left w:val="none" w:sz="0" w:space="0" w:color="auto"/>
            <w:bottom w:val="none" w:sz="0" w:space="0" w:color="auto"/>
            <w:right w:val="none" w:sz="0" w:space="0" w:color="auto"/>
          </w:divBdr>
        </w:div>
        <w:div w:id="1946305289">
          <w:marLeft w:val="640"/>
          <w:marRight w:val="0"/>
          <w:marTop w:val="0"/>
          <w:marBottom w:val="0"/>
          <w:divBdr>
            <w:top w:val="none" w:sz="0" w:space="0" w:color="auto"/>
            <w:left w:val="none" w:sz="0" w:space="0" w:color="auto"/>
            <w:bottom w:val="none" w:sz="0" w:space="0" w:color="auto"/>
            <w:right w:val="none" w:sz="0" w:space="0" w:color="auto"/>
          </w:divBdr>
        </w:div>
        <w:div w:id="1315833515">
          <w:marLeft w:val="640"/>
          <w:marRight w:val="0"/>
          <w:marTop w:val="0"/>
          <w:marBottom w:val="0"/>
          <w:divBdr>
            <w:top w:val="none" w:sz="0" w:space="0" w:color="auto"/>
            <w:left w:val="none" w:sz="0" w:space="0" w:color="auto"/>
            <w:bottom w:val="none" w:sz="0" w:space="0" w:color="auto"/>
            <w:right w:val="none" w:sz="0" w:space="0" w:color="auto"/>
          </w:divBdr>
        </w:div>
        <w:div w:id="1485321144">
          <w:marLeft w:val="640"/>
          <w:marRight w:val="0"/>
          <w:marTop w:val="0"/>
          <w:marBottom w:val="0"/>
          <w:divBdr>
            <w:top w:val="none" w:sz="0" w:space="0" w:color="auto"/>
            <w:left w:val="none" w:sz="0" w:space="0" w:color="auto"/>
            <w:bottom w:val="none" w:sz="0" w:space="0" w:color="auto"/>
            <w:right w:val="none" w:sz="0" w:space="0" w:color="auto"/>
          </w:divBdr>
        </w:div>
        <w:div w:id="1052580869">
          <w:marLeft w:val="640"/>
          <w:marRight w:val="0"/>
          <w:marTop w:val="0"/>
          <w:marBottom w:val="0"/>
          <w:divBdr>
            <w:top w:val="none" w:sz="0" w:space="0" w:color="auto"/>
            <w:left w:val="none" w:sz="0" w:space="0" w:color="auto"/>
            <w:bottom w:val="none" w:sz="0" w:space="0" w:color="auto"/>
            <w:right w:val="none" w:sz="0" w:space="0" w:color="auto"/>
          </w:divBdr>
        </w:div>
        <w:div w:id="2128234447">
          <w:marLeft w:val="640"/>
          <w:marRight w:val="0"/>
          <w:marTop w:val="0"/>
          <w:marBottom w:val="0"/>
          <w:divBdr>
            <w:top w:val="none" w:sz="0" w:space="0" w:color="auto"/>
            <w:left w:val="none" w:sz="0" w:space="0" w:color="auto"/>
            <w:bottom w:val="none" w:sz="0" w:space="0" w:color="auto"/>
            <w:right w:val="none" w:sz="0" w:space="0" w:color="auto"/>
          </w:divBdr>
        </w:div>
        <w:div w:id="1751349229">
          <w:marLeft w:val="640"/>
          <w:marRight w:val="0"/>
          <w:marTop w:val="0"/>
          <w:marBottom w:val="0"/>
          <w:divBdr>
            <w:top w:val="none" w:sz="0" w:space="0" w:color="auto"/>
            <w:left w:val="none" w:sz="0" w:space="0" w:color="auto"/>
            <w:bottom w:val="none" w:sz="0" w:space="0" w:color="auto"/>
            <w:right w:val="none" w:sz="0" w:space="0" w:color="auto"/>
          </w:divBdr>
        </w:div>
        <w:div w:id="1471900085">
          <w:marLeft w:val="640"/>
          <w:marRight w:val="0"/>
          <w:marTop w:val="0"/>
          <w:marBottom w:val="0"/>
          <w:divBdr>
            <w:top w:val="none" w:sz="0" w:space="0" w:color="auto"/>
            <w:left w:val="none" w:sz="0" w:space="0" w:color="auto"/>
            <w:bottom w:val="none" w:sz="0" w:space="0" w:color="auto"/>
            <w:right w:val="none" w:sz="0" w:space="0" w:color="auto"/>
          </w:divBdr>
        </w:div>
        <w:div w:id="2055889787">
          <w:marLeft w:val="640"/>
          <w:marRight w:val="0"/>
          <w:marTop w:val="0"/>
          <w:marBottom w:val="0"/>
          <w:divBdr>
            <w:top w:val="none" w:sz="0" w:space="0" w:color="auto"/>
            <w:left w:val="none" w:sz="0" w:space="0" w:color="auto"/>
            <w:bottom w:val="none" w:sz="0" w:space="0" w:color="auto"/>
            <w:right w:val="none" w:sz="0" w:space="0" w:color="auto"/>
          </w:divBdr>
        </w:div>
        <w:div w:id="348994934">
          <w:marLeft w:val="640"/>
          <w:marRight w:val="0"/>
          <w:marTop w:val="0"/>
          <w:marBottom w:val="0"/>
          <w:divBdr>
            <w:top w:val="none" w:sz="0" w:space="0" w:color="auto"/>
            <w:left w:val="none" w:sz="0" w:space="0" w:color="auto"/>
            <w:bottom w:val="none" w:sz="0" w:space="0" w:color="auto"/>
            <w:right w:val="none" w:sz="0" w:space="0" w:color="auto"/>
          </w:divBdr>
        </w:div>
        <w:div w:id="1907446244">
          <w:marLeft w:val="640"/>
          <w:marRight w:val="0"/>
          <w:marTop w:val="0"/>
          <w:marBottom w:val="0"/>
          <w:divBdr>
            <w:top w:val="none" w:sz="0" w:space="0" w:color="auto"/>
            <w:left w:val="none" w:sz="0" w:space="0" w:color="auto"/>
            <w:bottom w:val="none" w:sz="0" w:space="0" w:color="auto"/>
            <w:right w:val="none" w:sz="0" w:space="0" w:color="auto"/>
          </w:divBdr>
        </w:div>
        <w:div w:id="999310440">
          <w:marLeft w:val="640"/>
          <w:marRight w:val="0"/>
          <w:marTop w:val="0"/>
          <w:marBottom w:val="0"/>
          <w:divBdr>
            <w:top w:val="none" w:sz="0" w:space="0" w:color="auto"/>
            <w:left w:val="none" w:sz="0" w:space="0" w:color="auto"/>
            <w:bottom w:val="none" w:sz="0" w:space="0" w:color="auto"/>
            <w:right w:val="none" w:sz="0" w:space="0" w:color="auto"/>
          </w:divBdr>
        </w:div>
        <w:div w:id="1700400057">
          <w:marLeft w:val="640"/>
          <w:marRight w:val="0"/>
          <w:marTop w:val="0"/>
          <w:marBottom w:val="0"/>
          <w:divBdr>
            <w:top w:val="none" w:sz="0" w:space="0" w:color="auto"/>
            <w:left w:val="none" w:sz="0" w:space="0" w:color="auto"/>
            <w:bottom w:val="none" w:sz="0" w:space="0" w:color="auto"/>
            <w:right w:val="none" w:sz="0" w:space="0" w:color="auto"/>
          </w:divBdr>
        </w:div>
        <w:div w:id="1263033113">
          <w:marLeft w:val="640"/>
          <w:marRight w:val="0"/>
          <w:marTop w:val="0"/>
          <w:marBottom w:val="0"/>
          <w:divBdr>
            <w:top w:val="none" w:sz="0" w:space="0" w:color="auto"/>
            <w:left w:val="none" w:sz="0" w:space="0" w:color="auto"/>
            <w:bottom w:val="none" w:sz="0" w:space="0" w:color="auto"/>
            <w:right w:val="none" w:sz="0" w:space="0" w:color="auto"/>
          </w:divBdr>
        </w:div>
        <w:div w:id="1844667574">
          <w:marLeft w:val="640"/>
          <w:marRight w:val="0"/>
          <w:marTop w:val="0"/>
          <w:marBottom w:val="0"/>
          <w:divBdr>
            <w:top w:val="none" w:sz="0" w:space="0" w:color="auto"/>
            <w:left w:val="none" w:sz="0" w:space="0" w:color="auto"/>
            <w:bottom w:val="none" w:sz="0" w:space="0" w:color="auto"/>
            <w:right w:val="none" w:sz="0" w:space="0" w:color="auto"/>
          </w:divBdr>
        </w:div>
        <w:div w:id="1242065922">
          <w:marLeft w:val="640"/>
          <w:marRight w:val="0"/>
          <w:marTop w:val="0"/>
          <w:marBottom w:val="0"/>
          <w:divBdr>
            <w:top w:val="none" w:sz="0" w:space="0" w:color="auto"/>
            <w:left w:val="none" w:sz="0" w:space="0" w:color="auto"/>
            <w:bottom w:val="none" w:sz="0" w:space="0" w:color="auto"/>
            <w:right w:val="none" w:sz="0" w:space="0" w:color="auto"/>
          </w:divBdr>
        </w:div>
        <w:div w:id="838425088">
          <w:marLeft w:val="640"/>
          <w:marRight w:val="0"/>
          <w:marTop w:val="0"/>
          <w:marBottom w:val="0"/>
          <w:divBdr>
            <w:top w:val="none" w:sz="0" w:space="0" w:color="auto"/>
            <w:left w:val="none" w:sz="0" w:space="0" w:color="auto"/>
            <w:bottom w:val="none" w:sz="0" w:space="0" w:color="auto"/>
            <w:right w:val="none" w:sz="0" w:space="0" w:color="auto"/>
          </w:divBdr>
        </w:div>
        <w:div w:id="1671906636">
          <w:marLeft w:val="640"/>
          <w:marRight w:val="0"/>
          <w:marTop w:val="0"/>
          <w:marBottom w:val="0"/>
          <w:divBdr>
            <w:top w:val="none" w:sz="0" w:space="0" w:color="auto"/>
            <w:left w:val="none" w:sz="0" w:space="0" w:color="auto"/>
            <w:bottom w:val="none" w:sz="0" w:space="0" w:color="auto"/>
            <w:right w:val="none" w:sz="0" w:space="0" w:color="auto"/>
          </w:divBdr>
        </w:div>
        <w:div w:id="181211948">
          <w:marLeft w:val="640"/>
          <w:marRight w:val="0"/>
          <w:marTop w:val="0"/>
          <w:marBottom w:val="0"/>
          <w:divBdr>
            <w:top w:val="none" w:sz="0" w:space="0" w:color="auto"/>
            <w:left w:val="none" w:sz="0" w:space="0" w:color="auto"/>
            <w:bottom w:val="none" w:sz="0" w:space="0" w:color="auto"/>
            <w:right w:val="none" w:sz="0" w:space="0" w:color="auto"/>
          </w:divBdr>
        </w:div>
        <w:div w:id="463892523">
          <w:marLeft w:val="640"/>
          <w:marRight w:val="0"/>
          <w:marTop w:val="0"/>
          <w:marBottom w:val="0"/>
          <w:divBdr>
            <w:top w:val="none" w:sz="0" w:space="0" w:color="auto"/>
            <w:left w:val="none" w:sz="0" w:space="0" w:color="auto"/>
            <w:bottom w:val="none" w:sz="0" w:space="0" w:color="auto"/>
            <w:right w:val="none" w:sz="0" w:space="0" w:color="auto"/>
          </w:divBdr>
        </w:div>
        <w:div w:id="1307852690">
          <w:marLeft w:val="640"/>
          <w:marRight w:val="0"/>
          <w:marTop w:val="0"/>
          <w:marBottom w:val="0"/>
          <w:divBdr>
            <w:top w:val="none" w:sz="0" w:space="0" w:color="auto"/>
            <w:left w:val="none" w:sz="0" w:space="0" w:color="auto"/>
            <w:bottom w:val="none" w:sz="0" w:space="0" w:color="auto"/>
            <w:right w:val="none" w:sz="0" w:space="0" w:color="auto"/>
          </w:divBdr>
        </w:div>
        <w:div w:id="1418869274">
          <w:marLeft w:val="640"/>
          <w:marRight w:val="0"/>
          <w:marTop w:val="0"/>
          <w:marBottom w:val="0"/>
          <w:divBdr>
            <w:top w:val="none" w:sz="0" w:space="0" w:color="auto"/>
            <w:left w:val="none" w:sz="0" w:space="0" w:color="auto"/>
            <w:bottom w:val="none" w:sz="0" w:space="0" w:color="auto"/>
            <w:right w:val="none" w:sz="0" w:space="0" w:color="auto"/>
          </w:divBdr>
        </w:div>
        <w:div w:id="138688080">
          <w:marLeft w:val="640"/>
          <w:marRight w:val="0"/>
          <w:marTop w:val="0"/>
          <w:marBottom w:val="0"/>
          <w:divBdr>
            <w:top w:val="none" w:sz="0" w:space="0" w:color="auto"/>
            <w:left w:val="none" w:sz="0" w:space="0" w:color="auto"/>
            <w:bottom w:val="none" w:sz="0" w:space="0" w:color="auto"/>
            <w:right w:val="none" w:sz="0" w:space="0" w:color="auto"/>
          </w:divBdr>
        </w:div>
        <w:div w:id="1071584527">
          <w:marLeft w:val="640"/>
          <w:marRight w:val="0"/>
          <w:marTop w:val="0"/>
          <w:marBottom w:val="0"/>
          <w:divBdr>
            <w:top w:val="none" w:sz="0" w:space="0" w:color="auto"/>
            <w:left w:val="none" w:sz="0" w:space="0" w:color="auto"/>
            <w:bottom w:val="none" w:sz="0" w:space="0" w:color="auto"/>
            <w:right w:val="none" w:sz="0" w:space="0" w:color="auto"/>
          </w:divBdr>
        </w:div>
        <w:div w:id="1571383829">
          <w:marLeft w:val="640"/>
          <w:marRight w:val="0"/>
          <w:marTop w:val="0"/>
          <w:marBottom w:val="0"/>
          <w:divBdr>
            <w:top w:val="none" w:sz="0" w:space="0" w:color="auto"/>
            <w:left w:val="none" w:sz="0" w:space="0" w:color="auto"/>
            <w:bottom w:val="none" w:sz="0" w:space="0" w:color="auto"/>
            <w:right w:val="none" w:sz="0" w:space="0" w:color="auto"/>
          </w:divBdr>
        </w:div>
        <w:div w:id="1175194240">
          <w:marLeft w:val="640"/>
          <w:marRight w:val="0"/>
          <w:marTop w:val="0"/>
          <w:marBottom w:val="0"/>
          <w:divBdr>
            <w:top w:val="none" w:sz="0" w:space="0" w:color="auto"/>
            <w:left w:val="none" w:sz="0" w:space="0" w:color="auto"/>
            <w:bottom w:val="none" w:sz="0" w:space="0" w:color="auto"/>
            <w:right w:val="none" w:sz="0" w:space="0" w:color="auto"/>
          </w:divBdr>
        </w:div>
        <w:div w:id="1830976987">
          <w:marLeft w:val="640"/>
          <w:marRight w:val="0"/>
          <w:marTop w:val="0"/>
          <w:marBottom w:val="0"/>
          <w:divBdr>
            <w:top w:val="none" w:sz="0" w:space="0" w:color="auto"/>
            <w:left w:val="none" w:sz="0" w:space="0" w:color="auto"/>
            <w:bottom w:val="none" w:sz="0" w:space="0" w:color="auto"/>
            <w:right w:val="none" w:sz="0" w:space="0" w:color="auto"/>
          </w:divBdr>
        </w:div>
        <w:div w:id="1909076058">
          <w:marLeft w:val="640"/>
          <w:marRight w:val="0"/>
          <w:marTop w:val="0"/>
          <w:marBottom w:val="0"/>
          <w:divBdr>
            <w:top w:val="none" w:sz="0" w:space="0" w:color="auto"/>
            <w:left w:val="none" w:sz="0" w:space="0" w:color="auto"/>
            <w:bottom w:val="none" w:sz="0" w:space="0" w:color="auto"/>
            <w:right w:val="none" w:sz="0" w:space="0" w:color="auto"/>
          </w:divBdr>
        </w:div>
        <w:div w:id="305163822">
          <w:marLeft w:val="640"/>
          <w:marRight w:val="0"/>
          <w:marTop w:val="0"/>
          <w:marBottom w:val="0"/>
          <w:divBdr>
            <w:top w:val="none" w:sz="0" w:space="0" w:color="auto"/>
            <w:left w:val="none" w:sz="0" w:space="0" w:color="auto"/>
            <w:bottom w:val="none" w:sz="0" w:space="0" w:color="auto"/>
            <w:right w:val="none" w:sz="0" w:space="0" w:color="auto"/>
          </w:divBdr>
        </w:div>
        <w:div w:id="1950889228">
          <w:marLeft w:val="640"/>
          <w:marRight w:val="0"/>
          <w:marTop w:val="0"/>
          <w:marBottom w:val="0"/>
          <w:divBdr>
            <w:top w:val="none" w:sz="0" w:space="0" w:color="auto"/>
            <w:left w:val="none" w:sz="0" w:space="0" w:color="auto"/>
            <w:bottom w:val="none" w:sz="0" w:space="0" w:color="auto"/>
            <w:right w:val="none" w:sz="0" w:space="0" w:color="auto"/>
          </w:divBdr>
        </w:div>
        <w:div w:id="383872953">
          <w:marLeft w:val="640"/>
          <w:marRight w:val="0"/>
          <w:marTop w:val="0"/>
          <w:marBottom w:val="0"/>
          <w:divBdr>
            <w:top w:val="none" w:sz="0" w:space="0" w:color="auto"/>
            <w:left w:val="none" w:sz="0" w:space="0" w:color="auto"/>
            <w:bottom w:val="none" w:sz="0" w:space="0" w:color="auto"/>
            <w:right w:val="none" w:sz="0" w:space="0" w:color="auto"/>
          </w:divBdr>
        </w:div>
        <w:div w:id="811865982">
          <w:marLeft w:val="640"/>
          <w:marRight w:val="0"/>
          <w:marTop w:val="0"/>
          <w:marBottom w:val="0"/>
          <w:divBdr>
            <w:top w:val="none" w:sz="0" w:space="0" w:color="auto"/>
            <w:left w:val="none" w:sz="0" w:space="0" w:color="auto"/>
            <w:bottom w:val="none" w:sz="0" w:space="0" w:color="auto"/>
            <w:right w:val="none" w:sz="0" w:space="0" w:color="auto"/>
          </w:divBdr>
        </w:div>
        <w:div w:id="1480608616">
          <w:marLeft w:val="640"/>
          <w:marRight w:val="0"/>
          <w:marTop w:val="0"/>
          <w:marBottom w:val="0"/>
          <w:divBdr>
            <w:top w:val="none" w:sz="0" w:space="0" w:color="auto"/>
            <w:left w:val="none" w:sz="0" w:space="0" w:color="auto"/>
            <w:bottom w:val="none" w:sz="0" w:space="0" w:color="auto"/>
            <w:right w:val="none" w:sz="0" w:space="0" w:color="auto"/>
          </w:divBdr>
        </w:div>
        <w:div w:id="1628390961">
          <w:marLeft w:val="640"/>
          <w:marRight w:val="0"/>
          <w:marTop w:val="0"/>
          <w:marBottom w:val="0"/>
          <w:divBdr>
            <w:top w:val="none" w:sz="0" w:space="0" w:color="auto"/>
            <w:left w:val="none" w:sz="0" w:space="0" w:color="auto"/>
            <w:bottom w:val="none" w:sz="0" w:space="0" w:color="auto"/>
            <w:right w:val="none" w:sz="0" w:space="0" w:color="auto"/>
          </w:divBdr>
        </w:div>
        <w:div w:id="1368408552">
          <w:marLeft w:val="640"/>
          <w:marRight w:val="0"/>
          <w:marTop w:val="0"/>
          <w:marBottom w:val="0"/>
          <w:divBdr>
            <w:top w:val="none" w:sz="0" w:space="0" w:color="auto"/>
            <w:left w:val="none" w:sz="0" w:space="0" w:color="auto"/>
            <w:bottom w:val="none" w:sz="0" w:space="0" w:color="auto"/>
            <w:right w:val="none" w:sz="0" w:space="0" w:color="auto"/>
          </w:divBdr>
        </w:div>
        <w:div w:id="1824926254">
          <w:marLeft w:val="640"/>
          <w:marRight w:val="0"/>
          <w:marTop w:val="0"/>
          <w:marBottom w:val="0"/>
          <w:divBdr>
            <w:top w:val="none" w:sz="0" w:space="0" w:color="auto"/>
            <w:left w:val="none" w:sz="0" w:space="0" w:color="auto"/>
            <w:bottom w:val="none" w:sz="0" w:space="0" w:color="auto"/>
            <w:right w:val="none" w:sz="0" w:space="0" w:color="auto"/>
          </w:divBdr>
        </w:div>
        <w:div w:id="693766685">
          <w:marLeft w:val="640"/>
          <w:marRight w:val="0"/>
          <w:marTop w:val="0"/>
          <w:marBottom w:val="0"/>
          <w:divBdr>
            <w:top w:val="none" w:sz="0" w:space="0" w:color="auto"/>
            <w:left w:val="none" w:sz="0" w:space="0" w:color="auto"/>
            <w:bottom w:val="none" w:sz="0" w:space="0" w:color="auto"/>
            <w:right w:val="none" w:sz="0" w:space="0" w:color="auto"/>
          </w:divBdr>
        </w:div>
        <w:div w:id="2030912170">
          <w:marLeft w:val="640"/>
          <w:marRight w:val="0"/>
          <w:marTop w:val="0"/>
          <w:marBottom w:val="0"/>
          <w:divBdr>
            <w:top w:val="none" w:sz="0" w:space="0" w:color="auto"/>
            <w:left w:val="none" w:sz="0" w:space="0" w:color="auto"/>
            <w:bottom w:val="none" w:sz="0" w:space="0" w:color="auto"/>
            <w:right w:val="none" w:sz="0" w:space="0" w:color="auto"/>
          </w:divBdr>
        </w:div>
        <w:div w:id="495651236">
          <w:marLeft w:val="640"/>
          <w:marRight w:val="0"/>
          <w:marTop w:val="0"/>
          <w:marBottom w:val="0"/>
          <w:divBdr>
            <w:top w:val="none" w:sz="0" w:space="0" w:color="auto"/>
            <w:left w:val="none" w:sz="0" w:space="0" w:color="auto"/>
            <w:bottom w:val="none" w:sz="0" w:space="0" w:color="auto"/>
            <w:right w:val="none" w:sz="0" w:space="0" w:color="auto"/>
          </w:divBdr>
        </w:div>
        <w:div w:id="1546988430">
          <w:marLeft w:val="640"/>
          <w:marRight w:val="0"/>
          <w:marTop w:val="0"/>
          <w:marBottom w:val="0"/>
          <w:divBdr>
            <w:top w:val="none" w:sz="0" w:space="0" w:color="auto"/>
            <w:left w:val="none" w:sz="0" w:space="0" w:color="auto"/>
            <w:bottom w:val="none" w:sz="0" w:space="0" w:color="auto"/>
            <w:right w:val="none" w:sz="0" w:space="0" w:color="auto"/>
          </w:divBdr>
        </w:div>
        <w:div w:id="107896931">
          <w:marLeft w:val="640"/>
          <w:marRight w:val="0"/>
          <w:marTop w:val="0"/>
          <w:marBottom w:val="0"/>
          <w:divBdr>
            <w:top w:val="none" w:sz="0" w:space="0" w:color="auto"/>
            <w:left w:val="none" w:sz="0" w:space="0" w:color="auto"/>
            <w:bottom w:val="none" w:sz="0" w:space="0" w:color="auto"/>
            <w:right w:val="none" w:sz="0" w:space="0" w:color="auto"/>
          </w:divBdr>
        </w:div>
        <w:div w:id="1413888969">
          <w:marLeft w:val="640"/>
          <w:marRight w:val="0"/>
          <w:marTop w:val="0"/>
          <w:marBottom w:val="0"/>
          <w:divBdr>
            <w:top w:val="none" w:sz="0" w:space="0" w:color="auto"/>
            <w:left w:val="none" w:sz="0" w:space="0" w:color="auto"/>
            <w:bottom w:val="none" w:sz="0" w:space="0" w:color="auto"/>
            <w:right w:val="none" w:sz="0" w:space="0" w:color="auto"/>
          </w:divBdr>
        </w:div>
        <w:div w:id="672562842">
          <w:marLeft w:val="640"/>
          <w:marRight w:val="0"/>
          <w:marTop w:val="0"/>
          <w:marBottom w:val="0"/>
          <w:divBdr>
            <w:top w:val="none" w:sz="0" w:space="0" w:color="auto"/>
            <w:left w:val="none" w:sz="0" w:space="0" w:color="auto"/>
            <w:bottom w:val="none" w:sz="0" w:space="0" w:color="auto"/>
            <w:right w:val="none" w:sz="0" w:space="0" w:color="auto"/>
          </w:divBdr>
        </w:div>
        <w:div w:id="371157202">
          <w:marLeft w:val="640"/>
          <w:marRight w:val="0"/>
          <w:marTop w:val="0"/>
          <w:marBottom w:val="0"/>
          <w:divBdr>
            <w:top w:val="none" w:sz="0" w:space="0" w:color="auto"/>
            <w:left w:val="none" w:sz="0" w:space="0" w:color="auto"/>
            <w:bottom w:val="none" w:sz="0" w:space="0" w:color="auto"/>
            <w:right w:val="none" w:sz="0" w:space="0" w:color="auto"/>
          </w:divBdr>
        </w:div>
        <w:div w:id="1539052120">
          <w:marLeft w:val="640"/>
          <w:marRight w:val="0"/>
          <w:marTop w:val="0"/>
          <w:marBottom w:val="0"/>
          <w:divBdr>
            <w:top w:val="none" w:sz="0" w:space="0" w:color="auto"/>
            <w:left w:val="none" w:sz="0" w:space="0" w:color="auto"/>
            <w:bottom w:val="none" w:sz="0" w:space="0" w:color="auto"/>
            <w:right w:val="none" w:sz="0" w:space="0" w:color="auto"/>
          </w:divBdr>
        </w:div>
      </w:divsChild>
    </w:div>
    <w:div w:id="1081413954">
      <w:bodyDiv w:val="1"/>
      <w:marLeft w:val="0"/>
      <w:marRight w:val="0"/>
      <w:marTop w:val="0"/>
      <w:marBottom w:val="0"/>
      <w:divBdr>
        <w:top w:val="none" w:sz="0" w:space="0" w:color="auto"/>
        <w:left w:val="none" w:sz="0" w:space="0" w:color="auto"/>
        <w:bottom w:val="none" w:sz="0" w:space="0" w:color="auto"/>
        <w:right w:val="none" w:sz="0" w:space="0" w:color="auto"/>
      </w:divBdr>
    </w:div>
    <w:div w:id="1082802889">
      <w:bodyDiv w:val="1"/>
      <w:marLeft w:val="0"/>
      <w:marRight w:val="0"/>
      <w:marTop w:val="0"/>
      <w:marBottom w:val="0"/>
      <w:divBdr>
        <w:top w:val="none" w:sz="0" w:space="0" w:color="auto"/>
        <w:left w:val="none" w:sz="0" w:space="0" w:color="auto"/>
        <w:bottom w:val="none" w:sz="0" w:space="0" w:color="auto"/>
        <w:right w:val="none" w:sz="0" w:space="0" w:color="auto"/>
      </w:divBdr>
    </w:div>
    <w:div w:id="1082919267">
      <w:bodyDiv w:val="1"/>
      <w:marLeft w:val="0"/>
      <w:marRight w:val="0"/>
      <w:marTop w:val="0"/>
      <w:marBottom w:val="0"/>
      <w:divBdr>
        <w:top w:val="none" w:sz="0" w:space="0" w:color="auto"/>
        <w:left w:val="none" w:sz="0" w:space="0" w:color="auto"/>
        <w:bottom w:val="none" w:sz="0" w:space="0" w:color="auto"/>
        <w:right w:val="none" w:sz="0" w:space="0" w:color="auto"/>
      </w:divBdr>
    </w:div>
    <w:div w:id="1083339069">
      <w:bodyDiv w:val="1"/>
      <w:marLeft w:val="0"/>
      <w:marRight w:val="0"/>
      <w:marTop w:val="0"/>
      <w:marBottom w:val="0"/>
      <w:divBdr>
        <w:top w:val="none" w:sz="0" w:space="0" w:color="auto"/>
        <w:left w:val="none" w:sz="0" w:space="0" w:color="auto"/>
        <w:bottom w:val="none" w:sz="0" w:space="0" w:color="auto"/>
        <w:right w:val="none" w:sz="0" w:space="0" w:color="auto"/>
      </w:divBdr>
    </w:div>
    <w:div w:id="1083914655">
      <w:bodyDiv w:val="1"/>
      <w:marLeft w:val="0"/>
      <w:marRight w:val="0"/>
      <w:marTop w:val="0"/>
      <w:marBottom w:val="0"/>
      <w:divBdr>
        <w:top w:val="none" w:sz="0" w:space="0" w:color="auto"/>
        <w:left w:val="none" w:sz="0" w:space="0" w:color="auto"/>
        <w:bottom w:val="none" w:sz="0" w:space="0" w:color="auto"/>
        <w:right w:val="none" w:sz="0" w:space="0" w:color="auto"/>
      </w:divBdr>
    </w:div>
    <w:div w:id="1084106835">
      <w:bodyDiv w:val="1"/>
      <w:marLeft w:val="0"/>
      <w:marRight w:val="0"/>
      <w:marTop w:val="0"/>
      <w:marBottom w:val="0"/>
      <w:divBdr>
        <w:top w:val="none" w:sz="0" w:space="0" w:color="auto"/>
        <w:left w:val="none" w:sz="0" w:space="0" w:color="auto"/>
        <w:bottom w:val="none" w:sz="0" w:space="0" w:color="auto"/>
        <w:right w:val="none" w:sz="0" w:space="0" w:color="auto"/>
      </w:divBdr>
    </w:div>
    <w:div w:id="1084958853">
      <w:bodyDiv w:val="1"/>
      <w:marLeft w:val="0"/>
      <w:marRight w:val="0"/>
      <w:marTop w:val="0"/>
      <w:marBottom w:val="0"/>
      <w:divBdr>
        <w:top w:val="none" w:sz="0" w:space="0" w:color="auto"/>
        <w:left w:val="none" w:sz="0" w:space="0" w:color="auto"/>
        <w:bottom w:val="none" w:sz="0" w:space="0" w:color="auto"/>
        <w:right w:val="none" w:sz="0" w:space="0" w:color="auto"/>
      </w:divBdr>
    </w:div>
    <w:div w:id="1085958226">
      <w:bodyDiv w:val="1"/>
      <w:marLeft w:val="0"/>
      <w:marRight w:val="0"/>
      <w:marTop w:val="0"/>
      <w:marBottom w:val="0"/>
      <w:divBdr>
        <w:top w:val="none" w:sz="0" w:space="0" w:color="auto"/>
        <w:left w:val="none" w:sz="0" w:space="0" w:color="auto"/>
        <w:bottom w:val="none" w:sz="0" w:space="0" w:color="auto"/>
        <w:right w:val="none" w:sz="0" w:space="0" w:color="auto"/>
      </w:divBdr>
    </w:div>
    <w:div w:id="1086919061">
      <w:bodyDiv w:val="1"/>
      <w:marLeft w:val="0"/>
      <w:marRight w:val="0"/>
      <w:marTop w:val="0"/>
      <w:marBottom w:val="0"/>
      <w:divBdr>
        <w:top w:val="none" w:sz="0" w:space="0" w:color="auto"/>
        <w:left w:val="none" w:sz="0" w:space="0" w:color="auto"/>
        <w:bottom w:val="none" w:sz="0" w:space="0" w:color="auto"/>
        <w:right w:val="none" w:sz="0" w:space="0" w:color="auto"/>
      </w:divBdr>
    </w:div>
    <w:div w:id="1087727394">
      <w:bodyDiv w:val="1"/>
      <w:marLeft w:val="0"/>
      <w:marRight w:val="0"/>
      <w:marTop w:val="0"/>
      <w:marBottom w:val="0"/>
      <w:divBdr>
        <w:top w:val="none" w:sz="0" w:space="0" w:color="auto"/>
        <w:left w:val="none" w:sz="0" w:space="0" w:color="auto"/>
        <w:bottom w:val="none" w:sz="0" w:space="0" w:color="auto"/>
        <w:right w:val="none" w:sz="0" w:space="0" w:color="auto"/>
      </w:divBdr>
    </w:div>
    <w:div w:id="1087918107">
      <w:bodyDiv w:val="1"/>
      <w:marLeft w:val="0"/>
      <w:marRight w:val="0"/>
      <w:marTop w:val="0"/>
      <w:marBottom w:val="0"/>
      <w:divBdr>
        <w:top w:val="none" w:sz="0" w:space="0" w:color="auto"/>
        <w:left w:val="none" w:sz="0" w:space="0" w:color="auto"/>
        <w:bottom w:val="none" w:sz="0" w:space="0" w:color="auto"/>
        <w:right w:val="none" w:sz="0" w:space="0" w:color="auto"/>
      </w:divBdr>
    </w:div>
    <w:div w:id="1088189958">
      <w:bodyDiv w:val="1"/>
      <w:marLeft w:val="0"/>
      <w:marRight w:val="0"/>
      <w:marTop w:val="0"/>
      <w:marBottom w:val="0"/>
      <w:divBdr>
        <w:top w:val="none" w:sz="0" w:space="0" w:color="auto"/>
        <w:left w:val="none" w:sz="0" w:space="0" w:color="auto"/>
        <w:bottom w:val="none" w:sz="0" w:space="0" w:color="auto"/>
        <w:right w:val="none" w:sz="0" w:space="0" w:color="auto"/>
      </w:divBdr>
    </w:div>
    <w:div w:id="1088575437">
      <w:bodyDiv w:val="1"/>
      <w:marLeft w:val="0"/>
      <w:marRight w:val="0"/>
      <w:marTop w:val="0"/>
      <w:marBottom w:val="0"/>
      <w:divBdr>
        <w:top w:val="none" w:sz="0" w:space="0" w:color="auto"/>
        <w:left w:val="none" w:sz="0" w:space="0" w:color="auto"/>
        <w:bottom w:val="none" w:sz="0" w:space="0" w:color="auto"/>
        <w:right w:val="none" w:sz="0" w:space="0" w:color="auto"/>
      </w:divBdr>
    </w:div>
    <w:div w:id="1088775468">
      <w:bodyDiv w:val="1"/>
      <w:marLeft w:val="0"/>
      <w:marRight w:val="0"/>
      <w:marTop w:val="0"/>
      <w:marBottom w:val="0"/>
      <w:divBdr>
        <w:top w:val="none" w:sz="0" w:space="0" w:color="auto"/>
        <w:left w:val="none" w:sz="0" w:space="0" w:color="auto"/>
        <w:bottom w:val="none" w:sz="0" w:space="0" w:color="auto"/>
        <w:right w:val="none" w:sz="0" w:space="0" w:color="auto"/>
      </w:divBdr>
    </w:div>
    <w:div w:id="1088885539">
      <w:bodyDiv w:val="1"/>
      <w:marLeft w:val="0"/>
      <w:marRight w:val="0"/>
      <w:marTop w:val="0"/>
      <w:marBottom w:val="0"/>
      <w:divBdr>
        <w:top w:val="none" w:sz="0" w:space="0" w:color="auto"/>
        <w:left w:val="none" w:sz="0" w:space="0" w:color="auto"/>
        <w:bottom w:val="none" w:sz="0" w:space="0" w:color="auto"/>
        <w:right w:val="none" w:sz="0" w:space="0" w:color="auto"/>
      </w:divBdr>
    </w:div>
    <w:div w:id="1088960930">
      <w:bodyDiv w:val="1"/>
      <w:marLeft w:val="0"/>
      <w:marRight w:val="0"/>
      <w:marTop w:val="0"/>
      <w:marBottom w:val="0"/>
      <w:divBdr>
        <w:top w:val="none" w:sz="0" w:space="0" w:color="auto"/>
        <w:left w:val="none" w:sz="0" w:space="0" w:color="auto"/>
        <w:bottom w:val="none" w:sz="0" w:space="0" w:color="auto"/>
        <w:right w:val="none" w:sz="0" w:space="0" w:color="auto"/>
      </w:divBdr>
    </w:div>
    <w:div w:id="1089041223">
      <w:bodyDiv w:val="1"/>
      <w:marLeft w:val="0"/>
      <w:marRight w:val="0"/>
      <w:marTop w:val="0"/>
      <w:marBottom w:val="0"/>
      <w:divBdr>
        <w:top w:val="none" w:sz="0" w:space="0" w:color="auto"/>
        <w:left w:val="none" w:sz="0" w:space="0" w:color="auto"/>
        <w:bottom w:val="none" w:sz="0" w:space="0" w:color="auto"/>
        <w:right w:val="none" w:sz="0" w:space="0" w:color="auto"/>
      </w:divBdr>
    </w:div>
    <w:div w:id="1089042282">
      <w:bodyDiv w:val="1"/>
      <w:marLeft w:val="0"/>
      <w:marRight w:val="0"/>
      <w:marTop w:val="0"/>
      <w:marBottom w:val="0"/>
      <w:divBdr>
        <w:top w:val="none" w:sz="0" w:space="0" w:color="auto"/>
        <w:left w:val="none" w:sz="0" w:space="0" w:color="auto"/>
        <w:bottom w:val="none" w:sz="0" w:space="0" w:color="auto"/>
        <w:right w:val="none" w:sz="0" w:space="0" w:color="auto"/>
      </w:divBdr>
    </w:div>
    <w:div w:id="1089615518">
      <w:bodyDiv w:val="1"/>
      <w:marLeft w:val="0"/>
      <w:marRight w:val="0"/>
      <w:marTop w:val="0"/>
      <w:marBottom w:val="0"/>
      <w:divBdr>
        <w:top w:val="none" w:sz="0" w:space="0" w:color="auto"/>
        <w:left w:val="none" w:sz="0" w:space="0" w:color="auto"/>
        <w:bottom w:val="none" w:sz="0" w:space="0" w:color="auto"/>
        <w:right w:val="none" w:sz="0" w:space="0" w:color="auto"/>
      </w:divBdr>
    </w:div>
    <w:div w:id="1090008332">
      <w:bodyDiv w:val="1"/>
      <w:marLeft w:val="0"/>
      <w:marRight w:val="0"/>
      <w:marTop w:val="0"/>
      <w:marBottom w:val="0"/>
      <w:divBdr>
        <w:top w:val="none" w:sz="0" w:space="0" w:color="auto"/>
        <w:left w:val="none" w:sz="0" w:space="0" w:color="auto"/>
        <w:bottom w:val="none" w:sz="0" w:space="0" w:color="auto"/>
        <w:right w:val="none" w:sz="0" w:space="0" w:color="auto"/>
      </w:divBdr>
    </w:div>
    <w:div w:id="1090195445">
      <w:bodyDiv w:val="1"/>
      <w:marLeft w:val="0"/>
      <w:marRight w:val="0"/>
      <w:marTop w:val="0"/>
      <w:marBottom w:val="0"/>
      <w:divBdr>
        <w:top w:val="none" w:sz="0" w:space="0" w:color="auto"/>
        <w:left w:val="none" w:sz="0" w:space="0" w:color="auto"/>
        <w:bottom w:val="none" w:sz="0" w:space="0" w:color="auto"/>
        <w:right w:val="none" w:sz="0" w:space="0" w:color="auto"/>
      </w:divBdr>
      <w:divsChild>
        <w:div w:id="1703244758">
          <w:marLeft w:val="0"/>
          <w:marRight w:val="0"/>
          <w:marTop w:val="0"/>
          <w:marBottom w:val="0"/>
          <w:divBdr>
            <w:top w:val="none" w:sz="0" w:space="0" w:color="auto"/>
            <w:left w:val="none" w:sz="0" w:space="0" w:color="auto"/>
            <w:bottom w:val="none" w:sz="0" w:space="0" w:color="auto"/>
            <w:right w:val="none" w:sz="0" w:space="0" w:color="auto"/>
          </w:divBdr>
        </w:div>
        <w:div w:id="1947351498">
          <w:marLeft w:val="0"/>
          <w:marRight w:val="0"/>
          <w:marTop w:val="0"/>
          <w:marBottom w:val="0"/>
          <w:divBdr>
            <w:top w:val="none" w:sz="0" w:space="0" w:color="auto"/>
            <w:left w:val="none" w:sz="0" w:space="0" w:color="auto"/>
            <w:bottom w:val="none" w:sz="0" w:space="0" w:color="auto"/>
            <w:right w:val="none" w:sz="0" w:space="0" w:color="auto"/>
          </w:divBdr>
        </w:div>
        <w:div w:id="404109526">
          <w:marLeft w:val="0"/>
          <w:marRight w:val="0"/>
          <w:marTop w:val="0"/>
          <w:marBottom w:val="0"/>
          <w:divBdr>
            <w:top w:val="none" w:sz="0" w:space="0" w:color="auto"/>
            <w:left w:val="none" w:sz="0" w:space="0" w:color="auto"/>
            <w:bottom w:val="none" w:sz="0" w:space="0" w:color="auto"/>
            <w:right w:val="none" w:sz="0" w:space="0" w:color="auto"/>
          </w:divBdr>
        </w:div>
        <w:div w:id="2067988802">
          <w:marLeft w:val="0"/>
          <w:marRight w:val="0"/>
          <w:marTop w:val="0"/>
          <w:marBottom w:val="0"/>
          <w:divBdr>
            <w:top w:val="none" w:sz="0" w:space="0" w:color="auto"/>
            <w:left w:val="none" w:sz="0" w:space="0" w:color="auto"/>
            <w:bottom w:val="none" w:sz="0" w:space="0" w:color="auto"/>
            <w:right w:val="none" w:sz="0" w:space="0" w:color="auto"/>
          </w:divBdr>
        </w:div>
        <w:div w:id="915093857">
          <w:marLeft w:val="0"/>
          <w:marRight w:val="0"/>
          <w:marTop w:val="0"/>
          <w:marBottom w:val="0"/>
          <w:divBdr>
            <w:top w:val="none" w:sz="0" w:space="0" w:color="auto"/>
            <w:left w:val="none" w:sz="0" w:space="0" w:color="auto"/>
            <w:bottom w:val="none" w:sz="0" w:space="0" w:color="auto"/>
            <w:right w:val="none" w:sz="0" w:space="0" w:color="auto"/>
          </w:divBdr>
        </w:div>
        <w:div w:id="1364088088">
          <w:marLeft w:val="0"/>
          <w:marRight w:val="0"/>
          <w:marTop w:val="0"/>
          <w:marBottom w:val="0"/>
          <w:divBdr>
            <w:top w:val="none" w:sz="0" w:space="0" w:color="auto"/>
            <w:left w:val="none" w:sz="0" w:space="0" w:color="auto"/>
            <w:bottom w:val="none" w:sz="0" w:space="0" w:color="auto"/>
            <w:right w:val="none" w:sz="0" w:space="0" w:color="auto"/>
          </w:divBdr>
        </w:div>
        <w:div w:id="593440715">
          <w:marLeft w:val="0"/>
          <w:marRight w:val="0"/>
          <w:marTop w:val="0"/>
          <w:marBottom w:val="0"/>
          <w:divBdr>
            <w:top w:val="none" w:sz="0" w:space="0" w:color="auto"/>
            <w:left w:val="none" w:sz="0" w:space="0" w:color="auto"/>
            <w:bottom w:val="none" w:sz="0" w:space="0" w:color="auto"/>
            <w:right w:val="none" w:sz="0" w:space="0" w:color="auto"/>
          </w:divBdr>
        </w:div>
        <w:div w:id="575827041">
          <w:marLeft w:val="0"/>
          <w:marRight w:val="0"/>
          <w:marTop w:val="0"/>
          <w:marBottom w:val="0"/>
          <w:divBdr>
            <w:top w:val="none" w:sz="0" w:space="0" w:color="auto"/>
            <w:left w:val="none" w:sz="0" w:space="0" w:color="auto"/>
            <w:bottom w:val="none" w:sz="0" w:space="0" w:color="auto"/>
            <w:right w:val="none" w:sz="0" w:space="0" w:color="auto"/>
          </w:divBdr>
        </w:div>
        <w:div w:id="1658654839">
          <w:marLeft w:val="0"/>
          <w:marRight w:val="0"/>
          <w:marTop w:val="0"/>
          <w:marBottom w:val="0"/>
          <w:divBdr>
            <w:top w:val="none" w:sz="0" w:space="0" w:color="auto"/>
            <w:left w:val="none" w:sz="0" w:space="0" w:color="auto"/>
            <w:bottom w:val="none" w:sz="0" w:space="0" w:color="auto"/>
            <w:right w:val="none" w:sz="0" w:space="0" w:color="auto"/>
          </w:divBdr>
        </w:div>
        <w:div w:id="954025206">
          <w:marLeft w:val="0"/>
          <w:marRight w:val="0"/>
          <w:marTop w:val="0"/>
          <w:marBottom w:val="0"/>
          <w:divBdr>
            <w:top w:val="none" w:sz="0" w:space="0" w:color="auto"/>
            <w:left w:val="none" w:sz="0" w:space="0" w:color="auto"/>
            <w:bottom w:val="none" w:sz="0" w:space="0" w:color="auto"/>
            <w:right w:val="none" w:sz="0" w:space="0" w:color="auto"/>
          </w:divBdr>
        </w:div>
        <w:div w:id="796875624">
          <w:marLeft w:val="0"/>
          <w:marRight w:val="0"/>
          <w:marTop w:val="0"/>
          <w:marBottom w:val="0"/>
          <w:divBdr>
            <w:top w:val="none" w:sz="0" w:space="0" w:color="auto"/>
            <w:left w:val="none" w:sz="0" w:space="0" w:color="auto"/>
            <w:bottom w:val="none" w:sz="0" w:space="0" w:color="auto"/>
            <w:right w:val="none" w:sz="0" w:space="0" w:color="auto"/>
          </w:divBdr>
        </w:div>
        <w:div w:id="896549713">
          <w:marLeft w:val="0"/>
          <w:marRight w:val="0"/>
          <w:marTop w:val="0"/>
          <w:marBottom w:val="0"/>
          <w:divBdr>
            <w:top w:val="none" w:sz="0" w:space="0" w:color="auto"/>
            <w:left w:val="none" w:sz="0" w:space="0" w:color="auto"/>
            <w:bottom w:val="none" w:sz="0" w:space="0" w:color="auto"/>
            <w:right w:val="none" w:sz="0" w:space="0" w:color="auto"/>
          </w:divBdr>
        </w:div>
        <w:div w:id="190191926">
          <w:marLeft w:val="0"/>
          <w:marRight w:val="0"/>
          <w:marTop w:val="0"/>
          <w:marBottom w:val="0"/>
          <w:divBdr>
            <w:top w:val="none" w:sz="0" w:space="0" w:color="auto"/>
            <w:left w:val="none" w:sz="0" w:space="0" w:color="auto"/>
            <w:bottom w:val="none" w:sz="0" w:space="0" w:color="auto"/>
            <w:right w:val="none" w:sz="0" w:space="0" w:color="auto"/>
          </w:divBdr>
        </w:div>
        <w:div w:id="826357316">
          <w:marLeft w:val="0"/>
          <w:marRight w:val="0"/>
          <w:marTop w:val="0"/>
          <w:marBottom w:val="0"/>
          <w:divBdr>
            <w:top w:val="none" w:sz="0" w:space="0" w:color="auto"/>
            <w:left w:val="none" w:sz="0" w:space="0" w:color="auto"/>
            <w:bottom w:val="none" w:sz="0" w:space="0" w:color="auto"/>
            <w:right w:val="none" w:sz="0" w:space="0" w:color="auto"/>
          </w:divBdr>
        </w:div>
        <w:div w:id="1614701740">
          <w:marLeft w:val="0"/>
          <w:marRight w:val="0"/>
          <w:marTop w:val="0"/>
          <w:marBottom w:val="0"/>
          <w:divBdr>
            <w:top w:val="none" w:sz="0" w:space="0" w:color="auto"/>
            <w:left w:val="none" w:sz="0" w:space="0" w:color="auto"/>
            <w:bottom w:val="none" w:sz="0" w:space="0" w:color="auto"/>
            <w:right w:val="none" w:sz="0" w:space="0" w:color="auto"/>
          </w:divBdr>
        </w:div>
        <w:div w:id="825633821">
          <w:marLeft w:val="0"/>
          <w:marRight w:val="0"/>
          <w:marTop w:val="0"/>
          <w:marBottom w:val="0"/>
          <w:divBdr>
            <w:top w:val="none" w:sz="0" w:space="0" w:color="auto"/>
            <w:left w:val="none" w:sz="0" w:space="0" w:color="auto"/>
            <w:bottom w:val="none" w:sz="0" w:space="0" w:color="auto"/>
            <w:right w:val="none" w:sz="0" w:space="0" w:color="auto"/>
          </w:divBdr>
        </w:div>
        <w:div w:id="1817408188">
          <w:marLeft w:val="0"/>
          <w:marRight w:val="0"/>
          <w:marTop w:val="0"/>
          <w:marBottom w:val="0"/>
          <w:divBdr>
            <w:top w:val="none" w:sz="0" w:space="0" w:color="auto"/>
            <w:left w:val="none" w:sz="0" w:space="0" w:color="auto"/>
            <w:bottom w:val="none" w:sz="0" w:space="0" w:color="auto"/>
            <w:right w:val="none" w:sz="0" w:space="0" w:color="auto"/>
          </w:divBdr>
        </w:div>
        <w:div w:id="979385994">
          <w:marLeft w:val="0"/>
          <w:marRight w:val="0"/>
          <w:marTop w:val="0"/>
          <w:marBottom w:val="0"/>
          <w:divBdr>
            <w:top w:val="none" w:sz="0" w:space="0" w:color="auto"/>
            <w:left w:val="none" w:sz="0" w:space="0" w:color="auto"/>
            <w:bottom w:val="none" w:sz="0" w:space="0" w:color="auto"/>
            <w:right w:val="none" w:sz="0" w:space="0" w:color="auto"/>
          </w:divBdr>
        </w:div>
        <w:div w:id="1161625721">
          <w:marLeft w:val="0"/>
          <w:marRight w:val="0"/>
          <w:marTop w:val="0"/>
          <w:marBottom w:val="0"/>
          <w:divBdr>
            <w:top w:val="none" w:sz="0" w:space="0" w:color="auto"/>
            <w:left w:val="none" w:sz="0" w:space="0" w:color="auto"/>
            <w:bottom w:val="none" w:sz="0" w:space="0" w:color="auto"/>
            <w:right w:val="none" w:sz="0" w:space="0" w:color="auto"/>
          </w:divBdr>
        </w:div>
        <w:div w:id="991718700">
          <w:marLeft w:val="0"/>
          <w:marRight w:val="0"/>
          <w:marTop w:val="0"/>
          <w:marBottom w:val="0"/>
          <w:divBdr>
            <w:top w:val="none" w:sz="0" w:space="0" w:color="auto"/>
            <w:left w:val="none" w:sz="0" w:space="0" w:color="auto"/>
            <w:bottom w:val="none" w:sz="0" w:space="0" w:color="auto"/>
            <w:right w:val="none" w:sz="0" w:space="0" w:color="auto"/>
          </w:divBdr>
        </w:div>
        <w:div w:id="1352413761">
          <w:marLeft w:val="0"/>
          <w:marRight w:val="0"/>
          <w:marTop w:val="0"/>
          <w:marBottom w:val="0"/>
          <w:divBdr>
            <w:top w:val="none" w:sz="0" w:space="0" w:color="auto"/>
            <w:left w:val="none" w:sz="0" w:space="0" w:color="auto"/>
            <w:bottom w:val="none" w:sz="0" w:space="0" w:color="auto"/>
            <w:right w:val="none" w:sz="0" w:space="0" w:color="auto"/>
          </w:divBdr>
        </w:div>
        <w:div w:id="198519583">
          <w:marLeft w:val="0"/>
          <w:marRight w:val="0"/>
          <w:marTop w:val="0"/>
          <w:marBottom w:val="0"/>
          <w:divBdr>
            <w:top w:val="none" w:sz="0" w:space="0" w:color="auto"/>
            <w:left w:val="none" w:sz="0" w:space="0" w:color="auto"/>
            <w:bottom w:val="none" w:sz="0" w:space="0" w:color="auto"/>
            <w:right w:val="none" w:sz="0" w:space="0" w:color="auto"/>
          </w:divBdr>
        </w:div>
        <w:div w:id="1361661529">
          <w:marLeft w:val="0"/>
          <w:marRight w:val="0"/>
          <w:marTop w:val="0"/>
          <w:marBottom w:val="0"/>
          <w:divBdr>
            <w:top w:val="none" w:sz="0" w:space="0" w:color="auto"/>
            <w:left w:val="none" w:sz="0" w:space="0" w:color="auto"/>
            <w:bottom w:val="none" w:sz="0" w:space="0" w:color="auto"/>
            <w:right w:val="none" w:sz="0" w:space="0" w:color="auto"/>
          </w:divBdr>
        </w:div>
        <w:div w:id="1047097740">
          <w:marLeft w:val="0"/>
          <w:marRight w:val="0"/>
          <w:marTop w:val="0"/>
          <w:marBottom w:val="0"/>
          <w:divBdr>
            <w:top w:val="none" w:sz="0" w:space="0" w:color="auto"/>
            <w:left w:val="none" w:sz="0" w:space="0" w:color="auto"/>
            <w:bottom w:val="none" w:sz="0" w:space="0" w:color="auto"/>
            <w:right w:val="none" w:sz="0" w:space="0" w:color="auto"/>
          </w:divBdr>
        </w:div>
        <w:div w:id="864633824">
          <w:marLeft w:val="0"/>
          <w:marRight w:val="0"/>
          <w:marTop w:val="0"/>
          <w:marBottom w:val="0"/>
          <w:divBdr>
            <w:top w:val="none" w:sz="0" w:space="0" w:color="auto"/>
            <w:left w:val="none" w:sz="0" w:space="0" w:color="auto"/>
            <w:bottom w:val="none" w:sz="0" w:space="0" w:color="auto"/>
            <w:right w:val="none" w:sz="0" w:space="0" w:color="auto"/>
          </w:divBdr>
        </w:div>
        <w:div w:id="366101389">
          <w:marLeft w:val="0"/>
          <w:marRight w:val="0"/>
          <w:marTop w:val="0"/>
          <w:marBottom w:val="0"/>
          <w:divBdr>
            <w:top w:val="none" w:sz="0" w:space="0" w:color="auto"/>
            <w:left w:val="none" w:sz="0" w:space="0" w:color="auto"/>
            <w:bottom w:val="none" w:sz="0" w:space="0" w:color="auto"/>
            <w:right w:val="none" w:sz="0" w:space="0" w:color="auto"/>
          </w:divBdr>
        </w:div>
        <w:div w:id="221407650">
          <w:marLeft w:val="0"/>
          <w:marRight w:val="0"/>
          <w:marTop w:val="0"/>
          <w:marBottom w:val="0"/>
          <w:divBdr>
            <w:top w:val="none" w:sz="0" w:space="0" w:color="auto"/>
            <w:left w:val="none" w:sz="0" w:space="0" w:color="auto"/>
            <w:bottom w:val="none" w:sz="0" w:space="0" w:color="auto"/>
            <w:right w:val="none" w:sz="0" w:space="0" w:color="auto"/>
          </w:divBdr>
        </w:div>
        <w:div w:id="490949564">
          <w:marLeft w:val="0"/>
          <w:marRight w:val="0"/>
          <w:marTop w:val="0"/>
          <w:marBottom w:val="0"/>
          <w:divBdr>
            <w:top w:val="none" w:sz="0" w:space="0" w:color="auto"/>
            <w:left w:val="none" w:sz="0" w:space="0" w:color="auto"/>
            <w:bottom w:val="none" w:sz="0" w:space="0" w:color="auto"/>
            <w:right w:val="none" w:sz="0" w:space="0" w:color="auto"/>
          </w:divBdr>
        </w:div>
        <w:div w:id="2138406896">
          <w:marLeft w:val="0"/>
          <w:marRight w:val="0"/>
          <w:marTop w:val="0"/>
          <w:marBottom w:val="0"/>
          <w:divBdr>
            <w:top w:val="none" w:sz="0" w:space="0" w:color="auto"/>
            <w:left w:val="none" w:sz="0" w:space="0" w:color="auto"/>
            <w:bottom w:val="none" w:sz="0" w:space="0" w:color="auto"/>
            <w:right w:val="none" w:sz="0" w:space="0" w:color="auto"/>
          </w:divBdr>
        </w:div>
        <w:div w:id="1254776847">
          <w:marLeft w:val="0"/>
          <w:marRight w:val="0"/>
          <w:marTop w:val="0"/>
          <w:marBottom w:val="0"/>
          <w:divBdr>
            <w:top w:val="none" w:sz="0" w:space="0" w:color="auto"/>
            <w:left w:val="none" w:sz="0" w:space="0" w:color="auto"/>
            <w:bottom w:val="none" w:sz="0" w:space="0" w:color="auto"/>
            <w:right w:val="none" w:sz="0" w:space="0" w:color="auto"/>
          </w:divBdr>
        </w:div>
        <w:div w:id="1280139813">
          <w:marLeft w:val="0"/>
          <w:marRight w:val="0"/>
          <w:marTop w:val="0"/>
          <w:marBottom w:val="0"/>
          <w:divBdr>
            <w:top w:val="none" w:sz="0" w:space="0" w:color="auto"/>
            <w:left w:val="none" w:sz="0" w:space="0" w:color="auto"/>
            <w:bottom w:val="none" w:sz="0" w:space="0" w:color="auto"/>
            <w:right w:val="none" w:sz="0" w:space="0" w:color="auto"/>
          </w:divBdr>
        </w:div>
        <w:div w:id="1331058409">
          <w:marLeft w:val="0"/>
          <w:marRight w:val="0"/>
          <w:marTop w:val="0"/>
          <w:marBottom w:val="0"/>
          <w:divBdr>
            <w:top w:val="none" w:sz="0" w:space="0" w:color="auto"/>
            <w:left w:val="none" w:sz="0" w:space="0" w:color="auto"/>
            <w:bottom w:val="none" w:sz="0" w:space="0" w:color="auto"/>
            <w:right w:val="none" w:sz="0" w:space="0" w:color="auto"/>
          </w:divBdr>
        </w:div>
        <w:div w:id="1465999749">
          <w:marLeft w:val="0"/>
          <w:marRight w:val="0"/>
          <w:marTop w:val="0"/>
          <w:marBottom w:val="0"/>
          <w:divBdr>
            <w:top w:val="none" w:sz="0" w:space="0" w:color="auto"/>
            <w:left w:val="none" w:sz="0" w:space="0" w:color="auto"/>
            <w:bottom w:val="none" w:sz="0" w:space="0" w:color="auto"/>
            <w:right w:val="none" w:sz="0" w:space="0" w:color="auto"/>
          </w:divBdr>
        </w:div>
        <w:div w:id="1120955340">
          <w:marLeft w:val="0"/>
          <w:marRight w:val="0"/>
          <w:marTop w:val="0"/>
          <w:marBottom w:val="0"/>
          <w:divBdr>
            <w:top w:val="none" w:sz="0" w:space="0" w:color="auto"/>
            <w:left w:val="none" w:sz="0" w:space="0" w:color="auto"/>
            <w:bottom w:val="none" w:sz="0" w:space="0" w:color="auto"/>
            <w:right w:val="none" w:sz="0" w:space="0" w:color="auto"/>
          </w:divBdr>
        </w:div>
        <w:div w:id="333187294">
          <w:marLeft w:val="0"/>
          <w:marRight w:val="0"/>
          <w:marTop w:val="0"/>
          <w:marBottom w:val="0"/>
          <w:divBdr>
            <w:top w:val="none" w:sz="0" w:space="0" w:color="auto"/>
            <w:left w:val="none" w:sz="0" w:space="0" w:color="auto"/>
            <w:bottom w:val="none" w:sz="0" w:space="0" w:color="auto"/>
            <w:right w:val="none" w:sz="0" w:space="0" w:color="auto"/>
          </w:divBdr>
        </w:div>
        <w:div w:id="965811969">
          <w:marLeft w:val="0"/>
          <w:marRight w:val="0"/>
          <w:marTop w:val="0"/>
          <w:marBottom w:val="0"/>
          <w:divBdr>
            <w:top w:val="none" w:sz="0" w:space="0" w:color="auto"/>
            <w:left w:val="none" w:sz="0" w:space="0" w:color="auto"/>
            <w:bottom w:val="none" w:sz="0" w:space="0" w:color="auto"/>
            <w:right w:val="none" w:sz="0" w:space="0" w:color="auto"/>
          </w:divBdr>
        </w:div>
        <w:div w:id="1884707181">
          <w:marLeft w:val="0"/>
          <w:marRight w:val="0"/>
          <w:marTop w:val="0"/>
          <w:marBottom w:val="0"/>
          <w:divBdr>
            <w:top w:val="none" w:sz="0" w:space="0" w:color="auto"/>
            <w:left w:val="none" w:sz="0" w:space="0" w:color="auto"/>
            <w:bottom w:val="none" w:sz="0" w:space="0" w:color="auto"/>
            <w:right w:val="none" w:sz="0" w:space="0" w:color="auto"/>
          </w:divBdr>
        </w:div>
        <w:div w:id="1273512070">
          <w:marLeft w:val="0"/>
          <w:marRight w:val="0"/>
          <w:marTop w:val="0"/>
          <w:marBottom w:val="0"/>
          <w:divBdr>
            <w:top w:val="none" w:sz="0" w:space="0" w:color="auto"/>
            <w:left w:val="none" w:sz="0" w:space="0" w:color="auto"/>
            <w:bottom w:val="none" w:sz="0" w:space="0" w:color="auto"/>
            <w:right w:val="none" w:sz="0" w:space="0" w:color="auto"/>
          </w:divBdr>
        </w:div>
        <w:div w:id="1572077676">
          <w:marLeft w:val="0"/>
          <w:marRight w:val="0"/>
          <w:marTop w:val="0"/>
          <w:marBottom w:val="0"/>
          <w:divBdr>
            <w:top w:val="none" w:sz="0" w:space="0" w:color="auto"/>
            <w:left w:val="none" w:sz="0" w:space="0" w:color="auto"/>
            <w:bottom w:val="none" w:sz="0" w:space="0" w:color="auto"/>
            <w:right w:val="none" w:sz="0" w:space="0" w:color="auto"/>
          </w:divBdr>
        </w:div>
      </w:divsChild>
    </w:div>
    <w:div w:id="1090279117">
      <w:bodyDiv w:val="1"/>
      <w:marLeft w:val="0"/>
      <w:marRight w:val="0"/>
      <w:marTop w:val="0"/>
      <w:marBottom w:val="0"/>
      <w:divBdr>
        <w:top w:val="none" w:sz="0" w:space="0" w:color="auto"/>
        <w:left w:val="none" w:sz="0" w:space="0" w:color="auto"/>
        <w:bottom w:val="none" w:sz="0" w:space="0" w:color="auto"/>
        <w:right w:val="none" w:sz="0" w:space="0" w:color="auto"/>
      </w:divBdr>
    </w:div>
    <w:div w:id="1090539223">
      <w:bodyDiv w:val="1"/>
      <w:marLeft w:val="0"/>
      <w:marRight w:val="0"/>
      <w:marTop w:val="0"/>
      <w:marBottom w:val="0"/>
      <w:divBdr>
        <w:top w:val="none" w:sz="0" w:space="0" w:color="auto"/>
        <w:left w:val="none" w:sz="0" w:space="0" w:color="auto"/>
        <w:bottom w:val="none" w:sz="0" w:space="0" w:color="auto"/>
        <w:right w:val="none" w:sz="0" w:space="0" w:color="auto"/>
      </w:divBdr>
    </w:div>
    <w:div w:id="1091200209">
      <w:bodyDiv w:val="1"/>
      <w:marLeft w:val="0"/>
      <w:marRight w:val="0"/>
      <w:marTop w:val="0"/>
      <w:marBottom w:val="0"/>
      <w:divBdr>
        <w:top w:val="none" w:sz="0" w:space="0" w:color="auto"/>
        <w:left w:val="none" w:sz="0" w:space="0" w:color="auto"/>
        <w:bottom w:val="none" w:sz="0" w:space="0" w:color="auto"/>
        <w:right w:val="none" w:sz="0" w:space="0" w:color="auto"/>
      </w:divBdr>
    </w:div>
    <w:div w:id="1091896893">
      <w:bodyDiv w:val="1"/>
      <w:marLeft w:val="0"/>
      <w:marRight w:val="0"/>
      <w:marTop w:val="0"/>
      <w:marBottom w:val="0"/>
      <w:divBdr>
        <w:top w:val="none" w:sz="0" w:space="0" w:color="auto"/>
        <w:left w:val="none" w:sz="0" w:space="0" w:color="auto"/>
        <w:bottom w:val="none" w:sz="0" w:space="0" w:color="auto"/>
        <w:right w:val="none" w:sz="0" w:space="0" w:color="auto"/>
      </w:divBdr>
    </w:div>
    <w:div w:id="1092050074">
      <w:bodyDiv w:val="1"/>
      <w:marLeft w:val="0"/>
      <w:marRight w:val="0"/>
      <w:marTop w:val="0"/>
      <w:marBottom w:val="0"/>
      <w:divBdr>
        <w:top w:val="none" w:sz="0" w:space="0" w:color="auto"/>
        <w:left w:val="none" w:sz="0" w:space="0" w:color="auto"/>
        <w:bottom w:val="none" w:sz="0" w:space="0" w:color="auto"/>
        <w:right w:val="none" w:sz="0" w:space="0" w:color="auto"/>
      </w:divBdr>
    </w:div>
    <w:div w:id="1092117697">
      <w:bodyDiv w:val="1"/>
      <w:marLeft w:val="0"/>
      <w:marRight w:val="0"/>
      <w:marTop w:val="0"/>
      <w:marBottom w:val="0"/>
      <w:divBdr>
        <w:top w:val="none" w:sz="0" w:space="0" w:color="auto"/>
        <w:left w:val="none" w:sz="0" w:space="0" w:color="auto"/>
        <w:bottom w:val="none" w:sz="0" w:space="0" w:color="auto"/>
        <w:right w:val="none" w:sz="0" w:space="0" w:color="auto"/>
      </w:divBdr>
    </w:div>
    <w:div w:id="1092121112">
      <w:bodyDiv w:val="1"/>
      <w:marLeft w:val="0"/>
      <w:marRight w:val="0"/>
      <w:marTop w:val="0"/>
      <w:marBottom w:val="0"/>
      <w:divBdr>
        <w:top w:val="none" w:sz="0" w:space="0" w:color="auto"/>
        <w:left w:val="none" w:sz="0" w:space="0" w:color="auto"/>
        <w:bottom w:val="none" w:sz="0" w:space="0" w:color="auto"/>
        <w:right w:val="none" w:sz="0" w:space="0" w:color="auto"/>
      </w:divBdr>
    </w:div>
    <w:div w:id="1092506013">
      <w:bodyDiv w:val="1"/>
      <w:marLeft w:val="0"/>
      <w:marRight w:val="0"/>
      <w:marTop w:val="0"/>
      <w:marBottom w:val="0"/>
      <w:divBdr>
        <w:top w:val="none" w:sz="0" w:space="0" w:color="auto"/>
        <w:left w:val="none" w:sz="0" w:space="0" w:color="auto"/>
        <w:bottom w:val="none" w:sz="0" w:space="0" w:color="auto"/>
        <w:right w:val="none" w:sz="0" w:space="0" w:color="auto"/>
      </w:divBdr>
      <w:divsChild>
        <w:div w:id="1803108143">
          <w:marLeft w:val="640"/>
          <w:marRight w:val="0"/>
          <w:marTop w:val="0"/>
          <w:marBottom w:val="0"/>
          <w:divBdr>
            <w:top w:val="none" w:sz="0" w:space="0" w:color="auto"/>
            <w:left w:val="none" w:sz="0" w:space="0" w:color="auto"/>
            <w:bottom w:val="none" w:sz="0" w:space="0" w:color="auto"/>
            <w:right w:val="none" w:sz="0" w:space="0" w:color="auto"/>
          </w:divBdr>
        </w:div>
        <w:div w:id="123426489">
          <w:marLeft w:val="640"/>
          <w:marRight w:val="0"/>
          <w:marTop w:val="0"/>
          <w:marBottom w:val="0"/>
          <w:divBdr>
            <w:top w:val="none" w:sz="0" w:space="0" w:color="auto"/>
            <w:left w:val="none" w:sz="0" w:space="0" w:color="auto"/>
            <w:bottom w:val="none" w:sz="0" w:space="0" w:color="auto"/>
            <w:right w:val="none" w:sz="0" w:space="0" w:color="auto"/>
          </w:divBdr>
        </w:div>
        <w:div w:id="709304333">
          <w:marLeft w:val="640"/>
          <w:marRight w:val="0"/>
          <w:marTop w:val="0"/>
          <w:marBottom w:val="0"/>
          <w:divBdr>
            <w:top w:val="none" w:sz="0" w:space="0" w:color="auto"/>
            <w:left w:val="none" w:sz="0" w:space="0" w:color="auto"/>
            <w:bottom w:val="none" w:sz="0" w:space="0" w:color="auto"/>
            <w:right w:val="none" w:sz="0" w:space="0" w:color="auto"/>
          </w:divBdr>
        </w:div>
        <w:div w:id="487133453">
          <w:marLeft w:val="640"/>
          <w:marRight w:val="0"/>
          <w:marTop w:val="0"/>
          <w:marBottom w:val="0"/>
          <w:divBdr>
            <w:top w:val="none" w:sz="0" w:space="0" w:color="auto"/>
            <w:left w:val="none" w:sz="0" w:space="0" w:color="auto"/>
            <w:bottom w:val="none" w:sz="0" w:space="0" w:color="auto"/>
            <w:right w:val="none" w:sz="0" w:space="0" w:color="auto"/>
          </w:divBdr>
        </w:div>
        <w:div w:id="899245360">
          <w:marLeft w:val="640"/>
          <w:marRight w:val="0"/>
          <w:marTop w:val="0"/>
          <w:marBottom w:val="0"/>
          <w:divBdr>
            <w:top w:val="none" w:sz="0" w:space="0" w:color="auto"/>
            <w:left w:val="none" w:sz="0" w:space="0" w:color="auto"/>
            <w:bottom w:val="none" w:sz="0" w:space="0" w:color="auto"/>
            <w:right w:val="none" w:sz="0" w:space="0" w:color="auto"/>
          </w:divBdr>
        </w:div>
        <w:div w:id="161820144">
          <w:marLeft w:val="640"/>
          <w:marRight w:val="0"/>
          <w:marTop w:val="0"/>
          <w:marBottom w:val="0"/>
          <w:divBdr>
            <w:top w:val="none" w:sz="0" w:space="0" w:color="auto"/>
            <w:left w:val="none" w:sz="0" w:space="0" w:color="auto"/>
            <w:bottom w:val="none" w:sz="0" w:space="0" w:color="auto"/>
            <w:right w:val="none" w:sz="0" w:space="0" w:color="auto"/>
          </w:divBdr>
        </w:div>
        <w:div w:id="1907261183">
          <w:marLeft w:val="640"/>
          <w:marRight w:val="0"/>
          <w:marTop w:val="0"/>
          <w:marBottom w:val="0"/>
          <w:divBdr>
            <w:top w:val="none" w:sz="0" w:space="0" w:color="auto"/>
            <w:left w:val="none" w:sz="0" w:space="0" w:color="auto"/>
            <w:bottom w:val="none" w:sz="0" w:space="0" w:color="auto"/>
            <w:right w:val="none" w:sz="0" w:space="0" w:color="auto"/>
          </w:divBdr>
        </w:div>
        <w:div w:id="975993809">
          <w:marLeft w:val="640"/>
          <w:marRight w:val="0"/>
          <w:marTop w:val="0"/>
          <w:marBottom w:val="0"/>
          <w:divBdr>
            <w:top w:val="none" w:sz="0" w:space="0" w:color="auto"/>
            <w:left w:val="none" w:sz="0" w:space="0" w:color="auto"/>
            <w:bottom w:val="none" w:sz="0" w:space="0" w:color="auto"/>
            <w:right w:val="none" w:sz="0" w:space="0" w:color="auto"/>
          </w:divBdr>
        </w:div>
        <w:div w:id="509177916">
          <w:marLeft w:val="640"/>
          <w:marRight w:val="0"/>
          <w:marTop w:val="0"/>
          <w:marBottom w:val="0"/>
          <w:divBdr>
            <w:top w:val="none" w:sz="0" w:space="0" w:color="auto"/>
            <w:left w:val="none" w:sz="0" w:space="0" w:color="auto"/>
            <w:bottom w:val="none" w:sz="0" w:space="0" w:color="auto"/>
            <w:right w:val="none" w:sz="0" w:space="0" w:color="auto"/>
          </w:divBdr>
        </w:div>
        <w:div w:id="1184320938">
          <w:marLeft w:val="640"/>
          <w:marRight w:val="0"/>
          <w:marTop w:val="0"/>
          <w:marBottom w:val="0"/>
          <w:divBdr>
            <w:top w:val="none" w:sz="0" w:space="0" w:color="auto"/>
            <w:left w:val="none" w:sz="0" w:space="0" w:color="auto"/>
            <w:bottom w:val="none" w:sz="0" w:space="0" w:color="auto"/>
            <w:right w:val="none" w:sz="0" w:space="0" w:color="auto"/>
          </w:divBdr>
        </w:div>
        <w:div w:id="395711365">
          <w:marLeft w:val="640"/>
          <w:marRight w:val="0"/>
          <w:marTop w:val="0"/>
          <w:marBottom w:val="0"/>
          <w:divBdr>
            <w:top w:val="none" w:sz="0" w:space="0" w:color="auto"/>
            <w:left w:val="none" w:sz="0" w:space="0" w:color="auto"/>
            <w:bottom w:val="none" w:sz="0" w:space="0" w:color="auto"/>
            <w:right w:val="none" w:sz="0" w:space="0" w:color="auto"/>
          </w:divBdr>
        </w:div>
        <w:div w:id="1883860379">
          <w:marLeft w:val="640"/>
          <w:marRight w:val="0"/>
          <w:marTop w:val="0"/>
          <w:marBottom w:val="0"/>
          <w:divBdr>
            <w:top w:val="none" w:sz="0" w:space="0" w:color="auto"/>
            <w:left w:val="none" w:sz="0" w:space="0" w:color="auto"/>
            <w:bottom w:val="none" w:sz="0" w:space="0" w:color="auto"/>
            <w:right w:val="none" w:sz="0" w:space="0" w:color="auto"/>
          </w:divBdr>
        </w:div>
        <w:div w:id="14621052">
          <w:marLeft w:val="640"/>
          <w:marRight w:val="0"/>
          <w:marTop w:val="0"/>
          <w:marBottom w:val="0"/>
          <w:divBdr>
            <w:top w:val="none" w:sz="0" w:space="0" w:color="auto"/>
            <w:left w:val="none" w:sz="0" w:space="0" w:color="auto"/>
            <w:bottom w:val="none" w:sz="0" w:space="0" w:color="auto"/>
            <w:right w:val="none" w:sz="0" w:space="0" w:color="auto"/>
          </w:divBdr>
        </w:div>
        <w:div w:id="996768741">
          <w:marLeft w:val="640"/>
          <w:marRight w:val="0"/>
          <w:marTop w:val="0"/>
          <w:marBottom w:val="0"/>
          <w:divBdr>
            <w:top w:val="none" w:sz="0" w:space="0" w:color="auto"/>
            <w:left w:val="none" w:sz="0" w:space="0" w:color="auto"/>
            <w:bottom w:val="none" w:sz="0" w:space="0" w:color="auto"/>
            <w:right w:val="none" w:sz="0" w:space="0" w:color="auto"/>
          </w:divBdr>
        </w:div>
        <w:div w:id="672727638">
          <w:marLeft w:val="640"/>
          <w:marRight w:val="0"/>
          <w:marTop w:val="0"/>
          <w:marBottom w:val="0"/>
          <w:divBdr>
            <w:top w:val="none" w:sz="0" w:space="0" w:color="auto"/>
            <w:left w:val="none" w:sz="0" w:space="0" w:color="auto"/>
            <w:bottom w:val="none" w:sz="0" w:space="0" w:color="auto"/>
            <w:right w:val="none" w:sz="0" w:space="0" w:color="auto"/>
          </w:divBdr>
        </w:div>
        <w:div w:id="808282847">
          <w:marLeft w:val="640"/>
          <w:marRight w:val="0"/>
          <w:marTop w:val="0"/>
          <w:marBottom w:val="0"/>
          <w:divBdr>
            <w:top w:val="none" w:sz="0" w:space="0" w:color="auto"/>
            <w:left w:val="none" w:sz="0" w:space="0" w:color="auto"/>
            <w:bottom w:val="none" w:sz="0" w:space="0" w:color="auto"/>
            <w:right w:val="none" w:sz="0" w:space="0" w:color="auto"/>
          </w:divBdr>
        </w:div>
        <w:div w:id="360594510">
          <w:marLeft w:val="640"/>
          <w:marRight w:val="0"/>
          <w:marTop w:val="0"/>
          <w:marBottom w:val="0"/>
          <w:divBdr>
            <w:top w:val="none" w:sz="0" w:space="0" w:color="auto"/>
            <w:left w:val="none" w:sz="0" w:space="0" w:color="auto"/>
            <w:bottom w:val="none" w:sz="0" w:space="0" w:color="auto"/>
            <w:right w:val="none" w:sz="0" w:space="0" w:color="auto"/>
          </w:divBdr>
        </w:div>
        <w:div w:id="566035912">
          <w:marLeft w:val="640"/>
          <w:marRight w:val="0"/>
          <w:marTop w:val="0"/>
          <w:marBottom w:val="0"/>
          <w:divBdr>
            <w:top w:val="none" w:sz="0" w:space="0" w:color="auto"/>
            <w:left w:val="none" w:sz="0" w:space="0" w:color="auto"/>
            <w:bottom w:val="none" w:sz="0" w:space="0" w:color="auto"/>
            <w:right w:val="none" w:sz="0" w:space="0" w:color="auto"/>
          </w:divBdr>
        </w:div>
        <w:div w:id="1452941511">
          <w:marLeft w:val="640"/>
          <w:marRight w:val="0"/>
          <w:marTop w:val="0"/>
          <w:marBottom w:val="0"/>
          <w:divBdr>
            <w:top w:val="none" w:sz="0" w:space="0" w:color="auto"/>
            <w:left w:val="none" w:sz="0" w:space="0" w:color="auto"/>
            <w:bottom w:val="none" w:sz="0" w:space="0" w:color="auto"/>
            <w:right w:val="none" w:sz="0" w:space="0" w:color="auto"/>
          </w:divBdr>
        </w:div>
        <w:div w:id="48381507">
          <w:marLeft w:val="640"/>
          <w:marRight w:val="0"/>
          <w:marTop w:val="0"/>
          <w:marBottom w:val="0"/>
          <w:divBdr>
            <w:top w:val="none" w:sz="0" w:space="0" w:color="auto"/>
            <w:left w:val="none" w:sz="0" w:space="0" w:color="auto"/>
            <w:bottom w:val="none" w:sz="0" w:space="0" w:color="auto"/>
            <w:right w:val="none" w:sz="0" w:space="0" w:color="auto"/>
          </w:divBdr>
        </w:div>
        <w:div w:id="698045872">
          <w:marLeft w:val="640"/>
          <w:marRight w:val="0"/>
          <w:marTop w:val="0"/>
          <w:marBottom w:val="0"/>
          <w:divBdr>
            <w:top w:val="none" w:sz="0" w:space="0" w:color="auto"/>
            <w:left w:val="none" w:sz="0" w:space="0" w:color="auto"/>
            <w:bottom w:val="none" w:sz="0" w:space="0" w:color="auto"/>
            <w:right w:val="none" w:sz="0" w:space="0" w:color="auto"/>
          </w:divBdr>
        </w:div>
        <w:div w:id="1947423994">
          <w:marLeft w:val="640"/>
          <w:marRight w:val="0"/>
          <w:marTop w:val="0"/>
          <w:marBottom w:val="0"/>
          <w:divBdr>
            <w:top w:val="none" w:sz="0" w:space="0" w:color="auto"/>
            <w:left w:val="none" w:sz="0" w:space="0" w:color="auto"/>
            <w:bottom w:val="none" w:sz="0" w:space="0" w:color="auto"/>
            <w:right w:val="none" w:sz="0" w:space="0" w:color="auto"/>
          </w:divBdr>
        </w:div>
        <w:div w:id="772479393">
          <w:marLeft w:val="640"/>
          <w:marRight w:val="0"/>
          <w:marTop w:val="0"/>
          <w:marBottom w:val="0"/>
          <w:divBdr>
            <w:top w:val="none" w:sz="0" w:space="0" w:color="auto"/>
            <w:left w:val="none" w:sz="0" w:space="0" w:color="auto"/>
            <w:bottom w:val="none" w:sz="0" w:space="0" w:color="auto"/>
            <w:right w:val="none" w:sz="0" w:space="0" w:color="auto"/>
          </w:divBdr>
        </w:div>
      </w:divsChild>
    </w:div>
    <w:div w:id="1092512387">
      <w:bodyDiv w:val="1"/>
      <w:marLeft w:val="0"/>
      <w:marRight w:val="0"/>
      <w:marTop w:val="0"/>
      <w:marBottom w:val="0"/>
      <w:divBdr>
        <w:top w:val="none" w:sz="0" w:space="0" w:color="auto"/>
        <w:left w:val="none" w:sz="0" w:space="0" w:color="auto"/>
        <w:bottom w:val="none" w:sz="0" w:space="0" w:color="auto"/>
        <w:right w:val="none" w:sz="0" w:space="0" w:color="auto"/>
      </w:divBdr>
    </w:div>
    <w:div w:id="1092552589">
      <w:bodyDiv w:val="1"/>
      <w:marLeft w:val="0"/>
      <w:marRight w:val="0"/>
      <w:marTop w:val="0"/>
      <w:marBottom w:val="0"/>
      <w:divBdr>
        <w:top w:val="none" w:sz="0" w:space="0" w:color="auto"/>
        <w:left w:val="none" w:sz="0" w:space="0" w:color="auto"/>
        <w:bottom w:val="none" w:sz="0" w:space="0" w:color="auto"/>
        <w:right w:val="none" w:sz="0" w:space="0" w:color="auto"/>
      </w:divBdr>
    </w:div>
    <w:div w:id="1092900303">
      <w:bodyDiv w:val="1"/>
      <w:marLeft w:val="0"/>
      <w:marRight w:val="0"/>
      <w:marTop w:val="0"/>
      <w:marBottom w:val="0"/>
      <w:divBdr>
        <w:top w:val="none" w:sz="0" w:space="0" w:color="auto"/>
        <w:left w:val="none" w:sz="0" w:space="0" w:color="auto"/>
        <w:bottom w:val="none" w:sz="0" w:space="0" w:color="auto"/>
        <w:right w:val="none" w:sz="0" w:space="0" w:color="auto"/>
      </w:divBdr>
    </w:div>
    <w:div w:id="1093087020">
      <w:bodyDiv w:val="1"/>
      <w:marLeft w:val="0"/>
      <w:marRight w:val="0"/>
      <w:marTop w:val="0"/>
      <w:marBottom w:val="0"/>
      <w:divBdr>
        <w:top w:val="none" w:sz="0" w:space="0" w:color="auto"/>
        <w:left w:val="none" w:sz="0" w:space="0" w:color="auto"/>
        <w:bottom w:val="none" w:sz="0" w:space="0" w:color="auto"/>
        <w:right w:val="none" w:sz="0" w:space="0" w:color="auto"/>
      </w:divBdr>
    </w:div>
    <w:div w:id="1093282210">
      <w:bodyDiv w:val="1"/>
      <w:marLeft w:val="0"/>
      <w:marRight w:val="0"/>
      <w:marTop w:val="0"/>
      <w:marBottom w:val="0"/>
      <w:divBdr>
        <w:top w:val="none" w:sz="0" w:space="0" w:color="auto"/>
        <w:left w:val="none" w:sz="0" w:space="0" w:color="auto"/>
        <w:bottom w:val="none" w:sz="0" w:space="0" w:color="auto"/>
        <w:right w:val="none" w:sz="0" w:space="0" w:color="auto"/>
      </w:divBdr>
    </w:div>
    <w:div w:id="1093356983">
      <w:bodyDiv w:val="1"/>
      <w:marLeft w:val="0"/>
      <w:marRight w:val="0"/>
      <w:marTop w:val="0"/>
      <w:marBottom w:val="0"/>
      <w:divBdr>
        <w:top w:val="none" w:sz="0" w:space="0" w:color="auto"/>
        <w:left w:val="none" w:sz="0" w:space="0" w:color="auto"/>
        <w:bottom w:val="none" w:sz="0" w:space="0" w:color="auto"/>
        <w:right w:val="none" w:sz="0" w:space="0" w:color="auto"/>
      </w:divBdr>
    </w:div>
    <w:div w:id="1093430876">
      <w:bodyDiv w:val="1"/>
      <w:marLeft w:val="0"/>
      <w:marRight w:val="0"/>
      <w:marTop w:val="0"/>
      <w:marBottom w:val="0"/>
      <w:divBdr>
        <w:top w:val="none" w:sz="0" w:space="0" w:color="auto"/>
        <w:left w:val="none" w:sz="0" w:space="0" w:color="auto"/>
        <w:bottom w:val="none" w:sz="0" w:space="0" w:color="auto"/>
        <w:right w:val="none" w:sz="0" w:space="0" w:color="auto"/>
      </w:divBdr>
    </w:div>
    <w:div w:id="1093818007">
      <w:bodyDiv w:val="1"/>
      <w:marLeft w:val="0"/>
      <w:marRight w:val="0"/>
      <w:marTop w:val="0"/>
      <w:marBottom w:val="0"/>
      <w:divBdr>
        <w:top w:val="none" w:sz="0" w:space="0" w:color="auto"/>
        <w:left w:val="none" w:sz="0" w:space="0" w:color="auto"/>
        <w:bottom w:val="none" w:sz="0" w:space="0" w:color="auto"/>
        <w:right w:val="none" w:sz="0" w:space="0" w:color="auto"/>
      </w:divBdr>
    </w:div>
    <w:div w:id="1093820051">
      <w:bodyDiv w:val="1"/>
      <w:marLeft w:val="0"/>
      <w:marRight w:val="0"/>
      <w:marTop w:val="0"/>
      <w:marBottom w:val="0"/>
      <w:divBdr>
        <w:top w:val="none" w:sz="0" w:space="0" w:color="auto"/>
        <w:left w:val="none" w:sz="0" w:space="0" w:color="auto"/>
        <w:bottom w:val="none" w:sz="0" w:space="0" w:color="auto"/>
        <w:right w:val="none" w:sz="0" w:space="0" w:color="auto"/>
      </w:divBdr>
    </w:div>
    <w:div w:id="1093933729">
      <w:bodyDiv w:val="1"/>
      <w:marLeft w:val="0"/>
      <w:marRight w:val="0"/>
      <w:marTop w:val="0"/>
      <w:marBottom w:val="0"/>
      <w:divBdr>
        <w:top w:val="none" w:sz="0" w:space="0" w:color="auto"/>
        <w:left w:val="none" w:sz="0" w:space="0" w:color="auto"/>
        <w:bottom w:val="none" w:sz="0" w:space="0" w:color="auto"/>
        <w:right w:val="none" w:sz="0" w:space="0" w:color="auto"/>
      </w:divBdr>
    </w:div>
    <w:div w:id="1094015878">
      <w:bodyDiv w:val="1"/>
      <w:marLeft w:val="0"/>
      <w:marRight w:val="0"/>
      <w:marTop w:val="0"/>
      <w:marBottom w:val="0"/>
      <w:divBdr>
        <w:top w:val="none" w:sz="0" w:space="0" w:color="auto"/>
        <w:left w:val="none" w:sz="0" w:space="0" w:color="auto"/>
        <w:bottom w:val="none" w:sz="0" w:space="0" w:color="auto"/>
        <w:right w:val="none" w:sz="0" w:space="0" w:color="auto"/>
      </w:divBdr>
    </w:div>
    <w:div w:id="1094588405">
      <w:bodyDiv w:val="1"/>
      <w:marLeft w:val="0"/>
      <w:marRight w:val="0"/>
      <w:marTop w:val="0"/>
      <w:marBottom w:val="0"/>
      <w:divBdr>
        <w:top w:val="none" w:sz="0" w:space="0" w:color="auto"/>
        <w:left w:val="none" w:sz="0" w:space="0" w:color="auto"/>
        <w:bottom w:val="none" w:sz="0" w:space="0" w:color="auto"/>
        <w:right w:val="none" w:sz="0" w:space="0" w:color="auto"/>
      </w:divBdr>
    </w:div>
    <w:div w:id="1096053885">
      <w:bodyDiv w:val="1"/>
      <w:marLeft w:val="0"/>
      <w:marRight w:val="0"/>
      <w:marTop w:val="0"/>
      <w:marBottom w:val="0"/>
      <w:divBdr>
        <w:top w:val="none" w:sz="0" w:space="0" w:color="auto"/>
        <w:left w:val="none" w:sz="0" w:space="0" w:color="auto"/>
        <w:bottom w:val="none" w:sz="0" w:space="0" w:color="auto"/>
        <w:right w:val="none" w:sz="0" w:space="0" w:color="auto"/>
      </w:divBdr>
    </w:div>
    <w:div w:id="1096558251">
      <w:bodyDiv w:val="1"/>
      <w:marLeft w:val="0"/>
      <w:marRight w:val="0"/>
      <w:marTop w:val="0"/>
      <w:marBottom w:val="0"/>
      <w:divBdr>
        <w:top w:val="none" w:sz="0" w:space="0" w:color="auto"/>
        <w:left w:val="none" w:sz="0" w:space="0" w:color="auto"/>
        <w:bottom w:val="none" w:sz="0" w:space="0" w:color="auto"/>
        <w:right w:val="none" w:sz="0" w:space="0" w:color="auto"/>
      </w:divBdr>
    </w:div>
    <w:div w:id="1097367403">
      <w:bodyDiv w:val="1"/>
      <w:marLeft w:val="0"/>
      <w:marRight w:val="0"/>
      <w:marTop w:val="0"/>
      <w:marBottom w:val="0"/>
      <w:divBdr>
        <w:top w:val="none" w:sz="0" w:space="0" w:color="auto"/>
        <w:left w:val="none" w:sz="0" w:space="0" w:color="auto"/>
        <w:bottom w:val="none" w:sz="0" w:space="0" w:color="auto"/>
        <w:right w:val="none" w:sz="0" w:space="0" w:color="auto"/>
      </w:divBdr>
    </w:div>
    <w:div w:id="1097555801">
      <w:bodyDiv w:val="1"/>
      <w:marLeft w:val="0"/>
      <w:marRight w:val="0"/>
      <w:marTop w:val="0"/>
      <w:marBottom w:val="0"/>
      <w:divBdr>
        <w:top w:val="none" w:sz="0" w:space="0" w:color="auto"/>
        <w:left w:val="none" w:sz="0" w:space="0" w:color="auto"/>
        <w:bottom w:val="none" w:sz="0" w:space="0" w:color="auto"/>
        <w:right w:val="none" w:sz="0" w:space="0" w:color="auto"/>
      </w:divBdr>
    </w:div>
    <w:div w:id="1098479271">
      <w:bodyDiv w:val="1"/>
      <w:marLeft w:val="0"/>
      <w:marRight w:val="0"/>
      <w:marTop w:val="0"/>
      <w:marBottom w:val="0"/>
      <w:divBdr>
        <w:top w:val="none" w:sz="0" w:space="0" w:color="auto"/>
        <w:left w:val="none" w:sz="0" w:space="0" w:color="auto"/>
        <w:bottom w:val="none" w:sz="0" w:space="0" w:color="auto"/>
        <w:right w:val="none" w:sz="0" w:space="0" w:color="auto"/>
      </w:divBdr>
    </w:div>
    <w:div w:id="1098646560">
      <w:bodyDiv w:val="1"/>
      <w:marLeft w:val="0"/>
      <w:marRight w:val="0"/>
      <w:marTop w:val="0"/>
      <w:marBottom w:val="0"/>
      <w:divBdr>
        <w:top w:val="none" w:sz="0" w:space="0" w:color="auto"/>
        <w:left w:val="none" w:sz="0" w:space="0" w:color="auto"/>
        <w:bottom w:val="none" w:sz="0" w:space="0" w:color="auto"/>
        <w:right w:val="none" w:sz="0" w:space="0" w:color="auto"/>
      </w:divBdr>
    </w:div>
    <w:div w:id="1098677968">
      <w:bodyDiv w:val="1"/>
      <w:marLeft w:val="0"/>
      <w:marRight w:val="0"/>
      <w:marTop w:val="0"/>
      <w:marBottom w:val="0"/>
      <w:divBdr>
        <w:top w:val="none" w:sz="0" w:space="0" w:color="auto"/>
        <w:left w:val="none" w:sz="0" w:space="0" w:color="auto"/>
        <w:bottom w:val="none" w:sz="0" w:space="0" w:color="auto"/>
        <w:right w:val="none" w:sz="0" w:space="0" w:color="auto"/>
      </w:divBdr>
    </w:div>
    <w:div w:id="1099259605">
      <w:bodyDiv w:val="1"/>
      <w:marLeft w:val="0"/>
      <w:marRight w:val="0"/>
      <w:marTop w:val="0"/>
      <w:marBottom w:val="0"/>
      <w:divBdr>
        <w:top w:val="none" w:sz="0" w:space="0" w:color="auto"/>
        <w:left w:val="none" w:sz="0" w:space="0" w:color="auto"/>
        <w:bottom w:val="none" w:sz="0" w:space="0" w:color="auto"/>
        <w:right w:val="none" w:sz="0" w:space="0" w:color="auto"/>
      </w:divBdr>
    </w:div>
    <w:div w:id="1099370696">
      <w:bodyDiv w:val="1"/>
      <w:marLeft w:val="0"/>
      <w:marRight w:val="0"/>
      <w:marTop w:val="0"/>
      <w:marBottom w:val="0"/>
      <w:divBdr>
        <w:top w:val="none" w:sz="0" w:space="0" w:color="auto"/>
        <w:left w:val="none" w:sz="0" w:space="0" w:color="auto"/>
        <w:bottom w:val="none" w:sz="0" w:space="0" w:color="auto"/>
        <w:right w:val="none" w:sz="0" w:space="0" w:color="auto"/>
      </w:divBdr>
    </w:div>
    <w:div w:id="1099377861">
      <w:bodyDiv w:val="1"/>
      <w:marLeft w:val="0"/>
      <w:marRight w:val="0"/>
      <w:marTop w:val="0"/>
      <w:marBottom w:val="0"/>
      <w:divBdr>
        <w:top w:val="none" w:sz="0" w:space="0" w:color="auto"/>
        <w:left w:val="none" w:sz="0" w:space="0" w:color="auto"/>
        <w:bottom w:val="none" w:sz="0" w:space="0" w:color="auto"/>
        <w:right w:val="none" w:sz="0" w:space="0" w:color="auto"/>
      </w:divBdr>
      <w:divsChild>
        <w:div w:id="1319847196">
          <w:marLeft w:val="0"/>
          <w:marRight w:val="0"/>
          <w:marTop w:val="0"/>
          <w:marBottom w:val="0"/>
          <w:divBdr>
            <w:top w:val="none" w:sz="0" w:space="0" w:color="auto"/>
            <w:left w:val="none" w:sz="0" w:space="0" w:color="auto"/>
            <w:bottom w:val="none" w:sz="0" w:space="0" w:color="auto"/>
            <w:right w:val="none" w:sz="0" w:space="0" w:color="auto"/>
          </w:divBdr>
        </w:div>
        <w:div w:id="1583097888">
          <w:marLeft w:val="0"/>
          <w:marRight w:val="0"/>
          <w:marTop w:val="0"/>
          <w:marBottom w:val="0"/>
          <w:divBdr>
            <w:top w:val="none" w:sz="0" w:space="0" w:color="auto"/>
            <w:left w:val="none" w:sz="0" w:space="0" w:color="auto"/>
            <w:bottom w:val="none" w:sz="0" w:space="0" w:color="auto"/>
            <w:right w:val="none" w:sz="0" w:space="0" w:color="auto"/>
          </w:divBdr>
        </w:div>
        <w:div w:id="1531142821">
          <w:marLeft w:val="0"/>
          <w:marRight w:val="0"/>
          <w:marTop w:val="0"/>
          <w:marBottom w:val="0"/>
          <w:divBdr>
            <w:top w:val="none" w:sz="0" w:space="0" w:color="auto"/>
            <w:left w:val="none" w:sz="0" w:space="0" w:color="auto"/>
            <w:bottom w:val="none" w:sz="0" w:space="0" w:color="auto"/>
            <w:right w:val="none" w:sz="0" w:space="0" w:color="auto"/>
          </w:divBdr>
        </w:div>
        <w:div w:id="1928730888">
          <w:marLeft w:val="0"/>
          <w:marRight w:val="0"/>
          <w:marTop w:val="0"/>
          <w:marBottom w:val="0"/>
          <w:divBdr>
            <w:top w:val="none" w:sz="0" w:space="0" w:color="auto"/>
            <w:left w:val="none" w:sz="0" w:space="0" w:color="auto"/>
            <w:bottom w:val="none" w:sz="0" w:space="0" w:color="auto"/>
            <w:right w:val="none" w:sz="0" w:space="0" w:color="auto"/>
          </w:divBdr>
        </w:div>
        <w:div w:id="1447505522">
          <w:marLeft w:val="0"/>
          <w:marRight w:val="0"/>
          <w:marTop w:val="0"/>
          <w:marBottom w:val="0"/>
          <w:divBdr>
            <w:top w:val="none" w:sz="0" w:space="0" w:color="auto"/>
            <w:left w:val="none" w:sz="0" w:space="0" w:color="auto"/>
            <w:bottom w:val="none" w:sz="0" w:space="0" w:color="auto"/>
            <w:right w:val="none" w:sz="0" w:space="0" w:color="auto"/>
          </w:divBdr>
        </w:div>
        <w:div w:id="1533759864">
          <w:marLeft w:val="0"/>
          <w:marRight w:val="0"/>
          <w:marTop w:val="0"/>
          <w:marBottom w:val="0"/>
          <w:divBdr>
            <w:top w:val="none" w:sz="0" w:space="0" w:color="auto"/>
            <w:left w:val="none" w:sz="0" w:space="0" w:color="auto"/>
            <w:bottom w:val="none" w:sz="0" w:space="0" w:color="auto"/>
            <w:right w:val="none" w:sz="0" w:space="0" w:color="auto"/>
          </w:divBdr>
        </w:div>
        <w:div w:id="2114131367">
          <w:marLeft w:val="0"/>
          <w:marRight w:val="0"/>
          <w:marTop w:val="0"/>
          <w:marBottom w:val="0"/>
          <w:divBdr>
            <w:top w:val="none" w:sz="0" w:space="0" w:color="auto"/>
            <w:left w:val="none" w:sz="0" w:space="0" w:color="auto"/>
            <w:bottom w:val="none" w:sz="0" w:space="0" w:color="auto"/>
            <w:right w:val="none" w:sz="0" w:space="0" w:color="auto"/>
          </w:divBdr>
        </w:div>
        <w:div w:id="991062338">
          <w:marLeft w:val="0"/>
          <w:marRight w:val="0"/>
          <w:marTop w:val="0"/>
          <w:marBottom w:val="0"/>
          <w:divBdr>
            <w:top w:val="none" w:sz="0" w:space="0" w:color="auto"/>
            <w:left w:val="none" w:sz="0" w:space="0" w:color="auto"/>
            <w:bottom w:val="none" w:sz="0" w:space="0" w:color="auto"/>
            <w:right w:val="none" w:sz="0" w:space="0" w:color="auto"/>
          </w:divBdr>
        </w:div>
        <w:div w:id="670068560">
          <w:marLeft w:val="0"/>
          <w:marRight w:val="0"/>
          <w:marTop w:val="0"/>
          <w:marBottom w:val="0"/>
          <w:divBdr>
            <w:top w:val="none" w:sz="0" w:space="0" w:color="auto"/>
            <w:left w:val="none" w:sz="0" w:space="0" w:color="auto"/>
            <w:bottom w:val="none" w:sz="0" w:space="0" w:color="auto"/>
            <w:right w:val="none" w:sz="0" w:space="0" w:color="auto"/>
          </w:divBdr>
        </w:div>
        <w:div w:id="2047101673">
          <w:marLeft w:val="0"/>
          <w:marRight w:val="0"/>
          <w:marTop w:val="0"/>
          <w:marBottom w:val="0"/>
          <w:divBdr>
            <w:top w:val="none" w:sz="0" w:space="0" w:color="auto"/>
            <w:left w:val="none" w:sz="0" w:space="0" w:color="auto"/>
            <w:bottom w:val="none" w:sz="0" w:space="0" w:color="auto"/>
            <w:right w:val="none" w:sz="0" w:space="0" w:color="auto"/>
          </w:divBdr>
        </w:div>
        <w:div w:id="1973514384">
          <w:marLeft w:val="0"/>
          <w:marRight w:val="0"/>
          <w:marTop w:val="0"/>
          <w:marBottom w:val="0"/>
          <w:divBdr>
            <w:top w:val="none" w:sz="0" w:space="0" w:color="auto"/>
            <w:left w:val="none" w:sz="0" w:space="0" w:color="auto"/>
            <w:bottom w:val="none" w:sz="0" w:space="0" w:color="auto"/>
            <w:right w:val="none" w:sz="0" w:space="0" w:color="auto"/>
          </w:divBdr>
        </w:div>
        <w:div w:id="1694459419">
          <w:marLeft w:val="0"/>
          <w:marRight w:val="0"/>
          <w:marTop w:val="0"/>
          <w:marBottom w:val="0"/>
          <w:divBdr>
            <w:top w:val="none" w:sz="0" w:space="0" w:color="auto"/>
            <w:left w:val="none" w:sz="0" w:space="0" w:color="auto"/>
            <w:bottom w:val="none" w:sz="0" w:space="0" w:color="auto"/>
            <w:right w:val="none" w:sz="0" w:space="0" w:color="auto"/>
          </w:divBdr>
        </w:div>
        <w:div w:id="777218113">
          <w:marLeft w:val="0"/>
          <w:marRight w:val="0"/>
          <w:marTop w:val="0"/>
          <w:marBottom w:val="0"/>
          <w:divBdr>
            <w:top w:val="none" w:sz="0" w:space="0" w:color="auto"/>
            <w:left w:val="none" w:sz="0" w:space="0" w:color="auto"/>
            <w:bottom w:val="none" w:sz="0" w:space="0" w:color="auto"/>
            <w:right w:val="none" w:sz="0" w:space="0" w:color="auto"/>
          </w:divBdr>
        </w:div>
        <w:div w:id="915480066">
          <w:marLeft w:val="0"/>
          <w:marRight w:val="0"/>
          <w:marTop w:val="0"/>
          <w:marBottom w:val="0"/>
          <w:divBdr>
            <w:top w:val="none" w:sz="0" w:space="0" w:color="auto"/>
            <w:left w:val="none" w:sz="0" w:space="0" w:color="auto"/>
            <w:bottom w:val="none" w:sz="0" w:space="0" w:color="auto"/>
            <w:right w:val="none" w:sz="0" w:space="0" w:color="auto"/>
          </w:divBdr>
        </w:div>
        <w:div w:id="1259682701">
          <w:marLeft w:val="0"/>
          <w:marRight w:val="0"/>
          <w:marTop w:val="0"/>
          <w:marBottom w:val="0"/>
          <w:divBdr>
            <w:top w:val="none" w:sz="0" w:space="0" w:color="auto"/>
            <w:left w:val="none" w:sz="0" w:space="0" w:color="auto"/>
            <w:bottom w:val="none" w:sz="0" w:space="0" w:color="auto"/>
            <w:right w:val="none" w:sz="0" w:space="0" w:color="auto"/>
          </w:divBdr>
        </w:div>
        <w:div w:id="391973235">
          <w:marLeft w:val="0"/>
          <w:marRight w:val="0"/>
          <w:marTop w:val="0"/>
          <w:marBottom w:val="0"/>
          <w:divBdr>
            <w:top w:val="none" w:sz="0" w:space="0" w:color="auto"/>
            <w:left w:val="none" w:sz="0" w:space="0" w:color="auto"/>
            <w:bottom w:val="none" w:sz="0" w:space="0" w:color="auto"/>
            <w:right w:val="none" w:sz="0" w:space="0" w:color="auto"/>
          </w:divBdr>
        </w:div>
        <w:div w:id="327711223">
          <w:marLeft w:val="0"/>
          <w:marRight w:val="0"/>
          <w:marTop w:val="0"/>
          <w:marBottom w:val="0"/>
          <w:divBdr>
            <w:top w:val="none" w:sz="0" w:space="0" w:color="auto"/>
            <w:left w:val="none" w:sz="0" w:space="0" w:color="auto"/>
            <w:bottom w:val="none" w:sz="0" w:space="0" w:color="auto"/>
            <w:right w:val="none" w:sz="0" w:space="0" w:color="auto"/>
          </w:divBdr>
        </w:div>
        <w:div w:id="807622961">
          <w:marLeft w:val="0"/>
          <w:marRight w:val="0"/>
          <w:marTop w:val="0"/>
          <w:marBottom w:val="0"/>
          <w:divBdr>
            <w:top w:val="none" w:sz="0" w:space="0" w:color="auto"/>
            <w:left w:val="none" w:sz="0" w:space="0" w:color="auto"/>
            <w:bottom w:val="none" w:sz="0" w:space="0" w:color="auto"/>
            <w:right w:val="none" w:sz="0" w:space="0" w:color="auto"/>
          </w:divBdr>
        </w:div>
        <w:div w:id="1072775800">
          <w:marLeft w:val="0"/>
          <w:marRight w:val="0"/>
          <w:marTop w:val="0"/>
          <w:marBottom w:val="0"/>
          <w:divBdr>
            <w:top w:val="none" w:sz="0" w:space="0" w:color="auto"/>
            <w:left w:val="none" w:sz="0" w:space="0" w:color="auto"/>
            <w:bottom w:val="none" w:sz="0" w:space="0" w:color="auto"/>
            <w:right w:val="none" w:sz="0" w:space="0" w:color="auto"/>
          </w:divBdr>
        </w:div>
        <w:div w:id="40980856">
          <w:marLeft w:val="0"/>
          <w:marRight w:val="0"/>
          <w:marTop w:val="0"/>
          <w:marBottom w:val="0"/>
          <w:divBdr>
            <w:top w:val="none" w:sz="0" w:space="0" w:color="auto"/>
            <w:left w:val="none" w:sz="0" w:space="0" w:color="auto"/>
            <w:bottom w:val="none" w:sz="0" w:space="0" w:color="auto"/>
            <w:right w:val="none" w:sz="0" w:space="0" w:color="auto"/>
          </w:divBdr>
        </w:div>
        <w:div w:id="128982028">
          <w:marLeft w:val="0"/>
          <w:marRight w:val="0"/>
          <w:marTop w:val="0"/>
          <w:marBottom w:val="0"/>
          <w:divBdr>
            <w:top w:val="none" w:sz="0" w:space="0" w:color="auto"/>
            <w:left w:val="none" w:sz="0" w:space="0" w:color="auto"/>
            <w:bottom w:val="none" w:sz="0" w:space="0" w:color="auto"/>
            <w:right w:val="none" w:sz="0" w:space="0" w:color="auto"/>
          </w:divBdr>
        </w:div>
        <w:div w:id="2106344200">
          <w:marLeft w:val="0"/>
          <w:marRight w:val="0"/>
          <w:marTop w:val="0"/>
          <w:marBottom w:val="0"/>
          <w:divBdr>
            <w:top w:val="none" w:sz="0" w:space="0" w:color="auto"/>
            <w:left w:val="none" w:sz="0" w:space="0" w:color="auto"/>
            <w:bottom w:val="none" w:sz="0" w:space="0" w:color="auto"/>
            <w:right w:val="none" w:sz="0" w:space="0" w:color="auto"/>
          </w:divBdr>
        </w:div>
        <w:div w:id="583878783">
          <w:marLeft w:val="0"/>
          <w:marRight w:val="0"/>
          <w:marTop w:val="0"/>
          <w:marBottom w:val="0"/>
          <w:divBdr>
            <w:top w:val="none" w:sz="0" w:space="0" w:color="auto"/>
            <w:left w:val="none" w:sz="0" w:space="0" w:color="auto"/>
            <w:bottom w:val="none" w:sz="0" w:space="0" w:color="auto"/>
            <w:right w:val="none" w:sz="0" w:space="0" w:color="auto"/>
          </w:divBdr>
        </w:div>
        <w:div w:id="1035353553">
          <w:marLeft w:val="0"/>
          <w:marRight w:val="0"/>
          <w:marTop w:val="0"/>
          <w:marBottom w:val="0"/>
          <w:divBdr>
            <w:top w:val="none" w:sz="0" w:space="0" w:color="auto"/>
            <w:left w:val="none" w:sz="0" w:space="0" w:color="auto"/>
            <w:bottom w:val="none" w:sz="0" w:space="0" w:color="auto"/>
            <w:right w:val="none" w:sz="0" w:space="0" w:color="auto"/>
          </w:divBdr>
        </w:div>
        <w:div w:id="512188975">
          <w:marLeft w:val="0"/>
          <w:marRight w:val="0"/>
          <w:marTop w:val="0"/>
          <w:marBottom w:val="0"/>
          <w:divBdr>
            <w:top w:val="none" w:sz="0" w:space="0" w:color="auto"/>
            <w:left w:val="none" w:sz="0" w:space="0" w:color="auto"/>
            <w:bottom w:val="none" w:sz="0" w:space="0" w:color="auto"/>
            <w:right w:val="none" w:sz="0" w:space="0" w:color="auto"/>
          </w:divBdr>
        </w:div>
        <w:div w:id="1523318798">
          <w:marLeft w:val="0"/>
          <w:marRight w:val="0"/>
          <w:marTop w:val="0"/>
          <w:marBottom w:val="0"/>
          <w:divBdr>
            <w:top w:val="none" w:sz="0" w:space="0" w:color="auto"/>
            <w:left w:val="none" w:sz="0" w:space="0" w:color="auto"/>
            <w:bottom w:val="none" w:sz="0" w:space="0" w:color="auto"/>
            <w:right w:val="none" w:sz="0" w:space="0" w:color="auto"/>
          </w:divBdr>
        </w:div>
        <w:div w:id="737555495">
          <w:marLeft w:val="0"/>
          <w:marRight w:val="0"/>
          <w:marTop w:val="0"/>
          <w:marBottom w:val="0"/>
          <w:divBdr>
            <w:top w:val="none" w:sz="0" w:space="0" w:color="auto"/>
            <w:left w:val="none" w:sz="0" w:space="0" w:color="auto"/>
            <w:bottom w:val="none" w:sz="0" w:space="0" w:color="auto"/>
            <w:right w:val="none" w:sz="0" w:space="0" w:color="auto"/>
          </w:divBdr>
        </w:div>
        <w:div w:id="1674524175">
          <w:marLeft w:val="0"/>
          <w:marRight w:val="0"/>
          <w:marTop w:val="0"/>
          <w:marBottom w:val="0"/>
          <w:divBdr>
            <w:top w:val="none" w:sz="0" w:space="0" w:color="auto"/>
            <w:left w:val="none" w:sz="0" w:space="0" w:color="auto"/>
            <w:bottom w:val="none" w:sz="0" w:space="0" w:color="auto"/>
            <w:right w:val="none" w:sz="0" w:space="0" w:color="auto"/>
          </w:divBdr>
        </w:div>
        <w:div w:id="1921133004">
          <w:marLeft w:val="0"/>
          <w:marRight w:val="0"/>
          <w:marTop w:val="0"/>
          <w:marBottom w:val="0"/>
          <w:divBdr>
            <w:top w:val="none" w:sz="0" w:space="0" w:color="auto"/>
            <w:left w:val="none" w:sz="0" w:space="0" w:color="auto"/>
            <w:bottom w:val="none" w:sz="0" w:space="0" w:color="auto"/>
            <w:right w:val="none" w:sz="0" w:space="0" w:color="auto"/>
          </w:divBdr>
        </w:div>
        <w:div w:id="93403136">
          <w:marLeft w:val="0"/>
          <w:marRight w:val="0"/>
          <w:marTop w:val="0"/>
          <w:marBottom w:val="0"/>
          <w:divBdr>
            <w:top w:val="none" w:sz="0" w:space="0" w:color="auto"/>
            <w:left w:val="none" w:sz="0" w:space="0" w:color="auto"/>
            <w:bottom w:val="none" w:sz="0" w:space="0" w:color="auto"/>
            <w:right w:val="none" w:sz="0" w:space="0" w:color="auto"/>
          </w:divBdr>
        </w:div>
        <w:div w:id="1572807643">
          <w:marLeft w:val="0"/>
          <w:marRight w:val="0"/>
          <w:marTop w:val="0"/>
          <w:marBottom w:val="0"/>
          <w:divBdr>
            <w:top w:val="none" w:sz="0" w:space="0" w:color="auto"/>
            <w:left w:val="none" w:sz="0" w:space="0" w:color="auto"/>
            <w:bottom w:val="none" w:sz="0" w:space="0" w:color="auto"/>
            <w:right w:val="none" w:sz="0" w:space="0" w:color="auto"/>
          </w:divBdr>
        </w:div>
        <w:div w:id="264582155">
          <w:marLeft w:val="0"/>
          <w:marRight w:val="0"/>
          <w:marTop w:val="0"/>
          <w:marBottom w:val="0"/>
          <w:divBdr>
            <w:top w:val="none" w:sz="0" w:space="0" w:color="auto"/>
            <w:left w:val="none" w:sz="0" w:space="0" w:color="auto"/>
            <w:bottom w:val="none" w:sz="0" w:space="0" w:color="auto"/>
            <w:right w:val="none" w:sz="0" w:space="0" w:color="auto"/>
          </w:divBdr>
        </w:div>
        <w:div w:id="611330244">
          <w:marLeft w:val="0"/>
          <w:marRight w:val="0"/>
          <w:marTop w:val="0"/>
          <w:marBottom w:val="0"/>
          <w:divBdr>
            <w:top w:val="none" w:sz="0" w:space="0" w:color="auto"/>
            <w:left w:val="none" w:sz="0" w:space="0" w:color="auto"/>
            <w:bottom w:val="none" w:sz="0" w:space="0" w:color="auto"/>
            <w:right w:val="none" w:sz="0" w:space="0" w:color="auto"/>
          </w:divBdr>
        </w:div>
        <w:div w:id="2128815528">
          <w:marLeft w:val="0"/>
          <w:marRight w:val="0"/>
          <w:marTop w:val="0"/>
          <w:marBottom w:val="0"/>
          <w:divBdr>
            <w:top w:val="none" w:sz="0" w:space="0" w:color="auto"/>
            <w:left w:val="none" w:sz="0" w:space="0" w:color="auto"/>
            <w:bottom w:val="none" w:sz="0" w:space="0" w:color="auto"/>
            <w:right w:val="none" w:sz="0" w:space="0" w:color="auto"/>
          </w:divBdr>
        </w:div>
        <w:div w:id="658466018">
          <w:marLeft w:val="0"/>
          <w:marRight w:val="0"/>
          <w:marTop w:val="0"/>
          <w:marBottom w:val="0"/>
          <w:divBdr>
            <w:top w:val="none" w:sz="0" w:space="0" w:color="auto"/>
            <w:left w:val="none" w:sz="0" w:space="0" w:color="auto"/>
            <w:bottom w:val="none" w:sz="0" w:space="0" w:color="auto"/>
            <w:right w:val="none" w:sz="0" w:space="0" w:color="auto"/>
          </w:divBdr>
        </w:div>
        <w:div w:id="1256011154">
          <w:marLeft w:val="0"/>
          <w:marRight w:val="0"/>
          <w:marTop w:val="0"/>
          <w:marBottom w:val="0"/>
          <w:divBdr>
            <w:top w:val="none" w:sz="0" w:space="0" w:color="auto"/>
            <w:left w:val="none" w:sz="0" w:space="0" w:color="auto"/>
            <w:bottom w:val="none" w:sz="0" w:space="0" w:color="auto"/>
            <w:right w:val="none" w:sz="0" w:space="0" w:color="auto"/>
          </w:divBdr>
        </w:div>
      </w:divsChild>
    </w:div>
    <w:div w:id="1100031658">
      <w:bodyDiv w:val="1"/>
      <w:marLeft w:val="0"/>
      <w:marRight w:val="0"/>
      <w:marTop w:val="0"/>
      <w:marBottom w:val="0"/>
      <w:divBdr>
        <w:top w:val="none" w:sz="0" w:space="0" w:color="auto"/>
        <w:left w:val="none" w:sz="0" w:space="0" w:color="auto"/>
        <w:bottom w:val="none" w:sz="0" w:space="0" w:color="auto"/>
        <w:right w:val="none" w:sz="0" w:space="0" w:color="auto"/>
      </w:divBdr>
    </w:div>
    <w:div w:id="1100102369">
      <w:bodyDiv w:val="1"/>
      <w:marLeft w:val="0"/>
      <w:marRight w:val="0"/>
      <w:marTop w:val="0"/>
      <w:marBottom w:val="0"/>
      <w:divBdr>
        <w:top w:val="none" w:sz="0" w:space="0" w:color="auto"/>
        <w:left w:val="none" w:sz="0" w:space="0" w:color="auto"/>
        <w:bottom w:val="none" w:sz="0" w:space="0" w:color="auto"/>
        <w:right w:val="none" w:sz="0" w:space="0" w:color="auto"/>
      </w:divBdr>
    </w:div>
    <w:div w:id="1101685591">
      <w:bodyDiv w:val="1"/>
      <w:marLeft w:val="0"/>
      <w:marRight w:val="0"/>
      <w:marTop w:val="0"/>
      <w:marBottom w:val="0"/>
      <w:divBdr>
        <w:top w:val="none" w:sz="0" w:space="0" w:color="auto"/>
        <w:left w:val="none" w:sz="0" w:space="0" w:color="auto"/>
        <w:bottom w:val="none" w:sz="0" w:space="0" w:color="auto"/>
        <w:right w:val="none" w:sz="0" w:space="0" w:color="auto"/>
      </w:divBdr>
    </w:div>
    <w:div w:id="1101952349">
      <w:bodyDiv w:val="1"/>
      <w:marLeft w:val="0"/>
      <w:marRight w:val="0"/>
      <w:marTop w:val="0"/>
      <w:marBottom w:val="0"/>
      <w:divBdr>
        <w:top w:val="none" w:sz="0" w:space="0" w:color="auto"/>
        <w:left w:val="none" w:sz="0" w:space="0" w:color="auto"/>
        <w:bottom w:val="none" w:sz="0" w:space="0" w:color="auto"/>
        <w:right w:val="none" w:sz="0" w:space="0" w:color="auto"/>
      </w:divBdr>
    </w:div>
    <w:div w:id="1102144732">
      <w:bodyDiv w:val="1"/>
      <w:marLeft w:val="0"/>
      <w:marRight w:val="0"/>
      <w:marTop w:val="0"/>
      <w:marBottom w:val="0"/>
      <w:divBdr>
        <w:top w:val="none" w:sz="0" w:space="0" w:color="auto"/>
        <w:left w:val="none" w:sz="0" w:space="0" w:color="auto"/>
        <w:bottom w:val="none" w:sz="0" w:space="0" w:color="auto"/>
        <w:right w:val="none" w:sz="0" w:space="0" w:color="auto"/>
      </w:divBdr>
      <w:divsChild>
        <w:div w:id="959729305">
          <w:marLeft w:val="480"/>
          <w:marRight w:val="0"/>
          <w:marTop w:val="0"/>
          <w:marBottom w:val="0"/>
          <w:divBdr>
            <w:top w:val="none" w:sz="0" w:space="0" w:color="auto"/>
            <w:left w:val="none" w:sz="0" w:space="0" w:color="auto"/>
            <w:bottom w:val="none" w:sz="0" w:space="0" w:color="auto"/>
            <w:right w:val="none" w:sz="0" w:space="0" w:color="auto"/>
          </w:divBdr>
        </w:div>
        <w:div w:id="1795102363">
          <w:marLeft w:val="480"/>
          <w:marRight w:val="0"/>
          <w:marTop w:val="0"/>
          <w:marBottom w:val="0"/>
          <w:divBdr>
            <w:top w:val="none" w:sz="0" w:space="0" w:color="auto"/>
            <w:left w:val="none" w:sz="0" w:space="0" w:color="auto"/>
            <w:bottom w:val="none" w:sz="0" w:space="0" w:color="auto"/>
            <w:right w:val="none" w:sz="0" w:space="0" w:color="auto"/>
          </w:divBdr>
        </w:div>
        <w:div w:id="1206719594">
          <w:marLeft w:val="480"/>
          <w:marRight w:val="0"/>
          <w:marTop w:val="0"/>
          <w:marBottom w:val="0"/>
          <w:divBdr>
            <w:top w:val="none" w:sz="0" w:space="0" w:color="auto"/>
            <w:left w:val="none" w:sz="0" w:space="0" w:color="auto"/>
            <w:bottom w:val="none" w:sz="0" w:space="0" w:color="auto"/>
            <w:right w:val="none" w:sz="0" w:space="0" w:color="auto"/>
          </w:divBdr>
        </w:div>
        <w:div w:id="584804149">
          <w:marLeft w:val="480"/>
          <w:marRight w:val="0"/>
          <w:marTop w:val="0"/>
          <w:marBottom w:val="0"/>
          <w:divBdr>
            <w:top w:val="none" w:sz="0" w:space="0" w:color="auto"/>
            <w:left w:val="none" w:sz="0" w:space="0" w:color="auto"/>
            <w:bottom w:val="none" w:sz="0" w:space="0" w:color="auto"/>
            <w:right w:val="none" w:sz="0" w:space="0" w:color="auto"/>
          </w:divBdr>
        </w:div>
        <w:div w:id="317078499">
          <w:marLeft w:val="480"/>
          <w:marRight w:val="0"/>
          <w:marTop w:val="0"/>
          <w:marBottom w:val="0"/>
          <w:divBdr>
            <w:top w:val="none" w:sz="0" w:space="0" w:color="auto"/>
            <w:left w:val="none" w:sz="0" w:space="0" w:color="auto"/>
            <w:bottom w:val="none" w:sz="0" w:space="0" w:color="auto"/>
            <w:right w:val="none" w:sz="0" w:space="0" w:color="auto"/>
          </w:divBdr>
        </w:div>
        <w:div w:id="98455949">
          <w:marLeft w:val="480"/>
          <w:marRight w:val="0"/>
          <w:marTop w:val="0"/>
          <w:marBottom w:val="0"/>
          <w:divBdr>
            <w:top w:val="none" w:sz="0" w:space="0" w:color="auto"/>
            <w:left w:val="none" w:sz="0" w:space="0" w:color="auto"/>
            <w:bottom w:val="none" w:sz="0" w:space="0" w:color="auto"/>
            <w:right w:val="none" w:sz="0" w:space="0" w:color="auto"/>
          </w:divBdr>
        </w:div>
        <w:div w:id="845902486">
          <w:marLeft w:val="480"/>
          <w:marRight w:val="0"/>
          <w:marTop w:val="0"/>
          <w:marBottom w:val="0"/>
          <w:divBdr>
            <w:top w:val="none" w:sz="0" w:space="0" w:color="auto"/>
            <w:left w:val="none" w:sz="0" w:space="0" w:color="auto"/>
            <w:bottom w:val="none" w:sz="0" w:space="0" w:color="auto"/>
            <w:right w:val="none" w:sz="0" w:space="0" w:color="auto"/>
          </w:divBdr>
        </w:div>
        <w:div w:id="2080712766">
          <w:marLeft w:val="480"/>
          <w:marRight w:val="0"/>
          <w:marTop w:val="0"/>
          <w:marBottom w:val="0"/>
          <w:divBdr>
            <w:top w:val="none" w:sz="0" w:space="0" w:color="auto"/>
            <w:left w:val="none" w:sz="0" w:space="0" w:color="auto"/>
            <w:bottom w:val="none" w:sz="0" w:space="0" w:color="auto"/>
            <w:right w:val="none" w:sz="0" w:space="0" w:color="auto"/>
          </w:divBdr>
        </w:div>
        <w:div w:id="1690064130">
          <w:marLeft w:val="480"/>
          <w:marRight w:val="0"/>
          <w:marTop w:val="0"/>
          <w:marBottom w:val="0"/>
          <w:divBdr>
            <w:top w:val="none" w:sz="0" w:space="0" w:color="auto"/>
            <w:left w:val="none" w:sz="0" w:space="0" w:color="auto"/>
            <w:bottom w:val="none" w:sz="0" w:space="0" w:color="auto"/>
            <w:right w:val="none" w:sz="0" w:space="0" w:color="auto"/>
          </w:divBdr>
        </w:div>
        <w:div w:id="1347168964">
          <w:marLeft w:val="480"/>
          <w:marRight w:val="0"/>
          <w:marTop w:val="0"/>
          <w:marBottom w:val="0"/>
          <w:divBdr>
            <w:top w:val="none" w:sz="0" w:space="0" w:color="auto"/>
            <w:left w:val="none" w:sz="0" w:space="0" w:color="auto"/>
            <w:bottom w:val="none" w:sz="0" w:space="0" w:color="auto"/>
            <w:right w:val="none" w:sz="0" w:space="0" w:color="auto"/>
          </w:divBdr>
        </w:div>
        <w:div w:id="886916352">
          <w:marLeft w:val="480"/>
          <w:marRight w:val="0"/>
          <w:marTop w:val="0"/>
          <w:marBottom w:val="0"/>
          <w:divBdr>
            <w:top w:val="none" w:sz="0" w:space="0" w:color="auto"/>
            <w:left w:val="none" w:sz="0" w:space="0" w:color="auto"/>
            <w:bottom w:val="none" w:sz="0" w:space="0" w:color="auto"/>
            <w:right w:val="none" w:sz="0" w:space="0" w:color="auto"/>
          </w:divBdr>
        </w:div>
        <w:div w:id="842937376">
          <w:marLeft w:val="480"/>
          <w:marRight w:val="0"/>
          <w:marTop w:val="0"/>
          <w:marBottom w:val="0"/>
          <w:divBdr>
            <w:top w:val="none" w:sz="0" w:space="0" w:color="auto"/>
            <w:left w:val="none" w:sz="0" w:space="0" w:color="auto"/>
            <w:bottom w:val="none" w:sz="0" w:space="0" w:color="auto"/>
            <w:right w:val="none" w:sz="0" w:space="0" w:color="auto"/>
          </w:divBdr>
        </w:div>
      </w:divsChild>
    </w:div>
    <w:div w:id="1102453401">
      <w:bodyDiv w:val="1"/>
      <w:marLeft w:val="0"/>
      <w:marRight w:val="0"/>
      <w:marTop w:val="0"/>
      <w:marBottom w:val="0"/>
      <w:divBdr>
        <w:top w:val="none" w:sz="0" w:space="0" w:color="auto"/>
        <w:left w:val="none" w:sz="0" w:space="0" w:color="auto"/>
        <w:bottom w:val="none" w:sz="0" w:space="0" w:color="auto"/>
        <w:right w:val="none" w:sz="0" w:space="0" w:color="auto"/>
      </w:divBdr>
    </w:div>
    <w:div w:id="1102995431">
      <w:bodyDiv w:val="1"/>
      <w:marLeft w:val="0"/>
      <w:marRight w:val="0"/>
      <w:marTop w:val="0"/>
      <w:marBottom w:val="0"/>
      <w:divBdr>
        <w:top w:val="none" w:sz="0" w:space="0" w:color="auto"/>
        <w:left w:val="none" w:sz="0" w:space="0" w:color="auto"/>
        <w:bottom w:val="none" w:sz="0" w:space="0" w:color="auto"/>
        <w:right w:val="none" w:sz="0" w:space="0" w:color="auto"/>
      </w:divBdr>
    </w:div>
    <w:div w:id="1103258854">
      <w:bodyDiv w:val="1"/>
      <w:marLeft w:val="0"/>
      <w:marRight w:val="0"/>
      <w:marTop w:val="0"/>
      <w:marBottom w:val="0"/>
      <w:divBdr>
        <w:top w:val="none" w:sz="0" w:space="0" w:color="auto"/>
        <w:left w:val="none" w:sz="0" w:space="0" w:color="auto"/>
        <w:bottom w:val="none" w:sz="0" w:space="0" w:color="auto"/>
        <w:right w:val="none" w:sz="0" w:space="0" w:color="auto"/>
      </w:divBdr>
    </w:div>
    <w:div w:id="1104037909">
      <w:bodyDiv w:val="1"/>
      <w:marLeft w:val="0"/>
      <w:marRight w:val="0"/>
      <w:marTop w:val="0"/>
      <w:marBottom w:val="0"/>
      <w:divBdr>
        <w:top w:val="none" w:sz="0" w:space="0" w:color="auto"/>
        <w:left w:val="none" w:sz="0" w:space="0" w:color="auto"/>
        <w:bottom w:val="none" w:sz="0" w:space="0" w:color="auto"/>
        <w:right w:val="none" w:sz="0" w:space="0" w:color="auto"/>
      </w:divBdr>
    </w:div>
    <w:div w:id="1104106681">
      <w:bodyDiv w:val="1"/>
      <w:marLeft w:val="0"/>
      <w:marRight w:val="0"/>
      <w:marTop w:val="0"/>
      <w:marBottom w:val="0"/>
      <w:divBdr>
        <w:top w:val="none" w:sz="0" w:space="0" w:color="auto"/>
        <w:left w:val="none" w:sz="0" w:space="0" w:color="auto"/>
        <w:bottom w:val="none" w:sz="0" w:space="0" w:color="auto"/>
        <w:right w:val="none" w:sz="0" w:space="0" w:color="auto"/>
      </w:divBdr>
    </w:div>
    <w:div w:id="1104152928">
      <w:bodyDiv w:val="1"/>
      <w:marLeft w:val="0"/>
      <w:marRight w:val="0"/>
      <w:marTop w:val="0"/>
      <w:marBottom w:val="0"/>
      <w:divBdr>
        <w:top w:val="none" w:sz="0" w:space="0" w:color="auto"/>
        <w:left w:val="none" w:sz="0" w:space="0" w:color="auto"/>
        <w:bottom w:val="none" w:sz="0" w:space="0" w:color="auto"/>
        <w:right w:val="none" w:sz="0" w:space="0" w:color="auto"/>
      </w:divBdr>
    </w:div>
    <w:div w:id="1104156288">
      <w:bodyDiv w:val="1"/>
      <w:marLeft w:val="0"/>
      <w:marRight w:val="0"/>
      <w:marTop w:val="0"/>
      <w:marBottom w:val="0"/>
      <w:divBdr>
        <w:top w:val="none" w:sz="0" w:space="0" w:color="auto"/>
        <w:left w:val="none" w:sz="0" w:space="0" w:color="auto"/>
        <w:bottom w:val="none" w:sz="0" w:space="0" w:color="auto"/>
        <w:right w:val="none" w:sz="0" w:space="0" w:color="auto"/>
      </w:divBdr>
    </w:div>
    <w:div w:id="1104307227">
      <w:bodyDiv w:val="1"/>
      <w:marLeft w:val="0"/>
      <w:marRight w:val="0"/>
      <w:marTop w:val="0"/>
      <w:marBottom w:val="0"/>
      <w:divBdr>
        <w:top w:val="none" w:sz="0" w:space="0" w:color="auto"/>
        <w:left w:val="none" w:sz="0" w:space="0" w:color="auto"/>
        <w:bottom w:val="none" w:sz="0" w:space="0" w:color="auto"/>
        <w:right w:val="none" w:sz="0" w:space="0" w:color="auto"/>
      </w:divBdr>
    </w:div>
    <w:div w:id="1105267677">
      <w:bodyDiv w:val="1"/>
      <w:marLeft w:val="0"/>
      <w:marRight w:val="0"/>
      <w:marTop w:val="0"/>
      <w:marBottom w:val="0"/>
      <w:divBdr>
        <w:top w:val="none" w:sz="0" w:space="0" w:color="auto"/>
        <w:left w:val="none" w:sz="0" w:space="0" w:color="auto"/>
        <w:bottom w:val="none" w:sz="0" w:space="0" w:color="auto"/>
        <w:right w:val="none" w:sz="0" w:space="0" w:color="auto"/>
      </w:divBdr>
    </w:div>
    <w:div w:id="1105344205">
      <w:bodyDiv w:val="1"/>
      <w:marLeft w:val="0"/>
      <w:marRight w:val="0"/>
      <w:marTop w:val="0"/>
      <w:marBottom w:val="0"/>
      <w:divBdr>
        <w:top w:val="none" w:sz="0" w:space="0" w:color="auto"/>
        <w:left w:val="none" w:sz="0" w:space="0" w:color="auto"/>
        <w:bottom w:val="none" w:sz="0" w:space="0" w:color="auto"/>
        <w:right w:val="none" w:sz="0" w:space="0" w:color="auto"/>
      </w:divBdr>
    </w:div>
    <w:div w:id="1105805313">
      <w:bodyDiv w:val="1"/>
      <w:marLeft w:val="0"/>
      <w:marRight w:val="0"/>
      <w:marTop w:val="0"/>
      <w:marBottom w:val="0"/>
      <w:divBdr>
        <w:top w:val="none" w:sz="0" w:space="0" w:color="auto"/>
        <w:left w:val="none" w:sz="0" w:space="0" w:color="auto"/>
        <w:bottom w:val="none" w:sz="0" w:space="0" w:color="auto"/>
        <w:right w:val="none" w:sz="0" w:space="0" w:color="auto"/>
      </w:divBdr>
      <w:divsChild>
        <w:div w:id="1521435011">
          <w:marLeft w:val="0"/>
          <w:marRight w:val="0"/>
          <w:marTop w:val="0"/>
          <w:marBottom w:val="0"/>
          <w:divBdr>
            <w:top w:val="none" w:sz="0" w:space="0" w:color="auto"/>
            <w:left w:val="none" w:sz="0" w:space="0" w:color="auto"/>
            <w:bottom w:val="none" w:sz="0" w:space="0" w:color="auto"/>
            <w:right w:val="none" w:sz="0" w:space="0" w:color="auto"/>
          </w:divBdr>
        </w:div>
        <w:div w:id="1732968809">
          <w:marLeft w:val="0"/>
          <w:marRight w:val="0"/>
          <w:marTop w:val="0"/>
          <w:marBottom w:val="0"/>
          <w:divBdr>
            <w:top w:val="none" w:sz="0" w:space="0" w:color="auto"/>
            <w:left w:val="none" w:sz="0" w:space="0" w:color="auto"/>
            <w:bottom w:val="none" w:sz="0" w:space="0" w:color="auto"/>
            <w:right w:val="none" w:sz="0" w:space="0" w:color="auto"/>
          </w:divBdr>
        </w:div>
        <w:div w:id="289869233">
          <w:marLeft w:val="0"/>
          <w:marRight w:val="0"/>
          <w:marTop w:val="0"/>
          <w:marBottom w:val="0"/>
          <w:divBdr>
            <w:top w:val="none" w:sz="0" w:space="0" w:color="auto"/>
            <w:left w:val="none" w:sz="0" w:space="0" w:color="auto"/>
            <w:bottom w:val="none" w:sz="0" w:space="0" w:color="auto"/>
            <w:right w:val="none" w:sz="0" w:space="0" w:color="auto"/>
          </w:divBdr>
        </w:div>
        <w:div w:id="960573463">
          <w:marLeft w:val="0"/>
          <w:marRight w:val="0"/>
          <w:marTop w:val="0"/>
          <w:marBottom w:val="0"/>
          <w:divBdr>
            <w:top w:val="none" w:sz="0" w:space="0" w:color="auto"/>
            <w:left w:val="none" w:sz="0" w:space="0" w:color="auto"/>
            <w:bottom w:val="none" w:sz="0" w:space="0" w:color="auto"/>
            <w:right w:val="none" w:sz="0" w:space="0" w:color="auto"/>
          </w:divBdr>
        </w:div>
        <w:div w:id="2013750484">
          <w:marLeft w:val="0"/>
          <w:marRight w:val="0"/>
          <w:marTop w:val="0"/>
          <w:marBottom w:val="0"/>
          <w:divBdr>
            <w:top w:val="none" w:sz="0" w:space="0" w:color="auto"/>
            <w:left w:val="none" w:sz="0" w:space="0" w:color="auto"/>
            <w:bottom w:val="none" w:sz="0" w:space="0" w:color="auto"/>
            <w:right w:val="none" w:sz="0" w:space="0" w:color="auto"/>
          </w:divBdr>
        </w:div>
        <w:div w:id="1361397747">
          <w:marLeft w:val="0"/>
          <w:marRight w:val="0"/>
          <w:marTop w:val="0"/>
          <w:marBottom w:val="0"/>
          <w:divBdr>
            <w:top w:val="none" w:sz="0" w:space="0" w:color="auto"/>
            <w:left w:val="none" w:sz="0" w:space="0" w:color="auto"/>
            <w:bottom w:val="none" w:sz="0" w:space="0" w:color="auto"/>
            <w:right w:val="none" w:sz="0" w:space="0" w:color="auto"/>
          </w:divBdr>
        </w:div>
        <w:div w:id="1150484897">
          <w:marLeft w:val="0"/>
          <w:marRight w:val="0"/>
          <w:marTop w:val="0"/>
          <w:marBottom w:val="0"/>
          <w:divBdr>
            <w:top w:val="none" w:sz="0" w:space="0" w:color="auto"/>
            <w:left w:val="none" w:sz="0" w:space="0" w:color="auto"/>
            <w:bottom w:val="none" w:sz="0" w:space="0" w:color="auto"/>
            <w:right w:val="none" w:sz="0" w:space="0" w:color="auto"/>
          </w:divBdr>
        </w:div>
        <w:div w:id="212354187">
          <w:marLeft w:val="0"/>
          <w:marRight w:val="0"/>
          <w:marTop w:val="0"/>
          <w:marBottom w:val="0"/>
          <w:divBdr>
            <w:top w:val="none" w:sz="0" w:space="0" w:color="auto"/>
            <w:left w:val="none" w:sz="0" w:space="0" w:color="auto"/>
            <w:bottom w:val="none" w:sz="0" w:space="0" w:color="auto"/>
            <w:right w:val="none" w:sz="0" w:space="0" w:color="auto"/>
          </w:divBdr>
        </w:div>
        <w:div w:id="519243493">
          <w:marLeft w:val="0"/>
          <w:marRight w:val="0"/>
          <w:marTop w:val="0"/>
          <w:marBottom w:val="0"/>
          <w:divBdr>
            <w:top w:val="none" w:sz="0" w:space="0" w:color="auto"/>
            <w:left w:val="none" w:sz="0" w:space="0" w:color="auto"/>
            <w:bottom w:val="none" w:sz="0" w:space="0" w:color="auto"/>
            <w:right w:val="none" w:sz="0" w:space="0" w:color="auto"/>
          </w:divBdr>
        </w:div>
        <w:div w:id="2061131094">
          <w:marLeft w:val="0"/>
          <w:marRight w:val="0"/>
          <w:marTop w:val="0"/>
          <w:marBottom w:val="0"/>
          <w:divBdr>
            <w:top w:val="none" w:sz="0" w:space="0" w:color="auto"/>
            <w:left w:val="none" w:sz="0" w:space="0" w:color="auto"/>
            <w:bottom w:val="none" w:sz="0" w:space="0" w:color="auto"/>
            <w:right w:val="none" w:sz="0" w:space="0" w:color="auto"/>
          </w:divBdr>
        </w:div>
        <w:div w:id="1101339331">
          <w:marLeft w:val="0"/>
          <w:marRight w:val="0"/>
          <w:marTop w:val="0"/>
          <w:marBottom w:val="0"/>
          <w:divBdr>
            <w:top w:val="none" w:sz="0" w:space="0" w:color="auto"/>
            <w:left w:val="none" w:sz="0" w:space="0" w:color="auto"/>
            <w:bottom w:val="none" w:sz="0" w:space="0" w:color="auto"/>
            <w:right w:val="none" w:sz="0" w:space="0" w:color="auto"/>
          </w:divBdr>
        </w:div>
        <w:div w:id="894465708">
          <w:marLeft w:val="0"/>
          <w:marRight w:val="0"/>
          <w:marTop w:val="0"/>
          <w:marBottom w:val="0"/>
          <w:divBdr>
            <w:top w:val="none" w:sz="0" w:space="0" w:color="auto"/>
            <w:left w:val="none" w:sz="0" w:space="0" w:color="auto"/>
            <w:bottom w:val="none" w:sz="0" w:space="0" w:color="auto"/>
            <w:right w:val="none" w:sz="0" w:space="0" w:color="auto"/>
          </w:divBdr>
        </w:div>
        <w:div w:id="1167017111">
          <w:marLeft w:val="0"/>
          <w:marRight w:val="0"/>
          <w:marTop w:val="0"/>
          <w:marBottom w:val="0"/>
          <w:divBdr>
            <w:top w:val="none" w:sz="0" w:space="0" w:color="auto"/>
            <w:left w:val="none" w:sz="0" w:space="0" w:color="auto"/>
            <w:bottom w:val="none" w:sz="0" w:space="0" w:color="auto"/>
            <w:right w:val="none" w:sz="0" w:space="0" w:color="auto"/>
          </w:divBdr>
        </w:div>
        <w:div w:id="1692224012">
          <w:marLeft w:val="0"/>
          <w:marRight w:val="0"/>
          <w:marTop w:val="0"/>
          <w:marBottom w:val="0"/>
          <w:divBdr>
            <w:top w:val="none" w:sz="0" w:space="0" w:color="auto"/>
            <w:left w:val="none" w:sz="0" w:space="0" w:color="auto"/>
            <w:bottom w:val="none" w:sz="0" w:space="0" w:color="auto"/>
            <w:right w:val="none" w:sz="0" w:space="0" w:color="auto"/>
          </w:divBdr>
        </w:div>
        <w:div w:id="1164127528">
          <w:marLeft w:val="0"/>
          <w:marRight w:val="0"/>
          <w:marTop w:val="0"/>
          <w:marBottom w:val="0"/>
          <w:divBdr>
            <w:top w:val="none" w:sz="0" w:space="0" w:color="auto"/>
            <w:left w:val="none" w:sz="0" w:space="0" w:color="auto"/>
            <w:bottom w:val="none" w:sz="0" w:space="0" w:color="auto"/>
            <w:right w:val="none" w:sz="0" w:space="0" w:color="auto"/>
          </w:divBdr>
        </w:div>
        <w:div w:id="1807818948">
          <w:marLeft w:val="0"/>
          <w:marRight w:val="0"/>
          <w:marTop w:val="0"/>
          <w:marBottom w:val="0"/>
          <w:divBdr>
            <w:top w:val="none" w:sz="0" w:space="0" w:color="auto"/>
            <w:left w:val="none" w:sz="0" w:space="0" w:color="auto"/>
            <w:bottom w:val="none" w:sz="0" w:space="0" w:color="auto"/>
            <w:right w:val="none" w:sz="0" w:space="0" w:color="auto"/>
          </w:divBdr>
        </w:div>
        <w:div w:id="531236684">
          <w:marLeft w:val="0"/>
          <w:marRight w:val="0"/>
          <w:marTop w:val="0"/>
          <w:marBottom w:val="0"/>
          <w:divBdr>
            <w:top w:val="none" w:sz="0" w:space="0" w:color="auto"/>
            <w:left w:val="none" w:sz="0" w:space="0" w:color="auto"/>
            <w:bottom w:val="none" w:sz="0" w:space="0" w:color="auto"/>
            <w:right w:val="none" w:sz="0" w:space="0" w:color="auto"/>
          </w:divBdr>
        </w:div>
        <w:div w:id="2131124058">
          <w:marLeft w:val="0"/>
          <w:marRight w:val="0"/>
          <w:marTop w:val="0"/>
          <w:marBottom w:val="0"/>
          <w:divBdr>
            <w:top w:val="none" w:sz="0" w:space="0" w:color="auto"/>
            <w:left w:val="none" w:sz="0" w:space="0" w:color="auto"/>
            <w:bottom w:val="none" w:sz="0" w:space="0" w:color="auto"/>
            <w:right w:val="none" w:sz="0" w:space="0" w:color="auto"/>
          </w:divBdr>
        </w:div>
        <w:div w:id="666329387">
          <w:marLeft w:val="0"/>
          <w:marRight w:val="0"/>
          <w:marTop w:val="0"/>
          <w:marBottom w:val="0"/>
          <w:divBdr>
            <w:top w:val="none" w:sz="0" w:space="0" w:color="auto"/>
            <w:left w:val="none" w:sz="0" w:space="0" w:color="auto"/>
            <w:bottom w:val="none" w:sz="0" w:space="0" w:color="auto"/>
            <w:right w:val="none" w:sz="0" w:space="0" w:color="auto"/>
          </w:divBdr>
        </w:div>
        <w:div w:id="1371225261">
          <w:marLeft w:val="0"/>
          <w:marRight w:val="0"/>
          <w:marTop w:val="0"/>
          <w:marBottom w:val="0"/>
          <w:divBdr>
            <w:top w:val="none" w:sz="0" w:space="0" w:color="auto"/>
            <w:left w:val="none" w:sz="0" w:space="0" w:color="auto"/>
            <w:bottom w:val="none" w:sz="0" w:space="0" w:color="auto"/>
            <w:right w:val="none" w:sz="0" w:space="0" w:color="auto"/>
          </w:divBdr>
        </w:div>
        <w:div w:id="1107579834">
          <w:marLeft w:val="0"/>
          <w:marRight w:val="0"/>
          <w:marTop w:val="0"/>
          <w:marBottom w:val="0"/>
          <w:divBdr>
            <w:top w:val="none" w:sz="0" w:space="0" w:color="auto"/>
            <w:left w:val="none" w:sz="0" w:space="0" w:color="auto"/>
            <w:bottom w:val="none" w:sz="0" w:space="0" w:color="auto"/>
            <w:right w:val="none" w:sz="0" w:space="0" w:color="auto"/>
          </w:divBdr>
        </w:div>
        <w:div w:id="592858695">
          <w:marLeft w:val="0"/>
          <w:marRight w:val="0"/>
          <w:marTop w:val="0"/>
          <w:marBottom w:val="0"/>
          <w:divBdr>
            <w:top w:val="none" w:sz="0" w:space="0" w:color="auto"/>
            <w:left w:val="none" w:sz="0" w:space="0" w:color="auto"/>
            <w:bottom w:val="none" w:sz="0" w:space="0" w:color="auto"/>
            <w:right w:val="none" w:sz="0" w:space="0" w:color="auto"/>
          </w:divBdr>
        </w:div>
        <w:div w:id="366955644">
          <w:marLeft w:val="0"/>
          <w:marRight w:val="0"/>
          <w:marTop w:val="0"/>
          <w:marBottom w:val="0"/>
          <w:divBdr>
            <w:top w:val="none" w:sz="0" w:space="0" w:color="auto"/>
            <w:left w:val="none" w:sz="0" w:space="0" w:color="auto"/>
            <w:bottom w:val="none" w:sz="0" w:space="0" w:color="auto"/>
            <w:right w:val="none" w:sz="0" w:space="0" w:color="auto"/>
          </w:divBdr>
        </w:div>
        <w:div w:id="1271818118">
          <w:marLeft w:val="0"/>
          <w:marRight w:val="0"/>
          <w:marTop w:val="0"/>
          <w:marBottom w:val="0"/>
          <w:divBdr>
            <w:top w:val="none" w:sz="0" w:space="0" w:color="auto"/>
            <w:left w:val="none" w:sz="0" w:space="0" w:color="auto"/>
            <w:bottom w:val="none" w:sz="0" w:space="0" w:color="auto"/>
            <w:right w:val="none" w:sz="0" w:space="0" w:color="auto"/>
          </w:divBdr>
        </w:div>
        <w:div w:id="908078788">
          <w:marLeft w:val="0"/>
          <w:marRight w:val="0"/>
          <w:marTop w:val="0"/>
          <w:marBottom w:val="0"/>
          <w:divBdr>
            <w:top w:val="none" w:sz="0" w:space="0" w:color="auto"/>
            <w:left w:val="none" w:sz="0" w:space="0" w:color="auto"/>
            <w:bottom w:val="none" w:sz="0" w:space="0" w:color="auto"/>
            <w:right w:val="none" w:sz="0" w:space="0" w:color="auto"/>
          </w:divBdr>
        </w:div>
        <w:div w:id="689911534">
          <w:marLeft w:val="0"/>
          <w:marRight w:val="0"/>
          <w:marTop w:val="0"/>
          <w:marBottom w:val="0"/>
          <w:divBdr>
            <w:top w:val="none" w:sz="0" w:space="0" w:color="auto"/>
            <w:left w:val="none" w:sz="0" w:space="0" w:color="auto"/>
            <w:bottom w:val="none" w:sz="0" w:space="0" w:color="auto"/>
            <w:right w:val="none" w:sz="0" w:space="0" w:color="auto"/>
          </w:divBdr>
        </w:div>
        <w:div w:id="1500726975">
          <w:marLeft w:val="0"/>
          <w:marRight w:val="0"/>
          <w:marTop w:val="0"/>
          <w:marBottom w:val="0"/>
          <w:divBdr>
            <w:top w:val="none" w:sz="0" w:space="0" w:color="auto"/>
            <w:left w:val="none" w:sz="0" w:space="0" w:color="auto"/>
            <w:bottom w:val="none" w:sz="0" w:space="0" w:color="auto"/>
            <w:right w:val="none" w:sz="0" w:space="0" w:color="auto"/>
          </w:divBdr>
        </w:div>
        <w:div w:id="398947480">
          <w:marLeft w:val="0"/>
          <w:marRight w:val="0"/>
          <w:marTop w:val="0"/>
          <w:marBottom w:val="0"/>
          <w:divBdr>
            <w:top w:val="none" w:sz="0" w:space="0" w:color="auto"/>
            <w:left w:val="none" w:sz="0" w:space="0" w:color="auto"/>
            <w:bottom w:val="none" w:sz="0" w:space="0" w:color="auto"/>
            <w:right w:val="none" w:sz="0" w:space="0" w:color="auto"/>
          </w:divBdr>
        </w:div>
        <w:div w:id="582685503">
          <w:marLeft w:val="0"/>
          <w:marRight w:val="0"/>
          <w:marTop w:val="0"/>
          <w:marBottom w:val="0"/>
          <w:divBdr>
            <w:top w:val="none" w:sz="0" w:space="0" w:color="auto"/>
            <w:left w:val="none" w:sz="0" w:space="0" w:color="auto"/>
            <w:bottom w:val="none" w:sz="0" w:space="0" w:color="auto"/>
            <w:right w:val="none" w:sz="0" w:space="0" w:color="auto"/>
          </w:divBdr>
        </w:div>
        <w:div w:id="1554852814">
          <w:marLeft w:val="0"/>
          <w:marRight w:val="0"/>
          <w:marTop w:val="0"/>
          <w:marBottom w:val="0"/>
          <w:divBdr>
            <w:top w:val="none" w:sz="0" w:space="0" w:color="auto"/>
            <w:left w:val="none" w:sz="0" w:space="0" w:color="auto"/>
            <w:bottom w:val="none" w:sz="0" w:space="0" w:color="auto"/>
            <w:right w:val="none" w:sz="0" w:space="0" w:color="auto"/>
          </w:divBdr>
        </w:div>
        <w:div w:id="526869871">
          <w:marLeft w:val="0"/>
          <w:marRight w:val="0"/>
          <w:marTop w:val="0"/>
          <w:marBottom w:val="0"/>
          <w:divBdr>
            <w:top w:val="none" w:sz="0" w:space="0" w:color="auto"/>
            <w:left w:val="none" w:sz="0" w:space="0" w:color="auto"/>
            <w:bottom w:val="none" w:sz="0" w:space="0" w:color="auto"/>
            <w:right w:val="none" w:sz="0" w:space="0" w:color="auto"/>
          </w:divBdr>
        </w:div>
        <w:div w:id="1819224098">
          <w:marLeft w:val="0"/>
          <w:marRight w:val="0"/>
          <w:marTop w:val="0"/>
          <w:marBottom w:val="0"/>
          <w:divBdr>
            <w:top w:val="none" w:sz="0" w:space="0" w:color="auto"/>
            <w:left w:val="none" w:sz="0" w:space="0" w:color="auto"/>
            <w:bottom w:val="none" w:sz="0" w:space="0" w:color="auto"/>
            <w:right w:val="none" w:sz="0" w:space="0" w:color="auto"/>
          </w:divBdr>
        </w:div>
        <w:div w:id="645161934">
          <w:marLeft w:val="0"/>
          <w:marRight w:val="0"/>
          <w:marTop w:val="0"/>
          <w:marBottom w:val="0"/>
          <w:divBdr>
            <w:top w:val="none" w:sz="0" w:space="0" w:color="auto"/>
            <w:left w:val="none" w:sz="0" w:space="0" w:color="auto"/>
            <w:bottom w:val="none" w:sz="0" w:space="0" w:color="auto"/>
            <w:right w:val="none" w:sz="0" w:space="0" w:color="auto"/>
          </w:divBdr>
        </w:div>
        <w:div w:id="240910546">
          <w:marLeft w:val="0"/>
          <w:marRight w:val="0"/>
          <w:marTop w:val="0"/>
          <w:marBottom w:val="0"/>
          <w:divBdr>
            <w:top w:val="none" w:sz="0" w:space="0" w:color="auto"/>
            <w:left w:val="none" w:sz="0" w:space="0" w:color="auto"/>
            <w:bottom w:val="none" w:sz="0" w:space="0" w:color="auto"/>
            <w:right w:val="none" w:sz="0" w:space="0" w:color="auto"/>
          </w:divBdr>
        </w:div>
        <w:div w:id="1952320122">
          <w:marLeft w:val="0"/>
          <w:marRight w:val="0"/>
          <w:marTop w:val="0"/>
          <w:marBottom w:val="0"/>
          <w:divBdr>
            <w:top w:val="none" w:sz="0" w:space="0" w:color="auto"/>
            <w:left w:val="none" w:sz="0" w:space="0" w:color="auto"/>
            <w:bottom w:val="none" w:sz="0" w:space="0" w:color="auto"/>
            <w:right w:val="none" w:sz="0" w:space="0" w:color="auto"/>
          </w:divBdr>
        </w:div>
        <w:div w:id="14624773">
          <w:marLeft w:val="0"/>
          <w:marRight w:val="0"/>
          <w:marTop w:val="0"/>
          <w:marBottom w:val="0"/>
          <w:divBdr>
            <w:top w:val="none" w:sz="0" w:space="0" w:color="auto"/>
            <w:left w:val="none" w:sz="0" w:space="0" w:color="auto"/>
            <w:bottom w:val="none" w:sz="0" w:space="0" w:color="auto"/>
            <w:right w:val="none" w:sz="0" w:space="0" w:color="auto"/>
          </w:divBdr>
        </w:div>
        <w:div w:id="1775593650">
          <w:marLeft w:val="0"/>
          <w:marRight w:val="0"/>
          <w:marTop w:val="0"/>
          <w:marBottom w:val="0"/>
          <w:divBdr>
            <w:top w:val="none" w:sz="0" w:space="0" w:color="auto"/>
            <w:left w:val="none" w:sz="0" w:space="0" w:color="auto"/>
            <w:bottom w:val="none" w:sz="0" w:space="0" w:color="auto"/>
            <w:right w:val="none" w:sz="0" w:space="0" w:color="auto"/>
          </w:divBdr>
        </w:div>
        <w:div w:id="232589884">
          <w:marLeft w:val="0"/>
          <w:marRight w:val="0"/>
          <w:marTop w:val="0"/>
          <w:marBottom w:val="0"/>
          <w:divBdr>
            <w:top w:val="none" w:sz="0" w:space="0" w:color="auto"/>
            <w:left w:val="none" w:sz="0" w:space="0" w:color="auto"/>
            <w:bottom w:val="none" w:sz="0" w:space="0" w:color="auto"/>
            <w:right w:val="none" w:sz="0" w:space="0" w:color="auto"/>
          </w:divBdr>
        </w:div>
        <w:div w:id="687680196">
          <w:marLeft w:val="0"/>
          <w:marRight w:val="0"/>
          <w:marTop w:val="0"/>
          <w:marBottom w:val="0"/>
          <w:divBdr>
            <w:top w:val="none" w:sz="0" w:space="0" w:color="auto"/>
            <w:left w:val="none" w:sz="0" w:space="0" w:color="auto"/>
            <w:bottom w:val="none" w:sz="0" w:space="0" w:color="auto"/>
            <w:right w:val="none" w:sz="0" w:space="0" w:color="auto"/>
          </w:divBdr>
        </w:div>
      </w:divsChild>
    </w:div>
    <w:div w:id="1106265651">
      <w:bodyDiv w:val="1"/>
      <w:marLeft w:val="0"/>
      <w:marRight w:val="0"/>
      <w:marTop w:val="0"/>
      <w:marBottom w:val="0"/>
      <w:divBdr>
        <w:top w:val="none" w:sz="0" w:space="0" w:color="auto"/>
        <w:left w:val="none" w:sz="0" w:space="0" w:color="auto"/>
        <w:bottom w:val="none" w:sz="0" w:space="0" w:color="auto"/>
        <w:right w:val="none" w:sz="0" w:space="0" w:color="auto"/>
      </w:divBdr>
    </w:div>
    <w:div w:id="1106342084">
      <w:bodyDiv w:val="1"/>
      <w:marLeft w:val="0"/>
      <w:marRight w:val="0"/>
      <w:marTop w:val="0"/>
      <w:marBottom w:val="0"/>
      <w:divBdr>
        <w:top w:val="none" w:sz="0" w:space="0" w:color="auto"/>
        <w:left w:val="none" w:sz="0" w:space="0" w:color="auto"/>
        <w:bottom w:val="none" w:sz="0" w:space="0" w:color="auto"/>
        <w:right w:val="none" w:sz="0" w:space="0" w:color="auto"/>
      </w:divBdr>
    </w:div>
    <w:div w:id="1106343708">
      <w:bodyDiv w:val="1"/>
      <w:marLeft w:val="0"/>
      <w:marRight w:val="0"/>
      <w:marTop w:val="0"/>
      <w:marBottom w:val="0"/>
      <w:divBdr>
        <w:top w:val="none" w:sz="0" w:space="0" w:color="auto"/>
        <w:left w:val="none" w:sz="0" w:space="0" w:color="auto"/>
        <w:bottom w:val="none" w:sz="0" w:space="0" w:color="auto"/>
        <w:right w:val="none" w:sz="0" w:space="0" w:color="auto"/>
      </w:divBdr>
    </w:div>
    <w:div w:id="1106533520">
      <w:bodyDiv w:val="1"/>
      <w:marLeft w:val="0"/>
      <w:marRight w:val="0"/>
      <w:marTop w:val="0"/>
      <w:marBottom w:val="0"/>
      <w:divBdr>
        <w:top w:val="none" w:sz="0" w:space="0" w:color="auto"/>
        <w:left w:val="none" w:sz="0" w:space="0" w:color="auto"/>
        <w:bottom w:val="none" w:sz="0" w:space="0" w:color="auto"/>
        <w:right w:val="none" w:sz="0" w:space="0" w:color="auto"/>
      </w:divBdr>
    </w:div>
    <w:div w:id="1106657669">
      <w:bodyDiv w:val="1"/>
      <w:marLeft w:val="0"/>
      <w:marRight w:val="0"/>
      <w:marTop w:val="0"/>
      <w:marBottom w:val="0"/>
      <w:divBdr>
        <w:top w:val="none" w:sz="0" w:space="0" w:color="auto"/>
        <w:left w:val="none" w:sz="0" w:space="0" w:color="auto"/>
        <w:bottom w:val="none" w:sz="0" w:space="0" w:color="auto"/>
        <w:right w:val="none" w:sz="0" w:space="0" w:color="auto"/>
      </w:divBdr>
    </w:div>
    <w:div w:id="1107117592">
      <w:bodyDiv w:val="1"/>
      <w:marLeft w:val="0"/>
      <w:marRight w:val="0"/>
      <w:marTop w:val="0"/>
      <w:marBottom w:val="0"/>
      <w:divBdr>
        <w:top w:val="none" w:sz="0" w:space="0" w:color="auto"/>
        <w:left w:val="none" w:sz="0" w:space="0" w:color="auto"/>
        <w:bottom w:val="none" w:sz="0" w:space="0" w:color="auto"/>
        <w:right w:val="none" w:sz="0" w:space="0" w:color="auto"/>
      </w:divBdr>
      <w:divsChild>
        <w:div w:id="30568935">
          <w:marLeft w:val="640"/>
          <w:marRight w:val="0"/>
          <w:marTop w:val="0"/>
          <w:marBottom w:val="0"/>
          <w:divBdr>
            <w:top w:val="none" w:sz="0" w:space="0" w:color="auto"/>
            <w:left w:val="none" w:sz="0" w:space="0" w:color="auto"/>
            <w:bottom w:val="none" w:sz="0" w:space="0" w:color="auto"/>
            <w:right w:val="none" w:sz="0" w:space="0" w:color="auto"/>
          </w:divBdr>
        </w:div>
        <w:div w:id="1224024958">
          <w:marLeft w:val="640"/>
          <w:marRight w:val="0"/>
          <w:marTop w:val="0"/>
          <w:marBottom w:val="0"/>
          <w:divBdr>
            <w:top w:val="none" w:sz="0" w:space="0" w:color="auto"/>
            <w:left w:val="none" w:sz="0" w:space="0" w:color="auto"/>
            <w:bottom w:val="none" w:sz="0" w:space="0" w:color="auto"/>
            <w:right w:val="none" w:sz="0" w:space="0" w:color="auto"/>
          </w:divBdr>
        </w:div>
        <w:div w:id="919145644">
          <w:marLeft w:val="640"/>
          <w:marRight w:val="0"/>
          <w:marTop w:val="0"/>
          <w:marBottom w:val="0"/>
          <w:divBdr>
            <w:top w:val="none" w:sz="0" w:space="0" w:color="auto"/>
            <w:left w:val="none" w:sz="0" w:space="0" w:color="auto"/>
            <w:bottom w:val="none" w:sz="0" w:space="0" w:color="auto"/>
            <w:right w:val="none" w:sz="0" w:space="0" w:color="auto"/>
          </w:divBdr>
        </w:div>
        <w:div w:id="914509366">
          <w:marLeft w:val="640"/>
          <w:marRight w:val="0"/>
          <w:marTop w:val="0"/>
          <w:marBottom w:val="0"/>
          <w:divBdr>
            <w:top w:val="none" w:sz="0" w:space="0" w:color="auto"/>
            <w:left w:val="none" w:sz="0" w:space="0" w:color="auto"/>
            <w:bottom w:val="none" w:sz="0" w:space="0" w:color="auto"/>
            <w:right w:val="none" w:sz="0" w:space="0" w:color="auto"/>
          </w:divBdr>
        </w:div>
        <w:div w:id="233392143">
          <w:marLeft w:val="640"/>
          <w:marRight w:val="0"/>
          <w:marTop w:val="0"/>
          <w:marBottom w:val="0"/>
          <w:divBdr>
            <w:top w:val="none" w:sz="0" w:space="0" w:color="auto"/>
            <w:left w:val="none" w:sz="0" w:space="0" w:color="auto"/>
            <w:bottom w:val="none" w:sz="0" w:space="0" w:color="auto"/>
            <w:right w:val="none" w:sz="0" w:space="0" w:color="auto"/>
          </w:divBdr>
        </w:div>
        <w:div w:id="222716285">
          <w:marLeft w:val="640"/>
          <w:marRight w:val="0"/>
          <w:marTop w:val="0"/>
          <w:marBottom w:val="0"/>
          <w:divBdr>
            <w:top w:val="none" w:sz="0" w:space="0" w:color="auto"/>
            <w:left w:val="none" w:sz="0" w:space="0" w:color="auto"/>
            <w:bottom w:val="none" w:sz="0" w:space="0" w:color="auto"/>
            <w:right w:val="none" w:sz="0" w:space="0" w:color="auto"/>
          </w:divBdr>
        </w:div>
        <w:div w:id="791510805">
          <w:marLeft w:val="640"/>
          <w:marRight w:val="0"/>
          <w:marTop w:val="0"/>
          <w:marBottom w:val="0"/>
          <w:divBdr>
            <w:top w:val="none" w:sz="0" w:space="0" w:color="auto"/>
            <w:left w:val="none" w:sz="0" w:space="0" w:color="auto"/>
            <w:bottom w:val="none" w:sz="0" w:space="0" w:color="auto"/>
            <w:right w:val="none" w:sz="0" w:space="0" w:color="auto"/>
          </w:divBdr>
        </w:div>
        <w:div w:id="2129473536">
          <w:marLeft w:val="640"/>
          <w:marRight w:val="0"/>
          <w:marTop w:val="0"/>
          <w:marBottom w:val="0"/>
          <w:divBdr>
            <w:top w:val="none" w:sz="0" w:space="0" w:color="auto"/>
            <w:left w:val="none" w:sz="0" w:space="0" w:color="auto"/>
            <w:bottom w:val="none" w:sz="0" w:space="0" w:color="auto"/>
            <w:right w:val="none" w:sz="0" w:space="0" w:color="auto"/>
          </w:divBdr>
        </w:div>
        <w:div w:id="219827360">
          <w:marLeft w:val="640"/>
          <w:marRight w:val="0"/>
          <w:marTop w:val="0"/>
          <w:marBottom w:val="0"/>
          <w:divBdr>
            <w:top w:val="none" w:sz="0" w:space="0" w:color="auto"/>
            <w:left w:val="none" w:sz="0" w:space="0" w:color="auto"/>
            <w:bottom w:val="none" w:sz="0" w:space="0" w:color="auto"/>
            <w:right w:val="none" w:sz="0" w:space="0" w:color="auto"/>
          </w:divBdr>
        </w:div>
        <w:div w:id="570622925">
          <w:marLeft w:val="640"/>
          <w:marRight w:val="0"/>
          <w:marTop w:val="0"/>
          <w:marBottom w:val="0"/>
          <w:divBdr>
            <w:top w:val="none" w:sz="0" w:space="0" w:color="auto"/>
            <w:left w:val="none" w:sz="0" w:space="0" w:color="auto"/>
            <w:bottom w:val="none" w:sz="0" w:space="0" w:color="auto"/>
            <w:right w:val="none" w:sz="0" w:space="0" w:color="auto"/>
          </w:divBdr>
        </w:div>
        <w:div w:id="1421755881">
          <w:marLeft w:val="640"/>
          <w:marRight w:val="0"/>
          <w:marTop w:val="0"/>
          <w:marBottom w:val="0"/>
          <w:divBdr>
            <w:top w:val="none" w:sz="0" w:space="0" w:color="auto"/>
            <w:left w:val="none" w:sz="0" w:space="0" w:color="auto"/>
            <w:bottom w:val="none" w:sz="0" w:space="0" w:color="auto"/>
            <w:right w:val="none" w:sz="0" w:space="0" w:color="auto"/>
          </w:divBdr>
        </w:div>
        <w:div w:id="509832346">
          <w:marLeft w:val="640"/>
          <w:marRight w:val="0"/>
          <w:marTop w:val="0"/>
          <w:marBottom w:val="0"/>
          <w:divBdr>
            <w:top w:val="none" w:sz="0" w:space="0" w:color="auto"/>
            <w:left w:val="none" w:sz="0" w:space="0" w:color="auto"/>
            <w:bottom w:val="none" w:sz="0" w:space="0" w:color="auto"/>
            <w:right w:val="none" w:sz="0" w:space="0" w:color="auto"/>
          </w:divBdr>
        </w:div>
        <w:div w:id="2056856803">
          <w:marLeft w:val="640"/>
          <w:marRight w:val="0"/>
          <w:marTop w:val="0"/>
          <w:marBottom w:val="0"/>
          <w:divBdr>
            <w:top w:val="none" w:sz="0" w:space="0" w:color="auto"/>
            <w:left w:val="none" w:sz="0" w:space="0" w:color="auto"/>
            <w:bottom w:val="none" w:sz="0" w:space="0" w:color="auto"/>
            <w:right w:val="none" w:sz="0" w:space="0" w:color="auto"/>
          </w:divBdr>
        </w:div>
        <w:div w:id="637154270">
          <w:marLeft w:val="640"/>
          <w:marRight w:val="0"/>
          <w:marTop w:val="0"/>
          <w:marBottom w:val="0"/>
          <w:divBdr>
            <w:top w:val="none" w:sz="0" w:space="0" w:color="auto"/>
            <w:left w:val="none" w:sz="0" w:space="0" w:color="auto"/>
            <w:bottom w:val="none" w:sz="0" w:space="0" w:color="auto"/>
            <w:right w:val="none" w:sz="0" w:space="0" w:color="auto"/>
          </w:divBdr>
        </w:div>
        <w:div w:id="1535196059">
          <w:marLeft w:val="640"/>
          <w:marRight w:val="0"/>
          <w:marTop w:val="0"/>
          <w:marBottom w:val="0"/>
          <w:divBdr>
            <w:top w:val="none" w:sz="0" w:space="0" w:color="auto"/>
            <w:left w:val="none" w:sz="0" w:space="0" w:color="auto"/>
            <w:bottom w:val="none" w:sz="0" w:space="0" w:color="auto"/>
            <w:right w:val="none" w:sz="0" w:space="0" w:color="auto"/>
          </w:divBdr>
        </w:div>
        <w:div w:id="1362324161">
          <w:marLeft w:val="640"/>
          <w:marRight w:val="0"/>
          <w:marTop w:val="0"/>
          <w:marBottom w:val="0"/>
          <w:divBdr>
            <w:top w:val="none" w:sz="0" w:space="0" w:color="auto"/>
            <w:left w:val="none" w:sz="0" w:space="0" w:color="auto"/>
            <w:bottom w:val="none" w:sz="0" w:space="0" w:color="auto"/>
            <w:right w:val="none" w:sz="0" w:space="0" w:color="auto"/>
          </w:divBdr>
        </w:div>
        <w:div w:id="133790532">
          <w:marLeft w:val="640"/>
          <w:marRight w:val="0"/>
          <w:marTop w:val="0"/>
          <w:marBottom w:val="0"/>
          <w:divBdr>
            <w:top w:val="none" w:sz="0" w:space="0" w:color="auto"/>
            <w:left w:val="none" w:sz="0" w:space="0" w:color="auto"/>
            <w:bottom w:val="none" w:sz="0" w:space="0" w:color="auto"/>
            <w:right w:val="none" w:sz="0" w:space="0" w:color="auto"/>
          </w:divBdr>
        </w:div>
        <w:div w:id="2109227210">
          <w:marLeft w:val="640"/>
          <w:marRight w:val="0"/>
          <w:marTop w:val="0"/>
          <w:marBottom w:val="0"/>
          <w:divBdr>
            <w:top w:val="none" w:sz="0" w:space="0" w:color="auto"/>
            <w:left w:val="none" w:sz="0" w:space="0" w:color="auto"/>
            <w:bottom w:val="none" w:sz="0" w:space="0" w:color="auto"/>
            <w:right w:val="none" w:sz="0" w:space="0" w:color="auto"/>
          </w:divBdr>
        </w:div>
        <w:div w:id="349719133">
          <w:marLeft w:val="640"/>
          <w:marRight w:val="0"/>
          <w:marTop w:val="0"/>
          <w:marBottom w:val="0"/>
          <w:divBdr>
            <w:top w:val="none" w:sz="0" w:space="0" w:color="auto"/>
            <w:left w:val="none" w:sz="0" w:space="0" w:color="auto"/>
            <w:bottom w:val="none" w:sz="0" w:space="0" w:color="auto"/>
            <w:right w:val="none" w:sz="0" w:space="0" w:color="auto"/>
          </w:divBdr>
        </w:div>
        <w:div w:id="1866552368">
          <w:marLeft w:val="640"/>
          <w:marRight w:val="0"/>
          <w:marTop w:val="0"/>
          <w:marBottom w:val="0"/>
          <w:divBdr>
            <w:top w:val="none" w:sz="0" w:space="0" w:color="auto"/>
            <w:left w:val="none" w:sz="0" w:space="0" w:color="auto"/>
            <w:bottom w:val="none" w:sz="0" w:space="0" w:color="auto"/>
            <w:right w:val="none" w:sz="0" w:space="0" w:color="auto"/>
          </w:divBdr>
        </w:div>
        <w:div w:id="1445925968">
          <w:marLeft w:val="640"/>
          <w:marRight w:val="0"/>
          <w:marTop w:val="0"/>
          <w:marBottom w:val="0"/>
          <w:divBdr>
            <w:top w:val="none" w:sz="0" w:space="0" w:color="auto"/>
            <w:left w:val="none" w:sz="0" w:space="0" w:color="auto"/>
            <w:bottom w:val="none" w:sz="0" w:space="0" w:color="auto"/>
            <w:right w:val="none" w:sz="0" w:space="0" w:color="auto"/>
          </w:divBdr>
        </w:div>
        <w:div w:id="1187402860">
          <w:marLeft w:val="640"/>
          <w:marRight w:val="0"/>
          <w:marTop w:val="0"/>
          <w:marBottom w:val="0"/>
          <w:divBdr>
            <w:top w:val="none" w:sz="0" w:space="0" w:color="auto"/>
            <w:left w:val="none" w:sz="0" w:space="0" w:color="auto"/>
            <w:bottom w:val="none" w:sz="0" w:space="0" w:color="auto"/>
            <w:right w:val="none" w:sz="0" w:space="0" w:color="auto"/>
          </w:divBdr>
        </w:div>
        <w:div w:id="1674214702">
          <w:marLeft w:val="640"/>
          <w:marRight w:val="0"/>
          <w:marTop w:val="0"/>
          <w:marBottom w:val="0"/>
          <w:divBdr>
            <w:top w:val="none" w:sz="0" w:space="0" w:color="auto"/>
            <w:left w:val="none" w:sz="0" w:space="0" w:color="auto"/>
            <w:bottom w:val="none" w:sz="0" w:space="0" w:color="auto"/>
            <w:right w:val="none" w:sz="0" w:space="0" w:color="auto"/>
          </w:divBdr>
        </w:div>
        <w:div w:id="1957326560">
          <w:marLeft w:val="640"/>
          <w:marRight w:val="0"/>
          <w:marTop w:val="0"/>
          <w:marBottom w:val="0"/>
          <w:divBdr>
            <w:top w:val="none" w:sz="0" w:space="0" w:color="auto"/>
            <w:left w:val="none" w:sz="0" w:space="0" w:color="auto"/>
            <w:bottom w:val="none" w:sz="0" w:space="0" w:color="auto"/>
            <w:right w:val="none" w:sz="0" w:space="0" w:color="auto"/>
          </w:divBdr>
        </w:div>
      </w:divsChild>
    </w:div>
    <w:div w:id="1107969296">
      <w:bodyDiv w:val="1"/>
      <w:marLeft w:val="0"/>
      <w:marRight w:val="0"/>
      <w:marTop w:val="0"/>
      <w:marBottom w:val="0"/>
      <w:divBdr>
        <w:top w:val="none" w:sz="0" w:space="0" w:color="auto"/>
        <w:left w:val="none" w:sz="0" w:space="0" w:color="auto"/>
        <w:bottom w:val="none" w:sz="0" w:space="0" w:color="auto"/>
        <w:right w:val="none" w:sz="0" w:space="0" w:color="auto"/>
      </w:divBdr>
    </w:div>
    <w:div w:id="1108041384">
      <w:bodyDiv w:val="1"/>
      <w:marLeft w:val="0"/>
      <w:marRight w:val="0"/>
      <w:marTop w:val="0"/>
      <w:marBottom w:val="0"/>
      <w:divBdr>
        <w:top w:val="none" w:sz="0" w:space="0" w:color="auto"/>
        <w:left w:val="none" w:sz="0" w:space="0" w:color="auto"/>
        <w:bottom w:val="none" w:sz="0" w:space="0" w:color="auto"/>
        <w:right w:val="none" w:sz="0" w:space="0" w:color="auto"/>
      </w:divBdr>
    </w:div>
    <w:div w:id="1108965017">
      <w:bodyDiv w:val="1"/>
      <w:marLeft w:val="0"/>
      <w:marRight w:val="0"/>
      <w:marTop w:val="0"/>
      <w:marBottom w:val="0"/>
      <w:divBdr>
        <w:top w:val="none" w:sz="0" w:space="0" w:color="auto"/>
        <w:left w:val="none" w:sz="0" w:space="0" w:color="auto"/>
        <w:bottom w:val="none" w:sz="0" w:space="0" w:color="auto"/>
        <w:right w:val="none" w:sz="0" w:space="0" w:color="auto"/>
      </w:divBdr>
      <w:divsChild>
        <w:div w:id="2123375510">
          <w:marLeft w:val="0"/>
          <w:marRight w:val="0"/>
          <w:marTop w:val="0"/>
          <w:marBottom w:val="0"/>
          <w:divBdr>
            <w:top w:val="none" w:sz="0" w:space="0" w:color="auto"/>
            <w:left w:val="none" w:sz="0" w:space="0" w:color="auto"/>
            <w:bottom w:val="none" w:sz="0" w:space="0" w:color="auto"/>
            <w:right w:val="none" w:sz="0" w:space="0" w:color="auto"/>
          </w:divBdr>
        </w:div>
        <w:div w:id="953512813">
          <w:marLeft w:val="0"/>
          <w:marRight w:val="0"/>
          <w:marTop w:val="0"/>
          <w:marBottom w:val="0"/>
          <w:divBdr>
            <w:top w:val="none" w:sz="0" w:space="0" w:color="auto"/>
            <w:left w:val="none" w:sz="0" w:space="0" w:color="auto"/>
            <w:bottom w:val="none" w:sz="0" w:space="0" w:color="auto"/>
            <w:right w:val="none" w:sz="0" w:space="0" w:color="auto"/>
          </w:divBdr>
        </w:div>
        <w:div w:id="1120607747">
          <w:marLeft w:val="0"/>
          <w:marRight w:val="0"/>
          <w:marTop w:val="0"/>
          <w:marBottom w:val="0"/>
          <w:divBdr>
            <w:top w:val="none" w:sz="0" w:space="0" w:color="auto"/>
            <w:left w:val="none" w:sz="0" w:space="0" w:color="auto"/>
            <w:bottom w:val="none" w:sz="0" w:space="0" w:color="auto"/>
            <w:right w:val="none" w:sz="0" w:space="0" w:color="auto"/>
          </w:divBdr>
        </w:div>
        <w:div w:id="1970431150">
          <w:marLeft w:val="0"/>
          <w:marRight w:val="0"/>
          <w:marTop w:val="0"/>
          <w:marBottom w:val="0"/>
          <w:divBdr>
            <w:top w:val="none" w:sz="0" w:space="0" w:color="auto"/>
            <w:left w:val="none" w:sz="0" w:space="0" w:color="auto"/>
            <w:bottom w:val="none" w:sz="0" w:space="0" w:color="auto"/>
            <w:right w:val="none" w:sz="0" w:space="0" w:color="auto"/>
          </w:divBdr>
        </w:div>
        <w:div w:id="6563737">
          <w:marLeft w:val="0"/>
          <w:marRight w:val="0"/>
          <w:marTop w:val="0"/>
          <w:marBottom w:val="0"/>
          <w:divBdr>
            <w:top w:val="none" w:sz="0" w:space="0" w:color="auto"/>
            <w:left w:val="none" w:sz="0" w:space="0" w:color="auto"/>
            <w:bottom w:val="none" w:sz="0" w:space="0" w:color="auto"/>
            <w:right w:val="none" w:sz="0" w:space="0" w:color="auto"/>
          </w:divBdr>
        </w:div>
        <w:div w:id="470442542">
          <w:marLeft w:val="0"/>
          <w:marRight w:val="0"/>
          <w:marTop w:val="0"/>
          <w:marBottom w:val="0"/>
          <w:divBdr>
            <w:top w:val="none" w:sz="0" w:space="0" w:color="auto"/>
            <w:left w:val="none" w:sz="0" w:space="0" w:color="auto"/>
            <w:bottom w:val="none" w:sz="0" w:space="0" w:color="auto"/>
            <w:right w:val="none" w:sz="0" w:space="0" w:color="auto"/>
          </w:divBdr>
        </w:div>
        <w:div w:id="395976512">
          <w:marLeft w:val="0"/>
          <w:marRight w:val="0"/>
          <w:marTop w:val="0"/>
          <w:marBottom w:val="0"/>
          <w:divBdr>
            <w:top w:val="none" w:sz="0" w:space="0" w:color="auto"/>
            <w:left w:val="none" w:sz="0" w:space="0" w:color="auto"/>
            <w:bottom w:val="none" w:sz="0" w:space="0" w:color="auto"/>
            <w:right w:val="none" w:sz="0" w:space="0" w:color="auto"/>
          </w:divBdr>
        </w:div>
        <w:div w:id="1570267521">
          <w:marLeft w:val="0"/>
          <w:marRight w:val="0"/>
          <w:marTop w:val="0"/>
          <w:marBottom w:val="0"/>
          <w:divBdr>
            <w:top w:val="none" w:sz="0" w:space="0" w:color="auto"/>
            <w:left w:val="none" w:sz="0" w:space="0" w:color="auto"/>
            <w:bottom w:val="none" w:sz="0" w:space="0" w:color="auto"/>
            <w:right w:val="none" w:sz="0" w:space="0" w:color="auto"/>
          </w:divBdr>
        </w:div>
        <w:div w:id="906919071">
          <w:marLeft w:val="0"/>
          <w:marRight w:val="0"/>
          <w:marTop w:val="0"/>
          <w:marBottom w:val="0"/>
          <w:divBdr>
            <w:top w:val="none" w:sz="0" w:space="0" w:color="auto"/>
            <w:left w:val="none" w:sz="0" w:space="0" w:color="auto"/>
            <w:bottom w:val="none" w:sz="0" w:space="0" w:color="auto"/>
            <w:right w:val="none" w:sz="0" w:space="0" w:color="auto"/>
          </w:divBdr>
        </w:div>
        <w:div w:id="313459854">
          <w:marLeft w:val="0"/>
          <w:marRight w:val="0"/>
          <w:marTop w:val="0"/>
          <w:marBottom w:val="0"/>
          <w:divBdr>
            <w:top w:val="none" w:sz="0" w:space="0" w:color="auto"/>
            <w:left w:val="none" w:sz="0" w:space="0" w:color="auto"/>
            <w:bottom w:val="none" w:sz="0" w:space="0" w:color="auto"/>
            <w:right w:val="none" w:sz="0" w:space="0" w:color="auto"/>
          </w:divBdr>
        </w:div>
        <w:div w:id="1356467762">
          <w:marLeft w:val="0"/>
          <w:marRight w:val="0"/>
          <w:marTop w:val="0"/>
          <w:marBottom w:val="0"/>
          <w:divBdr>
            <w:top w:val="none" w:sz="0" w:space="0" w:color="auto"/>
            <w:left w:val="none" w:sz="0" w:space="0" w:color="auto"/>
            <w:bottom w:val="none" w:sz="0" w:space="0" w:color="auto"/>
            <w:right w:val="none" w:sz="0" w:space="0" w:color="auto"/>
          </w:divBdr>
        </w:div>
        <w:div w:id="740448376">
          <w:marLeft w:val="0"/>
          <w:marRight w:val="0"/>
          <w:marTop w:val="0"/>
          <w:marBottom w:val="0"/>
          <w:divBdr>
            <w:top w:val="none" w:sz="0" w:space="0" w:color="auto"/>
            <w:left w:val="none" w:sz="0" w:space="0" w:color="auto"/>
            <w:bottom w:val="none" w:sz="0" w:space="0" w:color="auto"/>
            <w:right w:val="none" w:sz="0" w:space="0" w:color="auto"/>
          </w:divBdr>
        </w:div>
        <w:div w:id="213857661">
          <w:marLeft w:val="0"/>
          <w:marRight w:val="0"/>
          <w:marTop w:val="0"/>
          <w:marBottom w:val="0"/>
          <w:divBdr>
            <w:top w:val="none" w:sz="0" w:space="0" w:color="auto"/>
            <w:left w:val="none" w:sz="0" w:space="0" w:color="auto"/>
            <w:bottom w:val="none" w:sz="0" w:space="0" w:color="auto"/>
            <w:right w:val="none" w:sz="0" w:space="0" w:color="auto"/>
          </w:divBdr>
        </w:div>
        <w:div w:id="505943949">
          <w:marLeft w:val="0"/>
          <w:marRight w:val="0"/>
          <w:marTop w:val="0"/>
          <w:marBottom w:val="0"/>
          <w:divBdr>
            <w:top w:val="none" w:sz="0" w:space="0" w:color="auto"/>
            <w:left w:val="none" w:sz="0" w:space="0" w:color="auto"/>
            <w:bottom w:val="none" w:sz="0" w:space="0" w:color="auto"/>
            <w:right w:val="none" w:sz="0" w:space="0" w:color="auto"/>
          </w:divBdr>
        </w:div>
        <w:div w:id="424886119">
          <w:marLeft w:val="0"/>
          <w:marRight w:val="0"/>
          <w:marTop w:val="0"/>
          <w:marBottom w:val="0"/>
          <w:divBdr>
            <w:top w:val="none" w:sz="0" w:space="0" w:color="auto"/>
            <w:left w:val="none" w:sz="0" w:space="0" w:color="auto"/>
            <w:bottom w:val="none" w:sz="0" w:space="0" w:color="auto"/>
            <w:right w:val="none" w:sz="0" w:space="0" w:color="auto"/>
          </w:divBdr>
        </w:div>
        <w:div w:id="1634869854">
          <w:marLeft w:val="0"/>
          <w:marRight w:val="0"/>
          <w:marTop w:val="0"/>
          <w:marBottom w:val="0"/>
          <w:divBdr>
            <w:top w:val="none" w:sz="0" w:space="0" w:color="auto"/>
            <w:left w:val="none" w:sz="0" w:space="0" w:color="auto"/>
            <w:bottom w:val="none" w:sz="0" w:space="0" w:color="auto"/>
            <w:right w:val="none" w:sz="0" w:space="0" w:color="auto"/>
          </w:divBdr>
        </w:div>
        <w:div w:id="330332185">
          <w:marLeft w:val="0"/>
          <w:marRight w:val="0"/>
          <w:marTop w:val="0"/>
          <w:marBottom w:val="0"/>
          <w:divBdr>
            <w:top w:val="none" w:sz="0" w:space="0" w:color="auto"/>
            <w:left w:val="none" w:sz="0" w:space="0" w:color="auto"/>
            <w:bottom w:val="none" w:sz="0" w:space="0" w:color="auto"/>
            <w:right w:val="none" w:sz="0" w:space="0" w:color="auto"/>
          </w:divBdr>
        </w:div>
        <w:div w:id="2014721819">
          <w:marLeft w:val="0"/>
          <w:marRight w:val="0"/>
          <w:marTop w:val="0"/>
          <w:marBottom w:val="0"/>
          <w:divBdr>
            <w:top w:val="none" w:sz="0" w:space="0" w:color="auto"/>
            <w:left w:val="none" w:sz="0" w:space="0" w:color="auto"/>
            <w:bottom w:val="none" w:sz="0" w:space="0" w:color="auto"/>
            <w:right w:val="none" w:sz="0" w:space="0" w:color="auto"/>
          </w:divBdr>
        </w:div>
        <w:div w:id="277612727">
          <w:marLeft w:val="0"/>
          <w:marRight w:val="0"/>
          <w:marTop w:val="0"/>
          <w:marBottom w:val="0"/>
          <w:divBdr>
            <w:top w:val="none" w:sz="0" w:space="0" w:color="auto"/>
            <w:left w:val="none" w:sz="0" w:space="0" w:color="auto"/>
            <w:bottom w:val="none" w:sz="0" w:space="0" w:color="auto"/>
            <w:right w:val="none" w:sz="0" w:space="0" w:color="auto"/>
          </w:divBdr>
        </w:div>
        <w:div w:id="1329409671">
          <w:marLeft w:val="0"/>
          <w:marRight w:val="0"/>
          <w:marTop w:val="0"/>
          <w:marBottom w:val="0"/>
          <w:divBdr>
            <w:top w:val="none" w:sz="0" w:space="0" w:color="auto"/>
            <w:left w:val="none" w:sz="0" w:space="0" w:color="auto"/>
            <w:bottom w:val="none" w:sz="0" w:space="0" w:color="auto"/>
            <w:right w:val="none" w:sz="0" w:space="0" w:color="auto"/>
          </w:divBdr>
        </w:div>
        <w:div w:id="172303971">
          <w:marLeft w:val="0"/>
          <w:marRight w:val="0"/>
          <w:marTop w:val="0"/>
          <w:marBottom w:val="0"/>
          <w:divBdr>
            <w:top w:val="none" w:sz="0" w:space="0" w:color="auto"/>
            <w:left w:val="none" w:sz="0" w:space="0" w:color="auto"/>
            <w:bottom w:val="none" w:sz="0" w:space="0" w:color="auto"/>
            <w:right w:val="none" w:sz="0" w:space="0" w:color="auto"/>
          </w:divBdr>
        </w:div>
        <w:div w:id="948242853">
          <w:marLeft w:val="0"/>
          <w:marRight w:val="0"/>
          <w:marTop w:val="0"/>
          <w:marBottom w:val="0"/>
          <w:divBdr>
            <w:top w:val="none" w:sz="0" w:space="0" w:color="auto"/>
            <w:left w:val="none" w:sz="0" w:space="0" w:color="auto"/>
            <w:bottom w:val="none" w:sz="0" w:space="0" w:color="auto"/>
            <w:right w:val="none" w:sz="0" w:space="0" w:color="auto"/>
          </w:divBdr>
        </w:div>
        <w:div w:id="359473952">
          <w:marLeft w:val="0"/>
          <w:marRight w:val="0"/>
          <w:marTop w:val="0"/>
          <w:marBottom w:val="0"/>
          <w:divBdr>
            <w:top w:val="none" w:sz="0" w:space="0" w:color="auto"/>
            <w:left w:val="none" w:sz="0" w:space="0" w:color="auto"/>
            <w:bottom w:val="none" w:sz="0" w:space="0" w:color="auto"/>
            <w:right w:val="none" w:sz="0" w:space="0" w:color="auto"/>
          </w:divBdr>
        </w:div>
        <w:div w:id="507598340">
          <w:marLeft w:val="0"/>
          <w:marRight w:val="0"/>
          <w:marTop w:val="0"/>
          <w:marBottom w:val="0"/>
          <w:divBdr>
            <w:top w:val="none" w:sz="0" w:space="0" w:color="auto"/>
            <w:left w:val="none" w:sz="0" w:space="0" w:color="auto"/>
            <w:bottom w:val="none" w:sz="0" w:space="0" w:color="auto"/>
            <w:right w:val="none" w:sz="0" w:space="0" w:color="auto"/>
          </w:divBdr>
        </w:div>
        <w:div w:id="8415864">
          <w:marLeft w:val="0"/>
          <w:marRight w:val="0"/>
          <w:marTop w:val="0"/>
          <w:marBottom w:val="0"/>
          <w:divBdr>
            <w:top w:val="none" w:sz="0" w:space="0" w:color="auto"/>
            <w:left w:val="none" w:sz="0" w:space="0" w:color="auto"/>
            <w:bottom w:val="none" w:sz="0" w:space="0" w:color="auto"/>
            <w:right w:val="none" w:sz="0" w:space="0" w:color="auto"/>
          </w:divBdr>
        </w:div>
        <w:div w:id="343092385">
          <w:marLeft w:val="0"/>
          <w:marRight w:val="0"/>
          <w:marTop w:val="0"/>
          <w:marBottom w:val="0"/>
          <w:divBdr>
            <w:top w:val="none" w:sz="0" w:space="0" w:color="auto"/>
            <w:left w:val="none" w:sz="0" w:space="0" w:color="auto"/>
            <w:bottom w:val="none" w:sz="0" w:space="0" w:color="auto"/>
            <w:right w:val="none" w:sz="0" w:space="0" w:color="auto"/>
          </w:divBdr>
        </w:div>
        <w:div w:id="1141384709">
          <w:marLeft w:val="0"/>
          <w:marRight w:val="0"/>
          <w:marTop w:val="0"/>
          <w:marBottom w:val="0"/>
          <w:divBdr>
            <w:top w:val="none" w:sz="0" w:space="0" w:color="auto"/>
            <w:left w:val="none" w:sz="0" w:space="0" w:color="auto"/>
            <w:bottom w:val="none" w:sz="0" w:space="0" w:color="auto"/>
            <w:right w:val="none" w:sz="0" w:space="0" w:color="auto"/>
          </w:divBdr>
        </w:div>
        <w:div w:id="770783181">
          <w:marLeft w:val="0"/>
          <w:marRight w:val="0"/>
          <w:marTop w:val="0"/>
          <w:marBottom w:val="0"/>
          <w:divBdr>
            <w:top w:val="none" w:sz="0" w:space="0" w:color="auto"/>
            <w:left w:val="none" w:sz="0" w:space="0" w:color="auto"/>
            <w:bottom w:val="none" w:sz="0" w:space="0" w:color="auto"/>
            <w:right w:val="none" w:sz="0" w:space="0" w:color="auto"/>
          </w:divBdr>
        </w:div>
        <w:div w:id="964310814">
          <w:marLeft w:val="0"/>
          <w:marRight w:val="0"/>
          <w:marTop w:val="0"/>
          <w:marBottom w:val="0"/>
          <w:divBdr>
            <w:top w:val="none" w:sz="0" w:space="0" w:color="auto"/>
            <w:left w:val="none" w:sz="0" w:space="0" w:color="auto"/>
            <w:bottom w:val="none" w:sz="0" w:space="0" w:color="auto"/>
            <w:right w:val="none" w:sz="0" w:space="0" w:color="auto"/>
          </w:divBdr>
        </w:div>
        <w:div w:id="523515411">
          <w:marLeft w:val="0"/>
          <w:marRight w:val="0"/>
          <w:marTop w:val="0"/>
          <w:marBottom w:val="0"/>
          <w:divBdr>
            <w:top w:val="none" w:sz="0" w:space="0" w:color="auto"/>
            <w:left w:val="none" w:sz="0" w:space="0" w:color="auto"/>
            <w:bottom w:val="none" w:sz="0" w:space="0" w:color="auto"/>
            <w:right w:val="none" w:sz="0" w:space="0" w:color="auto"/>
          </w:divBdr>
        </w:div>
        <w:div w:id="564604042">
          <w:marLeft w:val="0"/>
          <w:marRight w:val="0"/>
          <w:marTop w:val="0"/>
          <w:marBottom w:val="0"/>
          <w:divBdr>
            <w:top w:val="none" w:sz="0" w:space="0" w:color="auto"/>
            <w:left w:val="none" w:sz="0" w:space="0" w:color="auto"/>
            <w:bottom w:val="none" w:sz="0" w:space="0" w:color="auto"/>
            <w:right w:val="none" w:sz="0" w:space="0" w:color="auto"/>
          </w:divBdr>
        </w:div>
        <w:div w:id="1219167516">
          <w:marLeft w:val="0"/>
          <w:marRight w:val="0"/>
          <w:marTop w:val="0"/>
          <w:marBottom w:val="0"/>
          <w:divBdr>
            <w:top w:val="none" w:sz="0" w:space="0" w:color="auto"/>
            <w:left w:val="none" w:sz="0" w:space="0" w:color="auto"/>
            <w:bottom w:val="none" w:sz="0" w:space="0" w:color="auto"/>
            <w:right w:val="none" w:sz="0" w:space="0" w:color="auto"/>
          </w:divBdr>
        </w:div>
        <w:div w:id="2090227802">
          <w:marLeft w:val="0"/>
          <w:marRight w:val="0"/>
          <w:marTop w:val="0"/>
          <w:marBottom w:val="0"/>
          <w:divBdr>
            <w:top w:val="none" w:sz="0" w:space="0" w:color="auto"/>
            <w:left w:val="none" w:sz="0" w:space="0" w:color="auto"/>
            <w:bottom w:val="none" w:sz="0" w:space="0" w:color="auto"/>
            <w:right w:val="none" w:sz="0" w:space="0" w:color="auto"/>
          </w:divBdr>
        </w:div>
        <w:div w:id="307708926">
          <w:marLeft w:val="0"/>
          <w:marRight w:val="0"/>
          <w:marTop w:val="0"/>
          <w:marBottom w:val="0"/>
          <w:divBdr>
            <w:top w:val="none" w:sz="0" w:space="0" w:color="auto"/>
            <w:left w:val="none" w:sz="0" w:space="0" w:color="auto"/>
            <w:bottom w:val="none" w:sz="0" w:space="0" w:color="auto"/>
            <w:right w:val="none" w:sz="0" w:space="0" w:color="auto"/>
          </w:divBdr>
        </w:div>
        <w:div w:id="1923876661">
          <w:marLeft w:val="0"/>
          <w:marRight w:val="0"/>
          <w:marTop w:val="0"/>
          <w:marBottom w:val="0"/>
          <w:divBdr>
            <w:top w:val="none" w:sz="0" w:space="0" w:color="auto"/>
            <w:left w:val="none" w:sz="0" w:space="0" w:color="auto"/>
            <w:bottom w:val="none" w:sz="0" w:space="0" w:color="auto"/>
            <w:right w:val="none" w:sz="0" w:space="0" w:color="auto"/>
          </w:divBdr>
        </w:div>
        <w:div w:id="224603901">
          <w:marLeft w:val="0"/>
          <w:marRight w:val="0"/>
          <w:marTop w:val="0"/>
          <w:marBottom w:val="0"/>
          <w:divBdr>
            <w:top w:val="none" w:sz="0" w:space="0" w:color="auto"/>
            <w:left w:val="none" w:sz="0" w:space="0" w:color="auto"/>
            <w:bottom w:val="none" w:sz="0" w:space="0" w:color="auto"/>
            <w:right w:val="none" w:sz="0" w:space="0" w:color="auto"/>
          </w:divBdr>
        </w:div>
        <w:div w:id="1112211697">
          <w:marLeft w:val="0"/>
          <w:marRight w:val="0"/>
          <w:marTop w:val="0"/>
          <w:marBottom w:val="0"/>
          <w:divBdr>
            <w:top w:val="none" w:sz="0" w:space="0" w:color="auto"/>
            <w:left w:val="none" w:sz="0" w:space="0" w:color="auto"/>
            <w:bottom w:val="none" w:sz="0" w:space="0" w:color="auto"/>
            <w:right w:val="none" w:sz="0" w:space="0" w:color="auto"/>
          </w:divBdr>
        </w:div>
        <w:div w:id="351809222">
          <w:marLeft w:val="0"/>
          <w:marRight w:val="0"/>
          <w:marTop w:val="0"/>
          <w:marBottom w:val="0"/>
          <w:divBdr>
            <w:top w:val="none" w:sz="0" w:space="0" w:color="auto"/>
            <w:left w:val="none" w:sz="0" w:space="0" w:color="auto"/>
            <w:bottom w:val="none" w:sz="0" w:space="0" w:color="auto"/>
            <w:right w:val="none" w:sz="0" w:space="0" w:color="auto"/>
          </w:divBdr>
        </w:div>
        <w:div w:id="1742294242">
          <w:marLeft w:val="0"/>
          <w:marRight w:val="0"/>
          <w:marTop w:val="0"/>
          <w:marBottom w:val="0"/>
          <w:divBdr>
            <w:top w:val="none" w:sz="0" w:space="0" w:color="auto"/>
            <w:left w:val="none" w:sz="0" w:space="0" w:color="auto"/>
            <w:bottom w:val="none" w:sz="0" w:space="0" w:color="auto"/>
            <w:right w:val="none" w:sz="0" w:space="0" w:color="auto"/>
          </w:divBdr>
        </w:div>
        <w:div w:id="574053156">
          <w:marLeft w:val="0"/>
          <w:marRight w:val="0"/>
          <w:marTop w:val="0"/>
          <w:marBottom w:val="0"/>
          <w:divBdr>
            <w:top w:val="none" w:sz="0" w:space="0" w:color="auto"/>
            <w:left w:val="none" w:sz="0" w:space="0" w:color="auto"/>
            <w:bottom w:val="none" w:sz="0" w:space="0" w:color="auto"/>
            <w:right w:val="none" w:sz="0" w:space="0" w:color="auto"/>
          </w:divBdr>
        </w:div>
        <w:div w:id="224872964">
          <w:marLeft w:val="0"/>
          <w:marRight w:val="0"/>
          <w:marTop w:val="0"/>
          <w:marBottom w:val="0"/>
          <w:divBdr>
            <w:top w:val="none" w:sz="0" w:space="0" w:color="auto"/>
            <w:left w:val="none" w:sz="0" w:space="0" w:color="auto"/>
            <w:bottom w:val="none" w:sz="0" w:space="0" w:color="auto"/>
            <w:right w:val="none" w:sz="0" w:space="0" w:color="auto"/>
          </w:divBdr>
        </w:div>
        <w:div w:id="270211255">
          <w:marLeft w:val="0"/>
          <w:marRight w:val="0"/>
          <w:marTop w:val="0"/>
          <w:marBottom w:val="0"/>
          <w:divBdr>
            <w:top w:val="none" w:sz="0" w:space="0" w:color="auto"/>
            <w:left w:val="none" w:sz="0" w:space="0" w:color="auto"/>
            <w:bottom w:val="none" w:sz="0" w:space="0" w:color="auto"/>
            <w:right w:val="none" w:sz="0" w:space="0" w:color="auto"/>
          </w:divBdr>
        </w:div>
        <w:div w:id="837422378">
          <w:marLeft w:val="0"/>
          <w:marRight w:val="0"/>
          <w:marTop w:val="0"/>
          <w:marBottom w:val="0"/>
          <w:divBdr>
            <w:top w:val="none" w:sz="0" w:space="0" w:color="auto"/>
            <w:left w:val="none" w:sz="0" w:space="0" w:color="auto"/>
            <w:bottom w:val="none" w:sz="0" w:space="0" w:color="auto"/>
            <w:right w:val="none" w:sz="0" w:space="0" w:color="auto"/>
          </w:divBdr>
        </w:div>
        <w:div w:id="301931518">
          <w:marLeft w:val="0"/>
          <w:marRight w:val="0"/>
          <w:marTop w:val="0"/>
          <w:marBottom w:val="0"/>
          <w:divBdr>
            <w:top w:val="none" w:sz="0" w:space="0" w:color="auto"/>
            <w:left w:val="none" w:sz="0" w:space="0" w:color="auto"/>
            <w:bottom w:val="none" w:sz="0" w:space="0" w:color="auto"/>
            <w:right w:val="none" w:sz="0" w:space="0" w:color="auto"/>
          </w:divBdr>
        </w:div>
        <w:div w:id="1641303772">
          <w:marLeft w:val="0"/>
          <w:marRight w:val="0"/>
          <w:marTop w:val="0"/>
          <w:marBottom w:val="0"/>
          <w:divBdr>
            <w:top w:val="none" w:sz="0" w:space="0" w:color="auto"/>
            <w:left w:val="none" w:sz="0" w:space="0" w:color="auto"/>
            <w:bottom w:val="none" w:sz="0" w:space="0" w:color="auto"/>
            <w:right w:val="none" w:sz="0" w:space="0" w:color="auto"/>
          </w:divBdr>
        </w:div>
        <w:div w:id="1577208554">
          <w:marLeft w:val="0"/>
          <w:marRight w:val="0"/>
          <w:marTop w:val="0"/>
          <w:marBottom w:val="0"/>
          <w:divBdr>
            <w:top w:val="none" w:sz="0" w:space="0" w:color="auto"/>
            <w:left w:val="none" w:sz="0" w:space="0" w:color="auto"/>
            <w:bottom w:val="none" w:sz="0" w:space="0" w:color="auto"/>
            <w:right w:val="none" w:sz="0" w:space="0" w:color="auto"/>
          </w:divBdr>
        </w:div>
        <w:div w:id="304162177">
          <w:marLeft w:val="0"/>
          <w:marRight w:val="0"/>
          <w:marTop w:val="0"/>
          <w:marBottom w:val="0"/>
          <w:divBdr>
            <w:top w:val="none" w:sz="0" w:space="0" w:color="auto"/>
            <w:left w:val="none" w:sz="0" w:space="0" w:color="auto"/>
            <w:bottom w:val="none" w:sz="0" w:space="0" w:color="auto"/>
            <w:right w:val="none" w:sz="0" w:space="0" w:color="auto"/>
          </w:divBdr>
        </w:div>
        <w:div w:id="1368486009">
          <w:marLeft w:val="0"/>
          <w:marRight w:val="0"/>
          <w:marTop w:val="0"/>
          <w:marBottom w:val="0"/>
          <w:divBdr>
            <w:top w:val="none" w:sz="0" w:space="0" w:color="auto"/>
            <w:left w:val="none" w:sz="0" w:space="0" w:color="auto"/>
            <w:bottom w:val="none" w:sz="0" w:space="0" w:color="auto"/>
            <w:right w:val="none" w:sz="0" w:space="0" w:color="auto"/>
          </w:divBdr>
        </w:div>
        <w:div w:id="238179618">
          <w:marLeft w:val="0"/>
          <w:marRight w:val="0"/>
          <w:marTop w:val="0"/>
          <w:marBottom w:val="0"/>
          <w:divBdr>
            <w:top w:val="none" w:sz="0" w:space="0" w:color="auto"/>
            <w:left w:val="none" w:sz="0" w:space="0" w:color="auto"/>
            <w:bottom w:val="none" w:sz="0" w:space="0" w:color="auto"/>
            <w:right w:val="none" w:sz="0" w:space="0" w:color="auto"/>
          </w:divBdr>
        </w:div>
        <w:div w:id="648753567">
          <w:marLeft w:val="0"/>
          <w:marRight w:val="0"/>
          <w:marTop w:val="0"/>
          <w:marBottom w:val="0"/>
          <w:divBdr>
            <w:top w:val="none" w:sz="0" w:space="0" w:color="auto"/>
            <w:left w:val="none" w:sz="0" w:space="0" w:color="auto"/>
            <w:bottom w:val="none" w:sz="0" w:space="0" w:color="auto"/>
            <w:right w:val="none" w:sz="0" w:space="0" w:color="auto"/>
          </w:divBdr>
        </w:div>
      </w:divsChild>
    </w:div>
    <w:div w:id="1109155603">
      <w:bodyDiv w:val="1"/>
      <w:marLeft w:val="0"/>
      <w:marRight w:val="0"/>
      <w:marTop w:val="0"/>
      <w:marBottom w:val="0"/>
      <w:divBdr>
        <w:top w:val="none" w:sz="0" w:space="0" w:color="auto"/>
        <w:left w:val="none" w:sz="0" w:space="0" w:color="auto"/>
        <w:bottom w:val="none" w:sz="0" w:space="0" w:color="auto"/>
        <w:right w:val="none" w:sz="0" w:space="0" w:color="auto"/>
      </w:divBdr>
    </w:div>
    <w:div w:id="1109541273">
      <w:bodyDiv w:val="1"/>
      <w:marLeft w:val="0"/>
      <w:marRight w:val="0"/>
      <w:marTop w:val="0"/>
      <w:marBottom w:val="0"/>
      <w:divBdr>
        <w:top w:val="none" w:sz="0" w:space="0" w:color="auto"/>
        <w:left w:val="none" w:sz="0" w:space="0" w:color="auto"/>
        <w:bottom w:val="none" w:sz="0" w:space="0" w:color="auto"/>
        <w:right w:val="none" w:sz="0" w:space="0" w:color="auto"/>
      </w:divBdr>
      <w:divsChild>
        <w:div w:id="2107269225">
          <w:marLeft w:val="0"/>
          <w:marRight w:val="0"/>
          <w:marTop w:val="0"/>
          <w:marBottom w:val="0"/>
          <w:divBdr>
            <w:top w:val="none" w:sz="0" w:space="0" w:color="auto"/>
            <w:left w:val="none" w:sz="0" w:space="0" w:color="auto"/>
            <w:bottom w:val="none" w:sz="0" w:space="0" w:color="auto"/>
            <w:right w:val="none" w:sz="0" w:space="0" w:color="auto"/>
          </w:divBdr>
        </w:div>
        <w:div w:id="1129544891">
          <w:marLeft w:val="0"/>
          <w:marRight w:val="0"/>
          <w:marTop w:val="0"/>
          <w:marBottom w:val="0"/>
          <w:divBdr>
            <w:top w:val="none" w:sz="0" w:space="0" w:color="auto"/>
            <w:left w:val="none" w:sz="0" w:space="0" w:color="auto"/>
            <w:bottom w:val="none" w:sz="0" w:space="0" w:color="auto"/>
            <w:right w:val="none" w:sz="0" w:space="0" w:color="auto"/>
          </w:divBdr>
        </w:div>
        <w:div w:id="885946083">
          <w:marLeft w:val="0"/>
          <w:marRight w:val="0"/>
          <w:marTop w:val="0"/>
          <w:marBottom w:val="0"/>
          <w:divBdr>
            <w:top w:val="none" w:sz="0" w:space="0" w:color="auto"/>
            <w:left w:val="none" w:sz="0" w:space="0" w:color="auto"/>
            <w:bottom w:val="none" w:sz="0" w:space="0" w:color="auto"/>
            <w:right w:val="none" w:sz="0" w:space="0" w:color="auto"/>
          </w:divBdr>
        </w:div>
        <w:div w:id="470371141">
          <w:marLeft w:val="0"/>
          <w:marRight w:val="0"/>
          <w:marTop w:val="0"/>
          <w:marBottom w:val="0"/>
          <w:divBdr>
            <w:top w:val="none" w:sz="0" w:space="0" w:color="auto"/>
            <w:left w:val="none" w:sz="0" w:space="0" w:color="auto"/>
            <w:bottom w:val="none" w:sz="0" w:space="0" w:color="auto"/>
            <w:right w:val="none" w:sz="0" w:space="0" w:color="auto"/>
          </w:divBdr>
        </w:div>
        <w:div w:id="1051921994">
          <w:marLeft w:val="0"/>
          <w:marRight w:val="0"/>
          <w:marTop w:val="0"/>
          <w:marBottom w:val="0"/>
          <w:divBdr>
            <w:top w:val="none" w:sz="0" w:space="0" w:color="auto"/>
            <w:left w:val="none" w:sz="0" w:space="0" w:color="auto"/>
            <w:bottom w:val="none" w:sz="0" w:space="0" w:color="auto"/>
            <w:right w:val="none" w:sz="0" w:space="0" w:color="auto"/>
          </w:divBdr>
        </w:div>
        <w:div w:id="1060640070">
          <w:marLeft w:val="0"/>
          <w:marRight w:val="0"/>
          <w:marTop w:val="0"/>
          <w:marBottom w:val="0"/>
          <w:divBdr>
            <w:top w:val="none" w:sz="0" w:space="0" w:color="auto"/>
            <w:left w:val="none" w:sz="0" w:space="0" w:color="auto"/>
            <w:bottom w:val="none" w:sz="0" w:space="0" w:color="auto"/>
            <w:right w:val="none" w:sz="0" w:space="0" w:color="auto"/>
          </w:divBdr>
        </w:div>
        <w:div w:id="574557939">
          <w:marLeft w:val="0"/>
          <w:marRight w:val="0"/>
          <w:marTop w:val="0"/>
          <w:marBottom w:val="0"/>
          <w:divBdr>
            <w:top w:val="none" w:sz="0" w:space="0" w:color="auto"/>
            <w:left w:val="none" w:sz="0" w:space="0" w:color="auto"/>
            <w:bottom w:val="none" w:sz="0" w:space="0" w:color="auto"/>
            <w:right w:val="none" w:sz="0" w:space="0" w:color="auto"/>
          </w:divBdr>
        </w:div>
        <w:div w:id="531110935">
          <w:marLeft w:val="0"/>
          <w:marRight w:val="0"/>
          <w:marTop w:val="0"/>
          <w:marBottom w:val="0"/>
          <w:divBdr>
            <w:top w:val="none" w:sz="0" w:space="0" w:color="auto"/>
            <w:left w:val="none" w:sz="0" w:space="0" w:color="auto"/>
            <w:bottom w:val="none" w:sz="0" w:space="0" w:color="auto"/>
            <w:right w:val="none" w:sz="0" w:space="0" w:color="auto"/>
          </w:divBdr>
        </w:div>
        <w:div w:id="525410376">
          <w:marLeft w:val="0"/>
          <w:marRight w:val="0"/>
          <w:marTop w:val="0"/>
          <w:marBottom w:val="0"/>
          <w:divBdr>
            <w:top w:val="none" w:sz="0" w:space="0" w:color="auto"/>
            <w:left w:val="none" w:sz="0" w:space="0" w:color="auto"/>
            <w:bottom w:val="none" w:sz="0" w:space="0" w:color="auto"/>
            <w:right w:val="none" w:sz="0" w:space="0" w:color="auto"/>
          </w:divBdr>
        </w:div>
        <w:div w:id="2089767057">
          <w:marLeft w:val="0"/>
          <w:marRight w:val="0"/>
          <w:marTop w:val="0"/>
          <w:marBottom w:val="0"/>
          <w:divBdr>
            <w:top w:val="none" w:sz="0" w:space="0" w:color="auto"/>
            <w:left w:val="none" w:sz="0" w:space="0" w:color="auto"/>
            <w:bottom w:val="none" w:sz="0" w:space="0" w:color="auto"/>
            <w:right w:val="none" w:sz="0" w:space="0" w:color="auto"/>
          </w:divBdr>
        </w:div>
        <w:div w:id="1488859707">
          <w:marLeft w:val="0"/>
          <w:marRight w:val="0"/>
          <w:marTop w:val="0"/>
          <w:marBottom w:val="0"/>
          <w:divBdr>
            <w:top w:val="none" w:sz="0" w:space="0" w:color="auto"/>
            <w:left w:val="none" w:sz="0" w:space="0" w:color="auto"/>
            <w:bottom w:val="none" w:sz="0" w:space="0" w:color="auto"/>
            <w:right w:val="none" w:sz="0" w:space="0" w:color="auto"/>
          </w:divBdr>
        </w:div>
        <w:div w:id="545216439">
          <w:marLeft w:val="0"/>
          <w:marRight w:val="0"/>
          <w:marTop w:val="0"/>
          <w:marBottom w:val="0"/>
          <w:divBdr>
            <w:top w:val="none" w:sz="0" w:space="0" w:color="auto"/>
            <w:left w:val="none" w:sz="0" w:space="0" w:color="auto"/>
            <w:bottom w:val="none" w:sz="0" w:space="0" w:color="auto"/>
            <w:right w:val="none" w:sz="0" w:space="0" w:color="auto"/>
          </w:divBdr>
        </w:div>
        <w:div w:id="477697360">
          <w:marLeft w:val="0"/>
          <w:marRight w:val="0"/>
          <w:marTop w:val="0"/>
          <w:marBottom w:val="0"/>
          <w:divBdr>
            <w:top w:val="none" w:sz="0" w:space="0" w:color="auto"/>
            <w:left w:val="none" w:sz="0" w:space="0" w:color="auto"/>
            <w:bottom w:val="none" w:sz="0" w:space="0" w:color="auto"/>
            <w:right w:val="none" w:sz="0" w:space="0" w:color="auto"/>
          </w:divBdr>
        </w:div>
        <w:div w:id="1047147497">
          <w:marLeft w:val="0"/>
          <w:marRight w:val="0"/>
          <w:marTop w:val="0"/>
          <w:marBottom w:val="0"/>
          <w:divBdr>
            <w:top w:val="none" w:sz="0" w:space="0" w:color="auto"/>
            <w:left w:val="none" w:sz="0" w:space="0" w:color="auto"/>
            <w:bottom w:val="none" w:sz="0" w:space="0" w:color="auto"/>
            <w:right w:val="none" w:sz="0" w:space="0" w:color="auto"/>
          </w:divBdr>
        </w:div>
        <w:div w:id="2046320379">
          <w:marLeft w:val="0"/>
          <w:marRight w:val="0"/>
          <w:marTop w:val="0"/>
          <w:marBottom w:val="0"/>
          <w:divBdr>
            <w:top w:val="none" w:sz="0" w:space="0" w:color="auto"/>
            <w:left w:val="none" w:sz="0" w:space="0" w:color="auto"/>
            <w:bottom w:val="none" w:sz="0" w:space="0" w:color="auto"/>
            <w:right w:val="none" w:sz="0" w:space="0" w:color="auto"/>
          </w:divBdr>
        </w:div>
        <w:div w:id="1823619945">
          <w:marLeft w:val="0"/>
          <w:marRight w:val="0"/>
          <w:marTop w:val="0"/>
          <w:marBottom w:val="0"/>
          <w:divBdr>
            <w:top w:val="none" w:sz="0" w:space="0" w:color="auto"/>
            <w:left w:val="none" w:sz="0" w:space="0" w:color="auto"/>
            <w:bottom w:val="none" w:sz="0" w:space="0" w:color="auto"/>
            <w:right w:val="none" w:sz="0" w:space="0" w:color="auto"/>
          </w:divBdr>
        </w:div>
        <w:div w:id="1159954346">
          <w:marLeft w:val="0"/>
          <w:marRight w:val="0"/>
          <w:marTop w:val="0"/>
          <w:marBottom w:val="0"/>
          <w:divBdr>
            <w:top w:val="none" w:sz="0" w:space="0" w:color="auto"/>
            <w:left w:val="none" w:sz="0" w:space="0" w:color="auto"/>
            <w:bottom w:val="none" w:sz="0" w:space="0" w:color="auto"/>
            <w:right w:val="none" w:sz="0" w:space="0" w:color="auto"/>
          </w:divBdr>
        </w:div>
        <w:div w:id="1204832501">
          <w:marLeft w:val="0"/>
          <w:marRight w:val="0"/>
          <w:marTop w:val="0"/>
          <w:marBottom w:val="0"/>
          <w:divBdr>
            <w:top w:val="none" w:sz="0" w:space="0" w:color="auto"/>
            <w:left w:val="none" w:sz="0" w:space="0" w:color="auto"/>
            <w:bottom w:val="none" w:sz="0" w:space="0" w:color="auto"/>
            <w:right w:val="none" w:sz="0" w:space="0" w:color="auto"/>
          </w:divBdr>
        </w:div>
        <w:div w:id="202980318">
          <w:marLeft w:val="0"/>
          <w:marRight w:val="0"/>
          <w:marTop w:val="0"/>
          <w:marBottom w:val="0"/>
          <w:divBdr>
            <w:top w:val="none" w:sz="0" w:space="0" w:color="auto"/>
            <w:left w:val="none" w:sz="0" w:space="0" w:color="auto"/>
            <w:bottom w:val="none" w:sz="0" w:space="0" w:color="auto"/>
            <w:right w:val="none" w:sz="0" w:space="0" w:color="auto"/>
          </w:divBdr>
        </w:div>
        <w:div w:id="1228611992">
          <w:marLeft w:val="0"/>
          <w:marRight w:val="0"/>
          <w:marTop w:val="0"/>
          <w:marBottom w:val="0"/>
          <w:divBdr>
            <w:top w:val="none" w:sz="0" w:space="0" w:color="auto"/>
            <w:left w:val="none" w:sz="0" w:space="0" w:color="auto"/>
            <w:bottom w:val="none" w:sz="0" w:space="0" w:color="auto"/>
            <w:right w:val="none" w:sz="0" w:space="0" w:color="auto"/>
          </w:divBdr>
        </w:div>
        <w:div w:id="1428892308">
          <w:marLeft w:val="0"/>
          <w:marRight w:val="0"/>
          <w:marTop w:val="0"/>
          <w:marBottom w:val="0"/>
          <w:divBdr>
            <w:top w:val="none" w:sz="0" w:space="0" w:color="auto"/>
            <w:left w:val="none" w:sz="0" w:space="0" w:color="auto"/>
            <w:bottom w:val="none" w:sz="0" w:space="0" w:color="auto"/>
            <w:right w:val="none" w:sz="0" w:space="0" w:color="auto"/>
          </w:divBdr>
        </w:div>
        <w:div w:id="2117485539">
          <w:marLeft w:val="0"/>
          <w:marRight w:val="0"/>
          <w:marTop w:val="0"/>
          <w:marBottom w:val="0"/>
          <w:divBdr>
            <w:top w:val="none" w:sz="0" w:space="0" w:color="auto"/>
            <w:left w:val="none" w:sz="0" w:space="0" w:color="auto"/>
            <w:bottom w:val="none" w:sz="0" w:space="0" w:color="auto"/>
            <w:right w:val="none" w:sz="0" w:space="0" w:color="auto"/>
          </w:divBdr>
        </w:div>
        <w:div w:id="2078748447">
          <w:marLeft w:val="0"/>
          <w:marRight w:val="0"/>
          <w:marTop w:val="0"/>
          <w:marBottom w:val="0"/>
          <w:divBdr>
            <w:top w:val="none" w:sz="0" w:space="0" w:color="auto"/>
            <w:left w:val="none" w:sz="0" w:space="0" w:color="auto"/>
            <w:bottom w:val="none" w:sz="0" w:space="0" w:color="auto"/>
            <w:right w:val="none" w:sz="0" w:space="0" w:color="auto"/>
          </w:divBdr>
        </w:div>
        <w:div w:id="1406800392">
          <w:marLeft w:val="0"/>
          <w:marRight w:val="0"/>
          <w:marTop w:val="0"/>
          <w:marBottom w:val="0"/>
          <w:divBdr>
            <w:top w:val="none" w:sz="0" w:space="0" w:color="auto"/>
            <w:left w:val="none" w:sz="0" w:space="0" w:color="auto"/>
            <w:bottom w:val="none" w:sz="0" w:space="0" w:color="auto"/>
            <w:right w:val="none" w:sz="0" w:space="0" w:color="auto"/>
          </w:divBdr>
        </w:div>
        <w:div w:id="1006177366">
          <w:marLeft w:val="0"/>
          <w:marRight w:val="0"/>
          <w:marTop w:val="0"/>
          <w:marBottom w:val="0"/>
          <w:divBdr>
            <w:top w:val="none" w:sz="0" w:space="0" w:color="auto"/>
            <w:left w:val="none" w:sz="0" w:space="0" w:color="auto"/>
            <w:bottom w:val="none" w:sz="0" w:space="0" w:color="auto"/>
            <w:right w:val="none" w:sz="0" w:space="0" w:color="auto"/>
          </w:divBdr>
        </w:div>
        <w:div w:id="1290552931">
          <w:marLeft w:val="0"/>
          <w:marRight w:val="0"/>
          <w:marTop w:val="0"/>
          <w:marBottom w:val="0"/>
          <w:divBdr>
            <w:top w:val="none" w:sz="0" w:space="0" w:color="auto"/>
            <w:left w:val="none" w:sz="0" w:space="0" w:color="auto"/>
            <w:bottom w:val="none" w:sz="0" w:space="0" w:color="auto"/>
            <w:right w:val="none" w:sz="0" w:space="0" w:color="auto"/>
          </w:divBdr>
        </w:div>
        <w:div w:id="1892114554">
          <w:marLeft w:val="0"/>
          <w:marRight w:val="0"/>
          <w:marTop w:val="0"/>
          <w:marBottom w:val="0"/>
          <w:divBdr>
            <w:top w:val="none" w:sz="0" w:space="0" w:color="auto"/>
            <w:left w:val="none" w:sz="0" w:space="0" w:color="auto"/>
            <w:bottom w:val="none" w:sz="0" w:space="0" w:color="auto"/>
            <w:right w:val="none" w:sz="0" w:space="0" w:color="auto"/>
          </w:divBdr>
        </w:div>
        <w:div w:id="1285884055">
          <w:marLeft w:val="0"/>
          <w:marRight w:val="0"/>
          <w:marTop w:val="0"/>
          <w:marBottom w:val="0"/>
          <w:divBdr>
            <w:top w:val="none" w:sz="0" w:space="0" w:color="auto"/>
            <w:left w:val="none" w:sz="0" w:space="0" w:color="auto"/>
            <w:bottom w:val="none" w:sz="0" w:space="0" w:color="auto"/>
            <w:right w:val="none" w:sz="0" w:space="0" w:color="auto"/>
          </w:divBdr>
        </w:div>
        <w:div w:id="305283529">
          <w:marLeft w:val="0"/>
          <w:marRight w:val="0"/>
          <w:marTop w:val="0"/>
          <w:marBottom w:val="0"/>
          <w:divBdr>
            <w:top w:val="none" w:sz="0" w:space="0" w:color="auto"/>
            <w:left w:val="none" w:sz="0" w:space="0" w:color="auto"/>
            <w:bottom w:val="none" w:sz="0" w:space="0" w:color="auto"/>
            <w:right w:val="none" w:sz="0" w:space="0" w:color="auto"/>
          </w:divBdr>
        </w:div>
        <w:div w:id="1557399817">
          <w:marLeft w:val="0"/>
          <w:marRight w:val="0"/>
          <w:marTop w:val="0"/>
          <w:marBottom w:val="0"/>
          <w:divBdr>
            <w:top w:val="none" w:sz="0" w:space="0" w:color="auto"/>
            <w:left w:val="none" w:sz="0" w:space="0" w:color="auto"/>
            <w:bottom w:val="none" w:sz="0" w:space="0" w:color="auto"/>
            <w:right w:val="none" w:sz="0" w:space="0" w:color="auto"/>
          </w:divBdr>
        </w:div>
        <w:div w:id="802507888">
          <w:marLeft w:val="0"/>
          <w:marRight w:val="0"/>
          <w:marTop w:val="0"/>
          <w:marBottom w:val="0"/>
          <w:divBdr>
            <w:top w:val="none" w:sz="0" w:space="0" w:color="auto"/>
            <w:left w:val="none" w:sz="0" w:space="0" w:color="auto"/>
            <w:bottom w:val="none" w:sz="0" w:space="0" w:color="auto"/>
            <w:right w:val="none" w:sz="0" w:space="0" w:color="auto"/>
          </w:divBdr>
        </w:div>
        <w:div w:id="324170879">
          <w:marLeft w:val="0"/>
          <w:marRight w:val="0"/>
          <w:marTop w:val="0"/>
          <w:marBottom w:val="0"/>
          <w:divBdr>
            <w:top w:val="none" w:sz="0" w:space="0" w:color="auto"/>
            <w:left w:val="none" w:sz="0" w:space="0" w:color="auto"/>
            <w:bottom w:val="none" w:sz="0" w:space="0" w:color="auto"/>
            <w:right w:val="none" w:sz="0" w:space="0" w:color="auto"/>
          </w:divBdr>
        </w:div>
        <w:div w:id="1753620765">
          <w:marLeft w:val="0"/>
          <w:marRight w:val="0"/>
          <w:marTop w:val="0"/>
          <w:marBottom w:val="0"/>
          <w:divBdr>
            <w:top w:val="none" w:sz="0" w:space="0" w:color="auto"/>
            <w:left w:val="none" w:sz="0" w:space="0" w:color="auto"/>
            <w:bottom w:val="none" w:sz="0" w:space="0" w:color="auto"/>
            <w:right w:val="none" w:sz="0" w:space="0" w:color="auto"/>
          </w:divBdr>
        </w:div>
        <w:div w:id="1475219847">
          <w:marLeft w:val="0"/>
          <w:marRight w:val="0"/>
          <w:marTop w:val="0"/>
          <w:marBottom w:val="0"/>
          <w:divBdr>
            <w:top w:val="none" w:sz="0" w:space="0" w:color="auto"/>
            <w:left w:val="none" w:sz="0" w:space="0" w:color="auto"/>
            <w:bottom w:val="none" w:sz="0" w:space="0" w:color="auto"/>
            <w:right w:val="none" w:sz="0" w:space="0" w:color="auto"/>
          </w:divBdr>
        </w:div>
        <w:div w:id="1726373293">
          <w:marLeft w:val="0"/>
          <w:marRight w:val="0"/>
          <w:marTop w:val="0"/>
          <w:marBottom w:val="0"/>
          <w:divBdr>
            <w:top w:val="none" w:sz="0" w:space="0" w:color="auto"/>
            <w:left w:val="none" w:sz="0" w:space="0" w:color="auto"/>
            <w:bottom w:val="none" w:sz="0" w:space="0" w:color="auto"/>
            <w:right w:val="none" w:sz="0" w:space="0" w:color="auto"/>
          </w:divBdr>
        </w:div>
        <w:div w:id="1501656431">
          <w:marLeft w:val="0"/>
          <w:marRight w:val="0"/>
          <w:marTop w:val="0"/>
          <w:marBottom w:val="0"/>
          <w:divBdr>
            <w:top w:val="none" w:sz="0" w:space="0" w:color="auto"/>
            <w:left w:val="none" w:sz="0" w:space="0" w:color="auto"/>
            <w:bottom w:val="none" w:sz="0" w:space="0" w:color="auto"/>
            <w:right w:val="none" w:sz="0" w:space="0" w:color="auto"/>
          </w:divBdr>
        </w:div>
        <w:div w:id="1006057794">
          <w:marLeft w:val="0"/>
          <w:marRight w:val="0"/>
          <w:marTop w:val="0"/>
          <w:marBottom w:val="0"/>
          <w:divBdr>
            <w:top w:val="none" w:sz="0" w:space="0" w:color="auto"/>
            <w:left w:val="none" w:sz="0" w:space="0" w:color="auto"/>
            <w:bottom w:val="none" w:sz="0" w:space="0" w:color="auto"/>
            <w:right w:val="none" w:sz="0" w:space="0" w:color="auto"/>
          </w:divBdr>
        </w:div>
        <w:div w:id="1015352110">
          <w:marLeft w:val="0"/>
          <w:marRight w:val="0"/>
          <w:marTop w:val="0"/>
          <w:marBottom w:val="0"/>
          <w:divBdr>
            <w:top w:val="none" w:sz="0" w:space="0" w:color="auto"/>
            <w:left w:val="none" w:sz="0" w:space="0" w:color="auto"/>
            <w:bottom w:val="none" w:sz="0" w:space="0" w:color="auto"/>
            <w:right w:val="none" w:sz="0" w:space="0" w:color="auto"/>
          </w:divBdr>
        </w:div>
        <w:div w:id="2128545634">
          <w:marLeft w:val="0"/>
          <w:marRight w:val="0"/>
          <w:marTop w:val="0"/>
          <w:marBottom w:val="0"/>
          <w:divBdr>
            <w:top w:val="none" w:sz="0" w:space="0" w:color="auto"/>
            <w:left w:val="none" w:sz="0" w:space="0" w:color="auto"/>
            <w:bottom w:val="none" w:sz="0" w:space="0" w:color="auto"/>
            <w:right w:val="none" w:sz="0" w:space="0" w:color="auto"/>
          </w:divBdr>
        </w:div>
      </w:divsChild>
    </w:div>
    <w:div w:id="1109814450">
      <w:bodyDiv w:val="1"/>
      <w:marLeft w:val="0"/>
      <w:marRight w:val="0"/>
      <w:marTop w:val="0"/>
      <w:marBottom w:val="0"/>
      <w:divBdr>
        <w:top w:val="none" w:sz="0" w:space="0" w:color="auto"/>
        <w:left w:val="none" w:sz="0" w:space="0" w:color="auto"/>
        <w:bottom w:val="none" w:sz="0" w:space="0" w:color="auto"/>
        <w:right w:val="none" w:sz="0" w:space="0" w:color="auto"/>
      </w:divBdr>
    </w:div>
    <w:div w:id="1109862136">
      <w:bodyDiv w:val="1"/>
      <w:marLeft w:val="0"/>
      <w:marRight w:val="0"/>
      <w:marTop w:val="0"/>
      <w:marBottom w:val="0"/>
      <w:divBdr>
        <w:top w:val="none" w:sz="0" w:space="0" w:color="auto"/>
        <w:left w:val="none" w:sz="0" w:space="0" w:color="auto"/>
        <w:bottom w:val="none" w:sz="0" w:space="0" w:color="auto"/>
        <w:right w:val="none" w:sz="0" w:space="0" w:color="auto"/>
      </w:divBdr>
    </w:div>
    <w:div w:id="1110663801">
      <w:bodyDiv w:val="1"/>
      <w:marLeft w:val="0"/>
      <w:marRight w:val="0"/>
      <w:marTop w:val="0"/>
      <w:marBottom w:val="0"/>
      <w:divBdr>
        <w:top w:val="none" w:sz="0" w:space="0" w:color="auto"/>
        <w:left w:val="none" w:sz="0" w:space="0" w:color="auto"/>
        <w:bottom w:val="none" w:sz="0" w:space="0" w:color="auto"/>
        <w:right w:val="none" w:sz="0" w:space="0" w:color="auto"/>
      </w:divBdr>
    </w:div>
    <w:div w:id="1111315840">
      <w:bodyDiv w:val="1"/>
      <w:marLeft w:val="0"/>
      <w:marRight w:val="0"/>
      <w:marTop w:val="0"/>
      <w:marBottom w:val="0"/>
      <w:divBdr>
        <w:top w:val="none" w:sz="0" w:space="0" w:color="auto"/>
        <w:left w:val="none" w:sz="0" w:space="0" w:color="auto"/>
        <w:bottom w:val="none" w:sz="0" w:space="0" w:color="auto"/>
        <w:right w:val="none" w:sz="0" w:space="0" w:color="auto"/>
      </w:divBdr>
    </w:div>
    <w:div w:id="1112480653">
      <w:bodyDiv w:val="1"/>
      <w:marLeft w:val="0"/>
      <w:marRight w:val="0"/>
      <w:marTop w:val="0"/>
      <w:marBottom w:val="0"/>
      <w:divBdr>
        <w:top w:val="none" w:sz="0" w:space="0" w:color="auto"/>
        <w:left w:val="none" w:sz="0" w:space="0" w:color="auto"/>
        <w:bottom w:val="none" w:sz="0" w:space="0" w:color="auto"/>
        <w:right w:val="none" w:sz="0" w:space="0" w:color="auto"/>
      </w:divBdr>
    </w:div>
    <w:div w:id="1112936501">
      <w:bodyDiv w:val="1"/>
      <w:marLeft w:val="0"/>
      <w:marRight w:val="0"/>
      <w:marTop w:val="0"/>
      <w:marBottom w:val="0"/>
      <w:divBdr>
        <w:top w:val="none" w:sz="0" w:space="0" w:color="auto"/>
        <w:left w:val="none" w:sz="0" w:space="0" w:color="auto"/>
        <w:bottom w:val="none" w:sz="0" w:space="0" w:color="auto"/>
        <w:right w:val="none" w:sz="0" w:space="0" w:color="auto"/>
      </w:divBdr>
    </w:div>
    <w:div w:id="1113551343">
      <w:bodyDiv w:val="1"/>
      <w:marLeft w:val="0"/>
      <w:marRight w:val="0"/>
      <w:marTop w:val="0"/>
      <w:marBottom w:val="0"/>
      <w:divBdr>
        <w:top w:val="none" w:sz="0" w:space="0" w:color="auto"/>
        <w:left w:val="none" w:sz="0" w:space="0" w:color="auto"/>
        <w:bottom w:val="none" w:sz="0" w:space="0" w:color="auto"/>
        <w:right w:val="none" w:sz="0" w:space="0" w:color="auto"/>
      </w:divBdr>
    </w:div>
    <w:div w:id="1113599569">
      <w:bodyDiv w:val="1"/>
      <w:marLeft w:val="0"/>
      <w:marRight w:val="0"/>
      <w:marTop w:val="0"/>
      <w:marBottom w:val="0"/>
      <w:divBdr>
        <w:top w:val="none" w:sz="0" w:space="0" w:color="auto"/>
        <w:left w:val="none" w:sz="0" w:space="0" w:color="auto"/>
        <w:bottom w:val="none" w:sz="0" w:space="0" w:color="auto"/>
        <w:right w:val="none" w:sz="0" w:space="0" w:color="auto"/>
      </w:divBdr>
    </w:div>
    <w:div w:id="1113670236">
      <w:bodyDiv w:val="1"/>
      <w:marLeft w:val="0"/>
      <w:marRight w:val="0"/>
      <w:marTop w:val="0"/>
      <w:marBottom w:val="0"/>
      <w:divBdr>
        <w:top w:val="none" w:sz="0" w:space="0" w:color="auto"/>
        <w:left w:val="none" w:sz="0" w:space="0" w:color="auto"/>
        <w:bottom w:val="none" w:sz="0" w:space="0" w:color="auto"/>
        <w:right w:val="none" w:sz="0" w:space="0" w:color="auto"/>
      </w:divBdr>
    </w:div>
    <w:div w:id="1113745546">
      <w:bodyDiv w:val="1"/>
      <w:marLeft w:val="0"/>
      <w:marRight w:val="0"/>
      <w:marTop w:val="0"/>
      <w:marBottom w:val="0"/>
      <w:divBdr>
        <w:top w:val="none" w:sz="0" w:space="0" w:color="auto"/>
        <w:left w:val="none" w:sz="0" w:space="0" w:color="auto"/>
        <w:bottom w:val="none" w:sz="0" w:space="0" w:color="auto"/>
        <w:right w:val="none" w:sz="0" w:space="0" w:color="auto"/>
      </w:divBdr>
    </w:div>
    <w:div w:id="1114331052">
      <w:bodyDiv w:val="1"/>
      <w:marLeft w:val="0"/>
      <w:marRight w:val="0"/>
      <w:marTop w:val="0"/>
      <w:marBottom w:val="0"/>
      <w:divBdr>
        <w:top w:val="none" w:sz="0" w:space="0" w:color="auto"/>
        <w:left w:val="none" w:sz="0" w:space="0" w:color="auto"/>
        <w:bottom w:val="none" w:sz="0" w:space="0" w:color="auto"/>
        <w:right w:val="none" w:sz="0" w:space="0" w:color="auto"/>
      </w:divBdr>
    </w:div>
    <w:div w:id="1114445371">
      <w:bodyDiv w:val="1"/>
      <w:marLeft w:val="0"/>
      <w:marRight w:val="0"/>
      <w:marTop w:val="0"/>
      <w:marBottom w:val="0"/>
      <w:divBdr>
        <w:top w:val="none" w:sz="0" w:space="0" w:color="auto"/>
        <w:left w:val="none" w:sz="0" w:space="0" w:color="auto"/>
        <w:bottom w:val="none" w:sz="0" w:space="0" w:color="auto"/>
        <w:right w:val="none" w:sz="0" w:space="0" w:color="auto"/>
      </w:divBdr>
      <w:divsChild>
        <w:div w:id="672609307">
          <w:marLeft w:val="480"/>
          <w:marRight w:val="0"/>
          <w:marTop w:val="0"/>
          <w:marBottom w:val="0"/>
          <w:divBdr>
            <w:top w:val="none" w:sz="0" w:space="0" w:color="auto"/>
            <w:left w:val="none" w:sz="0" w:space="0" w:color="auto"/>
            <w:bottom w:val="none" w:sz="0" w:space="0" w:color="auto"/>
            <w:right w:val="none" w:sz="0" w:space="0" w:color="auto"/>
          </w:divBdr>
        </w:div>
        <w:div w:id="357244067">
          <w:marLeft w:val="480"/>
          <w:marRight w:val="0"/>
          <w:marTop w:val="0"/>
          <w:marBottom w:val="0"/>
          <w:divBdr>
            <w:top w:val="none" w:sz="0" w:space="0" w:color="auto"/>
            <w:left w:val="none" w:sz="0" w:space="0" w:color="auto"/>
            <w:bottom w:val="none" w:sz="0" w:space="0" w:color="auto"/>
            <w:right w:val="none" w:sz="0" w:space="0" w:color="auto"/>
          </w:divBdr>
        </w:div>
        <w:div w:id="483934421">
          <w:marLeft w:val="480"/>
          <w:marRight w:val="0"/>
          <w:marTop w:val="0"/>
          <w:marBottom w:val="0"/>
          <w:divBdr>
            <w:top w:val="none" w:sz="0" w:space="0" w:color="auto"/>
            <w:left w:val="none" w:sz="0" w:space="0" w:color="auto"/>
            <w:bottom w:val="none" w:sz="0" w:space="0" w:color="auto"/>
            <w:right w:val="none" w:sz="0" w:space="0" w:color="auto"/>
          </w:divBdr>
        </w:div>
        <w:div w:id="989791239">
          <w:marLeft w:val="480"/>
          <w:marRight w:val="0"/>
          <w:marTop w:val="0"/>
          <w:marBottom w:val="0"/>
          <w:divBdr>
            <w:top w:val="none" w:sz="0" w:space="0" w:color="auto"/>
            <w:left w:val="none" w:sz="0" w:space="0" w:color="auto"/>
            <w:bottom w:val="none" w:sz="0" w:space="0" w:color="auto"/>
            <w:right w:val="none" w:sz="0" w:space="0" w:color="auto"/>
          </w:divBdr>
        </w:div>
        <w:div w:id="2060931851">
          <w:marLeft w:val="480"/>
          <w:marRight w:val="0"/>
          <w:marTop w:val="0"/>
          <w:marBottom w:val="0"/>
          <w:divBdr>
            <w:top w:val="none" w:sz="0" w:space="0" w:color="auto"/>
            <w:left w:val="none" w:sz="0" w:space="0" w:color="auto"/>
            <w:bottom w:val="none" w:sz="0" w:space="0" w:color="auto"/>
            <w:right w:val="none" w:sz="0" w:space="0" w:color="auto"/>
          </w:divBdr>
        </w:div>
        <w:div w:id="1597012589">
          <w:marLeft w:val="480"/>
          <w:marRight w:val="0"/>
          <w:marTop w:val="0"/>
          <w:marBottom w:val="0"/>
          <w:divBdr>
            <w:top w:val="none" w:sz="0" w:space="0" w:color="auto"/>
            <w:left w:val="none" w:sz="0" w:space="0" w:color="auto"/>
            <w:bottom w:val="none" w:sz="0" w:space="0" w:color="auto"/>
            <w:right w:val="none" w:sz="0" w:space="0" w:color="auto"/>
          </w:divBdr>
        </w:div>
        <w:div w:id="1593318886">
          <w:marLeft w:val="480"/>
          <w:marRight w:val="0"/>
          <w:marTop w:val="0"/>
          <w:marBottom w:val="0"/>
          <w:divBdr>
            <w:top w:val="none" w:sz="0" w:space="0" w:color="auto"/>
            <w:left w:val="none" w:sz="0" w:space="0" w:color="auto"/>
            <w:bottom w:val="none" w:sz="0" w:space="0" w:color="auto"/>
            <w:right w:val="none" w:sz="0" w:space="0" w:color="auto"/>
          </w:divBdr>
        </w:div>
        <w:div w:id="536309160">
          <w:marLeft w:val="480"/>
          <w:marRight w:val="0"/>
          <w:marTop w:val="0"/>
          <w:marBottom w:val="0"/>
          <w:divBdr>
            <w:top w:val="none" w:sz="0" w:space="0" w:color="auto"/>
            <w:left w:val="none" w:sz="0" w:space="0" w:color="auto"/>
            <w:bottom w:val="none" w:sz="0" w:space="0" w:color="auto"/>
            <w:right w:val="none" w:sz="0" w:space="0" w:color="auto"/>
          </w:divBdr>
        </w:div>
        <w:div w:id="1784961375">
          <w:marLeft w:val="480"/>
          <w:marRight w:val="0"/>
          <w:marTop w:val="0"/>
          <w:marBottom w:val="0"/>
          <w:divBdr>
            <w:top w:val="none" w:sz="0" w:space="0" w:color="auto"/>
            <w:left w:val="none" w:sz="0" w:space="0" w:color="auto"/>
            <w:bottom w:val="none" w:sz="0" w:space="0" w:color="auto"/>
            <w:right w:val="none" w:sz="0" w:space="0" w:color="auto"/>
          </w:divBdr>
        </w:div>
        <w:div w:id="627008176">
          <w:marLeft w:val="480"/>
          <w:marRight w:val="0"/>
          <w:marTop w:val="0"/>
          <w:marBottom w:val="0"/>
          <w:divBdr>
            <w:top w:val="none" w:sz="0" w:space="0" w:color="auto"/>
            <w:left w:val="none" w:sz="0" w:space="0" w:color="auto"/>
            <w:bottom w:val="none" w:sz="0" w:space="0" w:color="auto"/>
            <w:right w:val="none" w:sz="0" w:space="0" w:color="auto"/>
          </w:divBdr>
        </w:div>
        <w:div w:id="751005691">
          <w:marLeft w:val="480"/>
          <w:marRight w:val="0"/>
          <w:marTop w:val="0"/>
          <w:marBottom w:val="0"/>
          <w:divBdr>
            <w:top w:val="none" w:sz="0" w:space="0" w:color="auto"/>
            <w:left w:val="none" w:sz="0" w:space="0" w:color="auto"/>
            <w:bottom w:val="none" w:sz="0" w:space="0" w:color="auto"/>
            <w:right w:val="none" w:sz="0" w:space="0" w:color="auto"/>
          </w:divBdr>
        </w:div>
        <w:div w:id="276376750">
          <w:marLeft w:val="480"/>
          <w:marRight w:val="0"/>
          <w:marTop w:val="0"/>
          <w:marBottom w:val="0"/>
          <w:divBdr>
            <w:top w:val="none" w:sz="0" w:space="0" w:color="auto"/>
            <w:left w:val="none" w:sz="0" w:space="0" w:color="auto"/>
            <w:bottom w:val="none" w:sz="0" w:space="0" w:color="auto"/>
            <w:right w:val="none" w:sz="0" w:space="0" w:color="auto"/>
          </w:divBdr>
        </w:div>
        <w:div w:id="550577816">
          <w:marLeft w:val="480"/>
          <w:marRight w:val="0"/>
          <w:marTop w:val="0"/>
          <w:marBottom w:val="0"/>
          <w:divBdr>
            <w:top w:val="none" w:sz="0" w:space="0" w:color="auto"/>
            <w:left w:val="none" w:sz="0" w:space="0" w:color="auto"/>
            <w:bottom w:val="none" w:sz="0" w:space="0" w:color="auto"/>
            <w:right w:val="none" w:sz="0" w:space="0" w:color="auto"/>
          </w:divBdr>
        </w:div>
        <w:div w:id="515079514">
          <w:marLeft w:val="480"/>
          <w:marRight w:val="0"/>
          <w:marTop w:val="0"/>
          <w:marBottom w:val="0"/>
          <w:divBdr>
            <w:top w:val="none" w:sz="0" w:space="0" w:color="auto"/>
            <w:left w:val="none" w:sz="0" w:space="0" w:color="auto"/>
            <w:bottom w:val="none" w:sz="0" w:space="0" w:color="auto"/>
            <w:right w:val="none" w:sz="0" w:space="0" w:color="auto"/>
          </w:divBdr>
        </w:div>
        <w:div w:id="435835262">
          <w:marLeft w:val="480"/>
          <w:marRight w:val="0"/>
          <w:marTop w:val="0"/>
          <w:marBottom w:val="0"/>
          <w:divBdr>
            <w:top w:val="none" w:sz="0" w:space="0" w:color="auto"/>
            <w:left w:val="none" w:sz="0" w:space="0" w:color="auto"/>
            <w:bottom w:val="none" w:sz="0" w:space="0" w:color="auto"/>
            <w:right w:val="none" w:sz="0" w:space="0" w:color="auto"/>
          </w:divBdr>
        </w:div>
        <w:div w:id="25102428">
          <w:marLeft w:val="480"/>
          <w:marRight w:val="0"/>
          <w:marTop w:val="0"/>
          <w:marBottom w:val="0"/>
          <w:divBdr>
            <w:top w:val="none" w:sz="0" w:space="0" w:color="auto"/>
            <w:left w:val="none" w:sz="0" w:space="0" w:color="auto"/>
            <w:bottom w:val="none" w:sz="0" w:space="0" w:color="auto"/>
            <w:right w:val="none" w:sz="0" w:space="0" w:color="auto"/>
          </w:divBdr>
        </w:div>
        <w:div w:id="857350962">
          <w:marLeft w:val="480"/>
          <w:marRight w:val="0"/>
          <w:marTop w:val="0"/>
          <w:marBottom w:val="0"/>
          <w:divBdr>
            <w:top w:val="none" w:sz="0" w:space="0" w:color="auto"/>
            <w:left w:val="none" w:sz="0" w:space="0" w:color="auto"/>
            <w:bottom w:val="none" w:sz="0" w:space="0" w:color="auto"/>
            <w:right w:val="none" w:sz="0" w:space="0" w:color="auto"/>
          </w:divBdr>
        </w:div>
        <w:div w:id="1426922456">
          <w:marLeft w:val="480"/>
          <w:marRight w:val="0"/>
          <w:marTop w:val="0"/>
          <w:marBottom w:val="0"/>
          <w:divBdr>
            <w:top w:val="none" w:sz="0" w:space="0" w:color="auto"/>
            <w:left w:val="none" w:sz="0" w:space="0" w:color="auto"/>
            <w:bottom w:val="none" w:sz="0" w:space="0" w:color="auto"/>
            <w:right w:val="none" w:sz="0" w:space="0" w:color="auto"/>
          </w:divBdr>
        </w:div>
        <w:div w:id="1210458441">
          <w:marLeft w:val="480"/>
          <w:marRight w:val="0"/>
          <w:marTop w:val="0"/>
          <w:marBottom w:val="0"/>
          <w:divBdr>
            <w:top w:val="none" w:sz="0" w:space="0" w:color="auto"/>
            <w:left w:val="none" w:sz="0" w:space="0" w:color="auto"/>
            <w:bottom w:val="none" w:sz="0" w:space="0" w:color="auto"/>
            <w:right w:val="none" w:sz="0" w:space="0" w:color="auto"/>
          </w:divBdr>
        </w:div>
        <w:div w:id="1942756726">
          <w:marLeft w:val="480"/>
          <w:marRight w:val="0"/>
          <w:marTop w:val="0"/>
          <w:marBottom w:val="0"/>
          <w:divBdr>
            <w:top w:val="none" w:sz="0" w:space="0" w:color="auto"/>
            <w:left w:val="none" w:sz="0" w:space="0" w:color="auto"/>
            <w:bottom w:val="none" w:sz="0" w:space="0" w:color="auto"/>
            <w:right w:val="none" w:sz="0" w:space="0" w:color="auto"/>
          </w:divBdr>
        </w:div>
        <w:div w:id="1534460017">
          <w:marLeft w:val="480"/>
          <w:marRight w:val="0"/>
          <w:marTop w:val="0"/>
          <w:marBottom w:val="0"/>
          <w:divBdr>
            <w:top w:val="none" w:sz="0" w:space="0" w:color="auto"/>
            <w:left w:val="none" w:sz="0" w:space="0" w:color="auto"/>
            <w:bottom w:val="none" w:sz="0" w:space="0" w:color="auto"/>
            <w:right w:val="none" w:sz="0" w:space="0" w:color="auto"/>
          </w:divBdr>
        </w:div>
        <w:div w:id="1887638454">
          <w:marLeft w:val="480"/>
          <w:marRight w:val="0"/>
          <w:marTop w:val="0"/>
          <w:marBottom w:val="0"/>
          <w:divBdr>
            <w:top w:val="none" w:sz="0" w:space="0" w:color="auto"/>
            <w:left w:val="none" w:sz="0" w:space="0" w:color="auto"/>
            <w:bottom w:val="none" w:sz="0" w:space="0" w:color="auto"/>
            <w:right w:val="none" w:sz="0" w:space="0" w:color="auto"/>
          </w:divBdr>
        </w:div>
      </w:divsChild>
    </w:div>
    <w:div w:id="1114447209">
      <w:bodyDiv w:val="1"/>
      <w:marLeft w:val="0"/>
      <w:marRight w:val="0"/>
      <w:marTop w:val="0"/>
      <w:marBottom w:val="0"/>
      <w:divBdr>
        <w:top w:val="none" w:sz="0" w:space="0" w:color="auto"/>
        <w:left w:val="none" w:sz="0" w:space="0" w:color="auto"/>
        <w:bottom w:val="none" w:sz="0" w:space="0" w:color="auto"/>
        <w:right w:val="none" w:sz="0" w:space="0" w:color="auto"/>
      </w:divBdr>
    </w:div>
    <w:div w:id="1114638352">
      <w:bodyDiv w:val="1"/>
      <w:marLeft w:val="0"/>
      <w:marRight w:val="0"/>
      <w:marTop w:val="0"/>
      <w:marBottom w:val="0"/>
      <w:divBdr>
        <w:top w:val="none" w:sz="0" w:space="0" w:color="auto"/>
        <w:left w:val="none" w:sz="0" w:space="0" w:color="auto"/>
        <w:bottom w:val="none" w:sz="0" w:space="0" w:color="auto"/>
        <w:right w:val="none" w:sz="0" w:space="0" w:color="auto"/>
      </w:divBdr>
    </w:div>
    <w:div w:id="1115052782">
      <w:bodyDiv w:val="1"/>
      <w:marLeft w:val="0"/>
      <w:marRight w:val="0"/>
      <w:marTop w:val="0"/>
      <w:marBottom w:val="0"/>
      <w:divBdr>
        <w:top w:val="none" w:sz="0" w:space="0" w:color="auto"/>
        <w:left w:val="none" w:sz="0" w:space="0" w:color="auto"/>
        <w:bottom w:val="none" w:sz="0" w:space="0" w:color="auto"/>
        <w:right w:val="none" w:sz="0" w:space="0" w:color="auto"/>
      </w:divBdr>
    </w:div>
    <w:div w:id="1115171458">
      <w:bodyDiv w:val="1"/>
      <w:marLeft w:val="0"/>
      <w:marRight w:val="0"/>
      <w:marTop w:val="0"/>
      <w:marBottom w:val="0"/>
      <w:divBdr>
        <w:top w:val="none" w:sz="0" w:space="0" w:color="auto"/>
        <w:left w:val="none" w:sz="0" w:space="0" w:color="auto"/>
        <w:bottom w:val="none" w:sz="0" w:space="0" w:color="auto"/>
        <w:right w:val="none" w:sz="0" w:space="0" w:color="auto"/>
      </w:divBdr>
    </w:div>
    <w:div w:id="1115251531">
      <w:bodyDiv w:val="1"/>
      <w:marLeft w:val="0"/>
      <w:marRight w:val="0"/>
      <w:marTop w:val="0"/>
      <w:marBottom w:val="0"/>
      <w:divBdr>
        <w:top w:val="none" w:sz="0" w:space="0" w:color="auto"/>
        <w:left w:val="none" w:sz="0" w:space="0" w:color="auto"/>
        <w:bottom w:val="none" w:sz="0" w:space="0" w:color="auto"/>
        <w:right w:val="none" w:sz="0" w:space="0" w:color="auto"/>
      </w:divBdr>
    </w:div>
    <w:div w:id="1115295805">
      <w:bodyDiv w:val="1"/>
      <w:marLeft w:val="0"/>
      <w:marRight w:val="0"/>
      <w:marTop w:val="0"/>
      <w:marBottom w:val="0"/>
      <w:divBdr>
        <w:top w:val="none" w:sz="0" w:space="0" w:color="auto"/>
        <w:left w:val="none" w:sz="0" w:space="0" w:color="auto"/>
        <w:bottom w:val="none" w:sz="0" w:space="0" w:color="auto"/>
        <w:right w:val="none" w:sz="0" w:space="0" w:color="auto"/>
      </w:divBdr>
    </w:div>
    <w:div w:id="1115515616">
      <w:bodyDiv w:val="1"/>
      <w:marLeft w:val="0"/>
      <w:marRight w:val="0"/>
      <w:marTop w:val="0"/>
      <w:marBottom w:val="0"/>
      <w:divBdr>
        <w:top w:val="none" w:sz="0" w:space="0" w:color="auto"/>
        <w:left w:val="none" w:sz="0" w:space="0" w:color="auto"/>
        <w:bottom w:val="none" w:sz="0" w:space="0" w:color="auto"/>
        <w:right w:val="none" w:sz="0" w:space="0" w:color="auto"/>
      </w:divBdr>
    </w:div>
    <w:div w:id="1115636306">
      <w:bodyDiv w:val="1"/>
      <w:marLeft w:val="0"/>
      <w:marRight w:val="0"/>
      <w:marTop w:val="0"/>
      <w:marBottom w:val="0"/>
      <w:divBdr>
        <w:top w:val="none" w:sz="0" w:space="0" w:color="auto"/>
        <w:left w:val="none" w:sz="0" w:space="0" w:color="auto"/>
        <w:bottom w:val="none" w:sz="0" w:space="0" w:color="auto"/>
        <w:right w:val="none" w:sz="0" w:space="0" w:color="auto"/>
      </w:divBdr>
    </w:div>
    <w:div w:id="1115831198">
      <w:bodyDiv w:val="1"/>
      <w:marLeft w:val="0"/>
      <w:marRight w:val="0"/>
      <w:marTop w:val="0"/>
      <w:marBottom w:val="0"/>
      <w:divBdr>
        <w:top w:val="none" w:sz="0" w:space="0" w:color="auto"/>
        <w:left w:val="none" w:sz="0" w:space="0" w:color="auto"/>
        <w:bottom w:val="none" w:sz="0" w:space="0" w:color="auto"/>
        <w:right w:val="none" w:sz="0" w:space="0" w:color="auto"/>
      </w:divBdr>
    </w:div>
    <w:div w:id="1116094892">
      <w:bodyDiv w:val="1"/>
      <w:marLeft w:val="0"/>
      <w:marRight w:val="0"/>
      <w:marTop w:val="0"/>
      <w:marBottom w:val="0"/>
      <w:divBdr>
        <w:top w:val="none" w:sz="0" w:space="0" w:color="auto"/>
        <w:left w:val="none" w:sz="0" w:space="0" w:color="auto"/>
        <w:bottom w:val="none" w:sz="0" w:space="0" w:color="auto"/>
        <w:right w:val="none" w:sz="0" w:space="0" w:color="auto"/>
      </w:divBdr>
      <w:divsChild>
        <w:div w:id="1497766352">
          <w:marLeft w:val="0"/>
          <w:marRight w:val="0"/>
          <w:marTop w:val="0"/>
          <w:marBottom w:val="0"/>
          <w:divBdr>
            <w:top w:val="none" w:sz="0" w:space="0" w:color="auto"/>
            <w:left w:val="none" w:sz="0" w:space="0" w:color="auto"/>
            <w:bottom w:val="none" w:sz="0" w:space="0" w:color="auto"/>
            <w:right w:val="none" w:sz="0" w:space="0" w:color="auto"/>
          </w:divBdr>
        </w:div>
        <w:div w:id="1501040498">
          <w:marLeft w:val="0"/>
          <w:marRight w:val="0"/>
          <w:marTop w:val="0"/>
          <w:marBottom w:val="0"/>
          <w:divBdr>
            <w:top w:val="none" w:sz="0" w:space="0" w:color="auto"/>
            <w:left w:val="none" w:sz="0" w:space="0" w:color="auto"/>
            <w:bottom w:val="none" w:sz="0" w:space="0" w:color="auto"/>
            <w:right w:val="none" w:sz="0" w:space="0" w:color="auto"/>
          </w:divBdr>
        </w:div>
        <w:div w:id="320617707">
          <w:marLeft w:val="0"/>
          <w:marRight w:val="0"/>
          <w:marTop w:val="0"/>
          <w:marBottom w:val="0"/>
          <w:divBdr>
            <w:top w:val="none" w:sz="0" w:space="0" w:color="auto"/>
            <w:left w:val="none" w:sz="0" w:space="0" w:color="auto"/>
            <w:bottom w:val="none" w:sz="0" w:space="0" w:color="auto"/>
            <w:right w:val="none" w:sz="0" w:space="0" w:color="auto"/>
          </w:divBdr>
        </w:div>
        <w:div w:id="326399012">
          <w:marLeft w:val="0"/>
          <w:marRight w:val="0"/>
          <w:marTop w:val="0"/>
          <w:marBottom w:val="0"/>
          <w:divBdr>
            <w:top w:val="none" w:sz="0" w:space="0" w:color="auto"/>
            <w:left w:val="none" w:sz="0" w:space="0" w:color="auto"/>
            <w:bottom w:val="none" w:sz="0" w:space="0" w:color="auto"/>
            <w:right w:val="none" w:sz="0" w:space="0" w:color="auto"/>
          </w:divBdr>
        </w:div>
        <w:div w:id="599796633">
          <w:marLeft w:val="0"/>
          <w:marRight w:val="0"/>
          <w:marTop w:val="0"/>
          <w:marBottom w:val="0"/>
          <w:divBdr>
            <w:top w:val="none" w:sz="0" w:space="0" w:color="auto"/>
            <w:left w:val="none" w:sz="0" w:space="0" w:color="auto"/>
            <w:bottom w:val="none" w:sz="0" w:space="0" w:color="auto"/>
            <w:right w:val="none" w:sz="0" w:space="0" w:color="auto"/>
          </w:divBdr>
        </w:div>
        <w:div w:id="274950616">
          <w:marLeft w:val="0"/>
          <w:marRight w:val="0"/>
          <w:marTop w:val="0"/>
          <w:marBottom w:val="0"/>
          <w:divBdr>
            <w:top w:val="none" w:sz="0" w:space="0" w:color="auto"/>
            <w:left w:val="none" w:sz="0" w:space="0" w:color="auto"/>
            <w:bottom w:val="none" w:sz="0" w:space="0" w:color="auto"/>
            <w:right w:val="none" w:sz="0" w:space="0" w:color="auto"/>
          </w:divBdr>
        </w:div>
        <w:div w:id="865368209">
          <w:marLeft w:val="0"/>
          <w:marRight w:val="0"/>
          <w:marTop w:val="0"/>
          <w:marBottom w:val="0"/>
          <w:divBdr>
            <w:top w:val="none" w:sz="0" w:space="0" w:color="auto"/>
            <w:left w:val="none" w:sz="0" w:space="0" w:color="auto"/>
            <w:bottom w:val="none" w:sz="0" w:space="0" w:color="auto"/>
            <w:right w:val="none" w:sz="0" w:space="0" w:color="auto"/>
          </w:divBdr>
        </w:div>
        <w:div w:id="1881893259">
          <w:marLeft w:val="0"/>
          <w:marRight w:val="0"/>
          <w:marTop w:val="0"/>
          <w:marBottom w:val="0"/>
          <w:divBdr>
            <w:top w:val="none" w:sz="0" w:space="0" w:color="auto"/>
            <w:left w:val="none" w:sz="0" w:space="0" w:color="auto"/>
            <w:bottom w:val="none" w:sz="0" w:space="0" w:color="auto"/>
            <w:right w:val="none" w:sz="0" w:space="0" w:color="auto"/>
          </w:divBdr>
        </w:div>
        <w:div w:id="809324586">
          <w:marLeft w:val="0"/>
          <w:marRight w:val="0"/>
          <w:marTop w:val="0"/>
          <w:marBottom w:val="0"/>
          <w:divBdr>
            <w:top w:val="none" w:sz="0" w:space="0" w:color="auto"/>
            <w:left w:val="none" w:sz="0" w:space="0" w:color="auto"/>
            <w:bottom w:val="none" w:sz="0" w:space="0" w:color="auto"/>
            <w:right w:val="none" w:sz="0" w:space="0" w:color="auto"/>
          </w:divBdr>
        </w:div>
        <w:div w:id="2016684618">
          <w:marLeft w:val="0"/>
          <w:marRight w:val="0"/>
          <w:marTop w:val="0"/>
          <w:marBottom w:val="0"/>
          <w:divBdr>
            <w:top w:val="none" w:sz="0" w:space="0" w:color="auto"/>
            <w:left w:val="none" w:sz="0" w:space="0" w:color="auto"/>
            <w:bottom w:val="none" w:sz="0" w:space="0" w:color="auto"/>
            <w:right w:val="none" w:sz="0" w:space="0" w:color="auto"/>
          </w:divBdr>
        </w:div>
        <w:div w:id="1790472254">
          <w:marLeft w:val="0"/>
          <w:marRight w:val="0"/>
          <w:marTop w:val="0"/>
          <w:marBottom w:val="0"/>
          <w:divBdr>
            <w:top w:val="none" w:sz="0" w:space="0" w:color="auto"/>
            <w:left w:val="none" w:sz="0" w:space="0" w:color="auto"/>
            <w:bottom w:val="none" w:sz="0" w:space="0" w:color="auto"/>
            <w:right w:val="none" w:sz="0" w:space="0" w:color="auto"/>
          </w:divBdr>
        </w:div>
        <w:div w:id="581254045">
          <w:marLeft w:val="0"/>
          <w:marRight w:val="0"/>
          <w:marTop w:val="0"/>
          <w:marBottom w:val="0"/>
          <w:divBdr>
            <w:top w:val="none" w:sz="0" w:space="0" w:color="auto"/>
            <w:left w:val="none" w:sz="0" w:space="0" w:color="auto"/>
            <w:bottom w:val="none" w:sz="0" w:space="0" w:color="auto"/>
            <w:right w:val="none" w:sz="0" w:space="0" w:color="auto"/>
          </w:divBdr>
        </w:div>
        <w:div w:id="38869136">
          <w:marLeft w:val="0"/>
          <w:marRight w:val="0"/>
          <w:marTop w:val="0"/>
          <w:marBottom w:val="0"/>
          <w:divBdr>
            <w:top w:val="none" w:sz="0" w:space="0" w:color="auto"/>
            <w:left w:val="none" w:sz="0" w:space="0" w:color="auto"/>
            <w:bottom w:val="none" w:sz="0" w:space="0" w:color="auto"/>
            <w:right w:val="none" w:sz="0" w:space="0" w:color="auto"/>
          </w:divBdr>
        </w:div>
        <w:div w:id="1755083507">
          <w:marLeft w:val="0"/>
          <w:marRight w:val="0"/>
          <w:marTop w:val="0"/>
          <w:marBottom w:val="0"/>
          <w:divBdr>
            <w:top w:val="none" w:sz="0" w:space="0" w:color="auto"/>
            <w:left w:val="none" w:sz="0" w:space="0" w:color="auto"/>
            <w:bottom w:val="none" w:sz="0" w:space="0" w:color="auto"/>
            <w:right w:val="none" w:sz="0" w:space="0" w:color="auto"/>
          </w:divBdr>
        </w:div>
        <w:div w:id="113138444">
          <w:marLeft w:val="0"/>
          <w:marRight w:val="0"/>
          <w:marTop w:val="0"/>
          <w:marBottom w:val="0"/>
          <w:divBdr>
            <w:top w:val="none" w:sz="0" w:space="0" w:color="auto"/>
            <w:left w:val="none" w:sz="0" w:space="0" w:color="auto"/>
            <w:bottom w:val="none" w:sz="0" w:space="0" w:color="auto"/>
            <w:right w:val="none" w:sz="0" w:space="0" w:color="auto"/>
          </w:divBdr>
        </w:div>
        <w:div w:id="79569449">
          <w:marLeft w:val="0"/>
          <w:marRight w:val="0"/>
          <w:marTop w:val="0"/>
          <w:marBottom w:val="0"/>
          <w:divBdr>
            <w:top w:val="none" w:sz="0" w:space="0" w:color="auto"/>
            <w:left w:val="none" w:sz="0" w:space="0" w:color="auto"/>
            <w:bottom w:val="none" w:sz="0" w:space="0" w:color="auto"/>
            <w:right w:val="none" w:sz="0" w:space="0" w:color="auto"/>
          </w:divBdr>
        </w:div>
        <w:div w:id="41097573">
          <w:marLeft w:val="0"/>
          <w:marRight w:val="0"/>
          <w:marTop w:val="0"/>
          <w:marBottom w:val="0"/>
          <w:divBdr>
            <w:top w:val="none" w:sz="0" w:space="0" w:color="auto"/>
            <w:left w:val="none" w:sz="0" w:space="0" w:color="auto"/>
            <w:bottom w:val="none" w:sz="0" w:space="0" w:color="auto"/>
            <w:right w:val="none" w:sz="0" w:space="0" w:color="auto"/>
          </w:divBdr>
        </w:div>
        <w:div w:id="1043405956">
          <w:marLeft w:val="0"/>
          <w:marRight w:val="0"/>
          <w:marTop w:val="0"/>
          <w:marBottom w:val="0"/>
          <w:divBdr>
            <w:top w:val="none" w:sz="0" w:space="0" w:color="auto"/>
            <w:left w:val="none" w:sz="0" w:space="0" w:color="auto"/>
            <w:bottom w:val="none" w:sz="0" w:space="0" w:color="auto"/>
            <w:right w:val="none" w:sz="0" w:space="0" w:color="auto"/>
          </w:divBdr>
        </w:div>
        <w:div w:id="48696738">
          <w:marLeft w:val="0"/>
          <w:marRight w:val="0"/>
          <w:marTop w:val="0"/>
          <w:marBottom w:val="0"/>
          <w:divBdr>
            <w:top w:val="none" w:sz="0" w:space="0" w:color="auto"/>
            <w:left w:val="none" w:sz="0" w:space="0" w:color="auto"/>
            <w:bottom w:val="none" w:sz="0" w:space="0" w:color="auto"/>
            <w:right w:val="none" w:sz="0" w:space="0" w:color="auto"/>
          </w:divBdr>
        </w:div>
        <w:div w:id="159659630">
          <w:marLeft w:val="0"/>
          <w:marRight w:val="0"/>
          <w:marTop w:val="0"/>
          <w:marBottom w:val="0"/>
          <w:divBdr>
            <w:top w:val="none" w:sz="0" w:space="0" w:color="auto"/>
            <w:left w:val="none" w:sz="0" w:space="0" w:color="auto"/>
            <w:bottom w:val="none" w:sz="0" w:space="0" w:color="auto"/>
            <w:right w:val="none" w:sz="0" w:space="0" w:color="auto"/>
          </w:divBdr>
        </w:div>
        <w:div w:id="1023750157">
          <w:marLeft w:val="0"/>
          <w:marRight w:val="0"/>
          <w:marTop w:val="0"/>
          <w:marBottom w:val="0"/>
          <w:divBdr>
            <w:top w:val="none" w:sz="0" w:space="0" w:color="auto"/>
            <w:left w:val="none" w:sz="0" w:space="0" w:color="auto"/>
            <w:bottom w:val="none" w:sz="0" w:space="0" w:color="auto"/>
            <w:right w:val="none" w:sz="0" w:space="0" w:color="auto"/>
          </w:divBdr>
        </w:div>
        <w:div w:id="2084064408">
          <w:marLeft w:val="0"/>
          <w:marRight w:val="0"/>
          <w:marTop w:val="0"/>
          <w:marBottom w:val="0"/>
          <w:divBdr>
            <w:top w:val="none" w:sz="0" w:space="0" w:color="auto"/>
            <w:left w:val="none" w:sz="0" w:space="0" w:color="auto"/>
            <w:bottom w:val="none" w:sz="0" w:space="0" w:color="auto"/>
            <w:right w:val="none" w:sz="0" w:space="0" w:color="auto"/>
          </w:divBdr>
        </w:div>
        <w:div w:id="2118791784">
          <w:marLeft w:val="0"/>
          <w:marRight w:val="0"/>
          <w:marTop w:val="0"/>
          <w:marBottom w:val="0"/>
          <w:divBdr>
            <w:top w:val="none" w:sz="0" w:space="0" w:color="auto"/>
            <w:left w:val="none" w:sz="0" w:space="0" w:color="auto"/>
            <w:bottom w:val="none" w:sz="0" w:space="0" w:color="auto"/>
            <w:right w:val="none" w:sz="0" w:space="0" w:color="auto"/>
          </w:divBdr>
        </w:div>
        <w:div w:id="1750496407">
          <w:marLeft w:val="0"/>
          <w:marRight w:val="0"/>
          <w:marTop w:val="0"/>
          <w:marBottom w:val="0"/>
          <w:divBdr>
            <w:top w:val="none" w:sz="0" w:space="0" w:color="auto"/>
            <w:left w:val="none" w:sz="0" w:space="0" w:color="auto"/>
            <w:bottom w:val="none" w:sz="0" w:space="0" w:color="auto"/>
            <w:right w:val="none" w:sz="0" w:space="0" w:color="auto"/>
          </w:divBdr>
        </w:div>
        <w:div w:id="1778914421">
          <w:marLeft w:val="0"/>
          <w:marRight w:val="0"/>
          <w:marTop w:val="0"/>
          <w:marBottom w:val="0"/>
          <w:divBdr>
            <w:top w:val="none" w:sz="0" w:space="0" w:color="auto"/>
            <w:left w:val="none" w:sz="0" w:space="0" w:color="auto"/>
            <w:bottom w:val="none" w:sz="0" w:space="0" w:color="auto"/>
            <w:right w:val="none" w:sz="0" w:space="0" w:color="auto"/>
          </w:divBdr>
        </w:div>
        <w:div w:id="1738240635">
          <w:marLeft w:val="0"/>
          <w:marRight w:val="0"/>
          <w:marTop w:val="0"/>
          <w:marBottom w:val="0"/>
          <w:divBdr>
            <w:top w:val="none" w:sz="0" w:space="0" w:color="auto"/>
            <w:left w:val="none" w:sz="0" w:space="0" w:color="auto"/>
            <w:bottom w:val="none" w:sz="0" w:space="0" w:color="auto"/>
            <w:right w:val="none" w:sz="0" w:space="0" w:color="auto"/>
          </w:divBdr>
        </w:div>
        <w:div w:id="2131433509">
          <w:marLeft w:val="0"/>
          <w:marRight w:val="0"/>
          <w:marTop w:val="0"/>
          <w:marBottom w:val="0"/>
          <w:divBdr>
            <w:top w:val="none" w:sz="0" w:space="0" w:color="auto"/>
            <w:left w:val="none" w:sz="0" w:space="0" w:color="auto"/>
            <w:bottom w:val="none" w:sz="0" w:space="0" w:color="auto"/>
            <w:right w:val="none" w:sz="0" w:space="0" w:color="auto"/>
          </w:divBdr>
        </w:div>
        <w:div w:id="1352410164">
          <w:marLeft w:val="0"/>
          <w:marRight w:val="0"/>
          <w:marTop w:val="0"/>
          <w:marBottom w:val="0"/>
          <w:divBdr>
            <w:top w:val="none" w:sz="0" w:space="0" w:color="auto"/>
            <w:left w:val="none" w:sz="0" w:space="0" w:color="auto"/>
            <w:bottom w:val="none" w:sz="0" w:space="0" w:color="auto"/>
            <w:right w:val="none" w:sz="0" w:space="0" w:color="auto"/>
          </w:divBdr>
        </w:div>
        <w:div w:id="26298639">
          <w:marLeft w:val="0"/>
          <w:marRight w:val="0"/>
          <w:marTop w:val="0"/>
          <w:marBottom w:val="0"/>
          <w:divBdr>
            <w:top w:val="none" w:sz="0" w:space="0" w:color="auto"/>
            <w:left w:val="none" w:sz="0" w:space="0" w:color="auto"/>
            <w:bottom w:val="none" w:sz="0" w:space="0" w:color="auto"/>
            <w:right w:val="none" w:sz="0" w:space="0" w:color="auto"/>
          </w:divBdr>
        </w:div>
        <w:div w:id="1418944158">
          <w:marLeft w:val="0"/>
          <w:marRight w:val="0"/>
          <w:marTop w:val="0"/>
          <w:marBottom w:val="0"/>
          <w:divBdr>
            <w:top w:val="none" w:sz="0" w:space="0" w:color="auto"/>
            <w:left w:val="none" w:sz="0" w:space="0" w:color="auto"/>
            <w:bottom w:val="none" w:sz="0" w:space="0" w:color="auto"/>
            <w:right w:val="none" w:sz="0" w:space="0" w:color="auto"/>
          </w:divBdr>
        </w:div>
        <w:div w:id="1685474306">
          <w:marLeft w:val="0"/>
          <w:marRight w:val="0"/>
          <w:marTop w:val="0"/>
          <w:marBottom w:val="0"/>
          <w:divBdr>
            <w:top w:val="none" w:sz="0" w:space="0" w:color="auto"/>
            <w:left w:val="none" w:sz="0" w:space="0" w:color="auto"/>
            <w:bottom w:val="none" w:sz="0" w:space="0" w:color="auto"/>
            <w:right w:val="none" w:sz="0" w:space="0" w:color="auto"/>
          </w:divBdr>
        </w:div>
        <w:div w:id="85425285">
          <w:marLeft w:val="0"/>
          <w:marRight w:val="0"/>
          <w:marTop w:val="0"/>
          <w:marBottom w:val="0"/>
          <w:divBdr>
            <w:top w:val="none" w:sz="0" w:space="0" w:color="auto"/>
            <w:left w:val="none" w:sz="0" w:space="0" w:color="auto"/>
            <w:bottom w:val="none" w:sz="0" w:space="0" w:color="auto"/>
            <w:right w:val="none" w:sz="0" w:space="0" w:color="auto"/>
          </w:divBdr>
        </w:div>
        <w:div w:id="486285453">
          <w:marLeft w:val="0"/>
          <w:marRight w:val="0"/>
          <w:marTop w:val="0"/>
          <w:marBottom w:val="0"/>
          <w:divBdr>
            <w:top w:val="none" w:sz="0" w:space="0" w:color="auto"/>
            <w:left w:val="none" w:sz="0" w:space="0" w:color="auto"/>
            <w:bottom w:val="none" w:sz="0" w:space="0" w:color="auto"/>
            <w:right w:val="none" w:sz="0" w:space="0" w:color="auto"/>
          </w:divBdr>
        </w:div>
        <w:div w:id="1264874560">
          <w:marLeft w:val="0"/>
          <w:marRight w:val="0"/>
          <w:marTop w:val="0"/>
          <w:marBottom w:val="0"/>
          <w:divBdr>
            <w:top w:val="none" w:sz="0" w:space="0" w:color="auto"/>
            <w:left w:val="none" w:sz="0" w:space="0" w:color="auto"/>
            <w:bottom w:val="none" w:sz="0" w:space="0" w:color="auto"/>
            <w:right w:val="none" w:sz="0" w:space="0" w:color="auto"/>
          </w:divBdr>
        </w:div>
        <w:div w:id="1541624323">
          <w:marLeft w:val="0"/>
          <w:marRight w:val="0"/>
          <w:marTop w:val="0"/>
          <w:marBottom w:val="0"/>
          <w:divBdr>
            <w:top w:val="none" w:sz="0" w:space="0" w:color="auto"/>
            <w:left w:val="none" w:sz="0" w:space="0" w:color="auto"/>
            <w:bottom w:val="none" w:sz="0" w:space="0" w:color="auto"/>
            <w:right w:val="none" w:sz="0" w:space="0" w:color="auto"/>
          </w:divBdr>
        </w:div>
        <w:div w:id="1296984579">
          <w:marLeft w:val="0"/>
          <w:marRight w:val="0"/>
          <w:marTop w:val="0"/>
          <w:marBottom w:val="0"/>
          <w:divBdr>
            <w:top w:val="none" w:sz="0" w:space="0" w:color="auto"/>
            <w:left w:val="none" w:sz="0" w:space="0" w:color="auto"/>
            <w:bottom w:val="none" w:sz="0" w:space="0" w:color="auto"/>
            <w:right w:val="none" w:sz="0" w:space="0" w:color="auto"/>
          </w:divBdr>
        </w:div>
        <w:div w:id="564297002">
          <w:marLeft w:val="0"/>
          <w:marRight w:val="0"/>
          <w:marTop w:val="0"/>
          <w:marBottom w:val="0"/>
          <w:divBdr>
            <w:top w:val="none" w:sz="0" w:space="0" w:color="auto"/>
            <w:left w:val="none" w:sz="0" w:space="0" w:color="auto"/>
            <w:bottom w:val="none" w:sz="0" w:space="0" w:color="auto"/>
            <w:right w:val="none" w:sz="0" w:space="0" w:color="auto"/>
          </w:divBdr>
        </w:div>
        <w:div w:id="1729038581">
          <w:marLeft w:val="0"/>
          <w:marRight w:val="0"/>
          <w:marTop w:val="0"/>
          <w:marBottom w:val="0"/>
          <w:divBdr>
            <w:top w:val="none" w:sz="0" w:space="0" w:color="auto"/>
            <w:left w:val="none" w:sz="0" w:space="0" w:color="auto"/>
            <w:bottom w:val="none" w:sz="0" w:space="0" w:color="auto"/>
            <w:right w:val="none" w:sz="0" w:space="0" w:color="auto"/>
          </w:divBdr>
        </w:div>
        <w:div w:id="750008017">
          <w:marLeft w:val="0"/>
          <w:marRight w:val="0"/>
          <w:marTop w:val="0"/>
          <w:marBottom w:val="0"/>
          <w:divBdr>
            <w:top w:val="none" w:sz="0" w:space="0" w:color="auto"/>
            <w:left w:val="none" w:sz="0" w:space="0" w:color="auto"/>
            <w:bottom w:val="none" w:sz="0" w:space="0" w:color="auto"/>
            <w:right w:val="none" w:sz="0" w:space="0" w:color="auto"/>
          </w:divBdr>
        </w:div>
        <w:div w:id="160582300">
          <w:marLeft w:val="0"/>
          <w:marRight w:val="0"/>
          <w:marTop w:val="0"/>
          <w:marBottom w:val="0"/>
          <w:divBdr>
            <w:top w:val="none" w:sz="0" w:space="0" w:color="auto"/>
            <w:left w:val="none" w:sz="0" w:space="0" w:color="auto"/>
            <w:bottom w:val="none" w:sz="0" w:space="0" w:color="auto"/>
            <w:right w:val="none" w:sz="0" w:space="0" w:color="auto"/>
          </w:divBdr>
        </w:div>
        <w:div w:id="1519539355">
          <w:marLeft w:val="0"/>
          <w:marRight w:val="0"/>
          <w:marTop w:val="0"/>
          <w:marBottom w:val="0"/>
          <w:divBdr>
            <w:top w:val="none" w:sz="0" w:space="0" w:color="auto"/>
            <w:left w:val="none" w:sz="0" w:space="0" w:color="auto"/>
            <w:bottom w:val="none" w:sz="0" w:space="0" w:color="auto"/>
            <w:right w:val="none" w:sz="0" w:space="0" w:color="auto"/>
          </w:divBdr>
        </w:div>
        <w:div w:id="1424061333">
          <w:marLeft w:val="0"/>
          <w:marRight w:val="0"/>
          <w:marTop w:val="0"/>
          <w:marBottom w:val="0"/>
          <w:divBdr>
            <w:top w:val="none" w:sz="0" w:space="0" w:color="auto"/>
            <w:left w:val="none" w:sz="0" w:space="0" w:color="auto"/>
            <w:bottom w:val="none" w:sz="0" w:space="0" w:color="auto"/>
            <w:right w:val="none" w:sz="0" w:space="0" w:color="auto"/>
          </w:divBdr>
        </w:div>
        <w:div w:id="850484463">
          <w:marLeft w:val="0"/>
          <w:marRight w:val="0"/>
          <w:marTop w:val="0"/>
          <w:marBottom w:val="0"/>
          <w:divBdr>
            <w:top w:val="none" w:sz="0" w:space="0" w:color="auto"/>
            <w:left w:val="none" w:sz="0" w:space="0" w:color="auto"/>
            <w:bottom w:val="none" w:sz="0" w:space="0" w:color="auto"/>
            <w:right w:val="none" w:sz="0" w:space="0" w:color="auto"/>
          </w:divBdr>
        </w:div>
        <w:div w:id="1320647932">
          <w:marLeft w:val="0"/>
          <w:marRight w:val="0"/>
          <w:marTop w:val="0"/>
          <w:marBottom w:val="0"/>
          <w:divBdr>
            <w:top w:val="none" w:sz="0" w:space="0" w:color="auto"/>
            <w:left w:val="none" w:sz="0" w:space="0" w:color="auto"/>
            <w:bottom w:val="none" w:sz="0" w:space="0" w:color="auto"/>
            <w:right w:val="none" w:sz="0" w:space="0" w:color="auto"/>
          </w:divBdr>
        </w:div>
        <w:div w:id="144012761">
          <w:marLeft w:val="0"/>
          <w:marRight w:val="0"/>
          <w:marTop w:val="0"/>
          <w:marBottom w:val="0"/>
          <w:divBdr>
            <w:top w:val="none" w:sz="0" w:space="0" w:color="auto"/>
            <w:left w:val="none" w:sz="0" w:space="0" w:color="auto"/>
            <w:bottom w:val="none" w:sz="0" w:space="0" w:color="auto"/>
            <w:right w:val="none" w:sz="0" w:space="0" w:color="auto"/>
          </w:divBdr>
        </w:div>
        <w:div w:id="788477256">
          <w:marLeft w:val="0"/>
          <w:marRight w:val="0"/>
          <w:marTop w:val="0"/>
          <w:marBottom w:val="0"/>
          <w:divBdr>
            <w:top w:val="none" w:sz="0" w:space="0" w:color="auto"/>
            <w:left w:val="none" w:sz="0" w:space="0" w:color="auto"/>
            <w:bottom w:val="none" w:sz="0" w:space="0" w:color="auto"/>
            <w:right w:val="none" w:sz="0" w:space="0" w:color="auto"/>
          </w:divBdr>
        </w:div>
        <w:div w:id="747849001">
          <w:marLeft w:val="0"/>
          <w:marRight w:val="0"/>
          <w:marTop w:val="0"/>
          <w:marBottom w:val="0"/>
          <w:divBdr>
            <w:top w:val="none" w:sz="0" w:space="0" w:color="auto"/>
            <w:left w:val="none" w:sz="0" w:space="0" w:color="auto"/>
            <w:bottom w:val="none" w:sz="0" w:space="0" w:color="auto"/>
            <w:right w:val="none" w:sz="0" w:space="0" w:color="auto"/>
          </w:divBdr>
        </w:div>
      </w:divsChild>
    </w:div>
    <w:div w:id="1116488264">
      <w:bodyDiv w:val="1"/>
      <w:marLeft w:val="0"/>
      <w:marRight w:val="0"/>
      <w:marTop w:val="0"/>
      <w:marBottom w:val="0"/>
      <w:divBdr>
        <w:top w:val="none" w:sz="0" w:space="0" w:color="auto"/>
        <w:left w:val="none" w:sz="0" w:space="0" w:color="auto"/>
        <w:bottom w:val="none" w:sz="0" w:space="0" w:color="auto"/>
        <w:right w:val="none" w:sz="0" w:space="0" w:color="auto"/>
      </w:divBdr>
    </w:div>
    <w:div w:id="1117408347">
      <w:bodyDiv w:val="1"/>
      <w:marLeft w:val="0"/>
      <w:marRight w:val="0"/>
      <w:marTop w:val="0"/>
      <w:marBottom w:val="0"/>
      <w:divBdr>
        <w:top w:val="none" w:sz="0" w:space="0" w:color="auto"/>
        <w:left w:val="none" w:sz="0" w:space="0" w:color="auto"/>
        <w:bottom w:val="none" w:sz="0" w:space="0" w:color="auto"/>
        <w:right w:val="none" w:sz="0" w:space="0" w:color="auto"/>
      </w:divBdr>
      <w:divsChild>
        <w:div w:id="1184057629">
          <w:marLeft w:val="480"/>
          <w:marRight w:val="0"/>
          <w:marTop w:val="0"/>
          <w:marBottom w:val="0"/>
          <w:divBdr>
            <w:top w:val="none" w:sz="0" w:space="0" w:color="auto"/>
            <w:left w:val="none" w:sz="0" w:space="0" w:color="auto"/>
            <w:bottom w:val="none" w:sz="0" w:space="0" w:color="auto"/>
            <w:right w:val="none" w:sz="0" w:space="0" w:color="auto"/>
          </w:divBdr>
        </w:div>
        <w:div w:id="1843012523">
          <w:marLeft w:val="480"/>
          <w:marRight w:val="0"/>
          <w:marTop w:val="0"/>
          <w:marBottom w:val="0"/>
          <w:divBdr>
            <w:top w:val="none" w:sz="0" w:space="0" w:color="auto"/>
            <w:left w:val="none" w:sz="0" w:space="0" w:color="auto"/>
            <w:bottom w:val="none" w:sz="0" w:space="0" w:color="auto"/>
            <w:right w:val="none" w:sz="0" w:space="0" w:color="auto"/>
          </w:divBdr>
        </w:div>
        <w:div w:id="1558082432">
          <w:marLeft w:val="480"/>
          <w:marRight w:val="0"/>
          <w:marTop w:val="0"/>
          <w:marBottom w:val="0"/>
          <w:divBdr>
            <w:top w:val="none" w:sz="0" w:space="0" w:color="auto"/>
            <w:left w:val="none" w:sz="0" w:space="0" w:color="auto"/>
            <w:bottom w:val="none" w:sz="0" w:space="0" w:color="auto"/>
            <w:right w:val="none" w:sz="0" w:space="0" w:color="auto"/>
          </w:divBdr>
        </w:div>
        <w:div w:id="857235916">
          <w:marLeft w:val="480"/>
          <w:marRight w:val="0"/>
          <w:marTop w:val="0"/>
          <w:marBottom w:val="0"/>
          <w:divBdr>
            <w:top w:val="none" w:sz="0" w:space="0" w:color="auto"/>
            <w:left w:val="none" w:sz="0" w:space="0" w:color="auto"/>
            <w:bottom w:val="none" w:sz="0" w:space="0" w:color="auto"/>
            <w:right w:val="none" w:sz="0" w:space="0" w:color="auto"/>
          </w:divBdr>
        </w:div>
        <w:div w:id="1865097622">
          <w:marLeft w:val="480"/>
          <w:marRight w:val="0"/>
          <w:marTop w:val="0"/>
          <w:marBottom w:val="0"/>
          <w:divBdr>
            <w:top w:val="none" w:sz="0" w:space="0" w:color="auto"/>
            <w:left w:val="none" w:sz="0" w:space="0" w:color="auto"/>
            <w:bottom w:val="none" w:sz="0" w:space="0" w:color="auto"/>
            <w:right w:val="none" w:sz="0" w:space="0" w:color="auto"/>
          </w:divBdr>
        </w:div>
        <w:div w:id="2005670177">
          <w:marLeft w:val="480"/>
          <w:marRight w:val="0"/>
          <w:marTop w:val="0"/>
          <w:marBottom w:val="0"/>
          <w:divBdr>
            <w:top w:val="none" w:sz="0" w:space="0" w:color="auto"/>
            <w:left w:val="none" w:sz="0" w:space="0" w:color="auto"/>
            <w:bottom w:val="none" w:sz="0" w:space="0" w:color="auto"/>
            <w:right w:val="none" w:sz="0" w:space="0" w:color="auto"/>
          </w:divBdr>
        </w:div>
        <w:div w:id="389154906">
          <w:marLeft w:val="480"/>
          <w:marRight w:val="0"/>
          <w:marTop w:val="0"/>
          <w:marBottom w:val="0"/>
          <w:divBdr>
            <w:top w:val="none" w:sz="0" w:space="0" w:color="auto"/>
            <w:left w:val="none" w:sz="0" w:space="0" w:color="auto"/>
            <w:bottom w:val="none" w:sz="0" w:space="0" w:color="auto"/>
            <w:right w:val="none" w:sz="0" w:space="0" w:color="auto"/>
          </w:divBdr>
        </w:div>
        <w:div w:id="1866400848">
          <w:marLeft w:val="480"/>
          <w:marRight w:val="0"/>
          <w:marTop w:val="0"/>
          <w:marBottom w:val="0"/>
          <w:divBdr>
            <w:top w:val="none" w:sz="0" w:space="0" w:color="auto"/>
            <w:left w:val="none" w:sz="0" w:space="0" w:color="auto"/>
            <w:bottom w:val="none" w:sz="0" w:space="0" w:color="auto"/>
            <w:right w:val="none" w:sz="0" w:space="0" w:color="auto"/>
          </w:divBdr>
        </w:div>
        <w:div w:id="65227528">
          <w:marLeft w:val="480"/>
          <w:marRight w:val="0"/>
          <w:marTop w:val="0"/>
          <w:marBottom w:val="0"/>
          <w:divBdr>
            <w:top w:val="none" w:sz="0" w:space="0" w:color="auto"/>
            <w:left w:val="none" w:sz="0" w:space="0" w:color="auto"/>
            <w:bottom w:val="none" w:sz="0" w:space="0" w:color="auto"/>
            <w:right w:val="none" w:sz="0" w:space="0" w:color="auto"/>
          </w:divBdr>
        </w:div>
        <w:div w:id="2130515286">
          <w:marLeft w:val="480"/>
          <w:marRight w:val="0"/>
          <w:marTop w:val="0"/>
          <w:marBottom w:val="0"/>
          <w:divBdr>
            <w:top w:val="none" w:sz="0" w:space="0" w:color="auto"/>
            <w:left w:val="none" w:sz="0" w:space="0" w:color="auto"/>
            <w:bottom w:val="none" w:sz="0" w:space="0" w:color="auto"/>
            <w:right w:val="none" w:sz="0" w:space="0" w:color="auto"/>
          </w:divBdr>
        </w:div>
        <w:div w:id="2142112062">
          <w:marLeft w:val="480"/>
          <w:marRight w:val="0"/>
          <w:marTop w:val="0"/>
          <w:marBottom w:val="0"/>
          <w:divBdr>
            <w:top w:val="none" w:sz="0" w:space="0" w:color="auto"/>
            <w:left w:val="none" w:sz="0" w:space="0" w:color="auto"/>
            <w:bottom w:val="none" w:sz="0" w:space="0" w:color="auto"/>
            <w:right w:val="none" w:sz="0" w:space="0" w:color="auto"/>
          </w:divBdr>
        </w:div>
        <w:div w:id="118643791">
          <w:marLeft w:val="480"/>
          <w:marRight w:val="0"/>
          <w:marTop w:val="0"/>
          <w:marBottom w:val="0"/>
          <w:divBdr>
            <w:top w:val="none" w:sz="0" w:space="0" w:color="auto"/>
            <w:left w:val="none" w:sz="0" w:space="0" w:color="auto"/>
            <w:bottom w:val="none" w:sz="0" w:space="0" w:color="auto"/>
            <w:right w:val="none" w:sz="0" w:space="0" w:color="auto"/>
          </w:divBdr>
        </w:div>
        <w:div w:id="1583755983">
          <w:marLeft w:val="480"/>
          <w:marRight w:val="0"/>
          <w:marTop w:val="0"/>
          <w:marBottom w:val="0"/>
          <w:divBdr>
            <w:top w:val="none" w:sz="0" w:space="0" w:color="auto"/>
            <w:left w:val="none" w:sz="0" w:space="0" w:color="auto"/>
            <w:bottom w:val="none" w:sz="0" w:space="0" w:color="auto"/>
            <w:right w:val="none" w:sz="0" w:space="0" w:color="auto"/>
          </w:divBdr>
        </w:div>
        <w:div w:id="1256208430">
          <w:marLeft w:val="480"/>
          <w:marRight w:val="0"/>
          <w:marTop w:val="0"/>
          <w:marBottom w:val="0"/>
          <w:divBdr>
            <w:top w:val="none" w:sz="0" w:space="0" w:color="auto"/>
            <w:left w:val="none" w:sz="0" w:space="0" w:color="auto"/>
            <w:bottom w:val="none" w:sz="0" w:space="0" w:color="auto"/>
            <w:right w:val="none" w:sz="0" w:space="0" w:color="auto"/>
          </w:divBdr>
        </w:div>
        <w:div w:id="1520660909">
          <w:marLeft w:val="480"/>
          <w:marRight w:val="0"/>
          <w:marTop w:val="0"/>
          <w:marBottom w:val="0"/>
          <w:divBdr>
            <w:top w:val="none" w:sz="0" w:space="0" w:color="auto"/>
            <w:left w:val="none" w:sz="0" w:space="0" w:color="auto"/>
            <w:bottom w:val="none" w:sz="0" w:space="0" w:color="auto"/>
            <w:right w:val="none" w:sz="0" w:space="0" w:color="auto"/>
          </w:divBdr>
        </w:div>
        <w:div w:id="374693076">
          <w:marLeft w:val="480"/>
          <w:marRight w:val="0"/>
          <w:marTop w:val="0"/>
          <w:marBottom w:val="0"/>
          <w:divBdr>
            <w:top w:val="none" w:sz="0" w:space="0" w:color="auto"/>
            <w:left w:val="none" w:sz="0" w:space="0" w:color="auto"/>
            <w:bottom w:val="none" w:sz="0" w:space="0" w:color="auto"/>
            <w:right w:val="none" w:sz="0" w:space="0" w:color="auto"/>
          </w:divBdr>
        </w:div>
        <w:div w:id="1187675672">
          <w:marLeft w:val="480"/>
          <w:marRight w:val="0"/>
          <w:marTop w:val="0"/>
          <w:marBottom w:val="0"/>
          <w:divBdr>
            <w:top w:val="none" w:sz="0" w:space="0" w:color="auto"/>
            <w:left w:val="none" w:sz="0" w:space="0" w:color="auto"/>
            <w:bottom w:val="none" w:sz="0" w:space="0" w:color="auto"/>
            <w:right w:val="none" w:sz="0" w:space="0" w:color="auto"/>
          </w:divBdr>
        </w:div>
        <w:div w:id="161431190">
          <w:marLeft w:val="480"/>
          <w:marRight w:val="0"/>
          <w:marTop w:val="0"/>
          <w:marBottom w:val="0"/>
          <w:divBdr>
            <w:top w:val="none" w:sz="0" w:space="0" w:color="auto"/>
            <w:left w:val="none" w:sz="0" w:space="0" w:color="auto"/>
            <w:bottom w:val="none" w:sz="0" w:space="0" w:color="auto"/>
            <w:right w:val="none" w:sz="0" w:space="0" w:color="auto"/>
          </w:divBdr>
        </w:div>
        <w:div w:id="406879276">
          <w:marLeft w:val="480"/>
          <w:marRight w:val="0"/>
          <w:marTop w:val="0"/>
          <w:marBottom w:val="0"/>
          <w:divBdr>
            <w:top w:val="none" w:sz="0" w:space="0" w:color="auto"/>
            <w:left w:val="none" w:sz="0" w:space="0" w:color="auto"/>
            <w:bottom w:val="none" w:sz="0" w:space="0" w:color="auto"/>
            <w:right w:val="none" w:sz="0" w:space="0" w:color="auto"/>
          </w:divBdr>
        </w:div>
        <w:div w:id="1345744696">
          <w:marLeft w:val="480"/>
          <w:marRight w:val="0"/>
          <w:marTop w:val="0"/>
          <w:marBottom w:val="0"/>
          <w:divBdr>
            <w:top w:val="none" w:sz="0" w:space="0" w:color="auto"/>
            <w:left w:val="none" w:sz="0" w:space="0" w:color="auto"/>
            <w:bottom w:val="none" w:sz="0" w:space="0" w:color="auto"/>
            <w:right w:val="none" w:sz="0" w:space="0" w:color="auto"/>
          </w:divBdr>
        </w:div>
        <w:div w:id="1885562254">
          <w:marLeft w:val="480"/>
          <w:marRight w:val="0"/>
          <w:marTop w:val="0"/>
          <w:marBottom w:val="0"/>
          <w:divBdr>
            <w:top w:val="none" w:sz="0" w:space="0" w:color="auto"/>
            <w:left w:val="none" w:sz="0" w:space="0" w:color="auto"/>
            <w:bottom w:val="none" w:sz="0" w:space="0" w:color="auto"/>
            <w:right w:val="none" w:sz="0" w:space="0" w:color="auto"/>
          </w:divBdr>
        </w:div>
        <w:div w:id="627275065">
          <w:marLeft w:val="480"/>
          <w:marRight w:val="0"/>
          <w:marTop w:val="0"/>
          <w:marBottom w:val="0"/>
          <w:divBdr>
            <w:top w:val="none" w:sz="0" w:space="0" w:color="auto"/>
            <w:left w:val="none" w:sz="0" w:space="0" w:color="auto"/>
            <w:bottom w:val="none" w:sz="0" w:space="0" w:color="auto"/>
            <w:right w:val="none" w:sz="0" w:space="0" w:color="auto"/>
          </w:divBdr>
        </w:div>
        <w:div w:id="860044773">
          <w:marLeft w:val="480"/>
          <w:marRight w:val="0"/>
          <w:marTop w:val="0"/>
          <w:marBottom w:val="0"/>
          <w:divBdr>
            <w:top w:val="none" w:sz="0" w:space="0" w:color="auto"/>
            <w:left w:val="none" w:sz="0" w:space="0" w:color="auto"/>
            <w:bottom w:val="none" w:sz="0" w:space="0" w:color="auto"/>
            <w:right w:val="none" w:sz="0" w:space="0" w:color="auto"/>
          </w:divBdr>
        </w:div>
        <w:div w:id="462312428">
          <w:marLeft w:val="480"/>
          <w:marRight w:val="0"/>
          <w:marTop w:val="0"/>
          <w:marBottom w:val="0"/>
          <w:divBdr>
            <w:top w:val="none" w:sz="0" w:space="0" w:color="auto"/>
            <w:left w:val="none" w:sz="0" w:space="0" w:color="auto"/>
            <w:bottom w:val="none" w:sz="0" w:space="0" w:color="auto"/>
            <w:right w:val="none" w:sz="0" w:space="0" w:color="auto"/>
          </w:divBdr>
        </w:div>
        <w:div w:id="685713084">
          <w:marLeft w:val="480"/>
          <w:marRight w:val="0"/>
          <w:marTop w:val="0"/>
          <w:marBottom w:val="0"/>
          <w:divBdr>
            <w:top w:val="none" w:sz="0" w:space="0" w:color="auto"/>
            <w:left w:val="none" w:sz="0" w:space="0" w:color="auto"/>
            <w:bottom w:val="none" w:sz="0" w:space="0" w:color="auto"/>
            <w:right w:val="none" w:sz="0" w:space="0" w:color="auto"/>
          </w:divBdr>
        </w:div>
        <w:div w:id="334188074">
          <w:marLeft w:val="480"/>
          <w:marRight w:val="0"/>
          <w:marTop w:val="0"/>
          <w:marBottom w:val="0"/>
          <w:divBdr>
            <w:top w:val="none" w:sz="0" w:space="0" w:color="auto"/>
            <w:left w:val="none" w:sz="0" w:space="0" w:color="auto"/>
            <w:bottom w:val="none" w:sz="0" w:space="0" w:color="auto"/>
            <w:right w:val="none" w:sz="0" w:space="0" w:color="auto"/>
          </w:divBdr>
        </w:div>
        <w:div w:id="1184827273">
          <w:marLeft w:val="480"/>
          <w:marRight w:val="0"/>
          <w:marTop w:val="0"/>
          <w:marBottom w:val="0"/>
          <w:divBdr>
            <w:top w:val="none" w:sz="0" w:space="0" w:color="auto"/>
            <w:left w:val="none" w:sz="0" w:space="0" w:color="auto"/>
            <w:bottom w:val="none" w:sz="0" w:space="0" w:color="auto"/>
            <w:right w:val="none" w:sz="0" w:space="0" w:color="auto"/>
          </w:divBdr>
        </w:div>
        <w:div w:id="568001560">
          <w:marLeft w:val="480"/>
          <w:marRight w:val="0"/>
          <w:marTop w:val="0"/>
          <w:marBottom w:val="0"/>
          <w:divBdr>
            <w:top w:val="none" w:sz="0" w:space="0" w:color="auto"/>
            <w:left w:val="none" w:sz="0" w:space="0" w:color="auto"/>
            <w:bottom w:val="none" w:sz="0" w:space="0" w:color="auto"/>
            <w:right w:val="none" w:sz="0" w:space="0" w:color="auto"/>
          </w:divBdr>
        </w:div>
        <w:div w:id="358316465">
          <w:marLeft w:val="480"/>
          <w:marRight w:val="0"/>
          <w:marTop w:val="0"/>
          <w:marBottom w:val="0"/>
          <w:divBdr>
            <w:top w:val="none" w:sz="0" w:space="0" w:color="auto"/>
            <w:left w:val="none" w:sz="0" w:space="0" w:color="auto"/>
            <w:bottom w:val="none" w:sz="0" w:space="0" w:color="auto"/>
            <w:right w:val="none" w:sz="0" w:space="0" w:color="auto"/>
          </w:divBdr>
        </w:div>
        <w:div w:id="943730264">
          <w:marLeft w:val="480"/>
          <w:marRight w:val="0"/>
          <w:marTop w:val="0"/>
          <w:marBottom w:val="0"/>
          <w:divBdr>
            <w:top w:val="none" w:sz="0" w:space="0" w:color="auto"/>
            <w:left w:val="none" w:sz="0" w:space="0" w:color="auto"/>
            <w:bottom w:val="none" w:sz="0" w:space="0" w:color="auto"/>
            <w:right w:val="none" w:sz="0" w:space="0" w:color="auto"/>
          </w:divBdr>
        </w:div>
        <w:div w:id="1957906458">
          <w:marLeft w:val="480"/>
          <w:marRight w:val="0"/>
          <w:marTop w:val="0"/>
          <w:marBottom w:val="0"/>
          <w:divBdr>
            <w:top w:val="none" w:sz="0" w:space="0" w:color="auto"/>
            <w:left w:val="none" w:sz="0" w:space="0" w:color="auto"/>
            <w:bottom w:val="none" w:sz="0" w:space="0" w:color="auto"/>
            <w:right w:val="none" w:sz="0" w:space="0" w:color="auto"/>
          </w:divBdr>
        </w:div>
        <w:div w:id="419759295">
          <w:marLeft w:val="480"/>
          <w:marRight w:val="0"/>
          <w:marTop w:val="0"/>
          <w:marBottom w:val="0"/>
          <w:divBdr>
            <w:top w:val="none" w:sz="0" w:space="0" w:color="auto"/>
            <w:left w:val="none" w:sz="0" w:space="0" w:color="auto"/>
            <w:bottom w:val="none" w:sz="0" w:space="0" w:color="auto"/>
            <w:right w:val="none" w:sz="0" w:space="0" w:color="auto"/>
          </w:divBdr>
        </w:div>
        <w:div w:id="339545015">
          <w:marLeft w:val="480"/>
          <w:marRight w:val="0"/>
          <w:marTop w:val="0"/>
          <w:marBottom w:val="0"/>
          <w:divBdr>
            <w:top w:val="none" w:sz="0" w:space="0" w:color="auto"/>
            <w:left w:val="none" w:sz="0" w:space="0" w:color="auto"/>
            <w:bottom w:val="none" w:sz="0" w:space="0" w:color="auto"/>
            <w:right w:val="none" w:sz="0" w:space="0" w:color="auto"/>
          </w:divBdr>
        </w:div>
        <w:div w:id="1922910995">
          <w:marLeft w:val="480"/>
          <w:marRight w:val="0"/>
          <w:marTop w:val="0"/>
          <w:marBottom w:val="0"/>
          <w:divBdr>
            <w:top w:val="none" w:sz="0" w:space="0" w:color="auto"/>
            <w:left w:val="none" w:sz="0" w:space="0" w:color="auto"/>
            <w:bottom w:val="none" w:sz="0" w:space="0" w:color="auto"/>
            <w:right w:val="none" w:sz="0" w:space="0" w:color="auto"/>
          </w:divBdr>
        </w:div>
        <w:div w:id="1098789661">
          <w:marLeft w:val="480"/>
          <w:marRight w:val="0"/>
          <w:marTop w:val="0"/>
          <w:marBottom w:val="0"/>
          <w:divBdr>
            <w:top w:val="none" w:sz="0" w:space="0" w:color="auto"/>
            <w:left w:val="none" w:sz="0" w:space="0" w:color="auto"/>
            <w:bottom w:val="none" w:sz="0" w:space="0" w:color="auto"/>
            <w:right w:val="none" w:sz="0" w:space="0" w:color="auto"/>
          </w:divBdr>
        </w:div>
        <w:div w:id="1941133740">
          <w:marLeft w:val="480"/>
          <w:marRight w:val="0"/>
          <w:marTop w:val="0"/>
          <w:marBottom w:val="0"/>
          <w:divBdr>
            <w:top w:val="none" w:sz="0" w:space="0" w:color="auto"/>
            <w:left w:val="none" w:sz="0" w:space="0" w:color="auto"/>
            <w:bottom w:val="none" w:sz="0" w:space="0" w:color="auto"/>
            <w:right w:val="none" w:sz="0" w:space="0" w:color="auto"/>
          </w:divBdr>
        </w:div>
        <w:div w:id="1009022659">
          <w:marLeft w:val="480"/>
          <w:marRight w:val="0"/>
          <w:marTop w:val="0"/>
          <w:marBottom w:val="0"/>
          <w:divBdr>
            <w:top w:val="none" w:sz="0" w:space="0" w:color="auto"/>
            <w:left w:val="none" w:sz="0" w:space="0" w:color="auto"/>
            <w:bottom w:val="none" w:sz="0" w:space="0" w:color="auto"/>
            <w:right w:val="none" w:sz="0" w:space="0" w:color="auto"/>
          </w:divBdr>
        </w:div>
        <w:div w:id="1410691634">
          <w:marLeft w:val="480"/>
          <w:marRight w:val="0"/>
          <w:marTop w:val="0"/>
          <w:marBottom w:val="0"/>
          <w:divBdr>
            <w:top w:val="none" w:sz="0" w:space="0" w:color="auto"/>
            <w:left w:val="none" w:sz="0" w:space="0" w:color="auto"/>
            <w:bottom w:val="none" w:sz="0" w:space="0" w:color="auto"/>
            <w:right w:val="none" w:sz="0" w:space="0" w:color="auto"/>
          </w:divBdr>
        </w:div>
        <w:div w:id="490483966">
          <w:marLeft w:val="480"/>
          <w:marRight w:val="0"/>
          <w:marTop w:val="0"/>
          <w:marBottom w:val="0"/>
          <w:divBdr>
            <w:top w:val="none" w:sz="0" w:space="0" w:color="auto"/>
            <w:left w:val="none" w:sz="0" w:space="0" w:color="auto"/>
            <w:bottom w:val="none" w:sz="0" w:space="0" w:color="auto"/>
            <w:right w:val="none" w:sz="0" w:space="0" w:color="auto"/>
          </w:divBdr>
        </w:div>
        <w:div w:id="427315835">
          <w:marLeft w:val="480"/>
          <w:marRight w:val="0"/>
          <w:marTop w:val="0"/>
          <w:marBottom w:val="0"/>
          <w:divBdr>
            <w:top w:val="none" w:sz="0" w:space="0" w:color="auto"/>
            <w:left w:val="none" w:sz="0" w:space="0" w:color="auto"/>
            <w:bottom w:val="none" w:sz="0" w:space="0" w:color="auto"/>
            <w:right w:val="none" w:sz="0" w:space="0" w:color="auto"/>
          </w:divBdr>
        </w:div>
        <w:div w:id="1622566138">
          <w:marLeft w:val="480"/>
          <w:marRight w:val="0"/>
          <w:marTop w:val="0"/>
          <w:marBottom w:val="0"/>
          <w:divBdr>
            <w:top w:val="none" w:sz="0" w:space="0" w:color="auto"/>
            <w:left w:val="none" w:sz="0" w:space="0" w:color="auto"/>
            <w:bottom w:val="none" w:sz="0" w:space="0" w:color="auto"/>
            <w:right w:val="none" w:sz="0" w:space="0" w:color="auto"/>
          </w:divBdr>
        </w:div>
        <w:div w:id="2108235305">
          <w:marLeft w:val="480"/>
          <w:marRight w:val="0"/>
          <w:marTop w:val="0"/>
          <w:marBottom w:val="0"/>
          <w:divBdr>
            <w:top w:val="none" w:sz="0" w:space="0" w:color="auto"/>
            <w:left w:val="none" w:sz="0" w:space="0" w:color="auto"/>
            <w:bottom w:val="none" w:sz="0" w:space="0" w:color="auto"/>
            <w:right w:val="none" w:sz="0" w:space="0" w:color="auto"/>
          </w:divBdr>
        </w:div>
        <w:div w:id="150680162">
          <w:marLeft w:val="480"/>
          <w:marRight w:val="0"/>
          <w:marTop w:val="0"/>
          <w:marBottom w:val="0"/>
          <w:divBdr>
            <w:top w:val="none" w:sz="0" w:space="0" w:color="auto"/>
            <w:left w:val="none" w:sz="0" w:space="0" w:color="auto"/>
            <w:bottom w:val="none" w:sz="0" w:space="0" w:color="auto"/>
            <w:right w:val="none" w:sz="0" w:space="0" w:color="auto"/>
          </w:divBdr>
        </w:div>
        <w:div w:id="1829398451">
          <w:marLeft w:val="480"/>
          <w:marRight w:val="0"/>
          <w:marTop w:val="0"/>
          <w:marBottom w:val="0"/>
          <w:divBdr>
            <w:top w:val="none" w:sz="0" w:space="0" w:color="auto"/>
            <w:left w:val="none" w:sz="0" w:space="0" w:color="auto"/>
            <w:bottom w:val="none" w:sz="0" w:space="0" w:color="auto"/>
            <w:right w:val="none" w:sz="0" w:space="0" w:color="auto"/>
          </w:divBdr>
        </w:div>
        <w:div w:id="1969043072">
          <w:marLeft w:val="480"/>
          <w:marRight w:val="0"/>
          <w:marTop w:val="0"/>
          <w:marBottom w:val="0"/>
          <w:divBdr>
            <w:top w:val="none" w:sz="0" w:space="0" w:color="auto"/>
            <w:left w:val="none" w:sz="0" w:space="0" w:color="auto"/>
            <w:bottom w:val="none" w:sz="0" w:space="0" w:color="auto"/>
            <w:right w:val="none" w:sz="0" w:space="0" w:color="auto"/>
          </w:divBdr>
        </w:div>
        <w:div w:id="1583640674">
          <w:marLeft w:val="480"/>
          <w:marRight w:val="0"/>
          <w:marTop w:val="0"/>
          <w:marBottom w:val="0"/>
          <w:divBdr>
            <w:top w:val="none" w:sz="0" w:space="0" w:color="auto"/>
            <w:left w:val="none" w:sz="0" w:space="0" w:color="auto"/>
            <w:bottom w:val="none" w:sz="0" w:space="0" w:color="auto"/>
            <w:right w:val="none" w:sz="0" w:space="0" w:color="auto"/>
          </w:divBdr>
        </w:div>
        <w:div w:id="88627768">
          <w:marLeft w:val="480"/>
          <w:marRight w:val="0"/>
          <w:marTop w:val="0"/>
          <w:marBottom w:val="0"/>
          <w:divBdr>
            <w:top w:val="none" w:sz="0" w:space="0" w:color="auto"/>
            <w:left w:val="none" w:sz="0" w:space="0" w:color="auto"/>
            <w:bottom w:val="none" w:sz="0" w:space="0" w:color="auto"/>
            <w:right w:val="none" w:sz="0" w:space="0" w:color="auto"/>
          </w:divBdr>
        </w:div>
        <w:div w:id="706220589">
          <w:marLeft w:val="480"/>
          <w:marRight w:val="0"/>
          <w:marTop w:val="0"/>
          <w:marBottom w:val="0"/>
          <w:divBdr>
            <w:top w:val="none" w:sz="0" w:space="0" w:color="auto"/>
            <w:left w:val="none" w:sz="0" w:space="0" w:color="auto"/>
            <w:bottom w:val="none" w:sz="0" w:space="0" w:color="auto"/>
            <w:right w:val="none" w:sz="0" w:space="0" w:color="auto"/>
          </w:divBdr>
        </w:div>
        <w:div w:id="1406997769">
          <w:marLeft w:val="480"/>
          <w:marRight w:val="0"/>
          <w:marTop w:val="0"/>
          <w:marBottom w:val="0"/>
          <w:divBdr>
            <w:top w:val="none" w:sz="0" w:space="0" w:color="auto"/>
            <w:left w:val="none" w:sz="0" w:space="0" w:color="auto"/>
            <w:bottom w:val="none" w:sz="0" w:space="0" w:color="auto"/>
            <w:right w:val="none" w:sz="0" w:space="0" w:color="auto"/>
          </w:divBdr>
        </w:div>
        <w:div w:id="132672709">
          <w:marLeft w:val="480"/>
          <w:marRight w:val="0"/>
          <w:marTop w:val="0"/>
          <w:marBottom w:val="0"/>
          <w:divBdr>
            <w:top w:val="none" w:sz="0" w:space="0" w:color="auto"/>
            <w:left w:val="none" w:sz="0" w:space="0" w:color="auto"/>
            <w:bottom w:val="none" w:sz="0" w:space="0" w:color="auto"/>
            <w:right w:val="none" w:sz="0" w:space="0" w:color="auto"/>
          </w:divBdr>
        </w:div>
        <w:div w:id="1840853799">
          <w:marLeft w:val="480"/>
          <w:marRight w:val="0"/>
          <w:marTop w:val="0"/>
          <w:marBottom w:val="0"/>
          <w:divBdr>
            <w:top w:val="none" w:sz="0" w:space="0" w:color="auto"/>
            <w:left w:val="none" w:sz="0" w:space="0" w:color="auto"/>
            <w:bottom w:val="none" w:sz="0" w:space="0" w:color="auto"/>
            <w:right w:val="none" w:sz="0" w:space="0" w:color="auto"/>
          </w:divBdr>
        </w:div>
        <w:div w:id="2024932368">
          <w:marLeft w:val="480"/>
          <w:marRight w:val="0"/>
          <w:marTop w:val="0"/>
          <w:marBottom w:val="0"/>
          <w:divBdr>
            <w:top w:val="none" w:sz="0" w:space="0" w:color="auto"/>
            <w:left w:val="none" w:sz="0" w:space="0" w:color="auto"/>
            <w:bottom w:val="none" w:sz="0" w:space="0" w:color="auto"/>
            <w:right w:val="none" w:sz="0" w:space="0" w:color="auto"/>
          </w:divBdr>
        </w:div>
        <w:div w:id="1391540087">
          <w:marLeft w:val="480"/>
          <w:marRight w:val="0"/>
          <w:marTop w:val="0"/>
          <w:marBottom w:val="0"/>
          <w:divBdr>
            <w:top w:val="none" w:sz="0" w:space="0" w:color="auto"/>
            <w:left w:val="none" w:sz="0" w:space="0" w:color="auto"/>
            <w:bottom w:val="none" w:sz="0" w:space="0" w:color="auto"/>
            <w:right w:val="none" w:sz="0" w:space="0" w:color="auto"/>
          </w:divBdr>
        </w:div>
        <w:div w:id="1978605874">
          <w:marLeft w:val="480"/>
          <w:marRight w:val="0"/>
          <w:marTop w:val="0"/>
          <w:marBottom w:val="0"/>
          <w:divBdr>
            <w:top w:val="none" w:sz="0" w:space="0" w:color="auto"/>
            <w:left w:val="none" w:sz="0" w:space="0" w:color="auto"/>
            <w:bottom w:val="none" w:sz="0" w:space="0" w:color="auto"/>
            <w:right w:val="none" w:sz="0" w:space="0" w:color="auto"/>
          </w:divBdr>
        </w:div>
        <w:div w:id="192311016">
          <w:marLeft w:val="480"/>
          <w:marRight w:val="0"/>
          <w:marTop w:val="0"/>
          <w:marBottom w:val="0"/>
          <w:divBdr>
            <w:top w:val="none" w:sz="0" w:space="0" w:color="auto"/>
            <w:left w:val="none" w:sz="0" w:space="0" w:color="auto"/>
            <w:bottom w:val="none" w:sz="0" w:space="0" w:color="auto"/>
            <w:right w:val="none" w:sz="0" w:space="0" w:color="auto"/>
          </w:divBdr>
        </w:div>
        <w:div w:id="1797673054">
          <w:marLeft w:val="480"/>
          <w:marRight w:val="0"/>
          <w:marTop w:val="0"/>
          <w:marBottom w:val="0"/>
          <w:divBdr>
            <w:top w:val="none" w:sz="0" w:space="0" w:color="auto"/>
            <w:left w:val="none" w:sz="0" w:space="0" w:color="auto"/>
            <w:bottom w:val="none" w:sz="0" w:space="0" w:color="auto"/>
            <w:right w:val="none" w:sz="0" w:space="0" w:color="auto"/>
          </w:divBdr>
        </w:div>
      </w:divsChild>
    </w:div>
    <w:div w:id="1117791767">
      <w:bodyDiv w:val="1"/>
      <w:marLeft w:val="0"/>
      <w:marRight w:val="0"/>
      <w:marTop w:val="0"/>
      <w:marBottom w:val="0"/>
      <w:divBdr>
        <w:top w:val="none" w:sz="0" w:space="0" w:color="auto"/>
        <w:left w:val="none" w:sz="0" w:space="0" w:color="auto"/>
        <w:bottom w:val="none" w:sz="0" w:space="0" w:color="auto"/>
        <w:right w:val="none" w:sz="0" w:space="0" w:color="auto"/>
      </w:divBdr>
    </w:div>
    <w:div w:id="1118061180">
      <w:bodyDiv w:val="1"/>
      <w:marLeft w:val="0"/>
      <w:marRight w:val="0"/>
      <w:marTop w:val="0"/>
      <w:marBottom w:val="0"/>
      <w:divBdr>
        <w:top w:val="none" w:sz="0" w:space="0" w:color="auto"/>
        <w:left w:val="none" w:sz="0" w:space="0" w:color="auto"/>
        <w:bottom w:val="none" w:sz="0" w:space="0" w:color="auto"/>
        <w:right w:val="none" w:sz="0" w:space="0" w:color="auto"/>
      </w:divBdr>
    </w:div>
    <w:div w:id="1118063444">
      <w:bodyDiv w:val="1"/>
      <w:marLeft w:val="0"/>
      <w:marRight w:val="0"/>
      <w:marTop w:val="0"/>
      <w:marBottom w:val="0"/>
      <w:divBdr>
        <w:top w:val="none" w:sz="0" w:space="0" w:color="auto"/>
        <w:left w:val="none" w:sz="0" w:space="0" w:color="auto"/>
        <w:bottom w:val="none" w:sz="0" w:space="0" w:color="auto"/>
        <w:right w:val="none" w:sz="0" w:space="0" w:color="auto"/>
      </w:divBdr>
    </w:div>
    <w:div w:id="1118328367">
      <w:bodyDiv w:val="1"/>
      <w:marLeft w:val="0"/>
      <w:marRight w:val="0"/>
      <w:marTop w:val="0"/>
      <w:marBottom w:val="0"/>
      <w:divBdr>
        <w:top w:val="none" w:sz="0" w:space="0" w:color="auto"/>
        <w:left w:val="none" w:sz="0" w:space="0" w:color="auto"/>
        <w:bottom w:val="none" w:sz="0" w:space="0" w:color="auto"/>
        <w:right w:val="none" w:sz="0" w:space="0" w:color="auto"/>
      </w:divBdr>
    </w:div>
    <w:div w:id="1118334647">
      <w:bodyDiv w:val="1"/>
      <w:marLeft w:val="0"/>
      <w:marRight w:val="0"/>
      <w:marTop w:val="0"/>
      <w:marBottom w:val="0"/>
      <w:divBdr>
        <w:top w:val="none" w:sz="0" w:space="0" w:color="auto"/>
        <w:left w:val="none" w:sz="0" w:space="0" w:color="auto"/>
        <w:bottom w:val="none" w:sz="0" w:space="0" w:color="auto"/>
        <w:right w:val="none" w:sz="0" w:space="0" w:color="auto"/>
      </w:divBdr>
    </w:div>
    <w:div w:id="1119495347">
      <w:bodyDiv w:val="1"/>
      <w:marLeft w:val="0"/>
      <w:marRight w:val="0"/>
      <w:marTop w:val="0"/>
      <w:marBottom w:val="0"/>
      <w:divBdr>
        <w:top w:val="none" w:sz="0" w:space="0" w:color="auto"/>
        <w:left w:val="none" w:sz="0" w:space="0" w:color="auto"/>
        <w:bottom w:val="none" w:sz="0" w:space="0" w:color="auto"/>
        <w:right w:val="none" w:sz="0" w:space="0" w:color="auto"/>
      </w:divBdr>
    </w:div>
    <w:div w:id="1119690492">
      <w:bodyDiv w:val="1"/>
      <w:marLeft w:val="0"/>
      <w:marRight w:val="0"/>
      <w:marTop w:val="0"/>
      <w:marBottom w:val="0"/>
      <w:divBdr>
        <w:top w:val="none" w:sz="0" w:space="0" w:color="auto"/>
        <w:left w:val="none" w:sz="0" w:space="0" w:color="auto"/>
        <w:bottom w:val="none" w:sz="0" w:space="0" w:color="auto"/>
        <w:right w:val="none" w:sz="0" w:space="0" w:color="auto"/>
      </w:divBdr>
    </w:div>
    <w:div w:id="1119838981">
      <w:bodyDiv w:val="1"/>
      <w:marLeft w:val="0"/>
      <w:marRight w:val="0"/>
      <w:marTop w:val="0"/>
      <w:marBottom w:val="0"/>
      <w:divBdr>
        <w:top w:val="none" w:sz="0" w:space="0" w:color="auto"/>
        <w:left w:val="none" w:sz="0" w:space="0" w:color="auto"/>
        <w:bottom w:val="none" w:sz="0" w:space="0" w:color="auto"/>
        <w:right w:val="none" w:sz="0" w:space="0" w:color="auto"/>
      </w:divBdr>
    </w:div>
    <w:div w:id="1120611435">
      <w:bodyDiv w:val="1"/>
      <w:marLeft w:val="0"/>
      <w:marRight w:val="0"/>
      <w:marTop w:val="0"/>
      <w:marBottom w:val="0"/>
      <w:divBdr>
        <w:top w:val="none" w:sz="0" w:space="0" w:color="auto"/>
        <w:left w:val="none" w:sz="0" w:space="0" w:color="auto"/>
        <w:bottom w:val="none" w:sz="0" w:space="0" w:color="auto"/>
        <w:right w:val="none" w:sz="0" w:space="0" w:color="auto"/>
      </w:divBdr>
    </w:div>
    <w:div w:id="1120874107">
      <w:bodyDiv w:val="1"/>
      <w:marLeft w:val="0"/>
      <w:marRight w:val="0"/>
      <w:marTop w:val="0"/>
      <w:marBottom w:val="0"/>
      <w:divBdr>
        <w:top w:val="none" w:sz="0" w:space="0" w:color="auto"/>
        <w:left w:val="none" w:sz="0" w:space="0" w:color="auto"/>
        <w:bottom w:val="none" w:sz="0" w:space="0" w:color="auto"/>
        <w:right w:val="none" w:sz="0" w:space="0" w:color="auto"/>
      </w:divBdr>
    </w:div>
    <w:div w:id="1121341157">
      <w:bodyDiv w:val="1"/>
      <w:marLeft w:val="0"/>
      <w:marRight w:val="0"/>
      <w:marTop w:val="0"/>
      <w:marBottom w:val="0"/>
      <w:divBdr>
        <w:top w:val="none" w:sz="0" w:space="0" w:color="auto"/>
        <w:left w:val="none" w:sz="0" w:space="0" w:color="auto"/>
        <w:bottom w:val="none" w:sz="0" w:space="0" w:color="auto"/>
        <w:right w:val="none" w:sz="0" w:space="0" w:color="auto"/>
      </w:divBdr>
    </w:div>
    <w:div w:id="1121535515">
      <w:bodyDiv w:val="1"/>
      <w:marLeft w:val="0"/>
      <w:marRight w:val="0"/>
      <w:marTop w:val="0"/>
      <w:marBottom w:val="0"/>
      <w:divBdr>
        <w:top w:val="none" w:sz="0" w:space="0" w:color="auto"/>
        <w:left w:val="none" w:sz="0" w:space="0" w:color="auto"/>
        <w:bottom w:val="none" w:sz="0" w:space="0" w:color="auto"/>
        <w:right w:val="none" w:sz="0" w:space="0" w:color="auto"/>
      </w:divBdr>
      <w:divsChild>
        <w:div w:id="1305043055">
          <w:marLeft w:val="480"/>
          <w:marRight w:val="0"/>
          <w:marTop w:val="0"/>
          <w:marBottom w:val="0"/>
          <w:divBdr>
            <w:top w:val="none" w:sz="0" w:space="0" w:color="auto"/>
            <w:left w:val="none" w:sz="0" w:space="0" w:color="auto"/>
            <w:bottom w:val="none" w:sz="0" w:space="0" w:color="auto"/>
            <w:right w:val="none" w:sz="0" w:space="0" w:color="auto"/>
          </w:divBdr>
        </w:div>
        <w:div w:id="751779868">
          <w:marLeft w:val="480"/>
          <w:marRight w:val="0"/>
          <w:marTop w:val="0"/>
          <w:marBottom w:val="0"/>
          <w:divBdr>
            <w:top w:val="none" w:sz="0" w:space="0" w:color="auto"/>
            <w:left w:val="none" w:sz="0" w:space="0" w:color="auto"/>
            <w:bottom w:val="none" w:sz="0" w:space="0" w:color="auto"/>
            <w:right w:val="none" w:sz="0" w:space="0" w:color="auto"/>
          </w:divBdr>
        </w:div>
        <w:div w:id="361514083">
          <w:marLeft w:val="480"/>
          <w:marRight w:val="0"/>
          <w:marTop w:val="0"/>
          <w:marBottom w:val="0"/>
          <w:divBdr>
            <w:top w:val="none" w:sz="0" w:space="0" w:color="auto"/>
            <w:left w:val="none" w:sz="0" w:space="0" w:color="auto"/>
            <w:bottom w:val="none" w:sz="0" w:space="0" w:color="auto"/>
            <w:right w:val="none" w:sz="0" w:space="0" w:color="auto"/>
          </w:divBdr>
        </w:div>
        <w:div w:id="804738483">
          <w:marLeft w:val="480"/>
          <w:marRight w:val="0"/>
          <w:marTop w:val="0"/>
          <w:marBottom w:val="0"/>
          <w:divBdr>
            <w:top w:val="none" w:sz="0" w:space="0" w:color="auto"/>
            <w:left w:val="none" w:sz="0" w:space="0" w:color="auto"/>
            <w:bottom w:val="none" w:sz="0" w:space="0" w:color="auto"/>
            <w:right w:val="none" w:sz="0" w:space="0" w:color="auto"/>
          </w:divBdr>
        </w:div>
        <w:div w:id="1427727357">
          <w:marLeft w:val="480"/>
          <w:marRight w:val="0"/>
          <w:marTop w:val="0"/>
          <w:marBottom w:val="0"/>
          <w:divBdr>
            <w:top w:val="none" w:sz="0" w:space="0" w:color="auto"/>
            <w:left w:val="none" w:sz="0" w:space="0" w:color="auto"/>
            <w:bottom w:val="none" w:sz="0" w:space="0" w:color="auto"/>
            <w:right w:val="none" w:sz="0" w:space="0" w:color="auto"/>
          </w:divBdr>
        </w:div>
        <w:div w:id="2009481210">
          <w:marLeft w:val="480"/>
          <w:marRight w:val="0"/>
          <w:marTop w:val="0"/>
          <w:marBottom w:val="0"/>
          <w:divBdr>
            <w:top w:val="none" w:sz="0" w:space="0" w:color="auto"/>
            <w:left w:val="none" w:sz="0" w:space="0" w:color="auto"/>
            <w:bottom w:val="none" w:sz="0" w:space="0" w:color="auto"/>
            <w:right w:val="none" w:sz="0" w:space="0" w:color="auto"/>
          </w:divBdr>
        </w:div>
        <w:div w:id="1777677250">
          <w:marLeft w:val="480"/>
          <w:marRight w:val="0"/>
          <w:marTop w:val="0"/>
          <w:marBottom w:val="0"/>
          <w:divBdr>
            <w:top w:val="none" w:sz="0" w:space="0" w:color="auto"/>
            <w:left w:val="none" w:sz="0" w:space="0" w:color="auto"/>
            <w:bottom w:val="none" w:sz="0" w:space="0" w:color="auto"/>
            <w:right w:val="none" w:sz="0" w:space="0" w:color="auto"/>
          </w:divBdr>
        </w:div>
        <w:div w:id="599804089">
          <w:marLeft w:val="480"/>
          <w:marRight w:val="0"/>
          <w:marTop w:val="0"/>
          <w:marBottom w:val="0"/>
          <w:divBdr>
            <w:top w:val="none" w:sz="0" w:space="0" w:color="auto"/>
            <w:left w:val="none" w:sz="0" w:space="0" w:color="auto"/>
            <w:bottom w:val="none" w:sz="0" w:space="0" w:color="auto"/>
            <w:right w:val="none" w:sz="0" w:space="0" w:color="auto"/>
          </w:divBdr>
        </w:div>
        <w:div w:id="298656556">
          <w:marLeft w:val="480"/>
          <w:marRight w:val="0"/>
          <w:marTop w:val="0"/>
          <w:marBottom w:val="0"/>
          <w:divBdr>
            <w:top w:val="none" w:sz="0" w:space="0" w:color="auto"/>
            <w:left w:val="none" w:sz="0" w:space="0" w:color="auto"/>
            <w:bottom w:val="none" w:sz="0" w:space="0" w:color="auto"/>
            <w:right w:val="none" w:sz="0" w:space="0" w:color="auto"/>
          </w:divBdr>
        </w:div>
        <w:div w:id="1740208463">
          <w:marLeft w:val="480"/>
          <w:marRight w:val="0"/>
          <w:marTop w:val="0"/>
          <w:marBottom w:val="0"/>
          <w:divBdr>
            <w:top w:val="none" w:sz="0" w:space="0" w:color="auto"/>
            <w:left w:val="none" w:sz="0" w:space="0" w:color="auto"/>
            <w:bottom w:val="none" w:sz="0" w:space="0" w:color="auto"/>
            <w:right w:val="none" w:sz="0" w:space="0" w:color="auto"/>
          </w:divBdr>
        </w:div>
        <w:div w:id="1910650105">
          <w:marLeft w:val="480"/>
          <w:marRight w:val="0"/>
          <w:marTop w:val="0"/>
          <w:marBottom w:val="0"/>
          <w:divBdr>
            <w:top w:val="none" w:sz="0" w:space="0" w:color="auto"/>
            <w:left w:val="none" w:sz="0" w:space="0" w:color="auto"/>
            <w:bottom w:val="none" w:sz="0" w:space="0" w:color="auto"/>
            <w:right w:val="none" w:sz="0" w:space="0" w:color="auto"/>
          </w:divBdr>
        </w:div>
      </w:divsChild>
    </w:div>
    <w:div w:id="1121921721">
      <w:bodyDiv w:val="1"/>
      <w:marLeft w:val="0"/>
      <w:marRight w:val="0"/>
      <w:marTop w:val="0"/>
      <w:marBottom w:val="0"/>
      <w:divBdr>
        <w:top w:val="none" w:sz="0" w:space="0" w:color="auto"/>
        <w:left w:val="none" w:sz="0" w:space="0" w:color="auto"/>
        <w:bottom w:val="none" w:sz="0" w:space="0" w:color="auto"/>
        <w:right w:val="none" w:sz="0" w:space="0" w:color="auto"/>
      </w:divBdr>
    </w:div>
    <w:div w:id="1122306594">
      <w:bodyDiv w:val="1"/>
      <w:marLeft w:val="0"/>
      <w:marRight w:val="0"/>
      <w:marTop w:val="0"/>
      <w:marBottom w:val="0"/>
      <w:divBdr>
        <w:top w:val="none" w:sz="0" w:space="0" w:color="auto"/>
        <w:left w:val="none" w:sz="0" w:space="0" w:color="auto"/>
        <w:bottom w:val="none" w:sz="0" w:space="0" w:color="auto"/>
        <w:right w:val="none" w:sz="0" w:space="0" w:color="auto"/>
      </w:divBdr>
    </w:div>
    <w:div w:id="1122773706">
      <w:bodyDiv w:val="1"/>
      <w:marLeft w:val="0"/>
      <w:marRight w:val="0"/>
      <w:marTop w:val="0"/>
      <w:marBottom w:val="0"/>
      <w:divBdr>
        <w:top w:val="none" w:sz="0" w:space="0" w:color="auto"/>
        <w:left w:val="none" w:sz="0" w:space="0" w:color="auto"/>
        <w:bottom w:val="none" w:sz="0" w:space="0" w:color="auto"/>
        <w:right w:val="none" w:sz="0" w:space="0" w:color="auto"/>
      </w:divBdr>
    </w:div>
    <w:div w:id="1123769739">
      <w:bodyDiv w:val="1"/>
      <w:marLeft w:val="0"/>
      <w:marRight w:val="0"/>
      <w:marTop w:val="0"/>
      <w:marBottom w:val="0"/>
      <w:divBdr>
        <w:top w:val="none" w:sz="0" w:space="0" w:color="auto"/>
        <w:left w:val="none" w:sz="0" w:space="0" w:color="auto"/>
        <w:bottom w:val="none" w:sz="0" w:space="0" w:color="auto"/>
        <w:right w:val="none" w:sz="0" w:space="0" w:color="auto"/>
      </w:divBdr>
    </w:div>
    <w:div w:id="1124422588">
      <w:bodyDiv w:val="1"/>
      <w:marLeft w:val="0"/>
      <w:marRight w:val="0"/>
      <w:marTop w:val="0"/>
      <w:marBottom w:val="0"/>
      <w:divBdr>
        <w:top w:val="none" w:sz="0" w:space="0" w:color="auto"/>
        <w:left w:val="none" w:sz="0" w:space="0" w:color="auto"/>
        <w:bottom w:val="none" w:sz="0" w:space="0" w:color="auto"/>
        <w:right w:val="none" w:sz="0" w:space="0" w:color="auto"/>
      </w:divBdr>
    </w:div>
    <w:div w:id="1124663526">
      <w:bodyDiv w:val="1"/>
      <w:marLeft w:val="0"/>
      <w:marRight w:val="0"/>
      <w:marTop w:val="0"/>
      <w:marBottom w:val="0"/>
      <w:divBdr>
        <w:top w:val="none" w:sz="0" w:space="0" w:color="auto"/>
        <w:left w:val="none" w:sz="0" w:space="0" w:color="auto"/>
        <w:bottom w:val="none" w:sz="0" w:space="0" w:color="auto"/>
        <w:right w:val="none" w:sz="0" w:space="0" w:color="auto"/>
      </w:divBdr>
    </w:div>
    <w:div w:id="1125153303">
      <w:bodyDiv w:val="1"/>
      <w:marLeft w:val="0"/>
      <w:marRight w:val="0"/>
      <w:marTop w:val="0"/>
      <w:marBottom w:val="0"/>
      <w:divBdr>
        <w:top w:val="none" w:sz="0" w:space="0" w:color="auto"/>
        <w:left w:val="none" w:sz="0" w:space="0" w:color="auto"/>
        <w:bottom w:val="none" w:sz="0" w:space="0" w:color="auto"/>
        <w:right w:val="none" w:sz="0" w:space="0" w:color="auto"/>
      </w:divBdr>
    </w:div>
    <w:div w:id="1125732527">
      <w:bodyDiv w:val="1"/>
      <w:marLeft w:val="0"/>
      <w:marRight w:val="0"/>
      <w:marTop w:val="0"/>
      <w:marBottom w:val="0"/>
      <w:divBdr>
        <w:top w:val="none" w:sz="0" w:space="0" w:color="auto"/>
        <w:left w:val="none" w:sz="0" w:space="0" w:color="auto"/>
        <w:bottom w:val="none" w:sz="0" w:space="0" w:color="auto"/>
        <w:right w:val="none" w:sz="0" w:space="0" w:color="auto"/>
      </w:divBdr>
    </w:div>
    <w:div w:id="1125735877">
      <w:bodyDiv w:val="1"/>
      <w:marLeft w:val="0"/>
      <w:marRight w:val="0"/>
      <w:marTop w:val="0"/>
      <w:marBottom w:val="0"/>
      <w:divBdr>
        <w:top w:val="none" w:sz="0" w:space="0" w:color="auto"/>
        <w:left w:val="none" w:sz="0" w:space="0" w:color="auto"/>
        <w:bottom w:val="none" w:sz="0" w:space="0" w:color="auto"/>
        <w:right w:val="none" w:sz="0" w:space="0" w:color="auto"/>
      </w:divBdr>
    </w:div>
    <w:div w:id="1125779000">
      <w:bodyDiv w:val="1"/>
      <w:marLeft w:val="0"/>
      <w:marRight w:val="0"/>
      <w:marTop w:val="0"/>
      <w:marBottom w:val="0"/>
      <w:divBdr>
        <w:top w:val="none" w:sz="0" w:space="0" w:color="auto"/>
        <w:left w:val="none" w:sz="0" w:space="0" w:color="auto"/>
        <w:bottom w:val="none" w:sz="0" w:space="0" w:color="auto"/>
        <w:right w:val="none" w:sz="0" w:space="0" w:color="auto"/>
      </w:divBdr>
    </w:div>
    <w:div w:id="1126236778">
      <w:bodyDiv w:val="1"/>
      <w:marLeft w:val="0"/>
      <w:marRight w:val="0"/>
      <w:marTop w:val="0"/>
      <w:marBottom w:val="0"/>
      <w:divBdr>
        <w:top w:val="none" w:sz="0" w:space="0" w:color="auto"/>
        <w:left w:val="none" w:sz="0" w:space="0" w:color="auto"/>
        <w:bottom w:val="none" w:sz="0" w:space="0" w:color="auto"/>
        <w:right w:val="none" w:sz="0" w:space="0" w:color="auto"/>
      </w:divBdr>
    </w:div>
    <w:div w:id="1126239524">
      <w:bodyDiv w:val="1"/>
      <w:marLeft w:val="0"/>
      <w:marRight w:val="0"/>
      <w:marTop w:val="0"/>
      <w:marBottom w:val="0"/>
      <w:divBdr>
        <w:top w:val="none" w:sz="0" w:space="0" w:color="auto"/>
        <w:left w:val="none" w:sz="0" w:space="0" w:color="auto"/>
        <w:bottom w:val="none" w:sz="0" w:space="0" w:color="auto"/>
        <w:right w:val="none" w:sz="0" w:space="0" w:color="auto"/>
      </w:divBdr>
    </w:div>
    <w:div w:id="1127161784">
      <w:bodyDiv w:val="1"/>
      <w:marLeft w:val="0"/>
      <w:marRight w:val="0"/>
      <w:marTop w:val="0"/>
      <w:marBottom w:val="0"/>
      <w:divBdr>
        <w:top w:val="none" w:sz="0" w:space="0" w:color="auto"/>
        <w:left w:val="none" w:sz="0" w:space="0" w:color="auto"/>
        <w:bottom w:val="none" w:sz="0" w:space="0" w:color="auto"/>
        <w:right w:val="none" w:sz="0" w:space="0" w:color="auto"/>
      </w:divBdr>
    </w:div>
    <w:div w:id="1127701012">
      <w:bodyDiv w:val="1"/>
      <w:marLeft w:val="0"/>
      <w:marRight w:val="0"/>
      <w:marTop w:val="0"/>
      <w:marBottom w:val="0"/>
      <w:divBdr>
        <w:top w:val="none" w:sz="0" w:space="0" w:color="auto"/>
        <w:left w:val="none" w:sz="0" w:space="0" w:color="auto"/>
        <w:bottom w:val="none" w:sz="0" w:space="0" w:color="auto"/>
        <w:right w:val="none" w:sz="0" w:space="0" w:color="auto"/>
      </w:divBdr>
    </w:div>
    <w:div w:id="1127774140">
      <w:bodyDiv w:val="1"/>
      <w:marLeft w:val="0"/>
      <w:marRight w:val="0"/>
      <w:marTop w:val="0"/>
      <w:marBottom w:val="0"/>
      <w:divBdr>
        <w:top w:val="none" w:sz="0" w:space="0" w:color="auto"/>
        <w:left w:val="none" w:sz="0" w:space="0" w:color="auto"/>
        <w:bottom w:val="none" w:sz="0" w:space="0" w:color="auto"/>
        <w:right w:val="none" w:sz="0" w:space="0" w:color="auto"/>
      </w:divBdr>
    </w:div>
    <w:div w:id="1128666205">
      <w:bodyDiv w:val="1"/>
      <w:marLeft w:val="0"/>
      <w:marRight w:val="0"/>
      <w:marTop w:val="0"/>
      <w:marBottom w:val="0"/>
      <w:divBdr>
        <w:top w:val="none" w:sz="0" w:space="0" w:color="auto"/>
        <w:left w:val="none" w:sz="0" w:space="0" w:color="auto"/>
        <w:bottom w:val="none" w:sz="0" w:space="0" w:color="auto"/>
        <w:right w:val="none" w:sz="0" w:space="0" w:color="auto"/>
      </w:divBdr>
    </w:div>
    <w:div w:id="1128741532">
      <w:bodyDiv w:val="1"/>
      <w:marLeft w:val="0"/>
      <w:marRight w:val="0"/>
      <w:marTop w:val="0"/>
      <w:marBottom w:val="0"/>
      <w:divBdr>
        <w:top w:val="none" w:sz="0" w:space="0" w:color="auto"/>
        <w:left w:val="none" w:sz="0" w:space="0" w:color="auto"/>
        <w:bottom w:val="none" w:sz="0" w:space="0" w:color="auto"/>
        <w:right w:val="none" w:sz="0" w:space="0" w:color="auto"/>
      </w:divBdr>
      <w:divsChild>
        <w:div w:id="773789221">
          <w:marLeft w:val="0"/>
          <w:marRight w:val="0"/>
          <w:marTop w:val="0"/>
          <w:marBottom w:val="0"/>
          <w:divBdr>
            <w:top w:val="none" w:sz="0" w:space="0" w:color="auto"/>
            <w:left w:val="none" w:sz="0" w:space="0" w:color="auto"/>
            <w:bottom w:val="none" w:sz="0" w:space="0" w:color="auto"/>
            <w:right w:val="none" w:sz="0" w:space="0" w:color="auto"/>
          </w:divBdr>
        </w:div>
        <w:div w:id="612637809">
          <w:marLeft w:val="0"/>
          <w:marRight w:val="0"/>
          <w:marTop w:val="0"/>
          <w:marBottom w:val="0"/>
          <w:divBdr>
            <w:top w:val="none" w:sz="0" w:space="0" w:color="auto"/>
            <w:left w:val="none" w:sz="0" w:space="0" w:color="auto"/>
            <w:bottom w:val="none" w:sz="0" w:space="0" w:color="auto"/>
            <w:right w:val="none" w:sz="0" w:space="0" w:color="auto"/>
          </w:divBdr>
        </w:div>
        <w:div w:id="713039014">
          <w:marLeft w:val="0"/>
          <w:marRight w:val="0"/>
          <w:marTop w:val="0"/>
          <w:marBottom w:val="0"/>
          <w:divBdr>
            <w:top w:val="none" w:sz="0" w:space="0" w:color="auto"/>
            <w:left w:val="none" w:sz="0" w:space="0" w:color="auto"/>
            <w:bottom w:val="none" w:sz="0" w:space="0" w:color="auto"/>
            <w:right w:val="none" w:sz="0" w:space="0" w:color="auto"/>
          </w:divBdr>
        </w:div>
        <w:div w:id="611790079">
          <w:marLeft w:val="0"/>
          <w:marRight w:val="0"/>
          <w:marTop w:val="0"/>
          <w:marBottom w:val="0"/>
          <w:divBdr>
            <w:top w:val="none" w:sz="0" w:space="0" w:color="auto"/>
            <w:left w:val="none" w:sz="0" w:space="0" w:color="auto"/>
            <w:bottom w:val="none" w:sz="0" w:space="0" w:color="auto"/>
            <w:right w:val="none" w:sz="0" w:space="0" w:color="auto"/>
          </w:divBdr>
        </w:div>
        <w:div w:id="1073354897">
          <w:marLeft w:val="0"/>
          <w:marRight w:val="0"/>
          <w:marTop w:val="0"/>
          <w:marBottom w:val="0"/>
          <w:divBdr>
            <w:top w:val="none" w:sz="0" w:space="0" w:color="auto"/>
            <w:left w:val="none" w:sz="0" w:space="0" w:color="auto"/>
            <w:bottom w:val="none" w:sz="0" w:space="0" w:color="auto"/>
            <w:right w:val="none" w:sz="0" w:space="0" w:color="auto"/>
          </w:divBdr>
        </w:div>
        <w:div w:id="2136678151">
          <w:marLeft w:val="0"/>
          <w:marRight w:val="0"/>
          <w:marTop w:val="0"/>
          <w:marBottom w:val="0"/>
          <w:divBdr>
            <w:top w:val="none" w:sz="0" w:space="0" w:color="auto"/>
            <w:left w:val="none" w:sz="0" w:space="0" w:color="auto"/>
            <w:bottom w:val="none" w:sz="0" w:space="0" w:color="auto"/>
            <w:right w:val="none" w:sz="0" w:space="0" w:color="auto"/>
          </w:divBdr>
        </w:div>
        <w:div w:id="1716810127">
          <w:marLeft w:val="0"/>
          <w:marRight w:val="0"/>
          <w:marTop w:val="0"/>
          <w:marBottom w:val="0"/>
          <w:divBdr>
            <w:top w:val="none" w:sz="0" w:space="0" w:color="auto"/>
            <w:left w:val="none" w:sz="0" w:space="0" w:color="auto"/>
            <w:bottom w:val="none" w:sz="0" w:space="0" w:color="auto"/>
            <w:right w:val="none" w:sz="0" w:space="0" w:color="auto"/>
          </w:divBdr>
        </w:div>
        <w:div w:id="305090958">
          <w:marLeft w:val="0"/>
          <w:marRight w:val="0"/>
          <w:marTop w:val="0"/>
          <w:marBottom w:val="0"/>
          <w:divBdr>
            <w:top w:val="none" w:sz="0" w:space="0" w:color="auto"/>
            <w:left w:val="none" w:sz="0" w:space="0" w:color="auto"/>
            <w:bottom w:val="none" w:sz="0" w:space="0" w:color="auto"/>
            <w:right w:val="none" w:sz="0" w:space="0" w:color="auto"/>
          </w:divBdr>
        </w:div>
        <w:div w:id="1275938013">
          <w:marLeft w:val="0"/>
          <w:marRight w:val="0"/>
          <w:marTop w:val="0"/>
          <w:marBottom w:val="0"/>
          <w:divBdr>
            <w:top w:val="none" w:sz="0" w:space="0" w:color="auto"/>
            <w:left w:val="none" w:sz="0" w:space="0" w:color="auto"/>
            <w:bottom w:val="none" w:sz="0" w:space="0" w:color="auto"/>
            <w:right w:val="none" w:sz="0" w:space="0" w:color="auto"/>
          </w:divBdr>
        </w:div>
        <w:div w:id="2144929307">
          <w:marLeft w:val="0"/>
          <w:marRight w:val="0"/>
          <w:marTop w:val="0"/>
          <w:marBottom w:val="0"/>
          <w:divBdr>
            <w:top w:val="none" w:sz="0" w:space="0" w:color="auto"/>
            <w:left w:val="none" w:sz="0" w:space="0" w:color="auto"/>
            <w:bottom w:val="none" w:sz="0" w:space="0" w:color="auto"/>
            <w:right w:val="none" w:sz="0" w:space="0" w:color="auto"/>
          </w:divBdr>
        </w:div>
        <w:div w:id="1083650182">
          <w:marLeft w:val="0"/>
          <w:marRight w:val="0"/>
          <w:marTop w:val="0"/>
          <w:marBottom w:val="0"/>
          <w:divBdr>
            <w:top w:val="none" w:sz="0" w:space="0" w:color="auto"/>
            <w:left w:val="none" w:sz="0" w:space="0" w:color="auto"/>
            <w:bottom w:val="none" w:sz="0" w:space="0" w:color="auto"/>
            <w:right w:val="none" w:sz="0" w:space="0" w:color="auto"/>
          </w:divBdr>
        </w:div>
        <w:div w:id="168915384">
          <w:marLeft w:val="0"/>
          <w:marRight w:val="0"/>
          <w:marTop w:val="0"/>
          <w:marBottom w:val="0"/>
          <w:divBdr>
            <w:top w:val="none" w:sz="0" w:space="0" w:color="auto"/>
            <w:left w:val="none" w:sz="0" w:space="0" w:color="auto"/>
            <w:bottom w:val="none" w:sz="0" w:space="0" w:color="auto"/>
            <w:right w:val="none" w:sz="0" w:space="0" w:color="auto"/>
          </w:divBdr>
        </w:div>
        <w:div w:id="930889030">
          <w:marLeft w:val="0"/>
          <w:marRight w:val="0"/>
          <w:marTop w:val="0"/>
          <w:marBottom w:val="0"/>
          <w:divBdr>
            <w:top w:val="none" w:sz="0" w:space="0" w:color="auto"/>
            <w:left w:val="none" w:sz="0" w:space="0" w:color="auto"/>
            <w:bottom w:val="none" w:sz="0" w:space="0" w:color="auto"/>
            <w:right w:val="none" w:sz="0" w:space="0" w:color="auto"/>
          </w:divBdr>
        </w:div>
        <w:div w:id="1155998406">
          <w:marLeft w:val="0"/>
          <w:marRight w:val="0"/>
          <w:marTop w:val="0"/>
          <w:marBottom w:val="0"/>
          <w:divBdr>
            <w:top w:val="none" w:sz="0" w:space="0" w:color="auto"/>
            <w:left w:val="none" w:sz="0" w:space="0" w:color="auto"/>
            <w:bottom w:val="none" w:sz="0" w:space="0" w:color="auto"/>
            <w:right w:val="none" w:sz="0" w:space="0" w:color="auto"/>
          </w:divBdr>
        </w:div>
        <w:div w:id="453717402">
          <w:marLeft w:val="0"/>
          <w:marRight w:val="0"/>
          <w:marTop w:val="0"/>
          <w:marBottom w:val="0"/>
          <w:divBdr>
            <w:top w:val="none" w:sz="0" w:space="0" w:color="auto"/>
            <w:left w:val="none" w:sz="0" w:space="0" w:color="auto"/>
            <w:bottom w:val="none" w:sz="0" w:space="0" w:color="auto"/>
            <w:right w:val="none" w:sz="0" w:space="0" w:color="auto"/>
          </w:divBdr>
        </w:div>
        <w:div w:id="244194454">
          <w:marLeft w:val="0"/>
          <w:marRight w:val="0"/>
          <w:marTop w:val="0"/>
          <w:marBottom w:val="0"/>
          <w:divBdr>
            <w:top w:val="none" w:sz="0" w:space="0" w:color="auto"/>
            <w:left w:val="none" w:sz="0" w:space="0" w:color="auto"/>
            <w:bottom w:val="none" w:sz="0" w:space="0" w:color="auto"/>
            <w:right w:val="none" w:sz="0" w:space="0" w:color="auto"/>
          </w:divBdr>
        </w:div>
        <w:div w:id="1211769650">
          <w:marLeft w:val="0"/>
          <w:marRight w:val="0"/>
          <w:marTop w:val="0"/>
          <w:marBottom w:val="0"/>
          <w:divBdr>
            <w:top w:val="none" w:sz="0" w:space="0" w:color="auto"/>
            <w:left w:val="none" w:sz="0" w:space="0" w:color="auto"/>
            <w:bottom w:val="none" w:sz="0" w:space="0" w:color="auto"/>
            <w:right w:val="none" w:sz="0" w:space="0" w:color="auto"/>
          </w:divBdr>
        </w:div>
        <w:div w:id="1469280201">
          <w:marLeft w:val="0"/>
          <w:marRight w:val="0"/>
          <w:marTop w:val="0"/>
          <w:marBottom w:val="0"/>
          <w:divBdr>
            <w:top w:val="none" w:sz="0" w:space="0" w:color="auto"/>
            <w:left w:val="none" w:sz="0" w:space="0" w:color="auto"/>
            <w:bottom w:val="none" w:sz="0" w:space="0" w:color="auto"/>
            <w:right w:val="none" w:sz="0" w:space="0" w:color="auto"/>
          </w:divBdr>
        </w:div>
        <w:div w:id="346831730">
          <w:marLeft w:val="0"/>
          <w:marRight w:val="0"/>
          <w:marTop w:val="0"/>
          <w:marBottom w:val="0"/>
          <w:divBdr>
            <w:top w:val="none" w:sz="0" w:space="0" w:color="auto"/>
            <w:left w:val="none" w:sz="0" w:space="0" w:color="auto"/>
            <w:bottom w:val="none" w:sz="0" w:space="0" w:color="auto"/>
            <w:right w:val="none" w:sz="0" w:space="0" w:color="auto"/>
          </w:divBdr>
        </w:div>
        <w:div w:id="666399028">
          <w:marLeft w:val="0"/>
          <w:marRight w:val="0"/>
          <w:marTop w:val="0"/>
          <w:marBottom w:val="0"/>
          <w:divBdr>
            <w:top w:val="none" w:sz="0" w:space="0" w:color="auto"/>
            <w:left w:val="none" w:sz="0" w:space="0" w:color="auto"/>
            <w:bottom w:val="none" w:sz="0" w:space="0" w:color="auto"/>
            <w:right w:val="none" w:sz="0" w:space="0" w:color="auto"/>
          </w:divBdr>
        </w:div>
        <w:div w:id="177357260">
          <w:marLeft w:val="0"/>
          <w:marRight w:val="0"/>
          <w:marTop w:val="0"/>
          <w:marBottom w:val="0"/>
          <w:divBdr>
            <w:top w:val="none" w:sz="0" w:space="0" w:color="auto"/>
            <w:left w:val="none" w:sz="0" w:space="0" w:color="auto"/>
            <w:bottom w:val="none" w:sz="0" w:space="0" w:color="auto"/>
            <w:right w:val="none" w:sz="0" w:space="0" w:color="auto"/>
          </w:divBdr>
        </w:div>
        <w:div w:id="1460218514">
          <w:marLeft w:val="0"/>
          <w:marRight w:val="0"/>
          <w:marTop w:val="0"/>
          <w:marBottom w:val="0"/>
          <w:divBdr>
            <w:top w:val="none" w:sz="0" w:space="0" w:color="auto"/>
            <w:left w:val="none" w:sz="0" w:space="0" w:color="auto"/>
            <w:bottom w:val="none" w:sz="0" w:space="0" w:color="auto"/>
            <w:right w:val="none" w:sz="0" w:space="0" w:color="auto"/>
          </w:divBdr>
        </w:div>
        <w:div w:id="1126192236">
          <w:marLeft w:val="0"/>
          <w:marRight w:val="0"/>
          <w:marTop w:val="0"/>
          <w:marBottom w:val="0"/>
          <w:divBdr>
            <w:top w:val="none" w:sz="0" w:space="0" w:color="auto"/>
            <w:left w:val="none" w:sz="0" w:space="0" w:color="auto"/>
            <w:bottom w:val="none" w:sz="0" w:space="0" w:color="auto"/>
            <w:right w:val="none" w:sz="0" w:space="0" w:color="auto"/>
          </w:divBdr>
        </w:div>
        <w:div w:id="1414087732">
          <w:marLeft w:val="0"/>
          <w:marRight w:val="0"/>
          <w:marTop w:val="0"/>
          <w:marBottom w:val="0"/>
          <w:divBdr>
            <w:top w:val="none" w:sz="0" w:space="0" w:color="auto"/>
            <w:left w:val="none" w:sz="0" w:space="0" w:color="auto"/>
            <w:bottom w:val="none" w:sz="0" w:space="0" w:color="auto"/>
            <w:right w:val="none" w:sz="0" w:space="0" w:color="auto"/>
          </w:divBdr>
        </w:div>
        <w:div w:id="590352972">
          <w:marLeft w:val="0"/>
          <w:marRight w:val="0"/>
          <w:marTop w:val="0"/>
          <w:marBottom w:val="0"/>
          <w:divBdr>
            <w:top w:val="none" w:sz="0" w:space="0" w:color="auto"/>
            <w:left w:val="none" w:sz="0" w:space="0" w:color="auto"/>
            <w:bottom w:val="none" w:sz="0" w:space="0" w:color="auto"/>
            <w:right w:val="none" w:sz="0" w:space="0" w:color="auto"/>
          </w:divBdr>
        </w:div>
        <w:div w:id="1900629733">
          <w:marLeft w:val="0"/>
          <w:marRight w:val="0"/>
          <w:marTop w:val="0"/>
          <w:marBottom w:val="0"/>
          <w:divBdr>
            <w:top w:val="none" w:sz="0" w:space="0" w:color="auto"/>
            <w:left w:val="none" w:sz="0" w:space="0" w:color="auto"/>
            <w:bottom w:val="none" w:sz="0" w:space="0" w:color="auto"/>
            <w:right w:val="none" w:sz="0" w:space="0" w:color="auto"/>
          </w:divBdr>
        </w:div>
        <w:div w:id="1207714812">
          <w:marLeft w:val="0"/>
          <w:marRight w:val="0"/>
          <w:marTop w:val="0"/>
          <w:marBottom w:val="0"/>
          <w:divBdr>
            <w:top w:val="none" w:sz="0" w:space="0" w:color="auto"/>
            <w:left w:val="none" w:sz="0" w:space="0" w:color="auto"/>
            <w:bottom w:val="none" w:sz="0" w:space="0" w:color="auto"/>
            <w:right w:val="none" w:sz="0" w:space="0" w:color="auto"/>
          </w:divBdr>
        </w:div>
        <w:div w:id="1196885591">
          <w:marLeft w:val="0"/>
          <w:marRight w:val="0"/>
          <w:marTop w:val="0"/>
          <w:marBottom w:val="0"/>
          <w:divBdr>
            <w:top w:val="none" w:sz="0" w:space="0" w:color="auto"/>
            <w:left w:val="none" w:sz="0" w:space="0" w:color="auto"/>
            <w:bottom w:val="none" w:sz="0" w:space="0" w:color="auto"/>
            <w:right w:val="none" w:sz="0" w:space="0" w:color="auto"/>
          </w:divBdr>
        </w:div>
        <w:div w:id="821431016">
          <w:marLeft w:val="0"/>
          <w:marRight w:val="0"/>
          <w:marTop w:val="0"/>
          <w:marBottom w:val="0"/>
          <w:divBdr>
            <w:top w:val="none" w:sz="0" w:space="0" w:color="auto"/>
            <w:left w:val="none" w:sz="0" w:space="0" w:color="auto"/>
            <w:bottom w:val="none" w:sz="0" w:space="0" w:color="auto"/>
            <w:right w:val="none" w:sz="0" w:space="0" w:color="auto"/>
          </w:divBdr>
        </w:div>
        <w:div w:id="1685090386">
          <w:marLeft w:val="0"/>
          <w:marRight w:val="0"/>
          <w:marTop w:val="0"/>
          <w:marBottom w:val="0"/>
          <w:divBdr>
            <w:top w:val="none" w:sz="0" w:space="0" w:color="auto"/>
            <w:left w:val="none" w:sz="0" w:space="0" w:color="auto"/>
            <w:bottom w:val="none" w:sz="0" w:space="0" w:color="auto"/>
            <w:right w:val="none" w:sz="0" w:space="0" w:color="auto"/>
          </w:divBdr>
        </w:div>
        <w:div w:id="835219406">
          <w:marLeft w:val="0"/>
          <w:marRight w:val="0"/>
          <w:marTop w:val="0"/>
          <w:marBottom w:val="0"/>
          <w:divBdr>
            <w:top w:val="none" w:sz="0" w:space="0" w:color="auto"/>
            <w:left w:val="none" w:sz="0" w:space="0" w:color="auto"/>
            <w:bottom w:val="none" w:sz="0" w:space="0" w:color="auto"/>
            <w:right w:val="none" w:sz="0" w:space="0" w:color="auto"/>
          </w:divBdr>
        </w:div>
        <w:div w:id="1473057035">
          <w:marLeft w:val="0"/>
          <w:marRight w:val="0"/>
          <w:marTop w:val="0"/>
          <w:marBottom w:val="0"/>
          <w:divBdr>
            <w:top w:val="none" w:sz="0" w:space="0" w:color="auto"/>
            <w:left w:val="none" w:sz="0" w:space="0" w:color="auto"/>
            <w:bottom w:val="none" w:sz="0" w:space="0" w:color="auto"/>
            <w:right w:val="none" w:sz="0" w:space="0" w:color="auto"/>
          </w:divBdr>
        </w:div>
        <w:div w:id="1848713688">
          <w:marLeft w:val="0"/>
          <w:marRight w:val="0"/>
          <w:marTop w:val="0"/>
          <w:marBottom w:val="0"/>
          <w:divBdr>
            <w:top w:val="none" w:sz="0" w:space="0" w:color="auto"/>
            <w:left w:val="none" w:sz="0" w:space="0" w:color="auto"/>
            <w:bottom w:val="none" w:sz="0" w:space="0" w:color="auto"/>
            <w:right w:val="none" w:sz="0" w:space="0" w:color="auto"/>
          </w:divBdr>
        </w:div>
        <w:div w:id="1545629838">
          <w:marLeft w:val="0"/>
          <w:marRight w:val="0"/>
          <w:marTop w:val="0"/>
          <w:marBottom w:val="0"/>
          <w:divBdr>
            <w:top w:val="none" w:sz="0" w:space="0" w:color="auto"/>
            <w:left w:val="none" w:sz="0" w:space="0" w:color="auto"/>
            <w:bottom w:val="none" w:sz="0" w:space="0" w:color="auto"/>
            <w:right w:val="none" w:sz="0" w:space="0" w:color="auto"/>
          </w:divBdr>
        </w:div>
        <w:div w:id="678776025">
          <w:marLeft w:val="0"/>
          <w:marRight w:val="0"/>
          <w:marTop w:val="0"/>
          <w:marBottom w:val="0"/>
          <w:divBdr>
            <w:top w:val="none" w:sz="0" w:space="0" w:color="auto"/>
            <w:left w:val="none" w:sz="0" w:space="0" w:color="auto"/>
            <w:bottom w:val="none" w:sz="0" w:space="0" w:color="auto"/>
            <w:right w:val="none" w:sz="0" w:space="0" w:color="auto"/>
          </w:divBdr>
        </w:div>
        <w:div w:id="1136869867">
          <w:marLeft w:val="0"/>
          <w:marRight w:val="0"/>
          <w:marTop w:val="0"/>
          <w:marBottom w:val="0"/>
          <w:divBdr>
            <w:top w:val="none" w:sz="0" w:space="0" w:color="auto"/>
            <w:left w:val="none" w:sz="0" w:space="0" w:color="auto"/>
            <w:bottom w:val="none" w:sz="0" w:space="0" w:color="auto"/>
            <w:right w:val="none" w:sz="0" w:space="0" w:color="auto"/>
          </w:divBdr>
        </w:div>
        <w:div w:id="1785221962">
          <w:marLeft w:val="0"/>
          <w:marRight w:val="0"/>
          <w:marTop w:val="0"/>
          <w:marBottom w:val="0"/>
          <w:divBdr>
            <w:top w:val="none" w:sz="0" w:space="0" w:color="auto"/>
            <w:left w:val="none" w:sz="0" w:space="0" w:color="auto"/>
            <w:bottom w:val="none" w:sz="0" w:space="0" w:color="auto"/>
            <w:right w:val="none" w:sz="0" w:space="0" w:color="auto"/>
          </w:divBdr>
        </w:div>
        <w:div w:id="1302541345">
          <w:marLeft w:val="0"/>
          <w:marRight w:val="0"/>
          <w:marTop w:val="0"/>
          <w:marBottom w:val="0"/>
          <w:divBdr>
            <w:top w:val="none" w:sz="0" w:space="0" w:color="auto"/>
            <w:left w:val="none" w:sz="0" w:space="0" w:color="auto"/>
            <w:bottom w:val="none" w:sz="0" w:space="0" w:color="auto"/>
            <w:right w:val="none" w:sz="0" w:space="0" w:color="auto"/>
          </w:divBdr>
        </w:div>
        <w:div w:id="1914392416">
          <w:marLeft w:val="0"/>
          <w:marRight w:val="0"/>
          <w:marTop w:val="0"/>
          <w:marBottom w:val="0"/>
          <w:divBdr>
            <w:top w:val="none" w:sz="0" w:space="0" w:color="auto"/>
            <w:left w:val="none" w:sz="0" w:space="0" w:color="auto"/>
            <w:bottom w:val="none" w:sz="0" w:space="0" w:color="auto"/>
            <w:right w:val="none" w:sz="0" w:space="0" w:color="auto"/>
          </w:divBdr>
        </w:div>
      </w:divsChild>
    </w:div>
    <w:div w:id="1129670006">
      <w:bodyDiv w:val="1"/>
      <w:marLeft w:val="0"/>
      <w:marRight w:val="0"/>
      <w:marTop w:val="0"/>
      <w:marBottom w:val="0"/>
      <w:divBdr>
        <w:top w:val="none" w:sz="0" w:space="0" w:color="auto"/>
        <w:left w:val="none" w:sz="0" w:space="0" w:color="auto"/>
        <w:bottom w:val="none" w:sz="0" w:space="0" w:color="auto"/>
        <w:right w:val="none" w:sz="0" w:space="0" w:color="auto"/>
      </w:divBdr>
    </w:div>
    <w:div w:id="1129857845">
      <w:bodyDiv w:val="1"/>
      <w:marLeft w:val="0"/>
      <w:marRight w:val="0"/>
      <w:marTop w:val="0"/>
      <w:marBottom w:val="0"/>
      <w:divBdr>
        <w:top w:val="none" w:sz="0" w:space="0" w:color="auto"/>
        <w:left w:val="none" w:sz="0" w:space="0" w:color="auto"/>
        <w:bottom w:val="none" w:sz="0" w:space="0" w:color="auto"/>
        <w:right w:val="none" w:sz="0" w:space="0" w:color="auto"/>
      </w:divBdr>
    </w:div>
    <w:div w:id="1129972809">
      <w:bodyDiv w:val="1"/>
      <w:marLeft w:val="0"/>
      <w:marRight w:val="0"/>
      <w:marTop w:val="0"/>
      <w:marBottom w:val="0"/>
      <w:divBdr>
        <w:top w:val="none" w:sz="0" w:space="0" w:color="auto"/>
        <w:left w:val="none" w:sz="0" w:space="0" w:color="auto"/>
        <w:bottom w:val="none" w:sz="0" w:space="0" w:color="auto"/>
        <w:right w:val="none" w:sz="0" w:space="0" w:color="auto"/>
      </w:divBdr>
    </w:div>
    <w:div w:id="1130317770">
      <w:bodyDiv w:val="1"/>
      <w:marLeft w:val="0"/>
      <w:marRight w:val="0"/>
      <w:marTop w:val="0"/>
      <w:marBottom w:val="0"/>
      <w:divBdr>
        <w:top w:val="none" w:sz="0" w:space="0" w:color="auto"/>
        <w:left w:val="none" w:sz="0" w:space="0" w:color="auto"/>
        <w:bottom w:val="none" w:sz="0" w:space="0" w:color="auto"/>
        <w:right w:val="none" w:sz="0" w:space="0" w:color="auto"/>
      </w:divBdr>
    </w:div>
    <w:div w:id="1130514574">
      <w:bodyDiv w:val="1"/>
      <w:marLeft w:val="0"/>
      <w:marRight w:val="0"/>
      <w:marTop w:val="0"/>
      <w:marBottom w:val="0"/>
      <w:divBdr>
        <w:top w:val="none" w:sz="0" w:space="0" w:color="auto"/>
        <w:left w:val="none" w:sz="0" w:space="0" w:color="auto"/>
        <w:bottom w:val="none" w:sz="0" w:space="0" w:color="auto"/>
        <w:right w:val="none" w:sz="0" w:space="0" w:color="auto"/>
      </w:divBdr>
      <w:divsChild>
        <w:div w:id="136997215">
          <w:marLeft w:val="0"/>
          <w:marRight w:val="0"/>
          <w:marTop w:val="0"/>
          <w:marBottom w:val="0"/>
          <w:divBdr>
            <w:top w:val="none" w:sz="0" w:space="0" w:color="auto"/>
            <w:left w:val="none" w:sz="0" w:space="0" w:color="auto"/>
            <w:bottom w:val="none" w:sz="0" w:space="0" w:color="auto"/>
            <w:right w:val="none" w:sz="0" w:space="0" w:color="auto"/>
          </w:divBdr>
        </w:div>
        <w:div w:id="2067952902">
          <w:marLeft w:val="0"/>
          <w:marRight w:val="0"/>
          <w:marTop w:val="0"/>
          <w:marBottom w:val="0"/>
          <w:divBdr>
            <w:top w:val="none" w:sz="0" w:space="0" w:color="auto"/>
            <w:left w:val="none" w:sz="0" w:space="0" w:color="auto"/>
            <w:bottom w:val="none" w:sz="0" w:space="0" w:color="auto"/>
            <w:right w:val="none" w:sz="0" w:space="0" w:color="auto"/>
          </w:divBdr>
        </w:div>
        <w:div w:id="617297500">
          <w:marLeft w:val="0"/>
          <w:marRight w:val="0"/>
          <w:marTop w:val="0"/>
          <w:marBottom w:val="0"/>
          <w:divBdr>
            <w:top w:val="none" w:sz="0" w:space="0" w:color="auto"/>
            <w:left w:val="none" w:sz="0" w:space="0" w:color="auto"/>
            <w:bottom w:val="none" w:sz="0" w:space="0" w:color="auto"/>
            <w:right w:val="none" w:sz="0" w:space="0" w:color="auto"/>
          </w:divBdr>
        </w:div>
        <w:div w:id="213006347">
          <w:marLeft w:val="0"/>
          <w:marRight w:val="0"/>
          <w:marTop w:val="0"/>
          <w:marBottom w:val="0"/>
          <w:divBdr>
            <w:top w:val="none" w:sz="0" w:space="0" w:color="auto"/>
            <w:left w:val="none" w:sz="0" w:space="0" w:color="auto"/>
            <w:bottom w:val="none" w:sz="0" w:space="0" w:color="auto"/>
            <w:right w:val="none" w:sz="0" w:space="0" w:color="auto"/>
          </w:divBdr>
        </w:div>
        <w:div w:id="673455950">
          <w:marLeft w:val="0"/>
          <w:marRight w:val="0"/>
          <w:marTop w:val="0"/>
          <w:marBottom w:val="0"/>
          <w:divBdr>
            <w:top w:val="none" w:sz="0" w:space="0" w:color="auto"/>
            <w:left w:val="none" w:sz="0" w:space="0" w:color="auto"/>
            <w:bottom w:val="none" w:sz="0" w:space="0" w:color="auto"/>
            <w:right w:val="none" w:sz="0" w:space="0" w:color="auto"/>
          </w:divBdr>
        </w:div>
        <w:div w:id="47844305">
          <w:marLeft w:val="0"/>
          <w:marRight w:val="0"/>
          <w:marTop w:val="0"/>
          <w:marBottom w:val="0"/>
          <w:divBdr>
            <w:top w:val="none" w:sz="0" w:space="0" w:color="auto"/>
            <w:left w:val="none" w:sz="0" w:space="0" w:color="auto"/>
            <w:bottom w:val="none" w:sz="0" w:space="0" w:color="auto"/>
            <w:right w:val="none" w:sz="0" w:space="0" w:color="auto"/>
          </w:divBdr>
        </w:div>
        <w:div w:id="1863933934">
          <w:marLeft w:val="0"/>
          <w:marRight w:val="0"/>
          <w:marTop w:val="0"/>
          <w:marBottom w:val="0"/>
          <w:divBdr>
            <w:top w:val="none" w:sz="0" w:space="0" w:color="auto"/>
            <w:left w:val="none" w:sz="0" w:space="0" w:color="auto"/>
            <w:bottom w:val="none" w:sz="0" w:space="0" w:color="auto"/>
            <w:right w:val="none" w:sz="0" w:space="0" w:color="auto"/>
          </w:divBdr>
        </w:div>
        <w:div w:id="1359424930">
          <w:marLeft w:val="0"/>
          <w:marRight w:val="0"/>
          <w:marTop w:val="0"/>
          <w:marBottom w:val="0"/>
          <w:divBdr>
            <w:top w:val="none" w:sz="0" w:space="0" w:color="auto"/>
            <w:left w:val="none" w:sz="0" w:space="0" w:color="auto"/>
            <w:bottom w:val="none" w:sz="0" w:space="0" w:color="auto"/>
            <w:right w:val="none" w:sz="0" w:space="0" w:color="auto"/>
          </w:divBdr>
        </w:div>
        <w:div w:id="870147021">
          <w:marLeft w:val="0"/>
          <w:marRight w:val="0"/>
          <w:marTop w:val="0"/>
          <w:marBottom w:val="0"/>
          <w:divBdr>
            <w:top w:val="none" w:sz="0" w:space="0" w:color="auto"/>
            <w:left w:val="none" w:sz="0" w:space="0" w:color="auto"/>
            <w:bottom w:val="none" w:sz="0" w:space="0" w:color="auto"/>
            <w:right w:val="none" w:sz="0" w:space="0" w:color="auto"/>
          </w:divBdr>
        </w:div>
        <w:div w:id="1257246072">
          <w:marLeft w:val="0"/>
          <w:marRight w:val="0"/>
          <w:marTop w:val="0"/>
          <w:marBottom w:val="0"/>
          <w:divBdr>
            <w:top w:val="none" w:sz="0" w:space="0" w:color="auto"/>
            <w:left w:val="none" w:sz="0" w:space="0" w:color="auto"/>
            <w:bottom w:val="none" w:sz="0" w:space="0" w:color="auto"/>
            <w:right w:val="none" w:sz="0" w:space="0" w:color="auto"/>
          </w:divBdr>
        </w:div>
        <w:div w:id="1350452789">
          <w:marLeft w:val="0"/>
          <w:marRight w:val="0"/>
          <w:marTop w:val="0"/>
          <w:marBottom w:val="0"/>
          <w:divBdr>
            <w:top w:val="none" w:sz="0" w:space="0" w:color="auto"/>
            <w:left w:val="none" w:sz="0" w:space="0" w:color="auto"/>
            <w:bottom w:val="none" w:sz="0" w:space="0" w:color="auto"/>
            <w:right w:val="none" w:sz="0" w:space="0" w:color="auto"/>
          </w:divBdr>
        </w:div>
        <w:div w:id="1884706598">
          <w:marLeft w:val="0"/>
          <w:marRight w:val="0"/>
          <w:marTop w:val="0"/>
          <w:marBottom w:val="0"/>
          <w:divBdr>
            <w:top w:val="none" w:sz="0" w:space="0" w:color="auto"/>
            <w:left w:val="none" w:sz="0" w:space="0" w:color="auto"/>
            <w:bottom w:val="none" w:sz="0" w:space="0" w:color="auto"/>
            <w:right w:val="none" w:sz="0" w:space="0" w:color="auto"/>
          </w:divBdr>
        </w:div>
        <w:div w:id="2073650260">
          <w:marLeft w:val="0"/>
          <w:marRight w:val="0"/>
          <w:marTop w:val="0"/>
          <w:marBottom w:val="0"/>
          <w:divBdr>
            <w:top w:val="none" w:sz="0" w:space="0" w:color="auto"/>
            <w:left w:val="none" w:sz="0" w:space="0" w:color="auto"/>
            <w:bottom w:val="none" w:sz="0" w:space="0" w:color="auto"/>
            <w:right w:val="none" w:sz="0" w:space="0" w:color="auto"/>
          </w:divBdr>
        </w:div>
        <w:div w:id="43018935">
          <w:marLeft w:val="0"/>
          <w:marRight w:val="0"/>
          <w:marTop w:val="0"/>
          <w:marBottom w:val="0"/>
          <w:divBdr>
            <w:top w:val="none" w:sz="0" w:space="0" w:color="auto"/>
            <w:left w:val="none" w:sz="0" w:space="0" w:color="auto"/>
            <w:bottom w:val="none" w:sz="0" w:space="0" w:color="auto"/>
            <w:right w:val="none" w:sz="0" w:space="0" w:color="auto"/>
          </w:divBdr>
        </w:div>
        <w:div w:id="58554767">
          <w:marLeft w:val="0"/>
          <w:marRight w:val="0"/>
          <w:marTop w:val="0"/>
          <w:marBottom w:val="0"/>
          <w:divBdr>
            <w:top w:val="none" w:sz="0" w:space="0" w:color="auto"/>
            <w:left w:val="none" w:sz="0" w:space="0" w:color="auto"/>
            <w:bottom w:val="none" w:sz="0" w:space="0" w:color="auto"/>
            <w:right w:val="none" w:sz="0" w:space="0" w:color="auto"/>
          </w:divBdr>
        </w:div>
        <w:div w:id="2128810553">
          <w:marLeft w:val="0"/>
          <w:marRight w:val="0"/>
          <w:marTop w:val="0"/>
          <w:marBottom w:val="0"/>
          <w:divBdr>
            <w:top w:val="none" w:sz="0" w:space="0" w:color="auto"/>
            <w:left w:val="none" w:sz="0" w:space="0" w:color="auto"/>
            <w:bottom w:val="none" w:sz="0" w:space="0" w:color="auto"/>
            <w:right w:val="none" w:sz="0" w:space="0" w:color="auto"/>
          </w:divBdr>
        </w:div>
        <w:div w:id="431903431">
          <w:marLeft w:val="0"/>
          <w:marRight w:val="0"/>
          <w:marTop w:val="0"/>
          <w:marBottom w:val="0"/>
          <w:divBdr>
            <w:top w:val="none" w:sz="0" w:space="0" w:color="auto"/>
            <w:left w:val="none" w:sz="0" w:space="0" w:color="auto"/>
            <w:bottom w:val="none" w:sz="0" w:space="0" w:color="auto"/>
            <w:right w:val="none" w:sz="0" w:space="0" w:color="auto"/>
          </w:divBdr>
        </w:div>
        <w:div w:id="1215653891">
          <w:marLeft w:val="0"/>
          <w:marRight w:val="0"/>
          <w:marTop w:val="0"/>
          <w:marBottom w:val="0"/>
          <w:divBdr>
            <w:top w:val="none" w:sz="0" w:space="0" w:color="auto"/>
            <w:left w:val="none" w:sz="0" w:space="0" w:color="auto"/>
            <w:bottom w:val="none" w:sz="0" w:space="0" w:color="auto"/>
            <w:right w:val="none" w:sz="0" w:space="0" w:color="auto"/>
          </w:divBdr>
        </w:div>
        <w:div w:id="1765030670">
          <w:marLeft w:val="0"/>
          <w:marRight w:val="0"/>
          <w:marTop w:val="0"/>
          <w:marBottom w:val="0"/>
          <w:divBdr>
            <w:top w:val="none" w:sz="0" w:space="0" w:color="auto"/>
            <w:left w:val="none" w:sz="0" w:space="0" w:color="auto"/>
            <w:bottom w:val="none" w:sz="0" w:space="0" w:color="auto"/>
            <w:right w:val="none" w:sz="0" w:space="0" w:color="auto"/>
          </w:divBdr>
        </w:div>
        <w:div w:id="648092821">
          <w:marLeft w:val="0"/>
          <w:marRight w:val="0"/>
          <w:marTop w:val="0"/>
          <w:marBottom w:val="0"/>
          <w:divBdr>
            <w:top w:val="none" w:sz="0" w:space="0" w:color="auto"/>
            <w:left w:val="none" w:sz="0" w:space="0" w:color="auto"/>
            <w:bottom w:val="none" w:sz="0" w:space="0" w:color="auto"/>
            <w:right w:val="none" w:sz="0" w:space="0" w:color="auto"/>
          </w:divBdr>
        </w:div>
        <w:div w:id="434323647">
          <w:marLeft w:val="0"/>
          <w:marRight w:val="0"/>
          <w:marTop w:val="0"/>
          <w:marBottom w:val="0"/>
          <w:divBdr>
            <w:top w:val="none" w:sz="0" w:space="0" w:color="auto"/>
            <w:left w:val="none" w:sz="0" w:space="0" w:color="auto"/>
            <w:bottom w:val="none" w:sz="0" w:space="0" w:color="auto"/>
            <w:right w:val="none" w:sz="0" w:space="0" w:color="auto"/>
          </w:divBdr>
        </w:div>
        <w:div w:id="142892720">
          <w:marLeft w:val="0"/>
          <w:marRight w:val="0"/>
          <w:marTop w:val="0"/>
          <w:marBottom w:val="0"/>
          <w:divBdr>
            <w:top w:val="none" w:sz="0" w:space="0" w:color="auto"/>
            <w:left w:val="none" w:sz="0" w:space="0" w:color="auto"/>
            <w:bottom w:val="none" w:sz="0" w:space="0" w:color="auto"/>
            <w:right w:val="none" w:sz="0" w:space="0" w:color="auto"/>
          </w:divBdr>
        </w:div>
        <w:div w:id="547108641">
          <w:marLeft w:val="0"/>
          <w:marRight w:val="0"/>
          <w:marTop w:val="0"/>
          <w:marBottom w:val="0"/>
          <w:divBdr>
            <w:top w:val="none" w:sz="0" w:space="0" w:color="auto"/>
            <w:left w:val="none" w:sz="0" w:space="0" w:color="auto"/>
            <w:bottom w:val="none" w:sz="0" w:space="0" w:color="auto"/>
            <w:right w:val="none" w:sz="0" w:space="0" w:color="auto"/>
          </w:divBdr>
        </w:div>
        <w:div w:id="328796155">
          <w:marLeft w:val="0"/>
          <w:marRight w:val="0"/>
          <w:marTop w:val="0"/>
          <w:marBottom w:val="0"/>
          <w:divBdr>
            <w:top w:val="none" w:sz="0" w:space="0" w:color="auto"/>
            <w:left w:val="none" w:sz="0" w:space="0" w:color="auto"/>
            <w:bottom w:val="none" w:sz="0" w:space="0" w:color="auto"/>
            <w:right w:val="none" w:sz="0" w:space="0" w:color="auto"/>
          </w:divBdr>
        </w:div>
        <w:div w:id="836655217">
          <w:marLeft w:val="0"/>
          <w:marRight w:val="0"/>
          <w:marTop w:val="0"/>
          <w:marBottom w:val="0"/>
          <w:divBdr>
            <w:top w:val="none" w:sz="0" w:space="0" w:color="auto"/>
            <w:left w:val="none" w:sz="0" w:space="0" w:color="auto"/>
            <w:bottom w:val="none" w:sz="0" w:space="0" w:color="auto"/>
            <w:right w:val="none" w:sz="0" w:space="0" w:color="auto"/>
          </w:divBdr>
        </w:div>
        <w:div w:id="305552391">
          <w:marLeft w:val="0"/>
          <w:marRight w:val="0"/>
          <w:marTop w:val="0"/>
          <w:marBottom w:val="0"/>
          <w:divBdr>
            <w:top w:val="none" w:sz="0" w:space="0" w:color="auto"/>
            <w:left w:val="none" w:sz="0" w:space="0" w:color="auto"/>
            <w:bottom w:val="none" w:sz="0" w:space="0" w:color="auto"/>
            <w:right w:val="none" w:sz="0" w:space="0" w:color="auto"/>
          </w:divBdr>
        </w:div>
        <w:div w:id="294799190">
          <w:marLeft w:val="0"/>
          <w:marRight w:val="0"/>
          <w:marTop w:val="0"/>
          <w:marBottom w:val="0"/>
          <w:divBdr>
            <w:top w:val="none" w:sz="0" w:space="0" w:color="auto"/>
            <w:left w:val="none" w:sz="0" w:space="0" w:color="auto"/>
            <w:bottom w:val="none" w:sz="0" w:space="0" w:color="auto"/>
            <w:right w:val="none" w:sz="0" w:space="0" w:color="auto"/>
          </w:divBdr>
        </w:div>
        <w:div w:id="1112281701">
          <w:marLeft w:val="0"/>
          <w:marRight w:val="0"/>
          <w:marTop w:val="0"/>
          <w:marBottom w:val="0"/>
          <w:divBdr>
            <w:top w:val="none" w:sz="0" w:space="0" w:color="auto"/>
            <w:left w:val="none" w:sz="0" w:space="0" w:color="auto"/>
            <w:bottom w:val="none" w:sz="0" w:space="0" w:color="auto"/>
            <w:right w:val="none" w:sz="0" w:space="0" w:color="auto"/>
          </w:divBdr>
        </w:div>
        <w:div w:id="1179613802">
          <w:marLeft w:val="0"/>
          <w:marRight w:val="0"/>
          <w:marTop w:val="0"/>
          <w:marBottom w:val="0"/>
          <w:divBdr>
            <w:top w:val="none" w:sz="0" w:space="0" w:color="auto"/>
            <w:left w:val="none" w:sz="0" w:space="0" w:color="auto"/>
            <w:bottom w:val="none" w:sz="0" w:space="0" w:color="auto"/>
            <w:right w:val="none" w:sz="0" w:space="0" w:color="auto"/>
          </w:divBdr>
        </w:div>
        <w:div w:id="1883976525">
          <w:marLeft w:val="0"/>
          <w:marRight w:val="0"/>
          <w:marTop w:val="0"/>
          <w:marBottom w:val="0"/>
          <w:divBdr>
            <w:top w:val="none" w:sz="0" w:space="0" w:color="auto"/>
            <w:left w:val="none" w:sz="0" w:space="0" w:color="auto"/>
            <w:bottom w:val="none" w:sz="0" w:space="0" w:color="auto"/>
            <w:right w:val="none" w:sz="0" w:space="0" w:color="auto"/>
          </w:divBdr>
        </w:div>
        <w:div w:id="473185241">
          <w:marLeft w:val="0"/>
          <w:marRight w:val="0"/>
          <w:marTop w:val="0"/>
          <w:marBottom w:val="0"/>
          <w:divBdr>
            <w:top w:val="none" w:sz="0" w:space="0" w:color="auto"/>
            <w:left w:val="none" w:sz="0" w:space="0" w:color="auto"/>
            <w:bottom w:val="none" w:sz="0" w:space="0" w:color="auto"/>
            <w:right w:val="none" w:sz="0" w:space="0" w:color="auto"/>
          </w:divBdr>
        </w:div>
        <w:div w:id="94256386">
          <w:marLeft w:val="0"/>
          <w:marRight w:val="0"/>
          <w:marTop w:val="0"/>
          <w:marBottom w:val="0"/>
          <w:divBdr>
            <w:top w:val="none" w:sz="0" w:space="0" w:color="auto"/>
            <w:left w:val="none" w:sz="0" w:space="0" w:color="auto"/>
            <w:bottom w:val="none" w:sz="0" w:space="0" w:color="auto"/>
            <w:right w:val="none" w:sz="0" w:space="0" w:color="auto"/>
          </w:divBdr>
        </w:div>
        <w:div w:id="7297453">
          <w:marLeft w:val="0"/>
          <w:marRight w:val="0"/>
          <w:marTop w:val="0"/>
          <w:marBottom w:val="0"/>
          <w:divBdr>
            <w:top w:val="none" w:sz="0" w:space="0" w:color="auto"/>
            <w:left w:val="none" w:sz="0" w:space="0" w:color="auto"/>
            <w:bottom w:val="none" w:sz="0" w:space="0" w:color="auto"/>
            <w:right w:val="none" w:sz="0" w:space="0" w:color="auto"/>
          </w:divBdr>
        </w:div>
        <w:div w:id="1657610931">
          <w:marLeft w:val="0"/>
          <w:marRight w:val="0"/>
          <w:marTop w:val="0"/>
          <w:marBottom w:val="0"/>
          <w:divBdr>
            <w:top w:val="none" w:sz="0" w:space="0" w:color="auto"/>
            <w:left w:val="none" w:sz="0" w:space="0" w:color="auto"/>
            <w:bottom w:val="none" w:sz="0" w:space="0" w:color="auto"/>
            <w:right w:val="none" w:sz="0" w:space="0" w:color="auto"/>
          </w:divBdr>
        </w:div>
        <w:div w:id="750001829">
          <w:marLeft w:val="0"/>
          <w:marRight w:val="0"/>
          <w:marTop w:val="0"/>
          <w:marBottom w:val="0"/>
          <w:divBdr>
            <w:top w:val="none" w:sz="0" w:space="0" w:color="auto"/>
            <w:left w:val="none" w:sz="0" w:space="0" w:color="auto"/>
            <w:bottom w:val="none" w:sz="0" w:space="0" w:color="auto"/>
            <w:right w:val="none" w:sz="0" w:space="0" w:color="auto"/>
          </w:divBdr>
        </w:div>
        <w:div w:id="908618702">
          <w:marLeft w:val="0"/>
          <w:marRight w:val="0"/>
          <w:marTop w:val="0"/>
          <w:marBottom w:val="0"/>
          <w:divBdr>
            <w:top w:val="none" w:sz="0" w:space="0" w:color="auto"/>
            <w:left w:val="none" w:sz="0" w:space="0" w:color="auto"/>
            <w:bottom w:val="none" w:sz="0" w:space="0" w:color="auto"/>
            <w:right w:val="none" w:sz="0" w:space="0" w:color="auto"/>
          </w:divBdr>
        </w:div>
        <w:div w:id="1440100617">
          <w:marLeft w:val="0"/>
          <w:marRight w:val="0"/>
          <w:marTop w:val="0"/>
          <w:marBottom w:val="0"/>
          <w:divBdr>
            <w:top w:val="none" w:sz="0" w:space="0" w:color="auto"/>
            <w:left w:val="none" w:sz="0" w:space="0" w:color="auto"/>
            <w:bottom w:val="none" w:sz="0" w:space="0" w:color="auto"/>
            <w:right w:val="none" w:sz="0" w:space="0" w:color="auto"/>
          </w:divBdr>
        </w:div>
        <w:div w:id="874001823">
          <w:marLeft w:val="0"/>
          <w:marRight w:val="0"/>
          <w:marTop w:val="0"/>
          <w:marBottom w:val="0"/>
          <w:divBdr>
            <w:top w:val="none" w:sz="0" w:space="0" w:color="auto"/>
            <w:left w:val="none" w:sz="0" w:space="0" w:color="auto"/>
            <w:bottom w:val="none" w:sz="0" w:space="0" w:color="auto"/>
            <w:right w:val="none" w:sz="0" w:space="0" w:color="auto"/>
          </w:divBdr>
        </w:div>
        <w:div w:id="554389535">
          <w:marLeft w:val="0"/>
          <w:marRight w:val="0"/>
          <w:marTop w:val="0"/>
          <w:marBottom w:val="0"/>
          <w:divBdr>
            <w:top w:val="none" w:sz="0" w:space="0" w:color="auto"/>
            <w:left w:val="none" w:sz="0" w:space="0" w:color="auto"/>
            <w:bottom w:val="none" w:sz="0" w:space="0" w:color="auto"/>
            <w:right w:val="none" w:sz="0" w:space="0" w:color="auto"/>
          </w:divBdr>
        </w:div>
      </w:divsChild>
    </w:div>
    <w:div w:id="1130706597">
      <w:bodyDiv w:val="1"/>
      <w:marLeft w:val="0"/>
      <w:marRight w:val="0"/>
      <w:marTop w:val="0"/>
      <w:marBottom w:val="0"/>
      <w:divBdr>
        <w:top w:val="none" w:sz="0" w:space="0" w:color="auto"/>
        <w:left w:val="none" w:sz="0" w:space="0" w:color="auto"/>
        <w:bottom w:val="none" w:sz="0" w:space="0" w:color="auto"/>
        <w:right w:val="none" w:sz="0" w:space="0" w:color="auto"/>
      </w:divBdr>
    </w:div>
    <w:div w:id="1130787377">
      <w:bodyDiv w:val="1"/>
      <w:marLeft w:val="0"/>
      <w:marRight w:val="0"/>
      <w:marTop w:val="0"/>
      <w:marBottom w:val="0"/>
      <w:divBdr>
        <w:top w:val="none" w:sz="0" w:space="0" w:color="auto"/>
        <w:left w:val="none" w:sz="0" w:space="0" w:color="auto"/>
        <w:bottom w:val="none" w:sz="0" w:space="0" w:color="auto"/>
        <w:right w:val="none" w:sz="0" w:space="0" w:color="auto"/>
      </w:divBdr>
    </w:div>
    <w:div w:id="1131095805">
      <w:bodyDiv w:val="1"/>
      <w:marLeft w:val="0"/>
      <w:marRight w:val="0"/>
      <w:marTop w:val="0"/>
      <w:marBottom w:val="0"/>
      <w:divBdr>
        <w:top w:val="none" w:sz="0" w:space="0" w:color="auto"/>
        <w:left w:val="none" w:sz="0" w:space="0" w:color="auto"/>
        <w:bottom w:val="none" w:sz="0" w:space="0" w:color="auto"/>
        <w:right w:val="none" w:sz="0" w:space="0" w:color="auto"/>
      </w:divBdr>
    </w:div>
    <w:div w:id="1131441311">
      <w:bodyDiv w:val="1"/>
      <w:marLeft w:val="0"/>
      <w:marRight w:val="0"/>
      <w:marTop w:val="0"/>
      <w:marBottom w:val="0"/>
      <w:divBdr>
        <w:top w:val="none" w:sz="0" w:space="0" w:color="auto"/>
        <w:left w:val="none" w:sz="0" w:space="0" w:color="auto"/>
        <w:bottom w:val="none" w:sz="0" w:space="0" w:color="auto"/>
        <w:right w:val="none" w:sz="0" w:space="0" w:color="auto"/>
      </w:divBdr>
    </w:div>
    <w:div w:id="1131480505">
      <w:bodyDiv w:val="1"/>
      <w:marLeft w:val="0"/>
      <w:marRight w:val="0"/>
      <w:marTop w:val="0"/>
      <w:marBottom w:val="0"/>
      <w:divBdr>
        <w:top w:val="none" w:sz="0" w:space="0" w:color="auto"/>
        <w:left w:val="none" w:sz="0" w:space="0" w:color="auto"/>
        <w:bottom w:val="none" w:sz="0" w:space="0" w:color="auto"/>
        <w:right w:val="none" w:sz="0" w:space="0" w:color="auto"/>
      </w:divBdr>
    </w:div>
    <w:div w:id="1131753411">
      <w:bodyDiv w:val="1"/>
      <w:marLeft w:val="0"/>
      <w:marRight w:val="0"/>
      <w:marTop w:val="0"/>
      <w:marBottom w:val="0"/>
      <w:divBdr>
        <w:top w:val="none" w:sz="0" w:space="0" w:color="auto"/>
        <w:left w:val="none" w:sz="0" w:space="0" w:color="auto"/>
        <w:bottom w:val="none" w:sz="0" w:space="0" w:color="auto"/>
        <w:right w:val="none" w:sz="0" w:space="0" w:color="auto"/>
      </w:divBdr>
    </w:div>
    <w:div w:id="1132165106">
      <w:bodyDiv w:val="1"/>
      <w:marLeft w:val="0"/>
      <w:marRight w:val="0"/>
      <w:marTop w:val="0"/>
      <w:marBottom w:val="0"/>
      <w:divBdr>
        <w:top w:val="none" w:sz="0" w:space="0" w:color="auto"/>
        <w:left w:val="none" w:sz="0" w:space="0" w:color="auto"/>
        <w:bottom w:val="none" w:sz="0" w:space="0" w:color="auto"/>
        <w:right w:val="none" w:sz="0" w:space="0" w:color="auto"/>
      </w:divBdr>
    </w:div>
    <w:div w:id="1132475814">
      <w:bodyDiv w:val="1"/>
      <w:marLeft w:val="0"/>
      <w:marRight w:val="0"/>
      <w:marTop w:val="0"/>
      <w:marBottom w:val="0"/>
      <w:divBdr>
        <w:top w:val="none" w:sz="0" w:space="0" w:color="auto"/>
        <w:left w:val="none" w:sz="0" w:space="0" w:color="auto"/>
        <w:bottom w:val="none" w:sz="0" w:space="0" w:color="auto"/>
        <w:right w:val="none" w:sz="0" w:space="0" w:color="auto"/>
      </w:divBdr>
    </w:div>
    <w:div w:id="1132481430">
      <w:bodyDiv w:val="1"/>
      <w:marLeft w:val="0"/>
      <w:marRight w:val="0"/>
      <w:marTop w:val="0"/>
      <w:marBottom w:val="0"/>
      <w:divBdr>
        <w:top w:val="none" w:sz="0" w:space="0" w:color="auto"/>
        <w:left w:val="none" w:sz="0" w:space="0" w:color="auto"/>
        <w:bottom w:val="none" w:sz="0" w:space="0" w:color="auto"/>
        <w:right w:val="none" w:sz="0" w:space="0" w:color="auto"/>
      </w:divBdr>
    </w:div>
    <w:div w:id="1132676891">
      <w:bodyDiv w:val="1"/>
      <w:marLeft w:val="0"/>
      <w:marRight w:val="0"/>
      <w:marTop w:val="0"/>
      <w:marBottom w:val="0"/>
      <w:divBdr>
        <w:top w:val="none" w:sz="0" w:space="0" w:color="auto"/>
        <w:left w:val="none" w:sz="0" w:space="0" w:color="auto"/>
        <w:bottom w:val="none" w:sz="0" w:space="0" w:color="auto"/>
        <w:right w:val="none" w:sz="0" w:space="0" w:color="auto"/>
      </w:divBdr>
    </w:div>
    <w:div w:id="1132865695">
      <w:bodyDiv w:val="1"/>
      <w:marLeft w:val="0"/>
      <w:marRight w:val="0"/>
      <w:marTop w:val="0"/>
      <w:marBottom w:val="0"/>
      <w:divBdr>
        <w:top w:val="none" w:sz="0" w:space="0" w:color="auto"/>
        <w:left w:val="none" w:sz="0" w:space="0" w:color="auto"/>
        <w:bottom w:val="none" w:sz="0" w:space="0" w:color="auto"/>
        <w:right w:val="none" w:sz="0" w:space="0" w:color="auto"/>
      </w:divBdr>
    </w:div>
    <w:div w:id="1133521973">
      <w:bodyDiv w:val="1"/>
      <w:marLeft w:val="0"/>
      <w:marRight w:val="0"/>
      <w:marTop w:val="0"/>
      <w:marBottom w:val="0"/>
      <w:divBdr>
        <w:top w:val="none" w:sz="0" w:space="0" w:color="auto"/>
        <w:left w:val="none" w:sz="0" w:space="0" w:color="auto"/>
        <w:bottom w:val="none" w:sz="0" w:space="0" w:color="auto"/>
        <w:right w:val="none" w:sz="0" w:space="0" w:color="auto"/>
      </w:divBdr>
    </w:div>
    <w:div w:id="1133905594">
      <w:bodyDiv w:val="1"/>
      <w:marLeft w:val="0"/>
      <w:marRight w:val="0"/>
      <w:marTop w:val="0"/>
      <w:marBottom w:val="0"/>
      <w:divBdr>
        <w:top w:val="none" w:sz="0" w:space="0" w:color="auto"/>
        <w:left w:val="none" w:sz="0" w:space="0" w:color="auto"/>
        <w:bottom w:val="none" w:sz="0" w:space="0" w:color="auto"/>
        <w:right w:val="none" w:sz="0" w:space="0" w:color="auto"/>
      </w:divBdr>
    </w:div>
    <w:div w:id="1134059841">
      <w:bodyDiv w:val="1"/>
      <w:marLeft w:val="0"/>
      <w:marRight w:val="0"/>
      <w:marTop w:val="0"/>
      <w:marBottom w:val="0"/>
      <w:divBdr>
        <w:top w:val="none" w:sz="0" w:space="0" w:color="auto"/>
        <w:left w:val="none" w:sz="0" w:space="0" w:color="auto"/>
        <w:bottom w:val="none" w:sz="0" w:space="0" w:color="auto"/>
        <w:right w:val="none" w:sz="0" w:space="0" w:color="auto"/>
      </w:divBdr>
      <w:divsChild>
        <w:div w:id="653147945">
          <w:marLeft w:val="640"/>
          <w:marRight w:val="0"/>
          <w:marTop w:val="0"/>
          <w:marBottom w:val="0"/>
          <w:divBdr>
            <w:top w:val="none" w:sz="0" w:space="0" w:color="auto"/>
            <w:left w:val="none" w:sz="0" w:space="0" w:color="auto"/>
            <w:bottom w:val="none" w:sz="0" w:space="0" w:color="auto"/>
            <w:right w:val="none" w:sz="0" w:space="0" w:color="auto"/>
          </w:divBdr>
        </w:div>
        <w:div w:id="450514562">
          <w:marLeft w:val="640"/>
          <w:marRight w:val="0"/>
          <w:marTop w:val="0"/>
          <w:marBottom w:val="0"/>
          <w:divBdr>
            <w:top w:val="none" w:sz="0" w:space="0" w:color="auto"/>
            <w:left w:val="none" w:sz="0" w:space="0" w:color="auto"/>
            <w:bottom w:val="none" w:sz="0" w:space="0" w:color="auto"/>
            <w:right w:val="none" w:sz="0" w:space="0" w:color="auto"/>
          </w:divBdr>
        </w:div>
        <w:div w:id="1735197273">
          <w:marLeft w:val="640"/>
          <w:marRight w:val="0"/>
          <w:marTop w:val="0"/>
          <w:marBottom w:val="0"/>
          <w:divBdr>
            <w:top w:val="none" w:sz="0" w:space="0" w:color="auto"/>
            <w:left w:val="none" w:sz="0" w:space="0" w:color="auto"/>
            <w:bottom w:val="none" w:sz="0" w:space="0" w:color="auto"/>
            <w:right w:val="none" w:sz="0" w:space="0" w:color="auto"/>
          </w:divBdr>
        </w:div>
        <w:div w:id="282466671">
          <w:marLeft w:val="640"/>
          <w:marRight w:val="0"/>
          <w:marTop w:val="0"/>
          <w:marBottom w:val="0"/>
          <w:divBdr>
            <w:top w:val="none" w:sz="0" w:space="0" w:color="auto"/>
            <w:left w:val="none" w:sz="0" w:space="0" w:color="auto"/>
            <w:bottom w:val="none" w:sz="0" w:space="0" w:color="auto"/>
            <w:right w:val="none" w:sz="0" w:space="0" w:color="auto"/>
          </w:divBdr>
        </w:div>
        <w:div w:id="1181510848">
          <w:marLeft w:val="640"/>
          <w:marRight w:val="0"/>
          <w:marTop w:val="0"/>
          <w:marBottom w:val="0"/>
          <w:divBdr>
            <w:top w:val="none" w:sz="0" w:space="0" w:color="auto"/>
            <w:left w:val="none" w:sz="0" w:space="0" w:color="auto"/>
            <w:bottom w:val="none" w:sz="0" w:space="0" w:color="auto"/>
            <w:right w:val="none" w:sz="0" w:space="0" w:color="auto"/>
          </w:divBdr>
        </w:div>
        <w:div w:id="916356552">
          <w:marLeft w:val="640"/>
          <w:marRight w:val="0"/>
          <w:marTop w:val="0"/>
          <w:marBottom w:val="0"/>
          <w:divBdr>
            <w:top w:val="none" w:sz="0" w:space="0" w:color="auto"/>
            <w:left w:val="none" w:sz="0" w:space="0" w:color="auto"/>
            <w:bottom w:val="none" w:sz="0" w:space="0" w:color="auto"/>
            <w:right w:val="none" w:sz="0" w:space="0" w:color="auto"/>
          </w:divBdr>
        </w:div>
        <w:div w:id="2147312934">
          <w:marLeft w:val="640"/>
          <w:marRight w:val="0"/>
          <w:marTop w:val="0"/>
          <w:marBottom w:val="0"/>
          <w:divBdr>
            <w:top w:val="none" w:sz="0" w:space="0" w:color="auto"/>
            <w:left w:val="none" w:sz="0" w:space="0" w:color="auto"/>
            <w:bottom w:val="none" w:sz="0" w:space="0" w:color="auto"/>
            <w:right w:val="none" w:sz="0" w:space="0" w:color="auto"/>
          </w:divBdr>
        </w:div>
        <w:div w:id="60252387">
          <w:marLeft w:val="640"/>
          <w:marRight w:val="0"/>
          <w:marTop w:val="0"/>
          <w:marBottom w:val="0"/>
          <w:divBdr>
            <w:top w:val="none" w:sz="0" w:space="0" w:color="auto"/>
            <w:left w:val="none" w:sz="0" w:space="0" w:color="auto"/>
            <w:bottom w:val="none" w:sz="0" w:space="0" w:color="auto"/>
            <w:right w:val="none" w:sz="0" w:space="0" w:color="auto"/>
          </w:divBdr>
        </w:div>
        <w:div w:id="456922137">
          <w:marLeft w:val="640"/>
          <w:marRight w:val="0"/>
          <w:marTop w:val="0"/>
          <w:marBottom w:val="0"/>
          <w:divBdr>
            <w:top w:val="none" w:sz="0" w:space="0" w:color="auto"/>
            <w:left w:val="none" w:sz="0" w:space="0" w:color="auto"/>
            <w:bottom w:val="none" w:sz="0" w:space="0" w:color="auto"/>
            <w:right w:val="none" w:sz="0" w:space="0" w:color="auto"/>
          </w:divBdr>
        </w:div>
        <w:div w:id="2144080986">
          <w:marLeft w:val="640"/>
          <w:marRight w:val="0"/>
          <w:marTop w:val="0"/>
          <w:marBottom w:val="0"/>
          <w:divBdr>
            <w:top w:val="none" w:sz="0" w:space="0" w:color="auto"/>
            <w:left w:val="none" w:sz="0" w:space="0" w:color="auto"/>
            <w:bottom w:val="none" w:sz="0" w:space="0" w:color="auto"/>
            <w:right w:val="none" w:sz="0" w:space="0" w:color="auto"/>
          </w:divBdr>
        </w:div>
        <w:div w:id="1297566505">
          <w:marLeft w:val="640"/>
          <w:marRight w:val="0"/>
          <w:marTop w:val="0"/>
          <w:marBottom w:val="0"/>
          <w:divBdr>
            <w:top w:val="none" w:sz="0" w:space="0" w:color="auto"/>
            <w:left w:val="none" w:sz="0" w:space="0" w:color="auto"/>
            <w:bottom w:val="none" w:sz="0" w:space="0" w:color="auto"/>
            <w:right w:val="none" w:sz="0" w:space="0" w:color="auto"/>
          </w:divBdr>
        </w:div>
        <w:div w:id="327443605">
          <w:marLeft w:val="640"/>
          <w:marRight w:val="0"/>
          <w:marTop w:val="0"/>
          <w:marBottom w:val="0"/>
          <w:divBdr>
            <w:top w:val="none" w:sz="0" w:space="0" w:color="auto"/>
            <w:left w:val="none" w:sz="0" w:space="0" w:color="auto"/>
            <w:bottom w:val="none" w:sz="0" w:space="0" w:color="auto"/>
            <w:right w:val="none" w:sz="0" w:space="0" w:color="auto"/>
          </w:divBdr>
        </w:div>
        <w:div w:id="1497569774">
          <w:marLeft w:val="640"/>
          <w:marRight w:val="0"/>
          <w:marTop w:val="0"/>
          <w:marBottom w:val="0"/>
          <w:divBdr>
            <w:top w:val="none" w:sz="0" w:space="0" w:color="auto"/>
            <w:left w:val="none" w:sz="0" w:space="0" w:color="auto"/>
            <w:bottom w:val="none" w:sz="0" w:space="0" w:color="auto"/>
            <w:right w:val="none" w:sz="0" w:space="0" w:color="auto"/>
          </w:divBdr>
        </w:div>
        <w:div w:id="1610119742">
          <w:marLeft w:val="640"/>
          <w:marRight w:val="0"/>
          <w:marTop w:val="0"/>
          <w:marBottom w:val="0"/>
          <w:divBdr>
            <w:top w:val="none" w:sz="0" w:space="0" w:color="auto"/>
            <w:left w:val="none" w:sz="0" w:space="0" w:color="auto"/>
            <w:bottom w:val="none" w:sz="0" w:space="0" w:color="auto"/>
            <w:right w:val="none" w:sz="0" w:space="0" w:color="auto"/>
          </w:divBdr>
        </w:div>
        <w:div w:id="1507288026">
          <w:marLeft w:val="640"/>
          <w:marRight w:val="0"/>
          <w:marTop w:val="0"/>
          <w:marBottom w:val="0"/>
          <w:divBdr>
            <w:top w:val="none" w:sz="0" w:space="0" w:color="auto"/>
            <w:left w:val="none" w:sz="0" w:space="0" w:color="auto"/>
            <w:bottom w:val="none" w:sz="0" w:space="0" w:color="auto"/>
            <w:right w:val="none" w:sz="0" w:space="0" w:color="auto"/>
          </w:divBdr>
        </w:div>
        <w:div w:id="1025252094">
          <w:marLeft w:val="640"/>
          <w:marRight w:val="0"/>
          <w:marTop w:val="0"/>
          <w:marBottom w:val="0"/>
          <w:divBdr>
            <w:top w:val="none" w:sz="0" w:space="0" w:color="auto"/>
            <w:left w:val="none" w:sz="0" w:space="0" w:color="auto"/>
            <w:bottom w:val="none" w:sz="0" w:space="0" w:color="auto"/>
            <w:right w:val="none" w:sz="0" w:space="0" w:color="auto"/>
          </w:divBdr>
        </w:div>
        <w:div w:id="487746778">
          <w:marLeft w:val="640"/>
          <w:marRight w:val="0"/>
          <w:marTop w:val="0"/>
          <w:marBottom w:val="0"/>
          <w:divBdr>
            <w:top w:val="none" w:sz="0" w:space="0" w:color="auto"/>
            <w:left w:val="none" w:sz="0" w:space="0" w:color="auto"/>
            <w:bottom w:val="none" w:sz="0" w:space="0" w:color="auto"/>
            <w:right w:val="none" w:sz="0" w:space="0" w:color="auto"/>
          </w:divBdr>
        </w:div>
        <w:div w:id="150947730">
          <w:marLeft w:val="640"/>
          <w:marRight w:val="0"/>
          <w:marTop w:val="0"/>
          <w:marBottom w:val="0"/>
          <w:divBdr>
            <w:top w:val="none" w:sz="0" w:space="0" w:color="auto"/>
            <w:left w:val="none" w:sz="0" w:space="0" w:color="auto"/>
            <w:bottom w:val="none" w:sz="0" w:space="0" w:color="auto"/>
            <w:right w:val="none" w:sz="0" w:space="0" w:color="auto"/>
          </w:divBdr>
        </w:div>
        <w:div w:id="931357400">
          <w:marLeft w:val="640"/>
          <w:marRight w:val="0"/>
          <w:marTop w:val="0"/>
          <w:marBottom w:val="0"/>
          <w:divBdr>
            <w:top w:val="none" w:sz="0" w:space="0" w:color="auto"/>
            <w:left w:val="none" w:sz="0" w:space="0" w:color="auto"/>
            <w:bottom w:val="none" w:sz="0" w:space="0" w:color="auto"/>
            <w:right w:val="none" w:sz="0" w:space="0" w:color="auto"/>
          </w:divBdr>
        </w:div>
        <w:div w:id="690033636">
          <w:marLeft w:val="640"/>
          <w:marRight w:val="0"/>
          <w:marTop w:val="0"/>
          <w:marBottom w:val="0"/>
          <w:divBdr>
            <w:top w:val="none" w:sz="0" w:space="0" w:color="auto"/>
            <w:left w:val="none" w:sz="0" w:space="0" w:color="auto"/>
            <w:bottom w:val="none" w:sz="0" w:space="0" w:color="auto"/>
            <w:right w:val="none" w:sz="0" w:space="0" w:color="auto"/>
          </w:divBdr>
        </w:div>
        <w:div w:id="275915681">
          <w:marLeft w:val="640"/>
          <w:marRight w:val="0"/>
          <w:marTop w:val="0"/>
          <w:marBottom w:val="0"/>
          <w:divBdr>
            <w:top w:val="none" w:sz="0" w:space="0" w:color="auto"/>
            <w:left w:val="none" w:sz="0" w:space="0" w:color="auto"/>
            <w:bottom w:val="none" w:sz="0" w:space="0" w:color="auto"/>
            <w:right w:val="none" w:sz="0" w:space="0" w:color="auto"/>
          </w:divBdr>
        </w:div>
        <w:div w:id="1712918267">
          <w:marLeft w:val="640"/>
          <w:marRight w:val="0"/>
          <w:marTop w:val="0"/>
          <w:marBottom w:val="0"/>
          <w:divBdr>
            <w:top w:val="none" w:sz="0" w:space="0" w:color="auto"/>
            <w:left w:val="none" w:sz="0" w:space="0" w:color="auto"/>
            <w:bottom w:val="none" w:sz="0" w:space="0" w:color="auto"/>
            <w:right w:val="none" w:sz="0" w:space="0" w:color="auto"/>
          </w:divBdr>
        </w:div>
        <w:div w:id="1335113335">
          <w:marLeft w:val="640"/>
          <w:marRight w:val="0"/>
          <w:marTop w:val="0"/>
          <w:marBottom w:val="0"/>
          <w:divBdr>
            <w:top w:val="none" w:sz="0" w:space="0" w:color="auto"/>
            <w:left w:val="none" w:sz="0" w:space="0" w:color="auto"/>
            <w:bottom w:val="none" w:sz="0" w:space="0" w:color="auto"/>
            <w:right w:val="none" w:sz="0" w:space="0" w:color="auto"/>
          </w:divBdr>
        </w:div>
        <w:div w:id="147479613">
          <w:marLeft w:val="640"/>
          <w:marRight w:val="0"/>
          <w:marTop w:val="0"/>
          <w:marBottom w:val="0"/>
          <w:divBdr>
            <w:top w:val="none" w:sz="0" w:space="0" w:color="auto"/>
            <w:left w:val="none" w:sz="0" w:space="0" w:color="auto"/>
            <w:bottom w:val="none" w:sz="0" w:space="0" w:color="auto"/>
            <w:right w:val="none" w:sz="0" w:space="0" w:color="auto"/>
          </w:divBdr>
        </w:div>
        <w:div w:id="626007920">
          <w:marLeft w:val="640"/>
          <w:marRight w:val="0"/>
          <w:marTop w:val="0"/>
          <w:marBottom w:val="0"/>
          <w:divBdr>
            <w:top w:val="none" w:sz="0" w:space="0" w:color="auto"/>
            <w:left w:val="none" w:sz="0" w:space="0" w:color="auto"/>
            <w:bottom w:val="none" w:sz="0" w:space="0" w:color="auto"/>
            <w:right w:val="none" w:sz="0" w:space="0" w:color="auto"/>
          </w:divBdr>
        </w:div>
        <w:div w:id="641156763">
          <w:marLeft w:val="640"/>
          <w:marRight w:val="0"/>
          <w:marTop w:val="0"/>
          <w:marBottom w:val="0"/>
          <w:divBdr>
            <w:top w:val="none" w:sz="0" w:space="0" w:color="auto"/>
            <w:left w:val="none" w:sz="0" w:space="0" w:color="auto"/>
            <w:bottom w:val="none" w:sz="0" w:space="0" w:color="auto"/>
            <w:right w:val="none" w:sz="0" w:space="0" w:color="auto"/>
          </w:divBdr>
        </w:div>
        <w:div w:id="1355763318">
          <w:marLeft w:val="640"/>
          <w:marRight w:val="0"/>
          <w:marTop w:val="0"/>
          <w:marBottom w:val="0"/>
          <w:divBdr>
            <w:top w:val="none" w:sz="0" w:space="0" w:color="auto"/>
            <w:left w:val="none" w:sz="0" w:space="0" w:color="auto"/>
            <w:bottom w:val="none" w:sz="0" w:space="0" w:color="auto"/>
            <w:right w:val="none" w:sz="0" w:space="0" w:color="auto"/>
          </w:divBdr>
        </w:div>
        <w:div w:id="713582145">
          <w:marLeft w:val="640"/>
          <w:marRight w:val="0"/>
          <w:marTop w:val="0"/>
          <w:marBottom w:val="0"/>
          <w:divBdr>
            <w:top w:val="none" w:sz="0" w:space="0" w:color="auto"/>
            <w:left w:val="none" w:sz="0" w:space="0" w:color="auto"/>
            <w:bottom w:val="none" w:sz="0" w:space="0" w:color="auto"/>
            <w:right w:val="none" w:sz="0" w:space="0" w:color="auto"/>
          </w:divBdr>
        </w:div>
        <w:div w:id="4867550">
          <w:marLeft w:val="640"/>
          <w:marRight w:val="0"/>
          <w:marTop w:val="0"/>
          <w:marBottom w:val="0"/>
          <w:divBdr>
            <w:top w:val="none" w:sz="0" w:space="0" w:color="auto"/>
            <w:left w:val="none" w:sz="0" w:space="0" w:color="auto"/>
            <w:bottom w:val="none" w:sz="0" w:space="0" w:color="auto"/>
            <w:right w:val="none" w:sz="0" w:space="0" w:color="auto"/>
          </w:divBdr>
        </w:div>
        <w:div w:id="2091346426">
          <w:marLeft w:val="640"/>
          <w:marRight w:val="0"/>
          <w:marTop w:val="0"/>
          <w:marBottom w:val="0"/>
          <w:divBdr>
            <w:top w:val="none" w:sz="0" w:space="0" w:color="auto"/>
            <w:left w:val="none" w:sz="0" w:space="0" w:color="auto"/>
            <w:bottom w:val="none" w:sz="0" w:space="0" w:color="auto"/>
            <w:right w:val="none" w:sz="0" w:space="0" w:color="auto"/>
          </w:divBdr>
        </w:div>
        <w:div w:id="1105462765">
          <w:marLeft w:val="640"/>
          <w:marRight w:val="0"/>
          <w:marTop w:val="0"/>
          <w:marBottom w:val="0"/>
          <w:divBdr>
            <w:top w:val="none" w:sz="0" w:space="0" w:color="auto"/>
            <w:left w:val="none" w:sz="0" w:space="0" w:color="auto"/>
            <w:bottom w:val="none" w:sz="0" w:space="0" w:color="auto"/>
            <w:right w:val="none" w:sz="0" w:space="0" w:color="auto"/>
          </w:divBdr>
        </w:div>
        <w:div w:id="1561862603">
          <w:marLeft w:val="640"/>
          <w:marRight w:val="0"/>
          <w:marTop w:val="0"/>
          <w:marBottom w:val="0"/>
          <w:divBdr>
            <w:top w:val="none" w:sz="0" w:space="0" w:color="auto"/>
            <w:left w:val="none" w:sz="0" w:space="0" w:color="auto"/>
            <w:bottom w:val="none" w:sz="0" w:space="0" w:color="auto"/>
            <w:right w:val="none" w:sz="0" w:space="0" w:color="auto"/>
          </w:divBdr>
        </w:div>
        <w:div w:id="1955207900">
          <w:marLeft w:val="640"/>
          <w:marRight w:val="0"/>
          <w:marTop w:val="0"/>
          <w:marBottom w:val="0"/>
          <w:divBdr>
            <w:top w:val="none" w:sz="0" w:space="0" w:color="auto"/>
            <w:left w:val="none" w:sz="0" w:space="0" w:color="auto"/>
            <w:bottom w:val="none" w:sz="0" w:space="0" w:color="auto"/>
            <w:right w:val="none" w:sz="0" w:space="0" w:color="auto"/>
          </w:divBdr>
        </w:div>
        <w:div w:id="1777557423">
          <w:marLeft w:val="640"/>
          <w:marRight w:val="0"/>
          <w:marTop w:val="0"/>
          <w:marBottom w:val="0"/>
          <w:divBdr>
            <w:top w:val="none" w:sz="0" w:space="0" w:color="auto"/>
            <w:left w:val="none" w:sz="0" w:space="0" w:color="auto"/>
            <w:bottom w:val="none" w:sz="0" w:space="0" w:color="auto"/>
            <w:right w:val="none" w:sz="0" w:space="0" w:color="auto"/>
          </w:divBdr>
        </w:div>
        <w:div w:id="1565291094">
          <w:marLeft w:val="640"/>
          <w:marRight w:val="0"/>
          <w:marTop w:val="0"/>
          <w:marBottom w:val="0"/>
          <w:divBdr>
            <w:top w:val="none" w:sz="0" w:space="0" w:color="auto"/>
            <w:left w:val="none" w:sz="0" w:space="0" w:color="auto"/>
            <w:bottom w:val="none" w:sz="0" w:space="0" w:color="auto"/>
            <w:right w:val="none" w:sz="0" w:space="0" w:color="auto"/>
          </w:divBdr>
        </w:div>
        <w:div w:id="115565827">
          <w:marLeft w:val="640"/>
          <w:marRight w:val="0"/>
          <w:marTop w:val="0"/>
          <w:marBottom w:val="0"/>
          <w:divBdr>
            <w:top w:val="none" w:sz="0" w:space="0" w:color="auto"/>
            <w:left w:val="none" w:sz="0" w:space="0" w:color="auto"/>
            <w:bottom w:val="none" w:sz="0" w:space="0" w:color="auto"/>
            <w:right w:val="none" w:sz="0" w:space="0" w:color="auto"/>
          </w:divBdr>
        </w:div>
        <w:div w:id="1420102202">
          <w:marLeft w:val="640"/>
          <w:marRight w:val="0"/>
          <w:marTop w:val="0"/>
          <w:marBottom w:val="0"/>
          <w:divBdr>
            <w:top w:val="none" w:sz="0" w:space="0" w:color="auto"/>
            <w:left w:val="none" w:sz="0" w:space="0" w:color="auto"/>
            <w:bottom w:val="none" w:sz="0" w:space="0" w:color="auto"/>
            <w:right w:val="none" w:sz="0" w:space="0" w:color="auto"/>
          </w:divBdr>
        </w:div>
        <w:div w:id="1795057948">
          <w:marLeft w:val="640"/>
          <w:marRight w:val="0"/>
          <w:marTop w:val="0"/>
          <w:marBottom w:val="0"/>
          <w:divBdr>
            <w:top w:val="none" w:sz="0" w:space="0" w:color="auto"/>
            <w:left w:val="none" w:sz="0" w:space="0" w:color="auto"/>
            <w:bottom w:val="none" w:sz="0" w:space="0" w:color="auto"/>
            <w:right w:val="none" w:sz="0" w:space="0" w:color="auto"/>
          </w:divBdr>
        </w:div>
        <w:div w:id="2122413877">
          <w:marLeft w:val="640"/>
          <w:marRight w:val="0"/>
          <w:marTop w:val="0"/>
          <w:marBottom w:val="0"/>
          <w:divBdr>
            <w:top w:val="none" w:sz="0" w:space="0" w:color="auto"/>
            <w:left w:val="none" w:sz="0" w:space="0" w:color="auto"/>
            <w:bottom w:val="none" w:sz="0" w:space="0" w:color="auto"/>
            <w:right w:val="none" w:sz="0" w:space="0" w:color="auto"/>
          </w:divBdr>
        </w:div>
        <w:div w:id="1611937832">
          <w:marLeft w:val="640"/>
          <w:marRight w:val="0"/>
          <w:marTop w:val="0"/>
          <w:marBottom w:val="0"/>
          <w:divBdr>
            <w:top w:val="none" w:sz="0" w:space="0" w:color="auto"/>
            <w:left w:val="none" w:sz="0" w:space="0" w:color="auto"/>
            <w:bottom w:val="none" w:sz="0" w:space="0" w:color="auto"/>
            <w:right w:val="none" w:sz="0" w:space="0" w:color="auto"/>
          </w:divBdr>
        </w:div>
        <w:div w:id="1627933008">
          <w:marLeft w:val="640"/>
          <w:marRight w:val="0"/>
          <w:marTop w:val="0"/>
          <w:marBottom w:val="0"/>
          <w:divBdr>
            <w:top w:val="none" w:sz="0" w:space="0" w:color="auto"/>
            <w:left w:val="none" w:sz="0" w:space="0" w:color="auto"/>
            <w:bottom w:val="none" w:sz="0" w:space="0" w:color="auto"/>
            <w:right w:val="none" w:sz="0" w:space="0" w:color="auto"/>
          </w:divBdr>
        </w:div>
        <w:div w:id="472065568">
          <w:marLeft w:val="640"/>
          <w:marRight w:val="0"/>
          <w:marTop w:val="0"/>
          <w:marBottom w:val="0"/>
          <w:divBdr>
            <w:top w:val="none" w:sz="0" w:space="0" w:color="auto"/>
            <w:left w:val="none" w:sz="0" w:space="0" w:color="auto"/>
            <w:bottom w:val="none" w:sz="0" w:space="0" w:color="auto"/>
            <w:right w:val="none" w:sz="0" w:space="0" w:color="auto"/>
          </w:divBdr>
        </w:div>
        <w:div w:id="581833447">
          <w:marLeft w:val="640"/>
          <w:marRight w:val="0"/>
          <w:marTop w:val="0"/>
          <w:marBottom w:val="0"/>
          <w:divBdr>
            <w:top w:val="none" w:sz="0" w:space="0" w:color="auto"/>
            <w:left w:val="none" w:sz="0" w:space="0" w:color="auto"/>
            <w:bottom w:val="none" w:sz="0" w:space="0" w:color="auto"/>
            <w:right w:val="none" w:sz="0" w:space="0" w:color="auto"/>
          </w:divBdr>
        </w:div>
        <w:div w:id="750005591">
          <w:marLeft w:val="640"/>
          <w:marRight w:val="0"/>
          <w:marTop w:val="0"/>
          <w:marBottom w:val="0"/>
          <w:divBdr>
            <w:top w:val="none" w:sz="0" w:space="0" w:color="auto"/>
            <w:left w:val="none" w:sz="0" w:space="0" w:color="auto"/>
            <w:bottom w:val="none" w:sz="0" w:space="0" w:color="auto"/>
            <w:right w:val="none" w:sz="0" w:space="0" w:color="auto"/>
          </w:divBdr>
        </w:div>
        <w:div w:id="2018653199">
          <w:marLeft w:val="640"/>
          <w:marRight w:val="0"/>
          <w:marTop w:val="0"/>
          <w:marBottom w:val="0"/>
          <w:divBdr>
            <w:top w:val="none" w:sz="0" w:space="0" w:color="auto"/>
            <w:left w:val="none" w:sz="0" w:space="0" w:color="auto"/>
            <w:bottom w:val="none" w:sz="0" w:space="0" w:color="auto"/>
            <w:right w:val="none" w:sz="0" w:space="0" w:color="auto"/>
          </w:divBdr>
        </w:div>
        <w:div w:id="1024793063">
          <w:marLeft w:val="640"/>
          <w:marRight w:val="0"/>
          <w:marTop w:val="0"/>
          <w:marBottom w:val="0"/>
          <w:divBdr>
            <w:top w:val="none" w:sz="0" w:space="0" w:color="auto"/>
            <w:left w:val="none" w:sz="0" w:space="0" w:color="auto"/>
            <w:bottom w:val="none" w:sz="0" w:space="0" w:color="auto"/>
            <w:right w:val="none" w:sz="0" w:space="0" w:color="auto"/>
          </w:divBdr>
        </w:div>
      </w:divsChild>
    </w:div>
    <w:div w:id="1134060576">
      <w:bodyDiv w:val="1"/>
      <w:marLeft w:val="0"/>
      <w:marRight w:val="0"/>
      <w:marTop w:val="0"/>
      <w:marBottom w:val="0"/>
      <w:divBdr>
        <w:top w:val="none" w:sz="0" w:space="0" w:color="auto"/>
        <w:left w:val="none" w:sz="0" w:space="0" w:color="auto"/>
        <w:bottom w:val="none" w:sz="0" w:space="0" w:color="auto"/>
        <w:right w:val="none" w:sz="0" w:space="0" w:color="auto"/>
      </w:divBdr>
    </w:div>
    <w:div w:id="1134179014">
      <w:bodyDiv w:val="1"/>
      <w:marLeft w:val="0"/>
      <w:marRight w:val="0"/>
      <w:marTop w:val="0"/>
      <w:marBottom w:val="0"/>
      <w:divBdr>
        <w:top w:val="none" w:sz="0" w:space="0" w:color="auto"/>
        <w:left w:val="none" w:sz="0" w:space="0" w:color="auto"/>
        <w:bottom w:val="none" w:sz="0" w:space="0" w:color="auto"/>
        <w:right w:val="none" w:sz="0" w:space="0" w:color="auto"/>
      </w:divBdr>
      <w:divsChild>
        <w:div w:id="178400495">
          <w:marLeft w:val="0"/>
          <w:marRight w:val="0"/>
          <w:marTop w:val="0"/>
          <w:marBottom w:val="0"/>
          <w:divBdr>
            <w:top w:val="none" w:sz="0" w:space="0" w:color="auto"/>
            <w:left w:val="none" w:sz="0" w:space="0" w:color="auto"/>
            <w:bottom w:val="none" w:sz="0" w:space="0" w:color="auto"/>
            <w:right w:val="none" w:sz="0" w:space="0" w:color="auto"/>
          </w:divBdr>
        </w:div>
        <w:div w:id="1907639688">
          <w:marLeft w:val="0"/>
          <w:marRight w:val="0"/>
          <w:marTop w:val="0"/>
          <w:marBottom w:val="0"/>
          <w:divBdr>
            <w:top w:val="none" w:sz="0" w:space="0" w:color="auto"/>
            <w:left w:val="none" w:sz="0" w:space="0" w:color="auto"/>
            <w:bottom w:val="none" w:sz="0" w:space="0" w:color="auto"/>
            <w:right w:val="none" w:sz="0" w:space="0" w:color="auto"/>
          </w:divBdr>
        </w:div>
        <w:div w:id="312637134">
          <w:marLeft w:val="0"/>
          <w:marRight w:val="0"/>
          <w:marTop w:val="0"/>
          <w:marBottom w:val="0"/>
          <w:divBdr>
            <w:top w:val="none" w:sz="0" w:space="0" w:color="auto"/>
            <w:left w:val="none" w:sz="0" w:space="0" w:color="auto"/>
            <w:bottom w:val="none" w:sz="0" w:space="0" w:color="auto"/>
            <w:right w:val="none" w:sz="0" w:space="0" w:color="auto"/>
          </w:divBdr>
        </w:div>
        <w:div w:id="1911112986">
          <w:marLeft w:val="0"/>
          <w:marRight w:val="0"/>
          <w:marTop w:val="0"/>
          <w:marBottom w:val="0"/>
          <w:divBdr>
            <w:top w:val="none" w:sz="0" w:space="0" w:color="auto"/>
            <w:left w:val="none" w:sz="0" w:space="0" w:color="auto"/>
            <w:bottom w:val="none" w:sz="0" w:space="0" w:color="auto"/>
            <w:right w:val="none" w:sz="0" w:space="0" w:color="auto"/>
          </w:divBdr>
        </w:div>
        <w:div w:id="302858691">
          <w:marLeft w:val="0"/>
          <w:marRight w:val="0"/>
          <w:marTop w:val="0"/>
          <w:marBottom w:val="0"/>
          <w:divBdr>
            <w:top w:val="none" w:sz="0" w:space="0" w:color="auto"/>
            <w:left w:val="none" w:sz="0" w:space="0" w:color="auto"/>
            <w:bottom w:val="none" w:sz="0" w:space="0" w:color="auto"/>
            <w:right w:val="none" w:sz="0" w:space="0" w:color="auto"/>
          </w:divBdr>
        </w:div>
        <w:div w:id="1818297700">
          <w:marLeft w:val="0"/>
          <w:marRight w:val="0"/>
          <w:marTop w:val="0"/>
          <w:marBottom w:val="0"/>
          <w:divBdr>
            <w:top w:val="none" w:sz="0" w:space="0" w:color="auto"/>
            <w:left w:val="none" w:sz="0" w:space="0" w:color="auto"/>
            <w:bottom w:val="none" w:sz="0" w:space="0" w:color="auto"/>
            <w:right w:val="none" w:sz="0" w:space="0" w:color="auto"/>
          </w:divBdr>
        </w:div>
        <w:div w:id="1408923717">
          <w:marLeft w:val="0"/>
          <w:marRight w:val="0"/>
          <w:marTop w:val="0"/>
          <w:marBottom w:val="0"/>
          <w:divBdr>
            <w:top w:val="none" w:sz="0" w:space="0" w:color="auto"/>
            <w:left w:val="none" w:sz="0" w:space="0" w:color="auto"/>
            <w:bottom w:val="none" w:sz="0" w:space="0" w:color="auto"/>
            <w:right w:val="none" w:sz="0" w:space="0" w:color="auto"/>
          </w:divBdr>
        </w:div>
        <w:div w:id="255985957">
          <w:marLeft w:val="0"/>
          <w:marRight w:val="0"/>
          <w:marTop w:val="0"/>
          <w:marBottom w:val="0"/>
          <w:divBdr>
            <w:top w:val="none" w:sz="0" w:space="0" w:color="auto"/>
            <w:left w:val="none" w:sz="0" w:space="0" w:color="auto"/>
            <w:bottom w:val="none" w:sz="0" w:space="0" w:color="auto"/>
            <w:right w:val="none" w:sz="0" w:space="0" w:color="auto"/>
          </w:divBdr>
        </w:div>
        <w:div w:id="1425802873">
          <w:marLeft w:val="0"/>
          <w:marRight w:val="0"/>
          <w:marTop w:val="0"/>
          <w:marBottom w:val="0"/>
          <w:divBdr>
            <w:top w:val="none" w:sz="0" w:space="0" w:color="auto"/>
            <w:left w:val="none" w:sz="0" w:space="0" w:color="auto"/>
            <w:bottom w:val="none" w:sz="0" w:space="0" w:color="auto"/>
            <w:right w:val="none" w:sz="0" w:space="0" w:color="auto"/>
          </w:divBdr>
        </w:div>
        <w:div w:id="1511335379">
          <w:marLeft w:val="0"/>
          <w:marRight w:val="0"/>
          <w:marTop w:val="0"/>
          <w:marBottom w:val="0"/>
          <w:divBdr>
            <w:top w:val="none" w:sz="0" w:space="0" w:color="auto"/>
            <w:left w:val="none" w:sz="0" w:space="0" w:color="auto"/>
            <w:bottom w:val="none" w:sz="0" w:space="0" w:color="auto"/>
            <w:right w:val="none" w:sz="0" w:space="0" w:color="auto"/>
          </w:divBdr>
        </w:div>
        <w:div w:id="828716322">
          <w:marLeft w:val="0"/>
          <w:marRight w:val="0"/>
          <w:marTop w:val="0"/>
          <w:marBottom w:val="0"/>
          <w:divBdr>
            <w:top w:val="none" w:sz="0" w:space="0" w:color="auto"/>
            <w:left w:val="none" w:sz="0" w:space="0" w:color="auto"/>
            <w:bottom w:val="none" w:sz="0" w:space="0" w:color="auto"/>
            <w:right w:val="none" w:sz="0" w:space="0" w:color="auto"/>
          </w:divBdr>
        </w:div>
        <w:div w:id="1921134128">
          <w:marLeft w:val="0"/>
          <w:marRight w:val="0"/>
          <w:marTop w:val="0"/>
          <w:marBottom w:val="0"/>
          <w:divBdr>
            <w:top w:val="none" w:sz="0" w:space="0" w:color="auto"/>
            <w:left w:val="none" w:sz="0" w:space="0" w:color="auto"/>
            <w:bottom w:val="none" w:sz="0" w:space="0" w:color="auto"/>
            <w:right w:val="none" w:sz="0" w:space="0" w:color="auto"/>
          </w:divBdr>
        </w:div>
        <w:div w:id="221984087">
          <w:marLeft w:val="0"/>
          <w:marRight w:val="0"/>
          <w:marTop w:val="0"/>
          <w:marBottom w:val="0"/>
          <w:divBdr>
            <w:top w:val="none" w:sz="0" w:space="0" w:color="auto"/>
            <w:left w:val="none" w:sz="0" w:space="0" w:color="auto"/>
            <w:bottom w:val="none" w:sz="0" w:space="0" w:color="auto"/>
            <w:right w:val="none" w:sz="0" w:space="0" w:color="auto"/>
          </w:divBdr>
        </w:div>
        <w:div w:id="1661957307">
          <w:marLeft w:val="0"/>
          <w:marRight w:val="0"/>
          <w:marTop w:val="0"/>
          <w:marBottom w:val="0"/>
          <w:divBdr>
            <w:top w:val="none" w:sz="0" w:space="0" w:color="auto"/>
            <w:left w:val="none" w:sz="0" w:space="0" w:color="auto"/>
            <w:bottom w:val="none" w:sz="0" w:space="0" w:color="auto"/>
            <w:right w:val="none" w:sz="0" w:space="0" w:color="auto"/>
          </w:divBdr>
        </w:div>
        <w:div w:id="1681616876">
          <w:marLeft w:val="0"/>
          <w:marRight w:val="0"/>
          <w:marTop w:val="0"/>
          <w:marBottom w:val="0"/>
          <w:divBdr>
            <w:top w:val="none" w:sz="0" w:space="0" w:color="auto"/>
            <w:left w:val="none" w:sz="0" w:space="0" w:color="auto"/>
            <w:bottom w:val="none" w:sz="0" w:space="0" w:color="auto"/>
            <w:right w:val="none" w:sz="0" w:space="0" w:color="auto"/>
          </w:divBdr>
        </w:div>
        <w:div w:id="1440219872">
          <w:marLeft w:val="0"/>
          <w:marRight w:val="0"/>
          <w:marTop w:val="0"/>
          <w:marBottom w:val="0"/>
          <w:divBdr>
            <w:top w:val="none" w:sz="0" w:space="0" w:color="auto"/>
            <w:left w:val="none" w:sz="0" w:space="0" w:color="auto"/>
            <w:bottom w:val="none" w:sz="0" w:space="0" w:color="auto"/>
            <w:right w:val="none" w:sz="0" w:space="0" w:color="auto"/>
          </w:divBdr>
        </w:div>
        <w:div w:id="1225675544">
          <w:marLeft w:val="0"/>
          <w:marRight w:val="0"/>
          <w:marTop w:val="0"/>
          <w:marBottom w:val="0"/>
          <w:divBdr>
            <w:top w:val="none" w:sz="0" w:space="0" w:color="auto"/>
            <w:left w:val="none" w:sz="0" w:space="0" w:color="auto"/>
            <w:bottom w:val="none" w:sz="0" w:space="0" w:color="auto"/>
            <w:right w:val="none" w:sz="0" w:space="0" w:color="auto"/>
          </w:divBdr>
        </w:div>
        <w:div w:id="1412660602">
          <w:marLeft w:val="0"/>
          <w:marRight w:val="0"/>
          <w:marTop w:val="0"/>
          <w:marBottom w:val="0"/>
          <w:divBdr>
            <w:top w:val="none" w:sz="0" w:space="0" w:color="auto"/>
            <w:left w:val="none" w:sz="0" w:space="0" w:color="auto"/>
            <w:bottom w:val="none" w:sz="0" w:space="0" w:color="auto"/>
            <w:right w:val="none" w:sz="0" w:space="0" w:color="auto"/>
          </w:divBdr>
        </w:div>
        <w:div w:id="1366252679">
          <w:marLeft w:val="0"/>
          <w:marRight w:val="0"/>
          <w:marTop w:val="0"/>
          <w:marBottom w:val="0"/>
          <w:divBdr>
            <w:top w:val="none" w:sz="0" w:space="0" w:color="auto"/>
            <w:left w:val="none" w:sz="0" w:space="0" w:color="auto"/>
            <w:bottom w:val="none" w:sz="0" w:space="0" w:color="auto"/>
            <w:right w:val="none" w:sz="0" w:space="0" w:color="auto"/>
          </w:divBdr>
        </w:div>
        <w:div w:id="1248348640">
          <w:marLeft w:val="0"/>
          <w:marRight w:val="0"/>
          <w:marTop w:val="0"/>
          <w:marBottom w:val="0"/>
          <w:divBdr>
            <w:top w:val="none" w:sz="0" w:space="0" w:color="auto"/>
            <w:left w:val="none" w:sz="0" w:space="0" w:color="auto"/>
            <w:bottom w:val="none" w:sz="0" w:space="0" w:color="auto"/>
            <w:right w:val="none" w:sz="0" w:space="0" w:color="auto"/>
          </w:divBdr>
        </w:div>
        <w:div w:id="889338395">
          <w:marLeft w:val="0"/>
          <w:marRight w:val="0"/>
          <w:marTop w:val="0"/>
          <w:marBottom w:val="0"/>
          <w:divBdr>
            <w:top w:val="none" w:sz="0" w:space="0" w:color="auto"/>
            <w:left w:val="none" w:sz="0" w:space="0" w:color="auto"/>
            <w:bottom w:val="none" w:sz="0" w:space="0" w:color="auto"/>
            <w:right w:val="none" w:sz="0" w:space="0" w:color="auto"/>
          </w:divBdr>
        </w:div>
        <w:div w:id="774062793">
          <w:marLeft w:val="0"/>
          <w:marRight w:val="0"/>
          <w:marTop w:val="0"/>
          <w:marBottom w:val="0"/>
          <w:divBdr>
            <w:top w:val="none" w:sz="0" w:space="0" w:color="auto"/>
            <w:left w:val="none" w:sz="0" w:space="0" w:color="auto"/>
            <w:bottom w:val="none" w:sz="0" w:space="0" w:color="auto"/>
            <w:right w:val="none" w:sz="0" w:space="0" w:color="auto"/>
          </w:divBdr>
        </w:div>
        <w:div w:id="583760465">
          <w:marLeft w:val="0"/>
          <w:marRight w:val="0"/>
          <w:marTop w:val="0"/>
          <w:marBottom w:val="0"/>
          <w:divBdr>
            <w:top w:val="none" w:sz="0" w:space="0" w:color="auto"/>
            <w:left w:val="none" w:sz="0" w:space="0" w:color="auto"/>
            <w:bottom w:val="none" w:sz="0" w:space="0" w:color="auto"/>
            <w:right w:val="none" w:sz="0" w:space="0" w:color="auto"/>
          </w:divBdr>
        </w:div>
        <w:div w:id="705641112">
          <w:marLeft w:val="0"/>
          <w:marRight w:val="0"/>
          <w:marTop w:val="0"/>
          <w:marBottom w:val="0"/>
          <w:divBdr>
            <w:top w:val="none" w:sz="0" w:space="0" w:color="auto"/>
            <w:left w:val="none" w:sz="0" w:space="0" w:color="auto"/>
            <w:bottom w:val="none" w:sz="0" w:space="0" w:color="auto"/>
            <w:right w:val="none" w:sz="0" w:space="0" w:color="auto"/>
          </w:divBdr>
        </w:div>
        <w:div w:id="1687171935">
          <w:marLeft w:val="0"/>
          <w:marRight w:val="0"/>
          <w:marTop w:val="0"/>
          <w:marBottom w:val="0"/>
          <w:divBdr>
            <w:top w:val="none" w:sz="0" w:space="0" w:color="auto"/>
            <w:left w:val="none" w:sz="0" w:space="0" w:color="auto"/>
            <w:bottom w:val="none" w:sz="0" w:space="0" w:color="auto"/>
            <w:right w:val="none" w:sz="0" w:space="0" w:color="auto"/>
          </w:divBdr>
        </w:div>
        <w:div w:id="1782799188">
          <w:marLeft w:val="0"/>
          <w:marRight w:val="0"/>
          <w:marTop w:val="0"/>
          <w:marBottom w:val="0"/>
          <w:divBdr>
            <w:top w:val="none" w:sz="0" w:space="0" w:color="auto"/>
            <w:left w:val="none" w:sz="0" w:space="0" w:color="auto"/>
            <w:bottom w:val="none" w:sz="0" w:space="0" w:color="auto"/>
            <w:right w:val="none" w:sz="0" w:space="0" w:color="auto"/>
          </w:divBdr>
        </w:div>
        <w:div w:id="1273199627">
          <w:marLeft w:val="0"/>
          <w:marRight w:val="0"/>
          <w:marTop w:val="0"/>
          <w:marBottom w:val="0"/>
          <w:divBdr>
            <w:top w:val="none" w:sz="0" w:space="0" w:color="auto"/>
            <w:left w:val="none" w:sz="0" w:space="0" w:color="auto"/>
            <w:bottom w:val="none" w:sz="0" w:space="0" w:color="auto"/>
            <w:right w:val="none" w:sz="0" w:space="0" w:color="auto"/>
          </w:divBdr>
        </w:div>
        <w:div w:id="1598248995">
          <w:marLeft w:val="0"/>
          <w:marRight w:val="0"/>
          <w:marTop w:val="0"/>
          <w:marBottom w:val="0"/>
          <w:divBdr>
            <w:top w:val="none" w:sz="0" w:space="0" w:color="auto"/>
            <w:left w:val="none" w:sz="0" w:space="0" w:color="auto"/>
            <w:bottom w:val="none" w:sz="0" w:space="0" w:color="auto"/>
            <w:right w:val="none" w:sz="0" w:space="0" w:color="auto"/>
          </w:divBdr>
        </w:div>
        <w:div w:id="1386946876">
          <w:marLeft w:val="0"/>
          <w:marRight w:val="0"/>
          <w:marTop w:val="0"/>
          <w:marBottom w:val="0"/>
          <w:divBdr>
            <w:top w:val="none" w:sz="0" w:space="0" w:color="auto"/>
            <w:left w:val="none" w:sz="0" w:space="0" w:color="auto"/>
            <w:bottom w:val="none" w:sz="0" w:space="0" w:color="auto"/>
            <w:right w:val="none" w:sz="0" w:space="0" w:color="auto"/>
          </w:divBdr>
        </w:div>
        <w:div w:id="2044473621">
          <w:marLeft w:val="0"/>
          <w:marRight w:val="0"/>
          <w:marTop w:val="0"/>
          <w:marBottom w:val="0"/>
          <w:divBdr>
            <w:top w:val="none" w:sz="0" w:space="0" w:color="auto"/>
            <w:left w:val="none" w:sz="0" w:space="0" w:color="auto"/>
            <w:bottom w:val="none" w:sz="0" w:space="0" w:color="auto"/>
            <w:right w:val="none" w:sz="0" w:space="0" w:color="auto"/>
          </w:divBdr>
        </w:div>
        <w:div w:id="161748717">
          <w:marLeft w:val="0"/>
          <w:marRight w:val="0"/>
          <w:marTop w:val="0"/>
          <w:marBottom w:val="0"/>
          <w:divBdr>
            <w:top w:val="none" w:sz="0" w:space="0" w:color="auto"/>
            <w:left w:val="none" w:sz="0" w:space="0" w:color="auto"/>
            <w:bottom w:val="none" w:sz="0" w:space="0" w:color="auto"/>
            <w:right w:val="none" w:sz="0" w:space="0" w:color="auto"/>
          </w:divBdr>
        </w:div>
        <w:div w:id="298536173">
          <w:marLeft w:val="0"/>
          <w:marRight w:val="0"/>
          <w:marTop w:val="0"/>
          <w:marBottom w:val="0"/>
          <w:divBdr>
            <w:top w:val="none" w:sz="0" w:space="0" w:color="auto"/>
            <w:left w:val="none" w:sz="0" w:space="0" w:color="auto"/>
            <w:bottom w:val="none" w:sz="0" w:space="0" w:color="auto"/>
            <w:right w:val="none" w:sz="0" w:space="0" w:color="auto"/>
          </w:divBdr>
        </w:div>
        <w:div w:id="799692017">
          <w:marLeft w:val="0"/>
          <w:marRight w:val="0"/>
          <w:marTop w:val="0"/>
          <w:marBottom w:val="0"/>
          <w:divBdr>
            <w:top w:val="none" w:sz="0" w:space="0" w:color="auto"/>
            <w:left w:val="none" w:sz="0" w:space="0" w:color="auto"/>
            <w:bottom w:val="none" w:sz="0" w:space="0" w:color="auto"/>
            <w:right w:val="none" w:sz="0" w:space="0" w:color="auto"/>
          </w:divBdr>
        </w:div>
        <w:div w:id="1343967773">
          <w:marLeft w:val="0"/>
          <w:marRight w:val="0"/>
          <w:marTop w:val="0"/>
          <w:marBottom w:val="0"/>
          <w:divBdr>
            <w:top w:val="none" w:sz="0" w:space="0" w:color="auto"/>
            <w:left w:val="none" w:sz="0" w:space="0" w:color="auto"/>
            <w:bottom w:val="none" w:sz="0" w:space="0" w:color="auto"/>
            <w:right w:val="none" w:sz="0" w:space="0" w:color="auto"/>
          </w:divBdr>
        </w:div>
        <w:div w:id="867254735">
          <w:marLeft w:val="0"/>
          <w:marRight w:val="0"/>
          <w:marTop w:val="0"/>
          <w:marBottom w:val="0"/>
          <w:divBdr>
            <w:top w:val="none" w:sz="0" w:space="0" w:color="auto"/>
            <w:left w:val="none" w:sz="0" w:space="0" w:color="auto"/>
            <w:bottom w:val="none" w:sz="0" w:space="0" w:color="auto"/>
            <w:right w:val="none" w:sz="0" w:space="0" w:color="auto"/>
          </w:divBdr>
        </w:div>
        <w:div w:id="1293753114">
          <w:marLeft w:val="0"/>
          <w:marRight w:val="0"/>
          <w:marTop w:val="0"/>
          <w:marBottom w:val="0"/>
          <w:divBdr>
            <w:top w:val="none" w:sz="0" w:space="0" w:color="auto"/>
            <w:left w:val="none" w:sz="0" w:space="0" w:color="auto"/>
            <w:bottom w:val="none" w:sz="0" w:space="0" w:color="auto"/>
            <w:right w:val="none" w:sz="0" w:space="0" w:color="auto"/>
          </w:divBdr>
        </w:div>
        <w:div w:id="1335719151">
          <w:marLeft w:val="0"/>
          <w:marRight w:val="0"/>
          <w:marTop w:val="0"/>
          <w:marBottom w:val="0"/>
          <w:divBdr>
            <w:top w:val="none" w:sz="0" w:space="0" w:color="auto"/>
            <w:left w:val="none" w:sz="0" w:space="0" w:color="auto"/>
            <w:bottom w:val="none" w:sz="0" w:space="0" w:color="auto"/>
            <w:right w:val="none" w:sz="0" w:space="0" w:color="auto"/>
          </w:divBdr>
        </w:div>
        <w:div w:id="845560325">
          <w:marLeft w:val="0"/>
          <w:marRight w:val="0"/>
          <w:marTop w:val="0"/>
          <w:marBottom w:val="0"/>
          <w:divBdr>
            <w:top w:val="none" w:sz="0" w:space="0" w:color="auto"/>
            <w:left w:val="none" w:sz="0" w:space="0" w:color="auto"/>
            <w:bottom w:val="none" w:sz="0" w:space="0" w:color="auto"/>
            <w:right w:val="none" w:sz="0" w:space="0" w:color="auto"/>
          </w:divBdr>
        </w:div>
        <w:div w:id="1530952564">
          <w:marLeft w:val="0"/>
          <w:marRight w:val="0"/>
          <w:marTop w:val="0"/>
          <w:marBottom w:val="0"/>
          <w:divBdr>
            <w:top w:val="none" w:sz="0" w:space="0" w:color="auto"/>
            <w:left w:val="none" w:sz="0" w:space="0" w:color="auto"/>
            <w:bottom w:val="none" w:sz="0" w:space="0" w:color="auto"/>
            <w:right w:val="none" w:sz="0" w:space="0" w:color="auto"/>
          </w:divBdr>
        </w:div>
      </w:divsChild>
    </w:div>
    <w:div w:id="1134444527">
      <w:bodyDiv w:val="1"/>
      <w:marLeft w:val="0"/>
      <w:marRight w:val="0"/>
      <w:marTop w:val="0"/>
      <w:marBottom w:val="0"/>
      <w:divBdr>
        <w:top w:val="none" w:sz="0" w:space="0" w:color="auto"/>
        <w:left w:val="none" w:sz="0" w:space="0" w:color="auto"/>
        <w:bottom w:val="none" w:sz="0" w:space="0" w:color="auto"/>
        <w:right w:val="none" w:sz="0" w:space="0" w:color="auto"/>
      </w:divBdr>
    </w:div>
    <w:div w:id="1134564490">
      <w:bodyDiv w:val="1"/>
      <w:marLeft w:val="0"/>
      <w:marRight w:val="0"/>
      <w:marTop w:val="0"/>
      <w:marBottom w:val="0"/>
      <w:divBdr>
        <w:top w:val="none" w:sz="0" w:space="0" w:color="auto"/>
        <w:left w:val="none" w:sz="0" w:space="0" w:color="auto"/>
        <w:bottom w:val="none" w:sz="0" w:space="0" w:color="auto"/>
        <w:right w:val="none" w:sz="0" w:space="0" w:color="auto"/>
      </w:divBdr>
    </w:div>
    <w:div w:id="1135296453">
      <w:bodyDiv w:val="1"/>
      <w:marLeft w:val="0"/>
      <w:marRight w:val="0"/>
      <w:marTop w:val="0"/>
      <w:marBottom w:val="0"/>
      <w:divBdr>
        <w:top w:val="none" w:sz="0" w:space="0" w:color="auto"/>
        <w:left w:val="none" w:sz="0" w:space="0" w:color="auto"/>
        <w:bottom w:val="none" w:sz="0" w:space="0" w:color="auto"/>
        <w:right w:val="none" w:sz="0" w:space="0" w:color="auto"/>
      </w:divBdr>
      <w:divsChild>
        <w:div w:id="741297369">
          <w:marLeft w:val="480"/>
          <w:marRight w:val="0"/>
          <w:marTop w:val="0"/>
          <w:marBottom w:val="0"/>
          <w:divBdr>
            <w:top w:val="none" w:sz="0" w:space="0" w:color="auto"/>
            <w:left w:val="none" w:sz="0" w:space="0" w:color="auto"/>
            <w:bottom w:val="none" w:sz="0" w:space="0" w:color="auto"/>
            <w:right w:val="none" w:sz="0" w:space="0" w:color="auto"/>
          </w:divBdr>
        </w:div>
        <w:div w:id="843319140">
          <w:marLeft w:val="480"/>
          <w:marRight w:val="0"/>
          <w:marTop w:val="0"/>
          <w:marBottom w:val="0"/>
          <w:divBdr>
            <w:top w:val="none" w:sz="0" w:space="0" w:color="auto"/>
            <w:left w:val="none" w:sz="0" w:space="0" w:color="auto"/>
            <w:bottom w:val="none" w:sz="0" w:space="0" w:color="auto"/>
            <w:right w:val="none" w:sz="0" w:space="0" w:color="auto"/>
          </w:divBdr>
        </w:div>
        <w:div w:id="557328722">
          <w:marLeft w:val="480"/>
          <w:marRight w:val="0"/>
          <w:marTop w:val="0"/>
          <w:marBottom w:val="0"/>
          <w:divBdr>
            <w:top w:val="none" w:sz="0" w:space="0" w:color="auto"/>
            <w:left w:val="none" w:sz="0" w:space="0" w:color="auto"/>
            <w:bottom w:val="none" w:sz="0" w:space="0" w:color="auto"/>
            <w:right w:val="none" w:sz="0" w:space="0" w:color="auto"/>
          </w:divBdr>
        </w:div>
        <w:div w:id="1053650712">
          <w:marLeft w:val="480"/>
          <w:marRight w:val="0"/>
          <w:marTop w:val="0"/>
          <w:marBottom w:val="0"/>
          <w:divBdr>
            <w:top w:val="none" w:sz="0" w:space="0" w:color="auto"/>
            <w:left w:val="none" w:sz="0" w:space="0" w:color="auto"/>
            <w:bottom w:val="none" w:sz="0" w:space="0" w:color="auto"/>
            <w:right w:val="none" w:sz="0" w:space="0" w:color="auto"/>
          </w:divBdr>
        </w:div>
        <w:div w:id="470827841">
          <w:marLeft w:val="480"/>
          <w:marRight w:val="0"/>
          <w:marTop w:val="0"/>
          <w:marBottom w:val="0"/>
          <w:divBdr>
            <w:top w:val="none" w:sz="0" w:space="0" w:color="auto"/>
            <w:left w:val="none" w:sz="0" w:space="0" w:color="auto"/>
            <w:bottom w:val="none" w:sz="0" w:space="0" w:color="auto"/>
            <w:right w:val="none" w:sz="0" w:space="0" w:color="auto"/>
          </w:divBdr>
        </w:div>
        <w:div w:id="931746237">
          <w:marLeft w:val="480"/>
          <w:marRight w:val="0"/>
          <w:marTop w:val="0"/>
          <w:marBottom w:val="0"/>
          <w:divBdr>
            <w:top w:val="none" w:sz="0" w:space="0" w:color="auto"/>
            <w:left w:val="none" w:sz="0" w:space="0" w:color="auto"/>
            <w:bottom w:val="none" w:sz="0" w:space="0" w:color="auto"/>
            <w:right w:val="none" w:sz="0" w:space="0" w:color="auto"/>
          </w:divBdr>
        </w:div>
        <w:div w:id="1857385547">
          <w:marLeft w:val="480"/>
          <w:marRight w:val="0"/>
          <w:marTop w:val="0"/>
          <w:marBottom w:val="0"/>
          <w:divBdr>
            <w:top w:val="none" w:sz="0" w:space="0" w:color="auto"/>
            <w:left w:val="none" w:sz="0" w:space="0" w:color="auto"/>
            <w:bottom w:val="none" w:sz="0" w:space="0" w:color="auto"/>
            <w:right w:val="none" w:sz="0" w:space="0" w:color="auto"/>
          </w:divBdr>
        </w:div>
        <w:div w:id="2137751194">
          <w:marLeft w:val="480"/>
          <w:marRight w:val="0"/>
          <w:marTop w:val="0"/>
          <w:marBottom w:val="0"/>
          <w:divBdr>
            <w:top w:val="none" w:sz="0" w:space="0" w:color="auto"/>
            <w:left w:val="none" w:sz="0" w:space="0" w:color="auto"/>
            <w:bottom w:val="none" w:sz="0" w:space="0" w:color="auto"/>
            <w:right w:val="none" w:sz="0" w:space="0" w:color="auto"/>
          </w:divBdr>
        </w:div>
        <w:div w:id="161507204">
          <w:marLeft w:val="480"/>
          <w:marRight w:val="0"/>
          <w:marTop w:val="0"/>
          <w:marBottom w:val="0"/>
          <w:divBdr>
            <w:top w:val="none" w:sz="0" w:space="0" w:color="auto"/>
            <w:left w:val="none" w:sz="0" w:space="0" w:color="auto"/>
            <w:bottom w:val="none" w:sz="0" w:space="0" w:color="auto"/>
            <w:right w:val="none" w:sz="0" w:space="0" w:color="auto"/>
          </w:divBdr>
        </w:div>
        <w:div w:id="1650789956">
          <w:marLeft w:val="480"/>
          <w:marRight w:val="0"/>
          <w:marTop w:val="0"/>
          <w:marBottom w:val="0"/>
          <w:divBdr>
            <w:top w:val="none" w:sz="0" w:space="0" w:color="auto"/>
            <w:left w:val="none" w:sz="0" w:space="0" w:color="auto"/>
            <w:bottom w:val="none" w:sz="0" w:space="0" w:color="auto"/>
            <w:right w:val="none" w:sz="0" w:space="0" w:color="auto"/>
          </w:divBdr>
        </w:div>
        <w:div w:id="1697392587">
          <w:marLeft w:val="480"/>
          <w:marRight w:val="0"/>
          <w:marTop w:val="0"/>
          <w:marBottom w:val="0"/>
          <w:divBdr>
            <w:top w:val="none" w:sz="0" w:space="0" w:color="auto"/>
            <w:left w:val="none" w:sz="0" w:space="0" w:color="auto"/>
            <w:bottom w:val="none" w:sz="0" w:space="0" w:color="auto"/>
            <w:right w:val="none" w:sz="0" w:space="0" w:color="auto"/>
          </w:divBdr>
        </w:div>
        <w:div w:id="638221543">
          <w:marLeft w:val="480"/>
          <w:marRight w:val="0"/>
          <w:marTop w:val="0"/>
          <w:marBottom w:val="0"/>
          <w:divBdr>
            <w:top w:val="none" w:sz="0" w:space="0" w:color="auto"/>
            <w:left w:val="none" w:sz="0" w:space="0" w:color="auto"/>
            <w:bottom w:val="none" w:sz="0" w:space="0" w:color="auto"/>
            <w:right w:val="none" w:sz="0" w:space="0" w:color="auto"/>
          </w:divBdr>
        </w:div>
        <w:div w:id="1204752632">
          <w:marLeft w:val="480"/>
          <w:marRight w:val="0"/>
          <w:marTop w:val="0"/>
          <w:marBottom w:val="0"/>
          <w:divBdr>
            <w:top w:val="none" w:sz="0" w:space="0" w:color="auto"/>
            <w:left w:val="none" w:sz="0" w:space="0" w:color="auto"/>
            <w:bottom w:val="none" w:sz="0" w:space="0" w:color="auto"/>
            <w:right w:val="none" w:sz="0" w:space="0" w:color="auto"/>
          </w:divBdr>
        </w:div>
        <w:div w:id="349795281">
          <w:marLeft w:val="480"/>
          <w:marRight w:val="0"/>
          <w:marTop w:val="0"/>
          <w:marBottom w:val="0"/>
          <w:divBdr>
            <w:top w:val="none" w:sz="0" w:space="0" w:color="auto"/>
            <w:left w:val="none" w:sz="0" w:space="0" w:color="auto"/>
            <w:bottom w:val="none" w:sz="0" w:space="0" w:color="auto"/>
            <w:right w:val="none" w:sz="0" w:space="0" w:color="auto"/>
          </w:divBdr>
        </w:div>
        <w:div w:id="1320303973">
          <w:marLeft w:val="480"/>
          <w:marRight w:val="0"/>
          <w:marTop w:val="0"/>
          <w:marBottom w:val="0"/>
          <w:divBdr>
            <w:top w:val="none" w:sz="0" w:space="0" w:color="auto"/>
            <w:left w:val="none" w:sz="0" w:space="0" w:color="auto"/>
            <w:bottom w:val="none" w:sz="0" w:space="0" w:color="auto"/>
            <w:right w:val="none" w:sz="0" w:space="0" w:color="auto"/>
          </w:divBdr>
        </w:div>
        <w:div w:id="1565726200">
          <w:marLeft w:val="480"/>
          <w:marRight w:val="0"/>
          <w:marTop w:val="0"/>
          <w:marBottom w:val="0"/>
          <w:divBdr>
            <w:top w:val="none" w:sz="0" w:space="0" w:color="auto"/>
            <w:left w:val="none" w:sz="0" w:space="0" w:color="auto"/>
            <w:bottom w:val="none" w:sz="0" w:space="0" w:color="auto"/>
            <w:right w:val="none" w:sz="0" w:space="0" w:color="auto"/>
          </w:divBdr>
        </w:div>
        <w:div w:id="1812558614">
          <w:marLeft w:val="480"/>
          <w:marRight w:val="0"/>
          <w:marTop w:val="0"/>
          <w:marBottom w:val="0"/>
          <w:divBdr>
            <w:top w:val="none" w:sz="0" w:space="0" w:color="auto"/>
            <w:left w:val="none" w:sz="0" w:space="0" w:color="auto"/>
            <w:bottom w:val="none" w:sz="0" w:space="0" w:color="auto"/>
            <w:right w:val="none" w:sz="0" w:space="0" w:color="auto"/>
          </w:divBdr>
        </w:div>
        <w:div w:id="1212033354">
          <w:marLeft w:val="480"/>
          <w:marRight w:val="0"/>
          <w:marTop w:val="0"/>
          <w:marBottom w:val="0"/>
          <w:divBdr>
            <w:top w:val="none" w:sz="0" w:space="0" w:color="auto"/>
            <w:left w:val="none" w:sz="0" w:space="0" w:color="auto"/>
            <w:bottom w:val="none" w:sz="0" w:space="0" w:color="auto"/>
            <w:right w:val="none" w:sz="0" w:space="0" w:color="auto"/>
          </w:divBdr>
        </w:div>
        <w:div w:id="137455582">
          <w:marLeft w:val="480"/>
          <w:marRight w:val="0"/>
          <w:marTop w:val="0"/>
          <w:marBottom w:val="0"/>
          <w:divBdr>
            <w:top w:val="none" w:sz="0" w:space="0" w:color="auto"/>
            <w:left w:val="none" w:sz="0" w:space="0" w:color="auto"/>
            <w:bottom w:val="none" w:sz="0" w:space="0" w:color="auto"/>
            <w:right w:val="none" w:sz="0" w:space="0" w:color="auto"/>
          </w:divBdr>
        </w:div>
        <w:div w:id="1612666201">
          <w:marLeft w:val="480"/>
          <w:marRight w:val="0"/>
          <w:marTop w:val="0"/>
          <w:marBottom w:val="0"/>
          <w:divBdr>
            <w:top w:val="none" w:sz="0" w:space="0" w:color="auto"/>
            <w:left w:val="none" w:sz="0" w:space="0" w:color="auto"/>
            <w:bottom w:val="none" w:sz="0" w:space="0" w:color="auto"/>
            <w:right w:val="none" w:sz="0" w:space="0" w:color="auto"/>
          </w:divBdr>
        </w:div>
        <w:div w:id="1538809259">
          <w:marLeft w:val="480"/>
          <w:marRight w:val="0"/>
          <w:marTop w:val="0"/>
          <w:marBottom w:val="0"/>
          <w:divBdr>
            <w:top w:val="none" w:sz="0" w:space="0" w:color="auto"/>
            <w:left w:val="none" w:sz="0" w:space="0" w:color="auto"/>
            <w:bottom w:val="none" w:sz="0" w:space="0" w:color="auto"/>
            <w:right w:val="none" w:sz="0" w:space="0" w:color="auto"/>
          </w:divBdr>
        </w:div>
        <w:div w:id="156578115">
          <w:marLeft w:val="480"/>
          <w:marRight w:val="0"/>
          <w:marTop w:val="0"/>
          <w:marBottom w:val="0"/>
          <w:divBdr>
            <w:top w:val="none" w:sz="0" w:space="0" w:color="auto"/>
            <w:left w:val="none" w:sz="0" w:space="0" w:color="auto"/>
            <w:bottom w:val="none" w:sz="0" w:space="0" w:color="auto"/>
            <w:right w:val="none" w:sz="0" w:space="0" w:color="auto"/>
          </w:divBdr>
        </w:div>
        <w:div w:id="1618759158">
          <w:marLeft w:val="480"/>
          <w:marRight w:val="0"/>
          <w:marTop w:val="0"/>
          <w:marBottom w:val="0"/>
          <w:divBdr>
            <w:top w:val="none" w:sz="0" w:space="0" w:color="auto"/>
            <w:left w:val="none" w:sz="0" w:space="0" w:color="auto"/>
            <w:bottom w:val="none" w:sz="0" w:space="0" w:color="auto"/>
            <w:right w:val="none" w:sz="0" w:space="0" w:color="auto"/>
          </w:divBdr>
        </w:div>
        <w:div w:id="23790347">
          <w:marLeft w:val="480"/>
          <w:marRight w:val="0"/>
          <w:marTop w:val="0"/>
          <w:marBottom w:val="0"/>
          <w:divBdr>
            <w:top w:val="none" w:sz="0" w:space="0" w:color="auto"/>
            <w:left w:val="none" w:sz="0" w:space="0" w:color="auto"/>
            <w:bottom w:val="none" w:sz="0" w:space="0" w:color="auto"/>
            <w:right w:val="none" w:sz="0" w:space="0" w:color="auto"/>
          </w:divBdr>
        </w:div>
        <w:div w:id="972371724">
          <w:marLeft w:val="480"/>
          <w:marRight w:val="0"/>
          <w:marTop w:val="0"/>
          <w:marBottom w:val="0"/>
          <w:divBdr>
            <w:top w:val="none" w:sz="0" w:space="0" w:color="auto"/>
            <w:left w:val="none" w:sz="0" w:space="0" w:color="auto"/>
            <w:bottom w:val="none" w:sz="0" w:space="0" w:color="auto"/>
            <w:right w:val="none" w:sz="0" w:space="0" w:color="auto"/>
          </w:divBdr>
        </w:div>
        <w:div w:id="1628781001">
          <w:marLeft w:val="480"/>
          <w:marRight w:val="0"/>
          <w:marTop w:val="0"/>
          <w:marBottom w:val="0"/>
          <w:divBdr>
            <w:top w:val="none" w:sz="0" w:space="0" w:color="auto"/>
            <w:left w:val="none" w:sz="0" w:space="0" w:color="auto"/>
            <w:bottom w:val="none" w:sz="0" w:space="0" w:color="auto"/>
            <w:right w:val="none" w:sz="0" w:space="0" w:color="auto"/>
          </w:divBdr>
        </w:div>
        <w:div w:id="1539776869">
          <w:marLeft w:val="480"/>
          <w:marRight w:val="0"/>
          <w:marTop w:val="0"/>
          <w:marBottom w:val="0"/>
          <w:divBdr>
            <w:top w:val="none" w:sz="0" w:space="0" w:color="auto"/>
            <w:left w:val="none" w:sz="0" w:space="0" w:color="auto"/>
            <w:bottom w:val="none" w:sz="0" w:space="0" w:color="auto"/>
            <w:right w:val="none" w:sz="0" w:space="0" w:color="auto"/>
          </w:divBdr>
        </w:div>
        <w:div w:id="1073510578">
          <w:marLeft w:val="480"/>
          <w:marRight w:val="0"/>
          <w:marTop w:val="0"/>
          <w:marBottom w:val="0"/>
          <w:divBdr>
            <w:top w:val="none" w:sz="0" w:space="0" w:color="auto"/>
            <w:left w:val="none" w:sz="0" w:space="0" w:color="auto"/>
            <w:bottom w:val="none" w:sz="0" w:space="0" w:color="auto"/>
            <w:right w:val="none" w:sz="0" w:space="0" w:color="auto"/>
          </w:divBdr>
        </w:div>
        <w:div w:id="1669016837">
          <w:marLeft w:val="480"/>
          <w:marRight w:val="0"/>
          <w:marTop w:val="0"/>
          <w:marBottom w:val="0"/>
          <w:divBdr>
            <w:top w:val="none" w:sz="0" w:space="0" w:color="auto"/>
            <w:left w:val="none" w:sz="0" w:space="0" w:color="auto"/>
            <w:bottom w:val="none" w:sz="0" w:space="0" w:color="auto"/>
            <w:right w:val="none" w:sz="0" w:space="0" w:color="auto"/>
          </w:divBdr>
        </w:div>
        <w:div w:id="716513266">
          <w:marLeft w:val="480"/>
          <w:marRight w:val="0"/>
          <w:marTop w:val="0"/>
          <w:marBottom w:val="0"/>
          <w:divBdr>
            <w:top w:val="none" w:sz="0" w:space="0" w:color="auto"/>
            <w:left w:val="none" w:sz="0" w:space="0" w:color="auto"/>
            <w:bottom w:val="none" w:sz="0" w:space="0" w:color="auto"/>
            <w:right w:val="none" w:sz="0" w:space="0" w:color="auto"/>
          </w:divBdr>
        </w:div>
        <w:div w:id="322661270">
          <w:marLeft w:val="480"/>
          <w:marRight w:val="0"/>
          <w:marTop w:val="0"/>
          <w:marBottom w:val="0"/>
          <w:divBdr>
            <w:top w:val="none" w:sz="0" w:space="0" w:color="auto"/>
            <w:left w:val="none" w:sz="0" w:space="0" w:color="auto"/>
            <w:bottom w:val="none" w:sz="0" w:space="0" w:color="auto"/>
            <w:right w:val="none" w:sz="0" w:space="0" w:color="auto"/>
          </w:divBdr>
        </w:div>
        <w:div w:id="2037459572">
          <w:marLeft w:val="480"/>
          <w:marRight w:val="0"/>
          <w:marTop w:val="0"/>
          <w:marBottom w:val="0"/>
          <w:divBdr>
            <w:top w:val="none" w:sz="0" w:space="0" w:color="auto"/>
            <w:left w:val="none" w:sz="0" w:space="0" w:color="auto"/>
            <w:bottom w:val="none" w:sz="0" w:space="0" w:color="auto"/>
            <w:right w:val="none" w:sz="0" w:space="0" w:color="auto"/>
          </w:divBdr>
        </w:div>
        <w:div w:id="989290263">
          <w:marLeft w:val="480"/>
          <w:marRight w:val="0"/>
          <w:marTop w:val="0"/>
          <w:marBottom w:val="0"/>
          <w:divBdr>
            <w:top w:val="none" w:sz="0" w:space="0" w:color="auto"/>
            <w:left w:val="none" w:sz="0" w:space="0" w:color="auto"/>
            <w:bottom w:val="none" w:sz="0" w:space="0" w:color="auto"/>
            <w:right w:val="none" w:sz="0" w:space="0" w:color="auto"/>
          </w:divBdr>
        </w:div>
        <w:div w:id="311521692">
          <w:marLeft w:val="480"/>
          <w:marRight w:val="0"/>
          <w:marTop w:val="0"/>
          <w:marBottom w:val="0"/>
          <w:divBdr>
            <w:top w:val="none" w:sz="0" w:space="0" w:color="auto"/>
            <w:left w:val="none" w:sz="0" w:space="0" w:color="auto"/>
            <w:bottom w:val="none" w:sz="0" w:space="0" w:color="auto"/>
            <w:right w:val="none" w:sz="0" w:space="0" w:color="auto"/>
          </w:divBdr>
        </w:div>
        <w:div w:id="199704860">
          <w:marLeft w:val="480"/>
          <w:marRight w:val="0"/>
          <w:marTop w:val="0"/>
          <w:marBottom w:val="0"/>
          <w:divBdr>
            <w:top w:val="none" w:sz="0" w:space="0" w:color="auto"/>
            <w:left w:val="none" w:sz="0" w:space="0" w:color="auto"/>
            <w:bottom w:val="none" w:sz="0" w:space="0" w:color="auto"/>
            <w:right w:val="none" w:sz="0" w:space="0" w:color="auto"/>
          </w:divBdr>
        </w:div>
        <w:div w:id="1615865672">
          <w:marLeft w:val="480"/>
          <w:marRight w:val="0"/>
          <w:marTop w:val="0"/>
          <w:marBottom w:val="0"/>
          <w:divBdr>
            <w:top w:val="none" w:sz="0" w:space="0" w:color="auto"/>
            <w:left w:val="none" w:sz="0" w:space="0" w:color="auto"/>
            <w:bottom w:val="none" w:sz="0" w:space="0" w:color="auto"/>
            <w:right w:val="none" w:sz="0" w:space="0" w:color="auto"/>
          </w:divBdr>
        </w:div>
        <w:div w:id="249899441">
          <w:marLeft w:val="480"/>
          <w:marRight w:val="0"/>
          <w:marTop w:val="0"/>
          <w:marBottom w:val="0"/>
          <w:divBdr>
            <w:top w:val="none" w:sz="0" w:space="0" w:color="auto"/>
            <w:left w:val="none" w:sz="0" w:space="0" w:color="auto"/>
            <w:bottom w:val="none" w:sz="0" w:space="0" w:color="auto"/>
            <w:right w:val="none" w:sz="0" w:space="0" w:color="auto"/>
          </w:divBdr>
        </w:div>
        <w:div w:id="201409790">
          <w:marLeft w:val="480"/>
          <w:marRight w:val="0"/>
          <w:marTop w:val="0"/>
          <w:marBottom w:val="0"/>
          <w:divBdr>
            <w:top w:val="none" w:sz="0" w:space="0" w:color="auto"/>
            <w:left w:val="none" w:sz="0" w:space="0" w:color="auto"/>
            <w:bottom w:val="none" w:sz="0" w:space="0" w:color="auto"/>
            <w:right w:val="none" w:sz="0" w:space="0" w:color="auto"/>
          </w:divBdr>
        </w:div>
        <w:div w:id="1883667187">
          <w:marLeft w:val="480"/>
          <w:marRight w:val="0"/>
          <w:marTop w:val="0"/>
          <w:marBottom w:val="0"/>
          <w:divBdr>
            <w:top w:val="none" w:sz="0" w:space="0" w:color="auto"/>
            <w:left w:val="none" w:sz="0" w:space="0" w:color="auto"/>
            <w:bottom w:val="none" w:sz="0" w:space="0" w:color="auto"/>
            <w:right w:val="none" w:sz="0" w:space="0" w:color="auto"/>
          </w:divBdr>
        </w:div>
        <w:div w:id="1544562678">
          <w:marLeft w:val="480"/>
          <w:marRight w:val="0"/>
          <w:marTop w:val="0"/>
          <w:marBottom w:val="0"/>
          <w:divBdr>
            <w:top w:val="none" w:sz="0" w:space="0" w:color="auto"/>
            <w:left w:val="none" w:sz="0" w:space="0" w:color="auto"/>
            <w:bottom w:val="none" w:sz="0" w:space="0" w:color="auto"/>
            <w:right w:val="none" w:sz="0" w:space="0" w:color="auto"/>
          </w:divBdr>
        </w:div>
        <w:div w:id="303317858">
          <w:marLeft w:val="480"/>
          <w:marRight w:val="0"/>
          <w:marTop w:val="0"/>
          <w:marBottom w:val="0"/>
          <w:divBdr>
            <w:top w:val="none" w:sz="0" w:space="0" w:color="auto"/>
            <w:left w:val="none" w:sz="0" w:space="0" w:color="auto"/>
            <w:bottom w:val="none" w:sz="0" w:space="0" w:color="auto"/>
            <w:right w:val="none" w:sz="0" w:space="0" w:color="auto"/>
          </w:divBdr>
        </w:div>
        <w:div w:id="264308409">
          <w:marLeft w:val="480"/>
          <w:marRight w:val="0"/>
          <w:marTop w:val="0"/>
          <w:marBottom w:val="0"/>
          <w:divBdr>
            <w:top w:val="none" w:sz="0" w:space="0" w:color="auto"/>
            <w:left w:val="none" w:sz="0" w:space="0" w:color="auto"/>
            <w:bottom w:val="none" w:sz="0" w:space="0" w:color="auto"/>
            <w:right w:val="none" w:sz="0" w:space="0" w:color="auto"/>
          </w:divBdr>
        </w:div>
        <w:div w:id="2142453070">
          <w:marLeft w:val="480"/>
          <w:marRight w:val="0"/>
          <w:marTop w:val="0"/>
          <w:marBottom w:val="0"/>
          <w:divBdr>
            <w:top w:val="none" w:sz="0" w:space="0" w:color="auto"/>
            <w:left w:val="none" w:sz="0" w:space="0" w:color="auto"/>
            <w:bottom w:val="none" w:sz="0" w:space="0" w:color="auto"/>
            <w:right w:val="none" w:sz="0" w:space="0" w:color="auto"/>
          </w:divBdr>
        </w:div>
        <w:div w:id="2129546128">
          <w:marLeft w:val="480"/>
          <w:marRight w:val="0"/>
          <w:marTop w:val="0"/>
          <w:marBottom w:val="0"/>
          <w:divBdr>
            <w:top w:val="none" w:sz="0" w:space="0" w:color="auto"/>
            <w:left w:val="none" w:sz="0" w:space="0" w:color="auto"/>
            <w:bottom w:val="none" w:sz="0" w:space="0" w:color="auto"/>
            <w:right w:val="none" w:sz="0" w:space="0" w:color="auto"/>
          </w:divBdr>
        </w:div>
        <w:div w:id="1864249940">
          <w:marLeft w:val="480"/>
          <w:marRight w:val="0"/>
          <w:marTop w:val="0"/>
          <w:marBottom w:val="0"/>
          <w:divBdr>
            <w:top w:val="none" w:sz="0" w:space="0" w:color="auto"/>
            <w:left w:val="none" w:sz="0" w:space="0" w:color="auto"/>
            <w:bottom w:val="none" w:sz="0" w:space="0" w:color="auto"/>
            <w:right w:val="none" w:sz="0" w:space="0" w:color="auto"/>
          </w:divBdr>
        </w:div>
        <w:div w:id="1455295906">
          <w:marLeft w:val="480"/>
          <w:marRight w:val="0"/>
          <w:marTop w:val="0"/>
          <w:marBottom w:val="0"/>
          <w:divBdr>
            <w:top w:val="none" w:sz="0" w:space="0" w:color="auto"/>
            <w:left w:val="none" w:sz="0" w:space="0" w:color="auto"/>
            <w:bottom w:val="none" w:sz="0" w:space="0" w:color="auto"/>
            <w:right w:val="none" w:sz="0" w:space="0" w:color="auto"/>
          </w:divBdr>
        </w:div>
        <w:div w:id="153690900">
          <w:marLeft w:val="480"/>
          <w:marRight w:val="0"/>
          <w:marTop w:val="0"/>
          <w:marBottom w:val="0"/>
          <w:divBdr>
            <w:top w:val="none" w:sz="0" w:space="0" w:color="auto"/>
            <w:left w:val="none" w:sz="0" w:space="0" w:color="auto"/>
            <w:bottom w:val="none" w:sz="0" w:space="0" w:color="auto"/>
            <w:right w:val="none" w:sz="0" w:space="0" w:color="auto"/>
          </w:divBdr>
        </w:div>
        <w:div w:id="1028288628">
          <w:marLeft w:val="480"/>
          <w:marRight w:val="0"/>
          <w:marTop w:val="0"/>
          <w:marBottom w:val="0"/>
          <w:divBdr>
            <w:top w:val="none" w:sz="0" w:space="0" w:color="auto"/>
            <w:left w:val="none" w:sz="0" w:space="0" w:color="auto"/>
            <w:bottom w:val="none" w:sz="0" w:space="0" w:color="auto"/>
            <w:right w:val="none" w:sz="0" w:space="0" w:color="auto"/>
          </w:divBdr>
        </w:div>
        <w:div w:id="965813386">
          <w:marLeft w:val="480"/>
          <w:marRight w:val="0"/>
          <w:marTop w:val="0"/>
          <w:marBottom w:val="0"/>
          <w:divBdr>
            <w:top w:val="none" w:sz="0" w:space="0" w:color="auto"/>
            <w:left w:val="none" w:sz="0" w:space="0" w:color="auto"/>
            <w:bottom w:val="none" w:sz="0" w:space="0" w:color="auto"/>
            <w:right w:val="none" w:sz="0" w:space="0" w:color="auto"/>
          </w:divBdr>
        </w:div>
        <w:div w:id="1401562788">
          <w:marLeft w:val="480"/>
          <w:marRight w:val="0"/>
          <w:marTop w:val="0"/>
          <w:marBottom w:val="0"/>
          <w:divBdr>
            <w:top w:val="none" w:sz="0" w:space="0" w:color="auto"/>
            <w:left w:val="none" w:sz="0" w:space="0" w:color="auto"/>
            <w:bottom w:val="none" w:sz="0" w:space="0" w:color="auto"/>
            <w:right w:val="none" w:sz="0" w:space="0" w:color="auto"/>
          </w:divBdr>
        </w:div>
        <w:div w:id="2103843062">
          <w:marLeft w:val="480"/>
          <w:marRight w:val="0"/>
          <w:marTop w:val="0"/>
          <w:marBottom w:val="0"/>
          <w:divBdr>
            <w:top w:val="none" w:sz="0" w:space="0" w:color="auto"/>
            <w:left w:val="none" w:sz="0" w:space="0" w:color="auto"/>
            <w:bottom w:val="none" w:sz="0" w:space="0" w:color="auto"/>
            <w:right w:val="none" w:sz="0" w:space="0" w:color="auto"/>
          </w:divBdr>
        </w:div>
        <w:div w:id="364409796">
          <w:marLeft w:val="480"/>
          <w:marRight w:val="0"/>
          <w:marTop w:val="0"/>
          <w:marBottom w:val="0"/>
          <w:divBdr>
            <w:top w:val="none" w:sz="0" w:space="0" w:color="auto"/>
            <w:left w:val="none" w:sz="0" w:space="0" w:color="auto"/>
            <w:bottom w:val="none" w:sz="0" w:space="0" w:color="auto"/>
            <w:right w:val="none" w:sz="0" w:space="0" w:color="auto"/>
          </w:divBdr>
        </w:div>
        <w:div w:id="1662342711">
          <w:marLeft w:val="480"/>
          <w:marRight w:val="0"/>
          <w:marTop w:val="0"/>
          <w:marBottom w:val="0"/>
          <w:divBdr>
            <w:top w:val="none" w:sz="0" w:space="0" w:color="auto"/>
            <w:left w:val="none" w:sz="0" w:space="0" w:color="auto"/>
            <w:bottom w:val="none" w:sz="0" w:space="0" w:color="auto"/>
            <w:right w:val="none" w:sz="0" w:space="0" w:color="auto"/>
          </w:divBdr>
        </w:div>
        <w:div w:id="785344266">
          <w:marLeft w:val="480"/>
          <w:marRight w:val="0"/>
          <w:marTop w:val="0"/>
          <w:marBottom w:val="0"/>
          <w:divBdr>
            <w:top w:val="none" w:sz="0" w:space="0" w:color="auto"/>
            <w:left w:val="none" w:sz="0" w:space="0" w:color="auto"/>
            <w:bottom w:val="none" w:sz="0" w:space="0" w:color="auto"/>
            <w:right w:val="none" w:sz="0" w:space="0" w:color="auto"/>
          </w:divBdr>
        </w:div>
        <w:div w:id="319964464">
          <w:marLeft w:val="480"/>
          <w:marRight w:val="0"/>
          <w:marTop w:val="0"/>
          <w:marBottom w:val="0"/>
          <w:divBdr>
            <w:top w:val="none" w:sz="0" w:space="0" w:color="auto"/>
            <w:left w:val="none" w:sz="0" w:space="0" w:color="auto"/>
            <w:bottom w:val="none" w:sz="0" w:space="0" w:color="auto"/>
            <w:right w:val="none" w:sz="0" w:space="0" w:color="auto"/>
          </w:divBdr>
        </w:div>
        <w:div w:id="1732650679">
          <w:marLeft w:val="480"/>
          <w:marRight w:val="0"/>
          <w:marTop w:val="0"/>
          <w:marBottom w:val="0"/>
          <w:divBdr>
            <w:top w:val="none" w:sz="0" w:space="0" w:color="auto"/>
            <w:left w:val="none" w:sz="0" w:space="0" w:color="auto"/>
            <w:bottom w:val="none" w:sz="0" w:space="0" w:color="auto"/>
            <w:right w:val="none" w:sz="0" w:space="0" w:color="auto"/>
          </w:divBdr>
        </w:div>
      </w:divsChild>
    </w:div>
    <w:div w:id="1135372697">
      <w:bodyDiv w:val="1"/>
      <w:marLeft w:val="0"/>
      <w:marRight w:val="0"/>
      <w:marTop w:val="0"/>
      <w:marBottom w:val="0"/>
      <w:divBdr>
        <w:top w:val="none" w:sz="0" w:space="0" w:color="auto"/>
        <w:left w:val="none" w:sz="0" w:space="0" w:color="auto"/>
        <w:bottom w:val="none" w:sz="0" w:space="0" w:color="auto"/>
        <w:right w:val="none" w:sz="0" w:space="0" w:color="auto"/>
      </w:divBdr>
    </w:div>
    <w:div w:id="1136415919">
      <w:bodyDiv w:val="1"/>
      <w:marLeft w:val="0"/>
      <w:marRight w:val="0"/>
      <w:marTop w:val="0"/>
      <w:marBottom w:val="0"/>
      <w:divBdr>
        <w:top w:val="none" w:sz="0" w:space="0" w:color="auto"/>
        <w:left w:val="none" w:sz="0" w:space="0" w:color="auto"/>
        <w:bottom w:val="none" w:sz="0" w:space="0" w:color="auto"/>
        <w:right w:val="none" w:sz="0" w:space="0" w:color="auto"/>
      </w:divBdr>
      <w:divsChild>
        <w:div w:id="1972634387">
          <w:marLeft w:val="0"/>
          <w:marRight w:val="0"/>
          <w:marTop w:val="0"/>
          <w:marBottom w:val="0"/>
          <w:divBdr>
            <w:top w:val="none" w:sz="0" w:space="0" w:color="auto"/>
            <w:left w:val="none" w:sz="0" w:space="0" w:color="auto"/>
            <w:bottom w:val="none" w:sz="0" w:space="0" w:color="auto"/>
            <w:right w:val="none" w:sz="0" w:space="0" w:color="auto"/>
          </w:divBdr>
        </w:div>
        <w:div w:id="126051471">
          <w:marLeft w:val="0"/>
          <w:marRight w:val="0"/>
          <w:marTop w:val="0"/>
          <w:marBottom w:val="0"/>
          <w:divBdr>
            <w:top w:val="none" w:sz="0" w:space="0" w:color="auto"/>
            <w:left w:val="none" w:sz="0" w:space="0" w:color="auto"/>
            <w:bottom w:val="none" w:sz="0" w:space="0" w:color="auto"/>
            <w:right w:val="none" w:sz="0" w:space="0" w:color="auto"/>
          </w:divBdr>
        </w:div>
        <w:div w:id="1826435477">
          <w:marLeft w:val="0"/>
          <w:marRight w:val="0"/>
          <w:marTop w:val="0"/>
          <w:marBottom w:val="0"/>
          <w:divBdr>
            <w:top w:val="none" w:sz="0" w:space="0" w:color="auto"/>
            <w:left w:val="none" w:sz="0" w:space="0" w:color="auto"/>
            <w:bottom w:val="none" w:sz="0" w:space="0" w:color="auto"/>
            <w:right w:val="none" w:sz="0" w:space="0" w:color="auto"/>
          </w:divBdr>
        </w:div>
        <w:div w:id="1106729858">
          <w:marLeft w:val="0"/>
          <w:marRight w:val="0"/>
          <w:marTop w:val="0"/>
          <w:marBottom w:val="0"/>
          <w:divBdr>
            <w:top w:val="none" w:sz="0" w:space="0" w:color="auto"/>
            <w:left w:val="none" w:sz="0" w:space="0" w:color="auto"/>
            <w:bottom w:val="none" w:sz="0" w:space="0" w:color="auto"/>
            <w:right w:val="none" w:sz="0" w:space="0" w:color="auto"/>
          </w:divBdr>
        </w:div>
        <w:div w:id="616642321">
          <w:marLeft w:val="0"/>
          <w:marRight w:val="0"/>
          <w:marTop w:val="0"/>
          <w:marBottom w:val="0"/>
          <w:divBdr>
            <w:top w:val="none" w:sz="0" w:space="0" w:color="auto"/>
            <w:left w:val="none" w:sz="0" w:space="0" w:color="auto"/>
            <w:bottom w:val="none" w:sz="0" w:space="0" w:color="auto"/>
            <w:right w:val="none" w:sz="0" w:space="0" w:color="auto"/>
          </w:divBdr>
        </w:div>
        <w:div w:id="825778350">
          <w:marLeft w:val="0"/>
          <w:marRight w:val="0"/>
          <w:marTop w:val="0"/>
          <w:marBottom w:val="0"/>
          <w:divBdr>
            <w:top w:val="none" w:sz="0" w:space="0" w:color="auto"/>
            <w:left w:val="none" w:sz="0" w:space="0" w:color="auto"/>
            <w:bottom w:val="none" w:sz="0" w:space="0" w:color="auto"/>
            <w:right w:val="none" w:sz="0" w:space="0" w:color="auto"/>
          </w:divBdr>
        </w:div>
        <w:div w:id="129984868">
          <w:marLeft w:val="0"/>
          <w:marRight w:val="0"/>
          <w:marTop w:val="0"/>
          <w:marBottom w:val="0"/>
          <w:divBdr>
            <w:top w:val="none" w:sz="0" w:space="0" w:color="auto"/>
            <w:left w:val="none" w:sz="0" w:space="0" w:color="auto"/>
            <w:bottom w:val="none" w:sz="0" w:space="0" w:color="auto"/>
            <w:right w:val="none" w:sz="0" w:space="0" w:color="auto"/>
          </w:divBdr>
        </w:div>
        <w:div w:id="1145199658">
          <w:marLeft w:val="0"/>
          <w:marRight w:val="0"/>
          <w:marTop w:val="0"/>
          <w:marBottom w:val="0"/>
          <w:divBdr>
            <w:top w:val="none" w:sz="0" w:space="0" w:color="auto"/>
            <w:left w:val="none" w:sz="0" w:space="0" w:color="auto"/>
            <w:bottom w:val="none" w:sz="0" w:space="0" w:color="auto"/>
            <w:right w:val="none" w:sz="0" w:space="0" w:color="auto"/>
          </w:divBdr>
        </w:div>
        <w:div w:id="1657296282">
          <w:marLeft w:val="0"/>
          <w:marRight w:val="0"/>
          <w:marTop w:val="0"/>
          <w:marBottom w:val="0"/>
          <w:divBdr>
            <w:top w:val="none" w:sz="0" w:space="0" w:color="auto"/>
            <w:left w:val="none" w:sz="0" w:space="0" w:color="auto"/>
            <w:bottom w:val="none" w:sz="0" w:space="0" w:color="auto"/>
            <w:right w:val="none" w:sz="0" w:space="0" w:color="auto"/>
          </w:divBdr>
        </w:div>
        <w:div w:id="297802248">
          <w:marLeft w:val="0"/>
          <w:marRight w:val="0"/>
          <w:marTop w:val="0"/>
          <w:marBottom w:val="0"/>
          <w:divBdr>
            <w:top w:val="none" w:sz="0" w:space="0" w:color="auto"/>
            <w:left w:val="none" w:sz="0" w:space="0" w:color="auto"/>
            <w:bottom w:val="none" w:sz="0" w:space="0" w:color="auto"/>
            <w:right w:val="none" w:sz="0" w:space="0" w:color="auto"/>
          </w:divBdr>
        </w:div>
        <w:div w:id="809598096">
          <w:marLeft w:val="0"/>
          <w:marRight w:val="0"/>
          <w:marTop w:val="0"/>
          <w:marBottom w:val="0"/>
          <w:divBdr>
            <w:top w:val="none" w:sz="0" w:space="0" w:color="auto"/>
            <w:left w:val="none" w:sz="0" w:space="0" w:color="auto"/>
            <w:bottom w:val="none" w:sz="0" w:space="0" w:color="auto"/>
            <w:right w:val="none" w:sz="0" w:space="0" w:color="auto"/>
          </w:divBdr>
        </w:div>
        <w:div w:id="1014648963">
          <w:marLeft w:val="0"/>
          <w:marRight w:val="0"/>
          <w:marTop w:val="0"/>
          <w:marBottom w:val="0"/>
          <w:divBdr>
            <w:top w:val="none" w:sz="0" w:space="0" w:color="auto"/>
            <w:left w:val="none" w:sz="0" w:space="0" w:color="auto"/>
            <w:bottom w:val="none" w:sz="0" w:space="0" w:color="auto"/>
            <w:right w:val="none" w:sz="0" w:space="0" w:color="auto"/>
          </w:divBdr>
        </w:div>
        <w:div w:id="1423143787">
          <w:marLeft w:val="0"/>
          <w:marRight w:val="0"/>
          <w:marTop w:val="0"/>
          <w:marBottom w:val="0"/>
          <w:divBdr>
            <w:top w:val="none" w:sz="0" w:space="0" w:color="auto"/>
            <w:left w:val="none" w:sz="0" w:space="0" w:color="auto"/>
            <w:bottom w:val="none" w:sz="0" w:space="0" w:color="auto"/>
            <w:right w:val="none" w:sz="0" w:space="0" w:color="auto"/>
          </w:divBdr>
        </w:div>
        <w:div w:id="2026126239">
          <w:marLeft w:val="0"/>
          <w:marRight w:val="0"/>
          <w:marTop w:val="0"/>
          <w:marBottom w:val="0"/>
          <w:divBdr>
            <w:top w:val="none" w:sz="0" w:space="0" w:color="auto"/>
            <w:left w:val="none" w:sz="0" w:space="0" w:color="auto"/>
            <w:bottom w:val="none" w:sz="0" w:space="0" w:color="auto"/>
            <w:right w:val="none" w:sz="0" w:space="0" w:color="auto"/>
          </w:divBdr>
        </w:div>
        <w:div w:id="1380395298">
          <w:marLeft w:val="0"/>
          <w:marRight w:val="0"/>
          <w:marTop w:val="0"/>
          <w:marBottom w:val="0"/>
          <w:divBdr>
            <w:top w:val="none" w:sz="0" w:space="0" w:color="auto"/>
            <w:left w:val="none" w:sz="0" w:space="0" w:color="auto"/>
            <w:bottom w:val="none" w:sz="0" w:space="0" w:color="auto"/>
            <w:right w:val="none" w:sz="0" w:space="0" w:color="auto"/>
          </w:divBdr>
        </w:div>
        <w:div w:id="103307789">
          <w:marLeft w:val="0"/>
          <w:marRight w:val="0"/>
          <w:marTop w:val="0"/>
          <w:marBottom w:val="0"/>
          <w:divBdr>
            <w:top w:val="none" w:sz="0" w:space="0" w:color="auto"/>
            <w:left w:val="none" w:sz="0" w:space="0" w:color="auto"/>
            <w:bottom w:val="none" w:sz="0" w:space="0" w:color="auto"/>
            <w:right w:val="none" w:sz="0" w:space="0" w:color="auto"/>
          </w:divBdr>
        </w:div>
        <w:div w:id="1170364894">
          <w:marLeft w:val="0"/>
          <w:marRight w:val="0"/>
          <w:marTop w:val="0"/>
          <w:marBottom w:val="0"/>
          <w:divBdr>
            <w:top w:val="none" w:sz="0" w:space="0" w:color="auto"/>
            <w:left w:val="none" w:sz="0" w:space="0" w:color="auto"/>
            <w:bottom w:val="none" w:sz="0" w:space="0" w:color="auto"/>
            <w:right w:val="none" w:sz="0" w:space="0" w:color="auto"/>
          </w:divBdr>
        </w:div>
        <w:div w:id="985815885">
          <w:marLeft w:val="0"/>
          <w:marRight w:val="0"/>
          <w:marTop w:val="0"/>
          <w:marBottom w:val="0"/>
          <w:divBdr>
            <w:top w:val="none" w:sz="0" w:space="0" w:color="auto"/>
            <w:left w:val="none" w:sz="0" w:space="0" w:color="auto"/>
            <w:bottom w:val="none" w:sz="0" w:space="0" w:color="auto"/>
            <w:right w:val="none" w:sz="0" w:space="0" w:color="auto"/>
          </w:divBdr>
        </w:div>
        <w:div w:id="933633188">
          <w:marLeft w:val="0"/>
          <w:marRight w:val="0"/>
          <w:marTop w:val="0"/>
          <w:marBottom w:val="0"/>
          <w:divBdr>
            <w:top w:val="none" w:sz="0" w:space="0" w:color="auto"/>
            <w:left w:val="none" w:sz="0" w:space="0" w:color="auto"/>
            <w:bottom w:val="none" w:sz="0" w:space="0" w:color="auto"/>
            <w:right w:val="none" w:sz="0" w:space="0" w:color="auto"/>
          </w:divBdr>
        </w:div>
        <w:div w:id="1306006137">
          <w:marLeft w:val="0"/>
          <w:marRight w:val="0"/>
          <w:marTop w:val="0"/>
          <w:marBottom w:val="0"/>
          <w:divBdr>
            <w:top w:val="none" w:sz="0" w:space="0" w:color="auto"/>
            <w:left w:val="none" w:sz="0" w:space="0" w:color="auto"/>
            <w:bottom w:val="none" w:sz="0" w:space="0" w:color="auto"/>
            <w:right w:val="none" w:sz="0" w:space="0" w:color="auto"/>
          </w:divBdr>
        </w:div>
        <w:div w:id="939021363">
          <w:marLeft w:val="0"/>
          <w:marRight w:val="0"/>
          <w:marTop w:val="0"/>
          <w:marBottom w:val="0"/>
          <w:divBdr>
            <w:top w:val="none" w:sz="0" w:space="0" w:color="auto"/>
            <w:left w:val="none" w:sz="0" w:space="0" w:color="auto"/>
            <w:bottom w:val="none" w:sz="0" w:space="0" w:color="auto"/>
            <w:right w:val="none" w:sz="0" w:space="0" w:color="auto"/>
          </w:divBdr>
        </w:div>
        <w:div w:id="1000237746">
          <w:marLeft w:val="0"/>
          <w:marRight w:val="0"/>
          <w:marTop w:val="0"/>
          <w:marBottom w:val="0"/>
          <w:divBdr>
            <w:top w:val="none" w:sz="0" w:space="0" w:color="auto"/>
            <w:left w:val="none" w:sz="0" w:space="0" w:color="auto"/>
            <w:bottom w:val="none" w:sz="0" w:space="0" w:color="auto"/>
            <w:right w:val="none" w:sz="0" w:space="0" w:color="auto"/>
          </w:divBdr>
        </w:div>
        <w:div w:id="1645742477">
          <w:marLeft w:val="0"/>
          <w:marRight w:val="0"/>
          <w:marTop w:val="0"/>
          <w:marBottom w:val="0"/>
          <w:divBdr>
            <w:top w:val="none" w:sz="0" w:space="0" w:color="auto"/>
            <w:left w:val="none" w:sz="0" w:space="0" w:color="auto"/>
            <w:bottom w:val="none" w:sz="0" w:space="0" w:color="auto"/>
            <w:right w:val="none" w:sz="0" w:space="0" w:color="auto"/>
          </w:divBdr>
        </w:div>
        <w:div w:id="1838375295">
          <w:marLeft w:val="0"/>
          <w:marRight w:val="0"/>
          <w:marTop w:val="0"/>
          <w:marBottom w:val="0"/>
          <w:divBdr>
            <w:top w:val="none" w:sz="0" w:space="0" w:color="auto"/>
            <w:left w:val="none" w:sz="0" w:space="0" w:color="auto"/>
            <w:bottom w:val="none" w:sz="0" w:space="0" w:color="auto"/>
            <w:right w:val="none" w:sz="0" w:space="0" w:color="auto"/>
          </w:divBdr>
        </w:div>
        <w:div w:id="1836145073">
          <w:marLeft w:val="0"/>
          <w:marRight w:val="0"/>
          <w:marTop w:val="0"/>
          <w:marBottom w:val="0"/>
          <w:divBdr>
            <w:top w:val="none" w:sz="0" w:space="0" w:color="auto"/>
            <w:left w:val="none" w:sz="0" w:space="0" w:color="auto"/>
            <w:bottom w:val="none" w:sz="0" w:space="0" w:color="auto"/>
            <w:right w:val="none" w:sz="0" w:space="0" w:color="auto"/>
          </w:divBdr>
        </w:div>
        <w:div w:id="1892038752">
          <w:marLeft w:val="0"/>
          <w:marRight w:val="0"/>
          <w:marTop w:val="0"/>
          <w:marBottom w:val="0"/>
          <w:divBdr>
            <w:top w:val="none" w:sz="0" w:space="0" w:color="auto"/>
            <w:left w:val="none" w:sz="0" w:space="0" w:color="auto"/>
            <w:bottom w:val="none" w:sz="0" w:space="0" w:color="auto"/>
            <w:right w:val="none" w:sz="0" w:space="0" w:color="auto"/>
          </w:divBdr>
        </w:div>
        <w:div w:id="1372072063">
          <w:marLeft w:val="0"/>
          <w:marRight w:val="0"/>
          <w:marTop w:val="0"/>
          <w:marBottom w:val="0"/>
          <w:divBdr>
            <w:top w:val="none" w:sz="0" w:space="0" w:color="auto"/>
            <w:left w:val="none" w:sz="0" w:space="0" w:color="auto"/>
            <w:bottom w:val="none" w:sz="0" w:space="0" w:color="auto"/>
            <w:right w:val="none" w:sz="0" w:space="0" w:color="auto"/>
          </w:divBdr>
        </w:div>
        <w:div w:id="791290465">
          <w:marLeft w:val="0"/>
          <w:marRight w:val="0"/>
          <w:marTop w:val="0"/>
          <w:marBottom w:val="0"/>
          <w:divBdr>
            <w:top w:val="none" w:sz="0" w:space="0" w:color="auto"/>
            <w:left w:val="none" w:sz="0" w:space="0" w:color="auto"/>
            <w:bottom w:val="none" w:sz="0" w:space="0" w:color="auto"/>
            <w:right w:val="none" w:sz="0" w:space="0" w:color="auto"/>
          </w:divBdr>
        </w:div>
        <w:div w:id="1765960143">
          <w:marLeft w:val="0"/>
          <w:marRight w:val="0"/>
          <w:marTop w:val="0"/>
          <w:marBottom w:val="0"/>
          <w:divBdr>
            <w:top w:val="none" w:sz="0" w:space="0" w:color="auto"/>
            <w:left w:val="none" w:sz="0" w:space="0" w:color="auto"/>
            <w:bottom w:val="none" w:sz="0" w:space="0" w:color="auto"/>
            <w:right w:val="none" w:sz="0" w:space="0" w:color="auto"/>
          </w:divBdr>
        </w:div>
        <w:div w:id="1632903222">
          <w:marLeft w:val="0"/>
          <w:marRight w:val="0"/>
          <w:marTop w:val="0"/>
          <w:marBottom w:val="0"/>
          <w:divBdr>
            <w:top w:val="none" w:sz="0" w:space="0" w:color="auto"/>
            <w:left w:val="none" w:sz="0" w:space="0" w:color="auto"/>
            <w:bottom w:val="none" w:sz="0" w:space="0" w:color="auto"/>
            <w:right w:val="none" w:sz="0" w:space="0" w:color="auto"/>
          </w:divBdr>
        </w:div>
        <w:div w:id="1499466985">
          <w:marLeft w:val="0"/>
          <w:marRight w:val="0"/>
          <w:marTop w:val="0"/>
          <w:marBottom w:val="0"/>
          <w:divBdr>
            <w:top w:val="none" w:sz="0" w:space="0" w:color="auto"/>
            <w:left w:val="none" w:sz="0" w:space="0" w:color="auto"/>
            <w:bottom w:val="none" w:sz="0" w:space="0" w:color="auto"/>
            <w:right w:val="none" w:sz="0" w:space="0" w:color="auto"/>
          </w:divBdr>
        </w:div>
        <w:div w:id="1298031332">
          <w:marLeft w:val="0"/>
          <w:marRight w:val="0"/>
          <w:marTop w:val="0"/>
          <w:marBottom w:val="0"/>
          <w:divBdr>
            <w:top w:val="none" w:sz="0" w:space="0" w:color="auto"/>
            <w:left w:val="none" w:sz="0" w:space="0" w:color="auto"/>
            <w:bottom w:val="none" w:sz="0" w:space="0" w:color="auto"/>
            <w:right w:val="none" w:sz="0" w:space="0" w:color="auto"/>
          </w:divBdr>
        </w:div>
        <w:div w:id="1539002072">
          <w:marLeft w:val="0"/>
          <w:marRight w:val="0"/>
          <w:marTop w:val="0"/>
          <w:marBottom w:val="0"/>
          <w:divBdr>
            <w:top w:val="none" w:sz="0" w:space="0" w:color="auto"/>
            <w:left w:val="none" w:sz="0" w:space="0" w:color="auto"/>
            <w:bottom w:val="none" w:sz="0" w:space="0" w:color="auto"/>
            <w:right w:val="none" w:sz="0" w:space="0" w:color="auto"/>
          </w:divBdr>
        </w:div>
        <w:div w:id="1161310349">
          <w:marLeft w:val="0"/>
          <w:marRight w:val="0"/>
          <w:marTop w:val="0"/>
          <w:marBottom w:val="0"/>
          <w:divBdr>
            <w:top w:val="none" w:sz="0" w:space="0" w:color="auto"/>
            <w:left w:val="none" w:sz="0" w:space="0" w:color="auto"/>
            <w:bottom w:val="none" w:sz="0" w:space="0" w:color="auto"/>
            <w:right w:val="none" w:sz="0" w:space="0" w:color="auto"/>
          </w:divBdr>
        </w:div>
        <w:div w:id="656416303">
          <w:marLeft w:val="0"/>
          <w:marRight w:val="0"/>
          <w:marTop w:val="0"/>
          <w:marBottom w:val="0"/>
          <w:divBdr>
            <w:top w:val="none" w:sz="0" w:space="0" w:color="auto"/>
            <w:left w:val="none" w:sz="0" w:space="0" w:color="auto"/>
            <w:bottom w:val="none" w:sz="0" w:space="0" w:color="auto"/>
            <w:right w:val="none" w:sz="0" w:space="0" w:color="auto"/>
          </w:divBdr>
        </w:div>
        <w:div w:id="146751313">
          <w:marLeft w:val="0"/>
          <w:marRight w:val="0"/>
          <w:marTop w:val="0"/>
          <w:marBottom w:val="0"/>
          <w:divBdr>
            <w:top w:val="none" w:sz="0" w:space="0" w:color="auto"/>
            <w:left w:val="none" w:sz="0" w:space="0" w:color="auto"/>
            <w:bottom w:val="none" w:sz="0" w:space="0" w:color="auto"/>
            <w:right w:val="none" w:sz="0" w:space="0" w:color="auto"/>
          </w:divBdr>
        </w:div>
        <w:div w:id="593513644">
          <w:marLeft w:val="0"/>
          <w:marRight w:val="0"/>
          <w:marTop w:val="0"/>
          <w:marBottom w:val="0"/>
          <w:divBdr>
            <w:top w:val="none" w:sz="0" w:space="0" w:color="auto"/>
            <w:left w:val="none" w:sz="0" w:space="0" w:color="auto"/>
            <w:bottom w:val="none" w:sz="0" w:space="0" w:color="auto"/>
            <w:right w:val="none" w:sz="0" w:space="0" w:color="auto"/>
          </w:divBdr>
        </w:div>
        <w:div w:id="94323117">
          <w:marLeft w:val="0"/>
          <w:marRight w:val="0"/>
          <w:marTop w:val="0"/>
          <w:marBottom w:val="0"/>
          <w:divBdr>
            <w:top w:val="none" w:sz="0" w:space="0" w:color="auto"/>
            <w:left w:val="none" w:sz="0" w:space="0" w:color="auto"/>
            <w:bottom w:val="none" w:sz="0" w:space="0" w:color="auto"/>
            <w:right w:val="none" w:sz="0" w:space="0" w:color="auto"/>
          </w:divBdr>
        </w:div>
        <w:div w:id="598879837">
          <w:marLeft w:val="0"/>
          <w:marRight w:val="0"/>
          <w:marTop w:val="0"/>
          <w:marBottom w:val="0"/>
          <w:divBdr>
            <w:top w:val="none" w:sz="0" w:space="0" w:color="auto"/>
            <w:left w:val="none" w:sz="0" w:space="0" w:color="auto"/>
            <w:bottom w:val="none" w:sz="0" w:space="0" w:color="auto"/>
            <w:right w:val="none" w:sz="0" w:space="0" w:color="auto"/>
          </w:divBdr>
        </w:div>
      </w:divsChild>
    </w:div>
    <w:div w:id="1136492197">
      <w:bodyDiv w:val="1"/>
      <w:marLeft w:val="0"/>
      <w:marRight w:val="0"/>
      <w:marTop w:val="0"/>
      <w:marBottom w:val="0"/>
      <w:divBdr>
        <w:top w:val="none" w:sz="0" w:space="0" w:color="auto"/>
        <w:left w:val="none" w:sz="0" w:space="0" w:color="auto"/>
        <w:bottom w:val="none" w:sz="0" w:space="0" w:color="auto"/>
        <w:right w:val="none" w:sz="0" w:space="0" w:color="auto"/>
      </w:divBdr>
    </w:div>
    <w:div w:id="1136608559">
      <w:bodyDiv w:val="1"/>
      <w:marLeft w:val="0"/>
      <w:marRight w:val="0"/>
      <w:marTop w:val="0"/>
      <w:marBottom w:val="0"/>
      <w:divBdr>
        <w:top w:val="none" w:sz="0" w:space="0" w:color="auto"/>
        <w:left w:val="none" w:sz="0" w:space="0" w:color="auto"/>
        <w:bottom w:val="none" w:sz="0" w:space="0" w:color="auto"/>
        <w:right w:val="none" w:sz="0" w:space="0" w:color="auto"/>
      </w:divBdr>
    </w:div>
    <w:div w:id="1136988341">
      <w:bodyDiv w:val="1"/>
      <w:marLeft w:val="0"/>
      <w:marRight w:val="0"/>
      <w:marTop w:val="0"/>
      <w:marBottom w:val="0"/>
      <w:divBdr>
        <w:top w:val="none" w:sz="0" w:space="0" w:color="auto"/>
        <w:left w:val="none" w:sz="0" w:space="0" w:color="auto"/>
        <w:bottom w:val="none" w:sz="0" w:space="0" w:color="auto"/>
        <w:right w:val="none" w:sz="0" w:space="0" w:color="auto"/>
      </w:divBdr>
    </w:div>
    <w:div w:id="1137382754">
      <w:bodyDiv w:val="1"/>
      <w:marLeft w:val="0"/>
      <w:marRight w:val="0"/>
      <w:marTop w:val="0"/>
      <w:marBottom w:val="0"/>
      <w:divBdr>
        <w:top w:val="none" w:sz="0" w:space="0" w:color="auto"/>
        <w:left w:val="none" w:sz="0" w:space="0" w:color="auto"/>
        <w:bottom w:val="none" w:sz="0" w:space="0" w:color="auto"/>
        <w:right w:val="none" w:sz="0" w:space="0" w:color="auto"/>
      </w:divBdr>
    </w:div>
    <w:div w:id="1138181714">
      <w:bodyDiv w:val="1"/>
      <w:marLeft w:val="0"/>
      <w:marRight w:val="0"/>
      <w:marTop w:val="0"/>
      <w:marBottom w:val="0"/>
      <w:divBdr>
        <w:top w:val="none" w:sz="0" w:space="0" w:color="auto"/>
        <w:left w:val="none" w:sz="0" w:space="0" w:color="auto"/>
        <w:bottom w:val="none" w:sz="0" w:space="0" w:color="auto"/>
        <w:right w:val="none" w:sz="0" w:space="0" w:color="auto"/>
      </w:divBdr>
      <w:divsChild>
        <w:div w:id="1738211407">
          <w:marLeft w:val="0"/>
          <w:marRight w:val="0"/>
          <w:marTop w:val="0"/>
          <w:marBottom w:val="0"/>
          <w:divBdr>
            <w:top w:val="none" w:sz="0" w:space="0" w:color="auto"/>
            <w:left w:val="none" w:sz="0" w:space="0" w:color="auto"/>
            <w:bottom w:val="none" w:sz="0" w:space="0" w:color="auto"/>
            <w:right w:val="none" w:sz="0" w:space="0" w:color="auto"/>
          </w:divBdr>
        </w:div>
        <w:div w:id="1278835844">
          <w:marLeft w:val="0"/>
          <w:marRight w:val="0"/>
          <w:marTop w:val="0"/>
          <w:marBottom w:val="0"/>
          <w:divBdr>
            <w:top w:val="none" w:sz="0" w:space="0" w:color="auto"/>
            <w:left w:val="none" w:sz="0" w:space="0" w:color="auto"/>
            <w:bottom w:val="none" w:sz="0" w:space="0" w:color="auto"/>
            <w:right w:val="none" w:sz="0" w:space="0" w:color="auto"/>
          </w:divBdr>
        </w:div>
        <w:div w:id="185482284">
          <w:marLeft w:val="0"/>
          <w:marRight w:val="0"/>
          <w:marTop w:val="0"/>
          <w:marBottom w:val="0"/>
          <w:divBdr>
            <w:top w:val="none" w:sz="0" w:space="0" w:color="auto"/>
            <w:left w:val="none" w:sz="0" w:space="0" w:color="auto"/>
            <w:bottom w:val="none" w:sz="0" w:space="0" w:color="auto"/>
            <w:right w:val="none" w:sz="0" w:space="0" w:color="auto"/>
          </w:divBdr>
        </w:div>
        <w:div w:id="1943957279">
          <w:marLeft w:val="0"/>
          <w:marRight w:val="0"/>
          <w:marTop w:val="0"/>
          <w:marBottom w:val="0"/>
          <w:divBdr>
            <w:top w:val="none" w:sz="0" w:space="0" w:color="auto"/>
            <w:left w:val="none" w:sz="0" w:space="0" w:color="auto"/>
            <w:bottom w:val="none" w:sz="0" w:space="0" w:color="auto"/>
            <w:right w:val="none" w:sz="0" w:space="0" w:color="auto"/>
          </w:divBdr>
        </w:div>
        <w:div w:id="710223946">
          <w:marLeft w:val="0"/>
          <w:marRight w:val="0"/>
          <w:marTop w:val="0"/>
          <w:marBottom w:val="0"/>
          <w:divBdr>
            <w:top w:val="none" w:sz="0" w:space="0" w:color="auto"/>
            <w:left w:val="none" w:sz="0" w:space="0" w:color="auto"/>
            <w:bottom w:val="none" w:sz="0" w:space="0" w:color="auto"/>
            <w:right w:val="none" w:sz="0" w:space="0" w:color="auto"/>
          </w:divBdr>
        </w:div>
        <w:div w:id="924800854">
          <w:marLeft w:val="0"/>
          <w:marRight w:val="0"/>
          <w:marTop w:val="0"/>
          <w:marBottom w:val="0"/>
          <w:divBdr>
            <w:top w:val="none" w:sz="0" w:space="0" w:color="auto"/>
            <w:left w:val="none" w:sz="0" w:space="0" w:color="auto"/>
            <w:bottom w:val="none" w:sz="0" w:space="0" w:color="auto"/>
            <w:right w:val="none" w:sz="0" w:space="0" w:color="auto"/>
          </w:divBdr>
        </w:div>
        <w:div w:id="709844042">
          <w:marLeft w:val="0"/>
          <w:marRight w:val="0"/>
          <w:marTop w:val="0"/>
          <w:marBottom w:val="0"/>
          <w:divBdr>
            <w:top w:val="none" w:sz="0" w:space="0" w:color="auto"/>
            <w:left w:val="none" w:sz="0" w:space="0" w:color="auto"/>
            <w:bottom w:val="none" w:sz="0" w:space="0" w:color="auto"/>
            <w:right w:val="none" w:sz="0" w:space="0" w:color="auto"/>
          </w:divBdr>
        </w:div>
        <w:div w:id="810053234">
          <w:marLeft w:val="0"/>
          <w:marRight w:val="0"/>
          <w:marTop w:val="0"/>
          <w:marBottom w:val="0"/>
          <w:divBdr>
            <w:top w:val="none" w:sz="0" w:space="0" w:color="auto"/>
            <w:left w:val="none" w:sz="0" w:space="0" w:color="auto"/>
            <w:bottom w:val="none" w:sz="0" w:space="0" w:color="auto"/>
            <w:right w:val="none" w:sz="0" w:space="0" w:color="auto"/>
          </w:divBdr>
        </w:div>
        <w:div w:id="872041632">
          <w:marLeft w:val="0"/>
          <w:marRight w:val="0"/>
          <w:marTop w:val="0"/>
          <w:marBottom w:val="0"/>
          <w:divBdr>
            <w:top w:val="none" w:sz="0" w:space="0" w:color="auto"/>
            <w:left w:val="none" w:sz="0" w:space="0" w:color="auto"/>
            <w:bottom w:val="none" w:sz="0" w:space="0" w:color="auto"/>
            <w:right w:val="none" w:sz="0" w:space="0" w:color="auto"/>
          </w:divBdr>
        </w:div>
        <w:div w:id="626935285">
          <w:marLeft w:val="0"/>
          <w:marRight w:val="0"/>
          <w:marTop w:val="0"/>
          <w:marBottom w:val="0"/>
          <w:divBdr>
            <w:top w:val="none" w:sz="0" w:space="0" w:color="auto"/>
            <w:left w:val="none" w:sz="0" w:space="0" w:color="auto"/>
            <w:bottom w:val="none" w:sz="0" w:space="0" w:color="auto"/>
            <w:right w:val="none" w:sz="0" w:space="0" w:color="auto"/>
          </w:divBdr>
        </w:div>
        <w:div w:id="1541435923">
          <w:marLeft w:val="0"/>
          <w:marRight w:val="0"/>
          <w:marTop w:val="0"/>
          <w:marBottom w:val="0"/>
          <w:divBdr>
            <w:top w:val="none" w:sz="0" w:space="0" w:color="auto"/>
            <w:left w:val="none" w:sz="0" w:space="0" w:color="auto"/>
            <w:bottom w:val="none" w:sz="0" w:space="0" w:color="auto"/>
            <w:right w:val="none" w:sz="0" w:space="0" w:color="auto"/>
          </w:divBdr>
        </w:div>
        <w:div w:id="1839150880">
          <w:marLeft w:val="0"/>
          <w:marRight w:val="0"/>
          <w:marTop w:val="0"/>
          <w:marBottom w:val="0"/>
          <w:divBdr>
            <w:top w:val="none" w:sz="0" w:space="0" w:color="auto"/>
            <w:left w:val="none" w:sz="0" w:space="0" w:color="auto"/>
            <w:bottom w:val="none" w:sz="0" w:space="0" w:color="auto"/>
            <w:right w:val="none" w:sz="0" w:space="0" w:color="auto"/>
          </w:divBdr>
        </w:div>
        <w:div w:id="1730423030">
          <w:marLeft w:val="0"/>
          <w:marRight w:val="0"/>
          <w:marTop w:val="0"/>
          <w:marBottom w:val="0"/>
          <w:divBdr>
            <w:top w:val="none" w:sz="0" w:space="0" w:color="auto"/>
            <w:left w:val="none" w:sz="0" w:space="0" w:color="auto"/>
            <w:bottom w:val="none" w:sz="0" w:space="0" w:color="auto"/>
            <w:right w:val="none" w:sz="0" w:space="0" w:color="auto"/>
          </w:divBdr>
        </w:div>
        <w:div w:id="112285208">
          <w:marLeft w:val="0"/>
          <w:marRight w:val="0"/>
          <w:marTop w:val="0"/>
          <w:marBottom w:val="0"/>
          <w:divBdr>
            <w:top w:val="none" w:sz="0" w:space="0" w:color="auto"/>
            <w:left w:val="none" w:sz="0" w:space="0" w:color="auto"/>
            <w:bottom w:val="none" w:sz="0" w:space="0" w:color="auto"/>
            <w:right w:val="none" w:sz="0" w:space="0" w:color="auto"/>
          </w:divBdr>
        </w:div>
        <w:div w:id="1980113289">
          <w:marLeft w:val="0"/>
          <w:marRight w:val="0"/>
          <w:marTop w:val="0"/>
          <w:marBottom w:val="0"/>
          <w:divBdr>
            <w:top w:val="none" w:sz="0" w:space="0" w:color="auto"/>
            <w:left w:val="none" w:sz="0" w:space="0" w:color="auto"/>
            <w:bottom w:val="none" w:sz="0" w:space="0" w:color="auto"/>
            <w:right w:val="none" w:sz="0" w:space="0" w:color="auto"/>
          </w:divBdr>
        </w:div>
        <w:div w:id="225531668">
          <w:marLeft w:val="0"/>
          <w:marRight w:val="0"/>
          <w:marTop w:val="0"/>
          <w:marBottom w:val="0"/>
          <w:divBdr>
            <w:top w:val="none" w:sz="0" w:space="0" w:color="auto"/>
            <w:left w:val="none" w:sz="0" w:space="0" w:color="auto"/>
            <w:bottom w:val="none" w:sz="0" w:space="0" w:color="auto"/>
            <w:right w:val="none" w:sz="0" w:space="0" w:color="auto"/>
          </w:divBdr>
        </w:div>
        <w:div w:id="1230454926">
          <w:marLeft w:val="0"/>
          <w:marRight w:val="0"/>
          <w:marTop w:val="0"/>
          <w:marBottom w:val="0"/>
          <w:divBdr>
            <w:top w:val="none" w:sz="0" w:space="0" w:color="auto"/>
            <w:left w:val="none" w:sz="0" w:space="0" w:color="auto"/>
            <w:bottom w:val="none" w:sz="0" w:space="0" w:color="auto"/>
            <w:right w:val="none" w:sz="0" w:space="0" w:color="auto"/>
          </w:divBdr>
        </w:div>
        <w:div w:id="504320051">
          <w:marLeft w:val="0"/>
          <w:marRight w:val="0"/>
          <w:marTop w:val="0"/>
          <w:marBottom w:val="0"/>
          <w:divBdr>
            <w:top w:val="none" w:sz="0" w:space="0" w:color="auto"/>
            <w:left w:val="none" w:sz="0" w:space="0" w:color="auto"/>
            <w:bottom w:val="none" w:sz="0" w:space="0" w:color="auto"/>
            <w:right w:val="none" w:sz="0" w:space="0" w:color="auto"/>
          </w:divBdr>
        </w:div>
        <w:div w:id="1510757024">
          <w:marLeft w:val="0"/>
          <w:marRight w:val="0"/>
          <w:marTop w:val="0"/>
          <w:marBottom w:val="0"/>
          <w:divBdr>
            <w:top w:val="none" w:sz="0" w:space="0" w:color="auto"/>
            <w:left w:val="none" w:sz="0" w:space="0" w:color="auto"/>
            <w:bottom w:val="none" w:sz="0" w:space="0" w:color="auto"/>
            <w:right w:val="none" w:sz="0" w:space="0" w:color="auto"/>
          </w:divBdr>
        </w:div>
        <w:div w:id="1996495273">
          <w:marLeft w:val="0"/>
          <w:marRight w:val="0"/>
          <w:marTop w:val="0"/>
          <w:marBottom w:val="0"/>
          <w:divBdr>
            <w:top w:val="none" w:sz="0" w:space="0" w:color="auto"/>
            <w:left w:val="none" w:sz="0" w:space="0" w:color="auto"/>
            <w:bottom w:val="none" w:sz="0" w:space="0" w:color="auto"/>
            <w:right w:val="none" w:sz="0" w:space="0" w:color="auto"/>
          </w:divBdr>
        </w:div>
        <w:div w:id="2028672994">
          <w:marLeft w:val="0"/>
          <w:marRight w:val="0"/>
          <w:marTop w:val="0"/>
          <w:marBottom w:val="0"/>
          <w:divBdr>
            <w:top w:val="none" w:sz="0" w:space="0" w:color="auto"/>
            <w:left w:val="none" w:sz="0" w:space="0" w:color="auto"/>
            <w:bottom w:val="none" w:sz="0" w:space="0" w:color="auto"/>
            <w:right w:val="none" w:sz="0" w:space="0" w:color="auto"/>
          </w:divBdr>
        </w:div>
        <w:div w:id="1170412782">
          <w:marLeft w:val="0"/>
          <w:marRight w:val="0"/>
          <w:marTop w:val="0"/>
          <w:marBottom w:val="0"/>
          <w:divBdr>
            <w:top w:val="none" w:sz="0" w:space="0" w:color="auto"/>
            <w:left w:val="none" w:sz="0" w:space="0" w:color="auto"/>
            <w:bottom w:val="none" w:sz="0" w:space="0" w:color="auto"/>
            <w:right w:val="none" w:sz="0" w:space="0" w:color="auto"/>
          </w:divBdr>
        </w:div>
        <w:div w:id="171341773">
          <w:marLeft w:val="0"/>
          <w:marRight w:val="0"/>
          <w:marTop w:val="0"/>
          <w:marBottom w:val="0"/>
          <w:divBdr>
            <w:top w:val="none" w:sz="0" w:space="0" w:color="auto"/>
            <w:left w:val="none" w:sz="0" w:space="0" w:color="auto"/>
            <w:bottom w:val="none" w:sz="0" w:space="0" w:color="auto"/>
            <w:right w:val="none" w:sz="0" w:space="0" w:color="auto"/>
          </w:divBdr>
        </w:div>
        <w:div w:id="777142141">
          <w:marLeft w:val="0"/>
          <w:marRight w:val="0"/>
          <w:marTop w:val="0"/>
          <w:marBottom w:val="0"/>
          <w:divBdr>
            <w:top w:val="none" w:sz="0" w:space="0" w:color="auto"/>
            <w:left w:val="none" w:sz="0" w:space="0" w:color="auto"/>
            <w:bottom w:val="none" w:sz="0" w:space="0" w:color="auto"/>
            <w:right w:val="none" w:sz="0" w:space="0" w:color="auto"/>
          </w:divBdr>
        </w:div>
        <w:div w:id="875503537">
          <w:marLeft w:val="0"/>
          <w:marRight w:val="0"/>
          <w:marTop w:val="0"/>
          <w:marBottom w:val="0"/>
          <w:divBdr>
            <w:top w:val="none" w:sz="0" w:space="0" w:color="auto"/>
            <w:left w:val="none" w:sz="0" w:space="0" w:color="auto"/>
            <w:bottom w:val="none" w:sz="0" w:space="0" w:color="auto"/>
            <w:right w:val="none" w:sz="0" w:space="0" w:color="auto"/>
          </w:divBdr>
        </w:div>
        <w:div w:id="1739741383">
          <w:marLeft w:val="0"/>
          <w:marRight w:val="0"/>
          <w:marTop w:val="0"/>
          <w:marBottom w:val="0"/>
          <w:divBdr>
            <w:top w:val="none" w:sz="0" w:space="0" w:color="auto"/>
            <w:left w:val="none" w:sz="0" w:space="0" w:color="auto"/>
            <w:bottom w:val="none" w:sz="0" w:space="0" w:color="auto"/>
            <w:right w:val="none" w:sz="0" w:space="0" w:color="auto"/>
          </w:divBdr>
        </w:div>
        <w:div w:id="1586572886">
          <w:marLeft w:val="0"/>
          <w:marRight w:val="0"/>
          <w:marTop w:val="0"/>
          <w:marBottom w:val="0"/>
          <w:divBdr>
            <w:top w:val="none" w:sz="0" w:space="0" w:color="auto"/>
            <w:left w:val="none" w:sz="0" w:space="0" w:color="auto"/>
            <w:bottom w:val="none" w:sz="0" w:space="0" w:color="auto"/>
            <w:right w:val="none" w:sz="0" w:space="0" w:color="auto"/>
          </w:divBdr>
        </w:div>
        <w:div w:id="917711156">
          <w:marLeft w:val="0"/>
          <w:marRight w:val="0"/>
          <w:marTop w:val="0"/>
          <w:marBottom w:val="0"/>
          <w:divBdr>
            <w:top w:val="none" w:sz="0" w:space="0" w:color="auto"/>
            <w:left w:val="none" w:sz="0" w:space="0" w:color="auto"/>
            <w:bottom w:val="none" w:sz="0" w:space="0" w:color="auto"/>
            <w:right w:val="none" w:sz="0" w:space="0" w:color="auto"/>
          </w:divBdr>
        </w:div>
        <w:div w:id="1234387075">
          <w:marLeft w:val="0"/>
          <w:marRight w:val="0"/>
          <w:marTop w:val="0"/>
          <w:marBottom w:val="0"/>
          <w:divBdr>
            <w:top w:val="none" w:sz="0" w:space="0" w:color="auto"/>
            <w:left w:val="none" w:sz="0" w:space="0" w:color="auto"/>
            <w:bottom w:val="none" w:sz="0" w:space="0" w:color="auto"/>
            <w:right w:val="none" w:sz="0" w:space="0" w:color="auto"/>
          </w:divBdr>
        </w:div>
        <w:div w:id="77990872">
          <w:marLeft w:val="0"/>
          <w:marRight w:val="0"/>
          <w:marTop w:val="0"/>
          <w:marBottom w:val="0"/>
          <w:divBdr>
            <w:top w:val="none" w:sz="0" w:space="0" w:color="auto"/>
            <w:left w:val="none" w:sz="0" w:space="0" w:color="auto"/>
            <w:bottom w:val="none" w:sz="0" w:space="0" w:color="auto"/>
            <w:right w:val="none" w:sz="0" w:space="0" w:color="auto"/>
          </w:divBdr>
        </w:div>
        <w:div w:id="1645967359">
          <w:marLeft w:val="0"/>
          <w:marRight w:val="0"/>
          <w:marTop w:val="0"/>
          <w:marBottom w:val="0"/>
          <w:divBdr>
            <w:top w:val="none" w:sz="0" w:space="0" w:color="auto"/>
            <w:left w:val="none" w:sz="0" w:space="0" w:color="auto"/>
            <w:bottom w:val="none" w:sz="0" w:space="0" w:color="auto"/>
            <w:right w:val="none" w:sz="0" w:space="0" w:color="auto"/>
          </w:divBdr>
        </w:div>
        <w:div w:id="224681985">
          <w:marLeft w:val="0"/>
          <w:marRight w:val="0"/>
          <w:marTop w:val="0"/>
          <w:marBottom w:val="0"/>
          <w:divBdr>
            <w:top w:val="none" w:sz="0" w:space="0" w:color="auto"/>
            <w:left w:val="none" w:sz="0" w:space="0" w:color="auto"/>
            <w:bottom w:val="none" w:sz="0" w:space="0" w:color="auto"/>
            <w:right w:val="none" w:sz="0" w:space="0" w:color="auto"/>
          </w:divBdr>
        </w:div>
        <w:div w:id="628627680">
          <w:marLeft w:val="0"/>
          <w:marRight w:val="0"/>
          <w:marTop w:val="0"/>
          <w:marBottom w:val="0"/>
          <w:divBdr>
            <w:top w:val="none" w:sz="0" w:space="0" w:color="auto"/>
            <w:left w:val="none" w:sz="0" w:space="0" w:color="auto"/>
            <w:bottom w:val="none" w:sz="0" w:space="0" w:color="auto"/>
            <w:right w:val="none" w:sz="0" w:space="0" w:color="auto"/>
          </w:divBdr>
        </w:div>
        <w:div w:id="1607271621">
          <w:marLeft w:val="0"/>
          <w:marRight w:val="0"/>
          <w:marTop w:val="0"/>
          <w:marBottom w:val="0"/>
          <w:divBdr>
            <w:top w:val="none" w:sz="0" w:space="0" w:color="auto"/>
            <w:left w:val="none" w:sz="0" w:space="0" w:color="auto"/>
            <w:bottom w:val="none" w:sz="0" w:space="0" w:color="auto"/>
            <w:right w:val="none" w:sz="0" w:space="0" w:color="auto"/>
          </w:divBdr>
        </w:div>
        <w:div w:id="14893990">
          <w:marLeft w:val="0"/>
          <w:marRight w:val="0"/>
          <w:marTop w:val="0"/>
          <w:marBottom w:val="0"/>
          <w:divBdr>
            <w:top w:val="none" w:sz="0" w:space="0" w:color="auto"/>
            <w:left w:val="none" w:sz="0" w:space="0" w:color="auto"/>
            <w:bottom w:val="none" w:sz="0" w:space="0" w:color="auto"/>
            <w:right w:val="none" w:sz="0" w:space="0" w:color="auto"/>
          </w:divBdr>
        </w:div>
        <w:div w:id="1455367885">
          <w:marLeft w:val="0"/>
          <w:marRight w:val="0"/>
          <w:marTop w:val="0"/>
          <w:marBottom w:val="0"/>
          <w:divBdr>
            <w:top w:val="none" w:sz="0" w:space="0" w:color="auto"/>
            <w:left w:val="none" w:sz="0" w:space="0" w:color="auto"/>
            <w:bottom w:val="none" w:sz="0" w:space="0" w:color="auto"/>
            <w:right w:val="none" w:sz="0" w:space="0" w:color="auto"/>
          </w:divBdr>
        </w:div>
        <w:div w:id="194315930">
          <w:marLeft w:val="0"/>
          <w:marRight w:val="0"/>
          <w:marTop w:val="0"/>
          <w:marBottom w:val="0"/>
          <w:divBdr>
            <w:top w:val="none" w:sz="0" w:space="0" w:color="auto"/>
            <w:left w:val="none" w:sz="0" w:space="0" w:color="auto"/>
            <w:bottom w:val="none" w:sz="0" w:space="0" w:color="auto"/>
            <w:right w:val="none" w:sz="0" w:space="0" w:color="auto"/>
          </w:divBdr>
        </w:div>
        <w:div w:id="1193229607">
          <w:marLeft w:val="0"/>
          <w:marRight w:val="0"/>
          <w:marTop w:val="0"/>
          <w:marBottom w:val="0"/>
          <w:divBdr>
            <w:top w:val="none" w:sz="0" w:space="0" w:color="auto"/>
            <w:left w:val="none" w:sz="0" w:space="0" w:color="auto"/>
            <w:bottom w:val="none" w:sz="0" w:space="0" w:color="auto"/>
            <w:right w:val="none" w:sz="0" w:space="0" w:color="auto"/>
          </w:divBdr>
        </w:div>
        <w:div w:id="276717973">
          <w:marLeft w:val="0"/>
          <w:marRight w:val="0"/>
          <w:marTop w:val="0"/>
          <w:marBottom w:val="0"/>
          <w:divBdr>
            <w:top w:val="none" w:sz="0" w:space="0" w:color="auto"/>
            <w:left w:val="none" w:sz="0" w:space="0" w:color="auto"/>
            <w:bottom w:val="none" w:sz="0" w:space="0" w:color="auto"/>
            <w:right w:val="none" w:sz="0" w:space="0" w:color="auto"/>
          </w:divBdr>
        </w:div>
      </w:divsChild>
    </w:div>
    <w:div w:id="1138454700">
      <w:bodyDiv w:val="1"/>
      <w:marLeft w:val="0"/>
      <w:marRight w:val="0"/>
      <w:marTop w:val="0"/>
      <w:marBottom w:val="0"/>
      <w:divBdr>
        <w:top w:val="none" w:sz="0" w:space="0" w:color="auto"/>
        <w:left w:val="none" w:sz="0" w:space="0" w:color="auto"/>
        <w:bottom w:val="none" w:sz="0" w:space="0" w:color="auto"/>
        <w:right w:val="none" w:sz="0" w:space="0" w:color="auto"/>
      </w:divBdr>
    </w:div>
    <w:div w:id="1138493422">
      <w:bodyDiv w:val="1"/>
      <w:marLeft w:val="0"/>
      <w:marRight w:val="0"/>
      <w:marTop w:val="0"/>
      <w:marBottom w:val="0"/>
      <w:divBdr>
        <w:top w:val="none" w:sz="0" w:space="0" w:color="auto"/>
        <w:left w:val="none" w:sz="0" w:space="0" w:color="auto"/>
        <w:bottom w:val="none" w:sz="0" w:space="0" w:color="auto"/>
        <w:right w:val="none" w:sz="0" w:space="0" w:color="auto"/>
      </w:divBdr>
    </w:div>
    <w:div w:id="1138688495">
      <w:bodyDiv w:val="1"/>
      <w:marLeft w:val="0"/>
      <w:marRight w:val="0"/>
      <w:marTop w:val="0"/>
      <w:marBottom w:val="0"/>
      <w:divBdr>
        <w:top w:val="none" w:sz="0" w:space="0" w:color="auto"/>
        <w:left w:val="none" w:sz="0" w:space="0" w:color="auto"/>
        <w:bottom w:val="none" w:sz="0" w:space="0" w:color="auto"/>
        <w:right w:val="none" w:sz="0" w:space="0" w:color="auto"/>
      </w:divBdr>
    </w:div>
    <w:div w:id="1139028659">
      <w:bodyDiv w:val="1"/>
      <w:marLeft w:val="0"/>
      <w:marRight w:val="0"/>
      <w:marTop w:val="0"/>
      <w:marBottom w:val="0"/>
      <w:divBdr>
        <w:top w:val="none" w:sz="0" w:space="0" w:color="auto"/>
        <w:left w:val="none" w:sz="0" w:space="0" w:color="auto"/>
        <w:bottom w:val="none" w:sz="0" w:space="0" w:color="auto"/>
        <w:right w:val="none" w:sz="0" w:space="0" w:color="auto"/>
      </w:divBdr>
    </w:div>
    <w:div w:id="1139803771">
      <w:bodyDiv w:val="1"/>
      <w:marLeft w:val="0"/>
      <w:marRight w:val="0"/>
      <w:marTop w:val="0"/>
      <w:marBottom w:val="0"/>
      <w:divBdr>
        <w:top w:val="none" w:sz="0" w:space="0" w:color="auto"/>
        <w:left w:val="none" w:sz="0" w:space="0" w:color="auto"/>
        <w:bottom w:val="none" w:sz="0" w:space="0" w:color="auto"/>
        <w:right w:val="none" w:sz="0" w:space="0" w:color="auto"/>
      </w:divBdr>
    </w:div>
    <w:div w:id="1140655631">
      <w:bodyDiv w:val="1"/>
      <w:marLeft w:val="0"/>
      <w:marRight w:val="0"/>
      <w:marTop w:val="0"/>
      <w:marBottom w:val="0"/>
      <w:divBdr>
        <w:top w:val="none" w:sz="0" w:space="0" w:color="auto"/>
        <w:left w:val="none" w:sz="0" w:space="0" w:color="auto"/>
        <w:bottom w:val="none" w:sz="0" w:space="0" w:color="auto"/>
        <w:right w:val="none" w:sz="0" w:space="0" w:color="auto"/>
      </w:divBdr>
    </w:div>
    <w:div w:id="1140803115">
      <w:bodyDiv w:val="1"/>
      <w:marLeft w:val="0"/>
      <w:marRight w:val="0"/>
      <w:marTop w:val="0"/>
      <w:marBottom w:val="0"/>
      <w:divBdr>
        <w:top w:val="none" w:sz="0" w:space="0" w:color="auto"/>
        <w:left w:val="none" w:sz="0" w:space="0" w:color="auto"/>
        <w:bottom w:val="none" w:sz="0" w:space="0" w:color="auto"/>
        <w:right w:val="none" w:sz="0" w:space="0" w:color="auto"/>
      </w:divBdr>
    </w:div>
    <w:div w:id="1141265365">
      <w:bodyDiv w:val="1"/>
      <w:marLeft w:val="0"/>
      <w:marRight w:val="0"/>
      <w:marTop w:val="0"/>
      <w:marBottom w:val="0"/>
      <w:divBdr>
        <w:top w:val="none" w:sz="0" w:space="0" w:color="auto"/>
        <w:left w:val="none" w:sz="0" w:space="0" w:color="auto"/>
        <w:bottom w:val="none" w:sz="0" w:space="0" w:color="auto"/>
        <w:right w:val="none" w:sz="0" w:space="0" w:color="auto"/>
      </w:divBdr>
    </w:div>
    <w:div w:id="1141388550">
      <w:bodyDiv w:val="1"/>
      <w:marLeft w:val="0"/>
      <w:marRight w:val="0"/>
      <w:marTop w:val="0"/>
      <w:marBottom w:val="0"/>
      <w:divBdr>
        <w:top w:val="none" w:sz="0" w:space="0" w:color="auto"/>
        <w:left w:val="none" w:sz="0" w:space="0" w:color="auto"/>
        <w:bottom w:val="none" w:sz="0" w:space="0" w:color="auto"/>
        <w:right w:val="none" w:sz="0" w:space="0" w:color="auto"/>
      </w:divBdr>
    </w:div>
    <w:div w:id="1141653898">
      <w:bodyDiv w:val="1"/>
      <w:marLeft w:val="0"/>
      <w:marRight w:val="0"/>
      <w:marTop w:val="0"/>
      <w:marBottom w:val="0"/>
      <w:divBdr>
        <w:top w:val="none" w:sz="0" w:space="0" w:color="auto"/>
        <w:left w:val="none" w:sz="0" w:space="0" w:color="auto"/>
        <w:bottom w:val="none" w:sz="0" w:space="0" w:color="auto"/>
        <w:right w:val="none" w:sz="0" w:space="0" w:color="auto"/>
      </w:divBdr>
    </w:div>
    <w:div w:id="1141769241">
      <w:bodyDiv w:val="1"/>
      <w:marLeft w:val="0"/>
      <w:marRight w:val="0"/>
      <w:marTop w:val="0"/>
      <w:marBottom w:val="0"/>
      <w:divBdr>
        <w:top w:val="none" w:sz="0" w:space="0" w:color="auto"/>
        <w:left w:val="none" w:sz="0" w:space="0" w:color="auto"/>
        <w:bottom w:val="none" w:sz="0" w:space="0" w:color="auto"/>
        <w:right w:val="none" w:sz="0" w:space="0" w:color="auto"/>
      </w:divBdr>
      <w:divsChild>
        <w:div w:id="1087533457">
          <w:marLeft w:val="480"/>
          <w:marRight w:val="0"/>
          <w:marTop w:val="0"/>
          <w:marBottom w:val="0"/>
          <w:divBdr>
            <w:top w:val="none" w:sz="0" w:space="0" w:color="auto"/>
            <w:left w:val="none" w:sz="0" w:space="0" w:color="auto"/>
            <w:bottom w:val="none" w:sz="0" w:space="0" w:color="auto"/>
            <w:right w:val="none" w:sz="0" w:space="0" w:color="auto"/>
          </w:divBdr>
        </w:div>
        <w:div w:id="2114663033">
          <w:marLeft w:val="480"/>
          <w:marRight w:val="0"/>
          <w:marTop w:val="0"/>
          <w:marBottom w:val="0"/>
          <w:divBdr>
            <w:top w:val="none" w:sz="0" w:space="0" w:color="auto"/>
            <w:left w:val="none" w:sz="0" w:space="0" w:color="auto"/>
            <w:bottom w:val="none" w:sz="0" w:space="0" w:color="auto"/>
            <w:right w:val="none" w:sz="0" w:space="0" w:color="auto"/>
          </w:divBdr>
        </w:div>
        <w:div w:id="1663460930">
          <w:marLeft w:val="480"/>
          <w:marRight w:val="0"/>
          <w:marTop w:val="0"/>
          <w:marBottom w:val="0"/>
          <w:divBdr>
            <w:top w:val="none" w:sz="0" w:space="0" w:color="auto"/>
            <w:left w:val="none" w:sz="0" w:space="0" w:color="auto"/>
            <w:bottom w:val="none" w:sz="0" w:space="0" w:color="auto"/>
            <w:right w:val="none" w:sz="0" w:space="0" w:color="auto"/>
          </w:divBdr>
        </w:div>
        <w:div w:id="121072158">
          <w:marLeft w:val="480"/>
          <w:marRight w:val="0"/>
          <w:marTop w:val="0"/>
          <w:marBottom w:val="0"/>
          <w:divBdr>
            <w:top w:val="none" w:sz="0" w:space="0" w:color="auto"/>
            <w:left w:val="none" w:sz="0" w:space="0" w:color="auto"/>
            <w:bottom w:val="none" w:sz="0" w:space="0" w:color="auto"/>
            <w:right w:val="none" w:sz="0" w:space="0" w:color="auto"/>
          </w:divBdr>
        </w:div>
        <w:div w:id="385299516">
          <w:marLeft w:val="480"/>
          <w:marRight w:val="0"/>
          <w:marTop w:val="0"/>
          <w:marBottom w:val="0"/>
          <w:divBdr>
            <w:top w:val="none" w:sz="0" w:space="0" w:color="auto"/>
            <w:left w:val="none" w:sz="0" w:space="0" w:color="auto"/>
            <w:bottom w:val="none" w:sz="0" w:space="0" w:color="auto"/>
            <w:right w:val="none" w:sz="0" w:space="0" w:color="auto"/>
          </w:divBdr>
        </w:div>
        <w:div w:id="2048022688">
          <w:marLeft w:val="480"/>
          <w:marRight w:val="0"/>
          <w:marTop w:val="0"/>
          <w:marBottom w:val="0"/>
          <w:divBdr>
            <w:top w:val="none" w:sz="0" w:space="0" w:color="auto"/>
            <w:left w:val="none" w:sz="0" w:space="0" w:color="auto"/>
            <w:bottom w:val="none" w:sz="0" w:space="0" w:color="auto"/>
            <w:right w:val="none" w:sz="0" w:space="0" w:color="auto"/>
          </w:divBdr>
        </w:div>
        <w:div w:id="207841891">
          <w:marLeft w:val="480"/>
          <w:marRight w:val="0"/>
          <w:marTop w:val="0"/>
          <w:marBottom w:val="0"/>
          <w:divBdr>
            <w:top w:val="none" w:sz="0" w:space="0" w:color="auto"/>
            <w:left w:val="none" w:sz="0" w:space="0" w:color="auto"/>
            <w:bottom w:val="none" w:sz="0" w:space="0" w:color="auto"/>
            <w:right w:val="none" w:sz="0" w:space="0" w:color="auto"/>
          </w:divBdr>
        </w:div>
        <w:div w:id="66921530">
          <w:marLeft w:val="480"/>
          <w:marRight w:val="0"/>
          <w:marTop w:val="0"/>
          <w:marBottom w:val="0"/>
          <w:divBdr>
            <w:top w:val="none" w:sz="0" w:space="0" w:color="auto"/>
            <w:left w:val="none" w:sz="0" w:space="0" w:color="auto"/>
            <w:bottom w:val="none" w:sz="0" w:space="0" w:color="auto"/>
            <w:right w:val="none" w:sz="0" w:space="0" w:color="auto"/>
          </w:divBdr>
        </w:div>
        <w:div w:id="1639219168">
          <w:marLeft w:val="480"/>
          <w:marRight w:val="0"/>
          <w:marTop w:val="0"/>
          <w:marBottom w:val="0"/>
          <w:divBdr>
            <w:top w:val="none" w:sz="0" w:space="0" w:color="auto"/>
            <w:left w:val="none" w:sz="0" w:space="0" w:color="auto"/>
            <w:bottom w:val="none" w:sz="0" w:space="0" w:color="auto"/>
            <w:right w:val="none" w:sz="0" w:space="0" w:color="auto"/>
          </w:divBdr>
        </w:div>
        <w:div w:id="1651445761">
          <w:marLeft w:val="480"/>
          <w:marRight w:val="0"/>
          <w:marTop w:val="0"/>
          <w:marBottom w:val="0"/>
          <w:divBdr>
            <w:top w:val="none" w:sz="0" w:space="0" w:color="auto"/>
            <w:left w:val="none" w:sz="0" w:space="0" w:color="auto"/>
            <w:bottom w:val="none" w:sz="0" w:space="0" w:color="auto"/>
            <w:right w:val="none" w:sz="0" w:space="0" w:color="auto"/>
          </w:divBdr>
        </w:div>
        <w:div w:id="370768532">
          <w:marLeft w:val="480"/>
          <w:marRight w:val="0"/>
          <w:marTop w:val="0"/>
          <w:marBottom w:val="0"/>
          <w:divBdr>
            <w:top w:val="none" w:sz="0" w:space="0" w:color="auto"/>
            <w:left w:val="none" w:sz="0" w:space="0" w:color="auto"/>
            <w:bottom w:val="none" w:sz="0" w:space="0" w:color="auto"/>
            <w:right w:val="none" w:sz="0" w:space="0" w:color="auto"/>
          </w:divBdr>
        </w:div>
        <w:div w:id="752166874">
          <w:marLeft w:val="480"/>
          <w:marRight w:val="0"/>
          <w:marTop w:val="0"/>
          <w:marBottom w:val="0"/>
          <w:divBdr>
            <w:top w:val="none" w:sz="0" w:space="0" w:color="auto"/>
            <w:left w:val="none" w:sz="0" w:space="0" w:color="auto"/>
            <w:bottom w:val="none" w:sz="0" w:space="0" w:color="auto"/>
            <w:right w:val="none" w:sz="0" w:space="0" w:color="auto"/>
          </w:divBdr>
        </w:div>
        <w:div w:id="2070034395">
          <w:marLeft w:val="480"/>
          <w:marRight w:val="0"/>
          <w:marTop w:val="0"/>
          <w:marBottom w:val="0"/>
          <w:divBdr>
            <w:top w:val="none" w:sz="0" w:space="0" w:color="auto"/>
            <w:left w:val="none" w:sz="0" w:space="0" w:color="auto"/>
            <w:bottom w:val="none" w:sz="0" w:space="0" w:color="auto"/>
            <w:right w:val="none" w:sz="0" w:space="0" w:color="auto"/>
          </w:divBdr>
        </w:div>
        <w:div w:id="1726293554">
          <w:marLeft w:val="480"/>
          <w:marRight w:val="0"/>
          <w:marTop w:val="0"/>
          <w:marBottom w:val="0"/>
          <w:divBdr>
            <w:top w:val="none" w:sz="0" w:space="0" w:color="auto"/>
            <w:left w:val="none" w:sz="0" w:space="0" w:color="auto"/>
            <w:bottom w:val="none" w:sz="0" w:space="0" w:color="auto"/>
            <w:right w:val="none" w:sz="0" w:space="0" w:color="auto"/>
          </w:divBdr>
        </w:div>
        <w:div w:id="1887644854">
          <w:marLeft w:val="480"/>
          <w:marRight w:val="0"/>
          <w:marTop w:val="0"/>
          <w:marBottom w:val="0"/>
          <w:divBdr>
            <w:top w:val="none" w:sz="0" w:space="0" w:color="auto"/>
            <w:left w:val="none" w:sz="0" w:space="0" w:color="auto"/>
            <w:bottom w:val="none" w:sz="0" w:space="0" w:color="auto"/>
            <w:right w:val="none" w:sz="0" w:space="0" w:color="auto"/>
          </w:divBdr>
        </w:div>
        <w:div w:id="1152138855">
          <w:marLeft w:val="480"/>
          <w:marRight w:val="0"/>
          <w:marTop w:val="0"/>
          <w:marBottom w:val="0"/>
          <w:divBdr>
            <w:top w:val="none" w:sz="0" w:space="0" w:color="auto"/>
            <w:left w:val="none" w:sz="0" w:space="0" w:color="auto"/>
            <w:bottom w:val="none" w:sz="0" w:space="0" w:color="auto"/>
            <w:right w:val="none" w:sz="0" w:space="0" w:color="auto"/>
          </w:divBdr>
        </w:div>
        <w:div w:id="2096053029">
          <w:marLeft w:val="480"/>
          <w:marRight w:val="0"/>
          <w:marTop w:val="0"/>
          <w:marBottom w:val="0"/>
          <w:divBdr>
            <w:top w:val="none" w:sz="0" w:space="0" w:color="auto"/>
            <w:left w:val="none" w:sz="0" w:space="0" w:color="auto"/>
            <w:bottom w:val="none" w:sz="0" w:space="0" w:color="auto"/>
            <w:right w:val="none" w:sz="0" w:space="0" w:color="auto"/>
          </w:divBdr>
        </w:div>
        <w:div w:id="385642982">
          <w:marLeft w:val="480"/>
          <w:marRight w:val="0"/>
          <w:marTop w:val="0"/>
          <w:marBottom w:val="0"/>
          <w:divBdr>
            <w:top w:val="none" w:sz="0" w:space="0" w:color="auto"/>
            <w:left w:val="none" w:sz="0" w:space="0" w:color="auto"/>
            <w:bottom w:val="none" w:sz="0" w:space="0" w:color="auto"/>
            <w:right w:val="none" w:sz="0" w:space="0" w:color="auto"/>
          </w:divBdr>
        </w:div>
        <w:div w:id="1060641412">
          <w:marLeft w:val="480"/>
          <w:marRight w:val="0"/>
          <w:marTop w:val="0"/>
          <w:marBottom w:val="0"/>
          <w:divBdr>
            <w:top w:val="none" w:sz="0" w:space="0" w:color="auto"/>
            <w:left w:val="none" w:sz="0" w:space="0" w:color="auto"/>
            <w:bottom w:val="none" w:sz="0" w:space="0" w:color="auto"/>
            <w:right w:val="none" w:sz="0" w:space="0" w:color="auto"/>
          </w:divBdr>
        </w:div>
        <w:div w:id="1334799181">
          <w:marLeft w:val="480"/>
          <w:marRight w:val="0"/>
          <w:marTop w:val="0"/>
          <w:marBottom w:val="0"/>
          <w:divBdr>
            <w:top w:val="none" w:sz="0" w:space="0" w:color="auto"/>
            <w:left w:val="none" w:sz="0" w:space="0" w:color="auto"/>
            <w:bottom w:val="none" w:sz="0" w:space="0" w:color="auto"/>
            <w:right w:val="none" w:sz="0" w:space="0" w:color="auto"/>
          </w:divBdr>
        </w:div>
        <w:div w:id="1394905">
          <w:marLeft w:val="480"/>
          <w:marRight w:val="0"/>
          <w:marTop w:val="0"/>
          <w:marBottom w:val="0"/>
          <w:divBdr>
            <w:top w:val="none" w:sz="0" w:space="0" w:color="auto"/>
            <w:left w:val="none" w:sz="0" w:space="0" w:color="auto"/>
            <w:bottom w:val="none" w:sz="0" w:space="0" w:color="auto"/>
            <w:right w:val="none" w:sz="0" w:space="0" w:color="auto"/>
          </w:divBdr>
        </w:div>
      </w:divsChild>
    </w:div>
    <w:div w:id="1141920536">
      <w:bodyDiv w:val="1"/>
      <w:marLeft w:val="0"/>
      <w:marRight w:val="0"/>
      <w:marTop w:val="0"/>
      <w:marBottom w:val="0"/>
      <w:divBdr>
        <w:top w:val="none" w:sz="0" w:space="0" w:color="auto"/>
        <w:left w:val="none" w:sz="0" w:space="0" w:color="auto"/>
        <w:bottom w:val="none" w:sz="0" w:space="0" w:color="auto"/>
        <w:right w:val="none" w:sz="0" w:space="0" w:color="auto"/>
      </w:divBdr>
    </w:div>
    <w:div w:id="1142964530">
      <w:bodyDiv w:val="1"/>
      <w:marLeft w:val="0"/>
      <w:marRight w:val="0"/>
      <w:marTop w:val="0"/>
      <w:marBottom w:val="0"/>
      <w:divBdr>
        <w:top w:val="none" w:sz="0" w:space="0" w:color="auto"/>
        <w:left w:val="none" w:sz="0" w:space="0" w:color="auto"/>
        <w:bottom w:val="none" w:sz="0" w:space="0" w:color="auto"/>
        <w:right w:val="none" w:sz="0" w:space="0" w:color="auto"/>
      </w:divBdr>
    </w:div>
    <w:div w:id="1143422768">
      <w:bodyDiv w:val="1"/>
      <w:marLeft w:val="0"/>
      <w:marRight w:val="0"/>
      <w:marTop w:val="0"/>
      <w:marBottom w:val="0"/>
      <w:divBdr>
        <w:top w:val="none" w:sz="0" w:space="0" w:color="auto"/>
        <w:left w:val="none" w:sz="0" w:space="0" w:color="auto"/>
        <w:bottom w:val="none" w:sz="0" w:space="0" w:color="auto"/>
        <w:right w:val="none" w:sz="0" w:space="0" w:color="auto"/>
      </w:divBdr>
      <w:divsChild>
        <w:div w:id="1357269555">
          <w:marLeft w:val="640"/>
          <w:marRight w:val="0"/>
          <w:marTop w:val="0"/>
          <w:marBottom w:val="0"/>
          <w:divBdr>
            <w:top w:val="none" w:sz="0" w:space="0" w:color="auto"/>
            <w:left w:val="none" w:sz="0" w:space="0" w:color="auto"/>
            <w:bottom w:val="none" w:sz="0" w:space="0" w:color="auto"/>
            <w:right w:val="none" w:sz="0" w:space="0" w:color="auto"/>
          </w:divBdr>
        </w:div>
        <w:div w:id="861211163">
          <w:marLeft w:val="640"/>
          <w:marRight w:val="0"/>
          <w:marTop w:val="0"/>
          <w:marBottom w:val="0"/>
          <w:divBdr>
            <w:top w:val="none" w:sz="0" w:space="0" w:color="auto"/>
            <w:left w:val="none" w:sz="0" w:space="0" w:color="auto"/>
            <w:bottom w:val="none" w:sz="0" w:space="0" w:color="auto"/>
            <w:right w:val="none" w:sz="0" w:space="0" w:color="auto"/>
          </w:divBdr>
        </w:div>
        <w:div w:id="994987865">
          <w:marLeft w:val="640"/>
          <w:marRight w:val="0"/>
          <w:marTop w:val="0"/>
          <w:marBottom w:val="0"/>
          <w:divBdr>
            <w:top w:val="none" w:sz="0" w:space="0" w:color="auto"/>
            <w:left w:val="none" w:sz="0" w:space="0" w:color="auto"/>
            <w:bottom w:val="none" w:sz="0" w:space="0" w:color="auto"/>
            <w:right w:val="none" w:sz="0" w:space="0" w:color="auto"/>
          </w:divBdr>
        </w:div>
        <w:div w:id="7703211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779109577">
          <w:marLeft w:val="640"/>
          <w:marRight w:val="0"/>
          <w:marTop w:val="0"/>
          <w:marBottom w:val="0"/>
          <w:divBdr>
            <w:top w:val="none" w:sz="0" w:space="0" w:color="auto"/>
            <w:left w:val="none" w:sz="0" w:space="0" w:color="auto"/>
            <w:bottom w:val="none" w:sz="0" w:space="0" w:color="auto"/>
            <w:right w:val="none" w:sz="0" w:space="0" w:color="auto"/>
          </w:divBdr>
        </w:div>
        <w:div w:id="2026860130">
          <w:marLeft w:val="640"/>
          <w:marRight w:val="0"/>
          <w:marTop w:val="0"/>
          <w:marBottom w:val="0"/>
          <w:divBdr>
            <w:top w:val="none" w:sz="0" w:space="0" w:color="auto"/>
            <w:left w:val="none" w:sz="0" w:space="0" w:color="auto"/>
            <w:bottom w:val="none" w:sz="0" w:space="0" w:color="auto"/>
            <w:right w:val="none" w:sz="0" w:space="0" w:color="auto"/>
          </w:divBdr>
        </w:div>
        <w:div w:id="1593852097">
          <w:marLeft w:val="640"/>
          <w:marRight w:val="0"/>
          <w:marTop w:val="0"/>
          <w:marBottom w:val="0"/>
          <w:divBdr>
            <w:top w:val="none" w:sz="0" w:space="0" w:color="auto"/>
            <w:left w:val="none" w:sz="0" w:space="0" w:color="auto"/>
            <w:bottom w:val="none" w:sz="0" w:space="0" w:color="auto"/>
            <w:right w:val="none" w:sz="0" w:space="0" w:color="auto"/>
          </w:divBdr>
        </w:div>
        <w:div w:id="1061515507">
          <w:marLeft w:val="640"/>
          <w:marRight w:val="0"/>
          <w:marTop w:val="0"/>
          <w:marBottom w:val="0"/>
          <w:divBdr>
            <w:top w:val="none" w:sz="0" w:space="0" w:color="auto"/>
            <w:left w:val="none" w:sz="0" w:space="0" w:color="auto"/>
            <w:bottom w:val="none" w:sz="0" w:space="0" w:color="auto"/>
            <w:right w:val="none" w:sz="0" w:space="0" w:color="auto"/>
          </w:divBdr>
        </w:div>
        <w:div w:id="1359427358">
          <w:marLeft w:val="640"/>
          <w:marRight w:val="0"/>
          <w:marTop w:val="0"/>
          <w:marBottom w:val="0"/>
          <w:divBdr>
            <w:top w:val="none" w:sz="0" w:space="0" w:color="auto"/>
            <w:left w:val="none" w:sz="0" w:space="0" w:color="auto"/>
            <w:bottom w:val="none" w:sz="0" w:space="0" w:color="auto"/>
            <w:right w:val="none" w:sz="0" w:space="0" w:color="auto"/>
          </w:divBdr>
        </w:div>
        <w:div w:id="288318422">
          <w:marLeft w:val="640"/>
          <w:marRight w:val="0"/>
          <w:marTop w:val="0"/>
          <w:marBottom w:val="0"/>
          <w:divBdr>
            <w:top w:val="none" w:sz="0" w:space="0" w:color="auto"/>
            <w:left w:val="none" w:sz="0" w:space="0" w:color="auto"/>
            <w:bottom w:val="none" w:sz="0" w:space="0" w:color="auto"/>
            <w:right w:val="none" w:sz="0" w:space="0" w:color="auto"/>
          </w:divBdr>
        </w:div>
        <w:div w:id="822817491">
          <w:marLeft w:val="640"/>
          <w:marRight w:val="0"/>
          <w:marTop w:val="0"/>
          <w:marBottom w:val="0"/>
          <w:divBdr>
            <w:top w:val="none" w:sz="0" w:space="0" w:color="auto"/>
            <w:left w:val="none" w:sz="0" w:space="0" w:color="auto"/>
            <w:bottom w:val="none" w:sz="0" w:space="0" w:color="auto"/>
            <w:right w:val="none" w:sz="0" w:space="0" w:color="auto"/>
          </w:divBdr>
        </w:div>
        <w:div w:id="1516383742">
          <w:marLeft w:val="640"/>
          <w:marRight w:val="0"/>
          <w:marTop w:val="0"/>
          <w:marBottom w:val="0"/>
          <w:divBdr>
            <w:top w:val="none" w:sz="0" w:space="0" w:color="auto"/>
            <w:left w:val="none" w:sz="0" w:space="0" w:color="auto"/>
            <w:bottom w:val="none" w:sz="0" w:space="0" w:color="auto"/>
            <w:right w:val="none" w:sz="0" w:space="0" w:color="auto"/>
          </w:divBdr>
        </w:div>
        <w:div w:id="2054497762">
          <w:marLeft w:val="640"/>
          <w:marRight w:val="0"/>
          <w:marTop w:val="0"/>
          <w:marBottom w:val="0"/>
          <w:divBdr>
            <w:top w:val="none" w:sz="0" w:space="0" w:color="auto"/>
            <w:left w:val="none" w:sz="0" w:space="0" w:color="auto"/>
            <w:bottom w:val="none" w:sz="0" w:space="0" w:color="auto"/>
            <w:right w:val="none" w:sz="0" w:space="0" w:color="auto"/>
          </w:divBdr>
        </w:div>
        <w:div w:id="1895235677">
          <w:marLeft w:val="640"/>
          <w:marRight w:val="0"/>
          <w:marTop w:val="0"/>
          <w:marBottom w:val="0"/>
          <w:divBdr>
            <w:top w:val="none" w:sz="0" w:space="0" w:color="auto"/>
            <w:left w:val="none" w:sz="0" w:space="0" w:color="auto"/>
            <w:bottom w:val="none" w:sz="0" w:space="0" w:color="auto"/>
            <w:right w:val="none" w:sz="0" w:space="0" w:color="auto"/>
          </w:divBdr>
        </w:div>
        <w:div w:id="18548832">
          <w:marLeft w:val="640"/>
          <w:marRight w:val="0"/>
          <w:marTop w:val="0"/>
          <w:marBottom w:val="0"/>
          <w:divBdr>
            <w:top w:val="none" w:sz="0" w:space="0" w:color="auto"/>
            <w:left w:val="none" w:sz="0" w:space="0" w:color="auto"/>
            <w:bottom w:val="none" w:sz="0" w:space="0" w:color="auto"/>
            <w:right w:val="none" w:sz="0" w:space="0" w:color="auto"/>
          </w:divBdr>
        </w:div>
        <w:div w:id="1622494166">
          <w:marLeft w:val="640"/>
          <w:marRight w:val="0"/>
          <w:marTop w:val="0"/>
          <w:marBottom w:val="0"/>
          <w:divBdr>
            <w:top w:val="none" w:sz="0" w:space="0" w:color="auto"/>
            <w:left w:val="none" w:sz="0" w:space="0" w:color="auto"/>
            <w:bottom w:val="none" w:sz="0" w:space="0" w:color="auto"/>
            <w:right w:val="none" w:sz="0" w:space="0" w:color="auto"/>
          </w:divBdr>
        </w:div>
        <w:div w:id="1546211898">
          <w:marLeft w:val="640"/>
          <w:marRight w:val="0"/>
          <w:marTop w:val="0"/>
          <w:marBottom w:val="0"/>
          <w:divBdr>
            <w:top w:val="none" w:sz="0" w:space="0" w:color="auto"/>
            <w:left w:val="none" w:sz="0" w:space="0" w:color="auto"/>
            <w:bottom w:val="none" w:sz="0" w:space="0" w:color="auto"/>
            <w:right w:val="none" w:sz="0" w:space="0" w:color="auto"/>
          </w:divBdr>
        </w:div>
        <w:div w:id="257755361">
          <w:marLeft w:val="640"/>
          <w:marRight w:val="0"/>
          <w:marTop w:val="0"/>
          <w:marBottom w:val="0"/>
          <w:divBdr>
            <w:top w:val="none" w:sz="0" w:space="0" w:color="auto"/>
            <w:left w:val="none" w:sz="0" w:space="0" w:color="auto"/>
            <w:bottom w:val="none" w:sz="0" w:space="0" w:color="auto"/>
            <w:right w:val="none" w:sz="0" w:space="0" w:color="auto"/>
          </w:divBdr>
        </w:div>
        <w:div w:id="560219139">
          <w:marLeft w:val="640"/>
          <w:marRight w:val="0"/>
          <w:marTop w:val="0"/>
          <w:marBottom w:val="0"/>
          <w:divBdr>
            <w:top w:val="none" w:sz="0" w:space="0" w:color="auto"/>
            <w:left w:val="none" w:sz="0" w:space="0" w:color="auto"/>
            <w:bottom w:val="none" w:sz="0" w:space="0" w:color="auto"/>
            <w:right w:val="none" w:sz="0" w:space="0" w:color="auto"/>
          </w:divBdr>
        </w:div>
        <w:div w:id="1039740160">
          <w:marLeft w:val="640"/>
          <w:marRight w:val="0"/>
          <w:marTop w:val="0"/>
          <w:marBottom w:val="0"/>
          <w:divBdr>
            <w:top w:val="none" w:sz="0" w:space="0" w:color="auto"/>
            <w:left w:val="none" w:sz="0" w:space="0" w:color="auto"/>
            <w:bottom w:val="none" w:sz="0" w:space="0" w:color="auto"/>
            <w:right w:val="none" w:sz="0" w:space="0" w:color="auto"/>
          </w:divBdr>
        </w:div>
        <w:div w:id="1881280619">
          <w:marLeft w:val="640"/>
          <w:marRight w:val="0"/>
          <w:marTop w:val="0"/>
          <w:marBottom w:val="0"/>
          <w:divBdr>
            <w:top w:val="none" w:sz="0" w:space="0" w:color="auto"/>
            <w:left w:val="none" w:sz="0" w:space="0" w:color="auto"/>
            <w:bottom w:val="none" w:sz="0" w:space="0" w:color="auto"/>
            <w:right w:val="none" w:sz="0" w:space="0" w:color="auto"/>
          </w:divBdr>
        </w:div>
        <w:div w:id="1469132747">
          <w:marLeft w:val="640"/>
          <w:marRight w:val="0"/>
          <w:marTop w:val="0"/>
          <w:marBottom w:val="0"/>
          <w:divBdr>
            <w:top w:val="none" w:sz="0" w:space="0" w:color="auto"/>
            <w:left w:val="none" w:sz="0" w:space="0" w:color="auto"/>
            <w:bottom w:val="none" w:sz="0" w:space="0" w:color="auto"/>
            <w:right w:val="none" w:sz="0" w:space="0" w:color="auto"/>
          </w:divBdr>
        </w:div>
        <w:div w:id="288318376">
          <w:marLeft w:val="640"/>
          <w:marRight w:val="0"/>
          <w:marTop w:val="0"/>
          <w:marBottom w:val="0"/>
          <w:divBdr>
            <w:top w:val="none" w:sz="0" w:space="0" w:color="auto"/>
            <w:left w:val="none" w:sz="0" w:space="0" w:color="auto"/>
            <w:bottom w:val="none" w:sz="0" w:space="0" w:color="auto"/>
            <w:right w:val="none" w:sz="0" w:space="0" w:color="auto"/>
          </w:divBdr>
        </w:div>
        <w:div w:id="1340692504">
          <w:marLeft w:val="640"/>
          <w:marRight w:val="0"/>
          <w:marTop w:val="0"/>
          <w:marBottom w:val="0"/>
          <w:divBdr>
            <w:top w:val="none" w:sz="0" w:space="0" w:color="auto"/>
            <w:left w:val="none" w:sz="0" w:space="0" w:color="auto"/>
            <w:bottom w:val="none" w:sz="0" w:space="0" w:color="auto"/>
            <w:right w:val="none" w:sz="0" w:space="0" w:color="auto"/>
          </w:divBdr>
        </w:div>
        <w:div w:id="806629486">
          <w:marLeft w:val="640"/>
          <w:marRight w:val="0"/>
          <w:marTop w:val="0"/>
          <w:marBottom w:val="0"/>
          <w:divBdr>
            <w:top w:val="none" w:sz="0" w:space="0" w:color="auto"/>
            <w:left w:val="none" w:sz="0" w:space="0" w:color="auto"/>
            <w:bottom w:val="none" w:sz="0" w:space="0" w:color="auto"/>
            <w:right w:val="none" w:sz="0" w:space="0" w:color="auto"/>
          </w:divBdr>
        </w:div>
        <w:div w:id="359161214">
          <w:marLeft w:val="640"/>
          <w:marRight w:val="0"/>
          <w:marTop w:val="0"/>
          <w:marBottom w:val="0"/>
          <w:divBdr>
            <w:top w:val="none" w:sz="0" w:space="0" w:color="auto"/>
            <w:left w:val="none" w:sz="0" w:space="0" w:color="auto"/>
            <w:bottom w:val="none" w:sz="0" w:space="0" w:color="auto"/>
            <w:right w:val="none" w:sz="0" w:space="0" w:color="auto"/>
          </w:divBdr>
        </w:div>
        <w:div w:id="1039889462">
          <w:marLeft w:val="640"/>
          <w:marRight w:val="0"/>
          <w:marTop w:val="0"/>
          <w:marBottom w:val="0"/>
          <w:divBdr>
            <w:top w:val="none" w:sz="0" w:space="0" w:color="auto"/>
            <w:left w:val="none" w:sz="0" w:space="0" w:color="auto"/>
            <w:bottom w:val="none" w:sz="0" w:space="0" w:color="auto"/>
            <w:right w:val="none" w:sz="0" w:space="0" w:color="auto"/>
          </w:divBdr>
        </w:div>
        <w:div w:id="1651984019">
          <w:marLeft w:val="640"/>
          <w:marRight w:val="0"/>
          <w:marTop w:val="0"/>
          <w:marBottom w:val="0"/>
          <w:divBdr>
            <w:top w:val="none" w:sz="0" w:space="0" w:color="auto"/>
            <w:left w:val="none" w:sz="0" w:space="0" w:color="auto"/>
            <w:bottom w:val="none" w:sz="0" w:space="0" w:color="auto"/>
            <w:right w:val="none" w:sz="0" w:space="0" w:color="auto"/>
          </w:divBdr>
        </w:div>
        <w:div w:id="208231358">
          <w:marLeft w:val="640"/>
          <w:marRight w:val="0"/>
          <w:marTop w:val="0"/>
          <w:marBottom w:val="0"/>
          <w:divBdr>
            <w:top w:val="none" w:sz="0" w:space="0" w:color="auto"/>
            <w:left w:val="none" w:sz="0" w:space="0" w:color="auto"/>
            <w:bottom w:val="none" w:sz="0" w:space="0" w:color="auto"/>
            <w:right w:val="none" w:sz="0" w:space="0" w:color="auto"/>
          </w:divBdr>
        </w:div>
        <w:div w:id="471796915">
          <w:marLeft w:val="640"/>
          <w:marRight w:val="0"/>
          <w:marTop w:val="0"/>
          <w:marBottom w:val="0"/>
          <w:divBdr>
            <w:top w:val="none" w:sz="0" w:space="0" w:color="auto"/>
            <w:left w:val="none" w:sz="0" w:space="0" w:color="auto"/>
            <w:bottom w:val="none" w:sz="0" w:space="0" w:color="auto"/>
            <w:right w:val="none" w:sz="0" w:space="0" w:color="auto"/>
          </w:divBdr>
        </w:div>
        <w:div w:id="1115638847">
          <w:marLeft w:val="640"/>
          <w:marRight w:val="0"/>
          <w:marTop w:val="0"/>
          <w:marBottom w:val="0"/>
          <w:divBdr>
            <w:top w:val="none" w:sz="0" w:space="0" w:color="auto"/>
            <w:left w:val="none" w:sz="0" w:space="0" w:color="auto"/>
            <w:bottom w:val="none" w:sz="0" w:space="0" w:color="auto"/>
            <w:right w:val="none" w:sz="0" w:space="0" w:color="auto"/>
          </w:divBdr>
        </w:div>
        <w:div w:id="526875335">
          <w:marLeft w:val="640"/>
          <w:marRight w:val="0"/>
          <w:marTop w:val="0"/>
          <w:marBottom w:val="0"/>
          <w:divBdr>
            <w:top w:val="none" w:sz="0" w:space="0" w:color="auto"/>
            <w:left w:val="none" w:sz="0" w:space="0" w:color="auto"/>
            <w:bottom w:val="none" w:sz="0" w:space="0" w:color="auto"/>
            <w:right w:val="none" w:sz="0" w:space="0" w:color="auto"/>
          </w:divBdr>
        </w:div>
        <w:div w:id="1544755587">
          <w:marLeft w:val="640"/>
          <w:marRight w:val="0"/>
          <w:marTop w:val="0"/>
          <w:marBottom w:val="0"/>
          <w:divBdr>
            <w:top w:val="none" w:sz="0" w:space="0" w:color="auto"/>
            <w:left w:val="none" w:sz="0" w:space="0" w:color="auto"/>
            <w:bottom w:val="none" w:sz="0" w:space="0" w:color="auto"/>
            <w:right w:val="none" w:sz="0" w:space="0" w:color="auto"/>
          </w:divBdr>
        </w:div>
        <w:div w:id="1339649002">
          <w:marLeft w:val="640"/>
          <w:marRight w:val="0"/>
          <w:marTop w:val="0"/>
          <w:marBottom w:val="0"/>
          <w:divBdr>
            <w:top w:val="none" w:sz="0" w:space="0" w:color="auto"/>
            <w:left w:val="none" w:sz="0" w:space="0" w:color="auto"/>
            <w:bottom w:val="none" w:sz="0" w:space="0" w:color="auto"/>
            <w:right w:val="none" w:sz="0" w:space="0" w:color="auto"/>
          </w:divBdr>
        </w:div>
        <w:div w:id="84814277">
          <w:marLeft w:val="640"/>
          <w:marRight w:val="0"/>
          <w:marTop w:val="0"/>
          <w:marBottom w:val="0"/>
          <w:divBdr>
            <w:top w:val="none" w:sz="0" w:space="0" w:color="auto"/>
            <w:left w:val="none" w:sz="0" w:space="0" w:color="auto"/>
            <w:bottom w:val="none" w:sz="0" w:space="0" w:color="auto"/>
            <w:right w:val="none" w:sz="0" w:space="0" w:color="auto"/>
          </w:divBdr>
        </w:div>
        <w:div w:id="2045060251">
          <w:marLeft w:val="640"/>
          <w:marRight w:val="0"/>
          <w:marTop w:val="0"/>
          <w:marBottom w:val="0"/>
          <w:divBdr>
            <w:top w:val="none" w:sz="0" w:space="0" w:color="auto"/>
            <w:left w:val="none" w:sz="0" w:space="0" w:color="auto"/>
            <w:bottom w:val="none" w:sz="0" w:space="0" w:color="auto"/>
            <w:right w:val="none" w:sz="0" w:space="0" w:color="auto"/>
          </w:divBdr>
        </w:div>
        <w:div w:id="1715470858">
          <w:marLeft w:val="640"/>
          <w:marRight w:val="0"/>
          <w:marTop w:val="0"/>
          <w:marBottom w:val="0"/>
          <w:divBdr>
            <w:top w:val="none" w:sz="0" w:space="0" w:color="auto"/>
            <w:left w:val="none" w:sz="0" w:space="0" w:color="auto"/>
            <w:bottom w:val="none" w:sz="0" w:space="0" w:color="auto"/>
            <w:right w:val="none" w:sz="0" w:space="0" w:color="auto"/>
          </w:divBdr>
        </w:div>
        <w:div w:id="1290432717">
          <w:marLeft w:val="640"/>
          <w:marRight w:val="0"/>
          <w:marTop w:val="0"/>
          <w:marBottom w:val="0"/>
          <w:divBdr>
            <w:top w:val="none" w:sz="0" w:space="0" w:color="auto"/>
            <w:left w:val="none" w:sz="0" w:space="0" w:color="auto"/>
            <w:bottom w:val="none" w:sz="0" w:space="0" w:color="auto"/>
            <w:right w:val="none" w:sz="0" w:space="0" w:color="auto"/>
          </w:divBdr>
        </w:div>
        <w:div w:id="563953514">
          <w:marLeft w:val="640"/>
          <w:marRight w:val="0"/>
          <w:marTop w:val="0"/>
          <w:marBottom w:val="0"/>
          <w:divBdr>
            <w:top w:val="none" w:sz="0" w:space="0" w:color="auto"/>
            <w:left w:val="none" w:sz="0" w:space="0" w:color="auto"/>
            <w:bottom w:val="none" w:sz="0" w:space="0" w:color="auto"/>
            <w:right w:val="none" w:sz="0" w:space="0" w:color="auto"/>
          </w:divBdr>
        </w:div>
        <w:div w:id="1743140108">
          <w:marLeft w:val="640"/>
          <w:marRight w:val="0"/>
          <w:marTop w:val="0"/>
          <w:marBottom w:val="0"/>
          <w:divBdr>
            <w:top w:val="none" w:sz="0" w:space="0" w:color="auto"/>
            <w:left w:val="none" w:sz="0" w:space="0" w:color="auto"/>
            <w:bottom w:val="none" w:sz="0" w:space="0" w:color="auto"/>
            <w:right w:val="none" w:sz="0" w:space="0" w:color="auto"/>
          </w:divBdr>
        </w:div>
        <w:div w:id="741217377">
          <w:marLeft w:val="640"/>
          <w:marRight w:val="0"/>
          <w:marTop w:val="0"/>
          <w:marBottom w:val="0"/>
          <w:divBdr>
            <w:top w:val="none" w:sz="0" w:space="0" w:color="auto"/>
            <w:left w:val="none" w:sz="0" w:space="0" w:color="auto"/>
            <w:bottom w:val="none" w:sz="0" w:space="0" w:color="auto"/>
            <w:right w:val="none" w:sz="0" w:space="0" w:color="auto"/>
          </w:divBdr>
        </w:div>
        <w:div w:id="1617567867">
          <w:marLeft w:val="640"/>
          <w:marRight w:val="0"/>
          <w:marTop w:val="0"/>
          <w:marBottom w:val="0"/>
          <w:divBdr>
            <w:top w:val="none" w:sz="0" w:space="0" w:color="auto"/>
            <w:left w:val="none" w:sz="0" w:space="0" w:color="auto"/>
            <w:bottom w:val="none" w:sz="0" w:space="0" w:color="auto"/>
            <w:right w:val="none" w:sz="0" w:space="0" w:color="auto"/>
          </w:divBdr>
        </w:div>
        <w:div w:id="593054424">
          <w:marLeft w:val="640"/>
          <w:marRight w:val="0"/>
          <w:marTop w:val="0"/>
          <w:marBottom w:val="0"/>
          <w:divBdr>
            <w:top w:val="none" w:sz="0" w:space="0" w:color="auto"/>
            <w:left w:val="none" w:sz="0" w:space="0" w:color="auto"/>
            <w:bottom w:val="none" w:sz="0" w:space="0" w:color="auto"/>
            <w:right w:val="none" w:sz="0" w:space="0" w:color="auto"/>
          </w:divBdr>
        </w:div>
        <w:div w:id="1818379501">
          <w:marLeft w:val="640"/>
          <w:marRight w:val="0"/>
          <w:marTop w:val="0"/>
          <w:marBottom w:val="0"/>
          <w:divBdr>
            <w:top w:val="none" w:sz="0" w:space="0" w:color="auto"/>
            <w:left w:val="none" w:sz="0" w:space="0" w:color="auto"/>
            <w:bottom w:val="none" w:sz="0" w:space="0" w:color="auto"/>
            <w:right w:val="none" w:sz="0" w:space="0" w:color="auto"/>
          </w:divBdr>
        </w:div>
        <w:div w:id="1275482532">
          <w:marLeft w:val="640"/>
          <w:marRight w:val="0"/>
          <w:marTop w:val="0"/>
          <w:marBottom w:val="0"/>
          <w:divBdr>
            <w:top w:val="none" w:sz="0" w:space="0" w:color="auto"/>
            <w:left w:val="none" w:sz="0" w:space="0" w:color="auto"/>
            <w:bottom w:val="none" w:sz="0" w:space="0" w:color="auto"/>
            <w:right w:val="none" w:sz="0" w:space="0" w:color="auto"/>
          </w:divBdr>
        </w:div>
        <w:div w:id="605311471">
          <w:marLeft w:val="640"/>
          <w:marRight w:val="0"/>
          <w:marTop w:val="0"/>
          <w:marBottom w:val="0"/>
          <w:divBdr>
            <w:top w:val="none" w:sz="0" w:space="0" w:color="auto"/>
            <w:left w:val="none" w:sz="0" w:space="0" w:color="auto"/>
            <w:bottom w:val="none" w:sz="0" w:space="0" w:color="auto"/>
            <w:right w:val="none" w:sz="0" w:space="0" w:color="auto"/>
          </w:divBdr>
        </w:div>
        <w:div w:id="1608535557">
          <w:marLeft w:val="640"/>
          <w:marRight w:val="0"/>
          <w:marTop w:val="0"/>
          <w:marBottom w:val="0"/>
          <w:divBdr>
            <w:top w:val="none" w:sz="0" w:space="0" w:color="auto"/>
            <w:left w:val="none" w:sz="0" w:space="0" w:color="auto"/>
            <w:bottom w:val="none" w:sz="0" w:space="0" w:color="auto"/>
            <w:right w:val="none" w:sz="0" w:space="0" w:color="auto"/>
          </w:divBdr>
        </w:div>
      </w:divsChild>
    </w:div>
    <w:div w:id="1144547656">
      <w:bodyDiv w:val="1"/>
      <w:marLeft w:val="0"/>
      <w:marRight w:val="0"/>
      <w:marTop w:val="0"/>
      <w:marBottom w:val="0"/>
      <w:divBdr>
        <w:top w:val="none" w:sz="0" w:space="0" w:color="auto"/>
        <w:left w:val="none" w:sz="0" w:space="0" w:color="auto"/>
        <w:bottom w:val="none" w:sz="0" w:space="0" w:color="auto"/>
        <w:right w:val="none" w:sz="0" w:space="0" w:color="auto"/>
      </w:divBdr>
    </w:div>
    <w:div w:id="1144740026">
      <w:bodyDiv w:val="1"/>
      <w:marLeft w:val="0"/>
      <w:marRight w:val="0"/>
      <w:marTop w:val="0"/>
      <w:marBottom w:val="0"/>
      <w:divBdr>
        <w:top w:val="none" w:sz="0" w:space="0" w:color="auto"/>
        <w:left w:val="none" w:sz="0" w:space="0" w:color="auto"/>
        <w:bottom w:val="none" w:sz="0" w:space="0" w:color="auto"/>
        <w:right w:val="none" w:sz="0" w:space="0" w:color="auto"/>
      </w:divBdr>
    </w:div>
    <w:div w:id="1147556086">
      <w:bodyDiv w:val="1"/>
      <w:marLeft w:val="0"/>
      <w:marRight w:val="0"/>
      <w:marTop w:val="0"/>
      <w:marBottom w:val="0"/>
      <w:divBdr>
        <w:top w:val="none" w:sz="0" w:space="0" w:color="auto"/>
        <w:left w:val="none" w:sz="0" w:space="0" w:color="auto"/>
        <w:bottom w:val="none" w:sz="0" w:space="0" w:color="auto"/>
        <w:right w:val="none" w:sz="0" w:space="0" w:color="auto"/>
      </w:divBdr>
    </w:div>
    <w:div w:id="1147822054">
      <w:bodyDiv w:val="1"/>
      <w:marLeft w:val="0"/>
      <w:marRight w:val="0"/>
      <w:marTop w:val="0"/>
      <w:marBottom w:val="0"/>
      <w:divBdr>
        <w:top w:val="none" w:sz="0" w:space="0" w:color="auto"/>
        <w:left w:val="none" w:sz="0" w:space="0" w:color="auto"/>
        <w:bottom w:val="none" w:sz="0" w:space="0" w:color="auto"/>
        <w:right w:val="none" w:sz="0" w:space="0" w:color="auto"/>
      </w:divBdr>
    </w:div>
    <w:div w:id="1148981071">
      <w:bodyDiv w:val="1"/>
      <w:marLeft w:val="0"/>
      <w:marRight w:val="0"/>
      <w:marTop w:val="0"/>
      <w:marBottom w:val="0"/>
      <w:divBdr>
        <w:top w:val="none" w:sz="0" w:space="0" w:color="auto"/>
        <w:left w:val="none" w:sz="0" w:space="0" w:color="auto"/>
        <w:bottom w:val="none" w:sz="0" w:space="0" w:color="auto"/>
        <w:right w:val="none" w:sz="0" w:space="0" w:color="auto"/>
      </w:divBdr>
    </w:div>
    <w:div w:id="1149593894">
      <w:bodyDiv w:val="1"/>
      <w:marLeft w:val="0"/>
      <w:marRight w:val="0"/>
      <w:marTop w:val="0"/>
      <w:marBottom w:val="0"/>
      <w:divBdr>
        <w:top w:val="none" w:sz="0" w:space="0" w:color="auto"/>
        <w:left w:val="none" w:sz="0" w:space="0" w:color="auto"/>
        <w:bottom w:val="none" w:sz="0" w:space="0" w:color="auto"/>
        <w:right w:val="none" w:sz="0" w:space="0" w:color="auto"/>
      </w:divBdr>
      <w:divsChild>
        <w:div w:id="1397632696">
          <w:marLeft w:val="0"/>
          <w:marRight w:val="0"/>
          <w:marTop w:val="0"/>
          <w:marBottom w:val="0"/>
          <w:divBdr>
            <w:top w:val="none" w:sz="0" w:space="0" w:color="auto"/>
            <w:left w:val="none" w:sz="0" w:space="0" w:color="auto"/>
            <w:bottom w:val="none" w:sz="0" w:space="0" w:color="auto"/>
            <w:right w:val="none" w:sz="0" w:space="0" w:color="auto"/>
          </w:divBdr>
        </w:div>
        <w:div w:id="1351757072">
          <w:marLeft w:val="0"/>
          <w:marRight w:val="0"/>
          <w:marTop w:val="0"/>
          <w:marBottom w:val="0"/>
          <w:divBdr>
            <w:top w:val="none" w:sz="0" w:space="0" w:color="auto"/>
            <w:left w:val="none" w:sz="0" w:space="0" w:color="auto"/>
            <w:bottom w:val="none" w:sz="0" w:space="0" w:color="auto"/>
            <w:right w:val="none" w:sz="0" w:space="0" w:color="auto"/>
          </w:divBdr>
        </w:div>
        <w:div w:id="1590118572">
          <w:marLeft w:val="0"/>
          <w:marRight w:val="0"/>
          <w:marTop w:val="0"/>
          <w:marBottom w:val="0"/>
          <w:divBdr>
            <w:top w:val="none" w:sz="0" w:space="0" w:color="auto"/>
            <w:left w:val="none" w:sz="0" w:space="0" w:color="auto"/>
            <w:bottom w:val="none" w:sz="0" w:space="0" w:color="auto"/>
            <w:right w:val="none" w:sz="0" w:space="0" w:color="auto"/>
          </w:divBdr>
        </w:div>
        <w:div w:id="263852278">
          <w:marLeft w:val="0"/>
          <w:marRight w:val="0"/>
          <w:marTop w:val="0"/>
          <w:marBottom w:val="0"/>
          <w:divBdr>
            <w:top w:val="none" w:sz="0" w:space="0" w:color="auto"/>
            <w:left w:val="none" w:sz="0" w:space="0" w:color="auto"/>
            <w:bottom w:val="none" w:sz="0" w:space="0" w:color="auto"/>
            <w:right w:val="none" w:sz="0" w:space="0" w:color="auto"/>
          </w:divBdr>
        </w:div>
        <w:div w:id="777532438">
          <w:marLeft w:val="0"/>
          <w:marRight w:val="0"/>
          <w:marTop w:val="0"/>
          <w:marBottom w:val="0"/>
          <w:divBdr>
            <w:top w:val="none" w:sz="0" w:space="0" w:color="auto"/>
            <w:left w:val="none" w:sz="0" w:space="0" w:color="auto"/>
            <w:bottom w:val="none" w:sz="0" w:space="0" w:color="auto"/>
            <w:right w:val="none" w:sz="0" w:space="0" w:color="auto"/>
          </w:divBdr>
        </w:div>
        <w:div w:id="1313096835">
          <w:marLeft w:val="0"/>
          <w:marRight w:val="0"/>
          <w:marTop w:val="0"/>
          <w:marBottom w:val="0"/>
          <w:divBdr>
            <w:top w:val="none" w:sz="0" w:space="0" w:color="auto"/>
            <w:left w:val="none" w:sz="0" w:space="0" w:color="auto"/>
            <w:bottom w:val="none" w:sz="0" w:space="0" w:color="auto"/>
            <w:right w:val="none" w:sz="0" w:space="0" w:color="auto"/>
          </w:divBdr>
        </w:div>
        <w:div w:id="1634215941">
          <w:marLeft w:val="0"/>
          <w:marRight w:val="0"/>
          <w:marTop w:val="0"/>
          <w:marBottom w:val="0"/>
          <w:divBdr>
            <w:top w:val="none" w:sz="0" w:space="0" w:color="auto"/>
            <w:left w:val="none" w:sz="0" w:space="0" w:color="auto"/>
            <w:bottom w:val="none" w:sz="0" w:space="0" w:color="auto"/>
            <w:right w:val="none" w:sz="0" w:space="0" w:color="auto"/>
          </w:divBdr>
        </w:div>
        <w:div w:id="1418474749">
          <w:marLeft w:val="0"/>
          <w:marRight w:val="0"/>
          <w:marTop w:val="0"/>
          <w:marBottom w:val="0"/>
          <w:divBdr>
            <w:top w:val="none" w:sz="0" w:space="0" w:color="auto"/>
            <w:left w:val="none" w:sz="0" w:space="0" w:color="auto"/>
            <w:bottom w:val="none" w:sz="0" w:space="0" w:color="auto"/>
            <w:right w:val="none" w:sz="0" w:space="0" w:color="auto"/>
          </w:divBdr>
        </w:div>
        <w:div w:id="1692367259">
          <w:marLeft w:val="0"/>
          <w:marRight w:val="0"/>
          <w:marTop w:val="0"/>
          <w:marBottom w:val="0"/>
          <w:divBdr>
            <w:top w:val="none" w:sz="0" w:space="0" w:color="auto"/>
            <w:left w:val="none" w:sz="0" w:space="0" w:color="auto"/>
            <w:bottom w:val="none" w:sz="0" w:space="0" w:color="auto"/>
            <w:right w:val="none" w:sz="0" w:space="0" w:color="auto"/>
          </w:divBdr>
        </w:div>
        <w:div w:id="1286623081">
          <w:marLeft w:val="0"/>
          <w:marRight w:val="0"/>
          <w:marTop w:val="0"/>
          <w:marBottom w:val="0"/>
          <w:divBdr>
            <w:top w:val="none" w:sz="0" w:space="0" w:color="auto"/>
            <w:left w:val="none" w:sz="0" w:space="0" w:color="auto"/>
            <w:bottom w:val="none" w:sz="0" w:space="0" w:color="auto"/>
            <w:right w:val="none" w:sz="0" w:space="0" w:color="auto"/>
          </w:divBdr>
        </w:div>
        <w:div w:id="94789916">
          <w:marLeft w:val="0"/>
          <w:marRight w:val="0"/>
          <w:marTop w:val="0"/>
          <w:marBottom w:val="0"/>
          <w:divBdr>
            <w:top w:val="none" w:sz="0" w:space="0" w:color="auto"/>
            <w:left w:val="none" w:sz="0" w:space="0" w:color="auto"/>
            <w:bottom w:val="none" w:sz="0" w:space="0" w:color="auto"/>
            <w:right w:val="none" w:sz="0" w:space="0" w:color="auto"/>
          </w:divBdr>
        </w:div>
        <w:div w:id="404914047">
          <w:marLeft w:val="0"/>
          <w:marRight w:val="0"/>
          <w:marTop w:val="0"/>
          <w:marBottom w:val="0"/>
          <w:divBdr>
            <w:top w:val="none" w:sz="0" w:space="0" w:color="auto"/>
            <w:left w:val="none" w:sz="0" w:space="0" w:color="auto"/>
            <w:bottom w:val="none" w:sz="0" w:space="0" w:color="auto"/>
            <w:right w:val="none" w:sz="0" w:space="0" w:color="auto"/>
          </w:divBdr>
        </w:div>
        <w:div w:id="1701662515">
          <w:marLeft w:val="0"/>
          <w:marRight w:val="0"/>
          <w:marTop w:val="0"/>
          <w:marBottom w:val="0"/>
          <w:divBdr>
            <w:top w:val="none" w:sz="0" w:space="0" w:color="auto"/>
            <w:left w:val="none" w:sz="0" w:space="0" w:color="auto"/>
            <w:bottom w:val="none" w:sz="0" w:space="0" w:color="auto"/>
            <w:right w:val="none" w:sz="0" w:space="0" w:color="auto"/>
          </w:divBdr>
        </w:div>
        <w:div w:id="1860847196">
          <w:marLeft w:val="0"/>
          <w:marRight w:val="0"/>
          <w:marTop w:val="0"/>
          <w:marBottom w:val="0"/>
          <w:divBdr>
            <w:top w:val="none" w:sz="0" w:space="0" w:color="auto"/>
            <w:left w:val="none" w:sz="0" w:space="0" w:color="auto"/>
            <w:bottom w:val="none" w:sz="0" w:space="0" w:color="auto"/>
            <w:right w:val="none" w:sz="0" w:space="0" w:color="auto"/>
          </w:divBdr>
        </w:div>
        <w:div w:id="1118648211">
          <w:marLeft w:val="0"/>
          <w:marRight w:val="0"/>
          <w:marTop w:val="0"/>
          <w:marBottom w:val="0"/>
          <w:divBdr>
            <w:top w:val="none" w:sz="0" w:space="0" w:color="auto"/>
            <w:left w:val="none" w:sz="0" w:space="0" w:color="auto"/>
            <w:bottom w:val="none" w:sz="0" w:space="0" w:color="auto"/>
            <w:right w:val="none" w:sz="0" w:space="0" w:color="auto"/>
          </w:divBdr>
        </w:div>
        <w:div w:id="734163119">
          <w:marLeft w:val="0"/>
          <w:marRight w:val="0"/>
          <w:marTop w:val="0"/>
          <w:marBottom w:val="0"/>
          <w:divBdr>
            <w:top w:val="none" w:sz="0" w:space="0" w:color="auto"/>
            <w:left w:val="none" w:sz="0" w:space="0" w:color="auto"/>
            <w:bottom w:val="none" w:sz="0" w:space="0" w:color="auto"/>
            <w:right w:val="none" w:sz="0" w:space="0" w:color="auto"/>
          </w:divBdr>
        </w:div>
        <w:div w:id="329409964">
          <w:marLeft w:val="0"/>
          <w:marRight w:val="0"/>
          <w:marTop w:val="0"/>
          <w:marBottom w:val="0"/>
          <w:divBdr>
            <w:top w:val="none" w:sz="0" w:space="0" w:color="auto"/>
            <w:left w:val="none" w:sz="0" w:space="0" w:color="auto"/>
            <w:bottom w:val="none" w:sz="0" w:space="0" w:color="auto"/>
            <w:right w:val="none" w:sz="0" w:space="0" w:color="auto"/>
          </w:divBdr>
        </w:div>
        <w:div w:id="178929879">
          <w:marLeft w:val="0"/>
          <w:marRight w:val="0"/>
          <w:marTop w:val="0"/>
          <w:marBottom w:val="0"/>
          <w:divBdr>
            <w:top w:val="none" w:sz="0" w:space="0" w:color="auto"/>
            <w:left w:val="none" w:sz="0" w:space="0" w:color="auto"/>
            <w:bottom w:val="none" w:sz="0" w:space="0" w:color="auto"/>
            <w:right w:val="none" w:sz="0" w:space="0" w:color="auto"/>
          </w:divBdr>
        </w:div>
        <w:div w:id="268047415">
          <w:marLeft w:val="0"/>
          <w:marRight w:val="0"/>
          <w:marTop w:val="0"/>
          <w:marBottom w:val="0"/>
          <w:divBdr>
            <w:top w:val="none" w:sz="0" w:space="0" w:color="auto"/>
            <w:left w:val="none" w:sz="0" w:space="0" w:color="auto"/>
            <w:bottom w:val="none" w:sz="0" w:space="0" w:color="auto"/>
            <w:right w:val="none" w:sz="0" w:space="0" w:color="auto"/>
          </w:divBdr>
        </w:div>
        <w:div w:id="170263077">
          <w:marLeft w:val="0"/>
          <w:marRight w:val="0"/>
          <w:marTop w:val="0"/>
          <w:marBottom w:val="0"/>
          <w:divBdr>
            <w:top w:val="none" w:sz="0" w:space="0" w:color="auto"/>
            <w:left w:val="none" w:sz="0" w:space="0" w:color="auto"/>
            <w:bottom w:val="none" w:sz="0" w:space="0" w:color="auto"/>
            <w:right w:val="none" w:sz="0" w:space="0" w:color="auto"/>
          </w:divBdr>
        </w:div>
        <w:div w:id="1349480131">
          <w:marLeft w:val="0"/>
          <w:marRight w:val="0"/>
          <w:marTop w:val="0"/>
          <w:marBottom w:val="0"/>
          <w:divBdr>
            <w:top w:val="none" w:sz="0" w:space="0" w:color="auto"/>
            <w:left w:val="none" w:sz="0" w:space="0" w:color="auto"/>
            <w:bottom w:val="none" w:sz="0" w:space="0" w:color="auto"/>
            <w:right w:val="none" w:sz="0" w:space="0" w:color="auto"/>
          </w:divBdr>
        </w:div>
        <w:div w:id="1756052524">
          <w:marLeft w:val="0"/>
          <w:marRight w:val="0"/>
          <w:marTop w:val="0"/>
          <w:marBottom w:val="0"/>
          <w:divBdr>
            <w:top w:val="none" w:sz="0" w:space="0" w:color="auto"/>
            <w:left w:val="none" w:sz="0" w:space="0" w:color="auto"/>
            <w:bottom w:val="none" w:sz="0" w:space="0" w:color="auto"/>
            <w:right w:val="none" w:sz="0" w:space="0" w:color="auto"/>
          </w:divBdr>
        </w:div>
        <w:div w:id="261567602">
          <w:marLeft w:val="0"/>
          <w:marRight w:val="0"/>
          <w:marTop w:val="0"/>
          <w:marBottom w:val="0"/>
          <w:divBdr>
            <w:top w:val="none" w:sz="0" w:space="0" w:color="auto"/>
            <w:left w:val="none" w:sz="0" w:space="0" w:color="auto"/>
            <w:bottom w:val="none" w:sz="0" w:space="0" w:color="auto"/>
            <w:right w:val="none" w:sz="0" w:space="0" w:color="auto"/>
          </w:divBdr>
        </w:div>
        <w:div w:id="485243077">
          <w:marLeft w:val="0"/>
          <w:marRight w:val="0"/>
          <w:marTop w:val="0"/>
          <w:marBottom w:val="0"/>
          <w:divBdr>
            <w:top w:val="none" w:sz="0" w:space="0" w:color="auto"/>
            <w:left w:val="none" w:sz="0" w:space="0" w:color="auto"/>
            <w:bottom w:val="none" w:sz="0" w:space="0" w:color="auto"/>
            <w:right w:val="none" w:sz="0" w:space="0" w:color="auto"/>
          </w:divBdr>
        </w:div>
        <w:div w:id="74937128">
          <w:marLeft w:val="0"/>
          <w:marRight w:val="0"/>
          <w:marTop w:val="0"/>
          <w:marBottom w:val="0"/>
          <w:divBdr>
            <w:top w:val="none" w:sz="0" w:space="0" w:color="auto"/>
            <w:left w:val="none" w:sz="0" w:space="0" w:color="auto"/>
            <w:bottom w:val="none" w:sz="0" w:space="0" w:color="auto"/>
            <w:right w:val="none" w:sz="0" w:space="0" w:color="auto"/>
          </w:divBdr>
        </w:div>
        <w:div w:id="1700661955">
          <w:marLeft w:val="0"/>
          <w:marRight w:val="0"/>
          <w:marTop w:val="0"/>
          <w:marBottom w:val="0"/>
          <w:divBdr>
            <w:top w:val="none" w:sz="0" w:space="0" w:color="auto"/>
            <w:left w:val="none" w:sz="0" w:space="0" w:color="auto"/>
            <w:bottom w:val="none" w:sz="0" w:space="0" w:color="auto"/>
            <w:right w:val="none" w:sz="0" w:space="0" w:color="auto"/>
          </w:divBdr>
        </w:div>
        <w:div w:id="1539391122">
          <w:marLeft w:val="0"/>
          <w:marRight w:val="0"/>
          <w:marTop w:val="0"/>
          <w:marBottom w:val="0"/>
          <w:divBdr>
            <w:top w:val="none" w:sz="0" w:space="0" w:color="auto"/>
            <w:left w:val="none" w:sz="0" w:space="0" w:color="auto"/>
            <w:bottom w:val="none" w:sz="0" w:space="0" w:color="auto"/>
            <w:right w:val="none" w:sz="0" w:space="0" w:color="auto"/>
          </w:divBdr>
        </w:div>
        <w:div w:id="70201372">
          <w:marLeft w:val="0"/>
          <w:marRight w:val="0"/>
          <w:marTop w:val="0"/>
          <w:marBottom w:val="0"/>
          <w:divBdr>
            <w:top w:val="none" w:sz="0" w:space="0" w:color="auto"/>
            <w:left w:val="none" w:sz="0" w:space="0" w:color="auto"/>
            <w:bottom w:val="none" w:sz="0" w:space="0" w:color="auto"/>
            <w:right w:val="none" w:sz="0" w:space="0" w:color="auto"/>
          </w:divBdr>
        </w:div>
        <w:div w:id="940449065">
          <w:marLeft w:val="0"/>
          <w:marRight w:val="0"/>
          <w:marTop w:val="0"/>
          <w:marBottom w:val="0"/>
          <w:divBdr>
            <w:top w:val="none" w:sz="0" w:space="0" w:color="auto"/>
            <w:left w:val="none" w:sz="0" w:space="0" w:color="auto"/>
            <w:bottom w:val="none" w:sz="0" w:space="0" w:color="auto"/>
            <w:right w:val="none" w:sz="0" w:space="0" w:color="auto"/>
          </w:divBdr>
        </w:div>
        <w:div w:id="878707834">
          <w:marLeft w:val="0"/>
          <w:marRight w:val="0"/>
          <w:marTop w:val="0"/>
          <w:marBottom w:val="0"/>
          <w:divBdr>
            <w:top w:val="none" w:sz="0" w:space="0" w:color="auto"/>
            <w:left w:val="none" w:sz="0" w:space="0" w:color="auto"/>
            <w:bottom w:val="none" w:sz="0" w:space="0" w:color="auto"/>
            <w:right w:val="none" w:sz="0" w:space="0" w:color="auto"/>
          </w:divBdr>
        </w:div>
        <w:div w:id="1481728581">
          <w:marLeft w:val="0"/>
          <w:marRight w:val="0"/>
          <w:marTop w:val="0"/>
          <w:marBottom w:val="0"/>
          <w:divBdr>
            <w:top w:val="none" w:sz="0" w:space="0" w:color="auto"/>
            <w:left w:val="none" w:sz="0" w:space="0" w:color="auto"/>
            <w:bottom w:val="none" w:sz="0" w:space="0" w:color="auto"/>
            <w:right w:val="none" w:sz="0" w:space="0" w:color="auto"/>
          </w:divBdr>
        </w:div>
        <w:div w:id="574366258">
          <w:marLeft w:val="0"/>
          <w:marRight w:val="0"/>
          <w:marTop w:val="0"/>
          <w:marBottom w:val="0"/>
          <w:divBdr>
            <w:top w:val="none" w:sz="0" w:space="0" w:color="auto"/>
            <w:left w:val="none" w:sz="0" w:space="0" w:color="auto"/>
            <w:bottom w:val="none" w:sz="0" w:space="0" w:color="auto"/>
            <w:right w:val="none" w:sz="0" w:space="0" w:color="auto"/>
          </w:divBdr>
        </w:div>
        <w:div w:id="1464545254">
          <w:marLeft w:val="0"/>
          <w:marRight w:val="0"/>
          <w:marTop w:val="0"/>
          <w:marBottom w:val="0"/>
          <w:divBdr>
            <w:top w:val="none" w:sz="0" w:space="0" w:color="auto"/>
            <w:left w:val="none" w:sz="0" w:space="0" w:color="auto"/>
            <w:bottom w:val="none" w:sz="0" w:space="0" w:color="auto"/>
            <w:right w:val="none" w:sz="0" w:space="0" w:color="auto"/>
          </w:divBdr>
        </w:div>
        <w:div w:id="261455724">
          <w:marLeft w:val="0"/>
          <w:marRight w:val="0"/>
          <w:marTop w:val="0"/>
          <w:marBottom w:val="0"/>
          <w:divBdr>
            <w:top w:val="none" w:sz="0" w:space="0" w:color="auto"/>
            <w:left w:val="none" w:sz="0" w:space="0" w:color="auto"/>
            <w:bottom w:val="none" w:sz="0" w:space="0" w:color="auto"/>
            <w:right w:val="none" w:sz="0" w:space="0" w:color="auto"/>
          </w:divBdr>
        </w:div>
        <w:div w:id="2048288884">
          <w:marLeft w:val="0"/>
          <w:marRight w:val="0"/>
          <w:marTop w:val="0"/>
          <w:marBottom w:val="0"/>
          <w:divBdr>
            <w:top w:val="none" w:sz="0" w:space="0" w:color="auto"/>
            <w:left w:val="none" w:sz="0" w:space="0" w:color="auto"/>
            <w:bottom w:val="none" w:sz="0" w:space="0" w:color="auto"/>
            <w:right w:val="none" w:sz="0" w:space="0" w:color="auto"/>
          </w:divBdr>
        </w:div>
        <w:div w:id="1172910237">
          <w:marLeft w:val="0"/>
          <w:marRight w:val="0"/>
          <w:marTop w:val="0"/>
          <w:marBottom w:val="0"/>
          <w:divBdr>
            <w:top w:val="none" w:sz="0" w:space="0" w:color="auto"/>
            <w:left w:val="none" w:sz="0" w:space="0" w:color="auto"/>
            <w:bottom w:val="none" w:sz="0" w:space="0" w:color="auto"/>
            <w:right w:val="none" w:sz="0" w:space="0" w:color="auto"/>
          </w:divBdr>
        </w:div>
        <w:div w:id="215702417">
          <w:marLeft w:val="0"/>
          <w:marRight w:val="0"/>
          <w:marTop w:val="0"/>
          <w:marBottom w:val="0"/>
          <w:divBdr>
            <w:top w:val="none" w:sz="0" w:space="0" w:color="auto"/>
            <w:left w:val="none" w:sz="0" w:space="0" w:color="auto"/>
            <w:bottom w:val="none" w:sz="0" w:space="0" w:color="auto"/>
            <w:right w:val="none" w:sz="0" w:space="0" w:color="auto"/>
          </w:divBdr>
        </w:div>
        <w:div w:id="2087340415">
          <w:marLeft w:val="0"/>
          <w:marRight w:val="0"/>
          <w:marTop w:val="0"/>
          <w:marBottom w:val="0"/>
          <w:divBdr>
            <w:top w:val="none" w:sz="0" w:space="0" w:color="auto"/>
            <w:left w:val="none" w:sz="0" w:space="0" w:color="auto"/>
            <w:bottom w:val="none" w:sz="0" w:space="0" w:color="auto"/>
            <w:right w:val="none" w:sz="0" w:space="0" w:color="auto"/>
          </w:divBdr>
        </w:div>
        <w:div w:id="545918773">
          <w:marLeft w:val="0"/>
          <w:marRight w:val="0"/>
          <w:marTop w:val="0"/>
          <w:marBottom w:val="0"/>
          <w:divBdr>
            <w:top w:val="none" w:sz="0" w:space="0" w:color="auto"/>
            <w:left w:val="none" w:sz="0" w:space="0" w:color="auto"/>
            <w:bottom w:val="none" w:sz="0" w:space="0" w:color="auto"/>
            <w:right w:val="none" w:sz="0" w:space="0" w:color="auto"/>
          </w:divBdr>
        </w:div>
        <w:div w:id="1750272559">
          <w:marLeft w:val="0"/>
          <w:marRight w:val="0"/>
          <w:marTop w:val="0"/>
          <w:marBottom w:val="0"/>
          <w:divBdr>
            <w:top w:val="none" w:sz="0" w:space="0" w:color="auto"/>
            <w:left w:val="none" w:sz="0" w:space="0" w:color="auto"/>
            <w:bottom w:val="none" w:sz="0" w:space="0" w:color="auto"/>
            <w:right w:val="none" w:sz="0" w:space="0" w:color="auto"/>
          </w:divBdr>
        </w:div>
        <w:div w:id="1158377094">
          <w:marLeft w:val="0"/>
          <w:marRight w:val="0"/>
          <w:marTop w:val="0"/>
          <w:marBottom w:val="0"/>
          <w:divBdr>
            <w:top w:val="none" w:sz="0" w:space="0" w:color="auto"/>
            <w:left w:val="none" w:sz="0" w:space="0" w:color="auto"/>
            <w:bottom w:val="none" w:sz="0" w:space="0" w:color="auto"/>
            <w:right w:val="none" w:sz="0" w:space="0" w:color="auto"/>
          </w:divBdr>
        </w:div>
        <w:div w:id="1046104287">
          <w:marLeft w:val="0"/>
          <w:marRight w:val="0"/>
          <w:marTop w:val="0"/>
          <w:marBottom w:val="0"/>
          <w:divBdr>
            <w:top w:val="none" w:sz="0" w:space="0" w:color="auto"/>
            <w:left w:val="none" w:sz="0" w:space="0" w:color="auto"/>
            <w:bottom w:val="none" w:sz="0" w:space="0" w:color="auto"/>
            <w:right w:val="none" w:sz="0" w:space="0" w:color="auto"/>
          </w:divBdr>
        </w:div>
        <w:div w:id="756361662">
          <w:marLeft w:val="0"/>
          <w:marRight w:val="0"/>
          <w:marTop w:val="0"/>
          <w:marBottom w:val="0"/>
          <w:divBdr>
            <w:top w:val="none" w:sz="0" w:space="0" w:color="auto"/>
            <w:left w:val="none" w:sz="0" w:space="0" w:color="auto"/>
            <w:bottom w:val="none" w:sz="0" w:space="0" w:color="auto"/>
            <w:right w:val="none" w:sz="0" w:space="0" w:color="auto"/>
          </w:divBdr>
        </w:div>
        <w:div w:id="1703020673">
          <w:marLeft w:val="0"/>
          <w:marRight w:val="0"/>
          <w:marTop w:val="0"/>
          <w:marBottom w:val="0"/>
          <w:divBdr>
            <w:top w:val="none" w:sz="0" w:space="0" w:color="auto"/>
            <w:left w:val="none" w:sz="0" w:space="0" w:color="auto"/>
            <w:bottom w:val="none" w:sz="0" w:space="0" w:color="auto"/>
            <w:right w:val="none" w:sz="0" w:space="0" w:color="auto"/>
          </w:divBdr>
        </w:div>
        <w:div w:id="1033312702">
          <w:marLeft w:val="0"/>
          <w:marRight w:val="0"/>
          <w:marTop w:val="0"/>
          <w:marBottom w:val="0"/>
          <w:divBdr>
            <w:top w:val="none" w:sz="0" w:space="0" w:color="auto"/>
            <w:left w:val="none" w:sz="0" w:space="0" w:color="auto"/>
            <w:bottom w:val="none" w:sz="0" w:space="0" w:color="auto"/>
            <w:right w:val="none" w:sz="0" w:space="0" w:color="auto"/>
          </w:divBdr>
        </w:div>
        <w:div w:id="427310826">
          <w:marLeft w:val="0"/>
          <w:marRight w:val="0"/>
          <w:marTop w:val="0"/>
          <w:marBottom w:val="0"/>
          <w:divBdr>
            <w:top w:val="none" w:sz="0" w:space="0" w:color="auto"/>
            <w:left w:val="none" w:sz="0" w:space="0" w:color="auto"/>
            <w:bottom w:val="none" w:sz="0" w:space="0" w:color="auto"/>
            <w:right w:val="none" w:sz="0" w:space="0" w:color="auto"/>
          </w:divBdr>
        </w:div>
        <w:div w:id="661080303">
          <w:marLeft w:val="0"/>
          <w:marRight w:val="0"/>
          <w:marTop w:val="0"/>
          <w:marBottom w:val="0"/>
          <w:divBdr>
            <w:top w:val="none" w:sz="0" w:space="0" w:color="auto"/>
            <w:left w:val="none" w:sz="0" w:space="0" w:color="auto"/>
            <w:bottom w:val="none" w:sz="0" w:space="0" w:color="auto"/>
            <w:right w:val="none" w:sz="0" w:space="0" w:color="auto"/>
          </w:divBdr>
        </w:div>
        <w:div w:id="93668565">
          <w:marLeft w:val="0"/>
          <w:marRight w:val="0"/>
          <w:marTop w:val="0"/>
          <w:marBottom w:val="0"/>
          <w:divBdr>
            <w:top w:val="none" w:sz="0" w:space="0" w:color="auto"/>
            <w:left w:val="none" w:sz="0" w:space="0" w:color="auto"/>
            <w:bottom w:val="none" w:sz="0" w:space="0" w:color="auto"/>
            <w:right w:val="none" w:sz="0" w:space="0" w:color="auto"/>
          </w:divBdr>
        </w:div>
        <w:div w:id="945119660">
          <w:marLeft w:val="0"/>
          <w:marRight w:val="0"/>
          <w:marTop w:val="0"/>
          <w:marBottom w:val="0"/>
          <w:divBdr>
            <w:top w:val="none" w:sz="0" w:space="0" w:color="auto"/>
            <w:left w:val="none" w:sz="0" w:space="0" w:color="auto"/>
            <w:bottom w:val="none" w:sz="0" w:space="0" w:color="auto"/>
            <w:right w:val="none" w:sz="0" w:space="0" w:color="auto"/>
          </w:divBdr>
        </w:div>
        <w:div w:id="582685182">
          <w:marLeft w:val="0"/>
          <w:marRight w:val="0"/>
          <w:marTop w:val="0"/>
          <w:marBottom w:val="0"/>
          <w:divBdr>
            <w:top w:val="none" w:sz="0" w:space="0" w:color="auto"/>
            <w:left w:val="none" w:sz="0" w:space="0" w:color="auto"/>
            <w:bottom w:val="none" w:sz="0" w:space="0" w:color="auto"/>
            <w:right w:val="none" w:sz="0" w:space="0" w:color="auto"/>
          </w:divBdr>
        </w:div>
      </w:divsChild>
    </w:div>
    <w:div w:id="1150093223">
      <w:bodyDiv w:val="1"/>
      <w:marLeft w:val="0"/>
      <w:marRight w:val="0"/>
      <w:marTop w:val="0"/>
      <w:marBottom w:val="0"/>
      <w:divBdr>
        <w:top w:val="none" w:sz="0" w:space="0" w:color="auto"/>
        <w:left w:val="none" w:sz="0" w:space="0" w:color="auto"/>
        <w:bottom w:val="none" w:sz="0" w:space="0" w:color="auto"/>
        <w:right w:val="none" w:sz="0" w:space="0" w:color="auto"/>
      </w:divBdr>
      <w:divsChild>
        <w:div w:id="1841116233">
          <w:marLeft w:val="0"/>
          <w:marRight w:val="0"/>
          <w:marTop w:val="0"/>
          <w:marBottom w:val="0"/>
          <w:divBdr>
            <w:top w:val="none" w:sz="0" w:space="0" w:color="auto"/>
            <w:left w:val="none" w:sz="0" w:space="0" w:color="auto"/>
            <w:bottom w:val="none" w:sz="0" w:space="0" w:color="auto"/>
            <w:right w:val="none" w:sz="0" w:space="0" w:color="auto"/>
          </w:divBdr>
        </w:div>
        <w:div w:id="1631282927">
          <w:marLeft w:val="0"/>
          <w:marRight w:val="0"/>
          <w:marTop w:val="0"/>
          <w:marBottom w:val="0"/>
          <w:divBdr>
            <w:top w:val="none" w:sz="0" w:space="0" w:color="auto"/>
            <w:left w:val="none" w:sz="0" w:space="0" w:color="auto"/>
            <w:bottom w:val="none" w:sz="0" w:space="0" w:color="auto"/>
            <w:right w:val="none" w:sz="0" w:space="0" w:color="auto"/>
          </w:divBdr>
        </w:div>
        <w:div w:id="377901567">
          <w:marLeft w:val="0"/>
          <w:marRight w:val="0"/>
          <w:marTop w:val="0"/>
          <w:marBottom w:val="0"/>
          <w:divBdr>
            <w:top w:val="none" w:sz="0" w:space="0" w:color="auto"/>
            <w:left w:val="none" w:sz="0" w:space="0" w:color="auto"/>
            <w:bottom w:val="none" w:sz="0" w:space="0" w:color="auto"/>
            <w:right w:val="none" w:sz="0" w:space="0" w:color="auto"/>
          </w:divBdr>
        </w:div>
        <w:div w:id="911158153">
          <w:marLeft w:val="0"/>
          <w:marRight w:val="0"/>
          <w:marTop w:val="0"/>
          <w:marBottom w:val="0"/>
          <w:divBdr>
            <w:top w:val="none" w:sz="0" w:space="0" w:color="auto"/>
            <w:left w:val="none" w:sz="0" w:space="0" w:color="auto"/>
            <w:bottom w:val="none" w:sz="0" w:space="0" w:color="auto"/>
            <w:right w:val="none" w:sz="0" w:space="0" w:color="auto"/>
          </w:divBdr>
        </w:div>
        <w:div w:id="861477454">
          <w:marLeft w:val="0"/>
          <w:marRight w:val="0"/>
          <w:marTop w:val="0"/>
          <w:marBottom w:val="0"/>
          <w:divBdr>
            <w:top w:val="none" w:sz="0" w:space="0" w:color="auto"/>
            <w:left w:val="none" w:sz="0" w:space="0" w:color="auto"/>
            <w:bottom w:val="none" w:sz="0" w:space="0" w:color="auto"/>
            <w:right w:val="none" w:sz="0" w:space="0" w:color="auto"/>
          </w:divBdr>
        </w:div>
        <w:div w:id="804202277">
          <w:marLeft w:val="0"/>
          <w:marRight w:val="0"/>
          <w:marTop w:val="0"/>
          <w:marBottom w:val="0"/>
          <w:divBdr>
            <w:top w:val="none" w:sz="0" w:space="0" w:color="auto"/>
            <w:left w:val="none" w:sz="0" w:space="0" w:color="auto"/>
            <w:bottom w:val="none" w:sz="0" w:space="0" w:color="auto"/>
            <w:right w:val="none" w:sz="0" w:space="0" w:color="auto"/>
          </w:divBdr>
        </w:div>
        <w:div w:id="1128431599">
          <w:marLeft w:val="0"/>
          <w:marRight w:val="0"/>
          <w:marTop w:val="0"/>
          <w:marBottom w:val="0"/>
          <w:divBdr>
            <w:top w:val="none" w:sz="0" w:space="0" w:color="auto"/>
            <w:left w:val="none" w:sz="0" w:space="0" w:color="auto"/>
            <w:bottom w:val="none" w:sz="0" w:space="0" w:color="auto"/>
            <w:right w:val="none" w:sz="0" w:space="0" w:color="auto"/>
          </w:divBdr>
        </w:div>
        <w:div w:id="574096670">
          <w:marLeft w:val="0"/>
          <w:marRight w:val="0"/>
          <w:marTop w:val="0"/>
          <w:marBottom w:val="0"/>
          <w:divBdr>
            <w:top w:val="none" w:sz="0" w:space="0" w:color="auto"/>
            <w:left w:val="none" w:sz="0" w:space="0" w:color="auto"/>
            <w:bottom w:val="none" w:sz="0" w:space="0" w:color="auto"/>
            <w:right w:val="none" w:sz="0" w:space="0" w:color="auto"/>
          </w:divBdr>
        </w:div>
        <w:div w:id="1483616457">
          <w:marLeft w:val="0"/>
          <w:marRight w:val="0"/>
          <w:marTop w:val="0"/>
          <w:marBottom w:val="0"/>
          <w:divBdr>
            <w:top w:val="none" w:sz="0" w:space="0" w:color="auto"/>
            <w:left w:val="none" w:sz="0" w:space="0" w:color="auto"/>
            <w:bottom w:val="none" w:sz="0" w:space="0" w:color="auto"/>
            <w:right w:val="none" w:sz="0" w:space="0" w:color="auto"/>
          </w:divBdr>
        </w:div>
        <w:div w:id="810170882">
          <w:marLeft w:val="0"/>
          <w:marRight w:val="0"/>
          <w:marTop w:val="0"/>
          <w:marBottom w:val="0"/>
          <w:divBdr>
            <w:top w:val="none" w:sz="0" w:space="0" w:color="auto"/>
            <w:left w:val="none" w:sz="0" w:space="0" w:color="auto"/>
            <w:bottom w:val="none" w:sz="0" w:space="0" w:color="auto"/>
            <w:right w:val="none" w:sz="0" w:space="0" w:color="auto"/>
          </w:divBdr>
        </w:div>
        <w:div w:id="1798639642">
          <w:marLeft w:val="0"/>
          <w:marRight w:val="0"/>
          <w:marTop w:val="0"/>
          <w:marBottom w:val="0"/>
          <w:divBdr>
            <w:top w:val="none" w:sz="0" w:space="0" w:color="auto"/>
            <w:left w:val="none" w:sz="0" w:space="0" w:color="auto"/>
            <w:bottom w:val="none" w:sz="0" w:space="0" w:color="auto"/>
            <w:right w:val="none" w:sz="0" w:space="0" w:color="auto"/>
          </w:divBdr>
        </w:div>
        <w:div w:id="1057556517">
          <w:marLeft w:val="0"/>
          <w:marRight w:val="0"/>
          <w:marTop w:val="0"/>
          <w:marBottom w:val="0"/>
          <w:divBdr>
            <w:top w:val="none" w:sz="0" w:space="0" w:color="auto"/>
            <w:left w:val="none" w:sz="0" w:space="0" w:color="auto"/>
            <w:bottom w:val="none" w:sz="0" w:space="0" w:color="auto"/>
            <w:right w:val="none" w:sz="0" w:space="0" w:color="auto"/>
          </w:divBdr>
        </w:div>
        <w:div w:id="156459922">
          <w:marLeft w:val="0"/>
          <w:marRight w:val="0"/>
          <w:marTop w:val="0"/>
          <w:marBottom w:val="0"/>
          <w:divBdr>
            <w:top w:val="none" w:sz="0" w:space="0" w:color="auto"/>
            <w:left w:val="none" w:sz="0" w:space="0" w:color="auto"/>
            <w:bottom w:val="none" w:sz="0" w:space="0" w:color="auto"/>
            <w:right w:val="none" w:sz="0" w:space="0" w:color="auto"/>
          </w:divBdr>
        </w:div>
        <w:div w:id="2080977953">
          <w:marLeft w:val="0"/>
          <w:marRight w:val="0"/>
          <w:marTop w:val="0"/>
          <w:marBottom w:val="0"/>
          <w:divBdr>
            <w:top w:val="none" w:sz="0" w:space="0" w:color="auto"/>
            <w:left w:val="none" w:sz="0" w:space="0" w:color="auto"/>
            <w:bottom w:val="none" w:sz="0" w:space="0" w:color="auto"/>
            <w:right w:val="none" w:sz="0" w:space="0" w:color="auto"/>
          </w:divBdr>
        </w:div>
        <w:div w:id="1576429219">
          <w:marLeft w:val="0"/>
          <w:marRight w:val="0"/>
          <w:marTop w:val="0"/>
          <w:marBottom w:val="0"/>
          <w:divBdr>
            <w:top w:val="none" w:sz="0" w:space="0" w:color="auto"/>
            <w:left w:val="none" w:sz="0" w:space="0" w:color="auto"/>
            <w:bottom w:val="none" w:sz="0" w:space="0" w:color="auto"/>
            <w:right w:val="none" w:sz="0" w:space="0" w:color="auto"/>
          </w:divBdr>
        </w:div>
        <w:div w:id="501899174">
          <w:marLeft w:val="0"/>
          <w:marRight w:val="0"/>
          <w:marTop w:val="0"/>
          <w:marBottom w:val="0"/>
          <w:divBdr>
            <w:top w:val="none" w:sz="0" w:space="0" w:color="auto"/>
            <w:left w:val="none" w:sz="0" w:space="0" w:color="auto"/>
            <w:bottom w:val="none" w:sz="0" w:space="0" w:color="auto"/>
            <w:right w:val="none" w:sz="0" w:space="0" w:color="auto"/>
          </w:divBdr>
        </w:div>
        <w:div w:id="260644105">
          <w:marLeft w:val="0"/>
          <w:marRight w:val="0"/>
          <w:marTop w:val="0"/>
          <w:marBottom w:val="0"/>
          <w:divBdr>
            <w:top w:val="none" w:sz="0" w:space="0" w:color="auto"/>
            <w:left w:val="none" w:sz="0" w:space="0" w:color="auto"/>
            <w:bottom w:val="none" w:sz="0" w:space="0" w:color="auto"/>
            <w:right w:val="none" w:sz="0" w:space="0" w:color="auto"/>
          </w:divBdr>
        </w:div>
        <w:div w:id="1691180617">
          <w:marLeft w:val="0"/>
          <w:marRight w:val="0"/>
          <w:marTop w:val="0"/>
          <w:marBottom w:val="0"/>
          <w:divBdr>
            <w:top w:val="none" w:sz="0" w:space="0" w:color="auto"/>
            <w:left w:val="none" w:sz="0" w:space="0" w:color="auto"/>
            <w:bottom w:val="none" w:sz="0" w:space="0" w:color="auto"/>
            <w:right w:val="none" w:sz="0" w:space="0" w:color="auto"/>
          </w:divBdr>
        </w:div>
        <w:div w:id="813378542">
          <w:marLeft w:val="0"/>
          <w:marRight w:val="0"/>
          <w:marTop w:val="0"/>
          <w:marBottom w:val="0"/>
          <w:divBdr>
            <w:top w:val="none" w:sz="0" w:space="0" w:color="auto"/>
            <w:left w:val="none" w:sz="0" w:space="0" w:color="auto"/>
            <w:bottom w:val="none" w:sz="0" w:space="0" w:color="auto"/>
            <w:right w:val="none" w:sz="0" w:space="0" w:color="auto"/>
          </w:divBdr>
        </w:div>
        <w:div w:id="1304845219">
          <w:marLeft w:val="0"/>
          <w:marRight w:val="0"/>
          <w:marTop w:val="0"/>
          <w:marBottom w:val="0"/>
          <w:divBdr>
            <w:top w:val="none" w:sz="0" w:space="0" w:color="auto"/>
            <w:left w:val="none" w:sz="0" w:space="0" w:color="auto"/>
            <w:bottom w:val="none" w:sz="0" w:space="0" w:color="auto"/>
            <w:right w:val="none" w:sz="0" w:space="0" w:color="auto"/>
          </w:divBdr>
        </w:div>
        <w:div w:id="800391490">
          <w:marLeft w:val="0"/>
          <w:marRight w:val="0"/>
          <w:marTop w:val="0"/>
          <w:marBottom w:val="0"/>
          <w:divBdr>
            <w:top w:val="none" w:sz="0" w:space="0" w:color="auto"/>
            <w:left w:val="none" w:sz="0" w:space="0" w:color="auto"/>
            <w:bottom w:val="none" w:sz="0" w:space="0" w:color="auto"/>
            <w:right w:val="none" w:sz="0" w:space="0" w:color="auto"/>
          </w:divBdr>
        </w:div>
        <w:div w:id="1380008942">
          <w:marLeft w:val="0"/>
          <w:marRight w:val="0"/>
          <w:marTop w:val="0"/>
          <w:marBottom w:val="0"/>
          <w:divBdr>
            <w:top w:val="none" w:sz="0" w:space="0" w:color="auto"/>
            <w:left w:val="none" w:sz="0" w:space="0" w:color="auto"/>
            <w:bottom w:val="none" w:sz="0" w:space="0" w:color="auto"/>
            <w:right w:val="none" w:sz="0" w:space="0" w:color="auto"/>
          </w:divBdr>
        </w:div>
        <w:div w:id="675575638">
          <w:marLeft w:val="0"/>
          <w:marRight w:val="0"/>
          <w:marTop w:val="0"/>
          <w:marBottom w:val="0"/>
          <w:divBdr>
            <w:top w:val="none" w:sz="0" w:space="0" w:color="auto"/>
            <w:left w:val="none" w:sz="0" w:space="0" w:color="auto"/>
            <w:bottom w:val="none" w:sz="0" w:space="0" w:color="auto"/>
            <w:right w:val="none" w:sz="0" w:space="0" w:color="auto"/>
          </w:divBdr>
        </w:div>
        <w:div w:id="1519125100">
          <w:marLeft w:val="0"/>
          <w:marRight w:val="0"/>
          <w:marTop w:val="0"/>
          <w:marBottom w:val="0"/>
          <w:divBdr>
            <w:top w:val="none" w:sz="0" w:space="0" w:color="auto"/>
            <w:left w:val="none" w:sz="0" w:space="0" w:color="auto"/>
            <w:bottom w:val="none" w:sz="0" w:space="0" w:color="auto"/>
            <w:right w:val="none" w:sz="0" w:space="0" w:color="auto"/>
          </w:divBdr>
        </w:div>
        <w:div w:id="2031296496">
          <w:marLeft w:val="0"/>
          <w:marRight w:val="0"/>
          <w:marTop w:val="0"/>
          <w:marBottom w:val="0"/>
          <w:divBdr>
            <w:top w:val="none" w:sz="0" w:space="0" w:color="auto"/>
            <w:left w:val="none" w:sz="0" w:space="0" w:color="auto"/>
            <w:bottom w:val="none" w:sz="0" w:space="0" w:color="auto"/>
            <w:right w:val="none" w:sz="0" w:space="0" w:color="auto"/>
          </w:divBdr>
        </w:div>
        <w:div w:id="1024988053">
          <w:marLeft w:val="0"/>
          <w:marRight w:val="0"/>
          <w:marTop w:val="0"/>
          <w:marBottom w:val="0"/>
          <w:divBdr>
            <w:top w:val="none" w:sz="0" w:space="0" w:color="auto"/>
            <w:left w:val="none" w:sz="0" w:space="0" w:color="auto"/>
            <w:bottom w:val="none" w:sz="0" w:space="0" w:color="auto"/>
            <w:right w:val="none" w:sz="0" w:space="0" w:color="auto"/>
          </w:divBdr>
        </w:div>
        <w:div w:id="1139418452">
          <w:marLeft w:val="0"/>
          <w:marRight w:val="0"/>
          <w:marTop w:val="0"/>
          <w:marBottom w:val="0"/>
          <w:divBdr>
            <w:top w:val="none" w:sz="0" w:space="0" w:color="auto"/>
            <w:left w:val="none" w:sz="0" w:space="0" w:color="auto"/>
            <w:bottom w:val="none" w:sz="0" w:space="0" w:color="auto"/>
            <w:right w:val="none" w:sz="0" w:space="0" w:color="auto"/>
          </w:divBdr>
        </w:div>
        <w:div w:id="306516418">
          <w:marLeft w:val="0"/>
          <w:marRight w:val="0"/>
          <w:marTop w:val="0"/>
          <w:marBottom w:val="0"/>
          <w:divBdr>
            <w:top w:val="none" w:sz="0" w:space="0" w:color="auto"/>
            <w:left w:val="none" w:sz="0" w:space="0" w:color="auto"/>
            <w:bottom w:val="none" w:sz="0" w:space="0" w:color="auto"/>
            <w:right w:val="none" w:sz="0" w:space="0" w:color="auto"/>
          </w:divBdr>
        </w:div>
        <w:div w:id="1513446047">
          <w:marLeft w:val="0"/>
          <w:marRight w:val="0"/>
          <w:marTop w:val="0"/>
          <w:marBottom w:val="0"/>
          <w:divBdr>
            <w:top w:val="none" w:sz="0" w:space="0" w:color="auto"/>
            <w:left w:val="none" w:sz="0" w:space="0" w:color="auto"/>
            <w:bottom w:val="none" w:sz="0" w:space="0" w:color="auto"/>
            <w:right w:val="none" w:sz="0" w:space="0" w:color="auto"/>
          </w:divBdr>
        </w:div>
        <w:div w:id="628048662">
          <w:marLeft w:val="0"/>
          <w:marRight w:val="0"/>
          <w:marTop w:val="0"/>
          <w:marBottom w:val="0"/>
          <w:divBdr>
            <w:top w:val="none" w:sz="0" w:space="0" w:color="auto"/>
            <w:left w:val="none" w:sz="0" w:space="0" w:color="auto"/>
            <w:bottom w:val="none" w:sz="0" w:space="0" w:color="auto"/>
            <w:right w:val="none" w:sz="0" w:space="0" w:color="auto"/>
          </w:divBdr>
        </w:div>
        <w:div w:id="930553191">
          <w:marLeft w:val="0"/>
          <w:marRight w:val="0"/>
          <w:marTop w:val="0"/>
          <w:marBottom w:val="0"/>
          <w:divBdr>
            <w:top w:val="none" w:sz="0" w:space="0" w:color="auto"/>
            <w:left w:val="none" w:sz="0" w:space="0" w:color="auto"/>
            <w:bottom w:val="none" w:sz="0" w:space="0" w:color="auto"/>
            <w:right w:val="none" w:sz="0" w:space="0" w:color="auto"/>
          </w:divBdr>
        </w:div>
        <w:div w:id="123275112">
          <w:marLeft w:val="0"/>
          <w:marRight w:val="0"/>
          <w:marTop w:val="0"/>
          <w:marBottom w:val="0"/>
          <w:divBdr>
            <w:top w:val="none" w:sz="0" w:space="0" w:color="auto"/>
            <w:left w:val="none" w:sz="0" w:space="0" w:color="auto"/>
            <w:bottom w:val="none" w:sz="0" w:space="0" w:color="auto"/>
            <w:right w:val="none" w:sz="0" w:space="0" w:color="auto"/>
          </w:divBdr>
        </w:div>
        <w:div w:id="605043989">
          <w:marLeft w:val="0"/>
          <w:marRight w:val="0"/>
          <w:marTop w:val="0"/>
          <w:marBottom w:val="0"/>
          <w:divBdr>
            <w:top w:val="none" w:sz="0" w:space="0" w:color="auto"/>
            <w:left w:val="none" w:sz="0" w:space="0" w:color="auto"/>
            <w:bottom w:val="none" w:sz="0" w:space="0" w:color="auto"/>
            <w:right w:val="none" w:sz="0" w:space="0" w:color="auto"/>
          </w:divBdr>
        </w:div>
        <w:div w:id="1602372450">
          <w:marLeft w:val="0"/>
          <w:marRight w:val="0"/>
          <w:marTop w:val="0"/>
          <w:marBottom w:val="0"/>
          <w:divBdr>
            <w:top w:val="none" w:sz="0" w:space="0" w:color="auto"/>
            <w:left w:val="none" w:sz="0" w:space="0" w:color="auto"/>
            <w:bottom w:val="none" w:sz="0" w:space="0" w:color="auto"/>
            <w:right w:val="none" w:sz="0" w:space="0" w:color="auto"/>
          </w:divBdr>
        </w:div>
        <w:div w:id="699932965">
          <w:marLeft w:val="0"/>
          <w:marRight w:val="0"/>
          <w:marTop w:val="0"/>
          <w:marBottom w:val="0"/>
          <w:divBdr>
            <w:top w:val="none" w:sz="0" w:space="0" w:color="auto"/>
            <w:left w:val="none" w:sz="0" w:space="0" w:color="auto"/>
            <w:bottom w:val="none" w:sz="0" w:space="0" w:color="auto"/>
            <w:right w:val="none" w:sz="0" w:space="0" w:color="auto"/>
          </w:divBdr>
        </w:div>
        <w:div w:id="300381012">
          <w:marLeft w:val="0"/>
          <w:marRight w:val="0"/>
          <w:marTop w:val="0"/>
          <w:marBottom w:val="0"/>
          <w:divBdr>
            <w:top w:val="none" w:sz="0" w:space="0" w:color="auto"/>
            <w:left w:val="none" w:sz="0" w:space="0" w:color="auto"/>
            <w:bottom w:val="none" w:sz="0" w:space="0" w:color="auto"/>
            <w:right w:val="none" w:sz="0" w:space="0" w:color="auto"/>
          </w:divBdr>
        </w:div>
        <w:div w:id="305626396">
          <w:marLeft w:val="0"/>
          <w:marRight w:val="0"/>
          <w:marTop w:val="0"/>
          <w:marBottom w:val="0"/>
          <w:divBdr>
            <w:top w:val="none" w:sz="0" w:space="0" w:color="auto"/>
            <w:left w:val="none" w:sz="0" w:space="0" w:color="auto"/>
            <w:bottom w:val="none" w:sz="0" w:space="0" w:color="auto"/>
            <w:right w:val="none" w:sz="0" w:space="0" w:color="auto"/>
          </w:divBdr>
        </w:div>
        <w:div w:id="1427460313">
          <w:marLeft w:val="0"/>
          <w:marRight w:val="0"/>
          <w:marTop w:val="0"/>
          <w:marBottom w:val="0"/>
          <w:divBdr>
            <w:top w:val="none" w:sz="0" w:space="0" w:color="auto"/>
            <w:left w:val="none" w:sz="0" w:space="0" w:color="auto"/>
            <w:bottom w:val="none" w:sz="0" w:space="0" w:color="auto"/>
            <w:right w:val="none" w:sz="0" w:space="0" w:color="auto"/>
          </w:divBdr>
        </w:div>
        <w:div w:id="1126850045">
          <w:marLeft w:val="0"/>
          <w:marRight w:val="0"/>
          <w:marTop w:val="0"/>
          <w:marBottom w:val="0"/>
          <w:divBdr>
            <w:top w:val="none" w:sz="0" w:space="0" w:color="auto"/>
            <w:left w:val="none" w:sz="0" w:space="0" w:color="auto"/>
            <w:bottom w:val="none" w:sz="0" w:space="0" w:color="auto"/>
            <w:right w:val="none" w:sz="0" w:space="0" w:color="auto"/>
          </w:divBdr>
        </w:div>
      </w:divsChild>
    </w:div>
    <w:div w:id="1150636427">
      <w:bodyDiv w:val="1"/>
      <w:marLeft w:val="0"/>
      <w:marRight w:val="0"/>
      <w:marTop w:val="0"/>
      <w:marBottom w:val="0"/>
      <w:divBdr>
        <w:top w:val="none" w:sz="0" w:space="0" w:color="auto"/>
        <w:left w:val="none" w:sz="0" w:space="0" w:color="auto"/>
        <w:bottom w:val="none" w:sz="0" w:space="0" w:color="auto"/>
        <w:right w:val="none" w:sz="0" w:space="0" w:color="auto"/>
      </w:divBdr>
    </w:div>
    <w:div w:id="1150948238">
      <w:bodyDiv w:val="1"/>
      <w:marLeft w:val="0"/>
      <w:marRight w:val="0"/>
      <w:marTop w:val="0"/>
      <w:marBottom w:val="0"/>
      <w:divBdr>
        <w:top w:val="none" w:sz="0" w:space="0" w:color="auto"/>
        <w:left w:val="none" w:sz="0" w:space="0" w:color="auto"/>
        <w:bottom w:val="none" w:sz="0" w:space="0" w:color="auto"/>
        <w:right w:val="none" w:sz="0" w:space="0" w:color="auto"/>
      </w:divBdr>
    </w:div>
    <w:div w:id="1152333488">
      <w:bodyDiv w:val="1"/>
      <w:marLeft w:val="0"/>
      <w:marRight w:val="0"/>
      <w:marTop w:val="0"/>
      <w:marBottom w:val="0"/>
      <w:divBdr>
        <w:top w:val="none" w:sz="0" w:space="0" w:color="auto"/>
        <w:left w:val="none" w:sz="0" w:space="0" w:color="auto"/>
        <w:bottom w:val="none" w:sz="0" w:space="0" w:color="auto"/>
        <w:right w:val="none" w:sz="0" w:space="0" w:color="auto"/>
      </w:divBdr>
    </w:div>
    <w:div w:id="1153565517">
      <w:bodyDiv w:val="1"/>
      <w:marLeft w:val="0"/>
      <w:marRight w:val="0"/>
      <w:marTop w:val="0"/>
      <w:marBottom w:val="0"/>
      <w:divBdr>
        <w:top w:val="none" w:sz="0" w:space="0" w:color="auto"/>
        <w:left w:val="none" w:sz="0" w:space="0" w:color="auto"/>
        <w:bottom w:val="none" w:sz="0" w:space="0" w:color="auto"/>
        <w:right w:val="none" w:sz="0" w:space="0" w:color="auto"/>
      </w:divBdr>
    </w:div>
    <w:div w:id="1153790936">
      <w:bodyDiv w:val="1"/>
      <w:marLeft w:val="0"/>
      <w:marRight w:val="0"/>
      <w:marTop w:val="0"/>
      <w:marBottom w:val="0"/>
      <w:divBdr>
        <w:top w:val="none" w:sz="0" w:space="0" w:color="auto"/>
        <w:left w:val="none" w:sz="0" w:space="0" w:color="auto"/>
        <w:bottom w:val="none" w:sz="0" w:space="0" w:color="auto"/>
        <w:right w:val="none" w:sz="0" w:space="0" w:color="auto"/>
      </w:divBdr>
    </w:div>
    <w:div w:id="1154445784">
      <w:bodyDiv w:val="1"/>
      <w:marLeft w:val="0"/>
      <w:marRight w:val="0"/>
      <w:marTop w:val="0"/>
      <w:marBottom w:val="0"/>
      <w:divBdr>
        <w:top w:val="none" w:sz="0" w:space="0" w:color="auto"/>
        <w:left w:val="none" w:sz="0" w:space="0" w:color="auto"/>
        <w:bottom w:val="none" w:sz="0" w:space="0" w:color="auto"/>
        <w:right w:val="none" w:sz="0" w:space="0" w:color="auto"/>
      </w:divBdr>
    </w:div>
    <w:div w:id="1154831973">
      <w:bodyDiv w:val="1"/>
      <w:marLeft w:val="0"/>
      <w:marRight w:val="0"/>
      <w:marTop w:val="0"/>
      <w:marBottom w:val="0"/>
      <w:divBdr>
        <w:top w:val="none" w:sz="0" w:space="0" w:color="auto"/>
        <w:left w:val="none" w:sz="0" w:space="0" w:color="auto"/>
        <w:bottom w:val="none" w:sz="0" w:space="0" w:color="auto"/>
        <w:right w:val="none" w:sz="0" w:space="0" w:color="auto"/>
      </w:divBdr>
    </w:div>
    <w:div w:id="1154956339">
      <w:bodyDiv w:val="1"/>
      <w:marLeft w:val="0"/>
      <w:marRight w:val="0"/>
      <w:marTop w:val="0"/>
      <w:marBottom w:val="0"/>
      <w:divBdr>
        <w:top w:val="none" w:sz="0" w:space="0" w:color="auto"/>
        <w:left w:val="none" w:sz="0" w:space="0" w:color="auto"/>
        <w:bottom w:val="none" w:sz="0" w:space="0" w:color="auto"/>
        <w:right w:val="none" w:sz="0" w:space="0" w:color="auto"/>
      </w:divBdr>
    </w:div>
    <w:div w:id="1155145496">
      <w:bodyDiv w:val="1"/>
      <w:marLeft w:val="0"/>
      <w:marRight w:val="0"/>
      <w:marTop w:val="0"/>
      <w:marBottom w:val="0"/>
      <w:divBdr>
        <w:top w:val="none" w:sz="0" w:space="0" w:color="auto"/>
        <w:left w:val="none" w:sz="0" w:space="0" w:color="auto"/>
        <w:bottom w:val="none" w:sz="0" w:space="0" w:color="auto"/>
        <w:right w:val="none" w:sz="0" w:space="0" w:color="auto"/>
      </w:divBdr>
    </w:div>
    <w:div w:id="1155561171">
      <w:bodyDiv w:val="1"/>
      <w:marLeft w:val="0"/>
      <w:marRight w:val="0"/>
      <w:marTop w:val="0"/>
      <w:marBottom w:val="0"/>
      <w:divBdr>
        <w:top w:val="none" w:sz="0" w:space="0" w:color="auto"/>
        <w:left w:val="none" w:sz="0" w:space="0" w:color="auto"/>
        <w:bottom w:val="none" w:sz="0" w:space="0" w:color="auto"/>
        <w:right w:val="none" w:sz="0" w:space="0" w:color="auto"/>
      </w:divBdr>
    </w:div>
    <w:div w:id="1155562675">
      <w:bodyDiv w:val="1"/>
      <w:marLeft w:val="0"/>
      <w:marRight w:val="0"/>
      <w:marTop w:val="0"/>
      <w:marBottom w:val="0"/>
      <w:divBdr>
        <w:top w:val="none" w:sz="0" w:space="0" w:color="auto"/>
        <w:left w:val="none" w:sz="0" w:space="0" w:color="auto"/>
        <w:bottom w:val="none" w:sz="0" w:space="0" w:color="auto"/>
        <w:right w:val="none" w:sz="0" w:space="0" w:color="auto"/>
      </w:divBdr>
      <w:divsChild>
        <w:div w:id="1568564298">
          <w:marLeft w:val="0"/>
          <w:marRight w:val="0"/>
          <w:marTop w:val="0"/>
          <w:marBottom w:val="0"/>
          <w:divBdr>
            <w:top w:val="none" w:sz="0" w:space="0" w:color="auto"/>
            <w:left w:val="none" w:sz="0" w:space="0" w:color="auto"/>
            <w:bottom w:val="none" w:sz="0" w:space="0" w:color="auto"/>
            <w:right w:val="none" w:sz="0" w:space="0" w:color="auto"/>
          </w:divBdr>
        </w:div>
        <w:div w:id="583412644">
          <w:marLeft w:val="0"/>
          <w:marRight w:val="0"/>
          <w:marTop w:val="0"/>
          <w:marBottom w:val="0"/>
          <w:divBdr>
            <w:top w:val="none" w:sz="0" w:space="0" w:color="auto"/>
            <w:left w:val="none" w:sz="0" w:space="0" w:color="auto"/>
            <w:bottom w:val="none" w:sz="0" w:space="0" w:color="auto"/>
            <w:right w:val="none" w:sz="0" w:space="0" w:color="auto"/>
          </w:divBdr>
        </w:div>
        <w:div w:id="1131745479">
          <w:marLeft w:val="0"/>
          <w:marRight w:val="0"/>
          <w:marTop w:val="0"/>
          <w:marBottom w:val="0"/>
          <w:divBdr>
            <w:top w:val="none" w:sz="0" w:space="0" w:color="auto"/>
            <w:left w:val="none" w:sz="0" w:space="0" w:color="auto"/>
            <w:bottom w:val="none" w:sz="0" w:space="0" w:color="auto"/>
            <w:right w:val="none" w:sz="0" w:space="0" w:color="auto"/>
          </w:divBdr>
        </w:div>
        <w:div w:id="694426613">
          <w:marLeft w:val="0"/>
          <w:marRight w:val="0"/>
          <w:marTop w:val="0"/>
          <w:marBottom w:val="0"/>
          <w:divBdr>
            <w:top w:val="none" w:sz="0" w:space="0" w:color="auto"/>
            <w:left w:val="none" w:sz="0" w:space="0" w:color="auto"/>
            <w:bottom w:val="none" w:sz="0" w:space="0" w:color="auto"/>
            <w:right w:val="none" w:sz="0" w:space="0" w:color="auto"/>
          </w:divBdr>
        </w:div>
        <w:div w:id="362288091">
          <w:marLeft w:val="0"/>
          <w:marRight w:val="0"/>
          <w:marTop w:val="0"/>
          <w:marBottom w:val="0"/>
          <w:divBdr>
            <w:top w:val="none" w:sz="0" w:space="0" w:color="auto"/>
            <w:left w:val="none" w:sz="0" w:space="0" w:color="auto"/>
            <w:bottom w:val="none" w:sz="0" w:space="0" w:color="auto"/>
            <w:right w:val="none" w:sz="0" w:space="0" w:color="auto"/>
          </w:divBdr>
        </w:div>
        <w:div w:id="1281648538">
          <w:marLeft w:val="0"/>
          <w:marRight w:val="0"/>
          <w:marTop w:val="0"/>
          <w:marBottom w:val="0"/>
          <w:divBdr>
            <w:top w:val="none" w:sz="0" w:space="0" w:color="auto"/>
            <w:left w:val="none" w:sz="0" w:space="0" w:color="auto"/>
            <w:bottom w:val="none" w:sz="0" w:space="0" w:color="auto"/>
            <w:right w:val="none" w:sz="0" w:space="0" w:color="auto"/>
          </w:divBdr>
        </w:div>
        <w:div w:id="775710378">
          <w:marLeft w:val="0"/>
          <w:marRight w:val="0"/>
          <w:marTop w:val="0"/>
          <w:marBottom w:val="0"/>
          <w:divBdr>
            <w:top w:val="none" w:sz="0" w:space="0" w:color="auto"/>
            <w:left w:val="none" w:sz="0" w:space="0" w:color="auto"/>
            <w:bottom w:val="none" w:sz="0" w:space="0" w:color="auto"/>
            <w:right w:val="none" w:sz="0" w:space="0" w:color="auto"/>
          </w:divBdr>
        </w:div>
        <w:div w:id="928002479">
          <w:marLeft w:val="0"/>
          <w:marRight w:val="0"/>
          <w:marTop w:val="0"/>
          <w:marBottom w:val="0"/>
          <w:divBdr>
            <w:top w:val="none" w:sz="0" w:space="0" w:color="auto"/>
            <w:left w:val="none" w:sz="0" w:space="0" w:color="auto"/>
            <w:bottom w:val="none" w:sz="0" w:space="0" w:color="auto"/>
            <w:right w:val="none" w:sz="0" w:space="0" w:color="auto"/>
          </w:divBdr>
        </w:div>
        <w:div w:id="315113446">
          <w:marLeft w:val="0"/>
          <w:marRight w:val="0"/>
          <w:marTop w:val="0"/>
          <w:marBottom w:val="0"/>
          <w:divBdr>
            <w:top w:val="none" w:sz="0" w:space="0" w:color="auto"/>
            <w:left w:val="none" w:sz="0" w:space="0" w:color="auto"/>
            <w:bottom w:val="none" w:sz="0" w:space="0" w:color="auto"/>
            <w:right w:val="none" w:sz="0" w:space="0" w:color="auto"/>
          </w:divBdr>
        </w:div>
        <w:div w:id="1800416847">
          <w:marLeft w:val="0"/>
          <w:marRight w:val="0"/>
          <w:marTop w:val="0"/>
          <w:marBottom w:val="0"/>
          <w:divBdr>
            <w:top w:val="none" w:sz="0" w:space="0" w:color="auto"/>
            <w:left w:val="none" w:sz="0" w:space="0" w:color="auto"/>
            <w:bottom w:val="none" w:sz="0" w:space="0" w:color="auto"/>
            <w:right w:val="none" w:sz="0" w:space="0" w:color="auto"/>
          </w:divBdr>
        </w:div>
        <w:div w:id="507446332">
          <w:marLeft w:val="0"/>
          <w:marRight w:val="0"/>
          <w:marTop w:val="0"/>
          <w:marBottom w:val="0"/>
          <w:divBdr>
            <w:top w:val="none" w:sz="0" w:space="0" w:color="auto"/>
            <w:left w:val="none" w:sz="0" w:space="0" w:color="auto"/>
            <w:bottom w:val="none" w:sz="0" w:space="0" w:color="auto"/>
            <w:right w:val="none" w:sz="0" w:space="0" w:color="auto"/>
          </w:divBdr>
        </w:div>
        <w:div w:id="1968075307">
          <w:marLeft w:val="0"/>
          <w:marRight w:val="0"/>
          <w:marTop w:val="0"/>
          <w:marBottom w:val="0"/>
          <w:divBdr>
            <w:top w:val="none" w:sz="0" w:space="0" w:color="auto"/>
            <w:left w:val="none" w:sz="0" w:space="0" w:color="auto"/>
            <w:bottom w:val="none" w:sz="0" w:space="0" w:color="auto"/>
            <w:right w:val="none" w:sz="0" w:space="0" w:color="auto"/>
          </w:divBdr>
        </w:div>
        <w:div w:id="156771827">
          <w:marLeft w:val="0"/>
          <w:marRight w:val="0"/>
          <w:marTop w:val="0"/>
          <w:marBottom w:val="0"/>
          <w:divBdr>
            <w:top w:val="none" w:sz="0" w:space="0" w:color="auto"/>
            <w:left w:val="none" w:sz="0" w:space="0" w:color="auto"/>
            <w:bottom w:val="none" w:sz="0" w:space="0" w:color="auto"/>
            <w:right w:val="none" w:sz="0" w:space="0" w:color="auto"/>
          </w:divBdr>
        </w:div>
        <w:div w:id="1900819945">
          <w:marLeft w:val="0"/>
          <w:marRight w:val="0"/>
          <w:marTop w:val="0"/>
          <w:marBottom w:val="0"/>
          <w:divBdr>
            <w:top w:val="none" w:sz="0" w:space="0" w:color="auto"/>
            <w:left w:val="none" w:sz="0" w:space="0" w:color="auto"/>
            <w:bottom w:val="none" w:sz="0" w:space="0" w:color="auto"/>
            <w:right w:val="none" w:sz="0" w:space="0" w:color="auto"/>
          </w:divBdr>
        </w:div>
        <w:div w:id="1455637196">
          <w:marLeft w:val="0"/>
          <w:marRight w:val="0"/>
          <w:marTop w:val="0"/>
          <w:marBottom w:val="0"/>
          <w:divBdr>
            <w:top w:val="none" w:sz="0" w:space="0" w:color="auto"/>
            <w:left w:val="none" w:sz="0" w:space="0" w:color="auto"/>
            <w:bottom w:val="none" w:sz="0" w:space="0" w:color="auto"/>
            <w:right w:val="none" w:sz="0" w:space="0" w:color="auto"/>
          </w:divBdr>
        </w:div>
        <w:div w:id="427774153">
          <w:marLeft w:val="0"/>
          <w:marRight w:val="0"/>
          <w:marTop w:val="0"/>
          <w:marBottom w:val="0"/>
          <w:divBdr>
            <w:top w:val="none" w:sz="0" w:space="0" w:color="auto"/>
            <w:left w:val="none" w:sz="0" w:space="0" w:color="auto"/>
            <w:bottom w:val="none" w:sz="0" w:space="0" w:color="auto"/>
            <w:right w:val="none" w:sz="0" w:space="0" w:color="auto"/>
          </w:divBdr>
        </w:div>
        <w:div w:id="1266966175">
          <w:marLeft w:val="0"/>
          <w:marRight w:val="0"/>
          <w:marTop w:val="0"/>
          <w:marBottom w:val="0"/>
          <w:divBdr>
            <w:top w:val="none" w:sz="0" w:space="0" w:color="auto"/>
            <w:left w:val="none" w:sz="0" w:space="0" w:color="auto"/>
            <w:bottom w:val="none" w:sz="0" w:space="0" w:color="auto"/>
            <w:right w:val="none" w:sz="0" w:space="0" w:color="auto"/>
          </w:divBdr>
        </w:div>
        <w:div w:id="360327500">
          <w:marLeft w:val="0"/>
          <w:marRight w:val="0"/>
          <w:marTop w:val="0"/>
          <w:marBottom w:val="0"/>
          <w:divBdr>
            <w:top w:val="none" w:sz="0" w:space="0" w:color="auto"/>
            <w:left w:val="none" w:sz="0" w:space="0" w:color="auto"/>
            <w:bottom w:val="none" w:sz="0" w:space="0" w:color="auto"/>
            <w:right w:val="none" w:sz="0" w:space="0" w:color="auto"/>
          </w:divBdr>
        </w:div>
        <w:div w:id="1692796711">
          <w:marLeft w:val="0"/>
          <w:marRight w:val="0"/>
          <w:marTop w:val="0"/>
          <w:marBottom w:val="0"/>
          <w:divBdr>
            <w:top w:val="none" w:sz="0" w:space="0" w:color="auto"/>
            <w:left w:val="none" w:sz="0" w:space="0" w:color="auto"/>
            <w:bottom w:val="none" w:sz="0" w:space="0" w:color="auto"/>
            <w:right w:val="none" w:sz="0" w:space="0" w:color="auto"/>
          </w:divBdr>
        </w:div>
        <w:div w:id="1640106053">
          <w:marLeft w:val="0"/>
          <w:marRight w:val="0"/>
          <w:marTop w:val="0"/>
          <w:marBottom w:val="0"/>
          <w:divBdr>
            <w:top w:val="none" w:sz="0" w:space="0" w:color="auto"/>
            <w:left w:val="none" w:sz="0" w:space="0" w:color="auto"/>
            <w:bottom w:val="none" w:sz="0" w:space="0" w:color="auto"/>
            <w:right w:val="none" w:sz="0" w:space="0" w:color="auto"/>
          </w:divBdr>
        </w:div>
        <w:div w:id="1432504158">
          <w:marLeft w:val="0"/>
          <w:marRight w:val="0"/>
          <w:marTop w:val="0"/>
          <w:marBottom w:val="0"/>
          <w:divBdr>
            <w:top w:val="none" w:sz="0" w:space="0" w:color="auto"/>
            <w:left w:val="none" w:sz="0" w:space="0" w:color="auto"/>
            <w:bottom w:val="none" w:sz="0" w:space="0" w:color="auto"/>
            <w:right w:val="none" w:sz="0" w:space="0" w:color="auto"/>
          </w:divBdr>
        </w:div>
        <w:div w:id="2098011551">
          <w:marLeft w:val="0"/>
          <w:marRight w:val="0"/>
          <w:marTop w:val="0"/>
          <w:marBottom w:val="0"/>
          <w:divBdr>
            <w:top w:val="none" w:sz="0" w:space="0" w:color="auto"/>
            <w:left w:val="none" w:sz="0" w:space="0" w:color="auto"/>
            <w:bottom w:val="none" w:sz="0" w:space="0" w:color="auto"/>
            <w:right w:val="none" w:sz="0" w:space="0" w:color="auto"/>
          </w:divBdr>
        </w:div>
        <w:div w:id="2073192035">
          <w:marLeft w:val="0"/>
          <w:marRight w:val="0"/>
          <w:marTop w:val="0"/>
          <w:marBottom w:val="0"/>
          <w:divBdr>
            <w:top w:val="none" w:sz="0" w:space="0" w:color="auto"/>
            <w:left w:val="none" w:sz="0" w:space="0" w:color="auto"/>
            <w:bottom w:val="none" w:sz="0" w:space="0" w:color="auto"/>
            <w:right w:val="none" w:sz="0" w:space="0" w:color="auto"/>
          </w:divBdr>
        </w:div>
        <w:div w:id="329409492">
          <w:marLeft w:val="0"/>
          <w:marRight w:val="0"/>
          <w:marTop w:val="0"/>
          <w:marBottom w:val="0"/>
          <w:divBdr>
            <w:top w:val="none" w:sz="0" w:space="0" w:color="auto"/>
            <w:left w:val="none" w:sz="0" w:space="0" w:color="auto"/>
            <w:bottom w:val="none" w:sz="0" w:space="0" w:color="auto"/>
            <w:right w:val="none" w:sz="0" w:space="0" w:color="auto"/>
          </w:divBdr>
        </w:div>
        <w:div w:id="1523860294">
          <w:marLeft w:val="0"/>
          <w:marRight w:val="0"/>
          <w:marTop w:val="0"/>
          <w:marBottom w:val="0"/>
          <w:divBdr>
            <w:top w:val="none" w:sz="0" w:space="0" w:color="auto"/>
            <w:left w:val="none" w:sz="0" w:space="0" w:color="auto"/>
            <w:bottom w:val="none" w:sz="0" w:space="0" w:color="auto"/>
            <w:right w:val="none" w:sz="0" w:space="0" w:color="auto"/>
          </w:divBdr>
        </w:div>
        <w:div w:id="54622384">
          <w:marLeft w:val="0"/>
          <w:marRight w:val="0"/>
          <w:marTop w:val="0"/>
          <w:marBottom w:val="0"/>
          <w:divBdr>
            <w:top w:val="none" w:sz="0" w:space="0" w:color="auto"/>
            <w:left w:val="none" w:sz="0" w:space="0" w:color="auto"/>
            <w:bottom w:val="none" w:sz="0" w:space="0" w:color="auto"/>
            <w:right w:val="none" w:sz="0" w:space="0" w:color="auto"/>
          </w:divBdr>
        </w:div>
        <w:div w:id="459228593">
          <w:marLeft w:val="0"/>
          <w:marRight w:val="0"/>
          <w:marTop w:val="0"/>
          <w:marBottom w:val="0"/>
          <w:divBdr>
            <w:top w:val="none" w:sz="0" w:space="0" w:color="auto"/>
            <w:left w:val="none" w:sz="0" w:space="0" w:color="auto"/>
            <w:bottom w:val="none" w:sz="0" w:space="0" w:color="auto"/>
            <w:right w:val="none" w:sz="0" w:space="0" w:color="auto"/>
          </w:divBdr>
        </w:div>
        <w:div w:id="887378392">
          <w:marLeft w:val="0"/>
          <w:marRight w:val="0"/>
          <w:marTop w:val="0"/>
          <w:marBottom w:val="0"/>
          <w:divBdr>
            <w:top w:val="none" w:sz="0" w:space="0" w:color="auto"/>
            <w:left w:val="none" w:sz="0" w:space="0" w:color="auto"/>
            <w:bottom w:val="none" w:sz="0" w:space="0" w:color="auto"/>
            <w:right w:val="none" w:sz="0" w:space="0" w:color="auto"/>
          </w:divBdr>
        </w:div>
        <w:div w:id="2069262622">
          <w:marLeft w:val="0"/>
          <w:marRight w:val="0"/>
          <w:marTop w:val="0"/>
          <w:marBottom w:val="0"/>
          <w:divBdr>
            <w:top w:val="none" w:sz="0" w:space="0" w:color="auto"/>
            <w:left w:val="none" w:sz="0" w:space="0" w:color="auto"/>
            <w:bottom w:val="none" w:sz="0" w:space="0" w:color="auto"/>
            <w:right w:val="none" w:sz="0" w:space="0" w:color="auto"/>
          </w:divBdr>
        </w:div>
        <w:div w:id="722557005">
          <w:marLeft w:val="0"/>
          <w:marRight w:val="0"/>
          <w:marTop w:val="0"/>
          <w:marBottom w:val="0"/>
          <w:divBdr>
            <w:top w:val="none" w:sz="0" w:space="0" w:color="auto"/>
            <w:left w:val="none" w:sz="0" w:space="0" w:color="auto"/>
            <w:bottom w:val="none" w:sz="0" w:space="0" w:color="auto"/>
            <w:right w:val="none" w:sz="0" w:space="0" w:color="auto"/>
          </w:divBdr>
        </w:div>
        <w:div w:id="873616370">
          <w:marLeft w:val="0"/>
          <w:marRight w:val="0"/>
          <w:marTop w:val="0"/>
          <w:marBottom w:val="0"/>
          <w:divBdr>
            <w:top w:val="none" w:sz="0" w:space="0" w:color="auto"/>
            <w:left w:val="none" w:sz="0" w:space="0" w:color="auto"/>
            <w:bottom w:val="none" w:sz="0" w:space="0" w:color="auto"/>
            <w:right w:val="none" w:sz="0" w:space="0" w:color="auto"/>
          </w:divBdr>
        </w:div>
        <w:div w:id="2131581149">
          <w:marLeft w:val="0"/>
          <w:marRight w:val="0"/>
          <w:marTop w:val="0"/>
          <w:marBottom w:val="0"/>
          <w:divBdr>
            <w:top w:val="none" w:sz="0" w:space="0" w:color="auto"/>
            <w:left w:val="none" w:sz="0" w:space="0" w:color="auto"/>
            <w:bottom w:val="none" w:sz="0" w:space="0" w:color="auto"/>
            <w:right w:val="none" w:sz="0" w:space="0" w:color="auto"/>
          </w:divBdr>
        </w:div>
        <w:div w:id="631987212">
          <w:marLeft w:val="0"/>
          <w:marRight w:val="0"/>
          <w:marTop w:val="0"/>
          <w:marBottom w:val="0"/>
          <w:divBdr>
            <w:top w:val="none" w:sz="0" w:space="0" w:color="auto"/>
            <w:left w:val="none" w:sz="0" w:space="0" w:color="auto"/>
            <w:bottom w:val="none" w:sz="0" w:space="0" w:color="auto"/>
            <w:right w:val="none" w:sz="0" w:space="0" w:color="auto"/>
          </w:divBdr>
        </w:div>
        <w:div w:id="1725594900">
          <w:marLeft w:val="0"/>
          <w:marRight w:val="0"/>
          <w:marTop w:val="0"/>
          <w:marBottom w:val="0"/>
          <w:divBdr>
            <w:top w:val="none" w:sz="0" w:space="0" w:color="auto"/>
            <w:left w:val="none" w:sz="0" w:space="0" w:color="auto"/>
            <w:bottom w:val="none" w:sz="0" w:space="0" w:color="auto"/>
            <w:right w:val="none" w:sz="0" w:space="0" w:color="auto"/>
          </w:divBdr>
        </w:div>
        <w:div w:id="536427695">
          <w:marLeft w:val="0"/>
          <w:marRight w:val="0"/>
          <w:marTop w:val="0"/>
          <w:marBottom w:val="0"/>
          <w:divBdr>
            <w:top w:val="none" w:sz="0" w:space="0" w:color="auto"/>
            <w:left w:val="none" w:sz="0" w:space="0" w:color="auto"/>
            <w:bottom w:val="none" w:sz="0" w:space="0" w:color="auto"/>
            <w:right w:val="none" w:sz="0" w:space="0" w:color="auto"/>
          </w:divBdr>
        </w:div>
        <w:div w:id="594821521">
          <w:marLeft w:val="0"/>
          <w:marRight w:val="0"/>
          <w:marTop w:val="0"/>
          <w:marBottom w:val="0"/>
          <w:divBdr>
            <w:top w:val="none" w:sz="0" w:space="0" w:color="auto"/>
            <w:left w:val="none" w:sz="0" w:space="0" w:color="auto"/>
            <w:bottom w:val="none" w:sz="0" w:space="0" w:color="auto"/>
            <w:right w:val="none" w:sz="0" w:space="0" w:color="auto"/>
          </w:divBdr>
        </w:div>
        <w:div w:id="1612972624">
          <w:marLeft w:val="0"/>
          <w:marRight w:val="0"/>
          <w:marTop w:val="0"/>
          <w:marBottom w:val="0"/>
          <w:divBdr>
            <w:top w:val="none" w:sz="0" w:space="0" w:color="auto"/>
            <w:left w:val="none" w:sz="0" w:space="0" w:color="auto"/>
            <w:bottom w:val="none" w:sz="0" w:space="0" w:color="auto"/>
            <w:right w:val="none" w:sz="0" w:space="0" w:color="auto"/>
          </w:divBdr>
        </w:div>
        <w:div w:id="885720948">
          <w:marLeft w:val="0"/>
          <w:marRight w:val="0"/>
          <w:marTop w:val="0"/>
          <w:marBottom w:val="0"/>
          <w:divBdr>
            <w:top w:val="none" w:sz="0" w:space="0" w:color="auto"/>
            <w:left w:val="none" w:sz="0" w:space="0" w:color="auto"/>
            <w:bottom w:val="none" w:sz="0" w:space="0" w:color="auto"/>
            <w:right w:val="none" w:sz="0" w:space="0" w:color="auto"/>
          </w:divBdr>
        </w:div>
        <w:div w:id="1814718416">
          <w:marLeft w:val="0"/>
          <w:marRight w:val="0"/>
          <w:marTop w:val="0"/>
          <w:marBottom w:val="0"/>
          <w:divBdr>
            <w:top w:val="none" w:sz="0" w:space="0" w:color="auto"/>
            <w:left w:val="none" w:sz="0" w:space="0" w:color="auto"/>
            <w:bottom w:val="none" w:sz="0" w:space="0" w:color="auto"/>
            <w:right w:val="none" w:sz="0" w:space="0" w:color="auto"/>
          </w:divBdr>
        </w:div>
      </w:divsChild>
    </w:div>
    <w:div w:id="1155681745">
      <w:bodyDiv w:val="1"/>
      <w:marLeft w:val="0"/>
      <w:marRight w:val="0"/>
      <w:marTop w:val="0"/>
      <w:marBottom w:val="0"/>
      <w:divBdr>
        <w:top w:val="none" w:sz="0" w:space="0" w:color="auto"/>
        <w:left w:val="none" w:sz="0" w:space="0" w:color="auto"/>
        <w:bottom w:val="none" w:sz="0" w:space="0" w:color="auto"/>
        <w:right w:val="none" w:sz="0" w:space="0" w:color="auto"/>
      </w:divBdr>
    </w:div>
    <w:div w:id="1155798692">
      <w:bodyDiv w:val="1"/>
      <w:marLeft w:val="0"/>
      <w:marRight w:val="0"/>
      <w:marTop w:val="0"/>
      <w:marBottom w:val="0"/>
      <w:divBdr>
        <w:top w:val="none" w:sz="0" w:space="0" w:color="auto"/>
        <w:left w:val="none" w:sz="0" w:space="0" w:color="auto"/>
        <w:bottom w:val="none" w:sz="0" w:space="0" w:color="auto"/>
        <w:right w:val="none" w:sz="0" w:space="0" w:color="auto"/>
      </w:divBdr>
      <w:divsChild>
        <w:div w:id="1943562761">
          <w:marLeft w:val="640"/>
          <w:marRight w:val="0"/>
          <w:marTop w:val="0"/>
          <w:marBottom w:val="0"/>
          <w:divBdr>
            <w:top w:val="none" w:sz="0" w:space="0" w:color="auto"/>
            <w:left w:val="none" w:sz="0" w:space="0" w:color="auto"/>
            <w:bottom w:val="none" w:sz="0" w:space="0" w:color="auto"/>
            <w:right w:val="none" w:sz="0" w:space="0" w:color="auto"/>
          </w:divBdr>
        </w:div>
        <w:div w:id="1963538966">
          <w:marLeft w:val="640"/>
          <w:marRight w:val="0"/>
          <w:marTop w:val="0"/>
          <w:marBottom w:val="0"/>
          <w:divBdr>
            <w:top w:val="none" w:sz="0" w:space="0" w:color="auto"/>
            <w:left w:val="none" w:sz="0" w:space="0" w:color="auto"/>
            <w:bottom w:val="none" w:sz="0" w:space="0" w:color="auto"/>
            <w:right w:val="none" w:sz="0" w:space="0" w:color="auto"/>
          </w:divBdr>
        </w:div>
        <w:div w:id="1948003392">
          <w:marLeft w:val="640"/>
          <w:marRight w:val="0"/>
          <w:marTop w:val="0"/>
          <w:marBottom w:val="0"/>
          <w:divBdr>
            <w:top w:val="none" w:sz="0" w:space="0" w:color="auto"/>
            <w:left w:val="none" w:sz="0" w:space="0" w:color="auto"/>
            <w:bottom w:val="none" w:sz="0" w:space="0" w:color="auto"/>
            <w:right w:val="none" w:sz="0" w:space="0" w:color="auto"/>
          </w:divBdr>
        </w:div>
        <w:div w:id="705524441">
          <w:marLeft w:val="640"/>
          <w:marRight w:val="0"/>
          <w:marTop w:val="0"/>
          <w:marBottom w:val="0"/>
          <w:divBdr>
            <w:top w:val="none" w:sz="0" w:space="0" w:color="auto"/>
            <w:left w:val="none" w:sz="0" w:space="0" w:color="auto"/>
            <w:bottom w:val="none" w:sz="0" w:space="0" w:color="auto"/>
            <w:right w:val="none" w:sz="0" w:space="0" w:color="auto"/>
          </w:divBdr>
        </w:div>
        <w:div w:id="434634761">
          <w:marLeft w:val="640"/>
          <w:marRight w:val="0"/>
          <w:marTop w:val="0"/>
          <w:marBottom w:val="0"/>
          <w:divBdr>
            <w:top w:val="none" w:sz="0" w:space="0" w:color="auto"/>
            <w:left w:val="none" w:sz="0" w:space="0" w:color="auto"/>
            <w:bottom w:val="none" w:sz="0" w:space="0" w:color="auto"/>
            <w:right w:val="none" w:sz="0" w:space="0" w:color="auto"/>
          </w:divBdr>
        </w:div>
        <w:div w:id="1503473651">
          <w:marLeft w:val="640"/>
          <w:marRight w:val="0"/>
          <w:marTop w:val="0"/>
          <w:marBottom w:val="0"/>
          <w:divBdr>
            <w:top w:val="none" w:sz="0" w:space="0" w:color="auto"/>
            <w:left w:val="none" w:sz="0" w:space="0" w:color="auto"/>
            <w:bottom w:val="none" w:sz="0" w:space="0" w:color="auto"/>
            <w:right w:val="none" w:sz="0" w:space="0" w:color="auto"/>
          </w:divBdr>
        </w:div>
        <w:div w:id="446433915">
          <w:marLeft w:val="640"/>
          <w:marRight w:val="0"/>
          <w:marTop w:val="0"/>
          <w:marBottom w:val="0"/>
          <w:divBdr>
            <w:top w:val="none" w:sz="0" w:space="0" w:color="auto"/>
            <w:left w:val="none" w:sz="0" w:space="0" w:color="auto"/>
            <w:bottom w:val="none" w:sz="0" w:space="0" w:color="auto"/>
            <w:right w:val="none" w:sz="0" w:space="0" w:color="auto"/>
          </w:divBdr>
        </w:div>
        <w:div w:id="548882281">
          <w:marLeft w:val="640"/>
          <w:marRight w:val="0"/>
          <w:marTop w:val="0"/>
          <w:marBottom w:val="0"/>
          <w:divBdr>
            <w:top w:val="none" w:sz="0" w:space="0" w:color="auto"/>
            <w:left w:val="none" w:sz="0" w:space="0" w:color="auto"/>
            <w:bottom w:val="none" w:sz="0" w:space="0" w:color="auto"/>
            <w:right w:val="none" w:sz="0" w:space="0" w:color="auto"/>
          </w:divBdr>
        </w:div>
        <w:div w:id="790199757">
          <w:marLeft w:val="640"/>
          <w:marRight w:val="0"/>
          <w:marTop w:val="0"/>
          <w:marBottom w:val="0"/>
          <w:divBdr>
            <w:top w:val="none" w:sz="0" w:space="0" w:color="auto"/>
            <w:left w:val="none" w:sz="0" w:space="0" w:color="auto"/>
            <w:bottom w:val="none" w:sz="0" w:space="0" w:color="auto"/>
            <w:right w:val="none" w:sz="0" w:space="0" w:color="auto"/>
          </w:divBdr>
        </w:div>
        <w:div w:id="1514344223">
          <w:marLeft w:val="640"/>
          <w:marRight w:val="0"/>
          <w:marTop w:val="0"/>
          <w:marBottom w:val="0"/>
          <w:divBdr>
            <w:top w:val="none" w:sz="0" w:space="0" w:color="auto"/>
            <w:left w:val="none" w:sz="0" w:space="0" w:color="auto"/>
            <w:bottom w:val="none" w:sz="0" w:space="0" w:color="auto"/>
            <w:right w:val="none" w:sz="0" w:space="0" w:color="auto"/>
          </w:divBdr>
        </w:div>
        <w:div w:id="686294591">
          <w:marLeft w:val="640"/>
          <w:marRight w:val="0"/>
          <w:marTop w:val="0"/>
          <w:marBottom w:val="0"/>
          <w:divBdr>
            <w:top w:val="none" w:sz="0" w:space="0" w:color="auto"/>
            <w:left w:val="none" w:sz="0" w:space="0" w:color="auto"/>
            <w:bottom w:val="none" w:sz="0" w:space="0" w:color="auto"/>
            <w:right w:val="none" w:sz="0" w:space="0" w:color="auto"/>
          </w:divBdr>
        </w:div>
        <w:div w:id="584992779">
          <w:marLeft w:val="640"/>
          <w:marRight w:val="0"/>
          <w:marTop w:val="0"/>
          <w:marBottom w:val="0"/>
          <w:divBdr>
            <w:top w:val="none" w:sz="0" w:space="0" w:color="auto"/>
            <w:left w:val="none" w:sz="0" w:space="0" w:color="auto"/>
            <w:bottom w:val="none" w:sz="0" w:space="0" w:color="auto"/>
            <w:right w:val="none" w:sz="0" w:space="0" w:color="auto"/>
          </w:divBdr>
        </w:div>
        <w:div w:id="1486168236">
          <w:marLeft w:val="640"/>
          <w:marRight w:val="0"/>
          <w:marTop w:val="0"/>
          <w:marBottom w:val="0"/>
          <w:divBdr>
            <w:top w:val="none" w:sz="0" w:space="0" w:color="auto"/>
            <w:left w:val="none" w:sz="0" w:space="0" w:color="auto"/>
            <w:bottom w:val="none" w:sz="0" w:space="0" w:color="auto"/>
            <w:right w:val="none" w:sz="0" w:space="0" w:color="auto"/>
          </w:divBdr>
        </w:div>
        <w:div w:id="1993948407">
          <w:marLeft w:val="640"/>
          <w:marRight w:val="0"/>
          <w:marTop w:val="0"/>
          <w:marBottom w:val="0"/>
          <w:divBdr>
            <w:top w:val="none" w:sz="0" w:space="0" w:color="auto"/>
            <w:left w:val="none" w:sz="0" w:space="0" w:color="auto"/>
            <w:bottom w:val="none" w:sz="0" w:space="0" w:color="auto"/>
            <w:right w:val="none" w:sz="0" w:space="0" w:color="auto"/>
          </w:divBdr>
        </w:div>
        <w:div w:id="2095778920">
          <w:marLeft w:val="640"/>
          <w:marRight w:val="0"/>
          <w:marTop w:val="0"/>
          <w:marBottom w:val="0"/>
          <w:divBdr>
            <w:top w:val="none" w:sz="0" w:space="0" w:color="auto"/>
            <w:left w:val="none" w:sz="0" w:space="0" w:color="auto"/>
            <w:bottom w:val="none" w:sz="0" w:space="0" w:color="auto"/>
            <w:right w:val="none" w:sz="0" w:space="0" w:color="auto"/>
          </w:divBdr>
        </w:div>
        <w:div w:id="52968048">
          <w:marLeft w:val="640"/>
          <w:marRight w:val="0"/>
          <w:marTop w:val="0"/>
          <w:marBottom w:val="0"/>
          <w:divBdr>
            <w:top w:val="none" w:sz="0" w:space="0" w:color="auto"/>
            <w:left w:val="none" w:sz="0" w:space="0" w:color="auto"/>
            <w:bottom w:val="none" w:sz="0" w:space="0" w:color="auto"/>
            <w:right w:val="none" w:sz="0" w:space="0" w:color="auto"/>
          </w:divBdr>
        </w:div>
        <w:div w:id="1949460535">
          <w:marLeft w:val="640"/>
          <w:marRight w:val="0"/>
          <w:marTop w:val="0"/>
          <w:marBottom w:val="0"/>
          <w:divBdr>
            <w:top w:val="none" w:sz="0" w:space="0" w:color="auto"/>
            <w:left w:val="none" w:sz="0" w:space="0" w:color="auto"/>
            <w:bottom w:val="none" w:sz="0" w:space="0" w:color="auto"/>
            <w:right w:val="none" w:sz="0" w:space="0" w:color="auto"/>
          </w:divBdr>
        </w:div>
        <w:div w:id="1060132312">
          <w:marLeft w:val="640"/>
          <w:marRight w:val="0"/>
          <w:marTop w:val="0"/>
          <w:marBottom w:val="0"/>
          <w:divBdr>
            <w:top w:val="none" w:sz="0" w:space="0" w:color="auto"/>
            <w:left w:val="none" w:sz="0" w:space="0" w:color="auto"/>
            <w:bottom w:val="none" w:sz="0" w:space="0" w:color="auto"/>
            <w:right w:val="none" w:sz="0" w:space="0" w:color="auto"/>
          </w:divBdr>
        </w:div>
        <w:div w:id="1649478615">
          <w:marLeft w:val="640"/>
          <w:marRight w:val="0"/>
          <w:marTop w:val="0"/>
          <w:marBottom w:val="0"/>
          <w:divBdr>
            <w:top w:val="none" w:sz="0" w:space="0" w:color="auto"/>
            <w:left w:val="none" w:sz="0" w:space="0" w:color="auto"/>
            <w:bottom w:val="none" w:sz="0" w:space="0" w:color="auto"/>
            <w:right w:val="none" w:sz="0" w:space="0" w:color="auto"/>
          </w:divBdr>
        </w:div>
        <w:div w:id="1356033429">
          <w:marLeft w:val="640"/>
          <w:marRight w:val="0"/>
          <w:marTop w:val="0"/>
          <w:marBottom w:val="0"/>
          <w:divBdr>
            <w:top w:val="none" w:sz="0" w:space="0" w:color="auto"/>
            <w:left w:val="none" w:sz="0" w:space="0" w:color="auto"/>
            <w:bottom w:val="none" w:sz="0" w:space="0" w:color="auto"/>
            <w:right w:val="none" w:sz="0" w:space="0" w:color="auto"/>
          </w:divBdr>
        </w:div>
        <w:div w:id="177813638">
          <w:marLeft w:val="640"/>
          <w:marRight w:val="0"/>
          <w:marTop w:val="0"/>
          <w:marBottom w:val="0"/>
          <w:divBdr>
            <w:top w:val="none" w:sz="0" w:space="0" w:color="auto"/>
            <w:left w:val="none" w:sz="0" w:space="0" w:color="auto"/>
            <w:bottom w:val="none" w:sz="0" w:space="0" w:color="auto"/>
            <w:right w:val="none" w:sz="0" w:space="0" w:color="auto"/>
          </w:divBdr>
        </w:div>
        <w:div w:id="31276087">
          <w:marLeft w:val="640"/>
          <w:marRight w:val="0"/>
          <w:marTop w:val="0"/>
          <w:marBottom w:val="0"/>
          <w:divBdr>
            <w:top w:val="none" w:sz="0" w:space="0" w:color="auto"/>
            <w:left w:val="none" w:sz="0" w:space="0" w:color="auto"/>
            <w:bottom w:val="none" w:sz="0" w:space="0" w:color="auto"/>
            <w:right w:val="none" w:sz="0" w:space="0" w:color="auto"/>
          </w:divBdr>
        </w:div>
        <w:div w:id="446658561">
          <w:marLeft w:val="640"/>
          <w:marRight w:val="0"/>
          <w:marTop w:val="0"/>
          <w:marBottom w:val="0"/>
          <w:divBdr>
            <w:top w:val="none" w:sz="0" w:space="0" w:color="auto"/>
            <w:left w:val="none" w:sz="0" w:space="0" w:color="auto"/>
            <w:bottom w:val="none" w:sz="0" w:space="0" w:color="auto"/>
            <w:right w:val="none" w:sz="0" w:space="0" w:color="auto"/>
          </w:divBdr>
        </w:div>
        <w:div w:id="1861623726">
          <w:marLeft w:val="640"/>
          <w:marRight w:val="0"/>
          <w:marTop w:val="0"/>
          <w:marBottom w:val="0"/>
          <w:divBdr>
            <w:top w:val="none" w:sz="0" w:space="0" w:color="auto"/>
            <w:left w:val="none" w:sz="0" w:space="0" w:color="auto"/>
            <w:bottom w:val="none" w:sz="0" w:space="0" w:color="auto"/>
            <w:right w:val="none" w:sz="0" w:space="0" w:color="auto"/>
          </w:divBdr>
        </w:div>
        <w:div w:id="1775780303">
          <w:marLeft w:val="640"/>
          <w:marRight w:val="0"/>
          <w:marTop w:val="0"/>
          <w:marBottom w:val="0"/>
          <w:divBdr>
            <w:top w:val="none" w:sz="0" w:space="0" w:color="auto"/>
            <w:left w:val="none" w:sz="0" w:space="0" w:color="auto"/>
            <w:bottom w:val="none" w:sz="0" w:space="0" w:color="auto"/>
            <w:right w:val="none" w:sz="0" w:space="0" w:color="auto"/>
          </w:divBdr>
        </w:div>
        <w:div w:id="828254611">
          <w:marLeft w:val="640"/>
          <w:marRight w:val="0"/>
          <w:marTop w:val="0"/>
          <w:marBottom w:val="0"/>
          <w:divBdr>
            <w:top w:val="none" w:sz="0" w:space="0" w:color="auto"/>
            <w:left w:val="none" w:sz="0" w:space="0" w:color="auto"/>
            <w:bottom w:val="none" w:sz="0" w:space="0" w:color="auto"/>
            <w:right w:val="none" w:sz="0" w:space="0" w:color="auto"/>
          </w:divBdr>
        </w:div>
        <w:div w:id="53703289">
          <w:marLeft w:val="640"/>
          <w:marRight w:val="0"/>
          <w:marTop w:val="0"/>
          <w:marBottom w:val="0"/>
          <w:divBdr>
            <w:top w:val="none" w:sz="0" w:space="0" w:color="auto"/>
            <w:left w:val="none" w:sz="0" w:space="0" w:color="auto"/>
            <w:bottom w:val="none" w:sz="0" w:space="0" w:color="auto"/>
            <w:right w:val="none" w:sz="0" w:space="0" w:color="auto"/>
          </w:divBdr>
        </w:div>
        <w:div w:id="954823860">
          <w:marLeft w:val="640"/>
          <w:marRight w:val="0"/>
          <w:marTop w:val="0"/>
          <w:marBottom w:val="0"/>
          <w:divBdr>
            <w:top w:val="none" w:sz="0" w:space="0" w:color="auto"/>
            <w:left w:val="none" w:sz="0" w:space="0" w:color="auto"/>
            <w:bottom w:val="none" w:sz="0" w:space="0" w:color="auto"/>
            <w:right w:val="none" w:sz="0" w:space="0" w:color="auto"/>
          </w:divBdr>
        </w:div>
        <w:div w:id="1385175301">
          <w:marLeft w:val="640"/>
          <w:marRight w:val="0"/>
          <w:marTop w:val="0"/>
          <w:marBottom w:val="0"/>
          <w:divBdr>
            <w:top w:val="none" w:sz="0" w:space="0" w:color="auto"/>
            <w:left w:val="none" w:sz="0" w:space="0" w:color="auto"/>
            <w:bottom w:val="none" w:sz="0" w:space="0" w:color="auto"/>
            <w:right w:val="none" w:sz="0" w:space="0" w:color="auto"/>
          </w:divBdr>
        </w:div>
        <w:div w:id="1608804885">
          <w:marLeft w:val="640"/>
          <w:marRight w:val="0"/>
          <w:marTop w:val="0"/>
          <w:marBottom w:val="0"/>
          <w:divBdr>
            <w:top w:val="none" w:sz="0" w:space="0" w:color="auto"/>
            <w:left w:val="none" w:sz="0" w:space="0" w:color="auto"/>
            <w:bottom w:val="none" w:sz="0" w:space="0" w:color="auto"/>
            <w:right w:val="none" w:sz="0" w:space="0" w:color="auto"/>
          </w:divBdr>
        </w:div>
        <w:div w:id="1160390867">
          <w:marLeft w:val="640"/>
          <w:marRight w:val="0"/>
          <w:marTop w:val="0"/>
          <w:marBottom w:val="0"/>
          <w:divBdr>
            <w:top w:val="none" w:sz="0" w:space="0" w:color="auto"/>
            <w:left w:val="none" w:sz="0" w:space="0" w:color="auto"/>
            <w:bottom w:val="none" w:sz="0" w:space="0" w:color="auto"/>
            <w:right w:val="none" w:sz="0" w:space="0" w:color="auto"/>
          </w:divBdr>
        </w:div>
        <w:div w:id="1119689595">
          <w:marLeft w:val="640"/>
          <w:marRight w:val="0"/>
          <w:marTop w:val="0"/>
          <w:marBottom w:val="0"/>
          <w:divBdr>
            <w:top w:val="none" w:sz="0" w:space="0" w:color="auto"/>
            <w:left w:val="none" w:sz="0" w:space="0" w:color="auto"/>
            <w:bottom w:val="none" w:sz="0" w:space="0" w:color="auto"/>
            <w:right w:val="none" w:sz="0" w:space="0" w:color="auto"/>
          </w:divBdr>
        </w:div>
        <w:div w:id="1501505204">
          <w:marLeft w:val="640"/>
          <w:marRight w:val="0"/>
          <w:marTop w:val="0"/>
          <w:marBottom w:val="0"/>
          <w:divBdr>
            <w:top w:val="none" w:sz="0" w:space="0" w:color="auto"/>
            <w:left w:val="none" w:sz="0" w:space="0" w:color="auto"/>
            <w:bottom w:val="none" w:sz="0" w:space="0" w:color="auto"/>
            <w:right w:val="none" w:sz="0" w:space="0" w:color="auto"/>
          </w:divBdr>
        </w:div>
        <w:div w:id="1539581554">
          <w:marLeft w:val="640"/>
          <w:marRight w:val="0"/>
          <w:marTop w:val="0"/>
          <w:marBottom w:val="0"/>
          <w:divBdr>
            <w:top w:val="none" w:sz="0" w:space="0" w:color="auto"/>
            <w:left w:val="none" w:sz="0" w:space="0" w:color="auto"/>
            <w:bottom w:val="none" w:sz="0" w:space="0" w:color="auto"/>
            <w:right w:val="none" w:sz="0" w:space="0" w:color="auto"/>
          </w:divBdr>
        </w:div>
        <w:div w:id="1896775329">
          <w:marLeft w:val="640"/>
          <w:marRight w:val="0"/>
          <w:marTop w:val="0"/>
          <w:marBottom w:val="0"/>
          <w:divBdr>
            <w:top w:val="none" w:sz="0" w:space="0" w:color="auto"/>
            <w:left w:val="none" w:sz="0" w:space="0" w:color="auto"/>
            <w:bottom w:val="none" w:sz="0" w:space="0" w:color="auto"/>
            <w:right w:val="none" w:sz="0" w:space="0" w:color="auto"/>
          </w:divBdr>
        </w:div>
        <w:div w:id="388263729">
          <w:marLeft w:val="640"/>
          <w:marRight w:val="0"/>
          <w:marTop w:val="0"/>
          <w:marBottom w:val="0"/>
          <w:divBdr>
            <w:top w:val="none" w:sz="0" w:space="0" w:color="auto"/>
            <w:left w:val="none" w:sz="0" w:space="0" w:color="auto"/>
            <w:bottom w:val="none" w:sz="0" w:space="0" w:color="auto"/>
            <w:right w:val="none" w:sz="0" w:space="0" w:color="auto"/>
          </w:divBdr>
        </w:div>
        <w:div w:id="1143817735">
          <w:marLeft w:val="640"/>
          <w:marRight w:val="0"/>
          <w:marTop w:val="0"/>
          <w:marBottom w:val="0"/>
          <w:divBdr>
            <w:top w:val="none" w:sz="0" w:space="0" w:color="auto"/>
            <w:left w:val="none" w:sz="0" w:space="0" w:color="auto"/>
            <w:bottom w:val="none" w:sz="0" w:space="0" w:color="auto"/>
            <w:right w:val="none" w:sz="0" w:space="0" w:color="auto"/>
          </w:divBdr>
        </w:div>
        <w:div w:id="132332737">
          <w:marLeft w:val="640"/>
          <w:marRight w:val="0"/>
          <w:marTop w:val="0"/>
          <w:marBottom w:val="0"/>
          <w:divBdr>
            <w:top w:val="none" w:sz="0" w:space="0" w:color="auto"/>
            <w:left w:val="none" w:sz="0" w:space="0" w:color="auto"/>
            <w:bottom w:val="none" w:sz="0" w:space="0" w:color="auto"/>
            <w:right w:val="none" w:sz="0" w:space="0" w:color="auto"/>
          </w:divBdr>
        </w:div>
        <w:div w:id="1353335710">
          <w:marLeft w:val="640"/>
          <w:marRight w:val="0"/>
          <w:marTop w:val="0"/>
          <w:marBottom w:val="0"/>
          <w:divBdr>
            <w:top w:val="none" w:sz="0" w:space="0" w:color="auto"/>
            <w:left w:val="none" w:sz="0" w:space="0" w:color="auto"/>
            <w:bottom w:val="none" w:sz="0" w:space="0" w:color="auto"/>
            <w:right w:val="none" w:sz="0" w:space="0" w:color="auto"/>
          </w:divBdr>
        </w:div>
        <w:div w:id="681278238">
          <w:marLeft w:val="640"/>
          <w:marRight w:val="0"/>
          <w:marTop w:val="0"/>
          <w:marBottom w:val="0"/>
          <w:divBdr>
            <w:top w:val="none" w:sz="0" w:space="0" w:color="auto"/>
            <w:left w:val="none" w:sz="0" w:space="0" w:color="auto"/>
            <w:bottom w:val="none" w:sz="0" w:space="0" w:color="auto"/>
            <w:right w:val="none" w:sz="0" w:space="0" w:color="auto"/>
          </w:divBdr>
        </w:div>
        <w:div w:id="1652441165">
          <w:marLeft w:val="640"/>
          <w:marRight w:val="0"/>
          <w:marTop w:val="0"/>
          <w:marBottom w:val="0"/>
          <w:divBdr>
            <w:top w:val="none" w:sz="0" w:space="0" w:color="auto"/>
            <w:left w:val="none" w:sz="0" w:space="0" w:color="auto"/>
            <w:bottom w:val="none" w:sz="0" w:space="0" w:color="auto"/>
            <w:right w:val="none" w:sz="0" w:space="0" w:color="auto"/>
          </w:divBdr>
        </w:div>
        <w:div w:id="1912617770">
          <w:marLeft w:val="640"/>
          <w:marRight w:val="0"/>
          <w:marTop w:val="0"/>
          <w:marBottom w:val="0"/>
          <w:divBdr>
            <w:top w:val="none" w:sz="0" w:space="0" w:color="auto"/>
            <w:left w:val="none" w:sz="0" w:space="0" w:color="auto"/>
            <w:bottom w:val="none" w:sz="0" w:space="0" w:color="auto"/>
            <w:right w:val="none" w:sz="0" w:space="0" w:color="auto"/>
          </w:divBdr>
        </w:div>
        <w:div w:id="1461339268">
          <w:marLeft w:val="640"/>
          <w:marRight w:val="0"/>
          <w:marTop w:val="0"/>
          <w:marBottom w:val="0"/>
          <w:divBdr>
            <w:top w:val="none" w:sz="0" w:space="0" w:color="auto"/>
            <w:left w:val="none" w:sz="0" w:space="0" w:color="auto"/>
            <w:bottom w:val="none" w:sz="0" w:space="0" w:color="auto"/>
            <w:right w:val="none" w:sz="0" w:space="0" w:color="auto"/>
          </w:divBdr>
        </w:div>
        <w:div w:id="247925324">
          <w:marLeft w:val="640"/>
          <w:marRight w:val="0"/>
          <w:marTop w:val="0"/>
          <w:marBottom w:val="0"/>
          <w:divBdr>
            <w:top w:val="none" w:sz="0" w:space="0" w:color="auto"/>
            <w:left w:val="none" w:sz="0" w:space="0" w:color="auto"/>
            <w:bottom w:val="none" w:sz="0" w:space="0" w:color="auto"/>
            <w:right w:val="none" w:sz="0" w:space="0" w:color="auto"/>
          </w:divBdr>
        </w:div>
        <w:div w:id="62872495">
          <w:marLeft w:val="640"/>
          <w:marRight w:val="0"/>
          <w:marTop w:val="0"/>
          <w:marBottom w:val="0"/>
          <w:divBdr>
            <w:top w:val="none" w:sz="0" w:space="0" w:color="auto"/>
            <w:left w:val="none" w:sz="0" w:space="0" w:color="auto"/>
            <w:bottom w:val="none" w:sz="0" w:space="0" w:color="auto"/>
            <w:right w:val="none" w:sz="0" w:space="0" w:color="auto"/>
          </w:divBdr>
        </w:div>
        <w:div w:id="1490709445">
          <w:marLeft w:val="640"/>
          <w:marRight w:val="0"/>
          <w:marTop w:val="0"/>
          <w:marBottom w:val="0"/>
          <w:divBdr>
            <w:top w:val="none" w:sz="0" w:space="0" w:color="auto"/>
            <w:left w:val="none" w:sz="0" w:space="0" w:color="auto"/>
            <w:bottom w:val="none" w:sz="0" w:space="0" w:color="auto"/>
            <w:right w:val="none" w:sz="0" w:space="0" w:color="auto"/>
          </w:divBdr>
        </w:div>
        <w:div w:id="225143557">
          <w:marLeft w:val="640"/>
          <w:marRight w:val="0"/>
          <w:marTop w:val="0"/>
          <w:marBottom w:val="0"/>
          <w:divBdr>
            <w:top w:val="none" w:sz="0" w:space="0" w:color="auto"/>
            <w:left w:val="none" w:sz="0" w:space="0" w:color="auto"/>
            <w:bottom w:val="none" w:sz="0" w:space="0" w:color="auto"/>
            <w:right w:val="none" w:sz="0" w:space="0" w:color="auto"/>
          </w:divBdr>
        </w:div>
      </w:divsChild>
    </w:div>
    <w:div w:id="1156146907">
      <w:bodyDiv w:val="1"/>
      <w:marLeft w:val="0"/>
      <w:marRight w:val="0"/>
      <w:marTop w:val="0"/>
      <w:marBottom w:val="0"/>
      <w:divBdr>
        <w:top w:val="none" w:sz="0" w:space="0" w:color="auto"/>
        <w:left w:val="none" w:sz="0" w:space="0" w:color="auto"/>
        <w:bottom w:val="none" w:sz="0" w:space="0" w:color="auto"/>
        <w:right w:val="none" w:sz="0" w:space="0" w:color="auto"/>
      </w:divBdr>
      <w:divsChild>
        <w:div w:id="1180849884">
          <w:marLeft w:val="0"/>
          <w:marRight w:val="0"/>
          <w:marTop w:val="0"/>
          <w:marBottom w:val="0"/>
          <w:divBdr>
            <w:top w:val="none" w:sz="0" w:space="0" w:color="auto"/>
            <w:left w:val="none" w:sz="0" w:space="0" w:color="auto"/>
            <w:bottom w:val="none" w:sz="0" w:space="0" w:color="auto"/>
            <w:right w:val="none" w:sz="0" w:space="0" w:color="auto"/>
          </w:divBdr>
        </w:div>
        <w:div w:id="1704357719">
          <w:marLeft w:val="0"/>
          <w:marRight w:val="0"/>
          <w:marTop w:val="0"/>
          <w:marBottom w:val="0"/>
          <w:divBdr>
            <w:top w:val="none" w:sz="0" w:space="0" w:color="auto"/>
            <w:left w:val="none" w:sz="0" w:space="0" w:color="auto"/>
            <w:bottom w:val="none" w:sz="0" w:space="0" w:color="auto"/>
            <w:right w:val="none" w:sz="0" w:space="0" w:color="auto"/>
          </w:divBdr>
        </w:div>
        <w:div w:id="390933480">
          <w:marLeft w:val="0"/>
          <w:marRight w:val="0"/>
          <w:marTop w:val="0"/>
          <w:marBottom w:val="0"/>
          <w:divBdr>
            <w:top w:val="none" w:sz="0" w:space="0" w:color="auto"/>
            <w:left w:val="none" w:sz="0" w:space="0" w:color="auto"/>
            <w:bottom w:val="none" w:sz="0" w:space="0" w:color="auto"/>
            <w:right w:val="none" w:sz="0" w:space="0" w:color="auto"/>
          </w:divBdr>
        </w:div>
        <w:div w:id="117142857">
          <w:marLeft w:val="0"/>
          <w:marRight w:val="0"/>
          <w:marTop w:val="0"/>
          <w:marBottom w:val="0"/>
          <w:divBdr>
            <w:top w:val="none" w:sz="0" w:space="0" w:color="auto"/>
            <w:left w:val="none" w:sz="0" w:space="0" w:color="auto"/>
            <w:bottom w:val="none" w:sz="0" w:space="0" w:color="auto"/>
            <w:right w:val="none" w:sz="0" w:space="0" w:color="auto"/>
          </w:divBdr>
        </w:div>
        <w:div w:id="344137022">
          <w:marLeft w:val="0"/>
          <w:marRight w:val="0"/>
          <w:marTop w:val="0"/>
          <w:marBottom w:val="0"/>
          <w:divBdr>
            <w:top w:val="none" w:sz="0" w:space="0" w:color="auto"/>
            <w:left w:val="none" w:sz="0" w:space="0" w:color="auto"/>
            <w:bottom w:val="none" w:sz="0" w:space="0" w:color="auto"/>
            <w:right w:val="none" w:sz="0" w:space="0" w:color="auto"/>
          </w:divBdr>
        </w:div>
        <w:div w:id="1695879284">
          <w:marLeft w:val="0"/>
          <w:marRight w:val="0"/>
          <w:marTop w:val="0"/>
          <w:marBottom w:val="0"/>
          <w:divBdr>
            <w:top w:val="none" w:sz="0" w:space="0" w:color="auto"/>
            <w:left w:val="none" w:sz="0" w:space="0" w:color="auto"/>
            <w:bottom w:val="none" w:sz="0" w:space="0" w:color="auto"/>
            <w:right w:val="none" w:sz="0" w:space="0" w:color="auto"/>
          </w:divBdr>
        </w:div>
        <w:div w:id="987367934">
          <w:marLeft w:val="0"/>
          <w:marRight w:val="0"/>
          <w:marTop w:val="0"/>
          <w:marBottom w:val="0"/>
          <w:divBdr>
            <w:top w:val="none" w:sz="0" w:space="0" w:color="auto"/>
            <w:left w:val="none" w:sz="0" w:space="0" w:color="auto"/>
            <w:bottom w:val="none" w:sz="0" w:space="0" w:color="auto"/>
            <w:right w:val="none" w:sz="0" w:space="0" w:color="auto"/>
          </w:divBdr>
        </w:div>
        <w:div w:id="1754279299">
          <w:marLeft w:val="0"/>
          <w:marRight w:val="0"/>
          <w:marTop w:val="0"/>
          <w:marBottom w:val="0"/>
          <w:divBdr>
            <w:top w:val="none" w:sz="0" w:space="0" w:color="auto"/>
            <w:left w:val="none" w:sz="0" w:space="0" w:color="auto"/>
            <w:bottom w:val="none" w:sz="0" w:space="0" w:color="auto"/>
            <w:right w:val="none" w:sz="0" w:space="0" w:color="auto"/>
          </w:divBdr>
        </w:div>
        <w:div w:id="591089666">
          <w:marLeft w:val="0"/>
          <w:marRight w:val="0"/>
          <w:marTop w:val="0"/>
          <w:marBottom w:val="0"/>
          <w:divBdr>
            <w:top w:val="none" w:sz="0" w:space="0" w:color="auto"/>
            <w:left w:val="none" w:sz="0" w:space="0" w:color="auto"/>
            <w:bottom w:val="none" w:sz="0" w:space="0" w:color="auto"/>
            <w:right w:val="none" w:sz="0" w:space="0" w:color="auto"/>
          </w:divBdr>
        </w:div>
        <w:div w:id="194733520">
          <w:marLeft w:val="0"/>
          <w:marRight w:val="0"/>
          <w:marTop w:val="0"/>
          <w:marBottom w:val="0"/>
          <w:divBdr>
            <w:top w:val="none" w:sz="0" w:space="0" w:color="auto"/>
            <w:left w:val="none" w:sz="0" w:space="0" w:color="auto"/>
            <w:bottom w:val="none" w:sz="0" w:space="0" w:color="auto"/>
            <w:right w:val="none" w:sz="0" w:space="0" w:color="auto"/>
          </w:divBdr>
        </w:div>
        <w:div w:id="1878275766">
          <w:marLeft w:val="0"/>
          <w:marRight w:val="0"/>
          <w:marTop w:val="0"/>
          <w:marBottom w:val="0"/>
          <w:divBdr>
            <w:top w:val="none" w:sz="0" w:space="0" w:color="auto"/>
            <w:left w:val="none" w:sz="0" w:space="0" w:color="auto"/>
            <w:bottom w:val="none" w:sz="0" w:space="0" w:color="auto"/>
            <w:right w:val="none" w:sz="0" w:space="0" w:color="auto"/>
          </w:divBdr>
        </w:div>
        <w:div w:id="1904564394">
          <w:marLeft w:val="0"/>
          <w:marRight w:val="0"/>
          <w:marTop w:val="0"/>
          <w:marBottom w:val="0"/>
          <w:divBdr>
            <w:top w:val="none" w:sz="0" w:space="0" w:color="auto"/>
            <w:left w:val="none" w:sz="0" w:space="0" w:color="auto"/>
            <w:bottom w:val="none" w:sz="0" w:space="0" w:color="auto"/>
            <w:right w:val="none" w:sz="0" w:space="0" w:color="auto"/>
          </w:divBdr>
        </w:div>
        <w:div w:id="58986404">
          <w:marLeft w:val="0"/>
          <w:marRight w:val="0"/>
          <w:marTop w:val="0"/>
          <w:marBottom w:val="0"/>
          <w:divBdr>
            <w:top w:val="none" w:sz="0" w:space="0" w:color="auto"/>
            <w:left w:val="none" w:sz="0" w:space="0" w:color="auto"/>
            <w:bottom w:val="none" w:sz="0" w:space="0" w:color="auto"/>
            <w:right w:val="none" w:sz="0" w:space="0" w:color="auto"/>
          </w:divBdr>
        </w:div>
        <w:div w:id="424108117">
          <w:marLeft w:val="0"/>
          <w:marRight w:val="0"/>
          <w:marTop w:val="0"/>
          <w:marBottom w:val="0"/>
          <w:divBdr>
            <w:top w:val="none" w:sz="0" w:space="0" w:color="auto"/>
            <w:left w:val="none" w:sz="0" w:space="0" w:color="auto"/>
            <w:bottom w:val="none" w:sz="0" w:space="0" w:color="auto"/>
            <w:right w:val="none" w:sz="0" w:space="0" w:color="auto"/>
          </w:divBdr>
        </w:div>
        <w:div w:id="924803668">
          <w:marLeft w:val="0"/>
          <w:marRight w:val="0"/>
          <w:marTop w:val="0"/>
          <w:marBottom w:val="0"/>
          <w:divBdr>
            <w:top w:val="none" w:sz="0" w:space="0" w:color="auto"/>
            <w:left w:val="none" w:sz="0" w:space="0" w:color="auto"/>
            <w:bottom w:val="none" w:sz="0" w:space="0" w:color="auto"/>
            <w:right w:val="none" w:sz="0" w:space="0" w:color="auto"/>
          </w:divBdr>
        </w:div>
        <w:div w:id="1678654884">
          <w:marLeft w:val="0"/>
          <w:marRight w:val="0"/>
          <w:marTop w:val="0"/>
          <w:marBottom w:val="0"/>
          <w:divBdr>
            <w:top w:val="none" w:sz="0" w:space="0" w:color="auto"/>
            <w:left w:val="none" w:sz="0" w:space="0" w:color="auto"/>
            <w:bottom w:val="none" w:sz="0" w:space="0" w:color="auto"/>
            <w:right w:val="none" w:sz="0" w:space="0" w:color="auto"/>
          </w:divBdr>
        </w:div>
        <w:div w:id="1593081789">
          <w:marLeft w:val="0"/>
          <w:marRight w:val="0"/>
          <w:marTop w:val="0"/>
          <w:marBottom w:val="0"/>
          <w:divBdr>
            <w:top w:val="none" w:sz="0" w:space="0" w:color="auto"/>
            <w:left w:val="none" w:sz="0" w:space="0" w:color="auto"/>
            <w:bottom w:val="none" w:sz="0" w:space="0" w:color="auto"/>
            <w:right w:val="none" w:sz="0" w:space="0" w:color="auto"/>
          </w:divBdr>
        </w:div>
        <w:div w:id="473374567">
          <w:marLeft w:val="0"/>
          <w:marRight w:val="0"/>
          <w:marTop w:val="0"/>
          <w:marBottom w:val="0"/>
          <w:divBdr>
            <w:top w:val="none" w:sz="0" w:space="0" w:color="auto"/>
            <w:left w:val="none" w:sz="0" w:space="0" w:color="auto"/>
            <w:bottom w:val="none" w:sz="0" w:space="0" w:color="auto"/>
            <w:right w:val="none" w:sz="0" w:space="0" w:color="auto"/>
          </w:divBdr>
        </w:div>
        <w:div w:id="1377200403">
          <w:marLeft w:val="0"/>
          <w:marRight w:val="0"/>
          <w:marTop w:val="0"/>
          <w:marBottom w:val="0"/>
          <w:divBdr>
            <w:top w:val="none" w:sz="0" w:space="0" w:color="auto"/>
            <w:left w:val="none" w:sz="0" w:space="0" w:color="auto"/>
            <w:bottom w:val="none" w:sz="0" w:space="0" w:color="auto"/>
            <w:right w:val="none" w:sz="0" w:space="0" w:color="auto"/>
          </w:divBdr>
        </w:div>
        <w:div w:id="316030694">
          <w:marLeft w:val="0"/>
          <w:marRight w:val="0"/>
          <w:marTop w:val="0"/>
          <w:marBottom w:val="0"/>
          <w:divBdr>
            <w:top w:val="none" w:sz="0" w:space="0" w:color="auto"/>
            <w:left w:val="none" w:sz="0" w:space="0" w:color="auto"/>
            <w:bottom w:val="none" w:sz="0" w:space="0" w:color="auto"/>
            <w:right w:val="none" w:sz="0" w:space="0" w:color="auto"/>
          </w:divBdr>
        </w:div>
        <w:div w:id="272439983">
          <w:marLeft w:val="0"/>
          <w:marRight w:val="0"/>
          <w:marTop w:val="0"/>
          <w:marBottom w:val="0"/>
          <w:divBdr>
            <w:top w:val="none" w:sz="0" w:space="0" w:color="auto"/>
            <w:left w:val="none" w:sz="0" w:space="0" w:color="auto"/>
            <w:bottom w:val="none" w:sz="0" w:space="0" w:color="auto"/>
            <w:right w:val="none" w:sz="0" w:space="0" w:color="auto"/>
          </w:divBdr>
        </w:div>
        <w:div w:id="897665349">
          <w:marLeft w:val="0"/>
          <w:marRight w:val="0"/>
          <w:marTop w:val="0"/>
          <w:marBottom w:val="0"/>
          <w:divBdr>
            <w:top w:val="none" w:sz="0" w:space="0" w:color="auto"/>
            <w:left w:val="none" w:sz="0" w:space="0" w:color="auto"/>
            <w:bottom w:val="none" w:sz="0" w:space="0" w:color="auto"/>
            <w:right w:val="none" w:sz="0" w:space="0" w:color="auto"/>
          </w:divBdr>
        </w:div>
        <w:div w:id="1792236477">
          <w:marLeft w:val="0"/>
          <w:marRight w:val="0"/>
          <w:marTop w:val="0"/>
          <w:marBottom w:val="0"/>
          <w:divBdr>
            <w:top w:val="none" w:sz="0" w:space="0" w:color="auto"/>
            <w:left w:val="none" w:sz="0" w:space="0" w:color="auto"/>
            <w:bottom w:val="none" w:sz="0" w:space="0" w:color="auto"/>
            <w:right w:val="none" w:sz="0" w:space="0" w:color="auto"/>
          </w:divBdr>
        </w:div>
        <w:div w:id="1933852387">
          <w:marLeft w:val="0"/>
          <w:marRight w:val="0"/>
          <w:marTop w:val="0"/>
          <w:marBottom w:val="0"/>
          <w:divBdr>
            <w:top w:val="none" w:sz="0" w:space="0" w:color="auto"/>
            <w:left w:val="none" w:sz="0" w:space="0" w:color="auto"/>
            <w:bottom w:val="none" w:sz="0" w:space="0" w:color="auto"/>
            <w:right w:val="none" w:sz="0" w:space="0" w:color="auto"/>
          </w:divBdr>
        </w:div>
        <w:div w:id="361639984">
          <w:marLeft w:val="0"/>
          <w:marRight w:val="0"/>
          <w:marTop w:val="0"/>
          <w:marBottom w:val="0"/>
          <w:divBdr>
            <w:top w:val="none" w:sz="0" w:space="0" w:color="auto"/>
            <w:left w:val="none" w:sz="0" w:space="0" w:color="auto"/>
            <w:bottom w:val="none" w:sz="0" w:space="0" w:color="auto"/>
            <w:right w:val="none" w:sz="0" w:space="0" w:color="auto"/>
          </w:divBdr>
        </w:div>
        <w:div w:id="1031109443">
          <w:marLeft w:val="0"/>
          <w:marRight w:val="0"/>
          <w:marTop w:val="0"/>
          <w:marBottom w:val="0"/>
          <w:divBdr>
            <w:top w:val="none" w:sz="0" w:space="0" w:color="auto"/>
            <w:left w:val="none" w:sz="0" w:space="0" w:color="auto"/>
            <w:bottom w:val="none" w:sz="0" w:space="0" w:color="auto"/>
            <w:right w:val="none" w:sz="0" w:space="0" w:color="auto"/>
          </w:divBdr>
        </w:div>
        <w:div w:id="1553956098">
          <w:marLeft w:val="0"/>
          <w:marRight w:val="0"/>
          <w:marTop w:val="0"/>
          <w:marBottom w:val="0"/>
          <w:divBdr>
            <w:top w:val="none" w:sz="0" w:space="0" w:color="auto"/>
            <w:left w:val="none" w:sz="0" w:space="0" w:color="auto"/>
            <w:bottom w:val="none" w:sz="0" w:space="0" w:color="auto"/>
            <w:right w:val="none" w:sz="0" w:space="0" w:color="auto"/>
          </w:divBdr>
        </w:div>
        <w:div w:id="1935941454">
          <w:marLeft w:val="0"/>
          <w:marRight w:val="0"/>
          <w:marTop w:val="0"/>
          <w:marBottom w:val="0"/>
          <w:divBdr>
            <w:top w:val="none" w:sz="0" w:space="0" w:color="auto"/>
            <w:left w:val="none" w:sz="0" w:space="0" w:color="auto"/>
            <w:bottom w:val="none" w:sz="0" w:space="0" w:color="auto"/>
            <w:right w:val="none" w:sz="0" w:space="0" w:color="auto"/>
          </w:divBdr>
        </w:div>
        <w:div w:id="1920869426">
          <w:marLeft w:val="0"/>
          <w:marRight w:val="0"/>
          <w:marTop w:val="0"/>
          <w:marBottom w:val="0"/>
          <w:divBdr>
            <w:top w:val="none" w:sz="0" w:space="0" w:color="auto"/>
            <w:left w:val="none" w:sz="0" w:space="0" w:color="auto"/>
            <w:bottom w:val="none" w:sz="0" w:space="0" w:color="auto"/>
            <w:right w:val="none" w:sz="0" w:space="0" w:color="auto"/>
          </w:divBdr>
        </w:div>
        <w:div w:id="877160500">
          <w:marLeft w:val="0"/>
          <w:marRight w:val="0"/>
          <w:marTop w:val="0"/>
          <w:marBottom w:val="0"/>
          <w:divBdr>
            <w:top w:val="none" w:sz="0" w:space="0" w:color="auto"/>
            <w:left w:val="none" w:sz="0" w:space="0" w:color="auto"/>
            <w:bottom w:val="none" w:sz="0" w:space="0" w:color="auto"/>
            <w:right w:val="none" w:sz="0" w:space="0" w:color="auto"/>
          </w:divBdr>
        </w:div>
        <w:div w:id="1023482827">
          <w:marLeft w:val="0"/>
          <w:marRight w:val="0"/>
          <w:marTop w:val="0"/>
          <w:marBottom w:val="0"/>
          <w:divBdr>
            <w:top w:val="none" w:sz="0" w:space="0" w:color="auto"/>
            <w:left w:val="none" w:sz="0" w:space="0" w:color="auto"/>
            <w:bottom w:val="none" w:sz="0" w:space="0" w:color="auto"/>
            <w:right w:val="none" w:sz="0" w:space="0" w:color="auto"/>
          </w:divBdr>
        </w:div>
        <w:div w:id="1570261790">
          <w:marLeft w:val="0"/>
          <w:marRight w:val="0"/>
          <w:marTop w:val="0"/>
          <w:marBottom w:val="0"/>
          <w:divBdr>
            <w:top w:val="none" w:sz="0" w:space="0" w:color="auto"/>
            <w:left w:val="none" w:sz="0" w:space="0" w:color="auto"/>
            <w:bottom w:val="none" w:sz="0" w:space="0" w:color="auto"/>
            <w:right w:val="none" w:sz="0" w:space="0" w:color="auto"/>
          </w:divBdr>
        </w:div>
        <w:div w:id="1552378335">
          <w:marLeft w:val="0"/>
          <w:marRight w:val="0"/>
          <w:marTop w:val="0"/>
          <w:marBottom w:val="0"/>
          <w:divBdr>
            <w:top w:val="none" w:sz="0" w:space="0" w:color="auto"/>
            <w:left w:val="none" w:sz="0" w:space="0" w:color="auto"/>
            <w:bottom w:val="none" w:sz="0" w:space="0" w:color="auto"/>
            <w:right w:val="none" w:sz="0" w:space="0" w:color="auto"/>
          </w:divBdr>
        </w:div>
        <w:div w:id="1083799294">
          <w:marLeft w:val="0"/>
          <w:marRight w:val="0"/>
          <w:marTop w:val="0"/>
          <w:marBottom w:val="0"/>
          <w:divBdr>
            <w:top w:val="none" w:sz="0" w:space="0" w:color="auto"/>
            <w:left w:val="none" w:sz="0" w:space="0" w:color="auto"/>
            <w:bottom w:val="none" w:sz="0" w:space="0" w:color="auto"/>
            <w:right w:val="none" w:sz="0" w:space="0" w:color="auto"/>
          </w:divBdr>
        </w:div>
        <w:div w:id="552155991">
          <w:marLeft w:val="0"/>
          <w:marRight w:val="0"/>
          <w:marTop w:val="0"/>
          <w:marBottom w:val="0"/>
          <w:divBdr>
            <w:top w:val="none" w:sz="0" w:space="0" w:color="auto"/>
            <w:left w:val="none" w:sz="0" w:space="0" w:color="auto"/>
            <w:bottom w:val="none" w:sz="0" w:space="0" w:color="auto"/>
            <w:right w:val="none" w:sz="0" w:space="0" w:color="auto"/>
          </w:divBdr>
        </w:div>
        <w:div w:id="541869848">
          <w:marLeft w:val="0"/>
          <w:marRight w:val="0"/>
          <w:marTop w:val="0"/>
          <w:marBottom w:val="0"/>
          <w:divBdr>
            <w:top w:val="none" w:sz="0" w:space="0" w:color="auto"/>
            <w:left w:val="none" w:sz="0" w:space="0" w:color="auto"/>
            <w:bottom w:val="none" w:sz="0" w:space="0" w:color="auto"/>
            <w:right w:val="none" w:sz="0" w:space="0" w:color="auto"/>
          </w:divBdr>
        </w:div>
        <w:div w:id="2028870352">
          <w:marLeft w:val="0"/>
          <w:marRight w:val="0"/>
          <w:marTop w:val="0"/>
          <w:marBottom w:val="0"/>
          <w:divBdr>
            <w:top w:val="none" w:sz="0" w:space="0" w:color="auto"/>
            <w:left w:val="none" w:sz="0" w:space="0" w:color="auto"/>
            <w:bottom w:val="none" w:sz="0" w:space="0" w:color="auto"/>
            <w:right w:val="none" w:sz="0" w:space="0" w:color="auto"/>
          </w:divBdr>
        </w:div>
        <w:div w:id="526915681">
          <w:marLeft w:val="0"/>
          <w:marRight w:val="0"/>
          <w:marTop w:val="0"/>
          <w:marBottom w:val="0"/>
          <w:divBdr>
            <w:top w:val="none" w:sz="0" w:space="0" w:color="auto"/>
            <w:left w:val="none" w:sz="0" w:space="0" w:color="auto"/>
            <w:bottom w:val="none" w:sz="0" w:space="0" w:color="auto"/>
            <w:right w:val="none" w:sz="0" w:space="0" w:color="auto"/>
          </w:divBdr>
        </w:div>
        <w:div w:id="1269240707">
          <w:marLeft w:val="0"/>
          <w:marRight w:val="0"/>
          <w:marTop w:val="0"/>
          <w:marBottom w:val="0"/>
          <w:divBdr>
            <w:top w:val="none" w:sz="0" w:space="0" w:color="auto"/>
            <w:left w:val="none" w:sz="0" w:space="0" w:color="auto"/>
            <w:bottom w:val="none" w:sz="0" w:space="0" w:color="auto"/>
            <w:right w:val="none" w:sz="0" w:space="0" w:color="auto"/>
          </w:divBdr>
        </w:div>
        <w:div w:id="496042246">
          <w:marLeft w:val="0"/>
          <w:marRight w:val="0"/>
          <w:marTop w:val="0"/>
          <w:marBottom w:val="0"/>
          <w:divBdr>
            <w:top w:val="none" w:sz="0" w:space="0" w:color="auto"/>
            <w:left w:val="none" w:sz="0" w:space="0" w:color="auto"/>
            <w:bottom w:val="none" w:sz="0" w:space="0" w:color="auto"/>
            <w:right w:val="none" w:sz="0" w:space="0" w:color="auto"/>
          </w:divBdr>
        </w:div>
        <w:div w:id="1093471164">
          <w:marLeft w:val="0"/>
          <w:marRight w:val="0"/>
          <w:marTop w:val="0"/>
          <w:marBottom w:val="0"/>
          <w:divBdr>
            <w:top w:val="none" w:sz="0" w:space="0" w:color="auto"/>
            <w:left w:val="none" w:sz="0" w:space="0" w:color="auto"/>
            <w:bottom w:val="none" w:sz="0" w:space="0" w:color="auto"/>
            <w:right w:val="none" w:sz="0" w:space="0" w:color="auto"/>
          </w:divBdr>
        </w:div>
        <w:div w:id="926765134">
          <w:marLeft w:val="0"/>
          <w:marRight w:val="0"/>
          <w:marTop w:val="0"/>
          <w:marBottom w:val="0"/>
          <w:divBdr>
            <w:top w:val="none" w:sz="0" w:space="0" w:color="auto"/>
            <w:left w:val="none" w:sz="0" w:space="0" w:color="auto"/>
            <w:bottom w:val="none" w:sz="0" w:space="0" w:color="auto"/>
            <w:right w:val="none" w:sz="0" w:space="0" w:color="auto"/>
          </w:divBdr>
        </w:div>
        <w:div w:id="1786538463">
          <w:marLeft w:val="0"/>
          <w:marRight w:val="0"/>
          <w:marTop w:val="0"/>
          <w:marBottom w:val="0"/>
          <w:divBdr>
            <w:top w:val="none" w:sz="0" w:space="0" w:color="auto"/>
            <w:left w:val="none" w:sz="0" w:space="0" w:color="auto"/>
            <w:bottom w:val="none" w:sz="0" w:space="0" w:color="auto"/>
            <w:right w:val="none" w:sz="0" w:space="0" w:color="auto"/>
          </w:divBdr>
        </w:div>
        <w:div w:id="1048460160">
          <w:marLeft w:val="0"/>
          <w:marRight w:val="0"/>
          <w:marTop w:val="0"/>
          <w:marBottom w:val="0"/>
          <w:divBdr>
            <w:top w:val="none" w:sz="0" w:space="0" w:color="auto"/>
            <w:left w:val="none" w:sz="0" w:space="0" w:color="auto"/>
            <w:bottom w:val="none" w:sz="0" w:space="0" w:color="auto"/>
            <w:right w:val="none" w:sz="0" w:space="0" w:color="auto"/>
          </w:divBdr>
        </w:div>
        <w:div w:id="1004866317">
          <w:marLeft w:val="0"/>
          <w:marRight w:val="0"/>
          <w:marTop w:val="0"/>
          <w:marBottom w:val="0"/>
          <w:divBdr>
            <w:top w:val="none" w:sz="0" w:space="0" w:color="auto"/>
            <w:left w:val="none" w:sz="0" w:space="0" w:color="auto"/>
            <w:bottom w:val="none" w:sz="0" w:space="0" w:color="auto"/>
            <w:right w:val="none" w:sz="0" w:space="0" w:color="auto"/>
          </w:divBdr>
        </w:div>
        <w:div w:id="140270101">
          <w:marLeft w:val="0"/>
          <w:marRight w:val="0"/>
          <w:marTop w:val="0"/>
          <w:marBottom w:val="0"/>
          <w:divBdr>
            <w:top w:val="none" w:sz="0" w:space="0" w:color="auto"/>
            <w:left w:val="none" w:sz="0" w:space="0" w:color="auto"/>
            <w:bottom w:val="none" w:sz="0" w:space="0" w:color="auto"/>
            <w:right w:val="none" w:sz="0" w:space="0" w:color="auto"/>
          </w:divBdr>
        </w:div>
        <w:div w:id="1924139814">
          <w:marLeft w:val="0"/>
          <w:marRight w:val="0"/>
          <w:marTop w:val="0"/>
          <w:marBottom w:val="0"/>
          <w:divBdr>
            <w:top w:val="none" w:sz="0" w:space="0" w:color="auto"/>
            <w:left w:val="none" w:sz="0" w:space="0" w:color="auto"/>
            <w:bottom w:val="none" w:sz="0" w:space="0" w:color="auto"/>
            <w:right w:val="none" w:sz="0" w:space="0" w:color="auto"/>
          </w:divBdr>
        </w:div>
      </w:divsChild>
    </w:div>
    <w:div w:id="1156801874">
      <w:bodyDiv w:val="1"/>
      <w:marLeft w:val="0"/>
      <w:marRight w:val="0"/>
      <w:marTop w:val="0"/>
      <w:marBottom w:val="0"/>
      <w:divBdr>
        <w:top w:val="none" w:sz="0" w:space="0" w:color="auto"/>
        <w:left w:val="none" w:sz="0" w:space="0" w:color="auto"/>
        <w:bottom w:val="none" w:sz="0" w:space="0" w:color="auto"/>
        <w:right w:val="none" w:sz="0" w:space="0" w:color="auto"/>
      </w:divBdr>
    </w:div>
    <w:div w:id="1156923509">
      <w:bodyDiv w:val="1"/>
      <w:marLeft w:val="0"/>
      <w:marRight w:val="0"/>
      <w:marTop w:val="0"/>
      <w:marBottom w:val="0"/>
      <w:divBdr>
        <w:top w:val="none" w:sz="0" w:space="0" w:color="auto"/>
        <w:left w:val="none" w:sz="0" w:space="0" w:color="auto"/>
        <w:bottom w:val="none" w:sz="0" w:space="0" w:color="auto"/>
        <w:right w:val="none" w:sz="0" w:space="0" w:color="auto"/>
      </w:divBdr>
    </w:div>
    <w:div w:id="1156993965">
      <w:bodyDiv w:val="1"/>
      <w:marLeft w:val="0"/>
      <w:marRight w:val="0"/>
      <w:marTop w:val="0"/>
      <w:marBottom w:val="0"/>
      <w:divBdr>
        <w:top w:val="none" w:sz="0" w:space="0" w:color="auto"/>
        <w:left w:val="none" w:sz="0" w:space="0" w:color="auto"/>
        <w:bottom w:val="none" w:sz="0" w:space="0" w:color="auto"/>
        <w:right w:val="none" w:sz="0" w:space="0" w:color="auto"/>
      </w:divBdr>
    </w:div>
    <w:div w:id="1156994914">
      <w:bodyDiv w:val="1"/>
      <w:marLeft w:val="0"/>
      <w:marRight w:val="0"/>
      <w:marTop w:val="0"/>
      <w:marBottom w:val="0"/>
      <w:divBdr>
        <w:top w:val="none" w:sz="0" w:space="0" w:color="auto"/>
        <w:left w:val="none" w:sz="0" w:space="0" w:color="auto"/>
        <w:bottom w:val="none" w:sz="0" w:space="0" w:color="auto"/>
        <w:right w:val="none" w:sz="0" w:space="0" w:color="auto"/>
      </w:divBdr>
    </w:div>
    <w:div w:id="1157189721">
      <w:bodyDiv w:val="1"/>
      <w:marLeft w:val="0"/>
      <w:marRight w:val="0"/>
      <w:marTop w:val="0"/>
      <w:marBottom w:val="0"/>
      <w:divBdr>
        <w:top w:val="none" w:sz="0" w:space="0" w:color="auto"/>
        <w:left w:val="none" w:sz="0" w:space="0" w:color="auto"/>
        <w:bottom w:val="none" w:sz="0" w:space="0" w:color="auto"/>
        <w:right w:val="none" w:sz="0" w:space="0" w:color="auto"/>
      </w:divBdr>
    </w:div>
    <w:div w:id="1157843228">
      <w:bodyDiv w:val="1"/>
      <w:marLeft w:val="0"/>
      <w:marRight w:val="0"/>
      <w:marTop w:val="0"/>
      <w:marBottom w:val="0"/>
      <w:divBdr>
        <w:top w:val="none" w:sz="0" w:space="0" w:color="auto"/>
        <w:left w:val="none" w:sz="0" w:space="0" w:color="auto"/>
        <w:bottom w:val="none" w:sz="0" w:space="0" w:color="auto"/>
        <w:right w:val="none" w:sz="0" w:space="0" w:color="auto"/>
      </w:divBdr>
    </w:div>
    <w:div w:id="1159034066">
      <w:bodyDiv w:val="1"/>
      <w:marLeft w:val="0"/>
      <w:marRight w:val="0"/>
      <w:marTop w:val="0"/>
      <w:marBottom w:val="0"/>
      <w:divBdr>
        <w:top w:val="none" w:sz="0" w:space="0" w:color="auto"/>
        <w:left w:val="none" w:sz="0" w:space="0" w:color="auto"/>
        <w:bottom w:val="none" w:sz="0" w:space="0" w:color="auto"/>
        <w:right w:val="none" w:sz="0" w:space="0" w:color="auto"/>
      </w:divBdr>
    </w:div>
    <w:div w:id="1159612344">
      <w:bodyDiv w:val="1"/>
      <w:marLeft w:val="0"/>
      <w:marRight w:val="0"/>
      <w:marTop w:val="0"/>
      <w:marBottom w:val="0"/>
      <w:divBdr>
        <w:top w:val="none" w:sz="0" w:space="0" w:color="auto"/>
        <w:left w:val="none" w:sz="0" w:space="0" w:color="auto"/>
        <w:bottom w:val="none" w:sz="0" w:space="0" w:color="auto"/>
        <w:right w:val="none" w:sz="0" w:space="0" w:color="auto"/>
      </w:divBdr>
    </w:div>
    <w:div w:id="1159732594">
      <w:bodyDiv w:val="1"/>
      <w:marLeft w:val="0"/>
      <w:marRight w:val="0"/>
      <w:marTop w:val="0"/>
      <w:marBottom w:val="0"/>
      <w:divBdr>
        <w:top w:val="none" w:sz="0" w:space="0" w:color="auto"/>
        <w:left w:val="none" w:sz="0" w:space="0" w:color="auto"/>
        <w:bottom w:val="none" w:sz="0" w:space="0" w:color="auto"/>
        <w:right w:val="none" w:sz="0" w:space="0" w:color="auto"/>
      </w:divBdr>
    </w:div>
    <w:div w:id="1159926537">
      <w:bodyDiv w:val="1"/>
      <w:marLeft w:val="0"/>
      <w:marRight w:val="0"/>
      <w:marTop w:val="0"/>
      <w:marBottom w:val="0"/>
      <w:divBdr>
        <w:top w:val="none" w:sz="0" w:space="0" w:color="auto"/>
        <w:left w:val="none" w:sz="0" w:space="0" w:color="auto"/>
        <w:bottom w:val="none" w:sz="0" w:space="0" w:color="auto"/>
        <w:right w:val="none" w:sz="0" w:space="0" w:color="auto"/>
      </w:divBdr>
    </w:div>
    <w:div w:id="1160196376">
      <w:bodyDiv w:val="1"/>
      <w:marLeft w:val="0"/>
      <w:marRight w:val="0"/>
      <w:marTop w:val="0"/>
      <w:marBottom w:val="0"/>
      <w:divBdr>
        <w:top w:val="none" w:sz="0" w:space="0" w:color="auto"/>
        <w:left w:val="none" w:sz="0" w:space="0" w:color="auto"/>
        <w:bottom w:val="none" w:sz="0" w:space="0" w:color="auto"/>
        <w:right w:val="none" w:sz="0" w:space="0" w:color="auto"/>
      </w:divBdr>
    </w:div>
    <w:div w:id="1160200006">
      <w:bodyDiv w:val="1"/>
      <w:marLeft w:val="0"/>
      <w:marRight w:val="0"/>
      <w:marTop w:val="0"/>
      <w:marBottom w:val="0"/>
      <w:divBdr>
        <w:top w:val="none" w:sz="0" w:space="0" w:color="auto"/>
        <w:left w:val="none" w:sz="0" w:space="0" w:color="auto"/>
        <w:bottom w:val="none" w:sz="0" w:space="0" w:color="auto"/>
        <w:right w:val="none" w:sz="0" w:space="0" w:color="auto"/>
      </w:divBdr>
    </w:div>
    <w:div w:id="1160584834">
      <w:bodyDiv w:val="1"/>
      <w:marLeft w:val="0"/>
      <w:marRight w:val="0"/>
      <w:marTop w:val="0"/>
      <w:marBottom w:val="0"/>
      <w:divBdr>
        <w:top w:val="none" w:sz="0" w:space="0" w:color="auto"/>
        <w:left w:val="none" w:sz="0" w:space="0" w:color="auto"/>
        <w:bottom w:val="none" w:sz="0" w:space="0" w:color="auto"/>
        <w:right w:val="none" w:sz="0" w:space="0" w:color="auto"/>
      </w:divBdr>
    </w:div>
    <w:div w:id="1160921720">
      <w:bodyDiv w:val="1"/>
      <w:marLeft w:val="0"/>
      <w:marRight w:val="0"/>
      <w:marTop w:val="0"/>
      <w:marBottom w:val="0"/>
      <w:divBdr>
        <w:top w:val="none" w:sz="0" w:space="0" w:color="auto"/>
        <w:left w:val="none" w:sz="0" w:space="0" w:color="auto"/>
        <w:bottom w:val="none" w:sz="0" w:space="0" w:color="auto"/>
        <w:right w:val="none" w:sz="0" w:space="0" w:color="auto"/>
      </w:divBdr>
    </w:div>
    <w:div w:id="1160997082">
      <w:bodyDiv w:val="1"/>
      <w:marLeft w:val="0"/>
      <w:marRight w:val="0"/>
      <w:marTop w:val="0"/>
      <w:marBottom w:val="0"/>
      <w:divBdr>
        <w:top w:val="none" w:sz="0" w:space="0" w:color="auto"/>
        <w:left w:val="none" w:sz="0" w:space="0" w:color="auto"/>
        <w:bottom w:val="none" w:sz="0" w:space="0" w:color="auto"/>
        <w:right w:val="none" w:sz="0" w:space="0" w:color="auto"/>
      </w:divBdr>
    </w:div>
    <w:div w:id="1161315645">
      <w:bodyDiv w:val="1"/>
      <w:marLeft w:val="0"/>
      <w:marRight w:val="0"/>
      <w:marTop w:val="0"/>
      <w:marBottom w:val="0"/>
      <w:divBdr>
        <w:top w:val="none" w:sz="0" w:space="0" w:color="auto"/>
        <w:left w:val="none" w:sz="0" w:space="0" w:color="auto"/>
        <w:bottom w:val="none" w:sz="0" w:space="0" w:color="auto"/>
        <w:right w:val="none" w:sz="0" w:space="0" w:color="auto"/>
      </w:divBdr>
    </w:div>
    <w:div w:id="1161458752">
      <w:bodyDiv w:val="1"/>
      <w:marLeft w:val="0"/>
      <w:marRight w:val="0"/>
      <w:marTop w:val="0"/>
      <w:marBottom w:val="0"/>
      <w:divBdr>
        <w:top w:val="none" w:sz="0" w:space="0" w:color="auto"/>
        <w:left w:val="none" w:sz="0" w:space="0" w:color="auto"/>
        <w:bottom w:val="none" w:sz="0" w:space="0" w:color="auto"/>
        <w:right w:val="none" w:sz="0" w:space="0" w:color="auto"/>
      </w:divBdr>
      <w:divsChild>
        <w:div w:id="1538275855">
          <w:marLeft w:val="0"/>
          <w:marRight w:val="0"/>
          <w:marTop w:val="0"/>
          <w:marBottom w:val="0"/>
          <w:divBdr>
            <w:top w:val="none" w:sz="0" w:space="0" w:color="auto"/>
            <w:left w:val="none" w:sz="0" w:space="0" w:color="auto"/>
            <w:bottom w:val="none" w:sz="0" w:space="0" w:color="auto"/>
            <w:right w:val="none" w:sz="0" w:space="0" w:color="auto"/>
          </w:divBdr>
        </w:div>
        <w:div w:id="1903322479">
          <w:marLeft w:val="0"/>
          <w:marRight w:val="0"/>
          <w:marTop w:val="0"/>
          <w:marBottom w:val="0"/>
          <w:divBdr>
            <w:top w:val="none" w:sz="0" w:space="0" w:color="auto"/>
            <w:left w:val="none" w:sz="0" w:space="0" w:color="auto"/>
            <w:bottom w:val="none" w:sz="0" w:space="0" w:color="auto"/>
            <w:right w:val="none" w:sz="0" w:space="0" w:color="auto"/>
          </w:divBdr>
        </w:div>
        <w:div w:id="1902908506">
          <w:marLeft w:val="0"/>
          <w:marRight w:val="0"/>
          <w:marTop w:val="0"/>
          <w:marBottom w:val="0"/>
          <w:divBdr>
            <w:top w:val="none" w:sz="0" w:space="0" w:color="auto"/>
            <w:left w:val="none" w:sz="0" w:space="0" w:color="auto"/>
            <w:bottom w:val="none" w:sz="0" w:space="0" w:color="auto"/>
            <w:right w:val="none" w:sz="0" w:space="0" w:color="auto"/>
          </w:divBdr>
        </w:div>
        <w:div w:id="1274752858">
          <w:marLeft w:val="0"/>
          <w:marRight w:val="0"/>
          <w:marTop w:val="0"/>
          <w:marBottom w:val="0"/>
          <w:divBdr>
            <w:top w:val="none" w:sz="0" w:space="0" w:color="auto"/>
            <w:left w:val="none" w:sz="0" w:space="0" w:color="auto"/>
            <w:bottom w:val="none" w:sz="0" w:space="0" w:color="auto"/>
            <w:right w:val="none" w:sz="0" w:space="0" w:color="auto"/>
          </w:divBdr>
        </w:div>
        <w:div w:id="527449517">
          <w:marLeft w:val="0"/>
          <w:marRight w:val="0"/>
          <w:marTop w:val="0"/>
          <w:marBottom w:val="0"/>
          <w:divBdr>
            <w:top w:val="none" w:sz="0" w:space="0" w:color="auto"/>
            <w:left w:val="none" w:sz="0" w:space="0" w:color="auto"/>
            <w:bottom w:val="none" w:sz="0" w:space="0" w:color="auto"/>
            <w:right w:val="none" w:sz="0" w:space="0" w:color="auto"/>
          </w:divBdr>
        </w:div>
        <w:div w:id="554782862">
          <w:marLeft w:val="0"/>
          <w:marRight w:val="0"/>
          <w:marTop w:val="0"/>
          <w:marBottom w:val="0"/>
          <w:divBdr>
            <w:top w:val="none" w:sz="0" w:space="0" w:color="auto"/>
            <w:left w:val="none" w:sz="0" w:space="0" w:color="auto"/>
            <w:bottom w:val="none" w:sz="0" w:space="0" w:color="auto"/>
            <w:right w:val="none" w:sz="0" w:space="0" w:color="auto"/>
          </w:divBdr>
        </w:div>
        <w:div w:id="1973096514">
          <w:marLeft w:val="0"/>
          <w:marRight w:val="0"/>
          <w:marTop w:val="0"/>
          <w:marBottom w:val="0"/>
          <w:divBdr>
            <w:top w:val="none" w:sz="0" w:space="0" w:color="auto"/>
            <w:left w:val="none" w:sz="0" w:space="0" w:color="auto"/>
            <w:bottom w:val="none" w:sz="0" w:space="0" w:color="auto"/>
            <w:right w:val="none" w:sz="0" w:space="0" w:color="auto"/>
          </w:divBdr>
        </w:div>
        <w:div w:id="1326785763">
          <w:marLeft w:val="0"/>
          <w:marRight w:val="0"/>
          <w:marTop w:val="0"/>
          <w:marBottom w:val="0"/>
          <w:divBdr>
            <w:top w:val="none" w:sz="0" w:space="0" w:color="auto"/>
            <w:left w:val="none" w:sz="0" w:space="0" w:color="auto"/>
            <w:bottom w:val="none" w:sz="0" w:space="0" w:color="auto"/>
            <w:right w:val="none" w:sz="0" w:space="0" w:color="auto"/>
          </w:divBdr>
        </w:div>
        <w:div w:id="693771435">
          <w:marLeft w:val="0"/>
          <w:marRight w:val="0"/>
          <w:marTop w:val="0"/>
          <w:marBottom w:val="0"/>
          <w:divBdr>
            <w:top w:val="none" w:sz="0" w:space="0" w:color="auto"/>
            <w:left w:val="none" w:sz="0" w:space="0" w:color="auto"/>
            <w:bottom w:val="none" w:sz="0" w:space="0" w:color="auto"/>
            <w:right w:val="none" w:sz="0" w:space="0" w:color="auto"/>
          </w:divBdr>
        </w:div>
        <w:div w:id="1387535067">
          <w:marLeft w:val="0"/>
          <w:marRight w:val="0"/>
          <w:marTop w:val="0"/>
          <w:marBottom w:val="0"/>
          <w:divBdr>
            <w:top w:val="none" w:sz="0" w:space="0" w:color="auto"/>
            <w:left w:val="none" w:sz="0" w:space="0" w:color="auto"/>
            <w:bottom w:val="none" w:sz="0" w:space="0" w:color="auto"/>
            <w:right w:val="none" w:sz="0" w:space="0" w:color="auto"/>
          </w:divBdr>
        </w:div>
        <w:div w:id="1658217891">
          <w:marLeft w:val="0"/>
          <w:marRight w:val="0"/>
          <w:marTop w:val="0"/>
          <w:marBottom w:val="0"/>
          <w:divBdr>
            <w:top w:val="none" w:sz="0" w:space="0" w:color="auto"/>
            <w:left w:val="none" w:sz="0" w:space="0" w:color="auto"/>
            <w:bottom w:val="none" w:sz="0" w:space="0" w:color="auto"/>
            <w:right w:val="none" w:sz="0" w:space="0" w:color="auto"/>
          </w:divBdr>
        </w:div>
        <w:div w:id="1249190536">
          <w:marLeft w:val="0"/>
          <w:marRight w:val="0"/>
          <w:marTop w:val="0"/>
          <w:marBottom w:val="0"/>
          <w:divBdr>
            <w:top w:val="none" w:sz="0" w:space="0" w:color="auto"/>
            <w:left w:val="none" w:sz="0" w:space="0" w:color="auto"/>
            <w:bottom w:val="none" w:sz="0" w:space="0" w:color="auto"/>
            <w:right w:val="none" w:sz="0" w:space="0" w:color="auto"/>
          </w:divBdr>
        </w:div>
        <w:div w:id="1259868689">
          <w:marLeft w:val="0"/>
          <w:marRight w:val="0"/>
          <w:marTop w:val="0"/>
          <w:marBottom w:val="0"/>
          <w:divBdr>
            <w:top w:val="none" w:sz="0" w:space="0" w:color="auto"/>
            <w:left w:val="none" w:sz="0" w:space="0" w:color="auto"/>
            <w:bottom w:val="none" w:sz="0" w:space="0" w:color="auto"/>
            <w:right w:val="none" w:sz="0" w:space="0" w:color="auto"/>
          </w:divBdr>
        </w:div>
        <w:div w:id="423769660">
          <w:marLeft w:val="0"/>
          <w:marRight w:val="0"/>
          <w:marTop w:val="0"/>
          <w:marBottom w:val="0"/>
          <w:divBdr>
            <w:top w:val="none" w:sz="0" w:space="0" w:color="auto"/>
            <w:left w:val="none" w:sz="0" w:space="0" w:color="auto"/>
            <w:bottom w:val="none" w:sz="0" w:space="0" w:color="auto"/>
            <w:right w:val="none" w:sz="0" w:space="0" w:color="auto"/>
          </w:divBdr>
        </w:div>
        <w:div w:id="779302413">
          <w:marLeft w:val="0"/>
          <w:marRight w:val="0"/>
          <w:marTop w:val="0"/>
          <w:marBottom w:val="0"/>
          <w:divBdr>
            <w:top w:val="none" w:sz="0" w:space="0" w:color="auto"/>
            <w:left w:val="none" w:sz="0" w:space="0" w:color="auto"/>
            <w:bottom w:val="none" w:sz="0" w:space="0" w:color="auto"/>
            <w:right w:val="none" w:sz="0" w:space="0" w:color="auto"/>
          </w:divBdr>
        </w:div>
        <w:div w:id="990597506">
          <w:marLeft w:val="0"/>
          <w:marRight w:val="0"/>
          <w:marTop w:val="0"/>
          <w:marBottom w:val="0"/>
          <w:divBdr>
            <w:top w:val="none" w:sz="0" w:space="0" w:color="auto"/>
            <w:left w:val="none" w:sz="0" w:space="0" w:color="auto"/>
            <w:bottom w:val="none" w:sz="0" w:space="0" w:color="auto"/>
            <w:right w:val="none" w:sz="0" w:space="0" w:color="auto"/>
          </w:divBdr>
        </w:div>
        <w:div w:id="2004043598">
          <w:marLeft w:val="0"/>
          <w:marRight w:val="0"/>
          <w:marTop w:val="0"/>
          <w:marBottom w:val="0"/>
          <w:divBdr>
            <w:top w:val="none" w:sz="0" w:space="0" w:color="auto"/>
            <w:left w:val="none" w:sz="0" w:space="0" w:color="auto"/>
            <w:bottom w:val="none" w:sz="0" w:space="0" w:color="auto"/>
            <w:right w:val="none" w:sz="0" w:space="0" w:color="auto"/>
          </w:divBdr>
        </w:div>
        <w:div w:id="228006800">
          <w:marLeft w:val="0"/>
          <w:marRight w:val="0"/>
          <w:marTop w:val="0"/>
          <w:marBottom w:val="0"/>
          <w:divBdr>
            <w:top w:val="none" w:sz="0" w:space="0" w:color="auto"/>
            <w:left w:val="none" w:sz="0" w:space="0" w:color="auto"/>
            <w:bottom w:val="none" w:sz="0" w:space="0" w:color="auto"/>
            <w:right w:val="none" w:sz="0" w:space="0" w:color="auto"/>
          </w:divBdr>
        </w:div>
        <w:div w:id="2001033112">
          <w:marLeft w:val="0"/>
          <w:marRight w:val="0"/>
          <w:marTop w:val="0"/>
          <w:marBottom w:val="0"/>
          <w:divBdr>
            <w:top w:val="none" w:sz="0" w:space="0" w:color="auto"/>
            <w:left w:val="none" w:sz="0" w:space="0" w:color="auto"/>
            <w:bottom w:val="none" w:sz="0" w:space="0" w:color="auto"/>
            <w:right w:val="none" w:sz="0" w:space="0" w:color="auto"/>
          </w:divBdr>
        </w:div>
        <w:div w:id="2011061792">
          <w:marLeft w:val="0"/>
          <w:marRight w:val="0"/>
          <w:marTop w:val="0"/>
          <w:marBottom w:val="0"/>
          <w:divBdr>
            <w:top w:val="none" w:sz="0" w:space="0" w:color="auto"/>
            <w:left w:val="none" w:sz="0" w:space="0" w:color="auto"/>
            <w:bottom w:val="none" w:sz="0" w:space="0" w:color="auto"/>
            <w:right w:val="none" w:sz="0" w:space="0" w:color="auto"/>
          </w:divBdr>
        </w:div>
        <w:div w:id="296843478">
          <w:marLeft w:val="0"/>
          <w:marRight w:val="0"/>
          <w:marTop w:val="0"/>
          <w:marBottom w:val="0"/>
          <w:divBdr>
            <w:top w:val="none" w:sz="0" w:space="0" w:color="auto"/>
            <w:left w:val="none" w:sz="0" w:space="0" w:color="auto"/>
            <w:bottom w:val="none" w:sz="0" w:space="0" w:color="auto"/>
            <w:right w:val="none" w:sz="0" w:space="0" w:color="auto"/>
          </w:divBdr>
        </w:div>
        <w:div w:id="1490947525">
          <w:marLeft w:val="0"/>
          <w:marRight w:val="0"/>
          <w:marTop w:val="0"/>
          <w:marBottom w:val="0"/>
          <w:divBdr>
            <w:top w:val="none" w:sz="0" w:space="0" w:color="auto"/>
            <w:left w:val="none" w:sz="0" w:space="0" w:color="auto"/>
            <w:bottom w:val="none" w:sz="0" w:space="0" w:color="auto"/>
            <w:right w:val="none" w:sz="0" w:space="0" w:color="auto"/>
          </w:divBdr>
        </w:div>
        <w:div w:id="1529567164">
          <w:marLeft w:val="0"/>
          <w:marRight w:val="0"/>
          <w:marTop w:val="0"/>
          <w:marBottom w:val="0"/>
          <w:divBdr>
            <w:top w:val="none" w:sz="0" w:space="0" w:color="auto"/>
            <w:left w:val="none" w:sz="0" w:space="0" w:color="auto"/>
            <w:bottom w:val="none" w:sz="0" w:space="0" w:color="auto"/>
            <w:right w:val="none" w:sz="0" w:space="0" w:color="auto"/>
          </w:divBdr>
        </w:div>
        <w:div w:id="2013800561">
          <w:marLeft w:val="0"/>
          <w:marRight w:val="0"/>
          <w:marTop w:val="0"/>
          <w:marBottom w:val="0"/>
          <w:divBdr>
            <w:top w:val="none" w:sz="0" w:space="0" w:color="auto"/>
            <w:left w:val="none" w:sz="0" w:space="0" w:color="auto"/>
            <w:bottom w:val="none" w:sz="0" w:space="0" w:color="auto"/>
            <w:right w:val="none" w:sz="0" w:space="0" w:color="auto"/>
          </w:divBdr>
        </w:div>
        <w:div w:id="462426480">
          <w:marLeft w:val="0"/>
          <w:marRight w:val="0"/>
          <w:marTop w:val="0"/>
          <w:marBottom w:val="0"/>
          <w:divBdr>
            <w:top w:val="none" w:sz="0" w:space="0" w:color="auto"/>
            <w:left w:val="none" w:sz="0" w:space="0" w:color="auto"/>
            <w:bottom w:val="none" w:sz="0" w:space="0" w:color="auto"/>
            <w:right w:val="none" w:sz="0" w:space="0" w:color="auto"/>
          </w:divBdr>
        </w:div>
        <w:div w:id="51773597">
          <w:marLeft w:val="0"/>
          <w:marRight w:val="0"/>
          <w:marTop w:val="0"/>
          <w:marBottom w:val="0"/>
          <w:divBdr>
            <w:top w:val="none" w:sz="0" w:space="0" w:color="auto"/>
            <w:left w:val="none" w:sz="0" w:space="0" w:color="auto"/>
            <w:bottom w:val="none" w:sz="0" w:space="0" w:color="auto"/>
            <w:right w:val="none" w:sz="0" w:space="0" w:color="auto"/>
          </w:divBdr>
        </w:div>
        <w:div w:id="475878696">
          <w:marLeft w:val="0"/>
          <w:marRight w:val="0"/>
          <w:marTop w:val="0"/>
          <w:marBottom w:val="0"/>
          <w:divBdr>
            <w:top w:val="none" w:sz="0" w:space="0" w:color="auto"/>
            <w:left w:val="none" w:sz="0" w:space="0" w:color="auto"/>
            <w:bottom w:val="none" w:sz="0" w:space="0" w:color="auto"/>
            <w:right w:val="none" w:sz="0" w:space="0" w:color="auto"/>
          </w:divBdr>
        </w:div>
        <w:div w:id="1845246937">
          <w:marLeft w:val="0"/>
          <w:marRight w:val="0"/>
          <w:marTop w:val="0"/>
          <w:marBottom w:val="0"/>
          <w:divBdr>
            <w:top w:val="none" w:sz="0" w:space="0" w:color="auto"/>
            <w:left w:val="none" w:sz="0" w:space="0" w:color="auto"/>
            <w:bottom w:val="none" w:sz="0" w:space="0" w:color="auto"/>
            <w:right w:val="none" w:sz="0" w:space="0" w:color="auto"/>
          </w:divBdr>
        </w:div>
        <w:div w:id="210927235">
          <w:marLeft w:val="0"/>
          <w:marRight w:val="0"/>
          <w:marTop w:val="0"/>
          <w:marBottom w:val="0"/>
          <w:divBdr>
            <w:top w:val="none" w:sz="0" w:space="0" w:color="auto"/>
            <w:left w:val="none" w:sz="0" w:space="0" w:color="auto"/>
            <w:bottom w:val="none" w:sz="0" w:space="0" w:color="auto"/>
            <w:right w:val="none" w:sz="0" w:space="0" w:color="auto"/>
          </w:divBdr>
        </w:div>
        <w:div w:id="477655074">
          <w:marLeft w:val="0"/>
          <w:marRight w:val="0"/>
          <w:marTop w:val="0"/>
          <w:marBottom w:val="0"/>
          <w:divBdr>
            <w:top w:val="none" w:sz="0" w:space="0" w:color="auto"/>
            <w:left w:val="none" w:sz="0" w:space="0" w:color="auto"/>
            <w:bottom w:val="none" w:sz="0" w:space="0" w:color="auto"/>
            <w:right w:val="none" w:sz="0" w:space="0" w:color="auto"/>
          </w:divBdr>
        </w:div>
        <w:div w:id="1690526908">
          <w:marLeft w:val="0"/>
          <w:marRight w:val="0"/>
          <w:marTop w:val="0"/>
          <w:marBottom w:val="0"/>
          <w:divBdr>
            <w:top w:val="none" w:sz="0" w:space="0" w:color="auto"/>
            <w:left w:val="none" w:sz="0" w:space="0" w:color="auto"/>
            <w:bottom w:val="none" w:sz="0" w:space="0" w:color="auto"/>
            <w:right w:val="none" w:sz="0" w:space="0" w:color="auto"/>
          </w:divBdr>
        </w:div>
        <w:div w:id="525825106">
          <w:marLeft w:val="0"/>
          <w:marRight w:val="0"/>
          <w:marTop w:val="0"/>
          <w:marBottom w:val="0"/>
          <w:divBdr>
            <w:top w:val="none" w:sz="0" w:space="0" w:color="auto"/>
            <w:left w:val="none" w:sz="0" w:space="0" w:color="auto"/>
            <w:bottom w:val="none" w:sz="0" w:space="0" w:color="auto"/>
            <w:right w:val="none" w:sz="0" w:space="0" w:color="auto"/>
          </w:divBdr>
        </w:div>
        <w:div w:id="599334282">
          <w:marLeft w:val="0"/>
          <w:marRight w:val="0"/>
          <w:marTop w:val="0"/>
          <w:marBottom w:val="0"/>
          <w:divBdr>
            <w:top w:val="none" w:sz="0" w:space="0" w:color="auto"/>
            <w:left w:val="none" w:sz="0" w:space="0" w:color="auto"/>
            <w:bottom w:val="none" w:sz="0" w:space="0" w:color="auto"/>
            <w:right w:val="none" w:sz="0" w:space="0" w:color="auto"/>
          </w:divBdr>
        </w:div>
        <w:div w:id="1292319472">
          <w:marLeft w:val="0"/>
          <w:marRight w:val="0"/>
          <w:marTop w:val="0"/>
          <w:marBottom w:val="0"/>
          <w:divBdr>
            <w:top w:val="none" w:sz="0" w:space="0" w:color="auto"/>
            <w:left w:val="none" w:sz="0" w:space="0" w:color="auto"/>
            <w:bottom w:val="none" w:sz="0" w:space="0" w:color="auto"/>
            <w:right w:val="none" w:sz="0" w:space="0" w:color="auto"/>
          </w:divBdr>
        </w:div>
        <w:div w:id="522017847">
          <w:marLeft w:val="0"/>
          <w:marRight w:val="0"/>
          <w:marTop w:val="0"/>
          <w:marBottom w:val="0"/>
          <w:divBdr>
            <w:top w:val="none" w:sz="0" w:space="0" w:color="auto"/>
            <w:left w:val="none" w:sz="0" w:space="0" w:color="auto"/>
            <w:bottom w:val="none" w:sz="0" w:space="0" w:color="auto"/>
            <w:right w:val="none" w:sz="0" w:space="0" w:color="auto"/>
          </w:divBdr>
        </w:div>
        <w:div w:id="1351646211">
          <w:marLeft w:val="0"/>
          <w:marRight w:val="0"/>
          <w:marTop w:val="0"/>
          <w:marBottom w:val="0"/>
          <w:divBdr>
            <w:top w:val="none" w:sz="0" w:space="0" w:color="auto"/>
            <w:left w:val="none" w:sz="0" w:space="0" w:color="auto"/>
            <w:bottom w:val="none" w:sz="0" w:space="0" w:color="auto"/>
            <w:right w:val="none" w:sz="0" w:space="0" w:color="auto"/>
          </w:divBdr>
        </w:div>
        <w:div w:id="677315284">
          <w:marLeft w:val="0"/>
          <w:marRight w:val="0"/>
          <w:marTop w:val="0"/>
          <w:marBottom w:val="0"/>
          <w:divBdr>
            <w:top w:val="none" w:sz="0" w:space="0" w:color="auto"/>
            <w:left w:val="none" w:sz="0" w:space="0" w:color="auto"/>
            <w:bottom w:val="none" w:sz="0" w:space="0" w:color="auto"/>
            <w:right w:val="none" w:sz="0" w:space="0" w:color="auto"/>
          </w:divBdr>
        </w:div>
        <w:div w:id="180124973">
          <w:marLeft w:val="0"/>
          <w:marRight w:val="0"/>
          <w:marTop w:val="0"/>
          <w:marBottom w:val="0"/>
          <w:divBdr>
            <w:top w:val="none" w:sz="0" w:space="0" w:color="auto"/>
            <w:left w:val="none" w:sz="0" w:space="0" w:color="auto"/>
            <w:bottom w:val="none" w:sz="0" w:space="0" w:color="auto"/>
            <w:right w:val="none" w:sz="0" w:space="0" w:color="auto"/>
          </w:divBdr>
        </w:div>
        <w:div w:id="1356808742">
          <w:marLeft w:val="0"/>
          <w:marRight w:val="0"/>
          <w:marTop w:val="0"/>
          <w:marBottom w:val="0"/>
          <w:divBdr>
            <w:top w:val="none" w:sz="0" w:space="0" w:color="auto"/>
            <w:left w:val="none" w:sz="0" w:space="0" w:color="auto"/>
            <w:bottom w:val="none" w:sz="0" w:space="0" w:color="auto"/>
            <w:right w:val="none" w:sz="0" w:space="0" w:color="auto"/>
          </w:divBdr>
        </w:div>
      </w:divsChild>
    </w:div>
    <w:div w:id="1161460510">
      <w:bodyDiv w:val="1"/>
      <w:marLeft w:val="0"/>
      <w:marRight w:val="0"/>
      <w:marTop w:val="0"/>
      <w:marBottom w:val="0"/>
      <w:divBdr>
        <w:top w:val="none" w:sz="0" w:space="0" w:color="auto"/>
        <w:left w:val="none" w:sz="0" w:space="0" w:color="auto"/>
        <w:bottom w:val="none" w:sz="0" w:space="0" w:color="auto"/>
        <w:right w:val="none" w:sz="0" w:space="0" w:color="auto"/>
      </w:divBdr>
    </w:div>
    <w:div w:id="1161581028">
      <w:bodyDiv w:val="1"/>
      <w:marLeft w:val="0"/>
      <w:marRight w:val="0"/>
      <w:marTop w:val="0"/>
      <w:marBottom w:val="0"/>
      <w:divBdr>
        <w:top w:val="none" w:sz="0" w:space="0" w:color="auto"/>
        <w:left w:val="none" w:sz="0" w:space="0" w:color="auto"/>
        <w:bottom w:val="none" w:sz="0" w:space="0" w:color="auto"/>
        <w:right w:val="none" w:sz="0" w:space="0" w:color="auto"/>
      </w:divBdr>
    </w:div>
    <w:div w:id="1161698674">
      <w:bodyDiv w:val="1"/>
      <w:marLeft w:val="0"/>
      <w:marRight w:val="0"/>
      <w:marTop w:val="0"/>
      <w:marBottom w:val="0"/>
      <w:divBdr>
        <w:top w:val="none" w:sz="0" w:space="0" w:color="auto"/>
        <w:left w:val="none" w:sz="0" w:space="0" w:color="auto"/>
        <w:bottom w:val="none" w:sz="0" w:space="0" w:color="auto"/>
        <w:right w:val="none" w:sz="0" w:space="0" w:color="auto"/>
      </w:divBdr>
    </w:div>
    <w:div w:id="1162239534">
      <w:bodyDiv w:val="1"/>
      <w:marLeft w:val="0"/>
      <w:marRight w:val="0"/>
      <w:marTop w:val="0"/>
      <w:marBottom w:val="0"/>
      <w:divBdr>
        <w:top w:val="none" w:sz="0" w:space="0" w:color="auto"/>
        <w:left w:val="none" w:sz="0" w:space="0" w:color="auto"/>
        <w:bottom w:val="none" w:sz="0" w:space="0" w:color="auto"/>
        <w:right w:val="none" w:sz="0" w:space="0" w:color="auto"/>
      </w:divBdr>
    </w:div>
    <w:div w:id="1162351210">
      <w:bodyDiv w:val="1"/>
      <w:marLeft w:val="0"/>
      <w:marRight w:val="0"/>
      <w:marTop w:val="0"/>
      <w:marBottom w:val="0"/>
      <w:divBdr>
        <w:top w:val="none" w:sz="0" w:space="0" w:color="auto"/>
        <w:left w:val="none" w:sz="0" w:space="0" w:color="auto"/>
        <w:bottom w:val="none" w:sz="0" w:space="0" w:color="auto"/>
        <w:right w:val="none" w:sz="0" w:space="0" w:color="auto"/>
      </w:divBdr>
    </w:div>
    <w:div w:id="1162551040">
      <w:bodyDiv w:val="1"/>
      <w:marLeft w:val="0"/>
      <w:marRight w:val="0"/>
      <w:marTop w:val="0"/>
      <w:marBottom w:val="0"/>
      <w:divBdr>
        <w:top w:val="none" w:sz="0" w:space="0" w:color="auto"/>
        <w:left w:val="none" w:sz="0" w:space="0" w:color="auto"/>
        <w:bottom w:val="none" w:sz="0" w:space="0" w:color="auto"/>
        <w:right w:val="none" w:sz="0" w:space="0" w:color="auto"/>
      </w:divBdr>
    </w:div>
    <w:div w:id="1162969040">
      <w:bodyDiv w:val="1"/>
      <w:marLeft w:val="0"/>
      <w:marRight w:val="0"/>
      <w:marTop w:val="0"/>
      <w:marBottom w:val="0"/>
      <w:divBdr>
        <w:top w:val="none" w:sz="0" w:space="0" w:color="auto"/>
        <w:left w:val="none" w:sz="0" w:space="0" w:color="auto"/>
        <w:bottom w:val="none" w:sz="0" w:space="0" w:color="auto"/>
        <w:right w:val="none" w:sz="0" w:space="0" w:color="auto"/>
      </w:divBdr>
    </w:div>
    <w:div w:id="1163273616">
      <w:bodyDiv w:val="1"/>
      <w:marLeft w:val="0"/>
      <w:marRight w:val="0"/>
      <w:marTop w:val="0"/>
      <w:marBottom w:val="0"/>
      <w:divBdr>
        <w:top w:val="none" w:sz="0" w:space="0" w:color="auto"/>
        <w:left w:val="none" w:sz="0" w:space="0" w:color="auto"/>
        <w:bottom w:val="none" w:sz="0" w:space="0" w:color="auto"/>
        <w:right w:val="none" w:sz="0" w:space="0" w:color="auto"/>
      </w:divBdr>
    </w:div>
    <w:div w:id="1163281797">
      <w:bodyDiv w:val="1"/>
      <w:marLeft w:val="0"/>
      <w:marRight w:val="0"/>
      <w:marTop w:val="0"/>
      <w:marBottom w:val="0"/>
      <w:divBdr>
        <w:top w:val="none" w:sz="0" w:space="0" w:color="auto"/>
        <w:left w:val="none" w:sz="0" w:space="0" w:color="auto"/>
        <w:bottom w:val="none" w:sz="0" w:space="0" w:color="auto"/>
        <w:right w:val="none" w:sz="0" w:space="0" w:color="auto"/>
      </w:divBdr>
      <w:divsChild>
        <w:div w:id="322439842">
          <w:marLeft w:val="640"/>
          <w:marRight w:val="0"/>
          <w:marTop w:val="0"/>
          <w:marBottom w:val="0"/>
          <w:divBdr>
            <w:top w:val="none" w:sz="0" w:space="0" w:color="auto"/>
            <w:left w:val="none" w:sz="0" w:space="0" w:color="auto"/>
            <w:bottom w:val="none" w:sz="0" w:space="0" w:color="auto"/>
            <w:right w:val="none" w:sz="0" w:space="0" w:color="auto"/>
          </w:divBdr>
        </w:div>
        <w:div w:id="1907566122">
          <w:marLeft w:val="640"/>
          <w:marRight w:val="0"/>
          <w:marTop w:val="0"/>
          <w:marBottom w:val="0"/>
          <w:divBdr>
            <w:top w:val="none" w:sz="0" w:space="0" w:color="auto"/>
            <w:left w:val="none" w:sz="0" w:space="0" w:color="auto"/>
            <w:bottom w:val="none" w:sz="0" w:space="0" w:color="auto"/>
            <w:right w:val="none" w:sz="0" w:space="0" w:color="auto"/>
          </w:divBdr>
        </w:div>
        <w:div w:id="998269250">
          <w:marLeft w:val="640"/>
          <w:marRight w:val="0"/>
          <w:marTop w:val="0"/>
          <w:marBottom w:val="0"/>
          <w:divBdr>
            <w:top w:val="none" w:sz="0" w:space="0" w:color="auto"/>
            <w:left w:val="none" w:sz="0" w:space="0" w:color="auto"/>
            <w:bottom w:val="none" w:sz="0" w:space="0" w:color="auto"/>
            <w:right w:val="none" w:sz="0" w:space="0" w:color="auto"/>
          </w:divBdr>
        </w:div>
        <w:div w:id="1151216783">
          <w:marLeft w:val="640"/>
          <w:marRight w:val="0"/>
          <w:marTop w:val="0"/>
          <w:marBottom w:val="0"/>
          <w:divBdr>
            <w:top w:val="none" w:sz="0" w:space="0" w:color="auto"/>
            <w:left w:val="none" w:sz="0" w:space="0" w:color="auto"/>
            <w:bottom w:val="none" w:sz="0" w:space="0" w:color="auto"/>
            <w:right w:val="none" w:sz="0" w:space="0" w:color="auto"/>
          </w:divBdr>
        </w:div>
        <w:div w:id="2060586767">
          <w:marLeft w:val="640"/>
          <w:marRight w:val="0"/>
          <w:marTop w:val="0"/>
          <w:marBottom w:val="0"/>
          <w:divBdr>
            <w:top w:val="none" w:sz="0" w:space="0" w:color="auto"/>
            <w:left w:val="none" w:sz="0" w:space="0" w:color="auto"/>
            <w:bottom w:val="none" w:sz="0" w:space="0" w:color="auto"/>
            <w:right w:val="none" w:sz="0" w:space="0" w:color="auto"/>
          </w:divBdr>
        </w:div>
        <w:div w:id="772357741">
          <w:marLeft w:val="640"/>
          <w:marRight w:val="0"/>
          <w:marTop w:val="0"/>
          <w:marBottom w:val="0"/>
          <w:divBdr>
            <w:top w:val="none" w:sz="0" w:space="0" w:color="auto"/>
            <w:left w:val="none" w:sz="0" w:space="0" w:color="auto"/>
            <w:bottom w:val="none" w:sz="0" w:space="0" w:color="auto"/>
            <w:right w:val="none" w:sz="0" w:space="0" w:color="auto"/>
          </w:divBdr>
        </w:div>
        <w:div w:id="1733502301">
          <w:marLeft w:val="640"/>
          <w:marRight w:val="0"/>
          <w:marTop w:val="0"/>
          <w:marBottom w:val="0"/>
          <w:divBdr>
            <w:top w:val="none" w:sz="0" w:space="0" w:color="auto"/>
            <w:left w:val="none" w:sz="0" w:space="0" w:color="auto"/>
            <w:bottom w:val="none" w:sz="0" w:space="0" w:color="auto"/>
            <w:right w:val="none" w:sz="0" w:space="0" w:color="auto"/>
          </w:divBdr>
        </w:div>
        <w:div w:id="1640454424">
          <w:marLeft w:val="640"/>
          <w:marRight w:val="0"/>
          <w:marTop w:val="0"/>
          <w:marBottom w:val="0"/>
          <w:divBdr>
            <w:top w:val="none" w:sz="0" w:space="0" w:color="auto"/>
            <w:left w:val="none" w:sz="0" w:space="0" w:color="auto"/>
            <w:bottom w:val="none" w:sz="0" w:space="0" w:color="auto"/>
            <w:right w:val="none" w:sz="0" w:space="0" w:color="auto"/>
          </w:divBdr>
        </w:div>
        <w:div w:id="227113714">
          <w:marLeft w:val="640"/>
          <w:marRight w:val="0"/>
          <w:marTop w:val="0"/>
          <w:marBottom w:val="0"/>
          <w:divBdr>
            <w:top w:val="none" w:sz="0" w:space="0" w:color="auto"/>
            <w:left w:val="none" w:sz="0" w:space="0" w:color="auto"/>
            <w:bottom w:val="none" w:sz="0" w:space="0" w:color="auto"/>
            <w:right w:val="none" w:sz="0" w:space="0" w:color="auto"/>
          </w:divBdr>
        </w:div>
        <w:div w:id="1302929327">
          <w:marLeft w:val="640"/>
          <w:marRight w:val="0"/>
          <w:marTop w:val="0"/>
          <w:marBottom w:val="0"/>
          <w:divBdr>
            <w:top w:val="none" w:sz="0" w:space="0" w:color="auto"/>
            <w:left w:val="none" w:sz="0" w:space="0" w:color="auto"/>
            <w:bottom w:val="none" w:sz="0" w:space="0" w:color="auto"/>
            <w:right w:val="none" w:sz="0" w:space="0" w:color="auto"/>
          </w:divBdr>
        </w:div>
        <w:div w:id="345719636">
          <w:marLeft w:val="640"/>
          <w:marRight w:val="0"/>
          <w:marTop w:val="0"/>
          <w:marBottom w:val="0"/>
          <w:divBdr>
            <w:top w:val="none" w:sz="0" w:space="0" w:color="auto"/>
            <w:left w:val="none" w:sz="0" w:space="0" w:color="auto"/>
            <w:bottom w:val="none" w:sz="0" w:space="0" w:color="auto"/>
            <w:right w:val="none" w:sz="0" w:space="0" w:color="auto"/>
          </w:divBdr>
        </w:div>
        <w:div w:id="172037442">
          <w:marLeft w:val="640"/>
          <w:marRight w:val="0"/>
          <w:marTop w:val="0"/>
          <w:marBottom w:val="0"/>
          <w:divBdr>
            <w:top w:val="none" w:sz="0" w:space="0" w:color="auto"/>
            <w:left w:val="none" w:sz="0" w:space="0" w:color="auto"/>
            <w:bottom w:val="none" w:sz="0" w:space="0" w:color="auto"/>
            <w:right w:val="none" w:sz="0" w:space="0" w:color="auto"/>
          </w:divBdr>
        </w:div>
        <w:div w:id="319428994">
          <w:marLeft w:val="640"/>
          <w:marRight w:val="0"/>
          <w:marTop w:val="0"/>
          <w:marBottom w:val="0"/>
          <w:divBdr>
            <w:top w:val="none" w:sz="0" w:space="0" w:color="auto"/>
            <w:left w:val="none" w:sz="0" w:space="0" w:color="auto"/>
            <w:bottom w:val="none" w:sz="0" w:space="0" w:color="auto"/>
            <w:right w:val="none" w:sz="0" w:space="0" w:color="auto"/>
          </w:divBdr>
        </w:div>
        <w:div w:id="790637886">
          <w:marLeft w:val="640"/>
          <w:marRight w:val="0"/>
          <w:marTop w:val="0"/>
          <w:marBottom w:val="0"/>
          <w:divBdr>
            <w:top w:val="none" w:sz="0" w:space="0" w:color="auto"/>
            <w:left w:val="none" w:sz="0" w:space="0" w:color="auto"/>
            <w:bottom w:val="none" w:sz="0" w:space="0" w:color="auto"/>
            <w:right w:val="none" w:sz="0" w:space="0" w:color="auto"/>
          </w:divBdr>
        </w:div>
        <w:div w:id="768237552">
          <w:marLeft w:val="640"/>
          <w:marRight w:val="0"/>
          <w:marTop w:val="0"/>
          <w:marBottom w:val="0"/>
          <w:divBdr>
            <w:top w:val="none" w:sz="0" w:space="0" w:color="auto"/>
            <w:left w:val="none" w:sz="0" w:space="0" w:color="auto"/>
            <w:bottom w:val="none" w:sz="0" w:space="0" w:color="auto"/>
            <w:right w:val="none" w:sz="0" w:space="0" w:color="auto"/>
          </w:divBdr>
        </w:div>
        <w:div w:id="747190493">
          <w:marLeft w:val="640"/>
          <w:marRight w:val="0"/>
          <w:marTop w:val="0"/>
          <w:marBottom w:val="0"/>
          <w:divBdr>
            <w:top w:val="none" w:sz="0" w:space="0" w:color="auto"/>
            <w:left w:val="none" w:sz="0" w:space="0" w:color="auto"/>
            <w:bottom w:val="none" w:sz="0" w:space="0" w:color="auto"/>
            <w:right w:val="none" w:sz="0" w:space="0" w:color="auto"/>
          </w:divBdr>
        </w:div>
        <w:div w:id="2103718457">
          <w:marLeft w:val="640"/>
          <w:marRight w:val="0"/>
          <w:marTop w:val="0"/>
          <w:marBottom w:val="0"/>
          <w:divBdr>
            <w:top w:val="none" w:sz="0" w:space="0" w:color="auto"/>
            <w:left w:val="none" w:sz="0" w:space="0" w:color="auto"/>
            <w:bottom w:val="none" w:sz="0" w:space="0" w:color="auto"/>
            <w:right w:val="none" w:sz="0" w:space="0" w:color="auto"/>
          </w:divBdr>
        </w:div>
        <w:div w:id="1291396542">
          <w:marLeft w:val="640"/>
          <w:marRight w:val="0"/>
          <w:marTop w:val="0"/>
          <w:marBottom w:val="0"/>
          <w:divBdr>
            <w:top w:val="none" w:sz="0" w:space="0" w:color="auto"/>
            <w:left w:val="none" w:sz="0" w:space="0" w:color="auto"/>
            <w:bottom w:val="none" w:sz="0" w:space="0" w:color="auto"/>
            <w:right w:val="none" w:sz="0" w:space="0" w:color="auto"/>
          </w:divBdr>
        </w:div>
        <w:div w:id="173426808">
          <w:marLeft w:val="640"/>
          <w:marRight w:val="0"/>
          <w:marTop w:val="0"/>
          <w:marBottom w:val="0"/>
          <w:divBdr>
            <w:top w:val="none" w:sz="0" w:space="0" w:color="auto"/>
            <w:left w:val="none" w:sz="0" w:space="0" w:color="auto"/>
            <w:bottom w:val="none" w:sz="0" w:space="0" w:color="auto"/>
            <w:right w:val="none" w:sz="0" w:space="0" w:color="auto"/>
          </w:divBdr>
        </w:div>
        <w:div w:id="979992301">
          <w:marLeft w:val="640"/>
          <w:marRight w:val="0"/>
          <w:marTop w:val="0"/>
          <w:marBottom w:val="0"/>
          <w:divBdr>
            <w:top w:val="none" w:sz="0" w:space="0" w:color="auto"/>
            <w:left w:val="none" w:sz="0" w:space="0" w:color="auto"/>
            <w:bottom w:val="none" w:sz="0" w:space="0" w:color="auto"/>
            <w:right w:val="none" w:sz="0" w:space="0" w:color="auto"/>
          </w:divBdr>
        </w:div>
        <w:div w:id="1931236205">
          <w:marLeft w:val="640"/>
          <w:marRight w:val="0"/>
          <w:marTop w:val="0"/>
          <w:marBottom w:val="0"/>
          <w:divBdr>
            <w:top w:val="none" w:sz="0" w:space="0" w:color="auto"/>
            <w:left w:val="none" w:sz="0" w:space="0" w:color="auto"/>
            <w:bottom w:val="none" w:sz="0" w:space="0" w:color="auto"/>
            <w:right w:val="none" w:sz="0" w:space="0" w:color="auto"/>
          </w:divBdr>
        </w:div>
        <w:div w:id="758602207">
          <w:marLeft w:val="640"/>
          <w:marRight w:val="0"/>
          <w:marTop w:val="0"/>
          <w:marBottom w:val="0"/>
          <w:divBdr>
            <w:top w:val="none" w:sz="0" w:space="0" w:color="auto"/>
            <w:left w:val="none" w:sz="0" w:space="0" w:color="auto"/>
            <w:bottom w:val="none" w:sz="0" w:space="0" w:color="auto"/>
            <w:right w:val="none" w:sz="0" w:space="0" w:color="auto"/>
          </w:divBdr>
        </w:div>
        <w:div w:id="1592275203">
          <w:marLeft w:val="640"/>
          <w:marRight w:val="0"/>
          <w:marTop w:val="0"/>
          <w:marBottom w:val="0"/>
          <w:divBdr>
            <w:top w:val="none" w:sz="0" w:space="0" w:color="auto"/>
            <w:left w:val="none" w:sz="0" w:space="0" w:color="auto"/>
            <w:bottom w:val="none" w:sz="0" w:space="0" w:color="auto"/>
            <w:right w:val="none" w:sz="0" w:space="0" w:color="auto"/>
          </w:divBdr>
        </w:div>
        <w:div w:id="1219053055">
          <w:marLeft w:val="640"/>
          <w:marRight w:val="0"/>
          <w:marTop w:val="0"/>
          <w:marBottom w:val="0"/>
          <w:divBdr>
            <w:top w:val="none" w:sz="0" w:space="0" w:color="auto"/>
            <w:left w:val="none" w:sz="0" w:space="0" w:color="auto"/>
            <w:bottom w:val="none" w:sz="0" w:space="0" w:color="auto"/>
            <w:right w:val="none" w:sz="0" w:space="0" w:color="auto"/>
          </w:divBdr>
        </w:div>
        <w:div w:id="1756900499">
          <w:marLeft w:val="640"/>
          <w:marRight w:val="0"/>
          <w:marTop w:val="0"/>
          <w:marBottom w:val="0"/>
          <w:divBdr>
            <w:top w:val="none" w:sz="0" w:space="0" w:color="auto"/>
            <w:left w:val="none" w:sz="0" w:space="0" w:color="auto"/>
            <w:bottom w:val="none" w:sz="0" w:space="0" w:color="auto"/>
            <w:right w:val="none" w:sz="0" w:space="0" w:color="auto"/>
          </w:divBdr>
        </w:div>
        <w:div w:id="489057150">
          <w:marLeft w:val="640"/>
          <w:marRight w:val="0"/>
          <w:marTop w:val="0"/>
          <w:marBottom w:val="0"/>
          <w:divBdr>
            <w:top w:val="none" w:sz="0" w:space="0" w:color="auto"/>
            <w:left w:val="none" w:sz="0" w:space="0" w:color="auto"/>
            <w:bottom w:val="none" w:sz="0" w:space="0" w:color="auto"/>
            <w:right w:val="none" w:sz="0" w:space="0" w:color="auto"/>
          </w:divBdr>
        </w:div>
        <w:div w:id="1940675929">
          <w:marLeft w:val="640"/>
          <w:marRight w:val="0"/>
          <w:marTop w:val="0"/>
          <w:marBottom w:val="0"/>
          <w:divBdr>
            <w:top w:val="none" w:sz="0" w:space="0" w:color="auto"/>
            <w:left w:val="none" w:sz="0" w:space="0" w:color="auto"/>
            <w:bottom w:val="none" w:sz="0" w:space="0" w:color="auto"/>
            <w:right w:val="none" w:sz="0" w:space="0" w:color="auto"/>
          </w:divBdr>
        </w:div>
      </w:divsChild>
    </w:div>
    <w:div w:id="1163738383">
      <w:bodyDiv w:val="1"/>
      <w:marLeft w:val="0"/>
      <w:marRight w:val="0"/>
      <w:marTop w:val="0"/>
      <w:marBottom w:val="0"/>
      <w:divBdr>
        <w:top w:val="none" w:sz="0" w:space="0" w:color="auto"/>
        <w:left w:val="none" w:sz="0" w:space="0" w:color="auto"/>
        <w:bottom w:val="none" w:sz="0" w:space="0" w:color="auto"/>
        <w:right w:val="none" w:sz="0" w:space="0" w:color="auto"/>
      </w:divBdr>
    </w:div>
    <w:div w:id="1164276415">
      <w:bodyDiv w:val="1"/>
      <w:marLeft w:val="0"/>
      <w:marRight w:val="0"/>
      <w:marTop w:val="0"/>
      <w:marBottom w:val="0"/>
      <w:divBdr>
        <w:top w:val="none" w:sz="0" w:space="0" w:color="auto"/>
        <w:left w:val="none" w:sz="0" w:space="0" w:color="auto"/>
        <w:bottom w:val="none" w:sz="0" w:space="0" w:color="auto"/>
        <w:right w:val="none" w:sz="0" w:space="0" w:color="auto"/>
      </w:divBdr>
    </w:div>
    <w:div w:id="1164659535">
      <w:bodyDiv w:val="1"/>
      <w:marLeft w:val="0"/>
      <w:marRight w:val="0"/>
      <w:marTop w:val="0"/>
      <w:marBottom w:val="0"/>
      <w:divBdr>
        <w:top w:val="none" w:sz="0" w:space="0" w:color="auto"/>
        <w:left w:val="none" w:sz="0" w:space="0" w:color="auto"/>
        <w:bottom w:val="none" w:sz="0" w:space="0" w:color="auto"/>
        <w:right w:val="none" w:sz="0" w:space="0" w:color="auto"/>
      </w:divBdr>
    </w:div>
    <w:div w:id="1164786285">
      <w:bodyDiv w:val="1"/>
      <w:marLeft w:val="0"/>
      <w:marRight w:val="0"/>
      <w:marTop w:val="0"/>
      <w:marBottom w:val="0"/>
      <w:divBdr>
        <w:top w:val="none" w:sz="0" w:space="0" w:color="auto"/>
        <w:left w:val="none" w:sz="0" w:space="0" w:color="auto"/>
        <w:bottom w:val="none" w:sz="0" w:space="0" w:color="auto"/>
        <w:right w:val="none" w:sz="0" w:space="0" w:color="auto"/>
      </w:divBdr>
    </w:div>
    <w:div w:id="1165242722">
      <w:bodyDiv w:val="1"/>
      <w:marLeft w:val="0"/>
      <w:marRight w:val="0"/>
      <w:marTop w:val="0"/>
      <w:marBottom w:val="0"/>
      <w:divBdr>
        <w:top w:val="none" w:sz="0" w:space="0" w:color="auto"/>
        <w:left w:val="none" w:sz="0" w:space="0" w:color="auto"/>
        <w:bottom w:val="none" w:sz="0" w:space="0" w:color="auto"/>
        <w:right w:val="none" w:sz="0" w:space="0" w:color="auto"/>
      </w:divBdr>
    </w:div>
    <w:div w:id="1165362013">
      <w:bodyDiv w:val="1"/>
      <w:marLeft w:val="0"/>
      <w:marRight w:val="0"/>
      <w:marTop w:val="0"/>
      <w:marBottom w:val="0"/>
      <w:divBdr>
        <w:top w:val="none" w:sz="0" w:space="0" w:color="auto"/>
        <w:left w:val="none" w:sz="0" w:space="0" w:color="auto"/>
        <w:bottom w:val="none" w:sz="0" w:space="0" w:color="auto"/>
        <w:right w:val="none" w:sz="0" w:space="0" w:color="auto"/>
      </w:divBdr>
    </w:div>
    <w:div w:id="1165512081">
      <w:bodyDiv w:val="1"/>
      <w:marLeft w:val="0"/>
      <w:marRight w:val="0"/>
      <w:marTop w:val="0"/>
      <w:marBottom w:val="0"/>
      <w:divBdr>
        <w:top w:val="none" w:sz="0" w:space="0" w:color="auto"/>
        <w:left w:val="none" w:sz="0" w:space="0" w:color="auto"/>
        <w:bottom w:val="none" w:sz="0" w:space="0" w:color="auto"/>
        <w:right w:val="none" w:sz="0" w:space="0" w:color="auto"/>
      </w:divBdr>
    </w:div>
    <w:div w:id="1165558401">
      <w:bodyDiv w:val="1"/>
      <w:marLeft w:val="0"/>
      <w:marRight w:val="0"/>
      <w:marTop w:val="0"/>
      <w:marBottom w:val="0"/>
      <w:divBdr>
        <w:top w:val="none" w:sz="0" w:space="0" w:color="auto"/>
        <w:left w:val="none" w:sz="0" w:space="0" w:color="auto"/>
        <w:bottom w:val="none" w:sz="0" w:space="0" w:color="auto"/>
        <w:right w:val="none" w:sz="0" w:space="0" w:color="auto"/>
      </w:divBdr>
    </w:div>
    <w:div w:id="1166047827">
      <w:bodyDiv w:val="1"/>
      <w:marLeft w:val="0"/>
      <w:marRight w:val="0"/>
      <w:marTop w:val="0"/>
      <w:marBottom w:val="0"/>
      <w:divBdr>
        <w:top w:val="none" w:sz="0" w:space="0" w:color="auto"/>
        <w:left w:val="none" w:sz="0" w:space="0" w:color="auto"/>
        <w:bottom w:val="none" w:sz="0" w:space="0" w:color="auto"/>
        <w:right w:val="none" w:sz="0" w:space="0" w:color="auto"/>
      </w:divBdr>
      <w:divsChild>
        <w:div w:id="534586447">
          <w:marLeft w:val="480"/>
          <w:marRight w:val="0"/>
          <w:marTop w:val="0"/>
          <w:marBottom w:val="0"/>
          <w:divBdr>
            <w:top w:val="none" w:sz="0" w:space="0" w:color="auto"/>
            <w:left w:val="none" w:sz="0" w:space="0" w:color="auto"/>
            <w:bottom w:val="none" w:sz="0" w:space="0" w:color="auto"/>
            <w:right w:val="none" w:sz="0" w:space="0" w:color="auto"/>
          </w:divBdr>
        </w:div>
        <w:div w:id="144325974">
          <w:marLeft w:val="480"/>
          <w:marRight w:val="0"/>
          <w:marTop w:val="0"/>
          <w:marBottom w:val="0"/>
          <w:divBdr>
            <w:top w:val="none" w:sz="0" w:space="0" w:color="auto"/>
            <w:left w:val="none" w:sz="0" w:space="0" w:color="auto"/>
            <w:bottom w:val="none" w:sz="0" w:space="0" w:color="auto"/>
            <w:right w:val="none" w:sz="0" w:space="0" w:color="auto"/>
          </w:divBdr>
        </w:div>
        <w:div w:id="441268898">
          <w:marLeft w:val="480"/>
          <w:marRight w:val="0"/>
          <w:marTop w:val="0"/>
          <w:marBottom w:val="0"/>
          <w:divBdr>
            <w:top w:val="none" w:sz="0" w:space="0" w:color="auto"/>
            <w:left w:val="none" w:sz="0" w:space="0" w:color="auto"/>
            <w:bottom w:val="none" w:sz="0" w:space="0" w:color="auto"/>
            <w:right w:val="none" w:sz="0" w:space="0" w:color="auto"/>
          </w:divBdr>
        </w:div>
        <w:div w:id="2054648568">
          <w:marLeft w:val="480"/>
          <w:marRight w:val="0"/>
          <w:marTop w:val="0"/>
          <w:marBottom w:val="0"/>
          <w:divBdr>
            <w:top w:val="none" w:sz="0" w:space="0" w:color="auto"/>
            <w:left w:val="none" w:sz="0" w:space="0" w:color="auto"/>
            <w:bottom w:val="none" w:sz="0" w:space="0" w:color="auto"/>
            <w:right w:val="none" w:sz="0" w:space="0" w:color="auto"/>
          </w:divBdr>
        </w:div>
        <w:div w:id="791093344">
          <w:marLeft w:val="480"/>
          <w:marRight w:val="0"/>
          <w:marTop w:val="0"/>
          <w:marBottom w:val="0"/>
          <w:divBdr>
            <w:top w:val="none" w:sz="0" w:space="0" w:color="auto"/>
            <w:left w:val="none" w:sz="0" w:space="0" w:color="auto"/>
            <w:bottom w:val="none" w:sz="0" w:space="0" w:color="auto"/>
            <w:right w:val="none" w:sz="0" w:space="0" w:color="auto"/>
          </w:divBdr>
        </w:div>
        <w:div w:id="491992519">
          <w:marLeft w:val="480"/>
          <w:marRight w:val="0"/>
          <w:marTop w:val="0"/>
          <w:marBottom w:val="0"/>
          <w:divBdr>
            <w:top w:val="none" w:sz="0" w:space="0" w:color="auto"/>
            <w:left w:val="none" w:sz="0" w:space="0" w:color="auto"/>
            <w:bottom w:val="none" w:sz="0" w:space="0" w:color="auto"/>
            <w:right w:val="none" w:sz="0" w:space="0" w:color="auto"/>
          </w:divBdr>
        </w:div>
        <w:div w:id="797185990">
          <w:marLeft w:val="480"/>
          <w:marRight w:val="0"/>
          <w:marTop w:val="0"/>
          <w:marBottom w:val="0"/>
          <w:divBdr>
            <w:top w:val="none" w:sz="0" w:space="0" w:color="auto"/>
            <w:left w:val="none" w:sz="0" w:space="0" w:color="auto"/>
            <w:bottom w:val="none" w:sz="0" w:space="0" w:color="auto"/>
            <w:right w:val="none" w:sz="0" w:space="0" w:color="auto"/>
          </w:divBdr>
        </w:div>
        <w:div w:id="679433473">
          <w:marLeft w:val="480"/>
          <w:marRight w:val="0"/>
          <w:marTop w:val="0"/>
          <w:marBottom w:val="0"/>
          <w:divBdr>
            <w:top w:val="none" w:sz="0" w:space="0" w:color="auto"/>
            <w:left w:val="none" w:sz="0" w:space="0" w:color="auto"/>
            <w:bottom w:val="none" w:sz="0" w:space="0" w:color="auto"/>
            <w:right w:val="none" w:sz="0" w:space="0" w:color="auto"/>
          </w:divBdr>
        </w:div>
        <w:div w:id="832377236">
          <w:marLeft w:val="480"/>
          <w:marRight w:val="0"/>
          <w:marTop w:val="0"/>
          <w:marBottom w:val="0"/>
          <w:divBdr>
            <w:top w:val="none" w:sz="0" w:space="0" w:color="auto"/>
            <w:left w:val="none" w:sz="0" w:space="0" w:color="auto"/>
            <w:bottom w:val="none" w:sz="0" w:space="0" w:color="auto"/>
            <w:right w:val="none" w:sz="0" w:space="0" w:color="auto"/>
          </w:divBdr>
        </w:div>
        <w:div w:id="1711610408">
          <w:marLeft w:val="480"/>
          <w:marRight w:val="0"/>
          <w:marTop w:val="0"/>
          <w:marBottom w:val="0"/>
          <w:divBdr>
            <w:top w:val="none" w:sz="0" w:space="0" w:color="auto"/>
            <w:left w:val="none" w:sz="0" w:space="0" w:color="auto"/>
            <w:bottom w:val="none" w:sz="0" w:space="0" w:color="auto"/>
            <w:right w:val="none" w:sz="0" w:space="0" w:color="auto"/>
          </w:divBdr>
        </w:div>
        <w:div w:id="1984845785">
          <w:marLeft w:val="480"/>
          <w:marRight w:val="0"/>
          <w:marTop w:val="0"/>
          <w:marBottom w:val="0"/>
          <w:divBdr>
            <w:top w:val="none" w:sz="0" w:space="0" w:color="auto"/>
            <w:left w:val="none" w:sz="0" w:space="0" w:color="auto"/>
            <w:bottom w:val="none" w:sz="0" w:space="0" w:color="auto"/>
            <w:right w:val="none" w:sz="0" w:space="0" w:color="auto"/>
          </w:divBdr>
        </w:div>
        <w:div w:id="919677431">
          <w:marLeft w:val="480"/>
          <w:marRight w:val="0"/>
          <w:marTop w:val="0"/>
          <w:marBottom w:val="0"/>
          <w:divBdr>
            <w:top w:val="none" w:sz="0" w:space="0" w:color="auto"/>
            <w:left w:val="none" w:sz="0" w:space="0" w:color="auto"/>
            <w:bottom w:val="none" w:sz="0" w:space="0" w:color="auto"/>
            <w:right w:val="none" w:sz="0" w:space="0" w:color="auto"/>
          </w:divBdr>
        </w:div>
        <w:div w:id="1876115236">
          <w:marLeft w:val="480"/>
          <w:marRight w:val="0"/>
          <w:marTop w:val="0"/>
          <w:marBottom w:val="0"/>
          <w:divBdr>
            <w:top w:val="none" w:sz="0" w:space="0" w:color="auto"/>
            <w:left w:val="none" w:sz="0" w:space="0" w:color="auto"/>
            <w:bottom w:val="none" w:sz="0" w:space="0" w:color="auto"/>
            <w:right w:val="none" w:sz="0" w:space="0" w:color="auto"/>
          </w:divBdr>
        </w:div>
        <w:div w:id="1472402239">
          <w:marLeft w:val="480"/>
          <w:marRight w:val="0"/>
          <w:marTop w:val="0"/>
          <w:marBottom w:val="0"/>
          <w:divBdr>
            <w:top w:val="none" w:sz="0" w:space="0" w:color="auto"/>
            <w:left w:val="none" w:sz="0" w:space="0" w:color="auto"/>
            <w:bottom w:val="none" w:sz="0" w:space="0" w:color="auto"/>
            <w:right w:val="none" w:sz="0" w:space="0" w:color="auto"/>
          </w:divBdr>
        </w:div>
        <w:div w:id="1686052719">
          <w:marLeft w:val="480"/>
          <w:marRight w:val="0"/>
          <w:marTop w:val="0"/>
          <w:marBottom w:val="0"/>
          <w:divBdr>
            <w:top w:val="none" w:sz="0" w:space="0" w:color="auto"/>
            <w:left w:val="none" w:sz="0" w:space="0" w:color="auto"/>
            <w:bottom w:val="none" w:sz="0" w:space="0" w:color="auto"/>
            <w:right w:val="none" w:sz="0" w:space="0" w:color="auto"/>
          </w:divBdr>
        </w:div>
        <w:div w:id="1868525694">
          <w:marLeft w:val="480"/>
          <w:marRight w:val="0"/>
          <w:marTop w:val="0"/>
          <w:marBottom w:val="0"/>
          <w:divBdr>
            <w:top w:val="none" w:sz="0" w:space="0" w:color="auto"/>
            <w:left w:val="none" w:sz="0" w:space="0" w:color="auto"/>
            <w:bottom w:val="none" w:sz="0" w:space="0" w:color="auto"/>
            <w:right w:val="none" w:sz="0" w:space="0" w:color="auto"/>
          </w:divBdr>
        </w:div>
        <w:div w:id="896354310">
          <w:marLeft w:val="480"/>
          <w:marRight w:val="0"/>
          <w:marTop w:val="0"/>
          <w:marBottom w:val="0"/>
          <w:divBdr>
            <w:top w:val="none" w:sz="0" w:space="0" w:color="auto"/>
            <w:left w:val="none" w:sz="0" w:space="0" w:color="auto"/>
            <w:bottom w:val="none" w:sz="0" w:space="0" w:color="auto"/>
            <w:right w:val="none" w:sz="0" w:space="0" w:color="auto"/>
          </w:divBdr>
        </w:div>
        <w:div w:id="669063062">
          <w:marLeft w:val="480"/>
          <w:marRight w:val="0"/>
          <w:marTop w:val="0"/>
          <w:marBottom w:val="0"/>
          <w:divBdr>
            <w:top w:val="none" w:sz="0" w:space="0" w:color="auto"/>
            <w:left w:val="none" w:sz="0" w:space="0" w:color="auto"/>
            <w:bottom w:val="none" w:sz="0" w:space="0" w:color="auto"/>
            <w:right w:val="none" w:sz="0" w:space="0" w:color="auto"/>
          </w:divBdr>
        </w:div>
        <w:div w:id="1741102280">
          <w:marLeft w:val="480"/>
          <w:marRight w:val="0"/>
          <w:marTop w:val="0"/>
          <w:marBottom w:val="0"/>
          <w:divBdr>
            <w:top w:val="none" w:sz="0" w:space="0" w:color="auto"/>
            <w:left w:val="none" w:sz="0" w:space="0" w:color="auto"/>
            <w:bottom w:val="none" w:sz="0" w:space="0" w:color="auto"/>
            <w:right w:val="none" w:sz="0" w:space="0" w:color="auto"/>
          </w:divBdr>
        </w:div>
        <w:div w:id="774252510">
          <w:marLeft w:val="480"/>
          <w:marRight w:val="0"/>
          <w:marTop w:val="0"/>
          <w:marBottom w:val="0"/>
          <w:divBdr>
            <w:top w:val="none" w:sz="0" w:space="0" w:color="auto"/>
            <w:left w:val="none" w:sz="0" w:space="0" w:color="auto"/>
            <w:bottom w:val="none" w:sz="0" w:space="0" w:color="auto"/>
            <w:right w:val="none" w:sz="0" w:space="0" w:color="auto"/>
          </w:divBdr>
        </w:div>
        <w:div w:id="129058539">
          <w:marLeft w:val="480"/>
          <w:marRight w:val="0"/>
          <w:marTop w:val="0"/>
          <w:marBottom w:val="0"/>
          <w:divBdr>
            <w:top w:val="none" w:sz="0" w:space="0" w:color="auto"/>
            <w:left w:val="none" w:sz="0" w:space="0" w:color="auto"/>
            <w:bottom w:val="none" w:sz="0" w:space="0" w:color="auto"/>
            <w:right w:val="none" w:sz="0" w:space="0" w:color="auto"/>
          </w:divBdr>
        </w:div>
        <w:div w:id="957877542">
          <w:marLeft w:val="480"/>
          <w:marRight w:val="0"/>
          <w:marTop w:val="0"/>
          <w:marBottom w:val="0"/>
          <w:divBdr>
            <w:top w:val="none" w:sz="0" w:space="0" w:color="auto"/>
            <w:left w:val="none" w:sz="0" w:space="0" w:color="auto"/>
            <w:bottom w:val="none" w:sz="0" w:space="0" w:color="auto"/>
            <w:right w:val="none" w:sz="0" w:space="0" w:color="auto"/>
          </w:divBdr>
        </w:div>
        <w:div w:id="142237821">
          <w:marLeft w:val="480"/>
          <w:marRight w:val="0"/>
          <w:marTop w:val="0"/>
          <w:marBottom w:val="0"/>
          <w:divBdr>
            <w:top w:val="none" w:sz="0" w:space="0" w:color="auto"/>
            <w:left w:val="none" w:sz="0" w:space="0" w:color="auto"/>
            <w:bottom w:val="none" w:sz="0" w:space="0" w:color="auto"/>
            <w:right w:val="none" w:sz="0" w:space="0" w:color="auto"/>
          </w:divBdr>
        </w:div>
        <w:div w:id="1167791212">
          <w:marLeft w:val="480"/>
          <w:marRight w:val="0"/>
          <w:marTop w:val="0"/>
          <w:marBottom w:val="0"/>
          <w:divBdr>
            <w:top w:val="none" w:sz="0" w:space="0" w:color="auto"/>
            <w:left w:val="none" w:sz="0" w:space="0" w:color="auto"/>
            <w:bottom w:val="none" w:sz="0" w:space="0" w:color="auto"/>
            <w:right w:val="none" w:sz="0" w:space="0" w:color="auto"/>
          </w:divBdr>
        </w:div>
        <w:div w:id="2053531844">
          <w:marLeft w:val="480"/>
          <w:marRight w:val="0"/>
          <w:marTop w:val="0"/>
          <w:marBottom w:val="0"/>
          <w:divBdr>
            <w:top w:val="none" w:sz="0" w:space="0" w:color="auto"/>
            <w:left w:val="none" w:sz="0" w:space="0" w:color="auto"/>
            <w:bottom w:val="none" w:sz="0" w:space="0" w:color="auto"/>
            <w:right w:val="none" w:sz="0" w:space="0" w:color="auto"/>
          </w:divBdr>
        </w:div>
        <w:div w:id="1594630020">
          <w:marLeft w:val="480"/>
          <w:marRight w:val="0"/>
          <w:marTop w:val="0"/>
          <w:marBottom w:val="0"/>
          <w:divBdr>
            <w:top w:val="none" w:sz="0" w:space="0" w:color="auto"/>
            <w:left w:val="none" w:sz="0" w:space="0" w:color="auto"/>
            <w:bottom w:val="none" w:sz="0" w:space="0" w:color="auto"/>
            <w:right w:val="none" w:sz="0" w:space="0" w:color="auto"/>
          </w:divBdr>
        </w:div>
        <w:div w:id="581062256">
          <w:marLeft w:val="480"/>
          <w:marRight w:val="0"/>
          <w:marTop w:val="0"/>
          <w:marBottom w:val="0"/>
          <w:divBdr>
            <w:top w:val="none" w:sz="0" w:space="0" w:color="auto"/>
            <w:left w:val="none" w:sz="0" w:space="0" w:color="auto"/>
            <w:bottom w:val="none" w:sz="0" w:space="0" w:color="auto"/>
            <w:right w:val="none" w:sz="0" w:space="0" w:color="auto"/>
          </w:divBdr>
        </w:div>
        <w:div w:id="1009139821">
          <w:marLeft w:val="480"/>
          <w:marRight w:val="0"/>
          <w:marTop w:val="0"/>
          <w:marBottom w:val="0"/>
          <w:divBdr>
            <w:top w:val="none" w:sz="0" w:space="0" w:color="auto"/>
            <w:left w:val="none" w:sz="0" w:space="0" w:color="auto"/>
            <w:bottom w:val="none" w:sz="0" w:space="0" w:color="auto"/>
            <w:right w:val="none" w:sz="0" w:space="0" w:color="auto"/>
          </w:divBdr>
        </w:div>
        <w:div w:id="1069378707">
          <w:marLeft w:val="480"/>
          <w:marRight w:val="0"/>
          <w:marTop w:val="0"/>
          <w:marBottom w:val="0"/>
          <w:divBdr>
            <w:top w:val="none" w:sz="0" w:space="0" w:color="auto"/>
            <w:left w:val="none" w:sz="0" w:space="0" w:color="auto"/>
            <w:bottom w:val="none" w:sz="0" w:space="0" w:color="auto"/>
            <w:right w:val="none" w:sz="0" w:space="0" w:color="auto"/>
          </w:divBdr>
        </w:div>
        <w:div w:id="1642147540">
          <w:marLeft w:val="480"/>
          <w:marRight w:val="0"/>
          <w:marTop w:val="0"/>
          <w:marBottom w:val="0"/>
          <w:divBdr>
            <w:top w:val="none" w:sz="0" w:space="0" w:color="auto"/>
            <w:left w:val="none" w:sz="0" w:space="0" w:color="auto"/>
            <w:bottom w:val="none" w:sz="0" w:space="0" w:color="auto"/>
            <w:right w:val="none" w:sz="0" w:space="0" w:color="auto"/>
          </w:divBdr>
        </w:div>
        <w:div w:id="60561869">
          <w:marLeft w:val="480"/>
          <w:marRight w:val="0"/>
          <w:marTop w:val="0"/>
          <w:marBottom w:val="0"/>
          <w:divBdr>
            <w:top w:val="none" w:sz="0" w:space="0" w:color="auto"/>
            <w:left w:val="none" w:sz="0" w:space="0" w:color="auto"/>
            <w:bottom w:val="none" w:sz="0" w:space="0" w:color="auto"/>
            <w:right w:val="none" w:sz="0" w:space="0" w:color="auto"/>
          </w:divBdr>
        </w:div>
        <w:div w:id="1590961301">
          <w:marLeft w:val="480"/>
          <w:marRight w:val="0"/>
          <w:marTop w:val="0"/>
          <w:marBottom w:val="0"/>
          <w:divBdr>
            <w:top w:val="none" w:sz="0" w:space="0" w:color="auto"/>
            <w:left w:val="none" w:sz="0" w:space="0" w:color="auto"/>
            <w:bottom w:val="none" w:sz="0" w:space="0" w:color="auto"/>
            <w:right w:val="none" w:sz="0" w:space="0" w:color="auto"/>
          </w:divBdr>
        </w:div>
        <w:div w:id="76093889">
          <w:marLeft w:val="480"/>
          <w:marRight w:val="0"/>
          <w:marTop w:val="0"/>
          <w:marBottom w:val="0"/>
          <w:divBdr>
            <w:top w:val="none" w:sz="0" w:space="0" w:color="auto"/>
            <w:left w:val="none" w:sz="0" w:space="0" w:color="auto"/>
            <w:bottom w:val="none" w:sz="0" w:space="0" w:color="auto"/>
            <w:right w:val="none" w:sz="0" w:space="0" w:color="auto"/>
          </w:divBdr>
        </w:div>
        <w:div w:id="591861072">
          <w:marLeft w:val="480"/>
          <w:marRight w:val="0"/>
          <w:marTop w:val="0"/>
          <w:marBottom w:val="0"/>
          <w:divBdr>
            <w:top w:val="none" w:sz="0" w:space="0" w:color="auto"/>
            <w:left w:val="none" w:sz="0" w:space="0" w:color="auto"/>
            <w:bottom w:val="none" w:sz="0" w:space="0" w:color="auto"/>
            <w:right w:val="none" w:sz="0" w:space="0" w:color="auto"/>
          </w:divBdr>
        </w:div>
        <w:div w:id="658660304">
          <w:marLeft w:val="480"/>
          <w:marRight w:val="0"/>
          <w:marTop w:val="0"/>
          <w:marBottom w:val="0"/>
          <w:divBdr>
            <w:top w:val="none" w:sz="0" w:space="0" w:color="auto"/>
            <w:left w:val="none" w:sz="0" w:space="0" w:color="auto"/>
            <w:bottom w:val="none" w:sz="0" w:space="0" w:color="auto"/>
            <w:right w:val="none" w:sz="0" w:space="0" w:color="auto"/>
          </w:divBdr>
        </w:div>
        <w:div w:id="1450854465">
          <w:marLeft w:val="480"/>
          <w:marRight w:val="0"/>
          <w:marTop w:val="0"/>
          <w:marBottom w:val="0"/>
          <w:divBdr>
            <w:top w:val="none" w:sz="0" w:space="0" w:color="auto"/>
            <w:left w:val="none" w:sz="0" w:space="0" w:color="auto"/>
            <w:bottom w:val="none" w:sz="0" w:space="0" w:color="auto"/>
            <w:right w:val="none" w:sz="0" w:space="0" w:color="auto"/>
          </w:divBdr>
        </w:div>
        <w:div w:id="200019160">
          <w:marLeft w:val="480"/>
          <w:marRight w:val="0"/>
          <w:marTop w:val="0"/>
          <w:marBottom w:val="0"/>
          <w:divBdr>
            <w:top w:val="none" w:sz="0" w:space="0" w:color="auto"/>
            <w:left w:val="none" w:sz="0" w:space="0" w:color="auto"/>
            <w:bottom w:val="none" w:sz="0" w:space="0" w:color="auto"/>
            <w:right w:val="none" w:sz="0" w:space="0" w:color="auto"/>
          </w:divBdr>
        </w:div>
        <w:div w:id="1416635390">
          <w:marLeft w:val="480"/>
          <w:marRight w:val="0"/>
          <w:marTop w:val="0"/>
          <w:marBottom w:val="0"/>
          <w:divBdr>
            <w:top w:val="none" w:sz="0" w:space="0" w:color="auto"/>
            <w:left w:val="none" w:sz="0" w:space="0" w:color="auto"/>
            <w:bottom w:val="none" w:sz="0" w:space="0" w:color="auto"/>
            <w:right w:val="none" w:sz="0" w:space="0" w:color="auto"/>
          </w:divBdr>
        </w:div>
        <w:div w:id="1249147492">
          <w:marLeft w:val="480"/>
          <w:marRight w:val="0"/>
          <w:marTop w:val="0"/>
          <w:marBottom w:val="0"/>
          <w:divBdr>
            <w:top w:val="none" w:sz="0" w:space="0" w:color="auto"/>
            <w:left w:val="none" w:sz="0" w:space="0" w:color="auto"/>
            <w:bottom w:val="none" w:sz="0" w:space="0" w:color="auto"/>
            <w:right w:val="none" w:sz="0" w:space="0" w:color="auto"/>
          </w:divBdr>
        </w:div>
        <w:div w:id="1813910691">
          <w:marLeft w:val="480"/>
          <w:marRight w:val="0"/>
          <w:marTop w:val="0"/>
          <w:marBottom w:val="0"/>
          <w:divBdr>
            <w:top w:val="none" w:sz="0" w:space="0" w:color="auto"/>
            <w:left w:val="none" w:sz="0" w:space="0" w:color="auto"/>
            <w:bottom w:val="none" w:sz="0" w:space="0" w:color="auto"/>
            <w:right w:val="none" w:sz="0" w:space="0" w:color="auto"/>
          </w:divBdr>
        </w:div>
        <w:div w:id="1115252772">
          <w:marLeft w:val="480"/>
          <w:marRight w:val="0"/>
          <w:marTop w:val="0"/>
          <w:marBottom w:val="0"/>
          <w:divBdr>
            <w:top w:val="none" w:sz="0" w:space="0" w:color="auto"/>
            <w:left w:val="none" w:sz="0" w:space="0" w:color="auto"/>
            <w:bottom w:val="none" w:sz="0" w:space="0" w:color="auto"/>
            <w:right w:val="none" w:sz="0" w:space="0" w:color="auto"/>
          </w:divBdr>
        </w:div>
        <w:div w:id="1192455578">
          <w:marLeft w:val="480"/>
          <w:marRight w:val="0"/>
          <w:marTop w:val="0"/>
          <w:marBottom w:val="0"/>
          <w:divBdr>
            <w:top w:val="none" w:sz="0" w:space="0" w:color="auto"/>
            <w:left w:val="none" w:sz="0" w:space="0" w:color="auto"/>
            <w:bottom w:val="none" w:sz="0" w:space="0" w:color="auto"/>
            <w:right w:val="none" w:sz="0" w:space="0" w:color="auto"/>
          </w:divBdr>
        </w:div>
        <w:div w:id="1711610566">
          <w:marLeft w:val="480"/>
          <w:marRight w:val="0"/>
          <w:marTop w:val="0"/>
          <w:marBottom w:val="0"/>
          <w:divBdr>
            <w:top w:val="none" w:sz="0" w:space="0" w:color="auto"/>
            <w:left w:val="none" w:sz="0" w:space="0" w:color="auto"/>
            <w:bottom w:val="none" w:sz="0" w:space="0" w:color="auto"/>
            <w:right w:val="none" w:sz="0" w:space="0" w:color="auto"/>
          </w:divBdr>
        </w:div>
        <w:div w:id="549151497">
          <w:marLeft w:val="480"/>
          <w:marRight w:val="0"/>
          <w:marTop w:val="0"/>
          <w:marBottom w:val="0"/>
          <w:divBdr>
            <w:top w:val="none" w:sz="0" w:space="0" w:color="auto"/>
            <w:left w:val="none" w:sz="0" w:space="0" w:color="auto"/>
            <w:bottom w:val="none" w:sz="0" w:space="0" w:color="auto"/>
            <w:right w:val="none" w:sz="0" w:space="0" w:color="auto"/>
          </w:divBdr>
        </w:div>
        <w:div w:id="1919435478">
          <w:marLeft w:val="480"/>
          <w:marRight w:val="0"/>
          <w:marTop w:val="0"/>
          <w:marBottom w:val="0"/>
          <w:divBdr>
            <w:top w:val="none" w:sz="0" w:space="0" w:color="auto"/>
            <w:left w:val="none" w:sz="0" w:space="0" w:color="auto"/>
            <w:bottom w:val="none" w:sz="0" w:space="0" w:color="auto"/>
            <w:right w:val="none" w:sz="0" w:space="0" w:color="auto"/>
          </w:divBdr>
        </w:div>
        <w:div w:id="478696660">
          <w:marLeft w:val="480"/>
          <w:marRight w:val="0"/>
          <w:marTop w:val="0"/>
          <w:marBottom w:val="0"/>
          <w:divBdr>
            <w:top w:val="none" w:sz="0" w:space="0" w:color="auto"/>
            <w:left w:val="none" w:sz="0" w:space="0" w:color="auto"/>
            <w:bottom w:val="none" w:sz="0" w:space="0" w:color="auto"/>
            <w:right w:val="none" w:sz="0" w:space="0" w:color="auto"/>
          </w:divBdr>
        </w:div>
        <w:div w:id="1875849658">
          <w:marLeft w:val="480"/>
          <w:marRight w:val="0"/>
          <w:marTop w:val="0"/>
          <w:marBottom w:val="0"/>
          <w:divBdr>
            <w:top w:val="none" w:sz="0" w:space="0" w:color="auto"/>
            <w:left w:val="none" w:sz="0" w:space="0" w:color="auto"/>
            <w:bottom w:val="none" w:sz="0" w:space="0" w:color="auto"/>
            <w:right w:val="none" w:sz="0" w:space="0" w:color="auto"/>
          </w:divBdr>
        </w:div>
        <w:div w:id="1014965665">
          <w:marLeft w:val="480"/>
          <w:marRight w:val="0"/>
          <w:marTop w:val="0"/>
          <w:marBottom w:val="0"/>
          <w:divBdr>
            <w:top w:val="none" w:sz="0" w:space="0" w:color="auto"/>
            <w:left w:val="none" w:sz="0" w:space="0" w:color="auto"/>
            <w:bottom w:val="none" w:sz="0" w:space="0" w:color="auto"/>
            <w:right w:val="none" w:sz="0" w:space="0" w:color="auto"/>
          </w:divBdr>
        </w:div>
        <w:div w:id="617369625">
          <w:marLeft w:val="480"/>
          <w:marRight w:val="0"/>
          <w:marTop w:val="0"/>
          <w:marBottom w:val="0"/>
          <w:divBdr>
            <w:top w:val="none" w:sz="0" w:space="0" w:color="auto"/>
            <w:left w:val="none" w:sz="0" w:space="0" w:color="auto"/>
            <w:bottom w:val="none" w:sz="0" w:space="0" w:color="auto"/>
            <w:right w:val="none" w:sz="0" w:space="0" w:color="auto"/>
          </w:divBdr>
        </w:div>
        <w:div w:id="27921804">
          <w:marLeft w:val="480"/>
          <w:marRight w:val="0"/>
          <w:marTop w:val="0"/>
          <w:marBottom w:val="0"/>
          <w:divBdr>
            <w:top w:val="none" w:sz="0" w:space="0" w:color="auto"/>
            <w:left w:val="none" w:sz="0" w:space="0" w:color="auto"/>
            <w:bottom w:val="none" w:sz="0" w:space="0" w:color="auto"/>
            <w:right w:val="none" w:sz="0" w:space="0" w:color="auto"/>
          </w:divBdr>
        </w:div>
        <w:div w:id="982201797">
          <w:marLeft w:val="480"/>
          <w:marRight w:val="0"/>
          <w:marTop w:val="0"/>
          <w:marBottom w:val="0"/>
          <w:divBdr>
            <w:top w:val="none" w:sz="0" w:space="0" w:color="auto"/>
            <w:left w:val="none" w:sz="0" w:space="0" w:color="auto"/>
            <w:bottom w:val="none" w:sz="0" w:space="0" w:color="auto"/>
            <w:right w:val="none" w:sz="0" w:space="0" w:color="auto"/>
          </w:divBdr>
        </w:div>
        <w:div w:id="1600871391">
          <w:marLeft w:val="480"/>
          <w:marRight w:val="0"/>
          <w:marTop w:val="0"/>
          <w:marBottom w:val="0"/>
          <w:divBdr>
            <w:top w:val="none" w:sz="0" w:space="0" w:color="auto"/>
            <w:left w:val="none" w:sz="0" w:space="0" w:color="auto"/>
            <w:bottom w:val="none" w:sz="0" w:space="0" w:color="auto"/>
            <w:right w:val="none" w:sz="0" w:space="0" w:color="auto"/>
          </w:divBdr>
        </w:div>
        <w:div w:id="411899001">
          <w:marLeft w:val="480"/>
          <w:marRight w:val="0"/>
          <w:marTop w:val="0"/>
          <w:marBottom w:val="0"/>
          <w:divBdr>
            <w:top w:val="none" w:sz="0" w:space="0" w:color="auto"/>
            <w:left w:val="none" w:sz="0" w:space="0" w:color="auto"/>
            <w:bottom w:val="none" w:sz="0" w:space="0" w:color="auto"/>
            <w:right w:val="none" w:sz="0" w:space="0" w:color="auto"/>
          </w:divBdr>
        </w:div>
        <w:div w:id="1987589669">
          <w:marLeft w:val="480"/>
          <w:marRight w:val="0"/>
          <w:marTop w:val="0"/>
          <w:marBottom w:val="0"/>
          <w:divBdr>
            <w:top w:val="none" w:sz="0" w:space="0" w:color="auto"/>
            <w:left w:val="none" w:sz="0" w:space="0" w:color="auto"/>
            <w:bottom w:val="none" w:sz="0" w:space="0" w:color="auto"/>
            <w:right w:val="none" w:sz="0" w:space="0" w:color="auto"/>
          </w:divBdr>
        </w:div>
      </w:divsChild>
    </w:div>
    <w:div w:id="1166167204">
      <w:bodyDiv w:val="1"/>
      <w:marLeft w:val="0"/>
      <w:marRight w:val="0"/>
      <w:marTop w:val="0"/>
      <w:marBottom w:val="0"/>
      <w:divBdr>
        <w:top w:val="none" w:sz="0" w:space="0" w:color="auto"/>
        <w:left w:val="none" w:sz="0" w:space="0" w:color="auto"/>
        <w:bottom w:val="none" w:sz="0" w:space="0" w:color="auto"/>
        <w:right w:val="none" w:sz="0" w:space="0" w:color="auto"/>
      </w:divBdr>
    </w:div>
    <w:div w:id="1166239635">
      <w:bodyDiv w:val="1"/>
      <w:marLeft w:val="0"/>
      <w:marRight w:val="0"/>
      <w:marTop w:val="0"/>
      <w:marBottom w:val="0"/>
      <w:divBdr>
        <w:top w:val="none" w:sz="0" w:space="0" w:color="auto"/>
        <w:left w:val="none" w:sz="0" w:space="0" w:color="auto"/>
        <w:bottom w:val="none" w:sz="0" w:space="0" w:color="auto"/>
        <w:right w:val="none" w:sz="0" w:space="0" w:color="auto"/>
      </w:divBdr>
    </w:div>
    <w:div w:id="1166633657">
      <w:bodyDiv w:val="1"/>
      <w:marLeft w:val="0"/>
      <w:marRight w:val="0"/>
      <w:marTop w:val="0"/>
      <w:marBottom w:val="0"/>
      <w:divBdr>
        <w:top w:val="none" w:sz="0" w:space="0" w:color="auto"/>
        <w:left w:val="none" w:sz="0" w:space="0" w:color="auto"/>
        <w:bottom w:val="none" w:sz="0" w:space="0" w:color="auto"/>
        <w:right w:val="none" w:sz="0" w:space="0" w:color="auto"/>
      </w:divBdr>
    </w:div>
    <w:div w:id="1167013991">
      <w:bodyDiv w:val="1"/>
      <w:marLeft w:val="0"/>
      <w:marRight w:val="0"/>
      <w:marTop w:val="0"/>
      <w:marBottom w:val="0"/>
      <w:divBdr>
        <w:top w:val="none" w:sz="0" w:space="0" w:color="auto"/>
        <w:left w:val="none" w:sz="0" w:space="0" w:color="auto"/>
        <w:bottom w:val="none" w:sz="0" w:space="0" w:color="auto"/>
        <w:right w:val="none" w:sz="0" w:space="0" w:color="auto"/>
      </w:divBdr>
    </w:div>
    <w:div w:id="1168596232">
      <w:bodyDiv w:val="1"/>
      <w:marLeft w:val="0"/>
      <w:marRight w:val="0"/>
      <w:marTop w:val="0"/>
      <w:marBottom w:val="0"/>
      <w:divBdr>
        <w:top w:val="none" w:sz="0" w:space="0" w:color="auto"/>
        <w:left w:val="none" w:sz="0" w:space="0" w:color="auto"/>
        <w:bottom w:val="none" w:sz="0" w:space="0" w:color="auto"/>
        <w:right w:val="none" w:sz="0" w:space="0" w:color="auto"/>
      </w:divBdr>
    </w:div>
    <w:div w:id="1168640322">
      <w:bodyDiv w:val="1"/>
      <w:marLeft w:val="0"/>
      <w:marRight w:val="0"/>
      <w:marTop w:val="0"/>
      <w:marBottom w:val="0"/>
      <w:divBdr>
        <w:top w:val="none" w:sz="0" w:space="0" w:color="auto"/>
        <w:left w:val="none" w:sz="0" w:space="0" w:color="auto"/>
        <w:bottom w:val="none" w:sz="0" w:space="0" w:color="auto"/>
        <w:right w:val="none" w:sz="0" w:space="0" w:color="auto"/>
      </w:divBdr>
    </w:div>
    <w:div w:id="1168906934">
      <w:bodyDiv w:val="1"/>
      <w:marLeft w:val="0"/>
      <w:marRight w:val="0"/>
      <w:marTop w:val="0"/>
      <w:marBottom w:val="0"/>
      <w:divBdr>
        <w:top w:val="none" w:sz="0" w:space="0" w:color="auto"/>
        <w:left w:val="none" w:sz="0" w:space="0" w:color="auto"/>
        <w:bottom w:val="none" w:sz="0" w:space="0" w:color="auto"/>
        <w:right w:val="none" w:sz="0" w:space="0" w:color="auto"/>
      </w:divBdr>
    </w:div>
    <w:div w:id="1169711183">
      <w:bodyDiv w:val="1"/>
      <w:marLeft w:val="0"/>
      <w:marRight w:val="0"/>
      <w:marTop w:val="0"/>
      <w:marBottom w:val="0"/>
      <w:divBdr>
        <w:top w:val="none" w:sz="0" w:space="0" w:color="auto"/>
        <w:left w:val="none" w:sz="0" w:space="0" w:color="auto"/>
        <w:bottom w:val="none" w:sz="0" w:space="0" w:color="auto"/>
        <w:right w:val="none" w:sz="0" w:space="0" w:color="auto"/>
      </w:divBdr>
      <w:divsChild>
        <w:div w:id="19863514">
          <w:marLeft w:val="480"/>
          <w:marRight w:val="0"/>
          <w:marTop w:val="0"/>
          <w:marBottom w:val="0"/>
          <w:divBdr>
            <w:top w:val="none" w:sz="0" w:space="0" w:color="auto"/>
            <w:left w:val="none" w:sz="0" w:space="0" w:color="auto"/>
            <w:bottom w:val="none" w:sz="0" w:space="0" w:color="auto"/>
            <w:right w:val="none" w:sz="0" w:space="0" w:color="auto"/>
          </w:divBdr>
        </w:div>
        <w:div w:id="471488060">
          <w:marLeft w:val="480"/>
          <w:marRight w:val="0"/>
          <w:marTop w:val="0"/>
          <w:marBottom w:val="0"/>
          <w:divBdr>
            <w:top w:val="none" w:sz="0" w:space="0" w:color="auto"/>
            <w:left w:val="none" w:sz="0" w:space="0" w:color="auto"/>
            <w:bottom w:val="none" w:sz="0" w:space="0" w:color="auto"/>
            <w:right w:val="none" w:sz="0" w:space="0" w:color="auto"/>
          </w:divBdr>
        </w:div>
        <w:div w:id="1724595701">
          <w:marLeft w:val="480"/>
          <w:marRight w:val="0"/>
          <w:marTop w:val="0"/>
          <w:marBottom w:val="0"/>
          <w:divBdr>
            <w:top w:val="none" w:sz="0" w:space="0" w:color="auto"/>
            <w:left w:val="none" w:sz="0" w:space="0" w:color="auto"/>
            <w:bottom w:val="none" w:sz="0" w:space="0" w:color="auto"/>
            <w:right w:val="none" w:sz="0" w:space="0" w:color="auto"/>
          </w:divBdr>
        </w:div>
        <w:div w:id="1781803139">
          <w:marLeft w:val="480"/>
          <w:marRight w:val="0"/>
          <w:marTop w:val="0"/>
          <w:marBottom w:val="0"/>
          <w:divBdr>
            <w:top w:val="none" w:sz="0" w:space="0" w:color="auto"/>
            <w:left w:val="none" w:sz="0" w:space="0" w:color="auto"/>
            <w:bottom w:val="none" w:sz="0" w:space="0" w:color="auto"/>
            <w:right w:val="none" w:sz="0" w:space="0" w:color="auto"/>
          </w:divBdr>
        </w:div>
        <w:div w:id="1088232954">
          <w:marLeft w:val="480"/>
          <w:marRight w:val="0"/>
          <w:marTop w:val="0"/>
          <w:marBottom w:val="0"/>
          <w:divBdr>
            <w:top w:val="none" w:sz="0" w:space="0" w:color="auto"/>
            <w:left w:val="none" w:sz="0" w:space="0" w:color="auto"/>
            <w:bottom w:val="none" w:sz="0" w:space="0" w:color="auto"/>
            <w:right w:val="none" w:sz="0" w:space="0" w:color="auto"/>
          </w:divBdr>
        </w:div>
        <w:div w:id="452016613">
          <w:marLeft w:val="480"/>
          <w:marRight w:val="0"/>
          <w:marTop w:val="0"/>
          <w:marBottom w:val="0"/>
          <w:divBdr>
            <w:top w:val="none" w:sz="0" w:space="0" w:color="auto"/>
            <w:left w:val="none" w:sz="0" w:space="0" w:color="auto"/>
            <w:bottom w:val="none" w:sz="0" w:space="0" w:color="auto"/>
            <w:right w:val="none" w:sz="0" w:space="0" w:color="auto"/>
          </w:divBdr>
        </w:div>
        <w:div w:id="304775025">
          <w:marLeft w:val="480"/>
          <w:marRight w:val="0"/>
          <w:marTop w:val="0"/>
          <w:marBottom w:val="0"/>
          <w:divBdr>
            <w:top w:val="none" w:sz="0" w:space="0" w:color="auto"/>
            <w:left w:val="none" w:sz="0" w:space="0" w:color="auto"/>
            <w:bottom w:val="none" w:sz="0" w:space="0" w:color="auto"/>
            <w:right w:val="none" w:sz="0" w:space="0" w:color="auto"/>
          </w:divBdr>
        </w:div>
        <w:div w:id="1254702709">
          <w:marLeft w:val="480"/>
          <w:marRight w:val="0"/>
          <w:marTop w:val="0"/>
          <w:marBottom w:val="0"/>
          <w:divBdr>
            <w:top w:val="none" w:sz="0" w:space="0" w:color="auto"/>
            <w:left w:val="none" w:sz="0" w:space="0" w:color="auto"/>
            <w:bottom w:val="none" w:sz="0" w:space="0" w:color="auto"/>
            <w:right w:val="none" w:sz="0" w:space="0" w:color="auto"/>
          </w:divBdr>
        </w:div>
        <w:div w:id="1004548739">
          <w:marLeft w:val="480"/>
          <w:marRight w:val="0"/>
          <w:marTop w:val="0"/>
          <w:marBottom w:val="0"/>
          <w:divBdr>
            <w:top w:val="none" w:sz="0" w:space="0" w:color="auto"/>
            <w:left w:val="none" w:sz="0" w:space="0" w:color="auto"/>
            <w:bottom w:val="none" w:sz="0" w:space="0" w:color="auto"/>
            <w:right w:val="none" w:sz="0" w:space="0" w:color="auto"/>
          </w:divBdr>
        </w:div>
        <w:div w:id="1742022698">
          <w:marLeft w:val="480"/>
          <w:marRight w:val="0"/>
          <w:marTop w:val="0"/>
          <w:marBottom w:val="0"/>
          <w:divBdr>
            <w:top w:val="none" w:sz="0" w:space="0" w:color="auto"/>
            <w:left w:val="none" w:sz="0" w:space="0" w:color="auto"/>
            <w:bottom w:val="none" w:sz="0" w:space="0" w:color="auto"/>
            <w:right w:val="none" w:sz="0" w:space="0" w:color="auto"/>
          </w:divBdr>
        </w:div>
        <w:div w:id="1752002934">
          <w:marLeft w:val="480"/>
          <w:marRight w:val="0"/>
          <w:marTop w:val="0"/>
          <w:marBottom w:val="0"/>
          <w:divBdr>
            <w:top w:val="none" w:sz="0" w:space="0" w:color="auto"/>
            <w:left w:val="none" w:sz="0" w:space="0" w:color="auto"/>
            <w:bottom w:val="none" w:sz="0" w:space="0" w:color="auto"/>
            <w:right w:val="none" w:sz="0" w:space="0" w:color="auto"/>
          </w:divBdr>
        </w:div>
        <w:div w:id="1638875564">
          <w:marLeft w:val="480"/>
          <w:marRight w:val="0"/>
          <w:marTop w:val="0"/>
          <w:marBottom w:val="0"/>
          <w:divBdr>
            <w:top w:val="none" w:sz="0" w:space="0" w:color="auto"/>
            <w:left w:val="none" w:sz="0" w:space="0" w:color="auto"/>
            <w:bottom w:val="none" w:sz="0" w:space="0" w:color="auto"/>
            <w:right w:val="none" w:sz="0" w:space="0" w:color="auto"/>
          </w:divBdr>
        </w:div>
        <w:div w:id="125784906">
          <w:marLeft w:val="480"/>
          <w:marRight w:val="0"/>
          <w:marTop w:val="0"/>
          <w:marBottom w:val="0"/>
          <w:divBdr>
            <w:top w:val="none" w:sz="0" w:space="0" w:color="auto"/>
            <w:left w:val="none" w:sz="0" w:space="0" w:color="auto"/>
            <w:bottom w:val="none" w:sz="0" w:space="0" w:color="auto"/>
            <w:right w:val="none" w:sz="0" w:space="0" w:color="auto"/>
          </w:divBdr>
        </w:div>
        <w:div w:id="1900896888">
          <w:marLeft w:val="480"/>
          <w:marRight w:val="0"/>
          <w:marTop w:val="0"/>
          <w:marBottom w:val="0"/>
          <w:divBdr>
            <w:top w:val="none" w:sz="0" w:space="0" w:color="auto"/>
            <w:left w:val="none" w:sz="0" w:space="0" w:color="auto"/>
            <w:bottom w:val="none" w:sz="0" w:space="0" w:color="auto"/>
            <w:right w:val="none" w:sz="0" w:space="0" w:color="auto"/>
          </w:divBdr>
        </w:div>
      </w:divsChild>
    </w:div>
    <w:div w:id="1170293555">
      <w:bodyDiv w:val="1"/>
      <w:marLeft w:val="0"/>
      <w:marRight w:val="0"/>
      <w:marTop w:val="0"/>
      <w:marBottom w:val="0"/>
      <w:divBdr>
        <w:top w:val="none" w:sz="0" w:space="0" w:color="auto"/>
        <w:left w:val="none" w:sz="0" w:space="0" w:color="auto"/>
        <w:bottom w:val="none" w:sz="0" w:space="0" w:color="auto"/>
        <w:right w:val="none" w:sz="0" w:space="0" w:color="auto"/>
      </w:divBdr>
    </w:div>
    <w:div w:id="1170759461">
      <w:bodyDiv w:val="1"/>
      <w:marLeft w:val="0"/>
      <w:marRight w:val="0"/>
      <w:marTop w:val="0"/>
      <w:marBottom w:val="0"/>
      <w:divBdr>
        <w:top w:val="none" w:sz="0" w:space="0" w:color="auto"/>
        <w:left w:val="none" w:sz="0" w:space="0" w:color="auto"/>
        <w:bottom w:val="none" w:sz="0" w:space="0" w:color="auto"/>
        <w:right w:val="none" w:sz="0" w:space="0" w:color="auto"/>
      </w:divBdr>
      <w:divsChild>
        <w:div w:id="392198962">
          <w:marLeft w:val="0"/>
          <w:marRight w:val="0"/>
          <w:marTop w:val="0"/>
          <w:marBottom w:val="0"/>
          <w:divBdr>
            <w:top w:val="none" w:sz="0" w:space="0" w:color="auto"/>
            <w:left w:val="none" w:sz="0" w:space="0" w:color="auto"/>
            <w:bottom w:val="none" w:sz="0" w:space="0" w:color="auto"/>
            <w:right w:val="none" w:sz="0" w:space="0" w:color="auto"/>
          </w:divBdr>
        </w:div>
        <w:div w:id="1486701572">
          <w:marLeft w:val="0"/>
          <w:marRight w:val="0"/>
          <w:marTop w:val="0"/>
          <w:marBottom w:val="0"/>
          <w:divBdr>
            <w:top w:val="none" w:sz="0" w:space="0" w:color="auto"/>
            <w:left w:val="none" w:sz="0" w:space="0" w:color="auto"/>
            <w:bottom w:val="none" w:sz="0" w:space="0" w:color="auto"/>
            <w:right w:val="none" w:sz="0" w:space="0" w:color="auto"/>
          </w:divBdr>
        </w:div>
        <w:div w:id="2073893558">
          <w:marLeft w:val="0"/>
          <w:marRight w:val="0"/>
          <w:marTop w:val="0"/>
          <w:marBottom w:val="0"/>
          <w:divBdr>
            <w:top w:val="none" w:sz="0" w:space="0" w:color="auto"/>
            <w:left w:val="none" w:sz="0" w:space="0" w:color="auto"/>
            <w:bottom w:val="none" w:sz="0" w:space="0" w:color="auto"/>
            <w:right w:val="none" w:sz="0" w:space="0" w:color="auto"/>
          </w:divBdr>
        </w:div>
        <w:div w:id="981080178">
          <w:marLeft w:val="0"/>
          <w:marRight w:val="0"/>
          <w:marTop w:val="0"/>
          <w:marBottom w:val="0"/>
          <w:divBdr>
            <w:top w:val="none" w:sz="0" w:space="0" w:color="auto"/>
            <w:left w:val="none" w:sz="0" w:space="0" w:color="auto"/>
            <w:bottom w:val="none" w:sz="0" w:space="0" w:color="auto"/>
            <w:right w:val="none" w:sz="0" w:space="0" w:color="auto"/>
          </w:divBdr>
        </w:div>
        <w:div w:id="1302924572">
          <w:marLeft w:val="0"/>
          <w:marRight w:val="0"/>
          <w:marTop w:val="0"/>
          <w:marBottom w:val="0"/>
          <w:divBdr>
            <w:top w:val="none" w:sz="0" w:space="0" w:color="auto"/>
            <w:left w:val="none" w:sz="0" w:space="0" w:color="auto"/>
            <w:bottom w:val="none" w:sz="0" w:space="0" w:color="auto"/>
            <w:right w:val="none" w:sz="0" w:space="0" w:color="auto"/>
          </w:divBdr>
        </w:div>
        <w:div w:id="2057585229">
          <w:marLeft w:val="0"/>
          <w:marRight w:val="0"/>
          <w:marTop w:val="0"/>
          <w:marBottom w:val="0"/>
          <w:divBdr>
            <w:top w:val="none" w:sz="0" w:space="0" w:color="auto"/>
            <w:left w:val="none" w:sz="0" w:space="0" w:color="auto"/>
            <w:bottom w:val="none" w:sz="0" w:space="0" w:color="auto"/>
            <w:right w:val="none" w:sz="0" w:space="0" w:color="auto"/>
          </w:divBdr>
        </w:div>
        <w:div w:id="510412441">
          <w:marLeft w:val="0"/>
          <w:marRight w:val="0"/>
          <w:marTop w:val="0"/>
          <w:marBottom w:val="0"/>
          <w:divBdr>
            <w:top w:val="none" w:sz="0" w:space="0" w:color="auto"/>
            <w:left w:val="none" w:sz="0" w:space="0" w:color="auto"/>
            <w:bottom w:val="none" w:sz="0" w:space="0" w:color="auto"/>
            <w:right w:val="none" w:sz="0" w:space="0" w:color="auto"/>
          </w:divBdr>
        </w:div>
        <w:div w:id="1933850949">
          <w:marLeft w:val="0"/>
          <w:marRight w:val="0"/>
          <w:marTop w:val="0"/>
          <w:marBottom w:val="0"/>
          <w:divBdr>
            <w:top w:val="none" w:sz="0" w:space="0" w:color="auto"/>
            <w:left w:val="none" w:sz="0" w:space="0" w:color="auto"/>
            <w:bottom w:val="none" w:sz="0" w:space="0" w:color="auto"/>
            <w:right w:val="none" w:sz="0" w:space="0" w:color="auto"/>
          </w:divBdr>
        </w:div>
        <w:div w:id="616303743">
          <w:marLeft w:val="0"/>
          <w:marRight w:val="0"/>
          <w:marTop w:val="0"/>
          <w:marBottom w:val="0"/>
          <w:divBdr>
            <w:top w:val="none" w:sz="0" w:space="0" w:color="auto"/>
            <w:left w:val="none" w:sz="0" w:space="0" w:color="auto"/>
            <w:bottom w:val="none" w:sz="0" w:space="0" w:color="auto"/>
            <w:right w:val="none" w:sz="0" w:space="0" w:color="auto"/>
          </w:divBdr>
        </w:div>
        <w:div w:id="1656834358">
          <w:marLeft w:val="0"/>
          <w:marRight w:val="0"/>
          <w:marTop w:val="0"/>
          <w:marBottom w:val="0"/>
          <w:divBdr>
            <w:top w:val="none" w:sz="0" w:space="0" w:color="auto"/>
            <w:left w:val="none" w:sz="0" w:space="0" w:color="auto"/>
            <w:bottom w:val="none" w:sz="0" w:space="0" w:color="auto"/>
            <w:right w:val="none" w:sz="0" w:space="0" w:color="auto"/>
          </w:divBdr>
        </w:div>
        <w:div w:id="986086706">
          <w:marLeft w:val="0"/>
          <w:marRight w:val="0"/>
          <w:marTop w:val="0"/>
          <w:marBottom w:val="0"/>
          <w:divBdr>
            <w:top w:val="none" w:sz="0" w:space="0" w:color="auto"/>
            <w:left w:val="none" w:sz="0" w:space="0" w:color="auto"/>
            <w:bottom w:val="none" w:sz="0" w:space="0" w:color="auto"/>
            <w:right w:val="none" w:sz="0" w:space="0" w:color="auto"/>
          </w:divBdr>
        </w:div>
        <w:div w:id="241333085">
          <w:marLeft w:val="0"/>
          <w:marRight w:val="0"/>
          <w:marTop w:val="0"/>
          <w:marBottom w:val="0"/>
          <w:divBdr>
            <w:top w:val="none" w:sz="0" w:space="0" w:color="auto"/>
            <w:left w:val="none" w:sz="0" w:space="0" w:color="auto"/>
            <w:bottom w:val="none" w:sz="0" w:space="0" w:color="auto"/>
            <w:right w:val="none" w:sz="0" w:space="0" w:color="auto"/>
          </w:divBdr>
        </w:div>
        <w:div w:id="1724282785">
          <w:marLeft w:val="0"/>
          <w:marRight w:val="0"/>
          <w:marTop w:val="0"/>
          <w:marBottom w:val="0"/>
          <w:divBdr>
            <w:top w:val="none" w:sz="0" w:space="0" w:color="auto"/>
            <w:left w:val="none" w:sz="0" w:space="0" w:color="auto"/>
            <w:bottom w:val="none" w:sz="0" w:space="0" w:color="auto"/>
            <w:right w:val="none" w:sz="0" w:space="0" w:color="auto"/>
          </w:divBdr>
        </w:div>
        <w:div w:id="2049256736">
          <w:marLeft w:val="0"/>
          <w:marRight w:val="0"/>
          <w:marTop w:val="0"/>
          <w:marBottom w:val="0"/>
          <w:divBdr>
            <w:top w:val="none" w:sz="0" w:space="0" w:color="auto"/>
            <w:left w:val="none" w:sz="0" w:space="0" w:color="auto"/>
            <w:bottom w:val="none" w:sz="0" w:space="0" w:color="auto"/>
            <w:right w:val="none" w:sz="0" w:space="0" w:color="auto"/>
          </w:divBdr>
        </w:div>
        <w:div w:id="1246379305">
          <w:marLeft w:val="0"/>
          <w:marRight w:val="0"/>
          <w:marTop w:val="0"/>
          <w:marBottom w:val="0"/>
          <w:divBdr>
            <w:top w:val="none" w:sz="0" w:space="0" w:color="auto"/>
            <w:left w:val="none" w:sz="0" w:space="0" w:color="auto"/>
            <w:bottom w:val="none" w:sz="0" w:space="0" w:color="auto"/>
            <w:right w:val="none" w:sz="0" w:space="0" w:color="auto"/>
          </w:divBdr>
        </w:div>
        <w:div w:id="1586108292">
          <w:marLeft w:val="0"/>
          <w:marRight w:val="0"/>
          <w:marTop w:val="0"/>
          <w:marBottom w:val="0"/>
          <w:divBdr>
            <w:top w:val="none" w:sz="0" w:space="0" w:color="auto"/>
            <w:left w:val="none" w:sz="0" w:space="0" w:color="auto"/>
            <w:bottom w:val="none" w:sz="0" w:space="0" w:color="auto"/>
            <w:right w:val="none" w:sz="0" w:space="0" w:color="auto"/>
          </w:divBdr>
        </w:div>
        <w:div w:id="1104425808">
          <w:marLeft w:val="0"/>
          <w:marRight w:val="0"/>
          <w:marTop w:val="0"/>
          <w:marBottom w:val="0"/>
          <w:divBdr>
            <w:top w:val="none" w:sz="0" w:space="0" w:color="auto"/>
            <w:left w:val="none" w:sz="0" w:space="0" w:color="auto"/>
            <w:bottom w:val="none" w:sz="0" w:space="0" w:color="auto"/>
            <w:right w:val="none" w:sz="0" w:space="0" w:color="auto"/>
          </w:divBdr>
        </w:div>
        <w:div w:id="150603467">
          <w:marLeft w:val="0"/>
          <w:marRight w:val="0"/>
          <w:marTop w:val="0"/>
          <w:marBottom w:val="0"/>
          <w:divBdr>
            <w:top w:val="none" w:sz="0" w:space="0" w:color="auto"/>
            <w:left w:val="none" w:sz="0" w:space="0" w:color="auto"/>
            <w:bottom w:val="none" w:sz="0" w:space="0" w:color="auto"/>
            <w:right w:val="none" w:sz="0" w:space="0" w:color="auto"/>
          </w:divBdr>
        </w:div>
        <w:div w:id="883761569">
          <w:marLeft w:val="0"/>
          <w:marRight w:val="0"/>
          <w:marTop w:val="0"/>
          <w:marBottom w:val="0"/>
          <w:divBdr>
            <w:top w:val="none" w:sz="0" w:space="0" w:color="auto"/>
            <w:left w:val="none" w:sz="0" w:space="0" w:color="auto"/>
            <w:bottom w:val="none" w:sz="0" w:space="0" w:color="auto"/>
            <w:right w:val="none" w:sz="0" w:space="0" w:color="auto"/>
          </w:divBdr>
        </w:div>
        <w:div w:id="1078096346">
          <w:marLeft w:val="0"/>
          <w:marRight w:val="0"/>
          <w:marTop w:val="0"/>
          <w:marBottom w:val="0"/>
          <w:divBdr>
            <w:top w:val="none" w:sz="0" w:space="0" w:color="auto"/>
            <w:left w:val="none" w:sz="0" w:space="0" w:color="auto"/>
            <w:bottom w:val="none" w:sz="0" w:space="0" w:color="auto"/>
            <w:right w:val="none" w:sz="0" w:space="0" w:color="auto"/>
          </w:divBdr>
        </w:div>
        <w:div w:id="1402681263">
          <w:marLeft w:val="0"/>
          <w:marRight w:val="0"/>
          <w:marTop w:val="0"/>
          <w:marBottom w:val="0"/>
          <w:divBdr>
            <w:top w:val="none" w:sz="0" w:space="0" w:color="auto"/>
            <w:left w:val="none" w:sz="0" w:space="0" w:color="auto"/>
            <w:bottom w:val="none" w:sz="0" w:space="0" w:color="auto"/>
            <w:right w:val="none" w:sz="0" w:space="0" w:color="auto"/>
          </w:divBdr>
        </w:div>
        <w:div w:id="1434012278">
          <w:marLeft w:val="0"/>
          <w:marRight w:val="0"/>
          <w:marTop w:val="0"/>
          <w:marBottom w:val="0"/>
          <w:divBdr>
            <w:top w:val="none" w:sz="0" w:space="0" w:color="auto"/>
            <w:left w:val="none" w:sz="0" w:space="0" w:color="auto"/>
            <w:bottom w:val="none" w:sz="0" w:space="0" w:color="auto"/>
            <w:right w:val="none" w:sz="0" w:space="0" w:color="auto"/>
          </w:divBdr>
        </w:div>
        <w:div w:id="687146729">
          <w:marLeft w:val="0"/>
          <w:marRight w:val="0"/>
          <w:marTop w:val="0"/>
          <w:marBottom w:val="0"/>
          <w:divBdr>
            <w:top w:val="none" w:sz="0" w:space="0" w:color="auto"/>
            <w:left w:val="none" w:sz="0" w:space="0" w:color="auto"/>
            <w:bottom w:val="none" w:sz="0" w:space="0" w:color="auto"/>
            <w:right w:val="none" w:sz="0" w:space="0" w:color="auto"/>
          </w:divBdr>
        </w:div>
        <w:div w:id="722018969">
          <w:marLeft w:val="0"/>
          <w:marRight w:val="0"/>
          <w:marTop w:val="0"/>
          <w:marBottom w:val="0"/>
          <w:divBdr>
            <w:top w:val="none" w:sz="0" w:space="0" w:color="auto"/>
            <w:left w:val="none" w:sz="0" w:space="0" w:color="auto"/>
            <w:bottom w:val="none" w:sz="0" w:space="0" w:color="auto"/>
            <w:right w:val="none" w:sz="0" w:space="0" w:color="auto"/>
          </w:divBdr>
        </w:div>
        <w:div w:id="1707631986">
          <w:marLeft w:val="0"/>
          <w:marRight w:val="0"/>
          <w:marTop w:val="0"/>
          <w:marBottom w:val="0"/>
          <w:divBdr>
            <w:top w:val="none" w:sz="0" w:space="0" w:color="auto"/>
            <w:left w:val="none" w:sz="0" w:space="0" w:color="auto"/>
            <w:bottom w:val="none" w:sz="0" w:space="0" w:color="auto"/>
            <w:right w:val="none" w:sz="0" w:space="0" w:color="auto"/>
          </w:divBdr>
        </w:div>
        <w:div w:id="1868592185">
          <w:marLeft w:val="0"/>
          <w:marRight w:val="0"/>
          <w:marTop w:val="0"/>
          <w:marBottom w:val="0"/>
          <w:divBdr>
            <w:top w:val="none" w:sz="0" w:space="0" w:color="auto"/>
            <w:left w:val="none" w:sz="0" w:space="0" w:color="auto"/>
            <w:bottom w:val="none" w:sz="0" w:space="0" w:color="auto"/>
            <w:right w:val="none" w:sz="0" w:space="0" w:color="auto"/>
          </w:divBdr>
        </w:div>
        <w:div w:id="1804035340">
          <w:marLeft w:val="0"/>
          <w:marRight w:val="0"/>
          <w:marTop w:val="0"/>
          <w:marBottom w:val="0"/>
          <w:divBdr>
            <w:top w:val="none" w:sz="0" w:space="0" w:color="auto"/>
            <w:left w:val="none" w:sz="0" w:space="0" w:color="auto"/>
            <w:bottom w:val="none" w:sz="0" w:space="0" w:color="auto"/>
            <w:right w:val="none" w:sz="0" w:space="0" w:color="auto"/>
          </w:divBdr>
        </w:div>
        <w:div w:id="394204329">
          <w:marLeft w:val="0"/>
          <w:marRight w:val="0"/>
          <w:marTop w:val="0"/>
          <w:marBottom w:val="0"/>
          <w:divBdr>
            <w:top w:val="none" w:sz="0" w:space="0" w:color="auto"/>
            <w:left w:val="none" w:sz="0" w:space="0" w:color="auto"/>
            <w:bottom w:val="none" w:sz="0" w:space="0" w:color="auto"/>
            <w:right w:val="none" w:sz="0" w:space="0" w:color="auto"/>
          </w:divBdr>
        </w:div>
        <w:div w:id="353847201">
          <w:marLeft w:val="0"/>
          <w:marRight w:val="0"/>
          <w:marTop w:val="0"/>
          <w:marBottom w:val="0"/>
          <w:divBdr>
            <w:top w:val="none" w:sz="0" w:space="0" w:color="auto"/>
            <w:left w:val="none" w:sz="0" w:space="0" w:color="auto"/>
            <w:bottom w:val="none" w:sz="0" w:space="0" w:color="auto"/>
            <w:right w:val="none" w:sz="0" w:space="0" w:color="auto"/>
          </w:divBdr>
        </w:div>
        <w:div w:id="2168722">
          <w:marLeft w:val="0"/>
          <w:marRight w:val="0"/>
          <w:marTop w:val="0"/>
          <w:marBottom w:val="0"/>
          <w:divBdr>
            <w:top w:val="none" w:sz="0" w:space="0" w:color="auto"/>
            <w:left w:val="none" w:sz="0" w:space="0" w:color="auto"/>
            <w:bottom w:val="none" w:sz="0" w:space="0" w:color="auto"/>
            <w:right w:val="none" w:sz="0" w:space="0" w:color="auto"/>
          </w:divBdr>
        </w:div>
        <w:div w:id="1298560428">
          <w:marLeft w:val="0"/>
          <w:marRight w:val="0"/>
          <w:marTop w:val="0"/>
          <w:marBottom w:val="0"/>
          <w:divBdr>
            <w:top w:val="none" w:sz="0" w:space="0" w:color="auto"/>
            <w:left w:val="none" w:sz="0" w:space="0" w:color="auto"/>
            <w:bottom w:val="none" w:sz="0" w:space="0" w:color="auto"/>
            <w:right w:val="none" w:sz="0" w:space="0" w:color="auto"/>
          </w:divBdr>
        </w:div>
        <w:div w:id="2140951921">
          <w:marLeft w:val="0"/>
          <w:marRight w:val="0"/>
          <w:marTop w:val="0"/>
          <w:marBottom w:val="0"/>
          <w:divBdr>
            <w:top w:val="none" w:sz="0" w:space="0" w:color="auto"/>
            <w:left w:val="none" w:sz="0" w:space="0" w:color="auto"/>
            <w:bottom w:val="none" w:sz="0" w:space="0" w:color="auto"/>
            <w:right w:val="none" w:sz="0" w:space="0" w:color="auto"/>
          </w:divBdr>
        </w:div>
        <w:div w:id="1921325861">
          <w:marLeft w:val="0"/>
          <w:marRight w:val="0"/>
          <w:marTop w:val="0"/>
          <w:marBottom w:val="0"/>
          <w:divBdr>
            <w:top w:val="none" w:sz="0" w:space="0" w:color="auto"/>
            <w:left w:val="none" w:sz="0" w:space="0" w:color="auto"/>
            <w:bottom w:val="none" w:sz="0" w:space="0" w:color="auto"/>
            <w:right w:val="none" w:sz="0" w:space="0" w:color="auto"/>
          </w:divBdr>
        </w:div>
        <w:div w:id="2072919540">
          <w:marLeft w:val="0"/>
          <w:marRight w:val="0"/>
          <w:marTop w:val="0"/>
          <w:marBottom w:val="0"/>
          <w:divBdr>
            <w:top w:val="none" w:sz="0" w:space="0" w:color="auto"/>
            <w:left w:val="none" w:sz="0" w:space="0" w:color="auto"/>
            <w:bottom w:val="none" w:sz="0" w:space="0" w:color="auto"/>
            <w:right w:val="none" w:sz="0" w:space="0" w:color="auto"/>
          </w:divBdr>
        </w:div>
        <w:div w:id="1661696084">
          <w:marLeft w:val="0"/>
          <w:marRight w:val="0"/>
          <w:marTop w:val="0"/>
          <w:marBottom w:val="0"/>
          <w:divBdr>
            <w:top w:val="none" w:sz="0" w:space="0" w:color="auto"/>
            <w:left w:val="none" w:sz="0" w:space="0" w:color="auto"/>
            <w:bottom w:val="none" w:sz="0" w:space="0" w:color="auto"/>
            <w:right w:val="none" w:sz="0" w:space="0" w:color="auto"/>
          </w:divBdr>
        </w:div>
        <w:div w:id="1500584539">
          <w:marLeft w:val="0"/>
          <w:marRight w:val="0"/>
          <w:marTop w:val="0"/>
          <w:marBottom w:val="0"/>
          <w:divBdr>
            <w:top w:val="none" w:sz="0" w:space="0" w:color="auto"/>
            <w:left w:val="none" w:sz="0" w:space="0" w:color="auto"/>
            <w:bottom w:val="none" w:sz="0" w:space="0" w:color="auto"/>
            <w:right w:val="none" w:sz="0" w:space="0" w:color="auto"/>
          </w:divBdr>
        </w:div>
        <w:div w:id="325980762">
          <w:marLeft w:val="0"/>
          <w:marRight w:val="0"/>
          <w:marTop w:val="0"/>
          <w:marBottom w:val="0"/>
          <w:divBdr>
            <w:top w:val="none" w:sz="0" w:space="0" w:color="auto"/>
            <w:left w:val="none" w:sz="0" w:space="0" w:color="auto"/>
            <w:bottom w:val="none" w:sz="0" w:space="0" w:color="auto"/>
            <w:right w:val="none" w:sz="0" w:space="0" w:color="auto"/>
          </w:divBdr>
        </w:div>
        <w:div w:id="456992530">
          <w:marLeft w:val="0"/>
          <w:marRight w:val="0"/>
          <w:marTop w:val="0"/>
          <w:marBottom w:val="0"/>
          <w:divBdr>
            <w:top w:val="none" w:sz="0" w:space="0" w:color="auto"/>
            <w:left w:val="none" w:sz="0" w:space="0" w:color="auto"/>
            <w:bottom w:val="none" w:sz="0" w:space="0" w:color="auto"/>
            <w:right w:val="none" w:sz="0" w:space="0" w:color="auto"/>
          </w:divBdr>
        </w:div>
        <w:div w:id="1783458553">
          <w:marLeft w:val="0"/>
          <w:marRight w:val="0"/>
          <w:marTop w:val="0"/>
          <w:marBottom w:val="0"/>
          <w:divBdr>
            <w:top w:val="none" w:sz="0" w:space="0" w:color="auto"/>
            <w:left w:val="none" w:sz="0" w:space="0" w:color="auto"/>
            <w:bottom w:val="none" w:sz="0" w:space="0" w:color="auto"/>
            <w:right w:val="none" w:sz="0" w:space="0" w:color="auto"/>
          </w:divBdr>
        </w:div>
        <w:div w:id="89814587">
          <w:marLeft w:val="0"/>
          <w:marRight w:val="0"/>
          <w:marTop w:val="0"/>
          <w:marBottom w:val="0"/>
          <w:divBdr>
            <w:top w:val="none" w:sz="0" w:space="0" w:color="auto"/>
            <w:left w:val="none" w:sz="0" w:space="0" w:color="auto"/>
            <w:bottom w:val="none" w:sz="0" w:space="0" w:color="auto"/>
            <w:right w:val="none" w:sz="0" w:space="0" w:color="auto"/>
          </w:divBdr>
        </w:div>
        <w:div w:id="1772626088">
          <w:marLeft w:val="0"/>
          <w:marRight w:val="0"/>
          <w:marTop w:val="0"/>
          <w:marBottom w:val="0"/>
          <w:divBdr>
            <w:top w:val="none" w:sz="0" w:space="0" w:color="auto"/>
            <w:left w:val="none" w:sz="0" w:space="0" w:color="auto"/>
            <w:bottom w:val="none" w:sz="0" w:space="0" w:color="auto"/>
            <w:right w:val="none" w:sz="0" w:space="0" w:color="auto"/>
          </w:divBdr>
        </w:div>
        <w:div w:id="1491485534">
          <w:marLeft w:val="0"/>
          <w:marRight w:val="0"/>
          <w:marTop w:val="0"/>
          <w:marBottom w:val="0"/>
          <w:divBdr>
            <w:top w:val="none" w:sz="0" w:space="0" w:color="auto"/>
            <w:left w:val="none" w:sz="0" w:space="0" w:color="auto"/>
            <w:bottom w:val="none" w:sz="0" w:space="0" w:color="auto"/>
            <w:right w:val="none" w:sz="0" w:space="0" w:color="auto"/>
          </w:divBdr>
        </w:div>
        <w:div w:id="219899825">
          <w:marLeft w:val="0"/>
          <w:marRight w:val="0"/>
          <w:marTop w:val="0"/>
          <w:marBottom w:val="0"/>
          <w:divBdr>
            <w:top w:val="none" w:sz="0" w:space="0" w:color="auto"/>
            <w:left w:val="none" w:sz="0" w:space="0" w:color="auto"/>
            <w:bottom w:val="none" w:sz="0" w:space="0" w:color="auto"/>
            <w:right w:val="none" w:sz="0" w:space="0" w:color="auto"/>
          </w:divBdr>
        </w:div>
        <w:div w:id="390884565">
          <w:marLeft w:val="0"/>
          <w:marRight w:val="0"/>
          <w:marTop w:val="0"/>
          <w:marBottom w:val="0"/>
          <w:divBdr>
            <w:top w:val="none" w:sz="0" w:space="0" w:color="auto"/>
            <w:left w:val="none" w:sz="0" w:space="0" w:color="auto"/>
            <w:bottom w:val="none" w:sz="0" w:space="0" w:color="auto"/>
            <w:right w:val="none" w:sz="0" w:space="0" w:color="auto"/>
          </w:divBdr>
        </w:div>
        <w:div w:id="1202281881">
          <w:marLeft w:val="0"/>
          <w:marRight w:val="0"/>
          <w:marTop w:val="0"/>
          <w:marBottom w:val="0"/>
          <w:divBdr>
            <w:top w:val="none" w:sz="0" w:space="0" w:color="auto"/>
            <w:left w:val="none" w:sz="0" w:space="0" w:color="auto"/>
            <w:bottom w:val="none" w:sz="0" w:space="0" w:color="auto"/>
            <w:right w:val="none" w:sz="0" w:space="0" w:color="auto"/>
          </w:divBdr>
        </w:div>
        <w:div w:id="1532693005">
          <w:marLeft w:val="0"/>
          <w:marRight w:val="0"/>
          <w:marTop w:val="0"/>
          <w:marBottom w:val="0"/>
          <w:divBdr>
            <w:top w:val="none" w:sz="0" w:space="0" w:color="auto"/>
            <w:left w:val="none" w:sz="0" w:space="0" w:color="auto"/>
            <w:bottom w:val="none" w:sz="0" w:space="0" w:color="auto"/>
            <w:right w:val="none" w:sz="0" w:space="0" w:color="auto"/>
          </w:divBdr>
        </w:div>
        <w:div w:id="797452102">
          <w:marLeft w:val="0"/>
          <w:marRight w:val="0"/>
          <w:marTop w:val="0"/>
          <w:marBottom w:val="0"/>
          <w:divBdr>
            <w:top w:val="none" w:sz="0" w:space="0" w:color="auto"/>
            <w:left w:val="none" w:sz="0" w:space="0" w:color="auto"/>
            <w:bottom w:val="none" w:sz="0" w:space="0" w:color="auto"/>
            <w:right w:val="none" w:sz="0" w:space="0" w:color="auto"/>
          </w:divBdr>
        </w:div>
        <w:div w:id="764039287">
          <w:marLeft w:val="0"/>
          <w:marRight w:val="0"/>
          <w:marTop w:val="0"/>
          <w:marBottom w:val="0"/>
          <w:divBdr>
            <w:top w:val="none" w:sz="0" w:space="0" w:color="auto"/>
            <w:left w:val="none" w:sz="0" w:space="0" w:color="auto"/>
            <w:bottom w:val="none" w:sz="0" w:space="0" w:color="auto"/>
            <w:right w:val="none" w:sz="0" w:space="0" w:color="auto"/>
          </w:divBdr>
        </w:div>
        <w:div w:id="50619477">
          <w:marLeft w:val="0"/>
          <w:marRight w:val="0"/>
          <w:marTop w:val="0"/>
          <w:marBottom w:val="0"/>
          <w:divBdr>
            <w:top w:val="none" w:sz="0" w:space="0" w:color="auto"/>
            <w:left w:val="none" w:sz="0" w:space="0" w:color="auto"/>
            <w:bottom w:val="none" w:sz="0" w:space="0" w:color="auto"/>
            <w:right w:val="none" w:sz="0" w:space="0" w:color="auto"/>
          </w:divBdr>
        </w:div>
      </w:divsChild>
    </w:div>
    <w:div w:id="1171332848">
      <w:bodyDiv w:val="1"/>
      <w:marLeft w:val="0"/>
      <w:marRight w:val="0"/>
      <w:marTop w:val="0"/>
      <w:marBottom w:val="0"/>
      <w:divBdr>
        <w:top w:val="none" w:sz="0" w:space="0" w:color="auto"/>
        <w:left w:val="none" w:sz="0" w:space="0" w:color="auto"/>
        <w:bottom w:val="none" w:sz="0" w:space="0" w:color="auto"/>
        <w:right w:val="none" w:sz="0" w:space="0" w:color="auto"/>
      </w:divBdr>
    </w:div>
    <w:div w:id="1171411184">
      <w:bodyDiv w:val="1"/>
      <w:marLeft w:val="0"/>
      <w:marRight w:val="0"/>
      <w:marTop w:val="0"/>
      <w:marBottom w:val="0"/>
      <w:divBdr>
        <w:top w:val="none" w:sz="0" w:space="0" w:color="auto"/>
        <w:left w:val="none" w:sz="0" w:space="0" w:color="auto"/>
        <w:bottom w:val="none" w:sz="0" w:space="0" w:color="auto"/>
        <w:right w:val="none" w:sz="0" w:space="0" w:color="auto"/>
      </w:divBdr>
      <w:divsChild>
        <w:div w:id="538669256">
          <w:marLeft w:val="480"/>
          <w:marRight w:val="0"/>
          <w:marTop w:val="0"/>
          <w:marBottom w:val="0"/>
          <w:divBdr>
            <w:top w:val="none" w:sz="0" w:space="0" w:color="auto"/>
            <w:left w:val="none" w:sz="0" w:space="0" w:color="auto"/>
            <w:bottom w:val="none" w:sz="0" w:space="0" w:color="auto"/>
            <w:right w:val="none" w:sz="0" w:space="0" w:color="auto"/>
          </w:divBdr>
        </w:div>
        <w:div w:id="1693258803">
          <w:marLeft w:val="480"/>
          <w:marRight w:val="0"/>
          <w:marTop w:val="0"/>
          <w:marBottom w:val="0"/>
          <w:divBdr>
            <w:top w:val="none" w:sz="0" w:space="0" w:color="auto"/>
            <w:left w:val="none" w:sz="0" w:space="0" w:color="auto"/>
            <w:bottom w:val="none" w:sz="0" w:space="0" w:color="auto"/>
            <w:right w:val="none" w:sz="0" w:space="0" w:color="auto"/>
          </w:divBdr>
        </w:div>
        <w:div w:id="1893423207">
          <w:marLeft w:val="480"/>
          <w:marRight w:val="0"/>
          <w:marTop w:val="0"/>
          <w:marBottom w:val="0"/>
          <w:divBdr>
            <w:top w:val="none" w:sz="0" w:space="0" w:color="auto"/>
            <w:left w:val="none" w:sz="0" w:space="0" w:color="auto"/>
            <w:bottom w:val="none" w:sz="0" w:space="0" w:color="auto"/>
            <w:right w:val="none" w:sz="0" w:space="0" w:color="auto"/>
          </w:divBdr>
        </w:div>
        <w:div w:id="37124283">
          <w:marLeft w:val="480"/>
          <w:marRight w:val="0"/>
          <w:marTop w:val="0"/>
          <w:marBottom w:val="0"/>
          <w:divBdr>
            <w:top w:val="none" w:sz="0" w:space="0" w:color="auto"/>
            <w:left w:val="none" w:sz="0" w:space="0" w:color="auto"/>
            <w:bottom w:val="none" w:sz="0" w:space="0" w:color="auto"/>
            <w:right w:val="none" w:sz="0" w:space="0" w:color="auto"/>
          </w:divBdr>
        </w:div>
        <w:div w:id="946893059">
          <w:marLeft w:val="480"/>
          <w:marRight w:val="0"/>
          <w:marTop w:val="0"/>
          <w:marBottom w:val="0"/>
          <w:divBdr>
            <w:top w:val="none" w:sz="0" w:space="0" w:color="auto"/>
            <w:left w:val="none" w:sz="0" w:space="0" w:color="auto"/>
            <w:bottom w:val="none" w:sz="0" w:space="0" w:color="auto"/>
            <w:right w:val="none" w:sz="0" w:space="0" w:color="auto"/>
          </w:divBdr>
        </w:div>
        <w:div w:id="902720597">
          <w:marLeft w:val="480"/>
          <w:marRight w:val="0"/>
          <w:marTop w:val="0"/>
          <w:marBottom w:val="0"/>
          <w:divBdr>
            <w:top w:val="none" w:sz="0" w:space="0" w:color="auto"/>
            <w:left w:val="none" w:sz="0" w:space="0" w:color="auto"/>
            <w:bottom w:val="none" w:sz="0" w:space="0" w:color="auto"/>
            <w:right w:val="none" w:sz="0" w:space="0" w:color="auto"/>
          </w:divBdr>
        </w:div>
        <w:div w:id="572353861">
          <w:marLeft w:val="480"/>
          <w:marRight w:val="0"/>
          <w:marTop w:val="0"/>
          <w:marBottom w:val="0"/>
          <w:divBdr>
            <w:top w:val="none" w:sz="0" w:space="0" w:color="auto"/>
            <w:left w:val="none" w:sz="0" w:space="0" w:color="auto"/>
            <w:bottom w:val="none" w:sz="0" w:space="0" w:color="auto"/>
            <w:right w:val="none" w:sz="0" w:space="0" w:color="auto"/>
          </w:divBdr>
        </w:div>
        <w:div w:id="330644436">
          <w:marLeft w:val="480"/>
          <w:marRight w:val="0"/>
          <w:marTop w:val="0"/>
          <w:marBottom w:val="0"/>
          <w:divBdr>
            <w:top w:val="none" w:sz="0" w:space="0" w:color="auto"/>
            <w:left w:val="none" w:sz="0" w:space="0" w:color="auto"/>
            <w:bottom w:val="none" w:sz="0" w:space="0" w:color="auto"/>
            <w:right w:val="none" w:sz="0" w:space="0" w:color="auto"/>
          </w:divBdr>
        </w:div>
        <w:div w:id="1071585202">
          <w:marLeft w:val="480"/>
          <w:marRight w:val="0"/>
          <w:marTop w:val="0"/>
          <w:marBottom w:val="0"/>
          <w:divBdr>
            <w:top w:val="none" w:sz="0" w:space="0" w:color="auto"/>
            <w:left w:val="none" w:sz="0" w:space="0" w:color="auto"/>
            <w:bottom w:val="none" w:sz="0" w:space="0" w:color="auto"/>
            <w:right w:val="none" w:sz="0" w:space="0" w:color="auto"/>
          </w:divBdr>
        </w:div>
        <w:div w:id="429006392">
          <w:marLeft w:val="480"/>
          <w:marRight w:val="0"/>
          <w:marTop w:val="0"/>
          <w:marBottom w:val="0"/>
          <w:divBdr>
            <w:top w:val="none" w:sz="0" w:space="0" w:color="auto"/>
            <w:left w:val="none" w:sz="0" w:space="0" w:color="auto"/>
            <w:bottom w:val="none" w:sz="0" w:space="0" w:color="auto"/>
            <w:right w:val="none" w:sz="0" w:space="0" w:color="auto"/>
          </w:divBdr>
        </w:div>
        <w:div w:id="1348562270">
          <w:marLeft w:val="480"/>
          <w:marRight w:val="0"/>
          <w:marTop w:val="0"/>
          <w:marBottom w:val="0"/>
          <w:divBdr>
            <w:top w:val="none" w:sz="0" w:space="0" w:color="auto"/>
            <w:left w:val="none" w:sz="0" w:space="0" w:color="auto"/>
            <w:bottom w:val="none" w:sz="0" w:space="0" w:color="auto"/>
            <w:right w:val="none" w:sz="0" w:space="0" w:color="auto"/>
          </w:divBdr>
        </w:div>
        <w:div w:id="1582446952">
          <w:marLeft w:val="480"/>
          <w:marRight w:val="0"/>
          <w:marTop w:val="0"/>
          <w:marBottom w:val="0"/>
          <w:divBdr>
            <w:top w:val="none" w:sz="0" w:space="0" w:color="auto"/>
            <w:left w:val="none" w:sz="0" w:space="0" w:color="auto"/>
            <w:bottom w:val="none" w:sz="0" w:space="0" w:color="auto"/>
            <w:right w:val="none" w:sz="0" w:space="0" w:color="auto"/>
          </w:divBdr>
        </w:div>
        <w:div w:id="1895652381">
          <w:marLeft w:val="480"/>
          <w:marRight w:val="0"/>
          <w:marTop w:val="0"/>
          <w:marBottom w:val="0"/>
          <w:divBdr>
            <w:top w:val="none" w:sz="0" w:space="0" w:color="auto"/>
            <w:left w:val="none" w:sz="0" w:space="0" w:color="auto"/>
            <w:bottom w:val="none" w:sz="0" w:space="0" w:color="auto"/>
            <w:right w:val="none" w:sz="0" w:space="0" w:color="auto"/>
          </w:divBdr>
        </w:div>
        <w:div w:id="1947077034">
          <w:marLeft w:val="480"/>
          <w:marRight w:val="0"/>
          <w:marTop w:val="0"/>
          <w:marBottom w:val="0"/>
          <w:divBdr>
            <w:top w:val="none" w:sz="0" w:space="0" w:color="auto"/>
            <w:left w:val="none" w:sz="0" w:space="0" w:color="auto"/>
            <w:bottom w:val="none" w:sz="0" w:space="0" w:color="auto"/>
            <w:right w:val="none" w:sz="0" w:space="0" w:color="auto"/>
          </w:divBdr>
        </w:div>
        <w:div w:id="1454637501">
          <w:marLeft w:val="480"/>
          <w:marRight w:val="0"/>
          <w:marTop w:val="0"/>
          <w:marBottom w:val="0"/>
          <w:divBdr>
            <w:top w:val="none" w:sz="0" w:space="0" w:color="auto"/>
            <w:left w:val="none" w:sz="0" w:space="0" w:color="auto"/>
            <w:bottom w:val="none" w:sz="0" w:space="0" w:color="auto"/>
            <w:right w:val="none" w:sz="0" w:space="0" w:color="auto"/>
          </w:divBdr>
        </w:div>
        <w:div w:id="707220960">
          <w:marLeft w:val="480"/>
          <w:marRight w:val="0"/>
          <w:marTop w:val="0"/>
          <w:marBottom w:val="0"/>
          <w:divBdr>
            <w:top w:val="none" w:sz="0" w:space="0" w:color="auto"/>
            <w:left w:val="none" w:sz="0" w:space="0" w:color="auto"/>
            <w:bottom w:val="none" w:sz="0" w:space="0" w:color="auto"/>
            <w:right w:val="none" w:sz="0" w:space="0" w:color="auto"/>
          </w:divBdr>
        </w:div>
        <w:div w:id="588579461">
          <w:marLeft w:val="480"/>
          <w:marRight w:val="0"/>
          <w:marTop w:val="0"/>
          <w:marBottom w:val="0"/>
          <w:divBdr>
            <w:top w:val="none" w:sz="0" w:space="0" w:color="auto"/>
            <w:left w:val="none" w:sz="0" w:space="0" w:color="auto"/>
            <w:bottom w:val="none" w:sz="0" w:space="0" w:color="auto"/>
            <w:right w:val="none" w:sz="0" w:space="0" w:color="auto"/>
          </w:divBdr>
        </w:div>
        <w:div w:id="1022169628">
          <w:marLeft w:val="480"/>
          <w:marRight w:val="0"/>
          <w:marTop w:val="0"/>
          <w:marBottom w:val="0"/>
          <w:divBdr>
            <w:top w:val="none" w:sz="0" w:space="0" w:color="auto"/>
            <w:left w:val="none" w:sz="0" w:space="0" w:color="auto"/>
            <w:bottom w:val="none" w:sz="0" w:space="0" w:color="auto"/>
            <w:right w:val="none" w:sz="0" w:space="0" w:color="auto"/>
          </w:divBdr>
        </w:div>
        <w:div w:id="1078019357">
          <w:marLeft w:val="480"/>
          <w:marRight w:val="0"/>
          <w:marTop w:val="0"/>
          <w:marBottom w:val="0"/>
          <w:divBdr>
            <w:top w:val="none" w:sz="0" w:space="0" w:color="auto"/>
            <w:left w:val="none" w:sz="0" w:space="0" w:color="auto"/>
            <w:bottom w:val="none" w:sz="0" w:space="0" w:color="auto"/>
            <w:right w:val="none" w:sz="0" w:space="0" w:color="auto"/>
          </w:divBdr>
        </w:div>
        <w:div w:id="215627267">
          <w:marLeft w:val="480"/>
          <w:marRight w:val="0"/>
          <w:marTop w:val="0"/>
          <w:marBottom w:val="0"/>
          <w:divBdr>
            <w:top w:val="none" w:sz="0" w:space="0" w:color="auto"/>
            <w:left w:val="none" w:sz="0" w:space="0" w:color="auto"/>
            <w:bottom w:val="none" w:sz="0" w:space="0" w:color="auto"/>
            <w:right w:val="none" w:sz="0" w:space="0" w:color="auto"/>
          </w:divBdr>
        </w:div>
        <w:div w:id="751782192">
          <w:marLeft w:val="480"/>
          <w:marRight w:val="0"/>
          <w:marTop w:val="0"/>
          <w:marBottom w:val="0"/>
          <w:divBdr>
            <w:top w:val="none" w:sz="0" w:space="0" w:color="auto"/>
            <w:left w:val="none" w:sz="0" w:space="0" w:color="auto"/>
            <w:bottom w:val="none" w:sz="0" w:space="0" w:color="auto"/>
            <w:right w:val="none" w:sz="0" w:space="0" w:color="auto"/>
          </w:divBdr>
        </w:div>
      </w:divsChild>
    </w:div>
    <w:div w:id="1171527577">
      <w:bodyDiv w:val="1"/>
      <w:marLeft w:val="0"/>
      <w:marRight w:val="0"/>
      <w:marTop w:val="0"/>
      <w:marBottom w:val="0"/>
      <w:divBdr>
        <w:top w:val="none" w:sz="0" w:space="0" w:color="auto"/>
        <w:left w:val="none" w:sz="0" w:space="0" w:color="auto"/>
        <w:bottom w:val="none" w:sz="0" w:space="0" w:color="auto"/>
        <w:right w:val="none" w:sz="0" w:space="0" w:color="auto"/>
      </w:divBdr>
    </w:div>
    <w:div w:id="1171791988">
      <w:bodyDiv w:val="1"/>
      <w:marLeft w:val="0"/>
      <w:marRight w:val="0"/>
      <w:marTop w:val="0"/>
      <w:marBottom w:val="0"/>
      <w:divBdr>
        <w:top w:val="none" w:sz="0" w:space="0" w:color="auto"/>
        <w:left w:val="none" w:sz="0" w:space="0" w:color="auto"/>
        <w:bottom w:val="none" w:sz="0" w:space="0" w:color="auto"/>
        <w:right w:val="none" w:sz="0" w:space="0" w:color="auto"/>
      </w:divBdr>
    </w:div>
    <w:div w:id="1172142823">
      <w:bodyDiv w:val="1"/>
      <w:marLeft w:val="0"/>
      <w:marRight w:val="0"/>
      <w:marTop w:val="0"/>
      <w:marBottom w:val="0"/>
      <w:divBdr>
        <w:top w:val="none" w:sz="0" w:space="0" w:color="auto"/>
        <w:left w:val="none" w:sz="0" w:space="0" w:color="auto"/>
        <w:bottom w:val="none" w:sz="0" w:space="0" w:color="auto"/>
        <w:right w:val="none" w:sz="0" w:space="0" w:color="auto"/>
      </w:divBdr>
    </w:div>
    <w:div w:id="1172143817">
      <w:bodyDiv w:val="1"/>
      <w:marLeft w:val="0"/>
      <w:marRight w:val="0"/>
      <w:marTop w:val="0"/>
      <w:marBottom w:val="0"/>
      <w:divBdr>
        <w:top w:val="none" w:sz="0" w:space="0" w:color="auto"/>
        <w:left w:val="none" w:sz="0" w:space="0" w:color="auto"/>
        <w:bottom w:val="none" w:sz="0" w:space="0" w:color="auto"/>
        <w:right w:val="none" w:sz="0" w:space="0" w:color="auto"/>
      </w:divBdr>
    </w:div>
    <w:div w:id="1172641014">
      <w:bodyDiv w:val="1"/>
      <w:marLeft w:val="0"/>
      <w:marRight w:val="0"/>
      <w:marTop w:val="0"/>
      <w:marBottom w:val="0"/>
      <w:divBdr>
        <w:top w:val="none" w:sz="0" w:space="0" w:color="auto"/>
        <w:left w:val="none" w:sz="0" w:space="0" w:color="auto"/>
        <w:bottom w:val="none" w:sz="0" w:space="0" w:color="auto"/>
        <w:right w:val="none" w:sz="0" w:space="0" w:color="auto"/>
      </w:divBdr>
    </w:div>
    <w:div w:id="1173180222">
      <w:bodyDiv w:val="1"/>
      <w:marLeft w:val="0"/>
      <w:marRight w:val="0"/>
      <w:marTop w:val="0"/>
      <w:marBottom w:val="0"/>
      <w:divBdr>
        <w:top w:val="none" w:sz="0" w:space="0" w:color="auto"/>
        <w:left w:val="none" w:sz="0" w:space="0" w:color="auto"/>
        <w:bottom w:val="none" w:sz="0" w:space="0" w:color="auto"/>
        <w:right w:val="none" w:sz="0" w:space="0" w:color="auto"/>
      </w:divBdr>
    </w:div>
    <w:div w:id="1173180771">
      <w:bodyDiv w:val="1"/>
      <w:marLeft w:val="0"/>
      <w:marRight w:val="0"/>
      <w:marTop w:val="0"/>
      <w:marBottom w:val="0"/>
      <w:divBdr>
        <w:top w:val="none" w:sz="0" w:space="0" w:color="auto"/>
        <w:left w:val="none" w:sz="0" w:space="0" w:color="auto"/>
        <w:bottom w:val="none" w:sz="0" w:space="0" w:color="auto"/>
        <w:right w:val="none" w:sz="0" w:space="0" w:color="auto"/>
      </w:divBdr>
    </w:div>
    <w:div w:id="1174342482">
      <w:bodyDiv w:val="1"/>
      <w:marLeft w:val="0"/>
      <w:marRight w:val="0"/>
      <w:marTop w:val="0"/>
      <w:marBottom w:val="0"/>
      <w:divBdr>
        <w:top w:val="none" w:sz="0" w:space="0" w:color="auto"/>
        <w:left w:val="none" w:sz="0" w:space="0" w:color="auto"/>
        <w:bottom w:val="none" w:sz="0" w:space="0" w:color="auto"/>
        <w:right w:val="none" w:sz="0" w:space="0" w:color="auto"/>
      </w:divBdr>
    </w:div>
    <w:div w:id="1174564398">
      <w:bodyDiv w:val="1"/>
      <w:marLeft w:val="0"/>
      <w:marRight w:val="0"/>
      <w:marTop w:val="0"/>
      <w:marBottom w:val="0"/>
      <w:divBdr>
        <w:top w:val="none" w:sz="0" w:space="0" w:color="auto"/>
        <w:left w:val="none" w:sz="0" w:space="0" w:color="auto"/>
        <w:bottom w:val="none" w:sz="0" w:space="0" w:color="auto"/>
        <w:right w:val="none" w:sz="0" w:space="0" w:color="auto"/>
      </w:divBdr>
    </w:div>
    <w:div w:id="1175144129">
      <w:bodyDiv w:val="1"/>
      <w:marLeft w:val="0"/>
      <w:marRight w:val="0"/>
      <w:marTop w:val="0"/>
      <w:marBottom w:val="0"/>
      <w:divBdr>
        <w:top w:val="none" w:sz="0" w:space="0" w:color="auto"/>
        <w:left w:val="none" w:sz="0" w:space="0" w:color="auto"/>
        <w:bottom w:val="none" w:sz="0" w:space="0" w:color="auto"/>
        <w:right w:val="none" w:sz="0" w:space="0" w:color="auto"/>
      </w:divBdr>
    </w:div>
    <w:div w:id="1175267216">
      <w:bodyDiv w:val="1"/>
      <w:marLeft w:val="0"/>
      <w:marRight w:val="0"/>
      <w:marTop w:val="0"/>
      <w:marBottom w:val="0"/>
      <w:divBdr>
        <w:top w:val="none" w:sz="0" w:space="0" w:color="auto"/>
        <w:left w:val="none" w:sz="0" w:space="0" w:color="auto"/>
        <w:bottom w:val="none" w:sz="0" w:space="0" w:color="auto"/>
        <w:right w:val="none" w:sz="0" w:space="0" w:color="auto"/>
      </w:divBdr>
    </w:div>
    <w:div w:id="1175458622">
      <w:bodyDiv w:val="1"/>
      <w:marLeft w:val="0"/>
      <w:marRight w:val="0"/>
      <w:marTop w:val="0"/>
      <w:marBottom w:val="0"/>
      <w:divBdr>
        <w:top w:val="none" w:sz="0" w:space="0" w:color="auto"/>
        <w:left w:val="none" w:sz="0" w:space="0" w:color="auto"/>
        <w:bottom w:val="none" w:sz="0" w:space="0" w:color="auto"/>
        <w:right w:val="none" w:sz="0" w:space="0" w:color="auto"/>
      </w:divBdr>
    </w:div>
    <w:div w:id="1176261689">
      <w:bodyDiv w:val="1"/>
      <w:marLeft w:val="0"/>
      <w:marRight w:val="0"/>
      <w:marTop w:val="0"/>
      <w:marBottom w:val="0"/>
      <w:divBdr>
        <w:top w:val="none" w:sz="0" w:space="0" w:color="auto"/>
        <w:left w:val="none" w:sz="0" w:space="0" w:color="auto"/>
        <w:bottom w:val="none" w:sz="0" w:space="0" w:color="auto"/>
        <w:right w:val="none" w:sz="0" w:space="0" w:color="auto"/>
      </w:divBdr>
    </w:div>
    <w:div w:id="1176920713">
      <w:bodyDiv w:val="1"/>
      <w:marLeft w:val="0"/>
      <w:marRight w:val="0"/>
      <w:marTop w:val="0"/>
      <w:marBottom w:val="0"/>
      <w:divBdr>
        <w:top w:val="none" w:sz="0" w:space="0" w:color="auto"/>
        <w:left w:val="none" w:sz="0" w:space="0" w:color="auto"/>
        <w:bottom w:val="none" w:sz="0" w:space="0" w:color="auto"/>
        <w:right w:val="none" w:sz="0" w:space="0" w:color="auto"/>
      </w:divBdr>
    </w:div>
    <w:div w:id="1177188047">
      <w:bodyDiv w:val="1"/>
      <w:marLeft w:val="0"/>
      <w:marRight w:val="0"/>
      <w:marTop w:val="0"/>
      <w:marBottom w:val="0"/>
      <w:divBdr>
        <w:top w:val="none" w:sz="0" w:space="0" w:color="auto"/>
        <w:left w:val="none" w:sz="0" w:space="0" w:color="auto"/>
        <w:bottom w:val="none" w:sz="0" w:space="0" w:color="auto"/>
        <w:right w:val="none" w:sz="0" w:space="0" w:color="auto"/>
      </w:divBdr>
    </w:div>
    <w:div w:id="1177385349">
      <w:bodyDiv w:val="1"/>
      <w:marLeft w:val="0"/>
      <w:marRight w:val="0"/>
      <w:marTop w:val="0"/>
      <w:marBottom w:val="0"/>
      <w:divBdr>
        <w:top w:val="none" w:sz="0" w:space="0" w:color="auto"/>
        <w:left w:val="none" w:sz="0" w:space="0" w:color="auto"/>
        <w:bottom w:val="none" w:sz="0" w:space="0" w:color="auto"/>
        <w:right w:val="none" w:sz="0" w:space="0" w:color="auto"/>
      </w:divBdr>
    </w:div>
    <w:div w:id="1178228007">
      <w:bodyDiv w:val="1"/>
      <w:marLeft w:val="0"/>
      <w:marRight w:val="0"/>
      <w:marTop w:val="0"/>
      <w:marBottom w:val="0"/>
      <w:divBdr>
        <w:top w:val="none" w:sz="0" w:space="0" w:color="auto"/>
        <w:left w:val="none" w:sz="0" w:space="0" w:color="auto"/>
        <w:bottom w:val="none" w:sz="0" w:space="0" w:color="auto"/>
        <w:right w:val="none" w:sz="0" w:space="0" w:color="auto"/>
      </w:divBdr>
    </w:div>
    <w:div w:id="1179077306">
      <w:bodyDiv w:val="1"/>
      <w:marLeft w:val="0"/>
      <w:marRight w:val="0"/>
      <w:marTop w:val="0"/>
      <w:marBottom w:val="0"/>
      <w:divBdr>
        <w:top w:val="none" w:sz="0" w:space="0" w:color="auto"/>
        <w:left w:val="none" w:sz="0" w:space="0" w:color="auto"/>
        <w:bottom w:val="none" w:sz="0" w:space="0" w:color="auto"/>
        <w:right w:val="none" w:sz="0" w:space="0" w:color="auto"/>
      </w:divBdr>
    </w:div>
    <w:div w:id="1179195062">
      <w:bodyDiv w:val="1"/>
      <w:marLeft w:val="0"/>
      <w:marRight w:val="0"/>
      <w:marTop w:val="0"/>
      <w:marBottom w:val="0"/>
      <w:divBdr>
        <w:top w:val="none" w:sz="0" w:space="0" w:color="auto"/>
        <w:left w:val="none" w:sz="0" w:space="0" w:color="auto"/>
        <w:bottom w:val="none" w:sz="0" w:space="0" w:color="auto"/>
        <w:right w:val="none" w:sz="0" w:space="0" w:color="auto"/>
      </w:divBdr>
    </w:div>
    <w:div w:id="1179538093">
      <w:bodyDiv w:val="1"/>
      <w:marLeft w:val="0"/>
      <w:marRight w:val="0"/>
      <w:marTop w:val="0"/>
      <w:marBottom w:val="0"/>
      <w:divBdr>
        <w:top w:val="none" w:sz="0" w:space="0" w:color="auto"/>
        <w:left w:val="none" w:sz="0" w:space="0" w:color="auto"/>
        <w:bottom w:val="none" w:sz="0" w:space="0" w:color="auto"/>
        <w:right w:val="none" w:sz="0" w:space="0" w:color="auto"/>
      </w:divBdr>
    </w:div>
    <w:div w:id="1179780961">
      <w:bodyDiv w:val="1"/>
      <w:marLeft w:val="0"/>
      <w:marRight w:val="0"/>
      <w:marTop w:val="0"/>
      <w:marBottom w:val="0"/>
      <w:divBdr>
        <w:top w:val="none" w:sz="0" w:space="0" w:color="auto"/>
        <w:left w:val="none" w:sz="0" w:space="0" w:color="auto"/>
        <w:bottom w:val="none" w:sz="0" w:space="0" w:color="auto"/>
        <w:right w:val="none" w:sz="0" w:space="0" w:color="auto"/>
      </w:divBdr>
    </w:div>
    <w:div w:id="1179999167">
      <w:bodyDiv w:val="1"/>
      <w:marLeft w:val="0"/>
      <w:marRight w:val="0"/>
      <w:marTop w:val="0"/>
      <w:marBottom w:val="0"/>
      <w:divBdr>
        <w:top w:val="none" w:sz="0" w:space="0" w:color="auto"/>
        <w:left w:val="none" w:sz="0" w:space="0" w:color="auto"/>
        <w:bottom w:val="none" w:sz="0" w:space="0" w:color="auto"/>
        <w:right w:val="none" w:sz="0" w:space="0" w:color="auto"/>
      </w:divBdr>
    </w:div>
    <w:div w:id="1180386118">
      <w:bodyDiv w:val="1"/>
      <w:marLeft w:val="0"/>
      <w:marRight w:val="0"/>
      <w:marTop w:val="0"/>
      <w:marBottom w:val="0"/>
      <w:divBdr>
        <w:top w:val="none" w:sz="0" w:space="0" w:color="auto"/>
        <w:left w:val="none" w:sz="0" w:space="0" w:color="auto"/>
        <w:bottom w:val="none" w:sz="0" w:space="0" w:color="auto"/>
        <w:right w:val="none" w:sz="0" w:space="0" w:color="auto"/>
      </w:divBdr>
    </w:div>
    <w:div w:id="1180847717">
      <w:bodyDiv w:val="1"/>
      <w:marLeft w:val="0"/>
      <w:marRight w:val="0"/>
      <w:marTop w:val="0"/>
      <w:marBottom w:val="0"/>
      <w:divBdr>
        <w:top w:val="none" w:sz="0" w:space="0" w:color="auto"/>
        <w:left w:val="none" w:sz="0" w:space="0" w:color="auto"/>
        <w:bottom w:val="none" w:sz="0" w:space="0" w:color="auto"/>
        <w:right w:val="none" w:sz="0" w:space="0" w:color="auto"/>
      </w:divBdr>
    </w:div>
    <w:div w:id="1181042080">
      <w:bodyDiv w:val="1"/>
      <w:marLeft w:val="0"/>
      <w:marRight w:val="0"/>
      <w:marTop w:val="0"/>
      <w:marBottom w:val="0"/>
      <w:divBdr>
        <w:top w:val="none" w:sz="0" w:space="0" w:color="auto"/>
        <w:left w:val="none" w:sz="0" w:space="0" w:color="auto"/>
        <w:bottom w:val="none" w:sz="0" w:space="0" w:color="auto"/>
        <w:right w:val="none" w:sz="0" w:space="0" w:color="auto"/>
      </w:divBdr>
    </w:div>
    <w:div w:id="1181429416">
      <w:bodyDiv w:val="1"/>
      <w:marLeft w:val="0"/>
      <w:marRight w:val="0"/>
      <w:marTop w:val="0"/>
      <w:marBottom w:val="0"/>
      <w:divBdr>
        <w:top w:val="none" w:sz="0" w:space="0" w:color="auto"/>
        <w:left w:val="none" w:sz="0" w:space="0" w:color="auto"/>
        <w:bottom w:val="none" w:sz="0" w:space="0" w:color="auto"/>
        <w:right w:val="none" w:sz="0" w:space="0" w:color="auto"/>
      </w:divBdr>
    </w:div>
    <w:div w:id="1181550957">
      <w:bodyDiv w:val="1"/>
      <w:marLeft w:val="0"/>
      <w:marRight w:val="0"/>
      <w:marTop w:val="0"/>
      <w:marBottom w:val="0"/>
      <w:divBdr>
        <w:top w:val="none" w:sz="0" w:space="0" w:color="auto"/>
        <w:left w:val="none" w:sz="0" w:space="0" w:color="auto"/>
        <w:bottom w:val="none" w:sz="0" w:space="0" w:color="auto"/>
        <w:right w:val="none" w:sz="0" w:space="0" w:color="auto"/>
      </w:divBdr>
    </w:div>
    <w:div w:id="1181820531">
      <w:bodyDiv w:val="1"/>
      <w:marLeft w:val="0"/>
      <w:marRight w:val="0"/>
      <w:marTop w:val="0"/>
      <w:marBottom w:val="0"/>
      <w:divBdr>
        <w:top w:val="none" w:sz="0" w:space="0" w:color="auto"/>
        <w:left w:val="none" w:sz="0" w:space="0" w:color="auto"/>
        <w:bottom w:val="none" w:sz="0" w:space="0" w:color="auto"/>
        <w:right w:val="none" w:sz="0" w:space="0" w:color="auto"/>
      </w:divBdr>
    </w:div>
    <w:div w:id="1182158926">
      <w:bodyDiv w:val="1"/>
      <w:marLeft w:val="0"/>
      <w:marRight w:val="0"/>
      <w:marTop w:val="0"/>
      <w:marBottom w:val="0"/>
      <w:divBdr>
        <w:top w:val="none" w:sz="0" w:space="0" w:color="auto"/>
        <w:left w:val="none" w:sz="0" w:space="0" w:color="auto"/>
        <w:bottom w:val="none" w:sz="0" w:space="0" w:color="auto"/>
        <w:right w:val="none" w:sz="0" w:space="0" w:color="auto"/>
      </w:divBdr>
    </w:div>
    <w:div w:id="1182865748">
      <w:bodyDiv w:val="1"/>
      <w:marLeft w:val="0"/>
      <w:marRight w:val="0"/>
      <w:marTop w:val="0"/>
      <w:marBottom w:val="0"/>
      <w:divBdr>
        <w:top w:val="none" w:sz="0" w:space="0" w:color="auto"/>
        <w:left w:val="none" w:sz="0" w:space="0" w:color="auto"/>
        <w:bottom w:val="none" w:sz="0" w:space="0" w:color="auto"/>
        <w:right w:val="none" w:sz="0" w:space="0" w:color="auto"/>
      </w:divBdr>
    </w:div>
    <w:div w:id="1183012350">
      <w:bodyDiv w:val="1"/>
      <w:marLeft w:val="0"/>
      <w:marRight w:val="0"/>
      <w:marTop w:val="0"/>
      <w:marBottom w:val="0"/>
      <w:divBdr>
        <w:top w:val="none" w:sz="0" w:space="0" w:color="auto"/>
        <w:left w:val="none" w:sz="0" w:space="0" w:color="auto"/>
        <w:bottom w:val="none" w:sz="0" w:space="0" w:color="auto"/>
        <w:right w:val="none" w:sz="0" w:space="0" w:color="auto"/>
      </w:divBdr>
    </w:div>
    <w:div w:id="1183321528">
      <w:bodyDiv w:val="1"/>
      <w:marLeft w:val="0"/>
      <w:marRight w:val="0"/>
      <w:marTop w:val="0"/>
      <w:marBottom w:val="0"/>
      <w:divBdr>
        <w:top w:val="none" w:sz="0" w:space="0" w:color="auto"/>
        <w:left w:val="none" w:sz="0" w:space="0" w:color="auto"/>
        <w:bottom w:val="none" w:sz="0" w:space="0" w:color="auto"/>
        <w:right w:val="none" w:sz="0" w:space="0" w:color="auto"/>
      </w:divBdr>
    </w:div>
    <w:div w:id="1183662337">
      <w:bodyDiv w:val="1"/>
      <w:marLeft w:val="0"/>
      <w:marRight w:val="0"/>
      <w:marTop w:val="0"/>
      <w:marBottom w:val="0"/>
      <w:divBdr>
        <w:top w:val="none" w:sz="0" w:space="0" w:color="auto"/>
        <w:left w:val="none" w:sz="0" w:space="0" w:color="auto"/>
        <w:bottom w:val="none" w:sz="0" w:space="0" w:color="auto"/>
        <w:right w:val="none" w:sz="0" w:space="0" w:color="auto"/>
      </w:divBdr>
    </w:div>
    <w:div w:id="1183981102">
      <w:bodyDiv w:val="1"/>
      <w:marLeft w:val="0"/>
      <w:marRight w:val="0"/>
      <w:marTop w:val="0"/>
      <w:marBottom w:val="0"/>
      <w:divBdr>
        <w:top w:val="none" w:sz="0" w:space="0" w:color="auto"/>
        <w:left w:val="none" w:sz="0" w:space="0" w:color="auto"/>
        <w:bottom w:val="none" w:sz="0" w:space="0" w:color="auto"/>
        <w:right w:val="none" w:sz="0" w:space="0" w:color="auto"/>
      </w:divBdr>
    </w:div>
    <w:div w:id="1184710015">
      <w:bodyDiv w:val="1"/>
      <w:marLeft w:val="0"/>
      <w:marRight w:val="0"/>
      <w:marTop w:val="0"/>
      <w:marBottom w:val="0"/>
      <w:divBdr>
        <w:top w:val="none" w:sz="0" w:space="0" w:color="auto"/>
        <w:left w:val="none" w:sz="0" w:space="0" w:color="auto"/>
        <w:bottom w:val="none" w:sz="0" w:space="0" w:color="auto"/>
        <w:right w:val="none" w:sz="0" w:space="0" w:color="auto"/>
      </w:divBdr>
    </w:div>
    <w:div w:id="1185557769">
      <w:bodyDiv w:val="1"/>
      <w:marLeft w:val="0"/>
      <w:marRight w:val="0"/>
      <w:marTop w:val="0"/>
      <w:marBottom w:val="0"/>
      <w:divBdr>
        <w:top w:val="none" w:sz="0" w:space="0" w:color="auto"/>
        <w:left w:val="none" w:sz="0" w:space="0" w:color="auto"/>
        <w:bottom w:val="none" w:sz="0" w:space="0" w:color="auto"/>
        <w:right w:val="none" w:sz="0" w:space="0" w:color="auto"/>
      </w:divBdr>
    </w:div>
    <w:div w:id="1185828395">
      <w:bodyDiv w:val="1"/>
      <w:marLeft w:val="0"/>
      <w:marRight w:val="0"/>
      <w:marTop w:val="0"/>
      <w:marBottom w:val="0"/>
      <w:divBdr>
        <w:top w:val="none" w:sz="0" w:space="0" w:color="auto"/>
        <w:left w:val="none" w:sz="0" w:space="0" w:color="auto"/>
        <w:bottom w:val="none" w:sz="0" w:space="0" w:color="auto"/>
        <w:right w:val="none" w:sz="0" w:space="0" w:color="auto"/>
      </w:divBdr>
    </w:div>
    <w:div w:id="1186168597">
      <w:bodyDiv w:val="1"/>
      <w:marLeft w:val="0"/>
      <w:marRight w:val="0"/>
      <w:marTop w:val="0"/>
      <w:marBottom w:val="0"/>
      <w:divBdr>
        <w:top w:val="none" w:sz="0" w:space="0" w:color="auto"/>
        <w:left w:val="none" w:sz="0" w:space="0" w:color="auto"/>
        <w:bottom w:val="none" w:sz="0" w:space="0" w:color="auto"/>
        <w:right w:val="none" w:sz="0" w:space="0" w:color="auto"/>
      </w:divBdr>
    </w:div>
    <w:div w:id="1187060887">
      <w:bodyDiv w:val="1"/>
      <w:marLeft w:val="0"/>
      <w:marRight w:val="0"/>
      <w:marTop w:val="0"/>
      <w:marBottom w:val="0"/>
      <w:divBdr>
        <w:top w:val="none" w:sz="0" w:space="0" w:color="auto"/>
        <w:left w:val="none" w:sz="0" w:space="0" w:color="auto"/>
        <w:bottom w:val="none" w:sz="0" w:space="0" w:color="auto"/>
        <w:right w:val="none" w:sz="0" w:space="0" w:color="auto"/>
      </w:divBdr>
    </w:div>
    <w:div w:id="1187408130">
      <w:bodyDiv w:val="1"/>
      <w:marLeft w:val="0"/>
      <w:marRight w:val="0"/>
      <w:marTop w:val="0"/>
      <w:marBottom w:val="0"/>
      <w:divBdr>
        <w:top w:val="none" w:sz="0" w:space="0" w:color="auto"/>
        <w:left w:val="none" w:sz="0" w:space="0" w:color="auto"/>
        <w:bottom w:val="none" w:sz="0" w:space="0" w:color="auto"/>
        <w:right w:val="none" w:sz="0" w:space="0" w:color="auto"/>
      </w:divBdr>
    </w:div>
    <w:div w:id="1187408238">
      <w:bodyDiv w:val="1"/>
      <w:marLeft w:val="0"/>
      <w:marRight w:val="0"/>
      <w:marTop w:val="0"/>
      <w:marBottom w:val="0"/>
      <w:divBdr>
        <w:top w:val="none" w:sz="0" w:space="0" w:color="auto"/>
        <w:left w:val="none" w:sz="0" w:space="0" w:color="auto"/>
        <w:bottom w:val="none" w:sz="0" w:space="0" w:color="auto"/>
        <w:right w:val="none" w:sz="0" w:space="0" w:color="auto"/>
      </w:divBdr>
    </w:div>
    <w:div w:id="1187477902">
      <w:bodyDiv w:val="1"/>
      <w:marLeft w:val="0"/>
      <w:marRight w:val="0"/>
      <w:marTop w:val="0"/>
      <w:marBottom w:val="0"/>
      <w:divBdr>
        <w:top w:val="none" w:sz="0" w:space="0" w:color="auto"/>
        <w:left w:val="none" w:sz="0" w:space="0" w:color="auto"/>
        <w:bottom w:val="none" w:sz="0" w:space="0" w:color="auto"/>
        <w:right w:val="none" w:sz="0" w:space="0" w:color="auto"/>
      </w:divBdr>
    </w:div>
    <w:div w:id="1188373985">
      <w:bodyDiv w:val="1"/>
      <w:marLeft w:val="0"/>
      <w:marRight w:val="0"/>
      <w:marTop w:val="0"/>
      <w:marBottom w:val="0"/>
      <w:divBdr>
        <w:top w:val="none" w:sz="0" w:space="0" w:color="auto"/>
        <w:left w:val="none" w:sz="0" w:space="0" w:color="auto"/>
        <w:bottom w:val="none" w:sz="0" w:space="0" w:color="auto"/>
        <w:right w:val="none" w:sz="0" w:space="0" w:color="auto"/>
      </w:divBdr>
    </w:div>
    <w:div w:id="1188905696">
      <w:bodyDiv w:val="1"/>
      <w:marLeft w:val="0"/>
      <w:marRight w:val="0"/>
      <w:marTop w:val="0"/>
      <w:marBottom w:val="0"/>
      <w:divBdr>
        <w:top w:val="none" w:sz="0" w:space="0" w:color="auto"/>
        <w:left w:val="none" w:sz="0" w:space="0" w:color="auto"/>
        <w:bottom w:val="none" w:sz="0" w:space="0" w:color="auto"/>
        <w:right w:val="none" w:sz="0" w:space="0" w:color="auto"/>
      </w:divBdr>
    </w:div>
    <w:div w:id="1189367522">
      <w:bodyDiv w:val="1"/>
      <w:marLeft w:val="0"/>
      <w:marRight w:val="0"/>
      <w:marTop w:val="0"/>
      <w:marBottom w:val="0"/>
      <w:divBdr>
        <w:top w:val="none" w:sz="0" w:space="0" w:color="auto"/>
        <w:left w:val="none" w:sz="0" w:space="0" w:color="auto"/>
        <w:bottom w:val="none" w:sz="0" w:space="0" w:color="auto"/>
        <w:right w:val="none" w:sz="0" w:space="0" w:color="auto"/>
      </w:divBdr>
      <w:divsChild>
        <w:div w:id="154419624">
          <w:marLeft w:val="480"/>
          <w:marRight w:val="0"/>
          <w:marTop w:val="0"/>
          <w:marBottom w:val="0"/>
          <w:divBdr>
            <w:top w:val="none" w:sz="0" w:space="0" w:color="auto"/>
            <w:left w:val="none" w:sz="0" w:space="0" w:color="auto"/>
            <w:bottom w:val="none" w:sz="0" w:space="0" w:color="auto"/>
            <w:right w:val="none" w:sz="0" w:space="0" w:color="auto"/>
          </w:divBdr>
        </w:div>
        <w:div w:id="1740974956">
          <w:marLeft w:val="480"/>
          <w:marRight w:val="0"/>
          <w:marTop w:val="0"/>
          <w:marBottom w:val="0"/>
          <w:divBdr>
            <w:top w:val="none" w:sz="0" w:space="0" w:color="auto"/>
            <w:left w:val="none" w:sz="0" w:space="0" w:color="auto"/>
            <w:bottom w:val="none" w:sz="0" w:space="0" w:color="auto"/>
            <w:right w:val="none" w:sz="0" w:space="0" w:color="auto"/>
          </w:divBdr>
        </w:div>
        <w:div w:id="1973636228">
          <w:marLeft w:val="480"/>
          <w:marRight w:val="0"/>
          <w:marTop w:val="0"/>
          <w:marBottom w:val="0"/>
          <w:divBdr>
            <w:top w:val="none" w:sz="0" w:space="0" w:color="auto"/>
            <w:left w:val="none" w:sz="0" w:space="0" w:color="auto"/>
            <w:bottom w:val="none" w:sz="0" w:space="0" w:color="auto"/>
            <w:right w:val="none" w:sz="0" w:space="0" w:color="auto"/>
          </w:divBdr>
        </w:div>
        <w:div w:id="218175259">
          <w:marLeft w:val="480"/>
          <w:marRight w:val="0"/>
          <w:marTop w:val="0"/>
          <w:marBottom w:val="0"/>
          <w:divBdr>
            <w:top w:val="none" w:sz="0" w:space="0" w:color="auto"/>
            <w:left w:val="none" w:sz="0" w:space="0" w:color="auto"/>
            <w:bottom w:val="none" w:sz="0" w:space="0" w:color="auto"/>
            <w:right w:val="none" w:sz="0" w:space="0" w:color="auto"/>
          </w:divBdr>
        </w:div>
        <w:div w:id="1763448154">
          <w:marLeft w:val="480"/>
          <w:marRight w:val="0"/>
          <w:marTop w:val="0"/>
          <w:marBottom w:val="0"/>
          <w:divBdr>
            <w:top w:val="none" w:sz="0" w:space="0" w:color="auto"/>
            <w:left w:val="none" w:sz="0" w:space="0" w:color="auto"/>
            <w:bottom w:val="none" w:sz="0" w:space="0" w:color="auto"/>
            <w:right w:val="none" w:sz="0" w:space="0" w:color="auto"/>
          </w:divBdr>
        </w:div>
        <w:div w:id="751701707">
          <w:marLeft w:val="480"/>
          <w:marRight w:val="0"/>
          <w:marTop w:val="0"/>
          <w:marBottom w:val="0"/>
          <w:divBdr>
            <w:top w:val="none" w:sz="0" w:space="0" w:color="auto"/>
            <w:left w:val="none" w:sz="0" w:space="0" w:color="auto"/>
            <w:bottom w:val="none" w:sz="0" w:space="0" w:color="auto"/>
            <w:right w:val="none" w:sz="0" w:space="0" w:color="auto"/>
          </w:divBdr>
        </w:div>
        <w:div w:id="71246417">
          <w:marLeft w:val="480"/>
          <w:marRight w:val="0"/>
          <w:marTop w:val="0"/>
          <w:marBottom w:val="0"/>
          <w:divBdr>
            <w:top w:val="none" w:sz="0" w:space="0" w:color="auto"/>
            <w:left w:val="none" w:sz="0" w:space="0" w:color="auto"/>
            <w:bottom w:val="none" w:sz="0" w:space="0" w:color="auto"/>
            <w:right w:val="none" w:sz="0" w:space="0" w:color="auto"/>
          </w:divBdr>
        </w:div>
        <w:div w:id="537203796">
          <w:marLeft w:val="480"/>
          <w:marRight w:val="0"/>
          <w:marTop w:val="0"/>
          <w:marBottom w:val="0"/>
          <w:divBdr>
            <w:top w:val="none" w:sz="0" w:space="0" w:color="auto"/>
            <w:left w:val="none" w:sz="0" w:space="0" w:color="auto"/>
            <w:bottom w:val="none" w:sz="0" w:space="0" w:color="auto"/>
            <w:right w:val="none" w:sz="0" w:space="0" w:color="auto"/>
          </w:divBdr>
        </w:div>
        <w:div w:id="1695956012">
          <w:marLeft w:val="480"/>
          <w:marRight w:val="0"/>
          <w:marTop w:val="0"/>
          <w:marBottom w:val="0"/>
          <w:divBdr>
            <w:top w:val="none" w:sz="0" w:space="0" w:color="auto"/>
            <w:left w:val="none" w:sz="0" w:space="0" w:color="auto"/>
            <w:bottom w:val="none" w:sz="0" w:space="0" w:color="auto"/>
            <w:right w:val="none" w:sz="0" w:space="0" w:color="auto"/>
          </w:divBdr>
        </w:div>
        <w:div w:id="1945653111">
          <w:marLeft w:val="480"/>
          <w:marRight w:val="0"/>
          <w:marTop w:val="0"/>
          <w:marBottom w:val="0"/>
          <w:divBdr>
            <w:top w:val="none" w:sz="0" w:space="0" w:color="auto"/>
            <w:left w:val="none" w:sz="0" w:space="0" w:color="auto"/>
            <w:bottom w:val="none" w:sz="0" w:space="0" w:color="auto"/>
            <w:right w:val="none" w:sz="0" w:space="0" w:color="auto"/>
          </w:divBdr>
        </w:div>
        <w:div w:id="481770593">
          <w:marLeft w:val="480"/>
          <w:marRight w:val="0"/>
          <w:marTop w:val="0"/>
          <w:marBottom w:val="0"/>
          <w:divBdr>
            <w:top w:val="none" w:sz="0" w:space="0" w:color="auto"/>
            <w:left w:val="none" w:sz="0" w:space="0" w:color="auto"/>
            <w:bottom w:val="none" w:sz="0" w:space="0" w:color="auto"/>
            <w:right w:val="none" w:sz="0" w:space="0" w:color="auto"/>
          </w:divBdr>
        </w:div>
        <w:div w:id="1634753356">
          <w:marLeft w:val="480"/>
          <w:marRight w:val="0"/>
          <w:marTop w:val="0"/>
          <w:marBottom w:val="0"/>
          <w:divBdr>
            <w:top w:val="none" w:sz="0" w:space="0" w:color="auto"/>
            <w:left w:val="none" w:sz="0" w:space="0" w:color="auto"/>
            <w:bottom w:val="none" w:sz="0" w:space="0" w:color="auto"/>
            <w:right w:val="none" w:sz="0" w:space="0" w:color="auto"/>
          </w:divBdr>
        </w:div>
        <w:div w:id="205026455">
          <w:marLeft w:val="480"/>
          <w:marRight w:val="0"/>
          <w:marTop w:val="0"/>
          <w:marBottom w:val="0"/>
          <w:divBdr>
            <w:top w:val="none" w:sz="0" w:space="0" w:color="auto"/>
            <w:left w:val="none" w:sz="0" w:space="0" w:color="auto"/>
            <w:bottom w:val="none" w:sz="0" w:space="0" w:color="auto"/>
            <w:right w:val="none" w:sz="0" w:space="0" w:color="auto"/>
          </w:divBdr>
        </w:div>
        <w:div w:id="22442221">
          <w:marLeft w:val="480"/>
          <w:marRight w:val="0"/>
          <w:marTop w:val="0"/>
          <w:marBottom w:val="0"/>
          <w:divBdr>
            <w:top w:val="none" w:sz="0" w:space="0" w:color="auto"/>
            <w:left w:val="none" w:sz="0" w:space="0" w:color="auto"/>
            <w:bottom w:val="none" w:sz="0" w:space="0" w:color="auto"/>
            <w:right w:val="none" w:sz="0" w:space="0" w:color="auto"/>
          </w:divBdr>
        </w:div>
        <w:div w:id="1856769169">
          <w:marLeft w:val="480"/>
          <w:marRight w:val="0"/>
          <w:marTop w:val="0"/>
          <w:marBottom w:val="0"/>
          <w:divBdr>
            <w:top w:val="none" w:sz="0" w:space="0" w:color="auto"/>
            <w:left w:val="none" w:sz="0" w:space="0" w:color="auto"/>
            <w:bottom w:val="none" w:sz="0" w:space="0" w:color="auto"/>
            <w:right w:val="none" w:sz="0" w:space="0" w:color="auto"/>
          </w:divBdr>
        </w:div>
        <w:div w:id="747268846">
          <w:marLeft w:val="480"/>
          <w:marRight w:val="0"/>
          <w:marTop w:val="0"/>
          <w:marBottom w:val="0"/>
          <w:divBdr>
            <w:top w:val="none" w:sz="0" w:space="0" w:color="auto"/>
            <w:left w:val="none" w:sz="0" w:space="0" w:color="auto"/>
            <w:bottom w:val="none" w:sz="0" w:space="0" w:color="auto"/>
            <w:right w:val="none" w:sz="0" w:space="0" w:color="auto"/>
          </w:divBdr>
        </w:div>
        <w:div w:id="1705788893">
          <w:marLeft w:val="480"/>
          <w:marRight w:val="0"/>
          <w:marTop w:val="0"/>
          <w:marBottom w:val="0"/>
          <w:divBdr>
            <w:top w:val="none" w:sz="0" w:space="0" w:color="auto"/>
            <w:left w:val="none" w:sz="0" w:space="0" w:color="auto"/>
            <w:bottom w:val="none" w:sz="0" w:space="0" w:color="auto"/>
            <w:right w:val="none" w:sz="0" w:space="0" w:color="auto"/>
          </w:divBdr>
        </w:div>
        <w:div w:id="1500658029">
          <w:marLeft w:val="480"/>
          <w:marRight w:val="0"/>
          <w:marTop w:val="0"/>
          <w:marBottom w:val="0"/>
          <w:divBdr>
            <w:top w:val="none" w:sz="0" w:space="0" w:color="auto"/>
            <w:left w:val="none" w:sz="0" w:space="0" w:color="auto"/>
            <w:bottom w:val="none" w:sz="0" w:space="0" w:color="auto"/>
            <w:right w:val="none" w:sz="0" w:space="0" w:color="auto"/>
          </w:divBdr>
        </w:div>
        <w:div w:id="470903399">
          <w:marLeft w:val="480"/>
          <w:marRight w:val="0"/>
          <w:marTop w:val="0"/>
          <w:marBottom w:val="0"/>
          <w:divBdr>
            <w:top w:val="none" w:sz="0" w:space="0" w:color="auto"/>
            <w:left w:val="none" w:sz="0" w:space="0" w:color="auto"/>
            <w:bottom w:val="none" w:sz="0" w:space="0" w:color="auto"/>
            <w:right w:val="none" w:sz="0" w:space="0" w:color="auto"/>
          </w:divBdr>
        </w:div>
        <w:div w:id="731536550">
          <w:marLeft w:val="480"/>
          <w:marRight w:val="0"/>
          <w:marTop w:val="0"/>
          <w:marBottom w:val="0"/>
          <w:divBdr>
            <w:top w:val="none" w:sz="0" w:space="0" w:color="auto"/>
            <w:left w:val="none" w:sz="0" w:space="0" w:color="auto"/>
            <w:bottom w:val="none" w:sz="0" w:space="0" w:color="auto"/>
            <w:right w:val="none" w:sz="0" w:space="0" w:color="auto"/>
          </w:divBdr>
        </w:div>
        <w:div w:id="1667047892">
          <w:marLeft w:val="480"/>
          <w:marRight w:val="0"/>
          <w:marTop w:val="0"/>
          <w:marBottom w:val="0"/>
          <w:divBdr>
            <w:top w:val="none" w:sz="0" w:space="0" w:color="auto"/>
            <w:left w:val="none" w:sz="0" w:space="0" w:color="auto"/>
            <w:bottom w:val="none" w:sz="0" w:space="0" w:color="auto"/>
            <w:right w:val="none" w:sz="0" w:space="0" w:color="auto"/>
          </w:divBdr>
        </w:div>
        <w:div w:id="1571429995">
          <w:marLeft w:val="480"/>
          <w:marRight w:val="0"/>
          <w:marTop w:val="0"/>
          <w:marBottom w:val="0"/>
          <w:divBdr>
            <w:top w:val="none" w:sz="0" w:space="0" w:color="auto"/>
            <w:left w:val="none" w:sz="0" w:space="0" w:color="auto"/>
            <w:bottom w:val="none" w:sz="0" w:space="0" w:color="auto"/>
            <w:right w:val="none" w:sz="0" w:space="0" w:color="auto"/>
          </w:divBdr>
        </w:div>
        <w:div w:id="1833644559">
          <w:marLeft w:val="480"/>
          <w:marRight w:val="0"/>
          <w:marTop w:val="0"/>
          <w:marBottom w:val="0"/>
          <w:divBdr>
            <w:top w:val="none" w:sz="0" w:space="0" w:color="auto"/>
            <w:left w:val="none" w:sz="0" w:space="0" w:color="auto"/>
            <w:bottom w:val="none" w:sz="0" w:space="0" w:color="auto"/>
            <w:right w:val="none" w:sz="0" w:space="0" w:color="auto"/>
          </w:divBdr>
        </w:div>
        <w:div w:id="7215047">
          <w:marLeft w:val="480"/>
          <w:marRight w:val="0"/>
          <w:marTop w:val="0"/>
          <w:marBottom w:val="0"/>
          <w:divBdr>
            <w:top w:val="none" w:sz="0" w:space="0" w:color="auto"/>
            <w:left w:val="none" w:sz="0" w:space="0" w:color="auto"/>
            <w:bottom w:val="none" w:sz="0" w:space="0" w:color="auto"/>
            <w:right w:val="none" w:sz="0" w:space="0" w:color="auto"/>
          </w:divBdr>
        </w:div>
        <w:div w:id="1255894640">
          <w:marLeft w:val="480"/>
          <w:marRight w:val="0"/>
          <w:marTop w:val="0"/>
          <w:marBottom w:val="0"/>
          <w:divBdr>
            <w:top w:val="none" w:sz="0" w:space="0" w:color="auto"/>
            <w:left w:val="none" w:sz="0" w:space="0" w:color="auto"/>
            <w:bottom w:val="none" w:sz="0" w:space="0" w:color="auto"/>
            <w:right w:val="none" w:sz="0" w:space="0" w:color="auto"/>
          </w:divBdr>
        </w:div>
        <w:div w:id="1609005527">
          <w:marLeft w:val="480"/>
          <w:marRight w:val="0"/>
          <w:marTop w:val="0"/>
          <w:marBottom w:val="0"/>
          <w:divBdr>
            <w:top w:val="none" w:sz="0" w:space="0" w:color="auto"/>
            <w:left w:val="none" w:sz="0" w:space="0" w:color="auto"/>
            <w:bottom w:val="none" w:sz="0" w:space="0" w:color="auto"/>
            <w:right w:val="none" w:sz="0" w:space="0" w:color="auto"/>
          </w:divBdr>
        </w:div>
        <w:div w:id="1425610171">
          <w:marLeft w:val="480"/>
          <w:marRight w:val="0"/>
          <w:marTop w:val="0"/>
          <w:marBottom w:val="0"/>
          <w:divBdr>
            <w:top w:val="none" w:sz="0" w:space="0" w:color="auto"/>
            <w:left w:val="none" w:sz="0" w:space="0" w:color="auto"/>
            <w:bottom w:val="none" w:sz="0" w:space="0" w:color="auto"/>
            <w:right w:val="none" w:sz="0" w:space="0" w:color="auto"/>
          </w:divBdr>
        </w:div>
        <w:div w:id="803353838">
          <w:marLeft w:val="480"/>
          <w:marRight w:val="0"/>
          <w:marTop w:val="0"/>
          <w:marBottom w:val="0"/>
          <w:divBdr>
            <w:top w:val="none" w:sz="0" w:space="0" w:color="auto"/>
            <w:left w:val="none" w:sz="0" w:space="0" w:color="auto"/>
            <w:bottom w:val="none" w:sz="0" w:space="0" w:color="auto"/>
            <w:right w:val="none" w:sz="0" w:space="0" w:color="auto"/>
          </w:divBdr>
        </w:div>
        <w:div w:id="802965750">
          <w:marLeft w:val="480"/>
          <w:marRight w:val="0"/>
          <w:marTop w:val="0"/>
          <w:marBottom w:val="0"/>
          <w:divBdr>
            <w:top w:val="none" w:sz="0" w:space="0" w:color="auto"/>
            <w:left w:val="none" w:sz="0" w:space="0" w:color="auto"/>
            <w:bottom w:val="none" w:sz="0" w:space="0" w:color="auto"/>
            <w:right w:val="none" w:sz="0" w:space="0" w:color="auto"/>
          </w:divBdr>
        </w:div>
        <w:div w:id="654141722">
          <w:marLeft w:val="480"/>
          <w:marRight w:val="0"/>
          <w:marTop w:val="0"/>
          <w:marBottom w:val="0"/>
          <w:divBdr>
            <w:top w:val="none" w:sz="0" w:space="0" w:color="auto"/>
            <w:left w:val="none" w:sz="0" w:space="0" w:color="auto"/>
            <w:bottom w:val="none" w:sz="0" w:space="0" w:color="auto"/>
            <w:right w:val="none" w:sz="0" w:space="0" w:color="auto"/>
          </w:divBdr>
        </w:div>
        <w:div w:id="704721448">
          <w:marLeft w:val="480"/>
          <w:marRight w:val="0"/>
          <w:marTop w:val="0"/>
          <w:marBottom w:val="0"/>
          <w:divBdr>
            <w:top w:val="none" w:sz="0" w:space="0" w:color="auto"/>
            <w:left w:val="none" w:sz="0" w:space="0" w:color="auto"/>
            <w:bottom w:val="none" w:sz="0" w:space="0" w:color="auto"/>
            <w:right w:val="none" w:sz="0" w:space="0" w:color="auto"/>
          </w:divBdr>
        </w:div>
      </w:divsChild>
    </w:div>
    <w:div w:id="1190295562">
      <w:bodyDiv w:val="1"/>
      <w:marLeft w:val="0"/>
      <w:marRight w:val="0"/>
      <w:marTop w:val="0"/>
      <w:marBottom w:val="0"/>
      <w:divBdr>
        <w:top w:val="none" w:sz="0" w:space="0" w:color="auto"/>
        <w:left w:val="none" w:sz="0" w:space="0" w:color="auto"/>
        <w:bottom w:val="none" w:sz="0" w:space="0" w:color="auto"/>
        <w:right w:val="none" w:sz="0" w:space="0" w:color="auto"/>
      </w:divBdr>
    </w:div>
    <w:div w:id="1190335572">
      <w:bodyDiv w:val="1"/>
      <w:marLeft w:val="0"/>
      <w:marRight w:val="0"/>
      <w:marTop w:val="0"/>
      <w:marBottom w:val="0"/>
      <w:divBdr>
        <w:top w:val="none" w:sz="0" w:space="0" w:color="auto"/>
        <w:left w:val="none" w:sz="0" w:space="0" w:color="auto"/>
        <w:bottom w:val="none" w:sz="0" w:space="0" w:color="auto"/>
        <w:right w:val="none" w:sz="0" w:space="0" w:color="auto"/>
      </w:divBdr>
    </w:div>
    <w:div w:id="1190484960">
      <w:bodyDiv w:val="1"/>
      <w:marLeft w:val="0"/>
      <w:marRight w:val="0"/>
      <w:marTop w:val="0"/>
      <w:marBottom w:val="0"/>
      <w:divBdr>
        <w:top w:val="none" w:sz="0" w:space="0" w:color="auto"/>
        <w:left w:val="none" w:sz="0" w:space="0" w:color="auto"/>
        <w:bottom w:val="none" w:sz="0" w:space="0" w:color="auto"/>
        <w:right w:val="none" w:sz="0" w:space="0" w:color="auto"/>
      </w:divBdr>
      <w:divsChild>
        <w:div w:id="70583521">
          <w:marLeft w:val="0"/>
          <w:marRight w:val="0"/>
          <w:marTop w:val="0"/>
          <w:marBottom w:val="0"/>
          <w:divBdr>
            <w:top w:val="none" w:sz="0" w:space="0" w:color="auto"/>
            <w:left w:val="none" w:sz="0" w:space="0" w:color="auto"/>
            <w:bottom w:val="none" w:sz="0" w:space="0" w:color="auto"/>
            <w:right w:val="none" w:sz="0" w:space="0" w:color="auto"/>
          </w:divBdr>
        </w:div>
        <w:div w:id="1042830279">
          <w:marLeft w:val="0"/>
          <w:marRight w:val="0"/>
          <w:marTop w:val="0"/>
          <w:marBottom w:val="0"/>
          <w:divBdr>
            <w:top w:val="none" w:sz="0" w:space="0" w:color="auto"/>
            <w:left w:val="none" w:sz="0" w:space="0" w:color="auto"/>
            <w:bottom w:val="none" w:sz="0" w:space="0" w:color="auto"/>
            <w:right w:val="none" w:sz="0" w:space="0" w:color="auto"/>
          </w:divBdr>
        </w:div>
        <w:div w:id="237862501">
          <w:marLeft w:val="0"/>
          <w:marRight w:val="0"/>
          <w:marTop w:val="0"/>
          <w:marBottom w:val="0"/>
          <w:divBdr>
            <w:top w:val="none" w:sz="0" w:space="0" w:color="auto"/>
            <w:left w:val="none" w:sz="0" w:space="0" w:color="auto"/>
            <w:bottom w:val="none" w:sz="0" w:space="0" w:color="auto"/>
            <w:right w:val="none" w:sz="0" w:space="0" w:color="auto"/>
          </w:divBdr>
        </w:div>
        <w:div w:id="165631056">
          <w:marLeft w:val="0"/>
          <w:marRight w:val="0"/>
          <w:marTop w:val="0"/>
          <w:marBottom w:val="0"/>
          <w:divBdr>
            <w:top w:val="none" w:sz="0" w:space="0" w:color="auto"/>
            <w:left w:val="none" w:sz="0" w:space="0" w:color="auto"/>
            <w:bottom w:val="none" w:sz="0" w:space="0" w:color="auto"/>
            <w:right w:val="none" w:sz="0" w:space="0" w:color="auto"/>
          </w:divBdr>
        </w:div>
        <w:div w:id="301541458">
          <w:marLeft w:val="0"/>
          <w:marRight w:val="0"/>
          <w:marTop w:val="0"/>
          <w:marBottom w:val="0"/>
          <w:divBdr>
            <w:top w:val="none" w:sz="0" w:space="0" w:color="auto"/>
            <w:left w:val="none" w:sz="0" w:space="0" w:color="auto"/>
            <w:bottom w:val="none" w:sz="0" w:space="0" w:color="auto"/>
            <w:right w:val="none" w:sz="0" w:space="0" w:color="auto"/>
          </w:divBdr>
        </w:div>
        <w:div w:id="1639533593">
          <w:marLeft w:val="0"/>
          <w:marRight w:val="0"/>
          <w:marTop w:val="0"/>
          <w:marBottom w:val="0"/>
          <w:divBdr>
            <w:top w:val="none" w:sz="0" w:space="0" w:color="auto"/>
            <w:left w:val="none" w:sz="0" w:space="0" w:color="auto"/>
            <w:bottom w:val="none" w:sz="0" w:space="0" w:color="auto"/>
            <w:right w:val="none" w:sz="0" w:space="0" w:color="auto"/>
          </w:divBdr>
        </w:div>
        <w:div w:id="1996840693">
          <w:marLeft w:val="0"/>
          <w:marRight w:val="0"/>
          <w:marTop w:val="0"/>
          <w:marBottom w:val="0"/>
          <w:divBdr>
            <w:top w:val="none" w:sz="0" w:space="0" w:color="auto"/>
            <w:left w:val="none" w:sz="0" w:space="0" w:color="auto"/>
            <w:bottom w:val="none" w:sz="0" w:space="0" w:color="auto"/>
            <w:right w:val="none" w:sz="0" w:space="0" w:color="auto"/>
          </w:divBdr>
        </w:div>
        <w:div w:id="2109763708">
          <w:marLeft w:val="0"/>
          <w:marRight w:val="0"/>
          <w:marTop w:val="0"/>
          <w:marBottom w:val="0"/>
          <w:divBdr>
            <w:top w:val="none" w:sz="0" w:space="0" w:color="auto"/>
            <w:left w:val="none" w:sz="0" w:space="0" w:color="auto"/>
            <w:bottom w:val="none" w:sz="0" w:space="0" w:color="auto"/>
            <w:right w:val="none" w:sz="0" w:space="0" w:color="auto"/>
          </w:divBdr>
        </w:div>
        <w:div w:id="2011986960">
          <w:marLeft w:val="0"/>
          <w:marRight w:val="0"/>
          <w:marTop w:val="0"/>
          <w:marBottom w:val="0"/>
          <w:divBdr>
            <w:top w:val="none" w:sz="0" w:space="0" w:color="auto"/>
            <w:left w:val="none" w:sz="0" w:space="0" w:color="auto"/>
            <w:bottom w:val="none" w:sz="0" w:space="0" w:color="auto"/>
            <w:right w:val="none" w:sz="0" w:space="0" w:color="auto"/>
          </w:divBdr>
        </w:div>
        <w:div w:id="547768003">
          <w:marLeft w:val="0"/>
          <w:marRight w:val="0"/>
          <w:marTop w:val="0"/>
          <w:marBottom w:val="0"/>
          <w:divBdr>
            <w:top w:val="none" w:sz="0" w:space="0" w:color="auto"/>
            <w:left w:val="none" w:sz="0" w:space="0" w:color="auto"/>
            <w:bottom w:val="none" w:sz="0" w:space="0" w:color="auto"/>
            <w:right w:val="none" w:sz="0" w:space="0" w:color="auto"/>
          </w:divBdr>
        </w:div>
        <w:div w:id="1423333164">
          <w:marLeft w:val="0"/>
          <w:marRight w:val="0"/>
          <w:marTop w:val="0"/>
          <w:marBottom w:val="0"/>
          <w:divBdr>
            <w:top w:val="none" w:sz="0" w:space="0" w:color="auto"/>
            <w:left w:val="none" w:sz="0" w:space="0" w:color="auto"/>
            <w:bottom w:val="none" w:sz="0" w:space="0" w:color="auto"/>
            <w:right w:val="none" w:sz="0" w:space="0" w:color="auto"/>
          </w:divBdr>
        </w:div>
        <w:div w:id="1266617178">
          <w:marLeft w:val="0"/>
          <w:marRight w:val="0"/>
          <w:marTop w:val="0"/>
          <w:marBottom w:val="0"/>
          <w:divBdr>
            <w:top w:val="none" w:sz="0" w:space="0" w:color="auto"/>
            <w:left w:val="none" w:sz="0" w:space="0" w:color="auto"/>
            <w:bottom w:val="none" w:sz="0" w:space="0" w:color="auto"/>
            <w:right w:val="none" w:sz="0" w:space="0" w:color="auto"/>
          </w:divBdr>
        </w:div>
        <w:div w:id="80957306">
          <w:marLeft w:val="0"/>
          <w:marRight w:val="0"/>
          <w:marTop w:val="0"/>
          <w:marBottom w:val="0"/>
          <w:divBdr>
            <w:top w:val="none" w:sz="0" w:space="0" w:color="auto"/>
            <w:left w:val="none" w:sz="0" w:space="0" w:color="auto"/>
            <w:bottom w:val="none" w:sz="0" w:space="0" w:color="auto"/>
            <w:right w:val="none" w:sz="0" w:space="0" w:color="auto"/>
          </w:divBdr>
        </w:div>
        <w:div w:id="751699240">
          <w:marLeft w:val="0"/>
          <w:marRight w:val="0"/>
          <w:marTop w:val="0"/>
          <w:marBottom w:val="0"/>
          <w:divBdr>
            <w:top w:val="none" w:sz="0" w:space="0" w:color="auto"/>
            <w:left w:val="none" w:sz="0" w:space="0" w:color="auto"/>
            <w:bottom w:val="none" w:sz="0" w:space="0" w:color="auto"/>
            <w:right w:val="none" w:sz="0" w:space="0" w:color="auto"/>
          </w:divBdr>
        </w:div>
        <w:div w:id="1730033881">
          <w:marLeft w:val="0"/>
          <w:marRight w:val="0"/>
          <w:marTop w:val="0"/>
          <w:marBottom w:val="0"/>
          <w:divBdr>
            <w:top w:val="none" w:sz="0" w:space="0" w:color="auto"/>
            <w:left w:val="none" w:sz="0" w:space="0" w:color="auto"/>
            <w:bottom w:val="none" w:sz="0" w:space="0" w:color="auto"/>
            <w:right w:val="none" w:sz="0" w:space="0" w:color="auto"/>
          </w:divBdr>
        </w:div>
        <w:div w:id="95950967">
          <w:marLeft w:val="0"/>
          <w:marRight w:val="0"/>
          <w:marTop w:val="0"/>
          <w:marBottom w:val="0"/>
          <w:divBdr>
            <w:top w:val="none" w:sz="0" w:space="0" w:color="auto"/>
            <w:left w:val="none" w:sz="0" w:space="0" w:color="auto"/>
            <w:bottom w:val="none" w:sz="0" w:space="0" w:color="auto"/>
            <w:right w:val="none" w:sz="0" w:space="0" w:color="auto"/>
          </w:divBdr>
        </w:div>
        <w:div w:id="587035031">
          <w:marLeft w:val="0"/>
          <w:marRight w:val="0"/>
          <w:marTop w:val="0"/>
          <w:marBottom w:val="0"/>
          <w:divBdr>
            <w:top w:val="none" w:sz="0" w:space="0" w:color="auto"/>
            <w:left w:val="none" w:sz="0" w:space="0" w:color="auto"/>
            <w:bottom w:val="none" w:sz="0" w:space="0" w:color="auto"/>
            <w:right w:val="none" w:sz="0" w:space="0" w:color="auto"/>
          </w:divBdr>
        </w:div>
        <w:div w:id="1302536950">
          <w:marLeft w:val="0"/>
          <w:marRight w:val="0"/>
          <w:marTop w:val="0"/>
          <w:marBottom w:val="0"/>
          <w:divBdr>
            <w:top w:val="none" w:sz="0" w:space="0" w:color="auto"/>
            <w:left w:val="none" w:sz="0" w:space="0" w:color="auto"/>
            <w:bottom w:val="none" w:sz="0" w:space="0" w:color="auto"/>
            <w:right w:val="none" w:sz="0" w:space="0" w:color="auto"/>
          </w:divBdr>
        </w:div>
        <w:div w:id="926810904">
          <w:marLeft w:val="0"/>
          <w:marRight w:val="0"/>
          <w:marTop w:val="0"/>
          <w:marBottom w:val="0"/>
          <w:divBdr>
            <w:top w:val="none" w:sz="0" w:space="0" w:color="auto"/>
            <w:left w:val="none" w:sz="0" w:space="0" w:color="auto"/>
            <w:bottom w:val="none" w:sz="0" w:space="0" w:color="auto"/>
            <w:right w:val="none" w:sz="0" w:space="0" w:color="auto"/>
          </w:divBdr>
        </w:div>
        <w:div w:id="1212039574">
          <w:marLeft w:val="0"/>
          <w:marRight w:val="0"/>
          <w:marTop w:val="0"/>
          <w:marBottom w:val="0"/>
          <w:divBdr>
            <w:top w:val="none" w:sz="0" w:space="0" w:color="auto"/>
            <w:left w:val="none" w:sz="0" w:space="0" w:color="auto"/>
            <w:bottom w:val="none" w:sz="0" w:space="0" w:color="auto"/>
            <w:right w:val="none" w:sz="0" w:space="0" w:color="auto"/>
          </w:divBdr>
        </w:div>
        <w:div w:id="762192403">
          <w:marLeft w:val="0"/>
          <w:marRight w:val="0"/>
          <w:marTop w:val="0"/>
          <w:marBottom w:val="0"/>
          <w:divBdr>
            <w:top w:val="none" w:sz="0" w:space="0" w:color="auto"/>
            <w:left w:val="none" w:sz="0" w:space="0" w:color="auto"/>
            <w:bottom w:val="none" w:sz="0" w:space="0" w:color="auto"/>
            <w:right w:val="none" w:sz="0" w:space="0" w:color="auto"/>
          </w:divBdr>
        </w:div>
        <w:div w:id="1268122636">
          <w:marLeft w:val="0"/>
          <w:marRight w:val="0"/>
          <w:marTop w:val="0"/>
          <w:marBottom w:val="0"/>
          <w:divBdr>
            <w:top w:val="none" w:sz="0" w:space="0" w:color="auto"/>
            <w:left w:val="none" w:sz="0" w:space="0" w:color="auto"/>
            <w:bottom w:val="none" w:sz="0" w:space="0" w:color="auto"/>
            <w:right w:val="none" w:sz="0" w:space="0" w:color="auto"/>
          </w:divBdr>
        </w:div>
        <w:div w:id="1165978031">
          <w:marLeft w:val="0"/>
          <w:marRight w:val="0"/>
          <w:marTop w:val="0"/>
          <w:marBottom w:val="0"/>
          <w:divBdr>
            <w:top w:val="none" w:sz="0" w:space="0" w:color="auto"/>
            <w:left w:val="none" w:sz="0" w:space="0" w:color="auto"/>
            <w:bottom w:val="none" w:sz="0" w:space="0" w:color="auto"/>
            <w:right w:val="none" w:sz="0" w:space="0" w:color="auto"/>
          </w:divBdr>
        </w:div>
        <w:div w:id="401224190">
          <w:marLeft w:val="0"/>
          <w:marRight w:val="0"/>
          <w:marTop w:val="0"/>
          <w:marBottom w:val="0"/>
          <w:divBdr>
            <w:top w:val="none" w:sz="0" w:space="0" w:color="auto"/>
            <w:left w:val="none" w:sz="0" w:space="0" w:color="auto"/>
            <w:bottom w:val="none" w:sz="0" w:space="0" w:color="auto"/>
            <w:right w:val="none" w:sz="0" w:space="0" w:color="auto"/>
          </w:divBdr>
        </w:div>
        <w:div w:id="1898666184">
          <w:marLeft w:val="0"/>
          <w:marRight w:val="0"/>
          <w:marTop w:val="0"/>
          <w:marBottom w:val="0"/>
          <w:divBdr>
            <w:top w:val="none" w:sz="0" w:space="0" w:color="auto"/>
            <w:left w:val="none" w:sz="0" w:space="0" w:color="auto"/>
            <w:bottom w:val="none" w:sz="0" w:space="0" w:color="auto"/>
            <w:right w:val="none" w:sz="0" w:space="0" w:color="auto"/>
          </w:divBdr>
        </w:div>
        <w:div w:id="226646007">
          <w:marLeft w:val="0"/>
          <w:marRight w:val="0"/>
          <w:marTop w:val="0"/>
          <w:marBottom w:val="0"/>
          <w:divBdr>
            <w:top w:val="none" w:sz="0" w:space="0" w:color="auto"/>
            <w:left w:val="none" w:sz="0" w:space="0" w:color="auto"/>
            <w:bottom w:val="none" w:sz="0" w:space="0" w:color="auto"/>
            <w:right w:val="none" w:sz="0" w:space="0" w:color="auto"/>
          </w:divBdr>
        </w:div>
        <w:div w:id="1315715832">
          <w:marLeft w:val="0"/>
          <w:marRight w:val="0"/>
          <w:marTop w:val="0"/>
          <w:marBottom w:val="0"/>
          <w:divBdr>
            <w:top w:val="none" w:sz="0" w:space="0" w:color="auto"/>
            <w:left w:val="none" w:sz="0" w:space="0" w:color="auto"/>
            <w:bottom w:val="none" w:sz="0" w:space="0" w:color="auto"/>
            <w:right w:val="none" w:sz="0" w:space="0" w:color="auto"/>
          </w:divBdr>
        </w:div>
        <w:div w:id="1464032146">
          <w:marLeft w:val="0"/>
          <w:marRight w:val="0"/>
          <w:marTop w:val="0"/>
          <w:marBottom w:val="0"/>
          <w:divBdr>
            <w:top w:val="none" w:sz="0" w:space="0" w:color="auto"/>
            <w:left w:val="none" w:sz="0" w:space="0" w:color="auto"/>
            <w:bottom w:val="none" w:sz="0" w:space="0" w:color="auto"/>
            <w:right w:val="none" w:sz="0" w:space="0" w:color="auto"/>
          </w:divBdr>
        </w:div>
        <w:div w:id="256914496">
          <w:marLeft w:val="0"/>
          <w:marRight w:val="0"/>
          <w:marTop w:val="0"/>
          <w:marBottom w:val="0"/>
          <w:divBdr>
            <w:top w:val="none" w:sz="0" w:space="0" w:color="auto"/>
            <w:left w:val="none" w:sz="0" w:space="0" w:color="auto"/>
            <w:bottom w:val="none" w:sz="0" w:space="0" w:color="auto"/>
            <w:right w:val="none" w:sz="0" w:space="0" w:color="auto"/>
          </w:divBdr>
        </w:div>
        <w:div w:id="510026671">
          <w:marLeft w:val="0"/>
          <w:marRight w:val="0"/>
          <w:marTop w:val="0"/>
          <w:marBottom w:val="0"/>
          <w:divBdr>
            <w:top w:val="none" w:sz="0" w:space="0" w:color="auto"/>
            <w:left w:val="none" w:sz="0" w:space="0" w:color="auto"/>
            <w:bottom w:val="none" w:sz="0" w:space="0" w:color="auto"/>
            <w:right w:val="none" w:sz="0" w:space="0" w:color="auto"/>
          </w:divBdr>
        </w:div>
        <w:div w:id="1573588298">
          <w:marLeft w:val="0"/>
          <w:marRight w:val="0"/>
          <w:marTop w:val="0"/>
          <w:marBottom w:val="0"/>
          <w:divBdr>
            <w:top w:val="none" w:sz="0" w:space="0" w:color="auto"/>
            <w:left w:val="none" w:sz="0" w:space="0" w:color="auto"/>
            <w:bottom w:val="none" w:sz="0" w:space="0" w:color="auto"/>
            <w:right w:val="none" w:sz="0" w:space="0" w:color="auto"/>
          </w:divBdr>
        </w:div>
        <w:div w:id="1788890174">
          <w:marLeft w:val="0"/>
          <w:marRight w:val="0"/>
          <w:marTop w:val="0"/>
          <w:marBottom w:val="0"/>
          <w:divBdr>
            <w:top w:val="none" w:sz="0" w:space="0" w:color="auto"/>
            <w:left w:val="none" w:sz="0" w:space="0" w:color="auto"/>
            <w:bottom w:val="none" w:sz="0" w:space="0" w:color="auto"/>
            <w:right w:val="none" w:sz="0" w:space="0" w:color="auto"/>
          </w:divBdr>
        </w:div>
        <w:div w:id="77219748">
          <w:marLeft w:val="0"/>
          <w:marRight w:val="0"/>
          <w:marTop w:val="0"/>
          <w:marBottom w:val="0"/>
          <w:divBdr>
            <w:top w:val="none" w:sz="0" w:space="0" w:color="auto"/>
            <w:left w:val="none" w:sz="0" w:space="0" w:color="auto"/>
            <w:bottom w:val="none" w:sz="0" w:space="0" w:color="auto"/>
            <w:right w:val="none" w:sz="0" w:space="0" w:color="auto"/>
          </w:divBdr>
        </w:div>
        <w:div w:id="1762413705">
          <w:marLeft w:val="0"/>
          <w:marRight w:val="0"/>
          <w:marTop w:val="0"/>
          <w:marBottom w:val="0"/>
          <w:divBdr>
            <w:top w:val="none" w:sz="0" w:space="0" w:color="auto"/>
            <w:left w:val="none" w:sz="0" w:space="0" w:color="auto"/>
            <w:bottom w:val="none" w:sz="0" w:space="0" w:color="auto"/>
            <w:right w:val="none" w:sz="0" w:space="0" w:color="auto"/>
          </w:divBdr>
        </w:div>
        <w:div w:id="1425806470">
          <w:marLeft w:val="0"/>
          <w:marRight w:val="0"/>
          <w:marTop w:val="0"/>
          <w:marBottom w:val="0"/>
          <w:divBdr>
            <w:top w:val="none" w:sz="0" w:space="0" w:color="auto"/>
            <w:left w:val="none" w:sz="0" w:space="0" w:color="auto"/>
            <w:bottom w:val="none" w:sz="0" w:space="0" w:color="auto"/>
            <w:right w:val="none" w:sz="0" w:space="0" w:color="auto"/>
          </w:divBdr>
        </w:div>
        <w:div w:id="1825273530">
          <w:marLeft w:val="0"/>
          <w:marRight w:val="0"/>
          <w:marTop w:val="0"/>
          <w:marBottom w:val="0"/>
          <w:divBdr>
            <w:top w:val="none" w:sz="0" w:space="0" w:color="auto"/>
            <w:left w:val="none" w:sz="0" w:space="0" w:color="auto"/>
            <w:bottom w:val="none" w:sz="0" w:space="0" w:color="auto"/>
            <w:right w:val="none" w:sz="0" w:space="0" w:color="auto"/>
          </w:divBdr>
        </w:div>
        <w:div w:id="1579556188">
          <w:marLeft w:val="0"/>
          <w:marRight w:val="0"/>
          <w:marTop w:val="0"/>
          <w:marBottom w:val="0"/>
          <w:divBdr>
            <w:top w:val="none" w:sz="0" w:space="0" w:color="auto"/>
            <w:left w:val="none" w:sz="0" w:space="0" w:color="auto"/>
            <w:bottom w:val="none" w:sz="0" w:space="0" w:color="auto"/>
            <w:right w:val="none" w:sz="0" w:space="0" w:color="auto"/>
          </w:divBdr>
        </w:div>
        <w:div w:id="1461730723">
          <w:marLeft w:val="0"/>
          <w:marRight w:val="0"/>
          <w:marTop w:val="0"/>
          <w:marBottom w:val="0"/>
          <w:divBdr>
            <w:top w:val="none" w:sz="0" w:space="0" w:color="auto"/>
            <w:left w:val="none" w:sz="0" w:space="0" w:color="auto"/>
            <w:bottom w:val="none" w:sz="0" w:space="0" w:color="auto"/>
            <w:right w:val="none" w:sz="0" w:space="0" w:color="auto"/>
          </w:divBdr>
        </w:div>
        <w:div w:id="1122114337">
          <w:marLeft w:val="0"/>
          <w:marRight w:val="0"/>
          <w:marTop w:val="0"/>
          <w:marBottom w:val="0"/>
          <w:divBdr>
            <w:top w:val="none" w:sz="0" w:space="0" w:color="auto"/>
            <w:left w:val="none" w:sz="0" w:space="0" w:color="auto"/>
            <w:bottom w:val="none" w:sz="0" w:space="0" w:color="auto"/>
            <w:right w:val="none" w:sz="0" w:space="0" w:color="auto"/>
          </w:divBdr>
        </w:div>
      </w:divsChild>
    </w:div>
    <w:div w:id="1190491342">
      <w:bodyDiv w:val="1"/>
      <w:marLeft w:val="0"/>
      <w:marRight w:val="0"/>
      <w:marTop w:val="0"/>
      <w:marBottom w:val="0"/>
      <w:divBdr>
        <w:top w:val="none" w:sz="0" w:space="0" w:color="auto"/>
        <w:left w:val="none" w:sz="0" w:space="0" w:color="auto"/>
        <w:bottom w:val="none" w:sz="0" w:space="0" w:color="auto"/>
        <w:right w:val="none" w:sz="0" w:space="0" w:color="auto"/>
      </w:divBdr>
    </w:div>
    <w:div w:id="1190753777">
      <w:bodyDiv w:val="1"/>
      <w:marLeft w:val="0"/>
      <w:marRight w:val="0"/>
      <w:marTop w:val="0"/>
      <w:marBottom w:val="0"/>
      <w:divBdr>
        <w:top w:val="none" w:sz="0" w:space="0" w:color="auto"/>
        <w:left w:val="none" w:sz="0" w:space="0" w:color="auto"/>
        <w:bottom w:val="none" w:sz="0" w:space="0" w:color="auto"/>
        <w:right w:val="none" w:sz="0" w:space="0" w:color="auto"/>
      </w:divBdr>
    </w:div>
    <w:div w:id="1190994052">
      <w:bodyDiv w:val="1"/>
      <w:marLeft w:val="0"/>
      <w:marRight w:val="0"/>
      <w:marTop w:val="0"/>
      <w:marBottom w:val="0"/>
      <w:divBdr>
        <w:top w:val="none" w:sz="0" w:space="0" w:color="auto"/>
        <w:left w:val="none" w:sz="0" w:space="0" w:color="auto"/>
        <w:bottom w:val="none" w:sz="0" w:space="0" w:color="auto"/>
        <w:right w:val="none" w:sz="0" w:space="0" w:color="auto"/>
      </w:divBdr>
    </w:div>
    <w:div w:id="1191187072">
      <w:bodyDiv w:val="1"/>
      <w:marLeft w:val="0"/>
      <w:marRight w:val="0"/>
      <w:marTop w:val="0"/>
      <w:marBottom w:val="0"/>
      <w:divBdr>
        <w:top w:val="none" w:sz="0" w:space="0" w:color="auto"/>
        <w:left w:val="none" w:sz="0" w:space="0" w:color="auto"/>
        <w:bottom w:val="none" w:sz="0" w:space="0" w:color="auto"/>
        <w:right w:val="none" w:sz="0" w:space="0" w:color="auto"/>
      </w:divBdr>
    </w:div>
    <w:div w:id="1191644191">
      <w:bodyDiv w:val="1"/>
      <w:marLeft w:val="0"/>
      <w:marRight w:val="0"/>
      <w:marTop w:val="0"/>
      <w:marBottom w:val="0"/>
      <w:divBdr>
        <w:top w:val="none" w:sz="0" w:space="0" w:color="auto"/>
        <w:left w:val="none" w:sz="0" w:space="0" w:color="auto"/>
        <w:bottom w:val="none" w:sz="0" w:space="0" w:color="auto"/>
        <w:right w:val="none" w:sz="0" w:space="0" w:color="auto"/>
      </w:divBdr>
      <w:divsChild>
        <w:div w:id="910580538">
          <w:marLeft w:val="0"/>
          <w:marRight w:val="0"/>
          <w:marTop w:val="0"/>
          <w:marBottom w:val="0"/>
          <w:divBdr>
            <w:top w:val="none" w:sz="0" w:space="0" w:color="auto"/>
            <w:left w:val="none" w:sz="0" w:space="0" w:color="auto"/>
            <w:bottom w:val="none" w:sz="0" w:space="0" w:color="auto"/>
            <w:right w:val="none" w:sz="0" w:space="0" w:color="auto"/>
          </w:divBdr>
        </w:div>
        <w:div w:id="1618215183">
          <w:marLeft w:val="0"/>
          <w:marRight w:val="0"/>
          <w:marTop w:val="0"/>
          <w:marBottom w:val="0"/>
          <w:divBdr>
            <w:top w:val="none" w:sz="0" w:space="0" w:color="auto"/>
            <w:left w:val="none" w:sz="0" w:space="0" w:color="auto"/>
            <w:bottom w:val="none" w:sz="0" w:space="0" w:color="auto"/>
            <w:right w:val="none" w:sz="0" w:space="0" w:color="auto"/>
          </w:divBdr>
        </w:div>
        <w:div w:id="699820152">
          <w:marLeft w:val="0"/>
          <w:marRight w:val="0"/>
          <w:marTop w:val="0"/>
          <w:marBottom w:val="0"/>
          <w:divBdr>
            <w:top w:val="none" w:sz="0" w:space="0" w:color="auto"/>
            <w:left w:val="none" w:sz="0" w:space="0" w:color="auto"/>
            <w:bottom w:val="none" w:sz="0" w:space="0" w:color="auto"/>
            <w:right w:val="none" w:sz="0" w:space="0" w:color="auto"/>
          </w:divBdr>
        </w:div>
        <w:div w:id="1721778985">
          <w:marLeft w:val="0"/>
          <w:marRight w:val="0"/>
          <w:marTop w:val="0"/>
          <w:marBottom w:val="0"/>
          <w:divBdr>
            <w:top w:val="none" w:sz="0" w:space="0" w:color="auto"/>
            <w:left w:val="none" w:sz="0" w:space="0" w:color="auto"/>
            <w:bottom w:val="none" w:sz="0" w:space="0" w:color="auto"/>
            <w:right w:val="none" w:sz="0" w:space="0" w:color="auto"/>
          </w:divBdr>
        </w:div>
        <w:div w:id="644159720">
          <w:marLeft w:val="0"/>
          <w:marRight w:val="0"/>
          <w:marTop w:val="0"/>
          <w:marBottom w:val="0"/>
          <w:divBdr>
            <w:top w:val="none" w:sz="0" w:space="0" w:color="auto"/>
            <w:left w:val="none" w:sz="0" w:space="0" w:color="auto"/>
            <w:bottom w:val="none" w:sz="0" w:space="0" w:color="auto"/>
            <w:right w:val="none" w:sz="0" w:space="0" w:color="auto"/>
          </w:divBdr>
        </w:div>
        <w:div w:id="204290714">
          <w:marLeft w:val="0"/>
          <w:marRight w:val="0"/>
          <w:marTop w:val="0"/>
          <w:marBottom w:val="0"/>
          <w:divBdr>
            <w:top w:val="none" w:sz="0" w:space="0" w:color="auto"/>
            <w:left w:val="none" w:sz="0" w:space="0" w:color="auto"/>
            <w:bottom w:val="none" w:sz="0" w:space="0" w:color="auto"/>
            <w:right w:val="none" w:sz="0" w:space="0" w:color="auto"/>
          </w:divBdr>
        </w:div>
        <w:div w:id="814640526">
          <w:marLeft w:val="0"/>
          <w:marRight w:val="0"/>
          <w:marTop w:val="0"/>
          <w:marBottom w:val="0"/>
          <w:divBdr>
            <w:top w:val="none" w:sz="0" w:space="0" w:color="auto"/>
            <w:left w:val="none" w:sz="0" w:space="0" w:color="auto"/>
            <w:bottom w:val="none" w:sz="0" w:space="0" w:color="auto"/>
            <w:right w:val="none" w:sz="0" w:space="0" w:color="auto"/>
          </w:divBdr>
        </w:div>
        <w:div w:id="323244804">
          <w:marLeft w:val="0"/>
          <w:marRight w:val="0"/>
          <w:marTop w:val="0"/>
          <w:marBottom w:val="0"/>
          <w:divBdr>
            <w:top w:val="none" w:sz="0" w:space="0" w:color="auto"/>
            <w:left w:val="none" w:sz="0" w:space="0" w:color="auto"/>
            <w:bottom w:val="none" w:sz="0" w:space="0" w:color="auto"/>
            <w:right w:val="none" w:sz="0" w:space="0" w:color="auto"/>
          </w:divBdr>
        </w:div>
        <w:div w:id="1448894414">
          <w:marLeft w:val="0"/>
          <w:marRight w:val="0"/>
          <w:marTop w:val="0"/>
          <w:marBottom w:val="0"/>
          <w:divBdr>
            <w:top w:val="none" w:sz="0" w:space="0" w:color="auto"/>
            <w:left w:val="none" w:sz="0" w:space="0" w:color="auto"/>
            <w:bottom w:val="none" w:sz="0" w:space="0" w:color="auto"/>
            <w:right w:val="none" w:sz="0" w:space="0" w:color="auto"/>
          </w:divBdr>
        </w:div>
        <w:div w:id="182209845">
          <w:marLeft w:val="0"/>
          <w:marRight w:val="0"/>
          <w:marTop w:val="0"/>
          <w:marBottom w:val="0"/>
          <w:divBdr>
            <w:top w:val="none" w:sz="0" w:space="0" w:color="auto"/>
            <w:left w:val="none" w:sz="0" w:space="0" w:color="auto"/>
            <w:bottom w:val="none" w:sz="0" w:space="0" w:color="auto"/>
            <w:right w:val="none" w:sz="0" w:space="0" w:color="auto"/>
          </w:divBdr>
        </w:div>
        <w:div w:id="2083479574">
          <w:marLeft w:val="0"/>
          <w:marRight w:val="0"/>
          <w:marTop w:val="0"/>
          <w:marBottom w:val="0"/>
          <w:divBdr>
            <w:top w:val="none" w:sz="0" w:space="0" w:color="auto"/>
            <w:left w:val="none" w:sz="0" w:space="0" w:color="auto"/>
            <w:bottom w:val="none" w:sz="0" w:space="0" w:color="auto"/>
            <w:right w:val="none" w:sz="0" w:space="0" w:color="auto"/>
          </w:divBdr>
        </w:div>
        <w:div w:id="1590237439">
          <w:marLeft w:val="0"/>
          <w:marRight w:val="0"/>
          <w:marTop w:val="0"/>
          <w:marBottom w:val="0"/>
          <w:divBdr>
            <w:top w:val="none" w:sz="0" w:space="0" w:color="auto"/>
            <w:left w:val="none" w:sz="0" w:space="0" w:color="auto"/>
            <w:bottom w:val="none" w:sz="0" w:space="0" w:color="auto"/>
            <w:right w:val="none" w:sz="0" w:space="0" w:color="auto"/>
          </w:divBdr>
        </w:div>
        <w:div w:id="131756905">
          <w:marLeft w:val="0"/>
          <w:marRight w:val="0"/>
          <w:marTop w:val="0"/>
          <w:marBottom w:val="0"/>
          <w:divBdr>
            <w:top w:val="none" w:sz="0" w:space="0" w:color="auto"/>
            <w:left w:val="none" w:sz="0" w:space="0" w:color="auto"/>
            <w:bottom w:val="none" w:sz="0" w:space="0" w:color="auto"/>
            <w:right w:val="none" w:sz="0" w:space="0" w:color="auto"/>
          </w:divBdr>
        </w:div>
        <w:div w:id="856387125">
          <w:marLeft w:val="0"/>
          <w:marRight w:val="0"/>
          <w:marTop w:val="0"/>
          <w:marBottom w:val="0"/>
          <w:divBdr>
            <w:top w:val="none" w:sz="0" w:space="0" w:color="auto"/>
            <w:left w:val="none" w:sz="0" w:space="0" w:color="auto"/>
            <w:bottom w:val="none" w:sz="0" w:space="0" w:color="auto"/>
            <w:right w:val="none" w:sz="0" w:space="0" w:color="auto"/>
          </w:divBdr>
        </w:div>
        <w:div w:id="205528654">
          <w:marLeft w:val="0"/>
          <w:marRight w:val="0"/>
          <w:marTop w:val="0"/>
          <w:marBottom w:val="0"/>
          <w:divBdr>
            <w:top w:val="none" w:sz="0" w:space="0" w:color="auto"/>
            <w:left w:val="none" w:sz="0" w:space="0" w:color="auto"/>
            <w:bottom w:val="none" w:sz="0" w:space="0" w:color="auto"/>
            <w:right w:val="none" w:sz="0" w:space="0" w:color="auto"/>
          </w:divBdr>
        </w:div>
        <w:div w:id="593247165">
          <w:marLeft w:val="0"/>
          <w:marRight w:val="0"/>
          <w:marTop w:val="0"/>
          <w:marBottom w:val="0"/>
          <w:divBdr>
            <w:top w:val="none" w:sz="0" w:space="0" w:color="auto"/>
            <w:left w:val="none" w:sz="0" w:space="0" w:color="auto"/>
            <w:bottom w:val="none" w:sz="0" w:space="0" w:color="auto"/>
            <w:right w:val="none" w:sz="0" w:space="0" w:color="auto"/>
          </w:divBdr>
        </w:div>
        <w:div w:id="1449467713">
          <w:marLeft w:val="0"/>
          <w:marRight w:val="0"/>
          <w:marTop w:val="0"/>
          <w:marBottom w:val="0"/>
          <w:divBdr>
            <w:top w:val="none" w:sz="0" w:space="0" w:color="auto"/>
            <w:left w:val="none" w:sz="0" w:space="0" w:color="auto"/>
            <w:bottom w:val="none" w:sz="0" w:space="0" w:color="auto"/>
            <w:right w:val="none" w:sz="0" w:space="0" w:color="auto"/>
          </w:divBdr>
        </w:div>
        <w:div w:id="29496399">
          <w:marLeft w:val="0"/>
          <w:marRight w:val="0"/>
          <w:marTop w:val="0"/>
          <w:marBottom w:val="0"/>
          <w:divBdr>
            <w:top w:val="none" w:sz="0" w:space="0" w:color="auto"/>
            <w:left w:val="none" w:sz="0" w:space="0" w:color="auto"/>
            <w:bottom w:val="none" w:sz="0" w:space="0" w:color="auto"/>
            <w:right w:val="none" w:sz="0" w:space="0" w:color="auto"/>
          </w:divBdr>
        </w:div>
        <w:div w:id="965310084">
          <w:marLeft w:val="0"/>
          <w:marRight w:val="0"/>
          <w:marTop w:val="0"/>
          <w:marBottom w:val="0"/>
          <w:divBdr>
            <w:top w:val="none" w:sz="0" w:space="0" w:color="auto"/>
            <w:left w:val="none" w:sz="0" w:space="0" w:color="auto"/>
            <w:bottom w:val="none" w:sz="0" w:space="0" w:color="auto"/>
            <w:right w:val="none" w:sz="0" w:space="0" w:color="auto"/>
          </w:divBdr>
        </w:div>
        <w:div w:id="1545676034">
          <w:marLeft w:val="0"/>
          <w:marRight w:val="0"/>
          <w:marTop w:val="0"/>
          <w:marBottom w:val="0"/>
          <w:divBdr>
            <w:top w:val="none" w:sz="0" w:space="0" w:color="auto"/>
            <w:left w:val="none" w:sz="0" w:space="0" w:color="auto"/>
            <w:bottom w:val="none" w:sz="0" w:space="0" w:color="auto"/>
            <w:right w:val="none" w:sz="0" w:space="0" w:color="auto"/>
          </w:divBdr>
        </w:div>
        <w:div w:id="1536693518">
          <w:marLeft w:val="0"/>
          <w:marRight w:val="0"/>
          <w:marTop w:val="0"/>
          <w:marBottom w:val="0"/>
          <w:divBdr>
            <w:top w:val="none" w:sz="0" w:space="0" w:color="auto"/>
            <w:left w:val="none" w:sz="0" w:space="0" w:color="auto"/>
            <w:bottom w:val="none" w:sz="0" w:space="0" w:color="auto"/>
            <w:right w:val="none" w:sz="0" w:space="0" w:color="auto"/>
          </w:divBdr>
        </w:div>
        <w:div w:id="1064909968">
          <w:marLeft w:val="0"/>
          <w:marRight w:val="0"/>
          <w:marTop w:val="0"/>
          <w:marBottom w:val="0"/>
          <w:divBdr>
            <w:top w:val="none" w:sz="0" w:space="0" w:color="auto"/>
            <w:left w:val="none" w:sz="0" w:space="0" w:color="auto"/>
            <w:bottom w:val="none" w:sz="0" w:space="0" w:color="auto"/>
            <w:right w:val="none" w:sz="0" w:space="0" w:color="auto"/>
          </w:divBdr>
        </w:div>
        <w:div w:id="130176621">
          <w:marLeft w:val="0"/>
          <w:marRight w:val="0"/>
          <w:marTop w:val="0"/>
          <w:marBottom w:val="0"/>
          <w:divBdr>
            <w:top w:val="none" w:sz="0" w:space="0" w:color="auto"/>
            <w:left w:val="none" w:sz="0" w:space="0" w:color="auto"/>
            <w:bottom w:val="none" w:sz="0" w:space="0" w:color="auto"/>
            <w:right w:val="none" w:sz="0" w:space="0" w:color="auto"/>
          </w:divBdr>
        </w:div>
        <w:div w:id="820929831">
          <w:marLeft w:val="0"/>
          <w:marRight w:val="0"/>
          <w:marTop w:val="0"/>
          <w:marBottom w:val="0"/>
          <w:divBdr>
            <w:top w:val="none" w:sz="0" w:space="0" w:color="auto"/>
            <w:left w:val="none" w:sz="0" w:space="0" w:color="auto"/>
            <w:bottom w:val="none" w:sz="0" w:space="0" w:color="auto"/>
            <w:right w:val="none" w:sz="0" w:space="0" w:color="auto"/>
          </w:divBdr>
        </w:div>
        <w:div w:id="1002271338">
          <w:marLeft w:val="0"/>
          <w:marRight w:val="0"/>
          <w:marTop w:val="0"/>
          <w:marBottom w:val="0"/>
          <w:divBdr>
            <w:top w:val="none" w:sz="0" w:space="0" w:color="auto"/>
            <w:left w:val="none" w:sz="0" w:space="0" w:color="auto"/>
            <w:bottom w:val="none" w:sz="0" w:space="0" w:color="auto"/>
            <w:right w:val="none" w:sz="0" w:space="0" w:color="auto"/>
          </w:divBdr>
        </w:div>
        <w:div w:id="1926303644">
          <w:marLeft w:val="0"/>
          <w:marRight w:val="0"/>
          <w:marTop w:val="0"/>
          <w:marBottom w:val="0"/>
          <w:divBdr>
            <w:top w:val="none" w:sz="0" w:space="0" w:color="auto"/>
            <w:left w:val="none" w:sz="0" w:space="0" w:color="auto"/>
            <w:bottom w:val="none" w:sz="0" w:space="0" w:color="auto"/>
            <w:right w:val="none" w:sz="0" w:space="0" w:color="auto"/>
          </w:divBdr>
        </w:div>
        <w:div w:id="1453472615">
          <w:marLeft w:val="0"/>
          <w:marRight w:val="0"/>
          <w:marTop w:val="0"/>
          <w:marBottom w:val="0"/>
          <w:divBdr>
            <w:top w:val="none" w:sz="0" w:space="0" w:color="auto"/>
            <w:left w:val="none" w:sz="0" w:space="0" w:color="auto"/>
            <w:bottom w:val="none" w:sz="0" w:space="0" w:color="auto"/>
            <w:right w:val="none" w:sz="0" w:space="0" w:color="auto"/>
          </w:divBdr>
        </w:div>
        <w:div w:id="1773234799">
          <w:marLeft w:val="0"/>
          <w:marRight w:val="0"/>
          <w:marTop w:val="0"/>
          <w:marBottom w:val="0"/>
          <w:divBdr>
            <w:top w:val="none" w:sz="0" w:space="0" w:color="auto"/>
            <w:left w:val="none" w:sz="0" w:space="0" w:color="auto"/>
            <w:bottom w:val="none" w:sz="0" w:space="0" w:color="auto"/>
            <w:right w:val="none" w:sz="0" w:space="0" w:color="auto"/>
          </w:divBdr>
        </w:div>
        <w:div w:id="1085493495">
          <w:marLeft w:val="0"/>
          <w:marRight w:val="0"/>
          <w:marTop w:val="0"/>
          <w:marBottom w:val="0"/>
          <w:divBdr>
            <w:top w:val="none" w:sz="0" w:space="0" w:color="auto"/>
            <w:left w:val="none" w:sz="0" w:space="0" w:color="auto"/>
            <w:bottom w:val="none" w:sz="0" w:space="0" w:color="auto"/>
            <w:right w:val="none" w:sz="0" w:space="0" w:color="auto"/>
          </w:divBdr>
        </w:div>
        <w:div w:id="1062099390">
          <w:marLeft w:val="0"/>
          <w:marRight w:val="0"/>
          <w:marTop w:val="0"/>
          <w:marBottom w:val="0"/>
          <w:divBdr>
            <w:top w:val="none" w:sz="0" w:space="0" w:color="auto"/>
            <w:left w:val="none" w:sz="0" w:space="0" w:color="auto"/>
            <w:bottom w:val="none" w:sz="0" w:space="0" w:color="auto"/>
            <w:right w:val="none" w:sz="0" w:space="0" w:color="auto"/>
          </w:divBdr>
        </w:div>
        <w:div w:id="1731928209">
          <w:marLeft w:val="0"/>
          <w:marRight w:val="0"/>
          <w:marTop w:val="0"/>
          <w:marBottom w:val="0"/>
          <w:divBdr>
            <w:top w:val="none" w:sz="0" w:space="0" w:color="auto"/>
            <w:left w:val="none" w:sz="0" w:space="0" w:color="auto"/>
            <w:bottom w:val="none" w:sz="0" w:space="0" w:color="auto"/>
            <w:right w:val="none" w:sz="0" w:space="0" w:color="auto"/>
          </w:divBdr>
        </w:div>
        <w:div w:id="1501847030">
          <w:marLeft w:val="0"/>
          <w:marRight w:val="0"/>
          <w:marTop w:val="0"/>
          <w:marBottom w:val="0"/>
          <w:divBdr>
            <w:top w:val="none" w:sz="0" w:space="0" w:color="auto"/>
            <w:left w:val="none" w:sz="0" w:space="0" w:color="auto"/>
            <w:bottom w:val="none" w:sz="0" w:space="0" w:color="auto"/>
            <w:right w:val="none" w:sz="0" w:space="0" w:color="auto"/>
          </w:divBdr>
        </w:div>
        <w:div w:id="964504575">
          <w:marLeft w:val="0"/>
          <w:marRight w:val="0"/>
          <w:marTop w:val="0"/>
          <w:marBottom w:val="0"/>
          <w:divBdr>
            <w:top w:val="none" w:sz="0" w:space="0" w:color="auto"/>
            <w:left w:val="none" w:sz="0" w:space="0" w:color="auto"/>
            <w:bottom w:val="none" w:sz="0" w:space="0" w:color="auto"/>
            <w:right w:val="none" w:sz="0" w:space="0" w:color="auto"/>
          </w:divBdr>
        </w:div>
        <w:div w:id="1517035457">
          <w:marLeft w:val="0"/>
          <w:marRight w:val="0"/>
          <w:marTop w:val="0"/>
          <w:marBottom w:val="0"/>
          <w:divBdr>
            <w:top w:val="none" w:sz="0" w:space="0" w:color="auto"/>
            <w:left w:val="none" w:sz="0" w:space="0" w:color="auto"/>
            <w:bottom w:val="none" w:sz="0" w:space="0" w:color="auto"/>
            <w:right w:val="none" w:sz="0" w:space="0" w:color="auto"/>
          </w:divBdr>
        </w:div>
        <w:div w:id="884171274">
          <w:marLeft w:val="0"/>
          <w:marRight w:val="0"/>
          <w:marTop w:val="0"/>
          <w:marBottom w:val="0"/>
          <w:divBdr>
            <w:top w:val="none" w:sz="0" w:space="0" w:color="auto"/>
            <w:left w:val="none" w:sz="0" w:space="0" w:color="auto"/>
            <w:bottom w:val="none" w:sz="0" w:space="0" w:color="auto"/>
            <w:right w:val="none" w:sz="0" w:space="0" w:color="auto"/>
          </w:divBdr>
        </w:div>
        <w:div w:id="1037663978">
          <w:marLeft w:val="0"/>
          <w:marRight w:val="0"/>
          <w:marTop w:val="0"/>
          <w:marBottom w:val="0"/>
          <w:divBdr>
            <w:top w:val="none" w:sz="0" w:space="0" w:color="auto"/>
            <w:left w:val="none" w:sz="0" w:space="0" w:color="auto"/>
            <w:bottom w:val="none" w:sz="0" w:space="0" w:color="auto"/>
            <w:right w:val="none" w:sz="0" w:space="0" w:color="auto"/>
          </w:divBdr>
        </w:div>
        <w:div w:id="246770911">
          <w:marLeft w:val="0"/>
          <w:marRight w:val="0"/>
          <w:marTop w:val="0"/>
          <w:marBottom w:val="0"/>
          <w:divBdr>
            <w:top w:val="none" w:sz="0" w:space="0" w:color="auto"/>
            <w:left w:val="none" w:sz="0" w:space="0" w:color="auto"/>
            <w:bottom w:val="none" w:sz="0" w:space="0" w:color="auto"/>
            <w:right w:val="none" w:sz="0" w:space="0" w:color="auto"/>
          </w:divBdr>
        </w:div>
        <w:div w:id="1366246173">
          <w:marLeft w:val="0"/>
          <w:marRight w:val="0"/>
          <w:marTop w:val="0"/>
          <w:marBottom w:val="0"/>
          <w:divBdr>
            <w:top w:val="none" w:sz="0" w:space="0" w:color="auto"/>
            <w:left w:val="none" w:sz="0" w:space="0" w:color="auto"/>
            <w:bottom w:val="none" w:sz="0" w:space="0" w:color="auto"/>
            <w:right w:val="none" w:sz="0" w:space="0" w:color="auto"/>
          </w:divBdr>
        </w:div>
        <w:div w:id="1466192227">
          <w:marLeft w:val="0"/>
          <w:marRight w:val="0"/>
          <w:marTop w:val="0"/>
          <w:marBottom w:val="0"/>
          <w:divBdr>
            <w:top w:val="none" w:sz="0" w:space="0" w:color="auto"/>
            <w:left w:val="none" w:sz="0" w:space="0" w:color="auto"/>
            <w:bottom w:val="none" w:sz="0" w:space="0" w:color="auto"/>
            <w:right w:val="none" w:sz="0" w:space="0" w:color="auto"/>
          </w:divBdr>
        </w:div>
        <w:div w:id="1918435747">
          <w:marLeft w:val="0"/>
          <w:marRight w:val="0"/>
          <w:marTop w:val="0"/>
          <w:marBottom w:val="0"/>
          <w:divBdr>
            <w:top w:val="none" w:sz="0" w:space="0" w:color="auto"/>
            <w:left w:val="none" w:sz="0" w:space="0" w:color="auto"/>
            <w:bottom w:val="none" w:sz="0" w:space="0" w:color="auto"/>
            <w:right w:val="none" w:sz="0" w:space="0" w:color="auto"/>
          </w:divBdr>
        </w:div>
        <w:div w:id="1673946278">
          <w:marLeft w:val="0"/>
          <w:marRight w:val="0"/>
          <w:marTop w:val="0"/>
          <w:marBottom w:val="0"/>
          <w:divBdr>
            <w:top w:val="none" w:sz="0" w:space="0" w:color="auto"/>
            <w:left w:val="none" w:sz="0" w:space="0" w:color="auto"/>
            <w:bottom w:val="none" w:sz="0" w:space="0" w:color="auto"/>
            <w:right w:val="none" w:sz="0" w:space="0" w:color="auto"/>
          </w:divBdr>
        </w:div>
        <w:div w:id="1783987721">
          <w:marLeft w:val="0"/>
          <w:marRight w:val="0"/>
          <w:marTop w:val="0"/>
          <w:marBottom w:val="0"/>
          <w:divBdr>
            <w:top w:val="none" w:sz="0" w:space="0" w:color="auto"/>
            <w:left w:val="none" w:sz="0" w:space="0" w:color="auto"/>
            <w:bottom w:val="none" w:sz="0" w:space="0" w:color="auto"/>
            <w:right w:val="none" w:sz="0" w:space="0" w:color="auto"/>
          </w:divBdr>
        </w:div>
        <w:div w:id="1229264487">
          <w:marLeft w:val="0"/>
          <w:marRight w:val="0"/>
          <w:marTop w:val="0"/>
          <w:marBottom w:val="0"/>
          <w:divBdr>
            <w:top w:val="none" w:sz="0" w:space="0" w:color="auto"/>
            <w:left w:val="none" w:sz="0" w:space="0" w:color="auto"/>
            <w:bottom w:val="none" w:sz="0" w:space="0" w:color="auto"/>
            <w:right w:val="none" w:sz="0" w:space="0" w:color="auto"/>
          </w:divBdr>
        </w:div>
        <w:div w:id="2094010765">
          <w:marLeft w:val="0"/>
          <w:marRight w:val="0"/>
          <w:marTop w:val="0"/>
          <w:marBottom w:val="0"/>
          <w:divBdr>
            <w:top w:val="none" w:sz="0" w:space="0" w:color="auto"/>
            <w:left w:val="none" w:sz="0" w:space="0" w:color="auto"/>
            <w:bottom w:val="none" w:sz="0" w:space="0" w:color="auto"/>
            <w:right w:val="none" w:sz="0" w:space="0" w:color="auto"/>
          </w:divBdr>
        </w:div>
        <w:div w:id="1622152453">
          <w:marLeft w:val="0"/>
          <w:marRight w:val="0"/>
          <w:marTop w:val="0"/>
          <w:marBottom w:val="0"/>
          <w:divBdr>
            <w:top w:val="none" w:sz="0" w:space="0" w:color="auto"/>
            <w:left w:val="none" w:sz="0" w:space="0" w:color="auto"/>
            <w:bottom w:val="none" w:sz="0" w:space="0" w:color="auto"/>
            <w:right w:val="none" w:sz="0" w:space="0" w:color="auto"/>
          </w:divBdr>
        </w:div>
        <w:div w:id="2071490708">
          <w:marLeft w:val="0"/>
          <w:marRight w:val="0"/>
          <w:marTop w:val="0"/>
          <w:marBottom w:val="0"/>
          <w:divBdr>
            <w:top w:val="none" w:sz="0" w:space="0" w:color="auto"/>
            <w:left w:val="none" w:sz="0" w:space="0" w:color="auto"/>
            <w:bottom w:val="none" w:sz="0" w:space="0" w:color="auto"/>
            <w:right w:val="none" w:sz="0" w:space="0" w:color="auto"/>
          </w:divBdr>
        </w:div>
        <w:div w:id="351031870">
          <w:marLeft w:val="0"/>
          <w:marRight w:val="0"/>
          <w:marTop w:val="0"/>
          <w:marBottom w:val="0"/>
          <w:divBdr>
            <w:top w:val="none" w:sz="0" w:space="0" w:color="auto"/>
            <w:left w:val="none" w:sz="0" w:space="0" w:color="auto"/>
            <w:bottom w:val="none" w:sz="0" w:space="0" w:color="auto"/>
            <w:right w:val="none" w:sz="0" w:space="0" w:color="auto"/>
          </w:divBdr>
        </w:div>
      </w:divsChild>
    </w:div>
    <w:div w:id="1193231755">
      <w:bodyDiv w:val="1"/>
      <w:marLeft w:val="0"/>
      <w:marRight w:val="0"/>
      <w:marTop w:val="0"/>
      <w:marBottom w:val="0"/>
      <w:divBdr>
        <w:top w:val="none" w:sz="0" w:space="0" w:color="auto"/>
        <w:left w:val="none" w:sz="0" w:space="0" w:color="auto"/>
        <w:bottom w:val="none" w:sz="0" w:space="0" w:color="auto"/>
        <w:right w:val="none" w:sz="0" w:space="0" w:color="auto"/>
      </w:divBdr>
    </w:div>
    <w:div w:id="1193807530">
      <w:bodyDiv w:val="1"/>
      <w:marLeft w:val="0"/>
      <w:marRight w:val="0"/>
      <w:marTop w:val="0"/>
      <w:marBottom w:val="0"/>
      <w:divBdr>
        <w:top w:val="none" w:sz="0" w:space="0" w:color="auto"/>
        <w:left w:val="none" w:sz="0" w:space="0" w:color="auto"/>
        <w:bottom w:val="none" w:sz="0" w:space="0" w:color="auto"/>
        <w:right w:val="none" w:sz="0" w:space="0" w:color="auto"/>
      </w:divBdr>
    </w:div>
    <w:div w:id="1193877607">
      <w:bodyDiv w:val="1"/>
      <w:marLeft w:val="0"/>
      <w:marRight w:val="0"/>
      <w:marTop w:val="0"/>
      <w:marBottom w:val="0"/>
      <w:divBdr>
        <w:top w:val="none" w:sz="0" w:space="0" w:color="auto"/>
        <w:left w:val="none" w:sz="0" w:space="0" w:color="auto"/>
        <w:bottom w:val="none" w:sz="0" w:space="0" w:color="auto"/>
        <w:right w:val="none" w:sz="0" w:space="0" w:color="auto"/>
      </w:divBdr>
    </w:div>
    <w:div w:id="1194421489">
      <w:bodyDiv w:val="1"/>
      <w:marLeft w:val="0"/>
      <w:marRight w:val="0"/>
      <w:marTop w:val="0"/>
      <w:marBottom w:val="0"/>
      <w:divBdr>
        <w:top w:val="none" w:sz="0" w:space="0" w:color="auto"/>
        <w:left w:val="none" w:sz="0" w:space="0" w:color="auto"/>
        <w:bottom w:val="none" w:sz="0" w:space="0" w:color="auto"/>
        <w:right w:val="none" w:sz="0" w:space="0" w:color="auto"/>
      </w:divBdr>
    </w:div>
    <w:div w:id="1195121308">
      <w:bodyDiv w:val="1"/>
      <w:marLeft w:val="0"/>
      <w:marRight w:val="0"/>
      <w:marTop w:val="0"/>
      <w:marBottom w:val="0"/>
      <w:divBdr>
        <w:top w:val="none" w:sz="0" w:space="0" w:color="auto"/>
        <w:left w:val="none" w:sz="0" w:space="0" w:color="auto"/>
        <w:bottom w:val="none" w:sz="0" w:space="0" w:color="auto"/>
        <w:right w:val="none" w:sz="0" w:space="0" w:color="auto"/>
      </w:divBdr>
    </w:div>
    <w:div w:id="1196233476">
      <w:bodyDiv w:val="1"/>
      <w:marLeft w:val="0"/>
      <w:marRight w:val="0"/>
      <w:marTop w:val="0"/>
      <w:marBottom w:val="0"/>
      <w:divBdr>
        <w:top w:val="none" w:sz="0" w:space="0" w:color="auto"/>
        <w:left w:val="none" w:sz="0" w:space="0" w:color="auto"/>
        <w:bottom w:val="none" w:sz="0" w:space="0" w:color="auto"/>
        <w:right w:val="none" w:sz="0" w:space="0" w:color="auto"/>
      </w:divBdr>
    </w:div>
    <w:div w:id="1197111677">
      <w:bodyDiv w:val="1"/>
      <w:marLeft w:val="0"/>
      <w:marRight w:val="0"/>
      <w:marTop w:val="0"/>
      <w:marBottom w:val="0"/>
      <w:divBdr>
        <w:top w:val="none" w:sz="0" w:space="0" w:color="auto"/>
        <w:left w:val="none" w:sz="0" w:space="0" w:color="auto"/>
        <w:bottom w:val="none" w:sz="0" w:space="0" w:color="auto"/>
        <w:right w:val="none" w:sz="0" w:space="0" w:color="auto"/>
      </w:divBdr>
      <w:divsChild>
        <w:div w:id="294798167">
          <w:marLeft w:val="0"/>
          <w:marRight w:val="0"/>
          <w:marTop w:val="0"/>
          <w:marBottom w:val="0"/>
          <w:divBdr>
            <w:top w:val="none" w:sz="0" w:space="0" w:color="auto"/>
            <w:left w:val="none" w:sz="0" w:space="0" w:color="auto"/>
            <w:bottom w:val="none" w:sz="0" w:space="0" w:color="auto"/>
            <w:right w:val="none" w:sz="0" w:space="0" w:color="auto"/>
          </w:divBdr>
        </w:div>
        <w:div w:id="1831018725">
          <w:marLeft w:val="0"/>
          <w:marRight w:val="0"/>
          <w:marTop w:val="0"/>
          <w:marBottom w:val="0"/>
          <w:divBdr>
            <w:top w:val="none" w:sz="0" w:space="0" w:color="auto"/>
            <w:left w:val="none" w:sz="0" w:space="0" w:color="auto"/>
            <w:bottom w:val="none" w:sz="0" w:space="0" w:color="auto"/>
            <w:right w:val="none" w:sz="0" w:space="0" w:color="auto"/>
          </w:divBdr>
        </w:div>
        <w:div w:id="84428442">
          <w:marLeft w:val="0"/>
          <w:marRight w:val="0"/>
          <w:marTop w:val="0"/>
          <w:marBottom w:val="0"/>
          <w:divBdr>
            <w:top w:val="none" w:sz="0" w:space="0" w:color="auto"/>
            <w:left w:val="none" w:sz="0" w:space="0" w:color="auto"/>
            <w:bottom w:val="none" w:sz="0" w:space="0" w:color="auto"/>
            <w:right w:val="none" w:sz="0" w:space="0" w:color="auto"/>
          </w:divBdr>
        </w:div>
        <w:div w:id="818883551">
          <w:marLeft w:val="0"/>
          <w:marRight w:val="0"/>
          <w:marTop w:val="0"/>
          <w:marBottom w:val="0"/>
          <w:divBdr>
            <w:top w:val="none" w:sz="0" w:space="0" w:color="auto"/>
            <w:left w:val="none" w:sz="0" w:space="0" w:color="auto"/>
            <w:bottom w:val="none" w:sz="0" w:space="0" w:color="auto"/>
            <w:right w:val="none" w:sz="0" w:space="0" w:color="auto"/>
          </w:divBdr>
        </w:div>
        <w:div w:id="217598404">
          <w:marLeft w:val="0"/>
          <w:marRight w:val="0"/>
          <w:marTop w:val="0"/>
          <w:marBottom w:val="0"/>
          <w:divBdr>
            <w:top w:val="none" w:sz="0" w:space="0" w:color="auto"/>
            <w:left w:val="none" w:sz="0" w:space="0" w:color="auto"/>
            <w:bottom w:val="none" w:sz="0" w:space="0" w:color="auto"/>
            <w:right w:val="none" w:sz="0" w:space="0" w:color="auto"/>
          </w:divBdr>
        </w:div>
        <w:div w:id="1957592065">
          <w:marLeft w:val="0"/>
          <w:marRight w:val="0"/>
          <w:marTop w:val="0"/>
          <w:marBottom w:val="0"/>
          <w:divBdr>
            <w:top w:val="none" w:sz="0" w:space="0" w:color="auto"/>
            <w:left w:val="none" w:sz="0" w:space="0" w:color="auto"/>
            <w:bottom w:val="none" w:sz="0" w:space="0" w:color="auto"/>
            <w:right w:val="none" w:sz="0" w:space="0" w:color="auto"/>
          </w:divBdr>
        </w:div>
        <w:div w:id="1784037767">
          <w:marLeft w:val="0"/>
          <w:marRight w:val="0"/>
          <w:marTop w:val="0"/>
          <w:marBottom w:val="0"/>
          <w:divBdr>
            <w:top w:val="none" w:sz="0" w:space="0" w:color="auto"/>
            <w:left w:val="none" w:sz="0" w:space="0" w:color="auto"/>
            <w:bottom w:val="none" w:sz="0" w:space="0" w:color="auto"/>
            <w:right w:val="none" w:sz="0" w:space="0" w:color="auto"/>
          </w:divBdr>
        </w:div>
        <w:div w:id="1872262272">
          <w:marLeft w:val="0"/>
          <w:marRight w:val="0"/>
          <w:marTop w:val="0"/>
          <w:marBottom w:val="0"/>
          <w:divBdr>
            <w:top w:val="none" w:sz="0" w:space="0" w:color="auto"/>
            <w:left w:val="none" w:sz="0" w:space="0" w:color="auto"/>
            <w:bottom w:val="none" w:sz="0" w:space="0" w:color="auto"/>
            <w:right w:val="none" w:sz="0" w:space="0" w:color="auto"/>
          </w:divBdr>
        </w:div>
        <w:div w:id="259945875">
          <w:marLeft w:val="0"/>
          <w:marRight w:val="0"/>
          <w:marTop w:val="0"/>
          <w:marBottom w:val="0"/>
          <w:divBdr>
            <w:top w:val="none" w:sz="0" w:space="0" w:color="auto"/>
            <w:left w:val="none" w:sz="0" w:space="0" w:color="auto"/>
            <w:bottom w:val="none" w:sz="0" w:space="0" w:color="auto"/>
            <w:right w:val="none" w:sz="0" w:space="0" w:color="auto"/>
          </w:divBdr>
        </w:div>
        <w:div w:id="872231052">
          <w:marLeft w:val="0"/>
          <w:marRight w:val="0"/>
          <w:marTop w:val="0"/>
          <w:marBottom w:val="0"/>
          <w:divBdr>
            <w:top w:val="none" w:sz="0" w:space="0" w:color="auto"/>
            <w:left w:val="none" w:sz="0" w:space="0" w:color="auto"/>
            <w:bottom w:val="none" w:sz="0" w:space="0" w:color="auto"/>
            <w:right w:val="none" w:sz="0" w:space="0" w:color="auto"/>
          </w:divBdr>
        </w:div>
        <w:div w:id="230166703">
          <w:marLeft w:val="0"/>
          <w:marRight w:val="0"/>
          <w:marTop w:val="0"/>
          <w:marBottom w:val="0"/>
          <w:divBdr>
            <w:top w:val="none" w:sz="0" w:space="0" w:color="auto"/>
            <w:left w:val="none" w:sz="0" w:space="0" w:color="auto"/>
            <w:bottom w:val="none" w:sz="0" w:space="0" w:color="auto"/>
            <w:right w:val="none" w:sz="0" w:space="0" w:color="auto"/>
          </w:divBdr>
        </w:div>
        <w:div w:id="352614085">
          <w:marLeft w:val="0"/>
          <w:marRight w:val="0"/>
          <w:marTop w:val="0"/>
          <w:marBottom w:val="0"/>
          <w:divBdr>
            <w:top w:val="none" w:sz="0" w:space="0" w:color="auto"/>
            <w:left w:val="none" w:sz="0" w:space="0" w:color="auto"/>
            <w:bottom w:val="none" w:sz="0" w:space="0" w:color="auto"/>
            <w:right w:val="none" w:sz="0" w:space="0" w:color="auto"/>
          </w:divBdr>
        </w:div>
        <w:div w:id="20866511">
          <w:marLeft w:val="0"/>
          <w:marRight w:val="0"/>
          <w:marTop w:val="0"/>
          <w:marBottom w:val="0"/>
          <w:divBdr>
            <w:top w:val="none" w:sz="0" w:space="0" w:color="auto"/>
            <w:left w:val="none" w:sz="0" w:space="0" w:color="auto"/>
            <w:bottom w:val="none" w:sz="0" w:space="0" w:color="auto"/>
            <w:right w:val="none" w:sz="0" w:space="0" w:color="auto"/>
          </w:divBdr>
        </w:div>
        <w:div w:id="1867865111">
          <w:marLeft w:val="0"/>
          <w:marRight w:val="0"/>
          <w:marTop w:val="0"/>
          <w:marBottom w:val="0"/>
          <w:divBdr>
            <w:top w:val="none" w:sz="0" w:space="0" w:color="auto"/>
            <w:left w:val="none" w:sz="0" w:space="0" w:color="auto"/>
            <w:bottom w:val="none" w:sz="0" w:space="0" w:color="auto"/>
            <w:right w:val="none" w:sz="0" w:space="0" w:color="auto"/>
          </w:divBdr>
        </w:div>
        <w:div w:id="327563706">
          <w:marLeft w:val="0"/>
          <w:marRight w:val="0"/>
          <w:marTop w:val="0"/>
          <w:marBottom w:val="0"/>
          <w:divBdr>
            <w:top w:val="none" w:sz="0" w:space="0" w:color="auto"/>
            <w:left w:val="none" w:sz="0" w:space="0" w:color="auto"/>
            <w:bottom w:val="none" w:sz="0" w:space="0" w:color="auto"/>
            <w:right w:val="none" w:sz="0" w:space="0" w:color="auto"/>
          </w:divBdr>
        </w:div>
        <w:div w:id="820583318">
          <w:marLeft w:val="0"/>
          <w:marRight w:val="0"/>
          <w:marTop w:val="0"/>
          <w:marBottom w:val="0"/>
          <w:divBdr>
            <w:top w:val="none" w:sz="0" w:space="0" w:color="auto"/>
            <w:left w:val="none" w:sz="0" w:space="0" w:color="auto"/>
            <w:bottom w:val="none" w:sz="0" w:space="0" w:color="auto"/>
            <w:right w:val="none" w:sz="0" w:space="0" w:color="auto"/>
          </w:divBdr>
        </w:div>
        <w:div w:id="1738018388">
          <w:marLeft w:val="0"/>
          <w:marRight w:val="0"/>
          <w:marTop w:val="0"/>
          <w:marBottom w:val="0"/>
          <w:divBdr>
            <w:top w:val="none" w:sz="0" w:space="0" w:color="auto"/>
            <w:left w:val="none" w:sz="0" w:space="0" w:color="auto"/>
            <w:bottom w:val="none" w:sz="0" w:space="0" w:color="auto"/>
            <w:right w:val="none" w:sz="0" w:space="0" w:color="auto"/>
          </w:divBdr>
        </w:div>
        <w:div w:id="675229337">
          <w:marLeft w:val="0"/>
          <w:marRight w:val="0"/>
          <w:marTop w:val="0"/>
          <w:marBottom w:val="0"/>
          <w:divBdr>
            <w:top w:val="none" w:sz="0" w:space="0" w:color="auto"/>
            <w:left w:val="none" w:sz="0" w:space="0" w:color="auto"/>
            <w:bottom w:val="none" w:sz="0" w:space="0" w:color="auto"/>
            <w:right w:val="none" w:sz="0" w:space="0" w:color="auto"/>
          </w:divBdr>
        </w:div>
        <w:div w:id="853767076">
          <w:marLeft w:val="0"/>
          <w:marRight w:val="0"/>
          <w:marTop w:val="0"/>
          <w:marBottom w:val="0"/>
          <w:divBdr>
            <w:top w:val="none" w:sz="0" w:space="0" w:color="auto"/>
            <w:left w:val="none" w:sz="0" w:space="0" w:color="auto"/>
            <w:bottom w:val="none" w:sz="0" w:space="0" w:color="auto"/>
            <w:right w:val="none" w:sz="0" w:space="0" w:color="auto"/>
          </w:divBdr>
        </w:div>
        <w:div w:id="331493697">
          <w:marLeft w:val="0"/>
          <w:marRight w:val="0"/>
          <w:marTop w:val="0"/>
          <w:marBottom w:val="0"/>
          <w:divBdr>
            <w:top w:val="none" w:sz="0" w:space="0" w:color="auto"/>
            <w:left w:val="none" w:sz="0" w:space="0" w:color="auto"/>
            <w:bottom w:val="none" w:sz="0" w:space="0" w:color="auto"/>
            <w:right w:val="none" w:sz="0" w:space="0" w:color="auto"/>
          </w:divBdr>
        </w:div>
        <w:div w:id="290094592">
          <w:marLeft w:val="0"/>
          <w:marRight w:val="0"/>
          <w:marTop w:val="0"/>
          <w:marBottom w:val="0"/>
          <w:divBdr>
            <w:top w:val="none" w:sz="0" w:space="0" w:color="auto"/>
            <w:left w:val="none" w:sz="0" w:space="0" w:color="auto"/>
            <w:bottom w:val="none" w:sz="0" w:space="0" w:color="auto"/>
            <w:right w:val="none" w:sz="0" w:space="0" w:color="auto"/>
          </w:divBdr>
        </w:div>
        <w:div w:id="48187820">
          <w:marLeft w:val="0"/>
          <w:marRight w:val="0"/>
          <w:marTop w:val="0"/>
          <w:marBottom w:val="0"/>
          <w:divBdr>
            <w:top w:val="none" w:sz="0" w:space="0" w:color="auto"/>
            <w:left w:val="none" w:sz="0" w:space="0" w:color="auto"/>
            <w:bottom w:val="none" w:sz="0" w:space="0" w:color="auto"/>
            <w:right w:val="none" w:sz="0" w:space="0" w:color="auto"/>
          </w:divBdr>
        </w:div>
        <w:div w:id="1809467580">
          <w:marLeft w:val="0"/>
          <w:marRight w:val="0"/>
          <w:marTop w:val="0"/>
          <w:marBottom w:val="0"/>
          <w:divBdr>
            <w:top w:val="none" w:sz="0" w:space="0" w:color="auto"/>
            <w:left w:val="none" w:sz="0" w:space="0" w:color="auto"/>
            <w:bottom w:val="none" w:sz="0" w:space="0" w:color="auto"/>
            <w:right w:val="none" w:sz="0" w:space="0" w:color="auto"/>
          </w:divBdr>
        </w:div>
        <w:div w:id="1965502471">
          <w:marLeft w:val="0"/>
          <w:marRight w:val="0"/>
          <w:marTop w:val="0"/>
          <w:marBottom w:val="0"/>
          <w:divBdr>
            <w:top w:val="none" w:sz="0" w:space="0" w:color="auto"/>
            <w:left w:val="none" w:sz="0" w:space="0" w:color="auto"/>
            <w:bottom w:val="none" w:sz="0" w:space="0" w:color="auto"/>
            <w:right w:val="none" w:sz="0" w:space="0" w:color="auto"/>
          </w:divBdr>
        </w:div>
        <w:div w:id="455679206">
          <w:marLeft w:val="0"/>
          <w:marRight w:val="0"/>
          <w:marTop w:val="0"/>
          <w:marBottom w:val="0"/>
          <w:divBdr>
            <w:top w:val="none" w:sz="0" w:space="0" w:color="auto"/>
            <w:left w:val="none" w:sz="0" w:space="0" w:color="auto"/>
            <w:bottom w:val="none" w:sz="0" w:space="0" w:color="auto"/>
            <w:right w:val="none" w:sz="0" w:space="0" w:color="auto"/>
          </w:divBdr>
        </w:div>
        <w:div w:id="825977107">
          <w:marLeft w:val="0"/>
          <w:marRight w:val="0"/>
          <w:marTop w:val="0"/>
          <w:marBottom w:val="0"/>
          <w:divBdr>
            <w:top w:val="none" w:sz="0" w:space="0" w:color="auto"/>
            <w:left w:val="none" w:sz="0" w:space="0" w:color="auto"/>
            <w:bottom w:val="none" w:sz="0" w:space="0" w:color="auto"/>
            <w:right w:val="none" w:sz="0" w:space="0" w:color="auto"/>
          </w:divBdr>
        </w:div>
        <w:div w:id="933241061">
          <w:marLeft w:val="0"/>
          <w:marRight w:val="0"/>
          <w:marTop w:val="0"/>
          <w:marBottom w:val="0"/>
          <w:divBdr>
            <w:top w:val="none" w:sz="0" w:space="0" w:color="auto"/>
            <w:left w:val="none" w:sz="0" w:space="0" w:color="auto"/>
            <w:bottom w:val="none" w:sz="0" w:space="0" w:color="auto"/>
            <w:right w:val="none" w:sz="0" w:space="0" w:color="auto"/>
          </w:divBdr>
        </w:div>
        <w:div w:id="1931617507">
          <w:marLeft w:val="0"/>
          <w:marRight w:val="0"/>
          <w:marTop w:val="0"/>
          <w:marBottom w:val="0"/>
          <w:divBdr>
            <w:top w:val="none" w:sz="0" w:space="0" w:color="auto"/>
            <w:left w:val="none" w:sz="0" w:space="0" w:color="auto"/>
            <w:bottom w:val="none" w:sz="0" w:space="0" w:color="auto"/>
            <w:right w:val="none" w:sz="0" w:space="0" w:color="auto"/>
          </w:divBdr>
        </w:div>
        <w:div w:id="960379253">
          <w:marLeft w:val="0"/>
          <w:marRight w:val="0"/>
          <w:marTop w:val="0"/>
          <w:marBottom w:val="0"/>
          <w:divBdr>
            <w:top w:val="none" w:sz="0" w:space="0" w:color="auto"/>
            <w:left w:val="none" w:sz="0" w:space="0" w:color="auto"/>
            <w:bottom w:val="none" w:sz="0" w:space="0" w:color="auto"/>
            <w:right w:val="none" w:sz="0" w:space="0" w:color="auto"/>
          </w:divBdr>
        </w:div>
        <w:div w:id="1752237088">
          <w:marLeft w:val="0"/>
          <w:marRight w:val="0"/>
          <w:marTop w:val="0"/>
          <w:marBottom w:val="0"/>
          <w:divBdr>
            <w:top w:val="none" w:sz="0" w:space="0" w:color="auto"/>
            <w:left w:val="none" w:sz="0" w:space="0" w:color="auto"/>
            <w:bottom w:val="none" w:sz="0" w:space="0" w:color="auto"/>
            <w:right w:val="none" w:sz="0" w:space="0" w:color="auto"/>
          </w:divBdr>
        </w:div>
        <w:div w:id="1514343807">
          <w:marLeft w:val="0"/>
          <w:marRight w:val="0"/>
          <w:marTop w:val="0"/>
          <w:marBottom w:val="0"/>
          <w:divBdr>
            <w:top w:val="none" w:sz="0" w:space="0" w:color="auto"/>
            <w:left w:val="none" w:sz="0" w:space="0" w:color="auto"/>
            <w:bottom w:val="none" w:sz="0" w:space="0" w:color="auto"/>
            <w:right w:val="none" w:sz="0" w:space="0" w:color="auto"/>
          </w:divBdr>
        </w:div>
        <w:div w:id="989405890">
          <w:marLeft w:val="0"/>
          <w:marRight w:val="0"/>
          <w:marTop w:val="0"/>
          <w:marBottom w:val="0"/>
          <w:divBdr>
            <w:top w:val="none" w:sz="0" w:space="0" w:color="auto"/>
            <w:left w:val="none" w:sz="0" w:space="0" w:color="auto"/>
            <w:bottom w:val="none" w:sz="0" w:space="0" w:color="auto"/>
            <w:right w:val="none" w:sz="0" w:space="0" w:color="auto"/>
          </w:divBdr>
        </w:div>
        <w:div w:id="13769459">
          <w:marLeft w:val="0"/>
          <w:marRight w:val="0"/>
          <w:marTop w:val="0"/>
          <w:marBottom w:val="0"/>
          <w:divBdr>
            <w:top w:val="none" w:sz="0" w:space="0" w:color="auto"/>
            <w:left w:val="none" w:sz="0" w:space="0" w:color="auto"/>
            <w:bottom w:val="none" w:sz="0" w:space="0" w:color="auto"/>
            <w:right w:val="none" w:sz="0" w:space="0" w:color="auto"/>
          </w:divBdr>
        </w:div>
        <w:div w:id="1554317871">
          <w:marLeft w:val="0"/>
          <w:marRight w:val="0"/>
          <w:marTop w:val="0"/>
          <w:marBottom w:val="0"/>
          <w:divBdr>
            <w:top w:val="none" w:sz="0" w:space="0" w:color="auto"/>
            <w:left w:val="none" w:sz="0" w:space="0" w:color="auto"/>
            <w:bottom w:val="none" w:sz="0" w:space="0" w:color="auto"/>
            <w:right w:val="none" w:sz="0" w:space="0" w:color="auto"/>
          </w:divBdr>
        </w:div>
        <w:div w:id="1129278875">
          <w:marLeft w:val="0"/>
          <w:marRight w:val="0"/>
          <w:marTop w:val="0"/>
          <w:marBottom w:val="0"/>
          <w:divBdr>
            <w:top w:val="none" w:sz="0" w:space="0" w:color="auto"/>
            <w:left w:val="none" w:sz="0" w:space="0" w:color="auto"/>
            <w:bottom w:val="none" w:sz="0" w:space="0" w:color="auto"/>
            <w:right w:val="none" w:sz="0" w:space="0" w:color="auto"/>
          </w:divBdr>
        </w:div>
        <w:div w:id="2010519589">
          <w:marLeft w:val="0"/>
          <w:marRight w:val="0"/>
          <w:marTop w:val="0"/>
          <w:marBottom w:val="0"/>
          <w:divBdr>
            <w:top w:val="none" w:sz="0" w:space="0" w:color="auto"/>
            <w:left w:val="none" w:sz="0" w:space="0" w:color="auto"/>
            <w:bottom w:val="none" w:sz="0" w:space="0" w:color="auto"/>
            <w:right w:val="none" w:sz="0" w:space="0" w:color="auto"/>
          </w:divBdr>
        </w:div>
        <w:div w:id="1696691570">
          <w:marLeft w:val="0"/>
          <w:marRight w:val="0"/>
          <w:marTop w:val="0"/>
          <w:marBottom w:val="0"/>
          <w:divBdr>
            <w:top w:val="none" w:sz="0" w:space="0" w:color="auto"/>
            <w:left w:val="none" w:sz="0" w:space="0" w:color="auto"/>
            <w:bottom w:val="none" w:sz="0" w:space="0" w:color="auto"/>
            <w:right w:val="none" w:sz="0" w:space="0" w:color="auto"/>
          </w:divBdr>
        </w:div>
        <w:div w:id="1250768120">
          <w:marLeft w:val="0"/>
          <w:marRight w:val="0"/>
          <w:marTop w:val="0"/>
          <w:marBottom w:val="0"/>
          <w:divBdr>
            <w:top w:val="none" w:sz="0" w:space="0" w:color="auto"/>
            <w:left w:val="none" w:sz="0" w:space="0" w:color="auto"/>
            <w:bottom w:val="none" w:sz="0" w:space="0" w:color="auto"/>
            <w:right w:val="none" w:sz="0" w:space="0" w:color="auto"/>
          </w:divBdr>
        </w:div>
        <w:div w:id="690377136">
          <w:marLeft w:val="0"/>
          <w:marRight w:val="0"/>
          <w:marTop w:val="0"/>
          <w:marBottom w:val="0"/>
          <w:divBdr>
            <w:top w:val="none" w:sz="0" w:space="0" w:color="auto"/>
            <w:left w:val="none" w:sz="0" w:space="0" w:color="auto"/>
            <w:bottom w:val="none" w:sz="0" w:space="0" w:color="auto"/>
            <w:right w:val="none" w:sz="0" w:space="0" w:color="auto"/>
          </w:divBdr>
        </w:div>
        <w:div w:id="1956718781">
          <w:marLeft w:val="0"/>
          <w:marRight w:val="0"/>
          <w:marTop w:val="0"/>
          <w:marBottom w:val="0"/>
          <w:divBdr>
            <w:top w:val="none" w:sz="0" w:space="0" w:color="auto"/>
            <w:left w:val="none" w:sz="0" w:space="0" w:color="auto"/>
            <w:bottom w:val="none" w:sz="0" w:space="0" w:color="auto"/>
            <w:right w:val="none" w:sz="0" w:space="0" w:color="auto"/>
          </w:divBdr>
        </w:div>
        <w:div w:id="1732657237">
          <w:marLeft w:val="0"/>
          <w:marRight w:val="0"/>
          <w:marTop w:val="0"/>
          <w:marBottom w:val="0"/>
          <w:divBdr>
            <w:top w:val="none" w:sz="0" w:space="0" w:color="auto"/>
            <w:left w:val="none" w:sz="0" w:space="0" w:color="auto"/>
            <w:bottom w:val="none" w:sz="0" w:space="0" w:color="auto"/>
            <w:right w:val="none" w:sz="0" w:space="0" w:color="auto"/>
          </w:divBdr>
        </w:div>
        <w:div w:id="661280761">
          <w:marLeft w:val="0"/>
          <w:marRight w:val="0"/>
          <w:marTop w:val="0"/>
          <w:marBottom w:val="0"/>
          <w:divBdr>
            <w:top w:val="none" w:sz="0" w:space="0" w:color="auto"/>
            <w:left w:val="none" w:sz="0" w:space="0" w:color="auto"/>
            <w:bottom w:val="none" w:sz="0" w:space="0" w:color="auto"/>
            <w:right w:val="none" w:sz="0" w:space="0" w:color="auto"/>
          </w:divBdr>
        </w:div>
        <w:div w:id="517280579">
          <w:marLeft w:val="0"/>
          <w:marRight w:val="0"/>
          <w:marTop w:val="0"/>
          <w:marBottom w:val="0"/>
          <w:divBdr>
            <w:top w:val="none" w:sz="0" w:space="0" w:color="auto"/>
            <w:left w:val="none" w:sz="0" w:space="0" w:color="auto"/>
            <w:bottom w:val="none" w:sz="0" w:space="0" w:color="auto"/>
            <w:right w:val="none" w:sz="0" w:space="0" w:color="auto"/>
          </w:divBdr>
        </w:div>
        <w:div w:id="106849420">
          <w:marLeft w:val="0"/>
          <w:marRight w:val="0"/>
          <w:marTop w:val="0"/>
          <w:marBottom w:val="0"/>
          <w:divBdr>
            <w:top w:val="none" w:sz="0" w:space="0" w:color="auto"/>
            <w:left w:val="none" w:sz="0" w:space="0" w:color="auto"/>
            <w:bottom w:val="none" w:sz="0" w:space="0" w:color="auto"/>
            <w:right w:val="none" w:sz="0" w:space="0" w:color="auto"/>
          </w:divBdr>
        </w:div>
        <w:div w:id="2006587735">
          <w:marLeft w:val="0"/>
          <w:marRight w:val="0"/>
          <w:marTop w:val="0"/>
          <w:marBottom w:val="0"/>
          <w:divBdr>
            <w:top w:val="none" w:sz="0" w:space="0" w:color="auto"/>
            <w:left w:val="none" w:sz="0" w:space="0" w:color="auto"/>
            <w:bottom w:val="none" w:sz="0" w:space="0" w:color="auto"/>
            <w:right w:val="none" w:sz="0" w:space="0" w:color="auto"/>
          </w:divBdr>
        </w:div>
        <w:div w:id="1043988706">
          <w:marLeft w:val="0"/>
          <w:marRight w:val="0"/>
          <w:marTop w:val="0"/>
          <w:marBottom w:val="0"/>
          <w:divBdr>
            <w:top w:val="none" w:sz="0" w:space="0" w:color="auto"/>
            <w:left w:val="none" w:sz="0" w:space="0" w:color="auto"/>
            <w:bottom w:val="none" w:sz="0" w:space="0" w:color="auto"/>
            <w:right w:val="none" w:sz="0" w:space="0" w:color="auto"/>
          </w:divBdr>
        </w:div>
        <w:div w:id="1449854171">
          <w:marLeft w:val="0"/>
          <w:marRight w:val="0"/>
          <w:marTop w:val="0"/>
          <w:marBottom w:val="0"/>
          <w:divBdr>
            <w:top w:val="none" w:sz="0" w:space="0" w:color="auto"/>
            <w:left w:val="none" w:sz="0" w:space="0" w:color="auto"/>
            <w:bottom w:val="none" w:sz="0" w:space="0" w:color="auto"/>
            <w:right w:val="none" w:sz="0" w:space="0" w:color="auto"/>
          </w:divBdr>
        </w:div>
      </w:divsChild>
    </w:div>
    <w:div w:id="1197350459">
      <w:bodyDiv w:val="1"/>
      <w:marLeft w:val="0"/>
      <w:marRight w:val="0"/>
      <w:marTop w:val="0"/>
      <w:marBottom w:val="0"/>
      <w:divBdr>
        <w:top w:val="none" w:sz="0" w:space="0" w:color="auto"/>
        <w:left w:val="none" w:sz="0" w:space="0" w:color="auto"/>
        <w:bottom w:val="none" w:sz="0" w:space="0" w:color="auto"/>
        <w:right w:val="none" w:sz="0" w:space="0" w:color="auto"/>
      </w:divBdr>
    </w:div>
    <w:div w:id="1197424608">
      <w:bodyDiv w:val="1"/>
      <w:marLeft w:val="0"/>
      <w:marRight w:val="0"/>
      <w:marTop w:val="0"/>
      <w:marBottom w:val="0"/>
      <w:divBdr>
        <w:top w:val="none" w:sz="0" w:space="0" w:color="auto"/>
        <w:left w:val="none" w:sz="0" w:space="0" w:color="auto"/>
        <w:bottom w:val="none" w:sz="0" w:space="0" w:color="auto"/>
        <w:right w:val="none" w:sz="0" w:space="0" w:color="auto"/>
      </w:divBdr>
    </w:div>
    <w:div w:id="1197739912">
      <w:bodyDiv w:val="1"/>
      <w:marLeft w:val="0"/>
      <w:marRight w:val="0"/>
      <w:marTop w:val="0"/>
      <w:marBottom w:val="0"/>
      <w:divBdr>
        <w:top w:val="none" w:sz="0" w:space="0" w:color="auto"/>
        <w:left w:val="none" w:sz="0" w:space="0" w:color="auto"/>
        <w:bottom w:val="none" w:sz="0" w:space="0" w:color="auto"/>
        <w:right w:val="none" w:sz="0" w:space="0" w:color="auto"/>
      </w:divBdr>
    </w:div>
    <w:div w:id="1199390090">
      <w:bodyDiv w:val="1"/>
      <w:marLeft w:val="0"/>
      <w:marRight w:val="0"/>
      <w:marTop w:val="0"/>
      <w:marBottom w:val="0"/>
      <w:divBdr>
        <w:top w:val="none" w:sz="0" w:space="0" w:color="auto"/>
        <w:left w:val="none" w:sz="0" w:space="0" w:color="auto"/>
        <w:bottom w:val="none" w:sz="0" w:space="0" w:color="auto"/>
        <w:right w:val="none" w:sz="0" w:space="0" w:color="auto"/>
      </w:divBdr>
      <w:divsChild>
        <w:div w:id="379478437">
          <w:marLeft w:val="0"/>
          <w:marRight w:val="0"/>
          <w:marTop w:val="0"/>
          <w:marBottom w:val="0"/>
          <w:divBdr>
            <w:top w:val="none" w:sz="0" w:space="0" w:color="auto"/>
            <w:left w:val="none" w:sz="0" w:space="0" w:color="auto"/>
            <w:bottom w:val="none" w:sz="0" w:space="0" w:color="auto"/>
            <w:right w:val="none" w:sz="0" w:space="0" w:color="auto"/>
          </w:divBdr>
        </w:div>
        <w:div w:id="692151909">
          <w:marLeft w:val="0"/>
          <w:marRight w:val="0"/>
          <w:marTop w:val="0"/>
          <w:marBottom w:val="0"/>
          <w:divBdr>
            <w:top w:val="none" w:sz="0" w:space="0" w:color="auto"/>
            <w:left w:val="none" w:sz="0" w:space="0" w:color="auto"/>
            <w:bottom w:val="none" w:sz="0" w:space="0" w:color="auto"/>
            <w:right w:val="none" w:sz="0" w:space="0" w:color="auto"/>
          </w:divBdr>
        </w:div>
        <w:div w:id="1578442411">
          <w:marLeft w:val="0"/>
          <w:marRight w:val="0"/>
          <w:marTop w:val="0"/>
          <w:marBottom w:val="0"/>
          <w:divBdr>
            <w:top w:val="none" w:sz="0" w:space="0" w:color="auto"/>
            <w:left w:val="none" w:sz="0" w:space="0" w:color="auto"/>
            <w:bottom w:val="none" w:sz="0" w:space="0" w:color="auto"/>
            <w:right w:val="none" w:sz="0" w:space="0" w:color="auto"/>
          </w:divBdr>
        </w:div>
        <w:div w:id="103426036">
          <w:marLeft w:val="0"/>
          <w:marRight w:val="0"/>
          <w:marTop w:val="0"/>
          <w:marBottom w:val="0"/>
          <w:divBdr>
            <w:top w:val="none" w:sz="0" w:space="0" w:color="auto"/>
            <w:left w:val="none" w:sz="0" w:space="0" w:color="auto"/>
            <w:bottom w:val="none" w:sz="0" w:space="0" w:color="auto"/>
            <w:right w:val="none" w:sz="0" w:space="0" w:color="auto"/>
          </w:divBdr>
        </w:div>
        <w:div w:id="1300380227">
          <w:marLeft w:val="0"/>
          <w:marRight w:val="0"/>
          <w:marTop w:val="0"/>
          <w:marBottom w:val="0"/>
          <w:divBdr>
            <w:top w:val="none" w:sz="0" w:space="0" w:color="auto"/>
            <w:left w:val="none" w:sz="0" w:space="0" w:color="auto"/>
            <w:bottom w:val="none" w:sz="0" w:space="0" w:color="auto"/>
            <w:right w:val="none" w:sz="0" w:space="0" w:color="auto"/>
          </w:divBdr>
        </w:div>
        <w:div w:id="764499981">
          <w:marLeft w:val="0"/>
          <w:marRight w:val="0"/>
          <w:marTop w:val="0"/>
          <w:marBottom w:val="0"/>
          <w:divBdr>
            <w:top w:val="none" w:sz="0" w:space="0" w:color="auto"/>
            <w:left w:val="none" w:sz="0" w:space="0" w:color="auto"/>
            <w:bottom w:val="none" w:sz="0" w:space="0" w:color="auto"/>
            <w:right w:val="none" w:sz="0" w:space="0" w:color="auto"/>
          </w:divBdr>
        </w:div>
        <w:div w:id="503475741">
          <w:marLeft w:val="0"/>
          <w:marRight w:val="0"/>
          <w:marTop w:val="0"/>
          <w:marBottom w:val="0"/>
          <w:divBdr>
            <w:top w:val="none" w:sz="0" w:space="0" w:color="auto"/>
            <w:left w:val="none" w:sz="0" w:space="0" w:color="auto"/>
            <w:bottom w:val="none" w:sz="0" w:space="0" w:color="auto"/>
            <w:right w:val="none" w:sz="0" w:space="0" w:color="auto"/>
          </w:divBdr>
        </w:div>
        <w:div w:id="160050016">
          <w:marLeft w:val="0"/>
          <w:marRight w:val="0"/>
          <w:marTop w:val="0"/>
          <w:marBottom w:val="0"/>
          <w:divBdr>
            <w:top w:val="none" w:sz="0" w:space="0" w:color="auto"/>
            <w:left w:val="none" w:sz="0" w:space="0" w:color="auto"/>
            <w:bottom w:val="none" w:sz="0" w:space="0" w:color="auto"/>
            <w:right w:val="none" w:sz="0" w:space="0" w:color="auto"/>
          </w:divBdr>
        </w:div>
        <w:div w:id="587007089">
          <w:marLeft w:val="0"/>
          <w:marRight w:val="0"/>
          <w:marTop w:val="0"/>
          <w:marBottom w:val="0"/>
          <w:divBdr>
            <w:top w:val="none" w:sz="0" w:space="0" w:color="auto"/>
            <w:left w:val="none" w:sz="0" w:space="0" w:color="auto"/>
            <w:bottom w:val="none" w:sz="0" w:space="0" w:color="auto"/>
            <w:right w:val="none" w:sz="0" w:space="0" w:color="auto"/>
          </w:divBdr>
        </w:div>
        <w:div w:id="1991253231">
          <w:marLeft w:val="0"/>
          <w:marRight w:val="0"/>
          <w:marTop w:val="0"/>
          <w:marBottom w:val="0"/>
          <w:divBdr>
            <w:top w:val="none" w:sz="0" w:space="0" w:color="auto"/>
            <w:left w:val="none" w:sz="0" w:space="0" w:color="auto"/>
            <w:bottom w:val="none" w:sz="0" w:space="0" w:color="auto"/>
            <w:right w:val="none" w:sz="0" w:space="0" w:color="auto"/>
          </w:divBdr>
        </w:div>
        <w:div w:id="316956226">
          <w:marLeft w:val="0"/>
          <w:marRight w:val="0"/>
          <w:marTop w:val="0"/>
          <w:marBottom w:val="0"/>
          <w:divBdr>
            <w:top w:val="none" w:sz="0" w:space="0" w:color="auto"/>
            <w:left w:val="none" w:sz="0" w:space="0" w:color="auto"/>
            <w:bottom w:val="none" w:sz="0" w:space="0" w:color="auto"/>
            <w:right w:val="none" w:sz="0" w:space="0" w:color="auto"/>
          </w:divBdr>
        </w:div>
        <w:div w:id="837354340">
          <w:marLeft w:val="0"/>
          <w:marRight w:val="0"/>
          <w:marTop w:val="0"/>
          <w:marBottom w:val="0"/>
          <w:divBdr>
            <w:top w:val="none" w:sz="0" w:space="0" w:color="auto"/>
            <w:left w:val="none" w:sz="0" w:space="0" w:color="auto"/>
            <w:bottom w:val="none" w:sz="0" w:space="0" w:color="auto"/>
            <w:right w:val="none" w:sz="0" w:space="0" w:color="auto"/>
          </w:divBdr>
        </w:div>
        <w:div w:id="674770441">
          <w:marLeft w:val="0"/>
          <w:marRight w:val="0"/>
          <w:marTop w:val="0"/>
          <w:marBottom w:val="0"/>
          <w:divBdr>
            <w:top w:val="none" w:sz="0" w:space="0" w:color="auto"/>
            <w:left w:val="none" w:sz="0" w:space="0" w:color="auto"/>
            <w:bottom w:val="none" w:sz="0" w:space="0" w:color="auto"/>
            <w:right w:val="none" w:sz="0" w:space="0" w:color="auto"/>
          </w:divBdr>
        </w:div>
        <w:div w:id="883099698">
          <w:marLeft w:val="0"/>
          <w:marRight w:val="0"/>
          <w:marTop w:val="0"/>
          <w:marBottom w:val="0"/>
          <w:divBdr>
            <w:top w:val="none" w:sz="0" w:space="0" w:color="auto"/>
            <w:left w:val="none" w:sz="0" w:space="0" w:color="auto"/>
            <w:bottom w:val="none" w:sz="0" w:space="0" w:color="auto"/>
            <w:right w:val="none" w:sz="0" w:space="0" w:color="auto"/>
          </w:divBdr>
        </w:div>
        <w:div w:id="1686899933">
          <w:marLeft w:val="0"/>
          <w:marRight w:val="0"/>
          <w:marTop w:val="0"/>
          <w:marBottom w:val="0"/>
          <w:divBdr>
            <w:top w:val="none" w:sz="0" w:space="0" w:color="auto"/>
            <w:left w:val="none" w:sz="0" w:space="0" w:color="auto"/>
            <w:bottom w:val="none" w:sz="0" w:space="0" w:color="auto"/>
            <w:right w:val="none" w:sz="0" w:space="0" w:color="auto"/>
          </w:divBdr>
        </w:div>
        <w:div w:id="1939023088">
          <w:marLeft w:val="0"/>
          <w:marRight w:val="0"/>
          <w:marTop w:val="0"/>
          <w:marBottom w:val="0"/>
          <w:divBdr>
            <w:top w:val="none" w:sz="0" w:space="0" w:color="auto"/>
            <w:left w:val="none" w:sz="0" w:space="0" w:color="auto"/>
            <w:bottom w:val="none" w:sz="0" w:space="0" w:color="auto"/>
            <w:right w:val="none" w:sz="0" w:space="0" w:color="auto"/>
          </w:divBdr>
        </w:div>
        <w:div w:id="296686366">
          <w:marLeft w:val="0"/>
          <w:marRight w:val="0"/>
          <w:marTop w:val="0"/>
          <w:marBottom w:val="0"/>
          <w:divBdr>
            <w:top w:val="none" w:sz="0" w:space="0" w:color="auto"/>
            <w:left w:val="none" w:sz="0" w:space="0" w:color="auto"/>
            <w:bottom w:val="none" w:sz="0" w:space="0" w:color="auto"/>
            <w:right w:val="none" w:sz="0" w:space="0" w:color="auto"/>
          </w:divBdr>
        </w:div>
        <w:div w:id="1850100414">
          <w:marLeft w:val="0"/>
          <w:marRight w:val="0"/>
          <w:marTop w:val="0"/>
          <w:marBottom w:val="0"/>
          <w:divBdr>
            <w:top w:val="none" w:sz="0" w:space="0" w:color="auto"/>
            <w:left w:val="none" w:sz="0" w:space="0" w:color="auto"/>
            <w:bottom w:val="none" w:sz="0" w:space="0" w:color="auto"/>
            <w:right w:val="none" w:sz="0" w:space="0" w:color="auto"/>
          </w:divBdr>
        </w:div>
        <w:div w:id="2067947737">
          <w:marLeft w:val="0"/>
          <w:marRight w:val="0"/>
          <w:marTop w:val="0"/>
          <w:marBottom w:val="0"/>
          <w:divBdr>
            <w:top w:val="none" w:sz="0" w:space="0" w:color="auto"/>
            <w:left w:val="none" w:sz="0" w:space="0" w:color="auto"/>
            <w:bottom w:val="none" w:sz="0" w:space="0" w:color="auto"/>
            <w:right w:val="none" w:sz="0" w:space="0" w:color="auto"/>
          </w:divBdr>
        </w:div>
        <w:div w:id="2100827357">
          <w:marLeft w:val="0"/>
          <w:marRight w:val="0"/>
          <w:marTop w:val="0"/>
          <w:marBottom w:val="0"/>
          <w:divBdr>
            <w:top w:val="none" w:sz="0" w:space="0" w:color="auto"/>
            <w:left w:val="none" w:sz="0" w:space="0" w:color="auto"/>
            <w:bottom w:val="none" w:sz="0" w:space="0" w:color="auto"/>
            <w:right w:val="none" w:sz="0" w:space="0" w:color="auto"/>
          </w:divBdr>
        </w:div>
        <w:div w:id="1614287345">
          <w:marLeft w:val="0"/>
          <w:marRight w:val="0"/>
          <w:marTop w:val="0"/>
          <w:marBottom w:val="0"/>
          <w:divBdr>
            <w:top w:val="none" w:sz="0" w:space="0" w:color="auto"/>
            <w:left w:val="none" w:sz="0" w:space="0" w:color="auto"/>
            <w:bottom w:val="none" w:sz="0" w:space="0" w:color="auto"/>
            <w:right w:val="none" w:sz="0" w:space="0" w:color="auto"/>
          </w:divBdr>
        </w:div>
        <w:div w:id="1645232614">
          <w:marLeft w:val="0"/>
          <w:marRight w:val="0"/>
          <w:marTop w:val="0"/>
          <w:marBottom w:val="0"/>
          <w:divBdr>
            <w:top w:val="none" w:sz="0" w:space="0" w:color="auto"/>
            <w:left w:val="none" w:sz="0" w:space="0" w:color="auto"/>
            <w:bottom w:val="none" w:sz="0" w:space="0" w:color="auto"/>
            <w:right w:val="none" w:sz="0" w:space="0" w:color="auto"/>
          </w:divBdr>
        </w:div>
        <w:div w:id="1029329883">
          <w:marLeft w:val="0"/>
          <w:marRight w:val="0"/>
          <w:marTop w:val="0"/>
          <w:marBottom w:val="0"/>
          <w:divBdr>
            <w:top w:val="none" w:sz="0" w:space="0" w:color="auto"/>
            <w:left w:val="none" w:sz="0" w:space="0" w:color="auto"/>
            <w:bottom w:val="none" w:sz="0" w:space="0" w:color="auto"/>
            <w:right w:val="none" w:sz="0" w:space="0" w:color="auto"/>
          </w:divBdr>
        </w:div>
        <w:div w:id="635061401">
          <w:marLeft w:val="0"/>
          <w:marRight w:val="0"/>
          <w:marTop w:val="0"/>
          <w:marBottom w:val="0"/>
          <w:divBdr>
            <w:top w:val="none" w:sz="0" w:space="0" w:color="auto"/>
            <w:left w:val="none" w:sz="0" w:space="0" w:color="auto"/>
            <w:bottom w:val="none" w:sz="0" w:space="0" w:color="auto"/>
            <w:right w:val="none" w:sz="0" w:space="0" w:color="auto"/>
          </w:divBdr>
        </w:div>
        <w:div w:id="929704269">
          <w:marLeft w:val="0"/>
          <w:marRight w:val="0"/>
          <w:marTop w:val="0"/>
          <w:marBottom w:val="0"/>
          <w:divBdr>
            <w:top w:val="none" w:sz="0" w:space="0" w:color="auto"/>
            <w:left w:val="none" w:sz="0" w:space="0" w:color="auto"/>
            <w:bottom w:val="none" w:sz="0" w:space="0" w:color="auto"/>
            <w:right w:val="none" w:sz="0" w:space="0" w:color="auto"/>
          </w:divBdr>
        </w:div>
        <w:div w:id="1897084493">
          <w:marLeft w:val="0"/>
          <w:marRight w:val="0"/>
          <w:marTop w:val="0"/>
          <w:marBottom w:val="0"/>
          <w:divBdr>
            <w:top w:val="none" w:sz="0" w:space="0" w:color="auto"/>
            <w:left w:val="none" w:sz="0" w:space="0" w:color="auto"/>
            <w:bottom w:val="none" w:sz="0" w:space="0" w:color="auto"/>
            <w:right w:val="none" w:sz="0" w:space="0" w:color="auto"/>
          </w:divBdr>
        </w:div>
        <w:div w:id="1056707739">
          <w:marLeft w:val="0"/>
          <w:marRight w:val="0"/>
          <w:marTop w:val="0"/>
          <w:marBottom w:val="0"/>
          <w:divBdr>
            <w:top w:val="none" w:sz="0" w:space="0" w:color="auto"/>
            <w:left w:val="none" w:sz="0" w:space="0" w:color="auto"/>
            <w:bottom w:val="none" w:sz="0" w:space="0" w:color="auto"/>
            <w:right w:val="none" w:sz="0" w:space="0" w:color="auto"/>
          </w:divBdr>
        </w:div>
        <w:div w:id="188689687">
          <w:marLeft w:val="0"/>
          <w:marRight w:val="0"/>
          <w:marTop w:val="0"/>
          <w:marBottom w:val="0"/>
          <w:divBdr>
            <w:top w:val="none" w:sz="0" w:space="0" w:color="auto"/>
            <w:left w:val="none" w:sz="0" w:space="0" w:color="auto"/>
            <w:bottom w:val="none" w:sz="0" w:space="0" w:color="auto"/>
            <w:right w:val="none" w:sz="0" w:space="0" w:color="auto"/>
          </w:divBdr>
        </w:div>
        <w:div w:id="1941601177">
          <w:marLeft w:val="0"/>
          <w:marRight w:val="0"/>
          <w:marTop w:val="0"/>
          <w:marBottom w:val="0"/>
          <w:divBdr>
            <w:top w:val="none" w:sz="0" w:space="0" w:color="auto"/>
            <w:left w:val="none" w:sz="0" w:space="0" w:color="auto"/>
            <w:bottom w:val="none" w:sz="0" w:space="0" w:color="auto"/>
            <w:right w:val="none" w:sz="0" w:space="0" w:color="auto"/>
          </w:divBdr>
        </w:div>
        <w:div w:id="1165247403">
          <w:marLeft w:val="0"/>
          <w:marRight w:val="0"/>
          <w:marTop w:val="0"/>
          <w:marBottom w:val="0"/>
          <w:divBdr>
            <w:top w:val="none" w:sz="0" w:space="0" w:color="auto"/>
            <w:left w:val="none" w:sz="0" w:space="0" w:color="auto"/>
            <w:bottom w:val="none" w:sz="0" w:space="0" w:color="auto"/>
            <w:right w:val="none" w:sz="0" w:space="0" w:color="auto"/>
          </w:divBdr>
        </w:div>
        <w:div w:id="392237715">
          <w:marLeft w:val="0"/>
          <w:marRight w:val="0"/>
          <w:marTop w:val="0"/>
          <w:marBottom w:val="0"/>
          <w:divBdr>
            <w:top w:val="none" w:sz="0" w:space="0" w:color="auto"/>
            <w:left w:val="none" w:sz="0" w:space="0" w:color="auto"/>
            <w:bottom w:val="none" w:sz="0" w:space="0" w:color="auto"/>
            <w:right w:val="none" w:sz="0" w:space="0" w:color="auto"/>
          </w:divBdr>
        </w:div>
        <w:div w:id="500241406">
          <w:marLeft w:val="0"/>
          <w:marRight w:val="0"/>
          <w:marTop w:val="0"/>
          <w:marBottom w:val="0"/>
          <w:divBdr>
            <w:top w:val="none" w:sz="0" w:space="0" w:color="auto"/>
            <w:left w:val="none" w:sz="0" w:space="0" w:color="auto"/>
            <w:bottom w:val="none" w:sz="0" w:space="0" w:color="auto"/>
            <w:right w:val="none" w:sz="0" w:space="0" w:color="auto"/>
          </w:divBdr>
        </w:div>
        <w:div w:id="270015817">
          <w:marLeft w:val="0"/>
          <w:marRight w:val="0"/>
          <w:marTop w:val="0"/>
          <w:marBottom w:val="0"/>
          <w:divBdr>
            <w:top w:val="none" w:sz="0" w:space="0" w:color="auto"/>
            <w:left w:val="none" w:sz="0" w:space="0" w:color="auto"/>
            <w:bottom w:val="none" w:sz="0" w:space="0" w:color="auto"/>
            <w:right w:val="none" w:sz="0" w:space="0" w:color="auto"/>
          </w:divBdr>
        </w:div>
        <w:div w:id="430855121">
          <w:marLeft w:val="0"/>
          <w:marRight w:val="0"/>
          <w:marTop w:val="0"/>
          <w:marBottom w:val="0"/>
          <w:divBdr>
            <w:top w:val="none" w:sz="0" w:space="0" w:color="auto"/>
            <w:left w:val="none" w:sz="0" w:space="0" w:color="auto"/>
            <w:bottom w:val="none" w:sz="0" w:space="0" w:color="auto"/>
            <w:right w:val="none" w:sz="0" w:space="0" w:color="auto"/>
          </w:divBdr>
        </w:div>
        <w:div w:id="426001264">
          <w:marLeft w:val="0"/>
          <w:marRight w:val="0"/>
          <w:marTop w:val="0"/>
          <w:marBottom w:val="0"/>
          <w:divBdr>
            <w:top w:val="none" w:sz="0" w:space="0" w:color="auto"/>
            <w:left w:val="none" w:sz="0" w:space="0" w:color="auto"/>
            <w:bottom w:val="none" w:sz="0" w:space="0" w:color="auto"/>
            <w:right w:val="none" w:sz="0" w:space="0" w:color="auto"/>
          </w:divBdr>
        </w:div>
        <w:div w:id="966739176">
          <w:marLeft w:val="0"/>
          <w:marRight w:val="0"/>
          <w:marTop w:val="0"/>
          <w:marBottom w:val="0"/>
          <w:divBdr>
            <w:top w:val="none" w:sz="0" w:space="0" w:color="auto"/>
            <w:left w:val="none" w:sz="0" w:space="0" w:color="auto"/>
            <w:bottom w:val="none" w:sz="0" w:space="0" w:color="auto"/>
            <w:right w:val="none" w:sz="0" w:space="0" w:color="auto"/>
          </w:divBdr>
        </w:div>
        <w:div w:id="410346789">
          <w:marLeft w:val="0"/>
          <w:marRight w:val="0"/>
          <w:marTop w:val="0"/>
          <w:marBottom w:val="0"/>
          <w:divBdr>
            <w:top w:val="none" w:sz="0" w:space="0" w:color="auto"/>
            <w:left w:val="none" w:sz="0" w:space="0" w:color="auto"/>
            <w:bottom w:val="none" w:sz="0" w:space="0" w:color="auto"/>
            <w:right w:val="none" w:sz="0" w:space="0" w:color="auto"/>
          </w:divBdr>
        </w:div>
        <w:div w:id="1339500606">
          <w:marLeft w:val="0"/>
          <w:marRight w:val="0"/>
          <w:marTop w:val="0"/>
          <w:marBottom w:val="0"/>
          <w:divBdr>
            <w:top w:val="none" w:sz="0" w:space="0" w:color="auto"/>
            <w:left w:val="none" w:sz="0" w:space="0" w:color="auto"/>
            <w:bottom w:val="none" w:sz="0" w:space="0" w:color="auto"/>
            <w:right w:val="none" w:sz="0" w:space="0" w:color="auto"/>
          </w:divBdr>
        </w:div>
        <w:div w:id="1953586885">
          <w:marLeft w:val="0"/>
          <w:marRight w:val="0"/>
          <w:marTop w:val="0"/>
          <w:marBottom w:val="0"/>
          <w:divBdr>
            <w:top w:val="none" w:sz="0" w:space="0" w:color="auto"/>
            <w:left w:val="none" w:sz="0" w:space="0" w:color="auto"/>
            <w:bottom w:val="none" w:sz="0" w:space="0" w:color="auto"/>
            <w:right w:val="none" w:sz="0" w:space="0" w:color="auto"/>
          </w:divBdr>
        </w:div>
        <w:div w:id="1022896381">
          <w:marLeft w:val="0"/>
          <w:marRight w:val="0"/>
          <w:marTop w:val="0"/>
          <w:marBottom w:val="0"/>
          <w:divBdr>
            <w:top w:val="none" w:sz="0" w:space="0" w:color="auto"/>
            <w:left w:val="none" w:sz="0" w:space="0" w:color="auto"/>
            <w:bottom w:val="none" w:sz="0" w:space="0" w:color="auto"/>
            <w:right w:val="none" w:sz="0" w:space="0" w:color="auto"/>
          </w:divBdr>
        </w:div>
        <w:div w:id="216480744">
          <w:marLeft w:val="0"/>
          <w:marRight w:val="0"/>
          <w:marTop w:val="0"/>
          <w:marBottom w:val="0"/>
          <w:divBdr>
            <w:top w:val="none" w:sz="0" w:space="0" w:color="auto"/>
            <w:left w:val="none" w:sz="0" w:space="0" w:color="auto"/>
            <w:bottom w:val="none" w:sz="0" w:space="0" w:color="auto"/>
            <w:right w:val="none" w:sz="0" w:space="0" w:color="auto"/>
          </w:divBdr>
        </w:div>
        <w:div w:id="1153910181">
          <w:marLeft w:val="0"/>
          <w:marRight w:val="0"/>
          <w:marTop w:val="0"/>
          <w:marBottom w:val="0"/>
          <w:divBdr>
            <w:top w:val="none" w:sz="0" w:space="0" w:color="auto"/>
            <w:left w:val="none" w:sz="0" w:space="0" w:color="auto"/>
            <w:bottom w:val="none" w:sz="0" w:space="0" w:color="auto"/>
            <w:right w:val="none" w:sz="0" w:space="0" w:color="auto"/>
          </w:divBdr>
        </w:div>
        <w:div w:id="2041973984">
          <w:marLeft w:val="0"/>
          <w:marRight w:val="0"/>
          <w:marTop w:val="0"/>
          <w:marBottom w:val="0"/>
          <w:divBdr>
            <w:top w:val="none" w:sz="0" w:space="0" w:color="auto"/>
            <w:left w:val="none" w:sz="0" w:space="0" w:color="auto"/>
            <w:bottom w:val="none" w:sz="0" w:space="0" w:color="auto"/>
            <w:right w:val="none" w:sz="0" w:space="0" w:color="auto"/>
          </w:divBdr>
        </w:div>
        <w:div w:id="30153799">
          <w:marLeft w:val="0"/>
          <w:marRight w:val="0"/>
          <w:marTop w:val="0"/>
          <w:marBottom w:val="0"/>
          <w:divBdr>
            <w:top w:val="none" w:sz="0" w:space="0" w:color="auto"/>
            <w:left w:val="none" w:sz="0" w:space="0" w:color="auto"/>
            <w:bottom w:val="none" w:sz="0" w:space="0" w:color="auto"/>
            <w:right w:val="none" w:sz="0" w:space="0" w:color="auto"/>
          </w:divBdr>
        </w:div>
        <w:div w:id="1671371618">
          <w:marLeft w:val="0"/>
          <w:marRight w:val="0"/>
          <w:marTop w:val="0"/>
          <w:marBottom w:val="0"/>
          <w:divBdr>
            <w:top w:val="none" w:sz="0" w:space="0" w:color="auto"/>
            <w:left w:val="none" w:sz="0" w:space="0" w:color="auto"/>
            <w:bottom w:val="none" w:sz="0" w:space="0" w:color="auto"/>
            <w:right w:val="none" w:sz="0" w:space="0" w:color="auto"/>
          </w:divBdr>
        </w:div>
        <w:div w:id="49381234">
          <w:marLeft w:val="0"/>
          <w:marRight w:val="0"/>
          <w:marTop w:val="0"/>
          <w:marBottom w:val="0"/>
          <w:divBdr>
            <w:top w:val="none" w:sz="0" w:space="0" w:color="auto"/>
            <w:left w:val="none" w:sz="0" w:space="0" w:color="auto"/>
            <w:bottom w:val="none" w:sz="0" w:space="0" w:color="auto"/>
            <w:right w:val="none" w:sz="0" w:space="0" w:color="auto"/>
          </w:divBdr>
        </w:div>
        <w:div w:id="1784302105">
          <w:marLeft w:val="0"/>
          <w:marRight w:val="0"/>
          <w:marTop w:val="0"/>
          <w:marBottom w:val="0"/>
          <w:divBdr>
            <w:top w:val="none" w:sz="0" w:space="0" w:color="auto"/>
            <w:left w:val="none" w:sz="0" w:space="0" w:color="auto"/>
            <w:bottom w:val="none" w:sz="0" w:space="0" w:color="auto"/>
            <w:right w:val="none" w:sz="0" w:space="0" w:color="auto"/>
          </w:divBdr>
        </w:div>
      </w:divsChild>
    </w:div>
    <w:div w:id="1199660205">
      <w:bodyDiv w:val="1"/>
      <w:marLeft w:val="0"/>
      <w:marRight w:val="0"/>
      <w:marTop w:val="0"/>
      <w:marBottom w:val="0"/>
      <w:divBdr>
        <w:top w:val="none" w:sz="0" w:space="0" w:color="auto"/>
        <w:left w:val="none" w:sz="0" w:space="0" w:color="auto"/>
        <w:bottom w:val="none" w:sz="0" w:space="0" w:color="auto"/>
        <w:right w:val="none" w:sz="0" w:space="0" w:color="auto"/>
      </w:divBdr>
    </w:div>
    <w:div w:id="1199777484">
      <w:bodyDiv w:val="1"/>
      <w:marLeft w:val="0"/>
      <w:marRight w:val="0"/>
      <w:marTop w:val="0"/>
      <w:marBottom w:val="0"/>
      <w:divBdr>
        <w:top w:val="none" w:sz="0" w:space="0" w:color="auto"/>
        <w:left w:val="none" w:sz="0" w:space="0" w:color="auto"/>
        <w:bottom w:val="none" w:sz="0" w:space="0" w:color="auto"/>
        <w:right w:val="none" w:sz="0" w:space="0" w:color="auto"/>
      </w:divBdr>
    </w:div>
    <w:div w:id="1199851741">
      <w:bodyDiv w:val="1"/>
      <w:marLeft w:val="0"/>
      <w:marRight w:val="0"/>
      <w:marTop w:val="0"/>
      <w:marBottom w:val="0"/>
      <w:divBdr>
        <w:top w:val="none" w:sz="0" w:space="0" w:color="auto"/>
        <w:left w:val="none" w:sz="0" w:space="0" w:color="auto"/>
        <w:bottom w:val="none" w:sz="0" w:space="0" w:color="auto"/>
        <w:right w:val="none" w:sz="0" w:space="0" w:color="auto"/>
      </w:divBdr>
    </w:div>
    <w:div w:id="1199929693">
      <w:bodyDiv w:val="1"/>
      <w:marLeft w:val="0"/>
      <w:marRight w:val="0"/>
      <w:marTop w:val="0"/>
      <w:marBottom w:val="0"/>
      <w:divBdr>
        <w:top w:val="none" w:sz="0" w:space="0" w:color="auto"/>
        <w:left w:val="none" w:sz="0" w:space="0" w:color="auto"/>
        <w:bottom w:val="none" w:sz="0" w:space="0" w:color="auto"/>
        <w:right w:val="none" w:sz="0" w:space="0" w:color="auto"/>
      </w:divBdr>
    </w:div>
    <w:div w:id="1200240163">
      <w:bodyDiv w:val="1"/>
      <w:marLeft w:val="0"/>
      <w:marRight w:val="0"/>
      <w:marTop w:val="0"/>
      <w:marBottom w:val="0"/>
      <w:divBdr>
        <w:top w:val="none" w:sz="0" w:space="0" w:color="auto"/>
        <w:left w:val="none" w:sz="0" w:space="0" w:color="auto"/>
        <w:bottom w:val="none" w:sz="0" w:space="0" w:color="auto"/>
        <w:right w:val="none" w:sz="0" w:space="0" w:color="auto"/>
      </w:divBdr>
    </w:div>
    <w:div w:id="1201281962">
      <w:bodyDiv w:val="1"/>
      <w:marLeft w:val="0"/>
      <w:marRight w:val="0"/>
      <w:marTop w:val="0"/>
      <w:marBottom w:val="0"/>
      <w:divBdr>
        <w:top w:val="none" w:sz="0" w:space="0" w:color="auto"/>
        <w:left w:val="none" w:sz="0" w:space="0" w:color="auto"/>
        <w:bottom w:val="none" w:sz="0" w:space="0" w:color="auto"/>
        <w:right w:val="none" w:sz="0" w:space="0" w:color="auto"/>
      </w:divBdr>
    </w:div>
    <w:div w:id="1201548797">
      <w:bodyDiv w:val="1"/>
      <w:marLeft w:val="0"/>
      <w:marRight w:val="0"/>
      <w:marTop w:val="0"/>
      <w:marBottom w:val="0"/>
      <w:divBdr>
        <w:top w:val="none" w:sz="0" w:space="0" w:color="auto"/>
        <w:left w:val="none" w:sz="0" w:space="0" w:color="auto"/>
        <w:bottom w:val="none" w:sz="0" w:space="0" w:color="auto"/>
        <w:right w:val="none" w:sz="0" w:space="0" w:color="auto"/>
      </w:divBdr>
    </w:div>
    <w:div w:id="1202324043">
      <w:bodyDiv w:val="1"/>
      <w:marLeft w:val="0"/>
      <w:marRight w:val="0"/>
      <w:marTop w:val="0"/>
      <w:marBottom w:val="0"/>
      <w:divBdr>
        <w:top w:val="none" w:sz="0" w:space="0" w:color="auto"/>
        <w:left w:val="none" w:sz="0" w:space="0" w:color="auto"/>
        <w:bottom w:val="none" w:sz="0" w:space="0" w:color="auto"/>
        <w:right w:val="none" w:sz="0" w:space="0" w:color="auto"/>
      </w:divBdr>
    </w:div>
    <w:div w:id="1202745040">
      <w:bodyDiv w:val="1"/>
      <w:marLeft w:val="0"/>
      <w:marRight w:val="0"/>
      <w:marTop w:val="0"/>
      <w:marBottom w:val="0"/>
      <w:divBdr>
        <w:top w:val="none" w:sz="0" w:space="0" w:color="auto"/>
        <w:left w:val="none" w:sz="0" w:space="0" w:color="auto"/>
        <w:bottom w:val="none" w:sz="0" w:space="0" w:color="auto"/>
        <w:right w:val="none" w:sz="0" w:space="0" w:color="auto"/>
      </w:divBdr>
    </w:div>
    <w:div w:id="1203443766">
      <w:bodyDiv w:val="1"/>
      <w:marLeft w:val="0"/>
      <w:marRight w:val="0"/>
      <w:marTop w:val="0"/>
      <w:marBottom w:val="0"/>
      <w:divBdr>
        <w:top w:val="none" w:sz="0" w:space="0" w:color="auto"/>
        <w:left w:val="none" w:sz="0" w:space="0" w:color="auto"/>
        <w:bottom w:val="none" w:sz="0" w:space="0" w:color="auto"/>
        <w:right w:val="none" w:sz="0" w:space="0" w:color="auto"/>
      </w:divBdr>
    </w:div>
    <w:div w:id="1204370428">
      <w:bodyDiv w:val="1"/>
      <w:marLeft w:val="0"/>
      <w:marRight w:val="0"/>
      <w:marTop w:val="0"/>
      <w:marBottom w:val="0"/>
      <w:divBdr>
        <w:top w:val="none" w:sz="0" w:space="0" w:color="auto"/>
        <w:left w:val="none" w:sz="0" w:space="0" w:color="auto"/>
        <w:bottom w:val="none" w:sz="0" w:space="0" w:color="auto"/>
        <w:right w:val="none" w:sz="0" w:space="0" w:color="auto"/>
      </w:divBdr>
    </w:div>
    <w:div w:id="1205093504">
      <w:bodyDiv w:val="1"/>
      <w:marLeft w:val="0"/>
      <w:marRight w:val="0"/>
      <w:marTop w:val="0"/>
      <w:marBottom w:val="0"/>
      <w:divBdr>
        <w:top w:val="none" w:sz="0" w:space="0" w:color="auto"/>
        <w:left w:val="none" w:sz="0" w:space="0" w:color="auto"/>
        <w:bottom w:val="none" w:sz="0" w:space="0" w:color="auto"/>
        <w:right w:val="none" w:sz="0" w:space="0" w:color="auto"/>
      </w:divBdr>
      <w:divsChild>
        <w:div w:id="1839080979">
          <w:marLeft w:val="480"/>
          <w:marRight w:val="0"/>
          <w:marTop w:val="0"/>
          <w:marBottom w:val="0"/>
          <w:divBdr>
            <w:top w:val="none" w:sz="0" w:space="0" w:color="auto"/>
            <w:left w:val="none" w:sz="0" w:space="0" w:color="auto"/>
            <w:bottom w:val="none" w:sz="0" w:space="0" w:color="auto"/>
            <w:right w:val="none" w:sz="0" w:space="0" w:color="auto"/>
          </w:divBdr>
        </w:div>
        <w:div w:id="859051971">
          <w:marLeft w:val="480"/>
          <w:marRight w:val="0"/>
          <w:marTop w:val="0"/>
          <w:marBottom w:val="0"/>
          <w:divBdr>
            <w:top w:val="none" w:sz="0" w:space="0" w:color="auto"/>
            <w:left w:val="none" w:sz="0" w:space="0" w:color="auto"/>
            <w:bottom w:val="none" w:sz="0" w:space="0" w:color="auto"/>
            <w:right w:val="none" w:sz="0" w:space="0" w:color="auto"/>
          </w:divBdr>
        </w:div>
        <w:div w:id="815414705">
          <w:marLeft w:val="480"/>
          <w:marRight w:val="0"/>
          <w:marTop w:val="0"/>
          <w:marBottom w:val="0"/>
          <w:divBdr>
            <w:top w:val="none" w:sz="0" w:space="0" w:color="auto"/>
            <w:left w:val="none" w:sz="0" w:space="0" w:color="auto"/>
            <w:bottom w:val="none" w:sz="0" w:space="0" w:color="auto"/>
            <w:right w:val="none" w:sz="0" w:space="0" w:color="auto"/>
          </w:divBdr>
        </w:div>
        <w:div w:id="1244758005">
          <w:marLeft w:val="480"/>
          <w:marRight w:val="0"/>
          <w:marTop w:val="0"/>
          <w:marBottom w:val="0"/>
          <w:divBdr>
            <w:top w:val="none" w:sz="0" w:space="0" w:color="auto"/>
            <w:left w:val="none" w:sz="0" w:space="0" w:color="auto"/>
            <w:bottom w:val="none" w:sz="0" w:space="0" w:color="auto"/>
            <w:right w:val="none" w:sz="0" w:space="0" w:color="auto"/>
          </w:divBdr>
        </w:div>
        <w:div w:id="420836039">
          <w:marLeft w:val="480"/>
          <w:marRight w:val="0"/>
          <w:marTop w:val="0"/>
          <w:marBottom w:val="0"/>
          <w:divBdr>
            <w:top w:val="none" w:sz="0" w:space="0" w:color="auto"/>
            <w:left w:val="none" w:sz="0" w:space="0" w:color="auto"/>
            <w:bottom w:val="none" w:sz="0" w:space="0" w:color="auto"/>
            <w:right w:val="none" w:sz="0" w:space="0" w:color="auto"/>
          </w:divBdr>
        </w:div>
        <w:div w:id="1915312291">
          <w:marLeft w:val="480"/>
          <w:marRight w:val="0"/>
          <w:marTop w:val="0"/>
          <w:marBottom w:val="0"/>
          <w:divBdr>
            <w:top w:val="none" w:sz="0" w:space="0" w:color="auto"/>
            <w:left w:val="none" w:sz="0" w:space="0" w:color="auto"/>
            <w:bottom w:val="none" w:sz="0" w:space="0" w:color="auto"/>
            <w:right w:val="none" w:sz="0" w:space="0" w:color="auto"/>
          </w:divBdr>
        </w:div>
        <w:div w:id="2106415996">
          <w:marLeft w:val="480"/>
          <w:marRight w:val="0"/>
          <w:marTop w:val="0"/>
          <w:marBottom w:val="0"/>
          <w:divBdr>
            <w:top w:val="none" w:sz="0" w:space="0" w:color="auto"/>
            <w:left w:val="none" w:sz="0" w:space="0" w:color="auto"/>
            <w:bottom w:val="none" w:sz="0" w:space="0" w:color="auto"/>
            <w:right w:val="none" w:sz="0" w:space="0" w:color="auto"/>
          </w:divBdr>
        </w:div>
        <w:div w:id="891624000">
          <w:marLeft w:val="480"/>
          <w:marRight w:val="0"/>
          <w:marTop w:val="0"/>
          <w:marBottom w:val="0"/>
          <w:divBdr>
            <w:top w:val="none" w:sz="0" w:space="0" w:color="auto"/>
            <w:left w:val="none" w:sz="0" w:space="0" w:color="auto"/>
            <w:bottom w:val="none" w:sz="0" w:space="0" w:color="auto"/>
            <w:right w:val="none" w:sz="0" w:space="0" w:color="auto"/>
          </w:divBdr>
        </w:div>
        <w:div w:id="393625859">
          <w:marLeft w:val="480"/>
          <w:marRight w:val="0"/>
          <w:marTop w:val="0"/>
          <w:marBottom w:val="0"/>
          <w:divBdr>
            <w:top w:val="none" w:sz="0" w:space="0" w:color="auto"/>
            <w:left w:val="none" w:sz="0" w:space="0" w:color="auto"/>
            <w:bottom w:val="none" w:sz="0" w:space="0" w:color="auto"/>
            <w:right w:val="none" w:sz="0" w:space="0" w:color="auto"/>
          </w:divBdr>
        </w:div>
        <w:div w:id="688683865">
          <w:marLeft w:val="480"/>
          <w:marRight w:val="0"/>
          <w:marTop w:val="0"/>
          <w:marBottom w:val="0"/>
          <w:divBdr>
            <w:top w:val="none" w:sz="0" w:space="0" w:color="auto"/>
            <w:left w:val="none" w:sz="0" w:space="0" w:color="auto"/>
            <w:bottom w:val="none" w:sz="0" w:space="0" w:color="auto"/>
            <w:right w:val="none" w:sz="0" w:space="0" w:color="auto"/>
          </w:divBdr>
        </w:div>
        <w:div w:id="951665312">
          <w:marLeft w:val="480"/>
          <w:marRight w:val="0"/>
          <w:marTop w:val="0"/>
          <w:marBottom w:val="0"/>
          <w:divBdr>
            <w:top w:val="none" w:sz="0" w:space="0" w:color="auto"/>
            <w:left w:val="none" w:sz="0" w:space="0" w:color="auto"/>
            <w:bottom w:val="none" w:sz="0" w:space="0" w:color="auto"/>
            <w:right w:val="none" w:sz="0" w:space="0" w:color="auto"/>
          </w:divBdr>
        </w:div>
        <w:div w:id="48693505">
          <w:marLeft w:val="480"/>
          <w:marRight w:val="0"/>
          <w:marTop w:val="0"/>
          <w:marBottom w:val="0"/>
          <w:divBdr>
            <w:top w:val="none" w:sz="0" w:space="0" w:color="auto"/>
            <w:left w:val="none" w:sz="0" w:space="0" w:color="auto"/>
            <w:bottom w:val="none" w:sz="0" w:space="0" w:color="auto"/>
            <w:right w:val="none" w:sz="0" w:space="0" w:color="auto"/>
          </w:divBdr>
        </w:div>
        <w:div w:id="467623356">
          <w:marLeft w:val="480"/>
          <w:marRight w:val="0"/>
          <w:marTop w:val="0"/>
          <w:marBottom w:val="0"/>
          <w:divBdr>
            <w:top w:val="none" w:sz="0" w:space="0" w:color="auto"/>
            <w:left w:val="none" w:sz="0" w:space="0" w:color="auto"/>
            <w:bottom w:val="none" w:sz="0" w:space="0" w:color="auto"/>
            <w:right w:val="none" w:sz="0" w:space="0" w:color="auto"/>
          </w:divBdr>
        </w:div>
        <w:div w:id="634917938">
          <w:marLeft w:val="480"/>
          <w:marRight w:val="0"/>
          <w:marTop w:val="0"/>
          <w:marBottom w:val="0"/>
          <w:divBdr>
            <w:top w:val="none" w:sz="0" w:space="0" w:color="auto"/>
            <w:left w:val="none" w:sz="0" w:space="0" w:color="auto"/>
            <w:bottom w:val="none" w:sz="0" w:space="0" w:color="auto"/>
            <w:right w:val="none" w:sz="0" w:space="0" w:color="auto"/>
          </w:divBdr>
        </w:div>
        <w:div w:id="1256864468">
          <w:marLeft w:val="480"/>
          <w:marRight w:val="0"/>
          <w:marTop w:val="0"/>
          <w:marBottom w:val="0"/>
          <w:divBdr>
            <w:top w:val="none" w:sz="0" w:space="0" w:color="auto"/>
            <w:left w:val="none" w:sz="0" w:space="0" w:color="auto"/>
            <w:bottom w:val="none" w:sz="0" w:space="0" w:color="auto"/>
            <w:right w:val="none" w:sz="0" w:space="0" w:color="auto"/>
          </w:divBdr>
        </w:div>
        <w:div w:id="15082347">
          <w:marLeft w:val="480"/>
          <w:marRight w:val="0"/>
          <w:marTop w:val="0"/>
          <w:marBottom w:val="0"/>
          <w:divBdr>
            <w:top w:val="none" w:sz="0" w:space="0" w:color="auto"/>
            <w:left w:val="none" w:sz="0" w:space="0" w:color="auto"/>
            <w:bottom w:val="none" w:sz="0" w:space="0" w:color="auto"/>
            <w:right w:val="none" w:sz="0" w:space="0" w:color="auto"/>
          </w:divBdr>
        </w:div>
      </w:divsChild>
    </w:div>
    <w:div w:id="1205094898">
      <w:bodyDiv w:val="1"/>
      <w:marLeft w:val="0"/>
      <w:marRight w:val="0"/>
      <w:marTop w:val="0"/>
      <w:marBottom w:val="0"/>
      <w:divBdr>
        <w:top w:val="none" w:sz="0" w:space="0" w:color="auto"/>
        <w:left w:val="none" w:sz="0" w:space="0" w:color="auto"/>
        <w:bottom w:val="none" w:sz="0" w:space="0" w:color="auto"/>
        <w:right w:val="none" w:sz="0" w:space="0" w:color="auto"/>
      </w:divBdr>
    </w:div>
    <w:div w:id="1205823317">
      <w:bodyDiv w:val="1"/>
      <w:marLeft w:val="0"/>
      <w:marRight w:val="0"/>
      <w:marTop w:val="0"/>
      <w:marBottom w:val="0"/>
      <w:divBdr>
        <w:top w:val="none" w:sz="0" w:space="0" w:color="auto"/>
        <w:left w:val="none" w:sz="0" w:space="0" w:color="auto"/>
        <w:bottom w:val="none" w:sz="0" w:space="0" w:color="auto"/>
        <w:right w:val="none" w:sz="0" w:space="0" w:color="auto"/>
      </w:divBdr>
    </w:div>
    <w:div w:id="1206256313">
      <w:bodyDiv w:val="1"/>
      <w:marLeft w:val="0"/>
      <w:marRight w:val="0"/>
      <w:marTop w:val="0"/>
      <w:marBottom w:val="0"/>
      <w:divBdr>
        <w:top w:val="none" w:sz="0" w:space="0" w:color="auto"/>
        <w:left w:val="none" w:sz="0" w:space="0" w:color="auto"/>
        <w:bottom w:val="none" w:sz="0" w:space="0" w:color="auto"/>
        <w:right w:val="none" w:sz="0" w:space="0" w:color="auto"/>
      </w:divBdr>
    </w:div>
    <w:div w:id="1206404103">
      <w:bodyDiv w:val="1"/>
      <w:marLeft w:val="0"/>
      <w:marRight w:val="0"/>
      <w:marTop w:val="0"/>
      <w:marBottom w:val="0"/>
      <w:divBdr>
        <w:top w:val="none" w:sz="0" w:space="0" w:color="auto"/>
        <w:left w:val="none" w:sz="0" w:space="0" w:color="auto"/>
        <w:bottom w:val="none" w:sz="0" w:space="0" w:color="auto"/>
        <w:right w:val="none" w:sz="0" w:space="0" w:color="auto"/>
      </w:divBdr>
    </w:div>
    <w:div w:id="1206720427">
      <w:bodyDiv w:val="1"/>
      <w:marLeft w:val="0"/>
      <w:marRight w:val="0"/>
      <w:marTop w:val="0"/>
      <w:marBottom w:val="0"/>
      <w:divBdr>
        <w:top w:val="none" w:sz="0" w:space="0" w:color="auto"/>
        <w:left w:val="none" w:sz="0" w:space="0" w:color="auto"/>
        <w:bottom w:val="none" w:sz="0" w:space="0" w:color="auto"/>
        <w:right w:val="none" w:sz="0" w:space="0" w:color="auto"/>
      </w:divBdr>
    </w:div>
    <w:div w:id="1206722316">
      <w:bodyDiv w:val="1"/>
      <w:marLeft w:val="0"/>
      <w:marRight w:val="0"/>
      <w:marTop w:val="0"/>
      <w:marBottom w:val="0"/>
      <w:divBdr>
        <w:top w:val="none" w:sz="0" w:space="0" w:color="auto"/>
        <w:left w:val="none" w:sz="0" w:space="0" w:color="auto"/>
        <w:bottom w:val="none" w:sz="0" w:space="0" w:color="auto"/>
        <w:right w:val="none" w:sz="0" w:space="0" w:color="auto"/>
      </w:divBdr>
    </w:div>
    <w:div w:id="1207067017">
      <w:bodyDiv w:val="1"/>
      <w:marLeft w:val="0"/>
      <w:marRight w:val="0"/>
      <w:marTop w:val="0"/>
      <w:marBottom w:val="0"/>
      <w:divBdr>
        <w:top w:val="none" w:sz="0" w:space="0" w:color="auto"/>
        <w:left w:val="none" w:sz="0" w:space="0" w:color="auto"/>
        <w:bottom w:val="none" w:sz="0" w:space="0" w:color="auto"/>
        <w:right w:val="none" w:sz="0" w:space="0" w:color="auto"/>
      </w:divBdr>
    </w:div>
    <w:div w:id="1207906963">
      <w:bodyDiv w:val="1"/>
      <w:marLeft w:val="0"/>
      <w:marRight w:val="0"/>
      <w:marTop w:val="0"/>
      <w:marBottom w:val="0"/>
      <w:divBdr>
        <w:top w:val="none" w:sz="0" w:space="0" w:color="auto"/>
        <w:left w:val="none" w:sz="0" w:space="0" w:color="auto"/>
        <w:bottom w:val="none" w:sz="0" w:space="0" w:color="auto"/>
        <w:right w:val="none" w:sz="0" w:space="0" w:color="auto"/>
      </w:divBdr>
    </w:div>
    <w:div w:id="1207913675">
      <w:bodyDiv w:val="1"/>
      <w:marLeft w:val="0"/>
      <w:marRight w:val="0"/>
      <w:marTop w:val="0"/>
      <w:marBottom w:val="0"/>
      <w:divBdr>
        <w:top w:val="none" w:sz="0" w:space="0" w:color="auto"/>
        <w:left w:val="none" w:sz="0" w:space="0" w:color="auto"/>
        <w:bottom w:val="none" w:sz="0" w:space="0" w:color="auto"/>
        <w:right w:val="none" w:sz="0" w:space="0" w:color="auto"/>
      </w:divBdr>
    </w:div>
    <w:div w:id="1208180466">
      <w:bodyDiv w:val="1"/>
      <w:marLeft w:val="0"/>
      <w:marRight w:val="0"/>
      <w:marTop w:val="0"/>
      <w:marBottom w:val="0"/>
      <w:divBdr>
        <w:top w:val="none" w:sz="0" w:space="0" w:color="auto"/>
        <w:left w:val="none" w:sz="0" w:space="0" w:color="auto"/>
        <w:bottom w:val="none" w:sz="0" w:space="0" w:color="auto"/>
        <w:right w:val="none" w:sz="0" w:space="0" w:color="auto"/>
      </w:divBdr>
    </w:div>
    <w:div w:id="1208374047">
      <w:bodyDiv w:val="1"/>
      <w:marLeft w:val="0"/>
      <w:marRight w:val="0"/>
      <w:marTop w:val="0"/>
      <w:marBottom w:val="0"/>
      <w:divBdr>
        <w:top w:val="none" w:sz="0" w:space="0" w:color="auto"/>
        <w:left w:val="none" w:sz="0" w:space="0" w:color="auto"/>
        <w:bottom w:val="none" w:sz="0" w:space="0" w:color="auto"/>
        <w:right w:val="none" w:sz="0" w:space="0" w:color="auto"/>
      </w:divBdr>
    </w:div>
    <w:div w:id="1208374965">
      <w:bodyDiv w:val="1"/>
      <w:marLeft w:val="0"/>
      <w:marRight w:val="0"/>
      <w:marTop w:val="0"/>
      <w:marBottom w:val="0"/>
      <w:divBdr>
        <w:top w:val="none" w:sz="0" w:space="0" w:color="auto"/>
        <w:left w:val="none" w:sz="0" w:space="0" w:color="auto"/>
        <w:bottom w:val="none" w:sz="0" w:space="0" w:color="auto"/>
        <w:right w:val="none" w:sz="0" w:space="0" w:color="auto"/>
      </w:divBdr>
    </w:div>
    <w:div w:id="1209145162">
      <w:bodyDiv w:val="1"/>
      <w:marLeft w:val="0"/>
      <w:marRight w:val="0"/>
      <w:marTop w:val="0"/>
      <w:marBottom w:val="0"/>
      <w:divBdr>
        <w:top w:val="none" w:sz="0" w:space="0" w:color="auto"/>
        <w:left w:val="none" w:sz="0" w:space="0" w:color="auto"/>
        <w:bottom w:val="none" w:sz="0" w:space="0" w:color="auto"/>
        <w:right w:val="none" w:sz="0" w:space="0" w:color="auto"/>
      </w:divBdr>
    </w:div>
    <w:div w:id="1209418833">
      <w:bodyDiv w:val="1"/>
      <w:marLeft w:val="0"/>
      <w:marRight w:val="0"/>
      <w:marTop w:val="0"/>
      <w:marBottom w:val="0"/>
      <w:divBdr>
        <w:top w:val="none" w:sz="0" w:space="0" w:color="auto"/>
        <w:left w:val="none" w:sz="0" w:space="0" w:color="auto"/>
        <w:bottom w:val="none" w:sz="0" w:space="0" w:color="auto"/>
        <w:right w:val="none" w:sz="0" w:space="0" w:color="auto"/>
      </w:divBdr>
    </w:div>
    <w:div w:id="1209994265">
      <w:bodyDiv w:val="1"/>
      <w:marLeft w:val="0"/>
      <w:marRight w:val="0"/>
      <w:marTop w:val="0"/>
      <w:marBottom w:val="0"/>
      <w:divBdr>
        <w:top w:val="none" w:sz="0" w:space="0" w:color="auto"/>
        <w:left w:val="none" w:sz="0" w:space="0" w:color="auto"/>
        <w:bottom w:val="none" w:sz="0" w:space="0" w:color="auto"/>
        <w:right w:val="none" w:sz="0" w:space="0" w:color="auto"/>
      </w:divBdr>
    </w:div>
    <w:div w:id="1210264779">
      <w:bodyDiv w:val="1"/>
      <w:marLeft w:val="0"/>
      <w:marRight w:val="0"/>
      <w:marTop w:val="0"/>
      <w:marBottom w:val="0"/>
      <w:divBdr>
        <w:top w:val="none" w:sz="0" w:space="0" w:color="auto"/>
        <w:left w:val="none" w:sz="0" w:space="0" w:color="auto"/>
        <w:bottom w:val="none" w:sz="0" w:space="0" w:color="auto"/>
        <w:right w:val="none" w:sz="0" w:space="0" w:color="auto"/>
      </w:divBdr>
    </w:div>
    <w:div w:id="1210610119">
      <w:bodyDiv w:val="1"/>
      <w:marLeft w:val="0"/>
      <w:marRight w:val="0"/>
      <w:marTop w:val="0"/>
      <w:marBottom w:val="0"/>
      <w:divBdr>
        <w:top w:val="none" w:sz="0" w:space="0" w:color="auto"/>
        <w:left w:val="none" w:sz="0" w:space="0" w:color="auto"/>
        <w:bottom w:val="none" w:sz="0" w:space="0" w:color="auto"/>
        <w:right w:val="none" w:sz="0" w:space="0" w:color="auto"/>
      </w:divBdr>
    </w:div>
    <w:div w:id="1211570640">
      <w:bodyDiv w:val="1"/>
      <w:marLeft w:val="0"/>
      <w:marRight w:val="0"/>
      <w:marTop w:val="0"/>
      <w:marBottom w:val="0"/>
      <w:divBdr>
        <w:top w:val="none" w:sz="0" w:space="0" w:color="auto"/>
        <w:left w:val="none" w:sz="0" w:space="0" w:color="auto"/>
        <w:bottom w:val="none" w:sz="0" w:space="0" w:color="auto"/>
        <w:right w:val="none" w:sz="0" w:space="0" w:color="auto"/>
      </w:divBdr>
    </w:div>
    <w:div w:id="1212183987">
      <w:bodyDiv w:val="1"/>
      <w:marLeft w:val="0"/>
      <w:marRight w:val="0"/>
      <w:marTop w:val="0"/>
      <w:marBottom w:val="0"/>
      <w:divBdr>
        <w:top w:val="none" w:sz="0" w:space="0" w:color="auto"/>
        <w:left w:val="none" w:sz="0" w:space="0" w:color="auto"/>
        <w:bottom w:val="none" w:sz="0" w:space="0" w:color="auto"/>
        <w:right w:val="none" w:sz="0" w:space="0" w:color="auto"/>
      </w:divBdr>
    </w:div>
    <w:div w:id="1212689329">
      <w:bodyDiv w:val="1"/>
      <w:marLeft w:val="0"/>
      <w:marRight w:val="0"/>
      <w:marTop w:val="0"/>
      <w:marBottom w:val="0"/>
      <w:divBdr>
        <w:top w:val="none" w:sz="0" w:space="0" w:color="auto"/>
        <w:left w:val="none" w:sz="0" w:space="0" w:color="auto"/>
        <w:bottom w:val="none" w:sz="0" w:space="0" w:color="auto"/>
        <w:right w:val="none" w:sz="0" w:space="0" w:color="auto"/>
      </w:divBdr>
    </w:div>
    <w:div w:id="1213079259">
      <w:bodyDiv w:val="1"/>
      <w:marLeft w:val="0"/>
      <w:marRight w:val="0"/>
      <w:marTop w:val="0"/>
      <w:marBottom w:val="0"/>
      <w:divBdr>
        <w:top w:val="none" w:sz="0" w:space="0" w:color="auto"/>
        <w:left w:val="none" w:sz="0" w:space="0" w:color="auto"/>
        <w:bottom w:val="none" w:sz="0" w:space="0" w:color="auto"/>
        <w:right w:val="none" w:sz="0" w:space="0" w:color="auto"/>
      </w:divBdr>
      <w:divsChild>
        <w:div w:id="1261832790">
          <w:marLeft w:val="0"/>
          <w:marRight w:val="0"/>
          <w:marTop w:val="0"/>
          <w:marBottom w:val="0"/>
          <w:divBdr>
            <w:top w:val="none" w:sz="0" w:space="0" w:color="auto"/>
            <w:left w:val="none" w:sz="0" w:space="0" w:color="auto"/>
            <w:bottom w:val="none" w:sz="0" w:space="0" w:color="auto"/>
            <w:right w:val="none" w:sz="0" w:space="0" w:color="auto"/>
          </w:divBdr>
        </w:div>
        <w:div w:id="457837707">
          <w:marLeft w:val="0"/>
          <w:marRight w:val="0"/>
          <w:marTop w:val="0"/>
          <w:marBottom w:val="0"/>
          <w:divBdr>
            <w:top w:val="none" w:sz="0" w:space="0" w:color="auto"/>
            <w:left w:val="none" w:sz="0" w:space="0" w:color="auto"/>
            <w:bottom w:val="none" w:sz="0" w:space="0" w:color="auto"/>
            <w:right w:val="none" w:sz="0" w:space="0" w:color="auto"/>
          </w:divBdr>
        </w:div>
        <w:div w:id="843055470">
          <w:marLeft w:val="0"/>
          <w:marRight w:val="0"/>
          <w:marTop w:val="0"/>
          <w:marBottom w:val="0"/>
          <w:divBdr>
            <w:top w:val="none" w:sz="0" w:space="0" w:color="auto"/>
            <w:left w:val="none" w:sz="0" w:space="0" w:color="auto"/>
            <w:bottom w:val="none" w:sz="0" w:space="0" w:color="auto"/>
            <w:right w:val="none" w:sz="0" w:space="0" w:color="auto"/>
          </w:divBdr>
        </w:div>
        <w:div w:id="1616867963">
          <w:marLeft w:val="0"/>
          <w:marRight w:val="0"/>
          <w:marTop w:val="0"/>
          <w:marBottom w:val="0"/>
          <w:divBdr>
            <w:top w:val="none" w:sz="0" w:space="0" w:color="auto"/>
            <w:left w:val="none" w:sz="0" w:space="0" w:color="auto"/>
            <w:bottom w:val="none" w:sz="0" w:space="0" w:color="auto"/>
            <w:right w:val="none" w:sz="0" w:space="0" w:color="auto"/>
          </w:divBdr>
        </w:div>
        <w:div w:id="1952281736">
          <w:marLeft w:val="0"/>
          <w:marRight w:val="0"/>
          <w:marTop w:val="0"/>
          <w:marBottom w:val="0"/>
          <w:divBdr>
            <w:top w:val="none" w:sz="0" w:space="0" w:color="auto"/>
            <w:left w:val="none" w:sz="0" w:space="0" w:color="auto"/>
            <w:bottom w:val="none" w:sz="0" w:space="0" w:color="auto"/>
            <w:right w:val="none" w:sz="0" w:space="0" w:color="auto"/>
          </w:divBdr>
        </w:div>
        <w:div w:id="523252834">
          <w:marLeft w:val="0"/>
          <w:marRight w:val="0"/>
          <w:marTop w:val="0"/>
          <w:marBottom w:val="0"/>
          <w:divBdr>
            <w:top w:val="none" w:sz="0" w:space="0" w:color="auto"/>
            <w:left w:val="none" w:sz="0" w:space="0" w:color="auto"/>
            <w:bottom w:val="none" w:sz="0" w:space="0" w:color="auto"/>
            <w:right w:val="none" w:sz="0" w:space="0" w:color="auto"/>
          </w:divBdr>
        </w:div>
        <w:div w:id="719406336">
          <w:marLeft w:val="0"/>
          <w:marRight w:val="0"/>
          <w:marTop w:val="0"/>
          <w:marBottom w:val="0"/>
          <w:divBdr>
            <w:top w:val="none" w:sz="0" w:space="0" w:color="auto"/>
            <w:left w:val="none" w:sz="0" w:space="0" w:color="auto"/>
            <w:bottom w:val="none" w:sz="0" w:space="0" w:color="auto"/>
            <w:right w:val="none" w:sz="0" w:space="0" w:color="auto"/>
          </w:divBdr>
        </w:div>
        <w:div w:id="662007448">
          <w:marLeft w:val="0"/>
          <w:marRight w:val="0"/>
          <w:marTop w:val="0"/>
          <w:marBottom w:val="0"/>
          <w:divBdr>
            <w:top w:val="none" w:sz="0" w:space="0" w:color="auto"/>
            <w:left w:val="none" w:sz="0" w:space="0" w:color="auto"/>
            <w:bottom w:val="none" w:sz="0" w:space="0" w:color="auto"/>
            <w:right w:val="none" w:sz="0" w:space="0" w:color="auto"/>
          </w:divBdr>
        </w:div>
        <w:div w:id="2006515870">
          <w:marLeft w:val="0"/>
          <w:marRight w:val="0"/>
          <w:marTop w:val="0"/>
          <w:marBottom w:val="0"/>
          <w:divBdr>
            <w:top w:val="none" w:sz="0" w:space="0" w:color="auto"/>
            <w:left w:val="none" w:sz="0" w:space="0" w:color="auto"/>
            <w:bottom w:val="none" w:sz="0" w:space="0" w:color="auto"/>
            <w:right w:val="none" w:sz="0" w:space="0" w:color="auto"/>
          </w:divBdr>
        </w:div>
        <w:div w:id="579870609">
          <w:marLeft w:val="0"/>
          <w:marRight w:val="0"/>
          <w:marTop w:val="0"/>
          <w:marBottom w:val="0"/>
          <w:divBdr>
            <w:top w:val="none" w:sz="0" w:space="0" w:color="auto"/>
            <w:left w:val="none" w:sz="0" w:space="0" w:color="auto"/>
            <w:bottom w:val="none" w:sz="0" w:space="0" w:color="auto"/>
            <w:right w:val="none" w:sz="0" w:space="0" w:color="auto"/>
          </w:divBdr>
        </w:div>
        <w:div w:id="442190112">
          <w:marLeft w:val="0"/>
          <w:marRight w:val="0"/>
          <w:marTop w:val="0"/>
          <w:marBottom w:val="0"/>
          <w:divBdr>
            <w:top w:val="none" w:sz="0" w:space="0" w:color="auto"/>
            <w:left w:val="none" w:sz="0" w:space="0" w:color="auto"/>
            <w:bottom w:val="none" w:sz="0" w:space="0" w:color="auto"/>
            <w:right w:val="none" w:sz="0" w:space="0" w:color="auto"/>
          </w:divBdr>
        </w:div>
        <w:div w:id="1684087465">
          <w:marLeft w:val="0"/>
          <w:marRight w:val="0"/>
          <w:marTop w:val="0"/>
          <w:marBottom w:val="0"/>
          <w:divBdr>
            <w:top w:val="none" w:sz="0" w:space="0" w:color="auto"/>
            <w:left w:val="none" w:sz="0" w:space="0" w:color="auto"/>
            <w:bottom w:val="none" w:sz="0" w:space="0" w:color="auto"/>
            <w:right w:val="none" w:sz="0" w:space="0" w:color="auto"/>
          </w:divBdr>
        </w:div>
        <w:div w:id="1330215517">
          <w:marLeft w:val="0"/>
          <w:marRight w:val="0"/>
          <w:marTop w:val="0"/>
          <w:marBottom w:val="0"/>
          <w:divBdr>
            <w:top w:val="none" w:sz="0" w:space="0" w:color="auto"/>
            <w:left w:val="none" w:sz="0" w:space="0" w:color="auto"/>
            <w:bottom w:val="none" w:sz="0" w:space="0" w:color="auto"/>
            <w:right w:val="none" w:sz="0" w:space="0" w:color="auto"/>
          </w:divBdr>
        </w:div>
        <w:div w:id="24596075">
          <w:marLeft w:val="0"/>
          <w:marRight w:val="0"/>
          <w:marTop w:val="0"/>
          <w:marBottom w:val="0"/>
          <w:divBdr>
            <w:top w:val="none" w:sz="0" w:space="0" w:color="auto"/>
            <w:left w:val="none" w:sz="0" w:space="0" w:color="auto"/>
            <w:bottom w:val="none" w:sz="0" w:space="0" w:color="auto"/>
            <w:right w:val="none" w:sz="0" w:space="0" w:color="auto"/>
          </w:divBdr>
        </w:div>
        <w:div w:id="1983651264">
          <w:marLeft w:val="0"/>
          <w:marRight w:val="0"/>
          <w:marTop w:val="0"/>
          <w:marBottom w:val="0"/>
          <w:divBdr>
            <w:top w:val="none" w:sz="0" w:space="0" w:color="auto"/>
            <w:left w:val="none" w:sz="0" w:space="0" w:color="auto"/>
            <w:bottom w:val="none" w:sz="0" w:space="0" w:color="auto"/>
            <w:right w:val="none" w:sz="0" w:space="0" w:color="auto"/>
          </w:divBdr>
        </w:div>
        <w:div w:id="1370842757">
          <w:marLeft w:val="0"/>
          <w:marRight w:val="0"/>
          <w:marTop w:val="0"/>
          <w:marBottom w:val="0"/>
          <w:divBdr>
            <w:top w:val="none" w:sz="0" w:space="0" w:color="auto"/>
            <w:left w:val="none" w:sz="0" w:space="0" w:color="auto"/>
            <w:bottom w:val="none" w:sz="0" w:space="0" w:color="auto"/>
            <w:right w:val="none" w:sz="0" w:space="0" w:color="auto"/>
          </w:divBdr>
        </w:div>
        <w:div w:id="862017115">
          <w:marLeft w:val="0"/>
          <w:marRight w:val="0"/>
          <w:marTop w:val="0"/>
          <w:marBottom w:val="0"/>
          <w:divBdr>
            <w:top w:val="none" w:sz="0" w:space="0" w:color="auto"/>
            <w:left w:val="none" w:sz="0" w:space="0" w:color="auto"/>
            <w:bottom w:val="none" w:sz="0" w:space="0" w:color="auto"/>
            <w:right w:val="none" w:sz="0" w:space="0" w:color="auto"/>
          </w:divBdr>
        </w:div>
        <w:div w:id="136069794">
          <w:marLeft w:val="0"/>
          <w:marRight w:val="0"/>
          <w:marTop w:val="0"/>
          <w:marBottom w:val="0"/>
          <w:divBdr>
            <w:top w:val="none" w:sz="0" w:space="0" w:color="auto"/>
            <w:left w:val="none" w:sz="0" w:space="0" w:color="auto"/>
            <w:bottom w:val="none" w:sz="0" w:space="0" w:color="auto"/>
            <w:right w:val="none" w:sz="0" w:space="0" w:color="auto"/>
          </w:divBdr>
        </w:div>
        <w:div w:id="1703937341">
          <w:marLeft w:val="0"/>
          <w:marRight w:val="0"/>
          <w:marTop w:val="0"/>
          <w:marBottom w:val="0"/>
          <w:divBdr>
            <w:top w:val="none" w:sz="0" w:space="0" w:color="auto"/>
            <w:left w:val="none" w:sz="0" w:space="0" w:color="auto"/>
            <w:bottom w:val="none" w:sz="0" w:space="0" w:color="auto"/>
            <w:right w:val="none" w:sz="0" w:space="0" w:color="auto"/>
          </w:divBdr>
        </w:div>
        <w:div w:id="154493164">
          <w:marLeft w:val="0"/>
          <w:marRight w:val="0"/>
          <w:marTop w:val="0"/>
          <w:marBottom w:val="0"/>
          <w:divBdr>
            <w:top w:val="none" w:sz="0" w:space="0" w:color="auto"/>
            <w:left w:val="none" w:sz="0" w:space="0" w:color="auto"/>
            <w:bottom w:val="none" w:sz="0" w:space="0" w:color="auto"/>
            <w:right w:val="none" w:sz="0" w:space="0" w:color="auto"/>
          </w:divBdr>
        </w:div>
        <w:div w:id="1888375171">
          <w:marLeft w:val="0"/>
          <w:marRight w:val="0"/>
          <w:marTop w:val="0"/>
          <w:marBottom w:val="0"/>
          <w:divBdr>
            <w:top w:val="none" w:sz="0" w:space="0" w:color="auto"/>
            <w:left w:val="none" w:sz="0" w:space="0" w:color="auto"/>
            <w:bottom w:val="none" w:sz="0" w:space="0" w:color="auto"/>
            <w:right w:val="none" w:sz="0" w:space="0" w:color="auto"/>
          </w:divBdr>
        </w:div>
        <w:div w:id="603729266">
          <w:marLeft w:val="0"/>
          <w:marRight w:val="0"/>
          <w:marTop w:val="0"/>
          <w:marBottom w:val="0"/>
          <w:divBdr>
            <w:top w:val="none" w:sz="0" w:space="0" w:color="auto"/>
            <w:left w:val="none" w:sz="0" w:space="0" w:color="auto"/>
            <w:bottom w:val="none" w:sz="0" w:space="0" w:color="auto"/>
            <w:right w:val="none" w:sz="0" w:space="0" w:color="auto"/>
          </w:divBdr>
        </w:div>
        <w:div w:id="339703876">
          <w:marLeft w:val="0"/>
          <w:marRight w:val="0"/>
          <w:marTop w:val="0"/>
          <w:marBottom w:val="0"/>
          <w:divBdr>
            <w:top w:val="none" w:sz="0" w:space="0" w:color="auto"/>
            <w:left w:val="none" w:sz="0" w:space="0" w:color="auto"/>
            <w:bottom w:val="none" w:sz="0" w:space="0" w:color="auto"/>
            <w:right w:val="none" w:sz="0" w:space="0" w:color="auto"/>
          </w:divBdr>
        </w:div>
        <w:div w:id="1867450752">
          <w:marLeft w:val="0"/>
          <w:marRight w:val="0"/>
          <w:marTop w:val="0"/>
          <w:marBottom w:val="0"/>
          <w:divBdr>
            <w:top w:val="none" w:sz="0" w:space="0" w:color="auto"/>
            <w:left w:val="none" w:sz="0" w:space="0" w:color="auto"/>
            <w:bottom w:val="none" w:sz="0" w:space="0" w:color="auto"/>
            <w:right w:val="none" w:sz="0" w:space="0" w:color="auto"/>
          </w:divBdr>
        </w:div>
        <w:div w:id="260798382">
          <w:marLeft w:val="0"/>
          <w:marRight w:val="0"/>
          <w:marTop w:val="0"/>
          <w:marBottom w:val="0"/>
          <w:divBdr>
            <w:top w:val="none" w:sz="0" w:space="0" w:color="auto"/>
            <w:left w:val="none" w:sz="0" w:space="0" w:color="auto"/>
            <w:bottom w:val="none" w:sz="0" w:space="0" w:color="auto"/>
            <w:right w:val="none" w:sz="0" w:space="0" w:color="auto"/>
          </w:divBdr>
        </w:div>
        <w:div w:id="1932810568">
          <w:marLeft w:val="0"/>
          <w:marRight w:val="0"/>
          <w:marTop w:val="0"/>
          <w:marBottom w:val="0"/>
          <w:divBdr>
            <w:top w:val="none" w:sz="0" w:space="0" w:color="auto"/>
            <w:left w:val="none" w:sz="0" w:space="0" w:color="auto"/>
            <w:bottom w:val="none" w:sz="0" w:space="0" w:color="auto"/>
            <w:right w:val="none" w:sz="0" w:space="0" w:color="auto"/>
          </w:divBdr>
        </w:div>
        <w:div w:id="790050575">
          <w:marLeft w:val="0"/>
          <w:marRight w:val="0"/>
          <w:marTop w:val="0"/>
          <w:marBottom w:val="0"/>
          <w:divBdr>
            <w:top w:val="none" w:sz="0" w:space="0" w:color="auto"/>
            <w:left w:val="none" w:sz="0" w:space="0" w:color="auto"/>
            <w:bottom w:val="none" w:sz="0" w:space="0" w:color="auto"/>
            <w:right w:val="none" w:sz="0" w:space="0" w:color="auto"/>
          </w:divBdr>
        </w:div>
        <w:div w:id="1129663493">
          <w:marLeft w:val="0"/>
          <w:marRight w:val="0"/>
          <w:marTop w:val="0"/>
          <w:marBottom w:val="0"/>
          <w:divBdr>
            <w:top w:val="none" w:sz="0" w:space="0" w:color="auto"/>
            <w:left w:val="none" w:sz="0" w:space="0" w:color="auto"/>
            <w:bottom w:val="none" w:sz="0" w:space="0" w:color="auto"/>
            <w:right w:val="none" w:sz="0" w:space="0" w:color="auto"/>
          </w:divBdr>
        </w:div>
        <w:div w:id="109517068">
          <w:marLeft w:val="0"/>
          <w:marRight w:val="0"/>
          <w:marTop w:val="0"/>
          <w:marBottom w:val="0"/>
          <w:divBdr>
            <w:top w:val="none" w:sz="0" w:space="0" w:color="auto"/>
            <w:left w:val="none" w:sz="0" w:space="0" w:color="auto"/>
            <w:bottom w:val="none" w:sz="0" w:space="0" w:color="auto"/>
            <w:right w:val="none" w:sz="0" w:space="0" w:color="auto"/>
          </w:divBdr>
        </w:div>
        <w:div w:id="1704284448">
          <w:marLeft w:val="0"/>
          <w:marRight w:val="0"/>
          <w:marTop w:val="0"/>
          <w:marBottom w:val="0"/>
          <w:divBdr>
            <w:top w:val="none" w:sz="0" w:space="0" w:color="auto"/>
            <w:left w:val="none" w:sz="0" w:space="0" w:color="auto"/>
            <w:bottom w:val="none" w:sz="0" w:space="0" w:color="auto"/>
            <w:right w:val="none" w:sz="0" w:space="0" w:color="auto"/>
          </w:divBdr>
        </w:div>
        <w:div w:id="1485779647">
          <w:marLeft w:val="0"/>
          <w:marRight w:val="0"/>
          <w:marTop w:val="0"/>
          <w:marBottom w:val="0"/>
          <w:divBdr>
            <w:top w:val="none" w:sz="0" w:space="0" w:color="auto"/>
            <w:left w:val="none" w:sz="0" w:space="0" w:color="auto"/>
            <w:bottom w:val="none" w:sz="0" w:space="0" w:color="auto"/>
            <w:right w:val="none" w:sz="0" w:space="0" w:color="auto"/>
          </w:divBdr>
        </w:div>
        <w:div w:id="1447310078">
          <w:marLeft w:val="0"/>
          <w:marRight w:val="0"/>
          <w:marTop w:val="0"/>
          <w:marBottom w:val="0"/>
          <w:divBdr>
            <w:top w:val="none" w:sz="0" w:space="0" w:color="auto"/>
            <w:left w:val="none" w:sz="0" w:space="0" w:color="auto"/>
            <w:bottom w:val="none" w:sz="0" w:space="0" w:color="auto"/>
            <w:right w:val="none" w:sz="0" w:space="0" w:color="auto"/>
          </w:divBdr>
        </w:div>
        <w:div w:id="1539929043">
          <w:marLeft w:val="0"/>
          <w:marRight w:val="0"/>
          <w:marTop w:val="0"/>
          <w:marBottom w:val="0"/>
          <w:divBdr>
            <w:top w:val="none" w:sz="0" w:space="0" w:color="auto"/>
            <w:left w:val="none" w:sz="0" w:space="0" w:color="auto"/>
            <w:bottom w:val="none" w:sz="0" w:space="0" w:color="auto"/>
            <w:right w:val="none" w:sz="0" w:space="0" w:color="auto"/>
          </w:divBdr>
        </w:div>
        <w:div w:id="103885152">
          <w:marLeft w:val="0"/>
          <w:marRight w:val="0"/>
          <w:marTop w:val="0"/>
          <w:marBottom w:val="0"/>
          <w:divBdr>
            <w:top w:val="none" w:sz="0" w:space="0" w:color="auto"/>
            <w:left w:val="none" w:sz="0" w:space="0" w:color="auto"/>
            <w:bottom w:val="none" w:sz="0" w:space="0" w:color="auto"/>
            <w:right w:val="none" w:sz="0" w:space="0" w:color="auto"/>
          </w:divBdr>
        </w:div>
        <w:div w:id="1792362280">
          <w:marLeft w:val="0"/>
          <w:marRight w:val="0"/>
          <w:marTop w:val="0"/>
          <w:marBottom w:val="0"/>
          <w:divBdr>
            <w:top w:val="none" w:sz="0" w:space="0" w:color="auto"/>
            <w:left w:val="none" w:sz="0" w:space="0" w:color="auto"/>
            <w:bottom w:val="none" w:sz="0" w:space="0" w:color="auto"/>
            <w:right w:val="none" w:sz="0" w:space="0" w:color="auto"/>
          </w:divBdr>
        </w:div>
        <w:div w:id="2010012140">
          <w:marLeft w:val="0"/>
          <w:marRight w:val="0"/>
          <w:marTop w:val="0"/>
          <w:marBottom w:val="0"/>
          <w:divBdr>
            <w:top w:val="none" w:sz="0" w:space="0" w:color="auto"/>
            <w:left w:val="none" w:sz="0" w:space="0" w:color="auto"/>
            <w:bottom w:val="none" w:sz="0" w:space="0" w:color="auto"/>
            <w:right w:val="none" w:sz="0" w:space="0" w:color="auto"/>
          </w:divBdr>
        </w:div>
        <w:div w:id="1352410763">
          <w:marLeft w:val="0"/>
          <w:marRight w:val="0"/>
          <w:marTop w:val="0"/>
          <w:marBottom w:val="0"/>
          <w:divBdr>
            <w:top w:val="none" w:sz="0" w:space="0" w:color="auto"/>
            <w:left w:val="none" w:sz="0" w:space="0" w:color="auto"/>
            <w:bottom w:val="none" w:sz="0" w:space="0" w:color="auto"/>
            <w:right w:val="none" w:sz="0" w:space="0" w:color="auto"/>
          </w:divBdr>
        </w:div>
        <w:div w:id="1040012705">
          <w:marLeft w:val="0"/>
          <w:marRight w:val="0"/>
          <w:marTop w:val="0"/>
          <w:marBottom w:val="0"/>
          <w:divBdr>
            <w:top w:val="none" w:sz="0" w:space="0" w:color="auto"/>
            <w:left w:val="none" w:sz="0" w:space="0" w:color="auto"/>
            <w:bottom w:val="none" w:sz="0" w:space="0" w:color="auto"/>
            <w:right w:val="none" w:sz="0" w:space="0" w:color="auto"/>
          </w:divBdr>
        </w:div>
        <w:div w:id="504980482">
          <w:marLeft w:val="0"/>
          <w:marRight w:val="0"/>
          <w:marTop w:val="0"/>
          <w:marBottom w:val="0"/>
          <w:divBdr>
            <w:top w:val="none" w:sz="0" w:space="0" w:color="auto"/>
            <w:left w:val="none" w:sz="0" w:space="0" w:color="auto"/>
            <w:bottom w:val="none" w:sz="0" w:space="0" w:color="auto"/>
            <w:right w:val="none" w:sz="0" w:space="0" w:color="auto"/>
          </w:divBdr>
        </w:div>
      </w:divsChild>
    </w:div>
    <w:div w:id="1213083310">
      <w:bodyDiv w:val="1"/>
      <w:marLeft w:val="0"/>
      <w:marRight w:val="0"/>
      <w:marTop w:val="0"/>
      <w:marBottom w:val="0"/>
      <w:divBdr>
        <w:top w:val="none" w:sz="0" w:space="0" w:color="auto"/>
        <w:left w:val="none" w:sz="0" w:space="0" w:color="auto"/>
        <w:bottom w:val="none" w:sz="0" w:space="0" w:color="auto"/>
        <w:right w:val="none" w:sz="0" w:space="0" w:color="auto"/>
      </w:divBdr>
    </w:div>
    <w:div w:id="1213542323">
      <w:bodyDiv w:val="1"/>
      <w:marLeft w:val="0"/>
      <w:marRight w:val="0"/>
      <w:marTop w:val="0"/>
      <w:marBottom w:val="0"/>
      <w:divBdr>
        <w:top w:val="none" w:sz="0" w:space="0" w:color="auto"/>
        <w:left w:val="none" w:sz="0" w:space="0" w:color="auto"/>
        <w:bottom w:val="none" w:sz="0" w:space="0" w:color="auto"/>
        <w:right w:val="none" w:sz="0" w:space="0" w:color="auto"/>
      </w:divBdr>
    </w:div>
    <w:div w:id="1214125079">
      <w:bodyDiv w:val="1"/>
      <w:marLeft w:val="0"/>
      <w:marRight w:val="0"/>
      <w:marTop w:val="0"/>
      <w:marBottom w:val="0"/>
      <w:divBdr>
        <w:top w:val="none" w:sz="0" w:space="0" w:color="auto"/>
        <w:left w:val="none" w:sz="0" w:space="0" w:color="auto"/>
        <w:bottom w:val="none" w:sz="0" w:space="0" w:color="auto"/>
        <w:right w:val="none" w:sz="0" w:space="0" w:color="auto"/>
      </w:divBdr>
    </w:div>
    <w:div w:id="1214318464">
      <w:bodyDiv w:val="1"/>
      <w:marLeft w:val="0"/>
      <w:marRight w:val="0"/>
      <w:marTop w:val="0"/>
      <w:marBottom w:val="0"/>
      <w:divBdr>
        <w:top w:val="none" w:sz="0" w:space="0" w:color="auto"/>
        <w:left w:val="none" w:sz="0" w:space="0" w:color="auto"/>
        <w:bottom w:val="none" w:sz="0" w:space="0" w:color="auto"/>
        <w:right w:val="none" w:sz="0" w:space="0" w:color="auto"/>
      </w:divBdr>
    </w:div>
    <w:div w:id="1214460816">
      <w:bodyDiv w:val="1"/>
      <w:marLeft w:val="0"/>
      <w:marRight w:val="0"/>
      <w:marTop w:val="0"/>
      <w:marBottom w:val="0"/>
      <w:divBdr>
        <w:top w:val="none" w:sz="0" w:space="0" w:color="auto"/>
        <w:left w:val="none" w:sz="0" w:space="0" w:color="auto"/>
        <w:bottom w:val="none" w:sz="0" w:space="0" w:color="auto"/>
        <w:right w:val="none" w:sz="0" w:space="0" w:color="auto"/>
      </w:divBdr>
    </w:div>
    <w:div w:id="1214540138">
      <w:bodyDiv w:val="1"/>
      <w:marLeft w:val="0"/>
      <w:marRight w:val="0"/>
      <w:marTop w:val="0"/>
      <w:marBottom w:val="0"/>
      <w:divBdr>
        <w:top w:val="none" w:sz="0" w:space="0" w:color="auto"/>
        <w:left w:val="none" w:sz="0" w:space="0" w:color="auto"/>
        <w:bottom w:val="none" w:sz="0" w:space="0" w:color="auto"/>
        <w:right w:val="none" w:sz="0" w:space="0" w:color="auto"/>
      </w:divBdr>
    </w:div>
    <w:div w:id="1214659040">
      <w:bodyDiv w:val="1"/>
      <w:marLeft w:val="0"/>
      <w:marRight w:val="0"/>
      <w:marTop w:val="0"/>
      <w:marBottom w:val="0"/>
      <w:divBdr>
        <w:top w:val="none" w:sz="0" w:space="0" w:color="auto"/>
        <w:left w:val="none" w:sz="0" w:space="0" w:color="auto"/>
        <w:bottom w:val="none" w:sz="0" w:space="0" w:color="auto"/>
        <w:right w:val="none" w:sz="0" w:space="0" w:color="auto"/>
      </w:divBdr>
    </w:div>
    <w:div w:id="1215237163">
      <w:bodyDiv w:val="1"/>
      <w:marLeft w:val="0"/>
      <w:marRight w:val="0"/>
      <w:marTop w:val="0"/>
      <w:marBottom w:val="0"/>
      <w:divBdr>
        <w:top w:val="none" w:sz="0" w:space="0" w:color="auto"/>
        <w:left w:val="none" w:sz="0" w:space="0" w:color="auto"/>
        <w:bottom w:val="none" w:sz="0" w:space="0" w:color="auto"/>
        <w:right w:val="none" w:sz="0" w:space="0" w:color="auto"/>
      </w:divBdr>
    </w:div>
    <w:div w:id="1215968923">
      <w:bodyDiv w:val="1"/>
      <w:marLeft w:val="0"/>
      <w:marRight w:val="0"/>
      <w:marTop w:val="0"/>
      <w:marBottom w:val="0"/>
      <w:divBdr>
        <w:top w:val="none" w:sz="0" w:space="0" w:color="auto"/>
        <w:left w:val="none" w:sz="0" w:space="0" w:color="auto"/>
        <w:bottom w:val="none" w:sz="0" w:space="0" w:color="auto"/>
        <w:right w:val="none" w:sz="0" w:space="0" w:color="auto"/>
      </w:divBdr>
    </w:div>
    <w:div w:id="1216237936">
      <w:bodyDiv w:val="1"/>
      <w:marLeft w:val="0"/>
      <w:marRight w:val="0"/>
      <w:marTop w:val="0"/>
      <w:marBottom w:val="0"/>
      <w:divBdr>
        <w:top w:val="none" w:sz="0" w:space="0" w:color="auto"/>
        <w:left w:val="none" w:sz="0" w:space="0" w:color="auto"/>
        <w:bottom w:val="none" w:sz="0" w:space="0" w:color="auto"/>
        <w:right w:val="none" w:sz="0" w:space="0" w:color="auto"/>
      </w:divBdr>
    </w:div>
    <w:div w:id="1216815080">
      <w:bodyDiv w:val="1"/>
      <w:marLeft w:val="0"/>
      <w:marRight w:val="0"/>
      <w:marTop w:val="0"/>
      <w:marBottom w:val="0"/>
      <w:divBdr>
        <w:top w:val="none" w:sz="0" w:space="0" w:color="auto"/>
        <w:left w:val="none" w:sz="0" w:space="0" w:color="auto"/>
        <w:bottom w:val="none" w:sz="0" w:space="0" w:color="auto"/>
        <w:right w:val="none" w:sz="0" w:space="0" w:color="auto"/>
      </w:divBdr>
    </w:div>
    <w:div w:id="1217425274">
      <w:bodyDiv w:val="1"/>
      <w:marLeft w:val="0"/>
      <w:marRight w:val="0"/>
      <w:marTop w:val="0"/>
      <w:marBottom w:val="0"/>
      <w:divBdr>
        <w:top w:val="none" w:sz="0" w:space="0" w:color="auto"/>
        <w:left w:val="none" w:sz="0" w:space="0" w:color="auto"/>
        <w:bottom w:val="none" w:sz="0" w:space="0" w:color="auto"/>
        <w:right w:val="none" w:sz="0" w:space="0" w:color="auto"/>
      </w:divBdr>
    </w:div>
    <w:div w:id="1218474956">
      <w:bodyDiv w:val="1"/>
      <w:marLeft w:val="0"/>
      <w:marRight w:val="0"/>
      <w:marTop w:val="0"/>
      <w:marBottom w:val="0"/>
      <w:divBdr>
        <w:top w:val="none" w:sz="0" w:space="0" w:color="auto"/>
        <w:left w:val="none" w:sz="0" w:space="0" w:color="auto"/>
        <w:bottom w:val="none" w:sz="0" w:space="0" w:color="auto"/>
        <w:right w:val="none" w:sz="0" w:space="0" w:color="auto"/>
      </w:divBdr>
    </w:div>
    <w:div w:id="1218778096">
      <w:bodyDiv w:val="1"/>
      <w:marLeft w:val="0"/>
      <w:marRight w:val="0"/>
      <w:marTop w:val="0"/>
      <w:marBottom w:val="0"/>
      <w:divBdr>
        <w:top w:val="none" w:sz="0" w:space="0" w:color="auto"/>
        <w:left w:val="none" w:sz="0" w:space="0" w:color="auto"/>
        <w:bottom w:val="none" w:sz="0" w:space="0" w:color="auto"/>
        <w:right w:val="none" w:sz="0" w:space="0" w:color="auto"/>
      </w:divBdr>
      <w:divsChild>
        <w:div w:id="967005474">
          <w:marLeft w:val="0"/>
          <w:marRight w:val="0"/>
          <w:marTop w:val="0"/>
          <w:marBottom w:val="0"/>
          <w:divBdr>
            <w:top w:val="none" w:sz="0" w:space="0" w:color="auto"/>
            <w:left w:val="none" w:sz="0" w:space="0" w:color="auto"/>
            <w:bottom w:val="none" w:sz="0" w:space="0" w:color="auto"/>
            <w:right w:val="none" w:sz="0" w:space="0" w:color="auto"/>
          </w:divBdr>
        </w:div>
        <w:div w:id="345594851">
          <w:marLeft w:val="0"/>
          <w:marRight w:val="0"/>
          <w:marTop w:val="0"/>
          <w:marBottom w:val="0"/>
          <w:divBdr>
            <w:top w:val="none" w:sz="0" w:space="0" w:color="auto"/>
            <w:left w:val="none" w:sz="0" w:space="0" w:color="auto"/>
            <w:bottom w:val="none" w:sz="0" w:space="0" w:color="auto"/>
            <w:right w:val="none" w:sz="0" w:space="0" w:color="auto"/>
          </w:divBdr>
        </w:div>
        <w:div w:id="1022827942">
          <w:marLeft w:val="0"/>
          <w:marRight w:val="0"/>
          <w:marTop w:val="0"/>
          <w:marBottom w:val="0"/>
          <w:divBdr>
            <w:top w:val="none" w:sz="0" w:space="0" w:color="auto"/>
            <w:left w:val="none" w:sz="0" w:space="0" w:color="auto"/>
            <w:bottom w:val="none" w:sz="0" w:space="0" w:color="auto"/>
            <w:right w:val="none" w:sz="0" w:space="0" w:color="auto"/>
          </w:divBdr>
        </w:div>
        <w:div w:id="1813592411">
          <w:marLeft w:val="0"/>
          <w:marRight w:val="0"/>
          <w:marTop w:val="0"/>
          <w:marBottom w:val="0"/>
          <w:divBdr>
            <w:top w:val="none" w:sz="0" w:space="0" w:color="auto"/>
            <w:left w:val="none" w:sz="0" w:space="0" w:color="auto"/>
            <w:bottom w:val="none" w:sz="0" w:space="0" w:color="auto"/>
            <w:right w:val="none" w:sz="0" w:space="0" w:color="auto"/>
          </w:divBdr>
        </w:div>
        <w:div w:id="1743915726">
          <w:marLeft w:val="0"/>
          <w:marRight w:val="0"/>
          <w:marTop w:val="0"/>
          <w:marBottom w:val="0"/>
          <w:divBdr>
            <w:top w:val="none" w:sz="0" w:space="0" w:color="auto"/>
            <w:left w:val="none" w:sz="0" w:space="0" w:color="auto"/>
            <w:bottom w:val="none" w:sz="0" w:space="0" w:color="auto"/>
            <w:right w:val="none" w:sz="0" w:space="0" w:color="auto"/>
          </w:divBdr>
        </w:div>
        <w:div w:id="204215485">
          <w:marLeft w:val="0"/>
          <w:marRight w:val="0"/>
          <w:marTop w:val="0"/>
          <w:marBottom w:val="0"/>
          <w:divBdr>
            <w:top w:val="none" w:sz="0" w:space="0" w:color="auto"/>
            <w:left w:val="none" w:sz="0" w:space="0" w:color="auto"/>
            <w:bottom w:val="none" w:sz="0" w:space="0" w:color="auto"/>
            <w:right w:val="none" w:sz="0" w:space="0" w:color="auto"/>
          </w:divBdr>
        </w:div>
        <w:div w:id="695959109">
          <w:marLeft w:val="0"/>
          <w:marRight w:val="0"/>
          <w:marTop w:val="0"/>
          <w:marBottom w:val="0"/>
          <w:divBdr>
            <w:top w:val="none" w:sz="0" w:space="0" w:color="auto"/>
            <w:left w:val="none" w:sz="0" w:space="0" w:color="auto"/>
            <w:bottom w:val="none" w:sz="0" w:space="0" w:color="auto"/>
            <w:right w:val="none" w:sz="0" w:space="0" w:color="auto"/>
          </w:divBdr>
        </w:div>
        <w:div w:id="996810409">
          <w:marLeft w:val="0"/>
          <w:marRight w:val="0"/>
          <w:marTop w:val="0"/>
          <w:marBottom w:val="0"/>
          <w:divBdr>
            <w:top w:val="none" w:sz="0" w:space="0" w:color="auto"/>
            <w:left w:val="none" w:sz="0" w:space="0" w:color="auto"/>
            <w:bottom w:val="none" w:sz="0" w:space="0" w:color="auto"/>
            <w:right w:val="none" w:sz="0" w:space="0" w:color="auto"/>
          </w:divBdr>
        </w:div>
        <w:div w:id="1332444223">
          <w:marLeft w:val="0"/>
          <w:marRight w:val="0"/>
          <w:marTop w:val="0"/>
          <w:marBottom w:val="0"/>
          <w:divBdr>
            <w:top w:val="none" w:sz="0" w:space="0" w:color="auto"/>
            <w:left w:val="none" w:sz="0" w:space="0" w:color="auto"/>
            <w:bottom w:val="none" w:sz="0" w:space="0" w:color="auto"/>
            <w:right w:val="none" w:sz="0" w:space="0" w:color="auto"/>
          </w:divBdr>
        </w:div>
        <w:div w:id="829253403">
          <w:marLeft w:val="0"/>
          <w:marRight w:val="0"/>
          <w:marTop w:val="0"/>
          <w:marBottom w:val="0"/>
          <w:divBdr>
            <w:top w:val="none" w:sz="0" w:space="0" w:color="auto"/>
            <w:left w:val="none" w:sz="0" w:space="0" w:color="auto"/>
            <w:bottom w:val="none" w:sz="0" w:space="0" w:color="auto"/>
            <w:right w:val="none" w:sz="0" w:space="0" w:color="auto"/>
          </w:divBdr>
        </w:div>
        <w:div w:id="784664934">
          <w:marLeft w:val="0"/>
          <w:marRight w:val="0"/>
          <w:marTop w:val="0"/>
          <w:marBottom w:val="0"/>
          <w:divBdr>
            <w:top w:val="none" w:sz="0" w:space="0" w:color="auto"/>
            <w:left w:val="none" w:sz="0" w:space="0" w:color="auto"/>
            <w:bottom w:val="none" w:sz="0" w:space="0" w:color="auto"/>
            <w:right w:val="none" w:sz="0" w:space="0" w:color="auto"/>
          </w:divBdr>
        </w:div>
        <w:div w:id="600721994">
          <w:marLeft w:val="0"/>
          <w:marRight w:val="0"/>
          <w:marTop w:val="0"/>
          <w:marBottom w:val="0"/>
          <w:divBdr>
            <w:top w:val="none" w:sz="0" w:space="0" w:color="auto"/>
            <w:left w:val="none" w:sz="0" w:space="0" w:color="auto"/>
            <w:bottom w:val="none" w:sz="0" w:space="0" w:color="auto"/>
            <w:right w:val="none" w:sz="0" w:space="0" w:color="auto"/>
          </w:divBdr>
        </w:div>
        <w:div w:id="347683821">
          <w:marLeft w:val="0"/>
          <w:marRight w:val="0"/>
          <w:marTop w:val="0"/>
          <w:marBottom w:val="0"/>
          <w:divBdr>
            <w:top w:val="none" w:sz="0" w:space="0" w:color="auto"/>
            <w:left w:val="none" w:sz="0" w:space="0" w:color="auto"/>
            <w:bottom w:val="none" w:sz="0" w:space="0" w:color="auto"/>
            <w:right w:val="none" w:sz="0" w:space="0" w:color="auto"/>
          </w:divBdr>
        </w:div>
        <w:div w:id="2051494351">
          <w:marLeft w:val="0"/>
          <w:marRight w:val="0"/>
          <w:marTop w:val="0"/>
          <w:marBottom w:val="0"/>
          <w:divBdr>
            <w:top w:val="none" w:sz="0" w:space="0" w:color="auto"/>
            <w:left w:val="none" w:sz="0" w:space="0" w:color="auto"/>
            <w:bottom w:val="none" w:sz="0" w:space="0" w:color="auto"/>
            <w:right w:val="none" w:sz="0" w:space="0" w:color="auto"/>
          </w:divBdr>
        </w:div>
        <w:div w:id="31342701">
          <w:marLeft w:val="0"/>
          <w:marRight w:val="0"/>
          <w:marTop w:val="0"/>
          <w:marBottom w:val="0"/>
          <w:divBdr>
            <w:top w:val="none" w:sz="0" w:space="0" w:color="auto"/>
            <w:left w:val="none" w:sz="0" w:space="0" w:color="auto"/>
            <w:bottom w:val="none" w:sz="0" w:space="0" w:color="auto"/>
            <w:right w:val="none" w:sz="0" w:space="0" w:color="auto"/>
          </w:divBdr>
        </w:div>
        <w:div w:id="1135028722">
          <w:marLeft w:val="0"/>
          <w:marRight w:val="0"/>
          <w:marTop w:val="0"/>
          <w:marBottom w:val="0"/>
          <w:divBdr>
            <w:top w:val="none" w:sz="0" w:space="0" w:color="auto"/>
            <w:left w:val="none" w:sz="0" w:space="0" w:color="auto"/>
            <w:bottom w:val="none" w:sz="0" w:space="0" w:color="auto"/>
            <w:right w:val="none" w:sz="0" w:space="0" w:color="auto"/>
          </w:divBdr>
        </w:div>
        <w:div w:id="992753103">
          <w:marLeft w:val="0"/>
          <w:marRight w:val="0"/>
          <w:marTop w:val="0"/>
          <w:marBottom w:val="0"/>
          <w:divBdr>
            <w:top w:val="none" w:sz="0" w:space="0" w:color="auto"/>
            <w:left w:val="none" w:sz="0" w:space="0" w:color="auto"/>
            <w:bottom w:val="none" w:sz="0" w:space="0" w:color="auto"/>
            <w:right w:val="none" w:sz="0" w:space="0" w:color="auto"/>
          </w:divBdr>
        </w:div>
        <w:div w:id="1672492464">
          <w:marLeft w:val="0"/>
          <w:marRight w:val="0"/>
          <w:marTop w:val="0"/>
          <w:marBottom w:val="0"/>
          <w:divBdr>
            <w:top w:val="none" w:sz="0" w:space="0" w:color="auto"/>
            <w:left w:val="none" w:sz="0" w:space="0" w:color="auto"/>
            <w:bottom w:val="none" w:sz="0" w:space="0" w:color="auto"/>
            <w:right w:val="none" w:sz="0" w:space="0" w:color="auto"/>
          </w:divBdr>
        </w:div>
        <w:div w:id="633826611">
          <w:marLeft w:val="0"/>
          <w:marRight w:val="0"/>
          <w:marTop w:val="0"/>
          <w:marBottom w:val="0"/>
          <w:divBdr>
            <w:top w:val="none" w:sz="0" w:space="0" w:color="auto"/>
            <w:left w:val="none" w:sz="0" w:space="0" w:color="auto"/>
            <w:bottom w:val="none" w:sz="0" w:space="0" w:color="auto"/>
            <w:right w:val="none" w:sz="0" w:space="0" w:color="auto"/>
          </w:divBdr>
        </w:div>
        <w:div w:id="1858541874">
          <w:marLeft w:val="0"/>
          <w:marRight w:val="0"/>
          <w:marTop w:val="0"/>
          <w:marBottom w:val="0"/>
          <w:divBdr>
            <w:top w:val="none" w:sz="0" w:space="0" w:color="auto"/>
            <w:left w:val="none" w:sz="0" w:space="0" w:color="auto"/>
            <w:bottom w:val="none" w:sz="0" w:space="0" w:color="auto"/>
            <w:right w:val="none" w:sz="0" w:space="0" w:color="auto"/>
          </w:divBdr>
        </w:div>
        <w:div w:id="603926298">
          <w:marLeft w:val="0"/>
          <w:marRight w:val="0"/>
          <w:marTop w:val="0"/>
          <w:marBottom w:val="0"/>
          <w:divBdr>
            <w:top w:val="none" w:sz="0" w:space="0" w:color="auto"/>
            <w:left w:val="none" w:sz="0" w:space="0" w:color="auto"/>
            <w:bottom w:val="none" w:sz="0" w:space="0" w:color="auto"/>
            <w:right w:val="none" w:sz="0" w:space="0" w:color="auto"/>
          </w:divBdr>
        </w:div>
        <w:div w:id="383913982">
          <w:marLeft w:val="0"/>
          <w:marRight w:val="0"/>
          <w:marTop w:val="0"/>
          <w:marBottom w:val="0"/>
          <w:divBdr>
            <w:top w:val="none" w:sz="0" w:space="0" w:color="auto"/>
            <w:left w:val="none" w:sz="0" w:space="0" w:color="auto"/>
            <w:bottom w:val="none" w:sz="0" w:space="0" w:color="auto"/>
            <w:right w:val="none" w:sz="0" w:space="0" w:color="auto"/>
          </w:divBdr>
        </w:div>
        <w:div w:id="384763225">
          <w:marLeft w:val="0"/>
          <w:marRight w:val="0"/>
          <w:marTop w:val="0"/>
          <w:marBottom w:val="0"/>
          <w:divBdr>
            <w:top w:val="none" w:sz="0" w:space="0" w:color="auto"/>
            <w:left w:val="none" w:sz="0" w:space="0" w:color="auto"/>
            <w:bottom w:val="none" w:sz="0" w:space="0" w:color="auto"/>
            <w:right w:val="none" w:sz="0" w:space="0" w:color="auto"/>
          </w:divBdr>
        </w:div>
        <w:div w:id="766193854">
          <w:marLeft w:val="0"/>
          <w:marRight w:val="0"/>
          <w:marTop w:val="0"/>
          <w:marBottom w:val="0"/>
          <w:divBdr>
            <w:top w:val="none" w:sz="0" w:space="0" w:color="auto"/>
            <w:left w:val="none" w:sz="0" w:space="0" w:color="auto"/>
            <w:bottom w:val="none" w:sz="0" w:space="0" w:color="auto"/>
            <w:right w:val="none" w:sz="0" w:space="0" w:color="auto"/>
          </w:divBdr>
        </w:div>
        <w:div w:id="1913734582">
          <w:marLeft w:val="0"/>
          <w:marRight w:val="0"/>
          <w:marTop w:val="0"/>
          <w:marBottom w:val="0"/>
          <w:divBdr>
            <w:top w:val="none" w:sz="0" w:space="0" w:color="auto"/>
            <w:left w:val="none" w:sz="0" w:space="0" w:color="auto"/>
            <w:bottom w:val="none" w:sz="0" w:space="0" w:color="auto"/>
            <w:right w:val="none" w:sz="0" w:space="0" w:color="auto"/>
          </w:divBdr>
        </w:div>
        <w:div w:id="1973248219">
          <w:marLeft w:val="0"/>
          <w:marRight w:val="0"/>
          <w:marTop w:val="0"/>
          <w:marBottom w:val="0"/>
          <w:divBdr>
            <w:top w:val="none" w:sz="0" w:space="0" w:color="auto"/>
            <w:left w:val="none" w:sz="0" w:space="0" w:color="auto"/>
            <w:bottom w:val="none" w:sz="0" w:space="0" w:color="auto"/>
            <w:right w:val="none" w:sz="0" w:space="0" w:color="auto"/>
          </w:divBdr>
        </w:div>
        <w:div w:id="1289051760">
          <w:marLeft w:val="0"/>
          <w:marRight w:val="0"/>
          <w:marTop w:val="0"/>
          <w:marBottom w:val="0"/>
          <w:divBdr>
            <w:top w:val="none" w:sz="0" w:space="0" w:color="auto"/>
            <w:left w:val="none" w:sz="0" w:space="0" w:color="auto"/>
            <w:bottom w:val="none" w:sz="0" w:space="0" w:color="auto"/>
            <w:right w:val="none" w:sz="0" w:space="0" w:color="auto"/>
          </w:divBdr>
        </w:div>
        <w:div w:id="505288252">
          <w:marLeft w:val="0"/>
          <w:marRight w:val="0"/>
          <w:marTop w:val="0"/>
          <w:marBottom w:val="0"/>
          <w:divBdr>
            <w:top w:val="none" w:sz="0" w:space="0" w:color="auto"/>
            <w:left w:val="none" w:sz="0" w:space="0" w:color="auto"/>
            <w:bottom w:val="none" w:sz="0" w:space="0" w:color="auto"/>
            <w:right w:val="none" w:sz="0" w:space="0" w:color="auto"/>
          </w:divBdr>
        </w:div>
        <w:div w:id="282077212">
          <w:marLeft w:val="0"/>
          <w:marRight w:val="0"/>
          <w:marTop w:val="0"/>
          <w:marBottom w:val="0"/>
          <w:divBdr>
            <w:top w:val="none" w:sz="0" w:space="0" w:color="auto"/>
            <w:left w:val="none" w:sz="0" w:space="0" w:color="auto"/>
            <w:bottom w:val="none" w:sz="0" w:space="0" w:color="auto"/>
            <w:right w:val="none" w:sz="0" w:space="0" w:color="auto"/>
          </w:divBdr>
        </w:div>
        <w:div w:id="1422334120">
          <w:marLeft w:val="0"/>
          <w:marRight w:val="0"/>
          <w:marTop w:val="0"/>
          <w:marBottom w:val="0"/>
          <w:divBdr>
            <w:top w:val="none" w:sz="0" w:space="0" w:color="auto"/>
            <w:left w:val="none" w:sz="0" w:space="0" w:color="auto"/>
            <w:bottom w:val="none" w:sz="0" w:space="0" w:color="auto"/>
            <w:right w:val="none" w:sz="0" w:space="0" w:color="auto"/>
          </w:divBdr>
        </w:div>
        <w:div w:id="2057194742">
          <w:marLeft w:val="0"/>
          <w:marRight w:val="0"/>
          <w:marTop w:val="0"/>
          <w:marBottom w:val="0"/>
          <w:divBdr>
            <w:top w:val="none" w:sz="0" w:space="0" w:color="auto"/>
            <w:left w:val="none" w:sz="0" w:space="0" w:color="auto"/>
            <w:bottom w:val="none" w:sz="0" w:space="0" w:color="auto"/>
            <w:right w:val="none" w:sz="0" w:space="0" w:color="auto"/>
          </w:divBdr>
        </w:div>
        <w:div w:id="347560472">
          <w:marLeft w:val="0"/>
          <w:marRight w:val="0"/>
          <w:marTop w:val="0"/>
          <w:marBottom w:val="0"/>
          <w:divBdr>
            <w:top w:val="none" w:sz="0" w:space="0" w:color="auto"/>
            <w:left w:val="none" w:sz="0" w:space="0" w:color="auto"/>
            <w:bottom w:val="none" w:sz="0" w:space="0" w:color="auto"/>
            <w:right w:val="none" w:sz="0" w:space="0" w:color="auto"/>
          </w:divBdr>
        </w:div>
        <w:div w:id="1888838132">
          <w:marLeft w:val="0"/>
          <w:marRight w:val="0"/>
          <w:marTop w:val="0"/>
          <w:marBottom w:val="0"/>
          <w:divBdr>
            <w:top w:val="none" w:sz="0" w:space="0" w:color="auto"/>
            <w:left w:val="none" w:sz="0" w:space="0" w:color="auto"/>
            <w:bottom w:val="none" w:sz="0" w:space="0" w:color="auto"/>
            <w:right w:val="none" w:sz="0" w:space="0" w:color="auto"/>
          </w:divBdr>
        </w:div>
        <w:div w:id="1951744251">
          <w:marLeft w:val="0"/>
          <w:marRight w:val="0"/>
          <w:marTop w:val="0"/>
          <w:marBottom w:val="0"/>
          <w:divBdr>
            <w:top w:val="none" w:sz="0" w:space="0" w:color="auto"/>
            <w:left w:val="none" w:sz="0" w:space="0" w:color="auto"/>
            <w:bottom w:val="none" w:sz="0" w:space="0" w:color="auto"/>
            <w:right w:val="none" w:sz="0" w:space="0" w:color="auto"/>
          </w:divBdr>
        </w:div>
        <w:div w:id="2042976448">
          <w:marLeft w:val="0"/>
          <w:marRight w:val="0"/>
          <w:marTop w:val="0"/>
          <w:marBottom w:val="0"/>
          <w:divBdr>
            <w:top w:val="none" w:sz="0" w:space="0" w:color="auto"/>
            <w:left w:val="none" w:sz="0" w:space="0" w:color="auto"/>
            <w:bottom w:val="none" w:sz="0" w:space="0" w:color="auto"/>
            <w:right w:val="none" w:sz="0" w:space="0" w:color="auto"/>
          </w:divBdr>
        </w:div>
        <w:div w:id="1345862717">
          <w:marLeft w:val="0"/>
          <w:marRight w:val="0"/>
          <w:marTop w:val="0"/>
          <w:marBottom w:val="0"/>
          <w:divBdr>
            <w:top w:val="none" w:sz="0" w:space="0" w:color="auto"/>
            <w:left w:val="none" w:sz="0" w:space="0" w:color="auto"/>
            <w:bottom w:val="none" w:sz="0" w:space="0" w:color="auto"/>
            <w:right w:val="none" w:sz="0" w:space="0" w:color="auto"/>
          </w:divBdr>
        </w:div>
        <w:div w:id="2082633870">
          <w:marLeft w:val="0"/>
          <w:marRight w:val="0"/>
          <w:marTop w:val="0"/>
          <w:marBottom w:val="0"/>
          <w:divBdr>
            <w:top w:val="none" w:sz="0" w:space="0" w:color="auto"/>
            <w:left w:val="none" w:sz="0" w:space="0" w:color="auto"/>
            <w:bottom w:val="none" w:sz="0" w:space="0" w:color="auto"/>
            <w:right w:val="none" w:sz="0" w:space="0" w:color="auto"/>
          </w:divBdr>
        </w:div>
        <w:div w:id="2143307210">
          <w:marLeft w:val="0"/>
          <w:marRight w:val="0"/>
          <w:marTop w:val="0"/>
          <w:marBottom w:val="0"/>
          <w:divBdr>
            <w:top w:val="none" w:sz="0" w:space="0" w:color="auto"/>
            <w:left w:val="none" w:sz="0" w:space="0" w:color="auto"/>
            <w:bottom w:val="none" w:sz="0" w:space="0" w:color="auto"/>
            <w:right w:val="none" w:sz="0" w:space="0" w:color="auto"/>
          </w:divBdr>
        </w:div>
        <w:div w:id="1784886244">
          <w:marLeft w:val="0"/>
          <w:marRight w:val="0"/>
          <w:marTop w:val="0"/>
          <w:marBottom w:val="0"/>
          <w:divBdr>
            <w:top w:val="none" w:sz="0" w:space="0" w:color="auto"/>
            <w:left w:val="none" w:sz="0" w:space="0" w:color="auto"/>
            <w:bottom w:val="none" w:sz="0" w:space="0" w:color="auto"/>
            <w:right w:val="none" w:sz="0" w:space="0" w:color="auto"/>
          </w:divBdr>
        </w:div>
      </w:divsChild>
    </w:div>
    <w:div w:id="1219131236">
      <w:bodyDiv w:val="1"/>
      <w:marLeft w:val="0"/>
      <w:marRight w:val="0"/>
      <w:marTop w:val="0"/>
      <w:marBottom w:val="0"/>
      <w:divBdr>
        <w:top w:val="none" w:sz="0" w:space="0" w:color="auto"/>
        <w:left w:val="none" w:sz="0" w:space="0" w:color="auto"/>
        <w:bottom w:val="none" w:sz="0" w:space="0" w:color="auto"/>
        <w:right w:val="none" w:sz="0" w:space="0" w:color="auto"/>
      </w:divBdr>
      <w:divsChild>
        <w:div w:id="1748763545">
          <w:marLeft w:val="0"/>
          <w:marRight w:val="0"/>
          <w:marTop w:val="0"/>
          <w:marBottom w:val="0"/>
          <w:divBdr>
            <w:top w:val="none" w:sz="0" w:space="0" w:color="auto"/>
            <w:left w:val="none" w:sz="0" w:space="0" w:color="auto"/>
            <w:bottom w:val="none" w:sz="0" w:space="0" w:color="auto"/>
            <w:right w:val="none" w:sz="0" w:space="0" w:color="auto"/>
          </w:divBdr>
        </w:div>
        <w:div w:id="403721218">
          <w:marLeft w:val="0"/>
          <w:marRight w:val="0"/>
          <w:marTop w:val="0"/>
          <w:marBottom w:val="0"/>
          <w:divBdr>
            <w:top w:val="none" w:sz="0" w:space="0" w:color="auto"/>
            <w:left w:val="none" w:sz="0" w:space="0" w:color="auto"/>
            <w:bottom w:val="none" w:sz="0" w:space="0" w:color="auto"/>
            <w:right w:val="none" w:sz="0" w:space="0" w:color="auto"/>
          </w:divBdr>
        </w:div>
        <w:div w:id="292101374">
          <w:marLeft w:val="0"/>
          <w:marRight w:val="0"/>
          <w:marTop w:val="0"/>
          <w:marBottom w:val="0"/>
          <w:divBdr>
            <w:top w:val="none" w:sz="0" w:space="0" w:color="auto"/>
            <w:left w:val="none" w:sz="0" w:space="0" w:color="auto"/>
            <w:bottom w:val="none" w:sz="0" w:space="0" w:color="auto"/>
            <w:right w:val="none" w:sz="0" w:space="0" w:color="auto"/>
          </w:divBdr>
        </w:div>
        <w:div w:id="1560630110">
          <w:marLeft w:val="0"/>
          <w:marRight w:val="0"/>
          <w:marTop w:val="0"/>
          <w:marBottom w:val="0"/>
          <w:divBdr>
            <w:top w:val="none" w:sz="0" w:space="0" w:color="auto"/>
            <w:left w:val="none" w:sz="0" w:space="0" w:color="auto"/>
            <w:bottom w:val="none" w:sz="0" w:space="0" w:color="auto"/>
            <w:right w:val="none" w:sz="0" w:space="0" w:color="auto"/>
          </w:divBdr>
        </w:div>
        <w:div w:id="1543789931">
          <w:marLeft w:val="0"/>
          <w:marRight w:val="0"/>
          <w:marTop w:val="0"/>
          <w:marBottom w:val="0"/>
          <w:divBdr>
            <w:top w:val="none" w:sz="0" w:space="0" w:color="auto"/>
            <w:left w:val="none" w:sz="0" w:space="0" w:color="auto"/>
            <w:bottom w:val="none" w:sz="0" w:space="0" w:color="auto"/>
            <w:right w:val="none" w:sz="0" w:space="0" w:color="auto"/>
          </w:divBdr>
        </w:div>
        <w:div w:id="2116827374">
          <w:marLeft w:val="0"/>
          <w:marRight w:val="0"/>
          <w:marTop w:val="0"/>
          <w:marBottom w:val="0"/>
          <w:divBdr>
            <w:top w:val="none" w:sz="0" w:space="0" w:color="auto"/>
            <w:left w:val="none" w:sz="0" w:space="0" w:color="auto"/>
            <w:bottom w:val="none" w:sz="0" w:space="0" w:color="auto"/>
            <w:right w:val="none" w:sz="0" w:space="0" w:color="auto"/>
          </w:divBdr>
        </w:div>
        <w:div w:id="731850166">
          <w:marLeft w:val="0"/>
          <w:marRight w:val="0"/>
          <w:marTop w:val="0"/>
          <w:marBottom w:val="0"/>
          <w:divBdr>
            <w:top w:val="none" w:sz="0" w:space="0" w:color="auto"/>
            <w:left w:val="none" w:sz="0" w:space="0" w:color="auto"/>
            <w:bottom w:val="none" w:sz="0" w:space="0" w:color="auto"/>
            <w:right w:val="none" w:sz="0" w:space="0" w:color="auto"/>
          </w:divBdr>
        </w:div>
        <w:div w:id="1051997753">
          <w:marLeft w:val="0"/>
          <w:marRight w:val="0"/>
          <w:marTop w:val="0"/>
          <w:marBottom w:val="0"/>
          <w:divBdr>
            <w:top w:val="none" w:sz="0" w:space="0" w:color="auto"/>
            <w:left w:val="none" w:sz="0" w:space="0" w:color="auto"/>
            <w:bottom w:val="none" w:sz="0" w:space="0" w:color="auto"/>
            <w:right w:val="none" w:sz="0" w:space="0" w:color="auto"/>
          </w:divBdr>
        </w:div>
        <w:div w:id="1135218883">
          <w:marLeft w:val="0"/>
          <w:marRight w:val="0"/>
          <w:marTop w:val="0"/>
          <w:marBottom w:val="0"/>
          <w:divBdr>
            <w:top w:val="none" w:sz="0" w:space="0" w:color="auto"/>
            <w:left w:val="none" w:sz="0" w:space="0" w:color="auto"/>
            <w:bottom w:val="none" w:sz="0" w:space="0" w:color="auto"/>
            <w:right w:val="none" w:sz="0" w:space="0" w:color="auto"/>
          </w:divBdr>
        </w:div>
        <w:div w:id="682052257">
          <w:marLeft w:val="0"/>
          <w:marRight w:val="0"/>
          <w:marTop w:val="0"/>
          <w:marBottom w:val="0"/>
          <w:divBdr>
            <w:top w:val="none" w:sz="0" w:space="0" w:color="auto"/>
            <w:left w:val="none" w:sz="0" w:space="0" w:color="auto"/>
            <w:bottom w:val="none" w:sz="0" w:space="0" w:color="auto"/>
            <w:right w:val="none" w:sz="0" w:space="0" w:color="auto"/>
          </w:divBdr>
        </w:div>
        <w:div w:id="266429973">
          <w:marLeft w:val="0"/>
          <w:marRight w:val="0"/>
          <w:marTop w:val="0"/>
          <w:marBottom w:val="0"/>
          <w:divBdr>
            <w:top w:val="none" w:sz="0" w:space="0" w:color="auto"/>
            <w:left w:val="none" w:sz="0" w:space="0" w:color="auto"/>
            <w:bottom w:val="none" w:sz="0" w:space="0" w:color="auto"/>
            <w:right w:val="none" w:sz="0" w:space="0" w:color="auto"/>
          </w:divBdr>
        </w:div>
        <w:div w:id="1458720593">
          <w:marLeft w:val="0"/>
          <w:marRight w:val="0"/>
          <w:marTop w:val="0"/>
          <w:marBottom w:val="0"/>
          <w:divBdr>
            <w:top w:val="none" w:sz="0" w:space="0" w:color="auto"/>
            <w:left w:val="none" w:sz="0" w:space="0" w:color="auto"/>
            <w:bottom w:val="none" w:sz="0" w:space="0" w:color="auto"/>
            <w:right w:val="none" w:sz="0" w:space="0" w:color="auto"/>
          </w:divBdr>
        </w:div>
        <w:div w:id="1994724269">
          <w:marLeft w:val="0"/>
          <w:marRight w:val="0"/>
          <w:marTop w:val="0"/>
          <w:marBottom w:val="0"/>
          <w:divBdr>
            <w:top w:val="none" w:sz="0" w:space="0" w:color="auto"/>
            <w:left w:val="none" w:sz="0" w:space="0" w:color="auto"/>
            <w:bottom w:val="none" w:sz="0" w:space="0" w:color="auto"/>
            <w:right w:val="none" w:sz="0" w:space="0" w:color="auto"/>
          </w:divBdr>
        </w:div>
        <w:div w:id="1927113032">
          <w:marLeft w:val="0"/>
          <w:marRight w:val="0"/>
          <w:marTop w:val="0"/>
          <w:marBottom w:val="0"/>
          <w:divBdr>
            <w:top w:val="none" w:sz="0" w:space="0" w:color="auto"/>
            <w:left w:val="none" w:sz="0" w:space="0" w:color="auto"/>
            <w:bottom w:val="none" w:sz="0" w:space="0" w:color="auto"/>
            <w:right w:val="none" w:sz="0" w:space="0" w:color="auto"/>
          </w:divBdr>
        </w:div>
        <w:div w:id="223150487">
          <w:marLeft w:val="0"/>
          <w:marRight w:val="0"/>
          <w:marTop w:val="0"/>
          <w:marBottom w:val="0"/>
          <w:divBdr>
            <w:top w:val="none" w:sz="0" w:space="0" w:color="auto"/>
            <w:left w:val="none" w:sz="0" w:space="0" w:color="auto"/>
            <w:bottom w:val="none" w:sz="0" w:space="0" w:color="auto"/>
            <w:right w:val="none" w:sz="0" w:space="0" w:color="auto"/>
          </w:divBdr>
        </w:div>
        <w:div w:id="1937445698">
          <w:marLeft w:val="0"/>
          <w:marRight w:val="0"/>
          <w:marTop w:val="0"/>
          <w:marBottom w:val="0"/>
          <w:divBdr>
            <w:top w:val="none" w:sz="0" w:space="0" w:color="auto"/>
            <w:left w:val="none" w:sz="0" w:space="0" w:color="auto"/>
            <w:bottom w:val="none" w:sz="0" w:space="0" w:color="auto"/>
            <w:right w:val="none" w:sz="0" w:space="0" w:color="auto"/>
          </w:divBdr>
        </w:div>
        <w:div w:id="1796020026">
          <w:marLeft w:val="0"/>
          <w:marRight w:val="0"/>
          <w:marTop w:val="0"/>
          <w:marBottom w:val="0"/>
          <w:divBdr>
            <w:top w:val="none" w:sz="0" w:space="0" w:color="auto"/>
            <w:left w:val="none" w:sz="0" w:space="0" w:color="auto"/>
            <w:bottom w:val="none" w:sz="0" w:space="0" w:color="auto"/>
            <w:right w:val="none" w:sz="0" w:space="0" w:color="auto"/>
          </w:divBdr>
        </w:div>
        <w:div w:id="220600971">
          <w:marLeft w:val="0"/>
          <w:marRight w:val="0"/>
          <w:marTop w:val="0"/>
          <w:marBottom w:val="0"/>
          <w:divBdr>
            <w:top w:val="none" w:sz="0" w:space="0" w:color="auto"/>
            <w:left w:val="none" w:sz="0" w:space="0" w:color="auto"/>
            <w:bottom w:val="none" w:sz="0" w:space="0" w:color="auto"/>
            <w:right w:val="none" w:sz="0" w:space="0" w:color="auto"/>
          </w:divBdr>
        </w:div>
        <w:div w:id="1523864085">
          <w:marLeft w:val="0"/>
          <w:marRight w:val="0"/>
          <w:marTop w:val="0"/>
          <w:marBottom w:val="0"/>
          <w:divBdr>
            <w:top w:val="none" w:sz="0" w:space="0" w:color="auto"/>
            <w:left w:val="none" w:sz="0" w:space="0" w:color="auto"/>
            <w:bottom w:val="none" w:sz="0" w:space="0" w:color="auto"/>
            <w:right w:val="none" w:sz="0" w:space="0" w:color="auto"/>
          </w:divBdr>
        </w:div>
        <w:div w:id="304437354">
          <w:marLeft w:val="0"/>
          <w:marRight w:val="0"/>
          <w:marTop w:val="0"/>
          <w:marBottom w:val="0"/>
          <w:divBdr>
            <w:top w:val="none" w:sz="0" w:space="0" w:color="auto"/>
            <w:left w:val="none" w:sz="0" w:space="0" w:color="auto"/>
            <w:bottom w:val="none" w:sz="0" w:space="0" w:color="auto"/>
            <w:right w:val="none" w:sz="0" w:space="0" w:color="auto"/>
          </w:divBdr>
        </w:div>
        <w:div w:id="1933465971">
          <w:marLeft w:val="0"/>
          <w:marRight w:val="0"/>
          <w:marTop w:val="0"/>
          <w:marBottom w:val="0"/>
          <w:divBdr>
            <w:top w:val="none" w:sz="0" w:space="0" w:color="auto"/>
            <w:left w:val="none" w:sz="0" w:space="0" w:color="auto"/>
            <w:bottom w:val="none" w:sz="0" w:space="0" w:color="auto"/>
            <w:right w:val="none" w:sz="0" w:space="0" w:color="auto"/>
          </w:divBdr>
        </w:div>
        <w:div w:id="966425680">
          <w:marLeft w:val="0"/>
          <w:marRight w:val="0"/>
          <w:marTop w:val="0"/>
          <w:marBottom w:val="0"/>
          <w:divBdr>
            <w:top w:val="none" w:sz="0" w:space="0" w:color="auto"/>
            <w:left w:val="none" w:sz="0" w:space="0" w:color="auto"/>
            <w:bottom w:val="none" w:sz="0" w:space="0" w:color="auto"/>
            <w:right w:val="none" w:sz="0" w:space="0" w:color="auto"/>
          </w:divBdr>
        </w:div>
        <w:div w:id="1030181212">
          <w:marLeft w:val="0"/>
          <w:marRight w:val="0"/>
          <w:marTop w:val="0"/>
          <w:marBottom w:val="0"/>
          <w:divBdr>
            <w:top w:val="none" w:sz="0" w:space="0" w:color="auto"/>
            <w:left w:val="none" w:sz="0" w:space="0" w:color="auto"/>
            <w:bottom w:val="none" w:sz="0" w:space="0" w:color="auto"/>
            <w:right w:val="none" w:sz="0" w:space="0" w:color="auto"/>
          </w:divBdr>
        </w:div>
        <w:div w:id="1318412067">
          <w:marLeft w:val="0"/>
          <w:marRight w:val="0"/>
          <w:marTop w:val="0"/>
          <w:marBottom w:val="0"/>
          <w:divBdr>
            <w:top w:val="none" w:sz="0" w:space="0" w:color="auto"/>
            <w:left w:val="none" w:sz="0" w:space="0" w:color="auto"/>
            <w:bottom w:val="none" w:sz="0" w:space="0" w:color="auto"/>
            <w:right w:val="none" w:sz="0" w:space="0" w:color="auto"/>
          </w:divBdr>
        </w:div>
        <w:div w:id="1914465651">
          <w:marLeft w:val="0"/>
          <w:marRight w:val="0"/>
          <w:marTop w:val="0"/>
          <w:marBottom w:val="0"/>
          <w:divBdr>
            <w:top w:val="none" w:sz="0" w:space="0" w:color="auto"/>
            <w:left w:val="none" w:sz="0" w:space="0" w:color="auto"/>
            <w:bottom w:val="none" w:sz="0" w:space="0" w:color="auto"/>
            <w:right w:val="none" w:sz="0" w:space="0" w:color="auto"/>
          </w:divBdr>
        </w:div>
        <w:div w:id="1850214381">
          <w:marLeft w:val="0"/>
          <w:marRight w:val="0"/>
          <w:marTop w:val="0"/>
          <w:marBottom w:val="0"/>
          <w:divBdr>
            <w:top w:val="none" w:sz="0" w:space="0" w:color="auto"/>
            <w:left w:val="none" w:sz="0" w:space="0" w:color="auto"/>
            <w:bottom w:val="none" w:sz="0" w:space="0" w:color="auto"/>
            <w:right w:val="none" w:sz="0" w:space="0" w:color="auto"/>
          </w:divBdr>
        </w:div>
        <w:div w:id="285889314">
          <w:marLeft w:val="0"/>
          <w:marRight w:val="0"/>
          <w:marTop w:val="0"/>
          <w:marBottom w:val="0"/>
          <w:divBdr>
            <w:top w:val="none" w:sz="0" w:space="0" w:color="auto"/>
            <w:left w:val="none" w:sz="0" w:space="0" w:color="auto"/>
            <w:bottom w:val="none" w:sz="0" w:space="0" w:color="auto"/>
            <w:right w:val="none" w:sz="0" w:space="0" w:color="auto"/>
          </w:divBdr>
        </w:div>
        <w:div w:id="1546023691">
          <w:marLeft w:val="0"/>
          <w:marRight w:val="0"/>
          <w:marTop w:val="0"/>
          <w:marBottom w:val="0"/>
          <w:divBdr>
            <w:top w:val="none" w:sz="0" w:space="0" w:color="auto"/>
            <w:left w:val="none" w:sz="0" w:space="0" w:color="auto"/>
            <w:bottom w:val="none" w:sz="0" w:space="0" w:color="auto"/>
            <w:right w:val="none" w:sz="0" w:space="0" w:color="auto"/>
          </w:divBdr>
        </w:div>
        <w:div w:id="440689613">
          <w:marLeft w:val="0"/>
          <w:marRight w:val="0"/>
          <w:marTop w:val="0"/>
          <w:marBottom w:val="0"/>
          <w:divBdr>
            <w:top w:val="none" w:sz="0" w:space="0" w:color="auto"/>
            <w:left w:val="none" w:sz="0" w:space="0" w:color="auto"/>
            <w:bottom w:val="none" w:sz="0" w:space="0" w:color="auto"/>
            <w:right w:val="none" w:sz="0" w:space="0" w:color="auto"/>
          </w:divBdr>
        </w:div>
        <w:div w:id="1642273422">
          <w:marLeft w:val="0"/>
          <w:marRight w:val="0"/>
          <w:marTop w:val="0"/>
          <w:marBottom w:val="0"/>
          <w:divBdr>
            <w:top w:val="none" w:sz="0" w:space="0" w:color="auto"/>
            <w:left w:val="none" w:sz="0" w:space="0" w:color="auto"/>
            <w:bottom w:val="none" w:sz="0" w:space="0" w:color="auto"/>
            <w:right w:val="none" w:sz="0" w:space="0" w:color="auto"/>
          </w:divBdr>
        </w:div>
        <w:div w:id="1110203015">
          <w:marLeft w:val="0"/>
          <w:marRight w:val="0"/>
          <w:marTop w:val="0"/>
          <w:marBottom w:val="0"/>
          <w:divBdr>
            <w:top w:val="none" w:sz="0" w:space="0" w:color="auto"/>
            <w:left w:val="none" w:sz="0" w:space="0" w:color="auto"/>
            <w:bottom w:val="none" w:sz="0" w:space="0" w:color="auto"/>
            <w:right w:val="none" w:sz="0" w:space="0" w:color="auto"/>
          </w:divBdr>
        </w:div>
        <w:div w:id="117143634">
          <w:marLeft w:val="0"/>
          <w:marRight w:val="0"/>
          <w:marTop w:val="0"/>
          <w:marBottom w:val="0"/>
          <w:divBdr>
            <w:top w:val="none" w:sz="0" w:space="0" w:color="auto"/>
            <w:left w:val="none" w:sz="0" w:space="0" w:color="auto"/>
            <w:bottom w:val="none" w:sz="0" w:space="0" w:color="auto"/>
            <w:right w:val="none" w:sz="0" w:space="0" w:color="auto"/>
          </w:divBdr>
        </w:div>
        <w:div w:id="281591">
          <w:marLeft w:val="0"/>
          <w:marRight w:val="0"/>
          <w:marTop w:val="0"/>
          <w:marBottom w:val="0"/>
          <w:divBdr>
            <w:top w:val="none" w:sz="0" w:space="0" w:color="auto"/>
            <w:left w:val="none" w:sz="0" w:space="0" w:color="auto"/>
            <w:bottom w:val="none" w:sz="0" w:space="0" w:color="auto"/>
            <w:right w:val="none" w:sz="0" w:space="0" w:color="auto"/>
          </w:divBdr>
        </w:div>
        <w:div w:id="1862087914">
          <w:marLeft w:val="0"/>
          <w:marRight w:val="0"/>
          <w:marTop w:val="0"/>
          <w:marBottom w:val="0"/>
          <w:divBdr>
            <w:top w:val="none" w:sz="0" w:space="0" w:color="auto"/>
            <w:left w:val="none" w:sz="0" w:space="0" w:color="auto"/>
            <w:bottom w:val="none" w:sz="0" w:space="0" w:color="auto"/>
            <w:right w:val="none" w:sz="0" w:space="0" w:color="auto"/>
          </w:divBdr>
        </w:div>
        <w:div w:id="60451266">
          <w:marLeft w:val="0"/>
          <w:marRight w:val="0"/>
          <w:marTop w:val="0"/>
          <w:marBottom w:val="0"/>
          <w:divBdr>
            <w:top w:val="none" w:sz="0" w:space="0" w:color="auto"/>
            <w:left w:val="none" w:sz="0" w:space="0" w:color="auto"/>
            <w:bottom w:val="none" w:sz="0" w:space="0" w:color="auto"/>
            <w:right w:val="none" w:sz="0" w:space="0" w:color="auto"/>
          </w:divBdr>
        </w:div>
        <w:div w:id="1836914501">
          <w:marLeft w:val="0"/>
          <w:marRight w:val="0"/>
          <w:marTop w:val="0"/>
          <w:marBottom w:val="0"/>
          <w:divBdr>
            <w:top w:val="none" w:sz="0" w:space="0" w:color="auto"/>
            <w:left w:val="none" w:sz="0" w:space="0" w:color="auto"/>
            <w:bottom w:val="none" w:sz="0" w:space="0" w:color="auto"/>
            <w:right w:val="none" w:sz="0" w:space="0" w:color="auto"/>
          </w:divBdr>
        </w:div>
        <w:div w:id="812528516">
          <w:marLeft w:val="0"/>
          <w:marRight w:val="0"/>
          <w:marTop w:val="0"/>
          <w:marBottom w:val="0"/>
          <w:divBdr>
            <w:top w:val="none" w:sz="0" w:space="0" w:color="auto"/>
            <w:left w:val="none" w:sz="0" w:space="0" w:color="auto"/>
            <w:bottom w:val="none" w:sz="0" w:space="0" w:color="auto"/>
            <w:right w:val="none" w:sz="0" w:space="0" w:color="auto"/>
          </w:divBdr>
        </w:div>
        <w:div w:id="1984461237">
          <w:marLeft w:val="0"/>
          <w:marRight w:val="0"/>
          <w:marTop w:val="0"/>
          <w:marBottom w:val="0"/>
          <w:divBdr>
            <w:top w:val="none" w:sz="0" w:space="0" w:color="auto"/>
            <w:left w:val="none" w:sz="0" w:space="0" w:color="auto"/>
            <w:bottom w:val="none" w:sz="0" w:space="0" w:color="auto"/>
            <w:right w:val="none" w:sz="0" w:space="0" w:color="auto"/>
          </w:divBdr>
        </w:div>
        <w:div w:id="871262198">
          <w:marLeft w:val="0"/>
          <w:marRight w:val="0"/>
          <w:marTop w:val="0"/>
          <w:marBottom w:val="0"/>
          <w:divBdr>
            <w:top w:val="none" w:sz="0" w:space="0" w:color="auto"/>
            <w:left w:val="none" w:sz="0" w:space="0" w:color="auto"/>
            <w:bottom w:val="none" w:sz="0" w:space="0" w:color="auto"/>
            <w:right w:val="none" w:sz="0" w:space="0" w:color="auto"/>
          </w:divBdr>
        </w:div>
        <w:div w:id="1814061579">
          <w:marLeft w:val="0"/>
          <w:marRight w:val="0"/>
          <w:marTop w:val="0"/>
          <w:marBottom w:val="0"/>
          <w:divBdr>
            <w:top w:val="none" w:sz="0" w:space="0" w:color="auto"/>
            <w:left w:val="none" w:sz="0" w:space="0" w:color="auto"/>
            <w:bottom w:val="none" w:sz="0" w:space="0" w:color="auto"/>
            <w:right w:val="none" w:sz="0" w:space="0" w:color="auto"/>
          </w:divBdr>
        </w:div>
        <w:div w:id="1619752618">
          <w:marLeft w:val="0"/>
          <w:marRight w:val="0"/>
          <w:marTop w:val="0"/>
          <w:marBottom w:val="0"/>
          <w:divBdr>
            <w:top w:val="none" w:sz="0" w:space="0" w:color="auto"/>
            <w:left w:val="none" w:sz="0" w:space="0" w:color="auto"/>
            <w:bottom w:val="none" w:sz="0" w:space="0" w:color="auto"/>
            <w:right w:val="none" w:sz="0" w:space="0" w:color="auto"/>
          </w:divBdr>
        </w:div>
        <w:div w:id="182550484">
          <w:marLeft w:val="0"/>
          <w:marRight w:val="0"/>
          <w:marTop w:val="0"/>
          <w:marBottom w:val="0"/>
          <w:divBdr>
            <w:top w:val="none" w:sz="0" w:space="0" w:color="auto"/>
            <w:left w:val="none" w:sz="0" w:space="0" w:color="auto"/>
            <w:bottom w:val="none" w:sz="0" w:space="0" w:color="auto"/>
            <w:right w:val="none" w:sz="0" w:space="0" w:color="auto"/>
          </w:divBdr>
        </w:div>
        <w:div w:id="394665741">
          <w:marLeft w:val="0"/>
          <w:marRight w:val="0"/>
          <w:marTop w:val="0"/>
          <w:marBottom w:val="0"/>
          <w:divBdr>
            <w:top w:val="none" w:sz="0" w:space="0" w:color="auto"/>
            <w:left w:val="none" w:sz="0" w:space="0" w:color="auto"/>
            <w:bottom w:val="none" w:sz="0" w:space="0" w:color="auto"/>
            <w:right w:val="none" w:sz="0" w:space="0" w:color="auto"/>
          </w:divBdr>
        </w:div>
        <w:div w:id="1217861586">
          <w:marLeft w:val="0"/>
          <w:marRight w:val="0"/>
          <w:marTop w:val="0"/>
          <w:marBottom w:val="0"/>
          <w:divBdr>
            <w:top w:val="none" w:sz="0" w:space="0" w:color="auto"/>
            <w:left w:val="none" w:sz="0" w:space="0" w:color="auto"/>
            <w:bottom w:val="none" w:sz="0" w:space="0" w:color="auto"/>
            <w:right w:val="none" w:sz="0" w:space="0" w:color="auto"/>
          </w:divBdr>
        </w:div>
        <w:div w:id="1762601617">
          <w:marLeft w:val="0"/>
          <w:marRight w:val="0"/>
          <w:marTop w:val="0"/>
          <w:marBottom w:val="0"/>
          <w:divBdr>
            <w:top w:val="none" w:sz="0" w:space="0" w:color="auto"/>
            <w:left w:val="none" w:sz="0" w:space="0" w:color="auto"/>
            <w:bottom w:val="none" w:sz="0" w:space="0" w:color="auto"/>
            <w:right w:val="none" w:sz="0" w:space="0" w:color="auto"/>
          </w:divBdr>
        </w:div>
        <w:div w:id="138039149">
          <w:marLeft w:val="0"/>
          <w:marRight w:val="0"/>
          <w:marTop w:val="0"/>
          <w:marBottom w:val="0"/>
          <w:divBdr>
            <w:top w:val="none" w:sz="0" w:space="0" w:color="auto"/>
            <w:left w:val="none" w:sz="0" w:space="0" w:color="auto"/>
            <w:bottom w:val="none" w:sz="0" w:space="0" w:color="auto"/>
            <w:right w:val="none" w:sz="0" w:space="0" w:color="auto"/>
          </w:divBdr>
        </w:div>
        <w:div w:id="764614311">
          <w:marLeft w:val="0"/>
          <w:marRight w:val="0"/>
          <w:marTop w:val="0"/>
          <w:marBottom w:val="0"/>
          <w:divBdr>
            <w:top w:val="none" w:sz="0" w:space="0" w:color="auto"/>
            <w:left w:val="none" w:sz="0" w:space="0" w:color="auto"/>
            <w:bottom w:val="none" w:sz="0" w:space="0" w:color="auto"/>
            <w:right w:val="none" w:sz="0" w:space="0" w:color="auto"/>
          </w:divBdr>
        </w:div>
        <w:div w:id="216860849">
          <w:marLeft w:val="0"/>
          <w:marRight w:val="0"/>
          <w:marTop w:val="0"/>
          <w:marBottom w:val="0"/>
          <w:divBdr>
            <w:top w:val="none" w:sz="0" w:space="0" w:color="auto"/>
            <w:left w:val="none" w:sz="0" w:space="0" w:color="auto"/>
            <w:bottom w:val="none" w:sz="0" w:space="0" w:color="auto"/>
            <w:right w:val="none" w:sz="0" w:space="0" w:color="auto"/>
          </w:divBdr>
        </w:div>
        <w:div w:id="1913079494">
          <w:marLeft w:val="0"/>
          <w:marRight w:val="0"/>
          <w:marTop w:val="0"/>
          <w:marBottom w:val="0"/>
          <w:divBdr>
            <w:top w:val="none" w:sz="0" w:space="0" w:color="auto"/>
            <w:left w:val="none" w:sz="0" w:space="0" w:color="auto"/>
            <w:bottom w:val="none" w:sz="0" w:space="0" w:color="auto"/>
            <w:right w:val="none" w:sz="0" w:space="0" w:color="auto"/>
          </w:divBdr>
        </w:div>
      </w:divsChild>
    </w:div>
    <w:div w:id="1220441229">
      <w:bodyDiv w:val="1"/>
      <w:marLeft w:val="0"/>
      <w:marRight w:val="0"/>
      <w:marTop w:val="0"/>
      <w:marBottom w:val="0"/>
      <w:divBdr>
        <w:top w:val="none" w:sz="0" w:space="0" w:color="auto"/>
        <w:left w:val="none" w:sz="0" w:space="0" w:color="auto"/>
        <w:bottom w:val="none" w:sz="0" w:space="0" w:color="auto"/>
        <w:right w:val="none" w:sz="0" w:space="0" w:color="auto"/>
      </w:divBdr>
    </w:div>
    <w:div w:id="1220745056">
      <w:bodyDiv w:val="1"/>
      <w:marLeft w:val="0"/>
      <w:marRight w:val="0"/>
      <w:marTop w:val="0"/>
      <w:marBottom w:val="0"/>
      <w:divBdr>
        <w:top w:val="none" w:sz="0" w:space="0" w:color="auto"/>
        <w:left w:val="none" w:sz="0" w:space="0" w:color="auto"/>
        <w:bottom w:val="none" w:sz="0" w:space="0" w:color="auto"/>
        <w:right w:val="none" w:sz="0" w:space="0" w:color="auto"/>
      </w:divBdr>
      <w:divsChild>
        <w:div w:id="1299611514">
          <w:marLeft w:val="640"/>
          <w:marRight w:val="0"/>
          <w:marTop w:val="0"/>
          <w:marBottom w:val="0"/>
          <w:divBdr>
            <w:top w:val="none" w:sz="0" w:space="0" w:color="auto"/>
            <w:left w:val="none" w:sz="0" w:space="0" w:color="auto"/>
            <w:bottom w:val="none" w:sz="0" w:space="0" w:color="auto"/>
            <w:right w:val="none" w:sz="0" w:space="0" w:color="auto"/>
          </w:divBdr>
        </w:div>
        <w:div w:id="562834488">
          <w:marLeft w:val="640"/>
          <w:marRight w:val="0"/>
          <w:marTop w:val="0"/>
          <w:marBottom w:val="0"/>
          <w:divBdr>
            <w:top w:val="none" w:sz="0" w:space="0" w:color="auto"/>
            <w:left w:val="none" w:sz="0" w:space="0" w:color="auto"/>
            <w:bottom w:val="none" w:sz="0" w:space="0" w:color="auto"/>
            <w:right w:val="none" w:sz="0" w:space="0" w:color="auto"/>
          </w:divBdr>
        </w:div>
        <w:div w:id="67579598">
          <w:marLeft w:val="640"/>
          <w:marRight w:val="0"/>
          <w:marTop w:val="0"/>
          <w:marBottom w:val="0"/>
          <w:divBdr>
            <w:top w:val="none" w:sz="0" w:space="0" w:color="auto"/>
            <w:left w:val="none" w:sz="0" w:space="0" w:color="auto"/>
            <w:bottom w:val="none" w:sz="0" w:space="0" w:color="auto"/>
            <w:right w:val="none" w:sz="0" w:space="0" w:color="auto"/>
          </w:divBdr>
        </w:div>
        <w:div w:id="754402056">
          <w:marLeft w:val="640"/>
          <w:marRight w:val="0"/>
          <w:marTop w:val="0"/>
          <w:marBottom w:val="0"/>
          <w:divBdr>
            <w:top w:val="none" w:sz="0" w:space="0" w:color="auto"/>
            <w:left w:val="none" w:sz="0" w:space="0" w:color="auto"/>
            <w:bottom w:val="none" w:sz="0" w:space="0" w:color="auto"/>
            <w:right w:val="none" w:sz="0" w:space="0" w:color="auto"/>
          </w:divBdr>
        </w:div>
        <w:div w:id="762534160">
          <w:marLeft w:val="640"/>
          <w:marRight w:val="0"/>
          <w:marTop w:val="0"/>
          <w:marBottom w:val="0"/>
          <w:divBdr>
            <w:top w:val="none" w:sz="0" w:space="0" w:color="auto"/>
            <w:left w:val="none" w:sz="0" w:space="0" w:color="auto"/>
            <w:bottom w:val="none" w:sz="0" w:space="0" w:color="auto"/>
            <w:right w:val="none" w:sz="0" w:space="0" w:color="auto"/>
          </w:divBdr>
        </w:div>
        <w:div w:id="1806581289">
          <w:marLeft w:val="640"/>
          <w:marRight w:val="0"/>
          <w:marTop w:val="0"/>
          <w:marBottom w:val="0"/>
          <w:divBdr>
            <w:top w:val="none" w:sz="0" w:space="0" w:color="auto"/>
            <w:left w:val="none" w:sz="0" w:space="0" w:color="auto"/>
            <w:bottom w:val="none" w:sz="0" w:space="0" w:color="auto"/>
            <w:right w:val="none" w:sz="0" w:space="0" w:color="auto"/>
          </w:divBdr>
        </w:div>
        <w:div w:id="918640266">
          <w:marLeft w:val="640"/>
          <w:marRight w:val="0"/>
          <w:marTop w:val="0"/>
          <w:marBottom w:val="0"/>
          <w:divBdr>
            <w:top w:val="none" w:sz="0" w:space="0" w:color="auto"/>
            <w:left w:val="none" w:sz="0" w:space="0" w:color="auto"/>
            <w:bottom w:val="none" w:sz="0" w:space="0" w:color="auto"/>
            <w:right w:val="none" w:sz="0" w:space="0" w:color="auto"/>
          </w:divBdr>
        </w:div>
        <w:div w:id="305357555">
          <w:marLeft w:val="640"/>
          <w:marRight w:val="0"/>
          <w:marTop w:val="0"/>
          <w:marBottom w:val="0"/>
          <w:divBdr>
            <w:top w:val="none" w:sz="0" w:space="0" w:color="auto"/>
            <w:left w:val="none" w:sz="0" w:space="0" w:color="auto"/>
            <w:bottom w:val="none" w:sz="0" w:space="0" w:color="auto"/>
            <w:right w:val="none" w:sz="0" w:space="0" w:color="auto"/>
          </w:divBdr>
        </w:div>
        <w:div w:id="792401431">
          <w:marLeft w:val="640"/>
          <w:marRight w:val="0"/>
          <w:marTop w:val="0"/>
          <w:marBottom w:val="0"/>
          <w:divBdr>
            <w:top w:val="none" w:sz="0" w:space="0" w:color="auto"/>
            <w:left w:val="none" w:sz="0" w:space="0" w:color="auto"/>
            <w:bottom w:val="none" w:sz="0" w:space="0" w:color="auto"/>
            <w:right w:val="none" w:sz="0" w:space="0" w:color="auto"/>
          </w:divBdr>
        </w:div>
        <w:div w:id="1913346057">
          <w:marLeft w:val="640"/>
          <w:marRight w:val="0"/>
          <w:marTop w:val="0"/>
          <w:marBottom w:val="0"/>
          <w:divBdr>
            <w:top w:val="none" w:sz="0" w:space="0" w:color="auto"/>
            <w:left w:val="none" w:sz="0" w:space="0" w:color="auto"/>
            <w:bottom w:val="none" w:sz="0" w:space="0" w:color="auto"/>
            <w:right w:val="none" w:sz="0" w:space="0" w:color="auto"/>
          </w:divBdr>
        </w:div>
        <w:div w:id="1962954310">
          <w:marLeft w:val="640"/>
          <w:marRight w:val="0"/>
          <w:marTop w:val="0"/>
          <w:marBottom w:val="0"/>
          <w:divBdr>
            <w:top w:val="none" w:sz="0" w:space="0" w:color="auto"/>
            <w:left w:val="none" w:sz="0" w:space="0" w:color="auto"/>
            <w:bottom w:val="none" w:sz="0" w:space="0" w:color="auto"/>
            <w:right w:val="none" w:sz="0" w:space="0" w:color="auto"/>
          </w:divBdr>
        </w:div>
        <w:div w:id="1655138249">
          <w:marLeft w:val="640"/>
          <w:marRight w:val="0"/>
          <w:marTop w:val="0"/>
          <w:marBottom w:val="0"/>
          <w:divBdr>
            <w:top w:val="none" w:sz="0" w:space="0" w:color="auto"/>
            <w:left w:val="none" w:sz="0" w:space="0" w:color="auto"/>
            <w:bottom w:val="none" w:sz="0" w:space="0" w:color="auto"/>
            <w:right w:val="none" w:sz="0" w:space="0" w:color="auto"/>
          </w:divBdr>
        </w:div>
        <w:div w:id="585959366">
          <w:marLeft w:val="640"/>
          <w:marRight w:val="0"/>
          <w:marTop w:val="0"/>
          <w:marBottom w:val="0"/>
          <w:divBdr>
            <w:top w:val="none" w:sz="0" w:space="0" w:color="auto"/>
            <w:left w:val="none" w:sz="0" w:space="0" w:color="auto"/>
            <w:bottom w:val="none" w:sz="0" w:space="0" w:color="auto"/>
            <w:right w:val="none" w:sz="0" w:space="0" w:color="auto"/>
          </w:divBdr>
        </w:div>
        <w:div w:id="909658109">
          <w:marLeft w:val="640"/>
          <w:marRight w:val="0"/>
          <w:marTop w:val="0"/>
          <w:marBottom w:val="0"/>
          <w:divBdr>
            <w:top w:val="none" w:sz="0" w:space="0" w:color="auto"/>
            <w:left w:val="none" w:sz="0" w:space="0" w:color="auto"/>
            <w:bottom w:val="none" w:sz="0" w:space="0" w:color="auto"/>
            <w:right w:val="none" w:sz="0" w:space="0" w:color="auto"/>
          </w:divBdr>
        </w:div>
        <w:div w:id="1241907221">
          <w:marLeft w:val="640"/>
          <w:marRight w:val="0"/>
          <w:marTop w:val="0"/>
          <w:marBottom w:val="0"/>
          <w:divBdr>
            <w:top w:val="none" w:sz="0" w:space="0" w:color="auto"/>
            <w:left w:val="none" w:sz="0" w:space="0" w:color="auto"/>
            <w:bottom w:val="none" w:sz="0" w:space="0" w:color="auto"/>
            <w:right w:val="none" w:sz="0" w:space="0" w:color="auto"/>
          </w:divBdr>
        </w:div>
        <w:div w:id="491605941">
          <w:marLeft w:val="640"/>
          <w:marRight w:val="0"/>
          <w:marTop w:val="0"/>
          <w:marBottom w:val="0"/>
          <w:divBdr>
            <w:top w:val="none" w:sz="0" w:space="0" w:color="auto"/>
            <w:left w:val="none" w:sz="0" w:space="0" w:color="auto"/>
            <w:bottom w:val="none" w:sz="0" w:space="0" w:color="auto"/>
            <w:right w:val="none" w:sz="0" w:space="0" w:color="auto"/>
          </w:divBdr>
        </w:div>
        <w:div w:id="2123376242">
          <w:marLeft w:val="640"/>
          <w:marRight w:val="0"/>
          <w:marTop w:val="0"/>
          <w:marBottom w:val="0"/>
          <w:divBdr>
            <w:top w:val="none" w:sz="0" w:space="0" w:color="auto"/>
            <w:left w:val="none" w:sz="0" w:space="0" w:color="auto"/>
            <w:bottom w:val="none" w:sz="0" w:space="0" w:color="auto"/>
            <w:right w:val="none" w:sz="0" w:space="0" w:color="auto"/>
          </w:divBdr>
        </w:div>
        <w:div w:id="2047483596">
          <w:marLeft w:val="640"/>
          <w:marRight w:val="0"/>
          <w:marTop w:val="0"/>
          <w:marBottom w:val="0"/>
          <w:divBdr>
            <w:top w:val="none" w:sz="0" w:space="0" w:color="auto"/>
            <w:left w:val="none" w:sz="0" w:space="0" w:color="auto"/>
            <w:bottom w:val="none" w:sz="0" w:space="0" w:color="auto"/>
            <w:right w:val="none" w:sz="0" w:space="0" w:color="auto"/>
          </w:divBdr>
        </w:div>
        <w:div w:id="2089771068">
          <w:marLeft w:val="640"/>
          <w:marRight w:val="0"/>
          <w:marTop w:val="0"/>
          <w:marBottom w:val="0"/>
          <w:divBdr>
            <w:top w:val="none" w:sz="0" w:space="0" w:color="auto"/>
            <w:left w:val="none" w:sz="0" w:space="0" w:color="auto"/>
            <w:bottom w:val="none" w:sz="0" w:space="0" w:color="auto"/>
            <w:right w:val="none" w:sz="0" w:space="0" w:color="auto"/>
          </w:divBdr>
        </w:div>
        <w:div w:id="1922451077">
          <w:marLeft w:val="640"/>
          <w:marRight w:val="0"/>
          <w:marTop w:val="0"/>
          <w:marBottom w:val="0"/>
          <w:divBdr>
            <w:top w:val="none" w:sz="0" w:space="0" w:color="auto"/>
            <w:left w:val="none" w:sz="0" w:space="0" w:color="auto"/>
            <w:bottom w:val="none" w:sz="0" w:space="0" w:color="auto"/>
            <w:right w:val="none" w:sz="0" w:space="0" w:color="auto"/>
          </w:divBdr>
        </w:div>
        <w:div w:id="1803183711">
          <w:marLeft w:val="640"/>
          <w:marRight w:val="0"/>
          <w:marTop w:val="0"/>
          <w:marBottom w:val="0"/>
          <w:divBdr>
            <w:top w:val="none" w:sz="0" w:space="0" w:color="auto"/>
            <w:left w:val="none" w:sz="0" w:space="0" w:color="auto"/>
            <w:bottom w:val="none" w:sz="0" w:space="0" w:color="auto"/>
            <w:right w:val="none" w:sz="0" w:space="0" w:color="auto"/>
          </w:divBdr>
        </w:div>
        <w:div w:id="1654261331">
          <w:marLeft w:val="640"/>
          <w:marRight w:val="0"/>
          <w:marTop w:val="0"/>
          <w:marBottom w:val="0"/>
          <w:divBdr>
            <w:top w:val="none" w:sz="0" w:space="0" w:color="auto"/>
            <w:left w:val="none" w:sz="0" w:space="0" w:color="auto"/>
            <w:bottom w:val="none" w:sz="0" w:space="0" w:color="auto"/>
            <w:right w:val="none" w:sz="0" w:space="0" w:color="auto"/>
          </w:divBdr>
        </w:div>
        <w:div w:id="739643682">
          <w:marLeft w:val="640"/>
          <w:marRight w:val="0"/>
          <w:marTop w:val="0"/>
          <w:marBottom w:val="0"/>
          <w:divBdr>
            <w:top w:val="none" w:sz="0" w:space="0" w:color="auto"/>
            <w:left w:val="none" w:sz="0" w:space="0" w:color="auto"/>
            <w:bottom w:val="none" w:sz="0" w:space="0" w:color="auto"/>
            <w:right w:val="none" w:sz="0" w:space="0" w:color="auto"/>
          </w:divBdr>
        </w:div>
        <w:div w:id="1412387125">
          <w:marLeft w:val="640"/>
          <w:marRight w:val="0"/>
          <w:marTop w:val="0"/>
          <w:marBottom w:val="0"/>
          <w:divBdr>
            <w:top w:val="none" w:sz="0" w:space="0" w:color="auto"/>
            <w:left w:val="none" w:sz="0" w:space="0" w:color="auto"/>
            <w:bottom w:val="none" w:sz="0" w:space="0" w:color="auto"/>
            <w:right w:val="none" w:sz="0" w:space="0" w:color="auto"/>
          </w:divBdr>
        </w:div>
        <w:div w:id="1885748375">
          <w:marLeft w:val="640"/>
          <w:marRight w:val="0"/>
          <w:marTop w:val="0"/>
          <w:marBottom w:val="0"/>
          <w:divBdr>
            <w:top w:val="none" w:sz="0" w:space="0" w:color="auto"/>
            <w:left w:val="none" w:sz="0" w:space="0" w:color="auto"/>
            <w:bottom w:val="none" w:sz="0" w:space="0" w:color="auto"/>
            <w:right w:val="none" w:sz="0" w:space="0" w:color="auto"/>
          </w:divBdr>
        </w:div>
        <w:div w:id="10911526">
          <w:marLeft w:val="640"/>
          <w:marRight w:val="0"/>
          <w:marTop w:val="0"/>
          <w:marBottom w:val="0"/>
          <w:divBdr>
            <w:top w:val="none" w:sz="0" w:space="0" w:color="auto"/>
            <w:left w:val="none" w:sz="0" w:space="0" w:color="auto"/>
            <w:bottom w:val="none" w:sz="0" w:space="0" w:color="auto"/>
            <w:right w:val="none" w:sz="0" w:space="0" w:color="auto"/>
          </w:divBdr>
        </w:div>
        <w:div w:id="270667932">
          <w:marLeft w:val="640"/>
          <w:marRight w:val="0"/>
          <w:marTop w:val="0"/>
          <w:marBottom w:val="0"/>
          <w:divBdr>
            <w:top w:val="none" w:sz="0" w:space="0" w:color="auto"/>
            <w:left w:val="none" w:sz="0" w:space="0" w:color="auto"/>
            <w:bottom w:val="none" w:sz="0" w:space="0" w:color="auto"/>
            <w:right w:val="none" w:sz="0" w:space="0" w:color="auto"/>
          </w:divBdr>
        </w:div>
        <w:div w:id="893808106">
          <w:marLeft w:val="640"/>
          <w:marRight w:val="0"/>
          <w:marTop w:val="0"/>
          <w:marBottom w:val="0"/>
          <w:divBdr>
            <w:top w:val="none" w:sz="0" w:space="0" w:color="auto"/>
            <w:left w:val="none" w:sz="0" w:space="0" w:color="auto"/>
            <w:bottom w:val="none" w:sz="0" w:space="0" w:color="auto"/>
            <w:right w:val="none" w:sz="0" w:space="0" w:color="auto"/>
          </w:divBdr>
        </w:div>
        <w:div w:id="1231693915">
          <w:marLeft w:val="640"/>
          <w:marRight w:val="0"/>
          <w:marTop w:val="0"/>
          <w:marBottom w:val="0"/>
          <w:divBdr>
            <w:top w:val="none" w:sz="0" w:space="0" w:color="auto"/>
            <w:left w:val="none" w:sz="0" w:space="0" w:color="auto"/>
            <w:bottom w:val="none" w:sz="0" w:space="0" w:color="auto"/>
            <w:right w:val="none" w:sz="0" w:space="0" w:color="auto"/>
          </w:divBdr>
        </w:div>
        <w:div w:id="1370882648">
          <w:marLeft w:val="640"/>
          <w:marRight w:val="0"/>
          <w:marTop w:val="0"/>
          <w:marBottom w:val="0"/>
          <w:divBdr>
            <w:top w:val="none" w:sz="0" w:space="0" w:color="auto"/>
            <w:left w:val="none" w:sz="0" w:space="0" w:color="auto"/>
            <w:bottom w:val="none" w:sz="0" w:space="0" w:color="auto"/>
            <w:right w:val="none" w:sz="0" w:space="0" w:color="auto"/>
          </w:divBdr>
        </w:div>
        <w:div w:id="2028485614">
          <w:marLeft w:val="640"/>
          <w:marRight w:val="0"/>
          <w:marTop w:val="0"/>
          <w:marBottom w:val="0"/>
          <w:divBdr>
            <w:top w:val="none" w:sz="0" w:space="0" w:color="auto"/>
            <w:left w:val="none" w:sz="0" w:space="0" w:color="auto"/>
            <w:bottom w:val="none" w:sz="0" w:space="0" w:color="auto"/>
            <w:right w:val="none" w:sz="0" w:space="0" w:color="auto"/>
          </w:divBdr>
        </w:div>
        <w:div w:id="1018116312">
          <w:marLeft w:val="640"/>
          <w:marRight w:val="0"/>
          <w:marTop w:val="0"/>
          <w:marBottom w:val="0"/>
          <w:divBdr>
            <w:top w:val="none" w:sz="0" w:space="0" w:color="auto"/>
            <w:left w:val="none" w:sz="0" w:space="0" w:color="auto"/>
            <w:bottom w:val="none" w:sz="0" w:space="0" w:color="auto"/>
            <w:right w:val="none" w:sz="0" w:space="0" w:color="auto"/>
          </w:divBdr>
        </w:div>
        <w:div w:id="1040127324">
          <w:marLeft w:val="640"/>
          <w:marRight w:val="0"/>
          <w:marTop w:val="0"/>
          <w:marBottom w:val="0"/>
          <w:divBdr>
            <w:top w:val="none" w:sz="0" w:space="0" w:color="auto"/>
            <w:left w:val="none" w:sz="0" w:space="0" w:color="auto"/>
            <w:bottom w:val="none" w:sz="0" w:space="0" w:color="auto"/>
            <w:right w:val="none" w:sz="0" w:space="0" w:color="auto"/>
          </w:divBdr>
        </w:div>
        <w:div w:id="1877235390">
          <w:marLeft w:val="640"/>
          <w:marRight w:val="0"/>
          <w:marTop w:val="0"/>
          <w:marBottom w:val="0"/>
          <w:divBdr>
            <w:top w:val="none" w:sz="0" w:space="0" w:color="auto"/>
            <w:left w:val="none" w:sz="0" w:space="0" w:color="auto"/>
            <w:bottom w:val="none" w:sz="0" w:space="0" w:color="auto"/>
            <w:right w:val="none" w:sz="0" w:space="0" w:color="auto"/>
          </w:divBdr>
        </w:div>
        <w:div w:id="1507985807">
          <w:marLeft w:val="640"/>
          <w:marRight w:val="0"/>
          <w:marTop w:val="0"/>
          <w:marBottom w:val="0"/>
          <w:divBdr>
            <w:top w:val="none" w:sz="0" w:space="0" w:color="auto"/>
            <w:left w:val="none" w:sz="0" w:space="0" w:color="auto"/>
            <w:bottom w:val="none" w:sz="0" w:space="0" w:color="auto"/>
            <w:right w:val="none" w:sz="0" w:space="0" w:color="auto"/>
          </w:divBdr>
        </w:div>
        <w:div w:id="1099790926">
          <w:marLeft w:val="640"/>
          <w:marRight w:val="0"/>
          <w:marTop w:val="0"/>
          <w:marBottom w:val="0"/>
          <w:divBdr>
            <w:top w:val="none" w:sz="0" w:space="0" w:color="auto"/>
            <w:left w:val="none" w:sz="0" w:space="0" w:color="auto"/>
            <w:bottom w:val="none" w:sz="0" w:space="0" w:color="auto"/>
            <w:right w:val="none" w:sz="0" w:space="0" w:color="auto"/>
          </w:divBdr>
        </w:div>
        <w:div w:id="894466929">
          <w:marLeft w:val="640"/>
          <w:marRight w:val="0"/>
          <w:marTop w:val="0"/>
          <w:marBottom w:val="0"/>
          <w:divBdr>
            <w:top w:val="none" w:sz="0" w:space="0" w:color="auto"/>
            <w:left w:val="none" w:sz="0" w:space="0" w:color="auto"/>
            <w:bottom w:val="none" w:sz="0" w:space="0" w:color="auto"/>
            <w:right w:val="none" w:sz="0" w:space="0" w:color="auto"/>
          </w:divBdr>
        </w:div>
        <w:div w:id="1503276630">
          <w:marLeft w:val="640"/>
          <w:marRight w:val="0"/>
          <w:marTop w:val="0"/>
          <w:marBottom w:val="0"/>
          <w:divBdr>
            <w:top w:val="none" w:sz="0" w:space="0" w:color="auto"/>
            <w:left w:val="none" w:sz="0" w:space="0" w:color="auto"/>
            <w:bottom w:val="none" w:sz="0" w:space="0" w:color="auto"/>
            <w:right w:val="none" w:sz="0" w:space="0" w:color="auto"/>
          </w:divBdr>
        </w:div>
        <w:div w:id="911085102">
          <w:marLeft w:val="640"/>
          <w:marRight w:val="0"/>
          <w:marTop w:val="0"/>
          <w:marBottom w:val="0"/>
          <w:divBdr>
            <w:top w:val="none" w:sz="0" w:space="0" w:color="auto"/>
            <w:left w:val="none" w:sz="0" w:space="0" w:color="auto"/>
            <w:bottom w:val="none" w:sz="0" w:space="0" w:color="auto"/>
            <w:right w:val="none" w:sz="0" w:space="0" w:color="auto"/>
          </w:divBdr>
        </w:div>
        <w:div w:id="1994480403">
          <w:marLeft w:val="640"/>
          <w:marRight w:val="0"/>
          <w:marTop w:val="0"/>
          <w:marBottom w:val="0"/>
          <w:divBdr>
            <w:top w:val="none" w:sz="0" w:space="0" w:color="auto"/>
            <w:left w:val="none" w:sz="0" w:space="0" w:color="auto"/>
            <w:bottom w:val="none" w:sz="0" w:space="0" w:color="auto"/>
            <w:right w:val="none" w:sz="0" w:space="0" w:color="auto"/>
          </w:divBdr>
        </w:div>
        <w:div w:id="245455046">
          <w:marLeft w:val="640"/>
          <w:marRight w:val="0"/>
          <w:marTop w:val="0"/>
          <w:marBottom w:val="0"/>
          <w:divBdr>
            <w:top w:val="none" w:sz="0" w:space="0" w:color="auto"/>
            <w:left w:val="none" w:sz="0" w:space="0" w:color="auto"/>
            <w:bottom w:val="none" w:sz="0" w:space="0" w:color="auto"/>
            <w:right w:val="none" w:sz="0" w:space="0" w:color="auto"/>
          </w:divBdr>
        </w:div>
        <w:div w:id="919825725">
          <w:marLeft w:val="640"/>
          <w:marRight w:val="0"/>
          <w:marTop w:val="0"/>
          <w:marBottom w:val="0"/>
          <w:divBdr>
            <w:top w:val="none" w:sz="0" w:space="0" w:color="auto"/>
            <w:left w:val="none" w:sz="0" w:space="0" w:color="auto"/>
            <w:bottom w:val="none" w:sz="0" w:space="0" w:color="auto"/>
            <w:right w:val="none" w:sz="0" w:space="0" w:color="auto"/>
          </w:divBdr>
        </w:div>
        <w:div w:id="1976794514">
          <w:marLeft w:val="640"/>
          <w:marRight w:val="0"/>
          <w:marTop w:val="0"/>
          <w:marBottom w:val="0"/>
          <w:divBdr>
            <w:top w:val="none" w:sz="0" w:space="0" w:color="auto"/>
            <w:left w:val="none" w:sz="0" w:space="0" w:color="auto"/>
            <w:bottom w:val="none" w:sz="0" w:space="0" w:color="auto"/>
            <w:right w:val="none" w:sz="0" w:space="0" w:color="auto"/>
          </w:divBdr>
        </w:div>
        <w:div w:id="85418417">
          <w:marLeft w:val="640"/>
          <w:marRight w:val="0"/>
          <w:marTop w:val="0"/>
          <w:marBottom w:val="0"/>
          <w:divBdr>
            <w:top w:val="none" w:sz="0" w:space="0" w:color="auto"/>
            <w:left w:val="none" w:sz="0" w:space="0" w:color="auto"/>
            <w:bottom w:val="none" w:sz="0" w:space="0" w:color="auto"/>
            <w:right w:val="none" w:sz="0" w:space="0" w:color="auto"/>
          </w:divBdr>
        </w:div>
        <w:div w:id="1654796288">
          <w:marLeft w:val="640"/>
          <w:marRight w:val="0"/>
          <w:marTop w:val="0"/>
          <w:marBottom w:val="0"/>
          <w:divBdr>
            <w:top w:val="none" w:sz="0" w:space="0" w:color="auto"/>
            <w:left w:val="none" w:sz="0" w:space="0" w:color="auto"/>
            <w:bottom w:val="none" w:sz="0" w:space="0" w:color="auto"/>
            <w:right w:val="none" w:sz="0" w:space="0" w:color="auto"/>
          </w:divBdr>
        </w:div>
        <w:div w:id="2141728564">
          <w:marLeft w:val="640"/>
          <w:marRight w:val="0"/>
          <w:marTop w:val="0"/>
          <w:marBottom w:val="0"/>
          <w:divBdr>
            <w:top w:val="none" w:sz="0" w:space="0" w:color="auto"/>
            <w:left w:val="none" w:sz="0" w:space="0" w:color="auto"/>
            <w:bottom w:val="none" w:sz="0" w:space="0" w:color="auto"/>
            <w:right w:val="none" w:sz="0" w:space="0" w:color="auto"/>
          </w:divBdr>
        </w:div>
        <w:div w:id="2126388235">
          <w:marLeft w:val="640"/>
          <w:marRight w:val="0"/>
          <w:marTop w:val="0"/>
          <w:marBottom w:val="0"/>
          <w:divBdr>
            <w:top w:val="none" w:sz="0" w:space="0" w:color="auto"/>
            <w:left w:val="none" w:sz="0" w:space="0" w:color="auto"/>
            <w:bottom w:val="none" w:sz="0" w:space="0" w:color="auto"/>
            <w:right w:val="none" w:sz="0" w:space="0" w:color="auto"/>
          </w:divBdr>
        </w:div>
        <w:div w:id="1856379371">
          <w:marLeft w:val="640"/>
          <w:marRight w:val="0"/>
          <w:marTop w:val="0"/>
          <w:marBottom w:val="0"/>
          <w:divBdr>
            <w:top w:val="none" w:sz="0" w:space="0" w:color="auto"/>
            <w:left w:val="none" w:sz="0" w:space="0" w:color="auto"/>
            <w:bottom w:val="none" w:sz="0" w:space="0" w:color="auto"/>
            <w:right w:val="none" w:sz="0" w:space="0" w:color="auto"/>
          </w:divBdr>
        </w:div>
        <w:div w:id="1818644780">
          <w:marLeft w:val="640"/>
          <w:marRight w:val="0"/>
          <w:marTop w:val="0"/>
          <w:marBottom w:val="0"/>
          <w:divBdr>
            <w:top w:val="none" w:sz="0" w:space="0" w:color="auto"/>
            <w:left w:val="none" w:sz="0" w:space="0" w:color="auto"/>
            <w:bottom w:val="none" w:sz="0" w:space="0" w:color="auto"/>
            <w:right w:val="none" w:sz="0" w:space="0" w:color="auto"/>
          </w:divBdr>
        </w:div>
        <w:div w:id="529296733">
          <w:marLeft w:val="640"/>
          <w:marRight w:val="0"/>
          <w:marTop w:val="0"/>
          <w:marBottom w:val="0"/>
          <w:divBdr>
            <w:top w:val="none" w:sz="0" w:space="0" w:color="auto"/>
            <w:left w:val="none" w:sz="0" w:space="0" w:color="auto"/>
            <w:bottom w:val="none" w:sz="0" w:space="0" w:color="auto"/>
            <w:right w:val="none" w:sz="0" w:space="0" w:color="auto"/>
          </w:divBdr>
        </w:div>
        <w:div w:id="885682449">
          <w:marLeft w:val="640"/>
          <w:marRight w:val="0"/>
          <w:marTop w:val="0"/>
          <w:marBottom w:val="0"/>
          <w:divBdr>
            <w:top w:val="none" w:sz="0" w:space="0" w:color="auto"/>
            <w:left w:val="none" w:sz="0" w:space="0" w:color="auto"/>
            <w:bottom w:val="none" w:sz="0" w:space="0" w:color="auto"/>
            <w:right w:val="none" w:sz="0" w:space="0" w:color="auto"/>
          </w:divBdr>
        </w:div>
      </w:divsChild>
    </w:div>
    <w:div w:id="1221743952">
      <w:bodyDiv w:val="1"/>
      <w:marLeft w:val="0"/>
      <w:marRight w:val="0"/>
      <w:marTop w:val="0"/>
      <w:marBottom w:val="0"/>
      <w:divBdr>
        <w:top w:val="none" w:sz="0" w:space="0" w:color="auto"/>
        <w:left w:val="none" w:sz="0" w:space="0" w:color="auto"/>
        <w:bottom w:val="none" w:sz="0" w:space="0" w:color="auto"/>
        <w:right w:val="none" w:sz="0" w:space="0" w:color="auto"/>
      </w:divBdr>
    </w:div>
    <w:div w:id="1222138888">
      <w:bodyDiv w:val="1"/>
      <w:marLeft w:val="0"/>
      <w:marRight w:val="0"/>
      <w:marTop w:val="0"/>
      <w:marBottom w:val="0"/>
      <w:divBdr>
        <w:top w:val="none" w:sz="0" w:space="0" w:color="auto"/>
        <w:left w:val="none" w:sz="0" w:space="0" w:color="auto"/>
        <w:bottom w:val="none" w:sz="0" w:space="0" w:color="auto"/>
        <w:right w:val="none" w:sz="0" w:space="0" w:color="auto"/>
      </w:divBdr>
    </w:div>
    <w:div w:id="1222448536">
      <w:bodyDiv w:val="1"/>
      <w:marLeft w:val="0"/>
      <w:marRight w:val="0"/>
      <w:marTop w:val="0"/>
      <w:marBottom w:val="0"/>
      <w:divBdr>
        <w:top w:val="none" w:sz="0" w:space="0" w:color="auto"/>
        <w:left w:val="none" w:sz="0" w:space="0" w:color="auto"/>
        <w:bottom w:val="none" w:sz="0" w:space="0" w:color="auto"/>
        <w:right w:val="none" w:sz="0" w:space="0" w:color="auto"/>
      </w:divBdr>
    </w:div>
    <w:div w:id="1222518917">
      <w:bodyDiv w:val="1"/>
      <w:marLeft w:val="0"/>
      <w:marRight w:val="0"/>
      <w:marTop w:val="0"/>
      <w:marBottom w:val="0"/>
      <w:divBdr>
        <w:top w:val="none" w:sz="0" w:space="0" w:color="auto"/>
        <w:left w:val="none" w:sz="0" w:space="0" w:color="auto"/>
        <w:bottom w:val="none" w:sz="0" w:space="0" w:color="auto"/>
        <w:right w:val="none" w:sz="0" w:space="0" w:color="auto"/>
      </w:divBdr>
    </w:div>
    <w:div w:id="1223368073">
      <w:bodyDiv w:val="1"/>
      <w:marLeft w:val="0"/>
      <w:marRight w:val="0"/>
      <w:marTop w:val="0"/>
      <w:marBottom w:val="0"/>
      <w:divBdr>
        <w:top w:val="none" w:sz="0" w:space="0" w:color="auto"/>
        <w:left w:val="none" w:sz="0" w:space="0" w:color="auto"/>
        <w:bottom w:val="none" w:sz="0" w:space="0" w:color="auto"/>
        <w:right w:val="none" w:sz="0" w:space="0" w:color="auto"/>
      </w:divBdr>
    </w:div>
    <w:div w:id="1223911227">
      <w:bodyDiv w:val="1"/>
      <w:marLeft w:val="0"/>
      <w:marRight w:val="0"/>
      <w:marTop w:val="0"/>
      <w:marBottom w:val="0"/>
      <w:divBdr>
        <w:top w:val="none" w:sz="0" w:space="0" w:color="auto"/>
        <w:left w:val="none" w:sz="0" w:space="0" w:color="auto"/>
        <w:bottom w:val="none" w:sz="0" w:space="0" w:color="auto"/>
        <w:right w:val="none" w:sz="0" w:space="0" w:color="auto"/>
      </w:divBdr>
    </w:div>
    <w:div w:id="1224217922">
      <w:bodyDiv w:val="1"/>
      <w:marLeft w:val="0"/>
      <w:marRight w:val="0"/>
      <w:marTop w:val="0"/>
      <w:marBottom w:val="0"/>
      <w:divBdr>
        <w:top w:val="none" w:sz="0" w:space="0" w:color="auto"/>
        <w:left w:val="none" w:sz="0" w:space="0" w:color="auto"/>
        <w:bottom w:val="none" w:sz="0" w:space="0" w:color="auto"/>
        <w:right w:val="none" w:sz="0" w:space="0" w:color="auto"/>
      </w:divBdr>
    </w:div>
    <w:div w:id="1225948652">
      <w:bodyDiv w:val="1"/>
      <w:marLeft w:val="0"/>
      <w:marRight w:val="0"/>
      <w:marTop w:val="0"/>
      <w:marBottom w:val="0"/>
      <w:divBdr>
        <w:top w:val="none" w:sz="0" w:space="0" w:color="auto"/>
        <w:left w:val="none" w:sz="0" w:space="0" w:color="auto"/>
        <w:bottom w:val="none" w:sz="0" w:space="0" w:color="auto"/>
        <w:right w:val="none" w:sz="0" w:space="0" w:color="auto"/>
      </w:divBdr>
    </w:div>
    <w:div w:id="1226113151">
      <w:bodyDiv w:val="1"/>
      <w:marLeft w:val="0"/>
      <w:marRight w:val="0"/>
      <w:marTop w:val="0"/>
      <w:marBottom w:val="0"/>
      <w:divBdr>
        <w:top w:val="none" w:sz="0" w:space="0" w:color="auto"/>
        <w:left w:val="none" w:sz="0" w:space="0" w:color="auto"/>
        <w:bottom w:val="none" w:sz="0" w:space="0" w:color="auto"/>
        <w:right w:val="none" w:sz="0" w:space="0" w:color="auto"/>
      </w:divBdr>
    </w:div>
    <w:div w:id="1226722883">
      <w:bodyDiv w:val="1"/>
      <w:marLeft w:val="0"/>
      <w:marRight w:val="0"/>
      <w:marTop w:val="0"/>
      <w:marBottom w:val="0"/>
      <w:divBdr>
        <w:top w:val="none" w:sz="0" w:space="0" w:color="auto"/>
        <w:left w:val="none" w:sz="0" w:space="0" w:color="auto"/>
        <w:bottom w:val="none" w:sz="0" w:space="0" w:color="auto"/>
        <w:right w:val="none" w:sz="0" w:space="0" w:color="auto"/>
      </w:divBdr>
    </w:div>
    <w:div w:id="1227104488">
      <w:bodyDiv w:val="1"/>
      <w:marLeft w:val="0"/>
      <w:marRight w:val="0"/>
      <w:marTop w:val="0"/>
      <w:marBottom w:val="0"/>
      <w:divBdr>
        <w:top w:val="none" w:sz="0" w:space="0" w:color="auto"/>
        <w:left w:val="none" w:sz="0" w:space="0" w:color="auto"/>
        <w:bottom w:val="none" w:sz="0" w:space="0" w:color="auto"/>
        <w:right w:val="none" w:sz="0" w:space="0" w:color="auto"/>
      </w:divBdr>
    </w:div>
    <w:div w:id="1227836111">
      <w:bodyDiv w:val="1"/>
      <w:marLeft w:val="0"/>
      <w:marRight w:val="0"/>
      <w:marTop w:val="0"/>
      <w:marBottom w:val="0"/>
      <w:divBdr>
        <w:top w:val="none" w:sz="0" w:space="0" w:color="auto"/>
        <w:left w:val="none" w:sz="0" w:space="0" w:color="auto"/>
        <w:bottom w:val="none" w:sz="0" w:space="0" w:color="auto"/>
        <w:right w:val="none" w:sz="0" w:space="0" w:color="auto"/>
      </w:divBdr>
    </w:div>
    <w:div w:id="1227952082">
      <w:bodyDiv w:val="1"/>
      <w:marLeft w:val="0"/>
      <w:marRight w:val="0"/>
      <w:marTop w:val="0"/>
      <w:marBottom w:val="0"/>
      <w:divBdr>
        <w:top w:val="none" w:sz="0" w:space="0" w:color="auto"/>
        <w:left w:val="none" w:sz="0" w:space="0" w:color="auto"/>
        <w:bottom w:val="none" w:sz="0" w:space="0" w:color="auto"/>
        <w:right w:val="none" w:sz="0" w:space="0" w:color="auto"/>
      </w:divBdr>
    </w:div>
    <w:div w:id="1227960956">
      <w:bodyDiv w:val="1"/>
      <w:marLeft w:val="0"/>
      <w:marRight w:val="0"/>
      <w:marTop w:val="0"/>
      <w:marBottom w:val="0"/>
      <w:divBdr>
        <w:top w:val="none" w:sz="0" w:space="0" w:color="auto"/>
        <w:left w:val="none" w:sz="0" w:space="0" w:color="auto"/>
        <w:bottom w:val="none" w:sz="0" w:space="0" w:color="auto"/>
        <w:right w:val="none" w:sz="0" w:space="0" w:color="auto"/>
      </w:divBdr>
    </w:div>
    <w:div w:id="1228229219">
      <w:bodyDiv w:val="1"/>
      <w:marLeft w:val="0"/>
      <w:marRight w:val="0"/>
      <w:marTop w:val="0"/>
      <w:marBottom w:val="0"/>
      <w:divBdr>
        <w:top w:val="none" w:sz="0" w:space="0" w:color="auto"/>
        <w:left w:val="none" w:sz="0" w:space="0" w:color="auto"/>
        <w:bottom w:val="none" w:sz="0" w:space="0" w:color="auto"/>
        <w:right w:val="none" w:sz="0" w:space="0" w:color="auto"/>
      </w:divBdr>
    </w:div>
    <w:div w:id="1228298203">
      <w:bodyDiv w:val="1"/>
      <w:marLeft w:val="0"/>
      <w:marRight w:val="0"/>
      <w:marTop w:val="0"/>
      <w:marBottom w:val="0"/>
      <w:divBdr>
        <w:top w:val="none" w:sz="0" w:space="0" w:color="auto"/>
        <w:left w:val="none" w:sz="0" w:space="0" w:color="auto"/>
        <w:bottom w:val="none" w:sz="0" w:space="0" w:color="auto"/>
        <w:right w:val="none" w:sz="0" w:space="0" w:color="auto"/>
      </w:divBdr>
    </w:div>
    <w:div w:id="1229535678">
      <w:bodyDiv w:val="1"/>
      <w:marLeft w:val="0"/>
      <w:marRight w:val="0"/>
      <w:marTop w:val="0"/>
      <w:marBottom w:val="0"/>
      <w:divBdr>
        <w:top w:val="none" w:sz="0" w:space="0" w:color="auto"/>
        <w:left w:val="none" w:sz="0" w:space="0" w:color="auto"/>
        <w:bottom w:val="none" w:sz="0" w:space="0" w:color="auto"/>
        <w:right w:val="none" w:sz="0" w:space="0" w:color="auto"/>
      </w:divBdr>
    </w:div>
    <w:div w:id="1229610340">
      <w:bodyDiv w:val="1"/>
      <w:marLeft w:val="0"/>
      <w:marRight w:val="0"/>
      <w:marTop w:val="0"/>
      <w:marBottom w:val="0"/>
      <w:divBdr>
        <w:top w:val="none" w:sz="0" w:space="0" w:color="auto"/>
        <w:left w:val="none" w:sz="0" w:space="0" w:color="auto"/>
        <w:bottom w:val="none" w:sz="0" w:space="0" w:color="auto"/>
        <w:right w:val="none" w:sz="0" w:space="0" w:color="auto"/>
      </w:divBdr>
    </w:div>
    <w:div w:id="1229809065">
      <w:bodyDiv w:val="1"/>
      <w:marLeft w:val="0"/>
      <w:marRight w:val="0"/>
      <w:marTop w:val="0"/>
      <w:marBottom w:val="0"/>
      <w:divBdr>
        <w:top w:val="none" w:sz="0" w:space="0" w:color="auto"/>
        <w:left w:val="none" w:sz="0" w:space="0" w:color="auto"/>
        <w:bottom w:val="none" w:sz="0" w:space="0" w:color="auto"/>
        <w:right w:val="none" w:sz="0" w:space="0" w:color="auto"/>
      </w:divBdr>
    </w:div>
    <w:div w:id="1230455773">
      <w:bodyDiv w:val="1"/>
      <w:marLeft w:val="0"/>
      <w:marRight w:val="0"/>
      <w:marTop w:val="0"/>
      <w:marBottom w:val="0"/>
      <w:divBdr>
        <w:top w:val="none" w:sz="0" w:space="0" w:color="auto"/>
        <w:left w:val="none" w:sz="0" w:space="0" w:color="auto"/>
        <w:bottom w:val="none" w:sz="0" w:space="0" w:color="auto"/>
        <w:right w:val="none" w:sz="0" w:space="0" w:color="auto"/>
      </w:divBdr>
    </w:div>
    <w:div w:id="1230727130">
      <w:bodyDiv w:val="1"/>
      <w:marLeft w:val="0"/>
      <w:marRight w:val="0"/>
      <w:marTop w:val="0"/>
      <w:marBottom w:val="0"/>
      <w:divBdr>
        <w:top w:val="none" w:sz="0" w:space="0" w:color="auto"/>
        <w:left w:val="none" w:sz="0" w:space="0" w:color="auto"/>
        <w:bottom w:val="none" w:sz="0" w:space="0" w:color="auto"/>
        <w:right w:val="none" w:sz="0" w:space="0" w:color="auto"/>
      </w:divBdr>
    </w:div>
    <w:div w:id="1230727953">
      <w:bodyDiv w:val="1"/>
      <w:marLeft w:val="0"/>
      <w:marRight w:val="0"/>
      <w:marTop w:val="0"/>
      <w:marBottom w:val="0"/>
      <w:divBdr>
        <w:top w:val="none" w:sz="0" w:space="0" w:color="auto"/>
        <w:left w:val="none" w:sz="0" w:space="0" w:color="auto"/>
        <w:bottom w:val="none" w:sz="0" w:space="0" w:color="auto"/>
        <w:right w:val="none" w:sz="0" w:space="0" w:color="auto"/>
      </w:divBdr>
    </w:div>
    <w:div w:id="1231310952">
      <w:bodyDiv w:val="1"/>
      <w:marLeft w:val="0"/>
      <w:marRight w:val="0"/>
      <w:marTop w:val="0"/>
      <w:marBottom w:val="0"/>
      <w:divBdr>
        <w:top w:val="none" w:sz="0" w:space="0" w:color="auto"/>
        <w:left w:val="none" w:sz="0" w:space="0" w:color="auto"/>
        <w:bottom w:val="none" w:sz="0" w:space="0" w:color="auto"/>
        <w:right w:val="none" w:sz="0" w:space="0" w:color="auto"/>
      </w:divBdr>
    </w:div>
    <w:div w:id="1231965287">
      <w:bodyDiv w:val="1"/>
      <w:marLeft w:val="0"/>
      <w:marRight w:val="0"/>
      <w:marTop w:val="0"/>
      <w:marBottom w:val="0"/>
      <w:divBdr>
        <w:top w:val="none" w:sz="0" w:space="0" w:color="auto"/>
        <w:left w:val="none" w:sz="0" w:space="0" w:color="auto"/>
        <w:bottom w:val="none" w:sz="0" w:space="0" w:color="auto"/>
        <w:right w:val="none" w:sz="0" w:space="0" w:color="auto"/>
      </w:divBdr>
    </w:div>
    <w:div w:id="1233269161">
      <w:bodyDiv w:val="1"/>
      <w:marLeft w:val="0"/>
      <w:marRight w:val="0"/>
      <w:marTop w:val="0"/>
      <w:marBottom w:val="0"/>
      <w:divBdr>
        <w:top w:val="none" w:sz="0" w:space="0" w:color="auto"/>
        <w:left w:val="none" w:sz="0" w:space="0" w:color="auto"/>
        <w:bottom w:val="none" w:sz="0" w:space="0" w:color="auto"/>
        <w:right w:val="none" w:sz="0" w:space="0" w:color="auto"/>
      </w:divBdr>
    </w:div>
    <w:div w:id="1233469776">
      <w:bodyDiv w:val="1"/>
      <w:marLeft w:val="0"/>
      <w:marRight w:val="0"/>
      <w:marTop w:val="0"/>
      <w:marBottom w:val="0"/>
      <w:divBdr>
        <w:top w:val="none" w:sz="0" w:space="0" w:color="auto"/>
        <w:left w:val="none" w:sz="0" w:space="0" w:color="auto"/>
        <w:bottom w:val="none" w:sz="0" w:space="0" w:color="auto"/>
        <w:right w:val="none" w:sz="0" w:space="0" w:color="auto"/>
      </w:divBdr>
      <w:divsChild>
        <w:div w:id="1572304825">
          <w:marLeft w:val="640"/>
          <w:marRight w:val="0"/>
          <w:marTop w:val="0"/>
          <w:marBottom w:val="0"/>
          <w:divBdr>
            <w:top w:val="none" w:sz="0" w:space="0" w:color="auto"/>
            <w:left w:val="none" w:sz="0" w:space="0" w:color="auto"/>
            <w:bottom w:val="none" w:sz="0" w:space="0" w:color="auto"/>
            <w:right w:val="none" w:sz="0" w:space="0" w:color="auto"/>
          </w:divBdr>
        </w:div>
        <w:div w:id="364910161">
          <w:marLeft w:val="640"/>
          <w:marRight w:val="0"/>
          <w:marTop w:val="0"/>
          <w:marBottom w:val="0"/>
          <w:divBdr>
            <w:top w:val="none" w:sz="0" w:space="0" w:color="auto"/>
            <w:left w:val="none" w:sz="0" w:space="0" w:color="auto"/>
            <w:bottom w:val="none" w:sz="0" w:space="0" w:color="auto"/>
            <w:right w:val="none" w:sz="0" w:space="0" w:color="auto"/>
          </w:divBdr>
        </w:div>
        <w:div w:id="587271865">
          <w:marLeft w:val="640"/>
          <w:marRight w:val="0"/>
          <w:marTop w:val="0"/>
          <w:marBottom w:val="0"/>
          <w:divBdr>
            <w:top w:val="none" w:sz="0" w:space="0" w:color="auto"/>
            <w:left w:val="none" w:sz="0" w:space="0" w:color="auto"/>
            <w:bottom w:val="none" w:sz="0" w:space="0" w:color="auto"/>
            <w:right w:val="none" w:sz="0" w:space="0" w:color="auto"/>
          </w:divBdr>
        </w:div>
        <w:div w:id="1267619032">
          <w:marLeft w:val="640"/>
          <w:marRight w:val="0"/>
          <w:marTop w:val="0"/>
          <w:marBottom w:val="0"/>
          <w:divBdr>
            <w:top w:val="none" w:sz="0" w:space="0" w:color="auto"/>
            <w:left w:val="none" w:sz="0" w:space="0" w:color="auto"/>
            <w:bottom w:val="none" w:sz="0" w:space="0" w:color="auto"/>
            <w:right w:val="none" w:sz="0" w:space="0" w:color="auto"/>
          </w:divBdr>
        </w:div>
        <w:div w:id="1949579349">
          <w:marLeft w:val="640"/>
          <w:marRight w:val="0"/>
          <w:marTop w:val="0"/>
          <w:marBottom w:val="0"/>
          <w:divBdr>
            <w:top w:val="none" w:sz="0" w:space="0" w:color="auto"/>
            <w:left w:val="none" w:sz="0" w:space="0" w:color="auto"/>
            <w:bottom w:val="none" w:sz="0" w:space="0" w:color="auto"/>
            <w:right w:val="none" w:sz="0" w:space="0" w:color="auto"/>
          </w:divBdr>
        </w:div>
        <w:div w:id="739447087">
          <w:marLeft w:val="640"/>
          <w:marRight w:val="0"/>
          <w:marTop w:val="0"/>
          <w:marBottom w:val="0"/>
          <w:divBdr>
            <w:top w:val="none" w:sz="0" w:space="0" w:color="auto"/>
            <w:left w:val="none" w:sz="0" w:space="0" w:color="auto"/>
            <w:bottom w:val="none" w:sz="0" w:space="0" w:color="auto"/>
            <w:right w:val="none" w:sz="0" w:space="0" w:color="auto"/>
          </w:divBdr>
        </w:div>
        <w:div w:id="863789575">
          <w:marLeft w:val="640"/>
          <w:marRight w:val="0"/>
          <w:marTop w:val="0"/>
          <w:marBottom w:val="0"/>
          <w:divBdr>
            <w:top w:val="none" w:sz="0" w:space="0" w:color="auto"/>
            <w:left w:val="none" w:sz="0" w:space="0" w:color="auto"/>
            <w:bottom w:val="none" w:sz="0" w:space="0" w:color="auto"/>
            <w:right w:val="none" w:sz="0" w:space="0" w:color="auto"/>
          </w:divBdr>
        </w:div>
        <w:div w:id="1418015162">
          <w:marLeft w:val="640"/>
          <w:marRight w:val="0"/>
          <w:marTop w:val="0"/>
          <w:marBottom w:val="0"/>
          <w:divBdr>
            <w:top w:val="none" w:sz="0" w:space="0" w:color="auto"/>
            <w:left w:val="none" w:sz="0" w:space="0" w:color="auto"/>
            <w:bottom w:val="none" w:sz="0" w:space="0" w:color="auto"/>
            <w:right w:val="none" w:sz="0" w:space="0" w:color="auto"/>
          </w:divBdr>
        </w:div>
        <w:div w:id="898974409">
          <w:marLeft w:val="640"/>
          <w:marRight w:val="0"/>
          <w:marTop w:val="0"/>
          <w:marBottom w:val="0"/>
          <w:divBdr>
            <w:top w:val="none" w:sz="0" w:space="0" w:color="auto"/>
            <w:left w:val="none" w:sz="0" w:space="0" w:color="auto"/>
            <w:bottom w:val="none" w:sz="0" w:space="0" w:color="auto"/>
            <w:right w:val="none" w:sz="0" w:space="0" w:color="auto"/>
          </w:divBdr>
        </w:div>
        <w:div w:id="984355141">
          <w:marLeft w:val="640"/>
          <w:marRight w:val="0"/>
          <w:marTop w:val="0"/>
          <w:marBottom w:val="0"/>
          <w:divBdr>
            <w:top w:val="none" w:sz="0" w:space="0" w:color="auto"/>
            <w:left w:val="none" w:sz="0" w:space="0" w:color="auto"/>
            <w:bottom w:val="none" w:sz="0" w:space="0" w:color="auto"/>
            <w:right w:val="none" w:sz="0" w:space="0" w:color="auto"/>
          </w:divBdr>
        </w:div>
        <w:div w:id="421029086">
          <w:marLeft w:val="640"/>
          <w:marRight w:val="0"/>
          <w:marTop w:val="0"/>
          <w:marBottom w:val="0"/>
          <w:divBdr>
            <w:top w:val="none" w:sz="0" w:space="0" w:color="auto"/>
            <w:left w:val="none" w:sz="0" w:space="0" w:color="auto"/>
            <w:bottom w:val="none" w:sz="0" w:space="0" w:color="auto"/>
            <w:right w:val="none" w:sz="0" w:space="0" w:color="auto"/>
          </w:divBdr>
        </w:div>
        <w:div w:id="921067756">
          <w:marLeft w:val="640"/>
          <w:marRight w:val="0"/>
          <w:marTop w:val="0"/>
          <w:marBottom w:val="0"/>
          <w:divBdr>
            <w:top w:val="none" w:sz="0" w:space="0" w:color="auto"/>
            <w:left w:val="none" w:sz="0" w:space="0" w:color="auto"/>
            <w:bottom w:val="none" w:sz="0" w:space="0" w:color="auto"/>
            <w:right w:val="none" w:sz="0" w:space="0" w:color="auto"/>
          </w:divBdr>
        </w:div>
        <w:div w:id="1392339040">
          <w:marLeft w:val="640"/>
          <w:marRight w:val="0"/>
          <w:marTop w:val="0"/>
          <w:marBottom w:val="0"/>
          <w:divBdr>
            <w:top w:val="none" w:sz="0" w:space="0" w:color="auto"/>
            <w:left w:val="none" w:sz="0" w:space="0" w:color="auto"/>
            <w:bottom w:val="none" w:sz="0" w:space="0" w:color="auto"/>
            <w:right w:val="none" w:sz="0" w:space="0" w:color="auto"/>
          </w:divBdr>
        </w:div>
        <w:div w:id="1556971050">
          <w:marLeft w:val="640"/>
          <w:marRight w:val="0"/>
          <w:marTop w:val="0"/>
          <w:marBottom w:val="0"/>
          <w:divBdr>
            <w:top w:val="none" w:sz="0" w:space="0" w:color="auto"/>
            <w:left w:val="none" w:sz="0" w:space="0" w:color="auto"/>
            <w:bottom w:val="none" w:sz="0" w:space="0" w:color="auto"/>
            <w:right w:val="none" w:sz="0" w:space="0" w:color="auto"/>
          </w:divBdr>
        </w:div>
        <w:div w:id="1300649496">
          <w:marLeft w:val="640"/>
          <w:marRight w:val="0"/>
          <w:marTop w:val="0"/>
          <w:marBottom w:val="0"/>
          <w:divBdr>
            <w:top w:val="none" w:sz="0" w:space="0" w:color="auto"/>
            <w:left w:val="none" w:sz="0" w:space="0" w:color="auto"/>
            <w:bottom w:val="none" w:sz="0" w:space="0" w:color="auto"/>
            <w:right w:val="none" w:sz="0" w:space="0" w:color="auto"/>
          </w:divBdr>
        </w:div>
        <w:div w:id="1705398226">
          <w:marLeft w:val="640"/>
          <w:marRight w:val="0"/>
          <w:marTop w:val="0"/>
          <w:marBottom w:val="0"/>
          <w:divBdr>
            <w:top w:val="none" w:sz="0" w:space="0" w:color="auto"/>
            <w:left w:val="none" w:sz="0" w:space="0" w:color="auto"/>
            <w:bottom w:val="none" w:sz="0" w:space="0" w:color="auto"/>
            <w:right w:val="none" w:sz="0" w:space="0" w:color="auto"/>
          </w:divBdr>
        </w:div>
        <w:div w:id="1280264332">
          <w:marLeft w:val="640"/>
          <w:marRight w:val="0"/>
          <w:marTop w:val="0"/>
          <w:marBottom w:val="0"/>
          <w:divBdr>
            <w:top w:val="none" w:sz="0" w:space="0" w:color="auto"/>
            <w:left w:val="none" w:sz="0" w:space="0" w:color="auto"/>
            <w:bottom w:val="none" w:sz="0" w:space="0" w:color="auto"/>
            <w:right w:val="none" w:sz="0" w:space="0" w:color="auto"/>
          </w:divBdr>
        </w:div>
        <w:div w:id="891767370">
          <w:marLeft w:val="640"/>
          <w:marRight w:val="0"/>
          <w:marTop w:val="0"/>
          <w:marBottom w:val="0"/>
          <w:divBdr>
            <w:top w:val="none" w:sz="0" w:space="0" w:color="auto"/>
            <w:left w:val="none" w:sz="0" w:space="0" w:color="auto"/>
            <w:bottom w:val="none" w:sz="0" w:space="0" w:color="auto"/>
            <w:right w:val="none" w:sz="0" w:space="0" w:color="auto"/>
          </w:divBdr>
        </w:div>
        <w:div w:id="447967427">
          <w:marLeft w:val="640"/>
          <w:marRight w:val="0"/>
          <w:marTop w:val="0"/>
          <w:marBottom w:val="0"/>
          <w:divBdr>
            <w:top w:val="none" w:sz="0" w:space="0" w:color="auto"/>
            <w:left w:val="none" w:sz="0" w:space="0" w:color="auto"/>
            <w:bottom w:val="none" w:sz="0" w:space="0" w:color="auto"/>
            <w:right w:val="none" w:sz="0" w:space="0" w:color="auto"/>
          </w:divBdr>
        </w:div>
        <w:div w:id="106047252">
          <w:marLeft w:val="640"/>
          <w:marRight w:val="0"/>
          <w:marTop w:val="0"/>
          <w:marBottom w:val="0"/>
          <w:divBdr>
            <w:top w:val="none" w:sz="0" w:space="0" w:color="auto"/>
            <w:left w:val="none" w:sz="0" w:space="0" w:color="auto"/>
            <w:bottom w:val="none" w:sz="0" w:space="0" w:color="auto"/>
            <w:right w:val="none" w:sz="0" w:space="0" w:color="auto"/>
          </w:divBdr>
        </w:div>
        <w:div w:id="846478703">
          <w:marLeft w:val="640"/>
          <w:marRight w:val="0"/>
          <w:marTop w:val="0"/>
          <w:marBottom w:val="0"/>
          <w:divBdr>
            <w:top w:val="none" w:sz="0" w:space="0" w:color="auto"/>
            <w:left w:val="none" w:sz="0" w:space="0" w:color="auto"/>
            <w:bottom w:val="none" w:sz="0" w:space="0" w:color="auto"/>
            <w:right w:val="none" w:sz="0" w:space="0" w:color="auto"/>
          </w:divBdr>
        </w:div>
        <w:div w:id="1439906051">
          <w:marLeft w:val="640"/>
          <w:marRight w:val="0"/>
          <w:marTop w:val="0"/>
          <w:marBottom w:val="0"/>
          <w:divBdr>
            <w:top w:val="none" w:sz="0" w:space="0" w:color="auto"/>
            <w:left w:val="none" w:sz="0" w:space="0" w:color="auto"/>
            <w:bottom w:val="none" w:sz="0" w:space="0" w:color="auto"/>
            <w:right w:val="none" w:sz="0" w:space="0" w:color="auto"/>
          </w:divBdr>
        </w:div>
      </w:divsChild>
    </w:div>
    <w:div w:id="1233854149">
      <w:bodyDiv w:val="1"/>
      <w:marLeft w:val="0"/>
      <w:marRight w:val="0"/>
      <w:marTop w:val="0"/>
      <w:marBottom w:val="0"/>
      <w:divBdr>
        <w:top w:val="none" w:sz="0" w:space="0" w:color="auto"/>
        <w:left w:val="none" w:sz="0" w:space="0" w:color="auto"/>
        <w:bottom w:val="none" w:sz="0" w:space="0" w:color="auto"/>
        <w:right w:val="none" w:sz="0" w:space="0" w:color="auto"/>
      </w:divBdr>
    </w:div>
    <w:div w:id="1233854625">
      <w:bodyDiv w:val="1"/>
      <w:marLeft w:val="0"/>
      <w:marRight w:val="0"/>
      <w:marTop w:val="0"/>
      <w:marBottom w:val="0"/>
      <w:divBdr>
        <w:top w:val="none" w:sz="0" w:space="0" w:color="auto"/>
        <w:left w:val="none" w:sz="0" w:space="0" w:color="auto"/>
        <w:bottom w:val="none" w:sz="0" w:space="0" w:color="auto"/>
        <w:right w:val="none" w:sz="0" w:space="0" w:color="auto"/>
      </w:divBdr>
    </w:div>
    <w:div w:id="1233857833">
      <w:bodyDiv w:val="1"/>
      <w:marLeft w:val="0"/>
      <w:marRight w:val="0"/>
      <w:marTop w:val="0"/>
      <w:marBottom w:val="0"/>
      <w:divBdr>
        <w:top w:val="none" w:sz="0" w:space="0" w:color="auto"/>
        <w:left w:val="none" w:sz="0" w:space="0" w:color="auto"/>
        <w:bottom w:val="none" w:sz="0" w:space="0" w:color="auto"/>
        <w:right w:val="none" w:sz="0" w:space="0" w:color="auto"/>
      </w:divBdr>
    </w:div>
    <w:div w:id="1234118160">
      <w:bodyDiv w:val="1"/>
      <w:marLeft w:val="0"/>
      <w:marRight w:val="0"/>
      <w:marTop w:val="0"/>
      <w:marBottom w:val="0"/>
      <w:divBdr>
        <w:top w:val="none" w:sz="0" w:space="0" w:color="auto"/>
        <w:left w:val="none" w:sz="0" w:space="0" w:color="auto"/>
        <w:bottom w:val="none" w:sz="0" w:space="0" w:color="auto"/>
        <w:right w:val="none" w:sz="0" w:space="0" w:color="auto"/>
      </w:divBdr>
    </w:div>
    <w:div w:id="1234437200">
      <w:bodyDiv w:val="1"/>
      <w:marLeft w:val="0"/>
      <w:marRight w:val="0"/>
      <w:marTop w:val="0"/>
      <w:marBottom w:val="0"/>
      <w:divBdr>
        <w:top w:val="none" w:sz="0" w:space="0" w:color="auto"/>
        <w:left w:val="none" w:sz="0" w:space="0" w:color="auto"/>
        <w:bottom w:val="none" w:sz="0" w:space="0" w:color="auto"/>
        <w:right w:val="none" w:sz="0" w:space="0" w:color="auto"/>
      </w:divBdr>
      <w:divsChild>
        <w:div w:id="1664509377">
          <w:marLeft w:val="0"/>
          <w:marRight w:val="0"/>
          <w:marTop w:val="0"/>
          <w:marBottom w:val="0"/>
          <w:divBdr>
            <w:top w:val="none" w:sz="0" w:space="0" w:color="auto"/>
            <w:left w:val="none" w:sz="0" w:space="0" w:color="auto"/>
            <w:bottom w:val="none" w:sz="0" w:space="0" w:color="auto"/>
            <w:right w:val="none" w:sz="0" w:space="0" w:color="auto"/>
          </w:divBdr>
        </w:div>
        <w:div w:id="992563017">
          <w:marLeft w:val="0"/>
          <w:marRight w:val="0"/>
          <w:marTop w:val="0"/>
          <w:marBottom w:val="0"/>
          <w:divBdr>
            <w:top w:val="none" w:sz="0" w:space="0" w:color="auto"/>
            <w:left w:val="none" w:sz="0" w:space="0" w:color="auto"/>
            <w:bottom w:val="none" w:sz="0" w:space="0" w:color="auto"/>
            <w:right w:val="none" w:sz="0" w:space="0" w:color="auto"/>
          </w:divBdr>
        </w:div>
        <w:div w:id="1094402913">
          <w:marLeft w:val="0"/>
          <w:marRight w:val="0"/>
          <w:marTop w:val="0"/>
          <w:marBottom w:val="0"/>
          <w:divBdr>
            <w:top w:val="none" w:sz="0" w:space="0" w:color="auto"/>
            <w:left w:val="none" w:sz="0" w:space="0" w:color="auto"/>
            <w:bottom w:val="none" w:sz="0" w:space="0" w:color="auto"/>
            <w:right w:val="none" w:sz="0" w:space="0" w:color="auto"/>
          </w:divBdr>
        </w:div>
        <w:div w:id="162472685">
          <w:marLeft w:val="0"/>
          <w:marRight w:val="0"/>
          <w:marTop w:val="0"/>
          <w:marBottom w:val="0"/>
          <w:divBdr>
            <w:top w:val="none" w:sz="0" w:space="0" w:color="auto"/>
            <w:left w:val="none" w:sz="0" w:space="0" w:color="auto"/>
            <w:bottom w:val="none" w:sz="0" w:space="0" w:color="auto"/>
            <w:right w:val="none" w:sz="0" w:space="0" w:color="auto"/>
          </w:divBdr>
        </w:div>
        <w:div w:id="2130083071">
          <w:marLeft w:val="0"/>
          <w:marRight w:val="0"/>
          <w:marTop w:val="0"/>
          <w:marBottom w:val="0"/>
          <w:divBdr>
            <w:top w:val="none" w:sz="0" w:space="0" w:color="auto"/>
            <w:left w:val="none" w:sz="0" w:space="0" w:color="auto"/>
            <w:bottom w:val="none" w:sz="0" w:space="0" w:color="auto"/>
            <w:right w:val="none" w:sz="0" w:space="0" w:color="auto"/>
          </w:divBdr>
        </w:div>
        <w:div w:id="1904094321">
          <w:marLeft w:val="0"/>
          <w:marRight w:val="0"/>
          <w:marTop w:val="0"/>
          <w:marBottom w:val="0"/>
          <w:divBdr>
            <w:top w:val="none" w:sz="0" w:space="0" w:color="auto"/>
            <w:left w:val="none" w:sz="0" w:space="0" w:color="auto"/>
            <w:bottom w:val="none" w:sz="0" w:space="0" w:color="auto"/>
            <w:right w:val="none" w:sz="0" w:space="0" w:color="auto"/>
          </w:divBdr>
        </w:div>
        <w:div w:id="2095006288">
          <w:marLeft w:val="0"/>
          <w:marRight w:val="0"/>
          <w:marTop w:val="0"/>
          <w:marBottom w:val="0"/>
          <w:divBdr>
            <w:top w:val="none" w:sz="0" w:space="0" w:color="auto"/>
            <w:left w:val="none" w:sz="0" w:space="0" w:color="auto"/>
            <w:bottom w:val="none" w:sz="0" w:space="0" w:color="auto"/>
            <w:right w:val="none" w:sz="0" w:space="0" w:color="auto"/>
          </w:divBdr>
        </w:div>
        <w:div w:id="605693231">
          <w:marLeft w:val="0"/>
          <w:marRight w:val="0"/>
          <w:marTop w:val="0"/>
          <w:marBottom w:val="0"/>
          <w:divBdr>
            <w:top w:val="none" w:sz="0" w:space="0" w:color="auto"/>
            <w:left w:val="none" w:sz="0" w:space="0" w:color="auto"/>
            <w:bottom w:val="none" w:sz="0" w:space="0" w:color="auto"/>
            <w:right w:val="none" w:sz="0" w:space="0" w:color="auto"/>
          </w:divBdr>
        </w:div>
        <w:div w:id="165095135">
          <w:marLeft w:val="0"/>
          <w:marRight w:val="0"/>
          <w:marTop w:val="0"/>
          <w:marBottom w:val="0"/>
          <w:divBdr>
            <w:top w:val="none" w:sz="0" w:space="0" w:color="auto"/>
            <w:left w:val="none" w:sz="0" w:space="0" w:color="auto"/>
            <w:bottom w:val="none" w:sz="0" w:space="0" w:color="auto"/>
            <w:right w:val="none" w:sz="0" w:space="0" w:color="auto"/>
          </w:divBdr>
        </w:div>
        <w:div w:id="1288589066">
          <w:marLeft w:val="0"/>
          <w:marRight w:val="0"/>
          <w:marTop w:val="0"/>
          <w:marBottom w:val="0"/>
          <w:divBdr>
            <w:top w:val="none" w:sz="0" w:space="0" w:color="auto"/>
            <w:left w:val="none" w:sz="0" w:space="0" w:color="auto"/>
            <w:bottom w:val="none" w:sz="0" w:space="0" w:color="auto"/>
            <w:right w:val="none" w:sz="0" w:space="0" w:color="auto"/>
          </w:divBdr>
        </w:div>
        <w:div w:id="1586955765">
          <w:marLeft w:val="0"/>
          <w:marRight w:val="0"/>
          <w:marTop w:val="0"/>
          <w:marBottom w:val="0"/>
          <w:divBdr>
            <w:top w:val="none" w:sz="0" w:space="0" w:color="auto"/>
            <w:left w:val="none" w:sz="0" w:space="0" w:color="auto"/>
            <w:bottom w:val="none" w:sz="0" w:space="0" w:color="auto"/>
            <w:right w:val="none" w:sz="0" w:space="0" w:color="auto"/>
          </w:divBdr>
        </w:div>
        <w:div w:id="30307466">
          <w:marLeft w:val="0"/>
          <w:marRight w:val="0"/>
          <w:marTop w:val="0"/>
          <w:marBottom w:val="0"/>
          <w:divBdr>
            <w:top w:val="none" w:sz="0" w:space="0" w:color="auto"/>
            <w:left w:val="none" w:sz="0" w:space="0" w:color="auto"/>
            <w:bottom w:val="none" w:sz="0" w:space="0" w:color="auto"/>
            <w:right w:val="none" w:sz="0" w:space="0" w:color="auto"/>
          </w:divBdr>
        </w:div>
        <w:div w:id="1800146747">
          <w:marLeft w:val="0"/>
          <w:marRight w:val="0"/>
          <w:marTop w:val="0"/>
          <w:marBottom w:val="0"/>
          <w:divBdr>
            <w:top w:val="none" w:sz="0" w:space="0" w:color="auto"/>
            <w:left w:val="none" w:sz="0" w:space="0" w:color="auto"/>
            <w:bottom w:val="none" w:sz="0" w:space="0" w:color="auto"/>
            <w:right w:val="none" w:sz="0" w:space="0" w:color="auto"/>
          </w:divBdr>
        </w:div>
        <w:div w:id="1624263367">
          <w:marLeft w:val="0"/>
          <w:marRight w:val="0"/>
          <w:marTop w:val="0"/>
          <w:marBottom w:val="0"/>
          <w:divBdr>
            <w:top w:val="none" w:sz="0" w:space="0" w:color="auto"/>
            <w:left w:val="none" w:sz="0" w:space="0" w:color="auto"/>
            <w:bottom w:val="none" w:sz="0" w:space="0" w:color="auto"/>
            <w:right w:val="none" w:sz="0" w:space="0" w:color="auto"/>
          </w:divBdr>
        </w:div>
        <w:div w:id="1187134591">
          <w:marLeft w:val="0"/>
          <w:marRight w:val="0"/>
          <w:marTop w:val="0"/>
          <w:marBottom w:val="0"/>
          <w:divBdr>
            <w:top w:val="none" w:sz="0" w:space="0" w:color="auto"/>
            <w:left w:val="none" w:sz="0" w:space="0" w:color="auto"/>
            <w:bottom w:val="none" w:sz="0" w:space="0" w:color="auto"/>
            <w:right w:val="none" w:sz="0" w:space="0" w:color="auto"/>
          </w:divBdr>
        </w:div>
        <w:div w:id="1940798867">
          <w:marLeft w:val="0"/>
          <w:marRight w:val="0"/>
          <w:marTop w:val="0"/>
          <w:marBottom w:val="0"/>
          <w:divBdr>
            <w:top w:val="none" w:sz="0" w:space="0" w:color="auto"/>
            <w:left w:val="none" w:sz="0" w:space="0" w:color="auto"/>
            <w:bottom w:val="none" w:sz="0" w:space="0" w:color="auto"/>
            <w:right w:val="none" w:sz="0" w:space="0" w:color="auto"/>
          </w:divBdr>
        </w:div>
        <w:div w:id="1565019473">
          <w:marLeft w:val="0"/>
          <w:marRight w:val="0"/>
          <w:marTop w:val="0"/>
          <w:marBottom w:val="0"/>
          <w:divBdr>
            <w:top w:val="none" w:sz="0" w:space="0" w:color="auto"/>
            <w:left w:val="none" w:sz="0" w:space="0" w:color="auto"/>
            <w:bottom w:val="none" w:sz="0" w:space="0" w:color="auto"/>
            <w:right w:val="none" w:sz="0" w:space="0" w:color="auto"/>
          </w:divBdr>
        </w:div>
        <w:div w:id="1104812710">
          <w:marLeft w:val="0"/>
          <w:marRight w:val="0"/>
          <w:marTop w:val="0"/>
          <w:marBottom w:val="0"/>
          <w:divBdr>
            <w:top w:val="none" w:sz="0" w:space="0" w:color="auto"/>
            <w:left w:val="none" w:sz="0" w:space="0" w:color="auto"/>
            <w:bottom w:val="none" w:sz="0" w:space="0" w:color="auto"/>
            <w:right w:val="none" w:sz="0" w:space="0" w:color="auto"/>
          </w:divBdr>
        </w:div>
        <w:div w:id="1916163418">
          <w:marLeft w:val="0"/>
          <w:marRight w:val="0"/>
          <w:marTop w:val="0"/>
          <w:marBottom w:val="0"/>
          <w:divBdr>
            <w:top w:val="none" w:sz="0" w:space="0" w:color="auto"/>
            <w:left w:val="none" w:sz="0" w:space="0" w:color="auto"/>
            <w:bottom w:val="none" w:sz="0" w:space="0" w:color="auto"/>
            <w:right w:val="none" w:sz="0" w:space="0" w:color="auto"/>
          </w:divBdr>
        </w:div>
        <w:div w:id="296909902">
          <w:marLeft w:val="0"/>
          <w:marRight w:val="0"/>
          <w:marTop w:val="0"/>
          <w:marBottom w:val="0"/>
          <w:divBdr>
            <w:top w:val="none" w:sz="0" w:space="0" w:color="auto"/>
            <w:left w:val="none" w:sz="0" w:space="0" w:color="auto"/>
            <w:bottom w:val="none" w:sz="0" w:space="0" w:color="auto"/>
            <w:right w:val="none" w:sz="0" w:space="0" w:color="auto"/>
          </w:divBdr>
        </w:div>
        <w:div w:id="2006130157">
          <w:marLeft w:val="0"/>
          <w:marRight w:val="0"/>
          <w:marTop w:val="0"/>
          <w:marBottom w:val="0"/>
          <w:divBdr>
            <w:top w:val="none" w:sz="0" w:space="0" w:color="auto"/>
            <w:left w:val="none" w:sz="0" w:space="0" w:color="auto"/>
            <w:bottom w:val="none" w:sz="0" w:space="0" w:color="auto"/>
            <w:right w:val="none" w:sz="0" w:space="0" w:color="auto"/>
          </w:divBdr>
        </w:div>
        <w:div w:id="519785765">
          <w:marLeft w:val="0"/>
          <w:marRight w:val="0"/>
          <w:marTop w:val="0"/>
          <w:marBottom w:val="0"/>
          <w:divBdr>
            <w:top w:val="none" w:sz="0" w:space="0" w:color="auto"/>
            <w:left w:val="none" w:sz="0" w:space="0" w:color="auto"/>
            <w:bottom w:val="none" w:sz="0" w:space="0" w:color="auto"/>
            <w:right w:val="none" w:sz="0" w:space="0" w:color="auto"/>
          </w:divBdr>
        </w:div>
        <w:div w:id="311716221">
          <w:marLeft w:val="0"/>
          <w:marRight w:val="0"/>
          <w:marTop w:val="0"/>
          <w:marBottom w:val="0"/>
          <w:divBdr>
            <w:top w:val="none" w:sz="0" w:space="0" w:color="auto"/>
            <w:left w:val="none" w:sz="0" w:space="0" w:color="auto"/>
            <w:bottom w:val="none" w:sz="0" w:space="0" w:color="auto"/>
            <w:right w:val="none" w:sz="0" w:space="0" w:color="auto"/>
          </w:divBdr>
        </w:div>
        <w:div w:id="395780670">
          <w:marLeft w:val="0"/>
          <w:marRight w:val="0"/>
          <w:marTop w:val="0"/>
          <w:marBottom w:val="0"/>
          <w:divBdr>
            <w:top w:val="none" w:sz="0" w:space="0" w:color="auto"/>
            <w:left w:val="none" w:sz="0" w:space="0" w:color="auto"/>
            <w:bottom w:val="none" w:sz="0" w:space="0" w:color="auto"/>
            <w:right w:val="none" w:sz="0" w:space="0" w:color="auto"/>
          </w:divBdr>
        </w:div>
        <w:div w:id="1041174325">
          <w:marLeft w:val="0"/>
          <w:marRight w:val="0"/>
          <w:marTop w:val="0"/>
          <w:marBottom w:val="0"/>
          <w:divBdr>
            <w:top w:val="none" w:sz="0" w:space="0" w:color="auto"/>
            <w:left w:val="none" w:sz="0" w:space="0" w:color="auto"/>
            <w:bottom w:val="none" w:sz="0" w:space="0" w:color="auto"/>
            <w:right w:val="none" w:sz="0" w:space="0" w:color="auto"/>
          </w:divBdr>
        </w:div>
        <w:div w:id="1941182023">
          <w:marLeft w:val="0"/>
          <w:marRight w:val="0"/>
          <w:marTop w:val="0"/>
          <w:marBottom w:val="0"/>
          <w:divBdr>
            <w:top w:val="none" w:sz="0" w:space="0" w:color="auto"/>
            <w:left w:val="none" w:sz="0" w:space="0" w:color="auto"/>
            <w:bottom w:val="none" w:sz="0" w:space="0" w:color="auto"/>
            <w:right w:val="none" w:sz="0" w:space="0" w:color="auto"/>
          </w:divBdr>
        </w:div>
        <w:div w:id="648748555">
          <w:marLeft w:val="0"/>
          <w:marRight w:val="0"/>
          <w:marTop w:val="0"/>
          <w:marBottom w:val="0"/>
          <w:divBdr>
            <w:top w:val="none" w:sz="0" w:space="0" w:color="auto"/>
            <w:left w:val="none" w:sz="0" w:space="0" w:color="auto"/>
            <w:bottom w:val="none" w:sz="0" w:space="0" w:color="auto"/>
            <w:right w:val="none" w:sz="0" w:space="0" w:color="auto"/>
          </w:divBdr>
        </w:div>
        <w:div w:id="751125118">
          <w:marLeft w:val="0"/>
          <w:marRight w:val="0"/>
          <w:marTop w:val="0"/>
          <w:marBottom w:val="0"/>
          <w:divBdr>
            <w:top w:val="none" w:sz="0" w:space="0" w:color="auto"/>
            <w:left w:val="none" w:sz="0" w:space="0" w:color="auto"/>
            <w:bottom w:val="none" w:sz="0" w:space="0" w:color="auto"/>
            <w:right w:val="none" w:sz="0" w:space="0" w:color="auto"/>
          </w:divBdr>
        </w:div>
        <w:div w:id="2042169061">
          <w:marLeft w:val="0"/>
          <w:marRight w:val="0"/>
          <w:marTop w:val="0"/>
          <w:marBottom w:val="0"/>
          <w:divBdr>
            <w:top w:val="none" w:sz="0" w:space="0" w:color="auto"/>
            <w:left w:val="none" w:sz="0" w:space="0" w:color="auto"/>
            <w:bottom w:val="none" w:sz="0" w:space="0" w:color="auto"/>
            <w:right w:val="none" w:sz="0" w:space="0" w:color="auto"/>
          </w:divBdr>
        </w:div>
        <w:div w:id="215823958">
          <w:marLeft w:val="0"/>
          <w:marRight w:val="0"/>
          <w:marTop w:val="0"/>
          <w:marBottom w:val="0"/>
          <w:divBdr>
            <w:top w:val="none" w:sz="0" w:space="0" w:color="auto"/>
            <w:left w:val="none" w:sz="0" w:space="0" w:color="auto"/>
            <w:bottom w:val="none" w:sz="0" w:space="0" w:color="auto"/>
            <w:right w:val="none" w:sz="0" w:space="0" w:color="auto"/>
          </w:divBdr>
        </w:div>
        <w:div w:id="257253997">
          <w:marLeft w:val="0"/>
          <w:marRight w:val="0"/>
          <w:marTop w:val="0"/>
          <w:marBottom w:val="0"/>
          <w:divBdr>
            <w:top w:val="none" w:sz="0" w:space="0" w:color="auto"/>
            <w:left w:val="none" w:sz="0" w:space="0" w:color="auto"/>
            <w:bottom w:val="none" w:sz="0" w:space="0" w:color="auto"/>
            <w:right w:val="none" w:sz="0" w:space="0" w:color="auto"/>
          </w:divBdr>
        </w:div>
        <w:div w:id="280459329">
          <w:marLeft w:val="0"/>
          <w:marRight w:val="0"/>
          <w:marTop w:val="0"/>
          <w:marBottom w:val="0"/>
          <w:divBdr>
            <w:top w:val="none" w:sz="0" w:space="0" w:color="auto"/>
            <w:left w:val="none" w:sz="0" w:space="0" w:color="auto"/>
            <w:bottom w:val="none" w:sz="0" w:space="0" w:color="auto"/>
            <w:right w:val="none" w:sz="0" w:space="0" w:color="auto"/>
          </w:divBdr>
        </w:div>
        <w:div w:id="1999460545">
          <w:marLeft w:val="0"/>
          <w:marRight w:val="0"/>
          <w:marTop w:val="0"/>
          <w:marBottom w:val="0"/>
          <w:divBdr>
            <w:top w:val="none" w:sz="0" w:space="0" w:color="auto"/>
            <w:left w:val="none" w:sz="0" w:space="0" w:color="auto"/>
            <w:bottom w:val="none" w:sz="0" w:space="0" w:color="auto"/>
            <w:right w:val="none" w:sz="0" w:space="0" w:color="auto"/>
          </w:divBdr>
        </w:div>
        <w:div w:id="342241378">
          <w:marLeft w:val="0"/>
          <w:marRight w:val="0"/>
          <w:marTop w:val="0"/>
          <w:marBottom w:val="0"/>
          <w:divBdr>
            <w:top w:val="none" w:sz="0" w:space="0" w:color="auto"/>
            <w:left w:val="none" w:sz="0" w:space="0" w:color="auto"/>
            <w:bottom w:val="none" w:sz="0" w:space="0" w:color="auto"/>
            <w:right w:val="none" w:sz="0" w:space="0" w:color="auto"/>
          </w:divBdr>
        </w:div>
        <w:div w:id="971060086">
          <w:marLeft w:val="0"/>
          <w:marRight w:val="0"/>
          <w:marTop w:val="0"/>
          <w:marBottom w:val="0"/>
          <w:divBdr>
            <w:top w:val="none" w:sz="0" w:space="0" w:color="auto"/>
            <w:left w:val="none" w:sz="0" w:space="0" w:color="auto"/>
            <w:bottom w:val="none" w:sz="0" w:space="0" w:color="auto"/>
            <w:right w:val="none" w:sz="0" w:space="0" w:color="auto"/>
          </w:divBdr>
        </w:div>
        <w:div w:id="1611813172">
          <w:marLeft w:val="0"/>
          <w:marRight w:val="0"/>
          <w:marTop w:val="0"/>
          <w:marBottom w:val="0"/>
          <w:divBdr>
            <w:top w:val="none" w:sz="0" w:space="0" w:color="auto"/>
            <w:left w:val="none" w:sz="0" w:space="0" w:color="auto"/>
            <w:bottom w:val="none" w:sz="0" w:space="0" w:color="auto"/>
            <w:right w:val="none" w:sz="0" w:space="0" w:color="auto"/>
          </w:divBdr>
        </w:div>
        <w:div w:id="1793548731">
          <w:marLeft w:val="0"/>
          <w:marRight w:val="0"/>
          <w:marTop w:val="0"/>
          <w:marBottom w:val="0"/>
          <w:divBdr>
            <w:top w:val="none" w:sz="0" w:space="0" w:color="auto"/>
            <w:left w:val="none" w:sz="0" w:space="0" w:color="auto"/>
            <w:bottom w:val="none" w:sz="0" w:space="0" w:color="auto"/>
            <w:right w:val="none" w:sz="0" w:space="0" w:color="auto"/>
          </w:divBdr>
        </w:div>
        <w:div w:id="1649899480">
          <w:marLeft w:val="0"/>
          <w:marRight w:val="0"/>
          <w:marTop w:val="0"/>
          <w:marBottom w:val="0"/>
          <w:divBdr>
            <w:top w:val="none" w:sz="0" w:space="0" w:color="auto"/>
            <w:left w:val="none" w:sz="0" w:space="0" w:color="auto"/>
            <w:bottom w:val="none" w:sz="0" w:space="0" w:color="auto"/>
            <w:right w:val="none" w:sz="0" w:space="0" w:color="auto"/>
          </w:divBdr>
        </w:div>
        <w:div w:id="1238394569">
          <w:marLeft w:val="0"/>
          <w:marRight w:val="0"/>
          <w:marTop w:val="0"/>
          <w:marBottom w:val="0"/>
          <w:divBdr>
            <w:top w:val="none" w:sz="0" w:space="0" w:color="auto"/>
            <w:left w:val="none" w:sz="0" w:space="0" w:color="auto"/>
            <w:bottom w:val="none" w:sz="0" w:space="0" w:color="auto"/>
            <w:right w:val="none" w:sz="0" w:space="0" w:color="auto"/>
          </w:divBdr>
        </w:div>
        <w:div w:id="1685402491">
          <w:marLeft w:val="0"/>
          <w:marRight w:val="0"/>
          <w:marTop w:val="0"/>
          <w:marBottom w:val="0"/>
          <w:divBdr>
            <w:top w:val="none" w:sz="0" w:space="0" w:color="auto"/>
            <w:left w:val="none" w:sz="0" w:space="0" w:color="auto"/>
            <w:bottom w:val="none" w:sz="0" w:space="0" w:color="auto"/>
            <w:right w:val="none" w:sz="0" w:space="0" w:color="auto"/>
          </w:divBdr>
        </w:div>
        <w:div w:id="270354742">
          <w:marLeft w:val="0"/>
          <w:marRight w:val="0"/>
          <w:marTop w:val="0"/>
          <w:marBottom w:val="0"/>
          <w:divBdr>
            <w:top w:val="none" w:sz="0" w:space="0" w:color="auto"/>
            <w:left w:val="none" w:sz="0" w:space="0" w:color="auto"/>
            <w:bottom w:val="none" w:sz="0" w:space="0" w:color="auto"/>
            <w:right w:val="none" w:sz="0" w:space="0" w:color="auto"/>
          </w:divBdr>
        </w:div>
        <w:div w:id="1202939757">
          <w:marLeft w:val="0"/>
          <w:marRight w:val="0"/>
          <w:marTop w:val="0"/>
          <w:marBottom w:val="0"/>
          <w:divBdr>
            <w:top w:val="none" w:sz="0" w:space="0" w:color="auto"/>
            <w:left w:val="none" w:sz="0" w:space="0" w:color="auto"/>
            <w:bottom w:val="none" w:sz="0" w:space="0" w:color="auto"/>
            <w:right w:val="none" w:sz="0" w:space="0" w:color="auto"/>
          </w:divBdr>
        </w:div>
        <w:div w:id="1806465137">
          <w:marLeft w:val="0"/>
          <w:marRight w:val="0"/>
          <w:marTop w:val="0"/>
          <w:marBottom w:val="0"/>
          <w:divBdr>
            <w:top w:val="none" w:sz="0" w:space="0" w:color="auto"/>
            <w:left w:val="none" w:sz="0" w:space="0" w:color="auto"/>
            <w:bottom w:val="none" w:sz="0" w:space="0" w:color="auto"/>
            <w:right w:val="none" w:sz="0" w:space="0" w:color="auto"/>
          </w:divBdr>
        </w:div>
        <w:div w:id="694235937">
          <w:marLeft w:val="0"/>
          <w:marRight w:val="0"/>
          <w:marTop w:val="0"/>
          <w:marBottom w:val="0"/>
          <w:divBdr>
            <w:top w:val="none" w:sz="0" w:space="0" w:color="auto"/>
            <w:left w:val="none" w:sz="0" w:space="0" w:color="auto"/>
            <w:bottom w:val="none" w:sz="0" w:space="0" w:color="auto"/>
            <w:right w:val="none" w:sz="0" w:space="0" w:color="auto"/>
          </w:divBdr>
        </w:div>
        <w:div w:id="304939649">
          <w:marLeft w:val="0"/>
          <w:marRight w:val="0"/>
          <w:marTop w:val="0"/>
          <w:marBottom w:val="0"/>
          <w:divBdr>
            <w:top w:val="none" w:sz="0" w:space="0" w:color="auto"/>
            <w:left w:val="none" w:sz="0" w:space="0" w:color="auto"/>
            <w:bottom w:val="none" w:sz="0" w:space="0" w:color="auto"/>
            <w:right w:val="none" w:sz="0" w:space="0" w:color="auto"/>
          </w:divBdr>
        </w:div>
        <w:div w:id="309481537">
          <w:marLeft w:val="0"/>
          <w:marRight w:val="0"/>
          <w:marTop w:val="0"/>
          <w:marBottom w:val="0"/>
          <w:divBdr>
            <w:top w:val="none" w:sz="0" w:space="0" w:color="auto"/>
            <w:left w:val="none" w:sz="0" w:space="0" w:color="auto"/>
            <w:bottom w:val="none" w:sz="0" w:space="0" w:color="auto"/>
            <w:right w:val="none" w:sz="0" w:space="0" w:color="auto"/>
          </w:divBdr>
        </w:div>
        <w:div w:id="1779989067">
          <w:marLeft w:val="0"/>
          <w:marRight w:val="0"/>
          <w:marTop w:val="0"/>
          <w:marBottom w:val="0"/>
          <w:divBdr>
            <w:top w:val="none" w:sz="0" w:space="0" w:color="auto"/>
            <w:left w:val="none" w:sz="0" w:space="0" w:color="auto"/>
            <w:bottom w:val="none" w:sz="0" w:space="0" w:color="auto"/>
            <w:right w:val="none" w:sz="0" w:space="0" w:color="auto"/>
          </w:divBdr>
        </w:div>
      </w:divsChild>
    </w:div>
    <w:div w:id="1234587180">
      <w:bodyDiv w:val="1"/>
      <w:marLeft w:val="0"/>
      <w:marRight w:val="0"/>
      <w:marTop w:val="0"/>
      <w:marBottom w:val="0"/>
      <w:divBdr>
        <w:top w:val="none" w:sz="0" w:space="0" w:color="auto"/>
        <w:left w:val="none" w:sz="0" w:space="0" w:color="auto"/>
        <w:bottom w:val="none" w:sz="0" w:space="0" w:color="auto"/>
        <w:right w:val="none" w:sz="0" w:space="0" w:color="auto"/>
      </w:divBdr>
    </w:div>
    <w:div w:id="1234776499">
      <w:bodyDiv w:val="1"/>
      <w:marLeft w:val="0"/>
      <w:marRight w:val="0"/>
      <w:marTop w:val="0"/>
      <w:marBottom w:val="0"/>
      <w:divBdr>
        <w:top w:val="none" w:sz="0" w:space="0" w:color="auto"/>
        <w:left w:val="none" w:sz="0" w:space="0" w:color="auto"/>
        <w:bottom w:val="none" w:sz="0" w:space="0" w:color="auto"/>
        <w:right w:val="none" w:sz="0" w:space="0" w:color="auto"/>
      </w:divBdr>
    </w:div>
    <w:div w:id="1235430210">
      <w:bodyDiv w:val="1"/>
      <w:marLeft w:val="0"/>
      <w:marRight w:val="0"/>
      <w:marTop w:val="0"/>
      <w:marBottom w:val="0"/>
      <w:divBdr>
        <w:top w:val="none" w:sz="0" w:space="0" w:color="auto"/>
        <w:left w:val="none" w:sz="0" w:space="0" w:color="auto"/>
        <w:bottom w:val="none" w:sz="0" w:space="0" w:color="auto"/>
        <w:right w:val="none" w:sz="0" w:space="0" w:color="auto"/>
      </w:divBdr>
    </w:div>
    <w:div w:id="1235581551">
      <w:bodyDiv w:val="1"/>
      <w:marLeft w:val="0"/>
      <w:marRight w:val="0"/>
      <w:marTop w:val="0"/>
      <w:marBottom w:val="0"/>
      <w:divBdr>
        <w:top w:val="none" w:sz="0" w:space="0" w:color="auto"/>
        <w:left w:val="none" w:sz="0" w:space="0" w:color="auto"/>
        <w:bottom w:val="none" w:sz="0" w:space="0" w:color="auto"/>
        <w:right w:val="none" w:sz="0" w:space="0" w:color="auto"/>
      </w:divBdr>
    </w:div>
    <w:div w:id="1235582504">
      <w:bodyDiv w:val="1"/>
      <w:marLeft w:val="0"/>
      <w:marRight w:val="0"/>
      <w:marTop w:val="0"/>
      <w:marBottom w:val="0"/>
      <w:divBdr>
        <w:top w:val="none" w:sz="0" w:space="0" w:color="auto"/>
        <w:left w:val="none" w:sz="0" w:space="0" w:color="auto"/>
        <w:bottom w:val="none" w:sz="0" w:space="0" w:color="auto"/>
        <w:right w:val="none" w:sz="0" w:space="0" w:color="auto"/>
      </w:divBdr>
    </w:div>
    <w:div w:id="1236207828">
      <w:bodyDiv w:val="1"/>
      <w:marLeft w:val="0"/>
      <w:marRight w:val="0"/>
      <w:marTop w:val="0"/>
      <w:marBottom w:val="0"/>
      <w:divBdr>
        <w:top w:val="none" w:sz="0" w:space="0" w:color="auto"/>
        <w:left w:val="none" w:sz="0" w:space="0" w:color="auto"/>
        <w:bottom w:val="none" w:sz="0" w:space="0" w:color="auto"/>
        <w:right w:val="none" w:sz="0" w:space="0" w:color="auto"/>
      </w:divBdr>
    </w:div>
    <w:div w:id="1237130274">
      <w:bodyDiv w:val="1"/>
      <w:marLeft w:val="0"/>
      <w:marRight w:val="0"/>
      <w:marTop w:val="0"/>
      <w:marBottom w:val="0"/>
      <w:divBdr>
        <w:top w:val="none" w:sz="0" w:space="0" w:color="auto"/>
        <w:left w:val="none" w:sz="0" w:space="0" w:color="auto"/>
        <w:bottom w:val="none" w:sz="0" w:space="0" w:color="auto"/>
        <w:right w:val="none" w:sz="0" w:space="0" w:color="auto"/>
      </w:divBdr>
    </w:div>
    <w:div w:id="1237208081">
      <w:bodyDiv w:val="1"/>
      <w:marLeft w:val="0"/>
      <w:marRight w:val="0"/>
      <w:marTop w:val="0"/>
      <w:marBottom w:val="0"/>
      <w:divBdr>
        <w:top w:val="none" w:sz="0" w:space="0" w:color="auto"/>
        <w:left w:val="none" w:sz="0" w:space="0" w:color="auto"/>
        <w:bottom w:val="none" w:sz="0" w:space="0" w:color="auto"/>
        <w:right w:val="none" w:sz="0" w:space="0" w:color="auto"/>
      </w:divBdr>
      <w:divsChild>
        <w:div w:id="1988511313">
          <w:marLeft w:val="640"/>
          <w:marRight w:val="0"/>
          <w:marTop w:val="0"/>
          <w:marBottom w:val="0"/>
          <w:divBdr>
            <w:top w:val="none" w:sz="0" w:space="0" w:color="auto"/>
            <w:left w:val="none" w:sz="0" w:space="0" w:color="auto"/>
            <w:bottom w:val="none" w:sz="0" w:space="0" w:color="auto"/>
            <w:right w:val="none" w:sz="0" w:space="0" w:color="auto"/>
          </w:divBdr>
        </w:div>
        <w:div w:id="657424250">
          <w:marLeft w:val="640"/>
          <w:marRight w:val="0"/>
          <w:marTop w:val="0"/>
          <w:marBottom w:val="0"/>
          <w:divBdr>
            <w:top w:val="none" w:sz="0" w:space="0" w:color="auto"/>
            <w:left w:val="none" w:sz="0" w:space="0" w:color="auto"/>
            <w:bottom w:val="none" w:sz="0" w:space="0" w:color="auto"/>
            <w:right w:val="none" w:sz="0" w:space="0" w:color="auto"/>
          </w:divBdr>
        </w:div>
        <w:div w:id="268506865">
          <w:marLeft w:val="640"/>
          <w:marRight w:val="0"/>
          <w:marTop w:val="0"/>
          <w:marBottom w:val="0"/>
          <w:divBdr>
            <w:top w:val="none" w:sz="0" w:space="0" w:color="auto"/>
            <w:left w:val="none" w:sz="0" w:space="0" w:color="auto"/>
            <w:bottom w:val="none" w:sz="0" w:space="0" w:color="auto"/>
            <w:right w:val="none" w:sz="0" w:space="0" w:color="auto"/>
          </w:divBdr>
        </w:div>
        <w:div w:id="793791980">
          <w:marLeft w:val="640"/>
          <w:marRight w:val="0"/>
          <w:marTop w:val="0"/>
          <w:marBottom w:val="0"/>
          <w:divBdr>
            <w:top w:val="none" w:sz="0" w:space="0" w:color="auto"/>
            <w:left w:val="none" w:sz="0" w:space="0" w:color="auto"/>
            <w:bottom w:val="none" w:sz="0" w:space="0" w:color="auto"/>
            <w:right w:val="none" w:sz="0" w:space="0" w:color="auto"/>
          </w:divBdr>
        </w:div>
        <w:div w:id="1670282367">
          <w:marLeft w:val="640"/>
          <w:marRight w:val="0"/>
          <w:marTop w:val="0"/>
          <w:marBottom w:val="0"/>
          <w:divBdr>
            <w:top w:val="none" w:sz="0" w:space="0" w:color="auto"/>
            <w:left w:val="none" w:sz="0" w:space="0" w:color="auto"/>
            <w:bottom w:val="none" w:sz="0" w:space="0" w:color="auto"/>
            <w:right w:val="none" w:sz="0" w:space="0" w:color="auto"/>
          </w:divBdr>
        </w:div>
        <w:div w:id="1094397178">
          <w:marLeft w:val="640"/>
          <w:marRight w:val="0"/>
          <w:marTop w:val="0"/>
          <w:marBottom w:val="0"/>
          <w:divBdr>
            <w:top w:val="none" w:sz="0" w:space="0" w:color="auto"/>
            <w:left w:val="none" w:sz="0" w:space="0" w:color="auto"/>
            <w:bottom w:val="none" w:sz="0" w:space="0" w:color="auto"/>
            <w:right w:val="none" w:sz="0" w:space="0" w:color="auto"/>
          </w:divBdr>
        </w:div>
        <w:div w:id="418479624">
          <w:marLeft w:val="640"/>
          <w:marRight w:val="0"/>
          <w:marTop w:val="0"/>
          <w:marBottom w:val="0"/>
          <w:divBdr>
            <w:top w:val="none" w:sz="0" w:space="0" w:color="auto"/>
            <w:left w:val="none" w:sz="0" w:space="0" w:color="auto"/>
            <w:bottom w:val="none" w:sz="0" w:space="0" w:color="auto"/>
            <w:right w:val="none" w:sz="0" w:space="0" w:color="auto"/>
          </w:divBdr>
        </w:div>
        <w:div w:id="761413711">
          <w:marLeft w:val="640"/>
          <w:marRight w:val="0"/>
          <w:marTop w:val="0"/>
          <w:marBottom w:val="0"/>
          <w:divBdr>
            <w:top w:val="none" w:sz="0" w:space="0" w:color="auto"/>
            <w:left w:val="none" w:sz="0" w:space="0" w:color="auto"/>
            <w:bottom w:val="none" w:sz="0" w:space="0" w:color="auto"/>
            <w:right w:val="none" w:sz="0" w:space="0" w:color="auto"/>
          </w:divBdr>
        </w:div>
        <w:div w:id="638389055">
          <w:marLeft w:val="640"/>
          <w:marRight w:val="0"/>
          <w:marTop w:val="0"/>
          <w:marBottom w:val="0"/>
          <w:divBdr>
            <w:top w:val="none" w:sz="0" w:space="0" w:color="auto"/>
            <w:left w:val="none" w:sz="0" w:space="0" w:color="auto"/>
            <w:bottom w:val="none" w:sz="0" w:space="0" w:color="auto"/>
            <w:right w:val="none" w:sz="0" w:space="0" w:color="auto"/>
          </w:divBdr>
        </w:div>
        <w:div w:id="1982150012">
          <w:marLeft w:val="640"/>
          <w:marRight w:val="0"/>
          <w:marTop w:val="0"/>
          <w:marBottom w:val="0"/>
          <w:divBdr>
            <w:top w:val="none" w:sz="0" w:space="0" w:color="auto"/>
            <w:left w:val="none" w:sz="0" w:space="0" w:color="auto"/>
            <w:bottom w:val="none" w:sz="0" w:space="0" w:color="auto"/>
            <w:right w:val="none" w:sz="0" w:space="0" w:color="auto"/>
          </w:divBdr>
        </w:div>
        <w:div w:id="2062629389">
          <w:marLeft w:val="640"/>
          <w:marRight w:val="0"/>
          <w:marTop w:val="0"/>
          <w:marBottom w:val="0"/>
          <w:divBdr>
            <w:top w:val="none" w:sz="0" w:space="0" w:color="auto"/>
            <w:left w:val="none" w:sz="0" w:space="0" w:color="auto"/>
            <w:bottom w:val="none" w:sz="0" w:space="0" w:color="auto"/>
            <w:right w:val="none" w:sz="0" w:space="0" w:color="auto"/>
          </w:divBdr>
        </w:div>
        <w:div w:id="513689200">
          <w:marLeft w:val="640"/>
          <w:marRight w:val="0"/>
          <w:marTop w:val="0"/>
          <w:marBottom w:val="0"/>
          <w:divBdr>
            <w:top w:val="none" w:sz="0" w:space="0" w:color="auto"/>
            <w:left w:val="none" w:sz="0" w:space="0" w:color="auto"/>
            <w:bottom w:val="none" w:sz="0" w:space="0" w:color="auto"/>
            <w:right w:val="none" w:sz="0" w:space="0" w:color="auto"/>
          </w:divBdr>
        </w:div>
        <w:div w:id="1325091000">
          <w:marLeft w:val="640"/>
          <w:marRight w:val="0"/>
          <w:marTop w:val="0"/>
          <w:marBottom w:val="0"/>
          <w:divBdr>
            <w:top w:val="none" w:sz="0" w:space="0" w:color="auto"/>
            <w:left w:val="none" w:sz="0" w:space="0" w:color="auto"/>
            <w:bottom w:val="none" w:sz="0" w:space="0" w:color="auto"/>
            <w:right w:val="none" w:sz="0" w:space="0" w:color="auto"/>
          </w:divBdr>
        </w:div>
        <w:div w:id="1302229431">
          <w:marLeft w:val="640"/>
          <w:marRight w:val="0"/>
          <w:marTop w:val="0"/>
          <w:marBottom w:val="0"/>
          <w:divBdr>
            <w:top w:val="none" w:sz="0" w:space="0" w:color="auto"/>
            <w:left w:val="none" w:sz="0" w:space="0" w:color="auto"/>
            <w:bottom w:val="none" w:sz="0" w:space="0" w:color="auto"/>
            <w:right w:val="none" w:sz="0" w:space="0" w:color="auto"/>
          </w:divBdr>
        </w:div>
        <w:div w:id="875652808">
          <w:marLeft w:val="640"/>
          <w:marRight w:val="0"/>
          <w:marTop w:val="0"/>
          <w:marBottom w:val="0"/>
          <w:divBdr>
            <w:top w:val="none" w:sz="0" w:space="0" w:color="auto"/>
            <w:left w:val="none" w:sz="0" w:space="0" w:color="auto"/>
            <w:bottom w:val="none" w:sz="0" w:space="0" w:color="auto"/>
            <w:right w:val="none" w:sz="0" w:space="0" w:color="auto"/>
          </w:divBdr>
        </w:div>
        <w:div w:id="857961161">
          <w:marLeft w:val="640"/>
          <w:marRight w:val="0"/>
          <w:marTop w:val="0"/>
          <w:marBottom w:val="0"/>
          <w:divBdr>
            <w:top w:val="none" w:sz="0" w:space="0" w:color="auto"/>
            <w:left w:val="none" w:sz="0" w:space="0" w:color="auto"/>
            <w:bottom w:val="none" w:sz="0" w:space="0" w:color="auto"/>
            <w:right w:val="none" w:sz="0" w:space="0" w:color="auto"/>
          </w:divBdr>
        </w:div>
        <w:div w:id="789207038">
          <w:marLeft w:val="640"/>
          <w:marRight w:val="0"/>
          <w:marTop w:val="0"/>
          <w:marBottom w:val="0"/>
          <w:divBdr>
            <w:top w:val="none" w:sz="0" w:space="0" w:color="auto"/>
            <w:left w:val="none" w:sz="0" w:space="0" w:color="auto"/>
            <w:bottom w:val="none" w:sz="0" w:space="0" w:color="auto"/>
            <w:right w:val="none" w:sz="0" w:space="0" w:color="auto"/>
          </w:divBdr>
        </w:div>
        <w:div w:id="1012536794">
          <w:marLeft w:val="640"/>
          <w:marRight w:val="0"/>
          <w:marTop w:val="0"/>
          <w:marBottom w:val="0"/>
          <w:divBdr>
            <w:top w:val="none" w:sz="0" w:space="0" w:color="auto"/>
            <w:left w:val="none" w:sz="0" w:space="0" w:color="auto"/>
            <w:bottom w:val="none" w:sz="0" w:space="0" w:color="auto"/>
            <w:right w:val="none" w:sz="0" w:space="0" w:color="auto"/>
          </w:divBdr>
        </w:div>
        <w:div w:id="1699700847">
          <w:marLeft w:val="640"/>
          <w:marRight w:val="0"/>
          <w:marTop w:val="0"/>
          <w:marBottom w:val="0"/>
          <w:divBdr>
            <w:top w:val="none" w:sz="0" w:space="0" w:color="auto"/>
            <w:left w:val="none" w:sz="0" w:space="0" w:color="auto"/>
            <w:bottom w:val="none" w:sz="0" w:space="0" w:color="auto"/>
            <w:right w:val="none" w:sz="0" w:space="0" w:color="auto"/>
          </w:divBdr>
        </w:div>
        <w:div w:id="368188654">
          <w:marLeft w:val="640"/>
          <w:marRight w:val="0"/>
          <w:marTop w:val="0"/>
          <w:marBottom w:val="0"/>
          <w:divBdr>
            <w:top w:val="none" w:sz="0" w:space="0" w:color="auto"/>
            <w:left w:val="none" w:sz="0" w:space="0" w:color="auto"/>
            <w:bottom w:val="none" w:sz="0" w:space="0" w:color="auto"/>
            <w:right w:val="none" w:sz="0" w:space="0" w:color="auto"/>
          </w:divBdr>
        </w:div>
        <w:div w:id="1761370060">
          <w:marLeft w:val="640"/>
          <w:marRight w:val="0"/>
          <w:marTop w:val="0"/>
          <w:marBottom w:val="0"/>
          <w:divBdr>
            <w:top w:val="none" w:sz="0" w:space="0" w:color="auto"/>
            <w:left w:val="none" w:sz="0" w:space="0" w:color="auto"/>
            <w:bottom w:val="none" w:sz="0" w:space="0" w:color="auto"/>
            <w:right w:val="none" w:sz="0" w:space="0" w:color="auto"/>
          </w:divBdr>
        </w:div>
        <w:div w:id="976686587">
          <w:marLeft w:val="640"/>
          <w:marRight w:val="0"/>
          <w:marTop w:val="0"/>
          <w:marBottom w:val="0"/>
          <w:divBdr>
            <w:top w:val="none" w:sz="0" w:space="0" w:color="auto"/>
            <w:left w:val="none" w:sz="0" w:space="0" w:color="auto"/>
            <w:bottom w:val="none" w:sz="0" w:space="0" w:color="auto"/>
            <w:right w:val="none" w:sz="0" w:space="0" w:color="auto"/>
          </w:divBdr>
        </w:div>
        <w:div w:id="1548030203">
          <w:marLeft w:val="640"/>
          <w:marRight w:val="0"/>
          <w:marTop w:val="0"/>
          <w:marBottom w:val="0"/>
          <w:divBdr>
            <w:top w:val="none" w:sz="0" w:space="0" w:color="auto"/>
            <w:left w:val="none" w:sz="0" w:space="0" w:color="auto"/>
            <w:bottom w:val="none" w:sz="0" w:space="0" w:color="auto"/>
            <w:right w:val="none" w:sz="0" w:space="0" w:color="auto"/>
          </w:divBdr>
        </w:div>
        <w:div w:id="2038694353">
          <w:marLeft w:val="640"/>
          <w:marRight w:val="0"/>
          <w:marTop w:val="0"/>
          <w:marBottom w:val="0"/>
          <w:divBdr>
            <w:top w:val="none" w:sz="0" w:space="0" w:color="auto"/>
            <w:left w:val="none" w:sz="0" w:space="0" w:color="auto"/>
            <w:bottom w:val="none" w:sz="0" w:space="0" w:color="auto"/>
            <w:right w:val="none" w:sz="0" w:space="0" w:color="auto"/>
          </w:divBdr>
        </w:div>
        <w:div w:id="1181243191">
          <w:marLeft w:val="640"/>
          <w:marRight w:val="0"/>
          <w:marTop w:val="0"/>
          <w:marBottom w:val="0"/>
          <w:divBdr>
            <w:top w:val="none" w:sz="0" w:space="0" w:color="auto"/>
            <w:left w:val="none" w:sz="0" w:space="0" w:color="auto"/>
            <w:bottom w:val="none" w:sz="0" w:space="0" w:color="auto"/>
            <w:right w:val="none" w:sz="0" w:space="0" w:color="auto"/>
          </w:divBdr>
        </w:div>
        <w:div w:id="1873154511">
          <w:marLeft w:val="640"/>
          <w:marRight w:val="0"/>
          <w:marTop w:val="0"/>
          <w:marBottom w:val="0"/>
          <w:divBdr>
            <w:top w:val="none" w:sz="0" w:space="0" w:color="auto"/>
            <w:left w:val="none" w:sz="0" w:space="0" w:color="auto"/>
            <w:bottom w:val="none" w:sz="0" w:space="0" w:color="auto"/>
            <w:right w:val="none" w:sz="0" w:space="0" w:color="auto"/>
          </w:divBdr>
        </w:div>
        <w:div w:id="1147865285">
          <w:marLeft w:val="640"/>
          <w:marRight w:val="0"/>
          <w:marTop w:val="0"/>
          <w:marBottom w:val="0"/>
          <w:divBdr>
            <w:top w:val="none" w:sz="0" w:space="0" w:color="auto"/>
            <w:left w:val="none" w:sz="0" w:space="0" w:color="auto"/>
            <w:bottom w:val="none" w:sz="0" w:space="0" w:color="auto"/>
            <w:right w:val="none" w:sz="0" w:space="0" w:color="auto"/>
          </w:divBdr>
        </w:div>
        <w:div w:id="1738939404">
          <w:marLeft w:val="640"/>
          <w:marRight w:val="0"/>
          <w:marTop w:val="0"/>
          <w:marBottom w:val="0"/>
          <w:divBdr>
            <w:top w:val="none" w:sz="0" w:space="0" w:color="auto"/>
            <w:left w:val="none" w:sz="0" w:space="0" w:color="auto"/>
            <w:bottom w:val="none" w:sz="0" w:space="0" w:color="auto"/>
            <w:right w:val="none" w:sz="0" w:space="0" w:color="auto"/>
          </w:divBdr>
        </w:div>
        <w:div w:id="66802710">
          <w:marLeft w:val="640"/>
          <w:marRight w:val="0"/>
          <w:marTop w:val="0"/>
          <w:marBottom w:val="0"/>
          <w:divBdr>
            <w:top w:val="none" w:sz="0" w:space="0" w:color="auto"/>
            <w:left w:val="none" w:sz="0" w:space="0" w:color="auto"/>
            <w:bottom w:val="none" w:sz="0" w:space="0" w:color="auto"/>
            <w:right w:val="none" w:sz="0" w:space="0" w:color="auto"/>
          </w:divBdr>
        </w:div>
        <w:div w:id="1683899046">
          <w:marLeft w:val="640"/>
          <w:marRight w:val="0"/>
          <w:marTop w:val="0"/>
          <w:marBottom w:val="0"/>
          <w:divBdr>
            <w:top w:val="none" w:sz="0" w:space="0" w:color="auto"/>
            <w:left w:val="none" w:sz="0" w:space="0" w:color="auto"/>
            <w:bottom w:val="none" w:sz="0" w:space="0" w:color="auto"/>
            <w:right w:val="none" w:sz="0" w:space="0" w:color="auto"/>
          </w:divBdr>
        </w:div>
        <w:div w:id="2016640275">
          <w:marLeft w:val="640"/>
          <w:marRight w:val="0"/>
          <w:marTop w:val="0"/>
          <w:marBottom w:val="0"/>
          <w:divBdr>
            <w:top w:val="none" w:sz="0" w:space="0" w:color="auto"/>
            <w:left w:val="none" w:sz="0" w:space="0" w:color="auto"/>
            <w:bottom w:val="none" w:sz="0" w:space="0" w:color="auto"/>
            <w:right w:val="none" w:sz="0" w:space="0" w:color="auto"/>
          </w:divBdr>
        </w:div>
        <w:div w:id="1978532197">
          <w:marLeft w:val="640"/>
          <w:marRight w:val="0"/>
          <w:marTop w:val="0"/>
          <w:marBottom w:val="0"/>
          <w:divBdr>
            <w:top w:val="none" w:sz="0" w:space="0" w:color="auto"/>
            <w:left w:val="none" w:sz="0" w:space="0" w:color="auto"/>
            <w:bottom w:val="none" w:sz="0" w:space="0" w:color="auto"/>
            <w:right w:val="none" w:sz="0" w:space="0" w:color="auto"/>
          </w:divBdr>
        </w:div>
        <w:div w:id="416440395">
          <w:marLeft w:val="640"/>
          <w:marRight w:val="0"/>
          <w:marTop w:val="0"/>
          <w:marBottom w:val="0"/>
          <w:divBdr>
            <w:top w:val="none" w:sz="0" w:space="0" w:color="auto"/>
            <w:left w:val="none" w:sz="0" w:space="0" w:color="auto"/>
            <w:bottom w:val="none" w:sz="0" w:space="0" w:color="auto"/>
            <w:right w:val="none" w:sz="0" w:space="0" w:color="auto"/>
          </w:divBdr>
        </w:div>
        <w:div w:id="854273471">
          <w:marLeft w:val="640"/>
          <w:marRight w:val="0"/>
          <w:marTop w:val="0"/>
          <w:marBottom w:val="0"/>
          <w:divBdr>
            <w:top w:val="none" w:sz="0" w:space="0" w:color="auto"/>
            <w:left w:val="none" w:sz="0" w:space="0" w:color="auto"/>
            <w:bottom w:val="none" w:sz="0" w:space="0" w:color="auto"/>
            <w:right w:val="none" w:sz="0" w:space="0" w:color="auto"/>
          </w:divBdr>
        </w:div>
        <w:div w:id="423846894">
          <w:marLeft w:val="640"/>
          <w:marRight w:val="0"/>
          <w:marTop w:val="0"/>
          <w:marBottom w:val="0"/>
          <w:divBdr>
            <w:top w:val="none" w:sz="0" w:space="0" w:color="auto"/>
            <w:left w:val="none" w:sz="0" w:space="0" w:color="auto"/>
            <w:bottom w:val="none" w:sz="0" w:space="0" w:color="auto"/>
            <w:right w:val="none" w:sz="0" w:space="0" w:color="auto"/>
          </w:divBdr>
        </w:div>
        <w:div w:id="1198549181">
          <w:marLeft w:val="640"/>
          <w:marRight w:val="0"/>
          <w:marTop w:val="0"/>
          <w:marBottom w:val="0"/>
          <w:divBdr>
            <w:top w:val="none" w:sz="0" w:space="0" w:color="auto"/>
            <w:left w:val="none" w:sz="0" w:space="0" w:color="auto"/>
            <w:bottom w:val="none" w:sz="0" w:space="0" w:color="auto"/>
            <w:right w:val="none" w:sz="0" w:space="0" w:color="auto"/>
          </w:divBdr>
        </w:div>
        <w:div w:id="994069966">
          <w:marLeft w:val="640"/>
          <w:marRight w:val="0"/>
          <w:marTop w:val="0"/>
          <w:marBottom w:val="0"/>
          <w:divBdr>
            <w:top w:val="none" w:sz="0" w:space="0" w:color="auto"/>
            <w:left w:val="none" w:sz="0" w:space="0" w:color="auto"/>
            <w:bottom w:val="none" w:sz="0" w:space="0" w:color="auto"/>
            <w:right w:val="none" w:sz="0" w:space="0" w:color="auto"/>
          </w:divBdr>
        </w:div>
        <w:div w:id="1701736803">
          <w:marLeft w:val="640"/>
          <w:marRight w:val="0"/>
          <w:marTop w:val="0"/>
          <w:marBottom w:val="0"/>
          <w:divBdr>
            <w:top w:val="none" w:sz="0" w:space="0" w:color="auto"/>
            <w:left w:val="none" w:sz="0" w:space="0" w:color="auto"/>
            <w:bottom w:val="none" w:sz="0" w:space="0" w:color="auto"/>
            <w:right w:val="none" w:sz="0" w:space="0" w:color="auto"/>
          </w:divBdr>
        </w:div>
        <w:div w:id="2247768">
          <w:marLeft w:val="640"/>
          <w:marRight w:val="0"/>
          <w:marTop w:val="0"/>
          <w:marBottom w:val="0"/>
          <w:divBdr>
            <w:top w:val="none" w:sz="0" w:space="0" w:color="auto"/>
            <w:left w:val="none" w:sz="0" w:space="0" w:color="auto"/>
            <w:bottom w:val="none" w:sz="0" w:space="0" w:color="auto"/>
            <w:right w:val="none" w:sz="0" w:space="0" w:color="auto"/>
          </w:divBdr>
        </w:div>
        <w:div w:id="1729305981">
          <w:marLeft w:val="640"/>
          <w:marRight w:val="0"/>
          <w:marTop w:val="0"/>
          <w:marBottom w:val="0"/>
          <w:divBdr>
            <w:top w:val="none" w:sz="0" w:space="0" w:color="auto"/>
            <w:left w:val="none" w:sz="0" w:space="0" w:color="auto"/>
            <w:bottom w:val="none" w:sz="0" w:space="0" w:color="auto"/>
            <w:right w:val="none" w:sz="0" w:space="0" w:color="auto"/>
          </w:divBdr>
        </w:div>
        <w:div w:id="1483539528">
          <w:marLeft w:val="640"/>
          <w:marRight w:val="0"/>
          <w:marTop w:val="0"/>
          <w:marBottom w:val="0"/>
          <w:divBdr>
            <w:top w:val="none" w:sz="0" w:space="0" w:color="auto"/>
            <w:left w:val="none" w:sz="0" w:space="0" w:color="auto"/>
            <w:bottom w:val="none" w:sz="0" w:space="0" w:color="auto"/>
            <w:right w:val="none" w:sz="0" w:space="0" w:color="auto"/>
          </w:divBdr>
        </w:div>
        <w:div w:id="1343554507">
          <w:marLeft w:val="640"/>
          <w:marRight w:val="0"/>
          <w:marTop w:val="0"/>
          <w:marBottom w:val="0"/>
          <w:divBdr>
            <w:top w:val="none" w:sz="0" w:space="0" w:color="auto"/>
            <w:left w:val="none" w:sz="0" w:space="0" w:color="auto"/>
            <w:bottom w:val="none" w:sz="0" w:space="0" w:color="auto"/>
            <w:right w:val="none" w:sz="0" w:space="0" w:color="auto"/>
          </w:divBdr>
        </w:div>
        <w:div w:id="411900089">
          <w:marLeft w:val="640"/>
          <w:marRight w:val="0"/>
          <w:marTop w:val="0"/>
          <w:marBottom w:val="0"/>
          <w:divBdr>
            <w:top w:val="none" w:sz="0" w:space="0" w:color="auto"/>
            <w:left w:val="none" w:sz="0" w:space="0" w:color="auto"/>
            <w:bottom w:val="none" w:sz="0" w:space="0" w:color="auto"/>
            <w:right w:val="none" w:sz="0" w:space="0" w:color="auto"/>
          </w:divBdr>
        </w:div>
        <w:div w:id="1941058399">
          <w:marLeft w:val="640"/>
          <w:marRight w:val="0"/>
          <w:marTop w:val="0"/>
          <w:marBottom w:val="0"/>
          <w:divBdr>
            <w:top w:val="none" w:sz="0" w:space="0" w:color="auto"/>
            <w:left w:val="none" w:sz="0" w:space="0" w:color="auto"/>
            <w:bottom w:val="none" w:sz="0" w:space="0" w:color="auto"/>
            <w:right w:val="none" w:sz="0" w:space="0" w:color="auto"/>
          </w:divBdr>
        </w:div>
        <w:div w:id="1681195429">
          <w:marLeft w:val="640"/>
          <w:marRight w:val="0"/>
          <w:marTop w:val="0"/>
          <w:marBottom w:val="0"/>
          <w:divBdr>
            <w:top w:val="none" w:sz="0" w:space="0" w:color="auto"/>
            <w:left w:val="none" w:sz="0" w:space="0" w:color="auto"/>
            <w:bottom w:val="none" w:sz="0" w:space="0" w:color="auto"/>
            <w:right w:val="none" w:sz="0" w:space="0" w:color="auto"/>
          </w:divBdr>
        </w:div>
        <w:div w:id="709767770">
          <w:marLeft w:val="640"/>
          <w:marRight w:val="0"/>
          <w:marTop w:val="0"/>
          <w:marBottom w:val="0"/>
          <w:divBdr>
            <w:top w:val="none" w:sz="0" w:space="0" w:color="auto"/>
            <w:left w:val="none" w:sz="0" w:space="0" w:color="auto"/>
            <w:bottom w:val="none" w:sz="0" w:space="0" w:color="auto"/>
            <w:right w:val="none" w:sz="0" w:space="0" w:color="auto"/>
          </w:divBdr>
        </w:div>
      </w:divsChild>
    </w:div>
    <w:div w:id="1237520615">
      <w:bodyDiv w:val="1"/>
      <w:marLeft w:val="0"/>
      <w:marRight w:val="0"/>
      <w:marTop w:val="0"/>
      <w:marBottom w:val="0"/>
      <w:divBdr>
        <w:top w:val="none" w:sz="0" w:space="0" w:color="auto"/>
        <w:left w:val="none" w:sz="0" w:space="0" w:color="auto"/>
        <w:bottom w:val="none" w:sz="0" w:space="0" w:color="auto"/>
        <w:right w:val="none" w:sz="0" w:space="0" w:color="auto"/>
      </w:divBdr>
      <w:divsChild>
        <w:div w:id="60953307">
          <w:marLeft w:val="480"/>
          <w:marRight w:val="0"/>
          <w:marTop w:val="0"/>
          <w:marBottom w:val="0"/>
          <w:divBdr>
            <w:top w:val="none" w:sz="0" w:space="0" w:color="auto"/>
            <w:left w:val="none" w:sz="0" w:space="0" w:color="auto"/>
            <w:bottom w:val="none" w:sz="0" w:space="0" w:color="auto"/>
            <w:right w:val="none" w:sz="0" w:space="0" w:color="auto"/>
          </w:divBdr>
        </w:div>
        <w:div w:id="2051228067">
          <w:marLeft w:val="480"/>
          <w:marRight w:val="0"/>
          <w:marTop w:val="0"/>
          <w:marBottom w:val="0"/>
          <w:divBdr>
            <w:top w:val="none" w:sz="0" w:space="0" w:color="auto"/>
            <w:left w:val="none" w:sz="0" w:space="0" w:color="auto"/>
            <w:bottom w:val="none" w:sz="0" w:space="0" w:color="auto"/>
            <w:right w:val="none" w:sz="0" w:space="0" w:color="auto"/>
          </w:divBdr>
        </w:div>
        <w:div w:id="684290189">
          <w:marLeft w:val="480"/>
          <w:marRight w:val="0"/>
          <w:marTop w:val="0"/>
          <w:marBottom w:val="0"/>
          <w:divBdr>
            <w:top w:val="none" w:sz="0" w:space="0" w:color="auto"/>
            <w:left w:val="none" w:sz="0" w:space="0" w:color="auto"/>
            <w:bottom w:val="none" w:sz="0" w:space="0" w:color="auto"/>
            <w:right w:val="none" w:sz="0" w:space="0" w:color="auto"/>
          </w:divBdr>
        </w:div>
        <w:div w:id="87240007">
          <w:marLeft w:val="480"/>
          <w:marRight w:val="0"/>
          <w:marTop w:val="0"/>
          <w:marBottom w:val="0"/>
          <w:divBdr>
            <w:top w:val="none" w:sz="0" w:space="0" w:color="auto"/>
            <w:left w:val="none" w:sz="0" w:space="0" w:color="auto"/>
            <w:bottom w:val="none" w:sz="0" w:space="0" w:color="auto"/>
            <w:right w:val="none" w:sz="0" w:space="0" w:color="auto"/>
          </w:divBdr>
        </w:div>
        <w:div w:id="236479292">
          <w:marLeft w:val="480"/>
          <w:marRight w:val="0"/>
          <w:marTop w:val="0"/>
          <w:marBottom w:val="0"/>
          <w:divBdr>
            <w:top w:val="none" w:sz="0" w:space="0" w:color="auto"/>
            <w:left w:val="none" w:sz="0" w:space="0" w:color="auto"/>
            <w:bottom w:val="none" w:sz="0" w:space="0" w:color="auto"/>
            <w:right w:val="none" w:sz="0" w:space="0" w:color="auto"/>
          </w:divBdr>
        </w:div>
        <w:div w:id="701173645">
          <w:marLeft w:val="480"/>
          <w:marRight w:val="0"/>
          <w:marTop w:val="0"/>
          <w:marBottom w:val="0"/>
          <w:divBdr>
            <w:top w:val="none" w:sz="0" w:space="0" w:color="auto"/>
            <w:left w:val="none" w:sz="0" w:space="0" w:color="auto"/>
            <w:bottom w:val="none" w:sz="0" w:space="0" w:color="auto"/>
            <w:right w:val="none" w:sz="0" w:space="0" w:color="auto"/>
          </w:divBdr>
        </w:div>
        <w:div w:id="676230546">
          <w:marLeft w:val="480"/>
          <w:marRight w:val="0"/>
          <w:marTop w:val="0"/>
          <w:marBottom w:val="0"/>
          <w:divBdr>
            <w:top w:val="none" w:sz="0" w:space="0" w:color="auto"/>
            <w:left w:val="none" w:sz="0" w:space="0" w:color="auto"/>
            <w:bottom w:val="none" w:sz="0" w:space="0" w:color="auto"/>
            <w:right w:val="none" w:sz="0" w:space="0" w:color="auto"/>
          </w:divBdr>
        </w:div>
        <w:div w:id="514613534">
          <w:marLeft w:val="480"/>
          <w:marRight w:val="0"/>
          <w:marTop w:val="0"/>
          <w:marBottom w:val="0"/>
          <w:divBdr>
            <w:top w:val="none" w:sz="0" w:space="0" w:color="auto"/>
            <w:left w:val="none" w:sz="0" w:space="0" w:color="auto"/>
            <w:bottom w:val="none" w:sz="0" w:space="0" w:color="auto"/>
            <w:right w:val="none" w:sz="0" w:space="0" w:color="auto"/>
          </w:divBdr>
        </w:div>
        <w:div w:id="1751586537">
          <w:marLeft w:val="480"/>
          <w:marRight w:val="0"/>
          <w:marTop w:val="0"/>
          <w:marBottom w:val="0"/>
          <w:divBdr>
            <w:top w:val="none" w:sz="0" w:space="0" w:color="auto"/>
            <w:left w:val="none" w:sz="0" w:space="0" w:color="auto"/>
            <w:bottom w:val="none" w:sz="0" w:space="0" w:color="auto"/>
            <w:right w:val="none" w:sz="0" w:space="0" w:color="auto"/>
          </w:divBdr>
        </w:div>
        <w:div w:id="5064113">
          <w:marLeft w:val="480"/>
          <w:marRight w:val="0"/>
          <w:marTop w:val="0"/>
          <w:marBottom w:val="0"/>
          <w:divBdr>
            <w:top w:val="none" w:sz="0" w:space="0" w:color="auto"/>
            <w:left w:val="none" w:sz="0" w:space="0" w:color="auto"/>
            <w:bottom w:val="none" w:sz="0" w:space="0" w:color="auto"/>
            <w:right w:val="none" w:sz="0" w:space="0" w:color="auto"/>
          </w:divBdr>
        </w:div>
        <w:div w:id="785545770">
          <w:marLeft w:val="480"/>
          <w:marRight w:val="0"/>
          <w:marTop w:val="0"/>
          <w:marBottom w:val="0"/>
          <w:divBdr>
            <w:top w:val="none" w:sz="0" w:space="0" w:color="auto"/>
            <w:left w:val="none" w:sz="0" w:space="0" w:color="auto"/>
            <w:bottom w:val="none" w:sz="0" w:space="0" w:color="auto"/>
            <w:right w:val="none" w:sz="0" w:space="0" w:color="auto"/>
          </w:divBdr>
        </w:div>
        <w:div w:id="1200245829">
          <w:marLeft w:val="480"/>
          <w:marRight w:val="0"/>
          <w:marTop w:val="0"/>
          <w:marBottom w:val="0"/>
          <w:divBdr>
            <w:top w:val="none" w:sz="0" w:space="0" w:color="auto"/>
            <w:left w:val="none" w:sz="0" w:space="0" w:color="auto"/>
            <w:bottom w:val="none" w:sz="0" w:space="0" w:color="auto"/>
            <w:right w:val="none" w:sz="0" w:space="0" w:color="auto"/>
          </w:divBdr>
        </w:div>
        <w:div w:id="113793230">
          <w:marLeft w:val="480"/>
          <w:marRight w:val="0"/>
          <w:marTop w:val="0"/>
          <w:marBottom w:val="0"/>
          <w:divBdr>
            <w:top w:val="none" w:sz="0" w:space="0" w:color="auto"/>
            <w:left w:val="none" w:sz="0" w:space="0" w:color="auto"/>
            <w:bottom w:val="none" w:sz="0" w:space="0" w:color="auto"/>
            <w:right w:val="none" w:sz="0" w:space="0" w:color="auto"/>
          </w:divBdr>
        </w:div>
        <w:div w:id="1986473832">
          <w:marLeft w:val="480"/>
          <w:marRight w:val="0"/>
          <w:marTop w:val="0"/>
          <w:marBottom w:val="0"/>
          <w:divBdr>
            <w:top w:val="none" w:sz="0" w:space="0" w:color="auto"/>
            <w:left w:val="none" w:sz="0" w:space="0" w:color="auto"/>
            <w:bottom w:val="none" w:sz="0" w:space="0" w:color="auto"/>
            <w:right w:val="none" w:sz="0" w:space="0" w:color="auto"/>
          </w:divBdr>
        </w:div>
        <w:div w:id="1167407145">
          <w:marLeft w:val="480"/>
          <w:marRight w:val="0"/>
          <w:marTop w:val="0"/>
          <w:marBottom w:val="0"/>
          <w:divBdr>
            <w:top w:val="none" w:sz="0" w:space="0" w:color="auto"/>
            <w:left w:val="none" w:sz="0" w:space="0" w:color="auto"/>
            <w:bottom w:val="none" w:sz="0" w:space="0" w:color="auto"/>
            <w:right w:val="none" w:sz="0" w:space="0" w:color="auto"/>
          </w:divBdr>
        </w:div>
        <w:div w:id="625893076">
          <w:marLeft w:val="480"/>
          <w:marRight w:val="0"/>
          <w:marTop w:val="0"/>
          <w:marBottom w:val="0"/>
          <w:divBdr>
            <w:top w:val="none" w:sz="0" w:space="0" w:color="auto"/>
            <w:left w:val="none" w:sz="0" w:space="0" w:color="auto"/>
            <w:bottom w:val="none" w:sz="0" w:space="0" w:color="auto"/>
            <w:right w:val="none" w:sz="0" w:space="0" w:color="auto"/>
          </w:divBdr>
        </w:div>
        <w:div w:id="365180255">
          <w:marLeft w:val="480"/>
          <w:marRight w:val="0"/>
          <w:marTop w:val="0"/>
          <w:marBottom w:val="0"/>
          <w:divBdr>
            <w:top w:val="none" w:sz="0" w:space="0" w:color="auto"/>
            <w:left w:val="none" w:sz="0" w:space="0" w:color="auto"/>
            <w:bottom w:val="none" w:sz="0" w:space="0" w:color="auto"/>
            <w:right w:val="none" w:sz="0" w:space="0" w:color="auto"/>
          </w:divBdr>
        </w:div>
        <w:div w:id="194972952">
          <w:marLeft w:val="480"/>
          <w:marRight w:val="0"/>
          <w:marTop w:val="0"/>
          <w:marBottom w:val="0"/>
          <w:divBdr>
            <w:top w:val="none" w:sz="0" w:space="0" w:color="auto"/>
            <w:left w:val="none" w:sz="0" w:space="0" w:color="auto"/>
            <w:bottom w:val="none" w:sz="0" w:space="0" w:color="auto"/>
            <w:right w:val="none" w:sz="0" w:space="0" w:color="auto"/>
          </w:divBdr>
        </w:div>
        <w:div w:id="1295863963">
          <w:marLeft w:val="480"/>
          <w:marRight w:val="0"/>
          <w:marTop w:val="0"/>
          <w:marBottom w:val="0"/>
          <w:divBdr>
            <w:top w:val="none" w:sz="0" w:space="0" w:color="auto"/>
            <w:left w:val="none" w:sz="0" w:space="0" w:color="auto"/>
            <w:bottom w:val="none" w:sz="0" w:space="0" w:color="auto"/>
            <w:right w:val="none" w:sz="0" w:space="0" w:color="auto"/>
          </w:divBdr>
        </w:div>
        <w:div w:id="1861045608">
          <w:marLeft w:val="480"/>
          <w:marRight w:val="0"/>
          <w:marTop w:val="0"/>
          <w:marBottom w:val="0"/>
          <w:divBdr>
            <w:top w:val="none" w:sz="0" w:space="0" w:color="auto"/>
            <w:left w:val="none" w:sz="0" w:space="0" w:color="auto"/>
            <w:bottom w:val="none" w:sz="0" w:space="0" w:color="auto"/>
            <w:right w:val="none" w:sz="0" w:space="0" w:color="auto"/>
          </w:divBdr>
        </w:div>
        <w:div w:id="939413305">
          <w:marLeft w:val="480"/>
          <w:marRight w:val="0"/>
          <w:marTop w:val="0"/>
          <w:marBottom w:val="0"/>
          <w:divBdr>
            <w:top w:val="none" w:sz="0" w:space="0" w:color="auto"/>
            <w:left w:val="none" w:sz="0" w:space="0" w:color="auto"/>
            <w:bottom w:val="none" w:sz="0" w:space="0" w:color="auto"/>
            <w:right w:val="none" w:sz="0" w:space="0" w:color="auto"/>
          </w:divBdr>
        </w:div>
        <w:div w:id="1514683777">
          <w:marLeft w:val="480"/>
          <w:marRight w:val="0"/>
          <w:marTop w:val="0"/>
          <w:marBottom w:val="0"/>
          <w:divBdr>
            <w:top w:val="none" w:sz="0" w:space="0" w:color="auto"/>
            <w:left w:val="none" w:sz="0" w:space="0" w:color="auto"/>
            <w:bottom w:val="none" w:sz="0" w:space="0" w:color="auto"/>
            <w:right w:val="none" w:sz="0" w:space="0" w:color="auto"/>
          </w:divBdr>
        </w:div>
        <w:div w:id="97332173">
          <w:marLeft w:val="480"/>
          <w:marRight w:val="0"/>
          <w:marTop w:val="0"/>
          <w:marBottom w:val="0"/>
          <w:divBdr>
            <w:top w:val="none" w:sz="0" w:space="0" w:color="auto"/>
            <w:left w:val="none" w:sz="0" w:space="0" w:color="auto"/>
            <w:bottom w:val="none" w:sz="0" w:space="0" w:color="auto"/>
            <w:right w:val="none" w:sz="0" w:space="0" w:color="auto"/>
          </w:divBdr>
        </w:div>
        <w:div w:id="1973167554">
          <w:marLeft w:val="480"/>
          <w:marRight w:val="0"/>
          <w:marTop w:val="0"/>
          <w:marBottom w:val="0"/>
          <w:divBdr>
            <w:top w:val="none" w:sz="0" w:space="0" w:color="auto"/>
            <w:left w:val="none" w:sz="0" w:space="0" w:color="auto"/>
            <w:bottom w:val="none" w:sz="0" w:space="0" w:color="auto"/>
            <w:right w:val="none" w:sz="0" w:space="0" w:color="auto"/>
          </w:divBdr>
        </w:div>
        <w:div w:id="177742619">
          <w:marLeft w:val="480"/>
          <w:marRight w:val="0"/>
          <w:marTop w:val="0"/>
          <w:marBottom w:val="0"/>
          <w:divBdr>
            <w:top w:val="none" w:sz="0" w:space="0" w:color="auto"/>
            <w:left w:val="none" w:sz="0" w:space="0" w:color="auto"/>
            <w:bottom w:val="none" w:sz="0" w:space="0" w:color="auto"/>
            <w:right w:val="none" w:sz="0" w:space="0" w:color="auto"/>
          </w:divBdr>
        </w:div>
        <w:div w:id="1561554309">
          <w:marLeft w:val="480"/>
          <w:marRight w:val="0"/>
          <w:marTop w:val="0"/>
          <w:marBottom w:val="0"/>
          <w:divBdr>
            <w:top w:val="none" w:sz="0" w:space="0" w:color="auto"/>
            <w:left w:val="none" w:sz="0" w:space="0" w:color="auto"/>
            <w:bottom w:val="none" w:sz="0" w:space="0" w:color="auto"/>
            <w:right w:val="none" w:sz="0" w:space="0" w:color="auto"/>
          </w:divBdr>
        </w:div>
        <w:div w:id="642808243">
          <w:marLeft w:val="480"/>
          <w:marRight w:val="0"/>
          <w:marTop w:val="0"/>
          <w:marBottom w:val="0"/>
          <w:divBdr>
            <w:top w:val="none" w:sz="0" w:space="0" w:color="auto"/>
            <w:left w:val="none" w:sz="0" w:space="0" w:color="auto"/>
            <w:bottom w:val="none" w:sz="0" w:space="0" w:color="auto"/>
            <w:right w:val="none" w:sz="0" w:space="0" w:color="auto"/>
          </w:divBdr>
        </w:div>
        <w:div w:id="1647203273">
          <w:marLeft w:val="480"/>
          <w:marRight w:val="0"/>
          <w:marTop w:val="0"/>
          <w:marBottom w:val="0"/>
          <w:divBdr>
            <w:top w:val="none" w:sz="0" w:space="0" w:color="auto"/>
            <w:left w:val="none" w:sz="0" w:space="0" w:color="auto"/>
            <w:bottom w:val="none" w:sz="0" w:space="0" w:color="auto"/>
            <w:right w:val="none" w:sz="0" w:space="0" w:color="auto"/>
          </w:divBdr>
        </w:div>
        <w:div w:id="2019036779">
          <w:marLeft w:val="480"/>
          <w:marRight w:val="0"/>
          <w:marTop w:val="0"/>
          <w:marBottom w:val="0"/>
          <w:divBdr>
            <w:top w:val="none" w:sz="0" w:space="0" w:color="auto"/>
            <w:left w:val="none" w:sz="0" w:space="0" w:color="auto"/>
            <w:bottom w:val="none" w:sz="0" w:space="0" w:color="auto"/>
            <w:right w:val="none" w:sz="0" w:space="0" w:color="auto"/>
          </w:divBdr>
        </w:div>
        <w:div w:id="524707130">
          <w:marLeft w:val="480"/>
          <w:marRight w:val="0"/>
          <w:marTop w:val="0"/>
          <w:marBottom w:val="0"/>
          <w:divBdr>
            <w:top w:val="none" w:sz="0" w:space="0" w:color="auto"/>
            <w:left w:val="none" w:sz="0" w:space="0" w:color="auto"/>
            <w:bottom w:val="none" w:sz="0" w:space="0" w:color="auto"/>
            <w:right w:val="none" w:sz="0" w:space="0" w:color="auto"/>
          </w:divBdr>
        </w:div>
        <w:div w:id="379282915">
          <w:marLeft w:val="480"/>
          <w:marRight w:val="0"/>
          <w:marTop w:val="0"/>
          <w:marBottom w:val="0"/>
          <w:divBdr>
            <w:top w:val="none" w:sz="0" w:space="0" w:color="auto"/>
            <w:left w:val="none" w:sz="0" w:space="0" w:color="auto"/>
            <w:bottom w:val="none" w:sz="0" w:space="0" w:color="auto"/>
            <w:right w:val="none" w:sz="0" w:space="0" w:color="auto"/>
          </w:divBdr>
        </w:div>
        <w:div w:id="1277299314">
          <w:marLeft w:val="480"/>
          <w:marRight w:val="0"/>
          <w:marTop w:val="0"/>
          <w:marBottom w:val="0"/>
          <w:divBdr>
            <w:top w:val="none" w:sz="0" w:space="0" w:color="auto"/>
            <w:left w:val="none" w:sz="0" w:space="0" w:color="auto"/>
            <w:bottom w:val="none" w:sz="0" w:space="0" w:color="auto"/>
            <w:right w:val="none" w:sz="0" w:space="0" w:color="auto"/>
          </w:divBdr>
        </w:div>
      </w:divsChild>
    </w:div>
    <w:div w:id="1237548304">
      <w:bodyDiv w:val="1"/>
      <w:marLeft w:val="0"/>
      <w:marRight w:val="0"/>
      <w:marTop w:val="0"/>
      <w:marBottom w:val="0"/>
      <w:divBdr>
        <w:top w:val="none" w:sz="0" w:space="0" w:color="auto"/>
        <w:left w:val="none" w:sz="0" w:space="0" w:color="auto"/>
        <w:bottom w:val="none" w:sz="0" w:space="0" w:color="auto"/>
        <w:right w:val="none" w:sz="0" w:space="0" w:color="auto"/>
      </w:divBdr>
    </w:div>
    <w:div w:id="1237782214">
      <w:bodyDiv w:val="1"/>
      <w:marLeft w:val="0"/>
      <w:marRight w:val="0"/>
      <w:marTop w:val="0"/>
      <w:marBottom w:val="0"/>
      <w:divBdr>
        <w:top w:val="none" w:sz="0" w:space="0" w:color="auto"/>
        <w:left w:val="none" w:sz="0" w:space="0" w:color="auto"/>
        <w:bottom w:val="none" w:sz="0" w:space="0" w:color="auto"/>
        <w:right w:val="none" w:sz="0" w:space="0" w:color="auto"/>
      </w:divBdr>
    </w:div>
    <w:div w:id="1239442222">
      <w:bodyDiv w:val="1"/>
      <w:marLeft w:val="0"/>
      <w:marRight w:val="0"/>
      <w:marTop w:val="0"/>
      <w:marBottom w:val="0"/>
      <w:divBdr>
        <w:top w:val="none" w:sz="0" w:space="0" w:color="auto"/>
        <w:left w:val="none" w:sz="0" w:space="0" w:color="auto"/>
        <w:bottom w:val="none" w:sz="0" w:space="0" w:color="auto"/>
        <w:right w:val="none" w:sz="0" w:space="0" w:color="auto"/>
      </w:divBdr>
    </w:div>
    <w:div w:id="1239749189">
      <w:bodyDiv w:val="1"/>
      <w:marLeft w:val="0"/>
      <w:marRight w:val="0"/>
      <w:marTop w:val="0"/>
      <w:marBottom w:val="0"/>
      <w:divBdr>
        <w:top w:val="none" w:sz="0" w:space="0" w:color="auto"/>
        <w:left w:val="none" w:sz="0" w:space="0" w:color="auto"/>
        <w:bottom w:val="none" w:sz="0" w:space="0" w:color="auto"/>
        <w:right w:val="none" w:sz="0" w:space="0" w:color="auto"/>
      </w:divBdr>
    </w:div>
    <w:div w:id="1240365774">
      <w:bodyDiv w:val="1"/>
      <w:marLeft w:val="0"/>
      <w:marRight w:val="0"/>
      <w:marTop w:val="0"/>
      <w:marBottom w:val="0"/>
      <w:divBdr>
        <w:top w:val="none" w:sz="0" w:space="0" w:color="auto"/>
        <w:left w:val="none" w:sz="0" w:space="0" w:color="auto"/>
        <w:bottom w:val="none" w:sz="0" w:space="0" w:color="auto"/>
        <w:right w:val="none" w:sz="0" w:space="0" w:color="auto"/>
      </w:divBdr>
    </w:div>
    <w:div w:id="1240553645">
      <w:bodyDiv w:val="1"/>
      <w:marLeft w:val="0"/>
      <w:marRight w:val="0"/>
      <w:marTop w:val="0"/>
      <w:marBottom w:val="0"/>
      <w:divBdr>
        <w:top w:val="none" w:sz="0" w:space="0" w:color="auto"/>
        <w:left w:val="none" w:sz="0" w:space="0" w:color="auto"/>
        <w:bottom w:val="none" w:sz="0" w:space="0" w:color="auto"/>
        <w:right w:val="none" w:sz="0" w:space="0" w:color="auto"/>
      </w:divBdr>
    </w:div>
    <w:div w:id="1240558530">
      <w:bodyDiv w:val="1"/>
      <w:marLeft w:val="0"/>
      <w:marRight w:val="0"/>
      <w:marTop w:val="0"/>
      <w:marBottom w:val="0"/>
      <w:divBdr>
        <w:top w:val="none" w:sz="0" w:space="0" w:color="auto"/>
        <w:left w:val="none" w:sz="0" w:space="0" w:color="auto"/>
        <w:bottom w:val="none" w:sz="0" w:space="0" w:color="auto"/>
        <w:right w:val="none" w:sz="0" w:space="0" w:color="auto"/>
      </w:divBdr>
    </w:div>
    <w:div w:id="1240602020">
      <w:bodyDiv w:val="1"/>
      <w:marLeft w:val="0"/>
      <w:marRight w:val="0"/>
      <w:marTop w:val="0"/>
      <w:marBottom w:val="0"/>
      <w:divBdr>
        <w:top w:val="none" w:sz="0" w:space="0" w:color="auto"/>
        <w:left w:val="none" w:sz="0" w:space="0" w:color="auto"/>
        <w:bottom w:val="none" w:sz="0" w:space="0" w:color="auto"/>
        <w:right w:val="none" w:sz="0" w:space="0" w:color="auto"/>
      </w:divBdr>
    </w:div>
    <w:div w:id="1240675595">
      <w:bodyDiv w:val="1"/>
      <w:marLeft w:val="0"/>
      <w:marRight w:val="0"/>
      <w:marTop w:val="0"/>
      <w:marBottom w:val="0"/>
      <w:divBdr>
        <w:top w:val="none" w:sz="0" w:space="0" w:color="auto"/>
        <w:left w:val="none" w:sz="0" w:space="0" w:color="auto"/>
        <w:bottom w:val="none" w:sz="0" w:space="0" w:color="auto"/>
        <w:right w:val="none" w:sz="0" w:space="0" w:color="auto"/>
      </w:divBdr>
    </w:div>
    <w:div w:id="1240746229">
      <w:bodyDiv w:val="1"/>
      <w:marLeft w:val="0"/>
      <w:marRight w:val="0"/>
      <w:marTop w:val="0"/>
      <w:marBottom w:val="0"/>
      <w:divBdr>
        <w:top w:val="none" w:sz="0" w:space="0" w:color="auto"/>
        <w:left w:val="none" w:sz="0" w:space="0" w:color="auto"/>
        <w:bottom w:val="none" w:sz="0" w:space="0" w:color="auto"/>
        <w:right w:val="none" w:sz="0" w:space="0" w:color="auto"/>
      </w:divBdr>
    </w:div>
    <w:div w:id="1240822828">
      <w:bodyDiv w:val="1"/>
      <w:marLeft w:val="0"/>
      <w:marRight w:val="0"/>
      <w:marTop w:val="0"/>
      <w:marBottom w:val="0"/>
      <w:divBdr>
        <w:top w:val="none" w:sz="0" w:space="0" w:color="auto"/>
        <w:left w:val="none" w:sz="0" w:space="0" w:color="auto"/>
        <w:bottom w:val="none" w:sz="0" w:space="0" w:color="auto"/>
        <w:right w:val="none" w:sz="0" w:space="0" w:color="auto"/>
      </w:divBdr>
    </w:div>
    <w:div w:id="1241408152">
      <w:bodyDiv w:val="1"/>
      <w:marLeft w:val="0"/>
      <w:marRight w:val="0"/>
      <w:marTop w:val="0"/>
      <w:marBottom w:val="0"/>
      <w:divBdr>
        <w:top w:val="none" w:sz="0" w:space="0" w:color="auto"/>
        <w:left w:val="none" w:sz="0" w:space="0" w:color="auto"/>
        <w:bottom w:val="none" w:sz="0" w:space="0" w:color="auto"/>
        <w:right w:val="none" w:sz="0" w:space="0" w:color="auto"/>
      </w:divBdr>
    </w:div>
    <w:div w:id="1241914167">
      <w:bodyDiv w:val="1"/>
      <w:marLeft w:val="0"/>
      <w:marRight w:val="0"/>
      <w:marTop w:val="0"/>
      <w:marBottom w:val="0"/>
      <w:divBdr>
        <w:top w:val="none" w:sz="0" w:space="0" w:color="auto"/>
        <w:left w:val="none" w:sz="0" w:space="0" w:color="auto"/>
        <w:bottom w:val="none" w:sz="0" w:space="0" w:color="auto"/>
        <w:right w:val="none" w:sz="0" w:space="0" w:color="auto"/>
      </w:divBdr>
    </w:div>
    <w:div w:id="1242442928">
      <w:bodyDiv w:val="1"/>
      <w:marLeft w:val="0"/>
      <w:marRight w:val="0"/>
      <w:marTop w:val="0"/>
      <w:marBottom w:val="0"/>
      <w:divBdr>
        <w:top w:val="none" w:sz="0" w:space="0" w:color="auto"/>
        <w:left w:val="none" w:sz="0" w:space="0" w:color="auto"/>
        <w:bottom w:val="none" w:sz="0" w:space="0" w:color="auto"/>
        <w:right w:val="none" w:sz="0" w:space="0" w:color="auto"/>
      </w:divBdr>
      <w:divsChild>
        <w:div w:id="2128696087">
          <w:marLeft w:val="640"/>
          <w:marRight w:val="0"/>
          <w:marTop w:val="0"/>
          <w:marBottom w:val="0"/>
          <w:divBdr>
            <w:top w:val="none" w:sz="0" w:space="0" w:color="auto"/>
            <w:left w:val="none" w:sz="0" w:space="0" w:color="auto"/>
            <w:bottom w:val="none" w:sz="0" w:space="0" w:color="auto"/>
            <w:right w:val="none" w:sz="0" w:space="0" w:color="auto"/>
          </w:divBdr>
        </w:div>
        <w:div w:id="1283535910">
          <w:marLeft w:val="640"/>
          <w:marRight w:val="0"/>
          <w:marTop w:val="0"/>
          <w:marBottom w:val="0"/>
          <w:divBdr>
            <w:top w:val="none" w:sz="0" w:space="0" w:color="auto"/>
            <w:left w:val="none" w:sz="0" w:space="0" w:color="auto"/>
            <w:bottom w:val="none" w:sz="0" w:space="0" w:color="auto"/>
            <w:right w:val="none" w:sz="0" w:space="0" w:color="auto"/>
          </w:divBdr>
        </w:div>
        <w:div w:id="586423591">
          <w:marLeft w:val="640"/>
          <w:marRight w:val="0"/>
          <w:marTop w:val="0"/>
          <w:marBottom w:val="0"/>
          <w:divBdr>
            <w:top w:val="none" w:sz="0" w:space="0" w:color="auto"/>
            <w:left w:val="none" w:sz="0" w:space="0" w:color="auto"/>
            <w:bottom w:val="none" w:sz="0" w:space="0" w:color="auto"/>
            <w:right w:val="none" w:sz="0" w:space="0" w:color="auto"/>
          </w:divBdr>
        </w:div>
        <w:div w:id="1842432851">
          <w:marLeft w:val="640"/>
          <w:marRight w:val="0"/>
          <w:marTop w:val="0"/>
          <w:marBottom w:val="0"/>
          <w:divBdr>
            <w:top w:val="none" w:sz="0" w:space="0" w:color="auto"/>
            <w:left w:val="none" w:sz="0" w:space="0" w:color="auto"/>
            <w:bottom w:val="none" w:sz="0" w:space="0" w:color="auto"/>
            <w:right w:val="none" w:sz="0" w:space="0" w:color="auto"/>
          </w:divBdr>
        </w:div>
        <w:div w:id="1397780080">
          <w:marLeft w:val="640"/>
          <w:marRight w:val="0"/>
          <w:marTop w:val="0"/>
          <w:marBottom w:val="0"/>
          <w:divBdr>
            <w:top w:val="none" w:sz="0" w:space="0" w:color="auto"/>
            <w:left w:val="none" w:sz="0" w:space="0" w:color="auto"/>
            <w:bottom w:val="none" w:sz="0" w:space="0" w:color="auto"/>
            <w:right w:val="none" w:sz="0" w:space="0" w:color="auto"/>
          </w:divBdr>
        </w:div>
        <w:div w:id="1481462156">
          <w:marLeft w:val="640"/>
          <w:marRight w:val="0"/>
          <w:marTop w:val="0"/>
          <w:marBottom w:val="0"/>
          <w:divBdr>
            <w:top w:val="none" w:sz="0" w:space="0" w:color="auto"/>
            <w:left w:val="none" w:sz="0" w:space="0" w:color="auto"/>
            <w:bottom w:val="none" w:sz="0" w:space="0" w:color="auto"/>
            <w:right w:val="none" w:sz="0" w:space="0" w:color="auto"/>
          </w:divBdr>
        </w:div>
        <w:div w:id="1981569401">
          <w:marLeft w:val="640"/>
          <w:marRight w:val="0"/>
          <w:marTop w:val="0"/>
          <w:marBottom w:val="0"/>
          <w:divBdr>
            <w:top w:val="none" w:sz="0" w:space="0" w:color="auto"/>
            <w:left w:val="none" w:sz="0" w:space="0" w:color="auto"/>
            <w:bottom w:val="none" w:sz="0" w:space="0" w:color="auto"/>
            <w:right w:val="none" w:sz="0" w:space="0" w:color="auto"/>
          </w:divBdr>
        </w:div>
        <w:div w:id="298071111">
          <w:marLeft w:val="640"/>
          <w:marRight w:val="0"/>
          <w:marTop w:val="0"/>
          <w:marBottom w:val="0"/>
          <w:divBdr>
            <w:top w:val="none" w:sz="0" w:space="0" w:color="auto"/>
            <w:left w:val="none" w:sz="0" w:space="0" w:color="auto"/>
            <w:bottom w:val="none" w:sz="0" w:space="0" w:color="auto"/>
            <w:right w:val="none" w:sz="0" w:space="0" w:color="auto"/>
          </w:divBdr>
        </w:div>
        <w:div w:id="609434154">
          <w:marLeft w:val="640"/>
          <w:marRight w:val="0"/>
          <w:marTop w:val="0"/>
          <w:marBottom w:val="0"/>
          <w:divBdr>
            <w:top w:val="none" w:sz="0" w:space="0" w:color="auto"/>
            <w:left w:val="none" w:sz="0" w:space="0" w:color="auto"/>
            <w:bottom w:val="none" w:sz="0" w:space="0" w:color="auto"/>
            <w:right w:val="none" w:sz="0" w:space="0" w:color="auto"/>
          </w:divBdr>
        </w:div>
        <w:div w:id="2016878081">
          <w:marLeft w:val="640"/>
          <w:marRight w:val="0"/>
          <w:marTop w:val="0"/>
          <w:marBottom w:val="0"/>
          <w:divBdr>
            <w:top w:val="none" w:sz="0" w:space="0" w:color="auto"/>
            <w:left w:val="none" w:sz="0" w:space="0" w:color="auto"/>
            <w:bottom w:val="none" w:sz="0" w:space="0" w:color="auto"/>
            <w:right w:val="none" w:sz="0" w:space="0" w:color="auto"/>
          </w:divBdr>
        </w:div>
        <w:div w:id="348138559">
          <w:marLeft w:val="640"/>
          <w:marRight w:val="0"/>
          <w:marTop w:val="0"/>
          <w:marBottom w:val="0"/>
          <w:divBdr>
            <w:top w:val="none" w:sz="0" w:space="0" w:color="auto"/>
            <w:left w:val="none" w:sz="0" w:space="0" w:color="auto"/>
            <w:bottom w:val="none" w:sz="0" w:space="0" w:color="auto"/>
            <w:right w:val="none" w:sz="0" w:space="0" w:color="auto"/>
          </w:divBdr>
        </w:div>
        <w:div w:id="186911854">
          <w:marLeft w:val="640"/>
          <w:marRight w:val="0"/>
          <w:marTop w:val="0"/>
          <w:marBottom w:val="0"/>
          <w:divBdr>
            <w:top w:val="none" w:sz="0" w:space="0" w:color="auto"/>
            <w:left w:val="none" w:sz="0" w:space="0" w:color="auto"/>
            <w:bottom w:val="none" w:sz="0" w:space="0" w:color="auto"/>
            <w:right w:val="none" w:sz="0" w:space="0" w:color="auto"/>
          </w:divBdr>
        </w:div>
        <w:div w:id="1574505575">
          <w:marLeft w:val="640"/>
          <w:marRight w:val="0"/>
          <w:marTop w:val="0"/>
          <w:marBottom w:val="0"/>
          <w:divBdr>
            <w:top w:val="none" w:sz="0" w:space="0" w:color="auto"/>
            <w:left w:val="none" w:sz="0" w:space="0" w:color="auto"/>
            <w:bottom w:val="none" w:sz="0" w:space="0" w:color="auto"/>
            <w:right w:val="none" w:sz="0" w:space="0" w:color="auto"/>
          </w:divBdr>
        </w:div>
        <w:div w:id="1691684270">
          <w:marLeft w:val="640"/>
          <w:marRight w:val="0"/>
          <w:marTop w:val="0"/>
          <w:marBottom w:val="0"/>
          <w:divBdr>
            <w:top w:val="none" w:sz="0" w:space="0" w:color="auto"/>
            <w:left w:val="none" w:sz="0" w:space="0" w:color="auto"/>
            <w:bottom w:val="none" w:sz="0" w:space="0" w:color="auto"/>
            <w:right w:val="none" w:sz="0" w:space="0" w:color="auto"/>
          </w:divBdr>
        </w:div>
        <w:div w:id="1570992728">
          <w:marLeft w:val="640"/>
          <w:marRight w:val="0"/>
          <w:marTop w:val="0"/>
          <w:marBottom w:val="0"/>
          <w:divBdr>
            <w:top w:val="none" w:sz="0" w:space="0" w:color="auto"/>
            <w:left w:val="none" w:sz="0" w:space="0" w:color="auto"/>
            <w:bottom w:val="none" w:sz="0" w:space="0" w:color="auto"/>
            <w:right w:val="none" w:sz="0" w:space="0" w:color="auto"/>
          </w:divBdr>
        </w:div>
        <w:div w:id="874805552">
          <w:marLeft w:val="640"/>
          <w:marRight w:val="0"/>
          <w:marTop w:val="0"/>
          <w:marBottom w:val="0"/>
          <w:divBdr>
            <w:top w:val="none" w:sz="0" w:space="0" w:color="auto"/>
            <w:left w:val="none" w:sz="0" w:space="0" w:color="auto"/>
            <w:bottom w:val="none" w:sz="0" w:space="0" w:color="auto"/>
            <w:right w:val="none" w:sz="0" w:space="0" w:color="auto"/>
          </w:divBdr>
        </w:div>
        <w:div w:id="1590701550">
          <w:marLeft w:val="640"/>
          <w:marRight w:val="0"/>
          <w:marTop w:val="0"/>
          <w:marBottom w:val="0"/>
          <w:divBdr>
            <w:top w:val="none" w:sz="0" w:space="0" w:color="auto"/>
            <w:left w:val="none" w:sz="0" w:space="0" w:color="auto"/>
            <w:bottom w:val="none" w:sz="0" w:space="0" w:color="auto"/>
            <w:right w:val="none" w:sz="0" w:space="0" w:color="auto"/>
          </w:divBdr>
        </w:div>
        <w:div w:id="191722402">
          <w:marLeft w:val="640"/>
          <w:marRight w:val="0"/>
          <w:marTop w:val="0"/>
          <w:marBottom w:val="0"/>
          <w:divBdr>
            <w:top w:val="none" w:sz="0" w:space="0" w:color="auto"/>
            <w:left w:val="none" w:sz="0" w:space="0" w:color="auto"/>
            <w:bottom w:val="none" w:sz="0" w:space="0" w:color="auto"/>
            <w:right w:val="none" w:sz="0" w:space="0" w:color="auto"/>
          </w:divBdr>
        </w:div>
        <w:div w:id="861020348">
          <w:marLeft w:val="640"/>
          <w:marRight w:val="0"/>
          <w:marTop w:val="0"/>
          <w:marBottom w:val="0"/>
          <w:divBdr>
            <w:top w:val="none" w:sz="0" w:space="0" w:color="auto"/>
            <w:left w:val="none" w:sz="0" w:space="0" w:color="auto"/>
            <w:bottom w:val="none" w:sz="0" w:space="0" w:color="auto"/>
            <w:right w:val="none" w:sz="0" w:space="0" w:color="auto"/>
          </w:divBdr>
        </w:div>
        <w:div w:id="1333920296">
          <w:marLeft w:val="640"/>
          <w:marRight w:val="0"/>
          <w:marTop w:val="0"/>
          <w:marBottom w:val="0"/>
          <w:divBdr>
            <w:top w:val="none" w:sz="0" w:space="0" w:color="auto"/>
            <w:left w:val="none" w:sz="0" w:space="0" w:color="auto"/>
            <w:bottom w:val="none" w:sz="0" w:space="0" w:color="auto"/>
            <w:right w:val="none" w:sz="0" w:space="0" w:color="auto"/>
          </w:divBdr>
        </w:div>
        <w:div w:id="1356074384">
          <w:marLeft w:val="640"/>
          <w:marRight w:val="0"/>
          <w:marTop w:val="0"/>
          <w:marBottom w:val="0"/>
          <w:divBdr>
            <w:top w:val="none" w:sz="0" w:space="0" w:color="auto"/>
            <w:left w:val="none" w:sz="0" w:space="0" w:color="auto"/>
            <w:bottom w:val="none" w:sz="0" w:space="0" w:color="auto"/>
            <w:right w:val="none" w:sz="0" w:space="0" w:color="auto"/>
          </w:divBdr>
        </w:div>
        <w:div w:id="1742798924">
          <w:marLeft w:val="640"/>
          <w:marRight w:val="0"/>
          <w:marTop w:val="0"/>
          <w:marBottom w:val="0"/>
          <w:divBdr>
            <w:top w:val="none" w:sz="0" w:space="0" w:color="auto"/>
            <w:left w:val="none" w:sz="0" w:space="0" w:color="auto"/>
            <w:bottom w:val="none" w:sz="0" w:space="0" w:color="auto"/>
            <w:right w:val="none" w:sz="0" w:space="0" w:color="auto"/>
          </w:divBdr>
        </w:div>
        <w:div w:id="2056738257">
          <w:marLeft w:val="640"/>
          <w:marRight w:val="0"/>
          <w:marTop w:val="0"/>
          <w:marBottom w:val="0"/>
          <w:divBdr>
            <w:top w:val="none" w:sz="0" w:space="0" w:color="auto"/>
            <w:left w:val="none" w:sz="0" w:space="0" w:color="auto"/>
            <w:bottom w:val="none" w:sz="0" w:space="0" w:color="auto"/>
            <w:right w:val="none" w:sz="0" w:space="0" w:color="auto"/>
          </w:divBdr>
        </w:div>
        <w:div w:id="1221164070">
          <w:marLeft w:val="640"/>
          <w:marRight w:val="0"/>
          <w:marTop w:val="0"/>
          <w:marBottom w:val="0"/>
          <w:divBdr>
            <w:top w:val="none" w:sz="0" w:space="0" w:color="auto"/>
            <w:left w:val="none" w:sz="0" w:space="0" w:color="auto"/>
            <w:bottom w:val="none" w:sz="0" w:space="0" w:color="auto"/>
            <w:right w:val="none" w:sz="0" w:space="0" w:color="auto"/>
          </w:divBdr>
        </w:div>
        <w:div w:id="1514760905">
          <w:marLeft w:val="640"/>
          <w:marRight w:val="0"/>
          <w:marTop w:val="0"/>
          <w:marBottom w:val="0"/>
          <w:divBdr>
            <w:top w:val="none" w:sz="0" w:space="0" w:color="auto"/>
            <w:left w:val="none" w:sz="0" w:space="0" w:color="auto"/>
            <w:bottom w:val="none" w:sz="0" w:space="0" w:color="auto"/>
            <w:right w:val="none" w:sz="0" w:space="0" w:color="auto"/>
          </w:divBdr>
        </w:div>
      </w:divsChild>
    </w:div>
    <w:div w:id="1243758192">
      <w:bodyDiv w:val="1"/>
      <w:marLeft w:val="0"/>
      <w:marRight w:val="0"/>
      <w:marTop w:val="0"/>
      <w:marBottom w:val="0"/>
      <w:divBdr>
        <w:top w:val="none" w:sz="0" w:space="0" w:color="auto"/>
        <w:left w:val="none" w:sz="0" w:space="0" w:color="auto"/>
        <w:bottom w:val="none" w:sz="0" w:space="0" w:color="auto"/>
        <w:right w:val="none" w:sz="0" w:space="0" w:color="auto"/>
      </w:divBdr>
    </w:div>
    <w:div w:id="1243904655">
      <w:bodyDiv w:val="1"/>
      <w:marLeft w:val="0"/>
      <w:marRight w:val="0"/>
      <w:marTop w:val="0"/>
      <w:marBottom w:val="0"/>
      <w:divBdr>
        <w:top w:val="none" w:sz="0" w:space="0" w:color="auto"/>
        <w:left w:val="none" w:sz="0" w:space="0" w:color="auto"/>
        <w:bottom w:val="none" w:sz="0" w:space="0" w:color="auto"/>
        <w:right w:val="none" w:sz="0" w:space="0" w:color="auto"/>
      </w:divBdr>
    </w:div>
    <w:div w:id="1243951736">
      <w:bodyDiv w:val="1"/>
      <w:marLeft w:val="0"/>
      <w:marRight w:val="0"/>
      <w:marTop w:val="0"/>
      <w:marBottom w:val="0"/>
      <w:divBdr>
        <w:top w:val="none" w:sz="0" w:space="0" w:color="auto"/>
        <w:left w:val="none" w:sz="0" w:space="0" w:color="auto"/>
        <w:bottom w:val="none" w:sz="0" w:space="0" w:color="auto"/>
        <w:right w:val="none" w:sz="0" w:space="0" w:color="auto"/>
      </w:divBdr>
    </w:div>
    <w:div w:id="1244416188">
      <w:bodyDiv w:val="1"/>
      <w:marLeft w:val="0"/>
      <w:marRight w:val="0"/>
      <w:marTop w:val="0"/>
      <w:marBottom w:val="0"/>
      <w:divBdr>
        <w:top w:val="none" w:sz="0" w:space="0" w:color="auto"/>
        <w:left w:val="none" w:sz="0" w:space="0" w:color="auto"/>
        <w:bottom w:val="none" w:sz="0" w:space="0" w:color="auto"/>
        <w:right w:val="none" w:sz="0" w:space="0" w:color="auto"/>
      </w:divBdr>
    </w:div>
    <w:div w:id="1244728030">
      <w:bodyDiv w:val="1"/>
      <w:marLeft w:val="0"/>
      <w:marRight w:val="0"/>
      <w:marTop w:val="0"/>
      <w:marBottom w:val="0"/>
      <w:divBdr>
        <w:top w:val="none" w:sz="0" w:space="0" w:color="auto"/>
        <w:left w:val="none" w:sz="0" w:space="0" w:color="auto"/>
        <w:bottom w:val="none" w:sz="0" w:space="0" w:color="auto"/>
        <w:right w:val="none" w:sz="0" w:space="0" w:color="auto"/>
      </w:divBdr>
    </w:div>
    <w:div w:id="1245189491">
      <w:bodyDiv w:val="1"/>
      <w:marLeft w:val="0"/>
      <w:marRight w:val="0"/>
      <w:marTop w:val="0"/>
      <w:marBottom w:val="0"/>
      <w:divBdr>
        <w:top w:val="none" w:sz="0" w:space="0" w:color="auto"/>
        <w:left w:val="none" w:sz="0" w:space="0" w:color="auto"/>
        <w:bottom w:val="none" w:sz="0" w:space="0" w:color="auto"/>
        <w:right w:val="none" w:sz="0" w:space="0" w:color="auto"/>
      </w:divBdr>
    </w:div>
    <w:div w:id="1246182308">
      <w:bodyDiv w:val="1"/>
      <w:marLeft w:val="0"/>
      <w:marRight w:val="0"/>
      <w:marTop w:val="0"/>
      <w:marBottom w:val="0"/>
      <w:divBdr>
        <w:top w:val="none" w:sz="0" w:space="0" w:color="auto"/>
        <w:left w:val="none" w:sz="0" w:space="0" w:color="auto"/>
        <w:bottom w:val="none" w:sz="0" w:space="0" w:color="auto"/>
        <w:right w:val="none" w:sz="0" w:space="0" w:color="auto"/>
      </w:divBdr>
    </w:div>
    <w:div w:id="1246577194">
      <w:bodyDiv w:val="1"/>
      <w:marLeft w:val="0"/>
      <w:marRight w:val="0"/>
      <w:marTop w:val="0"/>
      <w:marBottom w:val="0"/>
      <w:divBdr>
        <w:top w:val="none" w:sz="0" w:space="0" w:color="auto"/>
        <w:left w:val="none" w:sz="0" w:space="0" w:color="auto"/>
        <w:bottom w:val="none" w:sz="0" w:space="0" w:color="auto"/>
        <w:right w:val="none" w:sz="0" w:space="0" w:color="auto"/>
      </w:divBdr>
    </w:div>
    <w:div w:id="1246762798">
      <w:bodyDiv w:val="1"/>
      <w:marLeft w:val="0"/>
      <w:marRight w:val="0"/>
      <w:marTop w:val="0"/>
      <w:marBottom w:val="0"/>
      <w:divBdr>
        <w:top w:val="none" w:sz="0" w:space="0" w:color="auto"/>
        <w:left w:val="none" w:sz="0" w:space="0" w:color="auto"/>
        <w:bottom w:val="none" w:sz="0" w:space="0" w:color="auto"/>
        <w:right w:val="none" w:sz="0" w:space="0" w:color="auto"/>
      </w:divBdr>
    </w:div>
    <w:div w:id="1246766223">
      <w:bodyDiv w:val="1"/>
      <w:marLeft w:val="0"/>
      <w:marRight w:val="0"/>
      <w:marTop w:val="0"/>
      <w:marBottom w:val="0"/>
      <w:divBdr>
        <w:top w:val="none" w:sz="0" w:space="0" w:color="auto"/>
        <w:left w:val="none" w:sz="0" w:space="0" w:color="auto"/>
        <w:bottom w:val="none" w:sz="0" w:space="0" w:color="auto"/>
        <w:right w:val="none" w:sz="0" w:space="0" w:color="auto"/>
      </w:divBdr>
    </w:div>
    <w:div w:id="1246957944">
      <w:bodyDiv w:val="1"/>
      <w:marLeft w:val="0"/>
      <w:marRight w:val="0"/>
      <w:marTop w:val="0"/>
      <w:marBottom w:val="0"/>
      <w:divBdr>
        <w:top w:val="none" w:sz="0" w:space="0" w:color="auto"/>
        <w:left w:val="none" w:sz="0" w:space="0" w:color="auto"/>
        <w:bottom w:val="none" w:sz="0" w:space="0" w:color="auto"/>
        <w:right w:val="none" w:sz="0" w:space="0" w:color="auto"/>
      </w:divBdr>
      <w:divsChild>
        <w:div w:id="699822247">
          <w:marLeft w:val="640"/>
          <w:marRight w:val="0"/>
          <w:marTop w:val="0"/>
          <w:marBottom w:val="0"/>
          <w:divBdr>
            <w:top w:val="none" w:sz="0" w:space="0" w:color="auto"/>
            <w:left w:val="none" w:sz="0" w:space="0" w:color="auto"/>
            <w:bottom w:val="none" w:sz="0" w:space="0" w:color="auto"/>
            <w:right w:val="none" w:sz="0" w:space="0" w:color="auto"/>
          </w:divBdr>
        </w:div>
        <w:div w:id="1870952464">
          <w:marLeft w:val="640"/>
          <w:marRight w:val="0"/>
          <w:marTop w:val="0"/>
          <w:marBottom w:val="0"/>
          <w:divBdr>
            <w:top w:val="none" w:sz="0" w:space="0" w:color="auto"/>
            <w:left w:val="none" w:sz="0" w:space="0" w:color="auto"/>
            <w:bottom w:val="none" w:sz="0" w:space="0" w:color="auto"/>
            <w:right w:val="none" w:sz="0" w:space="0" w:color="auto"/>
          </w:divBdr>
        </w:div>
        <w:div w:id="577252473">
          <w:marLeft w:val="640"/>
          <w:marRight w:val="0"/>
          <w:marTop w:val="0"/>
          <w:marBottom w:val="0"/>
          <w:divBdr>
            <w:top w:val="none" w:sz="0" w:space="0" w:color="auto"/>
            <w:left w:val="none" w:sz="0" w:space="0" w:color="auto"/>
            <w:bottom w:val="none" w:sz="0" w:space="0" w:color="auto"/>
            <w:right w:val="none" w:sz="0" w:space="0" w:color="auto"/>
          </w:divBdr>
        </w:div>
        <w:div w:id="951941535">
          <w:marLeft w:val="640"/>
          <w:marRight w:val="0"/>
          <w:marTop w:val="0"/>
          <w:marBottom w:val="0"/>
          <w:divBdr>
            <w:top w:val="none" w:sz="0" w:space="0" w:color="auto"/>
            <w:left w:val="none" w:sz="0" w:space="0" w:color="auto"/>
            <w:bottom w:val="none" w:sz="0" w:space="0" w:color="auto"/>
            <w:right w:val="none" w:sz="0" w:space="0" w:color="auto"/>
          </w:divBdr>
        </w:div>
        <w:div w:id="1671986470">
          <w:marLeft w:val="640"/>
          <w:marRight w:val="0"/>
          <w:marTop w:val="0"/>
          <w:marBottom w:val="0"/>
          <w:divBdr>
            <w:top w:val="none" w:sz="0" w:space="0" w:color="auto"/>
            <w:left w:val="none" w:sz="0" w:space="0" w:color="auto"/>
            <w:bottom w:val="none" w:sz="0" w:space="0" w:color="auto"/>
            <w:right w:val="none" w:sz="0" w:space="0" w:color="auto"/>
          </w:divBdr>
        </w:div>
        <w:div w:id="1054893793">
          <w:marLeft w:val="640"/>
          <w:marRight w:val="0"/>
          <w:marTop w:val="0"/>
          <w:marBottom w:val="0"/>
          <w:divBdr>
            <w:top w:val="none" w:sz="0" w:space="0" w:color="auto"/>
            <w:left w:val="none" w:sz="0" w:space="0" w:color="auto"/>
            <w:bottom w:val="none" w:sz="0" w:space="0" w:color="auto"/>
            <w:right w:val="none" w:sz="0" w:space="0" w:color="auto"/>
          </w:divBdr>
        </w:div>
        <w:div w:id="1659453540">
          <w:marLeft w:val="640"/>
          <w:marRight w:val="0"/>
          <w:marTop w:val="0"/>
          <w:marBottom w:val="0"/>
          <w:divBdr>
            <w:top w:val="none" w:sz="0" w:space="0" w:color="auto"/>
            <w:left w:val="none" w:sz="0" w:space="0" w:color="auto"/>
            <w:bottom w:val="none" w:sz="0" w:space="0" w:color="auto"/>
            <w:right w:val="none" w:sz="0" w:space="0" w:color="auto"/>
          </w:divBdr>
        </w:div>
        <w:div w:id="1177302623">
          <w:marLeft w:val="640"/>
          <w:marRight w:val="0"/>
          <w:marTop w:val="0"/>
          <w:marBottom w:val="0"/>
          <w:divBdr>
            <w:top w:val="none" w:sz="0" w:space="0" w:color="auto"/>
            <w:left w:val="none" w:sz="0" w:space="0" w:color="auto"/>
            <w:bottom w:val="none" w:sz="0" w:space="0" w:color="auto"/>
            <w:right w:val="none" w:sz="0" w:space="0" w:color="auto"/>
          </w:divBdr>
        </w:div>
        <w:div w:id="1996300985">
          <w:marLeft w:val="640"/>
          <w:marRight w:val="0"/>
          <w:marTop w:val="0"/>
          <w:marBottom w:val="0"/>
          <w:divBdr>
            <w:top w:val="none" w:sz="0" w:space="0" w:color="auto"/>
            <w:left w:val="none" w:sz="0" w:space="0" w:color="auto"/>
            <w:bottom w:val="none" w:sz="0" w:space="0" w:color="auto"/>
            <w:right w:val="none" w:sz="0" w:space="0" w:color="auto"/>
          </w:divBdr>
        </w:div>
        <w:div w:id="699431120">
          <w:marLeft w:val="640"/>
          <w:marRight w:val="0"/>
          <w:marTop w:val="0"/>
          <w:marBottom w:val="0"/>
          <w:divBdr>
            <w:top w:val="none" w:sz="0" w:space="0" w:color="auto"/>
            <w:left w:val="none" w:sz="0" w:space="0" w:color="auto"/>
            <w:bottom w:val="none" w:sz="0" w:space="0" w:color="auto"/>
            <w:right w:val="none" w:sz="0" w:space="0" w:color="auto"/>
          </w:divBdr>
        </w:div>
        <w:div w:id="2012366335">
          <w:marLeft w:val="640"/>
          <w:marRight w:val="0"/>
          <w:marTop w:val="0"/>
          <w:marBottom w:val="0"/>
          <w:divBdr>
            <w:top w:val="none" w:sz="0" w:space="0" w:color="auto"/>
            <w:left w:val="none" w:sz="0" w:space="0" w:color="auto"/>
            <w:bottom w:val="none" w:sz="0" w:space="0" w:color="auto"/>
            <w:right w:val="none" w:sz="0" w:space="0" w:color="auto"/>
          </w:divBdr>
        </w:div>
        <w:div w:id="1689480295">
          <w:marLeft w:val="640"/>
          <w:marRight w:val="0"/>
          <w:marTop w:val="0"/>
          <w:marBottom w:val="0"/>
          <w:divBdr>
            <w:top w:val="none" w:sz="0" w:space="0" w:color="auto"/>
            <w:left w:val="none" w:sz="0" w:space="0" w:color="auto"/>
            <w:bottom w:val="none" w:sz="0" w:space="0" w:color="auto"/>
            <w:right w:val="none" w:sz="0" w:space="0" w:color="auto"/>
          </w:divBdr>
        </w:div>
        <w:div w:id="1388840195">
          <w:marLeft w:val="640"/>
          <w:marRight w:val="0"/>
          <w:marTop w:val="0"/>
          <w:marBottom w:val="0"/>
          <w:divBdr>
            <w:top w:val="none" w:sz="0" w:space="0" w:color="auto"/>
            <w:left w:val="none" w:sz="0" w:space="0" w:color="auto"/>
            <w:bottom w:val="none" w:sz="0" w:space="0" w:color="auto"/>
            <w:right w:val="none" w:sz="0" w:space="0" w:color="auto"/>
          </w:divBdr>
        </w:div>
        <w:div w:id="1440174969">
          <w:marLeft w:val="640"/>
          <w:marRight w:val="0"/>
          <w:marTop w:val="0"/>
          <w:marBottom w:val="0"/>
          <w:divBdr>
            <w:top w:val="none" w:sz="0" w:space="0" w:color="auto"/>
            <w:left w:val="none" w:sz="0" w:space="0" w:color="auto"/>
            <w:bottom w:val="none" w:sz="0" w:space="0" w:color="auto"/>
            <w:right w:val="none" w:sz="0" w:space="0" w:color="auto"/>
          </w:divBdr>
        </w:div>
        <w:div w:id="1789622027">
          <w:marLeft w:val="640"/>
          <w:marRight w:val="0"/>
          <w:marTop w:val="0"/>
          <w:marBottom w:val="0"/>
          <w:divBdr>
            <w:top w:val="none" w:sz="0" w:space="0" w:color="auto"/>
            <w:left w:val="none" w:sz="0" w:space="0" w:color="auto"/>
            <w:bottom w:val="none" w:sz="0" w:space="0" w:color="auto"/>
            <w:right w:val="none" w:sz="0" w:space="0" w:color="auto"/>
          </w:divBdr>
        </w:div>
        <w:div w:id="134569435">
          <w:marLeft w:val="640"/>
          <w:marRight w:val="0"/>
          <w:marTop w:val="0"/>
          <w:marBottom w:val="0"/>
          <w:divBdr>
            <w:top w:val="none" w:sz="0" w:space="0" w:color="auto"/>
            <w:left w:val="none" w:sz="0" w:space="0" w:color="auto"/>
            <w:bottom w:val="none" w:sz="0" w:space="0" w:color="auto"/>
            <w:right w:val="none" w:sz="0" w:space="0" w:color="auto"/>
          </w:divBdr>
        </w:div>
        <w:div w:id="962493182">
          <w:marLeft w:val="640"/>
          <w:marRight w:val="0"/>
          <w:marTop w:val="0"/>
          <w:marBottom w:val="0"/>
          <w:divBdr>
            <w:top w:val="none" w:sz="0" w:space="0" w:color="auto"/>
            <w:left w:val="none" w:sz="0" w:space="0" w:color="auto"/>
            <w:bottom w:val="none" w:sz="0" w:space="0" w:color="auto"/>
            <w:right w:val="none" w:sz="0" w:space="0" w:color="auto"/>
          </w:divBdr>
        </w:div>
        <w:div w:id="530992028">
          <w:marLeft w:val="640"/>
          <w:marRight w:val="0"/>
          <w:marTop w:val="0"/>
          <w:marBottom w:val="0"/>
          <w:divBdr>
            <w:top w:val="none" w:sz="0" w:space="0" w:color="auto"/>
            <w:left w:val="none" w:sz="0" w:space="0" w:color="auto"/>
            <w:bottom w:val="none" w:sz="0" w:space="0" w:color="auto"/>
            <w:right w:val="none" w:sz="0" w:space="0" w:color="auto"/>
          </w:divBdr>
        </w:div>
        <w:div w:id="1030684876">
          <w:marLeft w:val="640"/>
          <w:marRight w:val="0"/>
          <w:marTop w:val="0"/>
          <w:marBottom w:val="0"/>
          <w:divBdr>
            <w:top w:val="none" w:sz="0" w:space="0" w:color="auto"/>
            <w:left w:val="none" w:sz="0" w:space="0" w:color="auto"/>
            <w:bottom w:val="none" w:sz="0" w:space="0" w:color="auto"/>
            <w:right w:val="none" w:sz="0" w:space="0" w:color="auto"/>
          </w:divBdr>
        </w:div>
        <w:div w:id="569967785">
          <w:marLeft w:val="640"/>
          <w:marRight w:val="0"/>
          <w:marTop w:val="0"/>
          <w:marBottom w:val="0"/>
          <w:divBdr>
            <w:top w:val="none" w:sz="0" w:space="0" w:color="auto"/>
            <w:left w:val="none" w:sz="0" w:space="0" w:color="auto"/>
            <w:bottom w:val="none" w:sz="0" w:space="0" w:color="auto"/>
            <w:right w:val="none" w:sz="0" w:space="0" w:color="auto"/>
          </w:divBdr>
        </w:div>
        <w:div w:id="1311715021">
          <w:marLeft w:val="640"/>
          <w:marRight w:val="0"/>
          <w:marTop w:val="0"/>
          <w:marBottom w:val="0"/>
          <w:divBdr>
            <w:top w:val="none" w:sz="0" w:space="0" w:color="auto"/>
            <w:left w:val="none" w:sz="0" w:space="0" w:color="auto"/>
            <w:bottom w:val="none" w:sz="0" w:space="0" w:color="auto"/>
            <w:right w:val="none" w:sz="0" w:space="0" w:color="auto"/>
          </w:divBdr>
        </w:div>
        <w:div w:id="164983972">
          <w:marLeft w:val="640"/>
          <w:marRight w:val="0"/>
          <w:marTop w:val="0"/>
          <w:marBottom w:val="0"/>
          <w:divBdr>
            <w:top w:val="none" w:sz="0" w:space="0" w:color="auto"/>
            <w:left w:val="none" w:sz="0" w:space="0" w:color="auto"/>
            <w:bottom w:val="none" w:sz="0" w:space="0" w:color="auto"/>
            <w:right w:val="none" w:sz="0" w:space="0" w:color="auto"/>
          </w:divBdr>
        </w:div>
        <w:div w:id="1405641570">
          <w:marLeft w:val="640"/>
          <w:marRight w:val="0"/>
          <w:marTop w:val="0"/>
          <w:marBottom w:val="0"/>
          <w:divBdr>
            <w:top w:val="none" w:sz="0" w:space="0" w:color="auto"/>
            <w:left w:val="none" w:sz="0" w:space="0" w:color="auto"/>
            <w:bottom w:val="none" w:sz="0" w:space="0" w:color="auto"/>
            <w:right w:val="none" w:sz="0" w:space="0" w:color="auto"/>
          </w:divBdr>
        </w:div>
        <w:div w:id="1094478167">
          <w:marLeft w:val="640"/>
          <w:marRight w:val="0"/>
          <w:marTop w:val="0"/>
          <w:marBottom w:val="0"/>
          <w:divBdr>
            <w:top w:val="none" w:sz="0" w:space="0" w:color="auto"/>
            <w:left w:val="none" w:sz="0" w:space="0" w:color="auto"/>
            <w:bottom w:val="none" w:sz="0" w:space="0" w:color="auto"/>
            <w:right w:val="none" w:sz="0" w:space="0" w:color="auto"/>
          </w:divBdr>
        </w:div>
        <w:div w:id="1301836512">
          <w:marLeft w:val="640"/>
          <w:marRight w:val="0"/>
          <w:marTop w:val="0"/>
          <w:marBottom w:val="0"/>
          <w:divBdr>
            <w:top w:val="none" w:sz="0" w:space="0" w:color="auto"/>
            <w:left w:val="none" w:sz="0" w:space="0" w:color="auto"/>
            <w:bottom w:val="none" w:sz="0" w:space="0" w:color="auto"/>
            <w:right w:val="none" w:sz="0" w:space="0" w:color="auto"/>
          </w:divBdr>
        </w:div>
        <w:div w:id="776801989">
          <w:marLeft w:val="640"/>
          <w:marRight w:val="0"/>
          <w:marTop w:val="0"/>
          <w:marBottom w:val="0"/>
          <w:divBdr>
            <w:top w:val="none" w:sz="0" w:space="0" w:color="auto"/>
            <w:left w:val="none" w:sz="0" w:space="0" w:color="auto"/>
            <w:bottom w:val="none" w:sz="0" w:space="0" w:color="auto"/>
            <w:right w:val="none" w:sz="0" w:space="0" w:color="auto"/>
          </w:divBdr>
        </w:div>
        <w:div w:id="676269262">
          <w:marLeft w:val="640"/>
          <w:marRight w:val="0"/>
          <w:marTop w:val="0"/>
          <w:marBottom w:val="0"/>
          <w:divBdr>
            <w:top w:val="none" w:sz="0" w:space="0" w:color="auto"/>
            <w:left w:val="none" w:sz="0" w:space="0" w:color="auto"/>
            <w:bottom w:val="none" w:sz="0" w:space="0" w:color="auto"/>
            <w:right w:val="none" w:sz="0" w:space="0" w:color="auto"/>
          </w:divBdr>
        </w:div>
        <w:div w:id="927036346">
          <w:marLeft w:val="640"/>
          <w:marRight w:val="0"/>
          <w:marTop w:val="0"/>
          <w:marBottom w:val="0"/>
          <w:divBdr>
            <w:top w:val="none" w:sz="0" w:space="0" w:color="auto"/>
            <w:left w:val="none" w:sz="0" w:space="0" w:color="auto"/>
            <w:bottom w:val="none" w:sz="0" w:space="0" w:color="auto"/>
            <w:right w:val="none" w:sz="0" w:space="0" w:color="auto"/>
          </w:divBdr>
        </w:div>
        <w:div w:id="1294364927">
          <w:marLeft w:val="640"/>
          <w:marRight w:val="0"/>
          <w:marTop w:val="0"/>
          <w:marBottom w:val="0"/>
          <w:divBdr>
            <w:top w:val="none" w:sz="0" w:space="0" w:color="auto"/>
            <w:left w:val="none" w:sz="0" w:space="0" w:color="auto"/>
            <w:bottom w:val="none" w:sz="0" w:space="0" w:color="auto"/>
            <w:right w:val="none" w:sz="0" w:space="0" w:color="auto"/>
          </w:divBdr>
        </w:div>
        <w:div w:id="2101947133">
          <w:marLeft w:val="640"/>
          <w:marRight w:val="0"/>
          <w:marTop w:val="0"/>
          <w:marBottom w:val="0"/>
          <w:divBdr>
            <w:top w:val="none" w:sz="0" w:space="0" w:color="auto"/>
            <w:left w:val="none" w:sz="0" w:space="0" w:color="auto"/>
            <w:bottom w:val="none" w:sz="0" w:space="0" w:color="auto"/>
            <w:right w:val="none" w:sz="0" w:space="0" w:color="auto"/>
          </w:divBdr>
        </w:div>
        <w:div w:id="860315413">
          <w:marLeft w:val="640"/>
          <w:marRight w:val="0"/>
          <w:marTop w:val="0"/>
          <w:marBottom w:val="0"/>
          <w:divBdr>
            <w:top w:val="none" w:sz="0" w:space="0" w:color="auto"/>
            <w:left w:val="none" w:sz="0" w:space="0" w:color="auto"/>
            <w:bottom w:val="none" w:sz="0" w:space="0" w:color="auto"/>
            <w:right w:val="none" w:sz="0" w:space="0" w:color="auto"/>
          </w:divBdr>
        </w:div>
        <w:div w:id="1307776541">
          <w:marLeft w:val="640"/>
          <w:marRight w:val="0"/>
          <w:marTop w:val="0"/>
          <w:marBottom w:val="0"/>
          <w:divBdr>
            <w:top w:val="none" w:sz="0" w:space="0" w:color="auto"/>
            <w:left w:val="none" w:sz="0" w:space="0" w:color="auto"/>
            <w:bottom w:val="none" w:sz="0" w:space="0" w:color="auto"/>
            <w:right w:val="none" w:sz="0" w:space="0" w:color="auto"/>
          </w:divBdr>
        </w:div>
        <w:div w:id="2002810855">
          <w:marLeft w:val="640"/>
          <w:marRight w:val="0"/>
          <w:marTop w:val="0"/>
          <w:marBottom w:val="0"/>
          <w:divBdr>
            <w:top w:val="none" w:sz="0" w:space="0" w:color="auto"/>
            <w:left w:val="none" w:sz="0" w:space="0" w:color="auto"/>
            <w:bottom w:val="none" w:sz="0" w:space="0" w:color="auto"/>
            <w:right w:val="none" w:sz="0" w:space="0" w:color="auto"/>
          </w:divBdr>
        </w:div>
        <w:div w:id="348021333">
          <w:marLeft w:val="640"/>
          <w:marRight w:val="0"/>
          <w:marTop w:val="0"/>
          <w:marBottom w:val="0"/>
          <w:divBdr>
            <w:top w:val="none" w:sz="0" w:space="0" w:color="auto"/>
            <w:left w:val="none" w:sz="0" w:space="0" w:color="auto"/>
            <w:bottom w:val="none" w:sz="0" w:space="0" w:color="auto"/>
            <w:right w:val="none" w:sz="0" w:space="0" w:color="auto"/>
          </w:divBdr>
        </w:div>
        <w:div w:id="118494074">
          <w:marLeft w:val="640"/>
          <w:marRight w:val="0"/>
          <w:marTop w:val="0"/>
          <w:marBottom w:val="0"/>
          <w:divBdr>
            <w:top w:val="none" w:sz="0" w:space="0" w:color="auto"/>
            <w:left w:val="none" w:sz="0" w:space="0" w:color="auto"/>
            <w:bottom w:val="none" w:sz="0" w:space="0" w:color="auto"/>
            <w:right w:val="none" w:sz="0" w:space="0" w:color="auto"/>
          </w:divBdr>
        </w:div>
        <w:div w:id="771972605">
          <w:marLeft w:val="640"/>
          <w:marRight w:val="0"/>
          <w:marTop w:val="0"/>
          <w:marBottom w:val="0"/>
          <w:divBdr>
            <w:top w:val="none" w:sz="0" w:space="0" w:color="auto"/>
            <w:left w:val="none" w:sz="0" w:space="0" w:color="auto"/>
            <w:bottom w:val="none" w:sz="0" w:space="0" w:color="auto"/>
            <w:right w:val="none" w:sz="0" w:space="0" w:color="auto"/>
          </w:divBdr>
        </w:div>
        <w:div w:id="1662465127">
          <w:marLeft w:val="640"/>
          <w:marRight w:val="0"/>
          <w:marTop w:val="0"/>
          <w:marBottom w:val="0"/>
          <w:divBdr>
            <w:top w:val="none" w:sz="0" w:space="0" w:color="auto"/>
            <w:left w:val="none" w:sz="0" w:space="0" w:color="auto"/>
            <w:bottom w:val="none" w:sz="0" w:space="0" w:color="auto"/>
            <w:right w:val="none" w:sz="0" w:space="0" w:color="auto"/>
          </w:divBdr>
        </w:div>
        <w:div w:id="1640840142">
          <w:marLeft w:val="640"/>
          <w:marRight w:val="0"/>
          <w:marTop w:val="0"/>
          <w:marBottom w:val="0"/>
          <w:divBdr>
            <w:top w:val="none" w:sz="0" w:space="0" w:color="auto"/>
            <w:left w:val="none" w:sz="0" w:space="0" w:color="auto"/>
            <w:bottom w:val="none" w:sz="0" w:space="0" w:color="auto"/>
            <w:right w:val="none" w:sz="0" w:space="0" w:color="auto"/>
          </w:divBdr>
        </w:div>
        <w:div w:id="1723215798">
          <w:marLeft w:val="640"/>
          <w:marRight w:val="0"/>
          <w:marTop w:val="0"/>
          <w:marBottom w:val="0"/>
          <w:divBdr>
            <w:top w:val="none" w:sz="0" w:space="0" w:color="auto"/>
            <w:left w:val="none" w:sz="0" w:space="0" w:color="auto"/>
            <w:bottom w:val="none" w:sz="0" w:space="0" w:color="auto"/>
            <w:right w:val="none" w:sz="0" w:space="0" w:color="auto"/>
          </w:divBdr>
        </w:div>
        <w:div w:id="1764493180">
          <w:marLeft w:val="640"/>
          <w:marRight w:val="0"/>
          <w:marTop w:val="0"/>
          <w:marBottom w:val="0"/>
          <w:divBdr>
            <w:top w:val="none" w:sz="0" w:space="0" w:color="auto"/>
            <w:left w:val="none" w:sz="0" w:space="0" w:color="auto"/>
            <w:bottom w:val="none" w:sz="0" w:space="0" w:color="auto"/>
            <w:right w:val="none" w:sz="0" w:space="0" w:color="auto"/>
          </w:divBdr>
        </w:div>
        <w:div w:id="688920106">
          <w:marLeft w:val="640"/>
          <w:marRight w:val="0"/>
          <w:marTop w:val="0"/>
          <w:marBottom w:val="0"/>
          <w:divBdr>
            <w:top w:val="none" w:sz="0" w:space="0" w:color="auto"/>
            <w:left w:val="none" w:sz="0" w:space="0" w:color="auto"/>
            <w:bottom w:val="none" w:sz="0" w:space="0" w:color="auto"/>
            <w:right w:val="none" w:sz="0" w:space="0" w:color="auto"/>
          </w:divBdr>
        </w:div>
        <w:div w:id="1351563374">
          <w:marLeft w:val="640"/>
          <w:marRight w:val="0"/>
          <w:marTop w:val="0"/>
          <w:marBottom w:val="0"/>
          <w:divBdr>
            <w:top w:val="none" w:sz="0" w:space="0" w:color="auto"/>
            <w:left w:val="none" w:sz="0" w:space="0" w:color="auto"/>
            <w:bottom w:val="none" w:sz="0" w:space="0" w:color="auto"/>
            <w:right w:val="none" w:sz="0" w:space="0" w:color="auto"/>
          </w:divBdr>
        </w:div>
        <w:div w:id="1673265647">
          <w:marLeft w:val="640"/>
          <w:marRight w:val="0"/>
          <w:marTop w:val="0"/>
          <w:marBottom w:val="0"/>
          <w:divBdr>
            <w:top w:val="none" w:sz="0" w:space="0" w:color="auto"/>
            <w:left w:val="none" w:sz="0" w:space="0" w:color="auto"/>
            <w:bottom w:val="none" w:sz="0" w:space="0" w:color="auto"/>
            <w:right w:val="none" w:sz="0" w:space="0" w:color="auto"/>
          </w:divBdr>
        </w:div>
        <w:div w:id="672801295">
          <w:marLeft w:val="640"/>
          <w:marRight w:val="0"/>
          <w:marTop w:val="0"/>
          <w:marBottom w:val="0"/>
          <w:divBdr>
            <w:top w:val="none" w:sz="0" w:space="0" w:color="auto"/>
            <w:left w:val="none" w:sz="0" w:space="0" w:color="auto"/>
            <w:bottom w:val="none" w:sz="0" w:space="0" w:color="auto"/>
            <w:right w:val="none" w:sz="0" w:space="0" w:color="auto"/>
          </w:divBdr>
        </w:div>
        <w:div w:id="841234765">
          <w:marLeft w:val="640"/>
          <w:marRight w:val="0"/>
          <w:marTop w:val="0"/>
          <w:marBottom w:val="0"/>
          <w:divBdr>
            <w:top w:val="none" w:sz="0" w:space="0" w:color="auto"/>
            <w:left w:val="none" w:sz="0" w:space="0" w:color="auto"/>
            <w:bottom w:val="none" w:sz="0" w:space="0" w:color="auto"/>
            <w:right w:val="none" w:sz="0" w:space="0" w:color="auto"/>
          </w:divBdr>
        </w:div>
        <w:div w:id="1627077403">
          <w:marLeft w:val="640"/>
          <w:marRight w:val="0"/>
          <w:marTop w:val="0"/>
          <w:marBottom w:val="0"/>
          <w:divBdr>
            <w:top w:val="none" w:sz="0" w:space="0" w:color="auto"/>
            <w:left w:val="none" w:sz="0" w:space="0" w:color="auto"/>
            <w:bottom w:val="none" w:sz="0" w:space="0" w:color="auto"/>
            <w:right w:val="none" w:sz="0" w:space="0" w:color="auto"/>
          </w:divBdr>
        </w:div>
        <w:div w:id="74788111">
          <w:marLeft w:val="640"/>
          <w:marRight w:val="0"/>
          <w:marTop w:val="0"/>
          <w:marBottom w:val="0"/>
          <w:divBdr>
            <w:top w:val="none" w:sz="0" w:space="0" w:color="auto"/>
            <w:left w:val="none" w:sz="0" w:space="0" w:color="auto"/>
            <w:bottom w:val="none" w:sz="0" w:space="0" w:color="auto"/>
            <w:right w:val="none" w:sz="0" w:space="0" w:color="auto"/>
          </w:divBdr>
        </w:div>
        <w:div w:id="995642977">
          <w:marLeft w:val="640"/>
          <w:marRight w:val="0"/>
          <w:marTop w:val="0"/>
          <w:marBottom w:val="0"/>
          <w:divBdr>
            <w:top w:val="none" w:sz="0" w:space="0" w:color="auto"/>
            <w:left w:val="none" w:sz="0" w:space="0" w:color="auto"/>
            <w:bottom w:val="none" w:sz="0" w:space="0" w:color="auto"/>
            <w:right w:val="none" w:sz="0" w:space="0" w:color="auto"/>
          </w:divBdr>
        </w:div>
        <w:div w:id="1986159407">
          <w:marLeft w:val="640"/>
          <w:marRight w:val="0"/>
          <w:marTop w:val="0"/>
          <w:marBottom w:val="0"/>
          <w:divBdr>
            <w:top w:val="none" w:sz="0" w:space="0" w:color="auto"/>
            <w:left w:val="none" w:sz="0" w:space="0" w:color="auto"/>
            <w:bottom w:val="none" w:sz="0" w:space="0" w:color="auto"/>
            <w:right w:val="none" w:sz="0" w:space="0" w:color="auto"/>
          </w:divBdr>
        </w:div>
        <w:div w:id="954992483">
          <w:marLeft w:val="640"/>
          <w:marRight w:val="0"/>
          <w:marTop w:val="0"/>
          <w:marBottom w:val="0"/>
          <w:divBdr>
            <w:top w:val="none" w:sz="0" w:space="0" w:color="auto"/>
            <w:left w:val="none" w:sz="0" w:space="0" w:color="auto"/>
            <w:bottom w:val="none" w:sz="0" w:space="0" w:color="auto"/>
            <w:right w:val="none" w:sz="0" w:space="0" w:color="auto"/>
          </w:divBdr>
        </w:div>
        <w:div w:id="1741831918">
          <w:marLeft w:val="640"/>
          <w:marRight w:val="0"/>
          <w:marTop w:val="0"/>
          <w:marBottom w:val="0"/>
          <w:divBdr>
            <w:top w:val="none" w:sz="0" w:space="0" w:color="auto"/>
            <w:left w:val="none" w:sz="0" w:space="0" w:color="auto"/>
            <w:bottom w:val="none" w:sz="0" w:space="0" w:color="auto"/>
            <w:right w:val="none" w:sz="0" w:space="0" w:color="auto"/>
          </w:divBdr>
        </w:div>
        <w:div w:id="1493763240">
          <w:marLeft w:val="640"/>
          <w:marRight w:val="0"/>
          <w:marTop w:val="0"/>
          <w:marBottom w:val="0"/>
          <w:divBdr>
            <w:top w:val="none" w:sz="0" w:space="0" w:color="auto"/>
            <w:left w:val="none" w:sz="0" w:space="0" w:color="auto"/>
            <w:bottom w:val="none" w:sz="0" w:space="0" w:color="auto"/>
            <w:right w:val="none" w:sz="0" w:space="0" w:color="auto"/>
          </w:divBdr>
        </w:div>
        <w:div w:id="716784223">
          <w:marLeft w:val="640"/>
          <w:marRight w:val="0"/>
          <w:marTop w:val="0"/>
          <w:marBottom w:val="0"/>
          <w:divBdr>
            <w:top w:val="none" w:sz="0" w:space="0" w:color="auto"/>
            <w:left w:val="none" w:sz="0" w:space="0" w:color="auto"/>
            <w:bottom w:val="none" w:sz="0" w:space="0" w:color="auto"/>
            <w:right w:val="none" w:sz="0" w:space="0" w:color="auto"/>
          </w:divBdr>
        </w:div>
        <w:div w:id="1176188163">
          <w:marLeft w:val="640"/>
          <w:marRight w:val="0"/>
          <w:marTop w:val="0"/>
          <w:marBottom w:val="0"/>
          <w:divBdr>
            <w:top w:val="none" w:sz="0" w:space="0" w:color="auto"/>
            <w:left w:val="none" w:sz="0" w:space="0" w:color="auto"/>
            <w:bottom w:val="none" w:sz="0" w:space="0" w:color="auto"/>
            <w:right w:val="none" w:sz="0" w:space="0" w:color="auto"/>
          </w:divBdr>
        </w:div>
        <w:div w:id="1334528745">
          <w:marLeft w:val="640"/>
          <w:marRight w:val="0"/>
          <w:marTop w:val="0"/>
          <w:marBottom w:val="0"/>
          <w:divBdr>
            <w:top w:val="none" w:sz="0" w:space="0" w:color="auto"/>
            <w:left w:val="none" w:sz="0" w:space="0" w:color="auto"/>
            <w:bottom w:val="none" w:sz="0" w:space="0" w:color="auto"/>
            <w:right w:val="none" w:sz="0" w:space="0" w:color="auto"/>
          </w:divBdr>
        </w:div>
        <w:div w:id="1913003422">
          <w:marLeft w:val="640"/>
          <w:marRight w:val="0"/>
          <w:marTop w:val="0"/>
          <w:marBottom w:val="0"/>
          <w:divBdr>
            <w:top w:val="none" w:sz="0" w:space="0" w:color="auto"/>
            <w:left w:val="none" w:sz="0" w:space="0" w:color="auto"/>
            <w:bottom w:val="none" w:sz="0" w:space="0" w:color="auto"/>
            <w:right w:val="none" w:sz="0" w:space="0" w:color="auto"/>
          </w:divBdr>
        </w:div>
      </w:divsChild>
    </w:div>
    <w:div w:id="1247032040">
      <w:bodyDiv w:val="1"/>
      <w:marLeft w:val="0"/>
      <w:marRight w:val="0"/>
      <w:marTop w:val="0"/>
      <w:marBottom w:val="0"/>
      <w:divBdr>
        <w:top w:val="none" w:sz="0" w:space="0" w:color="auto"/>
        <w:left w:val="none" w:sz="0" w:space="0" w:color="auto"/>
        <w:bottom w:val="none" w:sz="0" w:space="0" w:color="auto"/>
        <w:right w:val="none" w:sz="0" w:space="0" w:color="auto"/>
      </w:divBdr>
    </w:div>
    <w:div w:id="1247153560">
      <w:bodyDiv w:val="1"/>
      <w:marLeft w:val="0"/>
      <w:marRight w:val="0"/>
      <w:marTop w:val="0"/>
      <w:marBottom w:val="0"/>
      <w:divBdr>
        <w:top w:val="none" w:sz="0" w:space="0" w:color="auto"/>
        <w:left w:val="none" w:sz="0" w:space="0" w:color="auto"/>
        <w:bottom w:val="none" w:sz="0" w:space="0" w:color="auto"/>
        <w:right w:val="none" w:sz="0" w:space="0" w:color="auto"/>
      </w:divBdr>
    </w:div>
    <w:div w:id="1247763018">
      <w:bodyDiv w:val="1"/>
      <w:marLeft w:val="0"/>
      <w:marRight w:val="0"/>
      <w:marTop w:val="0"/>
      <w:marBottom w:val="0"/>
      <w:divBdr>
        <w:top w:val="none" w:sz="0" w:space="0" w:color="auto"/>
        <w:left w:val="none" w:sz="0" w:space="0" w:color="auto"/>
        <w:bottom w:val="none" w:sz="0" w:space="0" w:color="auto"/>
        <w:right w:val="none" w:sz="0" w:space="0" w:color="auto"/>
      </w:divBdr>
    </w:div>
    <w:div w:id="1247807339">
      <w:bodyDiv w:val="1"/>
      <w:marLeft w:val="0"/>
      <w:marRight w:val="0"/>
      <w:marTop w:val="0"/>
      <w:marBottom w:val="0"/>
      <w:divBdr>
        <w:top w:val="none" w:sz="0" w:space="0" w:color="auto"/>
        <w:left w:val="none" w:sz="0" w:space="0" w:color="auto"/>
        <w:bottom w:val="none" w:sz="0" w:space="0" w:color="auto"/>
        <w:right w:val="none" w:sz="0" w:space="0" w:color="auto"/>
      </w:divBdr>
    </w:div>
    <w:div w:id="1248343670">
      <w:bodyDiv w:val="1"/>
      <w:marLeft w:val="0"/>
      <w:marRight w:val="0"/>
      <w:marTop w:val="0"/>
      <w:marBottom w:val="0"/>
      <w:divBdr>
        <w:top w:val="none" w:sz="0" w:space="0" w:color="auto"/>
        <w:left w:val="none" w:sz="0" w:space="0" w:color="auto"/>
        <w:bottom w:val="none" w:sz="0" w:space="0" w:color="auto"/>
        <w:right w:val="none" w:sz="0" w:space="0" w:color="auto"/>
      </w:divBdr>
    </w:div>
    <w:div w:id="1248733734">
      <w:bodyDiv w:val="1"/>
      <w:marLeft w:val="0"/>
      <w:marRight w:val="0"/>
      <w:marTop w:val="0"/>
      <w:marBottom w:val="0"/>
      <w:divBdr>
        <w:top w:val="none" w:sz="0" w:space="0" w:color="auto"/>
        <w:left w:val="none" w:sz="0" w:space="0" w:color="auto"/>
        <w:bottom w:val="none" w:sz="0" w:space="0" w:color="auto"/>
        <w:right w:val="none" w:sz="0" w:space="0" w:color="auto"/>
      </w:divBdr>
    </w:div>
    <w:div w:id="1249003242">
      <w:bodyDiv w:val="1"/>
      <w:marLeft w:val="0"/>
      <w:marRight w:val="0"/>
      <w:marTop w:val="0"/>
      <w:marBottom w:val="0"/>
      <w:divBdr>
        <w:top w:val="none" w:sz="0" w:space="0" w:color="auto"/>
        <w:left w:val="none" w:sz="0" w:space="0" w:color="auto"/>
        <w:bottom w:val="none" w:sz="0" w:space="0" w:color="auto"/>
        <w:right w:val="none" w:sz="0" w:space="0" w:color="auto"/>
      </w:divBdr>
    </w:div>
    <w:div w:id="1250039935">
      <w:bodyDiv w:val="1"/>
      <w:marLeft w:val="0"/>
      <w:marRight w:val="0"/>
      <w:marTop w:val="0"/>
      <w:marBottom w:val="0"/>
      <w:divBdr>
        <w:top w:val="none" w:sz="0" w:space="0" w:color="auto"/>
        <w:left w:val="none" w:sz="0" w:space="0" w:color="auto"/>
        <w:bottom w:val="none" w:sz="0" w:space="0" w:color="auto"/>
        <w:right w:val="none" w:sz="0" w:space="0" w:color="auto"/>
      </w:divBdr>
    </w:div>
    <w:div w:id="1250114236">
      <w:bodyDiv w:val="1"/>
      <w:marLeft w:val="0"/>
      <w:marRight w:val="0"/>
      <w:marTop w:val="0"/>
      <w:marBottom w:val="0"/>
      <w:divBdr>
        <w:top w:val="none" w:sz="0" w:space="0" w:color="auto"/>
        <w:left w:val="none" w:sz="0" w:space="0" w:color="auto"/>
        <w:bottom w:val="none" w:sz="0" w:space="0" w:color="auto"/>
        <w:right w:val="none" w:sz="0" w:space="0" w:color="auto"/>
      </w:divBdr>
    </w:div>
    <w:div w:id="1250239287">
      <w:bodyDiv w:val="1"/>
      <w:marLeft w:val="0"/>
      <w:marRight w:val="0"/>
      <w:marTop w:val="0"/>
      <w:marBottom w:val="0"/>
      <w:divBdr>
        <w:top w:val="none" w:sz="0" w:space="0" w:color="auto"/>
        <w:left w:val="none" w:sz="0" w:space="0" w:color="auto"/>
        <w:bottom w:val="none" w:sz="0" w:space="0" w:color="auto"/>
        <w:right w:val="none" w:sz="0" w:space="0" w:color="auto"/>
      </w:divBdr>
    </w:div>
    <w:div w:id="1250386587">
      <w:bodyDiv w:val="1"/>
      <w:marLeft w:val="0"/>
      <w:marRight w:val="0"/>
      <w:marTop w:val="0"/>
      <w:marBottom w:val="0"/>
      <w:divBdr>
        <w:top w:val="none" w:sz="0" w:space="0" w:color="auto"/>
        <w:left w:val="none" w:sz="0" w:space="0" w:color="auto"/>
        <w:bottom w:val="none" w:sz="0" w:space="0" w:color="auto"/>
        <w:right w:val="none" w:sz="0" w:space="0" w:color="auto"/>
      </w:divBdr>
    </w:div>
    <w:div w:id="1250505002">
      <w:bodyDiv w:val="1"/>
      <w:marLeft w:val="0"/>
      <w:marRight w:val="0"/>
      <w:marTop w:val="0"/>
      <w:marBottom w:val="0"/>
      <w:divBdr>
        <w:top w:val="none" w:sz="0" w:space="0" w:color="auto"/>
        <w:left w:val="none" w:sz="0" w:space="0" w:color="auto"/>
        <w:bottom w:val="none" w:sz="0" w:space="0" w:color="auto"/>
        <w:right w:val="none" w:sz="0" w:space="0" w:color="auto"/>
      </w:divBdr>
    </w:div>
    <w:div w:id="1251696341">
      <w:bodyDiv w:val="1"/>
      <w:marLeft w:val="0"/>
      <w:marRight w:val="0"/>
      <w:marTop w:val="0"/>
      <w:marBottom w:val="0"/>
      <w:divBdr>
        <w:top w:val="none" w:sz="0" w:space="0" w:color="auto"/>
        <w:left w:val="none" w:sz="0" w:space="0" w:color="auto"/>
        <w:bottom w:val="none" w:sz="0" w:space="0" w:color="auto"/>
        <w:right w:val="none" w:sz="0" w:space="0" w:color="auto"/>
      </w:divBdr>
      <w:divsChild>
        <w:div w:id="188878531">
          <w:marLeft w:val="640"/>
          <w:marRight w:val="0"/>
          <w:marTop w:val="0"/>
          <w:marBottom w:val="0"/>
          <w:divBdr>
            <w:top w:val="none" w:sz="0" w:space="0" w:color="auto"/>
            <w:left w:val="none" w:sz="0" w:space="0" w:color="auto"/>
            <w:bottom w:val="none" w:sz="0" w:space="0" w:color="auto"/>
            <w:right w:val="none" w:sz="0" w:space="0" w:color="auto"/>
          </w:divBdr>
        </w:div>
        <w:div w:id="1253508455">
          <w:marLeft w:val="640"/>
          <w:marRight w:val="0"/>
          <w:marTop w:val="0"/>
          <w:marBottom w:val="0"/>
          <w:divBdr>
            <w:top w:val="none" w:sz="0" w:space="0" w:color="auto"/>
            <w:left w:val="none" w:sz="0" w:space="0" w:color="auto"/>
            <w:bottom w:val="none" w:sz="0" w:space="0" w:color="auto"/>
            <w:right w:val="none" w:sz="0" w:space="0" w:color="auto"/>
          </w:divBdr>
        </w:div>
        <w:div w:id="1230534994">
          <w:marLeft w:val="640"/>
          <w:marRight w:val="0"/>
          <w:marTop w:val="0"/>
          <w:marBottom w:val="0"/>
          <w:divBdr>
            <w:top w:val="none" w:sz="0" w:space="0" w:color="auto"/>
            <w:left w:val="none" w:sz="0" w:space="0" w:color="auto"/>
            <w:bottom w:val="none" w:sz="0" w:space="0" w:color="auto"/>
            <w:right w:val="none" w:sz="0" w:space="0" w:color="auto"/>
          </w:divBdr>
        </w:div>
        <w:div w:id="1586374751">
          <w:marLeft w:val="640"/>
          <w:marRight w:val="0"/>
          <w:marTop w:val="0"/>
          <w:marBottom w:val="0"/>
          <w:divBdr>
            <w:top w:val="none" w:sz="0" w:space="0" w:color="auto"/>
            <w:left w:val="none" w:sz="0" w:space="0" w:color="auto"/>
            <w:bottom w:val="none" w:sz="0" w:space="0" w:color="auto"/>
            <w:right w:val="none" w:sz="0" w:space="0" w:color="auto"/>
          </w:divBdr>
        </w:div>
        <w:div w:id="1222978829">
          <w:marLeft w:val="640"/>
          <w:marRight w:val="0"/>
          <w:marTop w:val="0"/>
          <w:marBottom w:val="0"/>
          <w:divBdr>
            <w:top w:val="none" w:sz="0" w:space="0" w:color="auto"/>
            <w:left w:val="none" w:sz="0" w:space="0" w:color="auto"/>
            <w:bottom w:val="none" w:sz="0" w:space="0" w:color="auto"/>
            <w:right w:val="none" w:sz="0" w:space="0" w:color="auto"/>
          </w:divBdr>
        </w:div>
        <w:div w:id="1770854547">
          <w:marLeft w:val="640"/>
          <w:marRight w:val="0"/>
          <w:marTop w:val="0"/>
          <w:marBottom w:val="0"/>
          <w:divBdr>
            <w:top w:val="none" w:sz="0" w:space="0" w:color="auto"/>
            <w:left w:val="none" w:sz="0" w:space="0" w:color="auto"/>
            <w:bottom w:val="none" w:sz="0" w:space="0" w:color="auto"/>
            <w:right w:val="none" w:sz="0" w:space="0" w:color="auto"/>
          </w:divBdr>
        </w:div>
        <w:div w:id="1078096843">
          <w:marLeft w:val="640"/>
          <w:marRight w:val="0"/>
          <w:marTop w:val="0"/>
          <w:marBottom w:val="0"/>
          <w:divBdr>
            <w:top w:val="none" w:sz="0" w:space="0" w:color="auto"/>
            <w:left w:val="none" w:sz="0" w:space="0" w:color="auto"/>
            <w:bottom w:val="none" w:sz="0" w:space="0" w:color="auto"/>
            <w:right w:val="none" w:sz="0" w:space="0" w:color="auto"/>
          </w:divBdr>
        </w:div>
        <w:div w:id="1876891101">
          <w:marLeft w:val="640"/>
          <w:marRight w:val="0"/>
          <w:marTop w:val="0"/>
          <w:marBottom w:val="0"/>
          <w:divBdr>
            <w:top w:val="none" w:sz="0" w:space="0" w:color="auto"/>
            <w:left w:val="none" w:sz="0" w:space="0" w:color="auto"/>
            <w:bottom w:val="none" w:sz="0" w:space="0" w:color="auto"/>
            <w:right w:val="none" w:sz="0" w:space="0" w:color="auto"/>
          </w:divBdr>
        </w:div>
        <w:div w:id="1448154737">
          <w:marLeft w:val="640"/>
          <w:marRight w:val="0"/>
          <w:marTop w:val="0"/>
          <w:marBottom w:val="0"/>
          <w:divBdr>
            <w:top w:val="none" w:sz="0" w:space="0" w:color="auto"/>
            <w:left w:val="none" w:sz="0" w:space="0" w:color="auto"/>
            <w:bottom w:val="none" w:sz="0" w:space="0" w:color="auto"/>
            <w:right w:val="none" w:sz="0" w:space="0" w:color="auto"/>
          </w:divBdr>
        </w:div>
        <w:div w:id="131951848">
          <w:marLeft w:val="640"/>
          <w:marRight w:val="0"/>
          <w:marTop w:val="0"/>
          <w:marBottom w:val="0"/>
          <w:divBdr>
            <w:top w:val="none" w:sz="0" w:space="0" w:color="auto"/>
            <w:left w:val="none" w:sz="0" w:space="0" w:color="auto"/>
            <w:bottom w:val="none" w:sz="0" w:space="0" w:color="auto"/>
            <w:right w:val="none" w:sz="0" w:space="0" w:color="auto"/>
          </w:divBdr>
        </w:div>
        <w:div w:id="666593401">
          <w:marLeft w:val="640"/>
          <w:marRight w:val="0"/>
          <w:marTop w:val="0"/>
          <w:marBottom w:val="0"/>
          <w:divBdr>
            <w:top w:val="none" w:sz="0" w:space="0" w:color="auto"/>
            <w:left w:val="none" w:sz="0" w:space="0" w:color="auto"/>
            <w:bottom w:val="none" w:sz="0" w:space="0" w:color="auto"/>
            <w:right w:val="none" w:sz="0" w:space="0" w:color="auto"/>
          </w:divBdr>
        </w:div>
        <w:div w:id="98376017">
          <w:marLeft w:val="640"/>
          <w:marRight w:val="0"/>
          <w:marTop w:val="0"/>
          <w:marBottom w:val="0"/>
          <w:divBdr>
            <w:top w:val="none" w:sz="0" w:space="0" w:color="auto"/>
            <w:left w:val="none" w:sz="0" w:space="0" w:color="auto"/>
            <w:bottom w:val="none" w:sz="0" w:space="0" w:color="auto"/>
            <w:right w:val="none" w:sz="0" w:space="0" w:color="auto"/>
          </w:divBdr>
        </w:div>
        <w:div w:id="1446079553">
          <w:marLeft w:val="640"/>
          <w:marRight w:val="0"/>
          <w:marTop w:val="0"/>
          <w:marBottom w:val="0"/>
          <w:divBdr>
            <w:top w:val="none" w:sz="0" w:space="0" w:color="auto"/>
            <w:left w:val="none" w:sz="0" w:space="0" w:color="auto"/>
            <w:bottom w:val="none" w:sz="0" w:space="0" w:color="auto"/>
            <w:right w:val="none" w:sz="0" w:space="0" w:color="auto"/>
          </w:divBdr>
        </w:div>
        <w:div w:id="506602636">
          <w:marLeft w:val="640"/>
          <w:marRight w:val="0"/>
          <w:marTop w:val="0"/>
          <w:marBottom w:val="0"/>
          <w:divBdr>
            <w:top w:val="none" w:sz="0" w:space="0" w:color="auto"/>
            <w:left w:val="none" w:sz="0" w:space="0" w:color="auto"/>
            <w:bottom w:val="none" w:sz="0" w:space="0" w:color="auto"/>
            <w:right w:val="none" w:sz="0" w:space="0" w:color="auto"/>
          </w:divBdr>
        </w:div>
        <w:div w:id="786967158">
          <w:marLeft w:val="640"/>
          <w:marRight w:val="0"/>
          <w:marTop w:val="0"/>
          <w:marBottom w:val="0"/>
          <w:divBdr>
            <w:top w:val="none" w:sz="0" w:space="0" w:color="auto"/>
            <w:left w:val="none" w:sz="0" w:space="0" w:color="auto"/>
            <w:bottom w:val="none" w:sz="0" w:space="0" w:color="auto"/>
            <w:right w:val="none" w:sz="0" w:space="0" w:color="auto"/>
          </w:divBdr>
        </w:div>
        <w:div w:id="353921417">
          <w:marLeft w:val="640"/>
          <w:marRight w:val="0"/>
          <w:marTop w:val="0"/>
          <w:marBottom w:val="0"/>
          <w:divBdr>
            <w:top w:val="none" w:sz="0" w:space="0" w:color="auto"/>
            <w:left w:val="none" w:sz="0" w:space="0" w:color="auto"/>
            <w:bottom w:val="none" w:sz="0" w:space="0" w:color="auto"/>
            <w:right w:val="none" w:sz="0" w:space="0" w:color="auto"/>
          </w:divBdr>
        </w:div>
        <w:div w:id="1327587914">
          <w:marLeft w:val="640"/>
          <w:marRight w:val="0"/>
          <w:marTop w:val="0"/>
          <w:marBottom w:val="0"/>
          <w:divBdr>
            <w:top w:val="none" w:sz="0" w:space="0" w:color="auto"/>
            <w:left w:val="none" w:sz="0" w:space="0" w:color="auto"/>
            <w:bottom w:val="none" w:sz="0" w:space="0" w:color="auto"/>
            <w:right w:val="none" w:sz="0" w:space="0" w:color="auto"/>
          </w:divBdr>
        </w:div>
        <w:div w:id="1505394237">
          <w:marLeft w:val="640"/>
          <w:marRight w:val="0"/>
          <w:marTop w:val="0"/>
          <w:marBottom w:val="0"/>
          <w:divBdr>
            <w:top w:val="none" w:sz="0" w:space="0" w:color="auto"/>
            <w:left w:val="none" w:sz="0" w:space="0" w:color="auto"/>
            <w:bottom w:val="none" w:sz="0" w:space="0" w:color="auto"/>
            <w:right w:val="none" w:sz="0" w:space="0" w:color="auto"/>
          </w:divBdr>
        </w:div>
        <w:div w:id="345519445">
          <w:marLeft w:val="640"/>
          <w:marRight w:val="0"/>
          <w:marTop w:val="0"/>
          <w:marBottom w:val="0"/>
          <w:divBdr>
            <w:top w:val="none" w:sz="0" w:space="0" w:color="auto"/>
            <w:left w:val="none" w:sz="0" w:space="0" w:color="auto"/>
            <w:bottom w:val="none" w:sz="0" w:space="0" w:color="auto"/>
            <w:right w:val="none" w:sz="0" w:space="0" w:color="auto"/>
          </w:divBdr>
        </w:div>
        <w:div w:id="476922799">
          <w:marLeft w:val="640"/>
          <w:marRight w:val="0"/>
          <w:marTop w:val="0"/>
          <w:marBottom w:val="0"/>
          <w:divBdr>
            <w:top w:val="none" w:sz="0" w:space="0" w:color="auto"/>
            <w:left w:val="none" w:sz="0" w:space="0" w:color="auto"/>
            <w:bottom w:val="none" w:sz="0" w:space="0" w:color="auto"/>
            <w:right w:val="none" w:sz="0" w:space="0" w:color="auto"/>
          </w:divBdr>
        </w:div>
        <w:div w:id="549001711">
          <w:marLeft w:val="640"/>
          <w:marRight w:val="0"/>
          <w:marTop w:val="0"/>
          <w:marBottom w:val="0"/>
          <w:divBdr>
            <w:top w:val="none" w:sz="0" w:space="0" w:color="auto"/>
            <w:left w:val="none" w:sz="0" w:space="0" w:color="auto"/>
            <w:bottom w:val="none" w:sz="0" w:space="0" w:color="auto"/>
            <w:right w:val="none" w:sz="0" w:space="0" w:color="auto"/>
          </w:divBdr>
        </w:div>
        <w:div w:id="1869759387">
          <w:marLeft w:val="640"/>
          <w:marRight w:val="0"/>
          <w:marTop w:val="0"/>
          <w:marBottom w:val="0"/>
          <w:divBdr>
            <w:top w:val="none" w:sz="0" w:space="0" w:color="auto"/>
            <w:left w:val="none" w:sz="0" w:space="0" w:color="auto"/>
            <w:bottom w:val="none" w:sz="0" w:space="0" w:color="auto"/>
            <w:right w:val="none" w:sz="0" w:space="0" w:color="auto"/>
          </w:divBdr>
        </w:div>
        <w:div w:id="900748037">
          <w:marLeft w:val="640"/>
          <w:marRight w:val="0"/>
          <w:marTop w:val="0"/>
          <w:marBottom w:val="0"/>
          <w:divBdr>
            <w:top w:val="none" w:sz="0" w:space="0" w:color="auto"/>
            <w:left w:val="none" w:sz="0" w:space="0" w:color="auto"/>
            <w:bottom w:val="none" w:sz="0" w:space="0" w:color="auto"/>
            <w:right w:val="none" w:sz="0" w:space="0" w:color="auto"/>
          </w:divBdr>
        </w:div>
        <w:div w:id="1953434748">
          <w:marLeft w:val="640"/>
          <w:marRight w:val="0"/>
          <w:marTop w:val="0"/>
          <w:marBottom w:val="0"/>
          <w:divBdr>
            <w:top w:val="none" w:sz="0" w:space="0" w:color="auto"/>
            <w:left w:val="none" w:sz="0" w:space="0" w:color="auto"/>
            <w:bottom w:val="none" w:sz="0" w:space="0" w:color="auto"/>
            <w:right w:val="none" w:sz="0" w:space="0" w:color="auto"/>
          </w:divBdr>
        </w:div>
        <w:div w:id="120079923">
          <w:marLeft w:val="640"/>
          <w:marRight w:val="0"/>
          <w:marTop w:val="0"/>
          <w:marBottom w:val="0"/>
          <w:divBdr>
            <w:top w:val="none" w:sz="0" w:space="0" w:color="auto"/>
            <w:left w:val="none" w:sz="0" w:space="0" w:color="auto"/>
            <w:bottom w:val="none" w:sz="0" w:space="0" w:color="auto"/>
            <w:right w:val="none" w:sz="0" w:space="0" w:color="auto"/>
          </w:divBdr>
        </w:div>
        <w:div w:id="1076368024">
          <w:marLeft w:val="640"/>
          <w:marRight w:val="0"/>
          <w:marTop w:val="0"/>
          <w:marBottom w:val="0"/>
          <w:divBdr>
            <w:top w:val="none" w:sz="0" w:space="0" w:color="auto"/>
            <w:left w:val="none" w:sz="0" w:space="0" w:color="auto"/>
            <w:bottom w:val="none" w:sz="0" w:space="0" w:color="auto"/>
            <w:right w:val="none" w:sz="0" w:space="0" w:color="auto"/>
          </w:divBdr>
        </w:div>
        <w:div w:id="1793356780">
          <w:marLeft w:val="640"/>
          <w:marRight w:val="0"/>
          <w:marTop w:val="0"/>
          <w:marBottom w:val="0"/>
          <w:divBdr>
            <w:top w:val="none" w:sz="0" w:space="0" w:color="auto"/>
            <w:left w:val="none" w:sz="0" w:space="0" w:color="auto"/>
            <w:bottom w:val="none" w:sz="0" w:space="0" w:color="auto"/>
            <w:right w:val="none" w:sz="0" w:space="0" w:color="auto"/>
          </w:divBdr>
        </w:div>
        <w:div w:id="1332416020">
          <w:marLeft w:val="640"/>
          <w:marRight w:val="0"/>
          <w:marTop w:val="0"/>
          <w:marBottom w:val="0"/>
          <w:divBdr>
            <w:top w:val="none" w:sz="0" w:space="0" w:color="auto"/>
            <w:left w:val="none" w:sz="0" w:space="0" w:color="auto"/>
            <w:bottom w:val="none" w:sz="0" w:space="0" w:color="auto"/>
            <w:right w:val="none" w:sz="0" w:space="0" w:color="auto"/>
          </w:divBdr>
        </w:div>
        <w:div w:id="616522923">
          <w:marLeft w:val="640"/>
          <w:marRight w:val="0"/>
          <w:marTop w:val="0"/>
          <w:marBottom w:val="0"/>
          <w:divBdr>
            <w:top w:val="none" w:sz="0" w:space="0" w:color="auto"/>
            <w:left w:val="none" w:sz="0" w:space="0" w:color="auto"/>
            <w:bottom w:val="none" w:sz="0" w:space="0" w:color="auto"/>
            <w:right w:val="none" w:sz="0" w:space="0" w:color="auto"/>
          </w:divBdr>
        </w:div>
        <w:div w:id="341904956">
          <w:marLeft w:val="640"/>
          <w:marRight w:val="0"/>
          <w:marTop w:val="0"/>
          <w:marBottom w:val="0"/>
          <w:divBdr>
            <w:top w:val="none" w:sz="0" w:space="0" w:color="auto"/>
            <w:left w:val="none" w:sz="0" w:space="0" w:color="auto"/>
            <w:bottom w:val="none" w:sz="0" w:space="0" w:color="auto"/>
            <w:right w:val="none" w:sz="0" w:space="0" w:color="auto"/>
          </w:divBdr>
        </w:div>
        <w:div w:id="804548206">
          <w:marLeft w:val="640"/>
          <w:marRight w:val="0"/>
          <w:marTop w:val="0"/>
          <w:marBottom w:val="0"/>
          <w:divBdr>
            <w:top w:val="none" w:sz="0" w:space="0" w:color="auto"/>
            <w:left w:val="none" w:sz="0" w:space="0" w:color="auto"/>
            <w:bottom w:val="none" w:sz="0" w:space="0" w:color="auto"/>
            <w:right w:val="none" w:sz="0" w:space="0" w:color="auto"/>
          </w:divBdr>
        </w:div>
        <w:div w:id="625892911">
          <w:marLeft w:val="640"/>
          <w:marRight w:val="0"/>
          <w:marTop w:val="0"/>
          <w:marBottom w:val="0"/>
          <w:divBdr>
            <w:top w:val="none" w:sz="0" w:space="0" w:color="auto"/>
            <w:left w:val="none" w:sz="0" w:space="0" w:color="auto"/>
            <w:bottom w:val="none" w:sz="0" w:space="0" w:color="auto"/>
            <w:right w:val="none" w:sz="0" w:space="0" w:color="auto"/>
          </w:divBdr>
        </w:div>
        <w:div w:id="1600480406">
          <w:marLeft w:val="640"/>
          <w:marRight w:val="0"/>
          <w:marTop w:val="0"/>
          <w:marBottom w:val="0"/>
          <w:divBdr>
            <w:top w:val="none" w:sz="0" w:space="0" w:color="auto"/>
            <w:left w:val="none" w:sz="0" w:space="0" w:color="auto"/>
            <w:bottom w:val="none" w:sz="0" w:space="0" w:color="auto"/>
            <w:right w:val="none" w:sz="0" w:space="0" w:color="auto"/>
          </w:divBdr>
        </w:div>
        <w:div w:id="1635719530">
          <w:marLeft w:val="640"/>
          <w:marRight w:val="0"/>
          <w:marTop w:val="0"/>
          <w:marBottom w:val="0"/>
          <w:divBdr>
            <w:top w:val="none" w:sz="0" w:space="0" w:color="auto"/>
            <w:left w:val="none" w:sz="0" w:space="0" w:color="auto"/>
            <w:bottom w:val="none" w:sz="0" w:space="0" w:color="auto"/>
            <w:right w:val="none" w:sz="0" w:space="0" w:color="auto"/>
          </w:divBdr>
        </w:div>
        <w:div w:id="2113551454">
          <w:marLeft w:val="640"/>
          <w:marRight w:val="0"/>
          <w:marTop w:val="0"/>
          <w:marBottom w:val="0"/>
          <w:divBdr>
            <w:top w:val="none" w:sz="0" w:space="0" w:color="auto"/>
            <w:left w:val="none" w:sz="0" w:space="0" w:color="auto"/>
            <w:bottom w:val="none" w:sz="0" w:space="0" w:color="auto"/>
            <w:right w:val="none" w:sz="0" w:space="0" w:color="auto"/>
          </w:divBdr>
        </w:div>
        <w:div w:id="1817603685">
          <w:marLeft w:val="640"/>
          <w:marRight w:val="0"/>
          <w:marTop w:val="0"/>
          <w:marBottom w:val="0"/>
          <w:divBdr>
            <w:top w:val="none" w:sz="0" w:space="0" w:color="auto"/>
            <w:left w:val="none" w:sz="0" w:space="0" w:color="auto"/>
            <w:bottom w:val="none" w:sz="0" w:space="0" w:color="auto"/>
            <w:right w:val="none" w:sz="0" w:space="0" w:color="auto"/>
          </w:divBdr>
        </w:div>
        <w:div w:id="1280259660">
          <w:marLeft w:val="640"/>
          <w:marRight w:val="0"/>
          <w:marTop w:val="0"/>
          <w:marBottom w:val="0"/>
          <w:divBdr>
            <w:top w:val="none" w:sz="0" w:space="0" w:color="auto"/>
            <w:left w:val="none" w:sz="0" w:space="0" w:color="auto"/>
            <w:bottom w:val="none" w:sz="0" w:space="0" w:color="auto"/>
            <w:right w:val="none" w:sz="0" w:space="0" w:color="auto"/>
          </w:divBdr>
        </w:div>
        <w:div w:id="483661459">
          <w:marLeft w:val="640"/>
          <w:marRight w:val="0"/>
          <w:marTop w:val="0"/>
          <w:marBottom w:val="0"/>
          <w:divBdr>
            <w:top w:val="none" w:sz="0" w:space="0" w:color="auto"/>
            <w:left w:val="none" w:sz="0" w:space="0" w:color="auto"/>
            <w:bottom w:val="none" w:sz="0" w:space="0" w:color="auto"/>
            <w:right w:val="none" w:sz="0" w:space="0" w:color="auto"/>
          </w:divBdr>
        </w:div>
        <w:div w:id="574899842">
          <w:marLeft w:val="640"/>
          <w:marRight w:val="0"/>
          <w:marTop w:val="0"/>
          <w:marBottom w:val="0"/>
          <w:divBdr>
            <w:top w:val="none" w:sz="0" w:space="0" w:color="auto"/>
            <w:left w:val="none" w:sz="0" w:space="0" w:color="auto"/>
            <w:bottom w:val="none" w:sz="0" w:space="0" w:color="auto"/>
            <w:right w:val="none" w:sz="0" w:space="0" w:color="auto"/>
          </w:divBdr>
        </w:div>
        <w:div w:id="169804810">
          <w:marLeft w:val="640"/>
          <w:marRight w:val="0"/>
          <w:marTop w:val="0"/>
          <w:marBottom w:val="0"/>
          <w:divBdr>
            <w:top w:val="none" w:sz="0" w:space="0" w:color="auto"/>
            <w:left w:val="none" w:sz="0" w:space="0" w:color="auto"/>
            <w:bottom w:val="none" w:sz="0" w:space="0" w:color="auto"/>
            <w:right w:val="none" w:sz="0" w:space="0" w:color="auto"/>
          </w:divBdr>
        </w:div>
        <w:div w:id="9188066">
          <w:marLeft w:val="640"/>
          <w:marRight w:val="0"/>
          <w:marTop w:val="0"/>
          <w:marBottom w:val="0"/>
          <w:divBdr>
            <w:top w:val="none" w:sz="0" w:space="0" w:color="auto"/>
            <w:left w:val="none" w:sz="0" w:space="0" w:color="auto"/>
            <w:bottom w:val="none" w:sz="0" w:space="0" w:color="auto"/>
            <w:right w:val="none" w:sz="0" w:space="0" w:color="auto"/>
          </w:divBdr>
        </w:div>
        <w:div w:id="629281478">
          <w:marLeft w:val="640"/>
          <w:marRight w:val="0"/>
          <w:marTop w:val="0"/>
          <w:marBottom w:val="0"/>
          <w:divBdr>
            <w:top w:val="none" w:sz="0" w:space="0" w:color="auto"/>
            <w:left w:val="none" w:sz="0" w:space="0" w:color="auto"/>
            <w:bottom w:val="none" w:sz="0" w:space="0" w:color="auto"/>
            <w:right w:val="none" w:sz="0" w:space="0" w:color="auto"/>
          </w:divBdr>
        </w:div>
        <w:div w:id="1030649768">
          <w:marLeft w:val="640"/>
          <w:marRight w:val="0"/>
          <w:marTop w:val="0"/>
          <w:marBottom w:val="0"/>
          <w:divBdr>
            <w:top w:val="none" w:sz="0" w:space="0" w:color="auto"/>
            <w:left w:val="none" w:sz="0" w:space="0" w:color="auto"/>
            <w:bottom w:val="none" w:sz="0" w:space="0" w:color="auto"/>
            <w:right w:val="none" w:sz="0" w:space="0" w:color="auto"/>
          </w:divBdr>
        </w:div>
        <w:div w:id="472212855">
          <w:marLeft w:val="640"/>
          <w:marRight w:val="0"/>
          <w:marTop w:val="0"/>
          <w:marBottom w:val="0"/>
          <w:divBdr>
            <w:top w:val="none" w:sz="0" w:space="0" w:color="auto"/>
            <w:left w:val="none" w:sz="0" w:space="0" w:color="auto"/>
            <w:bottom w:val="none" w:sz="0" w:space="0" w:color="auto"/>
            <w:right w:val="none" w:sz="0" w:space="0" w:color="auto"/>
          </w:divBdr>
        </w:div>
        <w:div w:id="815032666">
          <w:marLeft w:val="640"/>
          <w:marRight w:val="0"/>
          <w:marTop w:val="0"/>
          <w:marBottom w:val="0"/>
          <w:divBdr>
            <w:top w:val="none" w:sz="0" w:space="0" w:color="auto"/>
            <w:left w:val="none" w:sz="0" w:space="0" w:color="auto"/>
            <w:bottom w:val="none" w:sz="0" w:space="0" w:color="auto"/>
            <w:right w:val="none" w:sz="0" w:space="0" w:color="auto"/>
          </w:divBdr>
        </w:div>
        <w:div w:id="1377242502">
          <w:marLeft w:val="640"/>
          <w:marRight w:val="0"/>
          <w:marTop w:val="0"/>
          <w:marBottom w:val="0"/>
          <w:divBdr>
            <w:top w:val="none" w:sz="0" w:space="0" w:color="auto"/>
            <w:left w:val="none" w:sz="0" w:space="0" w:color="auto"/>
            <w:bottom w:val="none" w:sz="0" w:space="0" w:color="auto"/>
            <w:right w:val="none" w:sz="0" w:space="0" w:color="auto"/>
          </w:divBdr>
        </w:div>
      </w:divsChild>
    </w:div>
    <w:div w:id="1251810094">
      <w:bodyDiv w:val="1"/>
      <w:marLeft w:val="0"/>
      <w:marRight w:val="0"/>
      <w:marTop w:val="0"/>
      <w:marBottom w:val="0"/>
      <w:divBdr>
        <w:top w:val="none" w:sz="0" w:space="0" w:color="auto"/>
        <w:left w:val="none" w:sz="0" w:space="0" w:color="auto"/>
        <w:bottom w:val="none" w:sz="0" w:space="0" w:color="auto"/>
        <w:right w:val="none" w:sz="0" w:space="0" w:color="auto"/>
      </w:divBdr>
    </w:div>
    <w:div w:id="1251817346">
      <w:bodyDiv w:val="1"/>
      <w:marLeft w:val="0"/>
      <w:marRight w:val="0"/>
      <w:marTop w:val="0"/>
      <w:marBottom w:val="0"/>
      <w:divBdr>
        <w:top w:val="none" w:sz="0" w:space="0" w:color="auto"/>
        <w:left w:val="none" w:sz="0" w:space="0" w:color="auto"/>
        <w:bottom w:val="none" w:sz="0" w:space="0" w:color="auto"/>
        <w:right w:val="none" w:sz="0" w:space="0" w:color="auto"/>
      </w:divBdr>
    </w:div>
    <w:div w:id="1251817897">
      <w:bodyDiv w:val="1"/>
      <w:marLeft w:val="0"/>
      <w:marRight w:val="0"/>
      <w:marTop w:val="0"/>
      <w:marBottom w:val="0"/>
      <w:divBdr>
        <w:top w:val="none" w:sz="0" w:space="0" w:color="auto"/>
        <w:left w:val="none" w:sz="0" w:space="0" w:color="auto"/>
        <w:bottom w:val="none" w:sz="0" w:space="0" w:color="auto"/>
        <w:right w:val="none" w:sz="0" w:space="0" w:color="auto"/>
      </w:divBdr>
    </w:div>
    <w:div w:id="1251891713">
      <w:bodyDiv w:val="1"/>
      <w:marLeft w:val="0"/>
      <w:marRight w:val="0"/>
      <w:marTop w:val="0"/>
      <w:marBottom w:val="0"/>
      <w:divBdr>
        <w:top w:val="none" w:sz="0" w:space="0" w:color="auto"/>
        <w:left w:val="none" w:sz="0" w:space="0" w:color="auto"/>
        <w:bottom w:val="none" w:sz="0" w:space="0" w:color="auto"/>
        <w:right w:val="none" w:sz="0" w:space="0" w:color="auto"/>
      </w:divBdr>
    </w:div>
    <w:div w:id="1252005530">
      <w:bodyDiv w:val="1"/>
      <w:marLeft w:val="0"/>
      <w:marRight w:val="0"/>
      <w:marTop w:val="0"/>
      <w:marBottom w:val="0"/>
      <w:divBdr>
        <w:top w:val="none" w:sz="0" w:space="0" w:color="auto"/>
        <w:left w:val="none" w:sz="0" w:space="0" w:color="auto"/>
        <w:bottom w:val="none" w:sz="0" w:space="0" w:color="auto"/>
        <w:right w:val="none" w:sz="0" w:space="0" w:color="auto"/>
      </w:divBdr>
    </w:div>
    <w:div w:id="1252006851">
      <w:bodyDiv w:val="1"/>
      <w:marLeft w:val="0"/>
      <w:marRight w:val="0"/>
      <w:marTop w:val="0"/>
      <w:marBottom w:val="0"/>
      <w:divBdr>
        <w:top w:val="none" w:sz="0" w:space="0" w:color="auto"/>
        <w:left w:val="none" w:sz="0" w:space="0" w:color="auto"/>
        <w:bottom w:val="none" w:sz="0" w:space="0" w:color="auto"/>
        <w:right w:val="none" w:sz="0" w:space="0" w:color="auto"/>
      </w:divBdr>
      <w:divsChild>
        <w:div w:id="621617739">
          <w:marLeft w:val="0"/>
          <w:marRight w:val="0"/>
          <w:marTop w:val="0"/>
          <w:marBottom w:val="0"/>
          <w:divBdr>
            <w:top w:val="none" w:sz="0" w:space="0" w:color="auto"/>
            <w:left w:val="none" w:sz="0" w:space="0" w:color="auto"/>
            <w:bottom w:val="none" w:sz="0" w:space="0" w:color="auto"/>
            <w:right w:val="none" w:sz="0" w:space="0" w:color="auto"/>
          </w:divBdr>
        </w:div>
        <w:div w:id="942105383">
          <w:marLeft w:val="0"/>
          <w:marRight w:val="0"/>
          <w:marTop w:val="0"/>
          <w:marBottom w:val="0"/>
          <w:divBdr>
            <w:top w:val="none" w:sz="0" w:space="0" w:color="auto"/>
            <w:left w:val="none" w:sz="0" w:space="0" w:color="auto"/>
            <w:bottom w:val="none" w:sz="0" w:space="0" w:color="auto"/>
            <w:right w:val="none" w:sz="0" w:space="0" w:color="auto"/>
          </w:divBdr>
        </w:div>
        <w:div w:id="49042061">
          <w:marLeft w:val="0"/>
          <w:marRight w:val="0"/>
          <w:marTop w:val="0"/>
          <w:marBottom w:val="0"/>
          <w:divBdr>
            <w:top w:val="none" w:sz="0" w:space="0" w:color="auto"/>
            <w:left w:val="none" w:sz="0" w:space="0" w:color="auto"/>
            <w:bottom w:val="none" w:sz="0" w:space="0" w:color="auto"/>
            <w:right w:val="none" w:sz="0" w:space="0" w:color="auto"/>
          </w:divBdr>
        </w:div>
        <w:div w:id="178785158">
          <w:marLeft w:val="0"/>
          <w:marRight w:val="0"/>
          <w:marTop w:val="0"/>
          <w:marBottom w:val="0"/>
          <w:divBdr>
            <w:top w:val="none" w:sz="0" w:space="0" w:color="auto"/>
            <w:left w:val="none" w:sz="0" w:space="0" w:color="auto"/>
            <w:bottom w:val="none" w:sz="0" w:space="0" w:color="auto"/>
            <w:right w:val="none" w:sz="0" w:space="0" w:color="auto"/>
          </w:divBdr>
        </w:div>
        <w:div w:id="466361479">
          <w:marLeft w:val="0"/>
          <w:marRight w:val="0"/>
          <w:marTop w:val="0"/>
          <w:marBottom w:val="0"/>
          <w:divBdr>
            <w:top w:val="none" w:sz="0" w:space="0" w:color="auto"/>
            <w:left w:val="none" w:sz="0" w:space="0" w:color="auto"/>
            <w:bottom w:val="none" w:sz="0" w:space="0" w:color="auto"/>
            <w:right w:val="none" w:sz="0" w:space="0" w:color="auto"/>
          </w:divBdr>
        </w:div>
        <w:div w:id="2057660720">
          <w:marLeft w:val="0"/>
          <w:marRight w:val="0"/>
          <w:marTop w:val="0"/>
          <w:marBottom w:val="0"/>
          <w:divBdr>
            <w:top w:val="none" w:sz="0" w:space="0" w:color="auto"/>
            <w:left w:val="none" w:sz="0" w:space="0" w:color="auto"/>
            <w:bottom w:val="none" w:sz="0" w:space="0" w:color="auto"/>
            <w:right w:val="none" w:sz="0" w:space="0" w:color="auto"/>
          </w:divBdr>
        </w:div>
        <w:div w:id="147602045">
          <w:marLeft w:val="0"/>
          <w:marRight w:val="0"/>
          <w:marTop w:val="0"/>
          <w:marBottom w:val="0"/>
          <w:divBdr>
            <w:top w:val="none" w:sz="0" w:space="0" w:color="auto"/>
            <w:left w:val="none" w:sz="0" w:space="0" w:color="auto"/>
            <w:bottom w:val="none" w:sz="0" w:space="0" w:color="auto"/>
            <w:right w:val="none" w:sz="0" w:space="0" w:color="auto"/>
          </w:divBdr>
        </w:div>
        <w:div w:id="1700626323">
          <w:marLeft w:val="0"/>
          <w:marRight w:val="0"/>
          <w:marTop w:val="0"/>
          <w:marBottom w:val="0"/>
          <w:divBdr>
            <w:top w:val="none" w:sz="0" w:space="0" w:color="auto"/>
            <w:left w:val="none" w:sz="0" w:space="0" w:color="auto"/>
            <w:bottom w:val="none" w:sz="0" w:space="0" w:color="auto"/>
            <w:right w:val="none" w:sz="0" w:space="0" w:color="auto"/>
          </w:divBdr>
        </w:div>
        <w:div w:id="1184175331">
          <w:marLeft w:val="0"/>
          <w:marRight w:val="0"/>
          <w:marTop w:val="0"/>
          <w:marBottom w:val="0"/>
          <w:divBdr>
            <w:top w:val="none" w:sz="0" w:space="0" w:color="auto"/>
            <w:left w:val="none" w:sz="0" w:space="0" w:color="auto"/>
            <w:bottom w:val="none" w:sz="0" w:space="0" w:color="auto"/>
            <w:right w:val="none" w:sz="0" w:space="0" w:color="auto"/>
          </w:divBdr>
        </w:div>
        <w:div w:id="1537086174">
          <w:marLeft w:val="0"/>
          <w:marRight w:val="0"/>
          <w:marTop w:val="0"/>
          <w:marBottom w:val="0"/>
          <w:divBdr>
            <w:top w:val="none" w:sz="0" w:space="0" w:color="auto"/>
            <w:left w:val="none" w:sz="0" w:space="0" w:color="auto"/>
            <w:bottom w:val="none" w:sz="0" w:space="0" w:color="auto"/>
            <w:right w:val="none" w:sz="0" w:space="0" w:color="auto"/>
          </w:divBdr>
        </w:div>
        <w:div w:id="1469009107">
          <w:marLeft w:val="0"/>
          <w:marRight w:val="0"/>
          <w:marTop w:val="0"/>
          <w:marBottom w:val="0"/>
          <w:divBdr>
            <w:top w:val="none" w:sz="0" w:space="0" w:color="auto"/>
            <w:left w:val="none" w:sz="0" w:space="0" w:color="auto"/>
            <w:bottom w:val="none" w:sz="0" w:space="0" w:color="auto"/>
            <w:right w:val="none" w:sz="0" w:space="0" w:color="auto"/>
          </w:divBdr>
        </w:div>
        <w:div w:id="1227647458">
          <w:marLeft w:val="0"/>
          <w:marRight w:val="0"/>
          <w:marTop w:val="0"/>
          <w:marBottom w:val="0"/>
          <w:divBdr>
            <w:top w:val="none" w:sz="0" w:space="0" w:color="auto"/>
            <w:left w:val="none" w:sz="0" w:space="0" w:color="auto"/>
            <w:bottom w:val="none" w:sz="0" w:space="0" w:color="auto"/>
            <w:right w:val="none" w:sz="0" w:space="0" w:color="auto"/>
          </w:divBdr>
        </w:div>
        <w:div w:id="819999545">
          <w:marLeft w:val="0"/>
          <w:marRight w:val="0"/>
          <w:marTop w:val="0"/>
          <w:marBottom w:val="0"/>
          <w:divBdr>
            <w:top w:val="none" w:sz="0" w:space="0" w:color="auto"/>
            <w:left w:val="none" w:sz="0" w:space="0" w:color="auto"/>
            <w:bottom w:val="none" w:sz="0" w:space="0" w:color="auto"/>
            <w:right w:val="none" w:sz="0" w:space="0" w:color="auto"/>
          </w:divBdr>
        </w:div>
        <w:div w:id="600726361">
          <w:marLeft w:val="0"/>
          <w:marRight w:val="0"/>
          <w:marTop w:val="0"/>
          <w:marBottom w:val="0"/>
          <w:divBdr>
            <w:top w:val="none" w:sz="0" w:space="0" w:color="auto"/>
            <w:left w:val="none" w:sz="0" w:space="0" w:color="auto"/>
            <w:bottom w:val="none" w:sz="0" w:space="0" w:color="auto"/>
            <w:right w:val="none" w:sz="0" w:space="0" w:color="auto"/>
          </w:divBdr>
        </w:div>
        <w:div w:id="205140513">
          <w:marLeft w:val="0"/>
          <w:marRight w:val="0"/>
          <w:marTop w:val="0"/>
          <w:marBottom w:val="0"/>
          <w:divBdr>
            <w:top w:val="none" w:sz="0" w:space="0" w:color="auto"/>
            <w:left w:val="none" w:sz="0" w:space="0" w:color="auto"/>
            <w:bottom w:val="none" w:sz="0" w:space="0" w:color="auto"/>
            <w:right w:val="none" w:sz="0" w:space="0" w:color="auto"/>
          </w:divBdr>
        </w:div>
        <w:div w:id="1129199592">
          <w:marLeft w:val="0"/>
          <w:marRight w:val="0"/>
          <w:marTop w:val="0"/>
          <w:marBottom w:val="0"/>
          <w:divBdr>
            <w:top w:val="none" w:sz="0" w:space="0" w:color="auto"/>
            <w:left w:val="none" w:sz="0" w:space="0" w:color="auto"/>
            <w:bottom w:val="none" w:sz="0" w:space="0" w:color="auto"/>
            <w:right w:val="none" w:sz="0" w:space="0" w:color="auto"/>
          </w:divBdr>
        </w:div>
        <w:div w:id="1608387868">
          <w:marLeft w:val="0"/>
          <w:marRight w:val="0"/>
          <w:marTop w:val="0"/>
          <w:marBottom w:val="0"/>
          <w:divBdr>
            <w:top w:val="none" w:sz="0" w:space="0" w:color="auto"/>
            <w:left w:val="none" w:sz="0" w:space="0" w:color="auto"/>
            <w:bottom w:val="none" w:sz="0" w:space="0" w:color="auto"/>
            <w:right w:val="none" w:sz="0" w:space="0" w:color="auto"/>
          </w:divBdr>
        </w:div>
        <w:div w:id="4289905">
          <w:marLeft w:val="0"/>
          <w:marRight w:val="0"/>
          <w:marTop w:val="0"/>
          <w:marBottom w:val="0"/>
          <w:divBdr>
            <w:top w:val="none" w:sz="0" w:space="0" w:color="auto"/>
            <w:left w:val="none" w:sz="0" w:space="0" w:color="auto"/>
            <w:bottom w:val="none" w:sz="0" w:space="0" w:color="auto"/>
            <w:right w:val="none" w:sz="0" w:space="0" w:color="auto"/>
          </w:divBdr>
        </w:div>
        <w:div w:id="356122700">
          <w:marLeft w:val="0"/>
          <w:marRight w:val="0"/>
          <w:marTop w:val="0"/>
          <w:marBottom w:val="0"/>
          <w:divBdr>
            <w:top w:val="none" w:sz="0" w:space="0" w:color="auto"/>
            <w:left w:val="none" w:sz="0" w:space="0" w:color="auto"/>
            <w:bottom w:val="none" w:sz="0" w:space="0" w:color="auto"/>
            <w:right w:val="none" w:sz="0" w:space="0" w:color="auto"/>
          </w:divBdr>
        </w:div>
        <w:div w:id="1739786354">
          <w:marLeft w:val="0"/>
          <w:marRight w:val="0"/>
          <w:marTop w:val="0"/>
          <w:marBottom w:val="0"/>
          <w:divBdr>
            <w:top w:val="none" w:sz="0" w:space="0" w:color="auto"/>
            <w:left w:val="none" w:sz="0" w:space="0" w:color="auto"/>
            <w:bottom w:val="none" w:sz="0" w:space="0" w:color="auto"/>
            <w:right w:val="none" w:sz="0" w:space="0" w:color="auto"/>
          </w:divBdr>
        </w:div>
        <w:div w:id="415129285">
          <w:marLeft w:val="0"/>
          <w:marRight w:val="0"/>
          <w:marTop w:val="0"/>
          <w:marBottom w:val="0"/>
          <w:divBdr>
            <w:top w:val="none" w:sz="0" w:space="0" w:color="auto"/>
            <w:left w:val="none" w:sz="0" w:space="0" w:color="auto"/>
            <w:bottom w:val="none" w:sz="0" w:space="0" w:color="auto"/>
            <w:right w:val="none" w:sz="0" w:space="0" w:color="auto"/>
          </w:divBdr>
        </w:div>
        <w:div w:id="1249803895">
          <w:marLeft w:val="0"/>
          <w:marRight w:val="0"/>
          <w:marTop w:val="0"/>
          <w:marBottom w:val="0"/>
          <w:divBdr>
            <w:top w:val="none" w:sz="0" w:space="0" w:color="auto"/>
            <w:left w:val="none" w:sz="0" w:space="0" w:color="auto"/>
            <w:bottom w:val="none" w:sz="0" w:space="0" w:color="auto"/>
            <w:right w:val="none" w:sz="0" w:space="0" w:color="auto"/>
          </w:divBdr>
        </w:div>
        <w:div w:id="1314136869">
          <w:marLeft w:val="0"/>
          <w:marRight w:val="0"/>
          <w:marTop w:val="0"/>
          <w:marBottom w:val="0"/>
          <w:divBdr>
            <w:top w:val="none" w:sz="0" w:space="0" w:color="auto"/>
            <w:left w:val="none" w:sz="0" w:space="0" w:color="auto"/>
            <w:bottom w:val="none" w:sz="0" w:space="0" w:color="auto"/>
            <w:right w:val="none" w:sz="0" w:space="0" w:color="auto"/>
          </w:divBdr>
        </w:div>
        <w:div w:id="1259563318">
          <w:marLeft w:val="0"/>
          <w:marRight w:val="0"/>
          <w:marTop w:val="0"/>
          <w:marBottom w:val="0"/>
          <w:divBdr>
            <w:top w:val="none" w:sz="0" w:space="0" w:color="auto"/>
            <w:left w:val="none" w:sz="0" w:space="0" w:color="auto"/>
            <w:bottom w:val="none" w:sz="0" w:space="0" w:color="auto"/>
            <w:right w:val="none" w:sz="0" w:space="0" w:color="auto"/>
          </w:divBdr>
        </w:div>
        <w:div w:id="1705475882">
          <w:marLeft w:val="0"/>
          <w:marRight w:val="0"/>
          <w:marTop w:val="0"/>
          <w:marBottom w:val="0"/>
          <w:divBdr>
            <w:top w:val="none" w:sz="0" w:space="0" w:color="auto"/>
            <w:left w:val="none" w:sz="0" w:space="0" w:color="auto"/>
            <w:bottom w:val="none" w:sz="0" w:space="0" w:color="auto"/>
            <w:right w:val="none" w:sz="0" w:space="0" w:color="auto"/>
          </w:divBdr>
        </w:div>
        <w:div w:id="429663254">
          <w:marLeft w:val="0"/>
          <w:marRight w:val="0"/>
          <w:marTop w:val="0"/>
          <w:marBottom w:val="0"/>
          <w:divBdr>
            <w:top w:val="none" w:sz="0" w:space="0" w:color="auto"/>
            <w:left w:val="none" w:sz="0" w:space="0" w:color="auto"/>
            <w:bottom w:val="none" w:sz="0" w:space="0" w:color="auto"/>
            <w:right w:val="none" w:sz="0" w:space="0" w:color="auto"/>
          </w:divBdr>
        </w:div>
        <w:div w:id="1928347178">
          <w:marLeft w:val="0"/>
          <w:marRight w:val="0"/>
          <w:marTop w:val="0"/>
          <w:marBottom w:val="0"/>
          <w:divBdr>
            <w:top w:val="none" w:sz="0" w:space="0" w:color="auto"/>
            <w:left w:val="none" w:sz="0" w:space="0" w:color="auto"/>
            <w:bottom w:val="none" w:sz="0" w:space="0" w:color="auto"/>
            <w:right w:val="none" w:sz="0" w:space="0" w:color="auto"/>
          </w:divBdr>
        </w:div>
        <w:div w:id="1953517475">
          <w:marLeft w:val="0"/>
          <w:marRight w:val="0"/>
          <w:marTop w:val="0"/>
          <w:marBottom w:val="0"/>
          <w:divBdr>
            <w:top w:val="none" w:sz="0" w:space="0" w:color="auto"/>
            <w:left w:val="none" w:sz="0" w:space="0" w:color="auto"/>
            <w:bottom w:val="none" w:sz="0" w:space="0" w:color="auto"/>
            <w:right w:val="none" w:sz="0" w:space="0" w:color="auto"/>
          </w:divBdr>
        </w:div>
        <w:div w:id="1207833324">
          <w:marLeft w:val="0"/>
          <w:marRight w:val="0"/>
          <w:marTop w:val="0"/>
          <w:marBottom w:val="0"/>
          <w:divBdr>
            <w:top w:val="none" w:sz="0" w:space="0" w:color="auto"/>
            <w:left w:val="none" w:sz="0" w:space="0" w:color="auto"/>
            <w:bottom w:val="none" w:sz="0" w:space="0" w:color="auto"/>
            <w:right w:val="none" w:sz="0" w:space="0" w:color="auto"/>
          </w:divBdr>
        </w:div>
        <w:div w:id="1893927490">
          <w:marLeft w:val="0"/>
          <w:marRight w:val="0"/>
          <w:marTop w:val="0"/>
          <w:marBottom w:val="0"/>
          <w:divBdr>
            <w:top w:val="none" w:sz="0" w:space="0" w:color="auto"/>
            <w:left w:val="none" w:sz="0" w:space="0" w:color="auto"/>
            <w:bottom w:val="none" w:sz="0" w:space="0" w:color="auto"/>
            <w:right w:val="none" w:sz="0" w:space="0" w:color="auto"/>
          </w:divBdr>
        </w:div>
        <w:div w:id="380710925">
          <w:marLeft w:val="0"/>
          <w:marRight w:val="0"/>
          <w:marTop w:val="0"/>
          <w:marBottom w:val="0"/>
          <w:divBdr>
            <w:top w:val="none" w:sz="0" w:space="0" w:color="auto"/>
            <w:left w:val="none" w:sz="0" w:space="0" w:color="auto"/>
            <w:bottom w:val="none" w:sz="0" w:space="0" w:color="auto"/>
            <w:right w:val="none" w:sz="0" w:space="0" w:color="auto"/>
          </w:divBdr>
        </w:div>
        <w:div w:id="2010407680">
          <w:marLeft w:val="0"/>
          <w:marRight w:val="0"/>
          <w:marTop w:val="0"/>
          <w:marBottom w:val="0"/>
          <w:divBdr>
            <w:top w:val="none" w:sz="0" w:space="0" w:color="auto"/>
            <w:left w:val="none" w:sz="0" w:space="0" w:color="auto"/>
            <w:bottom w:val="none" w:sz="0" w:space="0" w:color="auto"/>
            <w:right w:val="none" w:sz="0" w:space="0" w:color="auto"/>
          </w:divBdr>
        </w:div>
        <w:div w:id="361634731">
          <w:marLeft w:val="0"/>
          <w:marRight w:val="0"/>
          <w:marTop w:val="0"/>
          <w:marBottom w:val="0"/>
          <w:divBdr>
            <w:top w:val="none" w:sz="0" w:space="0" w:color="auto"/>
            <w:left w:val="none" w:sz="0" w:space="0" w:color="auto"/>
            <w:bottom w:val="none" w:sz="0" w:space="0" w:color="auto"/>
            <w:right w:val="none" w:sz="0" w:space="0" w:color="auto"/>
          </w:divBdr>
        </w:div>
        <w:div w:id="50856240">
          <w:marLeft w:val="0"/>
          <w:marRight w:val="0"/>
          <w:marTop w:val="0"/>
          <w:marBottom w:val="0"/>
          <w:divBdr>
            <w:top w:val="none" w:sz="0" w:space="0" w:color="auto"/>
            <w:left w:val="none" w:sz="0" w:space="0" w:color="auto"/>
            <w:bottom w:val="none" w:sz="0" w:space="0" w:color="auto"/>
            <w:right w:val="none" w:sz="0" w:space="0" w:color="auto"/>
          </w:divBdr>
        </w:div>
        <w:div w:id="510805281">
          <w:marLeft w:val="0"/>
          <w:marRight w:val="0"/>
          <w:marTop w:val="0"/>
          <w:marBottom w:val="0"/>
          <w:divBdr>
            <w:top w:val="none" w:sz="0" w:space="0" w:color="auto"/>
            <w:left w:val="none" w:sz="0" w:space="0" w:color="auto"/>
            <w:bottom w:val="none" w:sz="0" w:space="0" w:color="auto"/>
            <w:right w:val="none" w:sz="0" w:space="0" w:color="auto"/>
          </w:divBdr>
        </w:div>
        <w:div w:id="498814200">
          <w:marLeft w:val="0"/>
          <w:marRight w:val="0"/>
          <w:marTop w:val="0"/>
          <w:marBottom w:val="0"/>
          <w:divBdr>
            <w:top w:val="none" w:sz="0" w:space="0" w:color="auto"/>
            <w:left w:val="none" w:sz="0" w:space="0" w:color="auto"/>
            <w:bottom w:val="none" w:sz="0" w:space="0" w:color="auto"/>
            <w:right w:val="none" w:sz="0" w:space="0" w:color="auto"/>
          </w:divBdr>
        </w:div>
        <w:div w:id="1440028344">
          <w:marLeft w:val="0"/>
          <w:marRight w:val="0"/>
          <w:marTop w:val="0"/>
          <w:marBottom w:val="0"/>
          <w:divBdr>
            <w:top w:val="none" w:sz="0" w:space="0" w:color="auto"/>
            <w:left w:val="none" w:sz="0" w:space="0" w:color="auto"/>
            <w:bottom w:val="none" w:sz="0" w:space="0" w:color="auto"/>
            <w:right w:val="none" w:sz="0" w:space="0" w:color="auto"/>
          </w:divBdr>
        </w:div>
        <w:div w:id="233012357">
          <w:marLeft w:val="0"/>
          <w:marRight w:val="0"/>
          <w:marTop w:val="0"/>
          <w:marBottom w:val="0"/>
          <w:divBdr>
            <w:top w:val="none" w:sz="0" w:space="0" w:color="auto"/>
            <w:left w:val="none" w:sz="0" w:space="0" w:color="auto"/>
            <w:bottom w:val="none" w:sz="0" w:space="0" w:color="auto"/>
            <w:right w:val="none" w:sz="0" w:space="0" w:color="auto"/>
          </w:divBdr>
        </w:div>
        <w:div w:id="415785514">
          <w:marLeft w:val="0"/>
          <w:marRight w:val="0"/>
          <w:marTop w:val="0"/>
          <w:marBottom w:val="0"/>
          <w:divBdr>
            <w:top w:val="none" w:sz="0" w:space="0" w:color="auto"/>
            <w:left w:val="none" w:sz="0" w:space="0" w:color="auto"/>
            <w:bottom w:val="none" w:sz="0" w:space="0" w:color="auto"/>
            <w:right w:val="none" w:sz="0" w:space="0" w:color="auto"/>
          </w:divBdr>
        </w:div>
        <w:div w:id="2045056796">
          <w:marLeft w:val="0"/>
          <w:marRight w:val="0"/>
          <w:marTop w:val="0"/>
          <w:marBottom w:val="0"/>
          <w:divBdr>
            <w:top w:val="none" w:sz="0" w:space="0" w:color="auto"/>
            <w:left w:val="none" w:sz="0" w:space="0" w:color="auto"/>
            <w:bottom w:val="none" w:sz="0" w:space="0" w:color="auto"/>
            <w:right w:val="none" w:sz="0" w:space="0" w:color="auto"/>
          </w:divBdr>
        </w:div>
        <w:div w:id="770470807">
          <w:marLeft w:val="0"/>
          <w:marRight w:val="0"/>
          <w:marTop w:val="0"/>
          <w:marBottom w:val="0"/>
          <w:divBdr>
            <w:top w:val="none" w:sz="0" w:space="0" w:color="auto"/>
            <w:left w:val="none" w:sz="0" w:space="0" w:color="auto"/>
            <w:bottom w:val="none" w:sz="0" w:space="0" w:color="auto"/>
            <w:right w:val="none" w:sz="0" w:space="0" w:color="auto"/>
          </w:divBdr>
        </w:div>
        <w:div w:id="283537365">
          <w:marLeft w:val="0"/>
          <w:marRight w:val="0"/>
          <w:marTop w:val="0"/>
          <w:marBottom w:val="0"/>
          <w:divBdr>
            <w:top w:val="none" w:sz="0" w:space="0" w:color="auto"/>
            <w:left w:val="none" w:sz="0" w:space="0" w:color="auto"/>
            <w:bottom w:val="none" w:sz="0" w:space="0" w:color="auto"/>
            <w:right w:val="none" w:sz="0" w:space="0" w:color="auto"/>
          </w:divBdr>
        </w:div>
        <w:div w:id="1984776639">
          <w:marLeft w:val="0"/>
          <w:marRight w:val="0"/>
          <w:marTop w:val="0"/>
          <w:marBottom w:val="0"/>
          <w:divBdr>
            <w:top w:val="none" w:sz="0" w:space="0" w:color="auto"/>
            <w:left w:val="none" w:sz="0" w:space="0" w:color="auto"/>
            <w:bottom w:val="none" w:sz="0" w:space="0" w:color="auto"/>
            <w:right w:val="none" w:sz="0" w:space="0" w:color="auto"/>
          </w:divBdr>
        </w:div>
        <w:div w:id="1047951035">
          <w:marLeft w:val="0"/>
          <w:marRight w:val="0"/>
          <w:marTop w:val="0"/>
          <w:marBottom w:val="0"/>
          <w:divBdr>
            <w:top w:val="none" w:sz="0" w:space="0" w:color="auto"/>
            <w:left w:val="none" w:sz="0" w:space="0" w:color="auto"/>
            <w:bottom w:val="none" w:sz="0" w:space="0" w:color="auto"/>
            <w:right w:val="none" w:sz="0" w:space="0" w:color="auto"/>
          </w:divBdr>
        </w:div>
        <w:div w:id="218201837">
          <w:marLeft w:val="0"/>
          <w:marRight w:val="0"/>
          <w:marTop w:val="0"/>
          <w:marBottom w:val="0"/>
          <w:divBdr>
            <w:top w:val="none" w:sz="0" w:space="0" w:color="auto"/>
            <w:left w:val="none" w:sz="0" w:space="0" w:color="auto"/>
            <w:bottom w:val="none" w:sz="0" w:space="0" w:color="auto"/>
            <w:right w:val="none" w:sz="0" w:space="0" w:color="auto"/>
          </w:divBdr>
        </w:div>
        <w:div w:id="2059236388">
          <w:marLeft w:val="0"/>
          <w:marRight w:val="0"/>
          <w:marTop w:val="0"/>
          <w:marBottom w:val="0"/>
          <w:divBdr>
            <w:top w:val="none" w:sz="0" w:space="0" w:color="auto"/>
            <w:left w:val="none" w:sz="0" w:space="0" w:color="auto"/>
            <w:bottom w:val="none" w:sz="0" w:space="0" w:color="auto"/>
            <w:right w:val="none" w:sz="0" w:space="0" w:color="auto"/>
          </w:divBdr>
        </w:div>
        <w:div w:id="961888439">
          <w:marLeft w:val="0"/>
          <w:marRight w:val="0"/>
          <w:marTop w:val="0"/>
          <w:marBottom w:val="0"/>
          <w:divBdr>
            <w:top w:val="none" w:sz="0" w:space="0" w:color="auto"/>
            <w:left w:val="none" w:sz="0" w:space="0" w:color="auto"/>
            <w:bottom w:val="none" w:sz="0" w:space="0" w:color="auto"/>
            <w:right w:val="none" w:sz="0" w:space="0" w:color="auto"/>
          </w:divBdr>
        </w:div>
      </w:divsChild>
    </w:div>
    <w:div w:id="1252155937">
      <w:bodyDiv w:val="1"/>
      <w:marLeft w:val="0"/>
      <w:marRight w:val="0"/>
      <w:marTop w:val="0"/>
      <w:marBottom w:val="0"/>
      <w:divBdr>
        <w:top w:val="none" w:sz="0" w:space="0" w:color="auto"/>
        <w:left w:val="none" w:sz="0" w:space="0" w:color="auto"/>
        <w:bottom w:val="none" w:sz="0" w:space="0" w:color="auto"/>
        <w:right w:val="none" w:sz="0" w:space="0" w:color="auto"/>
      </w:divBdr>
    </w:div>
    <w:div w:id="1252398031">
      <w:bodyDiv w:val="1"/>
      <w:marLeft w:val="0"/>
      <w:marRight w:val="0"/>
      <w:marTop w:val="0"/>
      <w:marBottom w:val="0"/>
      <w:divBdr>
        <w:top w:val="none" w:sz="0" w:space="0" w:color="auto"/>
        <w:left w:val="none" w:sz="0" w:space="0" w:color="auto"/>
        <w:bottom w:val="none" w:sz="0" w:space="0" w:color="auto"/>
        <w:right w:val="none" w:sz="0" w:space="0" w:color="auto"/>
      </w:divBdr>
    </w:div>
    <w:div w:id="1253666776">
      <w:bodyDiv w:val="1"/>
      <w:marLeft w:val="0"/>
      <w:marRight w:val="0"/>
      <w:marTop w:val="0"/>
      <w:marBottom w:val="0"/>
      <w:divBdr>
        <w:top w:val="none" w:sz="0" w:space="0" w:color="auto"/>
        <w:left w:val="none" w:sz="0" w:space="0" w:color="auto"/>
        <w:bottom w:val="none" w:sz="0" w:space="0" w:color="auto"/>
        <w:right w:val="none" w:sz="0" w:space="0" w:color="auto"/>
      </w:divBdr>
    </w:div>
    <w:div w:id="1253735145">
      <w:bodyDiv w:val="1"/>
      <w:marLeft w:val="0"/>
      <w:marRight w:val="0"/>
      <w:marTop w:val="0"/>
      <w:marBottom w:val="0"/>
      <w:divBdr>
        <w:top w:val="none" w:sz="0" w:space="0" w:color="auto"/>
        <w:left w:val="none" w:sz="0" w:space="0" w:color="auto"/>
        <w:bottom w:val="none" w:sz="0" w:space="0" w:color="auto"/>
        <w:right w:val="none" w:sz="0" w:space="0" w:color="auto"/>
      </w:divBdr>
    </w:div>
    <w:div w:id="1254244353">
      <w:bodyDiv w:val="1"/>
      <w:marLeft w:val="0"/>
      <w:marRight w:val="0"/>
      <w:marTop w:val="0"/>
      <w:marBottom w:val="0"/>
      <w:divBdr>
        <w:top w:val="none" w:sz="0" w:space="0" w:color="auto"/>
        <w:left w:val="none" w:sz="0" w:space="0" w:color="auto"/>
        <w:bottom w:val="none" w:sz="0" w:space="0" w:color="auto"/>
        <w:right w:val="none" w:sz="0" w:space="0" w:color="auto"/>
      </w:divBdr>
    </w:div>
    <w:div w:id="1254588213">
      <w:bodyDiv w:val="1"/>
      <w:marLeft w:val="0"/>
      <w:marRight w:val="0"/>
      <w:marTop w:val="0"/>
      <w:marBottom w:val="0"/>
      <w:divBdr>
        <w:top w:val="none" w:sz="0" w:space="0" w:color="auto"/>
        <w:left w:val="none" w:sz="0" w:space="0" w:color="auto"/>
        <w:bottom w:val="none" w:sz="0" w:space="0" w:color="auto"/>
        <w:right w:val="none" w:sz="0" w:space="0" w:color="auto"/>
      </w:divBdr>
    </w:div>
    <w:div w:id="1254703911">
      <w:bodyDiv w:val="1"/>
      <w:marLeft w:val="0"/>
      <w:marRight w:val="0"/>
      <w:marTop w:val="0"/>
      <w:marBottom w:val="0"/>
      <w:divBdr>
        <w:top w:val="none" w:sz="0" w:space="0" w:color="auto"/>
        <w:left w:val="none" w:sz="0" w:space="0" w:color="auto"/>
        <w:bottom w:val="none" w:sz="0" w:space="0" w:color="auto"/>
        <w:right w:val="none" w:sz="0" w:space="0" w:color="auto"/>
      </w:divBdr>
    </w:div>
    <w:div w:id="1255213411">
      <w:bodyDiv w:val="1"/>
      <w:marLeft w:val="0"/>
      <w:marRight w:val="0"/>
      <w:marTop w:val="0"/>
      <w:marBottom w:val="0"/>
      <w:divBdr>
        <w:top w:val="none" w:sz="0" w:space="0" w:color="auto"/>
        <w:left w:val="none" w:sz="0" w:space="0" w:color="auto"/>
        <w:bottom w:val="none" w:sz="0" w:space="0" w:color="auto"/>
        <w:right w:val="none" w:sz="0" w:space="0" w:color="auto"/>
      </w:divBdr>
    </w:div>
    <w:div w:id="1255242135">
      <w:bodyDiv w:val="1"/>
      <w:marLeft w:val="0"/>
      <w:marRight w:val="0"/>
      <w:marTop w:val="0"/>
      <w:marBottom w:val="0"/>
      <w:divBdr>
        <w:top w:val="none" w:sz="0" w:space="0" w:color="auto"/>
        <w:left w:val="none" w:sz="0" w:space="0" w:color="auto"/>
        <w:bottom w:val="none" w:sz="0" w:space="0" w:color="auto"/>
        <w:right w:val="none" w:sz="0" w:space="0" w:color="auto"/>
      </w:divBdr>
    </w:div>
    <w:div w:id="1256135088">
      <w:bodyDiv w:val="1"/>
      <w:marLeft w:val="0"/>
      <w:marRight w:val="0"/>
      <w:marTop w:val="0"/>
      <w:marBottom w:val="0"/>
      <w:divBdr>
        <w:top w:val="none" w:sz="0" w:space="0" w:color="auto"/>
        <w:left w:val="none" w:sz="0" w:space="0" w:color="auto"/>
        <w:bottom w:val="none" w:sz="0" w:space="0" w:color="auto"/>
        <w:right w:val="none" w:sz="0" w:space="0" w:color="auto"/>
      </w:divBdr>
    </w:div>
    <w:div w:id="1256551188">
      <w:bodyDiv w:val="1"/>
      <w:marLeft w:val="0"/>
      <w:marRight w:val="0"/>
      <w:marTop w:val="0"/>
      <w:marBottom w:val="0"/>
      <w:divBdr>
        <w:top w:val="none" w:sz="0" w:space="0" w:color="auto"/>
        <w:left w:val="none" w:sz="0" w:space="0" w:color="auto"/>
        <w:bottom w:val="none" w:sz="0" w:space="0" w:color="auto"/>
        <w:right w:val="none" w:sz="0" w:space="0" w:color="auto"/>
      </w:divBdr>
    </w:div>
    <w:div w:id="1257711079">
      <w:bodyDiv w:val="1"/>
      <w:marLeft w:val="0"/>
      <w:marRight w:val="0"/>
      <w:marTop w:val="0"/>
      <w:marBottom w:val="0"/>
      <w:divBdr>
        <w:top w:val="none" w:sz="0" w:space="0" w:color="auto"/>
        <w:left w:val="none" w:sz="0" w:space="0" w:color="auto"/>
        <w:bottom w:val="none" w:sz="0" w:space="0" w:color="auto"/>
        <w:right w:val="none" w:sz="0" w:space="0" w:color="auto"/>
      </w:divBdr>
    </w:div>
    <w:div w:id="1260026888">
      <w:bodyDiv w:val="1"/>
      <w:marLeft w:val="0"/>
      <w:marRight w:val="0"/>
      <w:marTop w:val="0"/>
      <w:marBottom w:val="0"/>
      <w:divBdr>
        <w:top w:val="none" w:sz="0" w:space="0" w:color="auto"/>
        <w:left w:val="none" w:sz="0" w:space="0" w:color="auto"/>
        <w:bottom w:val="none" w:sz="0" w:space="0" w:color="auto"/>
        <w:right w:val="none" w:sz="0" w:space="0" w:color="auto"/>
      </w:divBdr>
      <w:divsChild>
        <w:div w:id="294413552">
          <w:marLeft w:val="480"/>
          <w:marRight w:val="0"/>
          <w:marTop w:val="0"/>
          <w:marBottom w:val="0"/>
          <w:divBdr>
            <w:top w:val="none" w:sz="0" w:space="0" w:color="auto"/>
            <w:left w:val="none" w:sz="0" w:space="0" w:color="auto"/>
            <w:bottom w:val="none" w:sz="0" w:space="0" w:color="auto"/>
            <w:right w:val="none" w:sz="0" w:space="0" w:color="auto"/>
          </w:divBdr>
        </w:div>
        <w:div w:id="2038239868">
          <w:marLeft w:val="480"/>
          <w:marRight w:val="0"/>
          <w:marTop w:val="0"/>
          <w:marBottom w:val="0"/>
          <w:divBdr>
            <w:top w:val="none" w:sz="0" w:space="0" w:color="auto"/>
            <w:left w:val="none" w:sz="0" w:space="0" w:color="auto"/>
            <w:bottom w:val="none" w:sz="0" w:space="0" w:color="auto"/>
            <w:right w:val="none" w:sz="0" w:space="0" w:color="auto"/>
          </w:divBdr>
        </w:div>
        <w:div w:id="709233539">
          <w:marLeft w:val="480"/>
          <w:marRight w:val="0"/>
          <w:marTop w:val="0"/>
          <w:marBottom w:val="0"/>
          <w:divBdr>
            <w:top w:val="none" w:sz="0" w:space="0" w:color="auto"/>
            <w:left w:val="none" w:sz="0" w:space="0" w:color="auto"/>
            <w:bottom w:val="none" w:sz="0" w:space="0" w:color="auto"/>
            <w:right w:val="none" w:sz="0" w:space="0" w:color="auto"/>
          </w:divBdr>
        </w:div>
        <w:div w:id="945161233">
          <w:marLeft w:val="480"/>
          <w:marRight w:val="0"/>
          <w:marTop w:val="0"/>
          <w:marBottom w:val="0"/>
          <w:divBdr>
            <w:top w:val="none" w:sz="0" w:space="0" w:color="auto"/>
            <w:left w:val="none" w:sz="0" w:space="0" w:color="auto"/>
            <w:bottom w:val="none" w:sz="0" w:space="0" w:color="auto"/>
            <w:right w:val="none" w:sz="0" w:space="0" w:color="auto"/>
          </w:divBdr>
        </w:div>
        <w:div w:id="453905913">
          <w:marLeft w:val="480"/>
          <w:marRight w:val="0"/>
          <w:marTop w:val="0"/>
          <w:marBottom w:val="0"/>
          <w:divBdr>
            <w:top w:val="none" w:sz="0" w:space="0" w:color="auto"/>
            <w:left w:val="none" w:sz="0" w:space="0" w:color="auto"/>
            <w:bottom w:val="none" w:sz="0" w:space="0" w:color="auto"/>
            <w:right w:val="none" w:sz="0" w:space="0" w:color="auto"/>
          </w:divBdr>
        </w:div>
        <w:div w:id="656962280">
          <w:marLeft w:val="480"/>
          <w:marRight w:val="0"/>
          <w:marTop w:val="0"/>
          <w:marBottom w:val="0"/>
          <w:divBdr>
            <w:top w:val="none" w:sz="0" w:space="0" w:color="auto"/>
            <w:left w:val="none" w:sz="0" w:space="0" w:color="auto"/>
            <w:bottom w:val="none" w:sz="0" w:space="0" w:color="auto"/>
            <w:right w:val="none" w:sz="0" w:space="0" w:color="auto"/>
          </w:divBdr>
        </w:div>
        <w:div w:id="1264922431">
          <w:marLeft w:val="480"/>
          <w:marRight w:val="0"/>
          <w:marTop w:val="0"/>
          <w:marBottom w:val="0"/>
          <w:divBdr>
            <w:top w:val="none" w:sz="0" w:space="0" w:color="auto"/>
            <w:left w:val="none" w:sz="0" w:space="0" w:color="auto"/>
            <w:bottom w:val="none" w:sz="0" w:space="0" w:color="auto"/>
            <w:right w:val="none" w:sz="0" w:space="0" w:color="auto"/>
          </w:divBdr>
        </w:div>
        <w:div w:id="207189473">
          <w:marLeft w:val="480"/>
          <w:marRight w:val="0"/>
          <w:marTop w:val="0"/>
          <w:marBottom w:val="0"/>
          <w:divBdr>
            <w:top w:val="none" w:sz="0" w:space="0" w:color="auto"/>
            <w:left w:val="none" w:sz="0" w:space="0" w:color="auto"/>
            <w:bottom w:val="none" w:sz="0" w:space="0" w:color="auto"/>
            <w:right w:val="none" w:sz="0" w:space="0" w:color="auto"/>
          </w:divBdr>
        </w:div>
        <w:div w:id="1680887739">
          <w:marLeft w:val="480"/>
          <w:marRight w:val="0"/>
          <w:marTop w:val="0"/>
          <w:marBottom w:val="0"/>
          <w:divBdr>
            <w:top w:val="none" w:sz="0" w:space="0" w:color="auto"/>
            <w:left w:val="none" w:sz="0" w:space="0" w:color="auto"/>
            <w:bottom w:val="none" w:sz="0" w:space="0" w:color="auto"/>
            <w:right w:val="none" w:sz="0" w:space="0" w:color="auto"/>
          </w:divBdr>
        </w:div>
        <w:div w:id="1495225934">
          <w:marLeft w:val="480"/>
          <w:marRight w:val="0"/>
          <w:marTop w:val="0"/>
          <w:marBottom w:val="0"/>
          <w:divBdr>
            <w:top w:val="none" w:sz="0" w:space="0" w:color="auto"/>
            <w:left w:val="none" w:sz="0" w:space="0" w:color="auto"/>
            <w:bottom w:val="none" w:sz="0" w:space="0" w:color="auto"/>
            <w:right w:val="none" w:sz="0" w:space="0" w:color="auto"/>
          </w:divBdr>
        </w:div>
        <w:div w:id="241107415">
          <w:marLeft w:val="480"/>
          <w:marRight w:val="0"/>
          <w:marTop w:val="0"/>
          <w:marBottom w:val="0"/>
          <w:divBdr>
            <w:top w:val="none" w:sz="0" w:space="0" w:color="auto"/>
            <w:left w:val="none" w:sz="0" w:space="0" w:color="auto"/>
            <w:bottom w:val="none" w:sz="0" w:space="0" w:color="auto"/>
            <w:right w:val="none" w:sz="0" w:space="0" w:color="auto"/>
          </w:divBdr>
        </w:div>
        <w:div w:id="296685249">
          <w:marLeft w:val="480"/>
          <w:marRight w:val="0"/>
          <w:marTop w:val="0"/>
          <w:marBottom w:val="0"/>
          <w:divBdr>
            <w:top w:val="none" w:sz="0" w:space="0" w:color="auto"/>
            <w:left w:val="none" w:sz="0" w:space="0" w:color="auto"/>
            <w:bottom w:val="none" w:sz="0" w:space="0" w:color="auto"/>
            <w:right w:val="none" w:sz="0" w:space="0" w:color="auto"/>
          </w:divBdr>
        </w:div>
        <w:div w:id="2081101024">
          <w:marLeft w:val="480"/>
          <w:marRight w:val="0"/>
          <w:marTop w:val="0"/>
          <w:marBottom w:val="0"/>
          <w:divBdr>
            <w:top w:val="none" w:sz="0" w:space="0" w:color="auto"/>
            <w:left w:val="none" w:sz="0" w:space="0" w:color="auto"/>
            <w:bottom w:val="none" w:sz="0" w:space="0" w:color="auto"/>
            <w:right w:val="none" w:sz="0" w:space="0" w:color="auto"/>
          </w:divBdr>
        </w:div>
        <w:div w:id="1947616128">
          <w:marLeft w:val="480"/>
          <w:marRight w:val="0"/>
          <w:marTop w:val="0"/>
          <w:marBottom w:val="0"/>
          <w:divBdr>
            <w:top w:val="none" w:sz="0" w:space="0" w:color="auto"/>
            <w:left w:val="none" w:sz="0" w:space="0" w:color="auto"/>
            <w:bottom w:val="none" w:sz="0" w:space="0" w:color="auto"/>
            <w:right w:val="none" w:sz="0" w:space="0" w:color="auto"/>
          </w:divBdr>
        </w:div>
        <w:div w:id="748960094">
          <w:marLeft w:val="480"/>
          <w:marRight w:val="0"/>
          <w:marTop w:val="0"/>
          <w:marBottom w:val="0"/>
          <w:divBdr>
            <w:top w:val="none" w:sz="0" w:space="0" w:color="auto"/>
            <w:left w:val="none" w:sz="0" w:space="0" w:color="auto"/>
            <w:bottom w:val="none" w:sz="0" w:space="0" w:color="auto"/>
            <w:right w:val="none" w:sz="0" w:space="0" w:color="auto"/>
          </w:divBdr>
        </w:div>
        <w:div w:id="1710910418">
          <w:marLeft w:val="480"/>
          <w:marRight w:val="0"/>
          <w:marTop w:val="0"/>
          <w:marBottom w:val="0"/>
          <w:divBdr>
            <w:top w:val="none" w:sz="0" w:space="0" w:color="auto"/>
            <w:left w:val="none" w:sz="0" w:space="0" w:color="auto"/>
            <w:bottom w:val="none" w:sz="0" w:space="0" w:color="auto"/>
            <w:right w:val="none" w:sz="0" w:space="0" w:color="auto"/>
          </w:divBdr>
        </w:div>
        <w:div w:id="1855342314">
          <w:marLeft w:val="480"/>
          <w:marRight w:val="0"/>
          <w:marTop w:val="0"/>
          <w:marBottom w:val="0"/>
          <w:divBdr>
            <w:top w:val="none" w:sz="0" w:space="0" w:color="auto"/>
            <w:left w:val="none" w:sz="0" w:space="0" w:color="auto"/>
            <w:bottom w:val="none" w:sz="0" w:space="0" w:color="auto"/>
            <w:right w:val="none" w:sz="0" w:space="0" w:color="auto"/>
          </w:divBdr>
        </w:div>
        <w:div w:id="516625166">
          <w:marLeft w:val="480"/>
          <w:marRight w:val="0"/>
          <w:marTop w:val="0"/>
          <w:marBottom w:val="0"/>
          <w:divBdr>
            <w:top w:val="none" w:sz="0" w:space="0" w:color="auto"/>
            <w:left w:val="none" w:sz="0" w:space="0" w:color="auto"/>
            <w:bottom w:val="none" w:sz="0" w:space="0" w:color="auto"/>
            <w:right w:val="none" w:sz="0" w:space="0" w:color="auto"/>
          </w:divBdr>
        </w:div>
        <w:div w:id="124080509">
          <w:marLeft w:val="480"/>
          <w:marRight w:val="0"/>
          <w:marTop w:val="0"/>
          <w:marBottom w:val="0"/>
          <w:divBdr>
            <w:top w:val="none" w:sz="0" w:space="0" w:color="auto"/>
            <w:left w:val="none" w:sz="0" w:space="0" w:color="auto"/>
            <w:bottom w:val="none" w:sz="0" w:space="0" w:color="auto"/>
            <w:right w:val="none" w:sz="0" w:space="0" w:color="auto"/>
          </w:divBdr>
        </w:div>
        <w:div w:id="906376658">
          <w:marLeft w:val="480"/>
          <w:marRight w:val="0"/>
          <w:marTop w:val="0"/>
          <w:marBottom w:val="0"/>
          <w:divBdr>
            <w:top w:val="none" w:sz="0" w:space="0" w:color="auto"/>
            <w:left w:val="none" w:sz="0" w:space="0" w:color="auto"/>
            <w:bottom w:val="none" w:sz="0" w:space="0" w:color="auto"/>
            <w:right w:val="none" w:sz="0" w:space="0" w:color="auto"/>
          </w:divBdr>
        </w:div>
        <w:div w:id="1428111083">
          <w:marLeft w:val="480"/>
          <w:marRight w:val="0"/>
          <w:marTop w:val="0"/>
          <w:marBottom w:val="0"/>
          <w:divBdr>
            <w:top w:val="none" w:sz="0" w:space="0" w:color="auto"/>
            <w:left w:val="none" w:sz="0" w:space="0" w:color="auto"/>
            <w:bottom w:val="none" w:sz="0" w:space="0" w:color="auto"/>
            <w:right w:val="none" w:sz="0" w:space="0" w:color="auto"/>
          </w:divBdr>
        </w:div>
        <w:div w:id="1375229685">
          <w:marLeft w:val="480"/>
          <w:marRight w:val="0"/>
          <w:marTop w:val="0"/>
          <w:marBottom w:val="0"/>
          <w:divBdr>
            <w:top w:val="none" w:sz="0" w:space="0" w:color="auto"/>
            <w:left w:val="none" w:sz="0" w:space="0" w:color="auto"/>
            <w:bottom w:val="none" w:sz="0" w:space="0" w:color="auto"/>
            <w:right w:val="none" w:sz="0" w:space="0" w:color="auto"/>
          </w:divBdr>
        </w:div>
        <w:div w:id="141236094">
          <w:marLeft w:val="480"/>
          <w:marRight w:val="0"/>
          <w:marTop w:val="0"/>
          <w:marBottom w:val="0"/>
          <w:divBdr>
            <w:top w:val="none" w:sz="0" w:space="0" w:color="auto"/>
            <w:left w:val="none" w:sz="0" w:space="0" w:color="auto"/>
            <w:bottom w:val="none" w:sz="0" w:space="0" w:color="auto"/>
            <w:right w:val="none" w:sz="0" w:space="0" w:color="auto"/>
          </w:divBdr>
        </w:div>
        <w:div w:id="1256666294">
          <w:marLeft w:val="480"/>
          <w:marRight w:val="0"/>
          <w:marTop w:val="0"/>
          <w:marBottom w:val="0"/>
          <w:divBdr>
            <w:top w:val="none" w:sz="0" w:space="0" w:color="auto"/>
            <w:left w:val="none" w:sz="0" w:space="0" w:color="auto"/>
            <w:bottom w:val="none" w:sz="0" w:space="0" w:color="auto"/>
            <w:right w:val="none" w:sz="0" w:space="0" w:color="auto"/>
          </w:divBdr>
        </w:div>
        <w:div w:id="1190797408">
          <w:marLeft w:val="480"/>
          <w:marRight w:val="0"/>
          <w:marTop w:val="0"/>
          <w:marBottom w:val="0"/>
          <w:divBdr>
            <w:top w:val="none" w:sz="0" w:space="0" w:color="auto"/>
            <w:left w:val="none" w:sz="0" w:space="0" w:color="auto"/>
            <w:bottom w:val="none" w:sz="0" w:space="0" w:color="auto"/>
            <w:right w:val="none" w:sz="0" w:space="0" w:color="auto"/>
          </w:divBdr>
        </w:div>
        <w:div w:id="350643571">
          <w:marLeft w:val="480"/>
          <w:marRight w:val="0"/>
          <w:marTop w:val="0"/>
          <w:marBottom w:val="0"/>
          <w:divBdr>
            <w:top w:val="none" w:sz="0" w:space="0" w:color="auto"/>
            <w:left w:val="none" w:sz="0" w:space="0" w:color="auto"/>
            <w:bottom w:val="none" w:sz="0" w:space="0" w:color="auto"/>
            <w:right w:val="none" w:sz="0" w:space="0" w:color="auto"/>
          </w:divBdr>
        </w:div>
        <w:div w:id="273055376">
          <w:marLeft w:val="480"/>
          <w:marRight w:val="0"/>
          <w:marTop w:val="0"/>
          <w:marBottom w:val="0"/>
          <w:divBdr>
            <w:top w:val="none" w:sz="0" w:space="0" w:color="auto"/>
            <w:left w:val="none" w:sz="0" w:space="0" w:color="auto"/>
            <w:bottom w:val="none" w:sz="0" w:space="0" w:color="auto"/>
            <w:right w:val="none" w:sz="0" w:space="0" w:color="auto"/>
          </w:divBdr>
        </w:div>
        <w:div w:id="2141075253">
          <w:marLeft w:val="480"/>
          <w:marRight w:val="0"/>
          <w:marTop w:val="0"/>
          <w:marBottom w:val="0"/>
          <w:divBdr>
            <w:top w:val="none" w:sz="0" w:space="0" w:color="auto"/>
            <w:left w:val="none" w:sz="0" w:space="0" w:color="auto"/>
            <w:bottom w:val="none" w:sz="0" w:space="0" w:color="auto"/>
            <w:right w:val="none" w:sz="0" w:space="0" w:color="auto"/>
          </w:divBdr>
        </w:div>
        <w:div w:id="1927030373">
          <w:marLeft w:val="480"/>
          <w:marRight w:val="0"/>
          <w:marTop w:val="0"/>
          <w:marBottom w:val="0"/>
          <w:divBdr>
            <w:top w:val="none" w:sz="0" w:space="0" w:color="auto"/>
            <w:left w:val="none" w:sz="0" w:space="0" w:color="auto"/>
            <w:bottom w:val="none" w:sz="0" w:space="0" w:color="auto"/>
            <w:right w:val="none" w:sz="0" w:space="0" w:color="auto"/>
          </w:divBdr>
        </w:div>
        <w:div w:id="2092655863">
          <w:marLeft w:val="480"/>
          <w:marRight w:val="0"/>
          <w:marTop w:val="0"/>
          <w:marBottom w:val="0"/>
          <w:divBdr>
            <w:top w:val="none" w:sz="0" w:space="0" w:color="auto"/>
            <w:left w:val="none" w:sz="0" w:space="0" w:color="auto"/>
            <w:bottom w:val="none" w:sz="0" w:space="0" w:color="auto"/>
            <w:right w:val="none" w:sz="0" w:space="0" w:color="auto"/>
          </w:divBdr>
        </w:div>
        <w:div w:id="160659875">
          <w:marLeft w:val="480"/>
          <w:marRight w:val="0"/>
          <w:marTop w:val="0"/>
          <w:marBottom w:val="0"/>
          <w:divBdr>
            <w:top w:val="none" w:sz="0" w:space="0" w:color="auto"/>
            <w:left w:val="none" w:sz="0" w:space="0" w:color="auto"/>
            <w:bottom w:val="none" w:sz="0" w:space="0" w:color="auto"/>
            <w:right w:val="none" w:sz="0" w:space="0" w:color="auto"/>
          </w:divBdr>
        </w:div>
        <w:div w:id="348025320">
          <w:marLeft w:val="480"/>
          <w:marRight w:val="0"/>
          <w:marTop w:val="0"/>
          <w:marBottom w:val="0"/>
          <w:divBdr>
            <w:top w:val="none" w:sz="0" w:space="0" w:color="auto"/>
            <w:left w:val="none" w:sz="0" w:space="0" w:color="auto"/>
            <w:bottom w:val="none" w:sz="0" w:space="0" w:color="auto"/>
            <w:right w:val="none" w:sz="0" w:space="0" w:color="auto"/>
          </w:divBdr>
        </w:div>
        <w:div w:id="1797597279">
          <w:marLeft w:val="480"/>
          <w:marRight w:val="0"/>
          <w:marTop w:val="0"/>
          <w:marBottom w:val="0"/>
          <w:divBdr>
            <w:top w:val="none" w:sz="0" w:space="0" w:color="auto"/>
            <w:left w:val="none" w:sz="0" w:space="0" w:color="auto"/>
            <w:bottom w:val="none" w:sz="0" w:space="0" w:color="auto"/>
            <w:right w:val="none" w:sz="0" w:space="0" w:color="auto"/>
          </w:divBdr>
        </w:div>
        <w:div w:id="1359502270">
          <w:marLeft w:val="480"/>
          <w:marRight w:val="0"/>
          <w:marTop w:val="0"/>
          <w:marBottom w:val="0"/>
          <w:divBdr>
            <w:top w:val="none" w:sz="0" w:space="0" w:color="auto"/>
            <w:left w:val="none" w:sz="0" w:space="0" w:color="auto"/>
            <w:bottom w:val="none" w:sz="0" w:space="0" w:color="auto"/>
            <w:right w:val="none" w:sz="0" w:space="0" w:color="auto"/>
          </w:divBdr>
        </w:div>
        <w:div w:id="807476859">
          <w:marLeft w:val="480"/>
          <w:marRight w:val="0"/>
          <w:marTop w:val="0"/>
          <w:marBottom w:val="0"/>
          <w:divBdr>
            <w:top w:val="none" w:sz="0" w:space="0" w:color="auto"/>
            <w:left w:val="none" w:sz="0" w:space="0" w:color="auto"/>
            <w:bottom w:val="none" w:sz="0" w:space="0" w:color="auto"/>
            <w:right w:val="none" w:sz="0" w:space="0" w:color="auto"/>
          </w:divBdr>
        </w:div>
        <w:div w:id="1927299237">
          <w:marLeft w:val="480"/>
          <w:marRight w:val="0"/>
          <w:marTop w:val="0"/>
          <w:marBottom w:val="0"/>
          <w:divBdr>
            <w:top w:val="none" w:sz="0" w:space="0" w:color="auto"/>
            <w:left w:val="none" w:sz="0" w:space="0" w:color="auto"/>
            <w:bottom w:val="none" w:sz="0" w:space="0" w:color="auto"/>
            <w:right w:val="none" w:sz="0" w:space="0" w:color="auto"/>
          </w:divBdr>
        </w:div>
        <w:div w:id="360668529">
          <w:marLeft w:val="480"/>
          <w:marRight w:val="0"/>
          <w:marTop w:val="0"/>
          <w:marBottom w:val="0"/>
          <w:divBdr>
            <w:top w:val="none" w:sz="0" w:space="0" w:color="auto"/>
            <w:left w:val="none" w:sz="0" w:space="0" w:color="auto"/>
            <w:bottom w:val="none" w:sz="0" w:space="0" w:color="auto"/>
            <w:right w:val="none" w:sz="0" w:space="0" w:color="auto"/>
          </w:divBdr>
        </w:div>
        <w:div w:id="1602184280">
          <w:marLeft w:val="480"/>
          <w:marRight w:val="0"/>
          <w:marTop w:val="0"/>
          <w:marBottom w:val="0"/>
          <w:divBdr>
            <w:top w:val="none" w:sz="0" w:space="0" w:color="auto"/>
            <w:left w:val="none" w:sz="0" w:space="0" w:color="auto"/>
            <w:bottom w:val="none" w:sz="0" w:space="0" w:color="auto"/>
            <w:right w:val="none" w:sz="0" w:space="0" w:color="auto"/>
          </w:divBdr>
        </w:div>
        <w:div w:id="831407945">
          <w:marLeft w:val="480"/>
          <w:marRight w:val="0"/>
          <w:marTop w:val="0"/>
          <w:marBottom w:val="0"/>
          <w:divBdr>
            <w:top w:val="none" w:sz="0" w:space="0" w:color="auto"/>
            <w:left w:val="none" w:sz="0" w:space="0" w:color="auto"/>
            <w:bottom w:val="none" w:sz="0" w:space="0" w:color="auto"/>
            <w:right w:val="none" w:sz="0" w:space="0" w:color="auto"/>
          </w:divBdr>
        </w:div>
      </w:divsChild>
    </w:div>
    <w:div w:id="1260748336">
      <w:bodyDiv w:val="1"/>
      <w:marLeft w:val="0"/>
      <w:marRight w:val="0"/>
      <w:marTop w:val="0"/>
      <w:marBottom w:val="0"/>
      <w:divBdr>
        <w:top w:val="none" w:sz="0" w:space="0" w:color="auto"/>
        <w:left w:val="none" w:sz="0" w:space="0" w:color="auto"/>
        <w:bottom w:val="none" w:sz="0" w:space="0" w:color="auto"/>
        <w:right w:val="none" w:sz="0" w:space="0" w:color="auto"/>
      </w:divBdr>
    </w:div>
    <w:div w:id="1261140733">
      <w:bodyDiv w:val="1"/>
      <w:marLeft w:val="0"/>
      <w:marRight w:val="0"/>
      <w:marTop w:val="0"/>
      <w:marBottom w:val="0"/>
      <w:divBdr>
        <w:top w:val="none" w:sz="0" w:space="0" w:color="auto"/>
        <w:left w:val="none" w:sz="0" w:space="0" w:color="auto"/>
        <w:bottom w:val="none" w:sz="0" w:space="0" w:color="auto"/>
        <w:right w:val="none" w:sz="0" w:space="0" w:color="auto"/>
      </w:divBdr>
    </w:div>
    <w:div w:id="1261182032">
      <w:bodyDiv w:val="1"/>
      <w:marLeft w:val="0"/>
      <w:marRight w:val="0"/>
      <w:marTop w:val="0"/>
      <w:marBottom w:val="0"/>
      <w:divBdr>
        <w:top w:val="none" w:sz="0" w:space="0" w:color="auto"/>
        <w:left w:val="none" w:sz="0" w:space="0" w:color="auto"/>
        <w:bottom w:val="none" w:sz="0" w:space="0" w:color="auto"/>
        <w:right w:val="none" w:sz="0" w:space="0" w:color="auto"/>
      </w:divBdr>
    </w:div>
    <w:div w:id="1261573035">
      <w:bodyDiv w:val="1"/>
      <w:marLeft w:val="0"/>
      <w:marRight w:val="0"/>
      <w:marTop w:val="0"/>
      <w:marBottom w:val="0"/>
      <w:divBdr>
        <w:top w:val="none" w:sz="0" w:space="0" w:color="auto"/>
        <w:left w:val="none" w:sz="0" w:space="0" w:color="auto"/>
        <w:bottom w:val="none" w:sz="0" w:space="0" w:color="auto"/>
        <w:right w:val="none" w:sz="0" w:space="0" w:color="auto"/>
      </w:divBdr>
    </w:div>
    <w:div w:id="1262255216">
      <w:bodyDiv w:val="1"/>
      <w:marLeft w:val="0"/>
      <w:marRight w:val="0"/>
      <w:marTop w:val="0"/>
      <w:marBottom w:val="0"/>
      <w:divBdr>
        <w:top w:val="none" w:sz="0" w:space="0" w:color="auto"/>
        <w:left w:val="none" w:sz="0" w:space="0" w:color="auto"/>
        <w:bottom w:val="none" w:sz="0" w:space="0" w:color="auto"/>
        <w:right w:val="none" w:sz="0" w:space="0" w:color="auto"/>
      </w:divBdr>
    </w:div>
    <w:div w:id="1264531874">
      <w:bodyDiv w:val="1"/>
      <w:marLeft w:val="0"/>
      <w:marRight w:val="0"/>
      <w:marTop w:val="0"/>
      <w:marBottom w:val="0"/>
      <w:divBdr>
        <w:top w:val="none" w:sz="0" w:space="0" w:color="auto"/>
        <w:left w:val="none" w:sz="0" w:space="0" w:color="auto"/>
        <w:bottom w:val="none" w:sz="0" w:space="0" w:color="auto"/>
        <w:right w:val="none" w:sz="0" w:space="0" w:color="auto"/>
      </w:divBdr>
    </w:div>
    <w:div w:id="1264610460">
      <w:bodyDiv w:val="1"/>
      <w:marLeft w:val="0"/>
      <w:marRight w:val="0"/>
      <w:marTop w:val="0"/>
      <w:marBottom w:val="0"/>
      <w:divBdr>
        <w:top w:val="none" w:sz="0" w:space="0" w:color="auto"/>
        <w:left w:val="none" w:sz="0" w:space="0" w:color="auto"/>
        <w:bottom w:val="none" w:sz="0" w:space="0" w:color="auto"/>
        <w:right w:val="none" w:sz="0" w:space="0" w:color="auto"/>
      </w:divBdr>
    </w:div>
    <w:div w:id="1264990663">
      <w:bodyDiv w:val="1"/>
      <w:marLeft w:val="0"/>
      <w:marRight w:val="0"/>
      <w:marTop w:val="0"/>
      <w:marBottom w:val="0"/>
      <w:divBdr>
        <w:top w:val="none" w:sz="0" w:space="0" w:color="auto"/>
        <w:left w:val="none" w:sz="0" w:space="0" w:color="auto"/>
        <w:bottom w:val="none" w:sz="0" w:space="0" w:color="auto"/>
        <w:right w:val="none" w:sz="0" w:space="0" w:color="auto"/>
      </w:divBdr>
    </w:div>
    <w:div w:id="1265576570">
      <w:bodyDiv w:val="1"/>
      <w:marLeft w:val="0"/>
      <w:marRight w:val="0"/>
      <w:marTop w:val="0"/>
      <w:marBottom w:val="0"/>
      <w:divBdr>
        <w:top w:val="none" w:sz="0" w:space="0" w:color="auto"/>
        <w:left w:val="none" w:sz="0" w:space="0" w:color="auto"/>
        <w:bottom w:val="none" w:sz="0" w:space="0" w:color="auto"/>
        <w:right w:val="none" w:sz="0" w:space="0" w:color="auto"/>
      </w:divBdr>
    </w:div>
    <w:div w:id="1266960191">
      <w:bodyDiv w:val="1"/>
      <w:marLeft w:val="0"/>
      <w:marRight w:val="0"/>
      <w:marTop w:val="0"/>
      <w:marBottom w:val="0"/>
      <w:divBdr>
        <w:top w:val="none" w:sz="0" w:space="0" w:color="auto"/>
        <w:left w:val="none" w:sz="0" w:space="0" w:color="auto"/>
        <w:bottom w:val="none" w:sz="0" w:space="0" w:color="auto"/>
        <w:right w:val="none" w:sz="0" w:space="0" w:color="auto"/>
      </w:divBdr>
    </w:div>
    <w:div w:id="1267619433">
      <w:bodyDiv w:val="1"/>
      <w:marLeft w:val="0"/>
      <w:marRight w:val="0"/>
      <w:marTop w:val="0"/>
      <w:marBottom w:val="0"/>
      <w:divBdr>
        <w:top w:val="none" w:sz="0" w:space="0" w:color="auto"/>
        <w:left w:val="none" w:sz="0" w:space="0" w:color="auto"/>
        <w:bottom w:val="none" w:sz="0" w:space="0" w:color="auto"/>
        <w:right w:val="none" w:sz="0" w:space="0" w:color="auto"/>
      </w:divBdr>
    </w:div>
    <w:div w:id="1267731968">
      <w:bodyDiv w:val="1"/>
      <w:marLeft w:val="0"/>
      <w:marRight w:val="0"/>
      <w:marTop w:val="0"/>
      <w:marBottom w:val="0"/>
      <w:divBdr>
        <w:top w:val="none" w:sz="0" w:space="0" w:color="auto"/>
        <w:left w:val="none" w:sz="0" w:space="0" w:color="auto"/>
        <w:bottom w:val="none" w:sz="0" w:space="0" w:color="auto"/>
        <w:right w:val="none" w:sz="0" w:space="0" w:color="auto"/>
      </w:divBdr>
    </w:div>
    <w:div w:id="1268150583">
      <w:bodyDiv w:val="1"/>
      <w:marLeft w:val="0"/>
      <w:marRight w:val="0"/>
      <w:marTop w:val="0"/>
      <w:marBottom w:val="0"/>
      <w:divBdr>
        <w:top w:val="none" w:sz="0" w:space="0" w:color="auto"/>
        <w:left w:val="none" w:sz="0" w:space="0" w:color="auto"/>
        <w:bottom w:val="none" w:sz="0" w:space="0" w:color="auto"/>
        <w:right w:val="none" w:sz="0" w:space="0" w:color="auto"/>
      </w:divBdr>
    </w:div>
    <w:div w:id="1268461270">
      <w:bodyDiv w:val="1"/>
      <w:marLeft w:val="0"/>
      <w:marRight w:val="0"/>
      <w:marTop w:val="0"/>
      <w:marBottom w:val="0"/>
      <w:divBdr>
        <w:top w:val="none" w:sz="0" w:space="0" w:color="auto"/>
        <w:left w:val="none" w:sz="0" w:space="0" w:color="auto"/>
        <w:bottom w:val="none" w:sz="0" w:space="0" w:color="auto"/>
        <w:right w:val="none" w:sz="0" w:space="0" w:color="auto"/>
      </w:divBdr>
    </w:div>
    <w:div w:id="1268732838">
      <w:bodyDiv w:val="1"/>
      <w:marLeft w:val="0"/>
      <w:marRight w:val="0"/>
      <w:marTop w:val="0"/>
      <w:marBottom w:val="0"/>
      <w:divBdr>
        <w:top w:val="none" w:sz="0" w:space="0" w:color="auto"/>
        <w:left w:val="none" w:sz="0" w:space="0" w:color="auto"/>
        <w:bottom w:val="none" w:sz="0" w:space="0" w:color="auto"/>
        <w:right w:val="none" w:sz="0" w:space="0" w:color="auto"/>
      </w:divBdr>
    </w:div>
    <w:div w:id="1269772468">
      <w:bodyDiv w:val="1"/>
      <w:marLeft w:val="0"/>
      <w:marRight w:val="0"/>
      <w:marTop w:val="0"/>
      <w:marBottom w:val="0"/>
      <w:divBdr>
        <w:top w:val="none" w:sz="0" w:space="0" w:color="auto"/>
        <w:left w:val="none" w:sz="0" w:space="0" w:color="auto"/>
        <w:bottom w:val="none" w:sz="0" w:space="0" w:color="auto"/>
        <w:right w:val="none" w:sz="0" w:space="0" w:color="auto"/>
      </w:divBdr>
    </w:div>
    <w:div w:id="1270161226">
      <w:bodyDiv w:val="1"/>
      <w:marLeft w:val="0"/>
      <w:marRight w:val="0"/>
      <w:marTop w:val="0"/>
      <w:marBottom w:val="0"/>
      <w:divBdr>
        <w:top w:val="none" w:sz="0" w:space="0" w:color="auto"/>
        <w:left w:val="none" w:sz="0" w:space="0" w:color="auto"/>
        <w:bottom w:val="none" w:sz="0" w:space="0" w:color="auto"/>
        <w:right w:val="none" w:sz="0" w:space="0" w:color="auto"/>
      </w:divBdr>
    </w:div>
    <w:div w:id="1270696709">
      <w:bodyDiv w:val="1"/>
      <w:marLeft w:val="0"/>
      <w:marRight w:val="0"/>
      <w:marTop w:val="0"/>
      <w:marBottom w:val="0"/>
      <w:divBdr>
        <w:top w:val="none" w:sz="0" w:space="0" w:color="auto"/>
        <w:left w:val="none" w:sz="0" w:space="0" w:color="auto"/>
        <w:bottom w:val="none" w:sz="0" w:space="0" w:color="auto"/>
        <w:right w:val="none" w:sz="0" w:space="0" w:color="auto"/>
      </w:divBdr>
    </w:div>
    <w:div w:id="1270967532">
      <w:bodyDiv w:val="1"/>
      <w:marLeft w:val="0"/>
      <w:marRight w:val="0"/>
      <w:marTop w:val="0"/>
      <w:marBottom w:val="0"/>
      <w:divBdr>
        <w:top w:val="none" w:sz="0" w:space="0" w:color="auto"/>
        <w:left w:val="none" w:sz="0" w:space="0" w:color="auto"/>
        <w:bottom w:val="none" w:sz="0" w:space="0" w:color="auto"/>
        <w:right w:val="none" w:sz="0" w:space="0" w:color="auto"/>
      </w:divBdr>
    </w:div>
    <w:div w:id="1271014840">
      <w:bodyDiv w:val="1"/>
      <w:marLeft w:val="0"/>
      <w:marRight w:val="0"/>
      <w:marTop w:val="0"/>
      <w:marBottom w:val="0"/>
      <w:divBdr>
        <w:top w:val="none" w:sz="0" w:space="0" w:color="auto"/>
        <w:left w:val="none" w:sz="0" w:space="0" w:color="auto"/>
        <w:bottom w:val="none" w:sz="0" w:space="0" w:color="auto"/>
        <w:right w:val="none" w:sz="0" w:space="0" w:color="auto"/>
      </w:divBdr>
    </w:div>
    <w:div w:id="1271087835">
      <w:bodyDiv w:val="1"/>
      <w:marLeft w:val="0"/>
      <w:marRight w:val="0"/>
      <w:marTop w:val="0"/>
      <w:marBottom w:val="0"/>
      <w:divBdr>
        <w:top w:val="none" w:sz="0" w:space="0" w:color="auto"/>
        <w:left w:val="none" w:sz="0" w:space="0" w:color="auto"/>
        <w:bottom w:val="none" w:sz="0" w:space="0" w:color="auto"/>
        <w:right w:val="none" w:sz="0" w:space="0" w:color="auto"/>
      </w:divBdr>
    </w:div>
    <w:div w:id="1271475325">
      <w:bodyDiv w:val="1"/>
      <w:marLeft w:val="0"/>
      <w:marRight w:val="0"/>
      <w:marTop w:val="0"/>
      <w:marBottom w:val="0"/>
      <w:divBdr>
        <w:top w:val="none" w:sz="0" w:space="0" w:color="auto"/>
        <w:left w:val="none" w:sz="0" w:space="0" w:color="auto"/>
        <w:bottom w:val="none" w:sz="0" w:space="0" w:color="auto"/>
        <w:right w:val="none" w:sz="0" w:space="0" w:color="auto"/>
      </w:divBdr>
    </w:div>
    <w:div w:id="1272056324">
      <w:bodyDiv w:val="1"/>
      <w:marLeft w:val="0"/>
      <w:marRight w:val="0"/>
      <w:marTop w:val="0"/>
      <w:marBottom w:val="0"/>
      <w:divBdr>
        <w:top w:val="none" w:sz="0" w:space="0" w:color="auto"/>
        <w:left w:val="none" w:sz="0" w:space="0" w:color="auto"/>
        <w:bottom w:val="none" w:sz="0" w:space="0" w:color="auto"/>
        <w:right w:val="none" w:sz="0" w:space="0" w:color="auto"/>
      </w:divBdr>
    </w:div>
    <w:div w:id="1273391442">
      <w:bodyDiv w:val="1"/>
      <w:marLeft w:val="0"/>
      <w:marRight w:val="0"/>
      <w:marTop w:val="0"/>
      <w:marBottom w:val="0"/>
      <w:divBdr>
        <w:top w:val="none" w:sz="0" w:space="0" w:color="auto"/>
        <w:left w:val="none" w:sz="0" w:space="0" w:color="auto"/>
        <w:bottom w:val="none" w:sz="0" w:space="0" w:color="auto"/>
        <w:right w:val="none" w:sz="0" w:space="0" w:color="auto"/>
      </w:divBdr>
    </w:div>
    <w:div w:id="1273711689">
      <w:bodyDiv w:val="1"/>
      <w:marLeft w:val="0"/>
      <w:marRight w:val="0"/>
      <w:marTop w:val="0"/>
      <w:marBottom w:val="0"/>
      <w:divBdr>
        <w:top w:val="none" w:sz="0" w:space="0" w:color="auto"/>
        <w:left w:val="none" w:sz="0" w:space="0" w:color="auto"/>
        <w:bottom w:val="none" w:sz="0" w:space="0" w:color="auto"/>
        <w:right w:val="none" w:sz="0" w:space="0" w:color="auto"/>
      </w:divBdr>
    </w:div>
    <w:div w:id="1275403566">
      <w:bodyDiv w:val="1"/>
      <w:marLeft w:val="0"/>
      <w:marRight w:val="0"/>
      <w:marTop w:val="0"/>
      <w:marBottom w:val="0"/>
      <w:divBdr>
        <w:top w:val="none" w:sz="0" w:space="0" w:color="auto"/>
        <w:left w:val="none" w:sz="0" w:space="0" w:color="auto"/>
        <w:bottom w:val="none" w:sz="0" w:space="0" w:color="auto"/>
        <w:right w:val="none" w:sz="0" w:space="0" w:color="auto"/>
      </w:divBdr>
    </w:div>
    <w:div w:id="1275559533">
      <w:bodyDiv w:val="1"/>
      <w:marLeft w:val="0"/>
      <w:marRight w:val="0"/>
      <w:marTop w:val="0"/>
      <w:marBottom w:val="0"/>
      <w:divBdr>
        <w:top w:val="none" w:sz="0" w:space="0" w:color="auto"/>
        <w:left w:val="none" w:sz="0" w:space="0" w:color="auto"/>
        <w:bottom w:val="none" w:sz="0" w:space="0" w:color="auto"/>
        <w:right w:val="none" w:sz="0" w:space="0" w:color="auto"/>
      </w:divBdr>
    </w:div>
    <w:div w:id="1275599003">
      <w:bodyDiv w:val="1"/>
      <w:marLeft w:val="0"/>
      <w:marRight w:val="0"/>
      <w:marTop w:val="0"/>
      <w:marBottom w:val="0"/>
      <w:divBdr>
        <w:top w:val="none" w:sz="0" w:space="0" w:color="auto"/>
        <w:left w:val="none" w:sz="0" w:space="0" w:color="auto"/>
        <w:bottom w:val="none" w:sz="0" w:space="0" w:color="auto"/>
        <w:right w:val="none" w:sz="0" w:space="0" w:color="auto"/>
      </w:divBdr>
    </w:div>
    <w:div w:id="1276209063">
      <w:bodyDiv w:val="1"/>
      <w:marLeft w:val="0"/>
      <w:marRight w:val="0"/>
      <w:marTop w:val="0"/>
      <w:marBottom w:val="0"/>
      <w:divBdr>
        <w:top w:val="none" w:sz="0" w:space="0" w:color="auto"/>
        <w:left w:val="none" w:sz="0" w:space="0" w:color="auto"/>
        <w:bottom w:val="none" w:sz="0" w:space="0" w:color="auto"/>
        <w:right w:val="none" w:sz="0" w:space="0" w:color="auto"/>
      </w:divBdr>
    </w:div>
    <w:div w:id="1276252103">
      <w:bodyDiv w:val="1"/>
      <w:marLeft w:val="0"/>
      <w:marRight w:val="0"/>
      <w:marTop w:val="0"/>
      <w:marBottom w:val="0"/>
      <w:divBdr>
        <w:top w:val="none" w:sz="0" w:space="0" w:color="auto"/>
        <w:left w:val="none" w:sz="0" w:space="0" w:color="auto"/>
        <w:bottom w:val="none" w:sz="0" w:space="0" w:color="auto"/>
        <w:right w:val="none" w:sz="0" w:space="0" w:color="auto"/>
      </w:divBdr>
      <w:divsChild>
        <w:div w:id="651566898">
          <w:marLeft w:val="0"/>
          <w:marRight w:val="0"/>
          <w:marTop w:val="0"/>
          <w:marBottom w:val="0"/>
          <w:divBdr>
            <w:top w:val="none" w:sz="0" w:space="0" w:color="auto"/>
            <w:left w:val="none" w:sz="0" w:space="0" w:color="auto"/>
            <w:bottom w:val="none" w:sz="0" w:space="0" w:color="auto"/>
            <w:right w:val="none" w:sz="0" w:space="0" w:color="auto"/>
          </w:divBdr>
        </w:div>
        <w:div w:id="1509559986">
          <w:marLeft w:val="0"/>
          <w:marRight w:val="0"/>
          <w:marTop w:val="0"/>
          <w:marBottom w:val="0"/>
          <w:divBdr>
            <w:top w:val="none" w:sz="0" w:space="0" w:color="auto"/>
            <w:left w:val="none" w:sz="0" w:space="0" w:color="auto"/>
            <w:bottom w:val="none" w:sz="0" w:space="0" w:color="auto"/>
            <w:right w:val="none" w:sz="0" w:space="0" w:color="auto"/>
          </w:divBdr>
        </w:div>
        <w:div w:id="1454130979">
          <w:marLeft w:val="0"/>
          <w:marRight w:val="0"/>
          <w:marTop w:val="0"/>
          <w:marBottom w:val="0"/>
          <w:divBdr>
            <w:top w:val="none" w:sz="0" w:space="0" w:color="auto"/>
            <w:left w:val="none" w:sz="0" w:space="0" w:color="auto"/>
            <w:bottom w:val="none" w:sz="0" w:space="0" w:color="auto"/>
            <w:right w:val="none" w:sz="0" w:space="0" w:color="auto"/>
          </w:divBdr>
        </w:div>
        <w:div w:id="971208429">
          <w:marLeft w:val="0"/>
          <w:marRight w:val="0"/>
          <w:marTop w:val="0"/>
          <w:marBottom w:val="0"/>
          <w:divBdr>
            <w:top w:val="none" w:sz="0" w:space="0" w:color="auto"/>
            <w:left w:val="none" w:sz="0" w:space="0" w:color="auto"/>
            <w:bottom w:val="none" w:sz="0" w:space="0" w:color="auto"/>
            <w:right w:val="none" w:sz="0" w:space="0" w:color="auto"/>
          </w:divBdr>
        </w:div>
        <w:div w:id="21708600">
          <w:marLeft w:val="0"/>
          <w:marRight w:val="0"/>
          <w:marTop w:val="0"/>
          <w:marBottom w:val="0"/>
          <w:divBdr>
            <w:top w:val="none" w:sz="0" w:space="0" w:color="auto"/>
            <w:left w:val="none" w:sz="0" w:space="0" w:color="auto"/>
            <w:bottom w:val="none" w:sz="0" w:space="0" w:color="auto"/>
            <w:right w:val="none" w:sz="0" w:space="0" w:color="auto"/>
          </w:divBdr>
        </w:div>
        <w:div w:id="1738087898">
          <w:marLeft w:val="0"/>
          <w:marRight w:val="0"/>
          <w:marTop w:val="0"/>
          <w:marBottom w:val="0"/>
          <w:divBdr>
            <w:top w:val="none" w:sz="0" w:space="0" w:color="auto"/>
            <w:left w:val="none" w:sz="0" w:space="0" w:color="auto"/>
            <w:bottom w:val="none" w:sz="0" w:space="0" w:color="auto"/>
            <w:right w:val="none" w:sz="0" w:space="0" w:color="auto"/>
          </w:divBdr>
        </w:div>
        <w:div w:id="1398628762">
          <w:marLeft w:val="0"/>
          <w:marRight w:val="0"/>
          <w:marTop w:val="0"/>
          <w:marBottom w:val="0"/>
          <w:divBdr>
            <w:top w:val="none" w:sz="0" w:space="0" w:color="auto"/>
            <w:left w:val="none" w:sz="0" w:space="0" w:color="auto"/>
            <w:bottom w:val="none" w:sz="0" w:space="0" w:color="auto"/>
            <w:right w:val="none" w:sz="0" w:space="0" w:color="auto"/>
          </w:divBdr>
        </w:div>
        <w:div w:id="1660428116">
          <w:marLeft w:val="0"/>
          <w:marRight w:val="0"/>
          <w:marTop w:val="0"/>
          <w:marBottom w:val="0"/>
          <w:divBdr>
            <w:top w:val="none" w:sz="0" w:space="0" w:color="auto"/>
            <w:left w:val="none" w:sz="0" w:space="0" w:color="auto"/>
            <w:bottom w:val="none" w:sz="0" w:space="0" w:color="auto"/>
            <w:right w:val="none" w:sz="0" w:space="0" w:color="auto"/>
          </w:divBdr>
        </w:div>
        <w:div w:id="1794977987">
          <w:marLeft w:val="0"/>
          <w:marRight w:val="0"/>
          <w:marTop w:val="0"/>
          <w:marBottom w:val="0"/>
          <w:divBdr>
            <w:top w:val="none" w:sz="0" w:space="0" w:color="auto"/>
            <w:left w:val="none" w:sz="0" w:space="0" w:color="auto"/>
            <w:bottom w:val="none" w:sz="0" w:space="0" w:color="auto"/>
            <w:right w:val="none" w:sz="0" w:space="0" w:color="auto"/>
          </w:divBdr>
        </w:div>
        <w:div w:id="1057120540">
          <w:marLeft w:val="0"/>
          <w:marRight w:val="0"/>
          <w:marTop w:val="0"/>
          <w:marBottom w:val="0"/>
          <w:divBdr>
            <w:top w:val="none" w:sz="0" w:space="0" w:color="auto"/>
            <w:left w:val="none" w:sz="0" w:space="0" w:color="auto"/>
            <w:bottom w:val="none" w:sz="0" w:space="0" w:color="auto"/>
            <w:right w:val="none" w:sz="0" w:space="0" w:color="auto"/>
          </w:divBdr>
        </w:div>
        <w:div w:id="559025980">
          <w:marLeft w:val="0"/>
          <w:marRight w:val="0"/>
          <w:marTop w:val="0"/>
          <w:marBottom w:val="0"/>
          <w:divBdr>
            <w:top w:val="none" w:sz="0" w:space="0" w:color="auto"/>
            <w:left w:val="none" w:sz="0" w:space="0" w:color="auto"/>
            <w:bottom w:val="none" w:sz="0" w:space="0" w:color="auto"/>
            <w:right w:val="none" w:sz="0" w:space="0" w:color="auto"/>
          </w:divBdr>
        </w:div>
        <w:div w:id="205337919">
          <w:marLeft w:val="0"/>
          <w:marRight w:val="0"/>
          <w:marTop w:val="0"/>
          <w:marBottom w:val="0"/>
          <w:divBdr>
            <w:top w:val="none" w:sz="0" w:space="0" w:color="auto"/>
            <w:left w:val="none" w:sz="0" w:space="0" w:color="auto"/>
            <w:bottom w:val="none" w:sz="0" w:space="0" w:color="auto"/>
            <w:right w:val="none" w:sz="0" w:space="0" w:color="auto"/>
          </w:divBdr>
        </w:div>
        <w:div w:id="1189099332">
          <w:marLeft w:val="0"/>
          <w:marRight w:val="0"/>
          <w:marTop w:val="0"/>
          <w:marBottom w:val="0"/>
          <w:divBdr>
            <w:top w:val="none" w:sz="0" w:space="0" w:color="auto"/>
            <w:left w:val="none" w:sz="0" w:space="0" w:color="auto"/>
            <w:bottom w:val="none" w:sz="0" w:space="0" w:color="auto"/>
            <w:right w:val="none" w:sz="0" w:space="0" w:color="auto"/>
          </w:divBdr>
        </w:div>
        <w:div w:id="1064764635">
          <w:marLeft w:val="0"/>
          <w:marRight w:val="0"/>
          <w:marTop w:val="0"/>
          <w:marBottom w:val="0"/>
          <w:divBdr>
            <w:top w:val="none" w:sz="0" w:space="0" w:color="auto"/>
            <w:left w:val="none" w:sz="0" w:space="0" w:color="auto"/>
            <w:bottom w:val="none" w:sz="0" w:space="0" w:color="auto"/>
            <w:right w:val="none" w:sz="0" w:space="0" w:color="auto"/>
          </w:divBdr>
        </w:div>
        <w:div w:id="1356805699">
          <w:marLeft w:val="0"/>
          <w:marRight w:val="0"/>
          <w:marTop w:val="0"/>
          <w:marBottom w:val="0"/>
          <w:divBdr>
            <w:top w:val="none" w:sz="0" w:space="0" w:color="auto"/>
            <w:left w:val="none" w:sz="0" w:space="0" w:color="auto"/>
            <w:bottom w:val="none" w:sz="0" w:space="0" w:color="auto"/>
            <w:right w:val="none" w:sz="0" w:space="0" w:color="auto"/>
          </w:divBdr>
        </w:div>
        <w:div w:id="776219231">
          <w:marLeft w:val="0"/>
          <w:marRight w:val="0"/>
          <w:marTop w:val="0"/>
          <w:marBottom w:val="0"/>
          <w:divBdr>
            <w:top w:val="none" w:sz="0" w:space="0" w:color="auto"/>
            <w:left w:val="none" w:sz="0" w:space="0" w:color="auto"/>
            <w:bottom w:val="none" w:sz="0" w:space="0" w:color="auto"/>
            <w:right w:val="none" w:sz="0" w:space="0" w:color="auto"/>
          </w:divBdr>
        </w:div>
        <w:div w:id="408382401">
          <w:marLeft w:val="0"/>
          <w:marRight w:val="0"/>
          <w:marTop w:val="0"/>
          <w:marBottom w:val="0"/>
          <w:divBdr>
            <w:top w:val="none" w:sz="0" w:space="0" w:color="auto"/>
            <w:left w:val="none" w:sz="0" w:space="0" w:color="auto"/>
            <w:bottom w:val="none" w:sz="0" w:space="0" w:color="auto"/>
            <w:right w:val="none" w:sz="0" w:space="0" w:color="auto"/>
          </w:divBdr>
        </w:div>
        <w:div w:id="1662614885">
          <w:marLeft w:val="0"/>
          <w:marRight w:val="0"/>
          <w:marTop w:val="0"/>
          <w:marBottom w:val="0"/>
          <w:divBdr>
            <w:top w:val="none" w:sz="0" w:space="0" w:color="auto"/>
            <w:left w:val="none" w:sz="0" w:space="0" w:color="auto"/>
            <w:bottom w:val="none" w:sz="0" w:space="0" w:color="auto"/>
            <w:right w:val="none" w:sz="0" w:space="0" w:color="auto"/>
          </w:divBdr>
        </w:div>
        <w:div w:id="668093001">
          <w:marLeft w:val="0"/>
          <w:marRight w:val="0"/>
          <w:marTop w:val="0"/>
          <w:marBottom w:val="0"/>
          <w:divBdr>
            <w:top w:val="none" w:sz="0" w:space="0" w:color="auto"/>
            <w:left w:val="none" w:sz="0" w:space="0" w:color="auto"/>
            <w:bottom w:val="none" w:sz="0" w:space="0" w:color="auto"/>
            <w:right w:val="none" w:sz="0" w:space="0" w:color="auto"/>
          </w:divBdr>
        </w:div>
        <w:div w:id="2048215690">
          <w:marLeft w:val="0"/>
          <w:marRight w:val="0"/>
          <w:marTop w:val="0"/>
          <w:marBottom w:val="0"/>
          <w:divBdr>
            <w:top w:val="none" w:sz="0" w:space="0" w:color="auto"/>
            <w:left w:val="none" w:sz="0" w:space="0" w:color="auto"/>
            <w:bottom w:val="none" w:sz="0" w:space="0" w:color="auto"/>
            <w:right w:val="none" w:sz="0" w:space="0" w:color="auto"/>
          </w:divBdr>
        </w:div>
        <w:div w:id="635523567">
          <w:marLeft w:val="0"/>
          <w:marRight w:val="0"/>
          <w:marTop w:val="0"/>
          <w:marBottom w:val="0"/>
          <w:divBdr>
            <w:top w:val="none" w:sz="0" w:space="0" w:color="auto"/>
            <w:left w:val="none" w:sz="0" w:space="0" w:color="auto"/>
            <w:bottom w:val="none" w:sz="0" w:space="0" w:color="auto"/>
            <w:right w:val="none" w:sz="0" w:space="0" w:color="auto"/>
          </w:divBdr>
        </w:div>
        <w:div w:id="1895266308">
          <w:marLeft w:val="0"/>
          <w:marRight w:val="0"/>
          <w:marTop w:val="0"/>
          <w:marBottom w:val="0"/>
          <w:divBdr>
            <w:top w:val="none" w:sz="0" w:space="0" w:color="auto"/>
            <w:left w:val="none" w:sz="0" w:space="0" w:color="auto"/>
            <w:bottom w:val="none" w:sz="0" w:space="0" w:color="auto"/>
            <w:right w:val="none" w:sz="0" w:space="0" w:color="auto"/>
          </w:divBdr>
        </w:div>
        <w:div w:id="1312174372">
          <w:marLeft w:val="0"/>
          <w:marRight w:val="0"/>
          <w:marTop w:val="0"/>
          <w:marBottom w:val="0"/>
          <w:divBdr>
            <w:top w:val="none" w:sz="0" w:space="0" w:color="auto"/>
            <w:left w:val="none" w:sz="0" w:space="0" w:color="auto"/>
            <w:bottom w:val="none" w:sz="0" w:space="0" w:color="auto"/>
            <w:right w:val="none" w:sz="0" w:space="0" w:color="auto"/>
          </w:divBdr>
        </w:div>
        <w:div w:id="993025367">
          <w:marLeft w:val="0"/>
          <w:marRight w:val="0"/>
          <w:marTop w:val="0"/>
          <w:marBottom w:val="0"/>
          <w:divBdr>
            <w:top w:val="none" w:sz="0" w:space="0" w:color="auto"/>
            <w:left w:val="none" w:sz="0" w:space="0" w:color="auto"/>
            <w:bottom w:val="none" w:sz="0" w:space="0" w:color="auto"/>
            <w:right w:val="none" w:sz="0" w:space="0" w:color="auto"/>
          </w:divBdr>
        </w:div>
        <w:div w:id="150021820">
          <w:marLeft w:val="0"/>
          <w:marRight w:val="0"/>
          <w:marTop w:val="0"/>
          <w:marBottom w:val="0"/>
          <w:divBdr>
            <w:top w:val="none" w:sz="0" w:space="0" w:color="auto"/>
            <w:left w:val="none" w:sz="0" w:space="0" w:color="auto"/>
            <w:bottom w:val="none" w:sz="0" w:space="0" w:color="auto"/>
            <w:right w:val="none" w:sz="0" w:space="0" w:color="auto"/>
          </w:divBdr>
        </w:div>
        <w:div w:id="444810348">
          <w:marLeft w:val="0"/>
          <w:marRight w:val="0"/>
          <w:marTop w:val="0"/>
          <w:marBottom w:val="0"/>
          <w:divBdr>
            <w:top w:val="none" w:sz="0" w:space="0" w:color="auto"/>
            <w:left w:val="none" w:sz="0" w:space="0" w:color="auto"/>
            <w:bottom w:val="none" w:sz="0" w:space="0" w:color="auto"/>
            <w:right w:val="none" w:sz="0" w:space="0" w:color="auto"/>
          </w:divBdr>
        </w:div>
        <w:div w:id="287931110">
          <w:marLeft w:val="0"/>
          <w:marRight w:val="0"/>
          <w:marTop w:val="0"/>
          <w:marBottom w:val="0"/>
          <w:divBdr>
            <w:top w:val="none" w:sz="0" w:space="0" w:color="auto"/>
            <w:left w:val="none" w:sz="0" w:space="0" w:color="auto"/>
            <w:bottom w:val="none" w:sz="0" w:space="0" w:color="auto"/>
            <w:right w:val="none" w:sz="0" w:space="0" w:color="auto"/>
          </w:divBdr>
        </w:div>
        <w:div w:id="1913540142">
          <w:marLeft w:val="0"/>
          <w:marRight w:val="0"/>
          <w:marTop w:val="0"/>
          <w:marBottom w:val="0"/>
          <w:divBdr>
            <w:top w:val="none" w:sz="0" w:space="0" w:color="auto"/>
            <w:left w:val="none" w:sz="0" w:space="0" w:color="auto"/>
            <w:bottom w:val="none" w:sz="0" w:space="0" w:color="auto"/>
            <w:right w:val="none" w:sz="0" w:space="0" w:color="auto"/>
          </w:divBdr>
        </w:div>
        <w:div w:id="1422726766">
          <w:marLeft w:val="0"/>
          <w:marRight w:val="0"/>
          <w:marTop w:val="0"/>
          <w:marBottom w:val="0"/>
          <w:divBdr>
            <w:top w:val="none" w:sz="0" w:space="0" w:color="auto"/>
            <w:left w:val="none" w:sz="0" w:space="0" w:color="auto"/>
            <w:bottom w:val="none" w:sz="0" w:space="0" w:color="auto"/>
            <w:right w:val="none" w:sz="0" w:space="0" w:color="auto"/>
          </w:divBdr>
        </w:div>
        <w:div w:id="273710102">
          <w:marLeft w:val="0"/>
          <w:marRight w:val="0"/>
          <w:marTop w:val="0"/>
          <w:marBottom w:val="0"/>
          <w:divBdr>
            <w:top w:val="none" w:sz="0" w:space="0" w:color="auto"/>
            <w:left w:val="none" w:sz="0" w:space="0" w:color="auto"/>
            <w:bottom w:val="none" w:sz="0" w:space="0" w:color="auto"/>
            <w:right w:val="none" w:sz="0" w:space="0" w:color="auto"/>
          </w:divBdr>
        </w:div>
        <w:div w:id="2146660593">
          <w:marLeft w:val="0"/>
          <w:marRight w:val="0"/>
          <w:marTop w:val="0"/>
          <w:marBottom w:val="0"/>
          <w:divBdr>
            <w:top w:val="none" w:sz="0" w:space="0" w:color="auto"/>
            <w:left w:val="none" w:sz="0" w:space="0" w:color="auto"/>
            <w:bottom w:val="none" w:sz="0" w:space="0" w:color="auto"/>
            <w:right w:val="none" w:sz="0" w:space="0" w:color="auto"/>
          </w:divBdr>
        </w:div>
        <w:div w:id="30690912">
          <w:marLeft w:val="0"/>
          <w:marRight w:val="0"/>
          <w:marTop w:val="0"/>
          <w:marBottom w:val="0"/>
          <w:divBdr>
            <w:top w:val="none" w:sz="0" w:space="0" w:color="auto"/>
            <w:left w:val="none" w:sz="0" w:space="0" w:color="auto"/>
            <w:bottom w:val="none" w:sz="0" w:space="0" w:color="auto"/>
            <w:right w:val="none" w:sz="0" w:space="0" w:color="auto"/>
          </w:divBdr>
        </w:div>
        <w:div w:id="1637493208">
          <w:marLeft w:val="0"/>
          <w:marRight w:val="0"/>
          <w:marTop w:val="0"/>
          <w:marBottom w:val="0"/>
          <w:divBdr>
            <w:top w:val="none" w:sz="0" w:space="0" w:color="auto"/>
            <w:left w:val="none" w:sz="0" w:space="0" w:color="auto"/>
            <w:bottom w:val="none" w:sz="0" w:space="0" w:color="auto"/>
            <w:right w:val="none" w:sz="0" w:space="0" w:color="auto"/>
          </w:divBdr>
        </w:div>
        <w:div w:id="1158153070">
          <w:marLeft w:val="0"/>
          <w:marRight w:val="0"/>
          <w:marTop w:val="0"/>
          <w:marBottom w:val="0"/>
          <w:divBdr>
            <w:top w:val="none" w:sz="0" w:space="0" w:color="auto"/>
            <w:left w:val="none" w:sz="0" w:space="0" w:color="auto"/>
            <w:bottom w:val="none" w:sz="0" w:space="0" w:color="auto"/>
            <w:right w:val="none" w:sz="0" w:space="0" w:color="auto"/>
          </w:divBdr>
        </w:div>
        <w:div w:id="187254308">
          <w:marLeft w:val="0"/>
          <w:marRight w:val="0"/>
          <w:marTop w:val="0"/>
          <w:marBottom w:val="0"/>
          <w:divBdr>
            <w:top w:val="none" w:sz="0" w:space="0" w:color="auto"/>
            <w:left w:val="none" w:sz="0" w:space="0" w:color="auto"/>
            <w:bottom w:val="none" w:sz="0" w:space="0" w:color="auto"/>
            <w:right w:val="none" w:sz="0" w:space="0" w:color="auto"/>
          </w:divBdr>
        </w:div>
        <w:div w:id="2085293372">
          <w:marLeft w:val="0"/>
          <w:marRight w:val="0"/>
          <w:marTop w:val="0"/>
          <w:marBottom w:val="0"/>
          <w:divBdr>
            <w:top w:val="none" w:sz="0" w:space="0" w:color="auto"/>
            <w:left w:val="none" w:sz="0" w:space="0" w:color="auto"/>
            <w:bottom w:val="none" w:sz="0" w:space="0" w:color="auto"/>
            <w:right w:val="none" w:sz="0" w:space="0" w:color="auto"/>
          </w:divBdr>
        </w:div>
        <w:div w:id="1252196994">
          <w:marLeft w:val="0"/>
          <w:marRight w:val="0"/>
          <w:marTop w:val="0"/>
          <w:marBottom w:val="0"/>
          <w:divBdr>
            <w:top w:val="none" w:sz="0" w:space="0" w:color="auto"/>
            <w:left w:val="none" w:sz="0" w:space="0" w:color="auto"/>
            <w:bottom w:val="none" w:sz="0" w:space="0" w:color="auto"/>
            <w:right w:val="none" w:sz="0" w:space="0" w:color="auto"/>
          </w:divBdr>
        </w:div>
        <w:div w:id="1159885543">
          <w:marLeft w:val="0"/>
          <w:marRight w:val="0"/>
          <w:marTop w:val="0"/>
          <w:marBottom w:val="0"/>
          <w:divBdr>
            <w:top w:val="none" w:sz="0" w:space="0" w:color="auto"/>
            <w:left w:val="none" w:sz="0" w:space="0" w:color="auto"/>
            <w:bottom w:val="none" w:sz="0" w:space="0" w:color="auto"/>
            <w:right w:val="none" w:sz="0" w:space="0" w:color="auto"/>
          </w:divBdr>
        </w:div>
        <w:div w:id="931204519">
          <w:marLeft w:val="0"/>
          <w:marRight w:val="0"/>
          <w:marTop w:val="0"/>
          <w:marBottom w:val="0"/>
          <w:divBdr>
            <w:top w:val="none" w:sz="0" w:space="0" w:color="auto"/>
            <w:left w:val="none" w:sz="0" w:space="0" w:color="auto"/>
            <w:bottom w:val="none" w:sz="0" w:space="0" w:color="auto"/>
            <w:right w:val="none" w:sz="0" w:space="0" w:color="auto"/>
          </w:divBdr>
        </w:div>
      </w:divsChild>
    </w:div>
    <w:div w:id="1276450506">
      <w:bodyDiv w:val="1"/>
      <w:marLeft w:val="0"/>
      <w:marRight w:val="0"/>
      <w:marTop w:val="0"/>
      <w:marBottom w:val="0"/>
      <w:divBdr>
        <w:top w:val="none" w:sz="0" w:space="0" w:color="auto"/>
        <w:left w:val="none" w:sz="0" w:space="0" w:color="auto"/>
        <w:bottom w:val="none" w:sz="0" w:space="0" w:color="auto"/>
        <w:right w:val="none" w:sz="0" w:space="0" w:color="auto"/>
      </w:divBdr>
    </w:div>
    <w:div w:id="1276864600">
      <w:bodyDiv w:val="1"/>
      <w:marLeft w:val="0"/>
      <w:marRight w:val="0"/>
      <w:marTop w:val="0"/>
      <w:marBottom w:val="0"/>
      <w:divBdr>
        <w:top w:val="none" w:sz="0" w:space="0" w:color="auto"/>
        <w:left w:val="none" w:sz="0" w:space="0" w:color="auto"/>
        <w:bottom w:val="none" w:sz="0" w:space="0" w:color="auto"/>
        <w:right w:val="none" w:sz="0" w:space="0" w:color="auto"/>
      </w:divBdr>
    </w:div>
    <w:div w:id="1276988014">
      <w:bodyDiv w:val="1"/>
      <w:marLeft w:val="0"/>
      <w:marRight w:val="0"/>
      <w:marTop w:val="0"/>
      <w:marBottom w:val="0"/>
      <w:divBdr>
        <w:top w:val="none" w:sz="0" w:space="0" w:color="auto"/>
        <w:left w:val="none" w:sz="0" w:space="0" w:color="auto"/>
        <w:bottom w:val="none" w:sz="0" w:space="0" w:color="auto"/>
        <w:right w:val="none" w:sz="0" w:space="0" w:color="auto"/>
      </w:divBdr>
    </w:div>
    <w:div w:id="1277132583">
      <w:bodyDiv w:val="1"/>
      <w:marLeft w:val="0"/>
      <w:marRight w:val="0"/>
      <w:marTop w:val="0"/>
      <w:marBottom w:val="0"/>
      <w:divBdr>
        <w:top w:val="none" w:sz="0" w:space="0" w:color="auto"/>
        <w:left w:val="none" w:sz="0" w:space="0" w:color="auto"/>
        <w:bottom w:val="none" w:sz="0" w:space="0" w:color="auto"/>
        <w:right w:val="none" w:sz="0" w:space="0" w:color="auto"/>
      </w:divBdr>
    </w:div>
    <w:div w:id="1277250654">
      <w:bodyDiv w:val="1"/>
      <w:marLeft w:val="0"/>
      <w:marRight w:val="0"/>
      <w:marTop w:val="0"/>
      <w:marBottom w:val="0"/>
      <w:divBdr>
        <w:top w:val="none" w:sz="0" w:space="0" w:color="auto"/>
        <w:left w:val="none" w:sz="0" w:space="0" w:color="auto"/>
        <w:bottom w:val="none" w:sz="0" w:space="0" w:color="auto"/>
        <w:right w:val="none" w:sz="0" w:space="0" w:color="auto"/>
      </w:divBdr>
    </w:div>
    <w:div w:id="1277253089">
      <w:bodyDiv w:val="1"/>
      <w:marLeft w:val="0"/>
      <w:marRight w:val="0"/>
      <w:marTop w:val="0"/>
      <w:marBottom w:val="0"/>
      <w:divBdr>
        <w:top w:val="none" w:sz="0" w:space="0" w:color="auto"/>
        <w:left w:val="none" w:sz="0" w:space="0" w:color="auto"/>
        <w:bottom w:val="none" w:sz="0" w:space="0" w:color="auto"/>
        <w:right w:val="none" w:sz="0" w:space="0" w:color="auto"/>
      </w:divBdr>
    </w:div>
    <w:div w:id="1278295915">
      <w:bodyDiv w:val="1"/>
      <w:marLeft w:val="0"/>
      <w:marRight w:val="0"/>
      <w:marTop w:val="0"/>
      <w:marBottom w:val="0"/>
      <w:divBdr>
        <w:top w:val="none" w:sz="0" w:space="0" w:color="auto"/>
        <w:left w:val="none" w:sz="0" w:space="0" w:color="auto"/>
        <w:bottom w:val="none" w:sz="0" w:space="0" w:color="auto"/>
        <w:right w:val="none" w:sz="0" w:space="0" w:color="auto"/>
      </w:divBdr>
    </w:div>
    <w:div w:id="1279024974">
      <w:bodyDiv w:val="1"/>
      <w:marLeft w:val="0"/>
      <w:marRight w:val="0"/>
      <w:marTop w:val="0"/>
      <w:marBottom w:val="0"/>
      <w:divBdr>
        <w:top w:val="none" w:sz="0" w:space="0" w:color="auto"/>
        <w:left w:val="none" w:sz="0" w:space="0" w:color="auto"/>
        <w:bottom w:val="none" w:sz="0" w:space="0" w:color="auto"/>
        <w:right w:val="none" w:sz="0" w:space="0" w:color="auto"/>
      </w:divBdr>
    </w:div>
    <w:div w:id="1279290487">
      <w:bodyDiv w:val="1"/>
      <w:marLeft w:val="0"/>
      <w:marRight w:val="0"/>
      <w:marTop w:val="0"/>
      <w:marBottom w:val="0"/>
      <w:divBdr>
        <w:top w:val="none" w:sz="0" w:space="0" w:color="auto"/>
        <w:left w:val="none" w:sz="0" w:space="0" w:color="auto"/>
        <w:bottom w:val="none" w:sz="0" w:space="0" w:color="auto"/>
        <w:right w:val="none" w:sz="0" w:space="0" w:color="auto"/>
      </w:divBdr>
    </w:div>
    <w:div w:id="1279675269">
      <w:bodyDiv w:val="1"/>
      <w:marLeft w:val="0"/>
      <w:marRight w:val="0"/>
      <w:marTop w:val="0"/>
      <w:marBottom w:val="0"/>
      <w:divBdr>
        <w:top w:val="none" w:sz="0" w:space="0" w:color="auto"/>
        <w:left w:val="none" w:sz="0" w:space="0" w:color="auto"/>
        <w:bottom w:val="none" w:sz="0" w:space="0" w:color="auto"/>
        <w:right w:val="none" w:sz="0" w:space="0" w:color="auto"/>
      </w:divBdr>
    </w:div>
    <w:div w:id="1279681964">
      <w:bodyDiv w:val="1"/>
      <w:marLeft w:val="0"/>
      <w:marRight w:val="0"/>
      <w:marTop w:val="0"/>
      <w:marBottom w:val="0"/>
      <w:divBdr>
        <w:top w:val="none" w:sz="0" w:space="0" w:color="auto"/>
        <w:left w:val="none" w:sz="0" w:space="0" w:color="auto"/>
        <w:bottom w:val="none" w:sz="0" w:space="0" w:color="auto"/>
        <w:right w:val="none" w:sz="0" w:space="0" w:color="auto"/>
      </w:divBdr>
    </w:div>
    <w:div w:id="1279793188">
      <w:bodyDiv w:val="1"/>
      <w:marLeft w:val="0"/>
      <w:marRight w:val="0"/>
      <w:marTop w:val="0"/>
      <w:marBottom w:val="0"/>
      <w:divBdr>
        <w:top w:val="none" w:sz="0" w:space="0" w:color="auto"/>
        <w:left w:val="none" w:sz="0" w:space="0" w:color="auto"/>
        <w:bottom w:val="none" w:sz="0" w:space="0" w:color="auto"/>
        <w:right w:val="none" w:sz="0" w:space="0" w:color="auto"/>
      </w:divBdr>
    </w:div>
    <w:div w:id="1279947997">
      <w:bodyDiv w:val="1"/>
      <w:marLeft w:val="0"/>
      <w:marRight w:val="0"/>
      <w:marTop w:val="0"/>
      <w:marBottom w:val="0"/>
      <w:divBdr>
        <w:top w:val="none" w:sz="0" w:space="0" w:color="auto"/>
        <w:left w:val="none" w:sz="0" w:space="0" w:color="auto"/>
        <w:bottom w:val="none" w:sz="0" w:space="0" w:color="auto"/>
        <w:right w:val="none" w:sz="0" w:space="0" w:color="auto"/>
      </w:divBdr>
    </w:div>
    <w:div w:id="1280070628">
      <w:bodyDiv w:val="1"/>
      <w:marLeft w:val="0"/>
      <w:marRight w:val="0"/>
      <w:marTop w:val="0"/>
      <w:marBottom w:val="0"/>
      <w:divBdr>
        <w:top w:val="none" w:sz="0" w:space="0" w:color="auto"/>
        <w:left w:val="none" w:sz="0" w:space="0" w:color="auto"/>
        <w:bottom w:val="none" w:sz="0" w:space="0" w:color="auto"/>
        <w:right w:val="none" w:sz="0" w:space="0" w:color="auto"/>
      </w:divBdr>
    </w:div>
    <w:div w:id="1280138722">
      <w:bodyDiv w:val="1"/>
      <w:marLeft w:val="0"/>
      <w:marRight w:val="0"/>
      <w:marTop w:val="0"/>
      <w:marBottom w:val="0"/>
      <w:divBdr>
        <w:top w:val="none" w:sz="0" w:space="0" w:color="auto"/>
        <w:left w:val="none" w:sz="0" w:space="0" w:color="auto"/>
        <w:bottom w:val="none" w:sz="0" w:space="0" w:color="auto"/>
        <w:right w:val="none" w:sz="0" w:space="0" w:color="auto"/>
      </w:divBdr>
    </w:div>
    <w:div w:id="1280451263">
      <w:bodyDiv w:val="1"/>
      <w:marLeft w:val="0"/>
      <w:marRight w:val="0"/>
      <w:marTop w:val="0"/>
      <w:marBottom w:val="0"/>
      <w:divBdr>
        <w:top w:val="none" w:sz="0" w:space="0" w:color="auto"/>
        <w:left w:val="none" w:sz="0" w:space="0" w:color="auto"/>
        <w:bottom w:val="none" w:sz="0" w:space="0" w:color="auto"/>
        <w:right w:val="none" w:sz="0" w:space="0" w:color="auto"/>
      </w:divBdr>
    </w:div>
    <w:div w:id="1280648969">
      <w:bodyDiv w:val="1"/>
      <w:marLeft w:val="0"/>
      <w:marRight w:val="0"/>
      <w:marTop w:val="0"/>
      <w:marBottom w:val="0"/>
      <w:divBdr>
        <w:top w:val="none" w:sz="0" w:space="0" w:color="auto"/>
        <w:left w:val="none" w:sz="0" w:space="0" w:color="auto"/>
        <w:bottom w:val="none" w:sz="0" w:space="0" w:color="auto"/>
        <w:right w:val="none" w:sz="0" w:space="0" w:color="auto"/>
      </w:divBdr>
    </w:div>
    <w:div w:id="1280837101">
      <w:bodyDiv w:val="1"/>
      <w:marLeft w:val="0"/>
      <w:marRight w:val="0"/>
      <w:marTop w:val="0"/>
      <w:marBottom w:val="0"/>
      <w:divBdr>
        <w:top w:val="none" w:sz="0" w:space="0" w:color="auto"/>
        <w:left w:val="none" w:sz="0" w:space="0" w:color="auto"/>
        <w:bottom w:val="none" w:sz="0" w:space="0" w:color="auto"/>
        <w:right w:val="none" w:sz="0" w:space="0" w:color="auto"/>
      </w:divBdr>
    </w:div>
    <w:div w:id="1281572805">
      <w:bodyDiv w:val="1"/>
      <w:marLeft w:val="0"/>
      <w:marRight w:val="0"/>
      <w:marTop w:val="0"/>
      <w:marBottom w:val="0"/>
      <w:divBdr>
        <w:top w:val="none" w:sz="0" w:space="0" w:color="auto"/>
        <w:left w:val="none" w:sz="0" w:space="0" w:color="auto"/>
        <w:bottom w:val="none" w:sz="0" w:space="0" w:color="auto"/>
        <w:right w:val="none" w:sz="0" w:space="0" w:color="auto"/>
      </w:divBdr>
    </w:div>
    <w:div w:id="1281718196">
      <w:bodyDiv w:val="1"/>
      <w:marLeft w:val="0"/>
      <w:marRight w:val="0"/>
      <w:marTop w:val="0"/>
      <w:marBottom w:val="0"/>
      <w:divBdr>
        <w:top w:val="none" w:sz="0" w:space="0" w:color="auto"/>
        <w:left w:val="none" w:sz="0" w:space="0" w:color="auto"/>
        <w:bottom w:val="none" w:sz="0" w:space="0" w:color="auto"/>
        <w:right w:val="none" w:sz="0" w:space="0" w:color="auto"/>
      </w:divBdr>
    </w:div>
    <w:div w:id="1282228822">
      <w:bodyDiv w:val="1"/>
      <w:marLeft w:val="0"/>
      <w:marRight w:val="0"/>
      <w:marTop w:val="0"/>
      <w:marBottom w:val="0"/>
      <w:divBdr>
        <w:top w:val="none" w:sz="0" w:space="0" w:color="auto"/>
        <w:left w:val="none" w:sz="0" w:space="0" w:color="auto"/>
        <w:bottom w:val="none" w:sz="0" w:space="0" w:color="auto"/>
        <w:right w:val="none" w:sz="0" w:space="0" w:color="auto"/>
      </w:divBdr>
    </w:div>
    <w:div w:id="1282299493">
      <w:bodyDiv w:val="1"/>
      <w:marLeft w:val="0"/>
      <w:marRight w:val="0"/>
      <w:marTop w:val="0"/>
      <w:marBottom w:val="0"/>
      <w:divBdr>
        <w:top w:val="none" w:sz="0" w:space="0" w:color="auto"/>
        <w:left w:val="none" w:sz="0" w:space="0" w:color="auto"/>
        <w:bottom w:val="none" w:sz="0" w:space="0" w:color="auto"/>
        <w:right w:val="none" w:sz="0" w:space="0" w:color="auto"/>
      </w:divBdr>
    </w:div>
    <w:div w:id="1282494165">
      <w:bodyDiv w:val="1"/>
      <w:marLeft w:val="0"/>
      <w:marRight w:val="0"/>
      <w:marTop w:val="0"/>
      <w:marBottom w:val="0"/>
      <w:divBdr>
        <w:top w:val="none" w:sz="0" w:space="0" w:color="auto"/>
        <w:left w:val="none" w:sz="0" w:space="0" w:color="auto"/>
        <w:bottom w:val="none" w:sz="0" w:space="0" w:color="auto"/>
        <w:right w:val="none" w:sz="0" w:space="0" w:color="auto"/>
      </w:divBdr>
    </w:div>
    <w:div w:id="1283027594">
      <w:bodyDiv w:val="1"/>
      <w:marLeft w:val="0"/>
      <w:marRight w:val="0"/>
      <w:marTop w:val="0"/>
      <w:marBottom w:val="0"/>
      <w:divBdr>
        <w:top w:val="none" w:sz="0" w:space="0" w:color="auto"/>
        <w:left w:val="none" w:sz="0" w:space="0" w:color="auto"/>
        <w:bottom w:val="none" w:sz="0" w:space="0" w:color="auto"/>
        <w:right w:val="none" w:sz="0" w:space="0" w:color="auto"/>
      </w:divBdr>
    </w:div>
    <w:div w:id="1283533310">
      <w:bodyDiv w:val="1"/>
      <w:marLeft w:val="0"/>
      <w:marRight w:val="0"/>
      <w:marTop w:val="0"/>
      <w:marBottom w:val="0"/>
      <w:divBdr>
        <w:top w:val="none" w:sz="0" w:space="0" w:color="auto"/>
        <w:left w:val="none" w:sz="0" w:space="0" w:color="auto"/>
        <w:bottom w:val="none" w:sz="0" w:space="0" w:color="auto"/>
        <w:right w:val="none" w:sz="0" w:space="0" w:color="auto"/>
      </w:divBdr>
    </w:div>
    <w:div w:id="1283608509">
      <w:bodyDiv w:val="1"/>
      <w:marLeft w:val="0"/>
      <w:marRight w:val="0"/>
      <w:marTop w:val="0"/>
      <w:marBottom w:val="0"/>
      <w:divBdr>
        <w:top w:val="none" w:sz="0" w:space="0" w:color="auto"/>
        <w:left w:val="none" w:sz="0" w:space="0" w:color="auto"/>
        <w:bottom w:val="none" w:sz="0" w:space="0" w:color="auto"/>
        <w:right w:val="none" w:sz="0" w:space="0" w:color="auto"/>
      </w:divBdr>
    </w:div>
    <w:div w:id="1283614513">
      <w:bodyDiv w:val="1"/>
      <w:marLeft w:val="0"/>
      <w:marRight w:val="0"/>
      <w:marTop w:val="0"/>
      <w:marBottom w:val="0"/>
      <w:divBdr>
        <w:top w:val="none" w:sz="0" w:space="0" w:color="auto"/>
        <w:left w:val="none" w:sz="0" w:space="0" w:color="auto"/>
        <w:bottom w:val="none" w:sz="0" w:space="0" w:color="auto"/>
        <w:right w:val="none" w:sz="0" w:space="0" w:color="auto"/>
      </w:divBdr>
    </w:div>
    <w:div w:id="1284271714">
      <w:bodyDiv w:val="1"/>
      <w:marLeft w:val="0"/>
      <w:marRight w:val="0"/>
      <w:marTop w:val="0"/>
      <w:marBottom w:val="0"/>
      <w:divBdr>
        <w:top w:val="none" w:sz="0" w:space="0" w:color="auto"/>
        <w:left w:val="none" w:sz="0" w:space="0" w:color="auto"/>
        <w:bottom w:val="none" w:sz="0" w:space="0" w:color="auto"/>
        <w:right w:val="none" w:sz="0" w:space="0" w:color="auto"/>
      </w:divBdr>
    </w:div>
    <w:div w:id="1284918005">
      <w:bodyDiv w:val="1"/>
      <w:marLeft w:val="0"/>
      <w:marRight w:val="0"/>
      <w:marTop w:val="0"/>
      <w:marBottom w:val="0"/>
      <w:divBdr>
        <w:top w:val="none" w:sz="0" w:space="0" w:color="auto"/>
        <w:left w:val="none" w:sz="0" w:space="0" w:color="auto"/>
        <w:bottom w:val="none" w:sz="0" w:space="0" w:color="auto"/>
        <w:right w:val="none" w:sz="0" w:space="0" w:color="auto"/>
      </w:divBdr>
    </w:div>
    <w:div w:id="1285382877">
      <w:bodyDiv w:val="1"/>
      <w:marLeft w:val="0"/>
      <w:marRight w:val="0"/>
      <w:marTop w:val="0"/>
      <w:marBottom w:val="0"/>
      <w:divBdr>
        <w:top w:val="none" w:sz="0" w:space="0" w:color="auto"/>
        <w:left w:val="none" w:sz="0" w:space="0" w:color="auto"/>
        <w:bottom w:val="none" w:sz="0" w:space="0" w:color="auto"/>
        <w:right w:val="none" w:sz="0" w:space="0" w:color="auto"/>
      </w:divBdr>
    </w:div>
    <w:div w:id="1286230483">
      <w:bodyDiv w:val="1"/>
      <w:marLeft w:val="0"/>
      <w:marRight w:val="0"/>
      <w:marTop w:val="0"/>
      <w:marBottom w:val="0"/>
      <w:divBdr>
        <w:top w:val="none" w:sz="0" w:space="0" w:color="auto"/>
        <w:left w:val="none" w:sz="0" w:space="0" w:color="auto"/>
        <w:bottom w:val="none" w:sz="0" w:space="0" w:color="auto"/>
        <w:right w:val="none" w:sz="0" w:space="0" w:color="auto"/>
      </w:divBdr>
    </w:div>
    <w:div w:id="1286960848">
      <w:bodyDiv w:val="1"/>
      <w:marLeft w:val="0"/>
      <w:marRight w:val="0"/>
      <w:marTop w:val="0"/>
      <w:marBottom w:val="0"/>
      <w:divBdr>
        <w:top w:val="none" w:sz="0" w:space="0" w:color="auto"/>
        <w:left w:val="none" w:sz="0" w:space="0" w:color="auto"/>
        <w:bottom w:val="none" w:sz="0" w:space="0" w:color="auto"/>
        <w:right w:val="none" w:sz="0" w:space="0" w:color="auto"/>
      </w:divBdr>
    </w:div>
    <w:div w:id="1287203014">
      <w:bodyDiv w:val="1"/>
      <w:marLeft w:val="0"/>
      <w:marRight w:val="0"/>
      <w:marTop w:val="0"/>
      <w:marBottom w:val="0"/>
      <w:divBdr>
        <w:top w:val="none" w:sz="0" w:space="0" w:color="auto"/>
        <w:left w:val="none" w:sz="0" w:space="0" w:color="auto"/>
        <w:bottom w:val="none" w:sz="0" w:space="0" w:color="auto"/>
        <w:right w:val="none" w:sz="0" w:space="0" w:color="auto"/>
      </w:divBdr>
    </w:div>
    <w:div w:id="1288656298">
      <w:bodyDiv w:val="1"/>
      <w:marLeft w:val="0"/>
      <w:marRight w:val="0"/>
      <w:marTop w:val="0"/>
      <w:marBottom w:val="0"/>
      <w:divBdr>
        <w:top w:val="none" w:sz="0" w:space="0" w:color="auto"/>
        <w:left w:val="none" w:sz="0" w:space="0" w:color="auto"/>
        <w:bottom w:val="none" w:sz="0" w:space="0" w:color="auto"/>
        <w:right w:val="none" w:sz="0" w:space="0" w:color="auto"/>
      </w:divBdr>
    </w:div>
    <w:div w:id="1288664202">
      <w:bodyDiv w:val="1"/>
      <w:marLeft w:val="0"/>
      <w:marRight w:val="0"/>
      <w:marTop w:val="0"/>
      <w:marBottom w:val="0"/>
      <w:divBdr>
        <w:top w:val="none" w:sz="0" w:space="0" w:color="auto"/>
        <w:left w:val="none" w:sz="0" w:space="0" w:color="auto"/>
        <w:bottom w:val="none" w:sz="0" w:space="0" w:color="auto"/>
        <w:right w:val="none" w:sz="0" w:space="0" w:color="auto"/>
      </w:divBdr>
    </w:div>
    <w:div w:id="1289703444">
      <w:bodyDiv w:val="1"/>
      <w:marLeft w:val="0"/>
      <w:marRight w:val="0"/>
      <w:marTop w:val="0"/>
      <w:marBottom w:val="0"/>
      <w:divBdr>
        <w:top w:val="none" w:sz="0" w:space="0" w:color="auto"/>
        <w:left w:val="none" w:sz="0" w:space="0" w:color="auto"/>
        <w:bottom w:val="none" w:sz="0" w:space="0" w:color="auto"/>
        <w:right w:val="none" w:sz="0" w:space="0" w:color="auto"/>
      </w:divBdr>
    </w:div>
    <w:div w:id="1291592125">
      <w:bodyDiv w:val="1"/>
      <w:marLeft w:val="0"/>
      <w:marRight w:val="0"/>
      <w:marTop w:val="0"/>
      <w:marBottom w:val="0"/>
      <w:divBdr>
        <w:top w:val="none" w:sz="0" w:space="0" w:color="auto"/>
        <w:left w:val="none" w:sz="0" w:space="0" w:color="auto"/>
        <w:bottom w:val="none" w:sz="0" w:space="0" w:color="auto"/>
        <w:right w:val="none" w:sz="0" w:space="0" w:color="auto"/>
      </w:divBdr>
    </w:div>
    <w:div w:id="1292248687">
      <w:bodyDiv w:val="1"/>
      <w:marLeft w:val="0"/>
      <w:marRight w:val="0"/>
      <w:marTop w:val="0"/>
      <w:marBottom w:val="0"/>
      <w:divBdr>
        <w:top w:val="none" w:sz="0" w:space="0" w:color="auto"/>
        <w:left w:val="none" w:sz="0" w:space="0" w:color="auto"/>
        <w:bottom w:val="none" w:sz="0" w:space="0" w:color="auto"/>
        <w:right w:val="none" w:sz="0" w:space="0" w:color="auto"/>
      </w:divBdr>
    </w:div>
    <w:div w:id="1292395313">
      <w:bodyDiv w:val="1"/>
      <w:marLeft w:val="0"/>
      <w:marRight w:val="0"/>
      <w:marTop w:val="0"/>
      <w:marBottom w:val="0"/>
      <w:divBdr>
        <w:top w:val="none" w:sz="0" w:space="0" w:color="auto"/>
        <w:left w:val="none" w:sz="0" w:space="0" w:color="auto"/>
        <w:bottom w:val="none" w:sz="0" w:space="0" w:color="auto"/>
        <w:right w:val="none" w:sz="0" w:space="0" w:color="auto"/>
      </w:divBdr>
    </w:div>
    <w:div w:id="1292983617">
      <w:bodyDiv w:val="1"/>
      <w:marLeft w:val="0"/>
      <w:marRight w:val="0"/>
      <w:marTop w:val="0"/>
      <w:marBottom w:val="0"/>
      <w:divBdr>
        <w:top w:val="none" w:sz="0" w:space="0" w:color="auto"/>
        <w:left w:val="none" w:sz="0" w:space="0" w:color="auto"/>
        <w:bottom w:val="none" w:sz="0" w:space="0" w:color="auto"/>
        <w:right w:val="none" w:sz="0" w:space="0" w:color="auto"/>
      </w:divBdr>
    </w:div>
    <w:div w:id="1293364446">
      <w:bodyDiv w:val="1"/>
      <w:marLeft w:val="0"/>
      <w:marRight w:val="0"/>
      <w:marTop w:val="0"/>
      <w:marBottom w:val="0"/>
      <w:divBdr>
        <w:top w:val="none" w:sz="0" w:space="0" w:color="auto"/>
        <w:left w:val="none" w:sz="0" w:space="0" w:color="auto"/>
        <w:bottom w:val="none" w:sz="0" w:space="0" w:color="auto"/>
        <w:right w:val="none" w:sz="0" w:space="0" w:color="auto"/>
      </w:divBdr>
    </w:div>
    <w:div w:id="1294211267">
      <w:bodyDiv w:val="1"/>
      <w:marLeft w:val="0"/>
      <w:marRight w:val="0"/>
      <w:marTop w:val="0"/>
      <w:marBottom w:val="0"/>
      <w:divBdr>
        <w:top w:val="none" w:sz="0" w:space="0" w:color="auto"/>
        <w:left w:val="none" w:sz="0" w:space="0" w:color="auto"/>
        <w:bottom w:val="none" w:sz="0" w:space="0" w:color="auto"/>
        <w:right w:val="none" w:sz="0" w:space="0" w:color="auto"/>
      </w:divBdr>
    </w:div>
    <w:div w:id="1294946973">
      <w:bodyDiv w:val="1"/>
      <w:marLeft w:val="0"/>
      <w:marRight w:val="0"/>
      <w:marTop w:val="0"/>
      <w:marBottom w:val="0"/>
      <w:divBdr>
        <w:top w:val="none" w:sz="0" w:space="0" w:color="auto"/>
        <w:left w:val="none" w:sz="0" w:space="0" w:color="auto"/>
        <w:bottom w:val="none" w:sz="0" w:space="0" w:color="auto"/>
        <w:right w:val="none" w:sz="0" w:space="0" w:color="auto"/>
      </w:divBdr>
    </w:div>
    <w:div w:id="1295217890">
      <w:bodyDiv w:val="1"/>
      <w:marLeft w:val="0"/>
      <w:marRight w:val="0"/>
      <w:marTop w:val="0"/>
      <w:marBottom w:val="0"/>
      <w:divBdr>
        <w:top w:val="none" w:sz="0" w:space="0" w:color="auto"/>
        <w:left w:val="none" w:sz="0" w:space="0" w:color="auto"/>
        <w:bottom w:val="none" w:sz="0" w:space="0" w:color="auto"/>
        <w:right w:val="none" w:sz="0" w:space="0" w:color="auto"/>
      </w:divBdr>
    </w:div>
    <w:div w:id="1295597951">
      <w:bodyDiv w:val="1"/>
      <w:marLeft w:val="0"/>
      <w:marRight w:val="0"/>
      <w:marTop w:val="0"/>
      <w:marBottom w:val="0"/>
      <w:divBdr>
        <w:top w:val="none" w:sz="0" w:space="0" w:color="auto"/>
        <w:left w:val="none" w:sz="0" w:space="0" w:color="auto"/>
        <w:bottom w:val="none" w:sz="0" w:space="0" w:color="auto"/>
        <w:right w:val="none" w:sz="0" w:space="0" w:color="auto"/>
      </w:divBdr>
    </w:div>
    <w:div w:id="1296373044">
      <w:bodyDiv w:val="1"/>
      <w:marLeft w:val="0"/>
      <w:marRight w:val="0"/>
      <w:marTop w:val="0"/>
      <w:marBottom w:val="0"/>
      <w:divBdr>
        <w:top w:val="none" w:sz="0" w:space="0" w:color="auto"/>
        <w:left w:val="none" w:sz="0" w:space="0" w:color="auto"/>
        <w:bottom w:val="none" w:sz="0" w:space="0" w:color="auto"/>
        <w:right w:val="none" w:sz="0" w:space="0" w:color="auto"/>
      </w:divBdr>
    </w:div>
    <w:div w:id="1296450921">
      <w:bodyDiv w:val="1"/>
      <w:marLeft w:val="0"/>
      <w:marRight w:val="0"/>
      <w:marTop w:val="0"/>
      <w:marBottom w:val="0"/>
      <w:divBdr>
        <w:top w:val="none" w:sz="0" w:space="0" w:color="auto"/>
        <w:left w:val="none" w:sz="0" w:space="0" w:color="auto"/>
        <w:bottom w:val="none" w:sz="0" w:space="0" w:color="auto"/>
        <w:right w:val="none" w:sz="0" w:space="0" w:color="auto"/>
      </w:divBdr>
    </w:div>
    <w:div w:id="1296522060">
      <w:bodyDiv w:val="1"/>
      <w:marLeft w:val="0"/>
      <w:marRight w:val="0"/>
      <w:marTop w:val="0"/>
      <w:marBottom w:val="0"/>
      <w:divBdr>
        <w:top w:val="none" w:sz="0" w:space="0" w:color="auto"/>
        <w:left w:val="none" w:sz="0" w:space="0" w:color="auto"/>
        <w:bottom w:val="none" w:sz="0" w:space="0" w:color="auto"/>
        <w:right w:val="none" w:sz="0" w:space="0" w:color="auto"/>
      </w:divBdr>
    </w:div>
    <w:div w:id="1296793049">
      <w:bodyDiv w:val="1"/>
      <w:marLeft w:val="0"/>
      <w:marRight w:val="0"/>
      <w:marTop w:val="0"/>
      <w:marBottom w:val="0"/>
      <w:divBdr>
        <w:top w:val="none" w:sz="0" w:space="0" w:color="auto"/>
        <w:left w:val="none" w:sz="0" w:space="0" w:color="auto"/>
        <w:bottom w:val="none" w:sz="0" w:space="0" w:color="auto"/>
        <w:right w:val="none" w:sz="0" w:space="0" w:color="auto"/>
      </w:divBdr>
    </w:div>
    <w:div w:id="1297293546">
      <w:bodyDiv w:val="1"/>
      <w:marLeft w:val="0"/>
      <w:marRight w:val="0"/>
      <w:marTop w:val="0"/>
      <w:marBottom w:val="0"/>
      <w:divBdr>
        <w:top w:val="none" w:sz="0" w:space="0" w:color="auto"/>
        <w:left w:val="none" w:sz="0" w:space="0" w:color="auto"/>
        <w:bottom w:val="none" w:sz="0" w:space="0" w:color="auto"/>
        <w:right w:val="none" w:sz="0" w:space="0" w:color="auto"/>
      </w:divBdr>
      <w:divsChild>
        <w:div w:id="1433016611">
          <w:marLeft w:val="0"/>
          <w:marRight w:val="0"/>
          <w:marTop w:val="0"/>
          <w:marBottom w:val="0"/>
          <w:divBdr>
            <w:top w:val="none" w:sz="0" w:space="0" w:color="auto"/>
            <w:left w:val="none" w:sz="0" w:space="0" w:color="auto"/>
            <w:bottom w:val="none" w:sz="0" w:space="0" w:color="auto"/>
            <w:right w:val="none" w:sz="0" w:space="0" w:color="auto"/>
          </w:divBdr>
        </w:div>
        <w:div w:id="1604335013">
          <w:marLeft w:val="0"/>
          <w:marRight w:val="0"/>
          <w:marTop w:val="0"/>
          <w:marBottom w:val="0"/>
          <w:divBdr>
            <w:top w:val="none" w:sz="0" w:space="0" w:color="auto"/>
            <w:left w:val="none" w:sz="0" w:space="0" w:color="auto"/>
            <w:bottom w:val="none" w:sz="0" w:space="0" w:color="auto"/>
            <w:right w:val="none" w:sz="0" w:space="0" w:color="auto"/>
          </w:divBdr>
        </w:div>
        <w:div w:id="607002593">
          <w:marLeft w:val="0"/>
          <w:marRight w:val="0"/>
          <w:marTop w:val="0"/>
          <w:marBottom w:val="0"/>
          <w:divBdr>
            <w:top w:val="none" w:sz="0" w:space="0" w:color="auto"/>
            <w:left w:val="none" w:sz="0" w:space="0" w:color="auto"/>
            <w:bottom w:val="none" w:sz="0" w:space="0" w:color="auto"/>
            <w:right w:val="none" w:sz="0" w:space="0" w:color="auto"/>
          </w:divBdr>
        </w:div>
        <w:div w:id="447773339">
          <w:marLeft w:val="0"/>
          <w:marRight w:val="0"/>
          <w:marTop w:val="0"/>
          <w:marBottom w:val="0"/>
          <w:divBdr>
            <w:top w:val="none" w:sz="0" w:space="0" w:color="auto"/>
            <w:left w:val="none" w:sz="0" w:space="0" w:color="auto"/>
            <w:bottom w:val="none" w:sz="0" w:space="0" w:color="auto"/>
            <w:right w:val="none" w:sz="0" w:space="0" w:color="auto"/>
          </w:divBdr>
        </w:div>
        <w:div w:id="806437733">
          <w:marLeft w:val="0"/>
          <w:marRight w:val="0"/>
          <w:marTop w:val="0"/>
          <w:marBottom w:val="0"/>
          <w:divBdr>
            <w:top w:val="none" w:sz="0" w:space="0" w:color="auto"/>
            <w:left w:val="none" w:sz="0" w:space="0" w:color="auto"/>
            <w:bottom w:val="none" w:sz="0" w:space="0" w:color="auto"/>
            <w:right w:val="none" w:sz="0" w:space="0" w:color="auto"/>
          </w:divBdr>
        </w:div>
        <w:div w:id="191695517">
          <w:marLeft w:val="0"/>
          <w:marRight w:val="0"/>
          <w:marTop w:val="0"/>
          <w:marBottom w:val="0"/>
          <w:divBdr>
            <w:top w:val="none" w:sz="0" w:space="0" w:color="auto"/>
            <w:left w:val="none" w:sz="0" w:space="0" w:color="auto"/>
            <w:bottom w:val="none" w:sz="0" w:space="0" w:color="auto"/>
            <w:right w:val="none" w:sz="0" w:space="0" w:color="auto"/>
          </w:divBdr>
        </w:div>
        <w:div w:id="1157383058">
          <w:marLeft w:val="0"/>
          <w:marRight w:val="0"/>
          <w:marTop w:val="0"/>
          <w:marBottom w:val="0"/>
          <w:divBdr>
            <w:top w:val="none" w:sz="0" w:space="0" w:color="auto"/>
            <w:left w:val="none" w:sz="0" w:space="0" w:color="auto"/>
            <w:bottom w:val="none" w:sz="0" w:space="0" w:color="auto"/>
            <w:right w:val="none" w:sz="0" w:space="0" w:color="auto"/>
          </w:divBdr>
        </w:div>
        <w:div w:id="1590654832">
          <w:marLeft w:val="0"/>
          <w:marRight w:val="0"/>
          <w:marTop w:val="0"/>
          <w:marBottom w:val="0"/>
          <w:divBdr>
            <w:top w:val="none" w:sz="0" w:space="0" w:color="auto"/>
            <w:left w:val="none" w:sz="0" w:space="0" w:color="auto"/>
            <w:bottom w:val="none" w:sz="0" w:space="0" w:color="auto"/>
            <w:right w:val="none" w:sz="0" w:space="0" w:color="auto"/>
          </w:divBdr>
        </w:div>
        <w:div w:id="540747794">
          <w:marLeft w:val="0"/>
          <w:marRight w:val="0"/>
          <w:marTop w:val="0"/>
          <w:marBottom w:val="0"/>
          <w:divBdr>
            <w:top w:val="none" w:sz="0" w:space="0" w:color="auto"/>
            <w:left w:val="none" w:sz="0" w:space="0" w:color="auto"/>
            <w:bottom w:val="none" w:sz="0" w:space="0" w:color="auto"/>
            <w:right w:val="none" w:sz="0" w:space="0" w:color="auto"/>
          </w:divBdr>
        </w:div>
        <w:div w:id="1234195251">
          <w:marLeft w:val="0"/>
          <w:marRight w:val="0"/>
          <w:marTop w:val="0"/>
          <w:marBottom w:val="0"/>
          <w:divBdr>
            <w:top w:val="none" w:sz="0" w:space="0" w:color="auto"/>
            <w:left w:val="none" w:sz="0" w:space="0" w:color="auto"/>
            <w:bottom w:val="none" w:sz="0" w:space="0" w:color="auto"/>
            <w:right w:val="none" w:sz="0" w:space="0" w:color="auto"/>
          </w:divBdr>
        </w:div>
        <w:div w:id="1521508950">
          <w:marLeft w:val="0"/>
          <w:marRight w:val="0"/>
          <w:marTop w:val="0"/>
          <w:marBottom w:val="0"/>
          <w:divBdr>
            <w:top w:val="none" w:sz="0" w:space="0" w:color="auto"/>
            <w:left w:val="none" w:sz="0" w:space="0" w:color="auto"/>
            <w:bottom w:val="none" w:sz="0" w:space="0" w:color="auto"/>
            <w:right w:val="none" w:sz="0" w:space="0" w:color="auto"/>
          </w:divBdr>
        </w:div>
        <w:div w:id="418793963">
          <w:marLeft w:val="0"/>
          <w:marRight w:val="0"/>
          <w:marTop w:val="0"/>
          <w:marBottom w:val="0"/>
          <w:divBdr>
            <w:top w:val="none" w:sz="0" w:space="0" w:color="auto"/>
            <w:left w:val="none" w:sz="0" w:space="0" w:color="auto"/>
            <w:bottom w:val="none" w:sz="0" w:space="0" w:color="auto"/>
            <w:right w:val="none" w:sz="0" w:space="0" w:color="auto"/>
          </w:divBdr>
        </w:div>
        <w:div w:id="1431509169">
          <w:marLeft w:val="0"/>
          <w:marRight w:val="0"/>
          <w:marTop w:val="0"/>
          <w:marBottom w:val="0"/>
          <w:divBdr>
            <w:top w:val="none" w:sz="0" w:space="0" w:color="auto"/>
            <w:left w:val="none" w:sz="0" w:space="0" w:color="auto"/>
            <w:bottom w:val="none" w:sz="0" w:space="0" w:color="auto"/>
            <w:right w:val="none" w:sz="0" w:space="0" w:color="auto"/>
          </w:divBdr>
        </w:div>
        <w:div w:id="1399786353">
          <w:marLeft w:val="0"/>
          <w:marRight w:val="0"/>
          <w:marTop w:val="0"/>
          <w:marBottom w:val="0"/>
          <w:divBdr>
            <w:top w:val="none" w:sz="0" w:space="0" w:color="auto"/>
            <w:left w:val="none" w:sz="0" w:space="0" w:color="auto"/>
            <w:bottom w:val="none" w:sz="0" w:space="0" w:color="auto"/>
            <w:right w:val="none" w:sz="0" w:space="0" w:color="auto"/>
          </w:divBdr>
        </w:div>
        <w:div w:id="64646490">
          <w:marLeft w:val="0"/>
          <w:marRight w:val="0"/>
          <w:marTop w:val="0"/>
          <w:marBottom w:val="0"/>
          <w:divBdr>
            <w:top w:val="none" w:sz="0" w:space="0" w:color="auto"/>
            <w:left w:val="none" w:sz="0" w:space="0" w:color="auto"/>
            <w:bottom w:val="none" w:sz="0" w:space="0" w:color="auto"/>
            <w:right w:val="none" w:sz="0" w:space="0" w:color="auto"/>
          </w:divBdr>
        </w:div>
        <w:div w:id="1140154735">
          <w:marLeft w:val="0"/>
          <w:marRight w:val="0"/>
          <w:marTop w:val="0"/>
          <w:marBottom w:val="0"/>
          <w:divBdr>
            <w:top w:val="none" w:sz="0" w:space="0" w:color="auto"/>
            <w:left w:val="none" w:sz="0" w:space="0" w:color="auto"/>
            <w:bottom w:val="none" w:sz="0" w:space="0" w:color="auto"/>
            <w:right w:val="none" w:sz="0" w:space="0" w:color="auto"/>
          </w:divBdr>
        </w:div>
        <w:div w:id="71005446">
          <w:marLeft w:val="0"/>
          <w:marRight w:val="0"/>
          <w:marTop w:val="0"/>
          <w:marBottom w:val="0"/>
          <w:divBdr>
            <w:top w:val="none" w:sz="0" w:space="0" w:color="auto"/>
            <w:left w:val="none" w:sz="0" w:space="0" w:color="auto"/>
            <w:bottom w:val="none" w:sz="0" w:space="0" w:color="auto"/>
            <w:right w:val="none" w:sz="0" w:space="0" w:color="auto"/>
          </w:divBdr>
        </w:div>
        <w:div w:id="293222294">
          <w:marLeft w:val="0"/>
          <w:marRight w:val="0"/>
          <w:marTop w:val="0"/>
          <w:marBottom w:val="0"/>
          <w:divBdr>
            <w:top w:val="none" w:sz="0" w:space="0" w:color="auto"/>
            <w:left w:val="none" w:sz="0" w:space="0" w:color="auto"/>
            <w:bottom w:val="none" w:sz="0" w:space="0" w:color="auto"/>
            <w:right w:val="none" w:sz="0" w:space="0" w:color="auto"/>
          </w:divBdr>
        </w:div>
        <w:div w:id="382951549">
          <w:marLeft w:val="0"/>
          <w:marRight w:val="0"/>
          <w:marTop w:val="0"/>
          <w:marBottom w:val="0"/>
          <w:divBdr>
            <w:top w:val="none" w:sz="0" w:space="0" w:color="auto"/>
            <w:left w:val="none" w:sz="0" w:space="0" w:color="auto"/>
            <w:bottom w:val="none" w:sz="0" w:space="0" w:color="auto"/>
            <w:right w:val="none" w:sz="0" w:space="0" w:color="auto"/>
          </w:divBdr>
        </w:div>
        <w:div w:id="915212776">
          <w:marLeft w:val="0"/>
          <w:marRight w:val="0"/>
          <w:marTop w:val="0"/>
          <w:marBottom w:val="0"/>
          <w:divBdr>
            <w:top w:val="none" w:sz="0" w:space="0" w:color="auto"/>
            <w:left w:val="none" w:sz="0" w:space="0" w:color="auto"/>
            <w:bottom w:val="none" w:sz="0" w:space="0" w:color="auto"/>
            <w:right w:val="none" w:sz="0" w:space="0" w:color="auto"/>
          </w:divBdr>
        </w:div>
        <w:div w:id="60567895">
          <w:marLeft w:val="0"/>
          <w:marRight w:val="0"/>
          <w:marTop w:val="0"/>
          <w:marBottom w:val="0"/>
          <w:divBdr>
            <w:top w:val="none" w:sz="0" w:space="0" w:color="auto"/>
            <w:left w:val="none" w:sz="0" w:space="0" w:color="auto"/>
            <w:bottom w:val="none" w:sz="0" w:space="0" w:color="auto"/>
            <w:right w:val="none" w:sz="0" w:space="0" w:color="auto"/>
          </w:divBdr>
        </w:div>
        <w:div w:id="1921674148">
          <w:marLeft w:val="0"/>
          <w:marRight w:val="0"/>
          <w:marTop w:val="0"/>
          <w:marBottom w:val="0"/>
          <w:divBdr>
            <w:top w:val="none" w:sz="0" w:space="0" w:color="auto"/>
            <w:left w:val="none" w:sz="0" w:space="0" w:color="auto"/>
            <w:bottom w:val="none" w:sz="0" w:space="0" w:color="auto"/>
            <w:right w:val="none" w:sz="0" w:space="0" w:color="auto"/>
          </w:divBdr>
        </w:div>
        <w:div w:id="146829316">
          <w:marLeft w:val="0"/>
          <w:marRight w:val="0"/>
          <w:marTop w:val="0"/>
          <w:marBottom w:val="0"/>
          <w:divBdr>
            <w:top w:val="none" w:sz="0" w:space="0" w:color="auto"/>
            <w:left w:val="none" w:sz="0" w:space="0" w:color="auto"/>
            <w:bottom w:val="none" w:sz="0" w:space="0" w:color="auto"/>
            <w:right w:val="none" w:sz="0" w:space="0" w:color="auto"/>
          </w:divBdr>
        </w:div>
        <w:div w:id="1761442008">
          <w:marLeft w:val="0"/>
          <w:marRight w:val="0"/>
          <w:marTop w:val="0"/>
          <w:marBottom w:val="0"/>
          <w:divBdr>
            <w:top w:val="none" w:sz="0" w:space="0" w:color="auto"/>
            <w:left w:val="none" w:sz="0" w:space="0" w:color="auto"/>
            <w:bottom w:val="none" w:sz="0" w:space="0" w:color="auto"/>
            <w:right w:val="none" w:sz="0" w:space="0" w:color="auto"/>
          </w:divBdr>
        </w:div>
        <w:div w:id="822547900">
          <w:marLeft w:val="0"/>
          <w:marRight w:val="0"/>
          <w:marTop w:val="0"/>
          <w:marBottom w:val="0"/>
          <w:divBdr>
            <w:top w:val="none" w:sz="0" w:space="0" w:color="auto"/>
            <w:left w:val="none" w:sz="0" w:space="0" w:color="auto"/>
            <w:bottom w:val="none" w:sz="0" w:space="0" w:color="auto"/>
            <w:right w:val="none" w:sz="0" w:space="0" w:color="auto"/>
          </w:divBdr>
        </w:div>
        <w:div w:id="1344671980">
          <w:marLeft w:val="0"/>
          <w:marRight w:val="0"/>
          <w:marTop w:val="0"/>
          <w:marBottom w:val="0"/>
          <w:divBdr>
            <w:top w:val="none" w:sz="0" w:space="0" w:color="auto"/>
            <w:left w:val="none" w:sz="0" w:space="0" w:color="auto"/>
            <w:bottom w:val="none" w:sz="0" w:space="0" w:color="auto"/>
            <w:right w:val="none" w:sz="0" w:space="0" w:color="auto"/>
          </w:divBdr>
        </w:div>
        <w:div w:id="858391086">
          <w:marLeft w:val="0"/>
          <w:marRight w:val="0"/>
          <w:marTop w:val="0"/>
          <w:marBottom w:val="0"/>
          <w:divBdr>
            <w:top w:val="none" w:sz="0" w:space="0" w:color="auto"/>
            <w:left w:val="none" w:sz="0" w:space="0" w:color="auto"/>
            <w:bottom w:val="none" w:sz="0" w:space="0" w:color="auto"/>
            <w:right w:val="none" w:sz="0" w:space="0" w:color="auto"/>
          </w:divBdr>
        </w:div>
        <w:div w:id="604120555">
          <w:marLeft w:val="0"/>
          <w:marRight w:val="0"/>
          <w:marTop w:val="0"/>
          <w:marBottom w:val="0"/>
          <w:divBdr>
            <w:top w:val="none" w:sz="0" w:space="0" w:color="auto"/>
            <w:left w:val="none" w:sz="0" w:space="0" w:color="auto"/>
            <w:bottom w:val="none" w:sz="0" w:space="0" w:color="auto"/>
            <w:right w:val="none" w:sz="0" w:space="0" w:color="auto"/>
          </w:divBdr>
        </w:div>
        <w:div w:id="1073087616">
          <w:marLeft w:val="0"/>
          <w:marRight w:val="0"/>
          <w:marTop w:val="0"/>
          <w:marBottom w:val="0"/>
          <w:divBdr>
            <w:top w:val="none" w:sz="0" w:space="0" w:color="auto"/>
            <w:left w:val="none" w:sz="0" w:space="0" w:color="auto"/>
            <w:bottom w:val="none" w:sz="0" w:space="0" w:color="auto"/>
            <w:right w:val="none" w:sz="0" w:space="0" w:color="auto"/>
          </w:divBdr>
        </w:div>
        <w:div w:id="708536038">
          <w:marLeft w:val="0"/>
          <w:marRight w:val="0"/>
          <w:marTop w:val="0"/>
          <w:marBottom w:val="0"/>
          <w:divBdr>
            <w:top w:val="none" w:sz="0" w:space="0" w:color="auto"/>
            <w:left w:val="none" w:sz="0" w:space="0" w:color="auto"/>
            <w:bottom w:val="none" w:sz="0" w:space="0" w:color="auto"/>
            <w:right w:val="none" w:sz="0" w:space="0" w:color="auto"/>
          </w:divBdr>
        </w:div>
        <w:div w:id="783503489">
          <w:marLeft w:val="0"/>
          <w:marRight w:val="0"/>
          <w:marTop w:val="0"/>
          <w:marBottom w:val="0"/>
          <w:divBdr>
            <w:top w:val="none" w:sz="0" w:space="0" w:color="auto"/>
            <w:left w:val="none" w:sz="0" w:space="0" w:color="auto"/>
            <w:bottom w:val="none" w:sz="0" w:space="0" w:color="auto"/>
            <w:right w:val="none" w:sz="0" w:space="0" w:color="auto"/>
          </w:divBdr>
        </w:div>
        <w:div w:id="142082765">
          <w:marLeft w:val="0"/>
          <w:marRight w:val="0"/>
          <w:marTop w:val="0"/>
          <w:marBottom w:val="0"/>
          <w:divBdr>
            <w:top w:val="none" w:sz="0" w:space="0" w:color="auto"/>
            <w:left w:val="none" w:sz="0" w:space="0" w:color="auto"/>
            <w:bottom w:val="none" w:sz="0" w:space="0" w:color="auto"/>
            <w:right w:val="none" w:sz="0" w:space="0" w:color="auto"/>
          </w:divBdr>
        </w:div>
        <w:div w:id="1889150257">
          <w:marLeft w:val="0"/>
          <w:marRight w:val="0"/>
          <w:marTop w:val="0"/>
          <w:marBottom w:val="0"/>
          <w:divBdr>
            <w:top w:val="none" w:sz="0" w:space="0" w:color="auto"/>
            <w:left w:val="none" w:sz="0" w:space="0" w:color="auto"/>
            <w:bottom w:val="none" w:sz="0" w:space="0" w:color="auto"/>
            <w:right w:val="none" w:sz="0" w:space="0" w:color="auto"/>
          </w:divBdr>
        </w:div>
        <w:div w:id="1819375663">
          <w:marLeft w:val="0"/>
          <w:marRight w:val="0"/>
          <w:marTop w:val="0"/>
          <w:marBottom w:val="0"/>
          <w:divBdr>
            <w:top w:val="none" w:sz="0" w:space="0" w:color="auto"/>
            <w:left w:val="none" w:sz="0" w:space="0" w:color="auto"/>
            <w:bottom w:val="none" w:sz="0" w:space="0" w:color="auto"/>
            <w:right w:val="none" w:sz="0" w:space="0" w:color="auto"/>
          </w:divBdr>
        </w:div>
        <w:div w:id="1457943204">
          <w:marLeft w:val="0"/>
          <w:marRight w:val="0"/>
          <w:marTop w:val="0"/>
          <w:marBottom w:val="0"/>
          <w:divBdr>
            <w:top w:val="none" w:sz="0" w:space="0" w:color="auto"/>
            <w:left w:val="none" w:sz="0" w:space="0" w:color="auto"/>
            <w:bottom w:val="none" w:sz="0" w:space="0" w:color="auto"/>
            <w:right w:val="none" w:sz="0" w:space="0" w:color="auto"/>
          </w:divBdr>
        </w:div>
        <w:div w:id="618874194">
          <w:marLeft w:val="0"/>
          <w:marRight w:val="0"/>
          <w:marTop w:val="0"/>
          <w:marBottom w:val="0"/>
          <w:divBdr>
            <w:top w:val="none" w:sz="0" w:space="0" w:color="auto"/>
            <w:left w:val="none" w:sz="0" w:space="0" w:color="auto"/>
            <w:bottom w:val="none" w:sz="0" w:space="0" w:color="auto"/>
            <w:right w:val="none" w:sz="0" w:space="0" w:color="auto"/>
          </w:divBdr>
        </w:div>
        <w:div w:id="2146926087">
          <w:marLeft w:val="0"/>
          <w:marRight w:val="0"/>
          <w:marTop w:val="0"/>
          <w:marBottom w:val="0"/>
          <w:divBdr>
            <w:top w:val="none" w:sz="0" w:space="0" w:color="auto"/>
            <w:left w:val="none" w:sz="0" w:space="0" w:color="auto"/>
            <w:bottom w:val="none" w:sz="0" w:space="0" w:color="auto"/>
            <w:right w:val="none" w:sz="0" w:space="0" w:color="auto"/>
          </w:divBdr>
        </w:div>
        <w:div w:id="1997877705">
          <w:marLeft w:val="0"/>
          <w:marRight w:val="0"/>
          <w:marTop w:val="0"/>
          <w:marBottom w:val="0"/>
          <w:divBdr>
            <w:top w:val="none" w:sz="0" w:space="0" w:color="auto"/>
            <w:left w:val="none" w:sz="0" w:space="0" w:color="auto"/>
            <w:bottom w:val="none" w:sz="0" w:space="0" w:color="auto"/>
            <w:right w:val="none" w:sz="0" w:space="0" w:color="auto"/>
          </w:divBdr>
        </w:div>
        <w:div w:id="1935505346">
          <w:marLeft w:val="0"/>
          <w:marRight w:val="0"/>
          <w:marTop w:val="0"/>
          <w:marBottom w:val="0"/>
          <w:divBdr>
            <w:top w:val="none" w:sz="0" w:space="0" w:color="auto"/>
            <w:left w:val="none" w:sz="0" w:space="0" w:color="auto"/>
            <w:bottom w:val="none" w:sz="0" w:space="0" w:color="auto"/>
            <w:right w:val="none" w:sz="0" w:space="0" w:color="auto"/>
          </w:divBdr>
        </w:div>
        <w:div w:id="1948658301">
          <w:marLeft w:val="0"/>
          <w:marRight w:val="0"/>
          <w:marTop w:val="0"/>
          <w:marBottom w:val="0"/>
          <w:divBdr>
            <w:top w:val="none" w:sz="0" w:space="0" w:color="auto"/>
            <w:left w:val="none" w:sz="0" w:space="0" w:color="auto"/>
            <w:bottom w:val="none" w:sz="0" w:space="0" w:color="auto"/>
            <w:right w:val="none" w:sz="0" w:space="0" w:color="auto"/>
          </w:divBdr>
        </w:div>
        <w:div w:id="207111835">
          <w:marLeft w:val="0"/>
          <w:marRight w:val="0"/>
          <w:marTop w:val="0"/>
          <w:marBottom w:val="0"/>
          <w:divBdr>
            <w:top w:val="none" w:sz="0" w:space="0" w:color="auto"/>
            <w:left w:val="none" w:sz="0" w:space="0" w:color="auto"/>
            <w:bottom w:val="none" w:sz="0" w:space="0" w:color="auto"/>
            <w:right w:val="none" w:sz="0" w:space="0" w:color="auto"/>
          </w:divBdr>
        </w:div>
        <w:div w:id="955867767">
          <w:marLeft w:val="0"/>
          <w:marRight w:val="0"/>
          <w:marTop w:val="0"/>
          <w:marBottom w:val="0"/>
          <w:divBdr>
            <w:top w:val="none" w:sz="0" w:space="0" w:color="auto"/>
            <w:left w:val="none" w:sz="0" w:space="0" w:color="auto"/>
            <w:bottom w:val="none" w:sz="0" w:space="0" w:color="auto"/>
            <w:right w:val="none" w:sz="0" w:space="0" w:color="auto"/>
          </w:divBdr>
        </w:div>
        <w:div w:id="102767332">
          <w:marLeft w:val="0"/>
          <w:marRight w:val="0"/>
          <w:marTop w:val="0"/>
          <w:marBottom w:val="0"/>
          <w:divBdr>
            <w:top w:val="none" w:sz="0" w:space="0" w:color="auto"/>
            <w:left w:val="none" w:sz="0" w:space="0" w:color="auto"/>
            <w:bottom w:val="none" w:sz="0" w:space="0" w:color="auto"/>
            <w:right w:val="none" w:sz="0" w:space="0" w:color="auto"/>
          </w:divBdr>
        </w:div>
        <w:div w:id="803810644">
          <w:marLeft w:val="0"/>
          <w:marRight w:val="0"/>
          <w:marTop w:val="0"/>
          <w:marBottom w:val="0"/>
          <w:divBdr>
            <w:top w:val="none" w:sz="0" w:space="0" w:color="auto"/>
            <w:left w:val="none" w:sz="0" w:space="0" w:color="auto"/>
            <w:bottom w:val="none" w:sz="0" w:space="0" w:color="auto"/>
            <w:right w:val="none" w:sz="0" w:space="0" w:color="auto"/>
          </w:divBdr>
        </w:div>
        <w:div w:id="1980452154">
          <w:marLeft w:val="0"/>
          <w:marRight w:val="0"/>
          <w:marTop w:val="0"/>
          <w:marBottom w:val="0"/>
          <w:divBdr>
            <w:top w:val="none" w:sz="0" w:space="0" w:color="auto"/>
            <w:left w:val="none" w:sz="0" w:space="0" w:color="auto"/>
            <w:bottom w:val="none" w:sz="0" w:space="0" w:color="auto"/>
            <w:right w:val="none" w:sz="0" w:space="0" w:color="auto"/>
          </w:divBdr>
        </w:div>
        <w:div w:id="1426419195">
          <w:marLeft w:val="0"/>
          <w:marRight w:val="0"/>
          <w:marTop w:val="0"/>
          <w:marBottom w:val="0"/>
          <w:divBdr>
            <w:top w:val="none" w:sz="0" w:space="0" w:color="auto"/>
            <w:left w:val="none" w:sz="0" w:space="0" w:color="auto"/>
            <w:bottom w:val="none" w:sz="0" w:space="0" w:color="auto"/>
            <w:right w:val="none" w:sz="0" w:space="0" w:color="auto"/>
          </w:divBdr>
        </w:div>
        <w:div w:id="1721441337">
          <w:marLeft w:val="0"/>
          <w:marRight w:val="0"/>
          <w:marTop w:val="0"/>
          <w:marBottom w:val="0"/>
          <w:divBdr>
            <w:top w:val="none" w:sz="0" w:space="0" w:color="auto"/>
            <w:left w:val="none" w:sz="0" w:space="0" w:color="auto"/>
            <w:bottom w:val="none" w:sz="0" w:space="0" w:color="auto"/>
            <w:right w:val="none" w:sz="0" w:space="0" w:color="auto"/>
          </w:divBdr>
        </w:div>
      </w:divsChild>
    </w:div>
    <w:div w:id="1297495090">
      <w:bodyDiv w:val="1"/>
      <w:marLeft w:val="0"/>
      <w:marRight w:val="0"/>
      <w:marTop w:val="0"/>
      <w:marBottom w:val="0"/>
      <w:divBdr>
        <w:top w:val="none" w:sz="0" w:space="0" w:color="auto"/>
        <w:left w:val="none" w:sz="0" w:space="0" w:color="auto"/>
        <w:bottom w:val="none" w:sz="0" w:space="0" w:color="auto"/>
        <w:right w:val="none" w:sz="0" w:space="0" w:color="auto"/>
      </w:divBdr>
    </w:div>
    <w:div w:id="1298147057">
      <w:bodyDiv w:val="1"/>
      <w:marLeft w:val="0"/>
      <w:marRight w:val="0"/>
      <w:marTop w:val="0"/>
      <w:marBottom w:val="0"/>
      <w:divBdr>
        <w:top w:val="none" w:sz="0" w:space="0" w:color="auto"/>
        <w:left w:val="none" w:sz="0" w:space="0" w:color="auto"/>
        <w:bottom w:val="none" w:sz="0" w:space="0" w:color="auto"/>
        <w:right w:val="none" w:sz="0" w:space="0" w:color="auto"/>
      </w:divBdr>
    </w:div>
    <w:div w:id="1298997538">
      <w:bodyDiv w:val="1"/>
      <w:marLeft w:val="0"/>
      <w:marRight w:val="0"/>
      <w:marTop w:val="0"/>
      <w:marBottom w:val="0"/>
      <w:divBdr>
        <w:top w:val="none" w:sz="0" w:space="0" w:color="auto"/>
        <w:left w:val="none" w:sz="0" w:space="0" w:color="auto"/>
        <w:bottom w:val="none" w:sz="0" w:space="0" w:color="auto"/>
        <w:right w:val="none" w:sz="0" w:space="0" w:color="auto"/>
      </w:divBdr>
    </w:div>
    <w:div w:id="1299457156">
      <w:bodyDiv w:val="1"/>
      <w:marLeft w:val="0"/>
      <w:marRight w:val="0"/>
      <w:marTop w:val="0"/>
      <w:marBottom w:val="0"/>
      <w:divBdr>
        <w:top w:val="none" w:sz="0" w:space="0" w:color="auto"/>
        <w:left w:val="none" w:sz="0" w:space="0" w:color="auto"/>
        <w:bottom w:val="none" w:sz="0" w:space="0" w:color="auto"/>
        <w:right w:val="none" w:sz="0" w:space="0" w:color="auto"/>
      </w:divBdr>
    </w:div>
    <w:div w:id="1299608148">
      <w:bodyDiv w:val="1"/>
      <w:marLeft w:val="0"/>
      <w:marRight w:val="0"/>
      <w:marTop w:val="0"/>
      <w:marBottom w:val="0"/>
      <w:divBdr>
        <w:top w:val="none" w:sz="0" w:space="0" w:color="auto"/>
        <w:left w:val="none" w:sz="0" w:space="0" w:color="auto"/>
        <w:bottom w:val="none" w:sz="0" w:space="0" w:color="auto"/>
        <w:right w:val="none" w:sz="0" w:space="0" w:color="auto"/>
      </w:divBdr>
    </w:div>
    <w:div w:id="1299650839">
      <w:bodyDiv w:val="1"/>
      <w:marLeft w:val="0"/>
      <w:marRight w:val="0"/>
      <w:marTop w:val="0"/>
      <w:marBottom w:val="0"/>
      <w:divBdr>
        <w:top w:val="none" w:sz="0" w:space="0" w:color="auto"/>
        <w:left w:val="none" w:sz="0" w:space="0" w:color="auto"/>
        <w:bottom w:val="none" w:sz="0" w:space="0" w:color="auto"/>
        <w:right w:val="none" w:sz="0" w:space="0" w:color="auto"/>
      </w:divBdr>
    </w:div>
    <w:div w:id="1300302276">
      <w:bodyDiv w:val="1"/>
      <w:marLeft w:val="0"/>
      <w:marRight w:val="0"/>
      <w:marTop w:val="0"/>
      <w:marBottom w:val="0"/>
      <w:divBdr>
        <w:top w:val="none" w:sz="0" w:space="0" w:color="auto"/>
        <w:left w:val="none" w:sz="0" w:space="0" w:color="auto"/>
        <w:bottom w:val="none" w:sz="0" w:space="0" w:color="auto"/>
        <w:right w:val="none" w:sz="0" w:space="0" w:color="auto"/>
      </w:divBdr>
    </w:div>
    <w:div w:id="1300720553">
      <w:bodyDiv w:val="1"/>
      <w:marLeft w:val="0"/>
      <w:marRight w:val="0"/>
      <w:marTop w:val="0"/>
      <w:marBottom w:val="0"/>
      <w:divBdr>
        <w:top w:val="none" w:sz="0" w:space="0" w:color="auto"/>
        <w:left w:val="none" w:sz="0" w:space="0" w:color="auto"/>
        <w:bottom w:val="none" w:sz="0" w:space="0" w:color="auto"/>
        <w:right w:val="none" w:sz="0" w:space="0" w:color="auto"/>
      </w:divBdr>
    </w:div>
    <w:div w:id="1301227594">
      <w:bodyDiv w:val="1"/>
      <w:marLeft w:val="0"/>
      <w:marRight w:val="0"/>
      <w:marTop w:val="0"/>
      <w:marBottom w:val="0"/>
      <w:divBdr>
        <w:top w:val="none" w:sz="0" w:space="0" w:color="auto"/>
        <w:left w:val="none" w:sz="0" w:space="0" w:color="auto"/>
        <w:bottom w:val="none" w:sz="0" w:space="0" w:color="auto"/>
        <w:right w:val="none" w:sz="0" w:space="0" w:color="auto"/>
      </w:divBdr>
    </w:div>
    <w:div w:id="1301882791">
      <w:bodyDiv w:val="1"/>
      <w:marLeft w:val="0"/>
      <w:marRight w:val="0"/>
      <w:marTop w:val="0"/>
      <w:marBottom w:val="0"/>
      <w:divBdr>
        <w:top w:val="none" w:sz="0" w:space="0" w:color="auto"/>
        <w:left w:val="none" w:sz="0" w:space="0" w:color="auto"/>
        <w:bottom w:val="none" w:sz="0" w:space="0" w:color="auto"/>
        <w:right w:val="none" w:sz="0" w:space="0" w:color="auto"/>
      </w:divBdr>
      <w:divsChild>
        <w:div w:id="333381797">
          <w:marLeft w:val="480"/>
          <w:marRight w:val="0"/>
          <w:marTop w:val="0"/>
          <w:marBottom w:val="0"/>
          <w:divBdr>
            <w:top w:val="none" w:sz="0" w:space="0" w:color="auto"/>
            <w:left w:val="none" w:sz="0" w:space="0" w:color="auto"/>
            <w:bottom w:val="none" w:sz="0" w:space="0" w:color="auto"/>
            <w:right w:val="none" w:sz="0" w:space="0" w:color="auto"/>
          </w:divBdr>
        </w:div>
        <w:div w:id="837772547">
          <w:marLeft w:val="480"/>
          <w:marRight w:val="0"/>
          <w:marTop w:val="0"/>
          <w:marBottom w:val="0"/>
          <w:divBdr>
            <w:top w:val="none" w:sz="0" w:space="0" w:color="auto"/>
            <w:left w:val="none" w:sz="0" w:space="0" w:color="auto"/>
            <w:bottom w:val="none" w:sz="0" w:space="0" w:color="auto"/>
            <w:right w:val="none" w:sz="0" w:space="0" w:color="auto"/>
          </w:divBdr>
        </w:div>
        <w:div w:id="1017538784">
          <w:marLeft w:val="480"/>
          <w:marRight w:val="0"/>
          <w:marTop w:val="0"/>
          <w:marBottom w:val="0"/>
          <w:divBdr>
            <w:top w:val="none" w:sz="0" w:space="0" w:color="auto"/>
            <w:left w:val="none" w:sz="0" w:space="0" w:color="auto"/>
            <w:bottom w:val="none" w:sz="0" w:space="0" w:color="auto"/>
            <w:right w:val="none" w:sz="0" w:space="0" w:color="auto"/>
          </w:divBdr>
        </w:div>
        <w:div w:id="1858273931">
          <w:marLeft w:val="480"/>
          <w:marRight w:val="0"/>
          <w:marTop w:val="0"/>
          <w:marBottom w:val="0"/>
          <w:divBdr>
            <w:top w:val="none" w:sz="0" w:space="0" w:color="auto"/>
            <w:left w:val="none" w:sz="0" w:space="0" w:color="auto"/>
            <w:bottom w:val="none" w:sz="0" w:space="0" w:color="auto"/>
            <w:right w:val="none" w:sz="0" w:space="0" w:color="auto"/>
          </w:divBdr>
        </w:div>
        <w:div w:id="219025422">
          <w:marLeft w:val="480"/>
          <w:marRight w:val="0"/>
          <w:marTop w:val="0"/>
          <w:marBottom w:val="0"/>
          <w:divBdr>
            <w:top w:val="none" w:sz="0" w:space="0" w:color="auto"/>
            <w:left w:val="none" w:sz="0" w:space="0" w:color="auto"/>
            <w:bottom w:val="none" w:sz="0" w:space="0" w:color="auto"/>
            <w:right w:val="none" w:sz="0" w:space="0" w:color="auto"/>
          </w:divBdr>
        </w:div>
        <w:div w:id="1863979250">
          <w:marLeft w:val="480"/>
          <w:marRight w:val="0"/>
          <w:marTop w:val="0"/>
          <w:marBottom w:val="0"/>
          <w:divBdr>
            <w:top w:val="none" w:sz="0" w:space="0" w:color="auto"/>
            <w:left w:val="none" w:sz="0" w:space="0" w:color="auto"/>
            <w:bottom w:val="none" w:sz="0" w:space="0" w:color="auto"/>
            <w:right w:val="none" w:sz="0" w:space="0" w:color="auto"/>
          </w:divBdr>
        </w:div>
        <w:div w:id="368799241">
          <w:marLeft w:val="480"/>
          <w:marRight w:val="0"/>
          <w:marTop w:val="0"/>
          <w:marBottom w:val="0"/>
          <w:divBdr>
            <w:top w:val="none" w:sz="0" w:space="0" w:color="auto"/>
            <w:left w:val="none" w:sz="0" w:space="0" w:color="auto"/>
            <w:bottom w:val="none" w:sz="0" w:space="0" w:color="auto"/>
            <w:right w:val="none" w:sz="0" w:space="0" w:color="auto"/>
          </w:divBdr>
        </w:div>
        <w:div w:id="1714886370">
          <w:marLeft w:val="480"/>
          <w:marRight w:val="0"/>
          <w:marTop w:val="0"/>
          <w:marBottom w:val="0"/>
          <w:divBdr>
            <w:top w:val="none" w:sz="0" w:space="0" w:color="auto"/>
            <w:left w:val="none" w:sz="0" w:space="0" w:color="auto"/>
            <w:bottom w:val="none" w:sz="0" w:space="0" w:color="auto"/>
            <w:right w:val="none" w:sz="0" w:space="0" w:color="auto"/>
          </w:divBdr>
        </w:div>
        <w:div w:id="1987004801">
          <w:marLeft w:val="480"/>
          <w:marRight w:val="0"/>
          <w:marTop w:val="0"/>
          <w:marBottom w:val="0"/>
          <w:divBdr>
            <w:top w:val="none" w:sz="0" w:space="0" w:color="auto"/>
            <w:left w:val="none" w:sz="0" w:space="0" w:color="auto"/>
            <w:bottom w:val="none" w:sz="0" w:space="0" w:color="auto"/>
            <w:right w:val="none" w:sz="0" w:space="0" w:color="auto"/>
          </w:divBdr>
        </w:div>
        <w:div w:id="1797721258">
          <w:marLeft w:val="480"/>
          <w:marRight w:val="0"/>
          <w:marTop w:val="0"/>
          <w:marBottom w:val="0"/>
          <w:divBdr>
            <w:top w:val="none" w:sz="0" w:space="0" w:color="auto"/>
            <w:left w:val="none" w:sz="0" w:space="0" w:color="auto"/>
            <w:bottom w:val="none" w:sz="0" w:space="0" w:color="auto"/>
            <w:right w:val="none" w:sz="0" w:space="0" w:color="auto"/>
          </w:divBdr>
        </w:div>
        <w:div w:id="1568029160">
          <w:marLeft w:val="480"/>
          <w:marRight w:val="0"/>
          <w:marTop w:val="0"/>
          <w:marBottom w:val="0"/>
          <w:divBdr>
            <w:top w:val="none" w:sz="0" w:space="0" w:color="auto"/>
            <w:left w:val="none" w:sz="0" w:space="0" w:color="auto"/>
            <w:bottom w:val="none" w:sz="0" w:space="0" w:color="auto"/>
            <w:right w:val="none" w:sz="0" w:space="0" w:color="auto"/>
          </w:divBdr>
        </w:div>
        <w:div w:id="156771840">
          <w:marLeft w:val="480"/>
          <w:marRight w:val="0"/>
          <w:marTop w:val="0"/>
          <w:marBottom w:val="0"/>
          <w:divBdr>
            <w:top w:val="none" w:sz="0" w:space="0" w:color="auto"/>
            <w:left w:val="none" w:sz="0" w:space="0" w:color="auto"/>
            <w:bottom w:val="none" w:sz="0" w:space="0" w:color="auto"/>
            <w:right w:val="none" w:sz="0" w:space="0" w:color="auto"/>
          </w:divBdr>
        </w:div>
        <w:div w:id="1504204493">
          <w:marLeft w:val="480"/>
          <w:marRight w:val="0"/>
          <w:marTop w:val="0"/>
          <w:marBottom w:val="0"/>
          <w:divBdr>
            <w:top w:val="none" w:sz="0" w:space="0" w:color="auto"/>
            <w:left w:val="none" w:sz="0" w:space="0" w:color="auto"/>
            <w:bottom w:val="none" w:sz="0" w:space="0" w:color="auto"/>
            <w:right w:val="none" w:sz="0" w:space="0" w:color="auto"/>
          </w:divBdr>
        </w:div>
        <w:div w:id="720985815">
          <w:marLeft w:val="480"/>
          <w:marRight w:val="0"/>
          <w:marTop w:val="0"/>
          <w:marBottom w:val="0"/>
          <w:divBdr>
            <w:top w:val="none" w:sz="0" w:space="0" w:color="auto"/>
            <w:left w:val="none" w:sz="0" w:space="0" w:color="auto"/>
            <w:bottom w:val="none" w:sz="0" w:space="0" w:color="auto"/>
            <w:right w:val="none" w:sz="0" w:space="0" w:color="auto"/>
          </w:divBdr>
        </w:div>
        <w:div w:id="1893538279">
          <w:marLeft w:val="480"/>
          <w:marRight w:val="0"/>
          <w:marTop w:val="0"/>
          <w:marBottom w:val="0"/>
          <w:divBdr>
            <w:top w:val="none" w:sz="0" w:space="0" w:color="auto"/>
            <w:left w:val="none" w:sz="0" w:space="0" w:color="auto"/>
            <w:bottom w:val="none" w:sz="0" w:space="0" w:color="auto"/>
            <w:right w:val="none" w:sz="0" w:space="0" w:color="auto"/>
          </w:divBdr>
        </w:div>
        <w:div w:id="1125201164">
          <w:marLeft w:val="480"/>
          <w:marRight w:val="0"/>
          <w:marTop w:val="0"/>
          <w:marBottom w:val="0"/>
          <w:divBdr>
            <w:top w:val="none" w:sz="0" w:space="0" w:color="auto"/>
            <w:left w:val="none" w:sz="0" w:space="0" w:color="auto"/>
            <w:bottom w:val="none" w:sz="0" w:space="0" w:color="auto"/>
            <w:right w:val="none" w:sz="0" w:space="0" w:color="auto"/>
          </w:divBdr>
        </w:div>
        <w:div w:id="613243781">
          <w:marLeft w:val="480"/>
          <w:marRight w:val="0"/>
          <w:marTop w:val="0"/>
          <w:marBottom w:val="0"/>
          <w:divBdr>
            <w:top w:val="none" w:sz="0" w:space="0" w:color="auto"/>
            <w:left w:val="none" w:sz="0" w:space="0" w:color="auto"/>
            <w:bottom w:val="none" w:sz="0" w:space="0" w:color="auto"/>
            <w:right w:val="none" w:sz="0" w:space="0" w:color="auto"/>
          </w:divBdr>
        </w:div>
        <w:div w:id="820779123">
          <w:marLeft w:val="480"/>
          <w:marRight w:val="0"/>
          <w:marTop w:val="0"/>
          <w:marBottom w:val="0"/>
          <w:divBdr>
            <w:top w:val="none" w:sz="0" w:space="0" w:color="auto"/>
            <w:left w:val="none" w:sz="0" w:space="0" w:color="auto"/>
            <w:bottom w:val="none" w:sz="0" w:space="0" w:color="auto"/>
            <w:right w:val="none" w:sz="0" w:space="0" w:color="auto"/>
          </w:divBdr>
        </w:div>
        <w:div w:id="159857896">
          <w:marLeft w:val="480"/>
          <w:marRight w:val="0"/>
          <w:marTop w:val="0"/>
          <w:marBottom w:val="0"/>
          <w:divBdr>
            <w:top w:val="none" w:sz="0" w:space="0" w:color="auto"/>
            <w:left w:val="none" w:sz="0" w:space="0" w:color="auto"/>
            <w:bottom w:val="none" w:sz="0" w:space="0" w:color="auto"/>
            <w:right w:val="none" w:sz="0" w:space="0" w:color="auto"/>
          </w:divBdr>
        </w:div>
        <w:div w:id="738092752">
          <w:marLeft w:val="480"/>
          <w:marRight w:val="0"/>
          <w:marTop w:val="0"/>
          <w:marBottom w:val="0"/>
          <w:divBdr>
            <w:top w:val="none" w:sz="0" w:space="0" w:color="auto"/>
            <w:left w:val="none" w:sz="0" w:space="0" w:color="auto"/>
            <w:bottom w:val="none" w:sz="0" w:space="0" w:color="auto"/>
            <w:right w:val="none" w:sz="0" w:space="0" w:color="auto"/>
          </w:divBdr>
        </w:div>
        <w:div w:id="1508322630">
          <w:marLeft w:val="480"/>
          <w:marRight w:val="0"/>
          <w:marTop w:val="0"/>
          <w:marBottom w:val="0"/>
          <w:divBdr>
            <w:top w:val="none" w:sz="0" w:space="0" w:color="auto"/>
            <w:left w:val="none" w:sz="0" w:space="0" w:color="auto"/>
            <w:bottom w:val="none" w:sz="0" w:space="0" w:color="auto"/>
            <w:right w:val="none" w:sz="0" w:space="0" w:color="auto"/>
          </w:divBdr>
        </w:div>
        <w:div w:id="1554271348">
          <w:marLeft w:val="480"/>
          <w:marRight w:val="0"/>
          <w:marTop w:val="0"/>
          <w:marBottom w:val="0"/>
          <w:divBdr>
            <w:top w:val="none" w:sz="0" w:space="0" w:color="auto"/>
            <w:left w:val="none" w:sz="0" w:space="0" w:color="auto"/>
            <w:bottom w:val="none" w:sz="0" w:space="0" w:color="auto"/>
            <w:right w:val="none" w:sz="0" w:space="0" w:color="auto"/>
          </w:divBdr>
        </w:div>
        <w:div w:id="780538896">
          <w:marLeft w:val="480"/>
          <w:marRight w:val="0"/>
          <w:marTop w:val="0"/>
          <w:marBottom w:val="0"/>
          <w:divBdr>
            <w:top w:val="none" w:sz="0" w:space="0" w:color="auto"/>
            <w:left w:val="none" w:sz="0" w:space="0" w:color="auto"/>
            <w:bottom w:val="none" w:sz="0" w:space="0" w:color="auto"/>
            <w:right w:val="none" w:sz="0" w:space="0" w:color="auto"/>
          </w:divBdr>
        </w:div>
        <w:div w:id="909459959">
          <w:marLeft w:val="480"/>
          <w:marRight w:val="0"/>
          <w:marTop w:val="0"/>
          <w:marBottom w:val="0"/>
          <w:divBdr>
            <w:top w:val="none" w:sz="0" w:space="0" w:color="auto"/>
            <w:left w:val="none" w:sz="0" w:space="0" w:color="auto"/>
            <w:bottom w:val="none" w:sz="0" w:space="0" w:color="auto"/>
            <w:right w:val="none" w:sz="0" w:space="0" w:color="auto"/>
          </w:divBdr>
        </w:div>
        <w:div w:id="991838001">
          <w:marLeft w:val="480"/>
          <w:marRight w:val="0"/>
          <w:marTop w:val="0"/>
          <w:marBottom w:val="0"/>
          <w:divBdr>
            <w:top w:val="none" w:sz="0" w:space="0" w:color="auto"/>
            <w:left w:val="none" w:sz="0" w:space="0" w:color="auto"/>
            <w:bottom w:val="none" w:sz="0" w:space="0" w:color="auto"/>
            <w:right w:val="none" w:sz="0" w:space="0" w:color="auto"/>
          </w:divBdr>
        </w:div>
        <w:div w:id="1338390268">
          <w:marLeft w:val="480"/>
          <w:marRight w:val="0"/>
          <w:marTop w:val="0"/>
          <w:marBottom w:val="0"/>
          <w:divBdr>
            <w:top w:val="none" w:sz="0" w:space="0" w:color="auto"/>
            <w:left w:val="none" w:sz="0" w:space="0" w:color="auto"/>
            <w:bottom w:val="none" w:sz="0" w:space="0" w:color="auto"/>
            <w:right w:val="none" w:sz="0" w:space="0" w:color="auto"/>
          </w:divBdr>
        </w:div>
        <w:div w:id="1779521372">
          <w:marLeft w:val="480"/>
          <w:marRight w:val="0"/>
          <w:marTop w:val="0"/>
          <w:marBottom w:val="0"/>
          <w:divBdr>
            <w:top w:val="none" w:sz="0" w:space="0" w:color="auto"/>
            <w:left w:val="none" w:sz="0" w:space="0" w:color="auto"/>
            <w:bottom w:val="none" w:sz="0" w:space="0" w:color="auto"/>
            <w:right w:val="none" w:sz="0" w:space="0" w:color="auto"/>
          </w:divBdr>
        </w:div>
        <w:div w:id="254436337">
          <w:marLeft w:val="480"/>
          <w:marRight w:val="0"/>
          <w:marTop w:val="0"/>
          <w:marBottom w:val="0"/>
          <w:divBdr>
            <w:top w:val="none" w:sz="0" w:space="0" w:color="auto"/>
            <w:left w:val="none" w:sz="0" w:space="0" w:color="auto"/>
            <w:bottom w:val="none" w:sz="0" w:space="0" w:color="auto"/>
            <w:right w:val="none" w:sz="0" w:space="0" w:color="auto"/>
          </w:divBdr>
        </w:div>
        <w:div w:id="998924322">
          <w:marLeft w:val="480"/>
          <w:marRight w:val="0"/>
          <w:marTop w:val="0"/>
          <w:marBottom w:val="0"/>
          <w:divBdr>
            <w:top w:val="none" w:sz="0" w:space="0" w:color="auto"/>
            <w:left w:val="none" w:sz="0" w:space="0" w:color="auto"/>
            <w:bottom w:val="none" w:sz="0" w:space="0" w:color="auto"/>
            <w:right w:val="none" w:sz="0" w:space="0" w:color="auto"/>
          </w:divBdr>
        </w:div>
        <w:div w:id="598222217">
          <w:marLeft w:val="480"/>
          <w:marRight w:val="0"/>
          <w:marTop w:val="0"/>
          <w:marBottom w:val="0"/>
          <w:divBdr>
            <w:top w:val="none" w:sz="0" w:space="0" w:color="auto"/>
            <w:left w:val="none" w:sz="0" w:space="0" w:color="auto"/>
            <w:bottom w:val="none" w:sz="0" w:space="0" w:color="auto"/>
            <w:right w:val="none" w:sz="0" w:space="0" w:color="auto"/>
          </w:divBdr>
        </w:div>
        <w:div w:id="343017498">
          <w:marLeft w:val="480"/>
          <w:marRight w:val="0"/>
          <w:marTop w:val="0"/>
          <w:marBottom w:val="0"/>
          <w:divBdr>
            <w:top w:val="none" w:sz="0" w:space="0" w:color="auto"/>
            <w:left w:val="none" w:sz="0" w:space="0" w:color="auto"/>
            <w:bottom w:val="none" w:sz="0" w:space="0" w:color="auto"/>
            <w:right w:val="none" w:sz="0" w:space="0" w:color="auto"/>
          </w:divBdr>
        </w:div>
        <w:div w:id="1315573830">
          <w:marLeft w:val="480"/>
          <w:marRight w:val="0"/>
          <w:marTop w:val="0"/>
          <w:marBottom w:val="0"/>
          <w:divBdr>
            <w:top w:val="none" w:sz="0" w:space="0" w:color="auto"/>
            <w:left w:val="none" w:sz="0" w:space="0" w:color="auto"/>
            <w:bottom w:val="none" w:sz="0" w:space="0" w:color="auto"/>
            <w:right w:val="none" w:sz="0" w:space="0" w:color="auto"/>
          </w:divBdr>
        </w:div>
        <w:div w:id="1657605647">
          <w:marLeft w:val="480"/>
          <w:marRight w:val="0"/>
          <w:marTop w:val="0"/>
          <w:marBottom w:val="0"/>
          <w:divBdr>
            <w:top w:val="none" w:sz="0" w:space="0" w:color="auto"/>
            <w:left w:val="none" w:sz="0" w:space="0" w:color="auto"/>
            <w:bottom w:val="none" w:sz="0" w:space="0" w:color="auto"/>
            <w:right w:val="none" w:sz="0" w:space="0" w:color="auto"/>
          </w:divBdr>
        </w:div>
        <w:div w:id="1884948524">
          <w:marLeft w:val="480"/>
          <w:marRight w:val="0"/>
          <w:marTop w:val="0"/>
          <w:marBottom w:val="0"/>
          <w:divBdr>
            <w:top w:val="none" w:sz="0" w:space="0" w:color="auto"/>
            <w:left w:val="none" w:sz="0" w:space="0" w:color="auto"/>
            <w:bottom w:val="none" w:sz="0" w:space="0" w:color="auto"/>
            <w:right w:val="none" w:sz="0" w:space="0" w:color="auto"/>
          </w:divBdr>
        </w:div>
        <w:div w:id="4481753">
          <w:marLeft w:val="480"/>
          <w:marRight w:val="0"/>
          <w:marTop w:val="0"/>
          <w:marBottom w:val="0"/>
          <w:divBdr>
            <w:top w:val="none" w:sz="0" w:space="0" w:color="auto"/>
            <w:left w:val="none" w:sz="0" w:space="0" w:color="auto"/>
            <w:bottom w:val="none" w:sz="0" w:space="0" w:color="auto"/>
            <w:right w:val="none" w:sz="0" w:space="0" w:color="auto"/>
          </w:divBdr>
        </w:div>
        <w:div w:id="1176846018">
          <w:marLeft w:val="480"/>
          <w:marRight w:val="0"/>
          <w:marTop w:val="0"/>
          <w:marBottom w:val="0"/>
          <w:divBdr>
            <w:top w:val="none" w:sz="0" w:space="0" w:color="auto"/>
            <w:left w:val="none" w:sz="0" w:space="0" w:color="auto"/>
            <w:bottom w:val="none" w:sz="0" w:space="0" w:color="auto"/>
            <w:right w:val="none" w:sz="0" w:space="0" w:color="auto"/>
          </w:divBdr>
        </w:div>
        <w:div w:id="940530028">
          <w:marLeft w:val="480"/>
          <w:marRight w:val="0"/>
          <w:marTop w:val="0"/>
          <w:marBottom w:val="0"/>
          <w:divBdr>
            <w:top w:val="none" w:sz="0" w:space="0" w:color="auto"/>
            <w:left w:val="none" w:sz="0" w:space="0" w:color="auto"/>
            <w:bottom w:val="none" w:sz="0" w:space="0" w:color="auto"/>
            <w:right w:val="none" w:sz="0" w:space="0" w:color="auto"/>
          </w:divBdr>
        </w:div>
        <w:div w:id="336426314">
          <w:marLeft w:val="480"/>
          <w:marRight w:val="0"/>
          <w:marTop w:val="0"/>
          <w:marBottom w:val="0"/>
          <w:divBdr>
            <w:top w:val="none" w:sz="0" w:space="0" w:color="auto"/>
            <w:left w:val="none" w:sz="0" w:space="0" w:color="auto"/>
            <w:bottom w:val="none" w:sz="0" w:space="0" w:color="auto"/>
            <w:right w:val="none" w:sz="0" w:space="0" w:color="auto"/>
          </w:divBdr>
        </w:div>
        <w:div w:id="1322657921">
          <w:marLeft w:val="480"/>
          <w:marRight w:val="0"/>
          <w:marTop w:val="0"/>
          <w:marBottom w:val="0"/>
          <w:divBdr>
            <w:top w:val="none" w:sz="0" w:space="0" w:color="auto"/>
            <w:left w:val="none" w:sz="0" w:space="0" w:color="auto"/>
            <w:bottom w:val="none" w:sz="0" w:space="0" w:color="auto"/>
            <w:right w:val="none" w:sz="0" w:space="0" w:color="auto"/>
          </w:divBdr>
        </w:div>
        <w:div w:id="1774937325">
          <w:marLeft w:val="480"/>
          <w:marRight w:val="0"/>
          <w:marTop w:val="0"/>
          <w:marBottom w:val="0"/>
          <w:divBdr>
            <w:top w:val="none" w:sz="0" w:space="0" w:color="auto"/>
            <w:left w:val="none" w:sz="0" w:space="0" w:color="auto"/>
            <w:bottom w:val="none" w:sz="0" w:space="0" w:color="auto"/>
            <w:right w:val="none" w:sz="0" w:space="0" w:color="auto"/>
          </w:divBdr>
        </w:div>
        <w:div w:id="2022316128">
          <w:marLeft w:val="480"/>
          <w:marRight w:val="0"/>
          <w:marTop w:val="0"/>
          <w:marBottom w:val="0"/>
          <w:divBdr>
            <w:top w:val="none" w:sz="0" w:space="0" w:color="auto"/>
            <w:left w:val="none" w:sz="0" w:space="0" w:color="auto"/>
            <w:bottom w:val="none" w:sz="0" w:space="0" w:color="auto"/>
            <w:right w:val="none" w:sz="0" w:space="0" w:color="auto"/>
          </w:divBdr>
        </w:div>
        <w:div w:id="667370729">
          <w:marLeft w:val="480"/>
          <w:marRight w:val="0"/>
          <w:marTop w:val="0"/>
          <w:marBottom w:val="0"/>
          <w:divBdr>
            <w:top w:val="none" w:sz="0" w:space="0" w:color="auto"/>
            <w:left w:val="none" w:sz="0" w:space="0" w:color="auto"/>
            <w:bottom w:val="none" w:sz="0" w:space="0" w:color="auto"/>
            <w:right w:val="none" w:sz="0" w:space="0" w:color="auto"/>
          </w:divBdr>
        </w:div>
        <w:div w:id="1072701064">
          <w:marLeft w:val="480"/>
          <w:marRight w:val="0"/>
          <w:marTop w:val="0"/>
          <w:marBottom w:val="0"/>
          <w:divBdr>
            <w:top w:val="none" w:sz="0" w:space="0" w:color="auto"/>
            <w:left w:val="none" w:sz="0" w:space="0" w:color="auto"/>
            <w:bottom w:val="none" w:sz="0" w:space="0" w:color="auto"/>
            <w:right w:val="none" w:sz="0" w:space="0" w:color="auto"/>
          </w:divBdr>
        </w:div>
        <w:div w:id="1242904892">
          <w:marLeft w:val="480"/>
          <w:marRight w:val="0"/>
          <w:marTop w:val="0"/>
          <w:marBottom w:val="0"/>
          <w:divBdr>
            <w:top w:val="none" w:sz="0" w:space="0" w:color="auto"/>
            <w:left w:val="none" w:sz="0" w:space="0" w:color="auto"/>
            <w:bottom w:val="none" w:sz="0" w:space="0" w:color="auto"/>
            <w:right w:val="none" w:sz="0" w:space="0" w:color="auto"/>
          </w:divBdr>
        </w:div>
        <w:div w:id="1504782471">
          <w:marLeft w:val="480"/>
          <w:marRight w:val="0"/>
          <w:marTop w:val="0"/>
          <w:marBottom w:val="0"/>
          <w:divBdr>
            <w:top w:val="none" w:sz="0" w:space="0" w:color="auto"/>
            <w:left w:val="none" w:sz="0" w:space="0" w:color="auto"/>
            <w:bottom w:val="none" w:sz="0" w:space="0" w:color="auto"/>
            <w:right w:val="none" w:sz="0" w:space="0" w:color="auto"/>
          </w:divBdr>
        </w:div>
        <w:div w:id="1184516232">
          <w:marLeft w:val="480"/>
          <w:marRight w:val="0"/>
          <w:marTop w:val="0"/>
          <w:marBottom w:val="0"/>
          <w:divBdr>
            <w:top w:val="none" w:sz="0" w:space="0" w:color="auto"/>
            <w:left w:val="none" w:sz="0" w:space="0" w:color="auto"/>
            <w:bottom w:val="none" w:sz="0" w:space="0" w:color="auto"/>
            <w:right w:val="none" w:sz="0" w:space="0" w:color="auto"/>
          </w:divBdr>
        </w:div>
        <w:div w:id="476529956">
          <w:marLeft w:val="480"/>
          <w:marRight w:val="0"/>
          <w:marTop w:val="0"/>
          <w:marBottom w:val="0"/>
          <w:divBdr>
            <w:top w:val="none" w:sz="0" w:space="0" w:color="auto"/>
            <w:left w:val="none" w:sz="0" w:space="0" w:color="auto"/>
            <w:bottom w:val="none" w:sz="0" w:space="0" w:color="auto"/>
            <w:right w:val="none" w:sz="0" w:space="0" w:color="auto"/>
          </w:divBdr>
        </w:div>
        <w:div w:id="97605435">
          <w:marLeft w:val="480"/>
          <w:marRight w:val="0"/>
          <w:marTop w:val="0"/>
          <w:marBottom w:val="0"/>
          <w:divBdr>
            <w:top w:val="none" w:sz="0" w:space="0" w:color="auto"/>
            <w:left w:val="none" w:sz="0" w:space="0" w:color="auto"/>
            <w:bottom w:val="none" w:sz="0" w:space="0" w:color="auto"/>
            <w:right w:val="none" w:sz="0" w:space="0" w:color="auto"/>
          </w:divBdr>
        </w:div>
        <w:div w:id="521667987">
          <w:marLeft w:val="480"/>
          <w:marRight w:val="0"/>
          <w:marTop w:val="0"/>
          <w:marBottom w:val="0"/>
          <w:divBdr>
            <w:top w:val="none" w:sz="0" w:space="0" w:color="auto"/>
            <w:left w:val="none" w:sz="0" w:space="0" w:color="auto"/>
            <w:bottom w:val="none" w:sz="0" w:space="0" w:color="auto"/>
            <w:right w:val="none" w:sz="0" w:space="0" w:color="auto"/>
          </w:divBdr>
        </w:div>
        <w:div w:id="1557233337">
          <w:marLeft w:val="480"/>
          <w:marRight w:val="0"/>
          <w:marTop w:val="0"/>
          <w:marBottom w:val="0"/>
          <w:divBdr>
            <w:top w:val="none" w:sz="0" w:space="0" w:color="auto"/>
            <w:left w:val="none" w:sz="0" w:space="0" w:color="auto"/>
            <w:bottom w:val="none" w:sz="0" w:space="0" w:color="auto"/>
            <w:right w:val="none" w:sz="0" w:space="0" w:color="auto"/>
          </w:divBdr>
        </w:div>
        <w:div w:id="477501023">
          <w:marLeft w:val="480"/>
          <w:marRight w:val="0"/>
          <w:marTop w:val="0"/>
          <w:marBottom w:val="0"/>
          <w:divBdr>
            <w:top w:val="none" w:sz="0" w:space="0" w:color="auto"/>
            <w:left w:val="none" w:sz="0" w:space="0" w:color="auto"/>
            <w:bottom w:val="none" w:sz="0" w:space="0" w:color="auto"/>
            <w:right w:val="none" w:sz="0" w:space="0" w:color="auto"/>
          </w:divBdr>
        </w:div>
        <w:div w:id="1076172473">
          <w:marLeft w:val="480"/>
          <w:marRight w:val="0"/>
          <w:marTop w:val="0"/>
          <w:marBottom w:val="0"/>
          <w:divBdr>
            <w:top w:val="none" w:sz="0" w:space="0" w:color="auto"/>
            <w:left w:val="none" w:sz="0" w:space="0" w:color="auto"/>
            <w:bottom w:val="none" w:sz="0" w:space="0" w:color="auto"/>
            <w:right w:val="none" w:sz="0" w:space="0" w:color="auto"/>
          </w:divBdr>
        </w:div>
        <w:div w:id="1348018534">
          <w:marLeft w:val="480"/>
          <w:marRight w:val="0"/>
          <w:marTop w:val="0"/>
          <w:marBottom w:val="0"/>
          <w:divBdr>
            <w:top w:val="none" w:sz="0" w:space="0" w:color="auto"/>
            <w:left w:val="none" w:sz="0" w:space="0" w:color="auto"/>
            <w:bottom w:val="none" w:sz="0" w:space="0" w:color="auto"/>
            <w:right w:val="none" w:sz="0" w:space="0" w:color="auto"/>
          </w:divBdr>
        </w:div>
        <w:div w:id="1506287550">
          <w:marLeft w:val="480"/>
          <w:marRight w:val="0"/>
          <w:marTop w:val="0"/>
          <w:marBottom w:val="0"/>
          <w:divBdr>
            <w:top w:val="none" w:sz="0" w:space="0" w:color="auto"/>
            <w:left w:val="none" w:sz="0" w:space="0" w:color="auto"/>
            <w:bottom w:val="none" w:sz="0" w:space="0" w:color="auto"/>
            <w:right w:val="none" w:sz="0" w:space="0" w:color="auto"/>
          </w:divBdr>
        </w:div>
      </w:divsChild>
    </w:div>
    <w:div w:id="1302073284">
      <w:bodyDiv w:val="1"/>
      <w:marLeft w:val="0"/>
      <w:marRight w:val="0"/>
      <w:marTop w:val="0"/>
      <w:marBottom w:val="0"/>
      <w:divBdr>
        <w:top w:val="none" w:sz="0" w:space="0" w:color="auto"/>
        <w:left w:val="none" w:sz="0" w:space="0" w:color="auto"/>
        <w:bottom w:val="none" w:sz="0" w:space="0" w:color="auto"/>
        <w:right w:val="none" w:sz="0" w:space="0" w:color="auto"/>
      </w:divBdr>
    </w:div>
    <w:div w:id="1302492516">
      <w:bodyDiv w:val="1"/>
      <w:marLeft w:val="0"/>
      <w:marRight w:val="0"/>
      <w:marTop w:val="0"/>
      <w:marBottom w:val="0"/>
      <w:divBdr>
        <w:top w:val="none" w:sz="0" w:space="0" w:color="auto"/>
        <w:left w:val="none" w:sz="0" w:space="0" w:color="auto"/>
        <w:bottom w:val="none" w:sz="0" w:space="0" w:color="auto"/>
        <w:right w:val="none" w:sz="0" w:space="0" w:color="auto"/>
      </w:divBdr>
    </w:div>
    <w:div w:id="1302928073">
      <w:bodyDiv w:val="1"/>
      <w:marLeft w:val="0"/>
      <w:marRight w:val="0"/>
      <w:marTop w:val="0"/>
      <w:marBottom w:val="0"/>
      <w:divBdr>
        <w:top w:val="none" w:sz="0" w:space="0" w:color="auto"/>
        <w:left w:val="none" w:sz="0" w:space="0" w:color="auto"/>
        <w:bottom w:val="none" w:sz="0" w:space="0" w:color="auto"/>
        <w:right w:val="none" w:sz="0" w:space="0" w:color="auto"/>
      </w:divBdr>
    </w:div>
    <w:div w:id="1303466770">
      <w:bodyDiv w:val="1"/>
      <w:marLeft w:val="0"/>
      <w:marRight w:val="0"/>
      <w:marTop w:val="0"/>
      <w:marBottom w:val="0"/>
      <w:divBdr>
        <w:top w:val="none" w:sz="0" w:space="0" w:color="auto"/>
        <w:left w:val="none" w:sz="0" w:space="0" w:color="auto"/>
        <w:bottom w:val="none" w:sz="0" w:space="0" w:color="auto"/>
        <w:right w:val="none" w:sz="0" w:space="0" w:color="auto"/>
      </w:divBdr>
    </w:div>
    <w:div w:id="1303580547">
      <w:bodyDiv w:val="1"/>
      <w:marLeft w:val="0"/>
      <w:marRight w:val="0"/>
      <w:marTop w:val="0"/>
      <w:marBottom w:val="0"/>
      <w:divBdr>
        <w:top w:val="none" w:sz="0" w:space="0" w:color="auto"/>
        <w:left w:val="none" w:sz="0" w:space="0" w:color="auto"/>
        <w:bottom w:val="none" w:sz="0" w:space="0" w:color="auto"/>
        <w:right w:val="none" w:sz="0" w:space="0" w:color="auto"/>
      </w:divBdr>
    </w:div>
    <w:div w:id="1305114308">
      <w:bodyDiv w:val="1"/>
      <w:marLeft w:val="0"/>
      <w:marRight w:val="0"/>
      <w:marTop w:val="0"/>
      <w:marBottom w:val="0"/>
      <w:divBdr>
        <w:top w:val="none" w:sz="0" w:space="0" w:color="auto"/>
        <w:left w:val="none" w:sz="0" w:space="0" w:color="auto"/>
        <w:bottom w:val="none" w:sz="0" w:space="0" w:color="auto"/>
        <w:right w:val="none" w:sz="0" w:space="0" w:color="auto"/>
      </w:divBdr>
    </w:div>
    <w:div w:id="1305239002">
      <w:bodyDiv w:val="1"/>
      <w:marLeft w:val="0"/>
      <w:marRight w:val="0"/>
      <w:marTop w:val="0"/>
      <w:marBottom w:val="0"/>
      <w:divBdr>
        <w:top w:val="none" w:sz="0" w:space="0" w:color="auto"/>
        <w:left w:val="none" w:sz="0" w:space="0" w:color="auto"/>
        <w:bottom w:val="none" w:sz="0" w:space="0" w:color="auto"/>
        <w:right w:val="none" w:sz="0" w:space="0" w:color="auto"/>
      </w:divBdr>
    </w:div>
    <w:div w:id="1305888336">
      <w:bodyDiv w:val="1"/>
      <w:marLeft w:val="0"/>
      <w:marRight w:val="0"/>
      <w:marTop w:val="0"/>
      <w:marBottom w:val="0"/>
      <w:divBdr>
        <w:top w:val="none" w:sz="0" w:space="0" w:color="auto"/>
        <w:left w:val="none" w:sz="0" w:space="0" w:color="auto"/>
        <w:bottom w:val="none" w:sz="0" w:space="0" w:color="auto"/>
        <w:right w:val="none" w:sz="0" w:space="0" w:color="auto"/>
      </w:divBdr>
    </w:div>
    <w:div w:id="1306349543">
      <w:bodyDiv w:val="1"/>
      <w:marLeft w:val="0"/>
      <w:marRight w:val="0"/>
      <w:marTop w:val="0"/>
      <w:marBottom w:val="0"/>
      <w:divBdr>
        <w:top w:val="none" w:sz="0" w:space="0" w:color="auto"/>
        <w:left w:val="none" w:sz="0" w:space="0" w:color="auto"/>
        <w:bottom w:val="none" w:sz="0" w:space="0" w:color="auto"/>
        <w:right w:val="none" w:sz="0" w:space="0" w:color="auto"/>
      </w:divBdr>
    </w:div>
    <w:div w:id="1306543985">
      <w:bodyDiv w:val="1"/>
      <w:marLeft w:val="0"/>
      <w:marRight w:val="0"/>
      <w:marTop w:val="0"/>
      <w:marBottom w:val="0"/>
      <w:divBdr>
        <w:top w:val="none" w:sz="0" w:space="0" w:color="auto"/>
        <w:left w:val="none" w:sz="0" w:space="0" w:color="auto"/>
        <w:bottom w:val="none" w:sz="0" w:space="0" w:color="auto"/>
        <w:right w:val="none" w:sz="0" w:space="0" w:color="auto"/>
      </w:divBdr>
    </w:div>
    <w:div w:id="1306662596">
      <w:bodyDiv w:val="1"/>
      <w:marLeft w:val="0"/>
      <w:marRight w:val="0"/>
      <w:marTop w:val="0"/>
      <w:marBottom w:val="0"/>
      <w:divBdr>
        <w:top w:val="none" w:sz="0" w:space="0" w:color="auto"/>
        <w:left w:val="none" w:sz="0" w:space="0" w:color="auto"/>
        <w:bottom w:val="none" w:sz="0" w:space="0" w:color="auto"/>
        <w:right w:val="none" w:sz="0" w:space="0" w:color="auto"/>
      </w:divBdr>
    </w:div>
    <w:div w:id="1306736730">
      <w:bodyDiv w:val="1"/>
      <w:marLeft w:val="0"/>
      <w:marRight w:val="0"/>
      <w:marTop w:val="0"/>
      <w:marBottom w:val="0"/>
      <w:divBdr>
        <w:top w:val="none" w:sz="0" w:space="0" w:color="auto"/>
        <w:left w:val="none" w:sz="0" w:space="0" w:color="auto"/>
        <w:bottom w:val="none" w:sz="0" w:space="0" w:color="auto"/>
        <w:right w:val="none" w:sz="0" w:space="0" w:color="auto"/>
      </w:divBdr>
    </w:div>
    <w:div w:id="1306936547">
      <w:bodyDiv w:val="1"/>
      <w:marLeft w:val="0"/>
      <w:marRight w:val="0"/>
      <w:marTop w:val="0"/>
      <w:marBottom w:val="0"/>
      <w:divBdr>
        <w:top w:val="none" w:sz="0" w:space="0" w:color="auto"/>
        <w:left w:val="none" w:sz="0" w:space="0" w:color="auto"/>
        <w:bottom w:val="none" w:sz="0" w:space="0" w:color="auto"/>
        <w:right w:val="none" w:sz="0" w:space="0" w:color="auto"/>
      </w:divBdr>
    </w:div>
    <w:div w:id="1307196939">
      <w:bodyDiv w:val="1"/>
      <w:marLeft w:val="0"/>
      <w:marRight w:val="0"/>
      <w:marTop w:val="0"/>
      <w:marBottom w:val="0"/>
      <w:divBdr>
        <w:top w:val="none" w:sz="0" w:space="0" w:color="auto"/>
        <w:left w:val="none" w:sz="0" w:space="0" w:color="auto"/>
        <w:bottom w:val="none" w:sz="0" w:space="0" w:color="auto"/>
        <w:right w:val="none" w:sz="0" w:space="0" w:color="auto"/>
      </w:divBdr>
      <w:divsChild>
        <w:div w:id="2037924126">
          <w:marLeft w:val="0"/>
          <w:marRight w:val="0"/>
          <w:marTop w:val="0"/>
          <w:marBottom w:val="0"/>
          <w:divBdr>
            <w:top w:val="none" w:sz="0" w:space="0" w:color="auto"/>
            <w:left w:val="none" w:sz="0" w:space="0" w:color="auto"/>
            <w:bottom w:val="none" w:sz="0" w:space="0" w:color="auto"/>
            <w:right w:val="none" w:sz="0" w:space="0" w:color="auto"/>
          </w:divBdr>
        </w:div>
        <w:div w:id="687218877">
          <w:marLeft w:val="0"/>
          <w:marRight w:val="0"/>
          <w:marTop w:val="0"/>
          <w:marBottom w:val="0"/>
          <w:divBdr>
            <w:top w:val="none" w:sz="0" w:space="0" w:color="auto"/>
            <w:left w:val="none" w:sz="0" w:space="0" w:color="auto"/>
            <w:bottom w:val="none" w:sz="0" w:space="0" w:color="auto"/>
            <w:right w:val="none" w:sz="0" w:space="0" w:color="auto"/>
          </w:divBdr>
        </w:div>
        <w:div w:id="357463653">
          <w:marLeft w:val="0"/>
          <w:marRight w:val="0"/>
          <w:marTop w:val="0"/>
          <w:marBottom w:val="0"/>
          <w:divBdr>
            <w:top w:val="none" w:sz="0" w:space="0" w:color="auto"/>
            <w:left w:val="none" w:sz="0" w:space="0" w:color="auto"/>
            <w:bottom w:val="none" w:sz="0" w:space="0" w:color="auto"/>
            <w:right w:val="none" w:sz="0" w:space="0" w:color="auto"/>
          </w:divBdr>
        </w:div>
        <w:div w:id="998073476">
          <w:marLeft w:val="0"/>
          <w:marRight w:val="0"/>
          <w:marTop w:val="0"/>
          <w:marBottom w:val="0"/>
          <w:divBdr>
            <w:top w:val="none" w:sz="0" w:space="0" w:color="auto"/>
            <w:left w:val="none" w:sz="0" w:space="0" w:color="auto"/>
            <w:bottom w:val="none" w:sz="0" w:space="0" w:color="auto"/>
            <w:right w:val="none" w:sz="0" w:space="0" w:color="auto"/>
          </w:divBdr>
        </w:div>
        <w:div w:id="795442937">
          <w:marLeft w:val="0"/>
          <w:marRight w:val="0"/>
          <w:marTop w:val="0"/>
          <w:marBottom w:val="0"/>
          <w:divBdr>
            <w:top w:val="none" w:sz="0" w:space="0" w:color="auto"/>
            <w:left w:val="none" w:sz="0" w:space="0" w:color="auto"/>
            <w:bottom w:val="none" w:sz="0" w:space="0" w:color="auto"/>
            <w:right w:val="none" w:sz="0" w:space="0" w:color="auto"/>
          </w:divBdr>
        </w:div>
        <w:div w:id="1401950297">
          <w:marLeft w:val="0"/>
          <w:marRight w:val="0"/>
          <w:marTop w:val="0"/>
          <w:marBottom w:val="0"/>
          <w:divBdr>
            <w:top w:val="none" w:sz="0" w:space="0" w:color="auto"/>
            <w:left w:val="none" w:sz="0" w:space="0" w:color="auto"/>
            <w:bottom w:val="none" w:sz="0" w:space="0" w:color="auto"/>
            <w:right w:val="none" w:sz="0" w:space="0" w:color="auto"/>
          </w:divBdr>
        </w:div>
        <w:div w:id="712459338">
          <w:marLeft w:val="0"/>
          <w:marRight w:val="0"/>
          <w:marTop w:val="0"/>
          <w:marBottom w:val="0"/>
          <w:divBdr>
            <w:top w:val="none" w:sz="0" w:space="0" w:color="auto"/>
            <w:left w:val="none" w:sz="0" w:space="0" w:color="auto"/>
            <w:bottom w:val="none" w:sz="0" w:space="0" w:color="auto"/>
            <w:right w:val="none" w:sz="0" w:space="0" w:color="auto"/>
          </w:divBdr>
        </w:div>
        <w:div w:id="1930310182">
          <w:marLeft w:val="0"/>
          <w:marRight w:val="0"/>
          <w:marTop w:val="0"/>
          <w:marBottom w:val="0"/>
          <w:divBdr>
            <w:top w:val="none" w:sz="0" w:space="0" w:color="auto"/>
            <w:left w:val="none" w:sz="0" w:space="0" w:color="auto"/>
            <w:bottom w:val="none" w:sz="0" w:space="0" w:color="auto"/>
            <w:right w:val="none" w:sz="0" w:space="0" w:color="auto"/>
          </w:divBdr>
        </w:div>
        <w:div w:id="1604417222">
          <w:marLeft w:val="0"/>
          <w:marRight w:val="0"/>
          <w:marTop w:val="0"/>
          <w:marBottom w:val="0"/>
          <w:divBdr>
            <w:top w:val="none" w:sz="0" w:space="0" w:color="auto"/>
            <w:left w:val="none" w:sz="0" w:space="0" w:color="auto"/>
            <w:bottom w:val="none" w:sz="0" w:space="0" w:color="auto"/>
            <w:right w:val="none" w:sz="0" w:space="0" w:color="auto"/>
          </w:divBdr>
        </w:div>
        <w:div w:id="846286616">
          <w:marLeft w:val="0"/>
          <w:marRight w:val="0"/>
          <w:marTop w:val="0"/>
          <w:marBottom w:val="0"/>
          <w:divBdr>
            <w:top w:val="none" w:sz="0" w:space="0" w:color="auto"/>
            <w:left w:val="none" w:sz="0" w:space="0" w:color="auto"/>
            <w:bottom w:val="none" w:sz="0" w:space="0" w:color="auto"/>
            <w:right w:val="none" w:sz="0" w:space="0" w:color="auto"/>
          </w:divBdr>
        </w:div>
        <w:div w:id="1639796632">
          <w:marLeft w:val="0"/>
          <w:marRight w:val="0"/>
          <w:marTop w:val="0"/>
          <w:marBottom w:val="0"/>
          <w:divBdr>
            <w:top w:val="none" w:sz="0" w:space="0" w:color="auto"/>
            <w:left w:val="none" w:sz="0" w:space="0" w:color="auto"/>
            <w:bottom w:val="none" w:sz="0" w:space="0" w:color="auto"/>
            <w:right w:val="none" w:sz="0" w:space="0" w:color="auto"/>
          </w:divBdr>
        </w:div>
        <w:div w:id="620958848">
          <w:marLeft w:val="0"/>
          <w:marRight w:val="0"/>
          <w:marTop w:val="0"/>
          <w:marBottom w:val="0"/>
          <w:divBdr>
            <w:top w:val="none" w:sz="0" w:space="0" w:color="auto"/>
            <w:left w:val="none" w:sz="0" w:space="0" w:color="auto"/>
            <w:bottom w:val="none" w:sz="0" w:space="0" w:color="auto"/>
            <w:right w:val="none" w:sz="0" w:space="0" w:color="auto"/>
          </w:divBdr>
        </w:div>
        <w:div w:id="237450025">
          <w:marLeft w:val="0"/>
          <w:marRight w:val="0"/>
          <w:marTop w:val="0"/>
          <w:marBottom w:val="0"/>
          <w:divBdr>
            <w:top w:val="none" w:sz="0" w:space="0" w:color="auto"/>
            <w:left w:val="none" w:sz="0" w:space="0" w:color="auto"/>
            <w:bottom w:val="none" w:sz="0" w:space="0" w:color="auto"/>
            <w:right w:val="none" w:sz="0" w:space="0" w:color="auto"/>
          </w:divBdr>
        </w:div>
        <w:div w:id="1059981113">
          <w:marLeft w:val="0"/>
          <w:marRight w:val="0"/>
          <w:marTop w:val="0"/>
          <w:marBottom w:val="0"/>
          <w:divBdr>
            <w:top w:val="none" w:sz="0" w:space="0" w:color="auto"/>
            <w:left w:val="none" w:sz="0" w:space="0" w:color="auto"/>
            <w:bottom w:val="none" w:sz="0" w:space="0" w:color="auto"/>
            <w:right w:val="none" w:sz="0" w:space="0" w:color="auto"/>
          </w:divBdr>
        </w:div>
        <w:div w:id="738289921">
          <w:marLeft w:val="0"/>
          <w:marRight w:val="0"/>
          <w:marTop w:val="0"/>
          <w:marBottom w:val="0"/>
          <w:divBdr>
            <w:top w:val="none" w:sz="0" w:space="0" w:color="auto"/>
            <w:left w:val="none" w:sz="0" w:space="0" w:color="auto"/>
            <w:bottom w:val="none" w:sz="0" w:space="0" w:color="auto"/>
            <w:right w:val="none" w:sz="0" w:space="0" w:color="auto"/>
          </w:divBdr>
        </w:div>
        <w:div w:id="2080444650">
          <w:marLeft w:val="0"/>
          <w:marRight w:val="0"/>
          <w:marTop w:val="0"/>
          <w:marBottom w:val="0"/>
          <w:divBdr>
            <w:top w:val="none" w:sz="0" w:space="0" w:color="auto"/>
            <w:left w:val="none" w:sz="0" w:space="0" w:color="auto"/>
            <w:bottom w:val="none" w:sz="0" w:space="0" w:color="auto"/>
            <w:right w:val="none" w:sz="0" w:space="0" w:color="auto"/>
          </w:divBdr>
        </w:div>
        <w:div w:id="14233880">
          <w:marLeft w:val="0"/>
          <w:marRight w:val="0"/>
          <w:marTop w:val="0"/>
          <w:marBottom w:val="0"/>
          <w:divBdr>
            <w:top w:val="none" w:sz="0" w:space="0" w:color="auto"/>
            <w:left w:val="none" w:sz="0" w:space="0" w:color="auto"/>
            <w:bottom w:val="none" w:sz="0" w:space="0" w:color="auto"/>
            <w:right w:val="none" w:sz="0" w:space="0" w:color="auto"/>
          </w:divBdr>
        </w:div>
        <w:div w:id="1850364291">
          <w:marLeft w:val="0"/>
          <w:marRight w:val="0"/>
          <w:marTop w:val="0"/>
          <w:marBottom w:val="0"/>
          <w:divBdr>
            <w:top w:val="none" w:sz="0" w:space="0" w:color="auto"/>
            <w:left w:val="none" w:sz="0" w:space="0" w:color="auto"/>
            <w:bottom w:val="none" w:sz="0" w:space="0" w:color="auto"/>
            <w:right w:val="none" w:sz="0" w:space="0" w:color="auto"/>
          </w:divBdr>
        </w:div>
        <w:div w:id="679966043">
          <w:marLeft w:val="0"/>
          <w:marRight w:val="0"/>
          <w:marTop w:val="0"/>
          <w:marBottom w:val="0"/>
          <w:divBdr>
            <w:top w:val="none" w:sz="0" w:space="0" w:color="auto"/>
            <w:left w:val="none" w:sz="0" w:space="0" w:color="auto"/>
            <w:bottom w:val="none" w:sz="0" w:space="0" w:color="auto"/>
            <w:right w:val="none" w:sz="0" w:space="0" w:color="auto"/>
          </w:divBdr>
        </w:div>
        <w:div w:id="1203520544">
          <w:marLeft w:val="0"/>
          <w:marRight w:val="0"/>
          <w:marTop w:val="0"/>
          <w:marBottom w:val="0"/>
          <w:divBdr>
            <w:top w:val="none" w:sz="0" w:space="0" w:color="auto"/>
            <w:left w:val="none" w:sz="0" w:space="0" w:color="auto"/>
            <w:bottom w:val="none" w:sz="0" w:space="0" w:color="auto"/>
            <w:right w:val="none" w:sz="0" w:space="0" w:color="auto"/>
          </w:divBdr>
        </w:div>
        <w:div w:id="367723878">
          <w:marLeft w:val="0"/>
          <w:marRight w:val="0"/>
          <w:marTop w:val="0"/>
          <w:marBottom w:val="0"/>
          <w:divBdr>
            <w:top w:val="none" w:sz="0" w:space="0" w:color="auto"/>
            <w:left w:val="none" w:sz="0" w:space="0" w:color="auto"/>
            <w:bottom w:val="none" w:sz="0" w:space="0" w:color="auto"/>
            <w:right w:val="none" w:sz="0" w:space="0" w:color="auto"/>
          </w:divBdr>
        </w:div>
        <w:div w:id="692343280">
          <w:marLeft w:val="0"/>
          <w:marRight w:val="0"/>
          <w:marTop w:val="0"/>
          <w:marBottom w:val="0"/>
          <w:divBdr>
            <w:top w:val="none" w:sz="0" w:space="0" w:color="auto"/>
            <w:left w:val="none" w:sz="0" w:space="0" w:color="auto"/>
            <w:bottom w:val="none" w:sz="0" w:space="0" w:color="auto"/>
            <w:right w:val="none" w:sz="0" w:space="0" w:color="auto"/>
          </w:divBdr>
        </w:div>
        <w:div w:id="2126077830">
          <w:marLeft w:val="0"/>
          <w:marRight w:val="0"/>
          <w:marTop w:val="0"/>
          <w:marBottom w:val="0"/>
          <w:divBdr>
            <w:top w:val="none" w:sz="0" w:space="0" w:color="auto"/>
            <w:left w:val="none" w:sz="0" w:space="0" w:color="auto"/>
            <w:bottom w:val="none" w:sz="0" w:space="0" w:color="auto"/>
            <w:right w:val="none" w:sz="0" w:space="0" w:color="auto"/>
          </w:divBdr>
        </w:div>
        <w:div w:id="1142575257">
          <w:marLeft w:val="0"/>
          <w:marRight w:val="0"/>
          <w:marTop w:val="0"/>
          <w:marBottom w:val="0"/>
          <w:divBdr>
            <w:top w:val="none" w:sz="0" w:space="0" w:color="auto"/>
            <w:left w:val="none" w:sz="0" w:space="0" w:color="auto"/>
            <w:bottom w:val="none" w:sz="0" w:space="0" w:color="auto"/>
            <w:right w:val="none" w:sz="0" w:space="0" w:color="auto"/>
          </w:divBdr>
        </w:div>
        <w:div w:id="797650569">
          <w:marLeft w:val="0"/>
          <w:marRight w:val="0"/>
          <w:marTop w:val="0"/>
          <w:marBottom w:val="0"/>
          <w:divBdr>
            <w:top w:val="none" w:sz="0" w:space="0" w:color="auto"/>
            <w:left w:val="none" w:sz="0" w:space="0" w:color="auto"/>
            <w:bottom w:val="none" w:sz="0" w:space="0" w:color="auto"/>
            <w:right w:val="none" w:sz="0" w:space="0" w:color="auto"/>
          </w:divBdr>
        </w:div>
        <w:div w:id="1600330426">
          <w:marLeft w:val="0"/>
          <w:marRight w:val="0"/>
          <w:marTop w:val="0"/>
          <w:marBottom w:val="0"/>
          <w:divBdr>
            <w:top w:val="none" w:sz="0" w:space="0" w:color="auto"/>
            <w:left w:val="none" w:sz="0" w:space="0" w:color="auto"/>
            <w:bottom w:val="none" w:sz="0" w:space="0" w:color="auto"/>
            <w:right w:val="none" w:sz="0" w:space="0" w:color="auto"/>
          </w:divBdr>
        </w:div>
        <w:div w:id="1644118671">
          <w:marLeft w:val="0"/>
          <w:marRight w:val="0"/>
          <w:marTop w:val="0"/>
          <w:marBottom w:val="0"/>
          <w:divBdr>
            <w:top w:val="none" w:sz="0" w:space="0" w:color="auto"/>
            <w:left w:val="none" w:sz="0" w:space="0" w:color="auto"/>
            <w:bottom w:val="none" w:sz="0" w:space="0" w:color="auto"/>
            <w:right w:val="none" w:sz="0" w:space="0" w:color="auto"/>
          </w:divBdr>
        </w:div>
        <w:div w:id="41564900">
          <w:marLeft w:val="0"/>
          <w:marRight w:val="0"/>
          <w:marTop w:val="0"/>
          <w:marBottom w:val="0"/>
          <w:divBdr>
            <w:top w:val="none" w:sz="0" w:space="0" w:color="auto"/>
            <w:left w:val="none" w:sz="0" w:space="0" w:color="auto"/>
            <w:bottom w:val="none" w:sz="0" w:space="0" w:color="auto"/>
            <w:right w:val="none" w:sz="0" w:space="0" w:color="auto"/>
          </w:divBdr>
        </w:div>
        <w:div w:id="1679038520">
          <w:marLeft w:val="0"/>
          <w:marRight w:val="0"/>
          <w:marTop w:val="0"/>
          <w:marBottom w:val="0"/>
          <w:divBdr>
            <w:top w:val="none" w:sz="0" w:space="0" w:color="auto"/>
            <w:left w:val="none" w:sz="0" w:space="0" w:color="auto"/>
            <w:bottom w:val="none" w:sz="0" w:space="0" w:color="auto"/>
            <w:right w:val="none" w:sz="0" w:space="0" w:color="auto"/>
          </w:divBdr>
        </w:div>
        <w:div w:id="951320992">
          <w:marLeft w:val="0"/>
          <w:marRight w:val="0"/>
          <w:marTop w:val="0"/>
          <w:marBottom w:val="0"/>
          <w:divBdr>
            <w:top w:val="none" w:sz="0" w:space="0" w:color="auto"/>
            <w:left w:val="none" w:sz="0" w:space="0" w:color="auto"/>
            <w:bottom w:val="none" w:sz="0" w:space="0" w:color="auto"/>
            <w:right w:val="none" w:sz="0" w:space="0" w:color="auto"/>
          </w:divBdr>
        </w:div>
        <w:div w:id="1803767563">
          <w:marLeft w:val="0"/>
          <w:marRight w:val="0"/>
          <w:marTop w:val="0"/>
          <w:marBottom w:val="0"/>
          <w:divBdr>
            <w:top w:val="none" w:sz="0" w:space="0" w:color="auto"/>
            <w:left w:val="none" w:sz="0" w:space="0" w:color="auto"/>
            <w:bottom w:val="none" w:sz="0" w:space="0" w:color="auto"/>
            <w:right w:val="none" w:sz="0" w:space="0" w:color="auto"/>
          </w:divBdr>
        </w:div>
        <w:div w:id="1929656370">
          <w:marLeft w:val="0"/>
          <w:marRight w:val="0"/>
          <w:marTop w:val="0"/>
          <w:marBottom w:val="0"/>
          <w:divBdr>
            <w:top w:val="none" w:sz="0" w:space="0" w:color="auto"/>
            <w:left w:val="none" w:sz="0" w:space="0" w:color="auto"/>
            <w:bottom w:val="none" w:sz="0" w:space="0" w:color="auto"/>
            <w:right w:val="none" w:sz="0" w:space="0" w:color="auto"/>
          </w:divBdr>
        </w:div>
        <w:div w:id="1928348680">
          <w:marLeft w:val="0"/>
          <w:marRight w:val="0"/>
          <w:marTop w:val="0"/>
          <w:marBottom w:val="0"/>
          <w:divBdr>
            <w:top w:val="none" w:sz="0" w:space="0" w:color="auto"/>
            <w:left w:val="none" w:sz="0" w:space="0" w:color="auto"/>
            <w:bottom w:val="none" w:sz="0" w:space="0" w:color="auto"/>
            <w:right w:val="none" w:sz="0" w:space="0" w:color="auto"/>
          </w:divBdr>
        </w:div>
        <w:div w:id="173692968">
          <w:marLeft w:val="0"/>
          <w:marRight w:val="0"/>
          <w:marTop w:val="0"/>
          <w:marBottom w:val="0"/>
          <w:divBdr>
            <w:top w:val="none" w:sz="0" w:space="0" w:color="auto"/>
            <w:left w:val="none" w:sz="0" w:space="0" w:color="auto"/>
            <w:bottom w:val="none" w:sz="0" w:space="0" w:color="auto"/>
            <w:right w:val="none" w:sz="0" w:space="0" w:color="auto"/>
          </w:divBdr>
        </w:div>
        <w:div w:id="668678319">
          <w:marLeft w:val="0"/>
          <w:marRight w:val="0"/>
          <w:marTop w:val="0"/>
          <w:marBottom w:val="0"/>
          <w:divBdr>
            <w:top w:val="none" w:sz="0" w:space="0" w:color="auto"/>
            <w:left w:val="none" w:sz="0" w:space="0" w:color="auto"/>
            <w:bottom w:val="none" w:sz="0" w:space="0" w:color="auto"/>
            <w:right w:val="none" w:sz="0" w:space="0" w:color="auto"/>
          </w:divBdr>
        </w:div>
        <w:div w:id="587468470">
          <w:marLeft w:val="0"/>
          <w:marRight w:val="0"/>
          <w:marTop w:val="0"/>
          <w:marBottom w:val="0"/>
          <w:divBdr>
            <w:top w:val="none" w:sz="0" w:space="0" w:color="auto"/>
            <w:left w:val="none" w:sz="0" w:space="0" w:color="auto"/>
            <w:bottom w:val="none" w:sz="0" w:space="0" w:color="auto"/>
            <w:right w:val="none" w:sz="0" w:space="0" w:color="auto"/>
          </w:divBdr>
        </w:div>
        <w:div w:id="1984659062">
          <w:marLeft w:val="0"/>
          <w:marRight w:val="0"/>
          <w:marTop w:val="0"/>
          <w:marBottom w:val="0"/>
          <w:divBdr>
            <w:top w:val="none" w:sz="0" w:space="0" w:color="auto"/>
            <w:left w:val="none" w:sz="0" w:space="0" w:color="auto"/>
            <w:bottom w:val="none" w:sz="0" w:space="0" w:color="auto"/>
            <w:right w:val="none" w:sz="0" w:space="0" w:color="auto"/>
          </w:divBdr>
        </w:div>
        <w:div w:id="742678949">
          <w:marLeft w:val="0"/>
          <w:marRight w:val="0"/>
          <w:marTop w:val="0"/>
          <w:marBottom w:val="0"/>
          <w:divBdr>
            <w:top w:val="none" w:sz="0" w:space="0" w:color="auto"/>
            <w:left w:val="none" w:sz="0" w:space="0" w:color="auto"/>
            <w:bottom w:val="none" w:sz="0" w:space="0" w:color="auto"/>
            <w:right w:val="none" w:sz="0" w:space="0" w:color="auto"/>
          </w:divBdr>
        </w:div>
        <w:div w:id="559443800">
          <w:marLeft w:val="0"/>
          <w:marRight w:val="0"/>
          <w:marTop w:val="0"/>
          <w:marBottom w:val="0"/>
          <w:divBdr>
            <w:top w:val="none" w:sz="0" w:space="0" w:color="auto"/>
            <w:left w:val="none" w:sz="0" w:space="0" w:color="auto"/>
            <w:bottom w:val="none" w:sz="0" w:space="0" w:color="auto"/>
            <w:right w:val="none" w:sz="0" w:space="0" w:color="auto"/>
          </w:divBdr>
        </w:div>
        <w:div w:id="701176652">
          <w:marLeft w:val="0"/>
          <w:marRight w:val="0"/>
          <w:marTop w:val="0"/>
          <w:marBottom w:val="0"/>
          <w:divBdr>
            <w:top w:val="none" w:sz="0" w:space="0" w:color="auto"/>
            <w:left w:val="none" w:sz="0" w:space="0" w:color="auto"/>
            <w:bottom w:val="none" w:sz="0" w:space="0" w:color="auto"/>
            <w:right w:val="none" w:sz="0" w:space="0" w:color="auto"/>
          </w:divBdr>
        </w:div>
        <w:div w:id="1110465194">
          <w:marLeft w:val="0"/>
          <w:marRight w:val="0"/>
          <w:marTop w:val="0"/>
          <w:marBottom w:val="0"/>
          <w:divBdr>
            <w:top w:val="none" w:sz="0" w:space="0" w:color="auto"/>
            <w:left w:val="none" w:sz="0" w:space="0" w:color="auto"/>
            <w:bottom w:val="none" w:sz="0" w:space="0" w:color="auto"/>
            <w:right w:val="none" w:sz="0" w:space="0" w:color="auto"/>
          </w:divBdr>
        </w:div>
        <w:div w:id="1238397058">
          <w:marLeft w:val="0"/>
          <w:marRight w:val="0"/>
          <w:marTop w:val="0"/>
          <w:marBottom w:val="0"/>
          <w:divBdr>
            <w:top w:val="none" w:sz="0" w:space="0" w:color="auto"/>
            <w:left w:val="none" w:sz="0" w:space="0" w:color="auto"/>
            <w:bottom w:val="none" w:sz="0" w:space="0" w:color="auto"/>
            <w:right w:val="none" w:sz="0" w:space="0" w:color="auto"/>
          </w:divBdr>
        </w:div>
        <w:div w:id="1524905866">
          <w:marLeft w:val="0"/>
          <w:marRight w:val="0"/>
          <w:marTop w:val="0"/>
          <w:marBottom w:val="0"/>
          <w:divBdr>
            <w:top w:val="none" w:sz="0" w:space="0" w:color="auto"/>
            <w:left w:val="none" w:sz="0" w:space="0" w:color="auto"/>
            <w:bottom w:val="none" w:sz="0" w:space="0" w:color="auto"/>
            <w:right w:val="none" w:sz="0" w:space="0" w:color="auto"/>
          </w:divBdr>
        </w:div>
        <w:div w:id="1335066088">
          <w:marLeft w:val="0"/>
          <w:marRight w:val="0"/>
          <w:marTop w:val="0"/>
          <w:marBottom w:val="0"/>
          <w:divBdr>
            <w:top w:val="none" w:sz="0" w:space="0" w:color="auto"/>
            <w:left w:val="none" w:sz="0" w:space="0" w:color="auto"/>
            <w:bottom w:val="none" w:sz="0" w:space="0" w:color="auto"/>
            <w:right w:val="none" w:sz="0" w:space="0" w:color="auto"/>
          </w:divBdr>
        </w:div>
        <w:div w:id="1802645773">
          <w:marLeft w:val="0"/>
          <w:marRight w:val="0"/>
          <w:marTop w:val="0"/>
          <w:marBottom w:val="0"/>
          <w:divBdr>
            <w:top w:val="none" w:sz="0" w:space="0" w:color="auto"/>
            <w:left w:val="none" w:sz="0" w:space="0" w:color="auto"/>
            <w:bottom w:val="none" w:sz="0" w:space="0" w:color="auto"/>
            <w:right w:val="none" w:sz="0" w:space="0" w:color="auto"/>
          </w:divBdr>
        </w:div>
        <w:div w:id="1526021499">
          <w:marLeft w:val="0"/>
          <w:marRight w:val="0"/>
          <w:marTop w:val="0"/>
          <w:marBottom w:val="0"/>
          <w:divBdr>
            <w:top w:val="none" w:sz="0" w:space="0" w:color="auto"/>
            <w:left w:val="none" w:sz="0" w:space="0" w:color="auto"/>
            <w:bottom w:val="none" w:sz="0" w:space="0" w:color="auto"/>
            <w:right w:val="none" w:sz="0" w:space="0" w:color="auto"/>
          </w:divBdr>
        </w:div>
        <w:div w:id="1113328550">
          <w:marLeft w:val="0"/>
          <w:marRight w:val="0"/>
          <w:marTop w:val="0"/>
          <w:marBottom w:val="0"/>
          <w:divBdr>
            <w:top w:val="none" w:sz="0" w:space="0" w:color="auto"/>
            <w:left w:val="none" w:sz="0" w:space="0" w:color="auto"/>
            <w:bottom w:val="none" w:sz="0" w:space="0" w:color="auto"/>
            <w:right w:val="none" w:sz="0" w:space="0" w:color="auto"/>
          </w:divBdr>
        </w:div>
        <w:div w:id="1955598649">
          <w:marLeft w:val="0"/>
          <w:marRight w:val="0"/>
          <w:marTop w:val="0"/>
          <w:marBottom w:val="0"/>
          <w:divBdr>
            <w:top w:val="none" w:sz="0" w:space="0" w:color="auto"/>
            <w:left w:val="none" w:sz="0" w:space="0" w:color="auto"/>
            <w:bottom w:val="none" w:sz="0" w:space="0" w:color="auto"/>
            <w:right w:val="none" w:sz="0" w:space="0" w:color="auto"/>
          </w:divBdr>
        </w:div>
        <w:div w:id="1054280186">
          <w:marLeft w:val="0"/>
          <w:marRight w:val="0"/>
          <w:marTop w:val="0"/>
          <w:marBottom w:val="0"/>
          <w:divBdr>
            <w:top w:val="none" w:sz="0" w:space="0" w:color="auto"/>
            <w:left w:val="none" w:sz="0" w:space="0" w:color="auto"/>
            <w:bottom w:val="none" w:sz="0" w:space="0" w:color="auto"/>
            <w:right w:val="none" w:sz="0" w:space="0" w:color="auto"/>
          </w:divBdr>
        </w:div>
      </w:divsChild>
    </w:div>
    <w:div w:id="1307590073">
      <w:bodyDiv w:val="1"/>
      <w:marLeft w:val="0"/>
      <w:marRight w:val="0"/>
      <w:marTop w:val="0"/>
      <w:marBottom w:val="0"/>
      <w:divBdr>
        <w:top w:val="none" w:sz="0" w:space="0" w:color="auto"/>
        <w:left w:val="none" w:sz="0" w:space="0" w:color="auto"/>
        <w:bottom w:val="none" w:sz="0" w:space="0" w:color="auto"/>
        <w:right w:val="none" w:sz="0" w:space="0" w:color="auto"/>
      </w:divBdr>
    </w:div>
    <w:div w:id="1307709566">
      <w:bodyDiv w:val="1"/>
      <w:marLeft w:val="0"/>
      <w:marRight w:val="0"/>
      <w:marTop w:val="0"/>
      <w:marBottom w:val="0"/>
      <w:divBdr>
        <w:top w:val="none" w:sz="0" w:space="0" w:color="auto"/>
        <w:left w:val="none" w:sz="0" w:space="0" w:color="auto"/>
        <w:bottom w:val="none" w:sz="0" w:space="0" w:color="auto"/>
        <w:right w:val="none" w:sz="0" w:space="0" w:color="auto"/>
      </w:divBdr>
    </w:div>
    <w:div w:id="1307735761">
      <w:bodyDiv w:val="1"/>
      <w:marLeft w:val="0"/>
      <w:marRight w:val="0"/>
      <w:marTop w:val="0"/>
      <w:marBottom w:val="0"/>
      <w:divBdr>
        <w:top w:val="none" w:sz="0" w:space="0" w:color="auto"/>
        <w:left w:val="none" w:sz="0" w:space="0" w:color="auto"/>
        <w:bottom w:val="none" w:sz="0" w:space="0" w:color="auto"/>
        <w:right w:val="none" w:sz="0" w:space="0" w:color="auto"/>
      </w:divBdr>
    </w:div>
    <w:div w:id="1307903800">
      <w:bodyDiv w:val="1"/>
      <w:marLeft w:val="0"/>
      <w:marRight w:val="0"/>
      <w:marTop w:val="0"/>
      <w:marBottom w:val="0"/>
      <w:divBdr>
        <w:top w:val="none" w:sz="0" w:space="0" w:color="auto"/>
        <w:left w:val="none" w:sz="0" w:space="0" w:color="auto"/>
        <w:bottom w:val="none" w:sz="0" w:space="0" w:color="auto"/>
        <w:right w:val="none" w:sz="0" w:space="0" w:color="auto"/>
      </w:divBdr>
    </w:div>
    <w:div w:id="1308050575">
      <w:bodyDiv w:val="1"/>
      <w:marLeft w:val="0"/>
      <w:marRight w:val="0"/>
      <w:marTop w:val="0"/>
      <w:marBottom w:val="0"/>
      <w:divBdr>
        <w:top w:val="none" w:sz="0" w:space="0" w:color="auto"/>
        <w:left w:val="none" w:sz="0" w:space="0" w:color="auto"/>
        <w:bottom w:val="none" w:sz="0" w:space="0" w:color="auto"/>
        <w:right w:val="none" w:sz="0" w:space="0" w:color="auto"/>
      </w:divBdr>
    </w:div>
    <w:div w:id="1308196660">
      <w:bodyDiv w:val="1"/>
      <w:marLeft w:val="0"/>
      <w:marRight w:val="0"/>
      <w:marTop w:val="0"/>
      <w:marBottom w:val="0"/>
      <w:divBdr>
        <w:top w:val="none" w:sz="0" w:space="0" w:color="auto"/>
        <w:left w:val="none" w:sz="0" w:space="0" w:color="auto"/>
        <w:bottom w:val="none" w:sz="0" w:space="0" w:color="auto"/>
        <w:right w:val="none" w:sz="0" w:space="0" w:color="auto"/>
      </w:divBdr>
    </w:div>
    <w:div w:id="1308436192">
      <w:bodyDiv w:val="1"/>
      <w:marLeft w:val="0"/>
      <w:marRight w:val="0"/>
      <w:marTop w:val="0"/>
      <w:marBottom w:val="0"/>
      <w:divBdr>
        <w:top w:val="none" w:sz="0" w:space="0" w:color="auto"/>
        <w:left w:val="none" w:sz="0" w:space="0" w:color="auto"/>
        <w:bottom w:val="none" w:sz="0" w:space="0" w:color="auto"/>
        <w:right w:val="none" w:sz="0" w:space="0" w:color="auto"/>
      </w:divBdr>
    </w:div>
    <w:div w:id="1308584630">
      <w:bodyDiv w:val="1"/>
      <w:marLeft w:val="0"/>
      <w:marRight w:val="0"/>
      <w:marTop w:val="0"/>
      <w:marBottom w:val="0"/>
      <w:divBdr>
        <w:top w:val="none" w:sz="0" w:space="0" w:color="auto"/>
        <w:left w:val="none" w:sz="0" w:space="0" w:color="auto"/>
        <w:bottom w:val="none" w:sz="0" w:space="0" w:color="auto"/>
        <w:right w:val="none" w:sz="0" w:space="0" w:color="auto"/>
      </w:divBdr>
    </w:div>
    <w:div w:id="1309047175">
      <w:bodyDiv w:val="1"/>
      <w:marLeft w:val="0"/>
      <w:marRight w:val="0"/>
      <w:marTop w:val="0"/>
      <w:marBottom w:val="0"/>
      <w:divBdr>
        <w:top w:val="none" w:sz="0" w:space="0" w:color="auto"/>
        <w:left w:val="none" w:sz="0" w:space="0" w:color="auto"/>
        <w:bottom w:val="none" w:sz="0" w:space="0" w:color="auto"/>
        <w:right w:val="none" w:sz="0" w:space="0" w:color="auto"/>
      </w:divBdr>
    </w:div>
    <w:div w:id="1309088830">
      <w:bodyDiv w:val="1"/>
      <w:marLeft w:val="0"/>
      <w:marRight w:val="0"/>
      <w:marTop w:val="0"/>
      <w:marBottom w:val="0"/>
      <w:divBdr>
        <w:top w:val="none" w:sz="0" w:space="0" w:color="auto"/>
        <w:left w:val="none" w:sz="0" w:space="0" w:color="auto"/>
        <w:bottom w:val="none" w:sz="0" w:space="0" w:color="auto"/>
        <w:right w:val="none" w:sz="0" w:space="0" w:color="auto"/>
      </w:divBdr>
    </w:div>
    <w:div w:id="1309289951">
      <w:bodyDiv w:val="1"/>
      <w:marLeft w:val="0"/>
      <w:marRight w:val="0"/>
      <w:marTop w:val="0"/>
      <w:marBottom w:val="0"/>
      <w:divBdr>
        <w:top w:val="none" w:sz="0" w:space="0" w:color="auto"/>
        <w:left w:val="none" w:sz="0" w:space="0" w:color="auto"/>
        <w:bottom w:val="none" w:sz="0" w:space="0" w:color="auto"/>
        <w:right w:val="none" w:sz="0" w:space="0" w:color="auto"/>
      </w:divBdr>
    </w:div>
    <w:div w:id="1309435581">
      <w:bodyDiv w:val="1"/>
      <w:marLeft w:val="0"/>
      <w:marRight w:val="0"/>
      <w:marTop w:val="0"/>
      <w:marBottom w:val="0"/>
      <w:divBdr>
        <w:top w:val="none" w:sz="0" w:space="0" w:color="auto"/>
        <w:left w:val="none" w:sz="0" w:space="0" w:color="auto"/>
        <w:bottom w:val="none" w:sz="0" w:space="0" w:color="auto"/>
        <w:right w:val="none" w:sz="0" w:space="0" w:color="auto"/>
      </w:divBdr>
    </w:div>
    <w:div w:id="1309899746">
      <w:bodyDiv w:val="1"/>
      <w:marLeft w:val="0"/>
      <w:marRight w:val="0"/>
      <w:marTop w:val="0"/>
      <w:marBottom w:val="0"/>
      <w:divBdr>
        <w:top w:val="none" w:sz="0" w:space="0" w:color="auto"/>
        <w:left w:val="none" w:sz="0" w:space="0" w:color="auto"/>
        <w:bottom w:val="none" w:sz="0" w:space="0" w:color="auto"/>
        <w:right w:val="none" w:sz="0" w:space="0" w:color="auto"/>
      </w:divBdr>
    </w:div>
    <w:div w:id="1310204521">
      <w:bodyDiv w:val="1"/>
      <w:marLeft w:val="0"/>
      <w:marRight w:val="0"/>
      <w:marTop w:val="0"/>
      <w:marBottom w:val="0"/>
      <w:divBdr>
        <w:top w:val="none" w:sz="0" w:space="0" w:color="auto"/>
        <w:left w:val="none" w:sz="0" w:space="0" w:color="auto"/>
        <w:bottom w:val="none" w:sz="0" w:space="0" w:color="auto"/>
        <w:right w:val="none" w:sz="0" w:space="0" w:color="auto"/>
      </w:divBdr>
    </w:div>
    <w:div w:id="1310671127">
      <w:bodyDiv w:val="1"/>
      <w:marLeft w:val="0"/>
      <w:marRight w:val="0"/>
      <w:marTop w:val="0"/>
      <w:marBottom w:val="0"/>
      <w:divBdr>
        <w:top w:val="none" w:sz="0" w:space="0" w:color="auto"/>
        <w:left w:val="none" w:sz="0" w:space="0" w:color="auto"/>
        <w:bottom w:val="none" w:sz="0" w:space="0" w:color="auto"/>
        <w:right w:val="none" w:sz="0" w:space="0" w:color="auto"/>
      </w:divBdr>
    </w:div>
    <w:div w:id="1311403610">
      <w:bodyDiv w:val="1"/>
      <w:marLeft w:val="0"/>
      <w:marRight w:val="0"/>
      <w:marTop w:val="0"/>
      <w:marBottom w:val="0"/>
      <w:divBdr>
        <w:top w:val="none" w:sz="0" w:space="0" w:color="auto"/>
        <w:left w:val="none" w:sz="0" w:space="0" w:color="auto"/>
        <w:bottom w:val="none" w:sz="0" w:space="0" w:color="auto"/>
        <w:right w:val="none" w:sz="0" w:space="0" w:color="auto"/>
      </w:divBdr>
    </w:div>
    <w:div w:id="1311520231">
      <w:bodyDiv w:val="1"/>
      <w:marLeft w:val="0"/>
      <w:marRight w:val="0"/>
      <w:marTop w:val="0"/>
      <w:marBottom w:val="0"/>
      <w:divBdr>
        <w:top w:val="none" w:sz="0" w:space="0" w:color="auto"/>
        <w:left w:val="none" w:sz="0" w:space="0" w:color="auto"/>
        <w:bottom w:val="none" w:sz="0" w:space="0" w:color="auto"/>
        <w:right w:val="none" w:sz="0" w:space="0" w:color="auto"/>
      </w:divBdr>
    </w:div>
    <w:div w:id="1312438740">
      <w:bodyDiv w:val="1"/>
      <w:marLeft w:val="0"/>
      <w:marRight w:val="0"/>
      <w:marTop w:val="0"/>
      <w:marBottom w:val="0"/>
      <w:divBdr>
        <w:top w:val="none" w:sz="0" w:space="0" w:color="auto"/>
        <w:left w:val="none" w:sz="0" w:space="0" w:color="auto"/>
        <w:bottom w:val="none" w:sz="0" w:space="0" w:color="auto"/>
        <w:right w:val="none" w:sz="0" w:space="0" w:color="auto"/>
      </w:divBdr>
    </w:div>
    <w:div w:id="1312518945">
      <w:bodyDiv w:val="1"/>
      <w:marLeft w:val="0"/>
      <w:marRight w:val="0"/>
      <w:marTop w:val="0"/>
      <w:marBottom w:val="0"/>
      <w:divBdr>
        <w:top w:val="none" w:sz="0" w:space="0" w:color="auto"/>
        <w:left w:val="none" w:sz="0" w:space="0" w:color="auto"/>
        <w:bottom w:val="none" w:sz="0" w:space="0" w:color="auto"/>
        <w:right w:val="none" w:sz="0" w:space="0" w:color="auto"/>
      </w:divBdr>
    </w:div>
    <w:div w:id="1313371609">
      <w:bodyDiv w:val="1"/>
      <w:marLeft w:val="0"/>
      <w:marRight w:val="0"/>
      <w:marTop w:val="0"/>
      <w:marBottom w:val="0"/>
      <w:divBdr>
        <w:top w:val="none" w:sz="0" w:space="0" w:color="auto"/>
        <w:left w:val="none" w:sz="0" w:space="0" w:color="auto"/>
        <w:bottom w:val="none" w:sz="0" w:space="0" w:color="auto"/>
        <w:right w:val="none" w:sz="0" w:space="0" w:color="auto"/>
      </w:divBdr>
    </w:div>
    <w:div w:id="1313489308">
      <w:bodyDiv w:val="1"/>
      <w:marLeft w:val="0"/>
      <w:marRight w:val="0"/>
      <w:marTop w:val="0"/>
      <w:marBottom w:val="0"/>
      <w:divBdr>
        <w:top w:val="none" w:sz="0" w:space="0" w:color="auto"/>
        <w:left w:val="none" w:sz="0" w:space="0" w:color="auto"/>
        <w:bottom w:val="none" w:sz="0" w:space="0" w:color="auto"/>
        <w:right w:val="none" w:sz="0" w:space="0" w:color="auto"/>
      </w:divBdr>
    </w:div>
    <w:div w:id="1314019011">
      <w:bodyDiv w:val="1"/>
      <w:marLeft w:val="0"/>
      <w:marRight w:val="0"/>
      <w:marTop w:val="0"/>
      <w:marBottom w:val="0"/>
      <w:divBdr>
        <w:top w:val="none" w:sz="0" w:space="0" w:color="auto"/>
        <w:left w:val="none" w:sz="0" w:space="0" w:color="auto"/>
        <w:bottom w:val="none" w:sz="0" w:space="0" w:color="auto"/>
        <w:right w:val="none" w:sz="0" w:space="0" w:color="auto"/>
      </w:divBdr>
    </w:div>
    <w:div w:id="1314479973">
      <w:bodyDiv w:val="1"/>
      <w:marLeft w:val="0"/>
      <w:marRight w:val="0"/>
      <w:marTop w:val="0"/>
      <w:marBottom w:val="0"/>
      <w:divBdr>
        <w:top w:val="none" w:sz="0" w:space="0" w:color="auto"/>
        <w:left w:val="none" w:sz="0" w:space="0" w:color="auto"/>
        <w:bottom w:val="none" w:sz="0" w:space="0" w:color="auto"/>
        <w:right w:val="none" w:sz="0" w:space="0" w:color="auto"/>
      </w:divBdr>
    </w:div>
    <w:div w:id="1315142316">
      <w:bodyDiv w:val="1"/>
      <w:marLeft w:val="0"/>
      <w:marRight w:val="0"/>
      <w:marTop w:val="0"/>
      <w:marBottom w:val="0"/>
      <w:divBdr>
        <w:top w:val="none" w:sz="0" w:space="0" w:color="auto"/>
        <w:left w:val="none" w:sz="0" w:space="0" w:color="auto"/>
        <w:bottom w:val="none" w:sz="0" w:space="0" w:color="auto"/>
        <w:right w:val="none" w:sz="0" w:space="0" w:color="auto"/>
      </w:divBdr>
    </w:div>
    <w:div w:id="1315405586">
      <w:bodyDiv w:val="1"/>
      <w:marLeft w:val="0"/>
      <w:marRight w:val="0"/>
      <w:marTop w:val="0"/>
      <w:marBottom w:val="0"/>
      <w:divBdr>
        <w:top w:val="none" w:sz="0" w:space="0" w:color="auto"/>
        <w:left w:val="none" w:sz="0" w:space="0" w:color="auto"/>
        <w:bottom w:val="none" w:sz="0" w:space="0" w:color="auto"/>
        <w:right w:val="none" w:sz="0" w:space="0" w:color="auto"/>
      </w:divBdr>
    </w:div>
    <w:div w:id="1315601417">
      <w:bodyDiv w:val="1"/>
      <w:marLeft w:val="0"/>
      <w:marRight w:val="0"/>
      <w:marTop w:val="0"/>
      <w:marBottom w:val="0"/>
      <w:divBdr>
        <w:top w:val="none" w:sz="0" w:space="0" w:color="auto"/>
        <w:left w:val="none" w:sz="0" w:space="0" w:color="auto"/>
        <w:bottom w:val="none" w:sz="0" w:space="0" w:color="auto"/>
        <w:right w:val="none" w:sz="0" w:space="0" w:color="auto"/>
      </w:divBdr>
      <w:divsChild>
        <w:div w:id="851379669">
          <w:marLeft w:val="0"/>
          <w:marRight w:val="0"/>
          <w:marTop w:val="0"/>
          <w:marBottom w:val="0"/>
          <w:divBdr>
            <w:top w:val="none" w:sz="0" w:space="0" w:color="auto"/>
            <w:left w:val="none" w:sz="0" w:space="0" w:color="auto"/>
            <w:bottom w:val="none" w:sz="0" w:space="0" w:color="auto"/>
            <w:right w:val="none" w:sz="0" w:space="0" w:color="auto"/>
          </w:divBdr>
        </w:div>
        <w:div w:id="1165784645">
          <w:marLeft w:val="0"/>
          <w:marRight w:val="0"/>
          <w:marTop w:val="0"/>
          <w:marBottom w:val="0"/>
          <w:divBdr>
            <w:top w:val="none" w:sz="0" w:space="0" w:color="auto"/>
            <w:left w:val="none" w:sz="0" w:space="0" w:color="auto"/>
            <w:bottom w:val="none" w:sz="0" w:space="0" w:color="auto"/>
            <w:right w:val="none" w:sz="0" w:space="0" w:color="auto"/>
          </w:divBdr>
        </w:div>
        <w:div w:id="1709648042">
          <w:marLeft w:val="0"/>
          <w:marRight w:val="0"/>
          <w:marTop w:val="0"/>
          <w:marBottom w:val="0"/>
          <w:divBdr>
            <w:top w:val="none" w:sz="0" w:space="0" w:color="auto"/>
            <w:left w:val="none" w:sz="0" w:space="0" w:color="auto"/>
            <w:bottom w:val="none" w:sz="0" w:space="0" w:color="auto"/>
            <w:right w:val="none" w:sz="0" w:space="0" w:color="auto"/>
          </w:divBdr>
        </w:div>
        <w:div w:id="348992570">
          <w:marLeft w:val="0"/>
          <w:marRight w:val="0"/>
          <w:marTop w:val="0"/>
          <w:marBottom w:val="0"/>
          <w:divBdr>
            <w:top w:val="none" w:sz="0" w:space="0" w:color="auto"/>
            <w:left w:val="none" w:sz="0" w:space="0" w:color="auto"/>
            <w:bottom w:val="none" w:sz="0" w:space="0" w:color="auto"/>
            <w:right w:val="none" w:sz="0" w:space="0" w:color="auto"/>
          </w:divBdr>
        </w:div>
        <w:div w:id="959729246">
          <w:marLeft w:val="0"/>
          <w:marRight w:val="0"/>
          <w:marTop w:val="0"/>
          <w:marBottom w:val="0"/>
          <w:divBdr>
            <w:top w:val="none" w:sz="0" w:space="0" w:color="auto"/>
            <w:left w:val="none" w:sz="0" w:space="0" w:color="auto"/>
            <w:bottom w:val="none" w:sz="0" w:space="0" w:color="auto"/>
            <w:right w:val="none" w:sz="0" w:space="0" w:color="auto"/>
          </w:divBdr>
        </w:div>
        <w:div w:id="2097708444">
          <w:marLeft w:val="0"/>
          <w:marRight w:val="0"/>
          <w:marTop w:val="0"/>
          <w:marBottom w:val="0"/>
          <w:divBdr>
            <w:top w:val="none" w:sz="0" w:space="0" w:color="auto"/>
            <w:left w:val="none" w:sz="0" w:space="0" w:color="auto"/>
            <w:bottom w:val="none" w:sz="0" w:space="0" w:color="auto"/>
            <w:right w:val="none" w:sz="0" w:space="0" w:color="auto"/>
          </w:divBdr>
        </w:div>
        <w:div w:id="1898930719">
          <w:marLeft w:val="0"/>
          <w:marRight w:val="0"/>
          <w:marTop w:val="0"/>
          <w:marBottom w:val="0"/>
          <w:divBdr>
            <w:top w:val="none" w:sz="0" w:space="0" w:color="auto"/>
            <w:left w:val="none" w:sz="0" w:space="0" w:color="auto"/>
            <w:bottom w:val="none" w:sz="0" w:space="0" w:color="auto"/>
            <w:right w:val="none" w:sz="0" w:space="0" w:color="auto"/>
          </w:divBdr>
        </w:div>
        <w:div w:id="1723476331">
          <w:marLeft w:val="0"/>
          <w:marRight w:val="0"/>
          <w:marTop w:val="0"/>
          <w:marBottom w:val="0"/>
          <w:divBdr>
            <w:top w:val="none" w:sz="0" w:space="0" w:color="auto"/>
            <w:left w:val="none" w:sz="0" w:space="0" w:color="auto"/>
            <w:bottom w:val="none" w:sz="0" w:space="0" w:color="auto"/>
            <w:right w:val="none" w:sz="0" w:space="0" w:color="auto"/>
          </w:divBdr>
        </w:div>
        <w:div w:id="2087452732">
          <w:marLeft w:val="0"/>
          <w:marRight w:val="0"/>
          <w:marTop w:val="0"/>
          <w:marBottom w:val="0"/>
          <w:divBdr>
            <w:top w:val="none" w:sz="0" w:space="0" w:color="auto"/>
            <w:left w:val="none" w:sz="0" w:space="0" w:color="auto"/>
            <w:bottom w:val="none" w:sz="0" w:space="0" w:color="auto"/>
            <w:right w:val="none" w:sz="0" w:space="0" w:color="auto"/>
          </w:divBdr>
        </w:div>
        <w:div w:id="37553258">
          <w:marLeft w:val="0"/>
          <w:marRight w:val="0"/>
          <w:marTop w:val="0"/>
          <w:marBottom w:val="0"/>
          <w:divBdr>
            <w:top w:val="none" w:sz="0" w:space="0" w:color="auto"/>
            <w:left w:val="none" w:sz="0" w:space="0" w:color="auto"/>
            <w:bottom w:val="none" w:sz="0" w:space="0" w:color="auto"/>
            <w:right w:val="none" w:sz="0" w:space="0" w:color="auto"/>
          </w:divBdr>
        </w:div>
        <w:div w:id="1370842143">
          <w:marLeft w:val="0"/>
          <w:marRight w:val="0"/>
          <w:marTop w:val="0"/>
          <w:marBottom w:val="0"/>
          <w:divBdr>
            <w:top w:val="none" w:sz="0" w:space="0" w:color="auto"/>
            <w:left w:val="none" w:sz="0" w:space="0" w:color="auto"/>
            <w:bottom w:val="none" w:sz="0" w:space="0" w:color="auto"/>
            <w:right w:val="none" w:sz="0" w:space="0" w:color="auto"/>
          </w:divBdr>
        </w:div>
        <w:div w:id="318770238">
          <w:marLeft w:val="0"/>
          <w:marRight w:val="0"/>
          <w:marTop w:val="0"/>
          <w:marBottom w:val="0"/>
          <w:divBdr>
            <w:top w:val="none" w:sz="0" w:space="0" w:color="auto"/>
            <w:left w:val="none" w:sz="0" w:space="0" w:color="auto"/>
            <w:bottom w:val="none" w:sz="0" w:space="0" w:color="auto"/>
            <w:right w:val="none" w:sz="0" w:space="0" w:color="auto"/>
          </w:divBdr>
        </w:div>
        <w:div w:id="594173613">
          <w:marLeft w:val="0"/>
          <w:marRight w:val="0"/>
          <w:marTop w:val="0"/>
          <w:marBottom w:val="0"/>
          <w:divBdr>
            <w:top w:val="none" w:sz="0" w:space="0" w:color="auto"/>
            <w:left w:val="none" w:sz="0" w:space="0" w:color="auto"/>
            <w:bottom w:val="none" w:sz="0" w:space="0" w:color="auto"/>
            <w:right w:val="none" w:sz="0" w:space="0" w:color="auto"/>
          </w:divBdr>
        </w:div>
        <w:div w:id="771824373">
          <w:marLeft w:val="0"/>
          <w:marRight w:val="0"/>
          <w:marTop w:val="0"/>
          <w:marBottom w:val="0"/>
          <w:divBdr>
            <w:top w:val="none" w:sz="0" w:space="0" w:color="auto"/>
            <w:left w:val="none" w:sz="0" w:space="0" w:color="auto"/>
            <w:bottom w:val="none" w:sz="0" w:space="0" w:color="auto"/>
            <w:right w:val="none" w:sz="0" w:space="0" w:color="auto"/>
          </w:divBdr>
        </w:div>
        <w:div w:id="1165441431">
          <w:marLeft w:val="0"/>
          <w:marRight w:val="0"/>
          <w:marTop w:val="0"/>
          <w:marBottom w:val="0"/>
          <w:divBdr>
            <w:top w:val="none" w:sz="0" w:space="0" w:color="auto"/>
            <w:left w:val="none" w:sz="0" w:space="0" w:color="auto"/>
            <w:bottom w:val="none" w:sz="0" w:space="0" w:color="auto"/>
            <w:right w:val="none" w:sz="0" w:space="0" w:color="auto"/>
          </w:divBdr>
        </w:div>
        <w:div w:id="2132431746">
          <w:marLeft w:val="0"/>
          <w:marRight w:val="0"/>
          <w:marTop w:val="0"/>
          <w:marBottom w:val="0"/>
          <w:divBdr>
            <w:top w:val="none" w:sz="0" w:space="0" w:color="auto"/>
            <w:left w:val="none" w:sz="0" w:space="0" w:color="auto"/>
            <w:bottom w:val="none" w:sz="0" w:space="0" w:color="auto"/>
            <w:right w:val="none" w:sz="0" w:space="0" w:color="auto"/>
          </w:divBdr>
        </w:div>
        <w:div w:id="1228032286">
          <w:marLeft w:val="0"/>
          <w:marRight w:val="0"/>
          <w:marTop w:val="0"/>
          <w:marBottom w:val="0"/>
          <w:divBdr>
            <w:top w:val="none" w:sz="0" w:space="0" w:color="auto"/>
            <w:left w:val="none" w:sz="0" w:space="0" w:color="auto"/>
            <w:bottom w:val="none" w:sz="0" w:space="0" w:color="auto"/>
            <w:right w:val="none" w:sz="0" w:space="0" w:color="auto"/>
          </w:divBdr>
        </w:div>
        <w:div w:id="790126564">
          <w:marLeft w:val="0"/>
          <w:marRight w:val="0"/>
          <w:marTop w:val="0"/>
          <w:marBottom w:val="0"/>
          <w:divBdr>
            <w:top w:val="none" w:sz="0" w:space="0" w:color="auto"/>
            <w:left w:val="none" w:sz="0" w:space="0" w:color="auto"/>
            <w:bottom w:val="none" w:sz="0" w:space="0" w:color="auto"/>
            <w:right w:val="none" w:sz="0" w:space="0" w:color="auto"/>
          </w:divBdr>
        </w:div>
        <w:div w:id="1508400734">
          <w:marLeft w:val="0"/>
          <w:marRight w:val="0"/>
          <w:marTop w:val="0"/>
          <w:marBottom w:val="0"/>
          <w:divBdr>
            <w:top w:val="none" w:sz="0" w:space="0" w:color="auto"/>
            <w:left w:val="none" w:sz="0" w:space="0" w:color="auto"/>
            <w:bottom w:val="none" w:sz="0" w:space="0" w:color="auto"/>
            <w:right w:val="none" w:sz="0" w:space="0" w:color="auto"/>
          </w:divBdr>
        </w:div>
        <w:div w:id="1693339785">
          <w:marLeft w:val="0"/>
          <w:marRight w:val="0"/>
          <w:marTop w:val="0"/>
          <w:marBottom w:val="0"/>
          <w:divBdr>
            <w:top w:val="none" w:sz="0" w:space="0" w:color="auto"/>
            <w:left w:val="none" w:sz="0" w:space="0" w:color="auto"/>
            <w:bottom w:val="none" w:sz="0" w:space="0" w:color="auto"/>
            <w:right w:val="none" w:sz="0" w:space="0" w:color="auto"/>
          </w:divBdr>
        </w:div>
        <w:div w:id="1022324241">
          <w:marLeft w:val="0"/>
          <w:marRight w:val="0"/>
          <w:marTop w:val="0"/>
          <w:marBottom w:val="0"/>
          <w:divBdr>
            <w:top w:val="none" w:sz="0" w:space="0" w:color="auto"/>
            <w:left w:val="none" w:sz="0" w:space="0" w:color="auto"/>
            <w:bottom w:val="none" w:sz="0" w:space="0" w:color="auto"/>
            <w:right w:val="none" w:sz="0" w:space="0" w:color="auto"/>
          </w:divBdr>
        </w:div>
        <w:div w:id="698121084">
          <w:marLeft w:val="0"/>
          <w:marRight w:val="0"/>
          <w:marTop w:val="0"/>
          <w:marBottom w:val="0"/>
          <w:divBdr>
            <w:top w:val="none" w:sz="0" w:space="0" w:color="auto"/>
            <w:left w:val="none" w:sz="0" w:space="0" w:color="auto"/>
            <w:bottom w:val="none" w:sz="0" w:space="0" w:color="auto"/>
            <w:right w:val="none" w:sz="0" w:space="0" w:color="auto"/>
          </w:divBdr>
        </w:div>
        <w:div w:id="1919778576">
          <w:marLeft w:val="0"/>
          <w:marRight w:val="0"/>
          <w:marTop w:val="0"/>
          <w:marBottom w:val="0"/>
          <w:divBdr>
            <w:top w:val="none" w:sz="0" w:space="0" w:color="auto"/>
            <w:left w:val="none" w:sz="0" w:space="0" w:color="auto"/>
            <w:bottom w:val="none" w:sz="0" w:space="0" w:color="auto"/>
            <w:right w:val="none" w:sz="0" w:space="0" w:color="auto"/>
          </w:divBdr>
        </w:div>
        <w:div w:id="843203918">
          <w:marLeft w:val="0"/>
          <w:marRight w:val="0"/>
          <w:marTop w:val="0"/>
          <w:marBottom w:val="0"/>
          <w:divBdr>
            <w:top w:val="none" w:sz="0" w:space="0" w:color="auto"/>
            <w:left w:val="none" w:sz="0" w:space="0" w:color="auto"/>
            <w:bottom w:val="none" w:sz="0" w:space="0" w:color="auto"/>
            <w:right w:val="none" w:sz="0" w:space="0" w:color="auto"/>
          </w:divBdr>
        </w:div>
        <w:div w:id="1580946414">
          <w:marLeft w:val="0"/>
          <w:marRight w:val="0"/>
          <w:marTop w:val="0"/>
          <w:marBottom w:val="0"/>
          <w:divBdr>
            <w:top w:val="none" w:sz="0" w:space="0" w:color="auto"/>
            <w:left w:val="none" w:sz="0" w:space="0" w:color="auto"/>
            <w:bottom w:val="none" w:sz="0" w:space="0" w:color="auto"/>
            <w:right w:val="none" w:sz="0" w:space="0" w:color="auto"/>
          </w:divBdr>
        </w:div>
        <w:div w:id="2073766457">
          <w:marLeft w:val="0"/>
          <w:marRight w:val="0"/>
          <w:marTop w:val="0"/>
          <w:marBottom w:val="0"/>
          <w:divBdr>
            <w:top w:val="none" w:sz="0" w:space="0" w:color="auto"/>
            <w:left w:val="none" w:sz="0" w:space="0" w:color="auto"/>
            <w:bottom w:val="none" w:sz="0" w:space="0" w:color="auto"/>
            <w:right w:val="none" w:sz="0" w:space="0" w:color="auto"/>
          </w:divBdr>
        </w:div>
        <w:div w:id="1443725072">
          <w:marLeft w:val="0"/>
          <w:marRight w:val="0"/>
          <w:marTop w:val="0"/>
          <w:marBottom w:val="0"/>
          <w:divBdr>
            <w:top w:val="none" w:sz="0" w:space="0" w:color="auto"/>
            <w:left w:val="none" w:sz="0" w:space="0" w:color="auto"/>
            <w:bottom w:val="none" w:sz="0" w:space="0" w:color="auto"/>
            <w:right w:val="none" w:sz="0" w:space="0" w:color="auto"/>
          </w:divBdr>
        </w:div>
        <w:div w:id="1079211747">
          <w:marLeft w:val="0"/>
          <w:marRight w:val="0"/>
          <w:marTop w:val="0"/>
          <w:marBottom w:val="0"/>
          <w:divBdr>
            <w:top w:val="none" w:sz="0" w:space="0" w:color="auto"/>
            <w:left w:val="none" w:sz="0" w:space="0" w:color="auto"/>
            <w:bottom w:val="none" w:sz="0" w:space="0" w:color="auto"/>
            <w:right w:val="none" w:sz="0" w:space="0" w:color="auto"/>
          </w:divBdr>
        </w:div>
        <w:div w:id="148719996">
          <w:marLeft w:val="0"/>
          <w:marRight w:val="0"/>
          <w:marTop w:val="0"/>
          <w:marBottom w:val="0"/>
          <w:divBdr>
            <w:top w:val="none" w:sz="0" w:space="0" w:color="auto"/>
            <w:left w:val="none" w:sz="0" w:space="0" w:color="auto"/>
            <w:bottom w:val="none" w:sz="0" w:space="0" w:color="auto"/>
            <w:right w:val="none" w:sz="0" w:space="0" w:color="auto"/>
          </w:divBdr>
        </w:div>
        <w:div w:id="997076535">
          <w:marLeft w:val="0"/>
          <w:marRight w:val="0"/>
          <w:marTop w:val="0"/>
          <w:marBottom w:val="0"/>
          <w:divBdr>
            <w:top w:val="none" w:sz="0" w:space="0" w:color="auto"/>
            <w:left w:val="none" w:sz="0" w:space="0" w:color="auto"/>
            <w:bottom w:val="none" w:sz="0" w:space="0" w:color="auto"/>
            <w:right w:val="none" w:sz="0" w:space="0" w:color="auto"/>
          </w:divBdr>
        </w:div>
        <w:div w:id="310525320">
          <w:marLeft w:val="0"/>
          <w:marRight w:val="0"/>
          <w:marTop w:val="0"/>
          <w:marBottom w:val="0"/>
          <w:divBdr>
            <w:top w:val="none" w:sz="0" w:space="0" w:color="auto"/>
            <w:left w:val="none" w:sz="0" w:space="0" w:color="auto"/>
            <w:bottom w:val="none" w:sz="0" w:space="0" w:color="auto"/>
            <w:right w:val="none" w:sz="0" w:space="0" w:color="auto"/>
          </w:divBdr>
        </w:div>
        <w:div w:id="651520607">
          <w:marLeft w:val="0"/>
          <w:marRight w:val="0"/>
          <w:marTop w:val="0"/>
          <w:marBottom w:val="0"/>
          <w:divBdr>
            <w:top w:val="none" w:sz="0" w:space="0" w:color="auto"/>
            <w:left w:val="none" w:sz="0" w:space="0" w:color="auto"/>
            <w:bottom w:val="none" w:sz="0" w:space="0" w:color="auto"/>
            <w:right w:val="none" w:sz="0" w:space="0" w:color="auto"/>
          </w:divBdr>
        </w:div>
        <w:div w:id="1953242573">
          <w:marLeft w:val="0"/>
          <w:marRight w:val="0"/>
          <w:marTop w:val="0"/>
          <w:marBottom w:val="0"/>
          <w:divBdr>
            <w:top w:val="none" w:sz="0" w:space="0" w:color="auto"/>
            <w:left w:val="none" w:sz="0" w:space="0" w:color="auto"/>
            <w:bottom w:val="none" w:sz="0" w:space="0" w:color="auto"/>
            <w:right w:val="none" w:sz="0" w:space="0" w:color="auto"/>
          </w:divBdr>
        </w:div>
        <w:div w:id="1491945417">
          <w:marLeft w:val="0"/>
          <w:marRight w:val="0"/>
          <w:marTop w:val="0"/>
          <w:marBottom w:val="0"/>
          <w:divBdr>
            <w:top w:val="none" w:sz="0" w:space="0" w:color="auto"/>
            <w:left w:val="none" w:sz="0" w:space="0" w:color="auto"/>
            <w:bottom w:val="none" w:sz="0" w:space="0" w:color="auto"/>
            <w:right w:val="none" w:sz="0" w:space="0" w:color="auto"/>
          </w:divBdr>
        </w:div>
        <w:div w:id="127748627">
          <w:marLeft w:val="0"/>
          <w:marRight w:val="0"/>
          <w:marTop w:val="0"/>
          <w:marBottom w:val="0"/>
          <w:divBdr>
            <w:top w:val="none" w:sz="0" w:space="0" w:color="auto"/>
            <w:left w:val="none" w:sz="0" w:space="0" w:color="auto"/>
            <w:bottom w:val="none" w:sz="0" w:space="0" w:color="auto"/>
            <w:right w:val="none" w:sz="0" w:space="0" w:color="auto"/>
          </w:divBdr>
        </w:div>
        <w:div w:id="1722366662">
          <w:marLeft w:val="0"/>
          <w:marRight w:val="0"/>
          <w:marTop w:val="0"/>
          <w:marBottom w:val="0"/>
          <w:divBdr>
            <w:top w:val="none" w:sz="0" w:space="0" w:color="auto"/>
            <w:left w:val="none" w:sz="0" w:space="0" w:color="auto"/>
            <w:bottom w:val="none" w:sz="0" w:space="0" w:color="auto"/>
            <w:right w:val="none" w:sz="0" w:space="0" w:color="auto"/>
          </w:divBdr>
        </w:div>
        <w:div w:id="1638683370">
          <w:marLeft w:val="0"/>
          <w:marRight w:val="0"/>
          <w:marTop w:val="0"/>
          <w:marBottom w:val="0"/>
          <w:divBdr>
            <w:top w:val="none" w:sz="0" w:space="0" w:color="auto"/>
            <w:left w:val="none" w:sz="0" w:space="0" w:color="auto"/>
            <w:bottom w:val="none" w:sz="0" w:space="0" w:color="auto"/>
            <w:right w:val="none" w:sz="0" w:space="0" w:color="auto"/>
          </w:divBdr>
        </w:div>
        <w:div w:id="2087917008">
          <w:marLeft w:val="0"/>
          <w:marRight w:val="0"/>
          <w:marTop w:val="0"/>
          <w:marBottom w:val="0"/>
          <w:divBdr>
            <w:top w:val="none" w:sz="0" w:space="0" w:color="auto"/>
            <w:left w:val="none" w:sz="0" w:space="0" w:color="auto"/>
            <w:bottom w:val="none" w:sz="0" w:space="0" w:color="auto"/>
            <w:right w:val="none" w:sz="0" w:space="0" w:color="auto"/>
          </w:divBdr>
        </w:div>
        <w:div w:id="1474908364">
          <w:marLeft w:val="0"/>
          <w:marRight w:val="0"/>
          <w:marTop w:val="0"/>
          <w:marBottom w:val="0"/>
          <w:divBdr>
            <w:top w:val="none" w:sz="0" w:space="0" w:color="auto"/>
            <w:left w:val="none" w:sz="0" w:space="0" w:color="auto"/>
            <w:bottom w:val="none" w:sz="0" w:space="0" w:color="auto"/>
            <w:right w:val="none" w:sz="0" w:space="0" w:color="auto"/>
          </w:divBdr>
        </w:div>
      </w:divsChild>
    </w:div>
    <w:div w:id="1316379032">
      <w:bodyDiv w:val="1"/>
      <w:marLeft w:val="0"/>
      <w:marRight w:val="0"/>
      <w:marTop w:val="0"/>
      <w:marBottom w:val="0"/>
      <w:divBdr>
        <w:top w:val="none" w:sz="0" w:space="0" w:color="auto"/>
        <w:left w:val="none" w:sz="0" w:space="0" w:color="auto"/>
        <w:bottom w:val="none" w:sz="0" w:space="0" w:color="auto"/>
        <w:right w:val="none" w:sz="0" w:space="0" w:color="auto"/>
      </w:divBdr>
    </w:div>
    <w:div w:id="1316837498">
      <w:bodyDiv w:val="1"/>
      <w:marLeft w:val="0"/>
      <w:marRight w:val="0"/>
      <w:marTop w:val="0"/>
      <w:marBottom w:val="0"/>
      <w:divBdr>
        <w:top w:val="none" w:sz="0" w:space="0" w:color="auto"/>
        <w:left w:val="none" w:sz="0" w:space="0" w:color="auto"/>
        <w:bottom w:val="none" w:sz="0" w:space="0" w:color="auto"/>
        <w:right w:val="none" w:sz="0" w:space="0" w:color="auto"/>
      </w:divBdr>
    </w:div>
    <w:div w:id="1316837961">
      <w:bodyDiv w:val="1"/>
      <w:marLeft w:val="0"/>
      <w:marRight w:val="0"/>
      <w:marTop w:val="0"/>
      <w:marBottom w:val="0"/>
      <w:divBdr>
        <w:top w:val="none" w:sz="0" w:space="0" w:color="auto"/>
        <w:left w:val="none" w:sz="0" w:space="0" w:color="auto"/>
        <w:bottom w:val="none" w:sz="0" w:space="0" w:color="auto"/>
        <w:right w:val="none" w:sz="0" w:space="0" w:color="auto"/>
      </w:divBdr>
    </w:div>
    <w:div w:id="1316882489">
      <w:bodyDiv w:val="1"/>
      <w:marLeft w:val="0"/>
      <w:marRight w:val="0"/>
      <w:marTop w:val="0"/>
      <w:marBottom w:val="0"/>
      <w:divBdr>
        <w:top w:val="none" w:sz="0" w:space="0" w:color="auto"/>
        <w:left w:val="none" w:sz="0" w:space="0" w:color="auto"/>
        <w:bottom w:val="none" w:sz="0" w:space="0" w:color="auto"/>
        <w:right w:val="none" w:sz="0" w:space="0" w:color="auto"/>
      </w:divBdr>
    </w:div>
    <w:div w:id="1317763979">
      <w:bodyDiv w:val="1"/>
      <w:marLeft w:val="0"/>
      <w:marRight w:val="0"/>
      <w:marTop w:val="0"/>
      <w:marBottom w:val="0"/>
      <w:divBdr>
        <w:top w:val="none" w:sz="0" w:space="0" w:color="auto"/>
        <w:left w:val="none" w:sz="0" w:space="0" w:color="auto"/>
        <w:bottom w:val="none" w:sz="0" w:space="0" w:color="auto"/>
        <w:right w:val="none" w:sz="0" w:space="0" w:color="auto"/>
      </w:divBdr>
    </w:div>
    <w:div w:id="1318072746">
      <w:bodyDiv w:val="1"/>
      <w:marLeft w:val="0"/>
      <w:marRight w:val="0"/>
      <w:marTop w:val="0"/>
      <w:marBottom w:val="0"/>
      <w:divBdr>
        <w:top w:val="none" w:sz="0" w:space="0" w:color="auto"/>
        <w:left w:val="none" w:sz="0" w:space="0" w:color="auto"/>
        <w:bottom w:val="none" w:sz="0" w:space="0" w:color="auto"/>
        <w:right w:val="none" w:sz="0" w:space="0" w:color="auto"/>
      </w:divBdr>
    </w:div>
    <w:div w:id="1318462696">
      <w:bodyDiv w:val="1"/>
      <w:marLeft w:val="0"/>
      <w:marRight w:val="0"/>
      <w:marTop w:val="0"/>
      <w:marBottom w:val="0"/>
      <w:divBdr>
        <w:top w:val="none" w:sz="0" w:space="0" w:color="auto"/>
        <w:left w:val="none" w:sz="0" w:space="0" w:color="auto"/>
        <w:bottom w:val="none" w:sz="0" w:space="0" w:color="auto"/>
        <w:right w:val="none" w:sz="0" w:space="0" w:color="auto"/>
      </w:divBdr>
    </w:div>
    <w:div w:id="1318681040">
      <w:bodyDiv w:val="1"/>
      <w:marLeft w:val="0"/>
      <w:marRight w:val="0"/>
      <w:marTop w:val="0"/>
      <w:marBottom w:val="0"/>
      <w:divBdr>
        <w:top w:val="none" w:sz="0" w:space="0" w:color="auto"/>
        <w:left w:val="none" w:sz="0" w:space="0" w:color="auto"/>
        <w:bottom w:val="none" w:sz="0" w:space="0" w:color="auto"/>
        <w:right w:val="none" w:sz="0" w:space="0" w:color="auto"/>
      </w:divBdr>
    </w:div>
    <w:div w:id="1318849992">
      <w:bodyDiv w:val="1"/>
      <w:marLeft w:val="0"/>
      <w:marRight w:val="0"/>
      <w:marTop w:val="0"/>
      <w:marBottom w:val="0"/>
      <w:divBdr>
        <w:top w:val="none" w:sz="0" w:space="0" w:color="auto"/>
        <w:left w:val="none" w:sz="0" w:space="0" w:color="auto"/>
        <w:bottom w:val="none" w:sz="0" w:space="0" w:color="auto"/>
        <w:right w:val="none" w:sz="0" w:space="0" w:color="auto"/>
      </w:divBdr>
    </w:div>
    <w:div w:id="1318920934">
      <w:bodyDiv w:val="1"/>
      <w:marLeft w:val="0"/>
      <w:marRight w:val="0"/>
      <w:marTop w:val="0"/>
      <w:marBottom w:val="0"/>
      <w:divBdr>
        <w:top w:val="none" w:sz="0" w:space="0" w:color="auto"/>
        <w:left w:val="none" w:sz="0" w:space="0" w:color="auto"/>
        <w:bottom w:val="none" w:sz="0" w:space="0" w:color="auto"/>
        <w:right w:val="none" w:sz="0" w:space="0" w:color="auto"/>
      </w:divBdr>
    </w:div>
    <w:div w:id="1318996345">
      <w:bodyDiv w:val="1"/>
      <w:marLeft w:val="0"/>
      <w:marRight w:val="0"/>
      <w:marTop w:val="0"/>
      <w:marBottom w:val="0"/>
      <w:divBdr>
        <w:top w:val="none" w:sz="0" w:space="0" w:color="auto"/>
        <w:left w:val="none" w:sz="0" w:space="0" w:color="auto"/>
        <w:bottom w:val="none" w:sz="0" w:space="0" w:color="auto"/>
        <w:right w:val="none" w:sz="0" w:space="0" w:color="auto"/>
      </w:divBdr>
    </w:div>
    <w:div w:id="1319066956">
      <w:bodyDiv w:val="1"/>
      <w:marLeft w:val="0"/>
      <w:marRight w:val="0"/>
      <w:marTop w:val="0"/>
      <w:marBottom w:val="0"/>
      <w:divBdr>
        <w:top w:val="none" w:sz="0" w:space="0" w:color="auto"/>
        <w:left w:val="none" w:sz="0" w:space="0" w:color="auto"/>
        <w:bottom w:val="none" w:sz="0" w:space="0" w:color="auto"/>
        <w:right w:val="none" w:sz="0" w:space="0" w:color="auto"/>
      </w:divBdr>
    </w:div>
    <w:div w:id="1319336823">
      <w:bodyDiv w:val="1"/>
      <w:marLeft w:val="0"/>
      <w:marRight w:val="0"/>
      <w:marTop w:val="0"/>
      <w:marBottom w:val="0"/>
      <w:divBdr>
        <w:top w:val="none" w:sz="0" w:space="0" w:color="auto"/>
        <w:left w:val="none" w:sz="0" w:space="0" w:color="auto"/>
        <w:bottom w:val="none" w:sz="0" w:space="0" w:color="auto"/>
        <w:right w:val="none" w:sz="0" w:space="0" w:color="auto"/>
      </w:divBdr>
    </w:div>
    <w:div w:id="1319385329">
      <w:bodyDiv w:val="1"/>
      <w:marLeft w:val="0"/>
      <w:marRight w:val="0"/>
      <w:marTop w:val="0"/>
      <w:marBottom w:val="0"/>
      <w:divBdr>
        <w:top w:val="none" w:sz="0" w:space="0" w:color="auto"/>
        <w:left w:val="none" w:sz="0" w:space="0" w:color="auto"/>
        <w:bottom w:val="none" w:sz="0" w:space="0" w:color="auto"/>
        <w:right w:val="none" w:sz="0" w:space="0" w:color="auto"/>
      </w:divBdr>
    </w:div>
    <w:div w:id="1319457112">
      <w:bodyDiv w:val="1"/>
      <w:marLeft w:val="0"/>
      <w:marRight w:val="0"/>
      <w:marTop w:val="0"/>
      <w:marBottom w:val="0"/>
      <w:divBdr>
        <w:top w:val="none" w:sz="0" w:space="0" w:color="auto"/>
        <w:left w:val="none" w:sz="0" w:space="0" w:color="auto"/>
        <w:bottom w:val="none" w:sz="0" w:space="0" w:color="auto"/>
        <w:right w:val="none" w:sz="0" w:space="0" w:color="auto"/>
      </w:divBdr>
    </w:div>
    <w:div w:id="1319722628">
      <w:bodyDiv w:val="1"/>
      <w:marLeft w:val="0"/>
      <w:marRight w:val="0"/>
      <w:marTop w:val="0"/>
      <w:marBottom w:val="0"/>
      <w:divBdr>
        <w:top w:val="none" w:sz="0" w:space="0" w:color="auto"/>
        <w:left w:val="none" w:sz="0" w:space="0" w:color="auto"/>
        <w:bottom w:val="none" w:sz="0" w:space="0" w:color="auto"/>
        <w:right w:val="none" w:sz="0" w:space="0" w:color="auto"/>
      </w:divBdr>
    </w:div>
    <w:div w:id="1320311054">
      <w:bodyDiv w:val="1"/>
      <w:marLeft w:val="0"/>
      <w:marRight w:val="0"/>
      <w:marTop w:val="0"/>
      <w:marBottom w:val="0"/>
      <w:divBdr>
        <w:top w:val="none" w:sz="0" w:space="0" w:color="auto"/>
        <w:left w:val="none" w:sz="0" w:space="0" w:color="auto"/>
        <w:bottom w:val="none" w:sz="0" w:space="0" w:color="auto"/>
        <w:right w:val="none" w:sz="0" w:space="0" w:color="auto"/>
      </w:divBdr>
    </w:div>
    <w:div w:id="1320424036">
      <w:bodyDiv w:val="1"/>
      <w:marLeft w:val="0"/>
      <w:marRight w:val="0"/>
      <w:marTop w:val="0"/>
      <w:marBottom w:val="0"/>
      <w:divBdr>
        <w:top w:val="none" w:sz="0" w:space="0" w:color="auto"/>
        <w:left w:val="none" w:sz="0" w:space="0" w:color="auto"/>
        <w:bottom w:val="none" w:sz="0" w:space="0" w:color="auto"/>
        <w:right w:val="none" w:sz="0" w:space="0" w:color="auto"/>
      </w:divBdr>
      <w:divsChild>
        <w:div w:id="402146607">
          <w:marLeft w:val="0"/>
          <w:marRight w:val="0"/>
          <w:marTop w:val="0"/>
          <w:marBottom w:val="0"/>
          <w:divBdr>
            <w:top w:val="none" w:sz="0" w:space="0" w:color="auto"/>
            <w:left w:val="none" w:sz="0" w:space="0" w:color="auto"/>
            <w:bottom w:val="none" w:sz="0" w:space="0" w:color="auto"/>
            <w:right w:val="none" w:sz="0" w:space="0" w:color="auto"/>
          </w:divBdr>
        </w:div>
        <w:div w:id="1239822284">
          <w:marLeft w:val="0"/>
          <w:marRight w:val="0"/>
          <w:marTop w:val="0"/>
          <w:marBottom w:val="0"/>
          <w:divBdr>
            <w:top w:val="none" w:sz="0" w:space="0" w:color="auto"/>
            <w:left w:val="none" w:sz="0" w:space="0" w:color="auto"/>
            <w:bottom w:val="none" w:sz="0" w:space="0" w:color="auto"/>
            <w:right w:val="none" w:sz="0" w:space="0" w:color="auto"/>
          </w:divBdr>
        </w:div>
        <w:div w:id="925774216">
          <w:marLeft w:val="0"/>
          <w:marRight w:val="0"/>
          <w:marTop w:val="0"/>
          <w:marBottom w:val="0"/>
          <w:divBdr>
            <w:top w:val="none" w:sz="0" w:space="0" w:color="auto"/>
            <w:left w:val="none" w:sz="0" w:space="0" w:color="auto"/>
            <w:bottom w:val="none" w:sz="0" w:space="0" w:color="auto"/>
            <w:right w:val="none" w:sz="0" w:space="0" w:color="auto"/>
          </w:divBdr>
        </w:div>
        <w:div w:id="1449200775">
          <w:marLeft w:val="0"/>
          <w:marRight w:val="0"/>
          <w:marTop w:val="0"/>
          <w:marBottom w:val="0"/>
          <w:divBdr>
            <w:top w:val="none" w:sz="0" w:space="0" w:color="auto"/>
            <w:left w:val="none" w:sz="0" w:space="0" w:color="auto"/>
            <w:bottom w:val="none" w:sz="0" w:space="0" w:color="auto"/>
            <w:right w:val="none" w:sz="0" w:space="0" w:color="auto"/>
          </w:divBdr>
        </w:div>
        <w:div w:id="837228191">
          <w:marLeft w:val="0"/>
          <w:marRight w:val="0"/>
          <w:marTop w:val="0"/>
          <w:marBottom w:val="0"/>
          <w:divBdr>
            <w:top w:val="none" w:sz="0" w:space="0" w:color="auto"/>
            <w:left w:val="none" w:sz="0" w:space="0" w:color="auto"/>
            <w:bottom w:val="none" w:sz="0" w:space="0" w:color="auto"/>
            <w:right w:val="none" w:sz="0" w:space="0" w:color="auto"/>
          </w:divBdr>
        </w:div>
        <w:div w:id="1865706556">
          <w:marLeft w:val="0"/>
          <w:marRight w:val="0"/>
          <w:marTop w:val="0"/>
          <w:marBottom w:val="0"/>
          <w:divBdr>
            <w:top w:val="none" w:sz="0" w:space="0" w:color="auto"/>
            <w:left w:val="none" w:sz="0" w:space="0" w:color="auto"/>
            <w:bottom w:val="none" w:sz="0" w:space="0" w:color="auto"/>
            <w:right w:val="none" w:sz="0" w:space="0" w:color="auto"/>
          </w:divBdr>
        </w:div>
        <w:div w:id="1662198208">
          <w:marLeft w:val="0"/>
          <w:marRight w:val="0"/>
          <w:marTop w:val="0"/>
          <w:marBottom w:val="0"/>
          <w:divBdr>
            <w:top w:val="none" w:sz="0" w:space="0" w:color="auto"/>
            <w:left w:val="none" w:sz="0" w:space="0" w:color="auto"/>
            <w:bottom w:val="none" w:sz="0" w:space="0" w:color="auto"/>
            <w:right w:val="none" w:sz="0" w:space="0" w:color="auto"/>
          </w:divBdr>
        </w:div>
        <w:div w:id="1620532755">
          <w:marLeft w:val="0"/>
          <w:marRight w:val="0"/>
          <w:marTop w:val="0"/>
          <w:marBottom w:val="0"/>
          <w:divBdr>
            <w:top w:val="none" w:sz="0" w:space="0" w:color="auto"/>
            <w:left w:val="none" w:sz="0" w:space="0" w:color="auto"/>
            <w:bottom w:val="none" w:sz="0" w:space="0" w:color="auto"/>
            <w:right w:val="none" w:sz="0" w:space="0" w:color="auto"/>
          </w:divBdr>
        </w:div>
        <w:div w:id="692995329">
          <w:marLeft w:val="0"/>
          <w:marRight w:val="0"/>
          <w:marTop w:val="0"/>
          <w:marBottom w:val="0"/>
          <w:divBdr>
            <w:top w:val="none" w:sz="0" w:space="0" w:color="auto"/>
            <w:left w:val="none" w:sz="0" w:space="0" w:color="auto"/>
            <w:bottom w:val="none" w:sz="0" w:space="0" w:color="auto"/>
            <w:right w:val="none" w:sz="0" w:space="0" w:color="auto"/>
          </w:divBdr>
        </w:div>
        <w:div w:id="1639218295">
          <w:marLeft w:val="0"/>
          <w:marRight w:val="0"/>
          <w:marTop w:val="0"/>
          <w:marBottom w:val="0"/>
          <w:divBdr>
            <w:top w:val="none" w:sz="0" w:space="0" w:color="auto"/>
            <w:left w:val="none" w:sz="0" w:space="0" w:color="auto"/>
            <w:bottom w:val="none" w:sz="0" w:space="0" w:color="auto"/>
            <w:right w:val="none" w:sz="0" w:space="0" w:color="auto"/>
          </w:divBdr>
        </w:div>
        <w:div w:id="424425449">
          <w:marLeft w:val="0"/>
          <w:marRight w:val="0"/>
          <w:marTop w:val="0"/>
          <w:marBottom w:val="0"/>
          <w:divBdr>
            <w:top w:val="none" w:sz="0" w:space="0" w:color="auto"/>
            <w:left w:val="none" w:sz="0" w:space="0" w:color="auto"/>
            <w:bottom w:val="none" w:sz="0" w:space="0" w:color="auto"/>
            <w:right w:val="none" w:sz="0" w:space="0" w:color="auto"/>
          </w:divBdr>
        </w:div>
        <w:div w:id="1942685102">
          <w:marLeft w:val="0"/>
          <w:marRight w:val="0"/>
          <w:marTop w:val="0"/>
          <w:marBottom w:val="0"/>
          <w:divBdr>
            <w:top w:val="none" w:sz="0" w:space="0" w:color="auto"/>
            <w:left w:val="none" w:sz="0" w:space="0" w:color="auto"/>
            <w:bottom w:val="none" w:sz="0" w:space="0" w:color="auto"/>
            <w:right w:val="none" w:sz="0" w:space="0" w:color="auto"/>
          </w:divBdr>
        </w:div>
        <w:div w:id="1611353666">
          <w:marLeft w:val="0"/>
          <w:marRight w:val="0"/>
          <w:marTop w:val="0"/>
          <w:marBottom w:val="0"/>
          <w:divBdr>
            <w:top w:val="none" w:sz="0" w:space="0" w:color="auto"/>
            <w:left w:val="none" w:sz="0" w:space="0" w:color="auto"/>
            <w:bottom w:val="none" w:sz="0" w:space="0" w:color="auto"/>
            <w:right w:val="none" w:sz="0" w:space="0" w:color="auto"/>
          </w:divBdr>
        </w:div>
        <w:div w:id="1737511755">
          <w:marLeft w:val="0"/>
          <w:marRight w:val="0"/>
          <w:marTop w:val="0"/>
          <w:marBottom w:val="0"/>
          <w:divBdr>
            <w:top w:val="none" w:sz="0" w:space="0" w:color="auto"/>
            <w:left w:val="none" w:sz="0" w:space="0" w:color="auto"/>
            <w:bottom w:val="none" w:sz="0" w:space="0" w:color="auto"/>
            <w:right w:val="none" w:sz="0" w:space="0" w:color="auto"/>
          </w:divBdr>
        </w:div>
        <w:div w:id="1944996259">
          <w:marLeft w:val="0"/>
          <w:marRight w:val="0"/>
          <w:marTop w:val="0"/>
          <w:marBottom w:val="0"/>
          <w:divBdr>
            <w:top w:val="none" w:sz="0" w:space="0" w:color="auto"/>
            <w:left w:val="none" w:sz="0" w:space="0" w:color="auto"/>
            <w:bottom w:val="none" w:sz="0" w:space="0" w:color="auto"/>
            <w:right w:val="none" w:sz="0" w:space="0" w:color="auto"/>
          </w:divBdr>
        </w:div>
        <w:div w:id="67579873">
          <w:marLeft w:val="0"/>
          <w:marRight w:val="0"/>
          <w:marTop w:val="0"/>
          <w:marBottom w:val="0"/>
          <w:divBdr>
            <w:top w:val="none" w:sz="0" w:space="0" w:color="auto"/>
            <w:left w:val="none" w:sz="0" w:space="0" w:color="auto"/>
            <w:bottom w:val="none" w:sz="0" w:space="0" w:color="auto"/>
            <w:right w:val="none" w:sz="0" w:space="0" w:color="auto"/>
          </w:divBdr>
        </w:div>
        <w:div w:id="1501198721">
          <w:marLeft w:val="0"/>
          <w:marRight w:val="0"/>
          <w:marTop w:val="0"/>
          <w:marBottom w:val="0"/>
          <w:divBdr>
            <w:top w:val="none" w:sz="0" w:space="0" w:color="auto"/>
            <w:left w:val="none" w:sz="0" w:space="0" w:color="auto"/>
            <w:bottom w:val="none" w:sz="0" w:space="0" w:color="auto"/>
            <w:right w:val="none" w:sz="0" w:space="0" w:color="auto"/>
          </w:divBdr>
        </w:div>
        <w:div w:id="40906139">
          <w:marLeft w:val="0"/>
          <w:marRight w:val="0"/>
          <w:marTop w:val="0"/>
          <w:marBottom w:val="0"/>
          <w:divBdr>
            <w:top w:val="none" w:sz="0" w:space="0" w:color="auto"/>
            <w:left w:val="none" w:sz="0" w:space="0" w:color="auto"/>
            <w:bottom w:val="none" w:sz="0" w:space="0" w:color="auto"/>
            <w:right w:val="none" w:sz="0" w:space="0" w:color="auto"/>
          </w:divBdr>
        </w:div>
        <w:div w:id="987978248">
          <w:marLeft w:val="0"/>
          <w:marRight w:val="0"/>
          <w:marTop w:val="0"/>
          <w:marBottom w:val="0"/>
          <w:divBdr>
            <w:top w:val="none" w:sz="0" w:space="0" w:color="auto"/>
            <w:left w:val="none" w:sz="0" w:space="0" w:color="auto"/>
            <w:bottom w:val="none" w:sz="0" w:space="0" w:color="auto"/>
            <w:right w:val="none" w:sz="0" w:space="0" w:color="auto"/>
          </w:divBdr>
        </w:div>
        <w:div w:id="152378094">
          <w:marLeft w:val="0"/>
          <w:marRight w:val="0"/>
          <w:marTop w:val="0"/>
          <w:marBottom w:val="0"/>
          <w:divBdr>
            <w:top w:val="none" w:sz="0" w:space="0" w:color="auto"/>
            <w:left w:val="none" w:sz="0" w:space="0" w:color="auto"/>
            <w:bottom w:val="none" w:sz="0" w:space="0" w:color="auto"/>
            <w:right w:val="none" w:sz="0" w:space="0" w:color="auto"/>
          </w:divBdr>
        </w:div>
        <w:div w:id="436947955">
          <w:marLeft w:val="0"/>
          <w:marRight w:val="0"/>
          <w:marTop w:val="0"/>
          <w:marBottom w:val="0"/>
          <w:divBdr>
            <w:top w:val="none" w:sz="0" w:space="0" w:color="auto"/>
            <w:left w:val="none" w:sz="0" w:space="0" w:color="auto"/>
            <w:bottom w:val="none" w:sz="0" w:space="0" w:color="auto"/>
            <w:right w:val="none" w:sz="0" w:space="0" w:color="auto"/>
          </w:divBdr>
        </w:div>
        <w:div w:id="921837141">
          <w:marLeft w:val="0"/>
          <w:marRight w:val="0"/>
          <w:marTop w:val="0"/>
          <w:marBottom w:val="0"/>
          <w:divBdr>
            <w:top w:val="none" w:sz="0" w:space="0" w:color="auto"/>
            <w:left w:val="none" w:sz="0" w:space="0" w:color="auto"/>
            <w:bottom w:val="none" w:sz="0" w:space="0" w:color="auto"/>
            <w:right w:val="none" w:sz="0" w:space="0" w:color="auto"/>
          </w:divBdr>
        </w:div>
        <w:div w:id="634604567">
          <w:marLeft w:val="0"/>
          <w:marRight w:val="0"/>
          <w:marTop w:val="0"/>
          <w:marBottom w:val="0"/>
          <w:divBdr>
            <w:top w:val="none" w:sz="0" w:space="0" w:color="auto"/>
            <w:left w:val="none" w:sz="0" w:space="0" w:color="auto"/>
            <w:bottom w:val="none" w:sz="0" w:space="0" w:color="auto"/>
            <w:right w:val="none" w:sz="0" w:space="0" w:color="auto"/>
          </w:divBdr>
        </w:div>
        <w:div w:id="680398555">
          <w:marLeft w:val="0"/>
          <w:marRight w:val="0"/>
          <w:marTop w:val="0"/>
          <w:marBottom w:val="0"/>
          <w:divBdr>
            <w:top w:val="none" w:sz="0" w:space="0" w:color="auto"/>
            <w:left w:val="none" w:sz="0" w:space="0" w:color="auto"/>
            <w:bottom w:val="none" w:sz="0" w:space="0" w:color="auto"/>
            <w:right w:val="none" w:sz="0" w:space="0" w:color="auto"/>
          </w:divBdr>
        </w:div>
        <w:div w:id="2030526297">
          <w:marLeft w:val="0"/>
          <w:marRight w:val="0"/>
          <w:marTop w:val="0"/>
          <w:marBottom w:val="0"/>
          <w:divBdr>
            <w:top w:val="none" w:sz="0" w:space="0" w:color="auto"/>
            <w:left w:val="none" w:sz="0" w:space="0" w:color="auto"/>
            <w:bottom w:val="none" w:sz="0" w:space="0" w:color="auto"/>
            <w:right w:val="none" w:sz="0" w:space="0" w:color="auto"/>
          </w:divBdr>
        </w:div>
        <w:div w:id="272325984">
          <w:marLeft w:val="0"/>
          <w:marRight w:val="0"/>
          <w:marTop w:val="0"/>
          <w:marBottom w:val="0"/>
          <w:divBdr>
            <w:top w:val="none" w:sz="0" w:space="0" w:color="auto"/>
            <w:left w:val="none" w:sz="0" w:space="0" w:color="auto"/>
            <w:bottom w:val="none" w:sz="0" w:space="0" w:color="auto"/>
            <w:right w:val="none" w:sz="0" w:space="0" w:color="auto"/>
          </w:divBdr>
        </w:div>
        <w:div w:id="1049915358">
          <w:marLeft w:val="0"/>
          <w:marRight w:val="0"/>
          <w:marTop w:val="0"/>
          <w:marBottom w:val="0"/>
          <w:divBdr>
            <w:top w:val="none" w:sz="0" w:space="0" w:color="auto"/>
            <w:left w:val="none" w:sz="0" w:space="0" w:color="auto"/>
            <w:bottom w:val="none" w:sz="0" w:space="0" w:color="auto"/>
            <w:right w:val="none" w:sz="0" w:space="0" w:color="auto"/>
          </w:divBdr>
        </w:div>
        <w:div w:id="1061558589">
          <w:marLeft w:val="0"/>
          <w:marRight w:val="0"/>
          <w:marTop w:val="0"/>
          <w:marBottom w:val="0"/>
          <w:divBdr>
            <w:top w:val="none" w:sz="0" w:space="0" w:color="auto"/>
            <w:left w:val="none" w:sz="0" w:space="0" w:color="auto"/>
            <w:bottom w:val="none" w:sz="0" w:space="0" w:color="auto"/>
            <w:right w:val="none" w:sz="0" w:space="0" w:color="auto"/>
          </w:divBdr>
        </w:div>
        <w:div w:id="1281110946">
          <w:marLeft w:val="0"/>
          <w:marRight w:val="0"/>
          <w:marTop w:val="0"/>
          <w:marBottom w:val="0"/>
          <w:divBdr>
            <w:top w:val="none" w:sz="0" w:space="0" w:color="auto"/>
            <w:left w:val="none" w:sz="0" w:space="0" w:color="auto"/>
            <w:bottom w:val="none" w:sz="0" w:space="0" w:color="auto"/>
            <w:right w:val="none" w:sz="0" w:space="0" w:color="auto"/>
          </w:divBdr>
        </w:div>
        <w:div w:id="1880050419">
          <w:marLeft w:val="0"/>
          <w:marRight w:val="0"/>
          <w:marTop w:val="0"/>
          <w:marBottom w:val="0"/>
          <w:divBdr>
            <w:top w:val="none" w:sz="0" w:space="0" w:color="auto"/>
            <w:left w:val="none" w:sz="0" w:space="0" w:color="auto"/>
            <w:bottom w:val="none" w:sz="0" w:space="0" w:color="auto"/>
            <w:right w:val="none" w:sz="0" w:space="0" w:color="auto"/>
          </w:divBdr>
        </w:div>
        <w:div w:id="1775176315">
          <w:marLeft w:val="0"/>
          <w:marRight w:val="0"/>
          <w:marTop w:val="0"/>
          <w:marBottom w:val="0"/>
          <w:divBdr>
            <w:top w:val="none" w:sz="0" w:space="0" w:color="auto"/>
            <w:left w:val="none" w:sz="0" w:space="0" w:color="auto"/>
            <w:bottom w:val="none" w:sz="0" w:space="0" w:color="auto"/>
            <w:right w:val="none" w:sz="0" w:space="0" w:color="auto"/>
          </w:divBdr>
        </w:div>
        <w:div w:id="406264981">
          <w:marLeft w:val="0"/>
          <w:marRight w:val="0"/>
          <w:marTop w:val="0"/>
          <w:marBottom w:val="0"/>
          <w:divBdr>
            <w:top w:val="none" w:sz="0" w:space="0" w:color="auto"/>
            <w:left w:val="none" w:sz="0" w:space="0" w:color="auto"/>
            <w:bottom w:val="none" w:sz="0" w:space="0" w:color="auto"/>
            <w:right w:val="none" w:sz="0" w:space="0" w:color="auto"/>
          </w:divBdr>
        </w:div>
        <w:div w:id="225459426">
          <w:marLeft w:val="0"/>
          <w:marRight w:val="0"/>
          <w:marTop w:val="0"/>
          <w:marBottom w:val="0"/>
          <w:divBdr>
            <w:top w:val="none" w:sz="0" w:space="0" w:color="auto"/>
            <w:left w:val="none" w:sz="0" w:space="0" w:color="auto"/>
            <w:bottom w:val="none" w:sz="0" w:space="0" w:color="auto"/>
            <w:right w:val="none" w:sz="0" w:space="0" w:color="auto"/>
          </w:divBdr>
        </w:div>
        <w:div w:id="978804058">
          <w:marLeft w:val="0"/>
          <w:marRight w:val="0"/>
          <w:marTop w:val="0"/>
          <w:marBottom w:val="0"/>
          <w:divBdr>
            <w:top w:val="none" w:sz="0" w:space="0" w:color="auto"/>
            <w:left w:val="none" w:sz="0" w:space="0" w:color="auto"/>
            <w:bottom w:val="none" w:sz="0" w:space="0" w:color="auto"/>
            <w:right w:val="none" w:sz="0" w:space="0" w:color="auto"/>
          </w:divBdr>
        </w:div>
        <w:div w:id="2058701458">
          <w:marLeft w:val="0"/>
          <w:marRight w:val="0"/>
          <w:marTop w:val="0"/>
          <w:marBottom w:val="0"/>
          <w:divBdr>
            <w:top w:val="none" w:sz="0" w:space="0" w:color="auto"/>
            <w:left w:val="none" w:sz="0" w:space="0" w:color="auto"/>
            <w:bottom w:val="none" w:sz="0" w:space="0" w:color="auto"/>
            <w:right w:val="none" w:sz="0" w:space="0" w:color="auto"/>
          </w:divBdr>
        </w:div>
        <w:div w:id="1494295450">
          <w:marLeft w:val="0"/>
          <w:marRight w:val="0"/>
          <w:marTop w:val="0"/>
          <w:marBottom w:val="0"/>
          <w:divBdr>
            <w:top w:val="none" w:sz="0" w:space="0" w:color="auto"/>
            <w:left w:val="none" w:sz="0" w:space="0" w:color="auto"/>
            <w:bottom w:val="none" w:sz="0" w:space="0" w:color="auto"/>
            <w:right w:val="none" w:sz="0" w:space="0" w:color="auto"/>
          </w:divBdr>
        </w:div>
        <w:div w:id="1692687664">
          <w:marLeft w:val="0"/>
          <w:marRight w:val="0"/>
          <w:marTop w:val="0"/>
          <w:marBottom w:val="0"/>
          <w:divBdr>
            <w:top w:val="none" w:sz="0" w:space="0" w:color="auto"/>
            <w:left w:val="none" w:sz="0" w:space="0" w:color="auto"/>
            <w:bottom w:val="none" w:sz="0" w:space="0" w:color="auto"/>
            <w:right w:val="none" w:sz="0" w:space="0" w:color="auto"/>
          </w:divBdr>
        </w:div>
        <w:div w:id="547953729">
          <w:marLeft w:val="0"/>
          <w:marRight w:val="0"/>
          <w:marTop w:val="0"/>
          <w:marBottom w:val="0"/>
          <w:divBdr>
            <w:top w:val="none" w:sz="0" w:space="0" w:color="auto"/>
            <w:left w:val="none" w:sz="0" w:space="0" w:color="auto"/>
            <w:bottom w:val="none" w:sz="0" w:space="0" w:color="auto"/>
            <w:right w:val="none" w:sz="0" w:space="0" w:color="auto"/>
          </w:divBdr>
        </w:div>
        <w:div w:id="1997222897">
          <w:marLeft w:val="0"/>
          <w:marRight w:val="0"/>
          <w:marTop w:val="0"/>
          <w:marBottom w:val="0"/>
          <w:divBdr>
            <w:top w:val="none" w:sz="0" w:space="0" w:color="auto"/>
            <w:left w:val="none" w:sz="0" w:space="0" w:color="auto"/>
            <w:bottom w:val="none" w:sz="0" w:space="0" w:color="auto"/>
            <w:right w:val="none" w:sz="0" w:space="0" w:color="auto"/>
          </w:divBdr>
        </w:div>
      </w:divsChild>
    </w:div>
    <w:div w:id="1320767816">
      <w:bodyDiv w:val="1"/>
      <w:marLeft w:val="0"/>
      <w:marRight w:val="0"/>
      <w:marTop w:val="0"/>
      <w:marBottom w:val="0"/>
      <w:divBdr>
        <w:top w:val="none" w:sz="0" w:space="0" w:color="auto"/>
        <w:left w:val="none" w:sz="0" w:space="0" w:color="auto"/>
        <w:bottom w:val="none" w:sz="0" w:space="0" w:color="auto"/>
        <w:right w:val="none" w:sz="0" w:space="0" w:color="auto"/>
      </w:divBdr>
    </w:div>
    <w:div w:id="1321348563">
      <w:bodyDiv w:val="1"/>
      <w:marLeft w:val="0"/>
      <w:marRight w:val="0"/>
      <w:marTop w:val="0"/>
      <w:marBottom w:val="0"/>
      <w:divBdr>
        <w:top w:val="none" w:sz="0" w:space="0" w:color="auto"/>
        <w:left w:val="none" w:sz="0" w:space="0" w:color="auto"/>
        <w:bottom w:val="none" w:sz="0" w:space="0" w:color="auto"/>
        <w:right w:val="none" w:sz="0" w:space="0" w:color="auto"/>
      </w:divBdr>
    </w:div>
    <w:div w:id="1321613266">
      <w:bodyDiv w:val="1"/>
      <w:marLeft w:val="0"/>
      <w:marRight w:val="0"/>
      <w:marTop w:val="0"/>
      <w:marBottom w:val="0"/>
      <w:divBdr>
        <w:top w:val="none" w:sz="0" w:space="0" w:color="auto"/>
        <w:left w:val="none" w:sz="0" w:space="0" w:color="auto"/>
        <w:bottom w:val="none" w:sz="0" w:space="0" w:color="auto"/>
        <w:right w:val="none" w:sz="0" w:space="0" w:color="auto"/>
      </w:divBdr>
    </w:div>
    <w:div w:id="1322271180">
      <w:bodyDiv w:val="1"/>
      <w:marLeft w:val="0"/>
      <w:marRight w:val="0"/>
      <w:marTop w:val="0"/>
      <w:marBottom w:val="0"/>
      <w:divBdr>
        <w:top w:val="none" w:sz="0" w:space="0" w:color="auto"/>
        <w:left w:val="none" w:sz="0" w:space="0" w:color="auto"/>
        <w:bottom w:val="none" w:sz="0" w:space="0" w:color="auto"/>
        <w:right w:val="none" w:sz="0" w:space="0" w:color="auto"/>
      </w:divBdr>
    </w:div>
    <w:div w:id="1322614599">
      <w:bodyDiv w:val="1"/>
      <w:marLeft w:val="0"/>
      <w:marRight w:val="0"/>
      <w:marTop w:val="0"/>
      <w:marBottom w:val="0"/>
      <w:divBdr>
        <w:top w:val="none" w:sz="0" w:space="0" w:color="auto"/>
        <w:left w:val="none" w:sz="0" w:space="0" w:color="auto"/>
        <w:bottom w:val="none" w:sz="0" w:space="0" w:color="auto"/>
        <w:right w:val="none" w:sz="0" w:space="0" w:color="auto"/>
      </w:divBdr>
    </w:div>
    <w:div w:id="1323124559">
      <w:bodyDiv w:val="1"/>
      <w:marLeft w:val="0"/>
      <w:marRight w:val="0"/>
      <w:marTop w:val="0"/>
      <w:marBottom w:val="0"/>
      <w:divBdr>
        <w:top w:val="none" w:sz="0" w:space="0" w:color="auto"/>
        <w:left w:val="none" w:sz="0" w:space="0" w:color="auto"/>
        <w:bottom w:val="none" w:sz="0" w:space="0" w:color="auto"/>
        <w:right w:val="none" w:sz="0" w:space="0" w:color="auto"/>
      </w:divBdr>
    </w:div>
    <w:div w:id="1323505191">
      <w:bodyDiv w:val="1"/>
      <w:marLeft w:val="0"/>
      <w:marRight w:val="0"/>
      <w:marTop w:val="0"/>
      <w:marBottom w:val="0"/>
      <w:divBdr>
        <w:top w:val="none" w:sz="0" w:space="0" w:color="auto"/>
        <w:left w:val="none" w:sz="0" w:space="0" w:color="auto"/>
        <w:bottom w:val="none" w:sz="0" w:space="0" w:color="auto"/>
        <w:right w:val="none" w:sz="0" w:space="0" w:color="auto"/>
      </w:divBdr>
    </w:div>
    <w:div w:id="1323970442">
      <w:bodyDiv w:val="1"/>
      <w:marLeft w:val="0"/>
      <w:marRight w:val="0"/>
      <w:marTop w:val="0"/>
      <w:marBottom w:val="0"/>
      <w:divBdr>
        <w:top w:val="none" w:sz="0" w:space="0" w:color="auto"/>
        <w:left w:val="none" w:sz="0" w:space="0" w:color="auto"/>
        <w:bottom w:val="none" w:sz="0" w:space="0" w:color="auto"/>
        <w:right w:val="none" w:sz="0" w:space="0" w:color="auto"/>
      </w:divBdr>
    </w:div>
    <w:div w:id="1324552636">
      <w:bodyDiv w:val="1"/>
      <w:marLeft w:val="0"/>
      <w:marRight w:val="0"/>
      <w:marTop w:val="0"/>
      <w:marBottom w:val="0"/>
      <w:divBdr>
        <w:top w:val="none" w:sz="0" w:space="0" w:color="auto"/>
        <w:left w:val="none" w:sz="0" w:space="0" w:color="auto"/>
        <w:bottom w:val="none" w:sz="0" w:space="0" w:color="auto"/>
        <w:right w:val="none" w:sz="0" w:space="0" w:color="auto"/>
      </w:divBdr>
    </w:div>
    <w:div w:id="1324745751">
      <w:bodyDiv w:val="1"/>
      <w:marLeft w:val="0"/>
      <w:marRight w:val="0"/>
      <w:marTop w:val="0"/>
      <w:marBottom w:val="0"/>
      <w:divBdr>
        <w:top w:val="none" w:sz="0" w:space="0" w:color="auto"/>
        <w:left w:val="none" w:sz="0" w:space="0" w:color="auto"/>
        <w:bottom w:val="none" w:sz="0" w:space="0" w:color="auto"/>
        <w:right w:val="none" w:sz="0" w:space="0" w:color="auto"/>
      </w:divBdr>
    </w:div>
    <w:div w:id="1324773865">
      <w:bodyDiv w:val="1"/>
      <w:marLeft w:val="0"/>
      <w:marRight w:val="0"/>
      <w:marTop w:val="0"/>
      <w:marBottom w:val="0"/>
      <w:divBdr>
        <w:top w:val="none" w:sz="0" w:space="0" w:color="auto"/>
        <w:left w:val="none" w:sz="0" w:space="0" w:color="auto"/>
        <w:bottom w:val="none" w:sz="0" w:space="0" w:color="auto"/>
        <w:right w:val="none" w:sz="0" w:space="0" w:color="auto"/>
      </w:divBdr>
    </w:div>
    <w:div w:id="1325619868">
      <w:bodyDiv w:val="1"/>
      <w:marLeft w:val="0"/>
      <w:marRight w:val="0"/>
      <w:marTop w:val="0"/>
      <w:marBottom w:val="0"/>
      <w:divBdr>
        <w:top w:val="none" w:sz="0" w:space="0" w:color="auto"/>
        <w:left w:val="none" w:sz="0" w:space="0" w:color="auto"/>
        <w:bottom w:val="none" w:sz="0" w:space="0" w:color="auto"/>
        <w:right w:val="none" w:sz="0" w:space="0" w:color="auto"/>
      </w:divBdr>
    </w:div>
    <w:div w:id="1325747177">
      <w:bodyDiv w:val="1"/>
      <w:marLeft w:val="0"/>
      <w:marRight w:val="0"/>
      <w:marTop w:val="0"/>
      <w:marBottom w:val="0"/>
      <w:divBdr>
        <w:top w:val="none" w:sz="0" w:space="0" w:color="auto"/>
        <w:left w:val="none" w:sz="0" w:space="0" w:color="auto"/>
        <w:bottom w:val="none" w:sz="0" w:space="0" w:color="auto"/>
        <w:right w:val="none" w:sz="0" w:space="0" w:color="auto"/>
      </w:divBdr>
    </w:div>
    <w:div w:id="1326200796">
      <w:bodyDiv w:val="1"/>
      <w:marLeft w:val="0"/>
      <w:marRight w:val="0"/>
      <w:marTop w:val="0"/>
      <w:marBottom w:val="0"/>
      <w:divBdr>
        <w:top w:val="none" w:sz="0" w:space="0" w:color="auto"/>
        <w:left w:val="none" w:sz="0" w:space="0" w:color="auto"/>
        <w:bottom w:val="none" w:sz="0" w:space="0" w:color="auto"/>
        <w:right w:val="none" w:sz="0" w:space="0" w:color="auto"/>
      </w:divBdr>
    </w:div>
    <w:div w:id="1326207032">
      <w:bodyDiv w:val="1"/>
      <w:marLeft w:val="0"/>
      <w:marRight w:val="0"/>
      <w:marTop w:val="0"/>
      <w:marBottom w:val="0"/>
      <w:divBdr>
        <w:top w:val="none" w:sz="0" w:space="0" w:color="auto"/>
        <w:left w:val="none" w:sz="0" w:space="0" w:color="auto"/>
        <w:bottom w:val="none" w:sz="0" w:space="0" w:color="auto"/>
        <w:right w:val="none" w:sz="0" w:space="0" w:color="auto"/>
      </w:divBdr>
    </w:div>
    <w:div w:id="1326399603">
      <w:bodyDiv w:val="1"/>
      <w:marLeft w:val="0"/>
      <w:marRight w:val="0"/>
      <w:marTop w:val="0"/>
      <w:marBottom w:val="0"/>
      <w:divBdr>
        <w:top w:val="none" w:sz="0" w:space="0" w:color="auto"/>
        <w:left w:val="none" w:sz="0" w:space="0" w:color="auto"/>
        <w:bottom w:val="none" w:sz="0" w:space="0" w:color="auto"/>
        <w:right w:val="none" w:sz="0" w:space="0" w:color="auto"/>
      </w:divBdr>
      <w:divsChild>
        <w:div w:id="1645619969">
          <w:marLeft w:val="640"/>
          <w:marRight w:val="0"/>
          <w:marTop w:val="0"/>
          <w:marBottom w:val="0"/>
          <w:divBdr>
            <w:top w:val="none" w:sz="0" w:space="0" w:color="auto"/>
            <w:left w:val="none" w:sz="0" w:space="0" w:color="auto"/>
            <w:bottom w:val="none" w:sz="0" w:space="0" w:color="auto"/>
            <w:right w:val="none" w:sz="0" w:space="0" w:color="auto"/>
          </w:divBdr>
        </w:div>
        <w:div w:id="1484272441">
          <w:marLeft w:val="640"/>
          <w:marRight w:val="0"/>
          <w:marTop w:val="0"/>
          <w:marBottom w:val="0"/>
          <w:divBdr>
            <w:top w:val="none" w:sz="0" w:space="0" w:color="auto"/>
            <w:left w:val="none" w:sz="0" w:space="0" w:color="auto"/>
            <w:bottom w:val="none" w:sz="0" w:space="0" w:color="auto"/>
            <w:right w:val="none" w:sz="0" w:space="0" w:color="auto"/>
          </w:divBdr>
        </w:div>
        <w:div w:id="1002899003">
          <w:marLeft w:val="640"/>
          <w:marRight w:val="0"/>
          <w:marTop w:val="0"/>
          <w:marBottom w:val="0"/>
          <w:divBdr>
            <w:top w:val="none" w:sz="0" w:space="0" w:color="auto"/>
            <w:left w:val="none" w:sz="0" w:space="0" w:color="auto"/>
            <w:bottom w:val="none" w:sz="0" w:space="0" w:color="auto"/>
            <w:right w:val="none" w:sz="0" w:space="0" w:color="auto"/>
          </w:divBdr>
        </w:div>
        <w:div w:id="401097964">
          <w:marLeft w:val="640"/>
          <w:marRight w:val="0"/>
          <w:marTop w:val="0"/>
          <w:marBottom w:val="0"/>
          <w:divBdr>
            <w:top w:val="none" w:sz="0" w:space="0" w:color="auto"/>
            <w:left w:val="none" w:sz="0" w:space="0" w:color="auto"/>
            <w:bottom w:val="none" w:sz="0" w:space="0" w:color="auto"/>
            <w:right w:val="none" w:sz="0" w:space="0" w:color="auto"/>
          </w:divBdr>
        </w:div>
        <w:div w:id="540364308">
          <w:marLeft w:val="640"/>
          <w:marRight w:val="0"/>
          <w:marTop w:val="0"/>
          <w:marBottom w:val="0"/>
          <w:divBdr>
            <w:top w:val="none" w:sz="0" w:space="0" w:color="auto"/>
            <w:left w:val="none" w:sz="0" w:space="0" w:color="auto"/>
            <w:bottom w:val="none" w:sz="0" w:space="0" w:color="auto"/>
            <w:right w:val="none" w:sz="0" w:space="0" w:color="auto"/>
          </w:divBdr>
        </w:div>
        <w:div w:id="1754474753">
          <w:marLeft w:val="640"/>
          <w:marRight w:val="0"/>
          <w:marTop w:val="0"/>
          <w:marBottom w:val="0"/>
          <w:divBdr>
            <w:top w:val="none" w:sz="0" w:space="0" w:color="auto"/>
            <w:left w:val="none" w:sz="0" w:space="0" w:color="auto"/>
            <w:bottom w:val="none" w:sz="0" w:space="0" w:color="auto"/>
            <w:right w:val="none" w:sz="0" w:space="0" w:color="auto"/>
          </w:divBdr>
        </w:div>
        <w:div w:id="304314462">
          <w:marLeft w:val="640"/>
          <w:marRight w:val="0"/>
          <w:marTop w:val="0"/>
          <w:marBottom w:val="0"/>
          <w:divBdr>
            <w:top w:val="none" w:sz="0" w:space="0" w:color="auto"/>
            <w:left w:val="none" w:sz="0" w:space="0" w:color="auto"/>
            <w:bottom w:val="none" w:sz="0" w:space="0" w:color="auto"/>
            <w:right w:val="none" w:sz="0" w:space="0" w:color="auto"/>
          </w:divBdr>
        </w:div>
        <w:div w:id="1760638644">
          <w:marLeft w:val="640"/>
          <w:marRight w:val="0"/>
          <w:marTop w:val="0"/>
          <w:marBottom w:val="0"/>
          <w:divBdr>
            <w:top w:val="none" w:sz="0" w:space="0" w:color="auto"/>
            <w:left w:val="none" w:sz="0" w:space="0" w:color="auto"/>
            <w:bottom w:val="none" w:sz="0" w:space="0" w:color="auto"/>
            <w:right w:val="none" w:sz="0" w:space="0" w:color="auto"/>
          </w:divBdr>
        </w:div>
        <w:div w:id="840513448">
          <w:marLeft w:val="640"/>
          <w:marRight w:val="0"/>
          <w:marTop w:val="0"/>
          <w:marBottom w:val="0"/>
          <w:divBdr>
            <w:top w:val="none" w:sz="0" w:space="0" w:color="auto"/>
            <w:left w:val="none" w:sz="0" w:space="0" w:color="auto"/>
            <w:bottom w:val="none" w:sz="0" w:space="0" w:color="auto"/>
            <w:right w:val="none" w:sz="0" w:space="0" w:color="auto"/>
          </w:divBdr>
        </w:div>
        <w:div w:id="840585421">
          <w:marLeft w:val="640"/>
          <w:marRight w:val="0"/>
          <w:marTop w:val="0"/>
          <w:marBottom w:val="0"/>
          <w:divBdr>
            <w:top w:val="none" w:sz="0" w:space="0" w:color="auto"/>
            <w:left w:val="none" w:sz="0" w:space="0" w:color="auto"/>
            <w:bottom w:val="none" w:sz="0" w:space="0" w:color="auto"/>
            <w:right w:val="none" w:sz="0" w:space="0" w:color="auto"/>
          </w:divBdr>
        </w:div>
        <w:div w:id="1615744465">
          <w:marLeft w:val="640"/>
          <w:marRight w:val="0"/>
          <w:marTop w:val="0"/>
          <w:marBottom w:val="0"/>
          <w:divBdr>
            <w:top w:val="none" w:sz="0" w:space="0" w:color="auto"/>
            <w:left w:val="none" w:sz="0" w:space="0" w:color="auto"/>
            <w:bottom w:val="none" w:sz="0" w:space="0" w:color="auto"/>
            <w:right w:val="none" w:sz="0" w:space="0" w:color="auto"/>
          </w:divBdr>
        </w:div>
        <w:div w:id="1813135335">
          <w:marLeft w:val="640"/>
          <w:marRight w:val="0"/>
          <w:marTop w:val="0"/>
          <w:marBottom w:val="0"/>
          <w:divBdr>
            <w:top w:val="none" w:sz="0" w:space="0" w:color="auto"/>
            <w:left w:val="none" w:sz="0" w:space="0" w:color="auto"/>
            <w:bottom w:val="none" w:sz="0" w:space="0" w:color="auto"/>
            <w:right w:val="none" w:sz="0" w:space="0" w:color="auto"/>
          </w:divBdr>
        </w:div>
        <w:div w:id="624698620">
          <w:marLeft w:val="640"/>
          <w:marRight w:val="0"/>
          <w:marTop w:val="0"/>
          <w:marBottom w:val="0"/>
          <w:divBdr>
            <w:top w:val="none" w:sz="0" w:space="0" w:color="auto"/>
            <w:left w:val="none" w:sz="0" w:space="0" w:color="auto"/>
            <w:bottom w:val="none" w:sz="0" w:space="0" w:color="auto"/>
            <w:right w:val="none" w:sz="0" w:space="0" w:color="auto"/>
          </w:divBdr>
        </w:div>
        <w:div w:id="1652952005">
          <w:marLeft w:val="640"/>
          <w:marRight w:val="0"/>
          <w:marTop w:val="0"/>
          <w:marBottom w:val="0"/>
          <w:divBdr>
            <w:top w:val="none" w:sz="0" w:space="0" w:color="auto"/>
            <w:left w:val="none" w:sz="0" w:space="0" w:color="auto"/>
            <w:bottom w:val="none" w:sz="0" w:space="0" w:color="auto"/>
            <w:right w:val="none" w:sz="0" w:space="0" w:color="auto"/>
          </w:divBdr>
        </w:div>
        <w:div w:id="2106724099">
          <w:marLeft w:val="640"/>
          <w:marRight w:val="0"/>
          <w:marTop w:val="0"/>
          <w:marBottom w:val="0"/>
          <w:divBdr>
            <w:top w:val="none" w:sz="0" w:space="0" w:color="auto"/>
            <w:left w:val="none" w:sz="0" w:space="0" w:color="auto"/>
            <w:bottom w:val="none" w:sz="0" w:space="0" w:color="auto"/>
            <w:right w:val="none" w:sz="0" w:space="0" w:color="auto"/>
          </w:divBdr>
        </w:div>
        <w:div w:id="1685202657">
          <w:marLeft w:val="640"/>
          <w:marRight w:val="0"/>
          <w:marTop w:val="0"/>
          <w:marBottom w:val="0"/>
          <w:divBdr>
            <w:top w:val="none" w:sz="0" w:space="0" w:color="auto"/>
            <w:left w:val="none" w:sz="0" w:space="0" w:color="auto"/>
            <w:bottom w:val="none" w:sz="0" w:space="0" w:color="auto"/>
            <w:right w:val="none" w:sz="0" w:space="0" w:color="auto"/>
          </w:divBdr>
        </w:div>
        <w:div w:id="373887213">
          <w:marLeft w:val="640"/>
          <w:marRight w:val="0"/>
          <w:marTop w:val="0"/>
          <w:marBottom w:val="0"/>
          <w:divBdr>
            <w:top w:val="none" w:sz="0" w:space="0" w:color="auto"/>
            <w:left w:val="none" w:sz="0" w:space="0" w:color="auto"/>
            <w:bottom w:val="none" w:sz="0" w:space="0" w:color="auto"/>
            <w:right w:val="none" w:sz="0" w:space="0" w:color="auto"/>
          </w:divBdr>
        </w:div>
        <w:div w:id="1693141223">
          <w:marLeft w:val="640"/>
          <w:marRight w:val="0"/>
          <w:marTop w:val="0"/>
          <w:marBottom w:val="0"/>
          <w:divBdr>
            <w:top w:val="none" w:sz="0" w:space="0" w:color="auto"/>
            <w:left w:val="none" w:sz="0" w:space="0" w:color="auto"/>
            <w:bottom w:val="none" w:sz="0" w:space="0" w:color="auto"/>
            <w:right w:val="none" w:sz="0" w:space="0" w:color="auto"/>
          </w:divBdr>
        </w:div>
        <w:div w:id="1912110287">
          <w:marLeft w:val="640"/>
          <w:marRight w:val="0"/>
          <w:marTop w:val="0"/>
          <w:marBottom w:val="0"/>
          <w:divBdr>
            <w:top w:val="none" w:sz="0" w:space="0" w:color="auto"/>
            <w:left w:val="none" w:sz="0" w:space="0" w:color="auto"/>
            <w:bottom w:val="none" w:sz="0" w:space="0" w:color="auto"/>
            <w:right w:val="none" w:sz="0" w:space="0" w:color="auto"/>
          </w:divBdr>
        </w:div>
        <w:div w:id="1329093721">
          <w:marLeft w:val="640"/>
          <w:marRight w:val="0"/>
          <w:marTop w:val="0"/>
          <w:marBottom w:val="0"/>
          <w:divBdr>
            <w:top w:val="none" w:sz="0" w:space="0" w:color="auto"/>
            <w:left w:val="none" w:sz="0" w:space="0" w:color="auto"/>
            <w:bottom w:val="none" w:sz="0" w:space="0" w:color="auto"/>
            <w:right w:val="none" w:sz="0" w:space="0" w:color="auto"/>
          </w:divBdr>
        </w:div>
        <w:div w:id="1641034383">
          <w:marLeft w:val="640"/>
          <w:marRight w:val="0"/>
          <w:marTop w:val="0"/>
          <w:marBottom w:val="0"/>
          <w:divBdr>
            <w:top w:val="none" w:sz="0" w:space="0" w:color="auto"/>
            <w:left w:val="none" w:sz="0" w:space="0" w:color="auto"/>
            <w:bottom w:val="none" w:sz="0" w:space="0" w:color="auto"/>
            <w:right w:val="none" w:sz="0" w:space="0" w:color="auto"/>
          </w:divBdr>
        </w:div>
        <w:div w:id="757212160">
          <w:marLeft w:val="640"/>
          <w:marRight w:val="0"/>
          <w:marTop w:val="0"/>
          <w:marBottom w:val="0"/>
          <w:divBdr>
            <w:top w:val="none" w:sz="0" w:space="0" w:color="auto"/>
            <w:left w:val="none" w:sz="0" w:space="0" w:color="auto"/>
            <w:bottom w:val="none" w:sz="0" w:space="0" w:color="auto"/>
            <w:right w:val="none" w:sz="0" w:space="0" w:color="auto"/>
          </w:divBdr>
        </w:div>
        <w:div w:id="384718124">
          <w:marLeft w:val="640"/>
          <w:marRight w:val="0"/>
          <w:marTop w:val="0"/>
          <w:marBottom w:val="0"/>
          <w:divBdr>
            <w:top w:val="none" w:sz="0" w:space="0" w:color="auto"/>
            <w:left w:val="none" w:sz="0" w:space="0" w:color="auto"/>
            <w:bottom w:val="none" w:sz="0" w:space="0" w:color="auto"/>
            <w:right w:val="none" w:sz="0" w:space="0" w:color="auto"/>
          </w:divBdr>
        </w:div>
        <w:div w:id="313221121">
          <w:marLeft w:val="640"/>
          <w:marRight w:val="0"/>
          <w:marTop w:val="0"/>
          <w:marBottom w:val="0"/>
          <w:divBdr>
            <w:top w:val="none" w:sz="0" w:space="0" w:color="auto"/>
            <w:left w:val="none" w:sz="0" w:space="0" w:color="auto"/>
            <w:bottom w:val="none" w:sz="0" w:space="0" w:color="auto"/>
            <w:right w:val="none" w:sz="0" w:space="0" w:color="auto"/>
          </w:divBdr>
        </w:div>
        <w:div w:id="804471401">
          <w:marLeft w:val="640"/>
          <w:marRight w:val="0"/>
          <w:marTop w:val="0"/>
          <w:marBottom w:val="0"/>
          <w:divBdr>
            <w:top w:val="none" w:sz="0" w:space="0" w:color="auto"/>
            <w:left w:val="none" w:sz="0" w:space="0" w:color="auto"/>
            <w:bottom w:val="none" w:sz="0" w:space="0" w:color="auto"/>
            <w:right w:val="none" w:sz="0" w:space="0" w:color="auto"/>
          </w:divBdr>
        </w:div>
        <w:div w:id="1308127828">
          <w:marLeft w:val="640"/>
          <w:marRight w:val="0"/>
          <w:marTop w:val="0"/>
          <w:marBottom w:val="0"/>
          <w:divBdr>
            <w:top w:val="none" w:sz="0" w:space="0" w:color="auto"/>
            <w:left w:val="none" w:sz="0" w:space="0" w:color="auto"/>
            <w:bottom w:val="none" w:sz="0" w:space="0" w:color="auto"/>
            <w:right w:val="none" w:sz="0" w:space="0" w:color="auto"/>
          </w:divBdr>
        </w:div>
        <w:div w:id="663362214">
          <w:marLeft w:val="640"/>
          <w:marRight w:val="0"/>
          <w:marTop w:val="0"/>
          <w:marBottom w:val="0"/>
          <w:divBdr>
            <w:top w:val="none" w:sz="0" w:space="0" w:color="auto"/>
            <w:left w:val="none" w:sz="0" w:space="0" w:color="auto"/>
            <w:bottom w:val="none" w:sz="0" w:space="0" w:color="auto"/>
            <w:right w:val="none" w:sz="0" w:space="0" w:color="auto"/>
          </w:divBdr>
        </w:div>
        <w:div w:id="1726678989">
          <w:marLeft w:val="640"/>
          <w:marRight w:val="0"/>
          <w:marTop w:val="0"/>
          <w:marBottom w:val="0"/>
          <w:divBdr>
            <w:top w:val="none" w:sz="0" w:space="0" w:color="auto"/>
            <w:left w:val="none" w:sz="0" w:space="0" w:color="auto"/>
            <w:bottom w:val="none" w:sz="0" w:space="0" w:color="auto"/>
            <w:right w:val="none" w:sz="0" w:space="0" w:color="auto"/>
          </w:divBdr>
        </w:div>
        <w:div w:id="1525627710">
          <w:marLeft w:val="640"/>
          <w:marRight w:val="0"/>
          <w:marTop w:val="0"/>
          <w:marBottom w:val="0"/>
          <w:divBdr>
            <w:top w:val="none" w:sz="0" w:space="0" w:color="auto"/>
            <w:left w:val="none" w:sz="0" w:space="0" w:color="auto"/>
            <w:bottom w:val="none" w:sz="0" w:space="0" w:color="auto"/>
            <w:right w:val="none" w:sz="0" w:space="0" w:color="auto"/>
          </w:divBdr>
        </w:div>
      </w:divsChild>
    </w:div>
    <w:div w:id="1326711305">
      <w:bodyDiv w:val="1"/>
      <w:marLeft w:val="0"/>
      <w:marRight w:val="0"/>
      <w:marTop w:val="0"/>
      <w:marBottom w:val="0"/>
      <w:divBdr>
        <w:top w:val="none" w:sz="0" w:space="0" w:color="auto"/>
        <w:left w:val="none" w:sz="0" w:space="0" w:color="auto"/>
        <w:bottom w:val="none" w:sz="0" w:space="0" w:color="auto"/>
        <w:right w:val="none" w:sz="0" w:space="0" w:color="auto"/>
      </w:divBdr>
    </w:div>
    <w:div w:id="1326977762">
      <w:bodyDiv w:val="1"/>
      <w:marLeft w:val="0"/>
      <w:marRight w:val="0"/>
      <w:marTop w:val="0"/>
      <w:marBottom w:val="0"/>
      <w:divBdr>
        <w:top w:val="none" w:sz="0" w:space="0" w:color="auto"/>
        <w:left w:val="none" w:sz="0" w:space="0" w:color="auto"/>
        <w:bottom w:val="none" w:sz="0" w:space="0" w:color="auto"/>
        <w:right w:val="none" w:sz="0" w:space="0" w:color="auto"/>
      </w:divBdr>
    </w:div>
    <w:div w:id="1327131868">
      <w:bodyDiv w:val="1"/>
      <w:marLeft w:val="0"/>
      <w:marRight w:val="0"/>
      <w:marTop w:val="0"/>
      <w:marBottom w:val="0"/>
      <w:divBdr>
        <w:top w:val="none" w:sz="0" w:space="0" w:color="auto"/>
        <w:left w:val="none" w:sz="0" w:space="0" w:color="auto"/>
        <w:bottom w:val="none" w:sz="0" w:space="0" w:color="auto"/>
        <w:right w:val="none" w:sz="0" w:space="0" w:color="auto"/>
      </w:divBdr>
    </w:div>
    <w:div w:id="1327174313">
      <w:bodyDiv w:val="1"/>
      <w:marLeft w:val="0"/>
      <w:marRight w:val="0"/>
      <w:marTop w:val="0"/>
      <w:marBottom w:val="0"/>
      <w:divBdr>
        <w:top w:val="none" w:sz="0" w:space="0" w:color="auto"/>
        <w:left w:val="none" w:sz="0" w:space="0" w:color="auto"/>
        <w:bottom w:val="none" w:sz="0" w:space="0" w:color="auto"/>
        <w:right w:val="none" w:sz="0" w:space="0" w:color="auto"/>
      </w:divBdr>
    </w:div>
    <w:div w:id="1327320732">
      <w:bodyDiv w:val="1"/>
      <w:marLeft w:val="0"/>
      <w:marRight w:val="0"/>
      <w:marTop w:val="0"/>
      <w:marBottom w:val="0"/>
      <w:divBdr>
        <w:top w:val="none" w:sz="0" w:space="0" w:color="auto"/>
        <w:left w:val="none" w:sz="0" w:space="0" w:color="auto"/>
        <w:bottom w:val="none" w:sz="0" w:space="0" w:color="auto"/>
        <w:right w:val="none" w:sz="0" w:space="0" w:color="auto"/>
      </w:divBdr>
    </w:div>
    <w:div w:id="1327901600">
      <w:bodyDiv w:val="1"/>
      <w:marLeft w:val="0"/>
      <w:marRight w:val="0"/>
      <w:marTop w:val="0"/>
      <w:marBottom w:val="0"/>
      <w:divBdr>
        <w:top w:val="none" w:sz="0" w:space="0" w:color="auto"/>
        <w:left w:val="none" w:sz="0" w:space="0" w:color="auto"/>
        <w:bottom w:val="none" w:sz="0" w:space="0" w:color="auto"/>
        <w:right w:val="none" w:sz="0" w:space="0" w:color="auto"/>
      </w:divBdr>
    </w:div>
    <w:div w:id="1328096257">
      <w:bodyDiv w:val="1"/>
      <w:marLeft w:val="0"/>
      <w:marRight w:val="0"/>
      <w:marTop w:val="0"/>
      <w:marBottom w:val="0"/>
      <w:divBdr>
        <w:top w:val="none" w:sz="0" w:space="0" w:color="auto"/>
        <w:left w:val="none" w:sz="0" w:space="0" w:color="auto"/>
        <w:bottom w:val="none" w:sz="0" w:space="0" w:color="auto"/>
        <w:right w:val="none" w:sz="0" w:space="0" w:color="auto"/>
      </w:divBdr>
    </w:div>
    <w:div w:id="1329020063">
      <w:bodyDiv w:val="1"/>
      <w:marLeft w:val="0"/>
      <w:marRight w:val="0"/>
      <w:marTop w:val="0"/>
      <w:marBottom w:val="0"/>
      <w:divBdr>
        <w:top w:val="none" w:sz="0" w:space="0" w:color="auto"/>
        <w:left w:val="none" w:sz="0" w:space="0" w:color="auto"/>
        <w:bottom w:val="none" w:sz="0" w:space="0" w:color="auto"/>
        <w:right w:val="none" w:sz="0" w:space="0" w:color="auto"/>
      </w:divBdr>
    </w:div>
    <w:div w:id="1329096768">
      <w:bodyDiv w:val="1"/>
      <w:marLeft w:val="0"/>
      <w:marRight w:val="0"/>
      <w:marTop w:val="0"/>
      <w:marBottom w:val="0"/>
      <w:divBdr>
        <w:top w:val="none" w:sz="0" w:space="0" w:color="auto"/>
        <w:left w:val="none" w:sz="0" w:space="0" w:color="auto"/>
        <w:bottom w:val="none" w:sz="0" w:space="0" w:color="auto"/>
        <w:right w:val="none" w:sz="0" w:space="0" w:color="auto"/>
      </w:divBdr>
    </w:div>
    <w:div w:id="1329479408">
      <w:bodyDiv w:val="1"/>
      <w:marLeft w:val="0"/>
      <w:marRight w:val="0"/>
      <w:marTop w:val="0"/>
      <w:marBottom w:val="0"/>
      <w:divBdr>
        <w:top w:val="none" w:sz="0" w:space="0" w:color="auto"/>
        <w:left w:val="none" w:sz="0" w:space="0" w:color="auto"/>
        <w:bottom w:val="none" w:sz="0" w:space="0" w:color="auto"/>
        <w:right w:val="none" w:sz="0" w:space="0" w:color="auto"/>
      </w:divBdr>
    </w:div>
    <w:div w:id="1329596937">
      <w:bodyDiv w:val="1"/>
      <w:marLeft w:val="0"/>
      <w:marRight w:val="0"/>
      <w:marTop w:val="0"/>
      <w:marBottom w:val="0"/>
      <w:divBdr>
        <w:top w:val="none" w:sz="0" w:space="0" w:color="auto"/>
        <w:left w:val="none" w:sz="0" w:space="0" w:color="auto"/>
        <w:bottom w:val="none" w:sz="0" w:space="0" w:color="auto"/>
        <w:right w:val="none" w:sz="0" w:space="0" w:color="auto"/>
      </w:divBdr>
    </w:div>
    <w:div w:id="1329946706">
      <w:bodyDiv w:val="1"/>
      <w:marLeft w:val="0"/>
      <w:marRight w:val="0"/>
      <w:marTop w:val="0"/>
      <w:marBottom w:val="0"/>
      <w:divBdr>
        <w:top w:val="none" w:sz="0" w:space="0" w:color="auto"/>
        <w:left w:val="none" w:sz="0" w:space="0" w:color="auto"/>
        <w:bottom w:val="none" w:sz="0" w:space="0" w:color="auto"/>
        <w:right w:val="none" w:sz="0" w:space="0" w:color="auto"/>
      </w:divBdr>
    </w:div>
    <w:div w:id="1330668611">
      <w:bodyDiv w:val="1"/>
      <w:marLeft w:val="0"/>
      <w:marRight w:val="0"/>
      <w:marTop w:val="0"/>
      <w:marBottom w:val="0"/>
      <w:divBdr>
        <w:top w:val="none" w:sz="0" w:space="0" w:color="auto"/>
        <w:left w:val="none" w:sz="0" w:space="0" w:color="auto"/>
        <w:bottom w:val="none" w:sz="0" w:space="0" w:color="auto"/>
        <w:right w:val="none" w:sz="0" w:space="0" w:color="auto"/>
      </w:divBdr>
    </w:div>
    <w:div w:id="1331249828">
      <w:bodyDiv w:val="1"/>
      <w:marLeft w:val="0"/>
      <w:marRight w:val="0"/>
      <w:marTop w:val="0"/>
      <w:marBottom w:val="0"/>
      <w:divBdr>
        <w:top w:val="none" w:sz="0" w:space="0" w:color="auto"/>
        <w:left w:val="none" w:sz="0" w:space="0" w:color="auto"/>
        <w:bottom w:val="none" w:sz="0" w:space="0" w:color="auto"/>
        <w:right w:val="none" w:sz="0" w:space="0" w:color="auto"/>
      </w:divBdr>
    </w:div>
    <w:div w:id="1331979733">
      <w:bodyDiv w:val="1"/>
      <w:marLeft w:val="0"/>
      <w:marRight w:val="0"/>
      <w:marTop w:val="0"/>
      <w:marBottom w:val="0"/>
      <w:divBdr>
        <w:top w:val="none" w:sz="0" w:space="0" w:color="auto"/>
        <w:left w:val="none" w:sz="0" w:space="0" w:color="auto"/>
        <w:bottom w:val="none" w:sz="0" w:space="0" w:color="auto"/>
        <w:right w:val="none" w:sz="0" w:space="0" w:color="auto"/>
      </w:divBdr>
    </w:div>
    <w:div w:id="1332177167">
      <w:bodyDiv w:val="1"/>
      <w:marLeft w:val="0"/>
      <w:marRight w:val="0"/>
      <w:marTop w:val="0"/>
      <w:marBottom w:val="0"/>
      <w:divBdr>
        <w:top w:val="none" w:sz="0" w:space="0" w:color="auto"/>
        <w:left w:val="none" w:sz="0" w:space="0" w:color="auto"/>
        <w:bottom w:val="none" w:sz="0" w:space="0" w:color="auto"/>
        <w:right w:val="none" w:sz="0" w:space="0" w:color="auto"/>
      </w:divBdr>
    </w:div>
    <w:div w:id="1332247989">
      <w:bodyDiv w:val="1"/>
      <w:marLeft w:val="0"/>
      <w:marRight w:val="0"/>
      <w:marTop w:val="0"/>
      <w:marBottom w:val="0"/>
      <w:divBdr>
        <w:top w:val="none" w:sz="0" w:space="0" w:color="auto"/>
        <w:left w:val="none" w:sz="0" w:space="0" w:color="auto"/>
        <w:bottom w:val="none" w:sz="0" w:space="0" w:color="auto"/>
        <w:right w:val="none" w:sz="0" w:space="0" w:color="auto"/>
      </w:divBdr>
    </w:div>
    <w:div w:id="1332365563">
      <w:bodyDiv w:val="1"/>
      <w:marLeft w:val="0"/>
      <w:marRight w:val="0"/>
      <w:marTop w:val="0"/>
      <w:marBottom w:val="0"/>
      <w:divBdr>
        <w:top w:val="none" w:sz="0" w:space="0" w:color="auto"/>
        <w:left w:val="none" w:sz="0" w:space="0" w:color="auto"/>
        <w:bottom w:val="none" w:sz="0" w:space="0" w:color="auto"/>
        <w:right w:val="none" w:sz="0" w:space="0" w:color="auto"/>
      </w:divBdr>
    </w:div>
    <w:div w:id="1332684665">
      <w:bodyDiv w:val="1"/>
      <w:marLeft w:val="0"/>
      <w:marRight w:val="0"/>
      <w:marTop w:val="0"/>
      <w:marBottom w:val="0"/>
      <w:divBdr>
        <w:top w:val="none" w:sz="0" w:space="0" w:color="auto"/>
        <w:left w:val="none" w:sz="0" w:space="0" w:color="auto"/>
        <w:bottom w:val="none" w:sz="0" w:space="0" w:color="auto"/>
        <w:right w:val="none" w:sz="0" w:space="0" w:color="auto"/>
      </w:divBdr>
    </w:div>
    <w:div w:id="1332829557">
      <w:bodyDiv w:val="1"/>
      <w:marLeft w:val="0"/>
      <w:marRight w:val="0"/>
      <w:marTop w:val="0"/>
      <w:marBottom w:val="0"/>
      <w:divBdr>
        <w:top w:val="none" w:sz="0" w:space="0" w:color="auto"/>
        <w:left w:val="none" w:sz="0" w:space="0" w:color="auto"/>
        <w:bottom w:val="none" w:sz="0" w:space="0" w:color="auto"/>
        <w:right w:val="none" w:sz="0" w:space="0" w:color="auto"/>
      </w:divBdr>
    </w:div>
    <w:div w:id="1332953078">
      <w:bodyDiv w:val="1"/>
      <w:marLeft w:val="0"/>
      <w:marRight w:val="0"/>
      <w:marTop w:val="0"/>
      <w:marBottom w:val="0"/>
      <w:divBdr>
        <w:top w:val="none" w:sz="0" w:space="0" w:color="auto"/>
        <w:left w:val="none" w:sz="0" w:space="0" w:color="auto"/>
        <w:bottom w:val="none" w:sz="0" w:space="0" w:color="auto"/>
        <w:right w:val="none" w:sz="0" w:space="0" w:color="auto"/>
      </w:divBdr>
    </w:div>
    <w:div w:id="1333291181">
      <w:bodyDiv w:val="1"/>
      <w:marLeft w:val="0"/>
      <w:marRight w:val="0"/>
      <w:marTop w:val="0"/>
      <w:marBottom w:val="0"/>
      <w:divBdr>
        <w:top w:val="none" w:sz="0" w:space="0" w:color="auto"/>
        <w:left w:val="none" w:sz="0" w:space="0" w:color="auto"/>
        <w:bottom w:val="none" w:sz="0" w:space="0" w:color="auto"/>
        <w:right w:val="none" w:sz="0" w:space="0" w:color="auto"/>
      </w:divBdr>
    </w:div>
    <w:div w:id="1333333349">
      <w:bodyDiv w:val="1"/>
      <w:marLeft w:val="0"/>
      <w:marRight w:val="0"/>
      <w:marTop w:val="0"/>
      <w:marBottom w:val="0"/>
      <w:divBdr>
        <w:top w:val="none" w:sz="0" w:space="0" w:color="auto"/>
        <w:left w:val="none" w:sz="0" w:space="0" w:color="auto"/>
        <w:bottom w:val="none" w:sz="0" w:space="0" w:color="auto"/>
        <w:right w:val="none" w:sz="0" w:space="0" w:color="auto"/>
      </w:divBdr>
      <w:divsChild>
        <w:div w:id="1389722130">
          <w:marLeft w:val="480"/>
          <w:marRight w:val="0"/>
          <w:marTop w:val="0"/>
          <w:marBottom w:val="0"/>
          <w:divBdr>
            <w:top w:val="none" w:sz="0" w:space="0" w:color="auto"/>
            <w:left w:val="none" w:sz="0" w:space="0" w:color="auto"/>
            <w:bottom w:val="none" w:sz="0" w:space="0" w:color="auto"/>
            <w:right w:val="none" w:sz="0" w:space="0" w:color="auto"/>
          </w:divBdr>
        </w:div>
        <w:div w:id="508326038">
          <w:marLeft w:val="480"/>
          <w:marRight w:val="0"/>
          <w:marTop w:val="0"/>
          <w:marBottom w:val="0"/>
          <w:divBdr>
            <w:top w:val="none" w:sz="0" w:space="0" w:color="auto"/>
            <w:left w:val="none" w:sz="0" w:space="0" w:color="auto"/>
            <w:bottom w:val="none" w:sz="0" w:space="0" w:color="auto"/>
            <w:right w:val="none" w:sz="0" w:space="0" w:color="auto"/>
          </w:divBdr>
        </w:div>
        <w:div w:id="1653023665">
          <w:marLeft w:val="480"/>
          <w:marRight w:val="0"/>
          <w:marTop w:val="0"/>
          <w:marBottom w:val="0"/>
          <w:divBdr>
            <w:top w:val="none" w:sz="0" w:space="0" w:color="auto"/>
            <w:left w:val="none" w:sz="0" w:space="0" w:color="auto"/>
            <w:bottom w:val="none" w:sz="0" w:space="0" w:color="auto"/>
            <w:right w:val="none" w:sz="0" w:space="0" w:color="auto"/>
          </w:divBdr>
        </w:div>
        <w:div w:id="1180967450">
          <w:marLeft w:val="480"/>
          <w:marRight w:val="0"/>
          <w:marTop w:val="0"/>
          <w:marBottom w:val="0"/>
          <w:divBdr>
            <w:top w:val="none" w:sz="0" w:space="0" w:color="auto"/>
            <w:left w:val="none" w:sz="0" w:space="0" w:color="auto"/>
            <w:bottom w:val="none" w:sz="0" w:space="0" w:color="auto"/>
            <w:right w:val="none" w:sz="0" w:space="0" w:color="auto"/>
          </w:divBdr>
        </w:div>
        <w:div w:id="1564634674">
          <w:marLeft w:val="480"/>
          <w:marRight w:val="0"/>
          <w:marTop w:val="0"/>
          <w:marBottom w:val="0"/>
          <w:divBdr>
            <w:top w:val="none" w:sz="0" w:space="0" w:color="auto"/>
            <w:left w:val="none" w:sz="0" w:space="0" w:color="auto"/>
            <w:bottom w:val="none" w:sz="0" w:space="0" w:color="auto"/>
            <w:right w:val="none" w:sz="0" w:space="0" w:color="auto"/>
          </w:divBdr>
        </w:div>
        <w:div w:id="250086834">
          <w:marLeft w:val="480"/>
          <w:marRight w:val="0"/>
          <w:marTop w:val="0"/>
          <w:marBottom w:val="0"/>
          <w:divBdr>
            <w:top w:val="none" w:sz="0" w:space="0" w:color="auto"/>
            <w:left w:val="none" w:sz="0" w:space="0" w:color="auto"/>
            <w:bottom w:val="none" w:sz="0" w:space="0" w:color="auto"/>
            <w:right w:val="none" w:sz="0" w:space="0" w:color="auto"/>
          </w:divBdr>
        </w:div>
        <w:div w:id="162844">
          <w:marLeft w:val="480"/>
          <w:marRight w:val="0"/>
          <w:marTop w:val="0"/>
          <w:marBottom w:val="0"/>
          <w:divBdr>
            <w:top w:val="none" w:sz="0" w:space="0" w:color="auto"/>
            <w:left w:val="none" w:sz="0" w:space="0" w:color="auto"/>
            <w:bottom w:val="none" w:sz="0" w:space="0" w:color="auto"/>
            <w:right w:val="none" w:sz="0" w:space="0" w:color="auto"/>
          </w:divBdr>
        </w:div>
        <w:div w:id="1653558943">
          <w:marLeft w:val="480"/>
          <w:marRight w:val="0"/>
          <w:marTop w:val="0"/>
          <w:marBottom w:val="0"/>
          <w:divBdr>
            <w:top w:val="none" w:sz="0" w:space="0" w:color="auto"/>
            <w:left w:val="none" w:sz="0" w:space="0" w:color="auto"/>
            <w:bottom w:val="none" w:sz="0" w:space="0" w:color="auto"/>
            <w:right w:val="none" w:sz="0" w:space="0" w:color="auto"/>
          </w:divBdr>
        </w:div>
        <w:div w:id="1122917525">
          <w:marLeft w:val="480"/>
          <w:marRight w:val="0"/>
          <w:marTop w:val="0"/>
          <w:marBottom w:val="0"/>
          <w:divBdr>
            <w:top w:val="none" w:sz="0" w:space="0" w:color="auto"/>
            <w:left w:val="none" w:sz="0" w:space="0" w:color="auto"/>
            <w:bottom w:val="none" w:sz="0" w:space="0" w:color="auto"/>
            <w:right w:val="none" w:sz="0" w:space="0" w:color="auto"/>
          </w:divBdr>
        </w:div>
        <w:div w:id="1600260543">
          <w:marLeft w:val="480"/>
          <w:marRight w:val="0"/>
          <w:marTop w:val="0"/>
          <w:marBottom w:val="0"/>
          <w:divBdr>
            <w:top w:val="none" w:sz="0" w:space="0" w:color="auto"/>
            <w:left w:val="none" w:sz="0" w:space="0" w:color="auto"/>
            <w:bottom w:val="none" w:sz="0" w:space="0" w:color="auto"/>
            <w:right w:val="none" w:sz="0" w:space="0" w:color="auto"/>
          </w:divBdr>
        </w:div>
        <w:div w:id="1728189928">
          <w:marLeft w:val="480"/>
          <w:marRight w:val="0"/>
          <w:marTop w:val="0"/>
          <w:marBottom w:val="0"/>
          <w:divBdr>
            <w:top w:val="none" w:sz="0" w:space="0" w:color="auto"/>
            <w:left w:val="none" w:sz="0" w:space="0" w:color="auto"/>
            <w:bottom w:val="none" w:sz="0" w:space="0" w:color="auto"/>
            <w:right w:val="none" w:sz="0" w:space="0" w:color="auto"/>
          </w:divBdr>
        </w:div>
        <w:div w:id="1729837292">
          <w:marLeft w:val="480"/>
          <w:marRight w:val="0"/>
          <w:marTop w:val="0"/>
          <w:marBottom w:val="0"/>
          <w:divBdr>
            <w:top w:val="none" w:sz="0" w:space="0" w:color="auto"/>
            <w:left w:val="none" w:sz="0" w:space="0" w:color="auto"/>
            <w:bottom w:val="none" w:sz="0" w:space="0" w:color="auto"/>
            <w:right w:val="none" w:sz="0" w:space="0" w:color="auto"/>
          </w:divBdr>
        </w:div>
        <w:div w:id="1006634869">
          <w:marLeft w:val="480"/>
          <w:marRight w:val="0"/>
          <w:marTop w:val="0"/>
          <w:marBottom w:val="0"/>
          <w:divBdr>
            <w:top w:val="none" w:sz="0" w:space="0" w:color="auto"/>
            <w:left w:val="none" w:sz="0" w:space="0" w:color="auto"/>
            <w:bottom w:val="none" w:sz="0" w:space="0" w:color="auto"/>
            <w:right w:val="none" w:sz="0" w:space="0" w:color="auto"/>
          </w:divBdr>
        </w:div>
        <w:div w:id="813834213">
          <w:marLeft w:val="480"/>
          <w:marRight w:val="0"/>
          <w:marTop w:val="0"/>
          <w:marBottom w:val="0"/>
          <w:divBdr>
            <w:top w:val="none" w:sz="0" w:space="0" w:color="auto"/>
            <w:left w:val="none" w:sz="0" w:space="0" w:color="auto"/>
            <w:bottom w:val="none" w:sz="0" w:space="0" w:color="auto"/>
            <w:right w:val="none" w:sz="0" w:space="0" w:color="auto"/>
          </w:divBdr>
        </w:div>
        <w:div w:id="848954499">
          <w:marLeft w:val="480"/>
          <w:marRight w:val="0"/>
          <w:marTop w:val="0"/>
          <w:marBottom w:val="0"/>
          <w:divBdr>
            <w:top w:val="none" w:sz="0" w:space="0" w:color="auto"/>
            <w:left w:val="none" w:sz="0" w:space="0" w:color="auto"/>
            <w:bottom w:val="none" w:sz="0" w:space="0" w:color="auto"/>
            <w:right w:val="none" w:sz="0" w:space="0" w:color="auto"/>
          </w:divBdr>
        </w:div>
        <w:div w:id="606279548">
          <w:marLeft w:val="480"/>
          <w:marRight w:val="0"/>
          <w:marTop w:val="0"/>
          <w:marBottom w:val="0"/>
          <w:divBdr>
            <w:top w:val="none" w:sz="0" w:space="0" w:color="auto"/>
            <w:left w:val="none" w:sz="0" w:space="0" w:color="auto"/>
            <w:bottom w:val="none" w:sz="0" w:space="0" w:color="auto"/>
            <w:right w:val="none" w:sz="0" w:space="0" w:color="auto"/>
          </w:divBdr>
        </w:div>
        <w:div w:id="39404395">
          <w:marLeft w:val="480"/>
          <w:marRight w:val="0"/>
          <w:marTop w:val="0"/>
          <w:marBottom w:val="0"/>
          <w:divBdr>
            <w:top w:val="none" w:sz="0" w:space="0" w:color="auto"/>
            <w:left w:val="none" w:sz="0" w:space="0" w:color="auto"/>
            <w:bottom w:val="none" w:sz="0" w:space="0" w:color="auto"/>
            <w:right w:val="none" w:sz="0" w:space="0" w:color="auto"/>
          </w:divBdr>
        </w:div>
        <w:div w:id="1828010951">
          <w:marLeft w:val="480"/>
          <w:marRight w:val="0"/>
          <w:marTop w:val="0"/>
          <w:marBottom w:val="0"/>
          <w:divBdr>
            <w:top w:val="none" w:sz="0" w:space="0" w:color="auto"/>
            <w:left w:val="none" w:sz="0" w:space="0" w:color="auto"/>
            <w:bottom w:val="none" w:sz="0" w:space="0" w:color="auto"/>
            <w:right w:val="none" w:sz="0" w:space="0" w:color="auto"/>
          </w:divBdr>
        </w:div>
        <w:div w:id="1358695004">
          <w:marLeft w:val="480"/>
          <w:marRight w:val="0"/>
          <w:marTop w:val="0"/>
          <w:marBottom w:val="0"/>
          <w:divBdr>
            <w:top w:val="none" w:sz="0" w:space="0" w:color="auto"/>
            <w:left w:val="none" w:sz="0" w:space="0" w:color="auto"/>
            <w:bottom w:val="none" w:sz="0" w:space="0" w:color="auto"/>
            <w:right w:val="none" w:sz="0" w:space="0" w:color="auto"/>
          </w:divBdr>
        </w:div>
        <w:div w:id="146023007">
          <w:marLeft w:val="480"/>
          <w:marRight w:val="0"/>
          <w:marTop w:val="0"/>
          <w:marBottom w:val="0"/>
          <w:divBdr>
            <w:top w:val="none" w:sz="0" w:space="0" w:color="auto"/>
            <w:left w:val="none" w:sz="0" w:space="0" w:color="auto"/>
            <w:bottom w:val="none" w:sz="0" w:space="0" w:color="auto"/>
            <w:right w:val="none" w:sz="0" w:space="0" w:color="auto"/>
          </w:divBdr>
        </w:div>
        <w:div w:id="582493267">
          <w:marLeft w:val="480"/>
          <w:marRight w:val="0"/>
          <w:marTop w:val="0"/>
          <w:marBottom w:val="0"/>
          <w:divBdr>
            <w:top w:val="none" w:sz="0" w:space="0" w:color="auto"/>
            <w:left w:val="none" w:sz="0" w:space="0" w:color="auto"/>
            <w:bottom w:val="none" w:sz="0" w:space="0" w:color="auto"/>
            <w:right w:val="none" w:sz="0" w:space="0" w:color="auto"/>
          </w:divBdr>
        </w:div>
        <w:div w:id="598106642">
          <w:marLeft w:val="480"/>
          <w:marRight w:val="0"/>
          <w:marTop w:val="0"/>
          <w:marBottom w:val="0"/>
          <w:divBdr>
            <w:top w:val="none" w:sz="0" w:space="0" w:color="auto"/>
            <w:left w:val="none" w:sz="0" w:space="0" w:color="auto"/>
            <w:bottom w:val="none" w:sz="0" w:space="0" w:color="auto"/>
            <w:right w:val="none" w:sz="0" w:space="0" w:color="auto"/>
          </w:divBdr>
        </w:div>
        <w:div w:id="1759473788">
          <w:marLeft w:val="480"/>
          <w:marRight w:val="0"/>
          <w:marTop w:val="0"/>
          <w:marBottom w:val="0"/>
          <w:divBdr>
            <w:top w:val="none" w:sz="0" w:space="0" w:color="auto"/>
            <w:left w:val="none" w:sz="0" w:space="0" w:color="auto"/>
            <w:bottom w:val="none" w:sz="0" w:space="0" w:color="auto"/>
            <w:right w:val="none" w:sz="0" w:space="0" w:color="auto"/>
          </w:divBdr>
        </w:div>
        <w:div w:id="1893884709">
          <w:marLeft w:val="480"/>
          <w:marRight w:val="0"/>
          <w:marTop w:val="0"/>
          <w:marBottom w:val="0"/>
          <w:divBdr>
            <w:top w:val="none" w:sz="0" w:space="0" w:color="auto"/>
            <w:left w:val="none" w:sz="0" w:space="0" w:color="auto"/>
            <w:bottom w:val="none" w:sz="0" w:space="0" w:color="auto"/>
            <w:right w:val="none" w:sz="0" w:space="0" w:color="auto"/>
          </w:divBdr>
        </w:div>
        <w:div w:id="914438283">
          <w:marLeft w:val="480"/>
          <w:marRight w:val="0"/>
          <w:marTop w:val="0"/>
          <w:marBottom w:val="0"/>
          <w:divBdr>
            <w:top w:val="none" w:sz="0" w:space="0" w:color="auto"/>
            <w:left w:val="none" w:sz="0" w:space="0" w:color="auto"/>
            <w:bottom w:val="none" w:sz="0" w:space="0" w:color="auto"/>
            <w:right w:val="none" w:sz="0" w:space="0" w:color="auto"/>
          </w:divBdr>
        </w:div>
        <w:div w:id="1455752600">
          <w:marLeft w:val="480"/>
          <w:marRight w:val="0"/>
          <w:marTop w:val="0"/>
          <w:marBottom w:val="0"/>
          <w:divBdr>
            <w:top w:val="none" w:sz="0" w:space="0" w:color="auto"/>
            <w:left w:val="none" w:sz="0" w:space="0" w:color="auto"/>
            <w:bottom w:val="none" w:sz="0" w:space="0" w:color="auto"/>
            <w:right w:val="none" w:sz="0" w:space="0" w:color="auto"/>
          </w:divBdr>
        </w:div>
        <w:div w:id="638460617">
          <w:marLeft w:val="480"/>
          <w:marRight w:val="0"/>
          <w:marTop w:val="0"/>
          <w:marBottom w:val="0"/>
          <w:divBdr>
            <w:top w:val="none" w:sz="0" w:space="0" w:color="auto"/>
            <w:left w:val="none" w:sz="0" w:space="0" w:color="auto"/>
            <w:bottom w:val="none" w:sz="0" w:space="0" w:color="auto"/>
            <w:right w:val="none" w:sz="0" w:space="0" w:color="auto"/>
          </w:divBdr>
        </w:div>
        <w:div w:id="295642267">
          <w:marLeft w:val="480"/>
          <w:marRight w:val="0"/>
          <w:marTop w:val="0"/>
          <w:marBottom w:val="0"/>
          <w:divBdr>
            <w:top w:val="none" w:sz="0" w:space="0" w:color="auto"/>
            <w:left w:val="none" w:sz="0" w:space="0" w:color="auto"/>
            <w:bottom w:val="none" w:sz="0" w:space="0" w:color="auto"/>
            <w:right w:val="none" w:sz="0" w:space="0" w:color="auto"/>
          </w:divBdr>
        </w:div>
        <w:div w:id="1713730671">
          <w:marLeft w:val="480"/>
          <w:marRight w:val="0"/>
          <w:marTop w:val="0"/>
          <w:marBottom w:val="0"/>
          <w:divBdr>
            <w:top w:val="none" w:sz="0" w:space="0" w:color="auto"/>
            <w:left w:val="none" w:sz="0" w:space="0" w:color="auto"/>
            <w:bottom w:val="none" w:sz="0" w:space="0" w:color="auto"/>
            <w:right w:val="none" w:sz="0" w:space="0" w:color="auto"/>
          </w:divBdr>
        </w:div>
        <w:div w:id="1942646295">
          <w:marLeft w:val="480"/>
          <w:marRight w:val="0"/>
          <w:marTop w:val="0"/>
          <w:marBottom w:val="0"/>
          <w:divBdr>
            <w:top w:val="none" w:sz="0" w:space="0" w:color="auto"/>
            <w:left w:val="none" w:sz="0" w:space="0" w:color="auto"/>
            <w:bottom w:val="none" w:sz="0" w:space="0" w:color="auto"/>
            <w:right w:val="none" w:sz="0" w:space="0" w:color="auto"/>
          </w:divBdr>
        </w:div>
        <w:div w:id="116603162">
          <w:marLeft w:val="480"/>
          <w:marRight w:val="0"/>
          <w:marTop w:val="0"/>
          <w:marBottom w:val="0"/>
          <w:divBdr>
            <w:top w:val="none" w:sz="0" w:space="0" w:color="auto"/>
            <w:left w:val="none" w:sz="0" w:space="0" w:color="auto"/>
            <w:bottom w:val="none" w:sz="0" w:space="0" w:color="auto"/>
            <w:right w:val="none" w:sz="0" w:space="0" w:color="auto"/>
          </w:divBdr>
        </w:div>
        <w:div w:id="817460831">
          <w:marLeft w:val="480"/>
          <w:marRight w:val="0"/>
          <w:marTop w:val="0"/>
          <w:marBottom w:val="0"/>
          <w:divBdr>
            <w:top w:val="none" w:sz="0" w:space="0" w:color="auto"/>
            <w:left w:val="none" w:sz="0" w:space="0" w:color="auto"/>
            <w:bottom w:val="none" w:sz="0" w:space="0" w:color="auto"/>
            <w:right w:val="none" w:sz="0" w:space="0" w:color="auto"/>
          </w:divBdr>
        </w:div>
        <w:div w:id="1316566881">
          <w:marLeft w:val="480"/>
          <w:marRight w:val="0"/>
          <w:marTop w:val="0"/>
          <w:marBottom w:val="0"/>
          <w:divBdr>
            <w:top w:val="none" w:sz="0" w:space="0" w:color="auto"/>
            <w:left w:val="none" w:sz="0" w:space="0" w:color="auto"/>
            <w:bottom w:val="none" w:sz="0" w:space="0" w:color="auto"/>
            <w:right w:val="none" w:sz="0" w:space="0" w:color="auto"/>
          </w:divBdr>
        </w:div>
        <w:div w:id="640380976">
          <w:marLeft w:val="480"/>
          <w:marRight w:val="0"/>
          <w:marTop w:val="0"/>
          <w:marBottom w:val="0"/>
          <w:divBdr>
            <w:top w:val="none" w:sz="0" w:space="0" w:color="auto"/>
            <w:left w:val="none" w:sz="0" w:space="0" w:color="auto"/>
            <w:bottom w:val="none" w:sz="0" w:space="0" w:color="auto"/>
            <w:right w:val="none" w:sz="0" w:space="0" w:color="auto"/>
          </w:divBdr>
        </w:div>
        <w:div w:id="450822211">
          <w:marLeft w:val="480"/>
          <w:marRight w:val="0"/>
          <w:marTop w:val="0"/>
          <w:marBottom w:val="0"/>
          <w:divBdr>
            <w:top w:val="none" w:sz="0" w:space="0" w:color="auto"/>
            <w:left w:val="none" w:sz="0" w:space="0" w:color="auto"/>
            <w:bottom w:val="none" w:sz="0" w:space="0" w:color="auto"/>
            <w:right w:val="none" w:sz="0" w:space="0" w:color="auto"/>
          </w:divBdr>
        </w:div>
        <w:div w:id="516234134">
          <w:marLeft w:val="480"/>
          <w:marRight w:val="0"/>
          <w:marTop w:val="0"/>
          <w:marBottom w:val="0"/>
          <w:divBdr>
            <w:top w:val="none" w:sz="0" w:space="0" w:color="auto"/>
            <w:left w:val="none" w:sz="0" w:space="0" w:color="auto"/>
            <w:bottom w:val="none" w:sz="0" w:space="0" w:color="auto"/>
            <w:right w:val="none" w:sz="0" w:space="0" w:color="auto"/>
          </w:divBdr>
        </w:div>
        <w:div w:id="1272738812">
          <w:marLeft w:val="480"/>
          <w:marRight w:val="0"/>
          <w:marTop w:val="0"/>
          <w:marBottom w:val="0"/>
          <w:divBdr>
            <w:top w:val="none" w:sz="0" w:space="0" w:color="auto"/>
            <w:left w:val="none" w:sz="0" w:space="0" w:color="auto"/>
            <w:bottom w:val="none" w:sz="0" w:space="0" w:color="auto"/>
            <w:right w:val="none" w:sz="0" w:space="0" w:color="auto"/>
          </w:divBdr>
        </w:div>
        <w:div w:id="966735327">
          <w:marLeft w:val="480"/>
          <w:marRight w:val="0"/>
          <w:marTop w:val="0"/>
          <w:marBottom w:val="0"/>
          <w:divBdr>
            <w:top w:val="none" w:sz="0" w:space="0" w:color="auto"/>
            <w:left w:val="none" w:sz="0" w:space="0" w:color="auto"/>
            <w:bottom w:val="none" w:sz="0" w:space="0" w:color="auto"/>
            <w:right w:val="none" w:sz="0" w:space="0" w:color="auto"/>
          </w:divBdr>
        </w:div>
        <w:div w:id="1175457965">
          <w:marLeft w:val="480"/>
          <w:marRight w:val="0"/>
          <w:marTop w:val="0"/>
          <w:marBottom w:val="0"/>
          <w:divBdr>
            <w:top w:val="none" w:sz="0" w:space="0" w:color="auto"/>
            <w:left w:val="none" w:sz="0" w:space="0" w:color="auto"/>
            <w:bottom w:val="none" w:sz="0" w:space="0" w:color="auto"/>
            <w:right w:val="none" w:sz="0" w:space="0" w:color="auto"/>
          </w:divBdr>
        </w:div>
        <w:div w:id="1520586336">
          <w:marLeft w:val="480"/>
          <w:marRight w:val="0"/>
          <w:marTop w:val="0"/>
          <w:marBottom w:val="0"/>
          <w:divBdr>
            <w:top w:val="none" w:sz="0" w:space="0" w:color="auto"/>
            <w:left w:val="none" w:sz="0" w:space="0" w:color="auto"/>
            <w:bottom w:val="none" w:sz="0" w:space="0" w:color="auto"/>
            <w:right w:val="none" w:sz="0" w:space="0" w:color="auto"/>
          </w:divBdr>
        </w:div>
        <w:div w:id="1189486166">
          <w:marLeft w:val="480"/>
          <w:marRight w:val="0"/>
          <w:marTop w:val="0"/>
          <w:marBottom w:val="0"/>
          <w:divBdr>
            <w:top w:val="none" w:sz="0" w:space="0" w:color="auto"/>
            <w:left w:val="none" w:sz="0" w:space="0" w:color="auto"/>
            <w:bottom w:val="none" w:sz="0" w:space="0" w:color="auto"/>
            <w:right w:val="none" w:sz="0" w:space="0" w:color="auto"/>
          </w:divBdr>
        </w:div>
        <w:div w:id="1743486128">
          <w:marLeft w:val="480"/>
          <w:marRight w:val="0"/>
          <w:marTop w:val="0"/>
          <w:marBottom w:val="0"/>
          <w:divBdr>
            <w:top w:val="none" w:sz="0" w:space="0" w:color="auto"/>
            <w:left w:val="none" w:sz="0" w:space="0" w:color="auto"/>
            <w:bottom w:val="none" w:sz="0" w:space="0" w:color="auto"/>
            <w:right w:val="none" w:sz="0" w:space="0" w:color="auto"/>
          </w:divBdr>
        </w:div>
        <w:div w:id="386078231">
          <w:marLeft w:val="480"/>
          <w:marRight w:val="0"/>
          <w:marTop w:val="0"/>
          <w:marBottom w:val="0"/>
          <w:divBdr>
            <w:top w:val="none" w:sz="0" w:space="0" w:color="auto"/>
            <w:left w:val="none" w:sz="0" w:space="0" w:color="auto"/>
            <w:bottom w:val="none" w:sz="0" w:space="0" w:color="auto"/>
            <w:right w:val="none" w:sz="0" w:space="0" w:color="auto"/>
          </w:divBdr>
        </w:div>
        <w:div w:id="2135051628">
          <w:marLeft w:val="480"/>
          <w:marRight w:val="0"/>
          <w:marTop w:val="0"/>
          <w:marBottom w:val="0"/>
          <w:divBdr>
            <w:top w:val="none" w:sz="0" w:space="0" w:color="auto"/>
            <w:left w:val="none" w:sz="0" w:space="0" w:color="auto"/>
            <w:bottom w:val="none" w:sz="0" w:space="0" w:color="auto"/>
            <w:right w:val="none" w:sz="0" w:space="0" w:color="auto"/>
          </w:divBdr>
        </w:div>
        <w:div w:id="1213078494">
          <w:marLeft w:val="480"/>
          <w:marRight w:val="0"/>
          <w:marTop w:val="0"/>
          <w:marBottom w:val="0"/>
          <w:divBdr>
            <w:top w:val="none" w:sz="0" w:space="0" w:color="auto"/>
            <w:left w:val="none" w:sz="0" w:space="0" w:color="auto"/>
            <w:bottom w:val="none" w:sz="0" w:space="0" w:color="auto"/>
            <w:right w:val="none" w:sz="0" w:space="0" w:color="auto"/>
          </w:divBdr>
        </w:div>
        <w:div w:id="872035856">
          <w:marLeft w:val="480"/>
          <w:marRight w:val="0"/>
          <w:marTop w:val="0"/>
          <w:marBottom w:val="0"/>
          <w:divBdr>
            <w:top w:val="none" w:sz="0" w:space="0" w:color="auto"/>
            <w:left w:val="none" w:sz="0" w:space="0" w:color="auto"/>
            <w:bottom w:val="none" w:sz="0" w:space="0" w:color="auto"/>
            <w:right w:val="none" w:sz="0" w:space="0" w:color="auto"/>
          </w:divBdr>
        </w:div>
        <w:div w:id="183059796">
          <w:marLeft w:val="480"/>
          <w:marRight w:val="0"/>
          <w:marTop w:val="0"/>
          <w:marBottom w:val="0"/>
          <w:divBdr>
            <w:top w:val="none" w:sz="0" w:space="0" w:color="auto"/>
            <w:left w:val="none" w:sz="0" w:space="0" w:color="auto"/>
            <w:bottom w:val="none" w:sz="0" w:space="0" w:color="auto"/>
            <w:right w:val="none" w:sz="0" w:space="0" w:color="auto"/>
          </w:divBdr>
        </w:div>
        <w:div w:id="1383016674">
          <w:marLeft w:val="480"/>
          <w:marRight w:val="0"/>
          <w:marTop w:val="0"/>
          <w:marBottom w:val="0"/>
          <w:divBdr>
            <w:top w:val="none" w:sz="0" w:space="0" w:color="auto"/>
            <w:left w:val="none" w:sz="0" w:space="0" w:color="auto"/>
            <w:bottom w:val="none" w:sz="0" w:space="0" w:color="auto"/>
            <w:right w:val="none" w:sz="0" w:space="0" w:color="auto"/>
          </w:divBdr>
        </w:div>
        <w:div w:id="1917284000">
          <w:marLeft w:val="480"/>
          <w:marRight w:val="0"/>
          <w:marTop w:val="0"/>
          <w:marBottom w:val="0"/>
          <w:divBdr>
            <w:top w:val="none" w:sz="0" w:space="0" w:color="auto"/>
            <w:left w:val="none" w:sz="0" w:space="0" w:color="auto"/>
            <w:bottom w:val="none" w:sz="0" w:space="0" w:color="auto"/>
            <w:right w:val="none" w:sz="0" w:space="0" w:color="auto"/>
          </w:divBdr>
        </w:div>
        <w:div w:id="389232636">
          <w:marLeft w:val="480"/>
          <w:marRight w:val="0"/>
          <w:marTop w:val="0"/>
          <w:marBottom w:val="0"/>
          <w:divBdr>
            <w:top w:val="none" w:sz="0" w:space="0" w:color="auto"/>
            <w:left w:val="none" w:sz="0" w:space="0" w:color="auto"/>
            <w:bottom w:val="none" w:sz="0" w:space="0" w:color="auto"/>
            <w:right w:val="none" w:sz="0" w:space="0" w:color="auto"/>
          </w:divBdr>
        </w:div>
        <w:div w:id="1295022684">
          <w:marLeft w:val="480"/>
          <w:marRight w:val="0"/>
          <w:marTop w:val="0"/>
          <w:marBottom w:val="0"/>
          <w:divBdr>
            <w:top w:val="none" w:sz="0" w:space="0" w:color="auto"/>
            <w:left w:val="none" w:sz="0" w:space="0" w:color="auto"/>
            <w:bottom w:val="none" w:sz="0" w:space="0" w:color="auto"/>
            <w:right w:val="none" w:sz="0" w:space="0" w:color="auto"/>
          </w:divBdr>
        </w:div>
        <w:div w:id="1458449413">
          <w:marLeft w:val="480"/>
          <w:marRight w:val="0"/>
          <w:marTop w:val="0"/>
          <w:marBottom w:val="0"/>
          <w:divBdr>
            <w:top w:val="none" w:sz="0" w:space="0" w:color="auto"/>
            <w:left w:val="none" w:sz="0" w:space="0" w:color="auto"/>
            <w:bottom w:val="none" w:sz="0" w:space="0" w:color="auto"/>
            <w:right w:val="none" w:sz="0" w:space="0" w:color="auto"/>
          </w:divBdr>
        </w:div>
        <w:div w:id="1052119666">
          <w:marLeft w:val="480"/>
          <w:marRight w:val="0"/>
          <w:marTop w:val="0"/>
          <w:marBottom w:val="0"/>
          <w:divBdr>
            <w:top w:val="none" w:sz="0" w:space="0" w:color="auto"/>
            <w:left w:val="none" w:sz="0" w:space="0" w:color="auto"/>
            <w:bottom w:val="none" w:sz="0" w:space="0" w:color="auto"/>
            <w:right w:val="none" w:sz="0" w:space="0" w:color="auto"/>
          </w:divBdr>
        </w:div>
        <w:div w:id="881601744">
          <w:marLeft w:val="480"/>
          <w:marRight w:val="0"/>
          <w:marTop w:val="0"/>
          <w:marBottom w:val="0"/>
          <w:divBdr>
            <w:top w:val="none" w:sz="0" w:space="0" w:color="auto"/>
            <w:left w:val="none" w:sz="0" w:space="0" w:color="auto"/>
            <w:bottom w:val="none" w:sz="0" w:space="0" w:color="auto"/>
            <w:right w:val="none" w:sz="0" w:space="0" w:color="auto"/>
          </w:divBdr>
        </w:div>
        <w:div w:id="847646494">
          <w:marLeft w:val="480"/>
          <w:marRight w:val="0"/>
          <w:marTop w:val="0"/>
          <w:marBottom w:val="0"/>
          <w:divBdr>
            <w:top w:val="none" w:sz="0" w:space="0" w:color="auto"/>
            <w:left w:val="none" w:sz="0" w:space="0" w:color="auto"/>
            <w:bottom w:val="none" w:sz="0" w:space="0" w:color="auto"/>
            <w:right w:val="none" w:sz="0" w:space="0" w:color="auto"/>
          </w:divBdr>
        </w:div>
        <w:div w:id="31074896">
          <w:marLeft w:val="480"/>
          <w:marRight w:val="0"/>
          <w:marTop w:val="0"/>
          <w:marBottom w:val="0"/>
          <w:divBdr>
            <w:top w:val="none" w:sz="0" w:space="0" w:color="auto"/>
            <w:left w:val="none" w:sz="0" w:space="0" w:color="auto"/>
            <w:bottom w:val="none" w:sz="0" w:space="0" w:color="auto"/>
            <w:right w:val="none" w:sz="0" w:space="0" w:color="auto"/>
          </w:divBdr>
        </w:div>
      </w:divsChild>
    </w:div>
    <w:div w:id="1333870761">
      <w:bodyDiv w:val="1"/>
      <w:marLeft w:val="0"/>
      <w:marRight w:val="0"/>
      <w:marTop w:val="0"/>
      <w:marBottom w:val="0"/>
      <w:divBdr>
        <w:top w:val="none" w:sz="0" w:space="0" w:color="auto"/>
        <w:left w:val="none" w:sz="0" w:space="0" w:color="auto"/>
        <w:bottom w:val="none" w:sz="0" w:space="0" w:color="auto"/>
        <w:right w:val="none" w:sz="0" w:space="0" w:color="auto"/>
      </w:divBdr>
    </w:div>
    <w:div w:id="1334602617">
      <w:bodyDiv w:val="1"/>
      <w:marLeft w:val="0"/>
      <w:marRight w:val="0"/>
      <w:marTop w:val="0"/>
      <w:marBottom w:val="0"/>
      <w:divBdr>
        <w:top w:val="none" w:sz="0" w:space="0" w:color="auto"/>
        <w:left w:val="none" w:sz="0" w:space="0" w:color="auto"/>
        <w:bottom w:val="none" w:sz="0" w:space="0" w:color="auto"/>
        <w:right w:val="none" w:sz="0" w:space="0" w:color="auto"/>
      </w:divBdr>
    </w:div>
    <w:div w:id="1334602986">
      <w:bodyDiv w:val="1"/>
      <w:marLeft w:val="0"/>
      <w:marRight w:val="0"/>
      <w:marTop w:val="0"/>
      <w:marBottom w:val="0"/>
      <w:divBdr>
        <w:top w:val="none" w:sz="0" w:space="0" w:color="auto"/>
        <w:left w:val="none" w:sz="0" w:space="0" w:color="auto"/>
        <w:bottom w:val="none" w:sz="0" w:space="0" w:color="auto"/>
        <w:right w:val="none" w:sz="0" w:space="0" w:color="auto"/>
      </w:divBdr>
    </w:div>
    <w:div w:id="1335451373">
      <w:bodyDiv w:val="1"/>
      <w:marLeft w:val="0"/>
      <w:marRight w:val="0"/>
      <w:marTop w:val="0"/>
      <w:marBottom w:val="0"/>
      <w:divBdr>
        <w:top w:val="none" w:sz="0" w:space="0" w:color="auto"/>
        <w:left w:val="none" w:sz="0" w:space="0" w:color="auto"/>
        <w:bottom w:val="none" w:sz="0" w:space="0" w:color="auto"/>
        <w:right w:val="none" w:sz="0" w:space="0" w:color="auto"/>
      </w:divBdr>
    </w:div>
    <w:div w:id="1336037755">
      <w:bodyDiv w:val="1"/>
      <w:marLeft w:val="0"/>
      <w:marRight w:val="0"/>
      <w:marTop w:val="0"/>
      <w:marBottom w:val="0"/>
      <w:divBdr>
        <w:top w:val="none" w:sz="0" w:space="0" w:color="auto"/>
        <w:left w:val="none" w:sz="0" w:space="0" w:color="auto"/>
        <w:bottom w:val="none" w:sz="0" w:space="0" w:color="auto"/>
        <w:right w:val="none" w:sz="0" w:space="0" w:color="auto"/>
      </w:divBdr>
    </w:div>
    <w:div w:id="1336105525">
      <w:bodyDiv w:val="1"/>
      <w:marLeft w:val="0"/>
      <w:marRight w:val="0"/>
      <w:marTop w:val="0"/>
      <w:marBottom w:val="0"/>
      <w:divBdr>
        <w:top w:val="none" w:sz="0" w:space="0" w:color="auto"/>
        <w:left w:val="none" w:sz="0" w:space="0" w:color="auto"/>
        <w:bottom w:val="none" w:sz="0" w:space="0" w:color="auto"/>
        <w:right w:val="none" w:sz="0" w:space="0" w:color="auto"/>
      </w:divBdr>
      <w:divsChild>
        <w:div w:id="1814977971">
          <w:marLeft w:val="0"/>
          <w:marRight w:val="0"/>
          <w:marTop w:val="0"/>
          <w:marBottom w:val="0"/>
          <w:divBdr>
            <w:top w:val="none" w:sz="0" w:space="0" w:color="auto"/>
            <w:left w:val="none" w:sz="0" w:space="0" w:color="auto"/>
            <w:bottom w:val="none" w:sz="0" w:space="0" w:color="auto"/>
            <w:right w:val="none" w:sz="0" w:space="0" w:color="auto"/>
          </w:divBdr>
        </w:div>
        <w:div w:id="911737812">
          <w:marLeft w:val="0"/>
          <w:marRight w:val="0"/>
          <w:marTop w:val="0"/>
          <w:marBottom w:val="0"/>
          <w:divBdr>
            <w:top w:val="none" w:sz="0" w:space="0" w:color="auto"/>
            <w:left w:val="none" w:sz="0" w:space="0" w:color="auto"/>
            <w:bottom w:val="none" w:sz="0" w:space="0" w:color="auto"/>
            <w:right w:val="none" w:sz="0" w:space="0" w:color="auto"/>
          </w:divBdr>
        </w:div>
        <w:div w:id="1929263215">
          <w:marLeft w:val="0"/>
          <w:marRight w:val="0"/>
          <w:marTop w:val="0"/>
          <w:marBottom w:val="0"/>
          <w:divBdr>
            <w:top w:val="none" w:sz="0" w:space="0" w:color="auto"/>
            <w:left w:val="none" w:sz="0" w:space="0" w:color="auto"/>
            <w:bottom w:val="none" w:sz="0" w:space="0" w:color="auto"/>
            <w:right w:val="none" w:sz="0" w:space="0" w:color="auto"/>
          </w:divBdr>
        </w:div>
        <w:div w:id="356275853">
          <w:marLeft w:val="0"/>
          <w:marRight w:val="0"/>
          <w:marTop w:val="0"/>
          <w:marBottom w:val="0"/>
          <w:divBdr>
            <w:top w:val="none" w:sz="0" w:space="0" w:color="auto"/>
            <w:left w:val="none" w:sz="0" w:space="0" w:color="auto"/>
            <w:bottom w:val="none" w:sz="0" w:space="0" w:color="auto"/>
            <w:right w:val="none" w:sz="0" w:space="0" w:color="auto"/>
          </w:divBdr>
        </w:div>
        <w:div w:id="2023892956">
          <w:marLeft w:val="0"/>
          <w:marRight w:val="0"/>
          <w:marTop w:val="0"/>
          <w:marBottom w:val="0"/>
          <w:divBdr>
            <w:top w:val="none" w:sz="0" w:space="0" w:color="auto"/>
            <w:left w:val="none" w:sz="0" w:space="0" w:color="auto"/>
            <w:bottom w:val="none" w:sz="0" w:space="0" w:color="auto"/>
            <w:right w:val="none" w:sz="0" w:space="0" w:color="auto"/>
          </w:divBdr>
        </w:div>
        <w:div w:id="855191132">
          <w:marLeft w:val="0"/>
          <w:marRight w:val="0"/>
          <w:marTop w:val="0"/>
          <w:marBottom w:val="0"/>
          <w:divBdr>
            <w:top w:val="none" w:sz="0" w:space="0" w:color="auto"/>
            <w:left w:val="none" w:sz="0" w:space="0" w:color="auto"/>
            <w:bottom w:val="none" w:sz="0" w:space="0" w:color="auto"/>
            <w:right w:val="none" w:sz="0" w:space="0" w:color="auto"/>
          </w:divBdr>
        </w:div>
        <w:div w:id="378209743">
          <w:marLeft w:val="0"/>
          <w:marRight w:val="0"/>
          <w:marTop w:val="0"/>
          <w:marBottom w:val="0"/>
          <w:divBdr>
            <w:top w:val="none" w:sz="0" w:space="0" w:color="auto"/>
            <w:left w:val="none" w:sz="0" w:space="0" w:color="auto"/>
            <w:bottom w:val="none" w:sz="0" w:space="0" w:color="auto"/>
            <w:right w:val="none" w:sz="0" w:space="0" w:color="auto"/>
          </w:divBdr>
        </w:div>
        <w:div w:id="1657107322">
          <w:marLeft w:val="0"/>
          <w:marRight w:val="0"/>
          <w:marTop w:val="0"/>
          <w:marBottom w:val="0"/>
          <w:divBdr>
            <w:top w:val="none" w:sz="0" w:space="0" w:color="auto"/>
            <w:left w:val="none" w:sz="0" w:space="0" w:color="auto"/>
            <w:bottom w:val="none" w:sz="0" w:space="0" w:color="auto"/>
            <w:right w:val="none" w:sz="0" w:space="0" w:color="auto"/>
          </w:divBdr>
        </w:div>
        <w:div w:id="1238126182">
          <w:marLeft w:val="0"/>
          <w:marRight w:val="0"/>
          <w:marTop w:val="0"/>
          <w:marBottom w:val="0"/>
          <w:divBdr>
            <w:top w:val="none" w:sz="0" w:space="0" w:color="auto"/>
            <w:left w:val="none" w:sz="0" w:space="0" w:color="auto"/>
            <w:bottom w:val="none" w:sz="0" w:space="0" w:color="auto"/>
            <w:right w:val="none" w:sz="0" w:space="0" w:color="auto"/>
          </w:divBdr>
        </w:div>
        <w:div w:id="949319076">
          <w:marLeft w:val="0"/>
          <w:marRight w:val="0"/>
          <w:marTop w:val="0"/>
          <w:marBottom w:val="0"/>
          <w:divBdr>
            <w:top w:val="none" w:sz="0" w:space="0" w:color="auto"/>
            <w:left w:val="none" w:sz="0" w:space="0" w:color="auto"/>
            <w:bottom w:val="none" w:sz="0" w:space="0" w:color="auto"/>
            <w:right w:val="none" w:sz="0" w:space="0" w:color="auto"/>
          </w:divBdr>
        </w:div>
        <w:div w:id="822045302">
          <w:marLeft w:val="0"/>
          <w:marRight w:val="0"/>
          <w:marTop w:val="0"/>
          <w:marBottom w:val="0"/>
          <w:divBdr>
            <w:top w:val="none" w:sz="0" w:space="0" w:color="auto"/>
            <w:left w:val="none" w:sz="0" w:space="0" w:color="auto"/>
            <w:bottom w:val="none" w:sz="0" w:space="0" w:color="auto"/>
            <w:right w:val="none" w:sz="0" w:space="0" w:color="auto"/>
          </w:divBdr>
        </w:div>
        <w:div w:id="1792090167">
          <w:marLeft w:val="0"/>
          <w:marRight w:val="0"/>
          <w:marTop w:val="0"/>
          <w:marBottom w:val="0"/>
          <w:divBdr>
            <w:top w:val="none" w:sz="0" w:space="0" w:color="auto"/>
            <w:left w:val="none" w:sz="0" w:space="0" w:color="auto"/>
            <w:bottom w:val="none" w:sz="0" w:space="0" w:color="auto"/>
            <w:right w:val="none" w:sz="0" w:space="0" w:color="auto"/>
          </w:divBdr>
        </w:div>
        <w:div w:id="1644192811">
          <w:marLeft w:val="0"/>
          <w:marRight w:val="0"/>
          <w:marTop w:val="0"/>
          <w:marBottom w:val="0"/>
          <w:divBdr>
            <w:top w:val="none" w:sz="0" w:space="0" w:color="auto"/>
            <w:left w:val="none" w:sz="0" w:space="0" w:color="auto"/>
            <w:bottom w:val="none" w:sz="0" w:space="0" w:color="auto"/>
            <w:right w:val="none" w:sz="0" w:space="0" w:color="auto"/>
          </w:divBdr>
        </w:div>
        <w:div w:id="1757897250">
          <w:marLeft w:val="0"/>
          <w:marRight w:val="0"/>
          <w:marTop w:val="0"/>
          <w:marBottom w:val="0"/>
          <w:divBdr>
            <w:top w:val="none" w:sz="0" w:space="0" w:color="auto"/>
            <w:left w:val="none" w:sz="0" w:space="0" w:color="auto"/>
            <w:bottom w:val="none" w:sz="0" w:space="0" w:color="auto"/>
            <w:right w:val="none" w:sz="0" w:space="0" w:color="auto"/>
          </w:divBdr>
        </w:div>
        <w:div w:id="1399933978">
          <w:marLeft w:val="0"/>
          <w:marRight w:val="0"/>
          <w:marTop w:val="0"/>
          <w:marBottom w:val="0"/>
          <w:divBdr>
            <w:top w:val="none" w:sz="0" w:space="0" w:color="auto"/>
            <w:left w:val="none" w:sz="0" w:space="0" w:color="auto"/>
            <w:bottom w:val="none" w:sz="0" w:space="0" w:color="auto"/>
            <w:right w:val="none" w:sz="0" w:space="0" w:color="auto"/>
          </w:divBdr>
        </w:div>
        <w:div w:id="323239722">
          <w:marLeft w:val="0"/>
          <w:marRight w:val="0"/>
          <w:marTop w:val="0"/>
          <w:marBottom w:val="0"/>
          <w:divBdr>
            <w:top w:val="none" w:sz="0" w:space="0" w:color="auto"/>
            <w:left w:val="none" w:sz="0" w:space="0" w:color="auto"/>
            <w:bottom w:val="none" w:sz="0" w:space="0" w:color="auto"/>
            <w:right w:val="none" w:sz="0" w:space="0" w:color="auto"/>
          </w:divBdr>
        </w:div>
        <w:div w:id="1282301338">
          <w:marLeft w:val="0"/>
          <w:marRight w:val="0"/>
          <w:marTop w:val="0"/>
          <w:marBottom w:val="0"/>
          <w:divBdr>
            <w:top w:val="none" w:sz="0" w:space="0" w:color="auto"/>
            <w:left w:val="none" w:sz="0" w:space="0" w:color="auto"/>
            <w:bottom w:val="none" w:sz="0" w:space="0" w:color="auto"/>
            <w:right w:val="none" w:sz="0" w:space="0" w:color="auto"/>
          </w:divBdr>
        </w:div>
        <w:div w:id="1933659317">
          <w:marLeft w:val="0"/>
          <w:marRight w:val="0"/>
          <w:marTop w:val="0"/>
          <w:marBottom w:val="0"/>
          <w:divBdr>
            <w:top w:val="none" w:sz="0" w:space="0" w:color="auto"/>
            <w:left w:val="none" w:sz="0" w:space="0" w:color="auto"/>
            <w:bottom w:val="none" w:sz="0" w:space="0" w:color="auto"/>
            <w:right w:val="none" w:sz="0" w:space="0" w:color="auto"/>
          </w:divBdr>
        </w:div>
        <w:div w:id="1420710936">
          <w:marLeft w:val="0"/>
          <w:marRight w:val="0"/>
          <w:marTop w:val="0"/>
          <w:marBottom w:val="0"/>
          <w:divBdr>
            <w:top w:val="none" w:sz="0" w:space="0" w:color="auto"/>
            <w:left w:val="none" w:sz="0" w:space="0" w:color="auto"/>
            <w:bottom w:val="none" w:sz="0" w:space="0" w:color="auto"/>
            <w:right w:val="none" w:sz="0" w:space="0" w:color="auto"/>
          </w:divBdr>
        </w:div>
        <w:div w:id="1278099745">
          <w:marLeft w:val="0"/>
          <w:marRight w:val="0"/>
          <w:marTop w:val="0"/>
          <w:marBottom w:val="0"/>
          <w:divBdr>
            <w:top w:val="none" w:sz="0" w:space="0" w:color="auto"/>
            <w:left w:val="none" w:sz="0" w:space="0" w:color="auto"/>
            <w:bottom w:val="none" w:sz="0" w:space="0" w:color="auto"/>
            <w:right w:val="none" w:sz="0" w:space="0" w:color="auto"/>
          </w:divBdr>
        </w:div>
        <w:div w:id="612712076">
          <w:marLeft w:val="0"/>
          <w:marRight w:val="0"/>
          <w:marTop w:val="0"/>
          <w:marBottom w:val="0"/>
          <w:divBdr>
            <w:top w:val="none" w:sz="0" w:space="0" w:color="auto"/>
            <w:left w:val="none" w:sz="0" w:space="0" w:color="auto"/>
            <w:bottom w:val="none" w:sz="0" w:space="0" w:color="auto"/>
            <w:right w:val="none" w:sz="0" w:space="0" w:color="auto"/>
          </w:divBdr>
        </w:div>
        <w:div w:id="437023982">
          <w:marLeft w:val="0"/>
          <w:marRight w:val="0"/>
          <w:marTop w:val="0"/>
          <w:marBottom w:val="0"/>
          <w:divBdr>
            <w:top w:val="none" w:sz="0" w:space="0" w:color="auto"/>
            <w:left w:val="none" w:sz="0" w:space="0" w:color="auto"/>
            <w:bottom w:val="none" w:sz="0" w:space="0" w:color="auto"/>
            <w:right w:val="none" w:sz="0" w:space="0" w:color="auto"/>
          </w:divBdr>
        </w:div>
        <w:div w:id="2043286404">
          <w:marLeft w:val="0"/>
          <w:marRight w:val="0"/>
          <w:marTop w:val="0"/>
          <w:marBottom w:val="0"/>
          <w:divBdr>
            <w:top w:val="none" w:sz="0" w:space="0" w:color="auto"/>
            <w:left w:val="none" w:sz="0" w:space="0" w:color="auto"/>
            <w:bottom w:val="none" w:sz="0" w:space="0" w:color="auto"/>
            <w:right w:val="none" w:sz="0" w:space="0" w:color="auto"/>
          </w:divBdr>
        </w:div>
        <w:div w:id="1304312616">
          <w:marLeft w:val="0"/>
          <w:marRight w:val="0"/>
          <w:marTop w:val="0"/>
          <w:marBottom w:val="0"/>
          <w:divBdr>
            <w:top w:val="none" w:sz="0" w:space="0" w:color="auto"/>
            <w:left w:val="none" w:sz="0" w:space="0" w:color="auto"/>
            <w:bottom w:val="none" w:sz="0" w:space="0" w:color="auto"/>
            <w:right w:val="none" w:sz="0" w:space="0" w:color="auto"/>
          </w:divBdr>
        </w:div>
        <w:div w:id="312608635">
          <w:marLeft w:val="0"/>
          <w:marRight w:val="0"/>
          <w:marTop w:val="0"/>
          <w:marBottom w:val="0"/>
          <w:divBdr>
            <w:top w:val="none" w:sz="0" w:space="0" w:color="auto"/>
            <w:left w:val="none" w:sz="0" w:space="0" w:color="auto"/>
            <w:bottom w:val="none" w:sz="0" w:space="0" w:color="auto"/>
            <w:right w:val="none" w:sz="0" w:space="0" w:color="auto"/>
          </w:divBdr>
        </w:div>
        <w:div w:id="113717743">
          <w:marLeft w:val="0"/>
          <w:marRight w:val="0"/>
          <w:marTop w:val="0"/>
          <w:marBottom w:val="0"/>
          <w:divBdr>
            <w:top w:val="none" w:sz="0" w:space="0" w:color="auto"/>
            <w:left w:val="none" w:sz="0" w:space="0" w:color="auto"/>
            <w:bottom w:val="none" w:sz="0" w:space="0" w:color="auto"/>
            <w:right w:val="none" w:sz="0" w:space="0" w:color="auto"/>
          </w:divBdr>
        </w:div>
        <w:div w:id="682511054">
          <w:marLeft w:val="0"/>
          <w:marRight w:val="0"/>
          <w:marTop w:val="0"/>
          <w:marBottom w:val="0"/>
          <w:divBdr>
            <w:top w:val="none" w:sz="0" w:space="0" w:color="auto"/>
            <w:left w:val="none" w:sz="0" w:space="0" w:color="auto"/>
            <w:bottom w:val="none" w:sz="0" w:space="0" w:color="auto"/>
            <w:right w:val="none" w:sz="0" w:space="0" w:color="auto"/>
          </w:divBdr>
        </w:div>
        <w:div w:id="1808740266">
          <w:marLeft w:val="0"/>
          <w:marRight w:val="0"/>
          <w:marTop w:val="0"/>
          <w:marBottom w:val="0"/>
          <w:divBdr>
            <w:top w:val="none" w:sz="0" w:space="0" w:color="auto"/>
            <w:left w:val="none" w:sz="0" w:space="0" w:color="auto"/>
            <w:bottom w:val="none" w:sz="0" w:space="0" w:color="auto"/>
            <w:right w:val="none" w:sz="0" w:space="0" w:color="auto"/>
          </w:divBdr>
        </w:div>
        <w:div w:id="524833737">
          <w:marLeft w:val="0"/>
          <w:marRight w:val="0"/>
          <w:marTop w:val="0"/>
          <w:marBottom w:val="0"/>
          <w:divBdr>
            <w:top w:val="none" w:sz="0" w:space="0" w:color="auto"/>
            <w:left w:val="none" w:sz="0" w:space="0" w:color="auto"/>
            <w:bottom w:val="none" w:sz="0" w:space="0" w:color="auto"/>
            <w:right w:val="none" w:sz="0" w:space="0" w:color="auto"/>
          </w:divBdr>
        </w:div>
        <w:div w:id="1950309598">
          <w:marLeft w:val="0"/>
          <w:marRight w:val="0"/>
          <w:marTop w:val="0"/>
          <w:marBottom w:val="0"/>
          <w:divBdr>
            <w:top w:val="none" w:sz="0" w:space="0" w:color="auto"/>
            <w:left w:val="none" w:sz="0" w:space="0" w:color="auto"/>
            <w:bottom w:val="none" w:sz="0" w:space="0" w:color="auto"/>
            <w:right w:val="none" w:sz="0" w:space="0" w:color="auto"/>
          </w:divBdr>
        </w:div>
        <w:div w:id="1546983628">
          <w:marLeft w:val="0"/>
          <w:marRight w:val="0"/>
          <w:marTop w:val="0"/>
          <w:marBottom w:val="0"/>
          <w:divBdr>
            <w:top w:val="none" w:sz="0" w:space="0" w:color="auto"/>
            <w:left w:val="none" w:sz="0" w:space="0" w:color="auto"/>
            <w:bottom w:val="none" w:sz="0" w:space="0" w:color="auto"/>
            <w:right w:val="none" w:sz="0" w:space="0" w:color="auto"/>
          </w:divBdr>
        </w:div>
        <w:div w:id="1436369095">
          <w:marLeft w:val="0"/>
          <w:marRight w:val="0"/>
          <w:marTop w:val="0"/>
          <w:marBottom w:val="0"/>
          <w:divBdr>
            <w:top w:val="none" w:sz="0" w:space="0" w:color="auto"/>
            <w:left w:val="none" w:sz="0" w:space="0" w:color="auto"/>
            <w:bottom w:val="none" w:sz="0" w:space="0" w:color="auto"/>
            <w:right w:val="none" w:sz="0" w:space="0" w:color="auto"/>
          </w:divBdr>
        </w:div>
        <w:div w:id="470290905">
          <w:marLeft w:val="0"/>
          <w:marRight w:val="0"/>
          <w:marTop w:val="0"/>
          <w:marBottom w:val="0"/>
          <w:divBdr>
            <w:top w:val="none" w:sz="0" w:space="0" w:color="auto"/>
            <w:left w:val="none" w:sz="0" w:space="0" w:color="auto"/>
            <w:bottom w:val="none" w:sz="0" w:space="0" w:color="auto"/>
            <w:right w:val="none" w:sz="0" w:space="0" w:color="auto"/>
          </w:divBdr>
        </w:div>
        <w:div w:id="742408754">
          <w:marLeft w:val="0"/>
          <w:marRight w:val="0"/>
          <w:marTop w:val="0"/>
          <w:marBottom w:val="0"/>
          <w:divBdr>
            <w:top w:val="none" w:sz="0" w:space="0" w:color="auto"/>
            <w:left w:val="none" w:sz="0" w:space="0" w:color="auto"/>
            <w:bottom w:val="none" w:sz="0" w:space="0" w:color="auto"/>
            <w:right w:val="none" w:sz="0" w:space="0" w:color="auto"/>
          </w:divBdr>
        </w:div>
        <w:div w:id="600798184">
          <w:marLeft w:val="0"/>
          <w:marRight w:val="0"/>
          <w:marTop w:val="0"/>
          <w:marBottom w:val="0"/>
          <w:divBdr>
            <w:top w:val="none" w:sz="0" w:space="0" w:color="auto"/>
            <w:left w:val="none" w:sz="0" w:space="0" w:color="auto"/>
            <w:bottom w:val="none" w:sz="0" w:space="0" w:color="auto"/>
            <w:right w:val="none" w:sz="0" w:space="0" w:color="auto"/>
          </w:divBdr>
        </w:div>
        <w:div w:id="1154957132">
          <w:marLeft w:val="0"/>
          <w:marRight w:val="0"/>
          <w:marTop w:val="0"/>
          <w:marBottom w:val="0"/>
          <w:divBdr>
            <w:top w:val="none" w:sz="0" w:space="0" w:color="auto"/>
            <w:left w:val="none" w:sz="0" w:space="0" w:color="auto"/>
            <w:bottom w:val="none" w:sz="0" w:space="0" w:color="auto"/>
            <w:right w:val="none" w:sz="0" w:space="0" w:color="auto"/>
          </w:divBdr>
        </w:div>
        <w:div w:id="1840391782">
          <w:marLeft w:val="0"/>
          <w:marRight w:val="0"/>
          <w:marTop w:val="0"/>
          <w:marBottom w:val="0"/>
          <w:divBdr>
            <w:top w:val="none" w:sz="0" w:space="0" w:color="auto"/>
            <w:left w:val="none" w:sz="0" w:space="0" w:color="auto"/>
            <w:bottom w:val="none" w:sz="0" w:space="0" w:color="auto"/>
            <w:right w:val="none" w:sz="0" w:space="0" w:color="auto"/>
          </w:divBdr>
        </w:div>
        <w:div w:id="879976528">
          <w:marLeft w:val="0"/>
          <w:marRight w:val="0"/>
          <w:marTop w:val="0"/>
          <w:marBottom w:val="0"/>
          <w:divBdr>
            <w:top w:val="none" w:sz="0" w:space="0" w:color="auto"/>
            <w:left w:val="none" w:sz="0" w:space="0" w:color="auto"/>
            <w:bottom w:val="none" w:sz="0" w:space="0" w:color="auto"/>
            <w:right w:val="none" w:sz="0" w:space="0" w:color="auto"/>
          </w:divBdr>
        </w:div>
        <w:div w:id="79497419">
          <w:marLeft w:val="0"/>
          <w:marRight w:val="0"/>
          <w:marTop w:val="0"/>
          <w:marBottom w:val="0"/>
          <w:divBdr>
            <w:top w:val="none" w:sz="0" w:space="0" w:color="auto"/>
            <w:left w:val="none" w:sz="0" w:space="0" w:color="auto"/>
            <w:bottom w:val="none" w:sz="0" w:space="0" w:color="auto"/>
            <w:right w:val="none" w:sz="0" w:space="0" w:color="auto"/>
          </w:divBdr>
        </w:div>
      </w:divsChild>
    </w:div>
    <w:div w:id="1336689547">
      <w:bodyDiv w:val="1"/>
      <w:marLeft w:val="0"/>
      <w:marRight w:val="0"/>
      <w:marTop w:val="0"/>
      <w:marBottom w:val="0"/>
      <w:divBdr>
        <w:top w:val="none" w:sz="0" w:space="0" w:color="auto"/>
        <w:left w:val="none" w:sz="0" w:space="0" w:color="auto"/>
        <w:bottom w:val="none" w:sz="0" w:space="0" w:color="auto"/>
        <w:right w:val="none" w:sz="0" w:space="0" w:color="auto"/>
      </w:divBdr>
      <w:divsChild>
        <w:div w:id="1712073441">
          <w:marLeft w:val="0"/>
          <w:marRight w:val="0"/>
          <w:marTop w:val="0"/>
          <w:marBottom w:val="0"/>
          <w:divBdr>
            <w:top w:val="none" w:sz="0" w:space="0" w:color="auto"/>
            <w:left w:val="none" w:sz="0" w:space="0" w:color="auto"/>
            <w:bottom w:val="none" w:sz="0" w:space="0" w:color="auto"/>
            <w:right w:val="none" w:sz="0" w:space="0" w:color="auto"/>
          </w:divBdr>
        </w:div>
        <w:div w:id="187528456">
          <w:marLeft w:val="0"/>
          <w:marRight w:val="0"/>
          <w:marTop w:val="0"/>
          <w:marBottom w:val="0"/>
          <w:divBdr>
            <w:top w:val="none" w:sz="0" w:space="0" w:color="auto"/>
            <w:left w:val="none" w:sz="0" w:space="0" w:color="auto"/>
            <w:bottom w:val="none" w:sz="0" w:space="0" w:color="auto"/>
            <w:right w:val="none" w:sz="0" w:space="0" w:color="auto"/>
          </w:divBdr>
        </w:div>
        <w:div w:id="1484933195">
          <w:marLeft w:val="0"/>
          <w:marRight w:val="0"/>
          <w:marTop w:val="0"/>
          <w:marBottom w:val="0"/>
          <w:divBdr>
            <w:top w:val="none" w:sz="0" w:space="0" w:color="auto"/>
            <w:left w:val="none" w:sz="0" w:space="0" w:color="auto"/>
            <w:bottom w:val="none" w:sz="0" w:space="0" w:color="auto"/>
            <w:right w:val="none" w:sz="0" w:space="0" w:color="auto"/>
          </w:divBdr>
        </w:div>
        <w:div w:id="2116634668">
          <w:marLeft w:val="0"/>
          <w:marRight w:val="0"/>
          <w:marTop w:val="0"/>
          <w:marBottom w:val="0"/>
          <w:divBdr>
            <w:top w:val="none" w:sz="0" w:space="0" w:color="auto"/>
            <w:left w:val="none" w:sz="0" w:space="0" w:color="auto"/>
            <w:bottom w:val="none" w:sz="0" w:space="0" w:color="auto"/>
            <w:right w:val="none" w:sz="0" w:space="0" w:color="auto"/>
          </w:divBdr>
        </w:div>
        <w:div w:id="1448549915">
          <w:marLeft w:val="0"/>
          <w:marRight w:val="0"/>
          <w:marTop w:val="0"/>
          <w:marBottom w:val="0"/>
          <w:divBdr>
            <w:top w:val="none" w:sz="0" w:space="0" w:color="auto"/>
            <w:left w:val="none" w:sz="0" w:space="0" w:color="auto"/>
            <w:bottom w:val="none" w:sz="0" w:space="0" w:color="auto"/>
            <w:right w:val="none" w:sz="0" w:space="0" w:color="auto"/>
          </w:divBdr>
        </w:div>
        <w:div w:id="1934970235">
          <w:marLeft w:val="0"/>
          <w:marRight w:val="0"/>
          <w:marTop w:val="0"/>
          <w:marBottom w:val="0"/>
          <w:divBdr>
            <w:top w:val="none" w:sz="0" w:space="0" w:color="auto"/>
            <w:left w:val="none" w:sz="0" w:space="0" w:color="auto"/>
            <w:bottom w:val="none" w:sz="0" w:space="0" w:color="auto"/>
            <w:right w:val="none" w:sz="0" w:space="0" w:color="auto"/>
          </w:divBdr>
        </w:div>
        <w:div w:id="301927607">
          <w:marLeft w:val="0"/>
          <w:marRight w:val="0"/>
          <w:marTop w:val="0"/>
          <w:marBottom w:val="0"/>
          <w:divBdr>
            <w:top w:val="none" w:sz="0" w:space="0" w:color="auto"/>
            <w:left w:val="none" w:sz="0" w:space="0" w:color="auto"/>
            <w:bottom w:val="none" w:sz="0" w:space="0" w:color="auto"/>
            <w:right w:val="none" w:sz="0" w:space="0" w:color="auto"/>
          </w:divBdr>
        </w:div>
        <w:div w:id="1359697201">
          <w:marLeft w:val="0"/>
          <w:marRight w:val="0"/>
          <w:marTop w:val="0"/>
          <w:marBottom w:val="0"/>
          <w:divBdr>
            <w:top w:val="none" w:sz="0" w:space="0" w:color="auto"/>
            <w:left w:val="none" w:sz="0" w:space="0" w:color="auto"/>
            <w:bottom w:val="none" w:sz="0" w:space="0" w:color="auto"/>
            <w:right w:val="none" w:sz="0" w:space="0" w:color="auto"/>
          </w:divBdr>
        </w:div>
        <w:div w:id="1237862488">
          <w:marLeft w:val="0"/>
          <w:marRight w:val="0"/>
          <w:marTop w:val="0"/>
          <w:marBottom w:val="0"/>
          <w:divBdr>
            <w:top w:val="none" w:sz="0" w:space="0" w:color="auto"/>
            <w:left w:val="none" w:sz="0" w:space="0" w:color="auto"/>
            <w:bottom w:val="none" w:sz="0" w:space="0" w:color="auto"/>
            <w:right w:val="none" w:sz="0" w:space="0" w:color="auto"/>
          </w:divBdr>
        </w:div>
        <w:div w:id="1662999393">
          <w:marLeft w:val="0"/>
          <w:marRight w:val="0"/>
          <w:marTop w:val="0"/>
          <w:marBottom w:val="0"/>
          <w:divBdr>
            <w:top w:val="none" w:sz="0" w:space="0" w:color="auto"/>
            <w:left w:val="none" w:sz="0" w:space="0" w:color="auto"/>
            <w:bottom w:val="none" w:sz="0" w:space="0" w:color="auto"/>
            <w:right w:val="none" w:sz="0" w:space="0" w:color="auto"/>
          </w:divBdr>
        </w:div>
        <w:div w:id="886918986">
          <w:marLeft w:val="0"/>
          <w:marRight w:val="0"/>
          <w:marTop w:val="0"/>
          <w:marBottom w:val="0"/>
          <w:divBdr>
            <w:top w:val="none" w:sz="0" w:space="0" w:color="auto"/>
            <w:left w:val="none" w:sz="0" w:space="0" w:color="auto"/>
            <w:bottom w:val="none" w:sz="0" w:space="0" w:color="auto"/>
            <w:right w:val="none" w:sz="0" w:space="0" w:color="auto"/>
          </w:divBdr>
        </w:div>
        <w:div w:id="1557743677">
          <w:marLeft w:val="0"/>
          <w:marRight w:val="0"/>
          <w:marTop w:val="0"/>
          <w:marBottom w:val="0"/>
          <w:divBdr>
            <w:top w:val="none" w:sz="0" w:space="0" w:color="auto"/>
            <w:left w:val="none" w:sz="0" w:space="0" w:color="auto"/>
            <w:bottom w:val="none" w:sz="0" w:space="0" w:color="auto"/>
            <w:right w:val="none" w:sz="0" w:space="0" w:color="auto"/>
          </w:divBdr>
        </w:div>
        <w:div w:id="2026058405">
          <w:marLeft w:val="0"/>
          <w:marRight w:val="0"/>
          <w:marTop w:val="0"/>
          <w:marBottom w:val="0"/>
          <w:divBdr>
            <w:top w:val="none" w:sz="0" w:space="0" w:color="auto"/>
            <w:left w:val="none" w:sz="0" w:space="0" w:color="auto"/>
            <w:bottom w:val="none" w:sz="0" w:space="0" w:color="auto"/>
            <w:right w:val="none" w:sz="0" w:space="0" w:color="auto"/>
          </w:divBdr>
        </w:div>
        <w:div w:id="4063627">
          <w:marLeft w:val="0"/>
          <w:marRight w:val="0"/>
          <w:marTop w:val="0"/>
          <w:marBottom w:val="0"/>
          <w:divBdr>
            <w:top w:val="none" w:sz="0" w:space="0" w:color="auto"/>
            <w:left w:val="none" w:sz="0" w:space="0" w:color="auto"/>
            <w:bottom w:val="none" w:sz="0" w:space="0" w:color="auto"/>
            <w:right w:val="none" w:sz="0" w:space="0" w:color="auto"/>
          </w:divBdr>
        </w:div>
        <w:div w:id="663897297">
          <w:marLeft w:val="0"/>
          <w:marRight w:val="0"/>
          <w:marTop w:val="0"/>
          <w:marBottom w:val="0"/>
          <w:divBdr>
            <w:top w:val="none" w:sz="0" w:space="0" w:color="auto"/>
            <w:left w:val="none" w:sz="0" w:space="0" w:color="auto"/>
            <w:bottom w:val="none" w:sz="0" w:space="0" w:color="auto"/>
            <w:right w:val="none" w:sz="0" w:space="0" w:color="auto"/>
          </w:divBdr>
        </w:div>
        <w:div w:id="780537443">
          <w:marLeft w:val="0"/>
          <w:marRight w:val="0"/>
          <w:marTop w:val="0"/>
          <w:marBottom w:val="0"/>
          <w:divBdr>
            <w:top w:val="none" w:sz="0" w:space="0" w:color="auto"/>
            <w:left w:val="none" w:sz="0" w:space="0" w:color="auto"/>
            <w:bottom w:val="none" w:sz="0" w:space="0" w:color="auto"/>
            <w:right w:val="none" w:sz="0" w:space="0" w:color="auto"/>
          </w:divBdr>
        </w:div>
        <w:div w:id="1963921583">
          <w:marLeft w:val="0"/>
          <w:marRight w:val="0"/>
          <w:marTop w:val="0"/>
          <w:marBottom w:val="0"/>
          <w:divBdr>
            <w:top w:val="none" w:sz="0" w:space="0" w:color="auto"/>
            <w:left w:val="none" w:sz="0" w:space="0" w:color="auto"/>
            <w:bottom w:val="none" w:sz="0" w:space="0" w:color="auto"/>
            <w:right w:val="none" w:sz="0" w:space="0" w:color="auto"/>
          </w:divBdr>
        </w:div>
        <w:div w:id="531184737">
          <w:marLeft w:val="0"/>
          <w:marRight w:val="0"/>
          <w:marTop w:val="0"/>
          <w:marBottom w:val="0"/>
          <w:divBdr>
            <w:top w:val="none" w:sz="0" w:space="0" w:color="auto"/>
            <w:left w:val="none" w:sz="0" w:space="0" w:color="auto"/>
            <w:bottom w:val="none" w:sz="0" w:space="0" w:color="auto"/>
            <w:right w:val="none" w:sz="0" w:space="0" w:color="auto"/>
          </w:divBdr>
        </w:div>
        <w:div w:id="1794401291">
          <w:marLeft w:val="0"/>
          <w:marRight w:val="0"/>
          <w:marTop w:val="0"/>
          <w:marBottom w:val="0"/>
          <w:divBdr>
            <w:top w:val="none" w:sz="0" w:space="0" w:color="auto"/>
            <w:left w:val="none" w:sz="0" w:space="0" w:color="auto"/>
            <w:bottom w:val="none" w:sz="0" w:space="0" w:color="auto"/>
            <w:right w:val="none" w:sz="0" w:space="0" w:color="auto"/>
          </w:divBdr>
        </w:div>
        <w:div w:id="756705561">
          <w:marLeft w:val="0"/>
          <w:marRight w:val="0"/>
          <w:marTop w:val="0"/>
          <w:marBottom w:val="0"/>
          <w:divBdr>
            <w:top w:val="none" w:sz="0" w:space="0" w:color="auto"/>
            <w:left w:val="none" w:sz="0" w:space="0" w:color="auto"/>
            <w:bottom w:val="none" w:sz="0" w:space="0" w:color="auto"/>
            <w:right w:val="none" w:sz="0" w:space="0" w:color="auto"/>
          </w:divBdr>
        </w:div>
        <w:div w:id="456339245">
          <w:marLeft w:val="0"/>
          <w:marRight w:val="0"/>
          <w:marTop w:val="0"/>
          <w:marBottom w:val="0"/>
          <w:divBdr>
            <w:top w:val="none" w:sz="0" w:space="0" w:color="auto"/>
            <w:left w:val="none" w:sz="0" w:space="0" w:color="auto"/>
            <w:bottom w:val="none" w:sz="0" w:space="0" w:color="auto"/>
            <w:right w:val="none" w:sz="0" w:space="0" w:color="auto"/>
          </w:divBdr>
        </w:div>
        <w:div w:id="1895703116">
          <w:marLeft w:val="0"/>
          <w:marRight w:val="0"/>
          <w:marTop w:val="0"/>
          <w:marBottom w:val="0"/>
          <w:divBdr>
            <w:top w:val="none" w:sz="0" w:space="0" w:color="auto"/>
            <w:left w:val="none" w:sz="0" w:space="0" w:color="auto"/>
            <w:bottom w:val="none" w:sz="0" w:space="0" w:color="auto"/>
            <w:right w:val="none" w:sz="0" w:space="0" w:color="auto"/>
          </w:divBdr>
        </w:div>
        <w:div w:id="1261720656">
          <w:marLeft w:val="0"/>
          <w:marRight w:val="0"/>
          <w:marTop w:val="0"/>
          <w:marBottom w:val="0"/>
          <w:divBdr>
            <w:top w:val="none" w:sz="0" w:space="0" w:color="auto"/>
            <w:left w:val="none" w:sz="0" w:space="0" w:color="auto"/>
            <w:bottom w:val="none" w:sz="0" w:space="0" w:color="auto"/>
            <w:right w:val="none" w:sz="0" w:space="0" w:color="auto"/>
          </w:divBdr>
        </w:div>
        <w:div w:id="494492261">
          <w:marLeft w:val="0"/>
          <w:marRight w:val="0"/>
          <w:marTop w:val="0"/>
          <w:marBottom w:val="0"/>
          <w:divBdr>
            <w:top w:val="none" w:sz="0" w:space="0" w:color="auto"/>
            <w:left w:val="none" w:sz="0" w:space="0" w:color="auto"/>
            <w:bottom w:val="none" w:sz="0" w:space="0" w:color="auto"/>
            <w:right w:val="none" w:sz="0" w:space="0" w:color="auto"/>
          </w:divBdr>
        </w:div>
        <w:div w:id="2067289300">
          <w:marLeft w:val="0"/>
          <w:marRight w:val="0"/>
          <w:marTop w:val="0"/>
          <w:marBottom w:val="0"/>
          <w:divBdr>
            <w:top w:val="none" w:sz="0" w:space="0" w:color="auto"/>
            <w:left w:val="none" w:sz="0" w:space="0" w:color="auto"/>
            <w:bottom w:val="none" w:sz="0" w:space="0" w:color="auto"/>
            <w:right w:val="none" w:sz="0" w:space="0" w:color="auto"/>
          </w:divBdr>
        </w:div>
        <w:div w:id="1620528846">
          <w:marLeft w:val="0"/>
          <w:marRight w:val="0"/>
          <w:marTop w:val="0"/>
          <w:marBottom w:val="0"/>
          <w:divBdr>
            <w:top w:val="none" w:sz="0" w:space="0" w:color="auto"/>
            <w:left w:val="none" w:sz="0" w:space="0" w:color="auto"/>
            <w:bottom w:val="none" w:sz="0" w:space="0" w:color="auto"/>
            <w:right w:val="none" w:sz="0" w:space="0" w:color="auto"/>
          </w:divBdr>
        </w:div>
        <w:div w:id="1313678552">
          <w:marLeft w:val="0"/>
          <w:marRight w:val="0"/>
          <w:marTop w:val="0"/>
          <w:marBottom w:val="0"/>
          <w:divBdr>
            <w:top w:val="none" w:sz="0" w:space="0" w:color="auto"/>
            <w:left w:val="none" w:sz="0" w:space="0" w:color="auto"/>
            <w:bottom w:val="none" w:sz="0" w:space="0" w:color="auto"/>
            <w:right w:val="none" w:sz="0" w:space="0" w:color="auto"/>
          </w:divBdr>
        </w:div>
        <w:div w:id="56590178">
          <w:marLeft w:val="0"/>
          <w:marRight w:val="0"/>
          <w:marTop w:val="0"/>
          <w:marBottom w:val="0"/>
          <w:divBdr>
            <w:top w:val="none" w:sz="0" w:space="0" w:color="auto"/>
            <w:left w:val="none" w:sz="0" w:space="0" w:color="auto"/>
            <w:bottom w:val="none" w:sz="0" w:space="0" w:color="auto"/>
            <w:right w:val="none" w:sz="0" w:space="0" w:color="auto"/>
          </w:divBdr>
        </w:div>
        <w:div w:id="330523660">
          <w:marLeft w:val="0"/>
          <w:marRight w:val="0"/>
          <w:marTop w:val="0"/>
          <w:marBottom w:val="0"/>
          <w:divBdr>
            <w:top w:val="none" w:sz="0" w:space="0" w:color="auto"/>
            <w:left w:val="none" w:sz="0" w:space="0" w:color="auto"/>
            <w:bottom w:val="none" w:sz="0" w:space="0" w:color="auto"/>
            <w:right w:val="none" w:sz="0" w:space="0" w:color="auto"/>
          </w:divBdr>
        </w:div>
        <w:div w:id="1315450103">
          <w:marLeft w:val="0"/>
          <w:marRight w:val="0"/>
          <w:marTop w:val="0"/>
          <w:marBottom w:val="0"/>
          <w:divBdr>
            <w:top w:val="none" w:sz="0" w:space="0" w:color="auto"/>
            <w:left w:val="none" w:sz="0" w:space="0" w:color="auto"/>
            <w:bottom w:val="none" w:sz="0" w:space="0" w:color="auto"/>
            <w:right w:val="none" w:sz="0" w:space="0" w:color="auto"/>
          </w:divBdr>
        </w:div>
        <w:div w:id="614679231">
          <w:marLeft w:val="0"/>
          <w:marRight w:val="0"/>
          <w:marTop w:val="0"/>
          <w:marBottom w:val="0"/>
          <w:divBdr>
            <w:top w:val="none" w:sz="0" w:space="0" w:color="auto"/>
            <w:left w:val="none" w:sz="0" w:space="0" w:color="auto"/>
            <w:bottom w:val="none" w:sz="0" w:space="0" w:color="auto"/>
            <w:right w:val="none" w:sz="0" w:space="0" w:color="auto"/>
          </w:divBdr>
        </w:div>
        <w:div w:id="764154154">
          <w:marLeft w:val="0"/>
          <w:marRight w:val="0"/>
          <w:marTop w:val="0"/>
          <w:marBottom w:val="0"/>
          <w:divBdr>
            <w:top w:val="none" w:sz="0" w:space="0" w:color="auto"/>
            <w:left w:val="none" w:sz="0" w:space="0" w:color="auto"/>
            <w:bottom w:val="none" w:sz="0" w:space="0" w:color="auto"/>
            <w:right w:val="none" w:sz="0" w:space="0" w:color="auto"/>
          </w:divBdr>
        </w:div>
        <w:div w:id="389887082">
          <w:marLeft w:val="0"/>
          <w:marRight w:val="0"/>
          <w:marTop w:val="0"/>
          <w:marBottom w:val="0"/>
          <w:divBdr>
            <w:top w:val="none" w:sz="0" w:space="0" w:color="auto"/>
            <w:left w:val="none" w:sz="0" w:space="0" w:color="auto"/>
            <w:bottom w:val="none" w:sz="0" w:space="0" w:color="auto"/>
            <w:right w:val="none" w:sz="0" w:space="0" w:color="auto"/>
          </w:divBdr>
        </w:div>
        <w:div w:id="1770350843">
          <w:marLeft w:val="0"/>
          <w:marRight w:val="0"/>
          <w:marTop w:val="0"/>
          <w:marBottom w:val="0"/>
          <w:divBdr>
            <w:top w:val="none" w:sz="0" w:space="0" w:color="auto"/>
            <w:left w:val="none" w:sz="0" w:space="0" w:color="auto"/>
            <w:bottom w:val="none" w:sz="0" w:space="0" w:color="auto"/>
            <w:right w:val="none" w:sz="0" w:space="0" w:color="auto"/>
          </w:divBdr>
        </w:div>
        <w:div w:id="179201698">
          <w:marLeft w:val="0"/>
          <w:marRight w:val="0"/>
          <w:marTop w:val="0"/>
          <w:marBottom w:val="0"/>
          <w:divBdr>
            <w:top w:val="none" w:sz="0" w:space="0" w:color="auto"/>
            <w:left w:val="none" w:sz="0" w:space="0" w:color="auto"/>
            <w:bottom w:val="none" w:sz="0" w:space="0" w:color="auto"/>
            <w:right w:val="none" w:sz="0" w:space="0" w:color="auto"/>
          </w:divBdr>
        </w:div>
        <w:div w:id="1825781738">
          <w:marLeft w:val="0"/>
          <w:marRight w:val="0"/>
          <w:marTop w:val="0"/>
          <w:marBottom w:val="0"/>
          <w:divBdr>
            <w:top w:val="none" w:sz="0" w:space="0" w:color="auto"/>
            <w:left w:val="none" w:sz="0" w:space="0" w:color="auto"/>
            <w:bottom w:val="none" w:sz="0" w:space="0" w:color="auto"/>
            <w:right w:val="none" w:sz="0" w:space="0" w:color="auto"/>
          </w:divBdr>
        </w:div>
        <w:div w:id="715282172">
          <w:marLeft w:val="0"/>
          <w:marRight w:val="0"/>
          <w:marTop w:val="0"/>
          <w:marBottom w:val="0"/>
          <w:divBdr>
            <w:top w:val="none" w:sz="0" w:space="0" w:color="auto"/>
            <w:left w:val="none" w:sz="0" w:space="0" w:color="auto"/>
            <w:bottom w:val="none" w:sz="0" w:space="0" w:color="auto"/>
            <w:right w:val="none" w:sz="0" w:space="0" w:color="auto"/>
          </w:divBdr>
        </w:div>
        <w:div w:id="498422047">
          <w:marLeft w:val="0"/>
          <w:marRight w:val="0"/>
          <w:marTop w:val="0"/>
          <w:marBottom w:val="0"/>
          <w:divBdr>
            <w:top w:val="none" w:sz="0" w:space="0" w:color="auto"/>
            <w:left w:val="none" w:sz="0" w:space="0" w:color="auto"/>
            <w:bottom w:val="none" w:sz="0" w:space="0" w:color="auto"/>
            <w:right w:val="none" w:sz="0" w:space="0" w:color="auto"/>
          </w:divBdr>
        </w:div>
        <w:div w:id="1134102674">
          <w:marLeft w:val="0"/>
          <w:marRight w:val="0"/>
          <w:marTop w:val="0"/>
          <w:marBottom w:val="0"/>
          <w:divBdr>
            <w:top w:val="none" w:sz="0" w:space="0" w:color="auto"/>
            <w:left w:val="none" w:sz="0" w:space="0" w:color="auto"/>
            <w:bottom w:val="none" w:sz="0" w:space="0" w:color="auto"/>
            <w:right w:val="none" w:sz="0" w:space="0" w:color="auto"/>
          </w:divBdr>
        </w:div>
      </w:divsChild>
    </w:div>
    <w:div w:id="1337078928">
      <w:bodyDiv w:val="1"/>
      <w:marLeft w:val="0"/>
      <w:marRight w:val="0"/>
      <w:marTop w:val="0"/>
      <w:marBottom w:val="0"/>
      <w:divBdr>
        <w:top w:val="none" w:sz="0" w:space="0" w:color="auto"/>
        <w:left w:val="none" w:sz="0" w:space="0" w:color="auto"/>
        <w:bottom w:val="none" w:sz="0" w:space="0" w:color="auto"/>
        <w:right w:val="none" w:sz="0" w:space="0" w:color="auto"/>
      </w:divBdr>
    </w:div>
    <w:div w:id="1337341615">
      <w:bodyDiv w:val="1"/>
      <w:marLeft w:val="0"/>
      <w:marRight w:val="0"/>
      <w:marTop w:val="0"/>
      <w:marBottom w:val="0"/>
      <w:divBdr>
        <w:top w:val="none" w:sz="0" w:space="0" w:color="auto"/>
        <w:left w:val="none" w:sz="0" w:space="0" w:color="auto"/>
        <w:bottom w:val="none" w:sz="0" w:space="0" w:color="auto"/>
        <w:right w:val="none" w:sz="0" w:space="0" w:color="auto"/>
      </w:divBdr>
    </w:div>
    <w:div w:id="1337807027">
      <w:bodyDiv w:val="1"/>
      <w:marLeft w:val="0"/>
      <w:marRight w:val="0"/>
      <w:marTop w:val="0"/>
      <w:marBottom w:val="0"/>
      <w:divBdr>
        <w:top w:val="none" w:sz="0" w:space="0" w:color="auto"/>
        <w:left w:val="none" w:sz="0" w:space="0" w:color="auto"/>
        <w:bottom w:val="none" w:sz="0" w:space="0" w:color="auto"/>
        <w:right w:val="none" w:sz="0" w:space="0" w:color="auto"/>
      </w:divBdr>
    </w:div>
    <w:div w:id="1338265919">
      <w:bodyDiv w:val="1"/>
      <w:marLeft w:val="0"/>
      <w:marRight w:val="0"/>
      <w:marTop w:val="0"/>
      <w:marBottom w:val="0"/>
      <w:divBdr>
        <w:top w:val="none" w:sz="0" w:space="0" w:color="auto"/>
        <w:left w:val="none" w:sz="0" w:space="0" w:color="auto"/>
        <w:bottom w:val="none" w:sz="0" w:space="0" w:color="auto"/>
        <w:right w:val="none" w:sz="0" w:space="0" w:color="auto"/>
      </w:divBdr>
    </w:div>
    <w:div w:id="1338271016">
      <w:bodyDiv w:val="1"/>
      <w:marLeft w:val="0"/>
      <w:marRight w:val="0"/>
      <w:marTop w:val="0"/>
      <w:marBottom w:val="0"/>
      <w:divBdr>
        <w:top w:val="none" w:sz="0" w:space="0" w:color="auto"/>
        <w:left w:val="none" w:sz="0" w:space="0" w:color="auto"/>
        <w:bottom w:val="none" w:sz="0" w:space="0" w:color="auto"/>
        <w:right w:val="none" w:sz="0" w:space="0" w:color="auto"/>
      </w:divBdr>
    </w:div>
    <w:div w:id="1338776948">
      <w:bodyDiv w:val="1"/>
      <w:marLeft w:val="0"/>
      <w:marRight w:val="0"/>
      <w:marTop w:val="0"/>
      <w:marBottom w:val="0"/>
      <w:divBdr>
        <w:top w:val="none" w:sz="0" w:space="0" w:color="auto"/>
        <w:left w:val="none" w:sz="0" w:space="0" w:color="auto"/>
        <w:bottom w:val="none" w:sz="0" w:space="0" w:color="auto"/>
        <w:right w:val="none" w:sz="0" w:space="0" w:color="auto"/>
      </w:divBdr>
    </w:div>
    <w:div w:id="1338847620">
      <w:bodyDiv w:val="1"/>
      <w:marLeft w:val="0"/>
      <w:marRight w:val="0"/>
      <w:marTop w:val="0"/>
      <w:marBottom w:val="0"/>
      <w:divBdr>
        <w:top w:val="none" w:sz="0" w:space="0" w:color="auto"/>
        <w:left w:val="none" w:sz="0" w:space="0" w:color="auto"/>
        <w:bottom w:val="none" w:sz="0" w:space="0" w:color="auto"/>
        <w:right w:val="none" w:sz="0" w:space="0" w:color="auto"/>
      </w:divBdr>
    </w:div>
    <w:div w:id="1339163703">
      <w:bodyDiv w:val="1"/>
      <w:marLeft w:val="0"/>
      <w:marRight w:val="0"/>
      <w:marTop w:val="0"/>
      <w:marBottom w:val="0"/>
      <w:divBdr>
        <w:top w:val="none" w:sz="0" w:space="0" w:color="auto"/>
        <w:left w:val="none" w:sz="0" w:space="0" w:color="auto"/>
        <w:bottom w:val="none" w:sz="0" w:space="0" w:color="auto"/>
        <w:right w:val="none" w:sz="0" w:space="0" w:color="auto"/>
      </w:divBdr>
    </w:div>
    <w:div w:id="1339187813">
      <w:bodyDiv w:val="1"/>
      <w:marLeft w:val="0"/>
      <w:marRight w:val="0"/>
      <w:marTop w:val="0"/>
      <w:marBottom w:val="0"/>
      <w:divBdr>
        <w:top w:val="none" w:sz="0" w:space="0" w:color="auto"/>
        <w:left w:val="none" w:sz="0" w:space="0" w:color="auto"/>
        <w:bottom w:val="none" w:sz="0" w:space="0" w:color="auto"/>
        <w:right w:val="none" w:sz="0" w:space="0" w:color="auto"/>
      </w:divBdr>
    </w:div>
    <w:div w:id="1339502017">
      <w:bodyDiv w:val="1"/>
      <w:marLeft w:val="0"/>
      <w:marRight w:val="0"/>
      <w:marTop w:val="0"/>
      <w:marBottom w:val="0"/>
      <w:divBdr>
        <w:top w:val="none" w:sz="0" w:space="0" w:color="auto"/>
        <w:left w:val="none" w:sz="0" w:space="0" w:color="auto"/>
        <w:bottom w:val="none" w:sz="0" w:space="0" w:color="auto"/>
        <w:right w:val="none" w:sz="0" w:space="0" w:color="auto"/>
      </w:divBdr>
    </w:div>
    <w:div w:id="1339622186">
      <w:bodyDiv w:val="1"/>
      <w:marLeft w:val="0"/>
      <w:marRight w:val="0"/>
      <w:marTop w:val="0"/>
      <w:marBottom w:val="0"/>
      <w:divBdr>
        <w:top w:val="none" w:sz="0" w:space="0" w:color="auto"/>
        <w:left w:val="none" w:sz="0" w:space="0" w:color="auto"/>
        <w:bottom w:val="none" w:sz="0" w:space="0" w:color="auto"/>
        <w:right w:val="none" w:sz="0" w:space="0" w:color="auto"/>
      </w:divBdr>
    </w:div>
    <w:div w:id="1339818592">
      <w:bodyDiv w:val="1"/>
      <w:marLeft w:val="0"/>
      <w:marRight w:val="0"/>
      <w:marTop w:val="0"/>
      <w:marBottom w:val="0"/>
      <w:divBdr>
        <w:top w:val="none" w:sz="0" w:space="0" w:color="auto"/>
        <w:left w:val="none" w:sz="0" w:space="0" w:color="auto"/>
        <w:bottom w:val="none" w:sz="0" w:space="0" w:color="auto"/>
        <w:right w:val="none" w:sz="0" w:space="0" w:color="auto"/>
      </w:divBdr>
    </w:div>
    <w:div w:id="1340162449">
      <w:bodyDiv w:val="1"/>
      <w:marLeft w:val="0"/>
      <w:marRight w:val="0"/>
      <w:marTop w:val="0"/>
      <w:marBottom w:val="0"/>
      <w:divBdr>
        <w:top w:val="none" w:sz="0" w:space="0" w:color="auto"/>
        <w:left w:val="none" w:sz="0" w:space="0" w:color="auto"/>
        <w:bottom w:val="none" w:sz="0" w:space="0" w:color="auto"/>
        <w:right w:val="none" w:sz="0" w:space="0" w:color="auto"/>
      </w:divBdr>
      <w:divsChild>
        <w:div w:id="2103455445">
          <w:marLeft w:val="480"/>
          <w:marRight w:val="0"/>
          <w:marTop w:val="0"/>
          <w:marBottom w:val="0"/>
          <w:divBdr>
            <w:top w:val="none" w:sz="0" w:space="0" w:color="auto"/>
            <w:left w:val="none" w:sz="0" w:space="0" w:color="auto"/>
            <w:bottom w:val="none" w:sz="0" w:space="0" w:color="auto"/>
            <w:right w:val="none" w:sz="0" w:space="0" w:color="auto"/>
          </w:divBdr>
        </w:div>
        <w:div w:id="908226334">
          <w:marLeft w:val="480"/>
          <w:marRight w:val="0"/>
          <w:marTop w:val="0"/>
          <w:marBottom w:val="0"/>
          <w:divBdr>
            <w:top w:val="none" w:sz="0" w:space="0" w:color="auto"/>
            <w:left w:val="none" w:sz="0" w:space="0" w:color="auto"/>
            <w:bottom w:val="none" w:sz="0" w:space="0" w:color="auto"/>
            <w:right w:val="none" w:sz="0" w:space="0" w:color="auto"/>
          </w:divBdr>
        </w:div>
        <w:div w:id="1879581314">
          <w:marLeft w:val="480"/>
          <w:marRight w:val="0"/>
          <w:marTop w:val="0"/>
          <w:marBottom w:val="0"/>
          <w:divBdr>
            <w:top w:val="none" w:sz="0" w:space="0" w:color="auto"/>
            <w:left w:val="none" w:sz="0" w:space="0" w:color="auto"/>
            <w:bottom w:val="none" w:sz="0" w:space="0" w:color="auto"/>
            <w:right w:val="none" w:sz="0" w:space="0" w:color="auto"/>
          </w:divBdr>
        </w:div>
        <w:div w:id="1502966777">
          <w:marLeft w:val="480"/>
          <w:marRight w:val="0"/>
          <w:marTop w:val="0"/>
          <w:marBottom w:val="0"/>
          <w:divBdr>
            <w:top w:val="none" w:sz="0" w:space="0" w:color="auto"/>
            <w:left w:val="none" w:sz="0" w:space="0" w:color="auto"/>
            <w:bottom w:val="none" w:sz="0" w:space="0" w:color="auto"/>
            <w:right w:val="none" w:sz="0" w:space="0" w:color="auto"/>
          </w:divBdr>
        </w:div>
        <w:div w:id="1327048198">
          <w:marLeft w:val="480"/>
          <w:marRight w:val="0"/>
          <w:marTop w:val="0"/>
          <w:marBottom w:val="0"/>
          <w:divBdr>
            <w:top w:val="none" w:sz="0" w:space="0" w:color="auto"/>
            <w:left w:val="none" w:sz="0" w:space="0" w:color="auto"/>
            <w:bottom w:val="none" w:sz="0" w:space="0" w:color="auto"/>
            <w:right w:val="none" w:sz="0" w:space="0" w:color="auto"/>
          </w:divBdr>
        </w:div>
        <w:div w:id="1286502331">
          <w:marLeft w:val="480"/>
          <w:marRight w:val="0"/>
          <w:marTop w:val="0"/>
          <w:marBottom w:val="0"/>
          <w:divBdr>
            <w:top w:val="none" w:sz="0" w:space="0" w:color="auto"/>
            <w:left w:val="none" w:sz="0" w:space="0" w:color="auto"/>
            <w:bottom w:val="none" w:sz="0" w:space="0" w:color="auto"/>
            <w:right w:val="none" w:sz="0" w:space="0" w:color="auto"/>
          </w:divBdr>
        </w:div>
        <w:div w:id="2036877930">
          <w:marLeft w:val="480"/>
          <w:marRight w:val="0"/>
          <w:marTop w:val="0"/>
          <w:marBottom w:val="0"/>
          <w:divBdr>
            <w:top w:val="none" w:sz="0" w:space="0" w:color="auto"/>
            <w:left w:val="none" w:sz="0" w:space="0" w:color="auto"/>
            <w:bottom w:val="none" w:sz="0" w:space="0" w:color="auto"/>
            <w:right w:val="none" w:sz="0" w:space="0" w:color="auto"/>
          </w:divBdr>
        </w:div>
        <w:div w:id="1374888806">
          <w:marLeft w:val="480"/>
          <w:marRight w:val="0"/>
          <w:marTop w:val="0"/>
          <w:marBottom w:val="0"/>
          <w:divBdr>
            <w:top w:val="none" w:sz="0" w:space="0" w:color="auto"/>
            <w:left w:val="none" w:sz="0" w:space="0" w:color="auto"/>
            <w:bottom w:val="none" w:sz="0" w:space="0" w:color="auto"/>
            <w:right w:val="none" w:sz="0" w:space="0" w:color="auto"/>
          </w:divBdr>
        </w:div>
        <w:div w:id="630356257">
          <w:marLeft w:val="480"/>
          <w:marRight w:val="0"/>
          <w:marTop w:val="0"/>
          <w:marBottom w:val="0"/>
          <w:divBdr>
            <w:top w:val="none" w:sz="0" w:space="0" w:color="auto"/>
            <w:left w:val="none" w:sz="0" w:space="0" w:color="auto"/>
            <w:bottom w:val="none" w:sz="0" w:space="0" w:color="auto"/>
            <w:right w:val="none" w:sz="0" w:space="0" w:color="auto"/>
          </w:divBdr>
        </w:div>
        <w:div w:id="278606193">
          <w:marLeft w:val="480"/>
          <w:marRight w:val="0"/>
          <w:marTop w:val="0"/>
          <w:marBottom w:val="0"/>
          <w:divBdr>
            <w:top w:val="none" w:sz="0" w:space="0" w:color="auto"/>
            <w:left w:val="none" w:sz="0" w:space="0" w:color="auto"/>
            <w:bottom w:val="none" w:sz="0" w:space="0" w:color="auto"/>
            <w:right w:val="none" w:sz="0" w:space="0" w:color="auto"/>
          </w:divBdr>
        </w:div>
        <w:div w:id="1353873956">
          <w:marLeft w:val="480"/>
          <w:marRight w:val="0"/>
          <w:marTop w:val="0"/>
          <w:marBottom w:val="0"/>
          <w:divBdr>
            <w:top w:val="none" w:sz="0" w:space="0" w:color="auto"/>
            <w:left w:val="none" w:sz="0" w:space="0" w:color="auto"/>
            <w:bottom w:val="none" w:sz="0" w:space="0" w:color="auto"/>
            <w:right w:val="none" w:sz="0" w:space="0" w:color="auto"/>
          </w:divBdr>
        </w:div>
        <w:div w:id="1906407537">
          <w:marLeft w:val="480"/>
          <w:marRight w:val="0"/>
          <w:marTop w:val="0"/>
          <w:marBottom w:val="0"/>
          <w:divBdr>
            <w:top w:val="none" w:sz="0" w:space="0" w:color="auto"/>
            <w:left w:val="none" w:sz="0" w:space="0" w:color="auto"/>
            <w:bottom w:val="none" w:sz="0" w:space="0" w:color="auto"/>
            <w:right w:val="none" w:sz="0" w:space="0" w:color="auto"/>
          </w:divBdr>
        </w:div>
        <w:div w:id="1155416197">
          <w:marLeft w:val="480"/>
          <w:marRight w:val="0"/>
          <w:marTop w:val="0"/>
          <w:marBottom w:val="0"/>
          <w:divBdr>
            <w:top w:val="none" w:sz="0" w:space="0" w:color="auto"/>
            <w:left w:val="none" w:sz="0" w:space="0" w:color="auto"/>
            <w:bottom w:val="none" w:sz="0" w:space="0" w:color="auto"/>
            <w:right w:val="none" w:sz="0" w:space="0" w:color="auto"/>
          </w:divBdr>
        </w:div>
        <w:div w:id="1062484660">
          <w:marLeft w:val="480"/>
          <w:marRight w:val="0"/>
          <w:marTop w:val="0"/>
          <w:marBottom w:val="0"/>
          <w:divBdr>
            <w:top w:val="none" w:sz="0" w:space="0" w:color="auto"/>
            <w:left w:val="none" w:sz="0" w:space="0" w:color="auto"/>
            <w:bottom w:val="none" w:sz="0" w:space="0" w:color="auto"/>
            <w:right w:val="none" w:sz="0" w:space="0" w:color="auto"/>
          </w:divBdr>
        </w:div>
        <w:div w:id="857277364">
          <w:marLeft w:val="480"/>
          <w:marRight w:val="0"/>
          <w:marTop w:val="0"/>
          <w:marBottom w:val="0"/>
          <w:divBdr>
            <w:top w:val="none" w:sz="0" w:space="0" w:color="auto"/>
            <w:left w:val="none" w:sz="0" w:space="0" w:color="auto"/>
            <w:bottom w:val="none" w:sz="0" w:space="0" w:color="auto"/>
            <w:right w:val="none" w:sz="0" w:space="0" w:color="auto"/>
          </w:divBdr>
        </w:div>
        <w:div w:id="218978034">
          <w:marLeft w:val="480"/>
          <w:marRight w:val="0"/>
          <w:marTop w:val="0"/>
          <w:marBottom w:val="0"/>
          <w:divBdr>
            <w:top w:val="none" w:sz="0" w:space="0" w:color="auto"/>
            <w:left w:val="none" w:sz="0" w:space="0" w:color="auto"/>
            <w:bottom w:val="none" w:sz="0" w:space="0" w:color="auto"/>
            <w:right w:val="none" w:sz="0" w:space="0" w:color="auto"/>
          </w:divBdr>
        </w:div>
        <w:div w:id="649288430">
          <w:marLeft w:val="480"/>
          <w:marRight w:val="0"/>
          <w:marTop w:val="0"/>
          <w:marBottom w:val="0"/>
          <w:divBdr>
            <w:top w:val="none" w:sz="0" w:space="0" w:color="auto"/>
            <w:left w:val="none" w:sz="0" w:space="0" w:color="auto"/>
            <w:bottom w:val="none" w:sz="0" w:space="0" w:color="auto"/>
            <w:right w:val="none" w:sz="0" w:space="0" w:color="auto"/>
          </w:divBdr>
        </w:div>
        <w:div w:id="1953173130">
          <w:marLeft w:val="480"/>
          <w:marRight w:val="0"/>
          <w:marTop w:val="0"/>
          <w:marBottom w:val="0"/>
          <w:divBdr>
            <w:top w:val="none" w:sz="0" w:space="0" w:color="auto"/>
            <w:left w:val="none" w:sz="0" w:space="0" w:color="auto"/>
            <w:bottom w:val="none" w:sz="0" w:space="0" w:color="auto"/>
            <w:right w:val="none" w:sz="0" w:space="0" w:color="auto"/>
          </w:divBdr>
        </w:div>
        <w:div w:id="1628396049">
          <w:marLeft w:val="480"/>
          <w:marRight w:val="0"/>
          <w:marTop w:val="0"/>
          <w:marBottom w:val="0"/>
          <w:divBdr>
            <w:top w:val="none" w:sz="0" w:space="0" w:color="auto"/>
            <w:left w:val="none" w:sz="0" w:space="0" w:color="auto"/>
            <w:bottom w:val="none" w:sz="0" w:space="0" w:color="auto"/>
            <w:right w:val="none" w:sz="0" w:space="0" w:color="auto"/>
          </w:divBdr>
        </w:div>
        <w:div w:id="1748067874">
          <w:marLeft w:val="480"/>
          <w:marRight w:val="0"/>
          <w:marTop w:val="0"/>
          <w:marBottom w:val="0"/>
          <w:divBdr>
            <w:top w:val="none" w:sz="0" w:space="0" w:color="auto"/>
            <w:left w:val="none" w:sz="0" w:space="0" w:color="auto"/>
            <w:bottom w:val="none" w:sz="0" w:space="0" w:color="auto"/>
            <w:right w:val="none" w:sz="0" w:space="0" w:color="auto"/>
          </w:divBdr>
        </w:div>
      </w:divsChild>
    </w:div>
    <w:div w:id="1340766704">
      <w:bodyDiv w:val="1"/>
      <w:marLeft w:val="0"/>
      <w:marRight w:val="0"/>
      <w:marTop w:val="0"/>
      <w:marBottom w:val="0"/>
      <w:divBdr>
        <w:top w:val="none" w:sz="0" w:space="0" w:color="auto"/>
        <w:left w:val="none" w:sz="0" w:space="0" w:color="auto"/>
        <w:bottom w:val="none" w:sz="0" w:space="0" w:color="auto"/>
        <w:right w:val="none" w:sz="0" w:space="0" w:color="auto"/>
      </w:divBdr>
      <w:divsChild>
        <w:div w:id="1616904227">
          <w:marLeft w:val="0"/>
          <w:marRight w:val="0"/>
          <w:marTop w:val="0"/>
          <w:marBottom w:val="0"/>
          <w:divBdr>
            <w:top w:val="none" w:sz="0" w:space="0" w:color="auto"/>
            <w:left w:val="none" w:sz="0" w:space="0" w:color="auto"/>
            <w:bottom w:val="none" w:sz="0" w:space="0" w:color="auto"/>
            <w:right w:val="none" w:sz="0" w:space="0" w:color="auto"/>
          </w:divBdr>
        </w:div>
        <w:div w:id="1488783343">
          <w:marLeft w:val="0"/>
          <w:marRight w:val="0"/>
          <w:marTop w:val="0"/>
          <w:marBottom w:val="0"/>
          <w:divBdr>
            <w:top w:val="none" w:sz="0" w:space="0" w:color="auto"/>
            <w:left w:val="none" w:sz="0" w:space="0" w:color="auto"/>
            <w:bottom w:val="none" w:sz="0" w:space="0" w:color="auto"/>
            <w:right w:val="none" w:sz="0" w:space="0" w:color="auto"/>
          </w:divBdr>
        </w:div>
        <w:div w:id="1437673330">
          <w:marLeft w:val="0"/>
          <w:marRight w:val="0"/>
          <w:marTop w:val="0"/>
          <w:marBottom w:val="0"/>
          <w:divBdr>
            <w:top w:val="none" w:sz="0" w:space="0" w:color="auto"/>
            <w:left w:val="none" w:sz="0" w:space="0" w:color="auto"/>
            <w:bottom w:val="none" w:sz="0" w:space="0" w:color="auto"/>
            <w:right w:val="none" w:sz="0" w:space="0" w:color="auto"/>
          </w:divBdr>
        </w:div>
        <w:div w:id="1630475557">
          <w:marLeft w:val="0"/>
          <w:marRight w:val="0"/>
          <w:marTop w:val="0"/>
          <w:marBottom w:val="0"/>
          <w:divBdr>
            <w:top w:val="none" w:sz="0" w:space="0" w:color="auto"/>
            <w:left w:val="none" w:sz="0" w:space="0" w:color="auto"/>
            <w:bottom w:val="none" w:sz="0" w:space="0" w:color="auto"/>
            <w:right w:val="none" w:sz="0" w:space="0" w:color="auto"/>
          </w:divBdr>
        </w:div>
        <w:div w:id="1283264492">
          <w:marLeft w:val="0"/>
          <w:marRight w:val="0"/>
          <w:marTop w:val="0"/>
          <w:marBottom w:val="0"/>
          <w:divBdr>
            <w:top w:val="none" w:sz="0" w:space="0" w:color="auto"/>
            <w:left w:val="none" w:sz="0" w:space="0" w:color="auto"/>
            <w:bottom w:val="none" w:sz="0" w:space="0" w:color="auto"/>
            <w:right w:val="none" w:sz="0" w:space="0" w:color="auto"/>
          </w:divBdr>
        </w:div>
        <w:div w:id="1881896098">
          <w:marLeft w:val="0"/>
          <w:marRight w:val="0"/>
          <w:marTop w:val="0"/>
          <w:marBottom w:val="0"/>
          <w:divBdr>
            <w:top w:val="none" w:sz="0" w:space="0" w:color="auto"/>
            <w:left w:val="none" w:sz="0" w:space="0" w:color="auto"/>
            <w:bottom w:val="none" w:sz="0" w:space="0" w:color="auto"/>
            <w:right w:val="none" w:sz="0" w:space="0" w:color="auto"/>
          </w:divBdr>
        </w:div>
        <w:div w:id="519440805">
          <w:marLeft w:val="0"/>
          <w:marRight w:val="0"/>
          <w:marTop w:val="0"/>
          <w:marBottom w:val="0"/>
          <w:divBdr>
            <w:top w:val="none" w:sz="0" w:space="0" w:color="auto"/>
            <w:left w:val="none" w:sz="0" w:space="0" w:color="auto"/>
            <w:bottom w:val="none" w:sz="0" w:space="0" w:color="auto"/>
            <w:right w:val="none" w:sz="0" w:space="0" w:color="auto"/>
          </w:divBdr>
        </w:div>
        <w:div w:id="2041931640">
          <w:marLeft w:val="0"/>
          <w:marRight w:val="0"/>
          <w:marTop w:val="0"/>
          <w:marBottom w:val="0"/>
          <w:divBdr>
            <w:top w:val="none" w:sz="0" w:space="0" w:color="auto"/>
            <w:left w:val="none" w:sz="0" w:space="0" w:color="auto"/>
            <w:bottom w:val="none" w:sz="0" w:space="0" w:color="auto"/>
            <w:right w:val="none" w:sz="0" w:space="0" w:color="auto"/>
          </w:divBdr>
        </w:div>
        <w:div w:id="243031346">
          <w:marLeft w:val="0"/>
          <w:marRight w:val="0"/>
          <w:marTop w:val="0"/>
          <w:marBottom w:val="0"/>
          <w:divBdr>
            <w:top w:val="none" w:sz="0" w:space="0" w:color="auto"/>
            <w:left w:val="none" w:sz="0" w:space="0" w:color="auto"/>
            <w:bottom w:val="none" w:sz="0" w:space="0" w:color="auto"/>
            <w:right w:val="none" w:sz="0" w:space="0" w:color="auto"/>
          </w:divBdr>
        </w:div>
        <w:div w:id="2115592271">
          <w:marLeft w:val="0"/>
          <w:marRight w:val="0"/>
          <w:marTop w:val="0"/>
          <w:marBottom w:val="0"/>
          <w:divBdr>
            <w:top w:val="none" w:sz="0" w:space="0" w:color="auto"/>
            <w:left w:val="none" w:sz="0" w:space="0" w:color="auto"/>
            <w:bottom w:val="none" w:sz="0" w:space="0" w:color="auto"/>
            <w:right w:val="none" w:sz="0" w:space="0" w:color="auto"/>
          </w:divBdr>
        </w:div>
        <w:div w:id="1256287041">
          <w:marLeft w:val="0"/>
          <w:marRight w:val="0"/>
          <w:marTop w:val="0"/>
          <w:marBottom w:val="0"/>
          <w:divBdr>
            <w:top w:val="none" w:sz="0" w:space="0" w:color="auto"/>
            <w:left w:val="none" w:sz="0" w:space="0" w:color="auto"/>
            <w:bottom w:val="none" w:sz="0" w:space="0" w:color="auto"/>
            <w:right w:val="none" w:sz="0" w:space="0" w:color="auto"/>
          </w:divBdr>
        </w:div>
        <w:div w:id="1054936315">
          <w:marLeft w:val="0"/>
          <w:marRight w:val="0"/>
          <w:marTop w:val="0"/>
          <w:marBottom w:val="0"/>
          <w:divBdr>
            <w:top w:val="none" w:sz="0" w:space="0" w:color="auto"/>
            <w:left w:val="none" w:sz="0" w:space="0" w:color="auto"/>
            <w:bottom w:val="none" w:sz="0" w:space="0" w:color="auto"/>
            <w:right w:val="none" w:sz="0" w:space="0" w:color="auto"/>
          </w:divBdr>
        </w:div>
        <w:div w:id="1908803915">
          <w:marLeft w:val="0"/>
          <w:marRight w:val="0"/>
          <w:marTop w:val="0"/>
          <w:marBottom w:val="0"/>
          <w:divBdr>
            <w:top w:val="none" w:sz="0" w:space="0" w:color="auto"/>
            <w:left w:val="none" w:sz="0" w:space="0" w:color="auto"/>
            <w:bottom w:val="none" w:sz="0" w:space="0" w:color="auto"/>
            <w:right w:val="none" w:sz="0" w:space="0" w:color="auto"/>
          </w:divBdr>
        </w:div>
        <w:div w:id="375663126">
          <w:marLeft w:val="0"/>
          <w:marRight w:val="0"/>
          <w:marTop w:val="0"/>
          <w:marBottom w:val="0"/>
          <w:divBdr>
            <w:top w:val="none" w:sz="0" w:space="0" w:color="auto"/>
            <w:left w:val="none" w:sz="0" w:space="0" w:color="auto"/>
            <w:bottom w:val="none" w:sz="0" w:space="0" w:color="auto"/>
            <w:right w:val="none" w:sz="0" w:space="0" w:color="auto"/>
          </w:divBdr>
        </w:div>
        <w:div w:id="521864215">
          <w:marLeft w:val="0"/>
          <w:marRight w:val="0"/>
          <w:marTop w:val="0"/>
          <w:marBottom w:val="0"/>
          <w:divBdr>
            <w:top w:val="none" w:sz="0" w:space="0" w:color="auto"/>
            <w:left w:val="none" w:sz="0" w:space="0" w:color="auto"/>
            <w:bottom w:val="none" w:sz="0" w:space="0" w:color="auto"/>
            <w:right w:val="none" w:sz="0" w:space="0" w:color="auto"/>
          </w:divBdr>
        </w:div>
        <w:div w:id="1923174274">
          <w:marLeft w:val="0"/>
          <w:marRight w:val="0"/>
          <w:marTop w:val="0"/>
          <w:marBottom w:val="0"/>
          <w:divBdr>
            <w:top w:val="none" w:sz="0" w:space="0" w:color="auto"/>
            <w:left w:val="none" w:sz="0" w:space="0" w:color="auto"/>
            <w:bottom w:val="none" w:sz="0" w:space="0" w:color="auto"/>
            <w:right w:val="none" w:sz="0" w:space="0" w:color="auto"/>
          </w:divBdr>
        </w:div>
        <w:div w:id="1335493375">
          <w:marLeft w:val="0"/>
          <w:marRight w:val="0"/>
          <w:marTop w:val="0"/>
          <w:marBottom w:val="0"/>
          <w:divBdr>
            <w:top w:val="none" w:sz="0" w:space="0" w:color="auto"/>
            <w:left w:val="none" w:sz="0" w:space="0" w:color="auto"/>
            <w:bottom w:val="none" w:sz="0" w:space="0" w:color="auto"/>
            <w:right w:val="none" w:sz="0" w:space="0" w:color="auto"/>
          </w:divBdr>
        </w:div>
        <w:div w:id="1855538468">
          <w:marLeft w:val="0"/>
          <w:marRight w:val="0"/>
          <w:marTop w:val="0"/>
          <w:marBottom w:val="0"/>
          <w:divBdr>
            <w:top w:val="none" w:sz="0" w:space="0" w:color="auto"/>
            <w:left w:val="none" w:sz="0" w:space="0" w:color="auto"/>
            <w:bottom w:val="none" w:sz="0" w:space="0" w:color="auto"/>
            <w:right w:val="none" w:sz="0" w:space="0" w:color="auto"/>
          </w:divBdr>
        </w:div>
        <w:div w:id="401760887">
          <w:marLeft w:val="0"/>
          <w:marRight w:val="0"/>
          <w:marTop w:val="0"/>
          <w:marBottom w:val="0"/>
          <w:divBdr>
            <w:top w:val="none" w:sz="0" w:space="0" w:color="auto"/>
            <w:left w:val="none" w:sz="0" w:space="0" w:color="auto"/>
            <w:bottom w:val="none" w:sz="0" w:space="0" w:color="auto"/>
            <w:right w:val="none" w:sz="0" w:space="0" w:color="auto"/>
          </w:divBdr>
        </w:div>
        <w:div w:id="448476333">
          <w:marLeft w:val="0"/>
          <w:marRight w:val="0"/>
          <w:marTop w:val="0"/>
          <w:marBottom w:val="0"/>
          <w:divBdr>
            <w:top w:val="none" w:sz="0" w:space="0" w:color="auto"/>
            <w:left w:val="none" w:sz="0" w:space="0" w:color="auto"/>
            <w:bottom w:val="none" w:sz="0" w:space="0" w:color="auto"/>
            <w:right w:val="none" w:sz="0" w:space="0" w:color="auto"/>
          </w:divBdr>
        </w:div>
        <w:div w:id="1926496850">
          <w:marLeft w:val="0"/>
          <w:marRight w:val="0"/>
          <w:marTop w:val="0"/>
          <w:marBottom w:val="0"/>
          <w:divBdr>
            <w:top w:val="none" w:sz="0" w:space="0" w:color="auto"/>
            <w:left w:val="none" w:sz="0" w:space="0" w:color="auto"/>
            <w:bottom w:val="none" w:sz="0" w:space="0" w:color="auto"/>
            <w:right w:val="none" w:sz="0" w:space="0" w:color="auto"/>
          </w:divBdr>
        </w:div>
        <w:div w:id="2128310452">
          <w:marLeft w:val="0"/>
          <w:marRight w:val="0"/>
          <w:marTop w:val="0"/>
          <w:marBottom w:val="0"/>
          <w:divBdr>
            <w:top w:val="none" w:sz="0" w:space="0" w:color="auto"/>
            <w:left w:val="none" w:sz="0" w:space="0" w:color="auto"/>
            <w:bottom w:val="none" w:sz="0" w:space="0" w:color="auto"/>
            <w:right w:val="none" w:sz="0" w:space="0" w:color="auto"/>
          </w:divBdr>
        </w:div>
        <w:div w:id="1642998766">
          <w:marLeft w:val="0"/>
          <w:marRight w:val="0"/>
          <w:marTop w:val="0"/>
          <w:marBottom w:val="0"/>
          <w:divBdr>
            <w:top w:val="none" w:sz="0" w:space="0" w:color="auto"/>
            <w:left w:val="none" w:sz="0" w:space="0" w:color="auto"/>
            <w:bottom w:val="none" w:sz="0" w:space="0" w:color="auto"/>
            <w:right w:val="none" w:sz="0" w:space="0" w:color="auto"/>
          </w:divBdr>
        </w:div>
        <w:div w:id="1661229466">
          <w:marLeft w:val="0"/>
          <w:marRight w:val="0"/>
          <w:marTop w:val="0"/>
          <w:marBottom w:val="0"/>
          <w:divBdr>
            <w:top w:val="none" w:sz="0" w:space="0" w:color="auto"/>
            <w:left w:val="none" w:sz="0" w:space="0" w:color="auto"/>
            <w:bottom w:val="none" w:sz="0" w:space="0" w:color="auto"/>
            <w:right w:val="none" w:sz="0" w:space="0" w:color="auto"/>
          </w:divBdr>
        </w:div>
        <w:div w:id="369570378">
          <w:marLeft w:val="0"/>
          <w:marRight w:val="0"/>
          <w:marTop w:val="0"/>
          <w:marBottom w:val="0"/>
          <w:divBdr>
            <w:top w:val="none" w:sz="0" w:space="0" w:color="auto"/>
            <w:left w:val="none" w:sz="0" w:space="0" w:color="auto"/>
            <w:bottom w:val="none" w:sz="0" w:space="0" w:color="auto"/>
            <w:right w:val="none" w:sz="0" w:space="0" w:color="auto"/>
          </w:divBdr>
        </w:div>
        <w:div w:id="1202784924">
          <w:marLeft w:val="0"/>
          <w:marRight w:val="0"/>
          <w:marTop w:val="0"/>
          <w:marBottom w:val="0"/>
          <w:divBdr>
            <w:top w:val="none" w:sz="0" w:space="0" w:color="auto"/>
            <w:left w:val="none" w:sz="0" w:space="0" w:color="auto"/>
            <w:bottom w:val="none" w:sz="0" w:space="0" w:color="auto"/>
            <w:right w:val="none" w:sz="0" w:space="0" w:color="auto"/>
          </w:divBdr>
        </w:div>
        <w:div w:id="327640040">
          <w:marLeft w:val="0"/>
          <w:marRight w:val="0"/>
          <w:marTop w:val="0"/>
          <w:marBottom w:val="0"/>
          <w:divBdr>
            <w:top w:val="none" w:sz="0" w:space="0" w:color="auto"/>
            <w:left w:val="none" w:sz="0" w:space="0" w:color="auto"/>
            <w:bottom w:val="none" w:sz="0" w:space="0" w:color="auto"/>
            <w:right w:val="none" w:sz="0" w:space="0" w:color="auto"/>
          </w:divBdr>
        </w:div>
        <w:div w:id="1345084413">
          <w:marLeft w:val="0"/>
          <w:marRight w:val="0"/>
          <w:marTop w:val="0"/>
          <w:marBottom w:val="0"/>
          <w:divBdr>
            <w:top w:val="none" w:sz="0" w:space="0" w:color="auto"/>
            <w:left w:val="none" w:sz="0" w:space="0" w:color="auto"/>
            <w:bottom w:val="none" w:sz="0" w:space="0" w:color="auto"/>
            <w:right w:val="none" w:sz="0" w:space="0" w:color="auto"/>
          </w:divBdr>
        </w:div>
        <w:div w:id="502086547">
          <w:marLeft w:val="0"/>
          <w:marRight w:val="0"/>
          <w:marTop w:val="0"/>
          <w:marBottom w:val="0"/>
          <w:divBdr>
            <w:top w:val="none" w:sz="0" w:space="0" w:color="auto"/>
            <w:left w:val="none" w:sz="0" w:space="0" w:color="auto"/>
            <w:bottom w:val="none" w:sz="0" w:space="0" w:color="auto"/>
            <w:right w:val="none" w:sz="0" w:space="0" w:color="auto"/>
          </w:divBdr>
        </w:div>
        <w:div w:id="517962447">
          <w:marLeft w:val="0"/>
          <w:marRight w:val="0"/>
          <w:marTop w:val="0"/>
          <w:marBottom w:val="0"/>
          <w:divBdr>
            <w:top w:val="none" w:sz="0" w:space="0" w:color="auto"/>
            <w:left w:val="none" w:sz="0" w:space="0" w:color="auto"/>
            <w:bottom w:val="none" w:sz="0" w:space="0" w:color="auto"/>
            <w:right w:val="none" w:sz="0" w:space="0" w:color="auto"/>
          </w:divBdr>
        </w:div>
        <w:div w:id="110709839">
          <w:marLeft w:val="0"/>
          <w:marRight w:val="0"/>
          <w:marTop w:val="0"/>
          <w:marBottom w:val="0"/>
          <w:divBdr>
            <w:top w:val="none" w:sz="0" w:space="0" w:color="auto"/>
            <w:left w:val="none" w:sz="0" w:space="0" w:color="auto"/>
            <w:bottom w:val="none" w:sz="0" w:space="0" w:color="auto"/>
            <w:right w:val="none" w:sz="0" w:space="0" w:color="auto"/>
          </w:divBdr>
        </w:div>
        <w:div w:id="265163312">
          <w:marLeft w:val="0"/>
          <w:marRight w:val="0"/>
          <w:marTop w:val="0"/>
          <w:marBottom w:val="0"/>
          <w:divBdr>
            <w:top w:val="none" w:sz="0" w:space="0" w:color="auto"/>
            <w:left w:val="none" w:sz="0" w:space="0" w:color="auto"/>
            <w:bottom w:val="none" w:sz="0" w:space="0" w:color="auto"/>
            <w:right w:val="none" w:sz="0" w:space="0" w:color="auto"/>
          </w:divBdr>
        </w:div>
        <w:div w:id="1249003321">
          <w:marLeft w:val="0"/>
          <w:marRight w:val="0"/>
          <w:marTop w:val="0"/>
          <w:marBottom w:val="0"/>
          <w:divBdr>
            <w:top w:val="none" w:sz="0" w:space="0" w:color="auto"/>
            <w:left w:val="none" w:sz="0" w:space="0" w:color="auto"/>
            <w:bottom w:val="none" w:sz="0" w:space="0" w:color="auto"/>
            <w:right w:val="none" w:sz="0" w:space="0" w:color="auto"/>
          </w:divBdr>
        </w:div>
        <w:div w:id="1800219878">
          <w:marLeft w:val="0"/>
          <w:marRight w:val="0"/>
          <w:marTop w:val="0"/>
          <w:marBottom w:val="0"/>
          <w:divBdr>
            <w:top w:val="none" w:sz="0" w:space="0" w:color="auto"/>
            <w:left w:val="none" w:sz="0" w:space="0" w:color="auto"/>
            <w:bottom w:val="none" w:sz="0" w:space="0" w:color="auto"/>
            <w:right w:val="none" w:sz="0" w:space="0" w:color="auto"/>
          </w:divBdr>
        </w:div>
        <w:div w:id="318582682">
          <w:marLeft w:val="0"/>
          <w:marRight w:val="0"/>
          <w:marTop w:val="0"/>
          <w:marBottom w:val="0"/>
          <w:divBdr>
            <w:top w:val="none" w:sz="0" w:space="0" w:color="auto"/>
            <w:left w:val="none" w:sz="0" w:space="0" w:color="auto"/>
            <w:bottom w:val="none" w:sz="0" w:space="0" w:color="auto"/>
            <w:right w:val="none" w:sz="0" w:space="0" w:color="auto"/>
          </w:divBdr>
        </w:div>
        <w:div w:id="1317995925">
          <w:marLeft w:val="0"/>
          <w:marRight w:val="0"/>
          <w:marTop w:val="0"/>
          <w:marBottom w:val="0"/>
          <w:divBdr>
            <w:top w:val="none" w:sz="0" w:space="0" w:color="auto"/>
            <w:left w:val="none" w:sz="0" w:space="0" w:color="auto"/>
            <w:bottom w:val="none" w:sz="0" w:space="0" w:color="auto"/>
            <w:right w:val="none" w:sz="0" w:space="0" w:color="auto"/>
          </w:divBdr>
        </w:div>
        <w:div w:id="803931299">
          <w:marLeft w:val="0"/>
          <w:marRight w:val="0"/>
          <w:marTop w:val="0"/>
          <w:marBottom w:val="0"/>
          <w:divBdr>
            <w:top w:val="none" w:sz="0" w:space="0" w:color="auto"/>
            <w:left w:val="none" w:sz="0" w:space="0" w:color="auto"/>
            <w:bottom w:val="none" w:sz="0" w:space="0" w:color="auto"/>
            <w:right w:val="none" w:sz="0" w:space="0" w:color="auto"/>
          </w:divBdr>
        </w:div>
        <w:div w:id="1941256501">
          <w:marLeft w:val="0"/>
          <w:marRight w:val="0"/>
          <w:marTop w:val="0"/>
          <w:marBottom w:val="0"/>
          <w:divBdr>
            <w:top w:val="none" w:sz="0" w:space="0" w:color="auto"/>
            <w:left w:val="none" w:sz="0" w:space="0" w:color="auto"/>
            <w:bottom w:val="none" w:sz="0" w:space="0" w:color="auto"/>
            <w:right w:val="none" w:sz="0" w:space="0" w:color="auto"/>
          </w:divBdr>
        </w:div>
        <w:div w:id="951474468">
          <w:marLeft w:val="0"/>
          <w:marRight w:val="0"/>
          <w:marTop w:val="0"/>
          <w:marBottom w:val="0"/>
          <w:divBdr>
            <w:top w:val="none" w:sz="0" w:space="0" w:color="auto"/>
            <w:left w:val="none" w:sz="0" w:space="0" w:color="auto"/>
            <w:bottom w:val="none" w:sz="0" w:space="0" w:color="auto"/>
            <w:right w:val="none" w:sz="0" w:space="0" w:color="auto"/>
          </w:divBdr>
        </w:div>
      </w:divsChild>
    </w:div>
    <w:div w:id="1341199776">
      <w:bodyDiv w:val="1"/>
      <w:marLeft w:val="0"/>
      <w:marRight w:val="0"/>
      <w:marTop w:val="0"/>
      <w:marBottom w:val="0"/>
      <w:divBdr>
        <w:top w:val="none" w:sz="0" w:space="0" w:color="auto"/>
        <w:left w:val="none" w:sz="0" w:space="0" w:color="auto"/>
        <w:bottom w:val="none" w:sz="0" w:space="0" w:color="auto"/>
        <w:right w:val="none" w:sz="0" w:space="0" w:color="auto"/>
      </w:divBdr>
    </w:div>
    <w:div w:id="1341468572">
      <w:bodyDiv w:val="1"/>
      <w:marLeft w:val="0"/>
      <w:marRight w:val="0"/>
      <w:marTop w:val="0"/>
      <w:marBottom w:val="0"/>
      <w:divBdr>
        <w:top w:val="none" w:sz="0" w:space="0" w:color="auto"/>
        <w:left w:val="none" w:sz="0" w:space="0" w:color="auto"/>
        <w:bottom w:val="none" w:sz="0" w:space="0" w:color="auto"/>
        <w:right w:val="none" w:sz="0" w:space="0" w:color="auto"/>
      </w:divBdr>
    </w:div>
    <w:div w:id="1342779212">
      <w:bodyDiv w:val="1"/>
      <w:marLeft w:val="0"/>
      <w:marRight w:val="0"/>
      <w:marTop w:val="0"/>
      <w:marBottom w:val="0"/>
      <w:divBdr>
        <w:top w:val="none" w:sz="0" w:space="0" w:color="auto"/>
        <w:left w:val="none" w:sz="0" w:space="0" w:color="auto"/>
        <w:bottom w:val="none" w:sz="0" w:space="0" w:color="auto"/>
        <w:right w:val="none" w:sz="0" w:space="0" w:color="auto"/>
      </w:divBdr>
    </w:div>
    <w:div w:id="1343050695">
      <w:bodyDiv w:val="1"/>
      <w:marLeft w:val="0"/>
      <w:marRight w:val="0"/>
      <w:marTop w:val="0"/>
      <w:marBottom w:val="0"/>
      <w:divBdr>
        <w:top w:val="none" w:sz="0" w:space="0" w:color="auto"/>
        <w:left w:val="none" w:sz="0" w:space="0" w:color="auto"/>
        <w:bottom w:val="none" w:sz="0" w:space="0" w:color="auto"/>
        <w:right w:val="none" w:sz="0" w:space="0" w:color="auto"/>
      </w:divBdr>
    </w:div>
    <w:div w:id="1343436552">
      <w:bodyDiv w:val="1"/>
      <w:marLeft w:val="0"/>
      <w:marRight w:val="0"/>
      <w:marTop w:val="0"/>
      <w:marBottom w:val="0"/>
      <w:divBdr>
        <w:top w:val="none" w:sz="0" w:space="0" w:color="auto"/>
        <w:left w:val="none" w:sz="0" w:space="0" w:color="auto"/>
        <w:bottom w:val="none" w:sz="0" w:space="0" w:color="auto"/>
        <w:right w:val="none" w:sz="0" w:space="0" w:color="auto"/>
      </w:divBdr>
    </w:div>
    <w:div w:id="1343774098">
      <w:bodyDiv w:val="1"/>
      <w:marLeft w:val="0"/>
      <w:marRight w:val="0"/>
      <w:marTop w:val="0"/>
      <w:marBottom w:val="0"/>
      <w:divBdr>
        <w:top w:val="none" w:sz="0" w:space="0" w:color="auto"/>
        <w:left w:val="none" w:sz="0" w:space="0" w:color="auto"/>
        <w:bottom w:val="none" w:sz="0" w:space="0" w:color="auto"/>
        <w:right w:val="none" w:sz="0" w:space="0" w:color="auto"/>
      </w:divBdr>
    </w:div>
    <w:div w:id="1344355774">
      <w:bodyDiv w:val="1"/>
      <w:marLeft w:val="0"/>
      <w:marRight w:val="0"/>
      <w:marTop w:val="0"/>
      <w:marBottom w:val="0"/>
      <w:divBdr>
        <w:top w:val="none" w:sz="0" w:space="0" w:color="auto"/>
        <w:left w:val="none" w:sz="0" w:space="0" w:color="auto"/>
        <w:bottom w:val="none" w:sz="0" w:space="0" w:color="auto"/>
        <w:right w:val="none" w:sz="0" w:space="0" w:color="auto"/>
      </w:divBdr>
    </w:div>
    <w:div w:id="1344896067">
      <w:bodyDiv w:val="1"/>
      <w:marLeft w:val="0"/>
      <w:marRight w:val="0"/>
      <w:marTop w:val="0"/>
      <w:marBottom w:val="0"/>
      <w:divBdr>
        <w:top w:val="none" w:sz="0" w:space="0" w:color="auto"/>
        <w:left w:val="none" w:sz="0" w:space="0" w:color="auto"/>
        <w:bottom w:val="none" w:sz="0" w:space="0" w:color="auto"/>
        <w:right w:val="none" w:sz="0" w:space="0" w:color="auto"/>
      </w:divBdr>
    </w:div>
    <w:div w:id="1345133639">
      <w:bodyDiv w:val="1"/>
      <w:marLeft w:val="0"/>
      <w:marRight w:val="0"/>
      <w:marTop w:val="0"/>
      <w:marBottom w:val="0"/>
      <w:divBdr>
        <w:top w:val="none" w:sz="0" w:space="0" w:color="auto"/>
        <w:left w:val="none" w:sz="0" w:space="0" w:color="auto"/>
        <w:bottom w:val="none" w:sz="0" w:space="0" w:color="auto"/>
        <w:right w:val="none" w:sz="0" w:space="0" w:color="auto"/>
      </w:divBdr>
    </w:div>
    <w:div w:id="1345593045">
      <w:bodyDiv w:val="1"/>
      <w:marLeft w:val="0"/>
      <w:marRight w:val="0"/>
      <w:marTop w:val="0"/>
      <w:marBottom w:val="0"/>
      <w:divBdr>
        <w:top w:val="none" w:sz="0" w:space="0" w:color="auto"/>
        <w:left w:val="none" w:sz="0" w:space="0" w:color="auto"/>
        <w:bottom w:val="none" w:sz="0" w:space="0" w:color="auto"/>
        <w:right w:val="none" w:sz="0" w:space="0" w:color="auto"/>
      </w:divBdr>
    </w:div>
    <w:div w:id="1345745528">
      <w:bodyDiv w:val="1"/>
      <w:marLeft w:val="0"/>
      <w:marRight w:val="0"/>
      <w:marTop w:val="0"/>
      <w:marBottom w:val="0"/>
      <w:divBdr>
        <w:top w:val="none" w:sz="0" w:space="0" w:color="auto"/>
        <w:left w:val="none" w:sz="0" w:space="0" w:color="auto"/>
        <w:bottom w:val="none" w:sz="0" w:space="0" w:color="auto"/>
        <w:right w:val="none" w:sz="0" w:space="0" w:color="auto"/>
      </w:divBdr>
      <w:divsChild>
        <w:div w:id="1477725943">
          <w:marLeft w:val="480"/>
          <w:marRight w:val="0"/>
          <w:marTop w:val="0"/>
          <w:marBottom w:val="0"/>
          <w:divBdr>
            <w:top w:val="none" w:sz="0" w:space="0" w:color="auto"/>
            <w:left w:val="none" w:sz="0" w:space="0" w:color="auto"/>
            <w:bottom w:val="none" w:sz="0" w:space="0" w:color="auto"/>
            <w:right w:val="none" w:sz="0" w:space="0" w:color="auto"/>
          </w:divBdr>
        </w:div>
        <w:div w:id="107311410">
          <w:marLeft w:val="480"/>
          <w:marRight w:val="0"/>
          <w:marTop w:val="0"/>
          <w:marBottom w:val="0"/>
          <w:divBdr>
            <w:top w:val="none" w:sz="0" w:space="0" w:color="auto"/>
            <w:left w:val="none" w:sz="0" w:space="0" w:color="auto"/>
            <w:bottom w:val="none" w:sz="0" w:space="0" w:color="auto"/>
            <w:right w:val="none" w:sz="0" w:space="0" w:color="auto"/>
          </w:divBdr>
        </w:div>
        <w:div w:id="708455807">
          <w:marLeft w:val="480"/>
          <w:marRight w:val="0"/>
          <w:marTop w:val="0"/>
          <w:marBottom w:val="0"/>
          <w:divBdr>
            <w:top w:val="none" w:sz="0" w:space="0" w:color="auto"/>
            <w:left w:val="none" w:sz="0" w:space="0" w:color="auto"/>
            <w:bottom w:val="none" w:sz="0" w:space="0" w:color="auto"/>
            <w:right w:val="none" w:sz="0" w:space="0" w:color="auto"/>
          </w:divBdr>
        </w:div>
        <w:div w:id="1828863540">
          <w:marLeft w:val="480"/>
          <w:marRight w:val="0"/>
          <w:marTop w:val="0"/>
          <w:marBottom w:val="0"/>
          <w:divBdr>
            <w:top w:val="none" w:sz="0" w:space="0" w:color="auto"/>
            <w:left w:val="none" w:sz="0" w:space="0" w:color="auto"/>
            <w:bottom w:val="none" w:sz="0" w:space="0" w:color="auto"/>
            <w:right w:val="none" w:sz="0" w:space="0" w:color="auto"/>
          </w:divBdr>
        </w:div>
        <w:div w:id="1934508684">
          <w:marLeft w:val="480"/>
          <w:marRight w:val="0"/>
          <w:marTop w:val="0"/>
          <w:marBottom w:val="0"/>
          <w:divBdr>
            <w:top w:val="none" w:sz="0" w:space="0" w:color="auto"/>
            <w:left w:val="none" w:sz="0" w:space="0" w:color="auto"/>
            <w:bottom w:val="none" w:sz="0" w:space="0" w:color="auto"/>
            <w:right w:val="none" w:sz="0" w:space="0" w:color="auto"/>
          </w:divBdr>
        </w:div>
        <w:div w:id="70589402">
          <w:marLeft w:val="480"/>
          <w:marRight w:val="0"/>
          <w:marTop w:val="0"/>
          <w:marBottom w:val="0"/>
          <w:divBdr>
            <w:top w:val="none" w:sz="0" w:space="0" w:color="auto"/>
            <w:left w:val="none" w:sz="0" w:space="0" w:color="auto"/>
            <w:bottom w:val="none" w:sz="0" w:space="0" w:color="auto"/>
            <w:right w:val="none" w:sz="0" w:space="0" w:color="auto"/>
          </w:divBdr>
        </w:div>
        <w:div w:id="327758811">
          <w:marLeft w:val="480"/>
          <w:marRight w:val="0"/>
          <w:marTop w:val="0"/>
          <w:marBottom w:val="0"/>
          <w:divBdr>
            <w:top w:val="none" w:sz="0" w:space="0" w:color="auto"/>
            <w:left w:val="none" w:sz="0" w:space="0" w:color="auto"/>
            <w:bottom w:val="none" w:sz="0" w:space="0" w:color="auto"/>
            <w:right w:val="none" w:sz="0" w:space="0" w:color="auto"/>
          </w:divBdr>
        </w:div>
        <w:div w:id="1912303720">
          <w:marLeft w:val="480"/>
          <w:marRight w:val="0"/>
          <w:marTop w:val="0"/>
          <w:marBottom w:val="0"/>
          <w:divBdr>
            <w:top w:val="none" w:sz="0" w:space="0" w:color="auto"/>
            <w:left w:val="none" w:sz="0" w:space="0" w:color="auto"/>
            <w:bottom w:val="none" w:sz="0" w:space="0" w:color="auto"/>
            <w:right w:val="none" w:sz="0" w:space="0" w:color="auto"/>
          </w:divBdr>
        </w:div>
        <w:div w:id="1888688294">
          <w:marLeft w:val="480"/>
          <w:marRight w:val="0"/>
          <w:marTop w:val="0"/>
          <w:marBottom w:val="0"/>
          <w:divBdr>
            <w:top w:val="none" w:sz="0" w:space="0" w:color="auto"/>
            <w:left w:val="none" w:sz="0" w:space="0" w:color="auto"/>
            <w:bottom w:val="none" w:sz="0" w:space="0" w:color="auto"/>
            <w:right w:val="none" w:sz="0" w:space="0" w:color="auto"/>
          </w:divBdr>
        </w:div>
        <w:div w:id="342827697">
          <w:marLeft w:val="480"/>
          <w:marRight w:val="0"/>
          <w:marTop w:val="0"/>
          <w:marBottom w:val="0"/>
          <w:divBdr>
            <w:top w:val="none" w:sz="0" w:space="0" w:color="auto"/>
            <w:left w:val="none" w:sz="0" w:space="0" w:color="auto"/>
            <w:bottom w:val="none" w:sz="0" w:space="0" w:color="auto"/>
            <w:right w:val="none" w:sz="0" w:space="0" w:color="auto"/>
          </w:divBdr>
        </w:div>
        <w:div w:id="1807431349">
          <w:marLeft w:val="480"/>
          <w:marRight w:val="0"/>
          <w:marTop w:val="0"/>
          <w:marBottom w:val="0"/>
          <w:divBdr>
            <w:top w:val="none" w:sz="0" w:space="0" w:color="auto"/>
            <w:left w:val="none" w:sz="0" w:space="0" w:color="auto"/>
            <w:bottom w:val="none" w:sz="0" w:space="0" w:color="auto"/>
            <w:right w:val="none" w:sz="0" w:space="0" w:color="auto"/>
          </w:divBdr>
        </w:div>
        <w:div w:id="1268611225">
          <w:marLeft w:val="480"/>
          <w:marRight w:val="0"/>
          <w:marTop w:val="0"/>
          <w:marBottom w:val="0"/>
          <w:divBdr>
            <w:top w:val="none" w:sz="0" w:space="0" w:color="auto"/>
            <w:left w:val="none" w:sz="0" w:space="0" w:color="auto"/>
            <w:bottom w:val="none" w:sz="0" w:space="0" w:color="auto"/>
            <w:right w:val="none" w:sz="0" w:space="0" w:color="auto"/>
          </w:divBdr>
        </w:div>
        <w:div w:id="702678696">
          <w:marLeft w:val="480"/>
          <w:marRight w:val="0"/>
          <w:marTop w:val="0"/>
          <w:marBottom w:val="0"/>
          <w:divBdr>
            <w:top w:val="none" w:sz="0" w:space="0" w:color="auto"/>
            <w:left w:val="none" w:sz="0" w:space="0" w:color="auto"/>
            <w:bottom w:val="none" w:sz="0" w:space="0" w:color="auto"/>
            <w:right w:val="none" w:sz="0" w:space="0" w:color="auto"/>
          </w:divBdr>
        </w:div>
        <w:div w:id="1584604744">
          <w:marLeft w:val="480"/>
          <w:marRight w:val="0"/>
          <w:marTop w:val="0"/>
          <w:marBottom w:val="0"/>
          <w:divBdr>
            <w:top w:val="none" w:sz="0" w:space="0" w:color="auto"/>
            <w:left w:val="none" w:sz="0" w:space="0" w:color="auto"/>
            <w:bottom w:val="none" w:sz="0" w:space="0" w:color="auto"/>
            <w:right w:val="none" w:sz="0" w:space="0" w:color="auto"/>
          </w:divBdr>
        </w:div>
        <w:div w:id="791242592">
          <w:marLeft w:val="480"/>
          <w:marRight w:val="0"/>
          <w:marTop w:val="0"/>
          <w:marBottom w:val="0"/>
          <w:divBdr>
            <w:top w:val="none" w:sz="0" w:space="0" w:color="auto"/>
            <w:left w:val="none" w:sz="0" w:space="0" w:color="auto"/>
            <w:bottom w:val="none" w:sz="0" w:space="0" w:color="auto"/>
            <w:right w:val="none" w:sz="0" w:space="0" w:color="auto"/>
          </w:divBdr>
        </w:div>
        <w:div w:id="2049796600">
          <w:marLeft w:val="480"/>
          <w:marRight w:val="0"/>
          <w:marTop w:val="0"/>
          <w:marBottom w:val="0"/>
          <w:divBdr>
            <w:top w:val="none" w:sz="0" w:space="0" w:color="auto"/>
            <w:left w:val="none" w:sz="0" w:space="0" w:color="auto"/>
            <w:bottom w:val="none" w:sz="0" w:space="0" w:color="auto"/>
            <w:right w:val="none" w:sz="0" w:space="0" w:color="auto"/>
          </w:divBdr>
        </w:div>
        <w:div w:id="1894929549">
          <w:marLeft w:val="480"/>
          <w:marRight w:val="0"/>
          <w:marTop w:val="0"/>
          <w:marBottom w:val="0"/>
          <w:divBdr>
            <w:top w:val="none" w:sz="0" w:space="0" w:color="auto"/>
            <w:left w:val="none" w:sz="0" w:space="0" w:color="auto"/>
            <w:bottom w:val="none" w:sz="0" w:space="0" w:color="auto"/>
            <w:right w:val="none" w:sz="0" w:space="0" w:color="auto"/>
          </w:divBdr>
        </w:div>
        <w:div w:id="1415667721">
          <w:marLeft w:val="480"/>
          <w:marRight w:val="0"/>
          <w:marTop w:val="0"/>
          <w:marBottom w:val="0"/>
          <w:divBdr>
            <w:top w:val="none" w:sz="0" w:space="0" w:color="auto"/>
            <w:left w:val="none" w:sz="0" w:space="0" w:color="auto"/>
            <w:bottom w:val="none" w:sz="0" w:space="0" w:color="auto"/>
            <w:right w:val="none" w:sz="0" w:space="0" w:color="auto"/>
          </w:divBdr>
        </w:div>
        <w:div w:id="1354725687">
          <w:marLeft w:val="480"/>
          <w:marRight w:val="0"/>
          <w:marTop w:val="0"/>
          <w:marBottom w:val="0"/>
          <w:divBdr>
            <w:top w:val="none" w:sz="0" w:space="0" w:color="auto"/>
            <w:left w:val="none" w:sz="0" w:space="0" w:color="auto"/>
            <w:bottom w:val="none" w:sz="0" w:space="0" w:color="auto"/>
            <w:right w:val="none" w:sz="0" w:space="0" w:color="auto"/>
          </w:divBdr>
        </w:div>
        <w:div w:id="1337424025">
          <w:marLeft w:val="480"/>
          <w:marRight w:val="0"/>
          <w:marTop w:val="0"/>
          <w:marBottom w:val="0"/>
          <w:divBdr>
            <w:top w:val="none" w:sz="0" w:space="0" w:color="auto"/>
            <w:left w:val="none" w:sz="0" w:space="0" w:color="auto"/>
            <w:bottom w:val="none" w:sz="0" w:space="0" w:color="auto"/>
            <w:right w:val="none" w:sz="0" w:space="0" w:color="auto"/>
          </w:divBdr>
        </w:div>
        <w:div w:id="1137380223">
          <w:marLeft w:val="480"/>
          <w:marRight w:val="0"/>
          <w:marTop w:val="0"/>
          <w:marBottom w:val="0"/>
          <w:divBdr>
            <w:top w:val="none" w:sz="0" w:space="0" w:color="auto"/>
            <w:left w:val="none" w:sz="0" w:space="0" w:color="auto"/>
            <w:bottom w:val="none" w:sz="0" w:space="0" w:color="auto"/>
            <w:right w:val="none" w:sz="0" w:space="0" w:color="auto"/>
          </w:divBdr>
        </w:div>
        <w:div w:id="572593389">
          <w:marLeft w:val="480"/>
          <w:marRight w:val="0"/>
          <w:marTop w:val="0"/>
          <w:marBottom w:val="0"/>
          <w:divBdr>
            <w:top w:val="none" w:sz="0" w:space="0" w:color="auto"/>
            <w:left w:val="none" w:sz="0" w:space="0" w:color="auto"/>
            <w:bottom w:val="none" w:sz="0" w:space="0" w:color="auto"/>
            <w:right w:val="none" w:sz="0" w:space="0" w:color="auto"/>
          </w:divBdr>
        </w:div>
        <w:div w:id="1704163661">
          <w:marLeft w:val="480"/>
          <w:marRight w:val="0"/>
          <w:marTop w:val="0"/>
          <w:marBottom w:val="0"/>
          <w:divBdr>
            <w:top w:val="none" w:sz="0" w:space="0" w:color="auto"/>
            <w:left w:val="none" w:sz="0" w:space="0" w:color="auto"/>
            <w:bottom w:val="none" w:sz="0" w:space="0" w:color="auto"/>
            <w:right w:val="none" w:sz="0" w:space="0" w:color="auto"/>
          </w:divBdr>
        </w:div>
        <w:div w:id="720984789">
          <w:marLeft w:val="480"/>
          <w:marRight w:val="0"/>
          <w:marTop w:val="0"/>
          <w:marBottom w:val="0"/>
          <w:divBdr>
            <w:top w:val="none" w:sz="0" w:space="0" w:color="auto"/>
            <w:left w:val="none" w:sz="0" w:space="0" w:color="auto"/>
            <w:bottom w:val="none" w:sz="0" w:space="0" w:color="auto"/>
            <w:right w:val="none" w:sz="0" w:space="0" w:color="auto"/>
          </w:divBdr>
        </w:div>
        <w:div w:id="1336417143">
          <w:marLeft w:val="480"/>
          <w:marRight w:val="0"/>
          <w:marTop w:val="0"/>
          <w:marBottom w:val="0"/>
          <w:divBdr>
            <w:top w:val="none" w:sz="0" w:space="0" w:color="auto"/>
            <w:left w:val="none" w:sz="0" w:space="0" w:color="auto"/>
            <w:bottom w:val="none" w:sz="0" w:space="0" w:color="auto"/>
            <w:right w:val="none" w:sz="0" w:space="0" w:color="auto"/>
          </w:divBdr>
        </w:div>
        <w:div w:id="1069884372">
          <w:marLeft w:val="480"/>
          <w:marRight w:val="0"/>
          <w:marTop w:val="0"/>
          <w:marBottom w:val="0"/>
          <w:divBdr>
            <w:top w:val="none" w:sz="0" w:space="0" w:color="auto"/>
            <w:left w:val="none" w:sz="0" w:space="0" w:color="auto"/>
            <w:bottom w:val="none" w:sz="0" w:space="0" w:color="auto"/>
            <w:right w:val="none" w:sz="0" w:space="0" w:color="auto"/>
          </w:divBdr>
        </w:div>
        <w:div w:id="251359615">
          <w:marLeft w:val="480"/>
          <w:marRight w:val="0"/>
          <w:marTop w:val="0"/>
          <w:marBottom w:val="0"/>
          <w:divBdr>
            <w:top w:val="none" w:sz="0" w:space="0" w:color="auto"/>
            <w:left w:val="none" w:sz="0" w:space="0" w:color="auto"/>
            <w:bottom w:val="none" w:sz="0" w:space="0" w:color="auto"/>
            <w:right w:val="none" w:sz="0" w:space="0" w:color="auto"/>
          </w:divBdr>
        </w:div>
        <w:div w:id="783839758">
          <w:marLeft w:val="480"/>
          <w:marRight w:val="0"/>
          <w:marTop w:val="0"/>
          <w:marBottom w:val="0"/>
          <w:divBdr>
            <w:top w:val="none" w:sz="0" w:space="0" w:color="auto"/>
            <w:left w:val="none" w:sz="0" w:space="0" w:color="auto"/>
            <w:bottom w:val="none" w:sz="0" w:space="0" w:color="auto"/>
            <w:right w:val="none" w:sz="0" w:space="0" w:color="auto"/>
          </w:divBdr>
        </w:div>
        <w:div w:id="1036471860">
          <w:marLeft w:val="480"/>
          <w:marRight w:val="0"/>
          <w:marTop w:val="0"/>
          <w:marBottom w:val="0"/>
          <w:divBdr>
            <w:top w:val="none" w:sz="0" w:space="0" w:color="auto"/>
            <w:left w:val="none" w:sz="0" w:space="0" w:color="auto"/>
            <w:bottom w:val="none" w:sz="0" w:space="0" w:color="auto"/>
            <w:right w:val="none" w:sz="0" w:space="0" w:color="auto"/>
          </w:divBdr>
        </w:div>
        <w:div w:id="1110664117">
          <w:marLeft w:val="480"/>
          <w:marRight w:val="0"/>
          <w:marTop w:val="0"/>
          <w:marBottom w:val="0"/>
          <w:divBdr>
            <w:top w:val="none" w:sz="0" w:space="0" w:color="auto"/>
            <w:left w:val="none" w:sz="0" w:space="0" w:color="auto"/>
            <w:bottom w:val="none" w:sz="0" w:space="0" w:color="auto"/>
            <w:right w:val="none" w:sz="0" w:space="0" w:color="auto"/>
          </w:divBdr>
        </w:div>
        <w:div w:id="705561509">
          <w:marLeft w:val="480"/>
          <w:marRight w:val="0"/>
          <w:marTop w:val="0"/>
          <w:marBottom w:val="0"/>
          <w:divBdr>
            <w:top w:val="none" w:sz="0" w:space="0" w:color="auto"/>
            <w:left w:val="none" w:sz="0" w:space="0" w:color="auto"/>
            <w:bottom w:val="none" w:sz="0" w:space="0" w:color="auto"/>
            <w:right w:val="none" w:sz="0" w:space="0" w:color="auto"/>
          </w:divBdr>
        </w:div>
        <w:div w:id="1332222415">
          <w:marLeft w:val="480"/>
          <w:marRight w:val="0"/>
          <w:marTop w:val="0"/>
          <w:marBottom w:val="0"/>
          <w:divBdr>
            <w:top w:val="none" w:sz="0" w:space="0" w:color="auto"/>
            <w:left w:val="none" w:sz="0" w:space="0" w:color="auto"/>
            <w:bottom w:val="none" w:sz="0" w:space="0" w:color="auto"/>
            <w:right w:val="none" w:sz="0" w:space="0" w:color="auto"/>
          </w:divBdr>
        </w:div>
        <w:div w:id="663707927">
          <w:marLeft w:val="480"/>
          <w:marRight w:val="0"/>
          <w:marTop w:val="0"/>
          <w:marBottom w:val="0"/>
          <w:divBdr>
            <w:top w:val="none" w:sz="0" w:space="0" w:color="auto"/>
            <w:left w:val="none" w:sz="0" w:space="0" w:color="auto"/>
            <w:bottom w:val="none" w:sz="0" w:space="0" w:color="auto"/>
            <w:right w:val="none" w:sz="0" w:space="0" w:color="auto"/>
          </w:divBdr>
        </w:div>
        <w:div w:id="1616904902">
          <w:marLeft w:val="480"/>
          <w:marRight w:val="0"/>
          <w:marTop w:val="0"/>
          <w:marBottom w:val="0"/>
          <w:divBdr>
            <w:top w:val="none" w:sz="0" w:space="0" w:color="auto"/>
            <w:left w:val="none" w:sz="0" w:space="0" w:color="auto"/>
            <w:bottom w:val="none" w:sz="0" w:space="0" w:color="auto"/>
            <w:right w:val="none" w:sz="0" w:space="0" w:color="auto"/>
          </w:divBdr>
        </w:div>
        <w:div w:id="1573390376">
          <w:marLeft w:val="480"/>
          <w:marRight w:val="0"/>
          <w:marTop w:val="0"/>
          <w:marBottom w:val="0"/>
          <w:divBdr>
            <w:top w:val="none" w:sz="0" w:space="0" w:color="auto"/>
            <w:left w:val="none" w:sz="0" w:space="0" w:color="auto"/>
            <w:bottom w:val="none" w:sz="0" w:space="0" w:color="auto"/>
            <w:right w:val="none" w:sz="0" w:space="0" w:color="auto"/>
          </w:divBdr>
        </w:div>
        <w:div w:id="1837304269">
          <w:marLeft w:val="480"/>
          <w:marRight w:val="0"/>
          <w:marTop w:val="0"/>
          <w:marBottom w:val="0"/>
          <w:divBdr>
            <w:top w:val="none" w:sz="0" w:space="0" w:color="auto"/>
            <w:left w:val="none" w:sz="0" w:space="0" w:color="auto"/>
            <w:bottom w:val="none" w:sz="0" w:space="0" w:color="auto"/>
            <w:right w:val="none" w:sz="0" w:space="0" w:color="auto"/>
          </w:divBdr>
        </w:div>
        <w:div w:id="205532654">
          <w:marLeft w:val="480"/>
          <w:marRight w:val="0"/>
          <w:marTop w:val="0"/>
          <w:marBottom w:val="0"/>
          <w:divBdr>
            <w:top w:val="none" w:sz="0" w:space="0" w:color="auto"/>
            <w:left w:val="none" w:sz="0" w:space="0" w:color="auto"/>
            <w:bottom w:val="none" w:sz="0" w:space="0" w:color="auto"/>
            <w:right w:val="none" w:sz="0" w:space="0" w:color="auto"/>
          </w:divBdr>
        </w:div>
        <w:div w:id="683820184">
          <w:marLeft w:val="480"/>
          <w:marRight w:val="0"/>
          <w:marTop w:val="0"/>
          <w:marBottom w:val="0"/>
          <w:divBdr>
            <w:top w:val="none" w:sz="0" w:space="0" w:color="auto"/>
            <w:left w:val="none" w:sz="0" w:space="0" w:color="auto"/>
            <w:bottom w:val="none" w:sz="0" w:space="0" w:color="auto"/>
            <w:right w:val="none" w:sz="0" w:space="0" w:color="auto"/>
          </w:divBdr>
        </w:div>
        <w:div w:id="630524856">
          <w:marLeft w:val="480"/>
          <w:marRight w:val="0"/>
          <w:marTop w:val="0"/>
          <w:marBottom w:val="0"/>
          <w:divBdr>
            <w:top w:val="none" w:sz="0" w:space="0" w:color="auto"/>
            <w:left w:val="none" w:sz="0" w:space="0" w:color="auto"/>
            <w:bottom w:val="none" w:sz="0" w:space="0" w:color="auto"/>
            <w:right w:val="none" w:sz="0" w:space="0" w:color="auto"/>
          </w:divBdr>
        </w:div>
        <w:div w:id="272061088">
          <w:marLeft w:val="480"/>
          <w:marRight w:val="0"/>
          <w:marTop w:val="0"/>
          <w:marBottom w:val="0"/>
          <w:divBdr>
            <w:top w:val="none" w:sz="0" w:space="0" w:color="auto"/>
            <w:left w:val="none" w:sz="0" w:space="0" w:color="auto"/>
            <w:bottom w:val="none" w:sz="0" w:space="0" w:color="auto"/>
            <w:right w:val="none" w:sz="0" w:space="0" w:color="auto"/>
          </w:divBdr>
        </w:div>
        <w:div w:id="1757020748">
          <w:marLeft w:val="480"/>
          <w:marRight w:val="0"/>
          <w:marTop w:val="0"/>
          <w:marBottom w:val="0"/>
          <w:divBdr>
            <w:top w:val="none" w:sz="0" w:space="0" w:color="auto"/>
            <w:left w:val="none" w:sz="0" w:space="0" w:color="auto"/>
            <w:bottom w:val="none" w:sz="0" w:space="0" w:color="auto"/>
            <w:right w:val="none" w:sz="0" w:space="0" w:color="auto"/>
          </w:divBdr>
        </w:div>
        <w:div w:id="750741819">
          <w:marLeft w:val="480"/>
          <w:marRight w:val="0"/>
          <w:marTop w:val="0"/>
          <w:marBottom w:val="0"/>
          <w:divBdr>
            <w:top w:val="none" w:sz="0" w:space="0" w:color="auto"/>
            <w:left w:val="none" w:sz="0" w:space="0" w:color="auto"/>
            <w:bottom w:val="none" w:sz="0" w:space="0" w:color="auto"/>
            <w:right w:val="none" w:sz="0" w:space="0" w:color="auto"/>
          </w:divBdr>
        </w:div>
        <w:div w:id="627853333">
          <w:marLeft w:val="480"/>
          <w:marRight w:val="0"/>
          <w:marTop w:val="0"/>
          <w:marBottom w:val="0"/>
          <w:divBdr>
            <w:top w:val="none" w:sz="0" w:space="0" w:color="auto"/>
            <w:left w:val="none" w:sz="0" w:space="0" w:color="auto"/>
            <w:bottom w:val="none" w:sz="0" w:space="0" w:color="auto"/>
            <w:right w:val="none" w:sz="0" w:space="0" w:color="auto"/>
          </w:divBdr>
        </w:div>
        <w:div w:id="1634477843">
          <w:marLeft w:val="480"/>
          <w:marRight w:val="0"/>
          <w:marTop w:val="0"/>
          <w:marBottom w:val="0"/>
          <w:divBdr>
            <w:top w:val="none" w:sz="0" w:space="0" w:color="auto"/>
            <w:left w:val="none" w:sz="0" w:space="0" w:color="auto"/>
            <w:bottom w:val="none" w:sz="0" w:space="0" w:color="auto"/>
            <w:right w:val="none" w:sz="0" w:space="0" w:color="auto"/>
          </w:divBdr>
        </w:div>
        <w:div w:id="491602594">
          <w:marLeft w:val="480"/>
          <w:marRight w:val="0"/>
          <w:marTop w:val="0"/>
          <w:marBottom w:val="0"/>
          <w:divBdr>
            <w:top w:val="none" w:sz="0" w:space="0" w:color="auto"/>
            <w:left w:val="none" w:sz="0" w:space="0" w:color="auto"/>
            <w:bottom w:val="none" w:sz="0" w:space="0" w:color="auto"/>
            <w:right w:val="none" w:sz="0" w:space="0" w:color="auto"/>
          </w:divBdr>
        </w:div>
        <w:div w:id="1803498608">
          <w:marLeft w:val="480"/>
          <w:marRight w:val="0"/>
          <w:marTop w:val="0"/>
          <w:marBottom w:val="0"/>
          <w:divBdr>
            <w:top w:val="none" w:sz="0" w:space="0" w:color="auto"/>
            <w:left w:val="none" w:sz="0" w:space="0" w:color="auto"/>
            <w:bottom w:val="none" w:sz="0" w:space="0" w:color="auto"/>
            <w:right w:val="none" w:sz="0" w:space="0" w:color="auto"/>
          </w:divBdr>
        </w:div>
        <w:div w:id="916399841">
          <w:marLeft w:val="480"/>
          <w:marRight w:val="0"/>
          <w:marTop w:val="0"/>
          <w:marBottom w:val="0"/>
          <w:divBdr>
            <w:top w:val="none" w:sz="0" w:space="0" w:color="auto"/>
            <w:left w:val="none" w:sz="0" w:space="0" w:color="auto"/>
            <w:bottom w:val="none" w:sz="0" w:space="0" w:color="auto"/>
            <w:right w:val="none" w:sz="0" w:space="0" w:color="auto"/>
          </w:divBdr>
        </w:div>
        <w:div w:id="390202424">
          <w:marLeft w:val="480"/>
          <w:marRight w:val="0"/>
          <w:marTop w:val="0"/>
          <w:marBottom w:val="0"/>
          <w:divBdr>
            <w:top w:val="none" w:sz="0" w:space="0" w:color="auto"/>
            <w:left w:val="none" w:sz="0" w:space="0" w:color="auto"/>
            <w:bottom w:val="none" w:sz="0" w:space="0" w:color="auto"/>
            <w:right w:val="none" w:sz="0" w:space="0" w:color="auto"/>
          </w:divBdr>
        </w:div>
        <w:div w:id="1867213923">
          <w:marLeft w:val="480"/>
          <w:marRight w:val="0"/>
          <w:marTop w:val="0"/>
          <w:marBottom w:val="0"/>
          <w:divBdr>
            <w:top w:val="none" w:sz="0" w:space="0" w:color="auto"/>
            <w:left w:val="none" w:sz="0" w:space="0" w:color="auto"/>
            <w:bottom w:val="none" w:sz="0" w:space="0" w:color="auto"/>
            <w:right w:val="none" w:sz="0" w:space="0" w:color="auto"/>
          </w:divBdr>
        </w:div>
        <w:div w:id="1063791823">
          <w:marLeft w:val="480"/>
          <w:marRight w:val="0"/>
          <w:marTop w:val="0"/>
          <w:marBottom w:val="0"/>
          <w:divBdr>
            <w:top w:val="none" w:sz="0" w:space="0" w:color="auto"/>
            <w:left w:val="none" w:sz="0" w:space="0" w:color="auto"/>
            <w:bottom w:val="none" w:sz="0" w:space="0" w:color="auto"/>
            <w:right w:val="none" w:sz="0" w:space="0" w:color="auto"/>
          </w:divBdr>
        </w:div>
        <w:div w:id="154423194">
          <w:marLeft w:val="480"/>
          <w:marRight w:val="0"/>
          <w:marTop w:val="0"/>
          <w:marBottom w:val="0"/>
          <w:divBdr>
            <w:top w:val="none" w:sz="0" w:space="0" w:color="auto"/>
            <w:left w:val="none" w:sz="0" w:space="0" w:color="auto"/>
            <w:bottom w:val="none" w:sz="0" w:space="0" w:color="auto"/>
            <w:right w:val="none" w:sz="0" w:space="0" w:color="auto"/>
          </w:divBdr>
        </w:div>
        <w:div w:id="1670866364">
          <w:marLeft w:val="480"/>
          <w:marRight w:val="0"/>
          <w:marTop w:val="0"/>
          <w:marBottom w:val="0"/>
          <w:divBdr>
            <w:top w:val="none" w:sz="0" w:space="0" w:color="auto"/>
            <w:left w:val="none" w:sz="0" w:space="0" w:color="auto"/>
            <w:bottom w:val="none" w:sz="0" w:space="0" w:color="auto"/>
            <w:right w:val="none" w:sz="0" w:space="0" w:color="auto"/>
          </w:divBdr>
        </w:div>
        <w:div w:id="2015834227">
          <w:marLeft w:val="480"/>
          <w:marRight w:val="0"/>
          <w:marTop w:val="0"/>
          <w:marBottom w:val="0"/>
          <w:divBdr>
            <w:top w:val="none" w:sz="0" w:space="0" w:color="auto"/>
            <w:left w:val="none" w:sz="0" w:space="0" w:color="auto"/>
            <w:bottom w:val="none" w:sz="0" w:space="0" w:color="auto"/>
            <w:right w:val="none" w:sz="0" w:space="0" w:color="auto"/>
          </w:divBdr>
        </w:div>
        <w:div w:id="1099836244">
          <w:marLeft w:val="480"/>
          <w:marRight w:val="0"/>
          <w:marTop w:val="0"/>
          <w:marBottom w:val="0"/>
          <w:divBdr>
            <w:top w:val="none" w:sz="0" w:space="0" w:color="auto"/>
            <w:left w:val="none" w:sz="0" w:space="0" w:color="auto"/>
            <w:bottom w:val="none" w:sz="0" w:space="0" w:color="auto"/>
            <w:right w:val="none" w:sz="0" w:space="0" w:color="auto"/>
          </w:divBdr>
        </w:div>
      </w:divsChild>
    </w:div>
    <w:div w:id="1346251141">
      <w:bodyDiv w:val="1"/>
      <w:marLeft w:val="0"/>
      <w:marRight w:val="0"/>
      <w:marTop w:val="0"/>
      <w:marBottom w:val="0"/>
      <w:divBdr>
        <w:top w:val="none" w:sz="0" w:space="0" w:color="auto"/>
        <w:left w:val="none" w:sz="0" w:space="0" w:color="auto"/>
        <w:bottom w:val="none" w:sz="0" w:space="0" w:color="auto"/>
        <w:right w:val="none" w:sz="0" w:space="0" w:color="auto"/>
      </w:divBdr>
    </w:div>
    <w:div w:id="1346327684">
      <w:bodyDiv w:val="1"/>
      <w:marLeft w:val="0"/>
      <w:marRight w:val="0"/>
      <w:marTop w:val="0"/>
      <w:marBottom w:val="0"/>
      <w:divBdr>
        <w:top w:val="none" w:sz="0" w:space="0" w:color="auto"/>
        <w:left w:val="none" w:sz="0" w:space="0" w:color="auto"/>
        <w:bottom w:val="none" w:sz="0" w:space="0" w:color="auto"/>
        <w:right w:val="none" w:sz="0" w:space="0" w:color="auto"/>
      </w:divBdr>
    </w:div>
    <w:div w:id="1346398358">
      <w:bodyDiv w:val="1"/>
      <w:marLeft w:val="0"/>
      <w:marRight w:val="0"/>
      <w:marTop w:val="0"/>
      <w:marBottom w:val="0"/>
      <w:divBdr>
        <w:top w:val="none" w:sz="0" w:space="0" w:color="auto"/>
        <w:left w:val="none" w:sz="0" w:space="0" w:color="auto"/>
        <w:bottom w:val="none" w:sz="0" w:space="0" w:color="auto"/>
        <w:right w:val="none" w:sz="0" w:space="0" w:color="auto"/>
      </w:divBdr>
    </w:div>
    <w:div w:id="1346786004">
      <w:bodyDiv w:val="1"/>
      <w:marLeft w:val="0"/>
      <w:marRight w:val="0"/>
      <w:marTop w:val="0"/>
      <w:marBottom w:val="0"/>
      <w:divBdr>
        <w:top w:val="none" w:sz="0" w:space="0" w:color="auto"/>
        <w:left w:val="none" w:sz="0" w:space="0" w:color="auto"/>
        <w:bottom w:val="none" w:sz="0" w:space="0" w:color="auto"/>
        <w:right w:val="none" w:sz="0" w:space="0" w:color="auto"/>
      </w:divBdr>
      <w:divsChild>
        <w:div w:id="976377565">
          <w:marLeft w:val="0"/>
          <w:marRight w:val="0"/>
          <w:marTop w:val="0"/>
          <w:marBottom w:val="0"/>
          <w:divBdr>
            <w:top w:val="none" w:sz="0" w:space="0" w:color="auto"/>
            <w:left w:val="none" w:sz="0" w:space="0" w:color="auto"/>
            <w:bottom w:val="none" w:sz="0" w:space="0" w:color="auto"/>
            <w:right w:val="none" w:sz="0" w:space="0" w:color="auto"/>
          </w:divBdr>
        </w:div>
        <w:div w:id="1997957401">
          <w:marLeft w:val="0"/>
          <w:marRight w:val="0"/>
          <w:marTop w:val="0"/>
          <w:marBottom w:val="0"/>
          <w:divBdr>
            <w:top w:val="none" w:sz="0" w:space="0" w:color="auto"/>
            <w:left w:val="none" w:sz="0" w:space="0" w:color="auto"/>
            <w:bottom w:val="none" w:sz="0" w:space="0" w:color="auto"/>
            <w:right w:val="none" w:sz="0" w:space="0" w:color="auto"/>
          </w:divBdr>
        </w:div>
        <w:div w:id="2135974267">
          <w:marLeft w:val="0"/>
          <w:marRight w:val="0"/>
          <w:marTop w:val="0"/>
          <w:marBottom w:val="0"/>
          <w:divBdr>
            <w:top w:val="none" w:sz="0" w:space="0" w:color="auto"/>
            <w:left w:val="none" w:sz="0" w:space="0" w:color="auto"/>
            <w:bottom w:val="none" w:sz="0" w:space="0" w:color="auto"/>
            <w:right w:val="none" w:sz="0" w:space="0" w:color="auto"/>
          </w:divBdr>
        </w:div>
        <w:div w:id="1341734648">
          <w:marLeft w:val="0"/>
          <w:marRight w:val="0"/>
          <w:marTop w:val="0"/>
          <w:marBottom w:val="0"/>
          <w:divBdr>
            <w:top w:val="none" w:sz="0" w:space="0" w:color="auto"/>
            <w:left w:val="none" w:sz="0" w:space="0" w:color="auto"/>
            <w:bottom w:val="none" w:sz="0" w:space="0" w:color="auto"/>
            <w:right w:val="none" w:sz="0" w:space="0" w:color="auto"/>
          </w:divBdr>
        </w:div>
        <w:div w:id="1050574735">
          <w:marLeft w:val="0"/>
          <w:marRight w:val="0"/>
          <w:marTop w:val="0"/>
          <w:marBottom w:val="0"/>
          <w:divBdr>
            <w:top w:val="none" w:sz="0" w:space="0" w:color="auto"/>
            <w:left w:val="none" w:sz="0" w:space="0" w:color="auto"/>
            <w:bottom w:val="none" w:sz="0" w:space="0" w:color="auto"/>
            <w:right w:val="none" w:sz="0" w:space="0" w:color="auto"/>
          </w:divBdr>
        </w:div>
        <w:div w:id="1330475611">
          <w:marLeft w:val="0"/>
          <w:marRight w:val="0"/>
          <w:marTop w:val="0"/>
          <w:marBottom w:val="0"/>
          <w:divBdr>
            <w:top w:val="none" w:sz="0" w:space="0" w:color="auto"/>
            <w:left w:val="none" w:sz="0" w:space="0" w:color="auto"/>
            <w:bottom w:val="none" w:sz="0" w:space="0" w:color="auto"/>
            <w:right w:val="none" w:sz="0" w:space="0" w:color="auto"/>
          </w:divBdr>
        </w:div>
        <w:div w:id="1064645075">
          <w:marLeft w:val="0"/>
          <w:marRight w:val="0"/>
          <w:marTop w:val="0"/>
          <w:marBottom w:val="0"/>
          <w:divBdr>
            <w:top w:val="none" w:sz="0" w:space="0" w:color="auto"/>
            <w:left w:val="none" w:sz="0" w:space="0" w:color="auto"/>
            <w:bottom w:val="none" w:sz="0" w:space="0" w:color="auto"/>
            <w:right w:val="none" w:sz="0" w:space="0" w:color="auto"/>
          </w:divBdr>
        </w:div>
        <w:div w:id="1949507781">
          <w:marLeft w:val="0"/>
          <w:marRight w:val="0"/>
          <w:marTop w:val="0"/>
          <w:marBottom w:val="0"/>
          <w:divBdr>
            <w:top w:val="none" w:sz="0" w:space="0" w:color="auto"/>
            <w:left w:val="none" w:sz="0" w:space="0" w:color="auto"/>
            <w:bottom w:val="none" w:sz="0" w:space="0" w:color="auto"/>
            <w:right w:val="none" w:sz="0" w:space="0" w:color="auto"/>
          </w:divBdr>
        </w:div>
        <w:div w:id="778179216">
          <w:marLeft w:val="0"/>
          <w:marRight w:val="0"/>
          <w:marTop w:val="0"/>
          <w:marBottom w:val="0"/>
          <w:divBdr>
            <w:top w:val="none" w:sz="0" w:space="0" w:color="auto"/>
            <w:left w:val="none" w:sz="0" w:space="0" w:color="auto"/>
            <w:bottom w:val="none" w:sz="0" w:space="0" w:color="auto"/>
            <w:right w:val="none" w:sz="0" w:space="0" w:color="auto"/>
          </w:divBdr>
        </w:div>
        <w:div w:id="964428685">
          <w:marLeft w:val="0"/>
          <w:marRight w:val="0"/>
          <w:marTop w:val="0"/>
          <w:marBottom w:val="0"/>
          <w:divBdr>
            <w:top w:val="none" w:sz="0" w:space="0" w:color="auto"/>
            <w:left w:val="none" w:sz="0" w:space="0" w:color="auto"/>
            <w:bottom w:val="none" w:sz="0" w:space="0" w:color="auto"/>
            <w:right w:val="none" w:sz="0" w:space="0" w:color="auto"/>
          </w:divBdr>
        </w:div>
        <w:div w:id="1227760818">
          <w:marLeft w:val="0"/>
          <w:marRight w:val="0"/>
          <w:marTop w:val="0"/>
          <w:marBottom w:val="0"/>
          <w:divBdr>
            <w:top w:val="none" w:sz="0" w:space="0" w:color="auto"/>
            <w:left w:val="none" w:sz="0" w:space="0" w:color="auto"/>
            <w:bottom w:val="none" w:sz="0" w:space="0" w:color="auto"/>
            <w:right w:val="none" w:sz="0" w:space="0" w:color="auto"/>
          </w:divBdr>
        </w:div>
        <w:div w:id="1473059513">
          <w:marLeft w:val="0"/>
          <w:marRight w:val="0"/>
          <w:marTop w:val="0"/>
          <w:marBottom w:val="0"/>
          <w:divBdr>
            <w:top w:val="none" w:sz="0" w:space="0" w:color="auto"/>
            <w:left w:val="none" w:sz="0" w:space="0" w:color="auto"/>
            <w:bottom w:val="none" w:sz="0" w:space="0" w:color="auto"/>
            <w:right w:val="none" w:sz="0" w:space="0" w:color="auto"/>
          </w:divBdr>
        </w:div>
        <w:div w:id="903027439">
          <w:marLeft w:val="0"/>
          <w:marRight w:val="0"/>
          <w:marTop w:val="0"/>
          <w:marBottom w:val="0"/>
          <w:divBdr>
            <w:top w:val="none" w:sz="0" w:space="0" w:color="auto"/>
            <w:left w:val="none" w:sz="0" w:space="0" w:color="auto"/>
            <w:bottom w:val="none" w:sz="0" w:space="0" w:color="auto"/>
            <w:right w:val="none" w:sz="0" w:space="0" w:color="auto"/>
          </w:divBdr>
        </w:div>
        <w:div w:id="1365861691">
          <w:marLeft w:val="0"/>
          <w:marRight w:val="0"/>
          <w:marTop w:val="0"/>
          <w:marBottom w:val="0"/>
          <w:divBdr>
            <w:top w:val="none" w:sz="0" w:space="0" w:color="auto"/>
            <w:left w:val="none" w:sz="0" w:space="0" w:color="auto"/>
            <w:bottom w:val="none" w:sz="0" w:space="0" w:color="auto"/>
            <w:right w:val="none" w:sz="0" w:space="0" w:color="auto"/>
          </w:divBdr>
        </w:div>
        <w:div w:id="1095711488">
          <w:marLeft w:val="0"/>
          <w:marRight w:val="0"/>
          <w:marTop w:val="0"/>
          <w:marBottom w:val="0"/>
          <w:divBdr>
            <w:top w:val="none" w:sz="0" w:space="0" w:color="auto"/>
            <w:left w:val="none" w:sz="0" w:space="0" w:color="auto"/>
            <w:bottom w:val="none" w:sz="0" w:space="0" w:color="auto"/>
            <w:right w:val="none" w:sz="0" w:space="0" w:color="auto"/>
          </w:divBdr>
        </w:div>
        <w:div w:id="424611696">
          <w:marLeft w:val="0"/>
          <w:marRight w:val="0"/>
          <w:marTop w:val="0"/>
          <w:marBottom w:val="0"/>
          <w:divBdr>
            <w:top w:val="none" w:sz="0" w:space="0" w:color="auto"/>
            <w:left w:val="none" w:sz="0" w:space="0" w:color="auto"/>
            <w:bottom w:val="none" w:sz="0" w:space="0" w:color="auto"/>
            <w:right w:val="none" w:sz="0" w:space="0" w:color="auto"/>
          </w:divBdr>
        </w:div>
        <w:div w:id="1445076371">
          <w:marLeft w:val="0"/>
          <w:marRight w:val="0"/>
          <w:marTop w:val="0"/>
          <w:marBottom w:val="0"/>
          <w:divBdr>
            <w:top w:val="none" w:sz="0" w:space="0" w:color="auto"/>
            <w:left w:val="none" w:sz="0" w:space="0" w:color="auto"/>
            <w:bottom w:val="none" w:sz="0" w:space="0" w:color="auto"/>
            <w:right w:val="none" w:sz="0" w:space="0" w:color="auto"/>
          </w:divBdr>
        </w:div>
        <w:div w:id="345986979">
          <w:marLeft w:val="0"/>
          <w:marRight w:val="0"/>
          <w:marTop w:val="0"/>
          <w:marBottom w:val="0"/>
          <w:divBdr>
            <w:top w:val="none" w:sz="0" w:space="0" w:color="auto"/>
            <w:left w:val="none" w:sz="0" w:space="0" w:color="auto"/>
            <w:bottom w:val="none" w:sz="0" w:space="0" w:color="auto"/>
            <w:right w:val="none" w:sz="0" w:space="0" w:color="auto"/>
          </w:divBdr>
        </w:div>
        <w:div w:id="848251317">
          <w:marLeft w:val="0"/>
          <w:marRight w:val="0"/>
          <w:marTop w:val="0"/>
          <w:marBottom w:val="0"/>
          <w:divBdr>
            <w:top w:val="none" w:sz="0" w:space="0" w:color="auto"/>
            <w:left w:val="none" w:sz="0" w:space="0" w:color="auto"/>
            <w:bottom w:val="none" w:sz="0" w:space="0" w:color="auto"/>
            <w:right w:val="none" w:sz="0" w:space="0" w:color="auto"/>
          </w:divBdr>
        </w:div>
        <w:div w:id="1115246646">
          <w:marLeft w:val="0"/>
          <w:marRight w:val="0"/>
          <w:marTop w:val="0"/>
          <w:marBottom w:val="0"/>
          <w:divBdr>
            <w:top w:val="none" w:sz="0" w:space="0" w:color="auto"/>
            <w:left w:val="none" w:sz="0" w:space="0" w:color="auto"/>
            <w:bottom w:val="none" w:sz="0" w:space="0" w:color="auto"/>
            <w:right w:val="none" w:sz="0" w:space="0" w:color="auto"/>
          </w:divBdr>
        </w:div>
        <w:div w:id="1198354797">
          <w:marLeft w:val="0"/>
          <w:marRight w:val="0"/>
          <w:marTop w:val="0"/>
          <w:marBottom w:val="0"/>
          <w:divBdr>
            <w:top w:val="none" w:sz="0" w:space="0" w:color="auto"/>
            <w:left w:val="none" w:sz="0" w:space="0" w:color="auto"/>
            <w:bottom w:val="none" w:sz="0" w:space="0" w:color="auto"/>
            <w:right w:val="none" w:sz="0" w:space="0" w:color="auto"/>
          </w:divBdr>
        </w:div>
        <w:div w:id="77096328">
          <w:marLeft w:val="0"/>
          <w:marRight w:val="0"/>
          <w:marTop w:val="0"/>
          <w:marBottom w:val="0"/>
          <w:divBdr>
            <w:top w:val="none" w:sz="0" w:space="0" w:color="auto"/>
            <w:left w:val="none" w:sz="0" w:space="0" w:color="auto"/>
            <w:bottom w:val="none" w:sz="0" w:space="0" w:color="auto"/>
            <w:right w:val="none" w:sz="0" w:space="0" w:color="auto"/>
          </w:divBdr>
        </w:div>
        <w:div w:id="831406455">
          <w:marLeft w:val="0"/>
          <w:marRight w:val="0"/>
          <w:marTop w:val="0"/>
          <w:marBottom w:val="0"/>
          <w:divBdr>
            <w:top w:val="none" w:sz="0" w:space="0" w:color="auto"/>
            <w:left w:val="none" w:sz="0" w:space="0" w:color="auto"/>
            <w:bottom w:val="none" w:sz="0" w:space="0" w:color="auto"/>
            <w:right w:val="none" w:sz="0" w:space="0" w:color="auto"/>
          </w:divBdr>
        </w:div>
        <w:div w:id="458766395">
          <w:marLeft w:val="0"/>
          <w:marRight w:val="0"/>
          <w:marTop w:val="0"/>
          <w:marBottom w:val="0"/>
          <w:divBdr>
            <w:top w:val="none" w:sz="0" w:space="0" w:color="auto"/>
            <w:left w:val="none" w:sz="0" w:space="0" w:color="auto"/>
            <w:bottom w:val="none" w:sz="0" w:space="0" w:color="auto"/>
            <w:right w:val="none" w:sz="0" w:space="0" w:color="auto"/>
          </w:divBdr>
        </w:div>
        <w:div w:id="957175769">
          <w:marLeft w:val="0"/>
          <w:marRight w:val="0"/>
          <w:marTop w:val="0"/>
          <w:marBottom w:val="0"/>
          <w:divBdr>
            <w:top w:val="none" w:sz="0" w:space="0" w:color="auto"/>
            <w:left w:val="none" w:sz="0" w:space="0" w:color="auto"/>
            <w:bottom w:val="none" w:sz="0" w:space="0" w:color="auto"/>
            <w:right w:val="none" w:sz="0" w:space="0" w:color="auto"/>
          </w:divBdr>
        </w:div>
        <w:div w:id="1249654078">
          <w:marLeft w:val="0"/>
          <w:marRight w:val="0"/>
          <w:marTop w:val="0"/>
          <w:marBottom w:val="0"/>
          <w:divBdr>
            <w:top w:val="none" w:sz="0" w:space="0" w:color="auto"/>
            <w:left w:val="none" w:sz="0" w:space="0" w:color="auto"/>
            <w:bottom w:val="none" w:sz="0" w:space="0" w:color="auto"/>
            <w:right w:val="none" w:sz="0" w:space="0" w:color="auto"/>
          </w:divBdr>
        </w:div>
        <w:div w:id="506482108">
          <w:marLeft w:val="0"/>
          <w:marRight w:val="0"/>
          <w:marTop w:val="0"/>
          <w:marBottom w:val="0"/>
          <w:divBdr>
            <w:top w:val="none" w:sz="0" w:space="0" w:color="auto"/>
            <w:left w:val="none" w:sz="0" w:space="0" w:color="auto"/>
            <w:bottom w:val="none" w:sz="0" w:space="0" w:color="auto"/>
            <w:right w:val="none" w:sz="0" w:space="0" w:color="auto"/>
          </w:divBdr>
        </w:div>
        <w:div w:id="1223709573">
          <w:marLeft w:val="0"/>
          <w:marRight w:val="0"/>
          <w:marTop w:val="0"/>
          <w:marBottom w:val="0"/>
          <w:divBdr>
            <w:top w:val="none" w:sz="0" w:space="0" w:color="auto"/>
            <w:left w:val="none" w:sz="0" w:space="0" w:color="auto"/>
            <w:bottom w:val="none" w:sz="0" w:space="0" w:color="auto"/>
            <w:right w:val="none" w:sz="0" w:space="0" w:color="auto"/>
          </w:divBdr>
        </w:div>
        <w:div w:id="738526112">
          <w:marLeft w:val="0"/>
          <w:marRight w:val="0"/>
          <w:marTop w:val="0"/>
          <w:marBottom w:val="0"/>
          <w:divBdr>
            <w:top w:val="none" w:sz="0" w:space="0" w:color="auto"/>
            <w:left w:val="none" w:sz="0" w:space="0" w:color="auto"/>
            <w:bottom w:val="none" w:sz="0" w:space="0" w:color="auto"/>
            <w:right w:val="none" w:sz="0" w:space="0" w:color="auto"/>
          </w:divBdr>
        </w:div>
        <w:div w:id="262996536">
          <w:marLeft w:val="0"/>
          <w:marRight w:val="0"/>
          <w:marTop w:val="0"/>
          <w:marBottom w:val="0"/>
          <w:divBdr>
            <w:top w:val="none" w:sz="0" w:space="0" w:color="auto"/>
            <w:left w:val="none" w:sz="0" w:space="0" w:color="auto"/>
            <w:bottom w:val="none" w:sz="0" w:space="0" w:color="auto"/>
            <w:right w:val="none" w:sz="0" w:space="0" w:color="auto"/>
          </w:divBdr>
        </w:div>
        <w:div w:id="654258178">
          <w:marLeft w:val="0"/>
          <w:marRight w:val="0"/>
          <w:marTop w:val="0"/>
          <w:marBottom w:val="0"/>
          <w:divBdr>
            <w:top w:val="none" w:sz="0" w:space="0" w:color="auto"/>
            <w:left w:val="none" w:sz="0" w:space="0" w:color="auto"/>
            <w:bottom w:val="none" w:sz="0" w:space="0" w:color="auto"/>
            <w:right w:val="none" w:sz="0" w:space="0" w:color="auto"/>
          </w:divBdr>
        </w:div>
        <w:div w:id="1113281349">
          <w:marLeft w:val="0"/>
          <w:marRight w:val="0"/>
          <w:marTop w:val="0"/>
          <w:marBottom w:val="0"/>
          <w:divBdr>
            <w:top w:val="none" w:sz="0" w:space="0" w:color="auto"/>
            <w:left w:val="none" w:sz="0" w:space="0" w:color="auto"/>
            <w:bottom w:val="none" w:sz="0" w:space="0" w:color="auto"/>
            <w:right w:val="none" w:sz="0" w:space="0" w:color="auto"/>
          </w:divBdr>
        </w:div>
        <w:div w:id="581792674">
          <w:marLeft w:val="0"/>
          <w:marRight w:val="0"/>
          <w:marTop w:val="0"/>
          <w:marBottom w:val="0"/>
          <w:divBdr>
            <w:top w:val="none" w:sz="0" w:space="0" w:color="auto"/>
            <w:left w:val="none" w:sz="0" w:space="0" w:color="auto"/>
            <w:bottom w:val="none" w:sz="0" w:space="0" w:color="auto"/>
            <w:right w:val="none" w:sz="0" w:space="0" w:color="auto"/>
          </w:divBdr>
        </w:div>
        <w:div w:id="1043015252">
          <w:marLeft w:val="0"/>
          <w:marRight w:val="0"/>
          <w:marTop w:val="0"/>
          <w:marBottom w:val="0"/>
          <w:divBdr>
            <w:top w:val="none" w:sz="0" w:space="0" w:color="auto"/>
            <w:left w:val="none" w:sz="0" w:space="0" w:color="auto"/>
            <w:bottom w:val="none" w:sz="0" w:space="0" w:color="auto"/>
            <w:right w:val="none" w:sz="0" w:space="0" w:color="auto"/>
          </w:divBdr>
        </w:div>
        <w:div w:id="1760709206">
          <w:marLeft w:val="0"/>
          <w:marRight w:val="0"/>
          <w:marTop w:val="0"/>
          <w:marBottom w:val="0"/>
          <w:divBdr>
            <w:top w:val="none" w:sz="0" w:space="0" w:color="auto"/>
            <w:left w:val="none" w:sz="0" w:space="0" w:color="auto"/>
            <w:bottom w:val="none" w:sz="0" w:space="0" w:color="auto"/>
            <w:right w:val="none" w:sz="0" w:space="0" w:color="auto"/>
          </w:divBdr>
        </w:div>
        <w:div w:id="1863471835">
          <w:marLeft w:val="0"/>
          <w:marRight w:val="0"/>
          <w:marTop w:val="0"/>
          <w:marBottom w:val="0"/>
          <w:divBdr>
            <w:top w:val="none" w:sz="0" w:space="0" w:color="auto"/>
            <w:left w:val="none" w:sz="0" w:space="0" w:color="auto"/>
            <w:bottom w:val="none" w:sz="0" w:space="0" w:color="auto"/>
            <w:right w:val="none" w:sz="0" w:space="0" w:color="auto"/>
          </w:divBdr>
        </w:div>
        <w:div w:id="778527237">
          <w:marLeft w:val="0"/>
          <w:marRight w:val="0"/>
          <w:marTop w:val="0"/>
          <w:marBottom w:val="0"/>
          <w:divBdr>
            <w:top w:val="none" w:sz="0" w:space="0" w:color="auto"/>
            <w:left w:val="none" w:sz="0" w:space="0" w:color="auto"/>
            <w:bottom w:val="none" w:sz="0" w:space="0" w:color="auto"/>
            <w:right w:val="none" w:sz="0" w:space="0" w:color="auto"/>
          </w:divBdr>
        </w:div>
        <w:div w:id="1908878420">
          <w:marLeft w:val="0"/>
          <w:marRight w:val="0"/>
          <w:marTop w:val="0"/>
          <w:marBottom w:val="0"/>
          <w:divBdr>
            <w:top w:val="none" w:sz="0" w:space="0" w:color="auto"/>
            <w:left w:val="none" w:sz="0" w:space="0" w:color="auto"/>
            <w:bottom w:val="none" w:sz="0" w:space="0" w:color="auto"/>
            <w:right w:val="none" w:sz="0" w:space="0" w:color="auto"/>
          </w:divBdr>
        </w:div>
        <w:div w:id="684866696">
          <w:marLeft w:val="0"/>
          <w:marRight w:val="0"/>
          <w:marTop w:val="0"/>
          <w:marBottom w:val="0"/>
          <w:divBdr>
            <w:top w:val="none" w:sz="0" w:space="0" w:color="auto"/>
            <w:left w:val="none" w:sz="0" w:space="0" w:color="auto"/>
            <w:bottom w:val="none" w:sz="0" w:space="0" w:color="auto"/>
            <w:right w:val="none" w:sz="0" w:space="0" w:color="auto"/>
          </w:divBdr>
        </w:div>
      </w:divsChild>
    </w:div>
    <w:div w:id="1346900770">
      <w:bodyDiv w:val="1"/>
      <w:marLeft w:val="0"/>
      <w:marRight w:val="0"/>
      <w:marTop w:val="0"/>
      <w:marBottom w:val="0"/>
      <w:divBdr>
        <w:top w:val="none" w:sz="0" w:space="0" w:color="auto"/>
        <w:left w:val="none" w:sz="0" w:space="0" w:color="auto"/>
        <w:bottom w:val="none" w:sz="0" w:space="0" w:color="auto"/>
        <w:right w:val="none" w:sz="0" w:space="0" w:color="auto"/>
      </w:divBdr>
    </w:div>
    <w:div w:id="1346983979">
      <w:bodyDiv w:val="1"/>
      <w:marLeft w:val="0"/>
      <w:marRight w:val="0"/>
      <w:marTop w:val="0"/>
      <w:marBottom w:val="0"/>
      <w:divBdr>
        <w:top w:val="none" w:sz="0" w:space="0" w:color="auto"/>
        <w:left w:val="none" w:sz="0" w:space="0" w:color="auto"/>
        <w:bottom w:val="none" w:sz="0" w:space="0" w:color="auto"/>
        <w:right w:val="none" w:sz="0" w:space="0" w:color="auto"/>
      </w:divBdr>
    </w:div>
    <w:div w:id="1347320427">
      <w:bodyDiv w:val="1"/>
      <w:marLeft w:val="0"/>
      <w:marRight w:val="0"/>
      <w:marTop w:val="0"/>
      <w:marBottom w:val="0"/>
      <w:divBdr>
        <w:top w:val="none" w:sz="0" w:space="0" w:color="auto"/>
        <w:left w:val="none" w:sz="0" w:space="0" w:color="auto"/>
        <w:bottom w:val="none" w:sz="0" w:space="0" w:color="auto"/>
        <w:right w:val="none" w:sz="0" w:space="0" w:color="auto"/>
      </w:divBdr>
      <w:divsChild>
        <w:div w:id="1759713087">
          <w:marLeft w:val="480"/>
          <w:marRight w:val="0"/>
          <w:marTop w:val="0"/>
          <w:marBottom w:val="0"/>
          <w:divBdr>
            <w:top w:val="none" w:sz="0" w:space="0" w:color="auto"/>
            <w:left w:val="none" w:sz="0" w:space="0" w:color="auto"/>
            <w:bottom w:val="none" w:sz="0" w:space="0" w:color="auto"/>
            <w:right w:val="none" w:sz="0" w:space="0" w:color="auto"/>
          </w:divBdr>
        </w:div>
        <w:div w:id="1309479087">
          <w:marLeft w:val="480"/>
          <w:marRight w:val="0"/>
          <w:marTop w:val="0"/>
          <w:marBottom w:val="0"/>
          <w:divBdr>
            <w:top w:val="none" w:sz="0" w:space="0" w:color="auto"/>
            <w:left w:val="none" w:sz="0" w:space="0" w:color="auto"/>
            <w:bottom w:val="none" w:sz="0" w:space="0" w:color="auto"/>
            <w:right w:val="none" w:sz="0" w:space="0" w:color="auto"/>
          </w:divBdr>
        </w:div>
        <w:div w:id="233786079">
          <w:marLeft w:val="480"/>
          <w:marRight w:val="0"/>
          <w:marTop w:val="0"/>
          <w:marBottom w:val="0"/>
          <w:divBdr>
            <w:top w:val="none" w:sz="0" w:space="0" w:color="auto"/>
            <w:left w:val="none" w:sz="0" w:space="0" w:color="auto"/>
            <w:bottom w:val="none" w:sz="0" w:space="0" w:color="auto"/>
            <w:right w:val="none" w:sz="0" w:space="0" w:color="auto"/>
          </w:divBdr>
        </w:div>
        <w:div w:id="2041936415">
          <w:marLeft w:val="480"/>
          <w:marRight w:val="0"/>
          <w:marTop w:val="0"/>
          <w:marBottom w:val="0"/>
          <w:divBdr>
            <w:top w:val="none" w:sz="0" w:space="0" w:color="auto"/>
            <w:left w:val="none" w:sz="0" w:space="0" w:color="auto"/>
            <w:bottom w:val="none" w:sz="0" w:space="0" w:color="auto"/>
            <w:right w:val="none" w:sz="0" w:space="0" w:color="auto"/>
          </w:divBdr>
        </w:div>
        <w:div w:id="917591065">
          <w:marLeft w:val="480"/>
          <w:marRight w:val="0"/>
          <w:marTop w:val="0"/>
          <w:marBottom w:val="0"/>
          <w:divBdr>
            <w:top w:val="none" w:sz="0" w:space="0" w:color="auto"/>
            <w:left w:val="none" w:sz="0" w:space="0" w:color="auto"/>
            <w:bottom w:val="none" w:sz="0" w:space="0" w:color="auto"/>
            <w:right w:val="none" w:sz="0" w:space="0" w:color="auto"/>
          </w:divBdr>
        </w:div>
        <w:div w:id="1569875643">
          <w:marLeft w:val="480"/>
          <w:marRight w:val="0"/>
          <w:marTop w:val="0"/>
          <w:marBottom w:val="0"/>
          <w:divBdr>
            <w:top w:val="none" w:sz="0" w:space="0" w:color="auto"/>
            <w:left w:val="none" w:sz="0" w:space="0" w:color="auto"/>
            <w:bottom w:val="none" w:sz="0" w:space="0" w:color="auto"/>
            <w:right w:val="none" w:sz="0" w:space="0" w:color="auto"/>
          </w:divBdr>
        </w:div>
        <w:div w:id="960528240">
          <w:marLeft w:val="480"/>
          <w:marRight w:val="0"/>
          <w:marTop w:val="0"/>
          <w:marBottom w:val="0"/>
          <w:divBdr>
            <w:top w:val="none" w:sz="0" w:space="0" w:color="auto"/>
            <w:left w:val="none" w:sz="0" w:space="0" w:color="auto"/>
            <w:bottom w:val="none" w:sz="0" w:space="0" w:color="auto"/>
            <w:right w:val="none" w:sz="0" w:space="0" w:color="auto"/>
          </w:divBdr>
        </w:div>
        <w:div w:id="747725917">
          <w:marLeft w:val="480"/>
          <w:marRight w:val="0"/>
          <w:marTop w:val="0"/>
          <w:marBottom w:val="0"/>
          <w:divBdr>
            <w:top w:val="none" w:sz="0" w:space="0" w:color="auto"/>
            <w:left w:val="none" w:sz="0" w:space="0" w:color="auto"/>
            <w:bottom w:val="none" w:sz="0" w:space="0" w:color="auto"/>
            <w:right w:val="none" w:sz="0" w:space="0" w:color="auto"/>
          </w:divBdr>
        </w:div>
        <w:div w:id="1823542760">
          <w:marLeft w:val="480"/>
          <w:marRight w:val="0"/>
          <w:marTop w:val="0"/>
          <w:marBottom w:val="0"/>
          <w:divBdr>
            <w:top w:val="none" w:sz="0" w:space="0" w:color="auto"/>
            <w:left w:val="none" w:sz="0" w:space="0" w:color="auto"/>
            <w:bottom w:val="none" w:sz="0" w:space="0" w:color="auto"/>
            <w:right w:val="none" w:sz="0" w:space="0" w:color="auto"/>
          </w:divBdr>
        </w:div>
        <w:div w:id="374737152">
          <w:marLeft w:val="480"/>
          <w:marRight w:val="0"/>
          <w:marTop w:val="0"/>
          <w:marBottom w:val="0"/>
          <w:divBdr>
            <w:top w:val="none" w:sz="0" w:space="0" w:color="auto"/>
            <w:left w:val="none" w:sz="0" w:space="0" w:color="auto"/>
            <w:bottom w:val="none" w:sz="0" w:space="0" w:color="auto"/>
            <w:right w:val="none" w:sz="0" w:space="0" w:color="auto"/>
          </w:divBdr>
        </w:div>
        <w:div w:id="1144737737">
          <w:marLeft w:val="480"/>
          <w:marRight w:val="0"/>
          <w:marTop w:val="0"/>
          <w:marBottom w:val="0"/>
          <w:divBdr>
            <w:top w:val="none" w:sz="0" w:space="0" w:color="auto"/>
            <w:left w:val="none" w:sz="0" w:space="0" w:color="auto"/>
            <w:bottom w:val="none" w:sz="0" w:space="0" w:color="auto"/>
            <w:right w:val="none" w:sz="0" w:space="0" w:color="auto"/>
          </w:divBdr>
        </w:div>
        <w:div w:id="2018581218">
          <w:marLeft w:val="480"/>
          <w:marRight w:val="0"/>
          <w:marTop w:val="0"/>
          <w:marBottom w:val="0"/>
          <w:divBdr>
            <w:top w:val="none" w:sz="0" w:space="0" w:color="auto"/>
            <w:left w:val="none" w:sz="0" w:space="0" w:color="auto"/>
            <w:bottom w:val="none" w:sz="0" w:space="0" w:color="auto"/>
            <w:right w:val="none" w:sz="0" w:space="0" w:color="auto"/>
          </w:divBdr>
        </w:div>
        <w:div w:id="1890797719">
          <w:marLeft w:val="480"/>
          <w:marRight w:val="0"/>
          <w:marTop w:val="0"/>
          <w:marBottom w:val="0"/>
          <w:divBdr>
            <w:top w:val="none" w:sz="0" w:space="0" w:color="auto"/>
            <w:left w:val="none" w:sz="0" w:space="0" w:color="auto"/>
            <w:bottom w:val="none" w:sz="0" w:space="0" w:color="auto"/>
            <w:right w:val="none" w:sz="0" w:space="0" w:color="auto"/>
          </w:divBdr>
        </w:div>
        <w:div w:id="1860699332">
          <w:marLeft w:val="480"/>
          <w:marRight w:val="0"/>
          <w:marTop w:val="0"/>
          <w:marBottom w:val="0"/>
          <w:divBdr>
            <w:top w:val="none" w:sz="0" w:space="0" w:color="auto"/>
            <w:left w:val="none" w:sz="0" w:space="0" w:color="auto"/>
            <w:bottom w:val="none" w:sz="0" w:space="0" w:color="auto"/>
            <w:right w:val="none" w:sz="0" w:space="0" w:color="auto"/>
          </w:divBdr>
        </w:div>
        <w:div w:id="1255091039">
          <w:marLeft w:val="480"/>
          <w:marRight w:val="0"/>
          <w:marTop w:val="0"/>
          <w:marBottom w:val="0"/>
          <w:divBdr>
            <w:top w:val="none" w:sz="0" w:space="0" w:color="auto"/>
            <w:left w:val="none" w:sz="0" w:space="0" w:color="auto"/>
            <w:bottom w:val="none" w:sz="0" w:space="0" w:color="auto"/>
            <w:right w:val="none" w:sz="0" w:space="0" w:color="auto"/>
          </w:divBdr>
        </w:div>
        <w:div w:id="1953242993">
          <w:marLeft w:val="480"/>
          <w:marRight w:val="0"/>
          <w:marTop w:val="0"/>
          <w:marBottom w:val="0"/>
          <w:divBdr>
            <w:top w:val="none" w:sz="0" w:space="0" w:color="auto"/>
            <w:left w:val="none" w:sz="0" w:space="0" w:color="auto"/>
            <w:bottom w:val="none" w:sz="0" w:space="0" w:color="auto"/>
            <w:right w:val="none" w:sz="0" w:space="0" w:color="auto"/>
          </w:divBdr>
        </w:div>
        <w:div w:id="969634484">
          <w:marLeft w:val="480"/>
          <w:marRight w:val="0"/>
          <w:marTop w:val="0"/>
          <w:marBottom w:val="0"/>
          <w:divBdr>
            <w:top w:val="none" w:sz="0" w:space="0" w:color="auto"/>
            <w:left w:val="none" w:sz="0" w:space="0" w:color="auto"/>
            <w:bottom w:val="none" w:sz="0" w:space="0" w:color="auto"/>
            <w:right w:val="none" w:sz="0" w:space="0" w:color="auto"/>
          </w:divBdr>
        </w:div>
        <w:div w:id="448428802">
          <w:marLeft w:val="480"/>
          <w:marRight w:val="0"/>
          <w:marTop w:val="0"/>
          <w:marBottom w:val="0"/>
          <w:divBdr>
            <w:top w:val="none" w:sz="0" w:space="0" w:color="auto"/>
            <w:left w:val="none" w:sz="0" w:space="0" w:color="auto"/>
            <w:bottom w:val="none" w:sz="0" w:space="0" w:color="auto"/>
            <w:right w:val="none" w:sz="0" w:space="0" w:color="auto"/>
          </w:divBdr>
        </w:div>
        <w:div w:id="886526167">
          <w:marLeft w:val="480"/>
          <w:marRight w:val="0"/>
          <w:marTop w:val="0"/>
          <w:marBottom w:val="0"/>
          <w:divBdr>
            <w:top w:val="none" w:sz="0" w:space="0" w:color="auto"/>
            <w:left w:val="none" w:sz="0" w:space="0" w:color="auto"/>
            <w:bottom w:val="none" w:sz="0" w:space="0" w:color="auto"/>
            <w:right w:val="none" w:sz="0" w:space="0" w:color="auto"/>
          </w:divBdr>
        </w:div>
        <w:div w:id="1710104451">
          <w:marLeft w:val="480"/>
          <w:marRight w:val="0"/>
          <w:marTop w:val="0"/>
          <w:marBottom w:val="0"/>
          <w:divBdr>
            <w:top w:val="none" w:sz="0" w:space="0" w:color="auto"/>
            <w:left w:val="none" w:sz="0" w:space="0" w:color="auto"/>
            <w:bottom w:val="none" w:sz="0" w:space="0" w:color="auto"/>
            <w:right w:val="none" w:sz="0" w:space="0" w:color="auto"/>
          </w:divBdr>
        </w:div>
        <w:div w:id="2100561313">
          <w:marLeft w:val="480"/>
          <w:marRight w:val="0"/>
          <w:marTop w:val="0"/>
          <w:marBottom w:val="0"/>
          <w:divBdr>
            <w:top w:val="none" w:sz="0" w:space="0" w:color="auto"/>
            <w:left w:val="none" w:sz="0" w:space="0" w:color="auto"/>
            <w:bottom w:val="none" w:sz="0" w:space="0" w:color="auto"/>
            <w:right w:val="none" w:sz="0" w:space="0" w:color="auto"/>
          </w:divBdr>
        </w:div>
        <w:div w:id="2067223332">
          <w:marLeft w:val="480"/>
          <w:marRight w:val="0"/>
          <w:marTop w:val="0"/>
          <w:marBottom w:val="0"/>
          <w:divBdr>
            <w:top w:val="none" w:sz="0" w:space="0" w:color="auto"/>
            <w:left w:val="none" w:sz="0" w:space="0" w:color="auto"/>
            <w:bottom w:val="none" w:sz="0" w:space="0" w:color="auto"/>
            <w:right w:val="none" w:sz="0" w:space="0" w:color="auto"/>
          </w:divBdr>
        </w:div>
        <w:div w:id="671180444">
          <w:marLeft w:val="480"/>
          <w:marRight w:val="0"/>
          <w:marTop w:val="0"/>
          <w:marBottom w:val="0"/>
          <w:divBdr>
            <w:top w:val="none" w:sz="0" w:space="0" w:color="auto"/>
            <w:left w:val="none" w:sz="0" w:space="0" w:color="auto"/>
            <w:bottom w:val="none" w:sz="0" w:space="0" w:color="auto"/>
            <w:right w:val="none" w:sz="0" w:space="0" w:color="auto"/>
          </w:divBdr>
        </w:div>
        <w:div w:id="276640685">
          <w:marLeft w:val="480"/>
          <w:marRight w:val="0"/>
          <w:marTop w:val="0"/>
          <w:marBottom w:val="0"/>
          <w:divBdr>
            <w:top w:val="none" w:sz="0" w:space="0" w:color="auto"/>
            <w:left w:val="none" w:sz="0" w:space="0" w:color="auto"/>
            <w:bottom w:val="none" w:sz="0" w:space="0" w:color="auto"/>
            <w:right w:val="none" w:sz="0" w:space="0" w:color="auto"/>
          </w:divBdr>
        </w:div>
        <w:div w:id="149833961">
          <w:marLeft w:val="480"/>
          <w:marRight w:val="0"/>
          <w:marTop w:val="0"/>
          <w:marBottom w:val="0"/>
          <w:divBdr>
            <w:top w:val="none" w:sz="0" w:space="0" w:color="auto"/>
            <w:left w:val="none" w:sz="0" w:space="0" w:color="auto"/>
            <w:bottom w:val="none" w:sz="0" w:space="0" w:color="auto"/>
            <w:right w:val="none" w:sz="0" w:space="0" w:color="auto"/>
          </w:divBdr>
        </w:div>
        <w:div w:id="574242306">
          <w:marLeft w:val="480"/>
          <w:marRight w:val="0"/>
          <w:marTop w:val="0"/>
          <w:marBottom w:val="0"/>
          <w:divBdr>
            <w:top w:val="none" w:sz="0" w:space="0" w:color="auto"/>
            <w:left w:val="none" w:sz="0" w:space="0" w:color="auto"/>
            <w:bottom w:val="none" w:sz="0" w:space="0" w:color="auto"/>
            <w:right w:val="none" w:sz="0" w:space="0" w:color="auto"/>
          </w:divBdr>
        </w:div>
        <w:div w:id="1719738026">
          <w:marLeft w:val="480"/>
          <w:marRight w:val="0"/>
          <w:marTop w:val="0"/>
          <w:marBottom w:val="0"/>
          <w:divBdr>
            <w:top w:val="none" w:sz="0" w:space="0" w:color="auto"/>
            <w:left w:val="none" w:sz="0" w:space="0" w:color="auto"/>
            <w:bottom w:val="none" w:sz="0" w:space="0" w:color="auto"/>
            <w:right w:val="none" w:sz="0" w:space="0" w:color="auto"/>
          </w:divBdr>
        </w:div>
        <w:div w:id="1701735588">
          <w:marLeft w:val="480"/>
          <w:marRight w:val="0"/>
          <w:marTop w:val="0"/>
          <w:marBottom w:val="0"/>
          <w:divBdr>
            <w:top w:val="none" w:sz="0" w:space="0" w:color="auto"/>
            <w:left w:val="none" w:sz="0" w:space="0" w:color="auto"/>
            <w:bottom w:val="none" w:sz="0" w:space="0" w:color="auto"/>
            <w:right w:val="none" w:sz="0" w:space="0" w:color="auto"/>
          </w:divBdr>
        </w:div>
        <w:div w:id="19361673">
          <w:marLeft w:val="480"/>
          <w:marRight w:val="0"/>
          <w:marTop w:val="0"/>
          <w:marBottom w:val="0"/>
          <w:divBdr>
            <w:top w:val="none" w:sz="0" w:space="0" w:color="auto"/>
            <w:left w:val="none" w:sz="0" w:space="0" w:color="auto"/>
            <w:bottom w:val="none" w:sz="0" w:space="0" w:color="auto"/>
            <w:right w:val="none" w:sz="0" w:space="0" w:color="auto"/>
          </w:divBdr>
        </w:div>
        <w:div w:id="2050762905">
          <w:marLeft w:val="480"/>
          <w:marRight w:val="0"/>
          <w:marTop w:val="0"/>
          <w:marBottom w:val="0"/>
          <w:divBdr>
            <w:top w:val="none" w:sz="0" w:space="0" w:color="auto"/>
            <w:left w:val="none" w:sz="0" w:space="0" w:color="auto"/>
            <w:bottom w:val="none" w:sz="0" w:space="0" w:color="auto"/>
            <w:right w:val="none" w:sz="0" w:space="0" w:color="auto"/>
          </w:divBdr>
        </w:div>
        <w:div w:id="40984481">
          <w:marLeft w:val="480"/>
          <w:marRight w:val="0"/>
          <w:marTop w:val="0"/>
          <w:marBottom w:val="0"/>
          <w:divBdr>
            <w:top w:val="none" w:sz="0" w:space="0" w:color="auto"/>
            <w:left w:val="none" w:sz="0" w:space="0" w:color="auto"/>
            <w:bottom w:val="none" w:sz="0" w:space="0" w:color="auto"/>
            <w:right w:val="none" w:sz="0" w:space="0" w:color="auto"/>
          </w:divBdr>
        </w:div>
        <w:div w:id="1316491367">
          <w:marLeft w:val="480"/>
          <w:marRight w:val="0"/>
          <w:marTop w:val="0"/>
          <w:marBottom w:val="0"/>
          <w:divBdr>
            <w:top w:val="none" w:sz="0" w:space="0" w:color="auto"/>
            <w:left w:val="none" w:sz="0" w:space="0" w:color="auto"/>
            <w:bottom w:val="none" w:sz="0" w:space="0" w:color="auto"/>
            <w:right w:val="none" w:sz="0" w:space="0" w:color="auto"/>
          </w:divBdr>
        </w:div>
      </w:divsChild>
    </w:div>
    <w:div w:id="1348214194">
      <w:bodyDiv w:val="1"/>
      <w:marLeft w:val="0"/>
      <w:marRight w:val="0"/>
      <w:marTop w:val="0"/>
      <w:marBottom w:val="0"/>
      <w:divBdr>
        <w:top w:val="none" w:sz="0" w:space="0" w:color="auto"/>
        <w:left w:val="none" w:sz="0" w:space="0" w:color="auto"/>
        <w:bottom w:val="none" w:sz="0" w:space="0" w:color="auto"/>
        <w:right w:val="none" w:sz="0" w:space="0" w:color="auto"/>
      </w:divBdr>
    </w:div>
    <w:div w:id="1348630790">
      <w:bodyDiv w:val="1"/>
      <w:marLeft w:val="0"/>
      <w:marRight w:val="0"/>
      <w:marTop w:val="0"/>
      <w:marBottom w:val="0"/>
      <w:divBdr>
        <w:top w:val="none" w:sz="0" w:space="0" w:color="auto"/>
        <w:left w:val="none" w:sz="0" w:space="0" w:color="auto"/>
        <w:bottom w:val="none" w:sz="0" w:space="0" w:color="auto"/>
        <w:right w:val="none" w:sz="0" w:space="0" w:color="auto"/>
      </w:divBdr>
    </w:div>
    <w:div w:id="1348828008">
      <w:bodyDiv w:val="1"/>
      <w:marLeft w:val="0"/>
      <w:marRight w:val="0"/>
      <w:marTop w:val="0"/>
      <w:marBottom w:val="0"/>
      <w:divBdr>
        <w:top w:val="none" w:sz="0" w:space="0" w:color="auto"/>
        <w:left w:val="none" w:sz="0" w:space="0" w:color="auto"/>
        <w:bottom w:val="none" w:sz="0" w:space="0" w:color="auto"/>
        <w:right w:val="none" w:sz="0" w:space="0" w:color="auto"/>
      </w:divBdr>
    </w:div>
    <w:div w:id="1349021080">
      <w:bodyDiv w:val="1"/>
      <w:marLeft w:val="0"/>
      <w:marRight w:val="0"/>
      <w:marTop w:val="0"/>
      <w:marBottom w:val="0"/>
      <w:divBdr>
        <w:top w:val="none" w:sz="0" w:space="0" w:color="auto"/>
        <w:left w:val="none" w:sz="0" w:space="0" w:color="auto"/>
        <w:bottom w:val="none" w:sz="0" w:space="0" w:color="auto"/>
        <w:right w:val="none" w:sz="0" w:space="0" w:color="auto"/>
      </w:divBdr>
    </w:div>
    <w:div w:id="1349138114">
      <w:bodyDiv w:val="1"/>
      <w:marLeft w:val="0"/>
      <w:marRight w:val="0"/>
      <w:marTop w:val="0"/>
      <w:marBottom w:val="0"/>
      <w:divBdr>
        <w:top w:val="none" w:sz="0" w:space="0" w:color="auto"/>
        <w:left w:val="none" w:sz="0" w:space="0" w:color="auto"/>
        <w:bottom w:val="none" w:sz="0" w:space="0" w:color="auto"/>
        <w:right w:val="none" w:sz="0" w:space="0" w:color="auto"/>
      </w:divBdr>
    </w:div>
    <w:div w:id="1349523173">
      <w:bodyDiv w:val="1"/>
      <w:marLeft w:val="0"/>
      <w:marRight w:val="0"/>
      <w:marTop w:val="0"/>
      <w:marBottom w:val="0"/>
      <w:divBdr>
        <w:top w:val="none" w:sz="0" w:space="0" w:color="auto"/>
        <w:left w:val="none" w:sz="0" w:space="0" w:color="auto"/>
        <w:bottom w:val="none" w:sz="0" w:space="0" w:color="auto"/>
        <w:right w:val="none" w:sz="0" w:space="0" w:color="auto"/>
      </w:divBdr>
    </w:div>
    <w:div w:id="1349719717">
      <w:bodyDiv w:val="1"/>
      <w:marLeft w:val="0"/>
      <w:marRight w:val="0"/>
      <w:marTop w:val="0"/>
      <w:marBottom w:val="0"/>
      <w:divBdr>
        <w:top w:val="none" w:sz="0" w:space="0" w:color="auto"/>
        <w:left w:val="none" w:sz="0" w:space="0" w:color="auto"/>
        <w:bottom w:val="none" w:sz="0" w:space="0" w:color="auto"/>
        <w:right w:val="none" w:sz="0" w:space="0" w:color="auto"/>
      </w:divBdr>
    </w:div>
    <w:div w:id="1349797691">
      <w:bodyDiv w:val="1"/>
      <w:marLeft w:val="0"/>
      <w:marRight w:val="0"/>
      <w:marTop w:val="0"/>
      <w:marBottom w:val="0"/>
      <w:divBdr>
        <w:top w:val="none" w:sz="0" w:space="0" w:color="auto"/>
        <w:left w:val="none" w:sz="0" w:space="0" w:color="auto"/>
        <w:bottom w:val="none" w:sz="0" w:space="0" w:color="auto"/>
        <w:right w:val="none" w:sz="0" w:space="0" w:color="auto"/>
      </w:divBdr>
    </w:div>
    <w:div w:id="1349912052">
      <w:bodyDiv w:val="1"/>
      <w:marLeft w:val="0"/>
      <w:marRight w:val="0"/>
      <w:marTop w:val="0"/>
      <w:marBottom w:val="0"/>
      <w:divBdr>
        <w:top w:val="none" w:sz="0" w:space="0" w:color="auto"/>
        <w:left w:val="none" w:sz="0" w:space="0" w:color="auto"/>
        <w:bottom w:val="none" w:sz="0" w:space="0" w:color="auto"/>
        <w:right w:val="none" w:sz="0" w:space="0" w:color="auto"/>
      </w:divBdr>
    </w:div>
    <w:div w:id="1349941030">
      <w:bodyDiv w:val="1"/>
      <w:marLeft w:val="0"/>
      <w:marRight w:val="0"/>
      <w:marTop w:val="0"/>
      <w:marBottom w:val="0"/>
      <w:divBdr>
        <w:top w:val="none" w:sz="0" w:space="0" w:color="auto"/>
        <w:left w:val="none" w:sz="0" w:space="0" w:color="auto"/>
        <w:bottom w:val="none" w:sz="0" w:space="0" w:color="auto"/>
        <w:right w:val="none" w:sz="0" w:space="0" w:color="auto"/>
      </w:divBdr>
    </w:div>
    <w:div w:id="1350060573">
      <w:bodyDiv w:val="1"/>
      <w:marLeft w:val="0"/>
      <w:marRight w:val="0"/>
      <w:marTop w:val="0"/>
      <w:marBottom w:val="0"/>
      <w:divBdr>
        <w:top w:val="none" w:sz="0" w:space="0" w:color="auto"/>
        <w:left w:val="none" w:sz="0" w:space="0" w:color="auto"/>
        <w:bottom w:val="none" w:sz="0" w:space="0" w:color="auto"/>
        <w:right w:val="none" w:sz="0" w:space="0" w:color="auto"/>
      </w:divBdr>
      <w:divsChild>
        <w:div w:id="1682003463">
          <w:marLeft w:val="640"/>
          <w:marRight w:val="0"/>
          <w:marTop w:val="0"/>
          <w:marBottom w:val="0"/>
          <w:divBdr>
            <w:top w:val="none" w:sz="0" w:space="0" w:color="auto"/>
            <w:left w:val="none" w:sz="0" w:space="0" w:color="auto"/>
            <w:bottom w:val="none" w:sz="0" w:space="0" w:color="auto"/>
            <w:right w:val="none" w:sz="0" w:space="0" w:color="auto"/>
          </w:divBdr>
        </w:div>
        <w:div w:id="1880242709">
          <w:marLeft w:val="640"/>
          <w:marRight w:val="0"/>
          <w:marTop w:val="0"/>
          <w:marBottom w:val="0"/>
          <w:divBdr>
            <w:top w:val="none" w:sz="0" w:space="0" w:color="auto"/>
            <w:left w:val="none" w:sz="0" w:space="0" w:color="auto"/>
            <w:bottom w:val="none" w:sz="0" w:space="0" w:color="auto"/>
            <w:right w:val="none" w:sz="0" w:space="0" w:color="auto"/>
          </w:divBdr>
        </w:div>
        <w:div w:id="1642492595">
          <w:marLeft w:val="640"/>
          <w:marRight w:val="0"/>
          <w:marTop w:val="0"/>
          <w:marBottom w:val="0"/>
          <w:divBdr>
            <w:top w:val="none" w:sz="0" w:space="0" w:color="auto"/>
            <w:left w:val="none" w:sz="0" w:space="0" w:color="auto"/>
            <w:bottom w:val="none" w:sz="0" w:space="0" w:color="auto"/>
            <w:right w:val="none" w:sz="0" w:space="0" w:color="auto"/>
          </w:divBdr>
        </w:div>
        <w:div w:id="1996452608">
          <w:marLeft w:val="640"/>
          <w:marRight w:val="0"/>
          <w:marTop w:val="0"/>
          <w:marBottom w:val="0"/>
          <w:divBdr>
            <w:top w:val="none" w:sz="0" w:space="0" w:color="auto"/>
            <w:left w:val="none" w:sz="0" w:space="0" w:color="auto"/>
            <w:bottom w:val="none" w:sz="0" w:space="0" w:color="auto"/>
            <w:right w:val="none" w:sz="0" w:space="0" w:color="auto"/>
          </w:divBdr>
        </w:div>
        <w:div w:id="1858497179">
          <w:marLeft w:val="640"/>
          <w:marRight w:val="0"/>
          <w:marTop w:val="0"/>
          <w:marBottom w:val="0"/>
          <w:divBdr>
            <w:top w:val="none" w:sz="0" w:space="0" w:color="auto"/>
            <w:left w:val="none" w:sz="0" w:space="0" w:color="auto"/>
            <w:bottom w:val="none" w:sz="0" w:space="0" w:color="auto"/>
            <w:right w:val="none" w:sz="0" w:space="0" w:color="auto"/>
          </w:divBdr>
        </w:div>
        <w:div w:id="1461536789">
          <w:marLeft w:val="640"/>
          <w:marRight w:val="0"/>
          <w:marTop w:val="0"/>
          <w:marBottom w:val="0"/>
          <w:divBdr>
            <w:top w:val="none" w:sz="0" w:space="0" w:color="auto"/>
            <w:left w:val="none" w:sz="0" w:space="0" w:color="auto"/>
            <w:bottom w:val="none" w:sz="0" w:space="0" w:color="auto"/>
            <w:right w:val="none" w:sz="0" w:space="0" w:color="auto"/>
          </w:divBdr>
        </w:div>
        <w:div w:id="1604151062">
          <w:marLeft w:val="640"/>
          <w:marRight w:val="0"/>
          <w:marTop w:val="0"/>
          <w:marBottom w:val="0"/>
          <w:divBdr>
            <w:top w:val="none" w:sz="0" w:space="0" w:color="auto"/>
            <w:left w:val="none" w:sz="0" w:space="0" w:color="auto"/>
            <w:bottom w:val="none" w:sz="0" w:space="0" w:color="auto"/>
            <w:right w:val="none" w:sz="0" w:space="0" w:color="auto"/>
          </w:divBdr>
        </w:div>
        <w:div w:id="1652245409">
          <w:marLeft w:val="640"/>
          <w:marRight w:val="0"/>
          <w:marTop w:val="0"/>
          <w:marBottom w:val="0"/>
          <w:divBdr>
            <w:top w:val="none" w:sz="0" w:space="0" w:color="auto"/>
            <w:left w:val="none" w:sz="0" w:space="0" w:color="auto"/>
            <w:bottom w:val="none" w:sz="0" w:space="0" w:color="auto"/>
            <w:right w:val="none" w:sz="0" w:space="0" w:color="auto"/>
          </w:divBdr>
        </w:div>
        <w:div w:id="111289323">
          <w:marLeft w:val="640"/>
          <w:marRight w:val="0"/>
          <w:marTop w:val="0"/>
          <w:marBottom w:val="0"/>
          <w:divBdr>
            <w:top w:val="none" w:sz="0" w:space="0" w:color="auto"/>
            <w:left w:val="none" w:sz="0" w:space="0" w:color="auto"/>
            <w:bottom w:val="none" w:sz="0" w:space="0" w:color="auto"/>
            <w:right w:val="none" w:sz="0" w:space="0" w:color="auto"/>
          </w:divBdr>
        </w:div>
        <w:div w:id="26805722">
          <w:marLeft w:val="640"/>
          <w:marRight w:val="0"/>
          <w:marTop w:val="0"/>
          <w:marBottom w:val="0"/>
          <w:divBdr>
            <w:top w:val="none" w:sz="0" w:space="0" w:color="auto"/>
            <w:left w:val="none" w:sz="0" w:space="0" w:color="auto"/>
            <w:bottom w:val="none" w:sz="0" w:space="0" w:color="auto"/>
            <w:right w:val="none" w:sz="0" w:space="0" w:color="auto"/>
          </w:divBdr>
        </w:div>
        <w:div w:id="2107532913">
          <w:marLeft w:val="640"/>
          <w:marRight w:val="0"/>
          <w:marTop w:val="0"/>
          <w:marBottom w:val="0"/>
          <w:divBdr>
            <w:top w:val="none" w:sz="0" w:space="0" w:color="auto"/>
            <w:left w:val="none" w:sz="0" w:space="0" w:color="auto"/>
            <w:bottom w:val="none" w:sz="0" w:space="0" w:color="auto"/>
            <w:right w:val="none" w:sz="0" w:space="0" w:color="auto"/>
          </w:divBdr>
        </w:div>
        <w:div w:id="583804250">
          <w:marLeft w:val="640"/>
          <w:marRight w:val="0"/>
          <w:marTop w:val="0"/>
          <w:marBottom w:val="0"/>
          <w:divBdr>
            <w:top w:val="none" w:sz="0" w:space="0" w:color="auto"/>
            <w:left w:val="none" w:sz="0" w:space="0" w:color="auto"/>
            <w:bottom w:val="none" w:sz="0" w:space="0" w:color="auto"/>
            <w:right w:val="none" w:sz="0" w:space="0" w:color="auto"/>
          </w:divBdr>
        </w:div>
        <w:div w:id="294333160">
          <w:marLeft w:val="640"/>
          <w:marRight w:val="0"/>
          <w:marTop w:val="0"/>
          <w:marBottom w:val="0"/>
          <w:divBdr>
            <w:top w:val="none" w:sz="0" w:space="0" w:color="auto"/>
            <w:left w:val="none" w:sz="0" w:space="0" w:color="auto"/>
            <w:bottom w:val="none" w:sz="0" w:space="0" w:color="auto"/>
            <w:right w:val="none" w:sz="0" w:space="0" w:color="auto"/>
          </w:divBdr>
        </w:div>
        <w:div w:id="253786187">
          <w:marLeft w:val="640"/>
          <w:marRight w:val="0"/>
          <w:marTop w:val="0"/>
          <w:marBottom w:val="0"/>
          <w:divBdr>
            <w:top w:val="none" w:sz="0" w:space="0" w:color="auto"/>
            <w:left w:val="none" w:sz="0" w:space="0" w:color="auto"/>
            <w:bottom w:val="none" w:sz="0" w:space="0" w:color="auto"/>
            <w:right w:val="none" w:sz="0" w:space="0" w:color="auto"/>
          </w:divBdr>
        </w:div>
        <w:div w:id="2108887527">
          <w:marLeft w:val="640"/>
          <w:marRight w:val="0"/>
          <w:marTop w:val="0"/>
          <w:marBottom w:val="0"/>
          <w:divBdr>
            <w:top w:val="none" w:sz="0" w:space="0" w:color="auto"/>
            <w:left w:val="none" w:sz="0" w:space="0" w:color="auto"/>
            <w:bottom w:val="none" w:sz="0" w:space="0" w:color="auto"/>
            <w:right w:val="none" w:sz="0" w:space="0" w:color="auto"/>
          </w:divBdr>
        </w:div>
        <w:div w:id="1760056840">
          <w:marLeft w:val="640"/>
          <w:marRight w:val="0"/>
          <w:marTop w:val="0"/>
          <w:marBottom w:val="0"/>
          <w:divBdr>
            <w:top w:val="none" w:sz="0" w:space="0" w:color="auto"/>
            <w:left w:val="none" w:sz="0" w:space="0" w:color="auto"/>
            <w:bottom w:val="none" w:sz="0" w:space="0" w:color="auto"/>
            <w:right w:val="none" w:sz="0" w:space="0" w:color="auto"/>
          </w:divBdr>
        </w:div>
        <w:div w:id="563106408">
          <w:marLeft w:val="640"/>
          <w:marRight w:val="0"/>
          <w:marTop w:val="0"/>
          <w:marBottom w:val="0"/>
          <w:divBdr>
            <w:top w:val="none" w:sz="0" w:space="0" w:color="auto"/>
            <w:left w:val="none" w:sz="0" w:space="0" w:color="auto"/>
            <w:bottom w:val="none" w:sz="0" w:space="0" w:color="auto"/>
            <w:right w:val="none" w:sz="0" w:space="0" w:color="auto"/>
          </w:divBdr>
        </w:div>
        <w:div w:id="23480755">
          <w:marLeft w:val="640"/>
          <w:marRight w:val="0"/>
          <w:marTop w:val="0"/>
          <w:marBottom w:val="0"/>
          <w:divBdr>
            <w:top w:val="none" w:sz="0" w:space="0" w:color="auto"/>
            <w:left w:val="none" w:sz="0" w:space="0" w:color="auto"/>
            <w:bottom w:val="none" w:sz="0" w:space="0" w:color="auto"/>
            <w:right w:val="none" w:sz="0" w:space="0" w:color="auto"/>
          </w:divBdr>
        </w:div>
        <w:div w:id="2141730590">
          <w:marLeft w:val="640"/>
          <w:marRight w:val="0"/>
          <w:marTop w:val="0"/>
          <w:marBottom w:val="0"/>
          <w:divBdr>
            <w:top w:val="none" w:sz="0" w:space="0" w:color="auto"/>
            <w:left w:val="none" w:sz="0" w:space="0" w:color="auto"/>
            <w:bottom w:val="none" w:sz="0" w:space="0" w:color="auto"/>
            <w:right w:val="none" w:sz="0" w:space="0" w:color="auto"/>
          </w:divBdr>
        </w:div>
        <w:div w:id="211113066">
          <w:marLeft w:val="640"/>
          <w:marRight w:val="0"/>
          <w:marTop w:val="0"/>
          <w:marBottom w:val="0"/>
          <w:divBdr>
            <w:top w:val="none" w:sz="0" w:space="0" w:color="auto"/>
            <w:left w:val="none" w:sz="0" w:space="0" w:color="auto"/>
            <w:bottom w:val="none" w:sz="0" w:space="0" w:color="auto"/>
            <w:right w:val="none" w:sz="0" w:space="0" w:color="auto"/>
          </w:divBdr>
        </w:div>
        <w:div w:id="366831274">
          <w:marLeft w:val="640"/>
          <w:marRight w:val="0"/>
          <w:marTop w:val="0"/>
          <w:marBottom w:val="0"/>
          <w:divBdr>
            <w:top w:val="none" w:sz="0" w:space="0" w:color="auto"/>
            <w:left w:val="none" w:sz="0" w:space="0" w:color="auto"/>
            <w:bottom w:val="none" w:sz="0" w:space="0" w:color="auto"/>
            <w:right w:val="none" w:sz="0" w:space="0" w:color="auto"/>
          </w:divBdr>
        </w:div>
        <w:div w:id="799297975">
          <w:marLeft w:val="640"/>
          <w:marRight w:val="0"/>
          <w:marTop w:val="0"/>
          <w:marBottom w:val="0"/>
          <w:divBdr>
            <w:top w:val="none" w:sz="0" w:space="0" w:color="auto"/>
            <w:left w:val="none" w:sz="0" w:space="0" w:color="auto"/>
            <w:bottom w:val="none" w:sz="0" w:space="0" w:color="auto"/>
            <w:right w:val="none" w:sz="0" w:space="0" w:color="auto"/>
          </w:divBdr>
        </w:div>
        <w:div w:id="1790591208">
          <w:marLeft w:val="640"/>
          <w:marRight w:val="0"/>
          <w:marTop w:val="0"/>
          <w:marBottom w:val="0"/>
          <w:divBdr>
            <w:top w:val="none" w:sz="0" w:space="0" w:color="auto"/>
            <w:left w:val="none" w:sz="0" w:space="0" w:color="auto"/>
            <w:bottom w:val="none" w:sz="0" w:space="0" w:color="auto"/>
            <w:right w:val="none" w:sz="0" w:space="0" w:color="auto"/>
          </w:divBdr>
        </w:div>
        <w:div w:id="711541754">
          <w:marLeft w:val="640"/>
          <w:marRight w:val="0"/>
          <w:marTop w:val="0"/>
          <w:marBottom w:val="0"/>
          <w:divBdr>
            <w:top w:val="none" w:sz="0" w:space="0" w:color="auto"/>
            <w:left w:val="none" w:sz="0" w:space="0" w:color="auto"/>
            <w:bottom w:val="none" w:sz="0" w:space="0" w:color="auto"/>
            <w:right w:val="none" w:sz="0" w:space="0" w:color="auto"/>
          </w:divBdr>
        </w:div>
        <w:div w:id="1769307328">
          <w:marLeft w:val="640"/>
          <w:marRight w:val="0"/>
          <w:marTop w:val="0"/>
          <w:marBottom w:val="0"/>
          <w:divBdr>
            <w:top w:val="none" w:sz="0" w:space="0" w:color="auto"/>
            <w:left w:val="none" w:sz="0" w:space="0" w:color="auto"/>
            <w:bottom w:val="none" w:sz="0" w:space="0" w:color="auto"/>
            <w:right w:val="none" w:sz="0" w:space="0" w:color="auto"/>
          </w:divBdr>
        </w:div>
        <w:div w:id="2060325676">
          <w:marLeft w:val="640"/>
          <w:marRight w:val="0"/>
          <w:marTop w:val="0"/>
          <w:marBottom w:val="0"/>
          <w:divBdr>
            <w:top w:val="none" w:sz="0" w:space="0" w:color="auto"/>
            <w:left w:val="none" w:sz="0" w:space="0" w:color="auto"/>
            <w:bottom w:val="none" w:sz="0" w:space="0" w:color="auto"/>
            <w:right w:val="none" w:sz="0" w:space="0" w:color="auto"/>
          </w:divBdr>
        </w:div>
        <w:div w:id="91122665">
          <w:marLeft w:val="640"/>
          <w:marRight w:val="0"/>
          <w:marTop w:val="0"/>
          <w:marBottom w:val="0"/>
          <w:divBdr>
            <w:top w:val="none" w:sz="0" w:space="0" w:color="auto"/>
            <w:left w:val="none" w:sz="0" w:space="0" w:color="auto"/>
            <w:bottom w:val="none" w:sz="0" w:space="0" w:color="auto"/>
            <w:right w:val="none" w:sz="0" w:space="0" w:color="auto"/>
          </w:divBdr>
        </w:div>
        <w:div w:id="64954028">
          <w:marLeft w:val="640"/>
          <w:marRight w:val="0"/>
          <w:marTop w:val="0"/>
          <w:marBottom w:val="0"/>
          <w:divBdr>
            <w:top w:val="none" w:sz="0" w:space="0" w:color="auto"/>
            <w:left w:val="none" w:sz="0" w:space="0" w:color="auto"/>
            <w:bottom w:val="none" w:sz="0" w:space="0" w:color="auto"/>
            <w:right w:val="none" w:sz="0" w:space="0" w:color="auto"/>
          </w:divBdr>
        </w:div>
        <w:div w:id="1117868363">
          <w:marLeft w:val="640"/>
          <w:marRight w:val="0"/>
          <w:marTop w:val="0"/>
          <w:marBottom w:val="0"/>
          <w:divBdr>
            <w:top w:val="none" w:sz="0" w:space="0" w:color="auto"/>
            <w:left w:val="none" w:sz="0" w:space="0" w:color="auto"/>
            <w:bottom w:val="none" w:sz="0" w:space="0" w:color="auto"/>
            <w:right w:val="none" w:sz="0" w:space="0" w:color="auto"/>
          </w:divBdr>
        </w:div>
        <w:div w:id="1059137386">
          <w:marLeft w:val="640"/>
          <w:marRight w:val="0"/>
          <w:marTop w:val="0"/>
          <w:marBottom w:val="0"/>
          <w:divBdr>
            <w:top w:val="none" w:sz="0" w:space="0" w:color="auto"/>
            <w:left w:val="none" w:sz="0" w:space="0" w:color="auto"/>
            <w:bottom w:val="none" w:sz="0" w:space="0" w:color="auto"/>
            <w:right w:val="none" w:sz="0" w:space="0" w:color="auto"/>
          </w:divBdr>
        </w:div>
        <w:div w:id="579484938">
          <w:marLeft w:val="640"/>
          <w:marRight w:val="0"/>
          <w:marTop w:val="0"/>
          <w:marBottom w:val="0"/>
          <w:divBdr>
            <w:top w:val="none" w:sz="0" w:space="0" w:color="auto"/>
            <w:left w:val="none" w:sz="0" w:space="0" w:color="auto"/>
            <w:bottom w:val="none" w:sz="0" w:space="0" w:color="auto"/>
            <w:right w:val="none" w:sz="0" w:space="0" w:color="auto"/>
          </w:divBdr>
        </w:div>
      </w:divsChild>
    </w:div>
    <w:div w:id="1350910813">
      <w:bodyDiv w:val="1"/>
      <w:marLeft w:val="0"/>
      <w:marRight w:val="0"/>
      <w:marTop w:val="0"/>
      <w:marBottom w:val="0"/>
      <w:divBdr>
        <w:top w:val="none" w:sz="0" w:space="0" w:color="auto"/>
        <w:left w:val="none" w:sz="0" w:space="0" w:color="auto"/>
        <w:bottom w:val="none" w:sz="0" w:space="0" w:color="auto"/>
        <w:right w:val="none" w:sz="0" w:space="0" w:color="auto"/>
      </w:divBdr>
    </w:div>
    <w:div w:id="1350911914">
      <w:bodyDiv w:val="1"/>
      <w:marLeft w:val="0"/>
      <w:marRight w:val="0"/>
      <w:marTop w:val="0"/>
      <w:marBottom w:val="0"/>
      <w:divBdr>
        <w:top w:val="none" w:sz="0" w:space="0" w:color="auto"/>
        <w:left w:val="none" w:sz="0" w:space="0" w:color="auto"/>
        <w:bottom w:val="none" w:sz="0" w:space="0" w:color="auto"/>
        <w:right w:val="none" w:sz="0" w:space="0" w:color="auto"/>
      </w:divBdr>
    </w:div>
    <w:div w:id="1350988860">
      <w:bodyDiv w:val="1"/>
      <w:marLeft w:val="0"/>
      <w:marRight w:val="0"/>
      <w:marTop w:val="0"/>
      <w:marBottom w:val="0"/>
      <w:divBdr>
        <w:top w:val="none" w:sz="0" w:space="0" w:color="auto"/>
        <w:left w:val="none" w:sz="0" w:space="0" w:color="auto"/>
        <w:bottom w:val="none" w:sz="0" w:space="0" w:color="auto"/>
        <w:right w:val="none" w:sz="0" w:space="0" w:color="auto"/>
      </w:divBdr>
    </w:div>
    <w:div w:id="1351031040">
      <w:bodyDiv w:val="1"/>
      <w:marLeft w:val="0"/>
      <w:marRight w:val="0"/>
      <w:marTop w:val="0"/>
      <w:marBottom w:val="0"/>
      <w:divBdr>
        <w:top w:val="none" w:sz="0" w:space="0" w:color="auto"/>
        <w:left w:val="none" w:sz="0" w:space="0" w:color="auto"/>
        <w:bottom w:val="none" w:sz="0" w:space="0" w:color="auto"/>
        <w:right w:val="none" w:sz="0" w:space="0" w:color="auto"/>
      </w:divBdr>
    </w:div>
    <w:div w:id="1351561799">
      <w:bodyDiv w:val="1"/>
      <w:marLeft w:val="0"/>
      <w:marRight w:val="0"/>
      <w:marTop w:val="0"/>
      <w:marBottom w:val="0"/>
      <w:divBdr>
        <w:top w:val="none" w:sz="0" w:space="0" w:color="auto"/>
        <w:left w:val="none" w:sz="0" w:space="0" w:color="auto"/>
        <w:bottom w:val="none" w:sz="0" w:space="0" w:color="auto"/>
        <w:right w:val="none" w:sz="0" w:space="0" w:color="auto"/>
      </w:divBdr>
    </w:div>
    <w:div w:id="1351685538">
      <w:bodyDiv w:val="1"/>
      <w:marLeft w:val="0"/>
      <w:marRight w:val="0"/>
      <w:marTop w:val="0"/>
      <w:marBottom w:val="0"/>
      <w:divBdr>
        <w:top w:val="none" w:sz="0" w:space="0" w:color="auto"/>
        <w:left w:val="none" w:sz="0" w:space="0" w:color="auto"/>
        <w:bottom w:val="none" w:sz="0" w:space="0" w:color="auto"/>
        <w:right w:val="none" w:sz="0" w:space="0" w:color="auto"/>
      </w:divBdr>
    </w:div>
    <w:div w:id="1351831362">
      <w:bodyDiv w:val="1"/>
      <w:marLeft w:val="0"/>
      <w:marRight w:val="0"/>
      <w:marTop w:val="0"/>
      <w:marBottom w:val="0"/>
      <w:divBdr>
        <w:top w:val="none" w:sz="0" w:space="0" w:color="auto"/>
        <w:left w:val="none" w:sz="0" w:space="0" w:color="auto"/>
        <w:bottom w:val="none" w:sz="0" w:space="0" w:color="auto"/>
        <w:right w:val="none" w:sz="0" w:space="0" w:color="auto"/>
      </w:divBdr>
    </w:div>
    <w:div w:id="1352101252">
      <w:bodyDiv w:val="1"/>
      <w:marLeft w:val="0"/>
      <w:marRight w:val="0"/>
      <w:marTop w:val="0"/>
      <w:marBottom w:val="0"/>
      <w:divBdr>
        <w:top w:val="none" w:sz="0" w:space="0" w:color="auto"/>
        <w:left w:val="none" w:sz="0" w:space="0" w:color="auto"/>
        <w:bottom w:val="none" w:sz="0" w:space="0" w:color="auto"/>
        <w:right w:val="none" w:sz="0" w:space="0" w:color="auto"/>
      </w:divBdr>
    </w:div>
    <w:div w:id="1352142810">
      <w:bodyDiv w:val="1"/>
      <w:marLeft w:val="0"/>
      <w:marRight w:val="0"/>
      <w:marTop w:val="0"/>
      <w:marBottom w:val="0"/>
      <w:divBdr>
        <w:top w:val="none" w:sz="0" w:space="0" w:color="auto"/>
        <w:left w:val="none" w:sz="0" w:space="0" w:color="auto"/>
        <w:bottom w:val="none" w:sz="0" w:space="0" w:color="auto"/>
        <w:right w:val="none" w:sz="0" w:space="0" w:color="auto"/>
      </w:divBdr>
    </w:div>
    <w:div w:id="1352417023">
      <w:bodyDiv w:val="1"/>
      <w:marLeft w:val="0"/>
      <w:marRight w:val="0"/>
      <w:marTop w:val="0"/>
      <w:marBottom w:val="0"/>
      <w:divBdr>
        <w:top w:val="none" w:sz="0" w:space="0" w:color="auto"/>
        <w:left w:val="none" w:sz="0" w:space="0" w:color="auto"/>
        <w:bottom w:val="none" w:sz="0" w:space="0" w:color="auto"/>
        <w:right w:val="none" w:sz="0" w:space="0" w:color="auto"/>
      </w:divBdr>
    </w:div>
    <w:div w:id="1352756603">
      <w:bodyDiv w:val="1"/>
      <w:marLeft w:val="0"/>
      <w:marRight w:val="0"/>
      <w:marTop w:val="0"/>
      <w:marBottom w:val="0"/>
      <w:divBdr>
        <w:top w:val="none" w:sz="0" w:space="0" w:color="auto"/>
        <w:left w:val="none" w:sz="0" w:space="0" w:color="auto"/>
        <w:bottom w:val="none" w:sz="0" w:space="0" w:color="auto"/>
        <w:right w:val="none" w:sz="0" w:space="0" w:color="auto"/>
      </w:divBdr>
    </w:div>
    <w:div w:id="1353334390">
      <w:bodyDiv w:val="1"/>
      <w:marLeft w:val="0"/>
      <w:marRight w:val="0"/>
      <w:marTop w:val="0"/>
      <w:marBottom w:val="0"/>
      <w:divBdr>
        <w:top w:val="none" w:sz="0" w:space="0" w:color="auto"/>
        <w:left w:val="none" w:sz="0" w:space="0" w:color="auto"/>
        <w:bottom w:val="none" w:sz="0" w:space="0" w:color="auto"/>
        <w:right w:val="none" w:sz="0" w:space="0" w:color="auto"/>
      </w:divBdr>
    </w:div>
    <w:div w:id="1353335828">
      <w:bodyDiv w:val="1"/>
      <w:marLeft w:val="0"/>
      <w:marRight w:val="0"/>
      <w:marTop w:val="0"/>
      <w:marBottom w:val="0"/>
      <w:divBdr>
        <w:top w:val="none" w:sz="0" w:space="0" w:color="auto"/>
        <w:left w:val="none" w:sz="0" w:space="0" w:color="auto"/>
        <w:bottom w:val="none" w:sz="0" w:space="0" w:color="auto"/>
        <w:right w:val="none" w:sz="0" w:space="0" w:color="auto"/>
      </w:divBdr>
    </w:div>
    <w:div w:id="1353653548">
      <w:bodyDiv w:val="1"/>
      <w:marLeft w:val="0"/>
      <w:marRight w:val="0"/>
      <w:marTop w:val="0"/>
      <w:marBottom w:val="0"/>
      <w:divBdr>
        <w:top w:val="none" w:sz="0" w:space="0" w:color="auto"/>
        <w:left w:val="none" w:sz="0" w:space="0" w:color="auto"/>
        <w:bottom w:val="none" w:sz="0" w:space="0" w:color="auto"/>
        <w:right w:val="none" w:sz="0" w:space="0" w:color="auto"/>
      </w:divBdr>
    </w:div>
    <w:div w:id="1353796216">
      <w:bodyDiv w:val="1"/>
      <w:marLeft w:val="0"/>
      <w:marRight w:val="0"/>
      <w:marTop w:val="0"/>
      <w:marBottom w:val="0"/>
      <w:divBdr>
        <w:top w:val="none" w:sz="0" w:space="0" w:color="auto"/>
        <w:left w:val="none" w:sz="0" w:space="0" w:color="auto"/>
        <w:bottom w:val="none" w:sz="0" w:space="0" w:color="auto"/>
        <w:right w:val="none" w:sz="0" w:space="0" w:color="auto"/>
      </w:divBdr>
    </w:div>
    <w:div w:id="1353802421">
      <w:bodyDiv w:val="1"/>
      <w:marLeft w:val="0"/>
      <w:marRight w:val="0"/>
      <w:marTop w:val="0"/>
      <w:marBottom w:val="0"/>
      <w:divBdr>
        <w:top w:val="none" w:sz="0" w:space="0" w:color="auto"/>
        <w:left w:val="none" w:sz="0" w:space="0" w:color="auto"/>
        <w:bottom w:val="none" w:sz="0" w:space="0" w:color="auto"/>
        <w:right w:val="none" w:sz="0" w:space="0" w:color="auto"/>
      </w:divBdr>
    </w:div>
    <w:div w:id="1353844452">
      <w:bodyDiv w:val="1"/>
      <w:marLeft w:val="0"/>
      <w:marRight w:val="0"/>
      <w:marTop w:val="0"/>
      <w:marBottom w:val="0"/>
      <w:divBdr>
        <w:top w:val="none" w:sz="0" w:space="0" w:color="auto"/>
        <w:left w:val="none" w:sz="0" w:space="0" w:color="auto"/>
        <w:bottom w:val="none" w:sz="0" w:space="0" w:color="auto"/>
        <w:right w:val="none" w:sz="0" w:space="0" w:color="auto"/>
      </w:divBdr>
    </w:div>
    <w:div w:id="1354115861">
      <w:bodyDiv w:val="1"/>
      <w:marLeft w:val="0"/>
      <w:marRight w:val="0"/>
      <w:marTop w:val="0"/>
      <w:marBottom w:val="0"/>
      <w:divBdr>
        <w:top w:val="none" w:sz="0" w:space="0" w:color="auto"/>
        <w:left w:val="none" w:sz="0" w:space="0" w:color="auto"/>
        <w:bottom w:val="none" w:sz="0" w:space="0" w:color="auto"/>
        <w:right w:val="none" w:sz="0" w:space="0" w:color="auto"/>
      </w:divBdr>
    </w:div>
    <w:div w:id="1354185547">
      <w:bodyDiv w:val="1"/>
      <w:marLeft w:val="0"/>
      <w:marRight w:val="0"/>
      <w:marTop w:val="0"/>
      <w:marBottom w:val="0"/>
      <w:divBdr>
        <w:top w:val="none" w:sz="0" w:space="0" w:color="auto"/>
        <w:left w:val="none" w:sz="0" w:space="0" w:color="auto"/>
        <w:bottom w:val="none" w:sz="0" w:space="0" w:color="auto"/>
        <w:right w:val="none" w:sz="0" w:space="0" w:color="auto"/>
      </w:divBdr>
    </w:div>
    <w:div w:id="1354696840">
      <w:bodyDiv w:val="1"/>
      <w:marLeft w:val="0"/>
      <w:marRight w:val="0"/>
      <w:marTop w:val="0"/>
      <w:marBottom w:val="0"/>
      <w:divBdr>
        <w:top w:val="none" w:sz="0" w:space="0" w:color="auto"/>
        <w:left w:val="none" w:sz="0" w:space="0" w:color="auto"/>
        <w:bottom w:val="none" w:sz="0" w:space="0" w:color="auto"/>
        <w:right w:val="none" w:sz="0" w:space="0" w:color="auto"/>
      </w:divBdr>
    </w:div>
    <w:div w:id="1354961417">
      <w:bodyDiv w:val="1"/>
      <w:marLeft w:val="0"/>
      <w:marRight w:val="0"/>
      <w:marTop w:val="0"/>
      <w:marBottom w:val="0"/>
      <w:divBdr>
        <w:top w:val="none" w:sz="0" w:space="0" w:color="auto"/>
        <w:left w:val="none" w:sz="0" w:space="0" w:color="auto"/>
        <w:bottom w:val="none" w:sz="0" w:space="0" w:color="auto"/>
        <w:right w:val="none" w:sz="0" w:space="0" w:color="auto"/>
      </w:divBdr>
    </w:div>
    <w:div w:id="1355038999">
      <w:bodyDiv w:val="1"/>
      <w:marLeft w:val="0"/>
      <w:marRight w:val="0"/>
      <w:marTop w:val="0"/>
      <w:marBottom w:val="0"/>
      <w:divBdr>
        <w:top w:val="none" w:sz="0" w:space="0" w:color="auto"/>
        <w:left w:val="none" w:sz="0" w:space="0" w:color="auto"/>
        <w:bottom w:val="none" w:sz="0" w:space="0" w:color="auto"/>
        <w:right w:val="none" w:sz="0" w:space="0" w:color="auto"/>
      </w:divBdr>
    </w:div>
    <w:div w:id="1355613182">
      <w:bodyDiv w:val="1"/>
      <w:marLeft w:val="0"/>
      <w:marRight w:val="0"/>
      <w:marTop w:val="0"/>
      <w:marBottom w:val="0"/>
      <w:divBdr>
        <w:top w:val="none" w:sz="0" w:space="0" w:color="auto"/>
        <w:left w:val="none" w:sz="0" w:space="0" w:color="auto"/>
        <w:bottom w:val="none" w:sz="0" w:space="0" w:color="auto"/>
        <w:right w:val="none" w:sz="0" w:space="0" w:color="auto"/>
      </w:divBdr>
    </w:div>
    <w:div w:id="1356074520">
      <w:bodyDiv w:val="1"/>
      <w:marLeft w:val="0"/>
      <w:marRight w:val="0"/>
      <w:marTop w:val="0"/>
      <w:marBottom w:val="0"/>
      <w:divBdr>
        <w:top w:val="none" w:sz="0" w:space="0" w:color="auto"/>
        <w:left w:val="none" w:sz="0" w:space="0" w:color="auto"/>
        <w:bottom w:val="none" w:sz="0" w:space="0" w:color="auto"/>
        <w:right w:val="none" w:sz="0" w:space="0" w:color="auto"/>
      </w:divBdr>
    </w:div>
    <w:div w:id="1356152870">
      <w:bodyDiv w:val="1"/>
      <w:marLeft w:val="0"/>
      <w:marRight w:val="0"/>
      <w:marTop w:val="0"/>
      <w:marBottom w:val="0"/>
      <w:divBdr>
        <w:top w:val="none" w:sz="0" w:space="0" w:color="auto"/>
        <w:left w:val="none" w:sz="0" w:space="0" w:color="auto"/>
        <w:bottom w:val="none" w:sz="0" w:space="0" w:color="auto"/>
        <w:right w:val="none" w:sz="0" w:space="0" w:color="auto"/>
      </w:divBdr>
    </w:div>
    <w:div w:id="1356924068">
      <w:bodyDiv w:val="1"/>
      <w:marLeft w:val="0"/>
      <w:marRight w:val="0"/>
      <w:marTop w:val="0"/>
      <w:marBottom w:val="0"/>
      <w:divBdr>
        <w:top w:val="none" w:sz="0" w:space="0" w:color="auto"/>
        <w:left w:val="none" w:sz="0" w:space="0" w:color="auto"/>
        <w:bottom w:val="none" w:sz="0" w:space="0" w:color="auto"/>
        <w:right w:val="none" w:sz="0" w:space="0" w:color="auto"/>
      </w:divBdr>
    </w:div>
    <w:div w:id="1356928626">
      <w:bodyDiv w:val="1"/>
      <w:marLeft w:val="0"/>
      <w:marRight w:val="0"/>
      <w:marTop w:val="0"/>
      <w:marBottom w:val="0"/>
      <w:divBdr>
        <w:top w:val="none" w:sz="0" w:space="0" w:color="auto"/>
        <w:left w:val="none" w:sz="0" w:space="0" w:color="auto"/>
        <w:bottom w:val="none" w:sz="0" w:space="0" w:color="auto"/>
        <w:right w:val="none" w:sz="0" w:space="0" w:color="auto"/>
      </w:divBdr>
    </w:div>
    <w:div w:id="1357120695">
      <w:bodyDiv w:val="1"/>
      <w:marLeft w:val="0"/>
      <w:marRight w:val="0"/>
      <w:marTop w:val="0"/>
      <w:marBottom w:val="0"/>
      <w:divBdr>
        <w:top w:val="none" w:sz="0" w:space="0" w:color="auto"/>
        <w:left w:val="none" w:sz="0" w:space="0" w:color="auto"/>
        <w:bottom w:val="none" w:sz="0" w:space="0" w:color="auto"/>
        <w:right w:val="none" w:sz="0" w:space="0" w:color="auto"/>
      </w:divBdr>
    </w:div>
    <w:div w:id="1357193983">
      <w:bodyDiv w:val="1"/>
      <w:marLeft w:val="0"/>
      <w:marRight w:val="0"/>
      <w:marTop w:val="0"/>
      <w:marBottom w:val="0"/>
      <w:divBdr>
        <w:top w:val="none" w:sz="0" w:space="0" w:color="auto"/>
        <w:left w:val="none" w:sz="0" w:space="0" w:color="auto"/>
        <w:bottom w:val="none" w:sz="0" w:space="0" w:color="auto"/>
        <w:right w:val="none" w:sz="0" w:space="0" w:color="auto"/>
      </w:divBdr>
    </w:div>
    <w:div w:id="1357269597">
      <w:bodyDiv w:val="1"/>
      <w:marLeft w:val="0"/>
      <w:marRight w:val="0"/>
      <w:marTop w:val="0"/>
      <w:marBottom w:val="0"/>
      <w:divBdr>
        <w:top w:val="none" w:sz="0" w:space="0" w:color="auto"/>
        <w:left w:val="none" w:sz="0" w:space="0" w:color="auto"/>
        <w:bottom w:val="none" w:sz="0" w:space="0" w:color="auto"/>
        <w:right w:val="none" w:sz="0" w:space="0" w:color="auto"/>
      </w:divBdr>
    </w:div>
    <w:div w:id="1357583416">
      <w:bodyDiv w:val="1"/>
      <w:marLeft w:val="0"/>
      <w:marRight w:val="0"/>
      <w:marTop w:val="0"/>
      <w:marBottom w:val="0"/>
      <w:divBdr>
        <w:top w:val="none" w:sz="0" w:space="0" w:color="auto"/>
        <w:left w:val="none" w:sz="0" w:space="0" w:color="auto"/>
        <w:bottom w:val="none" w:sz="0" w:space="0" w:color="auto"/>
        <w:right w:val="none" w:sz="0" w:space="0" w:color="auto"/>
      </w:divBdr>
    </w:div>
    <w:div w:id="1357997006">
      <w:bodyDiv w:val="1"/>
      <w:marLeft w:val="0"/>
      <w:marRight w:val="0"/>
      <w:marTop w:val="0"/>
      <w:marBottom w:val="0"/>
      <w:divBdr>
        <w:top w:val="none" w:sz="0" w:space="0" w:color="auto"/>
        <w:left w:val="none" w:sz="0" w:space="0" w:color="auto"/>
        <w:bottom w:val="none" w:sz="0" w:space="0" w:color="auto"/>
        <w:right w:val="none" w:sz="0" w:space="0" w:color="auto"/>
      </w:divBdr>
    </w:div>
    <w:div w:id="1358312640">
      <w:bodyDiv w:val="1"/>
      <w:marLeft w:val="0"/>
      <w:marRight w:val="0"/>
      <w:marTop w:val="0"/>
      <w:marBottom w:val="0"/>
      <w:divBdr>
        <w:top w:val="none" w:sz="0" w:space="0" w:color="auto"/>
        <w:left w:val="none" w:sz="0" w:space="0" w:color="auto"/>
        <w:bottom w:val="none" w:sz="0" w:space="0" w:color="auto"/>
        <w:right w:val="none" w:sz="0" w:space="0" w:color="auto"/>
      </w:divBdr>
    </w:div>
    <w:div w:id="1358432865">
      <w:bodyDiv w:val="1"/>
      <w:marLeft w:val="0"/>
      <w:marRight w:val="0"/>
      <w:marTop w:val="0"/>
      <w:marBottom w:val="0"/>
      <w:divBdr>
        <w:top w:val="none" w:sz="0" w:space="0" w:color="auto"/>
        <w:left w:val="none" w:sz="0" w:space="0" w:color="auto"/>
        <w:bottom w:val="none" w:sz="0" w:space="0" w:color="auto"/>
        <w:right w:val="none" w:sz="0" w:space="0" w:color="auto"/>
      </w:divBdr>
    </w:div>
    <w:div w:id="1358657351">
      <w:bodyDiv w:val="1"/>
      <w:marLeft w:val="0"/>
      <w:marRight w:val="0"/>
      <w:marTop w:val="0"/>
      <w:marBottom w:val="0"/>
      <w:divBdr>
        <w:top w:val="none" w:sz="0" w:space="0" w:color="auto"/>
        <w:left w:val="none" w:sz="0" w:space="0" w:color="auto"/>
        <w:bottom w:val="none" w:sz="0" w:space="0" w:color="auto"/>
        <w:right w:val="none" w:sz="0" w:space="0" w:color="auto"/>
      </w:divBdr>
    </w:div>
    <w:div w:id="1359503259">
      <w:bodyDiv w:val="1"/>
      <w:marLeft w:val="0"/>
      <w:marRight w:val="0"/>
      <w:marTop w:val="0"/>
      <w:marBottom w:val="0"/>
      <w:divBdr>
        <w:top w:val="none" w:sz="0" w:space="0" w:color="auto"/>
        <w:left w:val="none" w:sz="0" w:space="0" w:color="auto"/>
        <w:bottom w:val="none" w:sz="0" w:space="0" w:color="auto"/>
        <w:right w:val="none" w:sz="0" w:space="0" w:color="auto"/>
      </w:divBdr>
    </w:div>
    <w:div w:id="1360005659">
      <w:bodyDiv w:val="1"/>
      <w:marLeft w:val="0"/>
      <w:marRight w:val="0"/>
      <w:marTop w:val="0"/>
      <w:marBottom w:val="0"/>
      <w:divBdr>
        <w:top w:val="none" w:sz="0" w:space="0" w:color="auto"/>
        <w:left w:val="none" w:sz="0" w:space="0" w:color="auto"/>
        <w:bottom w:val="none" w:sz="0" w:space="0" w:color="auto"/>
        <w:right w:val="none" w:sz="0" w:space="0" w:color="auto"/>
      </w:divBdr>
    </w:div>
    <w:div w:id="1360352377">
      <w:bodyDiv w:val="1"/>
      <w:marLeft w:val="0"/>
      <w:marRight w:val="0"/>
      <w:marTop w:val="0"/>
      <w:marBottom w:val="0"/>
      <w:divBdr>
        <w:top w:val="none" w:sz="0" w:space="0" w:color="auto"/>
        <w:left w:val="none" w:sz="0" w:space="0" w:color="auto"/>
        <w:bottom w:val="none" w:sz="0" w:space="0" w:color="auto"/>
        <w:right w:val="none" w:sz="0" w:space="0" w:color="auto"/>
      </w:divBdr>
    </w:div>
    <w:div w:id="1361592963">
      <w:bodyDiv w:val="1"/>
      <w:marLeft w:val="0"/>
      <w:marRight w:val="0"/>
      <w:marTop w:val="0"/>
      <w:marBottom w:val="0"/>
      <w:divBdr>
        <w:top w:val="none" w:sz="0" w:space="0" w:color="auto"/>
        <w:left w:val="none" w:sz="0" w:space="0" w:color="auto"/>
        <w:bottom w:val="none" w:sz="0" w:space="0" w:color="auto"/>
        <w:right w:val="none" w:sz="0" w:space="0" w:color="auto"/>
      </w:divBdr>
    </w:div>
    <w:div w:id="1361664523">
      <w:bodyDiv w:val="1"/>
      <w:marLeft w:val="0"/>
      <w:marRight w:val="0"/>
      <w:marTop w:val="0"/>
      <w:marBottom w:val="0"/>
      <w:divBdr>
        <w:top w:val="none" w:sz="0" w:space="0" w:color="auto"/>
        <w:left w:val="none" w:sz="0" w:space="0" w:color="auto"/>
        <w:bottom w:val="none" w:sz="0" w:space="0" w:color="auto"/>
        <w:right w:val="none" w:sz="0" w:space="0" w:color="auto"/>
      </w:divBdr>
    </w:div>
    <w:div w:id="1362169241">
      <w:bodyDiv w:val="1"/>
      <w:marLeft w:val="0"/>
      <w:marRight w:val="0"/>
      <w:marTop w:val="0"/>
      <w:marBottom w:val="0"/>
      <w:divBdr>
        <w:top w:val="none" w:sz="0" w:space="0" w:color="auto"/>
        <w:left w:val="none" w:sz="0" w:space="0" w:color="auto"/>
        <w:bottom w:val="none" w:sz="0" w:space="0" w:color="auto"/>
        <w:right w:val="none" w:sz="0" w:space="0" w:color="auto"/>
      </w:divBdr>
    </w:div>
    <w:div w:id="1362630647">
      <w:bodyDiv w:val="1"/>
      <w:marLeft w:val="0"/>
      <w:marRight w:val="0"/>
      <w:marTop w:val="0"/>
      <w:marBottom w:val="0"/>
      <w:divBdr>
        <w:top w:val="none" w:sz="0" w:space="0" w:color="auto"/>
        <w:left w:val="none" w:sz="0" w:space="0" w:color="auto"/>
        <w:bottom w:val="none" w:sz="0" w:space="0" w:color="auto"/>
        <w:right w:val="none" w:sz="0" w:space="0" w:color="auto"/>
      </w:divBdr>
    </w:div>
    <w:div w:id="1363047954">
      <w:bodyDiv w:val="1"/>
      <w:marLeft w:val="0"/>
      <w:marRight w:val="0"/>
      <w:marTop w:val="0"/>
      <w:marBottom w:val="0"/>
      <w:divBdr>
        <w:top w:val="none" w:sz="0" w:space="0" w:color="auto"/>
        <w:left w:val="none" w:sz="0" w:space="0" w:color="auto"/>
        <w:bottom w:val="none" w:sz="0" w:space="0" w:color="auto"/>
        <w:right w:val="none" w:sz="0" w:space="0" w:color="auto"/>
      </w:divBdr>
    </w:div>
    <w:div w:id="1363096864">
      <w:bodyDiv w:val="1"/>
      <w:marLeft w:val="0"/>
      <w:marRight w:val="0"/>
      <w:marTop w:val="0"/>
      <w:marBottom w:val="0"/>
      <w:divBdr>
        <w:top w:val="none" w:sz="0" w:space="0" w:color="auto"/>
        <w:left w:val="none" w:sz="0" w:space="0" w:color="auto"/>
        <w:bottom w:val="none" w:sz="0" w:space="0" w:color="auto"/>
        <w:right w:val="none" w:sz="0" w:space="0" w:color="auto"/>
      </w:divBdr>
    </w:div>
    <w:div w:id="1363245330">
      <w:bodyDiv w:val="1"/>
      <w:marLeft w:val="0"/>
      <w:marRight w:val="0"/>
      <w:marTop w:val="0"/>
      <w:marBottom w:val="0"/>
      <w:divBdr>
        <w:top w:val="none" w:sz="0" w:space="0" w:color="auto"/>
        <w:left w:val="none" w:sz="0" w:space="0" w:color="auto"/>
        <w:bottom w:val="none" w:sz="0" w:space="0" w:color="auto"/>
        <w:right w:val="none" w:sz="0" w:space="0" w:color="auto"/>
      </w:divBdr>
    </w:div>
    <w:div w:id="1363632404">
      <w:bodyDiv w:val="1"/>
      <w:marLeft w:val="0"/>
      <w:marRight w:val="0"/>
      <w:marTop w:val="0"/>
      <w:marBottom w:val="0"/>
      <w:divBdr>
        <w:top w:val="none" w:sz="0" w:space="0" w:color="auto"/>
        <w:left w:val="none" w:sz="0" w:space="0" w:color="auto"/>
        <w:bottom w:val="none" w:sz="0" w:space="0" w:color="auto"/>
        <w:right w:val="none" w:sz="0" w:space="0" w:color="auto"/>
      </w:divBdr>
    </w:div>
    <w:div w:id="1363749878">
      <w:bodyDiv w:val="1"/>
      <w:marLeft w:val="0"/>
      <w:marRight w:val="0"/>
      <w:marTop w:val="0"/>
      <w:marBottom w:val="0"/>
      <w:divBdr>
        <w:top w:val="none" w:sz="0" w:space="0" w:color="auto"/>
        <w:left w:val="none" w:sz="0" w:space="0" w:color="auto"/>
        <w:bottom w:val="none" w:sz="0" w:space="0" w:color="auto"/>
        <w:right w:val="none" w:sz="0" w:space="0" w:color="auto"/>
      </w:divBdr>
    </w:div>
    <w:div w:id="1363823163">
      <w:bodyDiv w:val="1"/>
      <w:marLeft w:val="0"/>
      <w:marRight w:val="0"/>
      <w:marTop w:val="0"/>
      <w:marBottom w:val="0"/>
      <w:divBdr>
        <w:top w:val="none" w:sz="0" w:space="0" w:color="auto"/>
        <w:left w:val="none" w:sz="0" w:space="0" w:color="auto"/>
        <w:bottom w:val="none" w:sz="0" w:space="0" w:color="auto"/>
        <w:right w:val="none" w:sz="0" w:space="0" w:color="auto"/>
      </w:divBdr>
    </w:div>
    <w:div w:id="1363826346">
      <w:bodyDiv w:val="1"/>
      <w:marLeft w:val="0"/>
      <w:marRight w:val="0"/>
      <w:marTop w:val="0"/>
      <w:marBottom w:val="0"/>
      <w:divBdr>
        <w:top w:val="none" w:sz="0" w:space="0" w:color="auto"/>
        <w:left w:val="none" w:sz="0" w:space="0" w:color="auto"/>
        <w:bottom w:val="none" w:sz="0" w:space="0" w:color="auto"/>
        <w:right w:val="none" w:sz="0" w:space="0" w:color="auto"/>
      </w:divBdr>
    </w:div>
    <w:div w:id="1363898039">
      <w:bodyDiv w:val="1"/>
      <w:marLeft w:val="0"/>
      <w:marRight w:val="0"/>
      <w:marTop w:val="0"/>
      <w:marBottom w:val="0"/>
      <w:divBdr>
        <w:top w:val="none" w:sz="0" w:space="0" w:color="auto"/>
        <w:left w:val="none" w:sz="0" w:space="0" w:color="auto"/>
        <w:bottom w:val="none" w:sz="0" w:space="0" w:color="auto"/>
        <w:right w:val="none" w:sz="0" w:space="0" w:color="auto"/>
      </w:divBdr>
    </w:div>
    <w:div w:id="1364088546">
      <w:bodyDiv w:val="1"/>
      <w:marLeft w:val="0"/>
      <w:marRight w:val="0"/>
      <w:marTop w:val="0"/>
      <w:marBottom w:val="0"/>
      <w:divBdr>
        <w:top w:val="none" w:sz="0" w:space="0" w:color="auto"/>
        <w:left w:val="none" w:sz="0" w:space="0" w:color="auto"/>
        <w:bottom w:val="none" w:sz="0" w:space="0" w:color="auto"/>
        <w:right w:val="none" w:sz="0" w:space="0" w:color="auto"/>
      </w:divBdr>
    </w:div>
    <w:div w:id="1364288336">
      <w:bodyDiv w:val="1"/>
      <w:marLeft w:val="0"/>
      <w:marRight w:val="0"/>
      <w:marTop w:val="0"/>
      <w:marBottom w:val="0"/>
      <w:divBdr>
        <w:top w:val="none" w:sz="0" w:space="0" w:color="auto"/>
        <w:left w:val="none" w:sz="0" w:space="0" w:color="auto"/>
        <w:bottom w:val="none" w:sz="0" w:space="0" w:color="auto"/>
        <w:right w:val="none" w:sz="0" w:space="0" w:color="auto"/>
      </w:divBdr>
    </w:div>
    <w:div w:id="1364868244">
      <w:bodyDiv w:val="1"/>
      <w:marLeft w:val="0"/>
      <w:marRight w:val="0"/>
      <w:marTop w:val="0"/>
      <w:marBottom w:val="0"/>
      <w:divBdr>
        <w:top w:val="none" w:sz="0" w:space="0" w:color="auto"/>
        <w:left w:val="none" w:sz="0" w:space="0" w:color="auto"/>
        <w:bottom w:val="none" w:sz="0" w:space="0" w:color="auto"/>
        <w:right w:val="none" w:sz="0" w:space="0" w:color="auto"/>
      </w:divBdr>
    </w:div>
    <w:div w:id="1365012768">
      <w:bodyDiv w:val="1"/>
      <w:marLeft w:val="0"/>
      <w:marRight w:val="0"/>
      <w:marTop w:val="0"/>
      <w:marBottom w:val="0"/>
      <w:divBdr>
        <w:top w:val="none" w:sz="0" w:space="0" w:color="auto"/>
        <w:left w:val="none" w:sz="0" w:space="0" w:color="auto"/>
        <w:bottom w:val="none" w:sz="0" w:space="0" w:color="auto"/>
        <w:right w:val="none" w:sz="0" w:space="0" w:color="auto"/>
      </w:divBdr>
    </w:div>
    <w:div w:id="1365403236">
      <w:bodyDiv w:val="1"/>
      <w:marLeft w:val="0"/>
      <w:marRight w:val="0"/>
      <w:marTop w:val="0"/>
      <w:marBottom w:val="0"/>
      <w:divBdr>
        <w:top w:val="none" w:sz="0" w:space="0" w:color="auto"/>
        <w:left w:val="none" w:sz="0" w:space="0" w:color="auto"/>
        <w:bottom w:val="none" w:sz="0" w:space="0" w:color="auto"/>
        <w:right w:val="none" w:sz="0" w:space="0" w:color="auto"/>
      </w:divBdr>
    </w:div>
    <w:div w:id="1365524353">
      <w:bodyDiv w:val="1"/>
      <w:marLeft w:val="0"/>
      <w:marRight w:val="0"/>
      <w:marTop w:val="0"/>
      <w:marBottom w:val="0"/>
      <w:divBdr>
        <w:top w:val="none" w:sz="0" w:space="0" w:color="auto"/>
        <w:left w:val="none" w:sz="0" w:space="0" w:color="auto"/>
        <w:bottom w:val="none" w:sz="0" w:space="0" w:color="auto"/>
        <w:right w:val="none" w:sz="0" w:space="0" w:color="auto"/>
      </w:divBdr>
    </w:div>
    <w:div w:id="1366249498">
      <w:bodyDiv w:val="1"/>
      <w:marLeft w:val="0"/>
      <w:marRight w:val="0"/>
      <w:marTop w:val="0"/>
      <w:marBottom w:val="0"/>
      <w:divBdr>
        <w:top w:val="none" w:sz="0" w:space="0" w:color="auto"/>
        <w:left w:val="none" w:sz="0" w:space="0" w:color="auto"/>
        <w:bottom w:val="none" w:sz="0" w:space="0" w:color="auto"/>
        <w:right w:val="none" w:sz="0" w:space="0" w:color="auto"/>
      </w:divBdr>
    </w:div>
    <w:div w:id="1366711891">
      <w:bodyDiv w:val="1"/>
      <w:marLeft w:val="0"/>
      <w:marRight w:val="0"/>
      <w:marTop w:val="0"/>
      <w:marBottom w:val="0"/>
      <w:divBdr>
        <w:top w:val="none" w:sz="0" w:space="0" w:color="auto"/>
        <w:left w:val="none" w:sz="0" w:space="0" w:color="auto"/>
        <w:bottom w:val="none" w:sz="0" w:space="0" w:color="auto"/>
        <w:right w:val="none" w:sz="0" w:space="0" w:color="auto"/>
      </w:divBdr>
    </w:div>
    <w:div w:id="1366832181">
      <w:bodyDiv w:val="1"/>
      <w:marLeft w:val="0"/>
      <w:marRight w:val="0"/>
      <w:marTop w:val="0"/>
      <w:marBottom w:val="0"/>
      <w:divBdr>
        <w:top w:val="none" w:sz="0" w:space="0" w:color="auto"/>
        <w:left w:val="none" w:sz="0" w:space="0" w:color="auto"/>
        <w:bottom w:val="none" w:sz="0" w:space="0" w:color="auto"/>
        <w:right w:val="none" w:sz="0" w:space="0" w:color="auto"/>
      </w:divBdr>
    </w:div>
    <w:div w:id="1366981503">
      <w:bodyDiv w:val="1"/>
      <w:marLeft w:val="0"/>
      <w:marRight w:val="0"/>
      <w:marTop w:val="0"/>
      <w:marBottom w:val="0"/>
      <w:divBdr>
        <w:top w:val="none" w:sz="0" w:space="0" w:color="auto"/>
        <w:left w:val="none" w:sz="0" w:space="0" w:color="auto"/>
        <w:bottom w:val="none" w:sz="0" w:space="0" w:color="auto"/>
        <w:right w:val="none" w:sz="0" w:space="0" w:color="auto"/>
      </w:divBdr>
    </w:div>
    <w:div w:id="1367409411">
      <w:bodyDiv w:val="1"/>
      <w:marLeft w:val="0"/>
      <w:marRight w:val="0"/>
      <w:marTop w:val="0"/>
      <w:marBottom w:val="0"/>
      <w:divBdr>
        <w:top w:val="none" w:sz="0" w:space="0" w:color="auto"/>
        <w:left w:val="none" w:sz="0" w:space="0" w:color="auto"/>
        <w:bottom w:val="none" w:sz="0" w:space="0" w:color="auto"/>
        <w:right w:val="none" w:sz="0" w:space="0" w:color="auto"/>
      </w:divBdr>
    </w:div>
    <w:div w:id="1368215343">
      <w:bodyDiv w:val="1"/>
      <w:marLeft w:val="0"/>
      <w:marRight w:val="0"/>
      <w:marTop w:val="0"/>
      <w:marBottom w:val="0"/>
      <w:divBdr>
        <w:top w:val="none" w:sz="0" w:space="0" w:color="auto"/>
        <w:left w:val="none" w:sz="0" w:space="0" w:color="auto"/>
        <w:bottom w:val="none" w:sz="0" w:space="0" w:color="auto"/>
        <w:right w:val="none" w:sz="0" w:space="0" w:color="auto"/>
      </w:divBdr>
    </w:div>
    <w:div w:id="1368675988">
      <w:bodyDiv w:val="1"/>
      <w:marLeft w:val="0"/>
      <w:marRight w:val="0"/>
      <w:marTop w:val="0"/>
      <w:marBottom w:val="0"/>
      <w:divBdr>
        <w:top w:val="none" w:sz="0" w:space="0" w:color="auto"/>
        <w:left w:val="none" w:sz="0" w:space="0" w:color="auto"/>
        <w:bottom w:val="none" w:sz="0" w:space="0" w:color="auto"/>
        <w:right w:val="none" w:sz="0" w:space="0" w:color="auto"/>
      </w:divBdr>
    </w:div>
    <w:div w:id="1369532064">
      <w:bodyDiv w:val="1"/>
      <w:marLeft w:val="0"/>
      <w:marRight w:val="0"/>
      <w:marTop w:val="0"/>
      <w:marBottom w:val="0"/>
      <w:divBdr>
        <w:top w:val="none" w:sz="0" w:space="0" w:color="auto"/>
        <w:left w:val="none" w:sz="0" w:space="0" w:color="auto"/>
        <w:bottom w:val="none" w:sz="0" w:space="0" w:color="auto"/>
        <w:right w:val="none" w:sz="0" w:space="0" w:color="auto"/>
      </w:divBdr>
    </w:div>
    <w:div w:id="1369720346">
      <w:bodyDiv w:val="1"/>
      <w:marLeft w:val="0"/>
      <w:marRight w:val="0"/>
      <w:marTop w:val="0"/>
      <w:marBottom w:val="0"/>
      <w:divBdr>
        <w:top w:val="none" w:sz="0" w:space="0" w:color="auto"/>
        <w:left w:val="none" w:sz="0" w:space="0" w:color="auto"/>
        <w:bottom w:val="none" w:sz="0" w:space="0" w:color="auto"/>
        <w:right w:val="none" w:sz="0" w:space="0" w:color="auto"/>
      </w:divBdr>
    </w:div>
    <w:div w:id="1369914416">
      <w:bodyDiv w:val="1"/>
      <w:marLeft w:val="0"/>
      <w:marRight w:val="0"/>
      <w:marTop w:val="0"/>
      <w:marBottom w:val="0"/>
      <w:divBdr>
        <w:top w:val="none" w:sz="0" w:space="0" w:color="auto"/>
        <w:left w:val="none" w:sz="0" w:space="0" w:color="auto"/>
        <w:bottom w:val="none" w:sz="0" w:space="0" w:color="auto"/>
        <w:right w:val="none" w:sz="0" w:space="0" w:color="auto"/>
      </w:divBdr>
    </w:div>
    <w:div w:id="1370837637">
      <w:bodyDiv w:val="1"/>
      <w:marLeft w:val="0"/>
      <w:marRight w:val="0"/>
      <w:marTop w:val="0"/>
      <w:marBottom w:val="0"/>
      <w:divBdr>
        <w:top w:val="none" w:sz="0" w:space="0" w:color="auto"/>
        <w:left w:val="none" w:sz="0" w:space="0" w:color="auto"/>
        <w:bottom w:val="none" w:sz="0" w:space="0" w:color="auto"/>
        <w:right w:val="none" w:sz="0" w:space="0" w:color="auto"/>
      </w:divBdr>
    </w:div>
    <w:div w:id="1371219753">
      <w:bodyDiv w:val="1"/>
      <w:marLeft w:val="0"/>
      <w:marRight w:val="0"/>
      <w:marTop w:val="0"/>
      <w:marBottom w:val="0"/>
      <w:divBdr>
        <w:top w:val="none" w:sz="0" w:space="0" w:color="auto"/>
        <w:left w:val="none" w:sz="0" w:space="0" w:color="auto"/>
        <w:bottom w:val="none" w:sz="0" w:space="0" w:color="auto"/>
        <w:right w:val="none" w:sz="0" w:space="0" w:color="auto"/>
      </w:divBdr>
    </w:div>
    <w:div w:id="1371346479">
      <w:bodyDiv w:val="1"/>
      <w:marLeft w:val="0"/>
      <w:marRight w:val="0"/>
      <w:marTop w:val="0"/>
      <w:marBottom w:val="0"/>
      <w:divBdr>
        <w:top w:val="none" w:sz="0" w:space="0" w:color="auto"/>
        <w:left w:val="none" w:sz="0" w:space="0" w:color="auto"/>
        <w:bottom w:val="none" w:sz="0" w:space="0" w:color="auto"/>
        <w:right w:val="none" w:sz="0" w:space="0" w:color="auto"/>
      </w:divBdr>
    </w:div>
    <w:div w:id="1371685273">
      <w:bodyDiv w:val="1"/>
      <w:marLeft w:val="0"/>
      <w:marRight w:val="0"/>
      <w:marTop w:val="0"/>
      <w:marBottom w:val="0"/>
      <w:divBdr>
        <w:top w:val="none" w:sz="0" w:space="0" w:color="auto"/>
        <w:left w:val="none" w:sz="0" w:space="0" w:color="auto"/>
        <w:bottom w:val="none" w:sz="0" w:space="0" w:color="auto"/>
        <w:right w:val="none" w:sz="0" w:space="0" w:color="auto"/>
      </w:divBdr>
      <w:divsChild>
        <w:div w:id="1842694963">
          <w:marLeft w:val="640"/>
          <w:marRight w:val="0"/>
          <w:marTop w:val="0"/>
          <w:marBottom w:val="0"/>
          <w:divBdr>
            <w:top w:val="none" w:sz="0" w:space="0" w:color="auto"/>
            <w:left w:val="none" w:sz="0" w:space="0" w:color="auto"/>
            <w:bottom w:val="none" w:sz="0" w:space="0" w:color="auto"/>
            <w:right w:val="none" w:sz="0" w:space="0" w:color="auto"/>
          </w:divBdr>
        </w:div>
        <w:div w:id="1873883879">
          <w:marLeft w:val="640"/>
          <w:marRight w:val="0"/>
          <w:marTop w:val="0"/>
          <w:marBottom w:val="0"/>
          <w:divBdr>
            <w:top w:val="none" w:sz="0" w:space="0" w:color="auto"/>
            <w:left w:val="none" w:sz="0" w:space="0" w:color="auto"/>
            <w:bottom w:val="none" w:sz="0" w:space="0" w:color="auto"/>
            <w:right w:val="none" w:sz="0" w:space="0" w:color="auto"/>
          </w:divBdr>
        </w:div>
        <w:div w:id="1381595557">
          <w:marLeft w:val="640"/>
          <w:marRight w:val="0"/>
          <w:marTop w:val="0"/>
          <w:marBottom w:val="0"/>
          <w:divBdr>
            <w:top w:val="none" w:sz="0" w:space="0" w:color="auto"/>
            <w:left w:val="none" w:sz="0" w:space="0" w:color="auto"/>
            <w:bottom w:val="none" w:sz="0" w:space="0" w:color="auto"/>
            <w:right w:val="none" w:sz="0" w:space="0" w:color="auto"/>
          </w:divBdr>
        </w:div>
        <w:div w:id="1512721637">
          <w:marLeft w:val="640"/>
          <w:marRight w:val="0"/>
          <w:marTop w:val="0"/>
          <w:marBottom w:val="0"/>
          <w:divBdr>
            <w:top w:val="none" w:sz="0" w:space="0" w:color="auto"/>
            <w:left w:val="none" w:sz="0" w:space="0" w:color="auto"/>
            <w:bottom w:val="none" w:sz="0" w:space="0" w:color="auto"/>
            <w:right w:val="none" w:sz="0" w:space="0" w:color="auto"/>
          </w:divBdr>
        </w:div>
        <w:div w:id="58940503">
          <w:marLeft w:val="640"/>
          <w:marRight w:val="0"/>
          <w:marTop w:val="0"/>
          <w:marBottom w:val="0"/>
          <w:divBdr>
            <w:top w:val="none" w:sz="0" w:space="0" w:color="auto"/>
            <w:left w:val="none" w:sz="0" w:space="0" w:color="auto"/>
            <w:bottom w:val="none" w:sz="0" w:space="0" w:color="auto"/>
            <w:right w:val="none" w:sz="0" w:space="0" w:color="auto"/>
          </w:divBdr>
        </w:div>
        <w:div w:id="135804639">
          <w:marLeft w:val="640"/>
          <w:marRight w:val="0"/>
          <w:marTop w:val="0"/>
          <w:marBottom w:val="0"/>
          <w:divBdr>
            <w:top w:val="none" w:sz="0" w:space="0" w:color="auto"/>
            <w:left w:val="none" w:sz="0" w:space="0" w:color="auto"/>
            <w:bottom w:val="none" w:sz="0" w:space="0" w:color="auto"/>
            <w:right w:val="none" w:sz="0" w:space="0" w:color="auto"/>
          </w:divBdr>
        </w:div>
        <w:div w:id="540828226">
          <w:marLeft w:val="640"/>
          <w:marRight w:val="0"/>
          <w:marTop w:val="0"/>
          <w:marBottom w:val="0"/>
          <w:divBdr>
            <w:top w:val="none" w:sz="0" w:space="0" w:color="auto"/>
            <w:left w:val="none" w:sz="0" w:space="0" w:color="auto"/>
            <w:bottom w:val="none" w:sz="0" w:space="0" w:color="auto"/>
            <w:right w:val="none" w:sz="0" w:space="0" w:color="auto"/>
          </w:divBdr>
        </w:div>
        <w:div w:id="484325463">
          <w:marLeft w:val="640"/>
          <w:marRight w:val="0"/>
          <w:marTop w:val="0"/>
          <w:marBottom w:val="0"/>
          <w:divBdr>
            <w:top w:val="none" w:sz="0" w:space="0" w:color="auto"/>
            <w:left w:val="none" w:sz="0" w:space="0" w:color="auto"/>
            <w:bottom w:val="none" w:sz="0" w:space="0" w:color="auto"/>
            <w:right w:val="none" w:sz="0" w:space="0" w:color="auto"/>
          </w:divBdr>
        </w:div>
        <w:div w:id="1818495451">
          <w:marLeft w:val="640"/>
          <w:marRight w:val="0"/>
          <w:marTop w:val="0"/>
          <w:marBottom w:val="0"/>
          <w:divBdr>
            <w:top w:val="none" w:sz="0" w:space="0" w:color="auto"/>
            <w:left w:val="none" w:sz="0" w:space="0" w:color="auto"/>
            <w:bottom w:val="none" w:sz="0" w:space="0" w:color="auto"/>
            <w:right w:val="none" w:sz="0" w:space="0" w:color="auto"/>
          </w:divBdr>
        </w:div>
        <w:div w:id="562914216">
          <w:marLeft w:val="640"/>
          <w:marRight w:val="0"/>
          <w:marTop w:val="0"/>
          <w:marBottom w:val="0"/>
          <w:divBdr>
            <w:top w:val="none" w:sz="0" w:space="0" w:color="auto"/>
            <w:left w:val="none" w:sz="0" w:space="0" w:color="auto"/>
            <w:bottom w:val="none" w:sz="0" w:space="0" w:color="auto"/>
            <w:right w:val="none" w:sz="0" w:space="0" w:color="auto"/>
          </w:divBdr>
        </w:div>
        <w:div w:id="1233850391">
          <w:marLeft w:val="640"/>
          <w:marRight w:val="0"/>
          <w:marTop w:val="0"/>
          <w:marBottom w:val="0"/>
          <w:divBdr>
            <w:top w:val="none" w:sz="0" w:space="0" w:color="auto"/>
            <w:left w:val="none" w:sz="0" w:space="0" w:color="auto"/>
            <w:bottom w:val="none" w:sz="0" w:space="0" w:color="auto"/>
            <w:right w:val="none" w:sz="0" w:space="0" w:color="auto"/>
          </w:divBdr>
        </w:div>
        <w:div w:id="1508014693">
          <w:marLeft w:val="640"/>
          <w:marRight w:val="0"/>
          <w:marTop w:val="0"/>
          <w:marBottom w:val="0"/>
          <w:divBdr>
            <w:top w:val="none" w:sz="0" w:space="0" w:color="auto"/>
            <w:left w:val="none" w:sz="0" w:space="0" w:color="auto"/>
            <w:bottom w:val="none" w:sz="0" w:space="0" w:color="auto"/>
            <w:right w:val="none" w:sz="0" w:space="0" w:color="auto"/>
          </w:divBdr>
        </w:div>
        <w:div w:id="244917509">
          <w:marLeft w:val="640"/>
          <w:marRight w:val="0"/>
          <w:marTop w:val="0"/>
          <w:marBottom w:val="0"/>
          <w:divBdr>
            <w:top w:val="none" w:sz="0" w:space="0" w:color="auto"/>
            <w:left w:val="none" w:sz="0" w:space="0" w:color="auto"/>
            <w:bottom w:val="none" w:sz="0" w:space="0" w:color="auto"/>
            <w:right w:val="none" w:sz="0" w:space="0" w:color="auto"/>
          </w:divBdr>
        </w:div>
        <w:div w:id="817496303">
          <w:marLeft w:val="640"/>
          <w:marRight w:val="0"/>
          <w:marTop w:val="0"/>
          <w:marBottom w:val="0"/>
          <w:divBdr>
            <w:top w:val="none" w:sz="0" w:space="0" w:color="auto"/>
            <w:left w:val="none" w:sz="0" w:space="0" w:color="auto"/>
            <w:bottom w:val="none" w:sz="0" w:space="0" w:color="auto"/>
            <w:right w:val="none" w:sz="0" w:space="0" w:color="auto"/>
          </w:divBdr>
        </w:div>
        <w:div w:id="1294671114">
          <w:marLeft w:val="640"/>
          <w:marRight w:val="0"/>
          <w:marTop w:val="0"/>
          <w:marBottom w:val="0"/>
          <w:divBdr>
            <w:top w:val="none" w:sz="0" w:space="0" w:color="auto"/>
            <w:left w:val="none" w:sz="0" w:space="0" w:color="auto"/>
            <w:bottom w:val="none" w:sz="0" w:space="0" w:color="auto"/>
            <w:right w:val="none" w:sz="0" w:space="0" w:color="auto"/>
          </w:divBdr>
        </w:div>
        <w:div w:id="428620940">
          <w:marLeft w:val="640"/>
          <w:marRight w:val="0"/>
          <w:marTop w:val="0"/>
          <w:marBottom w:val="0"/>
          <w:divBdr>
            <w:top w:val="none" w:sz="0" w:space="0" w:color="auto"/>
            <w:left w:val="none" w:sz="0" w:space="0" w:color="auto"/>
            <w:bottom w:val="none" w:sz="0" w:space="0" w:color="auto"/>
            <w:right w:val="none" w:sz="0" w:space="0" w:color="auto"/>
          </w:divBdr>
        </w:div>
        <w:div w:id="1338383833">
          <w:marLeft w:val="640"/>
          <w:marRight w:val="0"/>
          <w:marTop w:val="0"/>
          <w:marBottom w:val="0"/>
          <w:divBdr>
            <w:top w:val="none" w:sz="0" w:space="0" w:color="auto"/>
            <w:left w:val="none" w:sz="0" w:space="0" w:color="auto"/>
            <w:bottom w:val="none" w:sz="0" w:space="0" w:color="auto"/>
            <w:right w:val="none" w:sz="0" w:space="0" w:color="auto"/>
          </w:divBdr>
        </w:div>
        <w:div w:id="232474312">
          <w:marLeft w:val="640"/>
          <w:marRight w:val="0"/>
          <w:marTop w:val="0"/>
          <w:marBottom w:val="0"/>
          <w:divBdr>
            <w:top w:val="none" w:sz="0" w:space="0" w:color="auto"/>
            <w:left w:val="none" w:sz="0" w:space="0" w:color="auto"/>
            <w:bottom w:val="none" w:sz="0" w:space="0" w:color="auto"/>
            <w:right w:val="none" w:sz="0" w:space="0" w:color="auto"/>
          </w:divBdr>
        </w:div>
        <w:div w:id="370999707">
          <w:marLeft w:val="640"/>
          <w:marRight w:val="0"/>
          <w:marTop w:val="0"/>
          <w:marBottom w:val="0"/>
          <w:divBdr>
            <w:top w:val="none" w:sz="0" w:space="0" w:color="auto"/>
            <w:left w:val="none" w:sz="0" w:space="0" w:color="auto"/>
            <w:bottom w:val="none" w:sz="0" w:space="0" w:color="auto"/>
            <w:right w:val="none" w:sz="0" w:space="0" w:color="auto"/>
          </w:divBdr>
        </w:div>
        <w:div w:id="389623026">
          <w:marLeft w:val="640"/>
          <w:marRight w:val="0"/>
          <w:marTop w:val="0"/>
          <w:marBottom w:val="0"/>
          <w:divBdr>
            <w:top w:val="none" w:sz="0" w:space="0" w:color="auto"/>
            <w:left w:val="none" w:sz="0" w:space="0" w:color="auto"/>
            <w:bottom w:val="none" w:sz="0" w:space="0" w:color="auto"/>
            <w:right w:val="none" w:sz="0" w:space="0" w:color="auto"/>
          </w:divBdr>
        </w:div>
        <w:div w:id="1438788998">
          <w:marLeft w:val="640"/>
          <w:marRight w:val="0"/>
          <w:marTop w:val="0"/>
          <w:marBottom w:val="0"/>
          <w:divBdr>
            <w:top w:val="none" w:sz="0" w:space="0" w:color="auto"/>
            <w:left w:val="none" w:sz="0" w:space="0" w:color="auto"/>
            <w:bottom w:val="none" w:sz="0" w:space="0" w:color="auto"/>
            <w:right w:val="none" w:sz="0" w:space="0" w:color="auto"/>
          </w:divBdr>
        </w:div>
        <w:div w:id="6563539">
          <w:marLeft w:val="640"/>
          <w:marRight w:val="0"/>
          <w:marTop w:val="0"/>
          <w:marBottom w:val="0"/>
          <w:divBdr>
            <w:top w:val="none" w:sz="0" w:space="0" w:color="auto"/>
            <w:left w:val="none" w:sz="0" w:space="0" w:color="auto"/>
            <w:bottom w:val="none" w:sz="0" w:space="0" w:color="auto"/>
            <w:right w:val="none" w:sz="0" w:space="0" w:color="auto"/>
          </w:divBdr>
        </w:div>
        <w:div w:id="1982539457">
          <w:marLeft w:val="640"/>
          <w:marRight w:val="0"/>
          <w:marTop w:val="0"/>
          <w:marBottom w:val="0"/>
          <w:divBdr>
            <w:top w:val="none" w:sz="0" w:space="0" w:color="auto"/>
            <w:left w:val="none" w:sz="0" w:space="0" w:color="auto"/>
            <w:bottom w:val="none" w:sz="0" w:space="0" w:color="auto"/>
            <w:right w:val="none" w:sz="0" w:space="0" w:color="auto"/>
          </w:divBdr>
        </w:div>
        <w:div w:id="1000156426">
          <w:marLeft w:val="640"/>
          <w:marRight w:val="0"/>
          <w:marTop w:val="0"/>
          <w:marBottom w:val="0"/>
          <w:divBdr>
            <w:top w:val="none" w:sz="0" w:space="0" w:color="auto"/>
            <w:left w:val="none" w:sz="0" w:space="0" w:color="auto"/>
            <w:bottom w:val="none" w:sz="0" w:space="0" w:color="auto"/>
            <w:right w:val="none" w:sz="0" w:space="0" w:color="auto"/>
          </w:divBdr>
        </w:div>
        <w:div w:id="1999074697">
          <w:marLeft w:val="640"/>
          <w:marRight w:val="0"/>
          <w:marTop w:val="0"/>
          <w:marBottom w:val="0"/>
          <w:divBdr>
            <w:top w:val="none" w:sz="0" w:space="0" w:color="auto"/>
            <w:left w:val="none" w:sz="0" w:space="0" w:color="auto"/>
            <w:bottom w:val="none" w:sz="0" w:space="0" w:color="auto"/>
            <w:right w:val="none" w:sz="0" w:space="0" w:color="auto"/>
          </w:divBdr>
        </w:div>
        <w:div w:id="903681128">
          <w:marLeft w:val="640"/>
          <w:marRight w:val="0"/>
          <w:marTop w:val="0"/>
          <w:marBottom w:val="0"/>
          <w:divBdr>
            <w:top w:val="none" w:sz="0" w:space="0" w:color="auto"/>
            <w:left w:val="none" w:sz="0" w:space="0" w:color="auto"/>
            <w:bottom w:val="none" w:sz="0" w:space="0" w:color="auto"/>
            <w:right w:val="none" w:sz="0" w:space="0" w:color="auto"/>
          </w:divBdr>
        </w:div>
        <w:div w:id="1682003341">
          <w:marLeft w:val="640"/>
          <w:marRight w:val="0"/>
          <w:marTop w:val="0"/>
          <w:marBottom w:val="0"/>
          <w:divBdr>
            <w:top w:val="none" w:sz="0" w:space="0" w:color="auto"/>
            <w:left w:val="none" w:sz="0" w:space="0" w:color="auto"/>
            <w:bottom w:val="none" w:sz="0" w:space="0" w:color="auto"/>
            <w:right w:val="none" w:sz="0" w:space="0" w:color="auto"/>
          </w:divBdr>
        </w:div>
        <w:div w:id="827356947">
          <w:marLeft w:val="640"/>
          <w:marRight w:val="0"/>
          <w:marTop w:val="0"/>
          <w:marBottom w:val="0"/>
          <w:divBdr>
            <w:top w:val="none" w:sz="0" w:space="0" w:color="auto"/>
            <w:left w:val="none" w:sz="0" w:space="0" w:color="auto"/>
            <w:bottom w:val="none" w:sz="0" w:space="0" w:color="auto"/>
            <w:right w:val="none" w:sz="0" w:space="0" w:color="auto"/>
          </w:divBdr>
        </w:div>
        <w:div w:id="1317808112">
          <w:marLeft w:val="640"/>
          <w:marRight w:val="0"/>
          <w:marTop w:val="0"/>
          <w:marBottom w:val="0"/>
          <w:divBdr>
            <w:top w:val="none" w:sz="0" w:space="0" w:color="auto"/>
            <w:left w:val="none" w:sz="0" w:space="0" w:color="auto"/>
            <w:bottom w:val="none" w:sz="0" w:space="0" w:color="auto"/>
            <w:right w:val="none" w:sz="0" w:space="0" w:color="auto"/>
          </w:divBdr>
        </w:div>
        <w:div w:id="1148130466">
          <w:marLeft w:val="640"/>
          <w:marRight w:val="0"/>
          <w:marTop w:val="0"/>
          <w:marBottom w:val="0"/>
          <w:divBdr>
            <w:top w:val="none" w:sz="0" w:space="0" w:color="auto"/>
            <w:left w:val="none" w:sz="0" w:space="0" w:color="auto"/>
            <w:bottom w:val="none" w:sz="0" w:space="0" w:color="auto"/>
            <w:right w:val="none" w:sz="0" w:space="0" w:color="auto"/>
          </w:divBdr>
        </w:div>
        <w:div w:id="229313519">
          <w:marLeft w:val="640"/>
          <w:marRight w:val="0"/>
          <w:marTop w:val="0"/>
          <w:marBottom w:val="0"/>
          <w:divBdr>
            <w:top w:val="none" w:sz="0" w:space="0" w:color="auto"/>
            <w:left w:val="none" w:sz="0" w:space="0" w:color="auto"/>
            <w:bottom w:val="none" w:sz="0" w:space="0" w:color="auto"/>
            <w:right w:val="none" w:sz="0" w:space="0" w:color="auto"/>
          </w:divBdr>
        </w:div>
        <w:div w:id="1789003317">
          <w:marLeft w:val="640"/>
          <w:marRight w:val="0"/>
          <w:marTop w:val="0"/>
          <w:marBottom w:val="0"/>
          <w:divBdr>
            <w:top w:val="none" w:sz="0" w:space="0" w:color="auto"/>
            <w:left w:val="none" w:sz="0" w:space="0" w:color="auto"/>
            <w:bottom w:val="none" w:sz="0" w:space="0" w:color="auto"/>
            <w:right w:val="none" w:sz="0" w:space="0" w:color="auto"/>
          </w:divBdr>
        </w:div>
        <w:div w:id="467357798">
          <w:marLeft w:val="640"/>
          <w:marRight w:val="0"/>
          <w:marTop w:val="0"/>
          <w:marBottom w:val="0"/>
          <w:divBdr>
            <w:top w:val="none" w:sz="0" w:space="0" w:color="auto"/>
            <w:left w:val="none" w:sz="0" w:space="0" w:color="auto"/>
            <w:bottom w:val="none" w:sz="0" w:space="0" w:color="auto"/>
            <w:right w:val="none" w:sz="0" w:space="0" w:color="auto"/>
          </w:divBdr>
        </w:div>
        <w:div w:id="1745836160">
          <w:marLeft w:val="640"/>
          <w:marRight w:val="0"/>
          <w:marTop w:val="0"/>
          <w:marBottom w:val="0"/>
          <w:divBdr>
            <w:top w:val="none" w:sz="0" w:space="0" w:color="auto"/>
            <w:left w:val="none" w:sz="0" w:space="0" w:color="auto"/>
            <w:bottom w:val="none" w:sz="0" w:space="0" w:color="auto"/>
            <w:right w:val="none" w:sz="0" w:space="0" w:color="auto"/>
          </w:divBdr>
        </w:div>
        <w:div w:id="956832121">
          <w:marLeft w:val="640"/>
          <w:marRight w:val="0"/>
          <w:marTop w:val="0"/>
          <w:marBottom w:val="0"/>
          <w:divBdr>
            <w:top w:val="none" w:sz="0" w:space="0" w:color="auto"/>
            <w:left w:val="none" w:sz="0" w:space="0" w:color="auto"/>
            <w:bottom w:val="none" w:sz="0" w:space="0" w:color="auto"/>
            <w:right w:val="none" w:sz="0" w:space="0" w:color="auto"/>
          </w:divBdr>
        </w:div>
        <w:div w:id="970861122">
          <w:marLeft w:val="640"/>
          <w:marRight w:val="0"/>
          <w:marTop w:val="0"/>
          <w:marBottom w:val="0"/>
          <w:divBdr>
            <w:top w:val="none" w:sz="0" w:space="0" w:color="auto"/>
            <w:left w:val="none" w:sz="0" w:space="0" w:color="auto"/>
            <w:bottom w:val="none" w:sz="0" w:space="0" w:color="auto"/>
            <w:right w:val="none" w:sz="0" w:space="0" w:color="auto"/>
          </w:divBdr>
        </w:div>
        <w:div w:id="717052367">
          <w:marLeft w:val="640"/>
          <w:marRight w:val="0"/>
          <w:marTop w:val="0"/>
          <w:marBottom w:val="0"/>
          <w:divBdr>
            <w:top w:val="none" w:sz="0" w:space="0" w:color="auto"/>
            <w:left w:val="none" w:sz="0" w:space="0" w:color="auto"/>
            <w:bottom w:val="none" w:sz="0" w:space="0" w:color="auto"/>
            <w:right w:val="none" w:sz="0" w:space="0" w:color="auto"/>
          </w:divBdr>
        </w:div>
        <w:div w:id="2046324196">
          <w:marLeft w:val="640"/>
          <w:marRight w:val="0"/>
          <w:marTop w:val="0"/>
          <w:marBottom w:val="0"/>
          <w:divBdr>
            <w:top w:val="none" w:sz="0" w:space="0" w:color="auto"/>
            <w:left w:val="none" w:sz="0" w:space="0" w:color="auto"/>
            <w:bottom w:val="none" w:sz="0" w:space="0" w:color="auto"/>
            <w:right w:val="none" w:sz="0" w:space="0" w:color="auto"/>
          </w:divBdr>
        </w:div>
        <w:div w:id="1532185255">
          <w:marLeft w:val="640"/>
          <w:marRight w:val="0"/>
          <w:marTop w:val="0"/>
          <w:marBottom w:val="0"/>
          <w:divBdr>
            <w:top w:val="none" w:sz="0" w:space="0" w:color="auto"/>
            <w:left w:val="none" w:sz="0" w:space="0" w:color="auto"/>
            <w:bottom w:val="none" w:sz="0" w:space="0" w:color="auto"/>
            <w:right w:val="none" w:sz="0" w:space="0" w:color="auto"/>
          </w:divBdr>
        </w:div>
        <w:div w:id="280646786">
          <w:marLeft w:val="640"/>
          <w:marRight w:val="0"/>
          <w:marTop w:val="0"/>
          <w:marBottom w:val="0"/>
          <w:divBdr>
            <w:top w:val="none" w:sz="0" w:space="0" w:color="auto"/>
            <w:left w:val="none" w:sz="0" w:space="0" w:color="auto"/>
            <w:bottom w:val="none" w:sz="0" w:space="0" w:color="auto"/>
            <w:right w:val="none" w:sz="0" w:space="0" w:color="auto"/>
          </w:divBdr>
        </w:div>
        <w:div w:id="427119028">
          <w:marLeft w:val="640"/>
          <w:marRight w:val="0"/>
          <w:marTop w:val="0"/>
          <w:marBottom w:val="0"/>
          <w:divBdr>
            <w:top w:val="none" w:sz="0" w:space="0" w:color="auto"/>
            <w:left w:val="none" w:sz="0" w:space="0" w:color="auto"/>
            <w:bottom w:val="none" w:sz="0" w:space="0" w:color="auto"/>
            <w:right w:val="none" w:sz="0" w:space="0" w:color="auto"/>
          </w:divBdr>
        </w:div>
        <w:div w:id="66271927">
          <w:marLeft w:val="640"/>
          <w:marRight w:val="0"/>
          <w:marTop w:val="0"/>
          <w:marBottom w:val="0"/>
          <w:divBdr>
            <w:top w:val="none" w:sz="0" w:space="0" w:color="auto"/>
            <w:left w:val="none" w:sz="0" w:space="0" w:color="auto"/>
            <w:bottom w:val="none" w:sz="0" w:space="0" w:color="auto"/>
            <w:right w:val="none" w:sz="0" w:space="0" w:color="auto"/>
          </w:divBdr>
        </w:div>
        <w:div w:id="448746586">
          <w:marLeft w:val="640"/>
          <w:marRight w:val="0"/>
          <w:marTop w:val="0"/>
          <w:marBottom w:val="0"/>
          <w:divBdr>
            <w:top w:val="none" w:sz="0" w:space="0" w:color="auto"/>
            <w:left w:val="none" w:sz="0" w:space="0" w:color="auto"/>
            <w:bottom w:val="none" w:sz="0" w:space="0" w:color="auto"/>
            <w:right w:val="none" w:sz="0" w:space="0" w:color="auto"/>
          </w:divBdr>
        </w:div>
        <w:div w:id="888613235">
          <w:marLeft w:val="640"/>
          <w:marRight w:val="0"/>
          <w:marTop w:val="0"/>
          <w:marBottom w:val="0"/>
          <w:divBdr>
            <w:top w:val="none" w:sz="0" w:space="0" w:color="auto"/>
            <w:left w:val="none" w:sz="0" w:space="0" w:color="auto"/>
            <w:bottom w:val="none" w:sz="0" w:space="0" w:color="auto"/>
            <w:right w:val="none" w:sz="0" w:space="0" w:color="auto"/>
          </w:divBdr>
        </w:div>
        <w:div w:id="1146821725">
          <w:marLeft w:val="640"/>
          <w:marRight w:val="0"/>
          <w:marTop w:val="0"/>
          <w:marBottom w:val="0"/>
          <w:divBdr>
            <w:top w:val="none" w:sz="0" w:space="0" w:color="auto"/>
            <w:left w:val="none" w:sz="0" w:space="0" w:color="auto"/>
            <w:bottom w:val="none" w:sz="0" w:space="0" w:color="auto"/>
            <w:right w:val="none" w:sz="0" w:space="0" w:color="auto"/>
          </w:divBdr>
        </w:div>
        <w:div w:id="912931298">
          <w:marLeft w:val="640"/>
          <w:marRight w:val="0"/>
          <w:marTop w:val="0"/>
          <w:marBottom w:val="0"/>
          <w:divBdr>
            <w:top w:val="none" w:sz="0" w:space="0" w:color="auto"/>
            <w:left w:val="none" w:sz="0" w:space="0" w:color="auto"/>
            <w:bottom w:val="none" w:sz="0" w:space="0" w:color="auto"/>
            <w:right w:val="none" w:sz="0" w:space="0" w:color="auto"/>
          </w:divBdr>
        </w:div>
        <w:div w:id="472524359">
          <w:marLeft w:val="640"/>
          <w:marRight w:val="0"/>
          <w:marTop w:val="0"/>
          <w:marBottom w:val="0"/>
          <w:divBdr>
            <w:top w:val="none" w:sz="0" w:space="0" w:color="auto"/>
            <w:left w:val="none" w:sz="0" w:space="0" w:color="auto"/>
            <w:bottom w:val="none" w:sz="0" w:space="0" w:color="auto"/>
            <w:right w:val="none" w:sz="0" w:space="0" w:color="auto"/>
          </w:divBdr>
        </w:div>
        <w:div w:id="2071927130">
          <w:marLeft w:val="640"/>
          <w:marRight w:val="0"/>
          <w:marTop w:val="0"/>
          <w:marBottom w:val="0"/>
          <w:divBdr>
            <w:top w:val="none" w:sz="0" w:space="0" w:color="auto"/>
            <w:left w:val="none" w:sz="0" w:space="0" w:color="auto"/>
            <w:bottom w:val="none" w:sz="0" w:space="0" w:color="auto"/>
            <w:right w:val="none" w:sz="0" w:space="0" w:color="auto"/>
          </w:divBdr>
        </w:div>
        <w:div w:id="706492279">
          <w:marLeft w:val="640"/>
          <w:marRight w:val="0"/>
          <w:marTop w:val="0"/>
          <w:marBottom w:val="0"/>
          <w:divBdr>
            <w:top w:val="none" w:sz="0" w:space="0" w:color="auto"/>
            <w:left w:val="none" w:sz="0" w:space="0" w:color="auto"/>
            <w:bottom w:val="none" w:sz="0" w:space="0" w:color="auto"/>
            <w:right w:val="none" w:sz="0" w:space="0" w:color="auto"/>
          </w:divBdr>
        </w:div>
        <w:div w:id="1702780795">
          <w:marLeft w:val="640"/>
          <w:marRight w:val="0"/>
          <w:marTop w:val="0"/>
          <w:marBottom w:val="0"/>
          <w:divBdr>
            <w:top w:val="none" w:sz="0" w:space="0" w:color="auto"/>
            <w:left w:val="none" w:sz="0" w:space="0" w:color="auto"/>
            <w:bottom w:val="none" w:sz="0" w:space="0" w:color="auto"/>
            <w:right w:val="none" w:sz="0" w:space="0" w:color="auto"/>
          </w:divBdr>
        </w:div>
        <w:div w:id="248277799">
          <w:marLeft w:val="640"/>
          <w:marRight w:val="0"/>
          <w:marTop w:val="0"/>
          <w:marBottom w:val="0"/>
          <w:divBdr>
            <w:top w:val="none" w:sz="0" w:space="0" w:color="auto"/>
            <w:left w:val="none" w:sz="0" w:space="0" w:color="auto"/>
            <w:bottom w:val="none" w:sz="0" w:space="0" w:color="auto"/>
            <w:right w:val="none" w:sz="0" w:space="0" w:color="auto"/>
          </w:divBdr>
        </w:div>
      </w:divsChild>
    </w:div>
    <w:div w:id="1371761550">
      <w:bodyDiv w:val="1"/>
      <w:marLeft w:val="0"/>
      <w:marRight w:val="0"/>
      <w:marTop w:val="0"/>
      <w:marBottom w:val="0"/>
      <w:divBdr>
        <w:top w:val="none" w:sz="0" w:space="0" w:color="auto"/>
        <w:left w:val="none" w:sz="0" w:space="0" w:color="auto"/>
        <w:bottom w:val="none" w:sz="0" w:space="0" w:color="auto"/>
        <w:right w:val="none" w:sz="0" w:space="0" w:color="auto"/>
      </w:divBdr>
    </w:div>
    <w:div w:id="1372026954">
      <w:bodyDiv w:val="1"/>
      <w:marLeft w:val="0"/>
      <w:marRight w:val="0"/>
      <w:marTop w:val="0"/>
      <w:marBottom w:val="0"/>
      <w:divBdr>
        <w:top w:val="none" w:sz="0" w:space="0" w:color="auto"/>
        <w:left w:val="none" w:sz="0" w:space="0" w:color="auto"/>
        <w:bottom w:val="none" w:sz="0" w:space="0" w:color="auto"/>
        <w:right w:val="none" w:sz="0" w:space="0" w:color="auto"/>
      </w:divBdr>
      <w:divsChild>
        <w:div w:id="7221396">
          <w:marLeft w:val="0"/>
          <w:marRight w:val="0"/>
          <w:marTop w:val="0"/>
          <w:marBottom w:val="0"/>
          <w:divBdr>
            <w:top w:val="none" w:sz="0" w:space="0" w:color="auto"/>
            <w:left w:val="none" w:sz="0" w:space="0" w:color="auto"/>
            <w:bottom w:val="none" w:sz="0" w:space="0" w:color="auto"/>
            <w:right w:val="none" w:sz="0" w:space="0" w:color="auto"/>
          </w:divBdr>
        </w:div>
        <w:div w:id="576481537">
          <w:marLeft w:val="0"/>
          <w:marRight w:val="0"/>
          <w:marTop w:val="0"/>
          <w:marBottom w:val="0"/>
          <w:divBdr>
            <w:top w:val="none" w:sz="0" w:space="0" w:color="auto"/>
            <w:left w:val="none" w:sz="0" w:space="0" w:color="auto"/>
            <w:bottom w:val="none" w:sz="0" w:space="0" w:color="auto"/>
            <w:right w:val="none" w:sz="0" w:space="0" w:color="auto"/>
          </w:divBdr>
        </w:div>
        <w:div w:id="47807435">
          <w:marLeft w:val="0"/>
          <w:marRight w:val="0"/>
          <w:marTop w:val="0"/>
          <w:marBottom w:val="0"/>
          <w:divBdr>
            <w:top w:val="none" w:sz="0" w:space="0" w:color="auto"/>
            <w:left w:val="none" w:sz="0" w:space="0" w:color="auto"/>
            <w:bottom w:val="none" w:sz="0" w:space="0" w:color="auto"/>
            <w:right w:val="none" w:sz="0" w:space="0" w:color="auto"/>
          </w:divBdr>
        </w:div>
        <w:div w:id="1307931334">
          <w:marLeft w:val="0"/>
          <w:marRight w:val="0"/>
          <w:marTop w:val="0"/>
          <w:marBottom w:val="0"/>
          <w:divBdr>
            <w:top w:val="none" w:sz="0" w:space="0" w:color="auto"/>
            <w:left w:val="none" w:sz="0" w:space="0" w:color="auto"/>
            <w:bottom w:val="none" w:sz="0" w:space="0" w:color="auto"/>
            <w:right w:val="none" w:sz="0" w:space="0" w:color="auto"/>
          </w:divBdr>
        </w:div>
        <w:div w:id="1230188724">
          <w:marLeft w:val="0"/>
          <w:marRight w:val="0"/>
          <w:marTop w:val="0"/>
          <w:marBottom w:val="0"/>
          <w:divBdr>
            <w:top w:val="none" w:sz="0" w:space="0" w:color="auto"/>
            <w:left w:val="none" w:sz="0" w:space="0" w:color="auto"/>
            <w:bottom w:val="none" w:sz="0" w:space="0" w:color="auto"/>
            <w:right w:val="none" w:sz="0" w:space="0" w:color="auto"/>
          </w:divBdr>
        </w:div>
        <w:div w:id="1979257397">
          <w:marLeft w:val="0"/>
          <w:marRight w:val="0"/>
          <w:marTop w:val="0"/>
          <w:marBottom w:val="0"/>
          <w:divBdr>
            <w:top w:val="none" w:sz="0" w:space="0" w:color="auto"/>
            <w:left w:val="none" w:sz="0" w:space="0" w:color="auto"/>
            <w:bottom w:val="none" w:sz="0" w:space="0" w:color="auto"/>
            <w:right w:val="none" w:sz="0" w:space="0" w:color="auto"/>
          </w:divBdr>
        </w:div>
        <w:div w:id="135071239">
          <w:marLeft w:val="0"/>
          <w:marRight w:val="0"/>
          <w:marTop w:val="0"/>
          <w:marBottom w:val="0"/>
          <w:divBdr>
            <w:top w:val="none" w:sz="0" w:space="0" w:color="auto"/>
            <w:left w:val="none" w:sz="0" w:space="0" w:color="auto"/>
            <w:bottom w:val="none" w:sz="0" w:space="0" w:color="auto"/>
            <w:right w:val="none" w:sz="0" w:space="0" w:color="auto"/>
          </w:divBdr>
        </w:div>
        <w:div w:id="978147225">
          <w:marLeft w:val="0"/>
          <w:marRight w:val="0"/>
          <w:marTop w:val="0"/>
          <w:marBottom w:val="0"/>
          <w:divBdr>
            <w:top w:val="none" w:sz="0" w:space="0" w:color="auto"/>
            <w:left w:val="none" w:sz="0" w:space="0" w:color="auto"/>
            <w:bottom w:val="none" w:sz="0" w:space="0" w:color="auto"/>
            <w:right w:val="none" w:sz="0" w:space="0" w:color="auto"/>
          </w:divBdr>
        </w:div>
        <w:div w:id="1033191005">
          <w:marLeft w:val="0"/>
          <w:marRight w:val="0"/>
          <w:marTop w:val="0"/>
          <w:marBottom w:val="0"/>
          <w:divBdr>
            <w:top w:val="none" w:sz="0" w:space="0" w:color="auto"/>
            <w:left w:val="none" w:sz="0" w:space="0" w:color="auto"/>
            <w:bottom w:val="none" w:sz="0" w:space="0" w:color="auto"/>
            <w:right w:val="none" w:sz="0" w:space="0" w:color="auto"/>
          </w:divBdr>
        </w:div>
        <w:div w:id="191114878">
          <w:marLeft w:val="0"/>
          <w:marRight w:val="0"/>
          <w:marTop w:val="0"/>
          <w:marBottom w:val="0"/>
          <w:divBdr>
            <w:top w:val="none" w:sz="0" w:space="0" w:color="auto"/>
            <w:left w:val="none" w:sz="0" w:space="0" w:color="auto"/>
            <w:bottom w:val="none" w:sz="0" w:space="0" w:color="auto"/>
            <w:right w:val="none" w:sz="0" w:space="0" w:color="auto"/>
          </w:divBdr>
        </w:div>
        <w:div w:id="894779759">
          <w:marLeft w:val="0"/>
          <w:marRight w:val="0"/>
          <w:marTop w:val="0"/>
          <w:marBottom w:val="0"/>
          <w:divBdr>
            <w:top w:val="none" w:sz="0" w:space="0" w:color="auto"/>
            <w:left w:val="none" w:sz="0" w:space="0" w:color="auto"/>
            <w:bottom w:val="none" w:sz="0" w:space="0" w:color="auto"/>
            <w:right w:val="none" w:sz="0" w:space="0" w:color="auto"/>
          </w:divBdr>
        </w:div>
        <w:div w:id="1485076187">
          <w:marLeft w:val="0"/>
          <w:marRight w:val="0"/>
          <w:marTop w:val="0"/>
          <w:marBottom w:val="0"/>
          <w:divBdr>
            <w:top w:val="none" w:sz="0" w:space="0" w:color="auto"/>
            <w:left w:val="none" w:sz="0" w:space="0" w:color="auto"/>
            <w:bottom w:val="none" w:sz="0" w:space="0" w:color="auto"/>
            <w:right w:val="none" w:sz="0" w:space="0" w:color="auto"/>
          </w:divBdr>
        </w:div>
        <w:div w:id="1208953111">
          <w:marLeft w:val="0"/>
          <w:marRight w:val="0"/>
          <w:marTop w:val="0"/>
          <w:marBottom w:val="0"/>
          <w:divBdr>
            <w:top w:val="none" w:sz="0" w:space="0" w:color="auto"/>
            <w:left w:val="none" w:sz="0" w:space="0" w:color="auto"/>
            <w:bottom w:val="none" w:sz="0" w:space="0" w:color="auto"/>
            <w:right w:val="none" w:sz="0" w:space="0" w:color="auto"/>
          </w:divBdr>
        </w:div>
        <w:div w:id="1727529945">
          <w:marLeft w:val="0"/>
          <w:marRight w:val="0"/>
          <w:marTop w:val="0"/>
          <w:marBottom w:val="0"/>
          <w:divBdr>
            <w:top w:val="none" w:sz="0" w:space="0" w:color="auto"/>
            <w:left w:val="none" w:sz="0" w:space="0" w:color="auto"/>
            <w:bottom w:val="none" w:sz="0" w:space="0" w:color="auto"/>
            <w:right w:val="none" w:sz="0" w:space="0" w:color="auto"/>
          </w:divBdr>
        </w:div>
        <w:div w:id="927810035">
          <w:marLeft w:val="0"/>
          <w:marRight w:val="0"/>
          <w:marTop w:val="0"/>
          <w:marBottom w:val="0"/>
          <w:divBdr>
            <w:top w:val="none" w:sz="0" w:space="0" w:color="auto"/>
            <w:left w:val="none" w:sz="0" w:space="0" w:color="auto"/>
            <w:bottom w:val="none" w:sz="0" w:space="0" w:color="auto"/>
            <w:right w:val="none" w:sz="0" w:space="0" w:color="auto"/>
          </w:divBdr>
        </w:div>
        <w:div w:id="595214934">
          <w:marLeft w:val="0"/>
          <w:marRight w:val="0"/>
          <w:marTop w:val="0"/>
          <w:marBottom w:val="0"/>
          <w:divBdr>
            <w:top w:val="none" w:sz="0" w:space="0" w:color="auto"/>
            <w:left w:val="none" w:sz="0" w:space="0" w:color="auto"/>
            <w:bottom w:val="none" w:sz="0" w:space="0" w:color="auto"/>
            <w:right w:val="none" w:sz="0" w:space="0" w:color="auto"/>
          </w:divBdr>
        </w:div>
        <w:div w:id="1855486579">
          <w:marLeft w:val="0"/>
          <w:marRight w:val="0"/>
          <w:marTop w:val="0"/>
          <w:marBottom w:val="0"/>
          <w:divBdr>
            <w:top w:val="none" w:sz="0" w:space="0" w:color="auto"/>
            <w:left w:val="none" w:sz="0" w:space="0" w:color="auto"/>
            <w:bottom w:val="none" w:sz="0" w:space="0" w:color="auto"/>
            <w:right w:val="none" w:sz="0" w:space="0" w:color="auto"/>
          </w:divBdr>
        </w:div>
        <w:div w:id="1229652349">
          <w:marLeft w:val="0"/>
          <w:marRight w:val="0"/>
          <w:marTop w:val="0"/>
          <w:marBottom w:val="0"/>
          <w:divBdr>
            <w:top w:val="none" w:sz="0" w:space="0" w:color="auto"/>
            <w:left w:val="none" w:sz="0" w:space="0" w:color="auto"/>
            <w:bottom w:val="none" w:sz="0" w:space="0" w:color="auto"/>
            <w:right w:val="none" w:sz="0" w:space="0" w:color="auto"/>
          </w:divBdr>
        </w:div>
        <w:div w:id="855534063">
          <w:marLeft w:val="0"/>
          <w:marRight w:val="0"/>
          <w:marTop w:val="0"/>
          <w:marBottom w:val="0"/>
          <w:divBdr>
            <w:top w:val="none" w:sz="0" w:space="0" w:color="auto"/>
            <w:left w:val="none" w:sz="0" w:space="0" w:color="auto"/>
            <w:bottom w:val="none" w:sz="0" w:space="0" w:color="auto"/>
            <w:right w:val="none" w:sz="0" w:space="0" w:color="auto"/>
          </w:divBdr>
        </w:div>
        <w:div w:id="720715652">
          <w:marLeft w:val="0"/>
          <w:marRight w:val="0"/>
          <w:marTop w:val="0"/>
          <w:marBottom w:val="0"/>
          <w:divBdr>
            <w:top w:val="none" w:sz="0" w:space="0" w:color="auto"/>
            <w:left w:val="none" w:sz="0" w:space="0" w:color="auto"/>
            <w:bottom w:val="none" w:sz="0" w:space="0" w:color="auto"/>
            <w:right w:val="none" w:sz="0" w:space="0" w:color="auto"/>
          </w:divBdr>
        </w:div>
        <w:div w:id="1254320555">
          <w:marLeft w:val="0"/>
          <w:marRight w:val="0"/>
          <w:marTop w:val="0"/>
          <w:marBottom w:val="0"/>
          <w:divBdr>
            <w:top w:val="none" w:sz="0" w:space="0" w:color="auto"/>
            <w:left w:val="none" w:sz="0" w:space="0" w:color="auto"/>
            <w:bottom w:val="none" w:sz="0" w:space="0" w:color="auto"/>
            <w:right w:val="none" w:sz="0" w:space="0" w:color="auto"/>
          </w:divBdr>
        </w:div>
        <w:div w:id="1948736294">
          <w:marLeft w:val="0"/>
          <w:marRight w:val="0"/>
          <w:marTop w:val="0"/>
          <w:marBottom w:val="0"/>
          <w:divBdr>
            <w:top w:val="none" w:sz="0" w:space="0" w:color="auto"/>
            <w:left w:val="none" w:sz="0" w:space="0" w:color="auto"/>
            <w:bottom w:val="none" w:sz="0" w:space="0" w:color="auto"/>
            <w:right w:val="none" w:sz="0" w:space="0" w:color="auto"/>
          </w:divBdr>
        </w:div>
        <w:div w:id="1760246452">
          <w:marLeft w:val="0"/>
          <w:marRight w:val="0"/>
          <w:marTop w:val="0"/>
          <w:marBottom w:val="0"/>
          <w:divBdr>
            <w:top w:val="none" w:sz="0" w:space="0" w:color="auto"/>
            <w:left w:val="none" w:sz="0" w:space="0" w:color="auto"/>
            <w:bottom w:val="none" w:sz="0" w:space="0" w:color="auto"/>
            <w:right w:val="none" w:sz="0" w:space="0" w:color="auto"/>
          </w:divBdr>
        </w:div>
        <w:div w:id="923029697">
          <w:marLeft w:val="0"/>
          <w:marRight w:val="0"/>
          <w:marTop w:val="0"/>
          <w:marBottom w:val="0"/>
          <w:divBdr>
            <w:top w:val="none" w:sz="0" w:space="0" w:color="auto"/>
            <w:left w:val="none" w:sz="0" w:space="0" w:color="auto"/>
            <w:bottom w:val="none" w:sz="0" w:space="0" w:color="auto"/>
            <w:right w:val="none" w:sz="0" w:space="0" w:color="auto"/>
          </w:divBdr>
        </w:div>
        <w:div w:id="690298607">
          <w:marLeft w:val="0"/>
          <w:marRight w:val="0"/>
          <w:marTop w:val="0"/>
          <w:marBottom w:val="0"/>
          <w:divBdr>
            <w:top w:val="none" w:sz="0" w:space="0" w:color="auto"/>
            <w:left w:val="none" w:sz="0" w:space="0" w:color="auto"/>
            <w:bottom w:val="none" w:sz="0" w:space="0" w:color="auto"/>
            <w:right w:val="none" w:sz="0" w:space="0" w:color="auto"/>
          </w:divBdr>
        </w:div>
        <w:div w:id="1040058432">
          <w:marLeft w:val="0"/>
          <w:marRight w:val="0"/>
          <w:marTop w:val="0"/>
          <w:marBottom w:val="0"/>
          <w:divBdr>
            <w:top w:val="none" w:sz="0" w:space="0" w:color="auto"/>
            <w:left w:val="none" w:sz="0" w:space="0" w:color="auto"/>
            <w:bottom w:val="none" w:sz="0" w:space="0" w:color="auto"/>
            <w:right w:val="none" w:sz="0" w:space="0" w:color="auto"/>
          </w:divBdr>
        </w:div>
        <w:div w:id="340090993">
          <w:marLeft w:val="0"/>
          <w:marRight w:val="0"/>
          <w:marTop w:val="0"/>
          <w:marBottom w:val="0"/>
          <w:divBdr>
            <w:top w:val="none" w:sz="0" w:space="0" w:color="auto"/>
            <w:left w:val="none" w:sz="0" w:space="0" w:color="auto"/>
            <w:bottom w:val="none" w:sz="0" w:space="0" w:color="auto"/>
            <w:right w:val="none" w:sz="0" w:space="0" w:color="auto"/>
          </w:divBdr>
        </w:div>
        <w:div w:id="47926175">
          <w:marLeft w:val="0"/>
          <w:marRight w:val="0"/>
          <w:marTop w:val="0"/>
          <w:marBottom w:val="0"/>
          <w:divBdr>
            <w:top w:val="none" w:sz="0" w:space="0" w:color="auto"/>
            <w:left w:val="none" w:sz="0" w:space="0" w:color="auto"/>
            <w:bottom w:val="none" w:sz="0" w:space="0" w:color="auto"/>
            <w:right w:val="none" w:sz="0" w:space="0" w:color="auto"/>
          </w:divBdr>
        </w:div>
        <w:div w:id="810637185">
          <w:marLeft w:val="0"/>
          <w:marRight w:val="0"/>
          <w:marTop w:val="0"/>
          <w:marBottom w:val="0"/>
          <w:divBdr>
            <w:top w:val="none" w:sz="0" w:space="0" w:color="auto"/>
            <w:left w:val="none" w:sz="0" w:space="0" w:color="auto"/>
            <w:bottom w:val="none" w:sz="0" w:space="0" w:color="auto"/>
            <w:right w:val="none" w:sz="0" w:space="0" w:color="auto"/>
          </w:divBdr>
        </w:div>
        <w:div w:id="179198373">
          <w:marLeft w:val="0"/>
          <w:marRight w:val="0"/>
          <w:marTop w:val="0"/>
          <w:marBottom w:val="0"/>
          <w:divBdr>
            <w:top w:val="none" w:sz="0" w:space="0" w:color="auto"/>
            <w:left w:val="none" w:sz="0" w:space="0" w:color="auto"/>
            <w:bottom w:val="none" w:sz="0" w:space="0" w:color="auto"/>
            <w:right w:val="none" w:sz="0" w:space="0" w:color="auto"/>
          </w:divBdr>
        </w:div>
        <w:div w:id="785199621">
          <w:marLeft w:val="0"/>
          <w:marRight w:val="0"/>
          <w:marTop w:val="0"/>
          <w:marBottom w:val="0"/>
          <w:divBdr>
            <w:top w:val="none" w:sz="0" w:space="0" w:color="auto"/>
            <w:left w:val="none" w:sz="0" w:space="0" w:color="auto"/>
            <w:bottom w:val="none" w:sz="0" w:space="0" w:color="auto"/>
            <w:right w:val="none" w:sz="0" w:space="0" w:color="auto"/>
          </w:divBdr>
        </w:div>
        <w:div w:id="220413148">
          <w:marLeft w:val="0"/>
          <w:marRight w:val="0"/>
          <w:marTop w:val="0"/>
          <w:marBottom w:val="0"/>
          <w:divBdr>
            <w:top w:val="none" w:sz="0" w:space="0" w:color="auto"/>
            <w:left w:val="none" w:sz="0" w:space="0" w:color="auto"/>
            <w:bottom w:val="none" w:sz="0" w:space="0" w:color="auto"/>
            <w:right w:val="none" w:sz="0" w:space="0" w:color="auto"/>
          </w:divBdr>
        </w:div>
        <w:div w:id="1375808721">
          <w:marLeft w:val="0"/>
          <w:marRight w:val="0"/>
          <w:marTop w:val="0"/>
          <w:marBottom w:val="0"/>
          <w:divBdr>
            <w:top w:val="none" w:sz="0" w:space="0" w:color="auto"/>
            <w:left w:val="none" w:sz="0" w:space="0" w:color="auto"/>
            <w:bottom w:val="none" w:sz="0" w:space="0" w:color="auto"/>
            <w:right w:val="none" w:sz="0" w:space="0" w:color="auto"/>
          </w:divBdr>
        </w:div>
        <w:div w:id="1786579627">
          <w:marLeft w:val="0"/>
          <w:marRight w:val="0"/>
          <w:marTop w:val="0"/>
          <w:marBottom w:val="0"/>
          <w:divBdr>
            <w:top w:val="none" w:sz="0" w:space="0" w:color="auto"/>
            <w:left w:val="none" w:sz="0" w:space="0" w:color="auto"/>
            <w:bottom w:val="none" w:sz="0" w:space="0" w:color="auto"/>
            <w:right w:val="none" w:sz="0" w:space="0" w:color="auto"/>
          </w:divBdr>
        </w:div>
        <w:div w:id="1414355626">
          <w:marLeft w:val="0"/>
          <w:marRight w:val="0"/>
          <w:marTop w:val="0"/>
          <w:marBottom w:val="0"/>
          <w:divBdr>
            <w:top w:val="none" w:sz="0" w:space="0" w:color="auto"/>
            <w:left w:val="none" w:sz="0" w:space="0" w:color="auto"/>
            <w:bottom w:val="none" w:sz="0" w:space="0" w:color="auto"/>
            <w:right w:val="none" w:sz="0" w:space="0" w:color="auto"/>
          </w:divBdr>
        </w:div>
        <w:div w:id="1342245626">
          <w:marLeft w:val="0"/>
          <w:marRight w:val="0"/>
          <w:marTop w:val="0"/>
          <w:marBottom w:val="0"/>
          <w:divBdr>
            <w:top w:val="none" w:sz="0" w:space="0" w:color="auto"/>
            <w:left w:val="none" w:sz="0" w:space="0" w:color="auto"/>
            <w:bottom w:val="none" w:sz="0" w:space="0" w:color="auto"/>
            <w:right w:val="none" w:sz="0" w:space="0" w:color="auto"/>
          </w:divBdr>
        </w:div>
        <w:div w:id="809203209">
          <w:marLeft w:val="0"/>
          <w:marRight w:val="0"/>
          <w:marTop w:val="0"/>
          <w:marBottom w:val="0"/>
          <w:divBdr>
            <w:top w:val="none" w:sz="0" w:space="0" w:color="auto"/>
            <w:left w:val="none" w:sz="0" w:space="0" w:color="auto"/>
            <w:bottom w:val="none" w:sz="0" w:space="0" w:color="auto"/>
            <w:right w:val="none" w:sz="0" w:space="0" w:color="auto"/>
          </w:divBdr>
        </w:div>
      </w:divsChild>
    </w:div>
    <w:div w:id="1372269256">
      <w:bodyDiv w:val="1"/>
      <w:marLeft w:val="0"/>
      <w:marRight w:val="0"/>
      <w:marTop w:val="0"/>
      <w:marBottom w:val="0"/>
      <w:divBdr>
        <w:top w:val="none" w:sz="0" w:space="0" w:color="auto"/>
        <w:left w:val="none" w:sz="0" w:space="0" w:color="auto"/>
        <w:bottom w:val="none" w:sz="0" w:space="0" w:color="auto"/>
        <w:right w:val="none" w:sz="0" w:space="0" w:color="auto"/>
      </w:divBdr>
    </w:div>
    <w:div w:id="1372344647">
      <w:bodyDiv w:val="1"/>
      <w:marLeft w:val="0"/>
      <w:marRight w:val="0"/>
      <w:marTop w:val="0"/>
      <w:marBottom w:val="0"/>
      <w:divBdr>
        <w:top w:val="none" w:sz="0" w:space="0" w:color="auto"/>
        <w:left w:val="none" w:sz="0" w:space="0" w:color="auto"/>
        <w:bottom w:val="none" w:sz="0" w:space="0" w:color="auto"/>
        <w:right w:val="none" w:sz="0" w:space="0" w:color="auto"/>
      </w:divBdr>
    </w:div>
    <w:div w:id="1372346408">
      <w:bodyDiv w:val="1"/>
      <w:marLeft w:val="0"/>
      <w:marRight w:val="0"/>
      <w:marTop w:val="0"/>
      <w:marBottom w:val="0"/>
      <w:divBdr>
        <w:top w:val="none" w:sz="0" w:space="0" w:color="auto"/>
        <w:left w:val="none" w:sz="0" w:space="0" w:color="auto"/>
        <w:bottom w:val="none" w:sz="0" w:space="0" w:color="auto"/>
        <w:right w:val="none" w:sz="0" w:space="0" w:color="auto"/>
      </w:divBdr>
    </w:div>
    <w:div w:id="1373766719">
      <w:bodyDiv w:val="1"/>
      <w:marLeft w:val="0"/>
      <w:marRight w:val="0"/>
      <w:marTop w:val="0"/>
      <w:marBottom w:val="0"/>
      <w:divBdr>
        <w:top w:val="none" w:sz="0" w:space="0" w:color="auto"/>
        <w:left w:val="none" w:sz="0" w:space="0" w:color="auto"/>
        <w:bottom w:val="none" w:sz="0" w:space="0" w:color="auto"/>
        <w:right w:val="none" w:sz="0" w:space="0" w:color="auto"/>
      </w:divBdr>
    </w:div>
    <w:div w:id="1374502172">
      <w:bodyDiv w:val="1"/>
      <w:marLeft w:val="0"/>
      <w:marRight w:val="0"/>
      <w:marTop w:val="0"/>
      <w:marBottom w:val="0"/>
      <w:divBdr>
        <w:top w:val="none" w:sz="0" w:space="0" w:color="auto"/>
        <w:left w:val="none" w:sz="0" w:space="0" w:color="auto"/>
        <w:bottom w:val="none" w:sz="0" w:space="0" w:color="auto"/>
        <w:right w:val="none" w:sz="0" w:space="0" w:color="auto"/>
      </w:divBdr>
    </w:div>
    <w:div w:id="1374767228">
      <w:bodyDiv w:val="1"/>
      <w:marLeft w:val="0"/>
      <w:marRight w:val="0"/>
      <w:marTop w:val="0"/>
      <w:marBottom w:val="0"/>
      <w:divBdr>
        <w:top w:val="none" w:sz="0" w:space="0" w:color="auto"/>
        <w:left w:val="none" w:sz="0" w:space="0" w:color="auto"/>
        <w:bottom w:val="none" w:sz="0" w:space="0" w:color="auto"/>
        <w:right w:val="none" w:sz="0" w:space="0" w:color="auto"/>
      </w:divBdr>
      <w:divsChild>
        <w:div w:id="247691022">
          <w:marLeft w:val="480"/>
          <w:marRight w:val="0"/>
          <w:marTop w:val="0"/>
          <w:marBottom w:val="0"/>
          <w:divBdr>
            <w:top w:val="none" w:sz="0" w:space="0" w:color="auto"/>
            <w:left w:val="none" w:sz="0" w:space="0" w:color="auto"/>
            <w:bottom w:val="none" w:sz="0" w:space="0" w:color="auto"/>
            <w:right w:val="none" w:sz="0" w:space="0" w:color="auto"/>
          </w:divBdr>
        </w:div>
        <w:div w:id="1843888021">
          <w:marLeft w:val="480"/>
          <w:marRight w:val="0"/>
          <w:marTop w:val="0"/>
          <w:marBottom w:val="0"/>
          <w:divBdr>
            <w:top w:val="none" w:sz="0" w:space="0" w:color="auto"/>
            <w:left w:val="none" w:sz="0" w:space="0" w:color="auto"/>
            <w:bottom w:val="none" w:sz="0" w:space="0" w:color="auto"/>
            <w:right w:val="none" w:sz="0" w:space="0" w:color="auto"/>
          </w:divBdr>
        </w:div>
        <w:div w:id="450127429">
          <w:marLeft w:val="480"/>
          <w:marRight w:val="0"/>
          <w:marTop w:val="0"/>
          <w:marBottom w:val="0"/>
          <w:divBdr>
            <w:top w:val="none" w:sz="0" w:space="0" w:color="auto"/>
            <w:left w:val="none" w:sz="0" w:space="0" w:color="auto"/>
            <w:bottom w:val="none" w:sz="0" w:space="0" w:color="auto"/>
            <w:right w:val="none" w:sz="0" w:space="0" w:color="auto"/>
          </w:divBdr>
        </w:div>
        <w:div w:id="388456597">
          <w:marLeft w:val="480"/>
          <w:marRight w:val="0"/>
          <w:marTop w:val="0"/>
          <w:marBottom w:val="0"/>
          <w:divBdr>
            <w:top w:val="none" w:sz="0" w:space="0" w:color="auto"/>
            <w:left w:val="none" w:sz="0" w:space="0" w:color="auto"/>
            <w:bottom w:val="none" w:sz="0" w:space="0" w:color="auto"/>
            <w:right w:val="none" w:sz="0" w:space="0" w:color="auto"/>
          </w:divBdr>
        </w:div>
        <w:div w:id="1307320916">
          <w:marLeft w:val="480"/>
          <w:marRight w:val="0"/>
          <w:marTop w:val="0"/>
          <w:marBottom w:val="0"/>
          <w:divBdr>
            <w:top w:val="none" w:sz="0" w:space="0" w:color="auto"/>
            <w:left w:val="none" w:sz="0" w:space="0" w:color="auto"/>
            <w:bottom w:val="none" w:sz="0" w:space="0" w:color="auto"/>
            <w:right w:val="none" w:sz="0" w:space="0" w:color="auto"/>
          </w:divBdr>
        </w:div>
        <w:div w:id="1906717179">
          <w:marLeft w:val="480"/>
          <w:marRight w:val="0"/>
          <w:marTop w:val="0"/>
          <w:marBottom w:val="0"/>
          <w:divBdr>
            <w:top w:val="none" w:sz="0" w:space="0" w:color="auto"/>
            <w:left w:val="none" w:sz="0" w:space="0" w:color="auto"/>
            <w:bottom w:val="none" w:sz="0" w:space="0" w:color="auto"/>
            <w:right w:val="none" w:sz="0" w:space="0" w:color="auto"/>
          </w:divBdr>
        </w:div>
        <w:div w:id="1974016496">
          <w:marLeft w:val="480"/>
          <w:marRight w:val="0"/>
          <w:marTop w:val="0"/>
          <w:marBottom w:val="0"/>
          <w:divBdr>
            <w:top w:val="none" w:sz="0" w:space="0" w:color="auto"/>
            <w:left w:val="none" w:sz="0" w:space="0" w:color="auto"/>
            <w:bottom w:val="none" w:sz="0" w:space="0" w:color="auto"/>
            <w:right w:val="none" w:sz="0" w:space="0" w:color="auto"/>
          </w:divBdr>
        </w:div>
        <w:div w:id="493839656">
          <w:marLeft w:val="480"/>
          <w:marRight w:val="0"/>
          <w:marTop w:val="0"/>
          <w:marBottom w:val="0"/>
          <w:divBdr>
            <w:top w:val="none" w:sz="0" w:space="0" w:color="auto"/>
            <w:left w:val="none" w:sz="0" w:space="0" w:color="auto"/>
            <w:bottom w:val="none" w:sz="0" w:space="0" w:color="auto"/>
            <w:right w:val="none" w:sz="0" w:space="0" w:color="auto"/>
          </w:divBdr>
        </w:div>
        <w:div w:id="1557668317">
          <w:marLeft w:val="480"/>
          <w:marRight w:val="0"/>
          <w:marTop w:val="0"/>
          <w:marBottom w:val="0"/>
          <w:divBdr>
            <w:top w:val="none" w:sz="0" w:space="0" w:color="auto"/>
            <w:left w:val="none" w:sz="0" w:space="0" w:color="auto"/>
            <w:bottom w:val="none" w:sz="0" w:space="0" w:color="auto"/>
            <w:right w:val="none" w:sz="0" w:space="0" w:color="auto"/>
          </w:divBdr>
        </w:div>
        <w:div w:id="666977312">
          <w:marLeft w:val="480"/>
          <w:marRight w:val="0"/>
          <w:marTop w:val="0"/>
          <w:marBottom w:val="0"/>
          <w:divBdr>
            <w:top w:val="none" w:sz="0" w:space="0" w:color="auto"/>
            <w:left w:val="none" w:sz="0" w:space="0" w:color="auto"/>
            <w:bottom w:val="none" w:sz="0" w:space="0" w:color="auto"/>
            <w:right w:val="none" w:sz="0" w:space="0" w:color="auto"/>
          </w:divBdr>
        </w:div>
        <w:div w:id="734086784">
          <w:marLeft w:val="480"/>
          <w:marRight w:val="0"/>
          <w:marTop w:val="0"/>
          <w:marBottom w:val="0"/>
          <w:divBdr>
            <w:top w:val="none" w:sz="0" w:space="0" w:color="auto"/>
            <w:left w:val="none" w:sz="0" w:space="0" w:color="auto"/>
            <w:bottom w:val="none" w:sz="0" w:space="0" w:color="auto"/>
            <w:right w:val="none" w:sz="0" w:space="0" w:color="auto"/>
          </w:divBdr>
        </w:div>
        <w:div w:id="1161388114">
          <w:marLeft w:val="480"/>
          <w:marRight w:val="0"/>
          <w:marTop w:val="0"/>
          <w:marBottom w:val="0"/>
          <w:divBdr>
            <w:top w:val="none" w:sz="0" w:space="0" w:color="auto"/>
            <w:left w:val="none" w:sz="0" w:space="0" w:color="auto"/>
            <w:bottom w:val="none" w:sz="0" w:space="0" w:color="auto"/>
            <w:right w:val="none" w:sz="0" w:space="0" w:color="auto"/>
          </w:divBdr>
        </w:div>
        <w:div w:id="1000041763">
          <w:marLeft w:val="480"/>
          <w:marRight w:val="0"/>
          <w:marTop w:val="0"/>
          <w:marBottom w:val="0"/>
          <w:divBdr>
            <w:top w:val="none" w:sz="0" w:space="0" w:color="auto"/>
            <w:left w:val="none" w:sz="0" w:space="0" w:color="auto"/>
            <w:bottom w:val="none" w:sz="0" w:space="0" w:color="auto"/>
            <w:right w:val="none" w:sz="0" w:space="0" w:color="auto"/>
          </w:divBdr>
        </w:div>
        <w:div w:id="280653827">
          <w:marLeft w:val="480"/>
          <w:marRight w:val="0"/>
          <w:marTop w:val="0"/>
          <w:marBottom w:val="0"/>
          <w:divBdr>
            <w:top w:val="none" w:sz="0" w:space="0" w:color="auto"/>
            <w:left w:val="none" w:sz="0" w:space="0" w:color="auto"/>
            <w:bottom w:val="none" w:sz="0" w:space="0" w:color="auto"/>
            <w:right w:val="none" w:sz="0" w:space="0" w:color="auto"/>
          </w:divBdr>
        </w:div>
        <w:div w:id="1072627951">
          <w:marLeft w:val="480"/>
          <w:marRight w:val="0"/>
          <w:marTop w:val="0"/>
          <w:marBottom w:val="0"/>
          <w:divBdr>
            <w:top w:val="none" w:sz="0" w:space="0" w:color="auto"/>
            <w:left w:val="none" w:sz="0" w:space="0" w:color="auto"/>
            <w:bottom w:val="none" w:sz="0" w:space="0" w:color="auto"/>
            <w:right w:val="none" w:sz="0" w:space="0" w:color="auto"/>
          </w:divBdr>
        </w:div>
        <w:div w:id="1651784185">
          <w:marLeft w:val="480"/>
          <w:marRight w:val="0"/>
          <w:marTop w:val="0"/>
          <w:marBottom w:val="0"/>
          <w:divBdr>
            <w:top w:val="none" w:sz="0" w:space="0" w:color="auto"/>
            <w:left w:val="none" w:sz="0" w:space="0" w:color="auto"/>
            <w:bottom w:val="none" w:sz="0" w:space="0" w:color="auto"/>
            <w:right w:val="none" w:sz="0" w:space="0" w:color="auto"/>
          </w:divBdr>
        </w:div>
        <w:div w:id="721489258">
          <w:marLeft w:val="480"/>
          <w:marRight w:val="0"/>
          <w:marTop w:val="0"/>
          <w:marBottom w:val="0"/>
          <w:divBdr>
            <w:top w:val="none" w:sz="0" w:space="0" w:color="auto"/>
            <w:left w:val="none" w:sz="0" w:space="0" w:color="auto"/>
            <w:bottom w:val="none" w:sz="0" w:space="0" w:color="auto"/>
            <w:right w:val="none" w:sz="0" w:space="0" w:color="auto"/>
          </w:divBdr>
        </w:div>
        <w:div w:id="650721103">
          <w:marLeft w:val="480"/>
          <w:marRight w:val="0"/>
          <w:marTop w:val="0"/>
          <w:marBottom w:val="0"/>
          <w:divBdr>
            <w:top w:val="none" w:sz="0" w:space="0" w:color="auto"/>
            <w:left w:val="none" w:sz="0" w:space="0" w:color="auto"/>
            <w:bottom w:val="none" w:sz="0" w:space="0" w:color="auto"/>
            <w:right w:val="none" w:sz="0" w:space="0" w:color="auto"/>
          </w:divBdr>
        </w:div>
        <w:div w:id="1539197704">
          <w:marLeft w:val="480"/>
          <w:marRight w:val="0"/>
          <w:marTop w:val="0"/>
          <w:marBottom w:val="0"/>
          <w:divBdr>
            <w:top w:val="none" w:sz="0" w:space="0" w:color="auto"/>
            <w:left w:val="none" w:sz="0" w:space="0" w:color="auto"/>
            <w:bottom w:val="none" w:sz="0" w:space="0" w:color="auto"/>
            <w:right w:val="none" w:sz="0" w:space="0" w:color="auto"/>
          </w:divBdr>
        </w:div>
        <w:div w:id="248806821">
          <w:marLeft w:val="480"/>
          <w:marRight w:val="0"/>
          <w:marTop w:val="0"/>
          <w:marBottom w:val="0"/>
          <w:divBdr>
            <w:top w:val="none" w:sz="0" w:space="0" w:color="auto"/>
            <w:left w:val="none" w:sz="0" w:space="0" w:color="auto"/>
            <w:bottom w:val="none" w:sz="0" w:space="0" w:color="auto"/>
            <w:right w:val="none" w:sz="0" w:space="0" w:color="auto"/>
          </w:divBdr>
        </w:div>
      </w:divsChild>
    </w:div>
    <w:div w:id="1375233298">
      <w:bodyDiv w:val="1"/>
      <w:marLeft w:val="0"/>
      <w:marRight w:val="0"/>
      <w:marTop w:val="0"/>
      <w:marBottom w:val="0"/>
      <w:divBdr>
        <w:top w:val="none" w:sz="0" w:space="0" w:color="auto"/>
        <w:left w:val="none" w:sz="0" w:space="0" w:color="auto"/>
        <w:bottom w:val="none" w:sz="0" w:space="0" w:color="auto"/>
        <w:right w:val="none" w:sz="0" w:space="0" w:color="auto"/>
      </w:divBdr>
    </w:div>
    <w:div w:id="1375933247">
      <w:bodyDiv w:val="1"/>
      <w:marLeft w:val="0"/>
      <w:marRight w:val="0"/>
      <w:marTop w:val="0"/>
      <w:marBottom w:val="0"/>
      <w:divBdr>
        <w:top w:val="none" w:sz="0" w:space="0" w:color="auto"/>
        <w:left w:val="none" w:sz="0" w:space="0" w:color="auto"/>
        <w:bottom w:val="none" w:sz="0" w:space="0" w:color="auto"/>
        <w:right w:val="none" w:sz="0" w:space="0" w:color="auto"/>
      </w:divBdr>
    </w:div>
    <w:div w:id="1376388817">
      <w:bodyDiv w:val="1"/>
      <w:marLeft w:val="0"/>
      <w:marRight w:val="0"/>
      <w:marTop w:val="0"/>
      <w:marBottom w:val="0"/>
      <w:divBdr>
        <w:top w:val="none" w:sz="0" w:space="0" w:color="auto"/>
        <w:left w:val="none" w:sz="0" w:space="0" w:color="auto"/>
        <w:bottom w:val="none" w:sz="0" w:space="0" w:color="auto"/>
        <w:right w:val="none" w:sz="0" w:space="0" w:color="auto"/>
      </w:divBdr>
    </w:div>
    <w:div w:id="1376394964">
      <w:bodyDiv w:val="1"/>
      <w:marLeft w:val="0"/>
      <w:marRight w:val="0"/>
      <w:marTop w:val="0"/>
      <w:marBottom w:val="0"/>
      <w:divBdr>
        <w:top w:val="none" w:sz="0" w:space="0" w:color="auto"/>
        <w:left w:val="none" w:sz="0" w:space="0" w:color="auto"/>
        <w:bottom w:val="none" w:sz="0" w:space="0" w:color="auto"/>
        <w:right w:val="none" w:sz="0" w:space="0" w:color="auto"/>
      </w:divBdr>
    </w:div>
    <w:div w:id="1377464475">
      <w:bodyDiv w:val="1"/>
      <w:marLeft w:val="0"/>
      <w:marRight w:val="0"/>
      <w:marTop w:val="0"/>
      <w:marBottom w:val="0"/>
      <w:divBdr>
        <w:top w:val="none" w:sz="0" w:space="0" w:color="auto"/>
        <w:left w:val="none" w:sz="0" w:space="0" w:color="auto"/>
        <w:bottom w:val="none" w:sz="0" w:space="0" w:color="auto"/>
        <w:right w:val="none" w:sz="0" w:space="0" w:color="auto"/>
      </w:divBdr>
      <w:divsChild>
        <w:div w:id="1031806860">
          <w:marLeft w:val="480"/>
          <w:marRight w:val="0"/>
          <w:marTop w:val="0"/>
          <w:marBottom w:val="0"/>
          <w:divBdr>
            <w:top w:val="none" w:sz="0" w:space="0" w:color="auto"/>
            <w:left w:val="none" w:sz="0" w:space="0" w:color="auto"/>
            <w:bottom w:val="none" w:sz="0" w:space="0" w:color="auto"/>
            <w:right w:val="none" w:sz="0" w:space="0" w:color="auto"/>
          </w:divBdr>
        </w:div>
        <w:div w:id="1427772195">
          <w:marLeft w:val="480"/>
          <w:marRight w:val="0"/>
          <w:marTop w:val="0"/>
          <w:marBottom w:val="0"/>
          <w:divBdr>
            <w:top w:val="none" w:sz="0" w:space="0" w:color="auto"/>
            <w:left w:val="none" w:sz="0" w:space="0" w:color="auto"/>
            <w:bottom w:val="none" w:sz="0" w:space="0" w:color="auto"/>
            <w:right w:val="none" w:sz="0" w:space="0" w:color="auto"/>
          </w:divBdr>
        </w:div>
        <w:div w:id="1150832513">
          <w:marLeft w:val="480"/>
          <w:marRight w:val="0"/>
          <w:marTop w:val="0"/>
          <w:marBottom w:val="0"/>
          <w:divBdr>
            <w:top w:val="none" w:sz="0" w:space="0" w:color="auto"/>
            <w:left w:val="none" w:sz="0" w:space="0" w:color="auto"/>
            <w:bottom w:val="none" w:sz="0" w:space="0" w:color="auto"/>
            <w:right w:val="none" w:sz="0" w:space="0" w:color="auto"/>
          </w:divBdr>
        </w:div>
        <w:div w:id="706371456">
          <w:marLeft w:val="480"/>
          <w:marRight w:val="0"/>
          <w:marTop w:val="0"/>
          <w:marBottom w:val="0"/>
          <w:divBdr>
            <w:top w:val="none" w:sz="0" w:space="0" w:color="auto"/>
            <w:left w:val="none" w:sz="0" w:space="0" w:color="auto"/>
            <w:bottom w:val="none" w:sz="0" w:space="0" w:color="auto"/>
            <w:right w:val="none" w:sz="0" w:space="0" w:color="auto"/>
          </w:divBdr>
        </w:div>
        <w:div w:id="1188789084">
          <w:marLeft w:val="480"/>
          <w:marRight w:val="0"/>
          <w:marTop w:val="0"/>
          <w:marBottom w:val="0"/>
          <w:divBdr>
            <w:top w:val="none" w:sz="0" w:space="0" w:color="auto"/>
            <w:left w:val="none" w:sz="0" w:space="0" w:color="auto"/>
            <w:bottom w:val="none" w:sz="0" w:space="0" w:color="auto"/>
            <w:right w:val="none" w:sz="0" w:space="0" w:color="auto"/>
          </w:divBdr>
        </w:div>
        <w:div w:id="819346270">
          <w:marLeft w:val="480"/>
          <w:marRight w:val="0"/>
          <w:marTop w:val="0"/>
          <w:marBottom w:val="0"/>
          <w:divBdr>
            <w:top w:val="none" w:sz="0" w:space="0" w:color="auto"/>
            <w:left w:val="none" w:sz="0" w:space="0" w:color="auto"/>
            <w:bottom w:val="none" w:sz="0" w:space="0" w:color="auto"/>
            <w:right w:val="none" w:sz="0" w:space="0" w:color="auto"/>
          </w:divBdr>
        </w:div>
        <w:div w:id="415054869">
          <w:marLeft w:val="480"/>
          <w:marRight w:val="0"/>
          <w:marTop w:val="0"/>
          <w:marBottom w:val="0"/>
          <w:divBdr>
            <w:top w:val="none" w:sz="0" w:space="0" w:color="auto"/>
            <w:left w:val="none" w:sz="0" w:space="0" w:color="auto"/>
            <w:bottom w:val="none" w:sz="0" w:space="0" w:color="auto"/>
            <w:right w:val="none" w:sz="0" w:space="0" w:color="auto"/>
          </w:divBdr>
        </w:div>
        <w:div w:id="137040640">
          <w:marLeft w:val="480"/>
          <w:marRight w:val="0"/>
          <w:marTop w:val="0"/>
          <w:marBottom w:val="0"/>
          <w:divBdr>
            <w:top w:val="none" w:sz="0" w:space="0" w:color="auto"/>
            <w:left w:val="none" w:sz="0" w:space="0" w:color="auto"/>
            <w:bottom w:val="none" w:sz="0" w:space="0" w:color="auto"/>
            <w:right w:val="none" w:sz="0" w:space="0" w:color="auto"/>
          </w:divBdr>
        </w:div>
        <w:div w:id="129633905">
          <w:marLeft w:val="480"/>
          <w:marRight w:val="0"/>
          <w:marTop w:val="0"/>
          <w:marBottom w:val="0"/>
          <w:divBdr>
            <w:top w:val="none" w:sz="0" w:space="0" w:color="auto"/>
            <w:left w:val="none" w:sz="0" w:space="0" w:color="auto"/>
            <w:bottom w:val="none" w:sz="0" w:space="0" w:color="auto"/>
            <w:right w:val="none" w:sz="0" w:space="0" w:color="auto"/>
          </w:divBdr>
        </w:div>
        <w:div w:id="197397423">
          <w:marLeft w:val="480"/>
          <w:marRight w:val="0"/>
          <w:marTop w:val="0"/>
          <w:marBottom w:val="0"/>
          <w:divBdr>
            <w:top w:val="none" w:sz="0" w:space="0" w:color="auto"/>
            <w:left w:val="none" w:sz="0" w:space="0" w:color="auto"/>
            <w:bottom w:val="none" w:sz="0" w:space="0" w:color="auto"/>
            <w:right w:val="none" w:sz="0" w:space="0" w:color="auto"/>
          </w:divBdr>
        </w:div>
        <w:div w:id="881940235">
          <w:marLeft w:val="480"/>
          <w:marRight w:val="0"/>
          <w:marTop w:val="0"/>
          <w:marBottom w:val="0"/>
          <w:divBdr>
            <w:top w:val="none" w:sz="0" w:space="0" w:color="auto"/>
            <w:left w:val="none" w:sz="0" w:space="0" w:color="auto"/>
            <w:bottom w:val="none" w:sz="0" w:space="0" w:color="auto"/>
            <w:right w:val="none" w:sz="0" w:space="0" w:color="auto"/>
          </w:divBdr>
        </w:div>
        <w:div w:id="1742214139">
          <w:marLeft w:val="480"/>
          <w:marRight w:val="0"/>
          <w:marTop w:val="0"/>
          <w:marBottom w:val="0"/>
          <w:divBdr>
            <w:top w:val="none" w:sz="0" w:space="0" w:color="auto"/>
            <w:left w:val="none" w:sz="0" w:space="0" w:color="auto"/>
            <w:bottom w:val="none" w:sz="0" w:space="0" w:color="auto"/>
            <w:right w:val="none" w:sz="0" w:space="0" w:color="auto"/>
          </w:divBdr>
        </w:div>
        <w:div w:id="103618211">
          <w:marLeft w:val="480"/>
          <w:marRight w:val="0"/>
          <w:marTop w:val="0"/>
          <w:marBottom w:val="0"/>
          <w:divBdr>
            <w:top w:val="none" w:sz="0" w:space="0" w:color="auto"/>
            <w:left w:val="none" w:sz="0" w:space="0" w:color="auto"/>
            <w:bottom w:val="none" w:sz="0" w:space="0" w:color="auto"/>
            <w:right w:val="none" w:sz="0" w:space="0" w:color="auto"/>
          </w:divBdr>
        </w:div>
        <w:div w:id="1810005066">
          <w:marLeft w:val="480"/>
          <w:marRight w:val="0"/>
          <w:marTop w:val="0"/>
          <w:marBottom w:val="0"/>
          <w:divBdr>
            <w:top w:val="none" w:sz="0" w:space="0" w:color="auto"/>
            <w:left w:val="none" w:sz="0" w:space="0" w:color="auto"/>
            <w:bottom w:val="none" w:sz="0" w:space="0" w:color="auto"/>
            <w:right w:val="none" w:sz="0" w:space="0" w:color="auto"/>
          </w:divBdr>
        </w:div>
        <w:div w:id="1189875237">
          <w:marLeft w:val="480"/>
          <w:marRight w:val="0"/>
          <w:marTop w:val="0"/>
          <w:marBottom w:val="0"/>
          <w:divBdr>
            <w:top w:val="none" w:sz="0" w:space="0" w:color="auto"/>
            <w:left w:val="none" w:sz="0" w:space="0" w:color="auto"/>
            <w:bottom w:val="none" w:sz="0" w:space="0" w:color="auto"/>
            <w:right w:val="none" w:sz="0" w:space="0" w:color="auto"/>
          </w:divBdr>
        </w:div>
        <w:div w:id="903639548">
          <w:marLeft w:val="480"/>
          <w:marRight w:val="0"/>
          <w:marTop w:val="0"/>
          <w:marBottom w:val="0"/>
          <w:divBdr>
            <w:top w:val="none" w:sz="0" w:space="0" w:color="auto"/>
            <w:left w:val="none" w:sz="0" w:space="0" w:color="auto"/>
            <w:bottom w:val="none" w:sz="0" w:space="0" w:color="auto"/>
            <w:right w:val="none" w:sz="0" w:space="0" w:color="auto"/>
          </w:divBdr>
        </w:div>
        <w:div w:id="61606424">
          <w:marLeft w:val="480"/>
          <w:marRight w:val="0"/>
          <w:marTop w:val="0"/>
          <w:marBottom w:val="0"/>
          <w:divBdr>
            <w:top w:val="none" w:sz="0" w:space="0" w:color="auto"/>
            <w:left w:val="none" w:sz="0" w:space="0" w:color="auto"/>
            <w:bottom w:val="none" w:sz="0" w:space="0" w:color="auto"/>
            <w:right w:val="none" w:sz="0" w:space="0" w:color="auto"/>
          </w:divBdr>
        </w:div>
        <w:div w:id="1367366456">
          <w:marLeft w:val="480"/>
          <w:marRight w:val="0"/>
          <w:marTop w:val="0"/>
          <w:marBottom w:val="0"/>
          <w:divBdr>
            <w:top w:val="none" w:sz="0" w:space="0" w:color="auto"/>
            <w:left w:val="none" w:sz="0" w:space="0" w:color="auto"/>
            <w:bottom w:val="none" w:sz="0" w:space="0" w:color="auto"/>
            <w:right w:val="none" w:sz="0" w:space="0" w:color="auto"/>
          </w:divBdr>
        </w:div>
        <w:div w:id="628245577">
          <w:marLeft w:val="480"/>
          <w:marRight w:val="0"/>
          <w:marTop w:val="0"/>
          <w:marBottom w:val="0"/>
          <w:divBdr>
            <w:top w:val="none" w:sz="0" w:space="0" w:color="auto"/>
            <w:left w:val="none" w:sz="0" w:space="0" w:color="auto"/>
            <w:bottom w:val="none" w:sz="0" w:space="0" w:color="auto"/>
            <w:right w:val="none" w:sz="0" w:space="0" w:color="auto"/>
          </w:divBdr>
        </w:div>
        <w:div w:id="952521867">
          <w:marLeft w:val="480"/>
          <w:marRight w:val="0"/>
          <w:marTop w:val="0"/>
          <w:marBottom w:val="0"/>
          <w:divBdr>
            <w:top w:val="none" w:sz="0" w:space="0" w:color="auto"/>
            <w:left w:val="none" w:sz="0" w:space="0" w:color="auto"/>
            <w:bottom w:val="none" w:sz="0" w:space="0" w:color="auto"/>
            <w:right w:val="none" w:sz="0" w:space="0" w:color="auto"/>
          </w:divBdr>
        </w:div>
        <w:div w:id="1977027153">
          <w:marLeft w:val="480"/>
          <w:marRight w:val="0"/>
          <w:marTop w:val="0"/>
          <w:marBottom w:val="0"/>
          <w:divBdr>
            <w:top w:val="none" w:sz="0" w:space="0" w:color="auto"/>
            <w:left w:val="none" w:sz="0" w:space="0" w:color="auto"/>
            <w:bottom w:val="none" w:sz="0" w:space="0" w:color="auto"/>
            <w:right w:val="none" w:sz="0" w:space="0" w:color="auto"/>
          </w:divBdr>
        </w:div>
        <w:div w:id="1227227477">
          <w:marLeft w:val="480"/>
          <w:marRight w:val="0"/>
          <w:marTop w:val="0"/>
          <w:marBottom w:val="0"/>
          <w:divBdr>
            <w:top w:val="none" w:sz="0" w:space="0" w:color="auto"/>
            <w:left w:val="none" w:sz="0" w:space="0" w:color="auto"/>
            <w:bottom w:val="none" w:sz="0" w:space="0" w:color="auto"/>
            <w:right w:val="none" w:sz="0" w:space="0" w:color="auto"/>
          </w:divBdr>
        </w:div>
        <w:div w:id="322247160">
          <w:marLeft w:val="480"/>
          <w:marRight w:val="0"/>
          <w:marTop w:val="0"/>
          <w:marBottom w:val="0"/>
          <w:divBdr>
            <w:top w:val="none" w:sz="0" w:space="0" w:color="auto"/>
            <w:left w:val="none" w:sz="0" w:space="0" w:color="auto"/>
            <w:bottom w:val="none" w:sz="0" w:space="0" w:color="auto"/>
            <w:right w:val="none" w:sz="0" w:space="0" w:color="auto"/>
          </w:divBdr>
        </w:div>
        <w:div w:id="1603025658">
          <w:marLeft w:val="480"/>
          <w:marRight w:val="0"/>
          <w:marTop w:val="0"/>
          <w:marBottom w:val="0"/>
          <w:divBdr>
            <w:top w:val="none" w:sz="0" w:space="0" w:color="auto"/>
            <w:left w:val="none" w:sz="0" w:space="0" w:color="auto"/>
            <w:bottom w:val="none" w:sz="0" w:space="0" w:color="auto"/>
            <w:right w:val="none" w:sz="0" w:space="0" w:color="auto"/>
          </w:divBdr>
        </w:div>
        <w:div w:id="499585028">
          <w:marLeft w:val="480"/>
          <w:marRight w:val="0"/>
          <w:marTop w:val="0"/>
          <w:marBottom w:val="0"/>
          <w:divBdr>
            <w:top w:val="none" w:sz="0" w:space="0" w:color="auto"/>
            <w:left w:val="none" w:sz="0" w:space="0" w:color="auto"/>
            <w:bottom w:val="none" w:sz="0" w:space="0" w:color="auto"/>
            <w:right w:val="none" w:sz="0" w:space="0" w:color="auto"/>
          </w:divBdr>
        </w:div>
        <w:div w:id="1988438662">
          <w:marLeft w:val="480"/>
          <w:marRight w:val="0"/>
          <w:marTop w:val="0"/>
          <w:marBottom w:val="0"/>
          <w:divBdr>
            <w:top w:val="none" w:sz="0" w:space="0" w:color="auto"/>
            <w:left w:val="none" w:sz="0" w:space="0" w:color="auto"/>
            <w:bottom w:val="none" w:sz="0" w:space="0" w:color="auto"/>
            <w:right w:val="none" w:sz="0" w:space="0" w:color="auto"/>
          </w:divBdr>
        </w:div>
        <w:div w:id="1927112317">
          <w:marLeft w:val="480"/>
          <w:marRight w:val="0"/>
          <w:marTop w:val="0"/>
          <w:marBottom w:val="0"/>
          <w:divBdr>
            <w:top w:val="none" w:sz="0" w:space="0" w:color="auto"/>
            <w:left w:val="none" w:sz="0" w:space="0" w:color="auto"/>
            <w:bottom w:val="none" w:sz="0" w:space="0" w:color="auto"/>
            <w:right w:val="none" w:sz="0" w:space="0" w:color="auto"/>
          </w:divBdr>
        </w:div>
        <w:div w:id="1719476318">
          <w:marLeft w:val="480"/>
          <w:marRight w:val="0"/>
          <w:marTop w:val="0"/>
          <w:marBottom w:val="0"/>
          <w:divBdr>
            <w:top w:val="none" w:sz="0" w:space="0" w:color="auto"/>
            <w:left w:val="none" w:sz="0" w:space="0" w:color="auto"/>
            <w:bottom w:val="none" w:sz="0" w:space="0" w:color="auto"/>
            <w:right w:val="none" w:sz="0" w:space="0" w:color="auto"/>
          </w:divBdr>
        </w:div>
        <w:div w:id="1121614468">
          <w:marLeft w:val="480"/>
          <w:marRight w:val="0"/>
          <w:marTop w:val="0"/>
          <w:marBottom w:val="0"/>
          <w:divBdr>
            <w:top w:val="none" w:sz="0" w:space="0" w:color="auto"/>
            <w:left w:val="none" w:sz="0" w:space="0" w:color="auto"/>
            <w:bottom w:val="none" w:sz="0" w:space="0" w:color="auto"/>
            <w:right w:val="none" w:sz="0" w:space="0" w:color="auto"/>
          </w:divBdr>
        </w:div>
        <w:div w:id="1418212878">
          <w:marLeft w:val="480"/>
          <w:marRight w:val="0"/>
          <w:marTop w:val="0"/>
          <w:marBottom w:val="0"/>
          <w:divBdr>
            <w:top w:val="none" w:sz="0" w:space="0" w:color="auto"/>
            <w:left w:val="none" w:sz="0" w:space="0" w:color="auto"/>
            <w:bottom w:val="none" w:sz="0" w:space="0" w:color="auto"/>
            <w:right w:val="none" w:sz="0" w:space="0" w:color="auto"/>
          </w:divBdr>
        </w:div>
        <w:div w:id="1180779168">
          <w:marLeft w:val="480"/>
          <w:marRight w:val="0"/>
          <w:marTop w:val="0"/>
          <w:marBottom w:val="0"/>
          <w:divBdr>
            <w:top w:val="none" w:sz="0" w:space="0" w:color="auto"/>
            <w:left w:val="none" w:sz="0" w:space="0" w:color="auto"/>
            <w:bottom w:val="none" w:sz="0" w:space="0" w:color="auto"/>
            <w:right w:val="none" w:sz="0" w:space="0" w:color="auto"/>
          </w:divBdr>
        </w:div>
        <w:div w:id="131755291">
          <w:marLeft w:val="480"/>
          <w:marRight w:val="0"/>
          <w:marTop w:val="0"/>
          <w:marBottom w:val="0"/>
          <w:divBdr>
            <w:top w:val="none" w:sz="0" w:space="0" w:color="auto"/>
            <w:left w:val="none" w:sz="0" w:space="0" w:color="auto"/>
            <w:bottom w:val="none" w:sz="0" w:space="0" w:color="auto"/>
            <w:right w:val="none" w:sz="0" w:space="0" w:color="auto"/>
          </w:divBdr>
        </w:div>
      </w:divsChild>
    </w:div>
    <w:div w:id="1378241623">
      <w:bodyDiv w:val="1"/>
      <w:marLeft w:val="0"/>
      <w:marRight w:val="0"/>
      <w:marTop w:val="0"/>
      <w:marBottom w:val="0"/>
      <w:divBdr>
        <w:top w:val="none" w:sz="0" w:space="0" w:color="auto"/>
        <w:left w:val="none" w:sz="0" w:space="0" w:color="auto"/>
        <w:bottom w:val="none" w:sz="0" w:space="0" w:color="auto"/>
        <w:right w:val="none" w:sz="0" w:space="0" w:color="auto"/>
      </w:divBdr>
    </w:div>
    <w:div w:id="1378310752">
      <w:bodyDiv w:val="1"/>
      <w:marLeft w:val="0"/>
      <w:marRight w:val="0"/>
      <w:marTop w:val="0"/>
      <w:marBottom w:val="0"/>
      <w:divBdr>
        <w:top w:val="none" w:sz="0" w:space="0" w:color="auto"/>
        <w:left w:val="none" w:sz="0" w:space="0" w:color="auto"/>
        <w:bottom w:val="none" w:sz="0" w:space="0" w:color="auto"/>
        <w:right w:val="none" w:sz="0" w:space="0" w:color="auto"/>
      </w:divBdr>
    </w:div>
    <w:div w:id="1378771774">
      <w:bodyDiv w:val="1"/>
      <w:marLeft w:val="0"/>
      <w:marRight w:val="0"/>
      <w:marTop w:val="0"/>
      <w:marBottom w:val="0"/>
      <w:divBdr>
        <w:top w:val="none" w:sz="0" w:space="0" w:color="auto"/>
        <w:left w:val="none" w:sz="0" w:space="0" w:color="auto"/>
        <w:bottom w:val="none" w:sz="0" w:space="0" w:color="auto"/>
        <w:right w:val="none" w:sz="0" w:space="0" w:color="auto"/>
      </w:divBdr>
    </w:div>
    <w:div w:id="1379351887">
      <w:bodyDiv w:val="1"/>
      <w:marLeft w:val="0"/>
      <w:marRight w:val="0"/>
      <w:marTop w:val="0"/>
      <w:marBottom w:val="0"/>
      <w:divBdr>
        <w:top w:val="none" w:sz="0" w:space="0" w:color="auto"/>
        <w:left w:val="none" w:sz="0" w:space="0" w:color="auto"/>
        <w:bottom w:val="none" w:sz="0" w:space="0" w:color="auto"/>
        <w:right w:val="none" w:sz="0" w:space="0" w:color="auto"/>
      </w:divBdr>
    </w:div>
    <w:div w:id="1380281565">
      <w:bodyDiv w:val="1"/>
      <w:marLeft w:val="0"/>
      <w:marRight w:val="0"/>
      <w:marTop w:val="0"/>
      <w:marBottom w:val="0"/>
      <w:divBdr>
        <w:top w:val="none" w:sz="0" w:space="0" w:color="auto"/>
        <w:left w:val="none" w:sz="0" w:space="0" w:color="auto"/>
        <w:bottom w:val="none" w:sz="0" w:space="0" w:color="auto"/>
        <w:right w:val="none" w:sz="0" w:space="0" w:color="auto"/>
      </w:divBdr>
    </w:div>
    <w:div w:id="1380323944">
      <w:bodyDiv w:val="1"/>
      <w:marLeft w:val="0"/>
      <w:marRight w:val="0"/>
      <w:marTop w:val="0"/>
      <w:marBottom w:val="0"/>
      <w:divBdr>
        <w:top w:val="none" w:sz="0" w:space="0" w:color="auto"/>
        <w:left w:val="none" w:sz="0" w:space="0" w:color="auto"/>
        <w:bottom w:val="none" w:sz="0" w:space="0" w:color="auto"/>
        <w:right w:val="none" w:sz="0" w:space="0" w:color="auto"/>
      </w:divBdr>
    </w:div>
    <w:div w:id="1380473400">
      <w:bodyDiv w:val="1"/>
      <w:marLeft w:val="0"/>
      <w:marRight w:val="0"/>
      <w:marTop w:val="0"/>
      <w:marBottom w:val="0"/>
      <w:divBdr>
        <w:top w:val="none" w:sz="0" w:space="0" w:color="auto"/>
        <w:left w:val="none" w:sz="0" w:space="0" w:color="auto"/>
        <w:bottom w:val="none" w:sz="0" w:space="0" w:color="auto"/>
        <w:right w:val="none" w:sz="0" w:space="0" w:color="auto"/>
      </w:divBdr>
    </w:div>
    <w:div w:id="1380520991">
      <w:bodyDiv w:val="1"/>
      <w:marLeft w:val="0"/>
      <w:marRight w:val="0"/>
      <w:marTop w:val="0"/>
      <w:marBottom w:val="0"/>
      <w:divBdr>
        <w:top w:val="none" w:sz="0" w:space="0" w:color="auto"/>
        <w:left w:val="none" w:sz="0" w:space="0" w:color="auto"/>
        <w:bottom w:val="none" w:sz="0" w:space="0" w:color="auto"/>
        <w:right w:val="none" w:sz="0" w:space="0" w:color="auto"/>
      </w:divBdr>
    </w:div>
    <w:div w:id="1380668237">
      <w:bodyDiv w:val="1"/>
      <w:marLeft w:val="0"/>
      <w:marRight w:val="0"/>
      <w:marTop w:val="0"/>
      <w:marBottom w:val="0"/>
      <w:divBdr>
        <w:top w:val="none" w:sz="0" w:space="0" w:color="auto"/>
        <w:left w:val="none" w:sz="0" w:space="0" w:color="auto"/>
        <w:bottom w:val="none" w:sz="0" w:space="0" w:color="auto"/>
        <w:right w:val="none" w:sz="0" w:space="0" w:color="auto"/>
      </w:divBdr>
    </w:div>
    <w:div w:id="1381245234">
      <w:bodyDiv w:val="1"/>
      <w:marLeft w:val="0"/>
      <w:marRight w:val="0"/>
      <w:marTop w:val="0"/>
      <w:marBottom w:val="0"/>
      <w:divBdr>
        <w:top w:val="none" w:sz="0" w:space="0" w:color="auto"/>
        <w:left w:val="none" w:sz="0" w:space="0" w:color="auto"/>
        <w:bottom w:val="none" w:sz="0" w:space="0" w:color="auto"/>
        <w:right w:val="none" w:sz="0" w:space="0" w:color="auto"/>
      </w:divBdr>
    </w:div>
    <w:div w:id="1381512873">
      <w:bodyDiv w:val="1"/>
      <w:marLeft w:val="0"/>
      <w:marRight w:val="0"/>
      <w:marTop w:val="0"/>
      <w:marBottom w:val="0"/>
      <w:divBdr>
        <w:top w:val="none" w:sz="0" w:space="0" w:color="auto"/>
        <w:left w:val="none" w:sz="0" w:space="0" w:color="auto"/>
        <w:bottom w:val="none" w:sz="0" w:space="0" w:color="auto"/>
        <w:right w:val="none" w:sz="0" w:space="0" w:color="auto"/>
      </w:divBdr>
    </w:div>
    <w:div w:id="1381830430">
      <w:bodyDiv w:val="1"/>
      <w:marLeft w:val="0"/>
      <w:marRight w:val="0"/>
      <w:marTop w:val="0"/>
      <w:marBottom w:val="0"/>
      <w:divBdr>
        <w:top w:val="none" w:sz="0" w:space="0" w:color="auto"/>
        <w:left w:val="none" w:sz="0" w:space="0" w:color="auto"/>
        <w:bottom w:val="none" w:sz="0" w:space="0" w:color="auto"/>
        <w:right w:val="none" w:sz="0" w:space="0" w:color="auto"/>
      </w:divBdr>
    </w:div>
    <w:div w:id="1382248139">
      <w:bodyDiv w:val="1"/>
      <w:marLeft w:val="0"/>
      <w:marRight w:val="0"/>
      <w:marTop w:val="0"/>
      <w:marBottom w:val="0"/>
      <w:divBdr>
        <w:top w:val="none" w:sz="0" w:space="0" w:color="auto"/>
        <w:left w:val="none" w:sz="0" w:space="0" w:color="auto"/>
        <w:bottom w:val="none" w:sz="0" w:space="0" w:color="auto"/>
        <w:right w:val="none" w:sz="0" w:space="0" w:color="auto"/>
      </w:divBdr>
    </w:div>
    <w:div w:id="1382290211">
      <w:bodyDiv w:val="1"/>
      <w:marLeft w:val="0"/>
      <w:marRight w:val="0"/>
      <w:marTop w:val="0"/>
      <w:marBottom w:val="0"/>
      <w:divBdr>
        <w:top w:val="none" w:sz="0" w:space="0" w:color="auto"/>
        <w:left w:val="none" w:sz="0" w:space="0" w:color="auto"/>
        <w:bottom w:val="none" w:sz="0" w:space="0" w:color="auto"/>
        <w:right w:val="none" w:sz="0" w:space="0" w:color="auto"/>
      </w:divBdr>
    </w:div>
    <w:div w:id="1382440281">
      <w:bodyDiv w:val="1"/>
      <w:marLeft w:val="0"/>
      <w:marRight w:val="0"/>
      <w:marTop w:val="0"/>
      <w:marBottom w:val="0"/>
      <w:divBdr>
        <w:top w:val="none" w:sz="0" w:space="0" w:color="auto"/>
        <w:left w:val="none" w:sz="0" w:space="0" w:color="auto"/>
        <w:bottom w:val="none" w:sz="0" w:space="0" w:color="auto"/>
        <w:right w:val="none" w:sz="0" w:space="0" w:color="auto"/>
      </w:divBdr>
    </w:div>
    <w:div w:id="1382510506">
      <w:bodyDiv w:val="1"/>
      <w:marLeft w:val="0"/>
      <w:marRight w:val="0"/>
      <w:marTop w:val="0"/>
      <w:marBottom w:val="0"/>
      <w:divBdr>
        <w:top w:val="none" w:sz="0" w:space="0" w:color="auto"/>
        <w:left w:val="none" w:sz="0" w:space="0" w:color="auto"/>
        <w:bottom w:val="none" w:sz="0" w:space="0" w:color="auto"/>
        <w:right w:val="none" w:sz="0" w:space="0" w:color="auto"/>
      </w:divBdr>
    </w:div>
    <w:div w:id="1383409858">
      <w:bodyDiv w:val="1"/>
      <w:marLeft w:val="0"/>
      <w:marRight w:val="0"/>
      <w:marTop w:val="0"/>
      <w:marBottom w:val="0"/>
      <w:divBdr>
        <w:top w:val="none" w:sz="0" w:space="0" w:color="auto"/>
        <w:left w:val="none" w:sz="0" w:space="0" w:color="auto"/>
        <w:bottom w:val="none" w:sz="0" w:space="0" w:color="auto"/>
        <w:right w:val="none" w:sz="0" w:space="0" w:color="auto"/>
      </w:divBdr>
    </w:div>
    <w:div w:id="1383554580">
      <w:bodyDiv w:val="1"/>
      <w:marLeft w:val="0"/>
      <w:marRight w:val="0"/>
      <w:marTop w:val="0"/>
      <w:marBottom w:val="0"/>
      <w:divBdr>
        <w:top w:val="none" w:sz="0" w:space="0" w:color="auto"/>
        <w:left w:val="none" w:sz="0" w:space="0" w:color="auto"/>
        <w:bottom w:val="none" w:sz="0" w:space="0" w:color="auto"/>
        <w:right w:val="none" w:sz="0" w:space="0" w:color="auto"/>
      </w:divBdr>
    </w:div>
    <w:div w:id="1383558062">
      <w:bodyDiv w:val="1"/>
      <w:marLeft w:val="0"/>
      <w:marRight w:val="0"/>
      <w:marTop w:val="0"/>
      <w:marBottom w:val="0"/>
      <w:divBdr>
        <w:top w:val="none" w:sz="0" w:space="0" w:color="auto"/>
        <w:left w:val="none" w:sz="0" w:space="0" w:color="auto"/>
        <w:bottom w:val="none" w:sz="0" w:space="0" w:color="auto"/>
        <w:right w:val="none" w:sz="0" w:space="0" w:color="auto"/>
      </w:divBdr>
    </w:div>
    <w:div w:id="1384140463">
      <w:bodyDiv w:val="1"/>
      <w:marLeft w:val="0"/>
      <w:marRight w:val="0"/>
      <w:marTop w:val="0"/>
      <w:marBottom w:val="0"/>
      <w:divBdr>
        <w:top w:val="none" w:sz="0" w:space="0" w:color="auto"/>
        <w:left w:val="none" w:sz="0" w:space="0" w:color="auto"/>
        <w:bottom w:val="none" w:sz="0" w:space="0" w:color="auto"/>
        <w:right w:val="none" w:sz="0" w:space="0" w:color="auto"/>
      </w:divBdr>
    </w:div>
    <w:div w:id="1384478621">
      <w:bodyDiv w:val="1"/>
      <w:marLeft w:val="0"/>
      <w:marRight w:val="0"/>
      <w:marTop w:val="0"/>
      <w:marBottom w:val="0"/>
      <w:divBdr>
        <w:top w:val="none" w:sz="0" w:space="0" w:color="auto"/>
        <w:left w:val="none" w:sz="0" w:space="0" w:color="auto"/>
        <w:bottom w:val="none" w:sz="0" w:space="0" w:color="auto"/>
        <w:right w:val="none" w:sz="0" w:space="0" w:color="auto"/>
      </w:divBdr>
    </w:div>
    <w:div w:id="1386681031">
      <w:bodyDiv w:val="1"/>
      <w:marLeft w:val="0"/>
      <w:marRight w:val="0"/>
      <w:marTop w:val="0"/>
      <w:marBottom w:val="0"/>
      <w:divBdr>
        <w:top w:val="none" w:sz="0" w:space="0" w:color="auto"/>
        <w:left w:val="none" w:sz="0" w:space="0" w:color="auto"/>
        <w:bottom w:val="none" w:sz="0" w:space="0" w:color="auto"/>
        <w:right w:val="none" w:sz="0" w:space="0" w:color="auto"/>
      </w:divBdr>
    </w:div>
    <w:div w:id="1387217735">
      <w:bodyDiv w:val="1"/>
      <w:marLeft w:val="0"/>
      <w:marRight w:val="0"/>
      <w:marTop w:val="0"/>
      <w:marBottom w:val="0"/>
      <w:divBdr>
        <w:top w:val="none" w:sz="0" w:space="0" w:color="auto"/>
        <w:left w:val="none" w:sz="0" w:space="0" w:color="auto"/>
        <w:bottom w:val="none" w:sz="0" w:space="0" w:color="auto"/>
        <w:right w:val="none" w:sz="0" w:space="0" w:color="auto"/>
      </w:divBdr>
    </w:div>
    <w:div w:id="1387332985">
      <w:bodyDiv w:val="1"/>
      <w:marLeft w:val="0"/>
      <w:marRight w:val="0"/>
      <w:marTop w:val="0"/>
      <w:marBottom w:val="0"/>
      <w:divBdr>
        <w:top w:val="none" w:sz="0" w:space="0" w:color="auto"/>
        <w:left w:val="none" w:sz="0" w:space="0" w:color="auto"/>
        <w:bottom w:val="none" w:sz="0" w:space="0" w:color="auto"/>
        <w:right w:val="none" w:sz="0" w:space="0" w:color="auto"/>
      </w:divBdr>
    </w:div>
    <w:div w:id="1387528711">
      <w:bodyDiv w:val="1"/>
      <w:marLeft w:val="0"/>
      <w:marRight w:val="0"/>
      <w:marTop w:val="0"/>
      <w:marBottom w:val="0"/>
      <w:divBdr>
        <w:top w:val="none" w:sz="0" w:space="0" w:color="auto"/>
        <w:left w:val="none" w:sz="0" w:space="0" w:color="auto"/>
        <w:bottom w:val="none" w:sz="0" w:space="0" w:color="auto"/>
        <w:right w:val="none" w:sz="0" w:space="0" w:color="auto"/>
      </w:divBdr>
    </w:div>
    <w:div w:id="1387681040">
      <w:bodyDiv w:val="1"/>
      <w:marLeft w:val="0"/>
      <w:marRight w:val="0"/>
      <w:marTop w:val="0"/>
      <w:marBottom w:val="0"/>
      <w:divBdr>
        <w:top w:val="none" w:sz="0" w:space="0" w:color="auto"/>
        <w:left w:val="none" w:sz="0" w:space="0" w:color="auto"/>
        <w:bottom w:val="none" w:sz="0" w:space="0" w:color="auto"/>
        <w:right w:val="none" w:sz="0" w:space="0" w:color="auto"/>
      </w:divBdr>
    </w:div>
    <w:div w:id="1387870122">
      <w:bodyDiv w:val="1"/>
      <w:marLeft w:val="0"/>
      <w:marRight w:val="0"/>
      <w:marTop w:val="0"/>
      <w:marBottom w:val="0"/>
      <w:divBdr>
        <w:top w:val="none" w:sz="0" w:space="0" w:color="auto"/>
        <w:left w:val="none" w:sz="0" w:space="0" w:color="auto"/>
        <w:bottom w:val="none" w:sz="0" w:space="0" w:color="auto"/>
        <w:right w:val="none" w:sz="0" w:space="0" w:color="auto"/>
      </w:divBdr>
    </w:div>
    <w:div w:id="1387922068">
      <w:bodyDiv w:val="1"/>
      <w:marLeft w:val="0"/>
      <w:marRight w:val="0"/>
      <w:marTop w:val="0"/>
      <w:marBottom w:val="0"/>
      <w:divBdr>
        <w:top w:val="none" w:sz="0" w:space="0" w:color="auto"/>
        <w:left w:val="none" w:sz="0" w:space="0" w:color="auto"/>
        <w:bottom w:val="none" w:sz="0" w:space="0" w:color="auto"/>
        <w:right w:val="none" w:sz="0" w:space="0" w:color="auto"/>
      </w:divBdr>
      <w:divsChild>
        <w:div w:id="1744989073">
          <w:marLeft w:val="0"/>
          <w:marRight w:val="0"/>
          <w:marTop w:val="0"/>
          <w:marBottom w:val="0"/>
          <w:divBdr>
            <w:top w:val="none" w:sz="0" w:space="0" w:color="auto"/>
            <w:left w:val="none" w:sz="0" w:space="0" w:color="auto"/>
            <w:bottom w:val="none" w:sz="0" w:space="0" w:color="auto"/>
            <w:right w:val="none" w:sz="0" w:space="0" w:color="auto"/>
          </w:divBdr>
        </w:div>
        <w:div w:id="1424380737">
          <w:marLeft w:val="0"/>
          <w:marRight w:val="0"/>
          <w:marTop w:val="0"/>
          <w:marBottom w:val="0"/>
          <w:divBdr>
            <w:top w:val="none" w:sz="0" w:space="0" w:color="auto"/>
            <w:left w:val="none" w:sz="0" w:space="0" w:color="auto"/>
            <w:bottom w:val="none" w:sz="0" w:space="0" w:color="auto"/>
            <w:right w:val="none" w:sz="0" w:space="0" w:color="auto"/>
          </w:divBdr>
        </w:div>
        <w:div w:id="1956712867">
          <w:marLeft w:val="0"/>
          <w:marRight w:val="0"/>
          <w:marTop w:val="0"/>
          <w:marBottom w:val="0"/>
          <w:divBdr>
            <w:top w:val="none" w:sz="0" w:space="0" w:color="auto"/>
            <w:left w:val="none" w:sz="0" w:space="0" w:color="auto"/>
            <w:bottom w:val="none" w:sz="0" w:space="0" w:color="auto"/>
            <w:right w:val="none" w:sz="0" w:space="0" w:color="auto"/>
          </w:divBdr>
        </w:div>
        <w:div w:id="842622761">
          <w:marLeft w:val="0"/>
          <w:marRight w:val="0"/>
          <w:marTop w:val="0"/>
          <w:marBottom w:val="0"/>
          <w:divBdr>
            <w:top w:val="none" w:sz="0" w:space="0" w:color="auto"/>
            <w:left w:val="none" w:sz="0" w:space="0" w:color="auto"/>
            <w:bottom w:val="none" w:sz="0" w:space="0" w:color="auto"/>
            <w:right w:val="none" w:sz="0" w:space="0" w:color="auto"/>
          </w:divBdr>
        </w:div>
        <w:div w:id="952328877">
          <w:marLeft w:val="0"/>
          <w:marRight w:val="0"/>
          <w:marTop w:val="0"/>
          <w:marBottom w:val="0"/>
          <w:divBdr>
            <w:top w:val="none" w:sz="0" w:space="0" w:color="auto"/>
            <w:left w:val="none" w:sz="0" w:space="0" w:color="auto"/>
            <w:bottom w:val="none" w:sz="0" w:space="0" w:color="auto"/>
            <w:right w:val="none" w:sz="0" w:space="0" w:color="auto"/>
          </w:divBdr>
        </w:div>
        <w:div w:id="763453730">
          <w:marLeft w:val="0"/>
          <w:marRight w:val="0"/>
          <w:marTop w:val="0"/>
          <w:marBottom w:val="0"/>
          <w:divBdr>
            <w:top w:val="none" w:sz="0" w:space="0" w:color="auto"/>
            <w:left w:val="none" w:sz="0" w:space="0" w:color="auto"/>
            <w:bottom w:val="none" w:sz="0" w:space="0" w:color="auto"/>
            <w:right w:val="none" w:sz="0" w:space="0" w:color="auto"/>
          </w:divBdr>
        </w:div>
        <w:div w:id="2105296951">
          <w:marLeft w:val="0"/>
          <w:marRight w:val="0"/>
          <w:marTop w:val="0"/>
          <w:marBottom w:val="0"/>
          <w:divBdr>
            <w:top w:val="none" w:sz="0" w:space="0" w:color="auto"/>
            <w:left w:val="none" w:sz="0" w:space="0" w:color="auto"/>
            <w:bottom w:val="none" w:sz="0" w:space="0" w:color="auto"/>
            <w:right w:val="none" w:sz="0" w:space="0" w:color="auto"/>
          </w:divBdr>
        </w:div>
        <w:div w:id="1929654713">
          <w:marLeft w:val="0"/>
          <w:marRight w:val="0"/>
          <w:marTop w:val="0"/>
          <w:marBottom w:val="0"/>
          <w:divBdr>
            <w:top w:val="none" w:sz="0" w:space="0" w:color="auto"/>
            <w:left w:val="none" w:sz="0" w:space="0" w:color="auto"/>
            <w:bottom w:val="none" w:sz="0" w:space="0" w:color="auto"/>
            <w:right w:val="none" w:sz="0" w:space="0" w:color="auto"/>
          </w:divBdr>
        </w:div>
        <w:div w:id="586765003">
          <w:marLeft w:val="0"/>
          <w:marRight w:val="0"/>
          <w:marTop w:val="0"/>
          <w:marBottom w:val="0"/>
          <w:divBdr>
            <w:top w:val="none" w:sz="0" w:space="0" w:color="auto"/>
            <w:left w:val="none" w:sz="0" w:space="0" w:color="auto"/>
            <w:bottom w:val="none" w:sz="0" w:space="0" w:color="auto"/>
            <w:right w:val="none" w:sz="0" w:space="0" w:color="auto"/>
          </w:divBdr>
        </w:div>
        <w:div w:id="1228879373">
          <w:marLeft w:val="0"/>
          <w:marRight w:val="0"/>
          <w:marTop w:val="0"/>
          <w:marBottom w:val="0"/>
          <w:divBdr>
            <w:top w:val="none" w:sz="0" w:space="0" w:color="auto"/>
            <w:left w:val="none" w:sz="0" w:space="0" w:color="auto"/>
            <w:bottom w:val="none" w:sz="0" w:space="0" w:color="auto"/>
            <w:right w:val="none" w:sz="0" w:space="0" w:color="auto"/>
          </w:divBdr>
        </w:div>
        <w:div w:id="439686450">
          <w:marLeft w:val="0"/>
          <w:marRight w:val="0"/>
          <w:marTop w:val="0"/>
          <w:marBottom w:val="0"/>
          <w:divBdr>
            <w:top w:val="none" w:sz="0" w:space="0" w:color="auto"/>
            <w:left w:val="none" w:sz="0" w:space="0" w:color="auto"/>
            <w:bottom w:val="none" w:sz="0" w:space="0" w:color="auto"/>
            <w:right w:val="none" w:sz="0" w:space="0" w:color="auto"/>
          </w:divBdr>
        </w:div>
        <w:div w:id="580218453">
          <w:marLeft w:val="0"/>
          <w:marRight w:val="0"/>
          <w:marTop w:val="0"/>
          <w:marBottom w:val="0"/>
          <w:divBdr>
            <w:top w:val="none" w:sz="0" w:space="0" w:color="auto"/>
            <w:left w:val="none" w:sz="0" w:space="0" w:color="auto"/>
            <w:bottom w:val="none" w:sz="0" w:space="0" w:color="auto"/>
            <w:right w:val="none" w:sz="0" w:space="0" w:color="auto"/>
          </w:divBdr>
        </w:div>
        <w:div w:id="1283611870">
          <w:marLeft w:val="0"/>
          <w:marRight w:val="0"/>
          <w:marTop w:val="0"/>
          <w:marBottom w:val="0"/>
          <w:divBdr>
            <w:top w:val="none" w:sz="0" w:space="0" w:color="auto"/>
            <w:left w:val="none" w:sz="0" w:space="0" w:color="auto"/>
            <w:bottom w:val="none" w:sz="0" w:space="0" w:color="auto"/>
            <w:right w:val="none" w:sz="0" w:space="0" w:color="auto"/>
          </w:divBdr>
        </w:div>
        <w:div w:id="1565528763">
          <w:marLeft w:val="0"/>
          <w:marRight w:val="0"/>
          <w:marTop w:val="0"/>
          <w:marBottom w:val="0"/>
          <w:divBdr>
            <w:top w:val="none" w:sz="0" w:space="0" w:color="auto"/>
            <w:left w:val="none" w:sz="0" w:space="0" w:color="auto"/>
            <w:bottom w:val="none" w:sz="0" w:space="0" w:color="auto"/>
            <w:right w:val="none" w:sz="0" w:space="0" w:color="auto"/>
          </w:divBdr>
        </w:div>
        <w:div w:id="394666882">
          <w:marLeft w:val="0"/>
          <w:marRight w:val="0"/>
          <w:marTop w:val="0"/>
          <w:marBottom w:val="0"/>
          <w:divBdr>
            <w:top w:val="none" w:sz="0" w:space="0" w:color="auto"/>
            <w:left w:val="none" w:sz="0" w:space="0" w:color="auto"/>
            <w:bottom w:val="none" w:sz="0" w:space="0" w:color="auto"/>
            <w:right w:val="none" w:sz="0" w:space="0" w:color="auto"/>
          </w:divBdr>
        </w:div>
        <w:div w:id="1155999375">
          <w:marLeft w:val="0"/>
          <w:marRight w:val="0"/>
          <w:marTop w:val="0"/>
          <w:marBottom w:val="0"/>
          <w:divBdr>
            <w:top w:val="none" w:sz="0" w:space="0" w:color="auto"/>
            <w:left w:val="none" w:sz="0" w:space="0" w:color="auto"/>
            <w:bottom w:val="none" w:sz="0" w:space="0" w:color="auto"/>
            <w:right w:val="none" w:sz="0" w:space="0" w:color="auto"/>
          </w:divBdr>
        </w:div>
        <w:div w:id="1254167043">
          <w:marLeft w:val="0"/>
          <w:marRight w:val="0"/>
          <w:marTop w:val="0"/>
          <w:marBottom w:val="0"/>
          <w:divBdr>
            <w:top w:val="none" w:sz="0" w:space="0" w:color="auto"/>
            <w:left w:val="none" w:sz="0" w:space="0" w:color="auto"/>
            <w:bottom w:val="none" w:sz="0" w:space="0" w:color="auto"/>
            <w:right w:val="none" w:sz="0" w:space="0" w:color="auto"/>
          </w:divBdr>
        </w:div>
        <w:div w:id="176848396">
          <w:marLeft w:val="0"/>
          <w:marRight w:val="0"/>
          <w:marTop w:val="0"/>
          <w:marBottom w:val="0"/>
          <w:divBdr>
            <w:top w:val="none" w:sz="0" w:space="0" w:color="auto"/>
            <w:left w:val="none" w:sz="0" w:space="0" w:color="auto"/>
            <w:bottom w:val="none" w:sz="0" w:space="0" w:color="auto"/>
            <w:right w:val="none" w:sz="0" w:space="0" w:color="auto"/>
          </w:divBdr>
        </w:div>
        <w:div w:id="958028816">
          <w:marLeft w:val="0"/>
          <w:marRight w:val="0"/>
          <w:marTop w:val="0"/>
          <w:marBottom w:val="0"/>
          <w:divBdr>
            <w:top w:val="none" w:sz="0" w:space="0" w:color="auto"/>
            <w:left w:val="none" w:sz="0" w:space="0" w:color="auto"/>
            <w:bottom w:val="none" w:sz="0" w:space="0" w:color="auto"/>
            <w:right w:val="none" w:sz="0" w:space="0" w:color="auto"/>
          </w:divBdr>
        </w:div>
        <w:div w:id="2050764375">
          <w:marLeft w:val="0"/>
          <w:marRight w:val="0"/>
          <w:marTop w:val="0"/>
          <w:marBottom w:val="0"/>
          <w:divBdr>
            <w:top w:val="none" w:sz="0" w:space="0" w:color="auto"/>
            <w:left w:val="none" w:sz="0" w:space="0" w:color="auto"/>
            <w:bottom w:val="none" w:sz="0" w:space="0" w:color="auto"/>
            <w:right w:val="none" w:sz="0" w:space="0" w:color="auto"/>
          </w:divBdr>
        </w:div>
        <w:div w:id="1276014025">
          <w:marLeft w:val="0"/>
          <w:marRight w:val="0"/>
          <w:marTop w:val="0"/>
          <w:marBottom w:val="0"/>
          <w:divBdr>
            <w:top w:val="none" w:sz="0" w:space="0" w:color="auto"/>
            <w:left w:val="none" w:sz="0" w:space="0" w:color="auto"/>
            <w:bottom w:val="none" w:sz="0" w:space="0" w:color="auto"/>
            <w:right w:val="none" w:sz="0" w:space="0" w:color="auto"/>
          </w:divBdr>
        </w:div>
        <w:div w:id="1908105216">
          <w:marLeft w:val="0"/>
          <w:marRight w:val="0"/>
          <w:marTop w:val="0"/>
          <w:marBottom w:val="0"/>
          <w:divBdr>
            <w:top w:val="none" w:sz="0" w:space="0" w:color="auto"/>
            <w:left w:val="none" w:sz="0" w:space="0" w:color="auto"/>
            <w:bottom w:val="none" w:sz="0" w:space="0" w:color="auto"/>
            <w:right w:val="none" w:sz="0" w:space="0" w:color="auto"/>
          </w:divBdr>
        </w:div>
        <w:div w:id="255217256">
          <w:marLeft w:val="0"/>
          <w:marRight w:val="0"/>
          <w:marTop w:val="0"/>
          <w:marBottom w:val="0"/>
          <w:divBdr>
            <w:top w:val="none" w:sz="0" w:space="0" w:color="auto"/>
            <w:left w:val="none" w:sz="0" w:space="0" w:color="auto"/>
            <w:bottom w:val="none" w:sz="0" w:space="0" w:color="auto"/>
            <w:right w:val="none" w:sz="0" w:space="0" w:color="auto"/>
          </w:divBdr>
        </w:div>
        <w:div w:id="383720321">
          <w:marLeft w:val="0"/>
          <w:marRight w:val="0"/>
          <w:marTop w:val="0"/>
          <w:marBottom w:val="0"/>
          <w:divBdr>
            <w:top w:val="none" w:sz="0" w:space="0" w:color="auto"/>
            <w:left w:val="none" w:sz="0" w:space="0" w:color="auto"/>
            <w:bottom w:val="none" w:sz="0" w:space="0" w:color="auto"/>
            <w:right w:val="none" w:sz="0" w:space="0" w:color="auto"/>
          </w:divBdr>
        </w:div>
        <w:div w:id="972755981">
          <w:marLeft w:val="0"/>
          <w:marRight w:val="0"/>
          <w:marTop w:val="0"/>
          <w:marBottom w:val="0"/>
          <w:divBdr>
            <w:top w:val="none" w:sz="0" w:space="0" w:color="auto"/>
            <w:left w:val="none" w:sz="0" w:space="0" w:color="auto"/>
            <w:bottom w:val="none" w:sz="0" w:space="0" w:color="auto"/>
            <w:right w:val="none" w:sz="0" w:space="0" w:color="auto"/>
          </w:divBdr>
        </w:div>
        <w:div w:id="1242257307">
          <w:marLeft w:val="0"/>
          <w:marRight w:val="0"/>
          <w:marTop w:val="0"/>
          <w:marBottom w:val="0"/>
          <w:divBdr>
            <w:top w:val="none" w:sz="0" w:space="0" w:color="auto"/>
            <w:left w:val="none" w:sz="0" w:space="0" w:color="auto"/>
            <w:bottom w:val="none" w:sz="0" w:space="0" w:color="auto"/>
            <w:right w:val="none" w:sz="0" w:space="0" w:color="auto"/>
          </w:divBdr>
        </w:div>
        <w:div w:id="1719623132">
          <w:marLeft w:val="0"/>
          <w:marRight w:val="0"/>
          <w:marTop w:val="0"/>
          <w:marBottom w:val="0"/>
          <w:divBdr>
            <w:top w:val="none" w:sz="0" w:space="0" w:color="auto"/>
            <w:left w:val="none" w:sz="0" w:space="0" w:color="auto"/>
            <w:bottom w:val="none" w:sz="0" w:space="0" w:color="auto"/>
            <w:right w:val="none" w:sz="0" w:space="0" w:color="auto"/>
          </w:divBdr>
        </w:div>
        <w:div w:id="1698264819">
          <w:marLeft w:val="0"/>
          <w:marRight w:val="0"/>
          <w:marTop w:val="0"/>
          <w:marBottom w:val="0"/>
          <w:divBdr>
            <w:top w:val="none" w:sz="0" w:space="0" w:color="auto"/>
            <w:left w:val="none" w:sz="0" w:space="0" w:color="auto"/>
            <w:bottom w:val="none" w:sz="0" w:space="0" w:color="auto"/>
            <w:right w:val="none" w:sz="0" w:space="0" w:color="auto"/>
          </w:divBdr>
        </w:div>
        <w:div w:id="1832210461">
          <w:marLeft w:val="0"/>
          <w:marRight w:val="0"/>
          <w:marTop w:val="0"/>
          <w:marBottom w:val="0"/>
          <w:divBdr>
            <w:top w:val="none" w:sz="0" w:space="0" w:color="auto"/>
            <w:left w:val="none" w:sz="0" w:space="0" w:color="auto"/>
            <w:bottom w:val="none" w:sz="0" w:space="0" w:color="auto"/>
            <w:right w:val="none" w:sz="0" w:space="0" w:color="auto"/>
          </w:divBdr>
        </w:div>
        <w:div w:id="1979144954">
          <w:marLeft w:val="0"/>
          <w:marRight w:val="0"/>
          <w:marTop w:val="0"/>
          <w:marBottom w:val="0"/>
          <w:divBdr>
            <w:top w:val="none" w:sz="0" w:space="0" w:color="auto"/>
            <w:left w:val="none" w:sz="0" w:space="0" w:color="auto"/>
            <w:bottom w:val="none" w:sz="0" w:space="0" w:color="auto"/>
            <w:right w:val="none" w:sz="0" w:space="0" w:color="auto"/>
          </w:divBdr>
        </w:div>
        <w:div w:id="1457338026">
          <w:marLeft w:val="0"/>
          <w:marRight w:val="0"/>
          <w:marTop w:val="0"/>
          <w:marBottom w:val="0"/>
          <w:divBdr>
            <w:top w:val="none" w:sz="0" w:space="0" w:color="auto"/>
            <w:left w:val="none" w:sz="0" w:space="0" w:color="auto"/>
            <w:bottom w:val="none" w:sz="0" w:space="0" w:color="auto"/>
            <w:right w:val="none" w:sz="0" w:space="0" w:color="auto"/>
          </w:divBdr>
        </w:div>
        <w:div w:id="514195554">
          <w:marLeft w:val="0"/>
          <w:marRight w:val="0"/>
          <w:marTop w:val="0"/>
          <w:marBottom w:val="0"/>
          <w:divBdr>
            <w:top w:val="none" w:sz="0" w:space="0" w:color="auto"/>
            <w:left w:val="none" w:sz="0" w:space="0" w:color="auto"/>
            <w:bottom w:val="none" w:sz="0" w:space="0" w:color="auto"/>
            <w:right w:val="none" w:sz="0" w:space="0" w:color="auto"/>
          </w:divBdr>
        </w:div>
        <w:div w:id="820466135">
          <w:marLeft w:val="0"/>
          <w:marRight w:val="0"/>
          <w:marTop w:val="0"/>
          <w:marBottom w:val="0"/>
          <w:divBdr>
            <w:top w:val="none" w:sz="0" w:space="0" w:color="auto"/>
            <w:left w:val="none" w:sz="0" w:space="0" w:color="auto"/>
            <w:bottom w:val="none" w:sz="0" w:space="0" w:color="auto"/>
            <w:right w:val="none" w:sz="0" w:space="0" w:color="auto"/>
          </w:divBdr>
        </w:div>
        <w:div w:id="1420714860">
          <w:marLeft w:val="0"/>
          <w:marRight w:val="0"/>
          <w:marTop w:val="0"/>
          <w:marBottom w:val="0"/>
          <w:divBdr>
            <w:top w:val="none" w:sz="0" w:space="0" w:color="auto"/>
            <w:left w:val="none" w:sz="0" w:space="0" w:color="auto"/>
            <w:bottom w:val="none" w:sz="0" w:space="0" w:color="auto"/>
            <w:right w:val="none" w:sz="0" w:space="0" w:color="auto"/>
          </w:divBdr>
        </w:div>
        <w:div w:id="1591887285">
          <w:marLeft w:val="0"/>
          <w:marRight w:val="0"/>
          <w:marTop w:val="0"/>
          <w:marBottom w:val="0"/>
          <w:divBdr>
            <w:top w:val="none" w:sz="0" w:space="0" w:color="auto"/>
            <w:left w:val="none" w:sz="0" w:space="0" w:color="auto"/>
            <w:bottom w:val="none" w:sz="0" w:space="0" w:color="auto"/>
            <w:right w:val="none" w:sz="0" w:space="0" w:color="auto"/>
          </w:divBdr>
        </w:div>
        <w:div w:id="1601063719">
          <w:marLeft w:val="0"/>
          <w:marRight w:val="0"/>
          <w:marTop w:val="0"/>
          <w:marBottom w:val="0"/>
          <w:divBdr>
            <w:top w:val="none" w:sz="0" w:space="0" w:color="auto"/>
            <w:left w:val="none" w:sz="0" w:space="0" w:color="auto"/>
            <w:bottom w:val="none" w:sz="0" w:space="0" w:color="auto"/>
            <w:right w:val="none" w:sz="0" w:space="0" w:color="auto"/>
          </w:divBdr>
        </w:div>
        <w:div w:id="1004359668">
          <w:marLeft w:val="0"/>
          <w:marRight w:val="0"/>
          <w:marTop w:val="0"/>
          <w:marBottom w:val="0"/>
          <w:divBdr>
            <w:top w:val="none" w:sz="0" w:space="0" w:color="auto"/>
            <w:left w:val="none" w:sz="0" w:space="0" w:color="auto"/>
            <w:bottom w:val="none" w:sz="0" w:space="0" w:color="auto"/>
            <w:right w:val="none" w:sz="0" w:space="0" w:color="auto"/>
          </w:divBdr>
        </w:div>
        <w:div w:id="1812557164">
          <w:marLeft w:val="0"/>
          <w:marRight w:val="0"/>
          <w:marTop w:val="0"/>
          <w:marBottom w:val="0"/>
          <w:divBdr>
            <w:top w:val="none" w:sz="0" w:space="0" w:color="auto"/>
            <w:left w:val="none" w:sz="0" w:space="0" w:color="auto"/>
            <w:bottom w:val="none" w:sz="0" w:space="0" w:color="auto"/>
            <w:right w:val="none" w:sz="0" w:space="0" w:color="auto"/>
          </w:divBdr>
        </w:div>
        <w:div w:id="2060670200">
          <w:marLeft w:val="0"/>
          <w:marRight w:val="0"/>
          <w:marTop w:val="0"/>
          <w:marBottom w:val="0"/>
          <w:divBdr>
            <w:top w:val="none" w:sz="0" w:space="0" w:color="auto"/>
            <w:left w:val="none" w:sz="0" w:space="0" w:color="auto"/>
            <w:bottom w:val="none" w:sz="0" w:space="0" w:color="auto"/>
            <w:right w:val="none" w:sz="0" w:space="0" w:color="auto"/>
          </w:divBdr>
        </w:div>
        <w:div w:id="1207254916">
          <w:marLeft w:val="0"/>
          <w:marRight w:val="0"/>
          <w:marTop w:val="0"/>
          <w:marBottom w:val="0"/>
          <w:divBdr>
            <w:top w:val="none" w:sz="0" w:space="0" w:color="auto"/>
            <w:left w:val="none" w:sz="0" w:space="0" w:color="auto"/>
            <w:bottom w:val="none" w:sz="0" w:space="0" w:color="auto"/>
            <w:right w:val="none" w:sz="0" w:space="0" w:color="auto"/>
          </w:divBdr>
        </w:div>
        <w:div w:id="1344942532">
          <w:marLeft w:val="0"/>
          <w:marRight w:val="0"/>
          <w:marTop w:val="0"/>
          <w:marBottom w:val="0"/>
          <w:divBdr>
            <w:top w:val="none" w:sz="0" w:space="0" w:color="auto"/>
            <w:left w:val="none" w:sz="0" w:space="0" w:color="auto"/>
            <w:bottom w:val="none" w:sz="0" w:space="0" w:color="auto"/>
            <w:right w:val="none" w:sz="0" w:space="0" w:color="auto"/>
          </w:divBdr>
        </w:div>
        <w:div w:id="1114329335">
          <w:marLeft w:val="0"/>
          <w:marRight w:val="0"/>
          <w:marTop w:val="0"/>
          <w:marBottom w:val="0"/>
          <w:divBdr>
            <w:top w:val="none" w:sz="0" w:space="0" w:color="auto"/>
            <w:left w:val="none" w:sz="0" w:space="0" w:color="auto"/>
            <w:bottom w:val="none" w:sz="0" w:space="0" w:color="auto"/>
            <w:right w:val="none" w:sz="0" w:space="0" w:color="auto"/>
          </w:divBdr>
        </w:div>
        <w:div w:id="848325642">
          <w:marLeft w:val="0"/>
          <w:marRight w:val="0"/>
          <w:marTop w:val="0"/>
          <w:marBottom w:val="0"/>
          <w:divBdr>
            <w:top w:val="none" w:sz="0" w:space="0" w:color="auto"/>
            <w:left w:val="none" w:sz="0" w:space="0" w:color="auto"/>
            <w:bottom w:val="none" w:sz="0" w:space="0" w:color="auto"/>
            <w:right w:val="none" w:sz="0" w:space="0" w:color="auto"/>
          </w:divBdr>
        </w:div>
        <w:div w:id="1942762791">
          <w:marLeft w:val="0"/>
          <w:marRight w:val="0"/>
          <w:marTop w:val="0"/>
          <w:marBottom w:val="0"/>
          <w:divBdr>
            <w:top w:val="none" w:sz="0" w:space="0" w:color="auto"/>
            <w:left w:val="none" w:sz="0" w:space="0" w:color="auto"/>
            <w:bottom w:val="none" w:sz="0" w:space="0" w:color="auto"/>
            <w:right w:val="none" w:sz="0" w:space="0" w:color="auto"/>
          </w:divBdr>
        </w:div>
        <w:div w:id="1098716728">
          <w:marLeft w:val="0"/>
          <w:marRight w:val="0"/>
          <w:marTop w:val="0"/>
          <w:marBottom w:val="0"/>
          <w:divBdr>
            <w:top w:val="none" w:sz="0" w:space="0" w:color="auto"/>
            <w:left w:val="none" w:sz="0" w:space="0" w:color="auto"/>
            <w:bottom w:val="none" w:sz="0" w:space="0" w:color="auto"/>
            <w:right w:val="none" w:sz="0" w:space="0" w:color="auto"/>
          </w:divBdr>
        </w:div>
        <w:div w:id="1680960482">
          <w:marLeft w:val="0"/>
          <w:marRight w:val="0"/>
          <w:marTop w:val="0"/>
          <w:marBottom w:val="0"/>
          <w:divBdr>
            <w:top w:val="none" w:sz="0" w:space="0" w:color="auto"/>
            <w:left w:val="none" w:sz="0" w:space="0" w:color="auto"/>
            <w:bottom w:val="none" w:sz="0" w:space="0" w:color="auto"/>
            <w:right w:val="none" w:sz="0" w:space="0" w:color="auto"/>
          </w:divBdr>
        </w:div>
        <w:div w:id="1683898071">
          <w:marLeft w:val="0"/>
          <w:marRight w:val="0"/>
          <w:marTop w:val="0"/>
          <w:marBottom w:val="0"/>
          <w:divBdr>
            <w:top w:val="none" w:sz="0" w:space="0" w:color="auto"/>
            <w:left w:val="none" w:sz="0" w:space="0" w:color="auto"/>
            <w:bottom w:val="none" w:sz="0" w:space="0" w:color="auto"/>
            <w:right w:val="none" w:sz="0" w:space="0" w:color="auto"/>
          </w:divBdr>
        </w:div>
      </w:divsChild>
    </w:div>
    <w:div w:id="1387949590">
      <w:bodyDiv w:val="1"/>
      <w:marLeft w:val="0"/>
      <w:marRight w:val="0"/>
      <w:marTop w:val="0"/>
      <w:marBottom w:val="0"/>
      <w:divBdr>
        <w:top w:val="none" w:sz="0" w:space="0" w:color="auto"/>
        <w:left w:val="none" w:sz="0" w:space="0" w:color="auto"/>
        <w:bottom w:val="none" w:sz="0" w:space="0" w:color="auto"/>
        <w:right w:val="none" w:sz="0" w:space="0" w:color="auto"/>
      </w:divBdr>
    </w:div>
    <w:div w:id="1388719527">
      <w:bodyDiv w:val="1"/>
      <w:marLeft w:val="0"/>
      <w:marRight w:val="0"/>
      <w:marTop w:val="0"/>
      <w:marBottom w:val="0"/>
      <w:divBdr>
        <w:top w:val="none" w:sz="0" w:space="0" w:color="auto"/>
        <w:left w:val="none" w:sz="0" w:space="0" w:color="auto"/>
        <w:bottom w:val="none" w:sz="0" w:space="0" w:color="auto"/>
        <w:right w:val="none" w:sz="0" w:space="0" w:color="auto"/>
      </w:divBdr>
    </w:div>
    <w:div w:id="1388727496">
      <w:bodyDiv w:val="1"/>
      <w:marLeft w:val="0"/>
      <w:marRight w:val="0"/>
      <w:marTop w:val="0"/>
      <w:marBottom w:val="0"/>
      <w:divBdr>
        <w:top w:val="none" w:sz="0" w:space="0" w:color="auto"/>
        <w:left w:val="none" w:sz="0" w:space="0" w:color="auto"/>
        <w:bottom w:val="none" w:sz="0" w:space="0" w:color="auto"/>
        <w:right w:val="none" w:sz="0" w:space="0" w:color="auto"/>
      </w:divBdr>
    </w:div>
    <w:div w:id="1388840276">
      <w:bodyDiv w:val="1"/>
      <w:marLeft w:val="0"/>
      <w:marRight w:val="0"/>
      <w:marTop w:val="0"/>
      <w:marBottom w:val="0"/>
      <w:divBdr>
        <w:top w:val="none" w:sz="0" w:space="0" w:color="auto"/>
        <w:left w:val="none" w:sz="0" w:space="0" w:color="auto"/>
        <w:bottom w:val="none" w:sz="0" w:space="0" w:color="auto"/>
        <w:right w:val="none" w:sz="0" w:space="0" w:color="auto"/>
      </w:divBdr>
      <w:divsChild>
        <w:div w:id="1784839323">
          <w:marLeft w:val="0"/>
          <w:marRight w:val="0"/>
          <w:marTop w:val="0"/>
          <w:marBottom w:val="0"/>
          <w:divBdr>
            <w:top w:val="none" w:sz="0" w:space="0" w:color="auto"/>
            <w:left w:val="none" w:sz="0" w:space="0" w:color="auto"/>
            <w:bottom w:val="none" w:sz="0" w:space="0" w:color="auto"/>
            <w:right w:val="none" w:sz="0" w:space="0" w:color="auto"/>
          </w:divBdr>
        </w:div>
        <w:div w:id="2023626013">
          <w:marLeft w:val="0"/>
          <w:marRight w:val="0"/>
          <w:marTop w:val="0"/>
          <w:marBottom w:val="0"/>
          <w:divBdr>
            <w:top w:val="none" w:sz="0" w:space="0" w:color="auto"/>
            <w:left w:val="none" w:sz="0" w:space="0" w:color="auto"/>
            <w:bottom w:val="none" w:sz="0" w:space="0" w:color="auto"/>
            <w:right w:val="none" w:sz="0" w:space="0" w:color="auto"/>
          </w:divBdr>
        </w:div>
        <w:div w:id="292369936">
          <w:marLeft w:val="0"/>
          <w:marRight w:val="0"/>
          <w:marTop w:val="0"/>
          <w:marBottom w:val="0"/>
          <w:divBdr>
            <w:top w:val="none" w:sz="0" w:space="0" w:color="auto"/>
            <w:left w:val="none" w:sz="0" w:space="0" w:color="auto"/>
            <w:bottom w:val="none" w:sz="0" w:space="0" w:color="auto"/>
            <w:right w:val="none" w:sz="0" w:space="0" w:color="auto"/>
          </w:divBdr>
        </w:div>
        <w:div w:id="578713491">
          <w:marLeft w:val="0"/>
          <w:marRight w:val="0"/>
          <w:marTop w:val="0"/>
          <w:marBottom w:val="0"/>
          <w:divBdr>
            <w:top w:val="none" w:sz="0" w:space="0" w:color="auto"/>
            <w:left w:val="none" w:sz="0" w:space="0" w:color="auto"/>
            <w:bottom w:val="none" w:sz="0" w:space="0" w:color="auto"/>
            <w:right w:val="none" w:sz="0" w:space="0" w:color="auto"/>
          </w:divBdr>
        </w:div>
        <w:div w:id="2011712592">
          <w:marLeft w:val="0"/>
          <w:marRight w:val="0"/>
          <w:marTop w:val="0"/>
          <w:marBottom w:val="0"/>
          <w:divBdr>
            <w:top w:val="none" w:sz="0" w:space="0" w:color="auto"/>
            <w:left w:val="none" w:sz="0" w:space="0" w:color="auto"/>
            <w:bottom w:val="none" w:sz="0" w:space="0" w:color="auto"/>
            <w:right w:val="none" w:sz="0" w:space="0" w:color="auto"/>
          </w:divBdr>
        </w:div>
        <w:div w:id="664698763">
          <w:marLeft w:val="0"/>
          <w:marRight w:val="0"/>
          <w:marTop w:val="0"/>
          <w:marBottom w:val="0"/>
          <w:divBdr>
            <w:top w:val="none" w:sz="0" w:space="0" w:color="auto"/>
            <w:left w:val="none" w:sz="0" w:space="0" w:color="auto"/>
            <w:bottom w:val="none" w:sz="0" w:space="0" w:color="auto"/>
            <w:right w:val="none" w:sz="0" w:space="0" w:color="auto"/>
          </w:divBdr>
        </w:div>
        <w:div w:id="489908302">
          <w:marLeft w:val="0"/>
          <w:marRight w:val="0"/>
          <w:marTop w:val="0"/>
          <w:marBottom w:val="0"/>
          <w:divBdr>
            <w:top w:val="none" w:sz="0" w:space="0" w:color="auto"/>
            <w:left w:val="none" w:sz="0" w:space="0" w:color="auto"/>
            <w:bottom w:val="none" w:sz="0" w:space="0" w:color="auto"/>
            <w:right w:val="none" w:sz="0" w:space="0" w:color="auto"/>
          </w:divBdr>
        </w:div>
        <w:div w:id="258678989">
          <w:marLeft w:val="0"/>
          <w:marRight w:val="0"/>
          <w:marTop w:val="0"/>
          <w:marBottom w:val="0"/>
          <w:divBdr>
            <w:top w:val="none" w:sz="0" w:space="0" w:color="auto"/>
            <w:left w:val="none" w:sz="0" w:space="0" w:color="auto"/>
            <w:bottom w:val="none" w:sz="0" w:space="0" w:color="auto"/>
            <w:right w:val="none" w:sz="0" w:space="0" w:color="auto"/>
          </w:divBdr>
        </w:div>
        <w:div w:id="1555002455">
          <w:marLeft w:val="0"/>
          <w:marRight w:val="0"/>
          <w:marTop w:val="0"/>
          <w:marBottom w:val="0"/>
          <w:divBdr>
            <w:top w:val="none" w:sz="0" w:space="0" w:color="auto"/>
            <w:left w:val="none" w:sz="0" w:space="0" w:color="auto"/>
            <w:bottom w:val="none" w:sz="0" w:space="0" w:color="auto"/>
            <w:right w:val="none" w:sz="0" w:space="0" w:color="auto"/>
          </w:divBdr>
        </w:div>
        <w:div w:id="1576554350">
          <w:marLeft w:val="0"/>
          <w:marRight w:val="0"/>
          <w:marTop w:val="0"/>
          <w:marBottom w:val="0"/>
          <w:divBdr>
            <w:top w:val="none" w:sz="0" w:space="0" w:color="auto"/>
            <w:left w:val="none" w:sz="0" w:space="0" w:color="auto"/>
            <w:bottom w:val="none" w:sz="0" w:space="0" w:color="auto"/>
            <w:right w:val="none" w:sz="0" w:space="0" w:color="auto"/>
          </w:divBdr>
        </w:div>
        <w:div w:id="1094135196">
          <w:marLeft w:val="0"/>
          <w:marRight w:val="0"/>
          <w:marTop w:val="0"/>
          <w:marBottom w:val="0"/>
          <w:divBdr>
            <w:top w:val="none" w:sz="0" w:space="0" w:color="auto"/>
            <w:left w:val="none" w:sz="0" w:space="0" w:color="auto"/>
            <w:bottom w:val="none" w:sz="0" w:space="0" w:color="auto"/>
            <w:right w:val="none" w:sz="0" w:space="0" w:color="auto"/>
          </w:divBdr>
        </w:div>
        <w:div w:id="1214661620">
          <w:marLeft w:val="0"/>
          <w:marRight w:val="0"/>
          <w:marTop w:val="0"/>
          <w:marBottom w:val="0"/>
          <w:divBdr>
            <w:top w:val="none" w:sz="0" w:space="0" w:color="auto"/>
            <w:left w:val="none" w:sz="0" w:space="0" w:color="auto"/>
            <w:bottom w:val="none" w:sz="0" w:space="0" w:color="auto"/>
            <w:right w:val="none" w:sz="0" w:space="0" w:color="auto"/>
          </w:divBdr>
        </w:div>
        <w:div w:id="39017276">
          <w:marLeft w:val="0"/>
          <w:marRight w:val="0"/>
          <w:marTop w:val="0"/>
          <w:marBottom w:val="0"/>
          <w:divBdr>
            <w:top w:val="none" w:sz="0" w:space="0" w:color="auto"/>
            <w:left w:val="none" w:sz="0" w:space="0" w:color="auto"/>
            <w:bottom w:val="none" w:sz="0" w:space="0" w:color="auto"/>
            <w:right w:val="none" w:sz="0" w:space="0" w:color="auto"/>
          </w:divBdr>
        </w:div>
        <w:div w:id="662204983">
          <w:marLeft w:val="0"/>
          <w:marRight w:val="0"/>
          <w:marTop w:val="0"/>
          <w:marBottom w:val="0"/>
          <w:divBdr>
            <w:top w:val="none" w:sz="0" w:space="0" w:color="auto"/>
            <w:left w:val="none" w:sz="0" w:space="0" w:color="auto"/>
            <w:bottom w:val="none" w:sz="0" w:space="0" w:color="auto"/>
            <w:right w:val="none" w:sz="0" w:space="0" w:color="auto"/>
          </w:divBdr>
        </w:div>
        <w:div w:id="1648431522">
          <w:marLeft w:val="0"/>
          <w:marRight w:val="0"/>
          <w:marTop w:val="0"/>
          <w:marBottom w:val="0"/>
          <w:divBdr>
            <w:top w:val="none" w:sz="0" w:space="0" w:color="auto"/>
            <w:left w:val="none" w:sz="0" w:space="0" w:color="auto"/>
            <w:bottom w:val="none" w:sz="0" w:space="0" w:color="auto"/>
            <w:right w:val="none" w:sz="0" w:space="0" w:color="auto"/>
          </w:divBdr>
        </w:div>
        <w:div w:id="307444801">
          <w:marLeft w:val="0"/>
          <w:marRight w:val="0"/>
          <w:marTop w:val="0"/>
          <w:marBottom w:val="0"/>
          <w:divBdr>
            <w:top w:val="none" w:sz="0" w:space="0" w:color="auto"/>
            <w:left w:val="none" w:sz="0" w:space="0" w:color="auto"/>
            <w:bottom w:val="none" w:sz="0" w:space="0" w:color="auto"/>
            <w:right w:val="none" w:sz="0" w:space="0" w:color="auto"/>
          </w:divBdr>
        </w:div>
        <w:div w:id="460071683">
          <w:marLeft w:val="0"/>
          <w:marRight w:val="0"/>
          <w:marTop w:val="0"/>
          <w:marBottom w:val="0"/>
          <w:divBdr>
            <w:top w:val="none" w:sz="0" w:space="0" w:color="auto"/>
            <w:left w:val="none" w:sz="0" w:space="0" w:color="auto"/>
            <w:bottom w:val="none" w:sz="0" w:space="0" w:color="auto"/>
            <w:right w:val="none" w:sz="0" w:space="0" w:color="auto"/>
          </w:divBdr>
        </w:div>
        <w:div w:id="841579694">
          <w:marLeft w:val="0"/>
          <w:marRight w:val="0"/>
          <w:marTop w:val="0"/>
          <w:marBottom w:val="0"/>
          <w:divBdr>
            <w:top w:val="none" w:sz="0" w:space="0" w:color="auto"/>
            <w:left w:val="none" w:sz="0" w:space="0" w:color="auto"/>
            <w:bottom w:val="none" w:sz="0" w:space="0" w:color="auto"/>
            <w:right w:val="none" w:sz="0" w:space="0" w:color="auto"/>
          </w:divBdr>
        </w:div>
        <w:div w:id="1464076953">
          <w:marLeft w:val="0"/>
          <w:marRight w:val="0"/>
          <w:marTop w:val="0"/>
          <w:marBottom w:val="0"/>
          <w:divBdr>
            <w:top w:val="none" w:sz="0" w:space="0" w:color="auto"/>
            <w:left w:val="none" w:sz="0" w:space="0" w:color="auto"/>
            <w:bottom w:val="none" w:sz="0" w:space="0" w:color="auto"/>
            <w:right w:val="none" w:sz="0" w:space="0" w:color="auto"/>
          </w:divBdr>
        </w:div>
        <w:div w:id="464661475">
          <w:marLeft w:val="0"/>
          <w:marRight w:val="0"/>
          <w:marTop w:val="0"/>
          <w:marBottom w:val="0"/>
          <w:divBdr>
            <w:top w:val="none" w:sz="0" w:space="0" w:color="auto"/>
            <w:left w:val="none" w:sz="0" w:space="0" w:color="auto"/>
            <w:bottom w:val="none" w:sz="0" w:space="0" w:color="auto"/>
            <w:right w:val="none" w:sz="0" w:space="0" w:color="auto"/>
          </w:divBdr>
        </w:div>
        <w:div w:id="721556492">
          <w:marLeft w:val="0"/>
          <w:marRight w:val="0"/>
          <w:marTop w:val="0"/>
          <w:marBottom w:val="0"/>
          <w:divBdr>
            <w:top w:val="none" w:sz="0" w:space="0" w:color="auto"/>
            <w:left w:val="none" w:sz="0" w:space="0" w:color="auto"/>
            <w:bottom w:val="none" w:sz="0" w:space="0" w:color="auto"/>
            <w:right w:val="none" w:sz="0" w:space="0" w:color="auto"/>
          </w:divBdr>
        </w:div>
        <w:div w:id="735666409">
          <w:marLeft w:val="0"/>
          <w:marRight w:val="0"/>
          <w:marTop w:val="0"/>
          <w:marBottom w:val="0"/>
          <w:divBdr>
            <w:top w:val="none" w:sz="0" w:space="0" w:color="auto"/>
            <w:left w:val="none" w:sz="0" w:space="0" w:color="auto"/>
            <w:bottom w:val="none" w:sz="0" w:space="0" w:color="auto"/>
            <w:right w:val="none" w:sz="0" w:space="0" w:color="auto"/>
          </w:divBdr>
        </w:div>
        <w:div w:id="1638872084">
          <w:marLeft w:val="0"/>
          <w:marRight w:val="0"/>
          <w:marTop w:val="0"/>
          <w:marBottom w:val="0"/>
          <w:divBdr>
            <w:top w:val="none" w:sz="0" w:space="0" w:color="auto"/>
            <w:left w:val="none" w:sz="0" w:space="0" w:color="auto"/>
            <w:bottom w:val="none" w:sz="0" w:space="0" w:color="auto"/>
            <w:right w:val="none" w:sz="0" w:space="0" w:color="auto"/>
          </w:divBdr>
        </w:div>
        <w:div w:id="1819953914">
          <w:marLeft w:val="0"/>
          <w:marRight w:val="0"/>
          <w:marTop w:val="0"/>
          <w:marBottom w:val="0"/>
          <w:divBdr>
            <w:top w:val="none" w:sz="0" w:space="0" w:color="auto"/>
            <w:left w:val="none" w:sz="0" w:space="0" w:color="auto"/>
            <w:bottom w:val="none" w:sz="0" w:space="0" w:color="auto"/>
            <w:right w:val="none" w:sz="0" w:space="0" w:color="auto"/>
          </w:divBdr>
        </w:div>
        <w:div w:id="1877425189">
          <w:marLeft w:val="0"/>
          <w:marRight w:val="0"/>
          <w:marTop w:val="0"/>
          <w:marBottom w:val="0"/>
          <w:divBdr>
            <w:top w:val="none" w:sz="0" w:space="0" w:color="auto"/>
            <w:left w:val="none" w:sz="0" w:space="0" w:color="auto"/>
            <w:bottom w:val="none" w:sz="0" w:space="0" w:color="auto"/>
            <w:right w:val="none" w:sz="0" w:space="0" w:color="auto"/>
          </w:divBdr>
        </w:div>
        <w:div w:id="2118133908">
          <w:marLeft w:val="0"/>
          <w:marRight w:val="0"/>
          <w:marTop w:val="0"/>
          <w:marBottom w:val="0"/>
          <w:divBdr>
            <w:top w:val="none" w:sz="0" w:space="0" w:color="auto"/>
            <w:left w:val="none" w:sz="0" w:space="0" w:color="auto"/>
            <w:bottom w:val="none" w:sz="0" w:space="0" w:color="auto"/>
            <w:right w:val="none" w:sz="0" w:space="0" w:color="auto"/>
          </w:divBdr>
        </w:div>
        <w:div w:id="1481268429">
          <w:marLeft w:val="0"/>
          <w:marRight w:val="0"/>
          <w:marTop w:val="0"/>
          <w:marBottom w:val="0"/>
          <w:divBdr>
            <w:top w:val="none" w:sz="0" w:space="0" w:color="auto"/>
            <w:left w:val="none" w:sz="0" w:space="0" w:color="auto"/>
            <w:bottom w:val="none" w:sz="0" w:space="0" w:color="auto"/>
            <w:right w:val="none" w:sz="0" w:space="0" w:color="auto"/>
          </w:divBdr>
        </w:div>
        <w:div w:id="1062676401">
          <w:marLeft w:val="0"/>
          <w:marRight w:val="0"/>
          <w:marTop w:val="0"/>
          <w:marBottom w:val="0"/>
          <w:divBdr>
            <w:top w:val="none" w:sz="0" w:space="0" w:color="auto"/>
            <w:left w:val="none" w:sz="0" w:space="0" w:color="auto"/>
            <w:bottom w:val="none" w:sz="0" w:space="0" w:color="auto"/>
            <w:right w:val="none" w:sz="0" w:space="0" w:color="auto"/>
          </w:divBdr>
        </w:div>
        <w:div w:id="987057584">
          <w:marLeft w:val="0"/>
          <w:marRight w:val="0"/>
          <w:marTop w:val="0"/>
          <w:marBottom w:val="0"/>
          <w:divBdr>
            <w:top w:val="none" w:sz="0" w:space="0" w:color="auto"/>
            <w:left w:val="none" w:sz="0" w:space="0" w:color="auto"/>
            <w:bottom w:val="none" w:sz="0" w:space="0" w:color="auto"/>
            <w:right w:val="none" w:sz="0" w:space="0" w:color="auto"/>
          </w:divBdr>
        </w:div>
        <w:div w:id="2142649685">
          <w:marLeft w:val="0"/>
          <w:marRight w:val="0"/>
          <w:marTop w:val="0"/>
          <w:marBottom w:val="0"/>
          <w:divBdr>
            <w:top w:val="none" w:sz="0" w:space="0" w:color="auto"/>
            <w:left w:val="none" w:sz="0" w:space="0" w:color="auto"/>
            <w:bottom w:val="none" w:sz="0" w:space="0" w:color="auto"/>
            <w:right w:val="none" w:sz="0" w:space="0" w:color="auto"/>
          </w:divBdr>
        </w:div>
        <w:div w:id="66463697">
          <w:marLeft w:val="0"/>
          <w:marRight w:val="0"/>
          <w:marTop w:val="0"/>
          <w:marBottom w:val="0"/>
          <w:divBdr>
            <w:top w:val="none" w:sz="0" w:space="0" w:color="auto"/>
            <w:left w:val="none" w:sz="0" w:space="0" w:color="auto"/>
            <w:bottom w:val="none" w:sz="0" w:space="0" w:color="auto"/>
            <w:right w:val="none" w:sz="0" w:space="0" w:color="auto"/>
          </w:divBdr>
        </w:div>
        <w:div w:id="172382385">
          <w:marLeft w:val="0"/>
          <w:marRight w:val="0"/>
          <w:marTop w:val="0"/>
          <w:marBottom w:val="0"/>
          <w:divBdr>
            <w:top w:val="none" w:sz="0" w:space="0" w:color="auto"/>
            <w:left w:val="none" w:sz="0" w:space="0" w:color="auto"/>
            <w:bottom w:val="none" w:sz="0" w:space="0" w:color="auto"/>
            <w:right w:val="none" w:sz="0" w:space="0" w:color="auto"/>
          </w:divBdr>
        </w:div>
        <w:div w:id="615260393">
          <w:marLeft w:val="0"/>
          <w:marRight w:val="0"/>
          <w:marTop w:val="0"/>
          <w:marBottom w:val="0"/>
          <w:divBdr>
            <w:top w:val="none" w:sz="0" w:space="0" w:color="auto"/>
            <w:left w:val="none" w:sz="0" w:space="0" w:color="auto"/>
            <w:bottom w:val="none" w:sz="0" w:space="0" w:color="auto"/>
            <w:right w:val="none" w:sz="0" w:space="0" w:color="auto"/>
          </w:divBdr>
        </w:div>
        <w:div w:id="456752798">
          <w:marLeft w:val="0"/>
          <w:marRight w:val="0"/>
          <w:marTop w:val="0"/>
          <w:marBottom w:val="0"/>
          <w:divBdr>
            <w:top w:val="none" w:sz="0" w:space="0" w:color="auto"/>
            <w:left w:val="none" w:sz="0" w:space="0" w:color="auto"/>
            <w:bottom w:val="none" w:sz="0" w:space="0" w:color="auto"/>
            <w:right w:val="none" w:sz="0" w:space="0" w:color="auto"/>
          </w:divBdr>
        </w:div>
        <w:div w:id="443622361">
          <w:marLeft w:val="0"/>
          <w:marRight w:val="0"/>
          <w:marTop w:val="0"/>
          <w:marBottom w:val="0"/>
          <w:divBdr>
            <w:top w:val="none" w:sz="0" w:space="0" w:color="auto"/>
            <w:left w:val="none" w:sz="0" w:space="0" w:color="auto"/>
            <w:bottom w:val="none" w:sz="0" w:space="0" w:color="auto"/>
            <w:right w:val="none" w:sz="0" w:space="0" w:color="auto"/>
          </w:divBdr>
        </w:div>
        <w:div w:id="1148286296">
          <w:marLeft w:val="0"/>
          <w:marRight w:val="0"/>
          <w:marTop w:val="0"/>
          <w:marBottom w:val="0"/>
          <w:divBdr>
            <w:top w:val="none" w:sz="0" w:space="0" w:color="auto"/>
            <w:left w:val="none" w:sz="0" w:space="0" w:color="auto"/>
            <w:bottom w:val="none" w:sz="0" w:space="0" w:color="auto"/>
            <w:right w:val="none" w:sz="0" w:space="0" w:color="auto"/>
          </w:divBdr>
        </w:div>
      </w:divsChild>
    </w:div>
    <w:div w:id="1389383064">
      <w:bodyDiv w:val="1"/>
      <w:marLeft w:val="0"/>
      <w:marRight w:val="0"/>
      <w:marTop w:val="0"/>
      <w:marBottom w:val="0"/>
      <w:divBdr>
        <w:top w:val="none" w:sz="0" w:space="0" w:color="auto"/>
        <w:left w:val="none" w:sz="0" w:space="0" w:color="auto"/>
        <w:bottom w:val="none" w:sz="0" w:space="0" w:color="auto"/>
        <w:right w:val="none" w:sz="0" w:space="0" w:color="auto"/>
      </w:divBdr>
    </w:div>
    <w:div w:id="1389383088">
      <w:bodyDiv w:val="1"/>
      <w:marLeft w:val="0"/>
      <w:marRight w:val="0"/>
      <w:marTop w:val="0"/>
      <w:marBottom w:val="0"/>
      <w:divBdr>
        <w:top w:val="none" w:sz="0" w:space="0" w:color="auto"/>
        <w:left w:val="none" w:sz="0" w:space="0" w:color="auto"/>
        <w:bottom w:val="none" w:sz="0" w:space="0" w:color="auto"/>
        <w:right w:val="none" w:sz="0" w:space="0" w:color="auto"/>
      </w:divBdr>
    </w:div>
    <w:div w:id="1389500343">
      <w:bodyDiv w:val="1"/>
      <w:marLeft w:val="0"/>
      <w:marRight w:val="0"/>
      <w:marTop w:val="0"/>
      <w:marBottom w:val="0"/>
      <w:divBdr>
        <w:top w:val="none" w:sz="0" w:space="0" w:color="auto"/>
        <w:left w:val="none" w:sz="0" w:space="0" w:color="auto"/>
        <w:bottom w:val="none" w:sz="0" w:space="0" w:color="auto"/>
        <w:right w:val="none" w:sz="0" w:space="0" w:color="auto"/>
      </w:divBdr>
    </w:div>
    <w:div w:id="1390036813">
      <w:bodyDiv w:val="1"/>
      <w:marLeft w:val="0"/>
      <w:marRight w:val="0"/>
      <w:marTop w:val="0"/>
      <w:marBottom w:val="0"/>
      <w:divBdr>
        <w:top w:val="none" w:sz="0" w:space="0" w:color="auto"/>
        <w:left w:val="none" w:sz="0" w:space="0" w:color="auto"/>
        <w:bottom w:val="none" w:sz="0" w:space="0" w:color="auto"/>
        <w:right w:val="none" w:sz="0" w:space="0" w:color="auto"/>
      </w:divBdr>
    </w:div>
    <w:div w:id="1390349902">
      <w:bodyDiv w:val="1"/>
      <w:marLeft w:val="0"/>
      <w:marRight w:val="0"/>
      <w:marTop w:val="0"/>
      <w:marBottom w:val="0"/>
      <w:divBdr>
        <w:top w:val="none" w:sz="0" w:space="0" w:color="auto"/>
        <w:left w:val="none" w:sz="0" w:space="0" w:color="auto"/>
        <w:bottom w:val="none" w:sz="0" w:space="0" w:color="auto"/>
        <w:right w:val="none" w:sz="0" w:space="0" w:color="auto"/>
      </w:divBdr>
    </w:div>
    <w:div w:id="1390493044">
      <w:bodyDiv w:val="1"/>
      <w:marLeft w:val="0"/>
      <w:marRight w:val="0"/>
      <w:marTop w:val="0"/>
      <w:marBottom w:val="0"/>
      <w:divBdr>
        <w:top w:val="none" w:sz="0" w:space="0" w:color="auto"/>
        <w:left w:val="none" w:sz="0" w:space="0" w:color="auto"/>
        <w:bottom w:val="none" w:sz="0" w:space="0" w:color="auto"/>
        <w:right w:val="none" w:sz="0" w:space="0" w:color="auto"/>
      </w:divBdr>
    </w:div>
    <w:div w:id="1390763255">
      <w:bodyDiv w:val="1"/>
      <w:marLeft w:val="0"/>
      <w:marRight w:val="0"/>
      <w:marTop w:val="0"/>
      <w:marBottom w:val="0"/>
      <w:divBdr>
        <w:top w:val="none" w:sz="0" w:space="0" w:color="auto"/>
        <w:left w:val="none" w:sz="0" w:space="0" w:color="auto"/>
        <w:bottom w:val="none" w:sz="0" w:space="0" w:color="auto"/>
        <w:right w:val="none" w:sz="0" w:space="0" w:color="auto"/>
      </w:divBdr>
    </w:div>
    <w:div w:id="1390765233">
      <w:bodyDiv w:val="1"/>
      <w:marLeft w:val="0"/>
      <w:marRight w:val="0"/>
      <w:marTop w:val="0"/>
      <w:marBottom w:val="0"/>
      <w:divBdr>
        <w:top w:val="none" w:sz="0" w:space="0" w:color="auto"/>
        <w:left w:val="none" w:sz="0" w:space="0" w:color="auto"/>
        <w:bottom w:val="none" w:sz="0" w:space="0" w:color="auto"/>
        <w:right w:val="none" w:sz="0" w:space="0" w:color="auto"/>
      </w:divBdr>
    </w:div>
    <w:div w:id="1391344082">
      <w:bodyDiv w:val="1"/>
      <w:marLeft w:val="0"/>
      <w:marRight w:val="0"/>
      <w:marTop w:val="0"/>
      <w:marBottom w:val="0"/>
      <w:divBdr>
        <w:top w:val="none" w:sz="0" w:space="0" w:color="auto"/>
        <w:left w:val="none" w:sz="0" w:space="0" w:color="auto"/>
        <w:bottom w:val="none" w:sz="0" w:space="0" w:color="auto"/>
        <w:right w:val="none" w:sz="0" w:space="0" w:color="auto"/>
      </w:divBdr>
      <w:divsChild>
        <w:div w:id="759182164">
          <w:marLeft w:val="0"/>
          <w:marRight w:val="0"/>
          <w:marTop w:val="0"/>
          <w:marBottom w:val="0"/>
          <w:divBdr>
            <w:top w:val="none" w:sz="0" w:space="0" w:color="auto"/>
            <w:left w:val="none" w:sz="0" w:space="0" w:color="auto"/>
            <w:bottom w:val="none" w:sz="0" w:space="0" w:color="auto"/>
            <w:right w:val="none" w:sz="0" w:space="0" w:color="auto"/>
          </w:divBdr>
        </w:div>
        <w:div w:id="668290284">
          <w:marLeft w:val="0"/>
          <w:marRight w:val="0"/>
          <w:marTop w:val="0"/>
          <w:marBottom w:val="0"/>
          <w:divBdr>
            <w:top w:val="none" w:sz="0" w:space="0" w:color="auto"/>
            <w:left w:val="none" w:sz="0" w:space="0" w:color="auto"/>
            <w:bottom w:val="none" w:sz="0" w:space="0" w:color="auto"/>
            <w:right w:val="none" w:sz="0" w:space="0" w:color="auto"/>
          </w:divBdr>
        </w:div>
        <w:div w:id="535240639">
          <w:marLeft w:val="0"/>
          <w:marRight w:val="0"/>
          <w:marTop w:val="0"/>
          <w:marBottom w:val="0"/>
          <w:divBdr>
            <w:top w:val="none" w:sz="0" w:space="0" w:color="auto"/>
            <w:left w:val="none" w:sz="0" w:space="0" w:color="auto"/>
            <w:bottom w:val="none" w:sz="0" w:space="0" w:color="auto"/>
            <w:right w:val="none" w:sz="0" w:space="0" w:color="auto"/>
          </w:divBdr>
        </w:div>
        <w:div w:id="1667172569">
          <w:marLeft w:val="0"/>
          <w:marRight w:val="0"/>
          <w:marTop w:val="0"/>
          <w:marBottom w:val="0"/>
          <w:divBdr>
            <w:top w:val="none" w:sz="0" w:space="0" w:color="auto"/>
            <w:left w:val="none" w:sz="0" w:space="0" w:color="auto"/>
            <w:bottom w:val="none" w:sz="0" w:space="0" w:color="auto"/>
            <w:right w:val="none" w:sz="0" w:space="0" w:color="auto"/>
          </w:divBdr>
        </w:div>
        <w:div w:id="8259122">
          <w:marLeft w:val="0"/>
          <w:marRight w:val="0"/>
          <w:marTop w:val="0"/>
          <w:marBottom w:val="0"/>
          <w:divBdr>
            <w:top w:val="none" w:sz="0" w:space="0" w:color="auto"/>
            <w:left w:val="none" w:sz="0" w:space="0" w:color="auto"/>
            <w:bottom w:val="none" w:sz="0" w:space="0" w:color="auto"/>
            <w:right w:val="none" w:sz="0" w:space="0" w:color="auto"/>
          </w:divBdr>
        </w:div>
        <w:div w:id="1049572352">
          <w:marLeft w:val="0"/>
          <w:marRight w:val="0"/>
          <w:marTop w:val="0"/>
          <w:marBottom w:val="0"/>
          <w:divBdr>
            <w:top w:val="none" w:sz="0" w:space="0" w:color="auto"/>
            <w:left w:val="none" w:sz="0" w:space="0" w:color="auto"/>
            <w:bottom w:val="none" w:sz="0" w:space="0" w:color="auto"/>
            <w:right w:val="none" w:sz="0" w:space="0" w:color="auto"/>
          </w:divBdr>
        </w:div>
        <w:div w:id="1841117057">
          <w:marLeft w:val="0"/>
          <w:marRight w:val="0"/>
          <w:marTop w:val="0"/>
          <w:marBottom w:val="0"/>
          <w:divBdr>
            <w:top w:val="none" w:sz="0" w:space="0" w:color="auto"/>
            <w:left w:val="none" w:sz="0" w:space="0" w:color="auto"/>
            <w:bottom w:val="none" w:sz="0" w:space="0" w:color="auto"/>
            <w:right w:val="none" w:sz="0" w:space="0" w:color="auto"/>
          </w:divBdr>
        </w:div>
        <w:div w:id="1651398122">
          <w:marLeft w:val="0"/>
          <w:marRight w:val="0"/>
          <w:marTop w:val="0"/>
          <w:marBottom w:val="0"/>
          <w:divBdr>
            <w:top w:val="none" w:sz="0" w:space="0" w:color="auto"/>
            <w:left w:val="none" w:sz="0" w:space="0" w:color="auto"/>
            <w:bottom w:val="none" w:sz="0" w:space="0" w:color="auto"/>
            <w:right w:val="none" w:sz="0" w:space="0" w:color="auto"/>
          </w:divBdr>
        </w:div>
        <w:div w:id="421415545">
          <w:marLeft w:val="0"/>
          <w:marRight w:val="0"/>
          <w:marTop w:val="0"/>
          <w:marBottom w:val="0"/>
          <w:divBdr>
            <w:top w:val="none" w:sz="0" w:space="0" w:color="auto"/>
            <w:left w:val="none" w:sz="0" w:space="0" w:color="auto"/>
            <w:bottom w:val="none" w:sz="0" w:space="0" w:color="auto"/>
            <w:right w:val="none" w:sz="0" w:space="0" w:color="auto"/>
          </w:divBdr>
        </w:div>
        <w:div w:id="827139062">
          <w:marLeft w:val="0"/>
          <w:marRight w:val="0"/>
          <w:marTop w:val="0"/>
          <w:marBottom w:val="0"/>
          <w:divBdr>
            <w:top w:val="none" w:sz="0" w:space="0" w:color="auto"/>
            <w:left w:val="none" w:sz="0" w:space="0" w:color="auto"/>
            <w:bottom w:val="none" w:sz="0" w:space="0" w:color="auto"/>
            <w:right w:val="none" w:sz="0" w:space="0" w:color="auto"/>
          </w:divBdr>
        </w:div>
        <w:div w:id="493110234">
          <w:marLeft w:val="0"/>
          <w:marRight w:val="0"/>
          <w:marTop w:val="0"/>
          <w:marBottom w:val="0"/>
          <w:divBdr>
            <w:top w:val="none" w:sz="0" w:space="0" w:color="auto"/>
            <w:left w:val="none" w:sz="0" w:space="0" w:color="auto"/>
            <w:bottom w:val="none" w:sz="0" w:space="0" w:color="auto"/>
            <w:right w:val="none" w:sz="0" w:space="0" w:color="auto"/>
          </w:divBdr>
        </w:div>
        <w:div w:id="642080642">
          <w:marLeft w:val="0"/>
          <w:marRight w:val="0"/>
          <w:marTop w:val="0"/>
          <w:marBottom w:val="0"/>
          <w:divBdr>
            <w:top w:val="none" w:sz="0" w:space="0" w:color="auto"/>
            <w:left w:val="none" w:sz="0" w:space="0" w:color="auto"/>
            <w:bottom w:val="none" w:sz="0" w:space="0" w:color="auto"/>
            <w:right w:val="none" w:sz="0" w:space="0" w:color="auto"/>
          </w:divBdr>
        </w:div>
        <w:div w:id="843277097">
          <w:marLeft w:val="0"/>
          <w:marRight w:val="0"/>
          <w:marTop w:val="0"/>
          <w:marBottom w:val="0"/>
          <w:divBdr>
            <w:top w:val="none" w:sz="0" w:space="0" w:color="auto"/>
            <w:left w:val="none" w:sz="0" w:space="0" w:color="auto"/>
            <w:bottom w:val="none" w:sz="0" w:space="0" w:color="auto"/>
            <w:right w:val="none" w:sz="0" w:space="0" w:color="auto"/>
          </w:divBdr>
        </w:div>
        <w:div w:id="1248272450">
          <w:marLeft w:val="0"/>
          <w:marRight w:val="0"/>
          <w:marTop w:val="0"/>
          <w:marBottom w:val="0"/>
          <w:divBdr>
            <w:top w:val="none" w:sz="0" w:space="0" w:color="auto"/>
            <w:left w:val="none" w:sz="0" w:space="0" w:color="auto"/>
            <w:bottom w:val="none" w:sz="0" w:space="0" w:color="auto"/>
            <w:right w:val="none" w:sz="0" w:space="0" w:color="auto"/>
          </w:divBdr>
        </w:div>
        <w:div w:id="584997151">
          <w:marLeft w:val="0"/>
          <w:marRight w:val="0"/>
          <w:marTop w:val="0"/>
          <w:marBottom w:val="0"/>
          <w:divBdr>
            <w:top w:val="none" w:sz="0" w:space="0" w:color="auto"/>
            <w:left w:val="none" w:sz="0" w:space="0" w:color="auto"/>
            <w:bottom w:val="none" w:sz="0" w:space="0" w:color="auto"/>
            <w:right w:val="none" w:sz="0" w:space="0" w:color="auto"/>
          </w:divBdr>
        </w:div>
        <w:div w:id="547913213">
          <w:marLeft w:val="0"/>
          <w:marRight w:val="0"/>
          <w:marTop w:val="0"/>
          <w:marBottom w:val="0"/>
          <w:divBdr>
            <w:top w:val="none" w:sz="0" w:space="0" w:color="auto"/>
            <w:left w:val="none" w:sz="0" w:space="0" w:color="auto"/>
            <w:bottom w:val="none" w:sz="0" w:space="0" w:color="auto"/>
            <w:right w:val="none" w:sz="0" w:space="0" w:color="auto"/>
          </w:divBdr>
        </w:div>
        <w:div w:id="235869052">
          <w:marLeft w:val="0"/>
          <w:marRight w:val="0"/>
          <w:marTop w:val="0"/>
          <w:marBottom w:val="0"/>
          <w:divBdr>
            <w:top w:val="none" w:sz="0" w:space="0" w:color="auto"/>
            <w:left w:val="none" w:sz="0" w:space="0" w:color="auto"/>
            <w:bottom w:val="none" w:sz="0" w:space="0" w:color="auto"/>
            <w:right w:val="none" w:sz="0" w:space="0" w:color="auto"/>
          </w:divBdr>
        </w:div>
        <w:div w:id="249585151">
          <w:marLeft w:val="0"/>
          <w:marRight w:val="0"/>
          <w:marTop w:val="0"/>
          <w:marBottom w:val="0"/>
          <w:divBdr>
            <w:top w:val="none" w:sz="0" w:space="0" w:color="auto"/>
            <w:left w:val="none" w:sz="0" w:space="0" w:color="auto"/>
            <w:bottom w:val="none" w:sz="0" w:space="0" w:color="auto"/>
            <w:right w:val="none" w:sz="0" w:space="0" w:color="auto"/>
          </w:divBdr>
        </w:div>
        <w:div w:id="426854672">
          <w:marLeft w:val="0"/>
          <w:marRight w:val="0"/>
          <w:marTop w:val="0"/>
          <w:marBottom w:val="0"/>
          <w:divBdr>
            <w:top w:val="none" w:sz="0" w:space="0" w:color="auto"/>
            <w:left w:val="none" w:sz="0" w:space="0" w:color="auto"/>
            <w:bottom w:val="none" w:sz="0" w:space="0" w:color="auto"/>
            <w:right w:val="none" w:sz="0" w:space="0" w:color="auto"/>
          </w:divBdr>
        </w:div>
        <w:div w:id="383138904">
          <w:marLeft w:val="0"/>
          <w:marRight w:val="0"/>
          <w:marTop w:val="0"/>
          <w:marBottom w:val="0"/>
          <w:divBdr>
            <w:top w:val="none" w:sz="0" w:space="0" w:color="auto"/>
            <w:left w:val="none" w:sz="0" w:space="0" w:color="auto"/>
            <w:bottom w:val="none" w:sz="0" w:space="0" w:color="auto"/>
            <w:right w:val="none" w:sz="0" w:space="0" w:color="auto"/>
          </w:divBdr>
        </w:div>
        <w:div w:id="546180517">
          <w:marLeft w:val="0"/>
          <w:marRight w:val="0"/>
          <w:marTop w:val="0"/>
          <w:marBottom w:val="0"/>
          <w:divBdr>
            <w:top w:val="none" w:sz="0" w:space="0" w:color="auto"/>
            <w:left w:val="none" w:sz="0" w:space="0" w:color="auto"/>
            <w:bottom w:val="none" w:sz="0" w:space="0" w:color="auto"/>
            <w:right w:val="none" w:sz="0" w:space="0" w:color="auto"/>
          </w:divBdr>
        </w:div>
        <w:div w:id="2117091648">
          <w:marLeft w:val="0"/>
          <w:marRight w:val="0"/>
          <w:marTop w:val="0"/>
          <w:marBottom w:val="0"/>
          <w:divBdr>
            <w:top w:val="none" w:sz="0" w:space="0" w:color="auto"/>
            <w:left w:val="none" w:sz="0" w:space="0" w:color="auto"/>
            <w:bottom w:val="none" w:sz="0" w:space="0" w:color="auto"/>
            <w:right w:val="none" w:sz="0" w:space="0" w:color="auto"/>
          </w:divBdr>
        </w:div>
        <w:div w:id="1498417858">
          <w:marLeft w:val="0"/>
          <w:marRight w:val="0"/>
          <w:marTop w:val="0"/>
          <w:marBottom w:val="0"/>
          <w:divBdr>
            <w:top w:val="none" w:sz="0" w:space="0" w:color="auto"/>
            <w:left w:val="none" w:sz="0" w:space="0" w:color="auto"/>
            <w:bottom w:val="none" w:sz="0" w:space="0" w:color="auto"/>
            <w:right w:val="none" w:sz="0" w:space="0" w:color="auto"/>
          </w:divBdr>
        </w:div>
        <w:div w:id="1046611849">
          <w:marLeft w:val="0"/>
          <w:marRight w:val="0"/>
          <w:marTop w:val="0"/>
          <w:marBottom w:val="0"/>
          <w:divBdr>
            <w:top w:val="none" w:sz="0" w:space="0" w:color="auto"/>
            <w:left w:val="none" w:sz="0" w:space="0" w:color="auto"/>
            <w:bottom w:val="none" w:sz="0" w:space="0" w:color="auto"/>
            <w:right w:val="none" w:sz="0" w:space="0" w:color="auto"/>
          </w:divBdr>
        </w:div>
        <w:div w:id="309947585">
          <w:marLeft w:val="0"/>
          <w:marRight w:val="0"/>
          <w:marTop w:val="0"/>
          <w:marBottom w:val="0"/>
          <w:divBdr>
            <w:top w:val="none" w:sz="0" w:space="0" w:color="auto"/>
            <w:left w:val="none" w:sz="0" w:space="0" w:color="auto"/>
            <w:bottom w:val="none" w:sz="0" w:space="0" w:color="auto"/>
            <w:right w:val="none" w:sz="0" w:space="0" w:color="auto"/>
          </w:divBdr>
        </w:div>
        <w:div w:id="1196194293">
          <w:marLeft w:val="0"/>
          <w:marRight w:val="0"/>
          <w:marTop w:val="0"/>
          <w:marBottom w:val="0"/>
          <w:divBdr>
            <w:top w:val="none" w:sz="0" w:space="0" w:color="auto"/>
            <w:left w:val="none" w:sz="0" w:space="0" w:color="auto"/>
            <w:bottom w:val="none" w:sz="0" w:space="0" w:color="auto"/>
            <w:right w:val="none" w:sz="0" w:space="0" w:color="auto"/>
          </w:divBdr>
        </w:div>
        <w:div w:id="1569920850">
          <w:marLeft w:val="0"/>
          <w:marRight w:val="0"/>
          <w:marTop w:val="0"/>
          <w:marBottom w:val="0"/>
          <w:divBdr>
            <w:top w:val="none" w:sz="0" w:space="0" w:color="auto"/>
            <w:left w:val="none" w:sz="0" w:space="0" w:color="auto"/>
            <w:bottom w:val="none" w:sz="0" w:space="0" w:color="auto"/>
            <w:right w:val="none" w:sz="0" w:space="0" w:color="auto"/>
          </w:divBdr>
        </w:div>
        <w:div w:id="846598687">
          <w:marLeft w:val="0"/>
          <w:marRight w:val="0"/>
          <w:marTop w:val="0"/>
          <w:marBottom w:val="0"/>
          <w:divBdr>
            <w:top w:val="none" w:sz="0" w:space="0" w:color="auto"/>
            <w:left w:val="none" w:sz="0" w:space="0" w:color="auto"/>
            <w:bottom w:val="none" w:sz="0" w:space="0" w:color="auto"/>
            <w:right w:val="none" w:sz="0" w:space="0" w:color="auto"/>
          </w:divBdr>
        </w:div>
        <w:div w:id="1190752560">
          <w:marLeft w:val="0"/>
          <w:marRight w:val="0"/>
          <w:marTop w:val="0"/>
          <w:marBottom w:val="0"/>
          <w:divBdr>
            <w:top w:val="none" w:sz="0" w:space="0" w:color="auto"/>
            <w:left w:val="none" w:sz="0" w:space="0" w:color="auto"/>
            <w:bottom w:val="none" w:sz="0" w:space="0" w:color="auto"/>
            <w:right w:val="none" w:sz="0" w:space="0" w:color="auto"/>
          </w:divBdr>
        </w:div>
        <w:div w:id="1596864367">
          <w:marLeft w:val="0"/>
          <w:marRight w:val="0"/>
          <w:marTop w:val="0"/>
          <w:marBottom w:val="0"/>
          <w:divBdr>
            <w:top w:val="none" w:sz="0" w:space="0" w:color="auto"/>
            <w:left w:val="none" w:sz="0" w:space="0" w:color="auto"/>
            <w:bottom w:val="none" w:sz="0" w:space="0" w:color="auto"/>
            <w:right w:val="none" w:sz="0" w:space="0" w:color="auto"/>
          </w:divBdr>
        </w:div>
        <w:div w:id="1006010268">
          <w:marLeft w:val="0"/>
          <w:marRight w:val="0"/>
          <w:marTop w:val="0"/>
          <w:marBottom w:val="0"/>
          <w:divBdr>
            <w:top w:val="none" w:sz="0" w:space="0" w:color="auto"/>
            <w:left w:val="none" w:sz="0" w:space="0" w:color="auto"/>
            <w:bottom w:val="none" w:sz="0" w:space="0" w:color="auto"/>
            <w:right w:val="none" w:sz="0" w:space="0" w:color="auto"/>
          </w:divBdr>
        </w:div>
        <w:div w:id="634987078">
          <w:marLeft w:val="0"/>
          <w:marRight w:val="0"/>
          <w:marTop w:val="0"/>
          <w:marBottom w:val="0"/>
          <w:divBdr>
            <w:top w:val="none" w:sz="0" w:space="0" w:color="auto"/>
            <w:left w:val="none" w:sz="0" w:space="0" w:color="auto"/>
            <w:bottom w:val="none" w:sz="0" w:space="0" w:color="auto"/>
            <w:right w:val="none" w:sz="0" w:space="0" w:color="auto"/>
          </w:divBdr>
        </w:div>
        <w:div w:id="1592395342">
          <w:marLeft w:val="0"/>
          <w:marRight w:val="0"/>
          <w:marTop w:val="0"/>
          <w:marBottom w:val="0"/>
          <w:divBdr>
            <w:top w:val="none" w:sz="0" w:space="0" w:color="auto"/>
            <w:left w:val="none" w:sz="0" w:space="0" w:color="auto"/>
            <w:bottom w:val="none" w:sz="0" w:space="0" w:color="auto"/>
            <w:right w:val="none" w:sz="0" w:space="0" w:color="auto"/>
          </w:divBdr>
        </w:div>
        <w:div w:id="1648972843">
          <w:marLeft w:val="0"/>
          <w:marRight w:val="0"/>
          <w:marTop w:val="0"/>
          <w:marBottom w:val="0"/>
          <w:divBdr>
            <w:top w:val="none" w:sz="0" w:space="0" w:color="auto"/>
            <w:left w:val="none" w:sz="0" w:space="0" w:color="auto"/>
            <w:bottom w:val="none" w:sz="0" w:space="0" w:color="auto"/>
            <w:right w:val="none" w:sz="0" w:space="0" w:color="auto"/>
          </w:divBdr>
        </w:div>
        <w:div w:id="554899052">
          <w:marLeft w:val="0"/>
          <w:marRight w:val="0"/>
          <w:marTop w:val="0"/>
          <w:marBottom w:val="0"/>
          <w:divBdr>
            <w:top w:val="none" w:sz="0" w:space="0" w:color="auto"/>
            <w:left w:val="none" w:sz="0" w:space="0" w:color="auto"/>
            <w:bottom w:val="none" w:sz="0" w:space="0" w:color="auto"/>
            <w:right w:val="none" w:sz="0" w:space="0" w:color="auto"/>
          </w:divBdr>
        </w:div>
        <w:div w:id="953901997">
          <w:marLeft w:val="0"/>
          <w:marRight w:val="0"/>
          <w:marTop w:val="0"/>
          <w:marBottom w:val="0"/>
          <w:divBdr>
            <w:top w:val="none" w:sz="0" w:space="0" w:color="auto"/>
            <w:left w:val="none" w:sz="0" w:space="0" w:color="auto"/>
            <w:bottom w:val="none" w:sz="0" w:space="0" w:color="auto"/>
            <w:right w:val="none" w:sz="0" w:space="0" w:color="auto"/>
          </w:divBdr>
        </w:div>
        <w:div w:id="478109717">
          <w:marLeft w:val="0"/>
          <w:marRight w:val="0"/>
          <w:marTop w:val="0"/>
          <w:marBottom w:val="0"/>
          <w:divBdr>
            <w:top w:val="none" w:sz="0" w:space="0" w:color="auto"/>
            <w:left w:val="none" w:sz="0" w:space="0" w:color="auto"/>
            <w:bottom w:val="none" w:sz="0" w:space="0" w:color="auto"/>
            <w:right w:val="none" w:sz="0" w:space="0" w:color="auto"/>
          </w:divBdr>
        </w:div>
        <w:div w:id="941575472">
          <w:marLeft w:val="0"/>
          <w:marRight w:val="0"/>
          <w:marTop w:val="0"/>
          <w:marBottom w:val="0"/>
          <w:divBdr>
            <w:top w:val="none" w:sz="0" w:space="0" w:color="auto"/>
            <w:left w:val="none" w:sz="0" w:space="0" w:color="auto"/>
            <w:bottom w:val="none" w:sz="0" w:space="0" w:color="auto"/>
            <w:right w:val="none" w:sz="0" w:space="0" w:color="auto"/>
          </w:divBdr>
        </w:div>
        <w:div w:id="1108548543">
          <w:marLeft w:val="0"/>
          <w:marRight w:val="0"/>
          <w:marTop w:val="0"/>
          <w:marBottom w:val="0"/>
          <w:divBdr>
            <w:top w:val="none" w:sz="0" w:space="0" w:color="auto"/>
            <w:left w:val="none" w:sz="0" w:space="0" w:color="auto"/>
            <w:bottom w:val="none" w:sz="0" w:space="0" w:color="auto"/>
            <w:right w:val="none" w:sz="0" w:space="0" w:color="auto"/>
          </w:divBdr>
        </w:div>
        <w:div w:id="285431087">
          <w:marLeft w:val="0"/>
          <w:marRight w:val="0"/>
          <w:marTop w:val="0"/>
          <w:marBottom w:val="0"/>
          <w:divBdr>
            <w:top w:val="none" w:sz="0" w:space="0" w:color="auto"/>
            <w:left w:val="none" w:sz="0" w:space="0" w:color="auto"/>
            <w:bottom w:val="none" w:sz="0" w:space="0" w:color="auto"/>
            <w:right w:val="none" w:sz="0" w:space="0" w:color="auto"/>
          </w:divBdr>
        </w:div>
        <w:div w:id="512913257">
          <w:marLeft w:val="0"/>
          <w:marRight w:val="0"/>
          <w:marTop w:val="0"/>
          <w:marBottom w:val="0"/>
          <w:divBdr>
            <w:top w:val="none" w:sz="0" w:space="0" w:color="auto"/>
            <w:left w:val="none" w:sz="0" w:space="0" w:color="auto"/>
            <w:bottom w:val="none" w:sz="0" w:space="0" w:color="auto"/>
            <w:right w:val="none" w:sz="0" w:space="0" w:color="auto"/>
          </w:divBdr>
        </w:div>
        <w:div w:id="846024288">
          <w:marLeft w:val="0"/>
          <w:marRight w:val="0"/>
          <w:marTop w:val="0"/>
          <w:marBottom w:val="0"/>
          <w:divBdr>
            <w:top w:val="none" w:sz="0" w:space="0" w:color="auto"/>
            <w:left w:val="none" w:sz="0" w:space="0" w:color="auto"/>
            <w:bottom w:val="none" w:sz="0" w:space="0" w:color="auto"/>
            <w:right w:val="none" w:sz="0" w:space="0" w:color="auto"/>
          </w:divBdr>
        </w:div>
        <w:div w:id="1400597090">
          <w:marLeft w:val="0"/>
          <w:marRight w:val="0"/>
          <w:marTop w:val="0"/>
          <w:marBottom w:val="0"/>
          <w:divBdr>
            <w:top w:val="none" w:sz="0" w:space="0" w:color="auto"/>
            <w:left w:val="none" w:sz="0" w:space="0" w:color="auto"/>
            <w:bottom w:val="none" w:sz="0" w:space="0" w:color="auto"/>
            <w:right w:val="none" w:sz="0" w:space="0" w:color="auto"/>
          </w:divBdr>
        </w:div>
        <w:div w:id="1226600517">
          <w:marLeft w:val="0"/>
          <w:marRight w:val="0"/>
          <w:marTop w:val="0"/>
          <w:marBottom w:val="0"/>
          <w:divBdr>
            <w:top w:val="none" w:sz="0" w:space="0" w:color="auto"/>
            <w:left w:val="none" w:sz="0" w:space="0" w:color="auto"/>
            <w:bottom w:val="none" w:sz="0" w:space="0" w:color="auto"/>
            <w:right w:val="none" w:sz="0" w:space="0" w:color="auto"/>
          </w:divBdr>
        </w:div>
        <w:div w:id="967322375">
          <w:marLeft w:val="0"/>
          <w:marRight w:val="0"/>
          <w:marTop w:val="0"/>
          <w:marBottom w:val="0"/>
          <w:divBdr>
            <w:top w:val="none" w:sz="0" w:space="0" w:color="auto"/>
            <w:left w:val="none" w:sz="0" w:space="0" w:color="auto"/>
            <w:bottom w:val="none" w:sz="0" w:space="0" w:color="auto"/>
            <w:right w:val="none" w:sz="0" w:space="0" w:color="auto"/>
          </w:divBdr>
        </w:div>
        <w:div w:id="1392539562">
          <w:marLeft w:val="0"/>
          <w:marRight w:val="0"/>
          <w:marTop w:val="0"/>
          <w:marBottom w:val="0"/>
          <w:divBdr>
            <w:top w:val="none" w:sz="0" w:space="0" w:color="auto"/>
            <w:left w:val="none" w:sz="0" w:space="0" w:color="auto"/>
            <w:bottom w:val="none" w:sz="0" w:space="0" w:color="auto"/>
            <w:right w:val="none" w:sz="0" w:space="0" w:color="auto"/>
          </w:divBdr>
        </w:div>
        <w:div w:id="1702246504">
          <w:marLeft w:val="0"/>
          <w:marRight w:val="0"/>
          <w:marTop w:val="0"/>
          <w:marBottom w:val="0"/>
          <w:divBdr>
            <w:top w:val="none" w:sz="0" w:space="0" w:color="auto"/>
            <w:left w:val="none" w:sz="0" w:space="0" w:color="auto"/>
            <w:bottom w:val="none" w:sz="0" w:space="0" w:color="auto"/>
            <w:right w:val="none" w:sz="0" w:space="0" w:color="auto"/>
          </w:divBdr>
        </w:div>
        <w:div w:id="1992754725">
          <w:marLeft w:val="0"/>
          <w:marRight w:val="0"/>
          <w:marTop w:val="0"/>
          <w:marBottom w:val="0"/>
          <w:divBdr>
            <w:top w:val="none" w:sz="0" w:space="0" w:color="auto"/>
            <w:left w:val="none" w:sz="0" w:space="0" w:color="auto"/>
            <w:bottom w:val="none" w:sz="0" w:space="0" w:color="auto"/>
            <w:right w:val="none" w:sz="0" w:space="0" w:color="auto"/>
          </w:divBdr>
        </w:div>
        <w:div w:id="865866602">
          <w:marLeft w:val="0"/>
          <w:marRight w:val="0"/>
          <w:marTop w:val="0"/>
          <w:marBottom w:val="0"/>
          <w:divBdr>
            <w:top w:val="none" w:sz="0" w:space="0" w:color="auto"/>
            <w:left w:val="none" w:sz="0" w:space="0" w:color="auto"/>
            <w:bottom w:val="none" w:sz="0" w:space="0" w:color="auto"/>
            <w:right w:val="none" w:sz="0" w:space="0" w:color="auto"/>
          </w:divBdr>
        </w:div>
      </w:divsChild>
    </w:div>
    <w:div w:id="1391609609">
      <w:bodyDiv w:val="1"/>
      <w:marLeft w:val="0"/>
      <w:marRight w:val="0"/>
      <w:marTop w:val="0"/>
      <w:marBottom w:val="0"/>
      <w:divBdr>
        <w:top w:val="none" w:sz="0" w:space="0" w:color="auto"/>
        <w:left w:val="none" w:sz="0" w:space="0" w:color="auto"/>
        <w:bottom w:val="none" w:sz="0" w:space="0" w:color="auto"/>
        <w:right w:val="none" w:sz="0" w:space="0" w:color="auto"/>
      </w:divBdr>
    </w:div>
    <w:div w:id="1391688254">
      <w:bodyDiv w:val="1"/>
      <w:marLeft w:val="0"/>
      <w:marRight w:val="0"/>
      <w:marTop w:val="0"/>
      <w:marBottom w:val="0"/>
      <w:divBdr>
        <w:top w:val="none" w:sz="0" w:space="0" w:color="auto"/>
        <w:left w:val="none" w:sz="0" w:space="0" w:color="auto"/>
        <w:bottom w:val="none" w:sz="0" w:space="0" w:color="auto"/>
        <w:right w:val="none" w:sz="0" w:space="0" w:color="auto"/>
      </w:divBdr>
    </w:div>
    <w:div w:id="1392272192">
      <w:bodyDiv w:val="1"/>
      <w:marLeft w:val="0"/>
      <w:marRight w:val="0"/>
      <w:marTop w:val="0"/>
      <w:marBottom w:val="0"/>
      <w:divBdr>
        <w:top w:val="none" w:sz="0" w:space="0" w:color="auto"/>
        <w:left w:val="none" w:sz="0" w:space="0" w:color="auto"/>
        <w:bottom w:val="none" w:sz="0" w:space="0" w:color="auto"/>
        <w:right w:val="none" w:sz="0" w:space="0" w:color="auto"/>
      </w:divBdr>
    </w:div>
    <w:div w:id="1392802238">
      <w:bodyDiv w:val="1"/>
      <w:marLeft w:val="0"/>
      <w:marRight w:val="0"/>
      <w:marTop w:val="0"/>
      <w:marBottom w:val="0"/>
      <w:divBdr>
        <w:top w:val="none" w:sz="0" w:space="0" w:color="auto"/>
        <w:left w:val="none" w:sz="0" w:space="0" w:color="auto"/>
        <w:bottom w:val="none" w:sz="0" w:space="0" w:color="auto"/>
        <w:right w:val="none" w:sz="0" w:space="0" w:color="auto"/>
      </w:divBdr>
    </w:div>
    <w:div w:id="1393000205">
      <w:bodyDiv w:val="1"/>
      <w:marLeft w:val="0"/>
      <w:marRight w:val="0"/>
      <w:marTop w:val="0"/>
      <w:marBottom w:val="0"/>
      <w:divBdr>
        <w:top w:val="none" w:sz="0" w:space="0" w:color="auto"/>
        <w:left w:val="none" w:sz="0" w:space="0" w:color="auto"/>
        <w:bottom w:val="none" w:sz="0" w:space="0" w:color="auto"/>
        <w:right w:val="none" w:sz="0" w:space="0" w:color="auto"/>
      </w:divBdr>
    </w:div>
    <w:div w:id="1393236568">
      <w:bodyDiv w:val="1"/>
      <w:marLeft w:val="0"/>
      <w:marRight w:val="0"/>
      <w:marTop w:val="0"/>
      <w:marBottom w:val="0"/>
      <w:divBdr>
        <w:top w:val="none" w:sz="0" w:space="0" w:color="auto"/>
        <w:left w:val="none" w:sz="0" w:space="0" w:color="auto"/>
        <w:bottom w:val="none" w:sz="0" w:space="0" w:color="auto"/>
        <w:right w:val="none" w:sz="0" w:space="0" w:color="auto"/>
      </w:divBdr>
    </w:div>
    <w:div w:id="1394158132">
      <w:bodyDiv w:val="1"/>
      <w:marLeft w:val="0"/>
      <w:marRight w:val="0"/>
      <w:marTop w:val="0"/>
      <w:marBottom w:val="0"/>
      <w:divBdr>
        <w:top w:val="none" w:sz="0" w:space="0" w:color="auto"/>
        <w:left w:val="none" w:sz="0" w:space="0" w:color="auto"/>
        <w:bottom w:val="none" w:sz="0" w:space="0" w:color="auto"/>
        <w:right w:val="none" w:sz="0" w:space="0" w:color="auto"/>
      </w:divBdr>
    </w:div>
    <w:div w:id="1394424025">
      <w:bodyDiv w:val="1"/>
      <w:marLeft w:val="0"/>
      <w:marRight w:val="0"/>
      <w:marTop w:val="0"/>
      <w:marBottom w:val="0"/>
      <w:divBdr>
        <w:top w:val="none" w:sz="0" w:space="0" w:color="auto"/>
        <w:left w:val="none" w:sz="0" w:space="0" w:color="auto"/>
        <w:bottom w:val="none" w:sz="0" w:space="0" w:color="auto"/>
        <w:right w:val="none" w:sz="0" w:space="0" w:color="auto"/>
      </w:divBdr>
    </w:div>
    <w:div w:id="1394742770">
      <w:bodyDiv w:val="1"/>
      <w:marLeft w:val="0"/>
      <w:marRight w:val="0"/>
      <w:marTop w:val="0"/>
      <w:marBottom w:val="0"/>
      <w:divBdr>
        <w:top w:val="none" w:sz="0" w:space="0" w:color="auto"/>
        <w:left w:val="none" w:sz="0" w:space="0" w:color="auto"/>
        <w:bottom w:val="none" w:sz="0" w:space="0" w:color="auto"/>
        <w:right w:val="none" w:sz="0" w:space="0" w:color="auto"/>
      </w:divBdr>
    </w:div>
    <w:div w:id="1394966225">
      <w:bodyDiv w:val="1"/>
      <w:marLeft w:val="0"/>
      <w:marRight w:val="0"/>
      <w:marTop w:val="0"/>
      <w:marBottom w:val="0"/>
      <w:divBdr>
        <w:top w:val="none" w:sz="0" w:space="0" w:color="auto"/>
        <w:left w:val="none" w:sz="0" w:space="0" w:color="auto"/>
        <w:bottom w:val="none" w:sz="0" w:space="0" w:color="auto"/>
        <w:right w:val="none" w:sz="0" w:space="0" w:color="auto"/>
      </w:divBdr>
      <w:divsChild>
        <w:div w:id="2039040859">
          <w:marLeft w:val="0"/>
          <w:marRight w:val="0"/>
          <w:marTop w:val="0"/>
          <w:marBottom w:val="0"/>
          <w:divBdr>
            <w:top w:val="none" w:sz="0" w:space="0" w:color="auto"/>
            <w:left w:val="none" w:sz="0" w:space="0" w:color="auto"/>
            <w:bottom w:val="none" w:sz="0" w:space="0" w:color="auto"/>
            <w:right w:val="none" w:sz="0" w:space="0" w:color="auto"/>
          </w:divBdr>
        </w:div>
        <w:div w:id="1879314551">
          <w:marLeft w:val="0"/>
          <w:marRight w:val="0"/>
          <w:marTop w:val="0"/>
          <w:marBottom w:val="0"/>
          <w:divBdr>
            <w:top w:val="none" w:sz="0" w:space="0" w:color="auto"/>
            <w:left w:val="none" w:sz="0" w:space="0" w:color="auto"/>
            <w:bottom w:val="none" w:sz="0" w:space="0" w:color="auto"/>
            <w:right w:val="none" w:sz="0" w:space="0" w:color="auto"/>
          </w:divBdr>
        </w:div>
        <w:div w:id="866913574">
          <w:marLeft w:val="0"/>
          <w:marRight w:val="0"/>
          <w:marTop w:val="0"/>
          <w:marBottom w:val="0"/>
          <w:divBdr>
            <w:top w:val="none" w:sz="0" w:space="0" w:color="auto"/>
            <w:left w:val="none" w:sz="0" w:space="0" w:color="auto"/>
            <w:bottom w:val="none" w:sz="0" w:space="0" w:color="auto"/>
            <w:right w:val="none" w:sz="0" w:space="0" w:color="auto"/>
          </w:divBdr>
        </w:div>
        <w:div w:id="1910071799">
          <w:marLeft w:val="0"/>
          <w:marRight w:val="0"/>
          <w:marTop w:val="0"/>
          <w:marBottom w:val="0"/>
          <w:divBdr>
            <w:top w:val="none" w:sz="0" w:space="0" w:color="auto"/>
            <w:left w:val="none" w:sz="0" w:space="0" w:color="auto"/>
            <w:bottom w:val="none" w:sz="0" w:space="0" w:color="auto"/>
            <w:right w:val="none" w:sz="0" w:space="0" w:color="auto"/>
          </w:divBdr>
        </w:div>
        <w:div w:id="1876117404">
          <w:marLeft w:val="0"/>
          <w:marRight w:val="0"/>
          <w:marTop w:val="0"/>
          <w:marBottom w:val="0"/>
          <w:divBdr>
            <w:top w:val="none" w:sz="0" w:space="0" w:color="auto"/>
            <w:left w:val="none" w:sz="0" w:space="0" w:color="auto"/>
            <w:bottom w:val="none" w:sz="0" w:space="0" w:color="auto"/>
            <w:right w:val="none" w:sz="0" w:space="0" w:color="auto"/>
          </w:divBdr>
        </w:div>
        <w:div w:id="1431465720">
          <w:marLeft w:val="0"/>
          <w:marRight w:val="0"/>
          <w:marTop w:val="0"/>
          <w:marBottom w:val="0"/>
          <w:divBdr>
            <w:top w:val="none" w:sz="0" w:space="0" w:color="auto"/>
            <w:left w:val="none" w:sz="0" w:space="0" w:color="auto"/>
            <w:bottom w:val="none" w:sz="0" w:space="0" w:color="auto"/>
            <w:right w:val="none" w:sz="0" w:space="0" w:color="auto"/>
          </w:divBdr>
        </w:div>
        <w:div w:id="1454248551">
          <w:marLeft w:val="0"/>
          <w:marRight w:val="0"/>
          <w:marTop w:val="0"/>
          <w:marBottom w:val="0"/>
          <w:divBdr>
            <w:top w:val="none" w:sz="0" w:space="0" w:color="auto"/>
            <w:left w:val="none" w:sz="0" w:space="0" w:color="auto"/>
            <w:bottom w:val="none" w:sz="0" w:space="0" w:color="auto"/>
            <w:right w:val="none" w:sz="0" w:space="0" w:color="auto"/>
          </w:divBdr>
        </w:div>
        <w:div w:id="411707878">
          <w:marLeft w:val="0"/>
          <w:marRight w:val="0"/>
          <w:marTop w:val="0"/>
          <w:marBottom w:val="0"/>
          <w:divBdr>
            <w:top w:val="none" w:sz="0" w:space="0" w:color="auto"/>
            <w:left w:val="none" w:sz="0" w:space="0" w:color="auto"/>
            <w:bottom w:val="none" w:sz="0" w:space="0" w:color="auto"/>
            <w:right w:val="none" w:sz="0" w:space="0" w:color="auto"/>
          </w:divBdr>
        </w:div>
        <w:div w:id="2115319675">
          <w:marLeft w:val="0"/>
          <w:marRight w:val="0"/>
          <w:marTop w:val="0"/>
          <w:marBottom w:val="0"/>
          <w:divBdr>
            <w:top w:val="none" w:sz="0" w:space="0" w:color="auto"/>
            <w:left w:val="none" w:sz="0" w:space="0" w:color="auto"/>
            <w:bottom w:val="none" w:sz="0" w:space="0" w:color="auto"/>
            <w:right w:val="none" w:sz="0" w:space="0" w:color="auto"/>
          </w:divBdr>
        </w:div>
        <w:div w:id="299505226">
          <w:marLeft w:val="0"/>
          <w:marRight w:val="0"/>
          <w:marTop w:val="0"/>
          <w:marBottom w:val="0"/>
          <w:divBdr>
            <w:top w:val="none" w:sz="0" w:space="0" w:color="auto"/>
            <w:left w:val="none" w:sz="0" w:space="0" w:color="auto"/>
            <w:bottom w:val="none" w:sz="0" w:space="0" w:color="auto"/>
            <w:right w:val="none" w:sz="0" w:space="0" w:color="auto"/>
          </w:divBdr>
        </w:div>
        <w:div w:id="414206757">
          <w:marLeft w:val="0"/>
          <w:marRight w:val="0"/>
          <w:marTop w:val="0"/>
          <w:marBottom w:val="0"/>
          <w:divBdr>
            <w:top w:val="none" w:sz="0" w:space="0" w:color="auto"/>
            <w:left w:val="none" w:sz="0" w:space="0" w:color="auto"/>
            <w:bottom w:val="none" w:sz="0" w:space="0" w:color="auto"/>
            <w:right w:val="none" w:sz="0" w:space="0" w:color="auto"/>
          </w:divBdr>
        </w:div>
        <w:div w:id="1653942373">
          <w:marLeft w:val="0"/>
          <w:marRight w:val="0"/>
          <w:marTop w:val="0"/>
          <w:marBottom w:val="0"/>
          <w:divBdr>
            <w:top w:val="none" w:sz="0" w:space="0" w:color="auto"/>
            <w:left w:val="none" w:sz="0" w:space="0" w:color="auto"/>
            <w:bottom w:val="none" w:sz="0" w:space="0" w:color="auto"/>
            <w:right w:val="none" w:sz="0" w:space="0" w:color="auto"/>
          </w:divBdr>
        </w:div>
        <w:div w:id="1057434531">
          <w:marLeft w:val="0"/>
          <w:marRight w:val="0"/>
          <w:marTop w:val="0"/>
          <w:marBottom w:val="0"/>
          <w:divBdr>
            <w:top w:val="none" w:sz="0" w:space="0" w:color="auto"/>
            <w:left w:val="none" w:sz="0" w:space="0" w:color="auto"/>
            <w:bottom w:val="none" w:sz="0" w:space="0" w:color="auto"/>
            <w:right w:val="none" w:sz="0" w:space="0" w:color="auto"/>
          </w:divBdr>
        </w:div>
        <w:div w:id="409229194">
          <w:marLeft w:val="0"/>
          <w:marRight w:val="0"/>
          <w:marTop w:val="0"/>
          <w:marBottom w:val="0"/>
          <w:divBdr>
            <w:top w:val="none" w:sz="0" w:space="0" w:color="auto"/>
            <w:left w:val="none" w:sz="0" w:space="0" w:color="auto"/>
            <w:bottom w:val="none" w:sz="0" w:space="0" w:color="auto"/>
            <w:right w:val="none" w:sz="0" w:space="0" w:color="auto"/>
          </w:divBdr>
        </w:div>
        <w:div w:id="1736010389">
          <w:marLeft w:val="0"/>
          <w:marRight w:val="0"/>
          <w:marTop w:val="0"/>
          <w:marBottom w:val="0"/>
          <w:divBdr>
            <w:top w:val="none" w:sz="0" w:space="0" w:color="auto"/>
            <w:left w:val="none" w:sz="0" w:space="0" w:color="auto"/>
            <w:bottom w:val="none" w:sz="0" w:space="0" w:color="auto"/>
            <w:right w:val="none" w:sz="0" w:space="0" w:color="auto"/>
          </w:divBdr>
        </w:div>
        <w:div w:id="2110853301">
          <w:marLeft w:val="0"/>
          <w:marRight w:val="0"/>
          <w:marTop w:val="0"/>
          <w:marBottom w:val="0"/>
          <w:divBdr>
            <w:top w:val="none" w:sz="0" w:space="0" w:color="auto"/>
            <w:left w:val="none" w:sz="0" w:space="0" w:color="auto"/>
            <w:bottom w:val="none" w:sz="0" w:space="0" w:color="auto"/>
            <w:right w:val="none" w:sz="0" w:space="0" w:color="auto"/>
          </w:divBdr>
        </w:div>
        <w:div w:id="262150330">
          <w:marLeft w:val="0"/>
          <w:marRight w:val="0"/>
          <w:marTop w:val="0"/>
          <w:marBottom w:val="0"/>
          <w:divBdr>
            <w:top w:val="none" w:sz="0" w:space="0" w:color="auto"/>
            <w:left w:val="none" w:sz="0" w:space="0" w:color="auto"/>
            <w:bottom w:val="none" w:sz="0" w:space="0" w:color="auto"/>
            <w:right w:val="none" w:sz="0" w:space="0" w:color="auto"/>
          </w:divBdr>
        </w:div>
        <w:div w:id="521089943">
          <w:marLeft w:val="0"/>
          <w:marRight w:val="0"/>
          <w:marTop w:val="0"/>
          <w:marBottom w:val="0"/>
          <w:divBdr>
            <w:top w:val="none" w:sz="0" w:space="0" w:color="auto"/>
            <w:left w:val="none" w:sz="0" w:space="0" w:color="auto"/>
            <w:bottom w:val="none" w:sz="0" w:space="0" w:color="auto"/>
            <w:right w:val="none" w:sz="0" w:space="0" w:color="auto"/>
          </w:divBdr>
        </w:div>
        <w:div w:id="899555273">
          <w:marLeft w:val="0"/>
          <w:marRight w:val="0"/>
          <w:marTop w:val="0"/>
          <w:marBottom w:val="0"/>
          <w:divBdr>
            <w:top w:val="none" w:sz="0" w:space="0" w:color="auto"/>
            <w:left w:val="none" w:sz="0" w:space="0" w:color="auto"/>
            <w:bottom w:val="none" w:sz="0" w:space="0" w:color="auto"/>
            <w:right w:val="none" w:sz="0" w:space="0" w:color="auto"/>
          </w:divBdr>
        </w:div>
        <w:div w:id="1740514241">
          <w:marLeft w:val="0"/>
          <w:marRight w:val="0"/>
          <w:marTop w:val="0"/>
          <w:marBottom w:val="0"/>
          <w:divBdr>
            <w:top w:val="none" w:sz="0" w:space="0" w:color="auto"/>
            <w:left w:val="none" w:sz="0" w:space="0" w:color="auto"/>
            <w:bottom w:val="none" w:sz="0" w:space="0" w:color="auto"/>
            <w:right w:val="none" w:sz="0" w:space="0" w:color="auto"/>
          </w:divBdr>
        </w:div>
        <w:div w:id="815798373">
          <w:marLeft w:val="0"/>
          <w:marRight w:val="0"/>
          <w:marTop w:val="0"/>
          <w:marBottom w:val="0"/>
          <w:divBdr>
            <w:top w:val="none" w:sz="0" w:space="0" w:color="auto"/>
            <w:left w:val="none" w:sz="0" w:space="0" w:color="auto"/>
            <w:bottom w:val="none" w:sz="0" w:space="0" w:color="auto"/>
            <w:right w:val="none" w:sz="0" w:space="0" w:color="auto"/>
          </w:divBdr>
        </w:div>
        <w:div w:id="1684436554">
          <w:marLeft w:val="0"/>
          <w:marRight w:val="0"/>
          <w:marTop w:val="0"/>
          <w:marBottom w:val="0"/>
          <w:divBdr>
            <w:top w:val="none" w:sz="0" w:space="0" w:color="auto"/>
            <w:left w:val="none" w:sz="0" w:space="0" w:color="auto"/>
            <w:bottom w:val="none" w:sz="0" w:space="0" w:color="auto"/>
            <w:right w:val="none" w:sz="0" w:space="0" w:color="auto"/>
          </w:divBdr>
        </w:div>
        <w:div w:id="579021586">
          <w:marLeft w:val="0"/>
          <w:marRight w:val="0"/>
          <w:marTop w:val="0"/>
          <w:marBottom w:val="0"/>
          <w:divBdr>
            <w:top w:val="none" w:sz="0" w:space="0" w:color="auto"/>
            <w:left w:val="none" w:sz="0" w:space="0" w:color="auto"/>
            <w:bottom w:val="none" w:sz="0" w:space="0" w:color="auto"/>
            <w:right w:val="none" w:sz="0" w:space="0" w:color="auto"/>
          </w:divBdr>
        </w:div>
        <w:div w:id="1731882181">
          <w:marLeft w:val="0"/>
          <w:marRight w:val="0"/>
          <w:marTop w:val="0"/>
          <w:marBottom w:val="0"/>
          <w:divBdr>
            <w:top w:val="none" w:sz="0" w:space="0" w:color="auto"/>
            <w:left w:val="none" w:sz="0" w:space="0" w:color="auto"/>
            <w:bottom w:val="none" w:sz="0" w:space="0" w:color="auto"/>
            <w:right w:val="none" w:sz="0" w:space="0" w:color="auto"/>
          </w:divBdr>
        </w:div>
        <w:div w:id="1628311935">
          <w:marLeft w:val="0"/>
          <w:marRight w:val="0"/>
          <w:marTop w:val="0"/>
          <w:marBottom w:val="0"/>
          <w:divBdr>
            <w:top w:val="none" w:sz="0" w:space="0" w:color="auto"/>
            <w:left w:val="none" w:sz="0" w:space="0" w:color="auto"/>
            <w:bottom w:val="none" w:sz="0" w:space="0" w:color="auto"/>
            <w:right w:val="none" w:sz="0" w:space="0" w:color="auto"/>
          </w:divBdr>
        </w:div>
        <w:div w:id="895699929">
          <w:marLeft w:val="0"/>
          <w:marRight w:val="0"/>
          <w:marTop w:val="0"/>
          <w:marBottom w:val="0"/>
          <w:divBdr>
            <w:top w:val="none" w:sz="0" w:space="0" w:color="auto"/>
            <w:left w:val="none" w:sz="0" w:space="0" w:color="auto"/>
            <w:bottom w:val="none" w:sz="0" w:space="0" w:color="auto"/>
            <w:right w:val="none" w:sz="0" w:space="0" w:color="auto"/>
          </w:divBdr>
        </w:div>
        <w:div w:id="1675182674">
          <w:marLeft w:val="0"/>
          <w:marRight w:val="0"/>
          <w:marTop w:val="0"/>
          <w:marBottom w:val="0"/>
          <w:divBdr>
            <w:top w:val="none" w:sz="0" w:space="0" w:color="auto"/>
            <w:left w:val="none" w:sz="0" w:space="0" w:color="auto"/>
            <w:bottom w:val="none" w:sz="0" w:space="0" w:color="auto"/>
            <w:right w:val="none" w:sz="0" w:space="0" w:color="auto"/>
          </w:divBdr>
        </w:div>
        <w:div w:id="1779986633">
          <w:marLeft w:val="0"/>
          <w:marRight w:val="0"/>
          <w:marTop w:val="0"/>
          <w:marBottom w:val="0"/>
          <w:divBdr>
            <w:top w:val="none" w:sz="0" w:space="0" w:color="auto"/>
            <w:left w:val="none" w:sz="0" w:space="0" w:color="auto"/>
            <w:bottom w:val="none" w:sz="0" w:space="0" w:color="auto"/>
            <w:right w:val="none" w:sz="0" w:space="0" w:color="auto"/>
          </w:divBdr>
        </w:div>
        <w:div w:id="2094935075">
          <w:marLeft w:val="0"/>
          <w:marRight w:val="0"/>
          <w:marTop w:val="0"/>
          <w:marBottom w:val="0"/>
          <w:divBdr>
            <w:top w:val="none" w:sz="0" w:space="0" w:color="auto"/>
            <w:left w:val="none" w:sz="0" w:space="0" w:color="auto"/>
            <w:bottom w:val="none" w:sz="0" w:space="0" w:color="auto"/>
            <w:right w:val="none" w:sz="0" w:space="0" w:color="auto"/>
          </w:divBdr>
        </w:div>
        <w:div w:id="1502742447">
          <w:marLeft w:val="0"/>
          <w:marRight w:val="0"/>
          <w:marTop w:val="0"/>
          <w:marBottom w:val="0"/>
          <w:divBdr>
            <w:top w:val="none" w:sz="0" w:space="0" w:color="auto"/>
            <w:left w:val="none" w:sz="0" w:space="0" w:color="auto"/>
            <w:bottom w:val="none" w:sz="0" w:space="0" w:color="auto"/>
            <w:right w:val="none" w:sz="0" w:space="0" w:color="auto"/>
          </w:divBdr>
        </w:div>
        <w:div w:id="1306469996">
          <w:marLeft w:val="0"/>
          <w:marRight w:val="0"/>
          <w:marTop w:val="0"/>
          <w:marBottom w:val="0"/>
          <w:divBdr>
            <w:top w:val="none" w:sz="0" w:space="0" w:color="auto"/>
            <w:left w:val="none" w:sz="0" w:space="0" w:color="auto"/>
            <w:bottom w:val="none" w:sz="0" w:space="0" w:color="auto"/>
            <w:right w:val="none" w:sz="0" w:space="0" w:color="auto"/>
          </w:divBdr>
        </w:div>
        <w:div w:id="240605591">
          <w:marLeft w:val="0"/>
          <w:marRight w:val="0"/>
          <w:marTop w:val="0"/>
          <w:marBottom w:val="0"/>
          <w:divBdr>
            <w:top w:val="none" w:sz="0" w:space="0" w:color="auto"/>
            <w:left w:val="none" w:sz="0" w:space="0" w:color="auto"/>
            <w:bottom w:val="none" w:sz="0" w:space="0" w:color="auto"/>
            <w:right w:val="none" w:sz="0" w:space="0" w:color="auto"/>
          </w:divBdr>
        </w:div>
        <w:div w:id="673073591">
          <w:marLeft w:val="0"/>
          <w:marRight w:val="0"/>
          <w:marTop w:val="0"/>
          <w:marBottom w:val="0"/>
          <w:divBdr>
            <w:top w:val="none" w:sz="0" w:space="0" w:color="auto"/>
            <w:left w:val="none" w:sz="0" w:space="0" w:color="auto"/>
            <w:bottom w:val="none" w:sz="0" w:space="0" w:color="auto"/>
            <w:right w:val="none" w:sz="0" w:space="0" w:color="auto"/>
          </w:divBdr>
        </w:div>
        <w:div w:id="23336255">
          <w:marLeft w:val="0"/>
          <w:marRight w:val="0"/>
          <w:marTop w:val="0"/>
          <w:marBottom w:val="0"/>
          <w:divBdr>
            <w:top w:val="none" w:sz="0" w:space="0" w:color="auto"/>
            <w:left w:val="none" w:sz="0" w:space="0" w:color="auto"/>
            <w:bottom w:val="none" w:sz="0" w:space="0" w:color="auto"/>
            <w:right w:val="none" w:sz="0" w:space="0" w:color="auto"/>
          </w:divBdr>
        </w:div>
        <w:div w:id="221601251">
          <w:marLeft w:val="0"/>
          <w:marRight w:val="0"/>
          <w:marTop w:val="0"/>
          <w:marBottom w:val="0"/>
          <w:divBdr>
            <w:top w:val="none" w:sz="0" w:space="0" w:color="auto"/>
            <w:left w:val="none" w:sz="0" w:space="0" w:color="auto"/>
            <w:bottom w:val="none" w:sz="0" w:space="0" w:color="auto"/>
            <w:right w:val="none" w:sz="0" w:space="0" w:color="auto"/>
          </w:divBdr>
        </w:div>
        <w:div w:id="1793204663">
          <w:marLeft w:val="0"/>
          <w:marRight w:val="0"/>
          <w:marTop w:val="0"/>
          <w:marBottom w:val="0"/>
          <w:divBdr>
            <w:top w:val="none" w:sz="0" w:space="0" w:color="auto"/>
            <w:left w:val="none" w:sz="0" w:space="0" w:color="auto"/>
            <w:bottom w:val="none" w:sz="0" w:space="0" w:color="auto"/>
            <w:right w:val="none" w:sz="0" w:space="0" w:color="auto"/>
          </w:divBdr>
        </w:div>
        <w:div w:id="67923448">
          <w:marLeft w:val="0"/>
          <w:marRight w:val="0"/>
          <w:marTop w:val="0"/>
          <w:marBottom w:val="0"/>
          <w:divBdr>
            <w:top w:val="none" w:sz="0" w:space="0" w:color="auto"/>
            <w:left w:val="none" w:sz="0" w:space="0" w:color="auto"/>
            <w:bottom w:val="none" w:sz="0" w:space="0" w:color="auto"/>
            <w:right w:val="none" w:sz="0" w:space="0" w:color="auto"/>
          </w:divBdr>
        </w:div>
        <w:div w:id="2095085510">
          <w:marLeft w:val="0"/>
          <w:marRight w:val="0"/>
          <w:marTop w:val="0"/>
          <w:marBottom w:val="0"/>
          <w:divBdr>
            <w:top w:val="none" w:sz="0" w:space="0" w:color="auto"/>
            <w:left w:val="none" w:sz="0" w:space="0" w:color="auto"/>
            <w:bottom w:val="none" w:sz="0" w:space="0" w:color="auto"/>
            <w:right w:val="none" w:sz="0" w:space="0" w:color="auto"/>
          </w:divBdr>
        </w:div>
        <w:div w:id="102725222">
          <w:marLeft w:val="0"/>
          <w:marRight w:val="0"/>
          <w:marTop w:val="0"/>
          <w:marBottom w:val="0"/>
          <w:divBdr>
            <w:top w:val="none" w:sz="0" w:space="0" w:color="auto"/>
            <w:left w:val="none" w:sz="0" w:space="0" w:color="auto"/>
            <w:bottom w:val="none" w:sz="0" w:space="0" w:color="auto"/>
            <w:right w:val="none" w:sz="0" w:space="0" w:color="auto"/>
          </w:divBdr>
        </w:div>
      </w:divsChild>
    </w:div>
    <w:div w:id="1395201665">
      <w:bodyDiv w:val="1"/>
      <w:marLeft w:val="0"/>
      <w:marRight w:val="0"/>
      <w:marTop w:val="0"/>
      <w:marBottom w:val="0"/>
      <w:divBdr>
        <w:top w:val="none" w:sz="0" w:space="0" w:color="auto"/>
        <w:left w:val="none" w:sz="0" w:space="0" w:color="auto"/>
        <w:bottom w:val="none" w:sz="0" w:space="0" w:color="auto"/>
        <w:right w:val="none" w:sz="0" w:space="0" w:color="auto"/>
      </w:divBdr>
    </w:div>
    <w:div w:id="1395396966">
      <w:bodyDiv w:val="1"/>
      <w:marLeft w:val="0"/>
      <w:marRight w:val="0"/>
      <w:marTop w:val="0"/>
      <w:marBottom w:val="0"/>
      <w:divBdr>
        <w:top w:val="none" w:sz="0" w:space="0" w:color="auto"/>
        <w:left w:val="none" w:sz="0" w:space="0" w:color="auto"/>
        <w:bottom w:val="none" w:sz="0" w:space="0" w:color="auto"/>
        <w:right w:val="none" w:sz="0" w:space="0" w:color="auto"/>
      </w:divBdr>
    </w:div>
    <w:div w:id="1395742063">
      <w:bodyDiv w:val="1"/>
      <w:marLeft w:val="0"/>
      <w:marRight w:val="0"/>
      <w:marTop w:val="0"/>
      <w:marBottom w:val="0"/>
      <w:divBdr>
        <w:top w:val="none" w:sz="0" w:space="0" w:color="auto"/>
        <w:left w:val="none" w:sz="0" w:space="0" w:color="auto"/>
        <w:bottom w:val="none" w:sz="0" w:space="0" w:color="auto"/>
        <w:right w:val="none" w:sz="0" w:space="0" w:color="auto"/>
      </w:divBdr>
      <w:divsChild>
        <w:div w:id="777992647">
          <w:marLeft w:val="0"/>
          <w:marRight w:val="0"/>
          <w:marTop w:val="0"/>
          <w:marBottom w:val="0"/>
          <w:divBdr>
            <w:top w:val="none" w:sz="0" w:space="0" w:color="auto"/>
            <w:left w:val="none" w:sz="0" w:space="0" w:color="auto"/>
            <w:bottom w:val="none" w:sz="0" w:space="0" w:color="auto"/>
            <w:right w:val="none" w:sz="0" w:space="0" w:color="auto"/>
          </w:divBdr>
        </w:div>
        <w:div w:id="784034489">
          <w:marLeft w:val="0"/>
          <w:marRight w:val="0"/>
          <w:marTop w:val="0"/>
          <w:marBottom w:val="0"/>
          <w:divBdr>
            <w:top w:val="none" w:sz="0" w:space="0" w:color="auto"/>
            <w:left w:val="none" w:sz="0" w:space="0" w:color="auto"/>
            <w:bottom w:val="none" w:sz="0" w:space="0" w:color="auto"/>
            <w:right w:val="none" w:sz="0" w:space="0" w:color="auto"/>
          </w:divBdr>
        </w:div>
        <w:div w:id="1587810143">
          <w:marLeft w:val="0"/>
          <w:marRight w:val="0"/>
          <w:marTop w:val="0"/>
          <w:marBottom w:val="0"/>
          <w:divBdr>
            <w:top w:val="none" w:sz="0" w:space="0" w:color="auto"/>
            <w:left w:val="none" w:sz="0" w:space="0" w:color="auto"/>
            <w:bottom w:val="none" w:sz="0" w:space="0" w:color="auto"/>
            <w:right w:val="none" w:sz="0" w:space="0" w:color="auto"/>
          </w:divBdr>
        </w:div>
        <w:div w:id="838498758">
          <w:marLeft w:val="0"/>
          <w:marRight w:val="0"/>
          <w:marTop w:val="0"/>
          <w:marBottom w:val="0"/>
          <w:divBdr>
            <w:top w:val="none" w:sz="0" w:space="0" w:color="auto"/>
            <w:left w:val="none" w:sz="0" w:space="0" w:color="auto"/>
            <w:bottom w:val="none" w:sz="0" w:space="0" w:color="auto"/>
            <w:right w:val="none" w:sz="0" w:space="0" w:color="auto"/>
          </w:divBdr>
        </w:div>
        <w:div w:id="1612472161">
          <w:marLeft w:val="0"/>
          <w:marRight w:val="0"/>
          <w:marTop w:val="0"/>
          <w:marBottom w:val="0"/>
          <w:divBdr>
            <w:top w:val="none" w:sz="0" w:space="0" w:color="auto"/>
            <w:left w:val="none" w:sz="0" w:space="0" w:color="auto"/>
            <w:bottom w:val="none" w:sz="0" w:space="0" w:color="auto"/>
            <w:right w:val="none" w:sz="0" w:space="0" w:color="auto"/>
          </w:divBdr>
        </w:div>
        <w:div w:id="981274020">
          <w:marLeft w:val="0"/>
          <w:marRight w:val="0"/>
          <w:marTop w:val="0"/>
          <w:marBottom w:val="0"/>
          <w:divBdr>
            <w:top w:val="none" w:sz="0" w:space="0" w:color="auto"/>
            <w:left w:val="none" w:sz="0" w:space="0" w:color="auto"/>
            <w:bottom w:val="none" w:sz="0" w:space="0" w:color="auto"/>
            <w:right w:val="none" w:sz="0" w:space="0" w:color="auto"/>
          </w:divBdr>
        </w:div>
        <w:div w:id="1286892525">
          <w:marLeft w:val="0"/>
          <w:marRight w:val="0"/>
          <w:marTop w:val="0"/>
          <w:marBottom w:val="0"/>
          <w:divBdr>
            <w:top w:val="none" w:sz="0" w:space="0" w:color="auto"/>
            <w:left w:val="none" w:sz="0" w:space="0" w:color="auto"/>
            <w:bottom w:val="none" w:sz="0" w:space="0" w:color="auto"/>
            <w:right w:val="none" w:sz="0" w:space="0" w:color="auto"/>
          </w:divBdr>
        </w:div>
        <w:div w:id="353309566">
          <w:marLeft w:val="0"/>
          <w:marRight w:val="0"/>
          <w:marTop w:val="0"/>
          <w:marBottom w:val="0"/>
          <w:divBdr>
            <w:top w:val="none" w:sz="0" w:space="0" w:color="auto"/>
            <w:left w:val="none" w:sz="0" w:space="0" w:color="auto"/>
            <w:bottom w:val="none" w:sz="0" w:space="0" w:color="auto"/>
            <w:right w:val="none" w:sz="0" w:space="0" w:color="auto"/>
          </w:divBdr>
        </w:div>
        <w:div w:id="1479418097">
          <w:marLeft w:val="0"/>
          <w:marRight w:val="0"/>
          <w:marTop w:val="0"/>
          <w:marBottom w:val="0"/>
          <w:divBdr>
            <w:top w:val="none" w:sz="0" w:space="0" w:color="auto"/>
            <w:left w:val="none" w:sz="0" w:space="0" w:color="auto"/>
            <w:bottom w:val="none" w:sz="0" w:space="0" w:color="auto"/>
            <w:right w:val="none" w:sz="0" w:space="0" w:color="auto"/>
          </w:divBdr>
        </w:div>
        <w:div w:id="1214385046">
          <w:marLeft w:val="0"/>
          <w:marRight w:val="0"/>
          <w:marTop w:val="0"/>
          <w:marBottom w:val="0"/>
          <w:divBdr>
            <w:top w:val="none" w:sz="0" w:space="0" w:color="auto"/>
            <w:left w:val="none" w:sz="0" w:space="0" w:color="auto"/>
            <w:bottom w:val="none" w:sz="0" w:space="0" w:color="auto"/>
            <w:right w:val="none" w:sz="0" w:space="0" w:color="auto"/>
          </w:divBdr>
        </w:div>
        <w:div w:id="1976372436">
          <w:marLeft w:val="0"/>
          <w:marRight w:val="0"/>
          <w:marTop w:val="0"/>
          <w:marBottom w:val="0"/>
          <w:divBdr>
            <w:top w:val="none" w:sz="0" w:space="0" w:color="auto"/>
            <w:left w:val="none" w:sz="0" w:space="0" w:color="auto"/>
            <w:bottom w:val="none" w:sz="0" w:space="0" w:color="auto"/>
            <w:right w:val="none" w:sz="0" w:space="0" w:color="auto"/>
          </w:divBdr>
        </w:div>
        <w:div w:id="871187011">
          <w:marLeft w:val="0"/>
          <w:marRight w:val="0"/>
          <w:marTop w:val="0"/>
          <w:marBottom w:val="0"/>
          <w:divBdr>
            <w:top w:val="none" w:sz="0" w:space="0" w:color="auto"/>
            <w:left w:val="none" w:sz="0" w:space="0" w:color="auto"/>
            <w:bottom w:val="none" w:sz="0" w:space="0" w:color="auto"/>
            <w:right w:val="none" w:sz="0" w:space="0" w:color="auto"/>
          </w:divBdr>
        </w:div>
        <w:div w:id="573127554">
          <w:marLeft w:val="0"/>
          <w:marRight w:val="0"/>
          <w:marTop w:val="0"/>
          <w:marBottom w:val="0"/>
          <w:divBdr>
            <w:top w:val="none" w:sz="0" w:space="0" w:color="auto"/>
            <w:left w:val="none" w:sz="0" w:space="0" w:color="auto"/>
            <w:bottom w:val="none" w:sz="0" w:space="0" w:color="auto"/>
            <w:right w:val="none" w:sz="0" w:space="0" w:color="auto"/>
          </w:divBdr>
        </w:div>
        <w:div w:id="6292955">
          <w:marLeft w:val="0"/>
          <w:marRight w:val="0"/>
          <w:marTop w:val="0"/>
          <w:marBottom w:val="0"/>
          <w:divBdr>
            <w:top w:val="none" w:sz="0" w:space="0" w:color="auto"/>
            <w:left w:val="none" w:sz="0" w:space="0" w:color="auto"/>
            <w:bottom w:val="none" w:sz="0" w:space="0" w:color="auto"/>
            <w:right w:val="none" w:sz="0" w:space="0" w:color="auto"/>
          </w:divBdr>
        </w:div>
        <w:div w:id="795611466">
          <w:marLeft w:val="0"/>
          <w:marRight w:val="0"/>
          <w:marTop w:val="0"/>
          <w:marBottom w:val="0"/>
          <w:divBdr>
            <w:top w:val="none" w:sz="0" w:space="0" w:color="auto"/>
            <w:left w:val="none" w:sz="0" w:space="0" w:color="auto"/>
            <w:bottom w:val="none" w:sz="0" w:space="0" w:color="auto"/>
            <w:right w:val="none" w:sz="0" w:space="0" w:color="auto"/>
          </w:divBdr>
        </w:div>
        <w:div w:id="1042053523">
          <w:marLeft w:val="0"/>
          <w:marRight w:val="0"/>
          <w:marTop w:val="0"/>
          <w:marBottom w:val="0"/>
          <w:divBdr>
            <w:top w:val="none" w:sz="0" w:space="0" w:color="auto"/>
            <w:left w:val="none" w:sz="0" w:space="0" w:color="auto"/>
            <w:bottom w:val="none" w:sz="0" w:space="0" w:color="auto"/>
            <w:right w:val="none" w:sz="0" w:space="0" w:color="auto"/>
          </w:divBdr>
        </w:div>
        <w:div w:id="949162491">
          <w:marLeft w:val="0"/>
          <w:marRight w:val="0"/>
          <w:marTop w:val="0"/>
          <w:marBottom w:val="0"/>
          <w:divBdr>
            <w:top w:val="none" w:sz="0" w:space="0" w:color="auto"/>
            <w:left w:val="none" w:sz="0" w:space="0" w:color="auto"/>
            <w:bottom w:val="none" w:sz="0" w:space="0" w:color="auto"/>
            <w:right w:val="none" w:sz="0" w:space="0" w:color="auto"/>
          </w:divBdr>
        </w:div>
        <w:div w:id="1676298627">
          <w:marLeft w:val="0"/>
          <w:marRight w:val="0"/>
          <w:marTop w:val="0"/>
          <w:marBottom w:val="0"/>
          <w:divBdr>
            <w:top w:val="none" w:sz="0" w:space="0" w:color="auto"/>
            <w:left w:val="none" w:sz="0" w:space="0" w:color="auto"/>
            <w:bottom w:val="none" w:sz="0" w:space="0" w:color="auto"/>
            <w:right w:val="none" w:sz="0" w:space="0" w:color="auto"/>
          </w:divBdr>
        </w:div>
        <w:div w:id="1033189553">
          <w:marLeft w:val="0"/>
          <w:marRight w:val="0"/>
          <w:marTop w:val="0"/>
          <w:marBottom w:val="0"/>
          <w:divBdr>
            <w:top w:val="none" w:sz="0" w:space="0" w:color="auto"/>
            <w:left w:val="none" w:sz="0" w:space="0" w:color="auto"/>
            <w:bottom w:val="none" w:sz="0" w:space="0" w:color="auto"/>
            <w:right w:val="none" w:sz="0" w:space="0" w:color="auto"/>
          </w:divBdr>
        </w:div>
        <w:div w:id="1929263457">
          <w:marLeft w:val="0"/>
          <w:marRight w:val="0"/>
          <w:marTop w:val="0"/>
          <w:marBottom w:val="0"/>
          <w:divBdr>
            <w:top w:val="none" w:sz="0" w:space="0" w:color="auto"/>
            <w:left w:val="none" w:sz="0" w:space="0" w:color="auto"/>
            <w:bottom w:val="none" w:sz="0" w:space="0" w:color="auto"/>
            <w:right w:val="none" w:sz="0" w:space="0" w:color="auto"/>
          </w:divBdr>
        </w:div>
        <w:div w:id="1521235119">
          <w:marLeft w:val="0"/>
          <w:marRight w:val="0"/>
          <w:marTop w:val="0"/>
          <w:marBottom w:val="0"/>
          <w:divBdr>
            <w:top w:val="none" w:sz="0" w:space="0" w:color="auto"/>
            <w:left w:val="none" w:sz="0" w:space="0" w:color="auto"/>
            <w:bottom w:val="none" w:sz="0" w:space="0" w:color="auto"/>
            <w:right w:val="none" w:sz="0" w:space="0" w:color="auto"/>
          </w:divBdr>
        </w:div>
        <w:div w:id="865823839">
          <w:marLeft w:val="0"/>
          <w:marRight w:val="0"/>
          <w:marTop w:val="0"/>
          <w:marBottom w:val="0"/>
          <w:divBdr>
            <w:top w:val="none" w:sz="0" w:space="0" w:color="auto"/>
            <w:left w:val="none" w:sz="0" w:space="0" w:color="auto"/>
            <w:bottom w:val="none" w:sz="0" w:space="0" w:color="auto"/>
            <w:right w:val="none" w:sz="0" w:space="0" w:color="auto"/>
          </w:divBdr>
        </w:div>
        <w:div w:id="519004192">
          <w:marLeft w:val="0"/>
          <w:marRight w:val="0"/>
          <w:marTop w:val="0"/>
          <w:marBottom w:val="0"/>
          <w:divBdr>
            <w:top w:val="none" w:sz="0" w:space="0" w:color="auto"/>
            <w:left w:val="none" w:sz="0" w:space="0" w:color="auto"/>
            <w:bottom w:val="none" w:sz="0" w:space="0" w:color="auto"/>
            <w:right w:val="none" w:sz="0" w:space="0" w:color="auto"/>
          </w:divBdr>
        </w:div>
        <w:div w:id="1088965897">
          <w:marLeft w:val="0"/>
          <w:marRight w:val="0"/>
          <w:marTop w:val="0"/>
          <w:marBottom w:val="0"/>
          <w:divBdr>
            <w:top w:val="none" w:sz="0" w:space="0" w:color="auto"/>
            <w:left w:val="none" w:sz="0" w:space="0" w:color="auto"/>
            <w:bottom w:val="none" w:sz="0" w:space="0" w:color="auto"/>
            <w:right w:val="none" w:sz="0" w:space="0" w:color="auto"/>
          </w:divBdr>
        </w:div>
        <w:div w:id="1979918494">
          <w:marLeft w:val="0"/>
          <w:marRight w:val="0"/>
          <w:marTop w:val="0"/>
          <w:marBottom w:val="0"/>
          <w:divBdr>
            <w:top w:val="none" w:sz="0" w:space="0" w:color="auto"/>
            <w:left w:val="none" w:sz="0" w:space="0" w:color="auto"/>
            <w:bottom w:val="none" w:sz="0" w:space="0" w:color="auto"/>
            <w:right w:val="none" w:sz="0" w:space="0" w:color="auto"/>
          </w:divBdr>
        </w:div>
        <w:div w:id="1142111603">
          <w:marLeft w:val="0"/>
          <w:marRight w:val="0"/>
          <w:marTop w:val="0"/>
          <w:marBottom w:val="0"/>
          <w:divBdr>
            <w:top w:val="none" w:sz="0" w:space="0" w:color="auto"/>
            <w:left w:val="none" w:sz="0" w:space="0" w:color="auto"/>
            <w:bottom w:val="none" w:sz="0" w:space="0" w:color="auto"/>
            <w:right w:val="none" w:sz="0" w:space="0" w:color="auto"/>
          </w:divBdr>
        </w:div>
        <w:div w:id="221672608">
          <w:marLeft w:val="0"/>
          <w:marRight w:val="0"/>
          <w:marTop w:val="0"/>
          <w:marBottom w:val="0"/>
          <w:divBdr>
            <w:top w:val="none" w:sz="0" w:space="0" w:color="auto"/>
            <w:left w:val="none" w:sz="0" w:space="0" w:color="auto"/>
            <w:bottom w:val="none" w:sz="0" w:space="0" w:color="auto"/>
            <w:right w:val="none" w:sz="0" w:space="0" w:color="auto"/>
          </w:divBdr>
        </w:div>
        <w:div w:id="1248733472">
          <w:marLeft w:val="0"/>
          <w:marRight w:val="0"/>
          <w:marTop w:val="0"/>
          <w:marBottom w:val="0"/>
          <w:divBdr>
            <w:top w:val="none" w:sz="0" w:space="0" w:color="auto"/>
            <w:left w:val="none" w:sz="0" w:space="0" w:color="auto"/>
            <w:bottom w:val="none" w:sz="0" w:space="0" w:color="auto"/>
            <w:right w:val="none" w:sz="0" w:space="0" w:color="auto"/>
          </w:divBdr>
        </w:div>
        <w:div w:id="1254900152">
          <w:marLeft w:val="0"/>
          <w:marRight w:val="0"/>
          <w:marTop w:val="0"/>
          <w:marBottom w:val="0"/>
          <w:divBdr>
            <w:top w:val="none" w:sz="0" w:space="0" w:color="auto"/>
            <w:left w:val="none" w:sz="0" w:space="0" w:color="auto"/>
            <w:bottom w:val="none" w:sz="0" w:space="0" w:color="auto"/>
            <w:right w:val="none" w:sz="0" w:space="0" w:color="auto"/>
          </w:divBdr>
        </w:div>
        <w:div w:id="1296451850">
          <w:marLeft w:val="0"/>
          <w:marRight w:val="0"/>
          <w:marTop w:val="0"/>
          <w:marBottom w:val="0"/>
          <w:divBdr>
            <w:top w:val="none" w:sz="0" w:space="0" w:color="auto"/>
            <w:left w:val="none" w:sz="0" w:space="0" w:color="auto"/>
            <w:bottom w:val="none" w:sz="0" w:space="0" w:color="auto"/>
            <w:right w:val="none" w:sz="0" w:space="0" w:color="auto"/>
          </w:divBdr>
        </w:div>
        <w:div w:id="600455146">
          <w:marLeft w:val="0"/>
          <w:marRight w:val="0"/>
          <w:marTop w:val="0"/>
          <w:marBottom w:val="0"/>
          <w:divBdr>
            <w:top w:val="none" w:sz="0" w:space="0" w:color="auto"/>
            <w:left w:val="none" w:sz="0" w:space="0" w:color="auto"/>
            <w:bottom w:val="none" w:sz="0" w:space="0" w:color="auto"/>
            <w:right w:val="none" w:sz="0" w:space="0" w:color="auto"/>
          </w:divBdr>
        </w:div>
        <w:div w:id="658774858">
          <w:marLeft w:val="0"/>
          <w:marRight w:val="0"/>
          <w:marTop w:val="0"/>
          <w:marBottom w:val="0"/>
          <w:divBdr>
            <w:top w:val="none" w:sz="0" w:space="0" w:color="auto"/>
            <w:left w:val="none" w:sz="0" w:space="0" w:color="auto"/>
            <w:bottom w:val="none" w:sz="0" w:space="0" w:color="auto"/>
            <w:right w:val="none" w:sz="0" w:space="0" w:color="auto"/>
          </w:divBdr>
        </w:div>
        <w:div w:id="90518102">
          <w:marLeft w:val="0"/>
          <w:marRight w:val="0"/>
          <w:marTop w:val="0"/>
          <w:marBottom w:val="0"/>
          <w:divBdr>
            <w:top w:val="none" w:sz="0" w:space="0" w:color="auto"/>
            <w:left w:val="none" w:sz="0" w:space="0" w:color="auto"/>
            <w:bottom w:val="none" w:sz="0" w:space="0" w:color="auto"/>
            <w:right w:val="none" w:sz="0" w:space="0" w:color="auto"/>
          </w:divBdr>
        </w:div>
        <w:div w:id="868883023">
          <w:marLeft w:val="0"/>
          <w:marRight w:val="0"/>
          <w:marTop w:val="0"/>
          <w:marBottom w:val="0"/>
          <w:divBdr>
            <w:top w:val="none" w:sz="0" w:space="0" w:color="auto"/>
            <w:left w:val="none" w:sz="0" w:space="0" w:color="auto"/>
            <w:bottom w:val="none" w:sz="0" w:space="0" w:color="auto"/>
            <w:right w:val="none" w:sz="0" w:space="0" w:color="auto"/>
          </w:divBdr>
        </w:div>
        <w:div w:id="1573612864">
          <w:marLeft w:val="0"/>
          <w:marRight w:val="0"/>
          <w:marTop w:val="0"/>
          <w:marBottom w:val="0"/>
          <w:divBdr>
            <w:top w:val="none" w:sz="0" w:space="0" w:color="auto"/>
            <w:left w:val="none" w:sz="0" w:space="0" w:color="auto"/>
            <w:bottom w:val="none" w:sz="0" w:space="0" w:color="auto"/>
            <w:right w:val="none" w:sz="0" w:space="0" w:color="auto"/>
          </w:divBdr>
        </w:div>
        <w:div w:id="1459953493">
          <w:marLeft w:val="0"/>
          <w:marRight w:val="0"/>
          <w:marTop w:val="0"/>
          <w:marBottom w:val="0"/>
          <w:divBdr>
            <w:top w:val="none" w:sz="0" w:space="0" w:color="auto"/>
            <w:left w:val="none" w:sz="0" w:space="0" w:color="auto"/>
            <w:bottom w:val="none" w:sz="0" w:space="0" w:color="auto"/>
            <w:right w:val="none" w:sz="0" w:space="0" w:color="auto"/>
          </w:divBdr>
        </w:div>
        <w:div w:id="57290901">
          <w:marLeft w:val="0"/>
          <w:marRight w:val="0"/>
          <w:marTop w:val="0"/>
          <w:marBottom w:val="0"/>
          <w:divBdr>
            <w:top w:val="none" w:sz="0" w:space="0" w:color="auto"/>
            <w:left w:val="none" w:sz="0" w:space="0" w:color="auto"/>
            <w:bottom w:val="none" w:sz="0" w:space="0" w:color="auto"/>
            <w:right w:val="none" w:sz="0" w:space="0" w:color="auto"/>
          </w:divBdr>
        </w:div>
        <w:div w:id="1576746911">
          <w:marLeft w:val="0"/>
          <w:marRight w:val="0"/>
          <w:marTop w:val="0"/>
          <w:marBottom w:val="0"/>
          <w:divBdr>
            <w:top w:val="none" w:sz="0" w:space="0" w:color="auto"/>
            <w:left w:val="none" w:sz="0" w:space="0" w:color="auto"/>
            <w:bottom w:val="none" w:sz="0" w:space="0" w:color="auto"/>
            <w:right w:val="none" w:sz="0" w:space="0" w:color="auto"/>
          </w:divBdr>
        </w:div>
        <w:div w:id="1090397389">
          <w:marLeft w:val="0"/>
          <w:marRight w:val="0"/>
          <w:marTop w:val="0"/>
          <w:marBottom w:val="0"/>
          <w:divBdr>
            <w:top w:val="none" w:sz="0" w:space="0" w:color="auto"/>
            <w:left w:val="none" w:sz="0" w:space="0" w:color="auto"/>
            <w:bottom w:val="none" w:sz="0" w:space="0" w:color="auto"/>
            <w:right w:val="none" w:sz="0" w:space="0" w:color="auto"/>
          </w:divBdr>
        </w:div>
        <w:div w:id="1600216653">
          <w:marLeft w:val="0"/>
          <w:marRight w:val="0"/>
          <w:marTop w:val="0"/>
          <w:marBottom w:val="0"/>
          <w:divBdr>
            <w:top w:val="none" w:sz="0" w:space="0" w:color="auto"/>
            <w:left w:val="none" w:sz="0" w:space="0" w:color="auto"/>
            <w:bottom w:val="none" w:sz="0" w:space="0" w:color="auto"/>
            <w:right w:val="none" w:sz="0" w:space="0" w:color="auto"/>
          </w:divBdr>
        </w:div>
      </w:divsChild>
    </w:div>
    <w:div w:id="1396584838">
      <w:bodyDiv w:val="1"/>
      <w:marLeft w:val="0"/>
      <w:marRight w:val="0"/>
      <w:marTop w:val="0"/>
      <w:marBottom w:val="0"/>
      <w:divBdr>
        <w:top w:val="none" w:sz="0" w:space="0" w:color="auto"/>
        <w:left w:val="none" w:sz="0" w:space="0" w:color="auto"/>
        <w:bottom w:val="none" w:sz="0" w:space="0" w:color="auto"/>
        <w:right w:val="none" w:sz="0" w:space="0" w:color="auto"/>
      </w:divBdr>
    </w:div>
    <w:div w:id="1396588732">
      <w:bodyDiv w:val="1"/>
      <w:marLeft w:val="0"/>
      <w:marRight w:val="0"/>
      <w:marTop w:val="0"/>
      <w:marBottom w:val="0"/>
      <w:divBdr>
        <w:top w:val="none" w:sz="0" w:space="0" w:color="auto"/>
        <w:left w:val="none" w:sz="0" w:space="0" w:color="auto"/>
        <w:bottom w:val="none" w:sz="0" w:space="0" w:color="auto"/>
        <w:right w:val="none" w:sz="0" w:space="0" w:color="auto"/>
      </w:divBdr>
    </w:div>
    <w:div w:id="1396782671">
      <w:bodyDiv w:val="1"/>
      <w:marLeft w:val="0"/>
      <w:marRight w:val="0"/>
      <w:marTop w:val="0"/>
      <w:marBottom w:val="0"/>
      <w:divBdr>
        <w:top w:val="none" w:sz="0" w:space="0" w:color="auto"/>
        <w:left w:val="none" w:sz="0" w:space="0" w:color="auto"/>
        <w:bottom w:val="none" w:sz="0" w:space="0" w:color="auto"/>
        <w:right w:val="none" w:sz="0" w:space="0" w:color="auto"/>
      </w:divBdr>
    </w:div>
    <w:div w:id="1396976274">
      <w:bodyDiv w:val="1"/>
      <w:marLeft w:val="0"/>
      <w:marRight w:val="0"/>
      <w:marTop w:val="0"/>
      <w:marBottom w:val="0"/>
      <w:divBdr>
        <w:top w:val="none" w:sz="0" w:space="0" w:color="auto"/>
        <w:left w:val="none" w:sz="0" w:space="0" w:color="auto"/>
        <w:bottom w:val="none" w:sz="0" w:space="0" w:color="auto"/>
        <w:right w:val="none" w:sz="0" w:space="0" w:color="auto"/>
      </w:divBdr>
    </w:div>
    <w:div w:id="1398361423">
      <w:bodyDiv w:val="1"/>
      <w:marLeft w:val="0"/>
      <w:marRight w:val="0"/>
      <w:marTop w:val="0"/>
      <w:marBottom w:val="0"/>
      <w:divBdr>
        <w:top w:val="none" w:sz="0" w:space="0" w:color="auto"/>
        <w:left w:val="none" w:sz="0" w:space="0" w:color="auto"/>
        <w:bottom w:val="none" w:sz="0" w:space="0" w:color="auto"/>
        <w:right w:val="none" w:sz="0" w:space="0" w:color="auto"/>
      </w:divBdr>
    </w:div>
    <w:div w:id="1398549335">
      <w:bodyDiv w:val="1"/>
      <w:marLeft w:val="0"/>
      <w:marRight w:val="0"/>
      <w:marTop w:val="0"/>
      <w:marBottom w:val="0"/>
      <w:divBdr>
        <w:top w:val="none" w:sz="0" w:space="0" w:color="auto"/>
        <w:left w:val="none" w:sz="0" w:space="0" w:color="auto"/>
        <w:bottom w:val="none" w:sz="0" w:space="0" w:color="auto"/>
        <w:right w:val="none" w:sz="0" w:space="0" w:color="auto"/>
      </w:divBdr>
    </w:div>
    <w:div w:id="1398893370">
      <w:bodyDiv w:val="1"/>
      <w:marLeft w:val="0"/>
      <w:marRight w:val="0"/>
      <w:marTop w:val="0"/>
      <w:marBottom w:val="0"/>
      <w:divBdr>
        <w:top w:val="none" w:sz="0" w:space="0" w:color="auto"/>
        <w:left w:val="none" w:sz="0" w:space="0" w:color="auto"/>
        <w:bottom w:val="none" w:sz="0" w:space="0" w:color="auto"/>
        <w:right w:val="none" w:sz="0" w:space="0" w:color="auto"/>
      </w:divBdr>
      <w:divsChild>
        <w:div w:id="233861572">
          <w:marLeft w:val="480"/>
          <w:marRight w:val="0"/>
          <w:marTop w:val="0"/>
          <w:marBottom w:val="0"/>
          <w:divBdr>
            <w:top w:val="none" w:sz="0" w:space="0" w:color="auto"/>
            <w:left w:val="none" w:sz="0" w:space="0" w:color="auto"/>
            <w:bottom w:val="none" w:sz="0" w:space="0" w:color="auto"/>
            <w:right w:val="none" w:sz="0" w:space="0" w:color="auto"/>
          </w:divBdr>
        </w:div>
        <w:div w:id="413745611">
          <w:marLeft w:val="480"/>
          <w:marRight w:val="0"/>
          <w:marTop w:val="0"/>
          <w:marBottom w:val="0"/>
          <w:divBdr>
            <w:top w:val="none" w:sz="0" w:space="0" w:color="auto"/>
            <w:left w:val="none" w:sz="0" w:space="0" w:color="auto"/>
            <w:bottom w:val="none" w:sz="0" w:space="0" w:color="auto"/>
            <w:right w:val="none" w:sz="0" w:space="0" w:color="auto"/>
          </w:divBdr>
        </w:div>
        <w:div w:id="502479794">
          <w:marLeft w:val="480"/>
          <w:marRight w:val="0"/>
          <w:marTop w:val="0"/>
          <w:marBottom w:val="0"/>
          <w:divBdr>
            <w:top w:val="none" w:sz="0" w:space="0" w:color="auto"/>
            <w:left w:val="none" w:sz="0" w:space="0" w:color="auto"/>
            <w:bottom w:val="none" w:sz="0" w:space="0" w:color="auto"/>
            <w:right w:val="none" w:sz="0" w:space="0" w:color="auto"/>
          </w:divBdr>
        </w:div>
        <w:div w:id="925530519">
          <w:marLeft w:val="480"/>
          <w:marRight w:val="0"/>
          <w:marTop w:val="0"/>
          <w:marBottom w:val="0"/>
          <w:divBdr>
            <w:top w:val="none" w:sz="0" w:space="0" w:color="auto"/>
            <w:left w:val="none" w:sz="0" w:space="0" w:color="auto"/>
            <w:bottom w:val="none" w:sz="0" w:space="0" w:color="auto"/>
            <w:right w:val="none" w:sz="0" w:space="0" w:color="auto"/>
          </w:divBdr>
        </w:div>
        <w:div w:id="1081752413">
          <w:marLeft w:val="480"/>
          <w:marRight w:val="0"/>
          <w:marTop w:val="0"/>
          <w:marBottom w:val="0"/>
          <w:divBdr>
            <w:top w:val="none" w:sz="0" w:space="0" w:color="auto"/>
            <w:left w:val="none" w:sz="0" w:space="0" w:color="auto"/>
            <w:bottom w:val="none" w:sz="0" w:space="0" w:color="auto"/>
            <w:right w:val="none" w:sz="0" w:space="0" w:color="auto"/>
          </w:divBdr>
        </w:div>
        <w:div w:id="1942108789">
          <w:marLeft w:val="480"/>
          <w:marRight w:val="0"/>
          <w:marTop w:val="0"/>
          <w:marBottom w:val="0"/>
          <w:divBdr>
            <w:top w:val="none" w:sz="0" w:space="0" w:color="auto"/>
            <w:left w:val="none" w:sz="0" w:space="0" w:color="auto"/>
            <w:bottom w:val="none" w:sz="0" w:space="0" w:color="auto"/>
            <w:right w:val="none" w:sz="0" w:space="0" w:color="auto"/>
          </w:divBdr>
        </w:div>
        <w:div w:id="731392329">
          <w:marLeft w:val="480"/>
          <w:marRight w:val="0"/>
          <w:marTop w:val="0"/>
          <w:marBottom w:val="0"/>
          <w:divBdr>
            <w:top w:val="none" w:sz="0" w:space="0" w:color="auto"/>
            <w:left w:val="none" w:sz="0" w:space="0" w:color="auto"/>
            <w:bottom w:val="none" w:sz="0" w:space="0" w:color="auto"/>
            <w:right w:val="none" w:sz="0" w:space="0" w:color="auto"/>
          </w:divBdr>
        </w:div>
        <w:div w:id="1470635292">
          <w:marLeft w:val="480"/>
          <w:marRight w:val="0"/>
          <w:marTop w:val="0"/>
          <w:marBottom w:val="0"/>
          <w:divBdr>
            <w:top w:val="none" w:sz="0" w:space="0" w:color="auto"/>
            <w:left w:val="none" w:sz="0" w:space="0" w:color="auto"/>
            <w:bottom w:val="none" w:sz="0" w:space="0" w:color="auto"/>
            <w:right w:val="none" w:sz="0" w:space="0" w:color="auto"/>
          </w:divBdr>
        </w:div>
        <w:div w:id="1060665826">
          <w:marLeft w:val="480"/>
          <w:marRight w:val="0"/>
          <w:marTop w:val="0"/>
          <w:marBottom w:val="0"/>
          <w:divBdr>
            <w:top w:val="none" w:sz="0" w:space="0" w:color="auto"/>
            <w:left w:val="none" w:sz="0" w:space="0" w:color="auto"/>
            <w:bottom w:val="none" w:sz="0" w:space="0" w:color="auto"/>
            <w:right w:val="none" w:sz="0" w:space="0" w:color="auto"/>
          </w:divBdr>
        </w:div>
        <w:div w:id="146243128">
          <w:marLeft w:val="480"/>
          <w:marRight w:val="0"/>
          <w:marTop w:val="0"/>
          <w:marBottom w:val="0"/>
          <w:divBdr>
            <w:top w:val="none" w:sz="0" w:space="0" w:color="auto"/>
            <w:left w:val="none" w:sz="0" w:space="0" w:color="auto"/>
            <w:bottom w:val="none" w:sz="0" w:space="0" w:color="auto"/>
            <w:right w:val="none" w:sz="0" w:space="0" w:color="auto"/>
          </w:divBdr>
        </w:div>
        <w:div w:id="1604462010">
          <w:marLeft w:val="480"/>
          <w:marRight w:val="0"/>
          <w:marTop w:val="0"/>
          <w:marBottom w:val="0"/>
          <w:divBdr>
            <w:top w:val="none" w:sz="0" w:space="0" w:color="auto"/>
            <w:left w:val="none" w:sz="0" w:space="0" w:color="auto"/>
            <w:bottom w:val="none" w:sz="0" w:space="0" w:color="auto"/>
            <w:right w:val="none" w:sz="0" w:space="0" w:color="auto"/>
          </w:divBdr>
        </w:div>
        <w:div w:id="1684167158">
          <w:marLeft w:val="480"/>
          <w:marRight w:val="0"/>
          <w:marTop w:val="0"/>
          <w:marBottom w:val="0"/>
          <w:divBdr>
            <w:top w:val="none" w:sz="0" w:space="0" w:color="auto"/>
            <w:left w:val="none" w:sz="0" w:space="0" w:color="auto"/>
            <w:bottom w:val="none" w:sz="0" w:space="0" w:color="auto"/>
            <w:right w:val="none" w:sz="0" w:space="0" w:color="auto"/>
          </w:divBdr>
        </w:div>
        <w:div w:id="1516847719">
          <w:marLeft w:val="480"/>
          <w:marRight w:val="0"/>
          <w:marTop w:val="0"/>
          <w:marBottom w:val="0"/>
          <w:divBdr>
            <w:top w:val="none" w:sz="0" w:space="0" w:color="auto"/>
            <w:left w:val="none" w:sz="0" w:space="0" w:color="auto"/>
            <w:bottom w:val="none" w:sz="0" w:space="0" w:color="auto"/>
            <w:right w:val="none" w:sz="0" w:space="0" w:color="auto"/>
          </w:divBdr>
        </w:div>
        <w:div w:id="238179474">
          <w:marLeft w:val="480"/>
          <w:marRight w:val="0"/>
          <w:marTop w:val="0"/>
          <w:marBottom w:val="0"/>
          <w:divBdr>
            <w:top w:val="none" w:sz="0" w:space="0" w:color="auto"/>
            <w:left w:val="none" w:sz="0" w:space="0" w:color="auto"/>
            <w:bottom w:val="none" w:sz="0" w:space="0" w:color="auto"/>
            <w:right w:val="none" w:sz="0" w:space="0" w:color="auto"/>
          </w:divBdr>
        </w:div>
        <w:div w:id="2038843840">
          <w:marLeft w:val="480"/>
          <w:marRight w:val="0"/>
          <w:marTop w:val="0"/>
          <w:marBottom w:val="0"/>
          <w:divBdr>
            <w:top w:val="none" w:sz="0" w:space="0" w:color="auto"/>
            <w:left w:val="none" w:sz="0" w:space="0" w:color="auto"/>
            <w:bottom w:val="none" w:sz="0" w:space="0" w:color="auto"/>
            <w:right w:val="none" w:sz="0" w:space="0" w:color="auto"/>
          </w:divBdr>
        </w:div>
        <w:div w:id="1527985736">
          <w:marLeft w:val="480"/>
          <w:marRight w:val="0"/>
          <w:marTop w:val="0"/>
          <w:marBottom w:val="0"/>
          <w:divBdr>
            <w:top w:val="none" w:sz="0" w:space="0" w:color="auto"/>
            <w:left w:val="none" w:sz="0" w:space="0" w:color="auto"/>
            <w:bottom w:val="none" w:sz="0" w:space="0" w:color="auto"/>
            <w:right w:val="none" w:sz="0" w:space="0" w:color="auto"/>
          </w:divBdr>
        </w:div>
        <w:div w:id="2128312772">
          <w:marLeft w:val="480"/>
          <w:marRight w:val="0"/>
          <w:marTop w:val="0"/>
          <w:marBottom w:val="0"/>
          <w:divBdr>
            <w:top w:val="none" w:sz="0" w:space="0" w:color="auto"/>
            <w:left w:val="none" w:sz="0" w:space="0" w:color="auto"/>
            <w:bottom w:val="none" w:sz="0" w:space="0" w:color="auto"/>
            <w:right w:val="none" w:sz="0" w:space="0" w:color="auto"/>
          </w:divBdr>
        </w:div>
        <w:div w:id="311255025">
          <w:marLeft w:val="480"/>
          <w:marRight w:val="0"/>
          <w:marTop w:val="0"/>
          <w:marBottom w:val="0"/>
          <w:divBdr>
            <w:top w:val="none" w:sz="0" w:space="0" w:color="auto"/>
            <w:left w:val="none" w:sz="0" w:space="0" w:color="auto"/>
            <w:bottom w:val="none" w:sz="0" w:space="0" w:color="auto"/>
            <w:right w:val="none" w:sz="0" w:space="0" w:color="auto"/>
          </w:divBdr>
        </w:div>
        <w:div w:id="912785895">
          <w:marLeft w:val="480"/>
          <w:marRight w:val="0"/>
          <w:marTop w:val="0"/>
          <w:marBottom w:val="0"/>
          <w:divBdr>
            <w:top w:val="none" w:sz="0" w:space="0" w:color="auto"/>
            <w:left w:val="none" w:sz="0" w:space="0" w:color="auto"/>
            <w:bottom w:val="none" w:sz="0" w:space="0" w:color="auto"/>
            <w:right w:val="none" w:sz="0" w:space="0" w:color="auto"/>
          </w:divBdr>
        </w:div>
        <w:div w:id="55785184">
          <w:marLeft w:val="480"/>
          <w:marRight w:val="0"/>
          <w:marTop w:val="0"/>
          <w:marBottom w:val="0"/>
          <w:divBdr>
            <w:top w:val="none" w:sz="0" w:space="0" w:color="auto"/>
            <w:left w:val="none" w:sz="0" w:space="0" w:color="auto"/>
            <w:bottom w:val="none" w:sz="0" w:space="0" w:color="auto"/>
            <w:right w:val="none" w:sz="0" w:space="0" w:color="auto"/>
          </w:divBdr>
        </w:div>
      </w:divsChild>
    </w:div>
    <w:div w:id="1399548505">
      <w:bodyDiv w:val="1"/>
      <w:marLeft w:val="0"/>
      <w:marRight w:val="0"/>
      <w:marTop w:val="0"/>
      <w:marBottom w:val="0"/>
      <w:divBdr>
        <w:top w:val="none" w:sz="0" w:space="0" w:color="auto"/>
        <w:left w:val="none" w:sz="0" w:space="0" w:color="auto"/>
        <w:bottom w:val="none" w:sz="0" w:space="0" w:color="auto"/>
        <w:right w:val="none" w:sz="0" w:space="0" w:color="auto"/>
      </w:divBdr>
      <w:divsChild>
        <w:div w:id="26683762">
          <w:marLeft w:val="0"/>
          <w:marRight w:val="0"/>
          <w:marTop w:val="0"/>
          <w:marBottom w:val="0"/>
          <w:divBdr>
            <w:top w:val="none" w:sz="0" w:space="0" w:color="auto"/>
            <w:left w:val="none" w:sz="0" w:space="0" w:color="auto"/>
            <w:bottom w:val="none" w:sz="0" w:space="0" w:color="auto"/>
            <w:right w:val="none" w:sz="0" w:space="0" w:color="auto"/>
          </w:divBdr>
        </w:div>
        <w:div w:id="262493896">
          <w:marLeft w:val="0"/>
          <w:marRight w:val="0"/>
          <w:marTop w:val="0"/>
          <w:marBottom w:val="0"/>
          <w:divBdr>
            <w:top w:val="none" w:sz="0" w:space="0" w:color="auto"/>
            <w:left w:val="none" w:sz="0" w:space="0" w:color="auto"/>
            <w:bottom w:val="none" w:sz="0" w:space="0" w:color="auto"/>
            <w:right w:val="none" w:sz="0" w:space="0" w:color="auto"/>
          </w:divBdr>
        </w:div>
        <w:div w:id="1515876802">
          <w:marLeft w:val="0"/>
          <w:marRight w:val="0"/>
          <w:marTop w:val="0"/>
          <w:marBottom w:val="0"/>
          <w:divBdr>
            <w:top w:val="none" w:sz="0" w:space="0" w:color="auto"/>
            <w:left w:val="none" w:sz="0" w:space="0" w:color="auto"/>
            <w:bottom w:val="none" w:sz="0" w:space="0" w:color="auto"/>
            <w:right w:val="none" w:sz="0" w:space="0" w:color="auto"/>
          </w:divBdr>
        </w:div>
        <w:div w:id="1302156537">
          <w:marLeft w:val="0"/>
          <w:marRight w:val="0"/>
          <w:marTop w:val="0"/>
          <w:marBottom w:val="0"/>
          <w:divBdr>
            <w:top w:val="none" w:sz="0" w:space="0" w:color="auto"/>
            <w:left w:val="none" w:sz="0" w:space="0" w:color="auto"/>
            <w:bottom w:val="none" w:sz="0" w:space="0" w:color="auto"/>
            <w:right w:val="none" w:sz="0" w:space="0" w:color="auto"/>
          </w:divBdr>
        </w:div>
        <w:div w:id="1900095786">
          <w:marLeft w:val="0"/>
          <w:marRight w:val="0"/>
          <w:marTop w:val="0"/>
          <w:marBottom w:val="0"/>
          <w:divBdr>
            <w:top w:val="none" w:sz="0" w:space="0" w:color="auto"/>
            <w:left w:val="none" w:sz="0" w:space="0" w:color="auto"/>
            <w:bottom w:val="none" w:sz="0" w:space="0" w:color="auto"/>
            <w:right w:val="none" w:sz="0" w:space="0" w:color="auto"/>
          </w:divBdr>
        </w:div>
        <w:div w:id="897323896">
          <w:marLeft w:val="0"/>
          <w:marRight w:val="0"/>
          <w:marTop w:val="0"/>
          <w:marBottom w:val="0"/>
          <w:divBdr>
            <w:top w:val="none" w:sz="0" w:space="0" w:color="auto"/>
            <w:left w:val="none" w:sz="0" w:space="0" w:color="auto"/>
            <w:bottom w:val="none" w:sz="0" w:space="0" w:color="auto"/>
            <w:right w:val="none" w:sz="0" w:space="0" w:color="auto"/>
          </w:divBdr>
        </w:div>
        <w:div w:id="1594556602">
          <w:marLeft w:val="0"/>
          <w:marRight w:val="0"/>
          <w:marTop w:val="0"/>
          <w:marBottom w:val="0"/>
          <w:divBdr>
            <w:top w:val="none" w:sz="0" w:space="0" w:color="auto"/>
            <w:left w:val="none" w:sz="0" w:space="0" w:color="auto"/>
            <w:bottom w:val="none" w:sz="0" w:space="0" w:color="auto"/>
            <w:right w:val="none" w:sz="0" w:space="0" w:color="auto"/>
          </w:divBdr>
        </w:div>
        <w:div w:id="1465269830">
          <w:marLeft w:val="0"/>
          <w:marRight w:val="0"/>
          <w:marTop w:val="0"/>
          <w:marBottom w:val="0"/>
          <w:divBdr>
            <w:top w:val="none" w:sz="0" w:space="0" w:color="auto"/>
            <w:left w:val="none" w:sz="0" w:space="0" w:color="auto"/>
            <w:bottom w:val="none" w:sz="0" w:space="0" w:color="auto"/>
            <w:right w:val="none" w:sz="0" w:space="0" w:color="auto"/>
          </w:divBdr>
        </w:div>
        <w:div w:id="746077945">
          <w:marLeft w:val="0"/>
          <w:marRight w:val="0"/>
          <w:marTop w:val="0"/>
          <w:marBottom w:val="0"/>
          <w:divBdr>
            <w:top w:val="none" w:sz="0" w:space="0" w:color="auto"/>
            <w:left w:val="none" w:sz="0" w:space="0" w:color="auto"/>
            <w:bottom w:val="none" w:sz="0" w:space="0" w:color="auto"/>
            <w:right w:val="none" w:sz="0" w:space="0" w:color="auto"/>
          </w:divBdr>
        </w:div>
        <w:div w:id="1874880377">
          <w:marLeft w:val="0"/>
          <w:marRight w:val="0"/>
          <w:marTop w:val="0"/>
          <w:marBottom w:val="0"/>
          <w:divBdr>
            <w:top w:val="none" w:sz="0" w:space="0" w:color="auto"/>
            <w:left w:val="none" w:sz="0" w:space="0" w:color="auto"/>
            <w:bottom w:val="none" w:sz="0" w:space="0" w:color="auto"/>
            <w:right w:val="none" w:sz="0" w:space="0" w:color="auto"/>
          </w:divBdr>
        </w:div>
        <w:div w:id="581791934">
          <w:marLeft w:val="0"/>
          <w:marRight w:val="0"/>
          <w:marTop w:val="0"/>
          <w:marBottom w:val="0"/>
          <w:divBdr>
            <w:top w:val="none" w:sz="0" w:space="0" w:color="auto"/>
            <w:left w:val="none" w:sz="0" w:space="0" w:color="auto"/>
            <w:bottom w:val="none" w:sz="0" w:space="0" w:color="auto"/>
            <w:right w:val="none" w:sz="0" w:space="0" w:color="auto"/>
          </w:divBdr>
        </w:div>
        <w:div w:id="1417899849">
          <w:marLeft w:val="0"/>
          <w:marRight w:val="0"/>
          <w:marTop w:val="0"/>
          <w:marBottom w:val="0"/>
          <w:divBdr>
            <w:top w:val="none" w:sz="0" w:space="0" w:color="auto"/>
            <w:left w:val="none" w:sz="0" w:space="0" w:color="auto"/>
            <w:bottom w:val="none" w:sz="0" w:space="0" w:color="auto"/>
            <w:right w:val="none" w:sz="0" w:space="0" w:color="auto"/>
          </w:divBdr>
        </w:div>
        <w:div w:id="2086107660">
          <w:marLeft w:val="0"/>
          <w:marRight w:val="0"/>
          <w:marTop w:val="0"/>
          <w:marBottom w:val="0"/>
          <w:divBdr>
            <w:top w:val="none" w:sz="0" w:space="0" w:color="auto"/>
            <w:left w:val="none" w:sz="0" w:space="0" w:color="auto"/>
            <w:bottom w:val="none" w:sz="0" w:space="0" w:color="auto"/>
            <w:right w:val="none" w:sz="0" w:space="0" w:color="auto"/>
          </w:divBdr>
        </w:div>
        <w:div w:id="1526602441">
          <w:marLeft w:val="0"/>
          <w:marRight w:val="0"/>
          <w:marTop w:val="0"/>
          <w:marBottom w:val="0"/>
          <w:divBdr>
            <w:top w:val="none" w:sz="0" w:space="0" w:color="auto"/>
            <w:left w:val="none" w:sz="0" w:space="0" w:color="auto"/>
            <w:bottom w:val="none" w:sz="0" w:space="0" w:color="auto"/>
            <w:right w:val="none" w:sz="0" w:space="0" w:color="auto"/>
          </w:divBdr>
        </w:div>
        <w:div w:id="395930678">
          <w:marLeft w:val="0"/>
          <w:marRight w:val="0"/>
          <w:marTop w:val="0"/>
          <w:marBottom w:val="0"/>
          <w:divBdr>
            <w:top w:val="none" w:sz="0" w:space="0" w:color="auto"/>
            <w:left w:val="none" w:sz="0" w:space="0" w:color="auto"/>
            <w:bottom w:val="none" w:sz="0" w:space="0" w:color="auto"/>
            <w:right w:val="none" w:sz="0" w:space="0" w:color="auto"/>
          </w:divBdr>
        </w:div>
        <w:div w:id="2045472896">
          <w:marLeft w:val="0"/>
          <w:marRight w:val="0"/>
          <w:marTop w:val="0"/>
          <w:marBottom w:val="0"/>
          <w:divBdr>
            <w:top w:val="none" w:sz="0" w:space="0" w:color="auto"/>
            <w:left w:val="none" w:sz="0" w:space="0" w:color="auto"/>
            <w:bottom w:val="none" w:sz="0" w:space="0" w:color="auto"/>
            <w:right w:val="none" w:sz="0" w:space="0" w:color="auto"/>
          </w:divBdr>
        </w:div>
        <w:div w:id="389350048">
          <w:marLeft w:val="0"/>
          <w:marRight w:val="0"/>
          <w:marTop w:val="0"/>
          <w:marBottom w:val="0"/>
          <w:divBdr>
            <w:top w:val="none" w:sz="0" w:space="0" w:color="auto"/>
            <w:left w:val="none" w:sz="0" w:space="0" w:color="auto"/>
            <w:bottom w:val="none" w:sz="0" w:space="0" w:color="auto"/>
            <w:right w:val="none" w:sz="0" w:space="0" w:color="auto"/>
          </w:divBdr>
        </w:div>
        <w:div w:id="766922144">
          <w:marLeft w:val="0"/>
          <w:marRight w:val="0"/>
          <w:marTop w:val="0"/>
          <w:marBottom w:val="0"/>
          <w:divBdr>
            <w:top w:val="none" w:sz="0" w:space="0" w:color="auto"/>
            <w:left w:val="none" w:sz="0" w:space="0" w:color="auto"/>
            <w:bottom w:val="none" w:sz="0" w:space="0" w:color="auto"/>
            <w:right w:val="none" w:sz="0" w:space="0" w:color="auto"/>
          </w:divBdr>
        </w:div>
        <w:div w:id="214894841">
          <w:marLeft w:val="0"/>
          <w:marRight w:val="0"/>
          <w:marTop w:val="0"/>
          <w:marBottom w:val="0"/>
          <w:divBdr>
            <w:top w:val="none" w:sz="0" w:space="0" w:color="auto"/>
            <w:left w:val="none" w:sz="0" w:space="0" w:color="auto"/>
            <w:bottom w:val="none" w:sz="0" w:space="0" w:color="auto"/>
            <w:right w:val="none" w:sz="0" w:space="0" w:color="auto"/>
          </w:divBdr>
        </w:div>
        <w:div w:id="846795623">
          <w:marLeft w:val="0"/>
          <w:marRight w:val="0"/>
          <w:marTop w:val="0"/>
          <w:marBottom w:val="0"/>
          <w:divBdr>
            <w:top w:val="none" w:sz="0" w:space="0" w:color="auto"/>
            <w:left w:val="none" w:sz="0" w:space="0" w:color="auto"/>
            <w:bottom w:val="none" w:sz="0" w:space="0" w:color="auto"/>
            <w:right w:val="none" w:sz="0" w:space="0" w:color="auto"/>
          </w:divBdr>
        </w:div>
        <w:div w:id="1973057417">
          <w:marLeft w:val="0"/>
          <w:marRight w:val="0"/>
          <w:marTop w:val="0"/>
          <w:marBottom w:val="0"/>
          <w:divBdr>
            <w:top w:val="none" w:sz="0" w:space="0" w:color="auto"/>
            <w:left w:val="none" w:sz="0" w:space="0" w:color="auto"/>
            <w:bottom w:val="none" w:sz="0" w:space="0" w:color="auto"/>
            <w:right w:val="none" w:sz="0" w:space="0" w:color="auto"/>
          </w:divBdr>
        </w:div>
        <w:div w:id="2083138472">
          <w:marLeft w:val="0"/>
          <w:marRight w:val="0"/>
          <w:marTop w:val="0"/>
          <w:marBottom w:val="0"/>
          <w:divBdr>
            <w:top w:val="none" w:sz="0" w:space="0" w:color="auto"/>
            <w:left w:val="none" w:sz="0" w:space="0" w:color="auto"/>
            <w:bottom w:val="none" w:sz="0" w:space="0" w:color="auto"/>
            <w:right w:val="none" w:sz="0" w:space="0" w:color="auto"/>
          </w:divBdr>
        </w:div>
        <w:div w:id="1408504183">
          <w:marLeft w:val="0"/>
          <w:marRight w:val="0"/>
          <w:marTop w:val="0"/>
          <w:marBottom w:val="0"/>
          <w:divBdr>
            <w:top w:val="none" w:sz="0" w:space="0" w:color="auto"/>
            <w:left w:val="none" w:sz="0" w:space="0" w:color="auto"/>
            <w:bottom w:val="none" w:sz="0" w:space="0" w:color="auto"/>
            <w:right w:val="none" w:sz="0" w:space="0" w:color="auto"/>
          </w:divBdr>
        </w:div>
        <w:div w:id="483352571">
          <w:marLeft w:val="0"/>
          <w:marRight w:val="0"/>
          <w:marTop w:val="0"/>
          <w:marBottom w:val="0"/>
          <w:divBdr>
            <w:top w:val="none" w:sz="0" w:space="0" w:color="auto"/>
            <w:left w:val="none" w:sz="0" w:space="0" w:color="auto"/>
            <w:bottom w:val="none" w:sz="0" w:space="0" w:color="auto"/>
            <w:right w:val="none" w:sz="0" w:space="0" w:color="auto"/>
          </w:divBdr>
        </w:div>
        <w:div w:id="1200052234">
          <w:marLeft w:val="0"/>
          <w:marRight w:val="0"/>
          <w:marTop w:val="0"/>
          <w:marBottom w:val="0"/>
          <w:divBdr>
            <w:top w:val="none" w:sz="0" w:space="0" w:color="auto"/>
            <w:left w:val="none" w:sz="0" w:space="0" w:color="auto"/>
            <w:bottom w:val="none" w:sz="0" w:space="0" w:color="auto"/>
            <w:right w:val="none" w:sz="0" w:space="0" w:color="auto"/>
          </w:divBdr>
        </w:div>
        <w:div w:id="270674395">
          <w:marLeft w:val="0"/>
          <w:marRight w:val="0"/>
          <w:marTop w:val="0"/>
          <w:marBottom w:val="0"/>
          <w:divBdr>
            <w:top w:val="none" w:sz="0" w:space="0" w:color="auto"/>
            <w:left w:val="none" w:sz="0" w:space="0" w:color="auto"/>
            <w:bottom w:val="none" w:sz="0" w:space="0" w:color="auto"/>
            <w:right w:val="none" w:sz="0" w:space="0" w:color="auto"/>
          </w:divBdr>
        </w:div>
        <w:div w:id="1502817886">
          <w:marLeft w:val="0"/>
          <w:marRight w:val="0"/>
          <w:marTop w:val="0"/>
          <w:marBottom w:val="0"/>
          <w:divBdr>
            <w:top w:val="none" w:sz="0" w:space="0" w:color="auto"/>
            <w:left w:val="none" w:sz="0" w:space="0" w:color="auto"/>
            <w:bottom w:val="none" w:sz="0" w:space="0" w:color="auto"/>
            <w:right w:val="none" w:sz="0" w:space="0" w:color="auto"/>
          </w:divBdr>
        </w:div>
        <w:div w:id="1626932255">
          <w:marLeft w:val="0"/>
          <w:marRight w:val="0"/>
          <w:marTop w:val="0"/>
          <w:marBottom w:val="0"/>
          <w:divBdr>
            <w:top w:val="none" w:sz="0" w:space="0" w:color="auto"/>
            <w:left w:val="none" w:sz="0" w:space="0" w:color="auto"/>
            <w:bottom w:val="none" w:sz="0" w:space="0" w:color="auto"/>
            <w:right w:val="none" w:sz="0" w:space="0" w:color="auto"/>
          </w:divBdr>
        </w:div>
        <w:div w:id="267782420">
          <w:marLeft w:val="0"/>
          <w:marRight w:val="0"/>
          <w:marTop w:val="0"/>
          <w:marBottom w:val="0"/>
          <w:divBdr>
            <w:top w:val="none" w:sz="0" w:space="0" w:color="auto"/>
            <w:left w:val="none" w:sz="0" w:space="0" w:color="auto"/>
            <w:bottom w:val="none" w:sz="0" w:space="0" w:color="auto"/>
            <w:right w:val="none" w:sz="0" w:space="0" w:color="auto"/>
          </w:divBdr>
        </w:div>
        <w:div w:id="1528835345">
          <w:marLeft w:val="0"/>
          <w:marRight w:val="0"/>
          <w:marTop w:val="0"/>
          <w:marBottom w:val="0"/>
          <w:divBdr>
            <w:top w:val="none" w:sz="0" w:space="0" w:color="auto"/>
            <w:left w:val="none" w:sz="0" w:space="0" w:color="auto"/>
            <w:bottom w:val="none" w:sz="0" w:space="0" w:color="auto"/>
            <w:right w:val="none" w:sz="0" w:space="0" w:color="auto"/>
          </w:divBdr>
        </w:div>
        <w:div w:id="1741824931">
          <w:marLeft w:val="0"/>
          <w:marRight w:val="0"/>
          <w:marTop w:val="0"/>
          <w:marBottom w:val="0"/>
          <w:divBdr>
            <w:top w:val="none" w:sz="0" w:space="0" w:color="auto"/>
            <w:left w:val="none" w:sz="0" w:space="0" w:color="auto"/>
            <w:bottom w:val="none" w:sz="0" w:space="0" w:color="auto"/>
            <w:right w:val="none" w:sz="0" w:space="0" w:color="auto"/>
          </w:divBdr>
        </w:div>
        <w:div w:id="1031564503">
          <w:marLeft w:val="0"/>
          <w:marRight w:val="0"/>
          <w:marTop w:val="0"/>
          <w:marBottom w:val="0"/>
          <w:divBdr>
            <w:top w:val="none" w:sz="0" w:space="0" w:color="auto"/>
            <w:left w:val="none" w:sz="0" w:space="0" w:color="auto"/>
            <w:bottom w:val="none" w:sz="0" w:space="0" w:color="auto"/>
            <w:right w:val="none" w:sz="0" w:space="0" w:color="auto"/>
          </w:divBdr>
        </w:div>
        <w:div w:id="594364928">
          <w:marLeft w:val="0"/>
          <w:marRight w:val="0"/>
          <w:marTop w:val="0"/>
          <w:marBottom w:val="0"/>
          <w:divBdr>
            <w:top w:val="none" w:sz="0" w:space="0" w:color="auto"/>
            <w:left w:val="none" w:sz="0" w:space="0" w:color="auto"/>
            <w:bottom w:val="none" w:sz="0" w:space="0" w:color="auto"/>
            <w:right w:val="none" w:sz="0" w:space="0" w:color="auto"/>
          </w:divBdr>
        </w:div>
        <w:div w:id="193735247">
          <w:marLeft w:val="0"/>
          <w:marRight w:val="0"/>
          <w:marTop w:val="0"/>
          <w:marBottom w:val="0"/>
          <w:divBdr>
            <w:top w:val="none" w:sz="0" w:space="0" w:color="auto"/>
            <w:left w:val="none" w:sz="0" w:space="0" w:color="auto"/>
            <w:bottom w:val="none" w:sz="0" w:space="0" w:color="auto"/>
            <w:right w:val="none" w:sz="0" w:space="0" w:color="auto"/>
          </w:divBdr>
        </w:div>
        <w:div w:id="936717970">
          <w:marLeft w:val="0"/>
          <w:marRight w:val="0"/>
          <w:marTop w:val="0"/>
          <w:marBottom w:val="0"/>
          <w:divBdr>
            <w:top w:val="none" w:sz="0" w:space="0" w:color="auto"/>
            <w:left w:val="none" w:sz="0" w:space="0" w:color="auto"/>
            <w:bottom w:val="none" w:sz="0" w:space="0" w:color="auto"/>
            <w:right w:val="none" w:sz="0" w:space="0" w:color="auto"/>
          </w:divBdr>
        </w:div>
        <w:div w:id="1028142298">
          <w:marLeft w:val="0"/>
          <w:marRight w:val="0"/>
          <w:marTop w:val="0"/>
          <w:marBottom w:val="0"/>
          <w:divBdr>
            <w:top w:val="none" w:sz="0" w:space="0" w:color="auto"/>
            <w:left w:val="none" w:sz="0" w:space="0" w:color="auto"/>
            <w:bottom w:val="none" w:sz="0" w:space="0" w:color="auto"/>
            <w:right w:val="none" w:sz="0" w:space="0" w:color="auto"/>
          </w:divBdr>
        </w:div>
        <w:div w:id="723331013">
          <w:marLeft w:val="0"/>
          <w:marRight w:val="0"/>
          <w:marTop w:val="0"/>
          <w:marBottom w:val="0"/>
          <w:divBdr>
            <w:top w:val="none" w:sz="0" w:space="0" w:color="auto"/>
            <w:left w:val="none" w:sz="0" w:space="0" w:color="auto"/>
            <w:bottom w:val="none" w:sz="0" w:space="0" w:color="auto"/>
            <w:right w:val="none" w:sz="0" w:space="0" w:color="auto"/>
          </w:divBdr>
        </w:div>
        <w:div w:id="859273346">
          <w:marLeft w:val="0"/>
          <w:marRight w:val="0"/>
          <w:marTop w:val="0"/>
          <w:marBottom w:val="0"/>
          <w:divBdr>
            <w:top w:val="none" w:sz="0" w:space="0" w:color="auto"/>
            <w:left w:val="none" w:sz="0" w:space="0" w:color="auto"/>
            <w:bottom w:val="none" w:sz="0" w:space="0" w:color="auto"/>
            <w:right w:val="none" w:sz="0" w:space="0" w:color="auto"/>
          </w:divBdr>
        </w:div>
        <w:div w:id="1052726520">
          <w:marLeft w:val="0"/>
          <w:marRight w:val="0"/>
          <w:marTop w:val="0"/>
          <w:marBottom w:val="0"/>
          <w:divBdr>
            <w:top w:val="none" w:sz="0" w:space="0" w:color="auto"/>
            <w:left w:val="none" w:sz="0" w:space="0" w:color="auto"/>
            <w:bottom w:val="none" w:sz="0" w:space="0" w:color="auto"/>
            <w:right w:val="none" w:sz="0" w:space="0" w:color="auto"/>
          </w:divBdr>
        </w:div>
      </w:divsChild>
    </w:div>
    <w:div w:id="1400903095">
      <w:bodyDiv w:val="1"/>
      <w:marLeft w:val="0"/>
      <w:marRight w:val="0"/>
      <w:marTop w:val="0"/>
      <w:marBottom w:val="0"/>
      <w:divBdr>
        <w:top w:val="none" w:sz="0" w:space="0" w:color="auto"/>
        <w:left w:val="none" w:sz="0" w:space="0" w:color="auto"/>
        <w:bottom w:val="none" w:sz="0" w:space="0" w:color="auto"/>
        <w:right w:val="none" w:sz="0" w:space="0" w:color="auto"/>
      </w:divBdr>
    </w:div>
    <w:div w:id="1401371717">
      <w:bodyDiv w:val="1"/>
      <w:marLeft w:val="0"/>
      <w:marRight w:val="0"/>
      <w:marTop w:val="0"/>
      <w:marBottom w:val="0"/>
      <w:divBdr>
        <w:top w:val="none" w:sz="0" w:space="0" w:color="auto"/>
        <w:left w:val="none" w:sz="0" w:space="0" w:color="auto"/>
        <w:bottom w:val="none" w:sz="0" w:space="0" w:color="auto"/>
        <w:right w:val="none" w:sz="0" w:space="0" w:color="auto"/>
      </w:divBdr>
    </w:div>
    <w:div w:id="1401561190">
      <w:bodyDiv w:val="1"/>
      <w:marLeft w:val="0"/>
      <w:marRight w:val="0"/>
      <w:marTop w:val="0"/>
      <w:marBottom w:val="0"/>
      <w:divBdr>
        <w:top w:val="none" w:sz="0" w:space="0" w:color="auto"/>
        <w:left w:val="none" w:sz="0" w:space="0" w:color="auto"/>
        <w:bottom w:val="none" w:sz="0" w:space="0" w:color="auto"/>
        <w:right w:val="none" w:sz="0" w:space="0" w:color="auto"/>
      </w:divBdr>
    </w:div>
    <w:div w:id="1404256455">
      <w:bodyDiv w:val="1"/>
      <w:marLeft w:val="0"/>
      <w:marRight w:val="0"/>
      <w:marTop w:val="0"/>
      <w:marBottom w:val="0"/>
      <w:divBdr>
        <w:top w:val="none" w:sz="0" w:space="0" w:color="auto"/>
        <w:left w:val="none" w:sz="0" w:space="0" w:color="auto"/>
        <w:bottom w:val="none" w:sz="0" w:space="0" w:color="auto"/>
        <w:right w:val="none" w:sz="0" w:space="0" w:color="auto"/>
      </w:divBdr>
    </w:div>
    <w:div w:id="1404402576">
      <w:bodyDiv w:val="1"/>
      <w:marLeft w:val="0"/>
      <w:marRight w:val="0"/>
      <w:marTop w:val="0"/>
      <w:marBottom w:val="0"/>
      <w:divBdr>
        <w:top w:val="none" w:sz="0" w:space="0" w:color="auto"/>
        <w:left w:val="none" w:sz="0" w:space="0" w:color="auto"/>
        <w:bottom w:val="none" w:sz="0" w:space="0" w:color="auto"/>
        <w:right w:val="none" w:sz="0" w:space="0" w:color="auto"/>
      </w:divBdr>
    </w:div>
    <w:div w:id="1404572549">
      <w:bodyDiv w:val="1"/>
      <w:marLeft w:val="0"/>
      <w:marRight w:val="0"/>
      <w:marTop w:val="0"/>
      <w:marBottom w:val="0"/>
      <w:divBdr>
        <w:top w:val="none" w:sz="0" w:space="0" w:color="auto"/>
        <w:left w:val="none" w:sz="0" w:space="0" w:color="auto"/>
        <w:bottom w:val="none" w:sz="0" w:space="0" w:color="auto"/>
        <w:right w:val="none" w:sz="0" w:space="0" w:color="auto"/>
      </w:divBdr>
    </w:div>
    <w:div w:id="1404793845">
      <w:bodyDiv w:val="1"/>
      <w:marLeft w:val="0"/>
      <w:marRight w:val="0"/>
      <w:marTop w:val="0"/>
      <w:marBottom w:val="0"/>
      <w:divBdr>
        <w:top w:val="none" w:sz="0" w:space="0" w:color="auto"/>
        <w:left w:val="none" w:sz="0" w:space="0" w:color="auto"/>
        <w:bottom w:val="none" w:sz="0" w:space="0" w:color="auto"/>
        <w:right w:val="none" w:sz="0" w:space="0" w:color="auto"/>
      </w:divBdr>
      <w:divsChild>
        <w:div w:id="871108621">
          <w:marLeft w:val="480"/>
          <w:marRight w:val="0"/>
          <w:marTop w:val="0"/>
          <w:marBottom w:val="0"/>
          <w:divBdr>
            <w:top w:val="none" w:sz="0" w:space="0" w:color="auto"/>
            <w:left w:val="none" w:sz="0" w:space="0" w:color="auto"/>
            <w:bottom w:val="none" w:sz="0" w:space="0" w:color="auto"/>
            <w:right w:val="none" w:sz="0" w:space="0" w:color="auto"/>
          </w:divBdr>
        </w:div>
        <w:div w:id="1363095027">
          <w:marLeft w:val="480"/>
          <w:marRight w:val="0"/>
          <w:marTop w:val="0"/>
          <w:marBottom w:val="0"/>
          <w:divBdr>
            <w:top w:val="none" w:sz="0" w:space="0" w:color="auto"/>
            <w:left w:val="none" w:sz="0" w:space="0" w:color="auto"/>
            <w:bottom w:val="none" w:sz="0" w:space="0" w:color="auto"/>
            <w:right w:val="none" w:sz="0" w:space="0" w:color="auto"/>
          </w:divBdr>
        </w:div>
        <w:div w:id="1176965106">
          <w:marLeft w:val="480"/>
          <w:marRight w:val="0"/>
          <w:marTop w:val="0"/>
          <w:marBottom w:val="0"/>
          <w:divBdr>
            <w:top w:val="none" w:sz="0" w:space="0" w:color="auto"/>
            <w:left w:val="none" w:sz="0" w:space="0" w:color="auto"/>
            <w:bottom w:val="none" w:sz="0" w:space="0" w:color="auto"/>
            <w:right w:val="none" w:sz="0" w:space="0" w:color="auto"/>
          </w:divBdr>
        </w:div>
        <w:div w:id="937910582">
          <w:marLeft w:val="480"/>
          <w:marRight w:val="0"/>
          <w:marTop w:val="0"/>
          <w:marBottom w:val="0"/>
          <w:divBdr>
            <w:top w:val="none" w:sz="0" w:space="0" w:color="auto"/>
            <w:left w:val="none" w:sz="0" w:space="0" w:color="auto"/>
            <w:bottom w:val="none" w:sz="0" w:space="0" w:color="auto"/>
            <w:right w:val="none" w:sz="0" w:space="0" w:color="auto"/>
          </w:divBdr>
        </w:div>
        <w:div w:id="1740321291">
          <w:marLeft w:val="480"/>
          <w:marRight w:val="0"/>
          <w:marTop w:val="0"/>
          <w:marBottom w:val="0"/>
          <w:divBdr>
            <w:top w:val="none" w:sz="0" w:space="0" w:color="auto"/>
            <w:left w:val="none" w:sz="0" w:space="0" w:color="auto"/>
            <w:bottom w:val="none" w:sz="0" w:space="0" w:color="auto"/>
            <w:right w:val="none" w:sz="0" w:space="0" w:color="auto"/>
          </w:divBdr>
        </w:div>
        <w:div w:id="1955550658">
          <w:marLeft w:val="480"/>
          <w:marRight w:val="0"/>
          <w:marTop w:val="0"/>
          <w:marBottom w:val="0"/>
          <w:divBdr>
            <w:top w:val="none" w:sz="0" w:space="0" w:color="auto"/>
            <w:left w:val="none" w:sz="0" w:space="0" w:color="auto"/>
            <w:bottom w:val="none" w:sz="0" w:space="0" w:color="auto"/>
            <w:right w:val="none" w:sz="0" w:space="0" w:color="auto"/>
          </w:divBdr>
        </w:div>
        <w:div w:id="150758998">
          <w:marLeft w:val="480"/>
          <w:marRight w:val="0"/>
          <w:marTop w:val="0"/>
          <w:marBottom w:val="0"/>
          <w:divBdr>
            <w:top w:val="none" w:sz="0" w:space="0" w:color="auto"/>
            <w:left w:val="none" w:sz="0" w:space="0" w:color="auto"/>
            <w:bottom w:val="none" w:sz="0" w:space="0" w:color="auto"/>
            <w:right w:val="none" w:sz="0" w:space="0" w:color="auto"/>
          </w:divBdr>
        </w:div>
        <w:div w:id="124080689">
          <w:marLeft w:val="480"/>
          <w:marRight w:val="0"/>
          <w:marTop w:val="0"/>
          <w:marBottom w:val="0"/>
          <w:divBdr>
            <w:top w:val="none" w:sz="0" w:space="0" w:color="auto"/>
            <w:left w:val="none" w:sz="0" w:space="0" w:color="auto"/>
            <w:bottom w:val="none" w:sz="0" w:space="0" w:color="auto"/>
            <w:right w:val="none" w:sz="0" w:space="0" w:color="auto"/>
          </w:divBdr>
        </w:div>
        <w:div w:id="915281718">
          <w:marLeft w:val="480"/>
          <w:marRight w:val="0"/>
          <w:marTop w:val="0"/>
          <w:marBottom w:val="0"/>
          <w:divBdr>
            <w:top w:val="none" w:sz="0" w:space="0" w:color="auto"/>
            <w:left w:val="none" w:sz="0" w:space="0" w:color="auto"/>
            <w:bottom w:val="none" w:sz="0" w:space="0" w:color="auto"/>
            <w:right w:val="none" w:sz="0" w:space="0" w:color="auto"/>
          </w:divBdr>
        </w:div>
        <w:div w:id="166023942">
          <w:marLeft w:val="480"/>
          <w:marRight w:val="0"/>
          <w:marTop w:val="0"/>
          <w:marBottom w:val="0"/>
          <w:divBdr>
            <w:top w:val="none" w:sz="0" w:space="0" w:color="auto"/>
            <w:left w:val="none" w:sz="0" w:space="0" w:color="auto"/>
            <w:bottom w:val="none" w:sz="0" w:space="0" w:color="auto"/>
            <w:right w:val="none" w:sz="0" w:space="0" w:color="auto"/>
          </w:divBdr>
        </w:div>
        <w:div w:id="774331294">
          <w:marLeft w:val="480"/>
          <w:marRight w:val="0"/>
          <w:marTop w:val="0"/>
          <w:marBottom w:val="0"/>
          <w:divBdr>
            <w:top w:val="none" w:sz="0" w:space="0" w:color="auto"/>
            <w:left w:val="none" w:sz="0" w:space="0" w:color="auto"/>
            <w:bottom w:val="none" w:sz="0" w:space="0" w:color="auto"/>
            <w:right w:val="none" w:sz="0" w:space="0" w:color="auto"/>
          </w:divBdr>
        </w:div>
        <w:div w:id="1619295747">
          <w:marLeft w:val="480"/>
          <w:marRight w:val="0"/>
          <w:marTop w:val="0"/>
          <w:marBottom w:val="0"/>
          <w:divBdr>
            <w:top w:val="none" w:sz="0" w:space="0" w:color="auto"/>
            <w:left w:val="none" w:sz="0" w:space="0" w:color="auto"/>
            <w:bottom w:val="none" w:sz="0" w:space="0" w:color="auto"/>
            <w:right w:val="none" w:sz="0" w:space="0" w:color="auto"/>
          </w:divBdr>
        </w:div>
        <w:div w:id="1522861223">
          <w:marLeft w:val="480"/>
          <w:marRight w:val="0"/>
          <w:marTop w:val="0"/>
          <w:marBottom w:val="0"/>
          <w:divBdr>
            <w:top w:val="none" w:sz="0" w:space="0" w:color="auto"/>
            <w:left w:val="none" w:sz="0" w:space="0" w:color="auto"/>
            <w:bottom w:val="none" w:sz="0" w:space="0" w:color="auto"/>
            <w:right w:val="none" w:sz="0" w:space="0" w:color="auto"/>
          </w:divBdr>
        </w:div>
        <w:div w:id="2092198857">
          <w:marLeft w:val="480"/>
          <w:marRight w:val="0"/>
          <w:marTop w:val="0"/>
          <w:marBottom w:val="0"/>
          <w:divBdr>
            <w:top w:val="none" w:sz="0" w:space="0" w:color="auto"/>
            <w:left w:val="none" w:sz="0" w:space="0" w:color="auto"/>
            <w:bottom w:val="none" w:sz="0" w:space="0" w:color="auto"/>
            <w:right w:val="none" w:sz="0" w:space="0" w:color="auto"/>
          </w:divBdr>
        </w:div>
        <w:div w:id="820925412">
          <w:marLeft w:val="480"/>
          <w:marRight w:val="0"/>
          <w:marTop w:val="0"/>
          <w:marBottom w:val="0"/>
          <w:divBdr>
            <w:top w:val="none" w:sz="0" w:space="0" w:color="auto"/>
            <w:left w:val="none" w:sz="0" w:space="0" w:color="auto"/>
            <w:bottom w:val="none" w:sz="0" w:space="0" w:color="auto"/>
            <w:right w:val="none" w:sz="0" w:space="0" w:color="auto"/>
          </w:divBdr>
        </w:div>
        <w:div w:id="76251046">
          <w:marLeft w:val="480"/>
          <w:marRight w:val="0"/>
          <w:marTop w:val="0"/>
          <w:marBottom w:val="0"/>
          <w:divBdr>
            <w:top w:val="none" w:sz="0" w:space="0" w:color="auto"/>
            <w:left w:val="none" w:sz="0" w:space="0" w:color="auto"/>
            <w:bottom w:val="none" w:sz="0" w:space="0" w:color="auto"/>
            <w:right w:val="none" w:sz="0" w:space="0" w:color="auto"/>
          </w:divBdr>
        </w:div>
        <w:div w:id="601913519">
          <w:marLeft w:val="480"/>
          <w:marRight w:val="0"/>
          <w:marTop w:val="0"/>
          <w:marBottom w:val="0"/>
          <w:divBdr>
            <w:top w:val="none" w:sz="0" w:space="0" w:color="auto"/>
            <w:left w:val="none" w:sz="0" w:space="0" w:color="auto"/>
            <w:bottom w:val="none" w:sz="0" w:space="0" w:color="auto"/>
            <w:right w:val="none" w:sz="0" w:space="0" w:color="auto"/>
          </w:divBdr>
        </w:div>
        <w:div w:id="2112356525">
          <w:marLeft w:val="480"/>
          <w:marRight w:val="0"/>
          <w:marTop w:val="0"/>
          <w:marBottom w:val="0"/>
          <w:divBdr>
            <w:top w:val="none" w:sz="0" w:space="0" w:color="auto"/>
            <w:left w:val="none" w:sz="0" w:space="0" w:color="auto"/>
            <w:bottom w:val="none" w:sz="0" w:space="0" w:color="auto"/>
            <w:right w:val="none" w:sz="0" w:space="0" w:color="auto"/>
          </w:divBdr>
        </w:div>
        <w:div w:id="1893996567">
          <w:marLeft w:val="480"/>
          <w:marRight w:val="0"/>
          <w:marTop w:val="0"/>
          <w:marBottom w:val="0"/>
          <w:divBdr>
            <w:top w:val="none" w:sz="0" w:space="0" w:color="auto"/>
            <w:left w:val="none" w:sz="0" w:space="0" w:color="auto"/>
            <w:bottom w:val="none" w:sz="0" w:space="0" w:color="auto"/>
            <w:right w:val="none" w:sz="0" w:space="0" w:color="auto"/>
          </w:divBdr>
        </w:div>
        <w:div w:id="962422889">
          <w:marLeft w:val="480"/>
          <w:marRight w:val="0"/>
          <w:marTop w:val="0"/>
          <w:marBottom w:val="0"/>
          <w:divBdr>
            <w:top w:val="none" w:sz="0" w:space="0" w:color="auto"/>
            <w:left w:val="none" w:sz="0" w:space="0" w:color="auto"/>
            <w:bottom w:val="none" w:sz="0" w:space="0" w:color="auto"/>
            <w:right w:val="none" w:sz="0" w:space="0" w:color="auto"/>
          </w:divBdr>
        </w:div>
        <w:div w:id="543323405">
          <w:marLeft w:val="480"/>
          <w:marRight w:val="0"/>
          <w:marTop w:val="0"/>
          <w:marBottom w:val="0"/>
          <w:divBdr>
            <w:top w:val="none" w:sz="0" w:space="0" w:color="auto"/>
            <w:left w:val="none" w:sz="0" w:space="0" w:color="auto"/>
            <w:bottom w:val="none" w:sz="0" w:space="0" w:color="auto"/>
            <w:right w:val="none" w:sz="0" w:space="0" w:color="auto"/>
          </w:divBdr>
        </w:div>
        <w:div w:id="371661245">
          <w:marLeft w:val="480"/>
          <w:marRight w:val="0"/>
          <w:marTop w:val="0"/>
          <w:marBottom w:val="0"/>
          <w:divBdr>
            <w:top w:val="none" w:sz="0" w:space="0" w:color="auto"/>
            <w:left w:val="none" w:sz="0" w:space="0" w:color="auto"/>
            <w:bottom w:val="none" w:sz="0" w:space="0" w:color="auto"/>
            <w:right w:val="none" w:sz="0" w:space="0" w:color="auto"/>
          </w:divBdr>
        </w:div>
        <w:div w:id="2118937957">
          <w:marLeft w:val="480"/>
          <w:marRight w:val="0"/>
          <w:marTop w:val="0"/>
          <w:marBottom w:val="0"/>
          <w:divBdr>
            <w:top w:val="none" w:sz="0" w:space="0" w:color="auto"/>
            <w:left w:val="none" w:sz="0" w:space="0" w:color="auto"/>
            <w:bottom w:val="none" w:sz="0" w:space="0" w:color="auto"/>
            <w:right w:val="none" w:sz="0" w:space="0" w:color="auto"/>
          </w:divBdr>
        </w:div>
        <w:div w:id="1957132557">
          <w:marLeft w:val="480"/>
          <w:marRight w:val="0"/>
          <w:marTop w:val="0"/>
          <w:marBottom w:val="0"/>
          <w:divBdr>
            <w:top w:val="none" w:sz="0" w:space="0" w:color="auto"/>
            <w:left w:val="none" w:sz="0" w:space="0" w:color="auto"/>
            <w:bottom w:val="none" w:sz="0" w:space="0" w:color="auto"/>
            <w:right w:val="none" w:sz="0" w:space="0" w:color="auto"/>
          </w:divBdr>
        </w:div>
        <w:div w:id="437456054">
          <w:marLeft w:val="480"/>
          <w:marRight w:val="0"/>
          <w:marTop w:val="0"/>
          <w:marBottom w:val="0"/>
          <w:divBdr>
            <w:top w:val="none" w:sz="0" w:space="0" w:color="auto"/>
            <w:left w:val="none" w:sz="0" w:space="0" w:color="auto"/>
            <w:bottom w:val="none" w:sz="0" w:space="0" w:color="auto"/>
            <w:right w:val="none" w:sz="0" w:space="0" w:color="auto"/>
          </w:divBdr>
        </w:div>
        <w:div w:id="741369657">
          <w:marLeft w:val="480"/>
          <w:marRight w:val="0"/>
          <w:marTop w:val="0"/>
          <w:marBottom w:val="0"/>
          <w:divBdr>
            <w:top w:val="none" w:sz="0" w:space="0" w:color="auto"/>
            <w:left w:val="none" w:sz="0" w:space="0" w:color="auto"/>
            <w:bottom w:val="none" w:sz="0" w:space="0" w:color="auto"/>
            <w:right w:val="none" w:sz="0" w:space="0" w:color="auto"/>
          </w:divBdr>
        </w:div>
        <w:div w:id="607203668">
          <w:marLeft w:val="480"/>
          <w:marRight w:val="0"/>
          <w:marTop w:val="0"/>
          <w:marBottom w:val="0"/>
          <w:divBdr>
            <w:top w:val="none" w:sz="0" w:space="0" w:color="auto"/>
            <w:left w:val="none" w:sz="0" w:space="0" w:color="auto"/>
            <w:bottom w:val="none" w:sz="0" w:space="0" w:color="auto"/>
            <w:right w:val="none" w:sz="0" w:space="0" w:color="auto"/>
          </w:divBdr>
        </w:div>
        <w:div w:id="2123452681">
          <w:marLeft w:val="480"/>
          <w:marRight w:val="0"/>
          <w:marTop w:val="0"/>
          <w:marBottom w:val="0"/>
          <w:divBdr>
            <w:top w:val="none" w:sz="0" w:space="0" w:color="auto"/>
            <w:left w:val="none" w:sz="0" w:space="0" w:color="auto"/>
            <w:bottom w:val="none" w:sz="0" w:space="0" w:color="auto"/>
            <w:right w:val="none" w:sz="0" w:space="0" w:color="auto"/>
          </w:divBdr>
        </w:div>
        <w:div w:id="1690325892">
          <w:marLeft w:val="480"/>
          <w:marRight w:val="0"/>
          <w:marTop w:val="0"/>
          <w:marBottom w:val="0"/>
          <w:divBdr>
            <w:top w:val="none" w:sz="0" w:space="0" w:color="auto"/>
            <w:left w:val="none" w:sz="0" w:space="0" w:color="auto"/>
            <w:bottom w:val="none" w:sz="0" w:space="0" w:color="auto"/>
            <w:right w:val="none" w:sz="0" w:space="0" w:color="auto"/>
          </w:divBdr>
        </w:div>
        <w:div w:id="365449170">
          <w:marLeft w:val="480"/>
          <w:marRight w:val="0"/>
          <w:marTop w:val="0"/>
          <w:marBottom w:val="0"/>
          <w:divBdr>
            <w:top w:val="none" w:sz="0" w:space="0" w:color="auto"/>
            <w:left w:val="none" w:sz="0" w:space="0" w:color="auto"/>
            <w:bottom w:val="none" w:sz="0" w:space="0" w:color="auto"/>
            <w:right w:val="none" w:sz="0" w:space="0" w:color="auto"/>
          </w:divBdr>
        </w:div>
        <w:div w:id="1030256343">
          <w:marLeft w:val="480"/>
          <w:marRight w:val="0"/>
          <w:marTop w:val="0"/>
          <w:marBottom w:val="0"/>
          <w:divBdr>
            <w:top w:val="none" w:sz="0" w:space="0" w:color="auto"/>
            <w:left w:val="none" w:sz="0" w:space="0" w:color="auto"/>
            <w:bottom w:val="none" w:sz="0" w:space="0" w:color="auto"/>
            <w:right w:val="none" w:sz="0" w:space="0" w:color="auto"/>
          </w:divBdr>
        </w:div>
        <w:div w:id="1248804951">
          <w:marLeft w:val="480"/>
          <w:marRight w:val="0"/>
          <w:marTop w:val="0"/>
          <w:marBottom w:val="0"/>
          <w:divBdr>
            <w:top w:val="none" w:sz="0" w:space="0" w:color="auto"/>
            <w:left w:val="none" w:sz="0" w:space="0" w:color="auto"/>
            <w:bottom w:val="none" w:sz="0" w:space="0" w:color="auto"/>
            <w:right w:val="none" w:sz="0" w:space="0" w:color="auto"/>
          </w:divBdr>
        </w:div>
        <w:div w:id="1665741445">
          <w:marLeft w:val="480"/>
          <w:marRight w:val="0"/>
          <w:marTop w:val="0"/>
          <w:marBottom w:val="0"/>
          <w:divBdr>
            <w:top w:val="none" w:sz="0" w:space="0" w:color="auto"/>
            <w:left w:val="none" w:sz="0" w:space="0" w:color="auto"/>
            <w:bottom w:val="none" w:sz="0" w:space="0" w:color="auto"/>
            <w:right w:val="none" w:sz="0" w:space="0" w:color="auto"/>
          </w:divBdr>
        </w:div>
        <w:div w:id="961495971">
          <w:marLeft w:val="480"/>
          <w:marRight w:val="0"/>
          <w:marTop w:val="0"/>
          <w:marBottom w:val="0"/>
          <w:divBdr>
            <w:top w:val="none" w:sz="0" w:space="0" w:color="auto"/>
            <w:left w:val="none" w:sz="0" w:space="0" w:color="auto"/>
            <w:bottom w:val="none" w:sz="0" w:space="0" w:color="auto"/>
            <w:right w:val="none" w:sz="0" w:space="0" w:color="auto"/>
          </w:divBdr>
        </w:div>
      </w:divsChild>
    </w:div>
    <w:div w:id="1406420180">
      <w:bodyDiv w:val="1"/>
      <w:marLeft w:val="0"/>
      <w:marRight w:val="0"/>
      <w:marTop w:val="0"/>
      <w:marBottom w:val="0"/>
      <w:divBdr>
        <w:top w:val="none" w:sz="0" w:space="0" w:color="auto"/>
        <w:left w:val="none" w:sz="0" w:space="0" w:color="auto"/>
        <w:bottom w:val="none" w:sz="0" w:space="0" w:color="auto"/>
        <w:right w:val="none" w:sz="0" w:space="0" w:color="auto"/>
      </w:divBdr>
    </w:div>
    <w:div w:id="1406489198">
      <w:bodyDiv w:val="1"/>
      <w:marLeft w:val="0"/>
      <w:marRight w:val="0"/>
      <w:marTop w:val="0"/>
      <w:marBottom w:val="0"/>
      <w:divBdr>
        <w:top w:val="none" w:sz="0" w:space="0" w:color="auto"/>
        <w:left w:val="none" w:sz="0" w:space="0" w:color="auto"/>
        <w:bottom w:val="none" w:sz="0" w:space="0" w:color="auto"/>
        <w:right w:val="none" w:sz="0" w:space="0" w:color="auto"/>
      </w:divBdr>
    </w:div>
    <w:div w:id="1406492408">
      <w:bodyDiv w:val="1"/>
      <w:marLeft w:val="0"/>
      <w:marRight w:val="0"/>
      <w:marTop w:val="0"/>
      <w:marBottom w:val="0"/>
      <w:divBdr>
        <w:top w:val="none" w:sz="0" w:space="0" w:color="auto"/>
        <w:left w:val="none" w:sz="0" w:space="0" w:color="auto"/>
        <w:bottom w:val="none" w:sz="0" w:space="0" w:color="auto"/>
        <w:right w:val="none" w:sz="0" w:space="0" w:color="auto"/>
      </w:divBdr>
    </w:div>
    <w:div w:id="1406731158">
      <w:bodyDiv w:val="1"/>
      <w:marLeft w:val="0"/>
      <w:marRight w:val="0"/>
      <w:marTop w:val="0"/>
      <w:marBottom w:val="0"/>
      <w:divBdr>
        <w:top w:val="none" w:sz="0" w:space="0" w:color="auto"/>
        <w:left w:val="none" w:sz="0" w:space="0" w:color="auto"/>
        <w:bottom w:val="none" w:sz="0" w:space="0" w:color="auto"/>
        <w:right w:val="none" w:sz="0" w:space="0" w:color="auto"/>
      </w:divBdr>
    </w:div>
    <w:div w:id="1406798720">
      <w:bodyDiv w:val="1"/>
      <w:marLeft w:val="0"/>
      <w:marRight w:val="0"/>
      <w:marTop w:val="0"/>
      <w:marBottom w:val="0"/>
      <w:divBdr>
        <w:top w:val="none" w:sz="0" w:space="0" w:color="auto"/>
        <w:left w:val="none" w:sz="0" w:space="0" w:color="auto"/>
        <w:bottom w:val="none" w:sz="0" w:space="0" w:color="auto"/>
        <w:right w:val="none" w:sz="0" w:space="0" w:color="auto"/>
      </w:divBdr>
    </w:div>
    <w:div w:id="1407024272">
      <w:bodyDiv w:val="1"/>
      <w:marLeft w:val="0"/>
      <w:marRight w:val="0"/>
      <w:marTop w:val="0"/>
      <w:marBottom w:val="0"/>
      <w:divBdr>
        <w:top w:val="none" w:sz="0" w:space="0" w:color="auto"/>
        <w:left w:val="none" w:sz="0" w:space="0" w:color="auto"/>
        <w:bottom w:val="none" w:sz="0" w:space="0" w:color="auto"/>
        <w:right w:val="none" w:sz="0" w:space="0" w:color="auto"/>
      </w:divBdr>
    </w:div>
    <w:div w:id="1407462368">
      <w:bodyDiv w:val="1"/>
      <w:marLeft w:val="0"/>
      <w:marRight w:val="0"/>
      <w:marTop w:val="0"/>
      <w:marBottom w:val="0"/>
      <w:divBdr>
        <w:top w:val="none" w:sz="0" w:space="0" w:color="auto"/>
        <w:left w:val="none" w:sz="0" w:space="0" w:color="auto"/>
        <w:bottom w:val="none" w:sz="0" w:space="0" w:color="auto"/>
        <w:right w:val="none" w:sz="0" w:space="0" w:color="auto"/>
      </w:divBdr>
    </w:div>
    <w:div w:id="1408192485">
      <w:bodyDiv w:val="1"/>
      <w:marLeft w:val="0"/>
      <w:marRight w:val="0"/>
      <w:marTop w:val="0"/>
      <w:marBottom w:val="0"/>
      <w:divBdr>
        <w:top w:val="none" w:sz="0" w:space="0" w:color="auto"/>
        <w:left w:val="none" w:sz="0" w:space="0" w:color="auto"/>
        <w:bottom w:val="none" w:sz="0" w:space="0" w:color="auto"/>
        <w:right w:val="none" w:sz="0" w:space="0" w:color="auto"/>
      </w:divBdr>
      <w:divsChild>
        <w:div w:id="1249121522">
          <w:marLeft w:val="0"/>
          <w:marRight w:val="0"/>
          <w:marTop w:val="0"/>
          <w:marBottom w:val="0"/>
          <w:divBdr>
            <w:top w:val="none" w:sz="0" w:space="0" w:color="auto"/>
            <w:left w:val="none" w:sz="0" w:space="0" w:color="auto"/>
            <w:bottom w:val="none" w:sz="0" w:space="0" w:color="auto"/>
            <w:right w:val="none" w:sz="0" w:space="0" w:color="auto"/>
          </w:divBdr>
        </w:div>
        <w:div w:id="318386283">
          <w:marLeft w:val="0"/>
          <w:marRight w:val="0"/>
          <w:marTop w:val="0"/>
          <w:marBottom w:val="0"/>
          <w:divBdr>
            <w:top w:val="none" w:sz="0" w:space="0" w:color="auto"/>
            <w:left w:val="none" w:sz="0" w:space="0" w:color="auto"/>
            <w:bottom w:val="none" w:sz="0" w:space="0" w:color="auto"/>
            <w:right w:val="none" w:sz="0" w:space="0" w:color="auto"/>
          </w:divBdr>
        </w:div>
        <w:div w:id="293871064">
          <w:marLeft w:val="0"/>
          <w:marRight w:val="0"/>
          <w:marTop w:val="0"/>
          <w:marBottom w:val="0"/>
          <w:divBdr>
            <w:top w:val="none" w:sz="0" w:space="0" w:color="auto"/>
            <w:left w:val="none" w:sz="0" w:space="0" w:color="auto"/>
            <w:bottom w:val="none" w:sz="0" w:space="0" w:color="auto"/>
            <w:right w:val="none" w:sz="0" w:space="0" w:color="auto"/>
          </w:divBdr>
        </w:div>
        <w:div w:id="1998798077">
          <w:marLeft w:val="0"/>
          <w:marRight w:val="0"/>
          <w:marTop w:val="0"/>
          <w:marBottom w:val="0"/>
          <w:divBdr>
            <w:top w:val="none" w:sz="0" w:space="0" w:color="auto"/>
            <w:left w:val="none" w:sz="0" w:space="0" w:color="auto"/>
            <w:bottom w:val="none" w:sz="0" w:space="0" w:color="auto"/>
            <w:right w:val="none" w:sz="0" w:space="0" w:color="auto"/>
          </w:divBdr>
        </w:div>
        <w:div w:id="1103182621">
          <w:marLeft w:val="0"/>
          <w:marRight w:val="0"/>
          <w:marTop w:val="0"/>
          <w:marBottom w:val="0"/>
          <w:divBdr>
            <w:top w:val="none" w:sz="0" w:space="0" w:color="auto"/>
            <w:left w:val="none" w:sz="0" w:space="0" w:color="auto"/>
            <w:bottom w:val="none" w:sz="0" w:space="0" w:color="auto"/>
            <w:right w:val="none" w:sz="0" w:space="0" w:color="auto"/>
          </w:divBdr>
        </w:div>
        <w:div w:id="1576818300">
          <w:marLeft w:val="0"/>
          <w:marRight w:val="0"/>
          <w:marTop w:val="0"/>
          <w:marBottom w:val="0"/>
          <w:divBdr>
            <w:top w:val="none" w:sz="0" w:space="0" w:color="auto"/>
            <w:left w:val="none" w:sz="0" w:space="0" w:color="auto"/>
            <w:bottom w:val="none" w:sz="0" w:space="0" w:color="auto"/>
            <w:right w:val="none" w:sz="0" w:space="0" w:color="auto"/>
          </w:divBdr>
        </w:div>
        <w:div w:id="5904760">
          <w:marLeft w:val="0"/>
          <w:marRight w:val="0"/>
          <w:marTop w:val="0"/>
          <w:marBottom w:val="0"/>
          <w:divBdr>
            <w:top w:val="none" w:sz="0" w:space="0" w:color="auto"/>
            <w:left w:val="none" w:sz="0" w:space="0" w:color="auto"/>
            <w:bottom w:val="none" w:sz="0" w:space="0" w:color="auto"/>
            <w:right w:val="none" w:sz="0" w:space="0" w:color="auto"/>
          </w:divBdr>
        </w:div>
        <w:div w:id="384256620">
          <w:marLeft w:val="0"/>
          <w:marRight w:val="0"/>
          <w:marTop w:val="0"/>
          <w:marBottom w:val="0"/>
          <w:divBdr>
            <w:top w:val="none" w:sz="0" w:space="0" w:color="auto"/>
            <w:left w:val="none" w:sz="0" w:space="0" w:color="auto"/>
            <w:bottom w:val="none" w:sz="0" w:space="0" w:color="auto"/>
            <w:right w:val="none" w:sz="0" w:space="0" w:color="auto"/>
          </w:divBdr>
        </w:div>
        <w:div w:id="793719264">
          <w:marLeft w:val="0"/>
          <w:marRight w:val="0"/>
          <w:marTop w:val="0"/>
          <w:marBottom w:val="0"/>
          <w:divBdr>
            <w:top w:val="none" w:sz="0" w:space="0" w:color="auto"/>
            <w:left w:val="none" w:sz="0" w:space="0" w:color="auto"/>
            <w:bottom w:val="none" w:sz="0" w:space="0" w:color="auto"/>
            <w:right w:val="none" w:sz="0" w:space="0" w:color="auto"/>
          </w:divBdr>
        </w:div>
        <w:div w:id="1920402585">
          <w:marLeft w:val="0"/>
          <w:marRight w:val="0"/>
          <w:marTop w:val="0"/>
          <w:marBottom w:val="0"/>
          <w:divBdr>
            <w:top w:val="none" w:sz="0" w:space="0" w:color="auto"/>
            <w:left w:val="none" w:sz="0" w:space="0" w:color="auto"/>
            <w:bottom w:val="none" w:sz="0" w:space="0" w:color="auto"/>
            <w:right w:val="none" w:sz="0" w:space="0" w:color="auto"/>
          </w:divBdr>
        </w:div>
        <w:div w:id="1725835171">
          <w:marLeft w:val="0"/>
          <w:marRight w:val="0"/>
          <w:marTop w:val="0"/>
          <w:marBottom w:val="0"/>
          <w:divBdr>
            <w:top w:val="none" w:sz="0" w:space="0" w:color="auto"/>
            <w:left w:val="none" w:sz="0" w:space="0" w:color="auto"/>
            <w:bottom w:val="none" w:sz="0" w:space="0" w:color="auto"/>
            <w:right w:val="none" w:sz="0" w:space="0" w:color="auto"/>
          </w:divBdr>
        </w:div>
        <w:div w:id="700521042">
          <w:marLeft w:val="0"/>
          <w:marRight w:val="0"/>
          <w:marTop w:val="0"/>
          <w:marBottom w:val="0"/>
          <w:divBdr>
            <w:top w:val="none" w:sz="0" w:space="0" w:color="auto"/>
            <w:left w:val="none" w:sz="0" w:space="0" w:color="auto"/>
            <w:bottom w:val="none" w:sz="0" w:space="0" w:color="auto"/>
            <w:right w:val="none" w:sz="0" w:space="0" w:color="auto"/>
          </w:divBdr>
        </w:div>
        <w:div w:id="1189755500">
          <w:marLeft w:val="0"/>
          <w:marRight w:val="0"/>
          <w:marTop w:val="0"/>
          <w:marBottom w:val="0"/>
          <w:divBdr>
            <w:top w:val="none" w:sz="0" w:space="0" w:color="auto"/>
            <w:left w:val="none" w:sz="0" w:space="0" w:color="auto"/>
            <w:bottom w:val="none" w:sz="0" w:space="0" w:color="auto"/>
            <w:right w:val="none" w:sz="0" w:space="0" w:color="auto"/>
          </w:divBdr>
        </w:div>
        <w:div w:id="1573811375">
          <w:marLeft w:val="0"/>
          <w:marRight w:val="0"/>
          <w:marTop w:val="0"/>
          <w:marBottom w:val="0"/>
          <w:divBdr>
            <w:top w:val="none" w:sz="0" w:space="0" w:color="auto"/>
            <w:left w:val="none" w:sz="0" w:space="0" w:color="auto"/>
            <w:bottom w:val="none" w:sz="0" w:space="0" w:color="auto"/>
            <w:right w:val="none" w:sz="0" w:space="0" w:color="auto"/>
          </w:divBdr>
        </w:div>
        <w:div w:id="333341794">
          <w:marLeft w:val="0"/>
          <w:marRight w:val="0"/>
          <w:marTop w:val="0"/>
          <w:marBottom w:val="0"/>
          <w:divBdr>
            <w:top w:val="none" w:sz="0" w:space="0" w:color="auto"/>
            <w:left w:val="none" w:sz="0" w:space="0" w:color="auto"/>
            <w:bottom w:val="none" w:sz="0" w:space="0" w:color="auto"/>
            <w:right w:val="none" w:sz="0" w:space="0" w:color="auto"/>
          </w:divBdr>
        </w:div>
        <w:div w:id="955908226">
          <w:marLeft w:val="0"/>
          <w:marRight w:val="0"/>
          <w:marTop w:val="0"/>
          <w:marBottom w:val="0"/>
          <w:divBdr>
            <w:top w:val="none" w:sz="0" w:space="0" w:color="auto"/>
            <w:left w:val="none" w:sz="0" w:space="0" w:color="auto"/>
            <w:bottom w:val="none" w:sz="0" w:space="0" w:color="auto"/>
            <w:right w:val="none" w:sz="0" w:space="0" w:color="auto"/>
          </w:divBdr>
        </w:div>
        <w:div w:id="204489303">
          <w:marLeft w:val="0"/>
          <w:marRight w:val="0"/>
          <w:marTop w:val="0"/>
          <w:marBottom w:val="0"/>
          <w:divBdr>
            <w:top w:val="none" w:sz="0" w:space="0" w:color="auto"/>
            <w:left w:val="none" w:sz="0" w:space="0" w:color="auto"/>
            <w:bottom w:val="none" w:sz="0" w:space="0" w:color="auto"/>
            <w:right w:val="none" w:sz="0" w:space="0" w:color="auto"/>
          </w:divBdr>
        </w:div>
        <w:div w:id="559824256">
          <w:marLeft w:val="0"/>
          <w:marRight w:val="0"/>
          <w:marTop w:val="0"/>
          <w:marBottom w:val="0"/>
          <w:divBdr>
            <w:top w:val="none" w:sz="0" w:space="0" w:color="auto"/>
            <w:left w:val="none" w:sz="0" w:space="0" w:color="auto"/>
            <w:bottom w:val="none" w:sz="0" w:space="0" w:color="auto"/>
            <w:right w:val="none" w:sz="0" w:space="0" w:color="auto"/>
          </w:divBdr>
        </w:div>
        <w:div w:id="1613592172">
          <w:marLeft w:val="0"/>
          <w:marRight w:val="0"/>
          <w:marTop w:val="0"/>
          <w:marBottom w:val="0"/>
          <w:divBdr>
            <w:top w:val="none" w:sz="0" w:space="0" w:color="auto"/>
            <w:left w:val="none" w:sz="0" w:space="0" w:color="auto"/>
            <w:bottom w:val="none" w:sz="0" w:space="0" w:color="auto"/>
            <w:right w:val="none" w:sz="0" w:space="0" w:color="auto"/>
          </w:divBdr>
        </w:div>
        <w:div w:id="643240541">
          <w:marLeft w:val="0"/>
          <w:marRight w:val="0"/>
          <w:marTop w:val="0"/>
          <w:marBottom w:val="0"/>
          <w:divBdr>
            <w:top w:val="none" w:sz="0" w:space="0" w:color="auto"/>
            <w:left w:val="none" w:sz="0" w:space="0" w:color="auto"/>
            <w:bottom w:val="none" w:sz="0" w:space="0" w:color="auto"/>
            <w:right w:val="none" w:sz="0" w:space="0" w:color="auto"/>
          </w:divBdr>
        </w:div>
        <w:div w:id="16396945">
          <w:marLeft w:val="0"/>
          <w:marRight w:val="0"/>
          <w:marTop w:val="0"/>
          <w:marBottom w:val="0"/>
          <w:divBdr>
            <w:top w:val="none" w:sz="0" w:space="0" w:color="auto"/>
            <w:left w:val="none" w:sz="0" w:space="0" w:color="auto"/>
            <w:bottom w:val="none" w:sz="0" w:space="0" w:color="auto"/>
            <w:right w:val="none" w:sz="0" w:space="0" w:color="auto"/>
          </w:divBdr>
        </w:div>
        <w:div w:id="2128111777">
          <w:marLeft w:val="0"/>
          <w:marRight w:val="0"/>
          <w:marTop w:val="0"/>
          <w:marBottom w:val="0"/>
          <w:divBdr>
            <w:top w:val="none" w:sz="0" w:space="0" w:color="auto"/>
            <w:left w:val="none" w:sz="0" w:space="0" w:color="auto"/>
            <w:bottom w:val="none" w:sz="0" w:space="0" w:color="auto"/>
            <w:right w:val="none" w:sz="0" w:space="0" w:color="auto"/>
          </w:divBdr>
        </w:div>
        <w:div w:id="386414906">
          <w:marLeft w:val="0"/>
          <w:marRight w:val="0"/>
          <w:marTop w:val="0"/>
          <w:marBottom w:val="0"/>
          <w:divBdr>
            <w:top w:val="none" w:sz="0" w:space="0" w:color="auto"/>
            <w:left w:val="none" w:sz="0" w:space="0" w:color="auto"/>
            <w:bottom w:val="none" w:sz="0" w:space="0" w:color="auto"/>
            <w:right w:val="none" w:sz="0" w:space="0" w:color="auto"/>
          </w:divBdr>
        </w:div>
        <w:div w:id="2111077745">
          <w:marLeft w:val="0"/>
          <w:marRight w:val="0"/>
          <w:marTop w:val="0"/>
          <w:marBottom w:val="0"/>
          <w:divBdr>
            <w:top w:val="none" w:sz="0" w:space="0" w:color="auto"/>
            <w:left w:val="none" w:sz="0" w:space="0" w:color="auto"/>
            <w:bottom w:val="none" w:sz="0" w:space="0" w:color="auto"/>
            <w:right w:val="none" w:sz="0" w:space="0" w:color="auto"/>
          </w:divBdr>
        </w:div>
        <w:div w:id="279454258">
          <w:marLeft w:val="0"/>
          <w:marRight w:val="0"/>
          <w:marTop w:val="0"/>
          <w:marBottom w:val="0"/>
          <w:divBdr>
            <w:top w:val="none" w:sz="0" w:space="0" w:color="auto"/>
            <w:left w:val="none" w:sz="0" w:space="0" w:color="auto"/>
            <w:bottom w:val="none" w:sz="0" w:space="0" w:color="auto"/>
            <w:right w:val="none" w:sz="0" w:space="0" w:color="auto"/>
          </w:divBdr>
        </w:div>
        <w:div w:id="1468082171">
          <w:marLeft w:val="0"/>
          <w:marRight w:val="0"/>
          <w:marTop w:val="0"/>
          <w:marBottom w:val="0"/>
          <w:divBdr>
            <w:top w:val="none" w:sz="0" w:space="0" w:color="auto"/>
            <w:left w:val="none" w:sz="0" w:space="0" w:color="auto"/>
            <w:bottom w:val="none" w:sz="0" w:space="0" w:color="auto"/>
            <w:right w:val="none" w:sz="0" w:space="0" w:color="auto"/>
          </w:divBdr>
        </w:div>
        <w:div w:id="1433745510">
          <w:marLeft w:val="0"/>
          <w:marRight w:val="0"/>
          <w:marTop w:val="0"/>
          <w:marBottom w:val="0"/>
          <w:divBdr>
            <w:top w:val="none" w:sz="0" w:space="0" w:color="auto"/>
            <w:left w:val="none" w:sz="0" w:space="0" w:color="auto"/>
            <w:bottom w:val="none" w:sz="0" w:space="0" w:color="auto"/>
            <w:right w:val="none" w:sz="0" w:space="0" w:color="auto"/>
          </w:divBdr>
        </w:div>
        <w:div w:id="841623873">
          <w:marLeft w:val="0"/>
          <w:marRight w:val="0"/>
          <w:marTop w:val="0"/>
          <w:marBottom w:val="0"/>
          <w:divBdr>
            <w:top w:val="none" w:sz="0" w:space="0" w:color="auto"/>
            <w:left w:val="none" w:sz="0" w:space="0" w:color="auto"/>
            <w:bottom w:val="none" w:sz="0" w:space="0" w:color="auto"/>
            <w:right w:val="none" w:sz="0" w:space="0" w:color="auto"/>
          </w:divBdr>
        </w:div>
        <w:div w:id="888877372">
          <w:marLeft w:val="0"/>
          <w:marRight w:val="0"/>
          <w:marTop w:val="0"/>
          <w:marBottom w:val="0"/>
          <w:divBdr>
            <w:top w:val="none" w:sz="0" w:space="0" w:color="auto"/>
            <w:left w:val="none" w:sz="0" w:space="0" w:color="auto"/>
            <w:bottom w:val="none" w:sz="0" w:space="0" w:color="auto"/>
            <w:right w:val="none" w:sz="0" w:space="0" w:color="auto"/>
          </w:divBdr>
        </w:div>
        <w:div w:id="1664044620">
          <w:marLeft w:val="0"/>
          <w:marRight w:val="0"/>
          <w:marTop w:val="0"/>
          <w:marBottom w:val="0"/>
          <w:divBdr>
            <w:top w:val="none" w:sz="0" w:space="0" w:color="auto"/>
            <w:left w:val="none" w:sz="0" w:space="0" w:color="auto"/>
            <w:bottom w:val="none" w:sz="0" w:space="0" w:color="auto"/>
            <w:right w:val="none" w:sz="0" w:space="0" w:color="auto"/>
          </w:divBdr>
        </w:div>
        <w:div w:id="1197960613">
          <w:marLeft w:val="0"/>
          <w:marRight w:val="0"/>
          <w:marTop w:val="0"/>
          <w:marBottom w:val="0"/>
          <w:divBdr>
            <w:top w:val="none" w:sz="0" w:space="0" w:color="auto"/>
            <w:left w:val="none" w:sz="0" w:space="0" w:color="auto"/>
            <w:bottom w:val="none" w:sz="0" w:space="0" w:color="auto"/>
            <w:right w:val="none" w:sz="0" w:space="0" w:color="auto"/>
          </w:divBdr>
        </w:div>
        <w:div w:id="2120877145">
          <w:marLeft w:val="0"/>
          <w:marRight w:val="0"/>
          <w:marTop w:val="0"/>
          <w:marBottom w:val="0"/>
          <w:divBdr>
            <w:top w:val="none" w:sz="0" w:space="0" w:color="auto"/>
            <w:left w:val="none" w:sz="0" w:space="0" w:color="auto"/>
            <w:bottom w:val="none" w:sz="0" w:space="0" w:color="auto"/>
            <w:right w:val="none" w:sz="0" w:space="0" w:color="auto"/>
          </w:divBdr>
        </w:div>
        <w:div w:id="1211306122">
          <w:marLeft w:val="0"/>
          <w:marRight w:val="0"/>
          <w:marTop w:val="0"/>
          <w:marBottom w:val="0"/>
          <w:divBdr>
            <w:top w:val="none" w:sz="0" w:space="0" w:color="auto"/>
            <w:left w:val="none" w:sz="0" w:space="0" w:color="auto"/>
            <w:bottom w:val="none" w:sz="0" w:space="0" w:color="auto"/>
            <w:right w:val="none" w:sz="0" w:space="0" w:color="auto"/>
          </w:divBdr>
        </w:div>
        <w:div w:id="217211234">
          <w:marLeft w:val="0"/>
          <w:marRight w:val="0"/>
          <w:marTop w:val="0"/>
          <w:marBottom w:val="0"/>
          <w:divBdr>
            <w:top w:val="none" w:sz="0" w:space="0" w:color="auto"/>
            <w:left w:val="none" w:sz="0" w:space="0" w:color="auto"/>
            <w:bottom w:val="none" w:sz="0" w:space="0" w:color="auto"/>
            <w:right w:val="none" w:sz="0" w:space="0" w:color="auto"/>
          </w:divBdr>
        </w:div>
        <w:div w:id="242761852">
          <w:marLeft w:val="0"/>
          <w:marRight w:val="0"/>
          <w:marTop w:val="0"/>
          <w:marBottom w:val="0"/>
          <w:divBdr>
            <w:top w:val="none" w:sz="0" w:space="0" w:color="auto"/>
            <w:left w:val="none" w:sz="0" w:space="0" w:color="auto"/>
            <w:bottom w:val="none" w:sz="0" w:space="0" w:color="auto"/>
            <w:right w:val="none" w:sz="0" w:space="0" w:color="auto"/>
          </w:divBdr>
        </w:div>
        <w:div w:id="2111242443">
          <w:marLeft w:val="0"/>
          <w:marRight w:val="0"/>
          <w:marTop w:val="0"/>
          <w:marBottom w:val="0"/>
          <w:divBdr>
            <w:top w:val="none" w:sz="0" w:space="0" w:color="auto"/>
            <w:left w:val="none" w:sz="0" w:space="0" w:color="auto"/>
            <w:bottom w:val="none" w:sz="0" w:space="0" w:color="auto"/>
            <w:right w:val="none" w:sz="0" w:space="0" w:color="auto"/>
          </w:divBdr>
        </w:div>
        <w:div w:id="2083407198">
          <w:marLeft w:val="0"/>
          <w:marRight w:val="0"/>
          <w:marTop w:val="0"/>
          <w:marBottom w:val="0"/>
          <w:divBdr>
            <w:top w:val="none" w:sz="0" w:space="0" w:color="auto"/>
            <w:left w:val="none" w:sz="0" w:space="0" w:color="auto"/>
            <w:bottom w:val="none" w:sz="0" w:space="0" w:color="auto"/>
            <w:right w:val="none" w:sz="0" w:space="0" w:color="auto"/>
          </w:divBdr>
        </w:div>
        <w:div w:id="1288438973">
          <w:marLeft w:val="0"/>
          <w:marRight w:val="0"/>
          <w:marTop w:val="0"/>
          <w:marBottom w:val="0"/>
          <w:divBdr>
            <w:top w:val="none" w:sz="0" w:space="0" w:color="auto"/>
            <w:left w:val="none" w:sz="0" w:space="0" w:color="auto"/>
            <w:bottom w:val="none" w:sz="0" w:space="0" w:color="auto"/>
            <w:right w:val="none" w:sz="0" w:space="0" w:color="auto"/>
          </w:divBdr>
        </w:div>
        <w:div w:id="1515147624">
          <w:marLeft w:val="0"/>
          <w:marRight w:val="0"/>
          <w:marTop w:val="0"/>
          <w:marBottom w:val="0"/>
          <w:divBdr>
            <w:top w:val="none" w:sz="0" w:space="0" w:color="auto"/>
            <w:left w:val="none" w:sz="0" w:space="0" w:color="auto"/>
            <w:bottom w:val="none" w:sz="0" w:space="0" w:color="auto"/>
            <w:right w:val="none" w:sz="0" w:space="0" w:color="auto"/>
          </w:divBdr>
        </w:div>
        <w:div w:id="867183381">
          <w:marLeft w:val="0"/>
          <w:marRight w:val="0"/>
          <w:marTop w:val="0"/>
          <w:marBottom w:val="0"/>
          <w:divBdr>
            <w:top w:val="none" w:sz="0" w:space="0" w:color="auto"/>
            <w:left w:val="none" w:sz="0" w:space="0" w:color="auto"/>
            <w:bottom w:val="none" w:sz="0" w:space="0" w:color="auto"/>
            <w:right w:val="none" w:sz="0" w:space="0" w:color="auto"/>
          </w:divBdr>
        </w:div>
        <w:div w:id="1489515786">
          <w:marLeft w:val="0"/>
          <w:marRight w:val="0"/>
          <w:marTop w:val="0"/>
          <w:marBottom w:val="0"/>
          <w:divBdr>
            <w:top w:val="none" w:sz="0" w:space="0" w:color="auto"/>
            <w:left w:val="none" w:sz="0" w:space="0" w:color="auto"/>
            <w:bottom w:val="none" w:sz="0" w:space="0" w:color="auto"/>
            <w:right w:val="none" w:sz="0" w:space="0" w:color="auto"/>
          </w:divBdr>
        </w:div>
        <w:div w:id="1287852677">
          <w:marLeft w:val="0"/>
          <w:marRight w:val="0"/>
          <w:marTop w:val="0"/>
          <w:marBottom w:val="0"/>
          <w:divBdr>
            <w:top w:val="none" w:sz="0" w:space="0" w:color="auto"/>
            <w:left w:val="none" w:sz="0" w:space="0" w:color="auto"/>
            <w:bottom w:val="none" w:sz="0" w:space="0" w:color="auto"/>
            <w:right w:val="none" w:sz="0" w:space="0" w:color="auto"/>
          </w:divBdr>
        </w:div>
        <w:div w:id="232862602">
          <w:marLeft w:val="0"/>
          <w:marRight w:val="0"/>
          <w:marTop w:val="0"/>
          <w:marBottom w:val="0"/>
          <w:divBdr>
            <w:top w:val="none" w:sz="0" w:space="0" w:color="auto"/>
            <w:left w:val="none" w:sz="0" w:space="0" w:color="auto"/>
            <w:bottom w:val="none" w:sz="0" w:space="0" w:color="auto"/>
            <w:right w:val="none" w:sz="0" w:space="0" w:color="auto"/>
          </w:divBdr>
        </w:div>
      </w:divsChild>
    </w:div>
    <w:div w:id="1408532428">
      <w:bodyDiv w:val="1"/>
      <w:marLeft w:val="0"/>
      <w:marRight w:val="0"/>
      <w:marTop w:val="0"/>
      <w:marBottom w:val="0"/>
      <w:divBdr>
        <w:top w:val="none" w:sz="0" w:space="0" w:color="auto"/>
        <w:left w:val="none" w:sz="0" w:space="0" w:color="auto"/>
        <w:bottom w:val="none" w:sz="0" w:space="0" w:color="auto"/>
        <w:right w:val="none" w:sz="0" w:space="0" w:color="auto"/>
      </w:divBdr>
    </w:div>
    <w:div w:id="1409771486">
      <w:bodyDiv w:val="1"/>
      <w:marLeft w:val="0"/>
      <w:marRight w:val="0"/>
      <w:marTop w:val="0"/>
      <w:marBottom w:val="0"/>
      <w:divBdr>
        <w:top w:val="none" w:sz="0" w:space="0" w:color="auto"/>
        <w:left w:val="none" w:sz="0" w:space="0" w:color="auto"/>
        <w:bottom w:val="none" w:sz="0" w:space="0" w:color="auto"/>
        <w:right w:val="none" w:sz="0" w:space="0" w:color="auto"/>
      </w:divBdr>
      <w:divsChild>
        <w:div w:id="1916889637">
          <w:marLeft w:val="0"/>
          <w:marRight w:val="0"/>
          <w:marTop w:val="0"/>
          <w:marBottom w:val="0"/>
          <w:divBdr>
            <w:top w:val="none" w:sz="0" w:space="0" w:color="auto"/>
            <w:left w:val="none" w:sz="0" w:space="0" w:color="auto"/>
            <w:bottom w:val="none" w:sz="0" w:space="0" w:color="auto"/>
            <w:right w:val="none" w:sz="0" w:space="0" w:color="auto"/>
          </w:divBdr>
        </w:div>
        <w:div w:id="758601985">
          <w:marLeft w:val="0"/>
          <w:marRight w:val="0"/>
          <w:marTop w:val="0"/>
          <w:marBottom w:val="0"/>
          <w:divBdr>
            <w:top w:val="none" w:sz="0" w:space="0" w:color="auto"/>
            <w:left w:val="none" w:sz="0" w:space="0" w:color="auto"/>
            <w:bottom w:val="none" w:sz="0" w:space="0" w:color="auto"/>
            <w:right w:val="none" w:sz="0" w:space="0" w:color="auto"/>
          </w:divBdr>
        </w:div>
        <w:div w:id="299505465">
          <w:marLeft w:val="0"/>
          <w:marRight w:val="0"/>
          <w:marTop w:val="0"/>
          <w:marBottom w:val="0"/>
          <w:divBdr>
            <w:top w:val="none" w:sz="0" w:space="0" w:color="auto"/>
            <w:left w:val="none" w:sz="0" w:space="0" w:color="auto"/>
            <w:bottom w:val="none" w:sz="0" w:space="0" w:color="auto"/>
            <w:right w:val="none" w:sz="0" w:space="0" w:color="auto"/>
          </w:divBdr>
        </w:div>
        <w:div w:id="1810588083">
          <w:marLeft w:val="0"/>
          <w:marRight w:val="0"/>
          <w:marTop w:val="0"/>
          <w:marBottom w:val="0"/>
          <w:divBdr>
            <w:top w:val="none" w:sz="0" w:space="0" w:color="auto"/>
            <w:left w:val="none" w:sz="0" w:space="0" w:color="auto"/>
            <w:bottom w:val="none" w:sz="0" w:space="0" w:color="auto"/>
            <w:right w:val="none" w:sz="0" w:space="0" w:color="auto"/>
          </w:divBdr>
        </w:div>
        <w:div w:id="642781520">
          <w:marLeft w:val="0"/>
          <w:marRight w:val="0"/>
          <w:marTop w:val="0"/>
          <w:marBottom w:val="0"/>
          <w:divBdr>
            <w:top w:val="none" w:sz="0" w:space="0" w:color="auto"/>
            <w:left w:val="none" w:sz="0" w:space="0" w:color="auto"/>
            <w:bottom w:val="none" w:sz="0" w:space="0" w:color="auto"/>
            <w:right w:val="none" w:sz="0" w:space="0" w:color="auto"/>
          </w:divBdr>
        </w:div>
        <w:div w:id="762839954">
          <w:marLeft w:val="0"/>
          <w:marRight w:val="0"/>
          <w:marTop w:val="0"/>
          <w:marBottom w:val="0"/>
          <w:divBdr>
            <w:top w:val="none" w:sz="0" w:space="0" w:color="auto"/>
            <w:left w:val="none" w:sz="0" w:space="0" w:color="auto"/>
            <w:bottom w:val="none" w:sz="0" w:space="0" w:color="auto"/>
            <w:right w:val="none" w:sz="0" w:space="0" w:color="auto"/>
          </w:divBdr>
        </w:div>
        <w:div w:id="266236560">
          <w:marLeft w:val="0"/>
          <w:marRight w:val="0"/>
          <w:marTop w:val="0"/>
          <w:marBottom w:val="0"/>
          <w:divBdr>
            <w:top w:val="none" w:sz="0" w:space="0" w:color="auto"/>
            <w:left w:val="none" w:sz="0" w:space="0" w:color="auto"/>
            <w:bottom w:val="none" w:sz="0" w:space="0" w:color="auto"/>
            <w:right w:val="none" w:sz="0" w:space="0" w:color="auto"/>
          </w:divBdr>
        </w:div>
        <w:div w:id="827981867">
          <w:marLeft w:val="0"/>
          <w:marRight w:val="0"/>
          <w:marTop w:val="0"/>
          <w:marBottom w:val="0"/>
          <w:divBdr>
            <w:top w:val="none" w:sz="0" w:space="0" w:color="auto"/>
            <w:left w:val="none" w:sz="0" w:space="0" w:color="auto"/>
            <w:bottom w:val="none" w:sz="0" w:space="0" w:color="auto"/>
            <w:right w:val="none" w:sz="0" w:space="0" w:color="auto"/>
          </w:divBdr>
        </w:div>
        <w:div w:id="1904558197">
          <w:marLeft w:val="0"/>
          <w:marRight w:val="0"/>
          <w:marTop w:val="0"/>
          <w:marBottom w:val="0"/>
          <w:divBdr>
            <w:top w:val="none" w:sz="0" w:space="0" w:color="auto"/>
            <w:left w:val="none" w:sz="0" w:space="0" w:color="auto"/>
            <w:bottom w:val="none" w:sz="0" w:space="0" w:color="auto"/>
            <w:right w:val="none" w:sz="0" w:space="0" w:color="auto"/>
          </w:divBdr>
        </w:div>
        <w:div w:id="1984002295">
          <w:marLeft w:val="0"/>
          <w:marRight w:val="0"/>
          <w:marTop w:val="0"/>
          <w:marBottom w:val="0"/>
          <w:divBdr>
            <w:top w:val="none" w:sz="0" w:space="0" w:color="auto"/>
            <w:left w:val="none" w:sz="0" w:space="0" w:color="auto"/>
            <w:bottom w:val="none" w:sz="0" w:space="0" w:color="auto"/>
            <w:right w:val="none" w:sz="0" w:space="0" w:color="auto"/>
          </w:divBdr>
        </w:div>
        <w:div w:id="1105887101">
          <w:marLeft w:val="0"/>
          <w:marRight w:val="0"/>
          <w:marTop w:val="0"/>
          <w:marBottom w:val="0"/>
          <w:divBdr>
            <w:top w:val="none" w:sz="0" w:space="0" w:color="auto"/>
            <w:left w:val="none" w:sz="0" w:space="0" w:color="auto"/>
            <w:bottom w:val="none" w:sz="0" w:space="0" w:color="auto"/>
            <w:right w:val="none" w:sz="0" w:space="0" w:color="auto"/>
          </w:divBdr>
        </w:div>
        <w:div w:id="262034012">
          <w:marLeft w:val="0"/>
          <w:marRight w:val="0"/>
          <w:marTop w:val="0"/>
          <w:marBottom w:val="0"/>
          <w:divBdr>
            <w:top w:val="none" w:sz="0" w:space="0" w:color="auto"/>
            <w:left w:val="none" w:sz="0" w:space="0" w:color="auto"/>
            <w:bottom w:val="none" w:sz="0" w:space="0" w:color="auto"/>
            <w:right w:val="none" w:sz="0" w:space="0" w:color="auto"/>
          </w:divBdr>
        </w:div>
        <w:div w:id="1012797785">
          <w:marLeft w:val="0"/>
          <w:marRight w:val="0"/>
          <w:marTop w:val="0"/>
          <w:marBottom w:val="0"/>
          <w:divBdr>
            <w:top w:val="none" w:sz="0" w:space="0" w:color="auto"/>
            <w:left w:val="none" w:sz="0" w:space="0" w:color="auto"/>
            <w:bottom w:val="none" w:sz="0" w:space="0" w:color="auto"/>
            <w:right w:val="none" w:sz="0" w:space="0" w:color="auto"/>
          </w:divBdr>
        </w:div>
        <w:div w:id="166134227">
          <w:marLeft w:val="0"/>
          <w:marRight w:val="0"/>
          <w:marTop w:val="0"/>
          <w:marBottom w:val="0"/>
          <w:divBdr>
            <w:top w:val="none" w:sz="0" w:space="0" w:color="auto"/>
            <w:left w:val="none" w:sz="0" w:space="0" w:color="auto"/>
            <w:bottom w:val="none" w:sz="0" w:space="0" w:color="auto"/>
            <w:right w:val="none" w:sz="0" w:space="0" w:color="auto"/>
          </w:divBdr>
        </w:div>
        <w:div w:id="192886696">
          <w:marLeft w:val="0"/>
          <w:marRight w:val="0"/>
          <w:marTop w:val="0"/>
          <w:marBottom w:val="0"/>
          <w:divBdr>
            <w:top w:val="none" w:sz="0" w:space="0" w:color="auto"/>
            <w:left w:val="none" w:sz="0" w:space="0" w:color="auto"/>
            <w:bottom w:val="none" w:sz="0" w:space="0" w:color="auto"/>
            <w:right w:val="none" w:sz="0" w:space="0" w:color="auto"/>
          </w:divBdr>
        </w:div>
        <w:div w:id="1223563379">
          <w:marLeft w:val="0"/>
          <w:marRight w:val="0"/>
          <w:marTop w:val="0"/>
          <w:marBottom w:val="0"/>
          <w:divBdr>
            <w:top w:val="none" w:sz="0" w:space="0" w:color="auto"/>
            <w:left w:val="none" w:sz="0" w:space="0" w:color="auto"/>
            <w:bottom w:val="none" w:sz="0" w:space="0" w:color="auto"/>
            <w:right w:val="none" w:sz="0" w:space="0" w:color="auto"/>
          </w:divBdr>
        </w:div>
        <w:div w:id="2078701871">
          <w:marLeft w:val="0"/>
          <w:marRight w:val="0"/>
          <w:marTop w:val="0"/>
          <w:marBottom w:val="0"/>
          <w:divBdr>
            <w:top w:val="none" w:sz="0" w:space="0" w:color="auto"/>
            <w:left w:val="none" w:sz="0" w:space="0" w:color="auto"/>
            <w:bottom w:val="none" w:sz="0" w:space="0" w:color="auto"/>
            <w:right w:val="none" w:sz="0" w:space="0" w:color="auto"/>
          </w:divBdr>
        </w:div>
        <w:div w:id="799766643">
          <w:marLeft w:val="0"/>
          <w:marRight w:val="0"/>
          <w:marTop w:val="0"/>
          <w:marBottom w:val="0"/>
          <w:divBdr>
            <w:top w:val="none" w:sz="0" w:space="0" w:color="auto"/>
            <w:left w:val="none" w:sz="0" w:space="0" w:color="auto"/>
            <w:bottom w:val="none" w:sz="0" w:space="0" w:color="auto"/>
            <w:right w:val="none" w:sz="0" w:space="0" w:color="auto"/>
          </w:divBdr>
        </w:div>
        <w:div w:id="163474052">
          <w:marLeft w:val="0"/>
          <w:marRight w:val="0"/>
          <w:marTop w:val="0"/>
          <w:marBottom w:val="0"/>
          <w:divBdr>
            <w:top w:val="none" w:sz="0" w:space="0" w:color="auto"/>
            <w:left w:val="none" w:sz="0" w:space="0" w:color="auto"/>
            <w:bottom w:val="none" w:sz="0" w:space="0" w:color="auto"/>
            <w:right w:val="none" w:sz="0" w:space="0" w:color="auto"/>
          </w:divBdr>
        </w:div>
        <w:div w:id="1595435265">
          <w:marLeft w:val="0"/>
          <w:marRight w:val="0"/>
          <w:marTop w:val="0"/>
          <w:marBottom w:val="0"/>
          <w:divBdr>
            <w:top w:val="none" w:sz="0" w:space="0" w:color="auto"/>
            <w:left w:val="none" w:sz="0" w:space="0" w:color="auto"/>
            <w:bottom w:val="none" w:sz="0" w:space="0" w:color="auto"/>
            <w:right w:val="none" w:sz="0" w:space="0" w:color="auto"/>
          </w:divBdr>
        </w:div>
        <w:div w:id="1981184290">
          <w:marLeft w:val="0"/>
          <w:marRight w:val="0"/>
          <w:marTop w:val="0"/>
          <w:marBottom w:val="0"/>
          <w:divBdr>
            <w:top w:val="none" w:sz="0" w:space="0" w:color="auto"/>
            <w:left w:val="none" w:sz="0" w:space="0" w:color="auto"/>
            <w:bottom w:val="none" w:sz="0" w:space="0" w:color="auto"/>
            <w:right w:val="none" w:sz="0" w:space="0" w:color="auto"/>
          </w:divBdr>
        </w:div>
        <w:div w:id="646325763">
          <w:marLeft w:val="0"/>
          <w:marRight w:val="0"/>
          <w:marTop w:val="0"/>
          <w:marBottom w:val="0"/>
          <w:divBdr>
            <w:top w:val="none" w:sz="0" w:space="0" w:color="auto"/>
            <w:left w:val="none" w:sz="0" w:space="0" w:color="auto"/>
            <w:bottom w:val="none" w:sz="0" w:space="0" w:color="auto"/>
            <w:right w:val="none" w:sz="0" w:space="0" w:color="auto"/>
          </w:divBdr>
        </w:div>
        <w:div w:id="1548763923">
          <w:marLeft w:val="0"/>
          <w:marRight w:val="0"/>
          <w:marTop w:val="0"/>
          <w:marBottom w:val="0"/>
          <w:divBdr>
            <w:top w:val="none" w:sz="0" w:space="0" w:color="auto"/>
            <w:left w:val="none" w:sz="0" w:space="0" w:color="auto"/>
            <w:bottom w:val="none" w:sz="0" w:space="0" w:color="auto"/>
            <w:right w:val="none" w:sz="0" w:space="0" w:color="auto"/>
          </w:divBdr>
        </w:div>
        <w:div w:id="1232621295">
          <w:marLeft w:val="0"/>
          <w:marRight w:val="0"/>
          <w:marTop w:val="0"/>
          <w:marBottom w:val="0"/>
          <w:divBdr>
            <w:top w:val="none" w:sz="0" w:space="0" w:color="auto"/>
            <w:left w:val="none" w:sz="0" w:space="0" w:color="auto"/>
            <w:bottom w:val="none" w:sz="0" w:space="0" w:color="auto"/>
            <w:right w:val="none" w:sz="0" w:space="0" w:color="auto"/>
          </w:divBdr>
        </w:div>
        <w:div w:id="1142848442">
          <w:marLeft w:val="0"/>
          <w:marRight w:val="0"/>
          <w:marTop w:val="0"/>
          <w:marBottom w:val="0"/>
          <w:divBdr>
            <w:top w:val="none" w:sz="0" w:space="0" w:color="auto"/>
            <w:left w:val="none" w:sz="0" w:space="0" w:color="auto"/>
            <w:bottom w:val="none" w:sz="0" w:space="0" w:color="auto"/>
            <w:right w:val="none" w:sz="0" w:space="0" w:color="auto"/>
          </w:divBdr>
        </w:div>
        <w:div w:id="992367672">
          <w:marLeft w:val="0"/>
          <w:marRight w:val="0"/>
          <w:marTop w:val="0"/>
          <w:marBottom w:val="0"/>
          <w:divBdr>
            <w:top w:val="none" w:sz="0" w:space="0" w:color="auto"/>
            <w:left w:val="none" w:sz="0" w:space="0" w:color="auto"/>
            <w:bottom w:val="none" w:sz="0" w:space="0" w:color="auto"/>
            <w:right w:val="none" w:sz="0" w:space="0" w:color="auto"/>
          </w:divBdr>
        </w:div>
        <w:div w:id="282657305">
          <w:marLeft w:val="0"/>
          <w:marRight w:val="0"/>
          <w:marTop w:val="0"/>
          <w:marBottom w:val="0"/>
          <w:divBdr>
            <w:top w:val="none" w:sz="0" w:space="0" w:color="auto"/>
            <w:left w:val="none" w:sz="0" w:space="0" w:color="auto"/>
            <w:bottom w:val="none" w:sz="0" w:space="0" w:color="auto"/>
            <w:right w:val="none" w:sz="0" w:space="0" w:color="auto"/>
          </w:divBdr>
        </w:div>
        <w:div w:id="74280542">
          <w:marLeft w:val="0"/>
          <w:marRight w:val="0"/>
          <w:marTop w:val="0"/>
          <w:marBottom w:val="0"/>
          <w:divBdr>
            <w:top w:val="none" w:sz="0" w:space="0" w:color="auto"/>
            <w:left w:val="none" w:sz="0" w:space="0" w:color="auto"/>
            <w:bottom w:val="none" w:sz="0" w:space="0" w:color="auto"/>
            <w:right w:val="none" w:sz="0" w:space="0" w:color="auto"/>
          </w:divBdr>
        </w:div>
        <w:div w:id="836384659">
          <w:marLeft w:val="0"/>
          <w:marRight w:val="0"/>
          <w:marTop w:val="0"/>
          <w:marBottom w:val="0"/>
          <w:divBdr>
            <w:top w:val="none" w:sz="0" w:space="0" w:color="auto"/>
            <w:left w:val="none" w:sz="0" w:space="0" w:color="auto"/>
            <w:bottom w:val="none" w:sz="0" w:space="0" w:color="auto"/>
            <w:right w:val="none" w:sz="0" w:space="0" w:color="auto"/>
          </w:divBdr>
        </w:div>
        <w:div w:id="545607300">
          <w:marLeft w:val="0"/>
          <w:marRight w:val="0"/>
          <w:marTop w:val="0"/>
          <w:marBottom w:val="0"/>
          <w:divBdr>
            <w:top w:val="none" w:sz="0" w:space="0" w:color="auto"/>
            <w:left w:val="none" w:sz="0" w:space="0" w:color="auto"/>
            <w:bottom w:val="none" w:sz="0" w:space="0" w:color="auto"/>
            <w:right w:val="none" w:sz="0" w:space="0" w:color="auto"/>
          </w:divBdr>
        </w:div>
        <w:div w:id="898588464">
          <w:marLeft w:val="0"/>
          <w:marRight w:val="0"/>
          <w:marTop w:val="0"/>
          <w:marBottom w:val="0"/>
          <w:divBdr>
            <w:top w:val="none" w:sz="0" w:space="0" w:color="auto"/>
            <w:left w:val="none" w:sz="0" w:space="0" w:color="auto"/>
            <w:bottom w:val="none" w:sz="0" w:space="0" w:color="auto"/>
            <w:right w:val="none" w:sz="0" w:space="0" w:color="auto"/>
          </w:divBdr>
        </w:div>
        <w:div w:id="1727682994">
          <w:marLeft w:val="0"/>
          <w:marRight w:val="0"/>
          <w:marTop w:val="0"/>
          <w:marBottom w:val="0"/>
          <w:divBdr>
            <w:top w:val="none" w:sz="0" w:space="0" w:color="auto"/>
            <w:left w:val="none" w:sz="0" w:space="0" w:color="auto"/>
            <w:bottom w:val="none" w:sz="0" w:space="0" w:color="auto"/>
            <w:right w:val="none" w:sz="0" w:space="0" w:color="auto"/>
          </w:divBdr>
        </w:div>
        <w:div w:id="466624257">
          <w:marLeft w:val="0"/>
          <w:marRight w:val="0"/>
          <w:marTop w:val="0"/>
          <w:marBottom w:val="0"/>
          <w:divBdr>
            <w:top w:val="none" w:sz="0" w:space="0" w:color="auto"/>
            <w:left w:val="none" w:sz="0" w:space="0" w:color="auto"/>
            <w:bottom w:val="none" w:sz="0" w:space="0" w:color="auto"/>
            <w:right w:val="none" w:sz="0" w:space="0" w:color="auto"/>
          </w:divBdr>
        </w:div>
        <w:div w:id="87119969">
          <w:marLeft w:val="0"/>
          <w:marRight w:val="0"/>
          <w:marTop w:val="0"/>
          <w:marBottom w:val="0"/>
          <w:divBdr>
            <w:top w:val="none" w:sz="0" w:space="0" w:color="auto"/>
            <w:left w:val="none" w:sz="0" w:space="0" w:color="auto"/>
            <w:bottom w:val="none" w:sz="0" w:space="0" w:color="auto"/>
            <w:right w:val="none" w:sz="0" w:space="0" w:color="auto"/>
          </w:divBdr>
        </w:div>
        <w:div w:id="533344476">
          <w:marLeft w:val="0"/>
          <w:marRight w:val="0"/>
          <w:marTop w:val="0"/>
          <w:marBottom w:val="0"/>
          <w:divBdr>
            <w:top w:val="none" w:sz="0" w:space="0" w:color="auto"/>
            <w:left w:val="none" w:sz="0" w:space="0" w:color="auto"/>
            <w:bottom w:val="none" w:sz="0" w:space="0" w:color="auto"/>
            <w:right w:val="none" w:sz="0" w:space="0" w:color="auto"/>
          </w:divBdr>
        </w:div>
        <w:div w:id="141241695">
          <w:marLeft w:val="0"/>
          <w:marRight w:val="0"/>
          <w:marTop w:val="0"/>
          <w:marBottom w:val="0"/>
          <w:divBdr>
            <w:top w:val="none" w:sz="0" w:space="0" w:color="auto"/>
            <w:left w:val="none" w:sz="0" w:space="0" w:color="auto"/>
            <w:bottom w:val="none" w:sz="0" w:space="0" w:color="auto"/>
            <w:right w:val="none" w:sz="0" w:space="0" w:color="auto"/>
          </w:divBdr>
        </w:div>
        <w:div w:id="457913744">
          <w:marLeft w:val="0"/>
          <w:marRight w:val="0"/>
          <w:marTop w:val="0"/>
          <w:marBottom w:val="0"/>
          <w:divBdr>
            <w:top w:val="none" w:sz="0" w:space="0" w:color="auto"/>
            <w:left w:val="none" w:sz="0" w:space="0" w:color="auto"/>
            <w:bottom w:val="none" w:sz="0" w:space="0" w:color="auto"/>
            <w:right w:val="none" w:sz="0" w:space="0" w:color="auto"/>
          </w:divBdr>
        </w:div>
        <w:div w:id="1975522077">
          <w:marLeft w:val="0"/>
          <w:marRight w:val="0"/>
          <w:marTop w:val="0"/>
          <w:marBottom w:val="0"/>
          <w:divBdr>
            <w:top w:val="none" w:sz="0" w:space="0" w:color="auto"/>
            <w:left w:val="none" w:sz="0" w:space="0" w:color="auto"/>
            <w:bottom w:val="none" w:sz="0" w:space="0" w:color="auto"/>
            <w:right w:val="none" w:sz="0" w:space="0" w:color="auto"/>
          </w:divBdr>
        </w:div>
        <w:div w:id="1598057593">
          <w:marLeft w:val="0"/>
          <w:marRight w:val="0"/>
          <w:marTop w:val="0"/>
          <w:marBottom w:val="0"/>
          <w:divBdr>
            <w:top w:val="none" w:sz="0" w:space="0" w:color="auto"/>
            <w:left w:val="none" w:sz="0" w:space="0" w:color="auto"/>
            <w:bottom w:val="none" w:sz="0" w:space="0" w:color="auto"/>
            <w:right w:val="none" w:sz="0" w:space="0" w:color="auto"/>
          </w:divBdr>
        </w:div>
        <w:div w:id="392505493">
          <w:marLeft w:val="0"/>
          <w:marRight w:val="0"/>
          <w:marTop w:val="0"/>
          <w:marBottom w:val="0"/>
          <w:divBdr>
            <w:top w:val="none" w:sz="0" w:space="0" w:color="auto"/>
            <w:left w:val="none" w:sz="0" w:space="0" w:color="auto"/>
            <w:bottom w:val="none" w:sz="0" w:space="0" w:color="auto"/>
            <w:right w:val="none" w:sz="0" w:space="0" w:color="auto"/>
          </w:divBdr>
        </w:div>
        <w:div w:id="1763256517">
          <w:marLeft w:val="0"/>
          <w:marRight w:val="0"/>
          <w:marTop w:val="0"/>
          <w:marBottom w:val="0"/>
          <w:divBdr>
            <w:top w:val="none" w:sz="0" w:space="0" w:color="auto"/>
            <w:left w:val="none" w:sz="0" w:space="0" w:color="auto"/>
            <w:bottom w:val="none" w:sz="0" w:space="0" w:color="auto"/>
            <w:right w:val="none" w:sz="0" w:space="0" w:color="auto"/>
          </w:divBdr>
        </w:div>
        <w:div w:id="248780844">
          <w:marLeft w:val="0"/>
          <w:marRight w:val="0"/>
          <w:marTop w:val="0"/>
          <w:marBottom w:val="0"/>
          <w:divBdr>
            <w:top w:val="none" w:sz="0" w:space="0" w:color="auto"/>
            <w:left w:val="none" w:sz="0" w:space="0" w:color="auto"/>
            <w:bottom w:val="none" w:sz="0" w:space="0" w:color="auto"/>
            <w:right w:val="none" w:sz="0" w:space="0" w:color="auto"/>
          </w:divBdr>
        </w:div>
        <w:div w:id="1296646015">
          <w:marLeft w:val="0"/>
          <w:marRight w:val="0"/>
          <w:marTop w:val="0"/>
          <w:marBottom w:val="0"/>
          <w:divBdr>
            <w:top w:val="none" w:sz="0" w:space="0" w:color="auto"/>
            <w:left w:val="none" w:sz="0" w:space="0" w:color="auto"/>
            <w:bottom w:val="none" w:sz="0" w:space="0" w:color="auto"/>
            <w:right w:val="none" w:sz="0" w:space="0" w:color="auto"/>
          </w:divBdr>
        </w:div>
        <w:div w:id="114763104">
          <w:marLeft w:val="0"/>
          <w:marRight w:val="0"/>
          <w:marTop w:val="0"/>
          <w:marBottom w:val="0"/>
          <w:divBdr>
            <w:top w:val="none" w:sz="0" w:space="0" w:color="auto"/>
            <w:left w:val="none" w:sz="0" w:space="0" w:color="auto"/>
            <w:bottom w:val="none" w:sz="0" w:space="0" w:color="auto"/>
            <w:right w:val="none" w:sz="0" w:space="0" w:color="auto"/>
          </w:divBdr>
        </w:div>
        <w:div w:id="1453744315">
          <w:marLeft w:val="0"/>
          <w:marRight w:val="0"/>
          <w:marTop w:val="0"/>
          <w:marBottom w:val="0"/>
          <w:divBdr>
            <w:top w:val="none" w:sz="0" w:space="0" w:color="auto"/>
            <w:left w:val="none" w:sz="0" w:space="0" w:color="auto"/>
            <w:bottom w:val="none" w:sz="0" w:space="0" w:color="auto"/>
            <w:right w:val="none" w:sz="0" w:space="0" w:color="auto"/>
          </w:divBdr>
        </w:div>
        <w:div w:id="194928263">
          <w:marLeft w:val="0"/>
          <w:marRight w:val="0"/>
          <w:marTop w:val="0"/>
          <w:marBottom w:val="0"/>
          <w:divBdr>
            <w:top w:val="none" w:sz="0" w:space="0" w:color="auto"/>
            <w:left w:val="none" w:sz="0" w:space="0" w:color="auto"/>
            <w:bottom w:val="none" w:sz="0" w:space="0" w:color="auto"/>
            <w:right w:val="none" w:sz="0" w:space="0" w:color="auto"/>
          </w:divBdr>
        </w:div>
        <w:div w:id="282155457">
          <w:marLeft w:val="0"/>
          <w:marRight w:val="0"/>
          <w:marTop w:val="0"/>
          <w:marBottom w:val="0"/>
          <w:divBdr>
            <w:top w:val="none" w:sz="0" w:space="0" w:color="auto"/>
            <w:left w:val="none" w:sz="0" w:space="0" w:color="auto"/>
            <w:bottom w:val="none" w:sz="0" w:space="0" w:color="auto"/>
            <w:right w:val="none" w:sz="0" w:space="0" w:color="auto"/>
          </w:divBdr>
        </w:div>
      </w:divsChild>
    </w:div>
    <w:div w:id="1409962284">
      <w:bodyDiv w:val="1"/>
      <w:marLeft w:val="0"/>
      <w:marRight w:val="0"/>
      <w:marTop w:val="0"/>
      <w:marBottom w:val="0"/>
      <w:divBdr>
        <w:top w:val="none" w:sz="0" w:space="0" w:color="auto"/>
        <w:left w:val="none" w:sz="0" w:space="0" w:color="auto"/>
        <w:bottom w:val="none" w:sz="0" w:space="0" w:color="auto"/>
        <w:right w:val="none" w:sz="0" w:space="0" w:color="auto"/>
      </w:divBdr>
      <w:divsChild>
        <w:div w:id="208031395">
          <w:marLeft w:val="480"/>
          <w:marRight w:val="0"/>
          <w:marTop w:val="0"/>
          <w:marBottom w:val="0"/>
          <w:divBdr>
            <w:top w:val="none" w:sz="0" w:space="0" w:color="auto"/>
            <w:left w:val="none" w:sz="0" w:space="0" w:color="auto"/>
            <w:bottom w:val="none" w:sz="0" w:space="0" w:color="auto"/>
            <w:right w:val="none" w:sz="0" w:space="0" w:color="auto"/>
          </w:divBdr>
        </w:div>
        <w:div w:id="1433278208">
          <w:marLeft w:val="480"/>
          <w:marRight w:val="0"/>
          <w:marTop w:val="0"/>
          <w:marBottom w:val="0"/>
          <w:divBdr>
            <w:top w:val="none" w:sz="0" w:space="0" w:color="auto"/>
            <w:left w:val="none" w:sz="0" w:space="0" w:color="auto"/>
            <w:bottom w:val="none" w:sz="0" w:space="0" w:color="auto"/>
            <w:right w:val="none" w:sz="0" w:space="0" w:color="auto"/>
          </w:divBdr>
        </w:div>
        <w:div w:id="1687752587">
          <w:marLeft w:val="480"/>
          <w:marRight w:val="0"/>
          <w:marTop w:val="0"/>
          <w:marBottom w:val="0"/>
          <w:divBdr>
            <w:top w:val="none" w:sz="0" w:space="0" w:color="auto"/>
            <w:left w:val="none" w:sz="0" w:space="0" w:color="auto"/>
            <w:bottom w:val="none" w:sz="0" w:space="0" w:color="auto"/>
            <w:right w:val="none" w:sz="0" w:space="0" w:color="auto"/>
          </w:divBdr>
        </w:div>
        <w:div w:id="1617591475">
          <w:marLeft w:val="480"/>
          <w:marRight w:val="0"/>
          <w:marTop w:val="0"/>
          <w:marBottom w:val="0"/>
          <w:divBdr>
            <w:top w:val="none" w:sz="0" w:space="0" w:color="auto"/>
            <w:left w:val="none" w:sz="0" w:space="0" w:color="auto"/>
            <w:bottom w:val="none" w:sz="0" w:space="0" w:color="auto"/>
            <w:right w:val="none" w:sz="0" w:space="0" w:color="auto"/>
          </w:divBdr>
        </w:div>
        <w:div w:id="48843875">
          <w:marLeft w:val="480"/>
          <w:marRight w:val="0"/>
          <w:marTop w:val="0"/>
          <w:marBottom w:val="0"/>
          <w:divBdr>
            <w:top w:val="none" w:sz="0" w:space="0" w:color="auto"/>
            <w:left w:val="none" w:sz="0" w:space="0" w:color="auto"/>
            <w:bottom w:val="none" w:sz="0" w:space="0" w:color="auto"/>
            <w:right w:val="none" w:sz="0" w:space="0" w:color="auto"/>
          </w:divBdr>
        </w:div>
        <w:div w:id="180704275">
          <w:marLeft w:val="480"/>
          <w:marRight w:val="0"/>
          <w:marTop w:val="0"/>
          <w:marBottom w:val="0"/>
          <w:divBdr>
            <w:top w:val="none" w:sz="0" w:space="0" w:color="auto"/>
            <w:left w:val="none" w:sz="0" w:space="0" w:color="auto"/>
            <w:bottom w:val="none" w:sz="0" w:space="0" w:color="auto"/>
            <w:right w:val="none" w:sz="0" w:space="0" w:color="auto"/>
          </w:divBdr>
        </w:div>
        <w:div w:id="180121564">
          <w:marLeft w:val="480"/>
          <w:marRight w:val="0"/>
          <w:marTop w:val="0"/>
          <w:marBottom w:val="0"/>
          <w:divBdr>
            <w:top w:val="none" w:sz="0" w:space="0" w:color="auto"/>
            <w:left w:val="none" w:sz="0" w:space="0" w:color="auto"/>
            <w:bottom w:val="none" w:sz="0" w:space="0" w:color="auto"/>
            <w:right w:val="none" w:sz="0" w:space="0" w:color="auto"/>
          </w:divBdr>
        </w:div>
        <w:div w:id="35935840">
          <w:marLeft w:val="480"/>
          <w:marRight w:val="0"/>
          <w:marTop w:val="0"/>
          <w:marBottom w:val="0"/>
          <w:divBdr>
            <w:top w:val="none" w:sz="0" w:space="0" w:color="auto"/>
            <w:left w:val="none" w:sz="0" w:space="0" w:color="auto"/>
            <w:bottom w:val="none" w:sz="0" w:space="0" w:color="auto"/>
            <w:right w:val="none" w:sz="0" w:space="0" w:color="auto"/>
          </w:divBdr>
        </w:div>
        <w:div w:id="966818769">
          <w:marLeft w:val="480"/>
          <w:marRight w:val="0"/>
          <w:marTop w:val="0"/>
          <w:marBottom w:val="0"/>
          <w:divBdr>
            <w:top w:val="none" w:sz="0" w:space="0" w:color="auto"/>
            <w:left w:val="none" w:sz="0" w:space="0" w:color="auto"/>
            <w:bottom w:val="none" w:sz="0" w:space="0" w:color="auto"/>
            <w:right w:val="none" w:sz="0" w:space="0" w:color="auto"/>
          </w:divBdr>
        </w:div>
        <w:div w:id="1084298267">
          <w:marLeft w:val="480"/>
          <w:marRight w:val="0"/>
          <w:marTop w:val="0"/>
          <w:marBottom w:val="0"/>
          <w:divBdr>
            <w:top w:val="none" w:sz="0" w:space="0" w:color="auto"/>
            <w:left w:val="none" w:sz="0" w:space="0" w:color="auto"/>
            <w:bottom w:val="none" w:sz="0" w:space="0" w:color="auto"/>
            <w:right w:val="none" w:sz="0" w:space="0" w:color="auto"/>
          </w:divBdr>
        </w:div>
        <w:div w:id="1306162255">
          <w:marLeft w:val="480"/>
          <w:marRight w:val="0"/>
          <w:marTop w:val="0"/>
          <w:marBottom w:val="0"/>
          <w:divBdr>
            <w:top w:val="none" w:sz="0" w:space="0" w:color="auto"/>
            <w:left w:val="none" w:sz="0" w:space="0" w:color="auto"/>
            <w:bottom w:val="none" w:sz="0" w:space="0" w:color="auto"/>
            <w:right w:val="none" w:sz="0" w:space="0" w:color="auto"/>
          </w:divBdr>
        </w:div>
        <w:div w:id="584806633">
          <w:marLeft w:val="480"/>
          <w:marRight w:val="0"/>
          <w:marTop w:val="0"/>
          <w:marBottom w:val="0"/>
          <w:divBdr>
            <w:top w:val="none" w:sz="0" w:space="0" w:color="auto"/>
            <w:left w:val="none" w:sz="0" w:space="0" w:color="auto"/>
            <w:bottom w:val="none" w:sz="0" w:space="0" w:color="auto"/>
            <w:right w:val="none" w:sz="0" w:space="0" w:color="auto"/>
          </w:divBdr>
        </w:div>
        <w:div w:id="1300456737">
          <w:marLeft w:val="480"/>
          <w:marRight w:val="0"/>
          <w:marTop w:val="0"/>
          <w:marBottom w:val="0"/>
          <w:divBdr>
            <w:top w:val="none" w:sz="0" w:space="0" w:color="auto"/>
            <w:left w:val="none" w:sz="0" w:space="0" w:color="auto"/>
            <w:bottom w:val="none" w:sz="0" w:space="0" w:color="auto"/>
            <w:right w:val="none" w:sz="0" w:space="0" w:color="auto"/>
          </w:divBdr>
        </w:div>
        <w:div w:id="1174957799">
          <w:marLeft w:val="480"/>
          <w:marRight w:val="0"/>
          <w:marTop w:val="0"/>
          <w:marBottom w:val="0"/>
          <w:divBdr>
            <w:top w:val="none" w:sz="0" w:space="0" w:color="auto"/>
            <w:left w:val="none" w:sz="0" w:space="0" w:color="auto"/>
            <w:bottom w:val="none" w:sz="0" w:space="0" w:color="auto"/>
            <w:right w:val="none" w:sz="0" w:space="0" w:color="auto"/>
          </w:divBdr>
        </w:div>
        <w:div w:id="1147937630">
          <w:marLeft w:val="480"/>
          <w:marRight w:val="0"/>
          <w:marTop w:val="0"/>
          <w:marBottom w:val="0"/>
          <w:divBdr>
            <w:top w:val="none" w:sz="0" w:space="0" w:color="auto"/>
            <w:left w:val="none" w:sz="0" w:space="0" w:color="auto"/>
            <w:bottom w:val="none" w:sz="0" w:space="0" w:color="auto"/>
            <w:right w:val="none" w:sz="0" w:space="0" w:color="auto"/>
          </w:divBdr>
        </w:div>
        <w:div w:id="1846742875">
          <w:marLeft w:val="480"/>
          <w:marRight w:val="0"/>
          <w:marTop w:val="0"/>
          <w:marBottom w:val="0"/>
          <w:divBdr>
            <w:top w:val="none" w:sz="0" w:space="0" w:color="auto"/>
            <w:left w:val="none" w:sz="0" w:space="0" w:color="auto"/>
            <w:bottom w:val="none" w:sz="0" w:space="0" w:color="auto"/>
            <w:right w:val="none" w:sz="0" w:space="0" w:color="auto"/>
          </w:divBdr>
        </w:div>
        <w:div w:id="282157034">
          <w:marLeft w:val="480"/>
          <w:marRight w:val="0"/>
          <w:marTop w:val="0"/>
          <w:marBottom w:val="0"/>
          <w:divBdr>
            <w:top w:val="none" w:sz="0" w:space="0" w:color="auto"/>
            <w:left w:val="none" w:sz="0" w:space="0" w:color="auto"/>
            <w:bottom w:val="none" w:sz="0" w:space="0" w:color="auto"/>
            <w:right w:val="none" w:sz="0" w:space="0" w:color="auto"/>
          </w:divBdr>
        </w:div>
        <w:div w:id="1171943570">
          <w:marLeft w:val="480"/>
          <w:marRight w:val="0"/>
          <w:marTop w:val="0"/>
          <w:marBottom w:val="0"/>
          <w:divBdr>
            <w:top w:val="none" w:sz="0" w:space="0" w:color="auto"/>
            <w:left w:val="none" w:sz="0" w:space="0" w:color="auto"/>
            <w:bottom w:val="none" w:sz="0" w:space="0" w:color="auto"/>
            <w:right w:val="none" w:sz="0" w:space="0" w:color="auto"/>
          </w:divBdr>
        </w:div>
        <w:div w:id="1248610530">
          <w:marLeft w:val="480"/>
          <w:marRight w:val="0"/>
          <w:marTop w:val="0"/>
          <w:marBottom w:val="0"/>
          <w:divBdr>
            <w:top w:val="none" w:sz="0" w:space="0" w:color="auto"/>
            <w:left w:val="none" w:sz="0" w:space="0" w:color="auto"/>
            <w:bottom w:val="none" w:sz="0" w:space="0" w:color="auto"/>
            <w:right w:val="none" w:sz="0" w:space="0" w:color="auto"/>
          </w:divBdr>
        </w:div>
        <w:div w:id="699627559">
          <w:marLeft w:val="480"/>
          <w:marRight w:val="0"/>
          <w:marTop w:val="0"/>
          <w:marBottom w:val="0"/>
          <w:divBdr>
            <w:top w:val="none" w:sz="0" w:space="0" w:color="auto"/>
            <w:left w:val="none" w:sz="0" w:space="0" w:color="auto"/>
            <w:bottom w:val="none" w:sz="0" w:space="0" w:color="auto"/>
            <w:right w:val="none" w:sz="0" w:space="0" w:color="auto"/>
          </w:divBdr>
        </w:div>
        <w:div w:id="730083712">
          <w:marLeft w:val="480"/>
          <w:marRight w:val="0"/>
          <w:marTop w:val="0"/>
          <w:marBottom w:val="0"/>
          <w:divBdr>
            <w:top w:val="none" w:sz="0" w:space="0" w:color="auto"/>
            <w:left w:val="none" w:sz="0" w:space="0" w:color="auto"/>
            <w:bottom w:val="none" w:sz="0" w:space="0" w:color="auto"/>
            <w:right w:val="none" w:sz="0" w:space="0" w:color="auto"/>
          </w:divBdr>
        </w:div>
        <w:div w:id="424813687">
          <w:marLeft w:val="480"/>
          <w:marRight w:val="0"/>
          <w:marTop w:val="0"/>
          <w:marBottom w:val="0"/>
          <w:divBdr>
            <w:top w:val="none" w:sz="0" w:space="0" w:color="auto"/>
            <w:left w:val="none" w:sz="0" w:space="0" w:color="auto"/>
            <w:bottom w:val="none" w:sz="0" w:space="0" w:color="auto"/>
            <w:right w:val="none" w:sz="0" w:space="0" w:color="auto"/>
          </w:divBdr>
        </w:div>
        <w:div w:id="1955088184">
          <w:marLeft w:val="480"/>
          <w:marRight w:val="0"/>
          <w:marTop w:val="0"/>
          <w:marBottom w:val="0"/>
          <w:divBdr>
            <w:top w:val="none" w:sz="0" w:space="0" w:color="auto"/>
            <w:left w:val="none" w:sz="0" w:space="0" w:color="auto"/>
            <w:bottom w:val="none" w:sz="0" w:space="0" w:color="auto"/>
            <w:right w:val="none" w:sz="0" w:space="0" w:color="auto"/>
          </w:divBdr>
        </w:div>
        <w:div w:id="1542207646">
          <w:marLeft w:val="480"/>
          <w:marRight w:val="0"/>
          <w:marTop w:val="0"/>
          <w:marBottom w:val="0"/>
          <w:divBdr>
            <w:top w:val="none" w:sz="0" w:space="0" w:color="auto"/>
            <w:left w:val="none" w:sz="0" w:space="0" w:color="auto"/>
            <w:bottom w:val="none" w:sz="0" w:space="0" w:color="auto"/>
            <w:right w:val="none" w:sz="0" w:space="0" w:color="auto"/>
          </w:divBdr>
        </w:div>
        <w:div w:id="463890565">
          <w:marLeft w:val="480"/>
          <w:marRight w:val="0"/>
          <w:marTop w:val="0"/>
          <w:marBottom w:val="0"/>
          <w:divBdr>
            <w:top w:val="none" w:sz="0" w:space="0" w:color="auto"/>
            <w:left w:val="none" w:sz="0" w:space="0" w:color="auto"/>
            <w:bottom w:val="none" w:sz="0" w:space="0" w:color="auto"/>
            <w:right w:val="none" w:sz="0" w:space="0" w:color="auto"/>
          </w:divBdr>
        </w:div>
        <w:div w:id="1528523799">
          <w:marLeft w:val="480"/>
          <w:marRight w:val="0"/>
          <w:marTop w:val="0"/>
          <w:marBottom w:val="0"/>
          <w:divBdr>
            <w:top w:val="none" w:sz="0" w:space="0" w:color="auto"/>
            <w:left w:val="none" w:sz="0" w:space="0" w:color="auto"/>
            <w:bottom w:val="none" w:sz="0" w:space="0" w:color="auto"/>
            <w:right w:val="none" w:sz="0" w:space="0" w:color="auto"/>
          </w:divBdr>
        </w:div>
        <w:div w:id="1724867788">
          <w:marLeft w:val="480"/>
          <w:marRight w:val="0"/>
          <w:marTop w:val="0"/>
          <w:marBottom w:val="0"/>
          <w:divBdr>
            <w:top w:val="none" w:sz="0" w:space="0" w:color="auto"/>
            <w:left w:val="none" w:sz="0" w:space="0" w:color="auto"/>
            <w:bottom w:val="none" w:sz="0" w:space="0" w:color="auto"/>
            <w:right w:val="none" w:sz="0" w:space="0" w:color="auto"/>
          </w:divBdr>
        </w:div>
        <w:div w:id="2065374287">
          <w:marLeft w:val="480"/>
          <w:marRight w:val="0"/>
          <w:marTop w:val="0"/>
          <w:marBottom w:val="0"/>
          <w:divBdr>
            <w:top w:val="none" w:sz="0" w:space="0" w:color="auto"/>
            <w:left w:val="none" w:sz="0" w:space="0" w:color="auto"/>
            <w:bottom w:val="none" w:sz="0" w:space="0" w:color="auto"/>
            <w:right w:val="none" w:sz="0" w:space="0" w:color="auto"/>
          </w:divBdr>
        </w:div>
        <w:div w:id="570579108">
          <w:marLeft w:val="480"/>
          <w:marRight w:val="0"/>
          <w:marTop w:val="0"/>
          <w:marBottom w:val="0"/>
          <w:divBdr>
            <w:top w:val="none" w:sz="0" w:space="0" w:color="auto"/>
            <w:left w:val="none" w:sz="0" w:space="0" w:color="auto"/>
            <w:bottom w:val="none" w:sz="0" w:space="0" w:color="auto"/>
            <w:right w:val="none" w:sz="0" w:space="0" w:color="auto"/>
          </w:divBdr>
        </w:div>
        <w:div w:id="808548408">
          <w:marLeft w:val="480"/>
          <w:marRight w:val="0"/>
          <w:marTop w:val="0"/>
          <w:marBottom w:val="0"/>
          <w:divBdr>
            <w:top w:val="none" w:sz="0" w:space="0" w:color="auto"/>
            <w:left w:val="none" w:sz="0" w:space="0" w:color="auto"/>
            <w:bottom w:val="none" w:sz="0" w:space="0" w:color="auto"/>
            <w:right w:val="none" w:sz="0" w:space="0" w:color="auto"/>
          </w:divBdr>
        </w:div>
        <w:div w:id="498692294">
          <w:marLeft w:val="480"/>
          <w:marRight w:val="0"/>
          <w:marTop w:val="0"/>
          <w:marBottom w:val="0"/>
          <w:divBdr>
            <w:top w:val="none" w:sz="0" w:space="0" w:color="auto"/>
            <w:left w:val="none" w:sz="0" w:space="0" w:color="auto"/>
            <w:bottom w:val="none" w:sz="0" w:space="0" w:color="auto"/>
            <w:right w:val="none" w:sz="0" w:space="0" w:color="auto"/>
          </w:divBdr>
        </w:div>
        <w:div w:id="2075080343">
          <w:marLeft w:val="480"/>
          <w:marRight w:val="0"/>
          <w:marTop w:val="0"/>
          <w:marBottom w:val="0"/>
          <w:divBdr>
            <w:top w:val="none" w:sz="0" w:space="0" w:color="auto"/>
            <w:left w:val="none" w:sz="0" w:space="0" w:color="auto"/>
            <w:bottom w:val="none" w:sz="0" w:space="0" w:color="auto"/>
            <w:right w:val="none" w:sz="0" w:space="0" w:color="auto"/>
          </w:divBdr>
        </w:div>
      </w:divsChild>
    </w:div>
    <w:div w:id="1410224995">
      <w:bodyDiv w:val="1"/>
      <w:marLeft w:val="0"/>
      <w:marRight w:val="0"/>
      <w:marTop w:val="0"/>
      <w:marBottom w:val="0"/>
      <w:divBdr>
        <w:top w:val="none" w:sz="0" w:space="0" w:color="auto"/>
        <w:left w:val="none" w:sz="0" w:space="0" w:color="auto"/>
        <w:bottom w:val="none" w:sz="0" w:space="0" w:color="auto"/>
        <w:right w:val="none" w:sz="0" w:space="0" w:color="auto"/>
      </w:divBdr>
    </w:div>
    <w:div w:id="1410689851">
      <w:bodyDiv w:val="1"/>
      <w:marLeft w:val="0"/>
      <w:marRight w:val="0"/>
      <w:marTop w:val="0"/>
      <w:marBottom w:val="0"/>
      <w:divBdr>
        <w:top w:val="none" w:sz="0" w:space="0" w:color="auto"/>
        <w:left w:val="none" w:sz="0" w:space="0" w:color="auto"/>
        <w:bottom w:val="none" w:sz="0" w:space="0" w:color="auto"/>
        <w:right w:val="none" w:sz="0" w:space="0" w:color="auto"/>
      </w:divBdr>
    </w:div>
    <w:div w:id="1410928209">
      <w:bodyDiv w:val="1"/>
      <w:marLeft w:val="0"/>
      <w:marRight w:val="0"/>
      <w:marTop w:val="0"/>
      <w:marBottom w:val="0"/>
      <w:divBdr>
        <w:top w:val="none" w:sz="0" w:space="0" w:color="auto"/>
        <w:left w:val="none" w:sz="0" w:space="0" w:color="auto"/>
        <w:bottom w:val="none" w:sz="0" w:space="0" w:color="auto"/>
        <w:right w:val="none" w:sz="0" w:space="0" w:color="auto"/>
      </w:divBdr>
    </w:div>
    <w:div w:id="1411998909">
      <w:bodyDiv w:val="1"/>
      <w:marLeft w:val="0"/>
      <w:marRight w:val="0"/>
      <w:marTop w:val="0"/>
      <w:marBottom w:val="0"/>
      <w:divBdr>
        <w:top w:val="none" w:sz="0" w:space="0" w:color="auto"/>
        <w:left w:val="none" w:sz="0" w:space="0" w:color="auto"/>
        <w:bottom w:val="none" w:sz="0" w:space="0" w:color="auto"/>
        <w:right w:val="none" w:sz="0" w:space="0" w:color="auto"/>
      </w:divBdr>
    </w:div>
    <w:div w:id="1412388016">
      <w:bodyDiv w:val="1"/>
      <w:marLeft w:val="0"/>
      <w:marRight w:val="0"/>
      <w:marTop w:val="0"/>
      <w:marBottom w:val="0"/>
      <w:divBdr>
        <w:top w:val="none" w:sz="0" w:space="0" w:color="auto"/>
        <w:left w:val="none" w:sz="0" w:space="0" w:color="auto"/>
        <w:bottom w:val="none" w:sz="0" w:space="0" w:color="auto"/>
        <w:right w:val="none" w:sz="0" w:space="0" w:color="auto"/>
      </w:divBdr>
    </w:div>
    <w:div w:id="1412893932">
      <w:bodyDiv w:val="1"/>
      <w:marLeft w:val="0"/>
      <w:marRight w:val="0"/>
      <w:marTop w:val="0"/>
      <w:marBottom w:val="0"/>
      <w:divBdr>
        <w:top w:val="none" w:sz="0" w:space="0" w:color="auto"/>
        <w:left w:val="none" w:sz="0" w:space="0" w:color="auto"/>
        <w:bottom w:val="none" w:sz="0" w:space="0" w:color="auto"/>
        <w:right w:val="none" w:sz="0" w:space="0" w:color="auto"/>
      </w:divBdr>
    </w:div>
    <w:div w:id="1413040940">
      <w:bodyDiv w:val="1"/>
      <w:marLeft w:val="0"/>
      <w:marRight w:val="0"/>
      <w:marTop w:val="0"/>
      <w:marBottom w:val="0"/>
      <w:divBdr>
        <w:top w:val="none" w:sz="0" w:space="0" w:color="auto"/>
        <w:left w:val="none" w:sz="0" w:space="0" w:color="auto"/>
        <w:bottom w:val="none" w:sz="0" w:space="0" w:color="auto"/>
        <w:right w:val="none" w:sz="0" w:space="0" w:color="auto"/>
      </w:divBdr>
    </w:div>
    <w:div w:id="1413434122">
      <w:bodyDiv w:val="1"/>
      <w:marLeft w:val="0"/>
      <w:marRight w:val="0"/>
      <w:marTop w:val="0"/>
      <w:marBottom w:val="0"/>
      <w:divBdr>
        <w:top w:val="none" w:sz="0" w:space="0" w:color="auto"/>
        <w:left w:val="none" w:sz="0" w:space="0" w:color="auto"/>
        <w:bottom w:val="none" w:sz="0" w:space="0" w:color="auto"/>
        <w:right w:val="none" w:sz="0" w:space="0" w:color="auto"/>
      </w:divBdr>
    </w:div>
    <w:div w:id="1413625616">
      <w:bodyDiv w:val="1"/>
      <w:marLeft w:val="0"/>
      <w:marRight w:val="0"/>
      <w:marTop w:val="0"/>
      <w:marBottom w:val="0"/>
      <w:divBdr>
        <w:top w:val="none" w:sz="0" w:space="0" w:color="auto"/>
        <w:left w:val="none" w:sz="0" w:space="0" w:color="auto"/>
        <w:bottom w:val="none" w:sz="0" w:space="0" w:color="auto"/>
        <w:right w:val="none" w:sz="0" w:space="0" w:color="auto"/>
      </w:divBdr>
    </w:div>
    <w:div w:id="1413695106">
      <w:bodyDiv w:val="1"/>
      <w:marLeft w:val="0"/>
      <w:marRight w:val="0"/>
      <w:marTop w:val="0"/>
      <w:marBottom w:val="0"/>
      <w:divBdr>
        <w:top w:val="none" w:sz="0" w:space="0" w:color="auto"/>
        <w:left w:val="none" w:sz="0" w:space="0" w:color="auto"/>
        <w:bottom w:val="none" w:sz="0" w:space="0" w:color="auto"/>
        <w:right w:val="none" w:sz="0" w:space="0" w:color="auto"/>
      </w:divBdr>
    </w:div>
    <w:div w:id="1413939272">
      <w:bodyDiv w:val="1"/>
      <w:marLeft w:val="0"/>
      <w:marRight w:val="0"/>
      <w:marTop w:val="0"/>
      <w:marBottom w:val="0"/>
      <w:divBdr>
        <w:top w:val="none" w:sz="0" w:space="0" w:color="auto"/>
        <w:left w:val="none" w:sz="0" w:space="0" w:color="auto"/>
        <w:bottom w:val="none" w:sz="0" w:space="0" w:color="auto"/>
        <w:right w:val="none" w:sz="0" w:space="0" w:color="auto"/>
      </w:divBdr>
    </w:div>
    <w:div w:id="1413968055">
      <w:bodyDiv w:val="1"/>
      <w:marLeft w:val="0"/>
      <w:marRight w:val="0"/>
      <w:marTop w:val="0"/>
      <w:marBottom w:val="0"/>
      <w:divBdr>
        <w:top w:val="none" w:sz="0" w:space="0" w:color="auto"/>
        <w:left w:val="none" w:sz="0" w:space="0" w:color="auto"/>
        <w:bottom w:val="none" w:sz="0" w:space="0" w:color="auto"/>
        <w:right w:val="none" w:sz="0" w:space="0" w:color="auto"/>
      </w:divBdr>
    </w:div>
    <w:div w:id="1414736792">
      <w:bodyDiv w:val="1"/>
      <w:marLeft w:val="0"/>
      <w:marRight w:val="0"/>
      <w:marTop w:val="0"/>
      <w:marBottom w:val="0"/>
      <w:divBdr>
        <w:top w:val="none" w:sz="0" w:space="0" w:color="auto"/>
        <w:left w:val="none" w:sz="0" w:space="0" w:color="auto"/>
        <w:bottom w:val="none" w:sz="0" w:space="0" w:color="auto"/>
        <w:right w:val="none" w:sz="0" w:space="0" w:color="auto"/>
      </w:divBdr>
    </w:div>
    <w:div w:id="1414740802">
      <w:bodyDiv w:val="1"/>
      <w:marLeft w:val="0"/>
      <w:marRight w:val="0"/>
      <w:marTop w:val="0"/>
      <w:marBottom w:val="0"/>
      <w:divBdr>
        <w:top w:val="none" w:sz="0" w:space="0" w:color="auto"/>
        <w:left w:val="none" w:sz="0" w:space="0" w:color="auto"/>
        <w:bottom w:val="none" w:sz="0" w:space="0" w:color="auto"/>
        <w:right w:val="none" w:sz="0" w:space="0" w:color="auto"/>
      </w:divBdr>
    </w:div>
    <w:div w:id="1414815604">
      <w:bodyDiv w:val="1"/>
      <w:marLeft w:val="0"/>
      <w:marRight w:val="0"/>
      <w:marTop w:val="0"/>
      <w:marBottom w:val="0"/>
      <w:divBdr>
        <w:top w:val="none" w:sz="0" w:space="0" w:color="auto"/>
        <w:left w:val="none" w:sz="0" w:space="0" w:color="auto"/>
        <w:bottom w:val="none" w:sz="0" w:space="0" w:color="auto"/>
        <w:right w:val="none" w:sz="0" w:space="0" w:color="auto"/>
      </w:divBdr>
    </w:div>
    <w:div w:id="1416171215">
      <w:bodyDiv w:val="1"/>
      <w:marLeft w:val="0"/>
      <w:marRight w:val="0"/>
      <w:marTop w:val="0"/>
      <w:marBottom w:val="0"/>
      <w:divBdr>
        <w:top w:val="none" w:sz="0" w:space="0" w:color="auto"/>
        <w:left w:val="none" w:sz="0" w:space="0" w:color="auto"/>
        <w:bottom w:val="none" w:sz="0" w:space="0" w:color="auto"/>
        <w:right w:val="none" w:sz="0" w:space="0" w:color="auto"/>
      </w:divBdr>
    </w:div>
    <w:div w:id="1416198173">
      <w:bodyDiv w:val="1"/>
      <w:marLeft w:val="0"/>
      <w:marRight w:val="0"/>
      <w:marTop w:val="0"/>
      <w:marBottom w:val="0"/>
      <w:divBdr>
        <w:top w:val="none" w:sz="0" w:space="0" w:color="auto"/>
        <w:left w:val="none" w:sz="0" w:space="0" w:color="auto"/>
        <w:bottom w:val="none" w:sz="0" w:space="0" w:color="auto"/>
        <w:right w:val="none" w:sz="0" w:space="0" w:color="auto"/>
      </w:divBdr>
    </w:div>
    <w:div w:id="1416315527">
      <w:bodyDiv w:val="1"/>
      <w:marLeft w:val="0"/>
      <w:marRight w:val="0"/>
      <w:marTop w:val="0"/>
      <w:marBottom w:val="0"/>
      <w:divBdr>
        <w:top w:val="none" w:sz="0" w:space="0" w:color="auto"/>
        <w:left w:val="none" w:sz="0" w:space="0" w:color="auto"/>
        <w:bottom w:val="none" w:sz="0" w:space="0" w:color="auto"/>
        <w:right w:val="none" w:sz="0" w:space="0" w:color="auto"/>
      </w:divBdr>
    </w:div>
    <w:div w:id="1416316968">
      <w:bodyDiv w:val="1"/>
      <w:marLeft w:val="0"/>
      <w:marRight w:val="0"/>
      <w:marTop w:val="0"/>
      <w:marBottom w:val="0"/>
      <w:divBdr>
        <w:top w:val="none" w:sz="0" w:space="0" w:color="auto"/>
        <w:left w:val="none" w:sz="0" w:space="0" w:color="auto"/>
        <w:bottom w:val="none" w:sz="0" w:space="0" w:color="auto"/>
        <w:right w:val="none" w:sz="0" w:space="0" w:color="auto"/>
      </w:divBdr>
    </w:div>
    <w:div w:id="1416593344">
      <w:bodyDiv w:val="1"/>
      <w:marLeft w:val="0"/>
      <w:marRight w:val="0"/>
      <w:marTop w:val="0"/>
      <w:marBottom w:val="0"/>
      <w:divBdr>
        <w:top w:val="none" w:sz="0" w:space="0" w:color="auto"/>
        <w:left w:val="none" w:sz="0" w:space="0" w:color="auto"/>
        <w:bottom w:val="none" w:sz="0" w:space="0" w:color="auto"/>
        <w:right w:val="none" w:sz="0" w:space="0" w:color="auto"/>
      </w:divBdr>
    </w:div>
    <w:div w:id="1417747682">
      <w:bodyDiv w:val="1"/>
      <w:marLeft w:val="0"/>
      <w:marRight w:val="0"/>
      <w:marTop w:val="0"/>
      <w:marBottom w:val="0"/>
      <w:divBdr>
        <w:top w:val="none" w:sz="0" w:space="0" w:color="auto"/>
        <w:left w:val="none" w:sz="0" w:space="0" w:color="auto"/>
        <w:bottom w:val="none" w:sz="0" w:space="0" w:color="auto"/>
        <w:right w:val="none" w:sz="0" w:space="0" w:color="auto"/>
      </w:divBdr>
    </w:div>
    <w:div w:id="1419444767">
      <w:bodyDiv w:val="1"/>
      <w:marLeft w:val="0"/>
      <w:marRight w:val="0"/>
      <w:marTop w:val="0"/>
      <w:marBottom w:val="0"/>
      <w:divBdr>
        <w:top w:val="none" w:sz="0" w:space="0" w:color="auto"/>
        <w:left w:val="none" w:sz="0" w:space="0" w:color="auto"/>
        <w:bottom w:val="none" w:sz="0" w:space="0" w:color="auto"/>
        <w:right w:val="none" w:sz="0" w:space="0" w:color="auto"/>
      </w:divBdr>
    </w:div>
    <w:div w:id="1419475985">
      <w:bodyDiv w:val="1"/>
      <w:marLeft w:val="0"/>
      <w:marRight w:val="0"/>
      <w:marTop w:val="0"/>
      <w:marBottom w:val="0"/>
      <w:divBdr>
        <w:top w:val="none" w:sz="0" w:space="0" w:color="auto"/>
        <w:left w:val="none" w:sz="0" w:space="0" w:color="auto"/>
        <w:bottom w:val="none" w:sz="0" w:space="0" w:color="auto"/>
        <w:right w:val="none" w:sz="0" w:space="0" w:color="auto"/>
      </w:divBdr>
    </w:div>
    <w:div w:id="1421175349">
      <w:bodyDiv w:val="1"/>
      <w:marLeft w:val="0"/>
      <w:marRight w:val="0"/>
      <w:marTop w:val="0"/>
      <w:marBottom w:val="0"/>
      <w:divBdr>
        <w:top w:val="none" w:sz="0" w:space="0" w:color="auto"/>
        <w:left w:val="none" w:sz="0" w:space="0" w:color="auto"/>
        <w:bottom w:val="none" w:sz="0" w:space="0" w:color="auto"/>
        <w:right w:val="none" w:sz="0" w:space="0" w:color="auto"/>
      </w:divBdr>
    </w:div>
    <w:div w:id="1421176397">
      <w:bodyDiv w:val="1"/>
      <w:marLeft w:val="0"/>
      <w:marRight w:val="0"/>
      <w:marTop w:val="0"/>
      <w:marBottom w:val="0"/>
      <w:divBdr>
        <w:top w:val="none" w:sz="0" w:space="0" w:color="auto"/>
        <w:left w:val="none" w:sz="0" w:space="0" w:color="auto"/>
        <w:bottom w:val="none" w:sz="0" w:space="0" w:color="auto"/>
        <w:right w:val="none" w:sz="0" w:space="0" w:color="auto"/>
      </w:divBdr>
      <w:divsChild>
        <w:div w:id="1629972701">
          <w:marLeft w:val="480"/>
          <w:marRight w:val="0"/>
          <w:marTop w:val="0"/>
          <w:marBottom w:val="0"/>
          <w:divBdr>
            <w:top w:val="none" w:sz="0" w:space="0" w:color="auto"/>
            <w:left w:val="none" w:sz="0" w:space="0" w:color="auto"/>
            <w:bottom w:val="none" w:sz="0" w:space="0" w:color="auto"/>
            <w:right w:val="none" w:sz="0" w:space="0" w:color="auto"/>
          </w:divBdr>
        </w:div>
        <w:div w:id="390276489">
          <w:marLeft w:val="480"/>
          <w:marRight w:val="0"/>
          <w:marTop w:val="0"/>
          <w:marBottom w:val="0"/>
          <w:divBdr>
            <w:top w:val="none" w:sz="0" w:space="0" w:color="auto"/>
            <w:left w:val="none" w:sz="0" w:space="0" w:color="auto"/>
            <w:bottom w:val="none" w:sz="0" w:space="0" w:color="auto"/>
            <w:right w:val="none" w:sz="0" w:space="0" w:color="auto"/>
          </w:divBdr>
        </w:div>
        <w:div w:id="46150504">
          <w:marLeft w:val="480"/>
          <w:marRight w:val="0"/>
          <w:marTop w:val="0"/>
          <w:marBottom w:val="0"/>
          <w:divBdr>
            <w:top w:val="none" w:sz="0" w:space="0" w:color="auto"/>
            <w:left w:val="none" w:sz="0" w:space="0" w:color="auto"/>
            <w:bottom w:val="none" w:sz="0" w:space="0" w:color="auto"/>
            <w:right w:val="none" w:sz="0" w:space="0" w:color="auto"/>
          </w:divBdr>
        </w:div>
        <w:div w:id="602304161">
          <w:marLeft w:val="480"/>
          <w:marRight w:val="0"/>
          <w:marTop w:val="0"/>
          <w:marBottom w:val="0"/>
          <w:divBdr>
            <w:top w:val="none" w:sz="0" w:space="0" w:color="auto"/>
            <w:left w:val="none" w:sz="0" w:space="0" w:color="auto"/>
            <w:bottom w:val="none" w:sz="0" w:space="0" w:color="auto"/>
            <w:right w:val="none" w:sz="0" w:space="0" w:color="auto"/>
          </w:divBdr>
        </w:div>
        <w:div w:id="777139133">
          <w:marLeft w:val="480"/>
          <w:marRight w:val="0"/>
          <w:marTop w:val="0"/>
          <w:marBottom w:val="0"/>
          <w:divBdr>
            <w:top w:val="none" w:sz="0" w:space="0" w:color="auto"/>
            <w:left w:val="none" w:sz="0" w:space="0" w:color="auto"/>
            <w:bottom w:val="none" w:sz="0" w:space="0" w:color="auto"/>
            <w:right w:val="none" w:sz="0" w:space="0" w:color="auto"/>
          </w:divBdr>
        </w:div>
        <w:div w:id="1773429803">
          <w:marLeft w:val="480"/>
          <w:marRight w:val="0"/>
          <w:marTop w:val="0"/>
          <w:marBottom w:val="0"/>
          <w:divBdr>
            <w:top w:val="none" w:sz="0" w:space="0" w:color="auto"/>
            <w:left w:val="none" w:sz="0" w:space="0" w:color="auto"/>
            <w:bottom w:val="none" w:sz="0" w:space="0" w:color="auto"/>
            <w:right w:val="none" w:sz="0" w:space="0" w:color="auto"/>
          </w:divBdr>
        </w:div>
        <w:div w:id="2053192234">
          <w:marLeft w:val="480"/>
          <w:marRight w:val="0"/>
          <w:marTop w:val="0"/>
          <w:marBottom w:val="0"/>
          <w:divBdr>
            <w:top w:val="none" w:sz="0" w:space="0" w:color="auto"/>
            <w:left w:val="none" w:sz="0" w:space="0" w:color="auto"/>
            <w:bottom w:val="none" w:sz="0" w:space="0" w:color="auto"/>
            <w:right w:val="none" w:sz="0" w:space="0" w:color="auto"/>
          </w:divBdr>
        </w:div>
        <w:div w:id="1798911719">
          <w:marLeft w:val="480"/>
          <w:marRight w:val="0"/>
          <w:marTop w:val="0"/>
          <w:marBottom w:val="0"/>
          <w:divBdr>
            <w:top w:val="none" w:sz="0" w:space="0" w:color="auto"/>
            <w:left w:val="none" w:sz="0" w:space="0" w:color="auto"/>
            <w:bottom w:val="none" w:sz="0" w:space="0" w:color="auto"/>
            <w:right w:val="none" w:sz="0" w:space="0" w:color="auto"/>
          </w:divBdr>
        </w:div>
      </w:divsChild>
    </w:div>
    <w:div w:id="1421369682">
      <w:bodyDiv w:val="1"/>
      <w:marLeft w:val="0"/>
      <w:marRight w:val="0"/>
      <w:marTop w:val="0"/>
      <w:marBottom w:val="0"/>
      <w:divBdr>
        <w:top w:val="none" w:sz="0" w:space="0" w:color="auto"/>
        <w:left w:val="none" w:sz="0" w:space="0" w:color="auto"/>
        <w:bottom w:val="none" w:sz="0" w:space="0" w:color="auto"/>
        <w:right w:val="none" w:sz="0" w:space="0" w:color="auto"/>
      </w:divBdr>
    </w:div>
    <w:div w:id="1421411958">
      <w:bodyDiv w:val="1"/>
      <w:marLeft w:val="0"/>
      <w:marRight w:val="0"/>
      <w:marTop w:val="0"/>
      <w:marBottom w:val="0"/>
      <w:divBdr>
        <w:top w:val="none" w:sz="0" w:space="0" w:color="auto"/>
        <w:left w:val="none" w:sz="0" w:space="0" w:color="auto"/>
        <w:bottom w:val="none" w:sz="0" w:space="0" w:color="auto"/>
        <w:right w:val="none" w:sz="0" w:space="0" w:color="auto"/>
      </w:divBdr>
    </w:div>
    <w:div w:id="1422288778">
      <w:bodyDiv w:val="1"/>
      <w:marLeft w:val="0"/>
      <w:marRight w:val="0"/>
      <w:marTop w:val="0"/>
      <w:marBottom w:val="0"/>
      <w:divBdr>
        <w:top w:val="none" w:sz="0" w:space="0" w:color="auto"/>
        <w:left w:val="none" w:sz="0" w:space="0" w:color="auto"/>
        <w:bottom w:val="none" w:sz="0" w:space="0" w:color="auto"/>
        <w:right w:val="none" w:sz="0" w:space="0" w:color="auto"/>
      </w:divBdr>
    </w:div>
    <w:div w:id="1423141409">
      <w:bodyDiv w:val="1"/>
      <w:marLeft w:val="0"/>
      <w:marRight w:val="0"/>
      <w:marTop w:val="0"/>
      <w:marBottom w:val="0"/>
      <w:divBdr>
        <w:top w:val="none" w:sz="0" w:space="0" w:color="auto"/>
        <w:left w:val="none" w:sz="0" w:space="0" w:color="auto"/>
        <w:bottom w:val="none" w:sz="0" w:space="0" w:color="auto"/>
        <w:right w:val="none" w:sz="0" w:space="0" w:color="auto"/>
      </w:divBdr>
    </w:div>
    <w:div w:id="1423334077">
      <w:bodyDiv w:val="1"/>
      <w:marLeft w:val="0"/>
      <w:marRight w:val="0"/>
      <w:marTop w:val="0"/>
      <w:marBottom w:val="0"/>
      <w:divBdr>
        <w:top w:val="none" w:sz="0" w:space="0" w:color="auto"/>
        <w:left w:val="none" w:sz="0" w:space="0" w:color="auto"/>
        <w:bottom w:val="none" w:sz="0" w:space="0" w:color="auto"/>
        <w:right w:val="none" w:sz="0" w:space="0" w:color="auto"/>
      </w:divBdr>
    </w:div>
    <w:div w:id="1423408389">
      <w:bodyDiv w:val="1"/>
      <w:marLeft w:val="0"/>
      <w:marRight w:val="0"/>
      <w:marTop w:val="0"/>
      <w:marBottom w:val="0"/>
      <w:divBdr>
        <w:top w:val="none" w:sz="0" w:space="0" w:color="auto"/>
        <w:left w:val="none" w:sz="0" w:space="0" w:color="auto"/>
        <w:bottom w:val="none" w:sz="0" w:space="0" w:color="auto"/>
        <w:right w:val="none" w:sz="0" w:space="0" w:color="auto"/>
      </w:divBdr>
    </w:div>
    <w:div w:id="1423642861">
      <w:bodyDiv w:val="1"/>
      <w:marLeft w:val="0"/>
      <w:marRight w:val="0"/>
      <w:marTop w:val="0"/>
      <w:marBottom w:val="0"/>
      <w:divBdr>
        <w:top w:val="none" w:sz="0" w:space="0" w:color="auto"/>
        <w:left w:val="none" w:sz="0" w:space="0" w:color="auto"/>
        <w:bottom w:val="none" w:sz="0" w:space="0" w:color="auto"/>
        <w:right w:val="none" w:sz="0" w:space="0" w:color="auto"/>
      </w:divBdr>
    </w:div>
    <w:div w:id="1424378220">
      <w:bodyDiv w:val="1"/>
      <w:marLeft w:val="0"/>
      <w:marRight w:val="0"/>
      <w:marTop w:val="0"/>
      <w:marBottom w:val="0"/>
      <w:divBdr>
        <w:top w:val="none" w:sz="0" w:space="0" w:color="auto"/>
        <w:left w:val="none" w:sz="0" w:space="0" w:color="auto"/>
        <w:bottom w:val="none" w:sz="0" w:space="0" w:color="auto"/>
        <w:right w:val="none" w:sz="0" w:space="0" w:color="auto"/>
      </w:divBdr>
    </w:div>
    <w:div w:id="1424522574">
      <w:bodyDiv w:val="1"/>
      <w:marLeft w:val="0"/>
      <w:marRight w:val="0"/>
      <w:marTop w:val="0"/>
      <w:marBottom w:val="0"/>
      <w:divBdr>
        <w:top w:val="none" w:sz="0" w:space="0" w:color="auto"/>
        <w:left w:val="none" w:sz="0" w:space="0" w:color="auto"/>
        <w:bottom w:val="none" w:sz="0" w:space="0" w:color="auto"/>
        <w:right w:val="none" w:sz="0" w:space="0" w:color="auto"/>
      </w:divBdr>
    </w:div>
    <w:div w:id="1425373098">
      <w:bodyDiv w:val="1"/>
      <w:marLeft w:val="0"/>
      <w:marRight w:val="0"/>
      <w:marTop w:val="0"/>
      <w:marBottom w:val="0"/>
      <w:divBdr>
        <w:top w:val="none" w:sz="0" w:space="0" w:color="auto"/>
        <w:left w:val="none" w:sz="0" w:space="0" w:color="auto"/>
        <w:bottom w:val="none" w:sz="0" w:space="0" w:color="auto"/>
        <w:right w:val="none" w:sz="0" w:space="0" w:color="auto"/>
      </w:divBdr>
    </w:div>
    <w:div w:id="1425414716">
      <w:bodyDiv w:val="1"/>
      <w:marLeft w:val="0"/>
      <w:marRight w:val="0"/>
      <w:marTop w:val="0"/>
      <w:marBottom w:val="0"/>
      <w:divBdr>
        <w:top w:val="none" w:sz="0" w:space="0" w:color="auto"/>
        <w:left w:val="none" w:sz="0" w:space="0" w:color="auto"/>
        <w:bottom w:val="none" w:sz="0" w:space="0" w:color="auto"/>
        <w:right w:val="none" w:sz="0" w:space="0" w:color="auto"/>
      </w:divBdr>
    </w:div>
    <w:div w:id="1426072338">
      <w:bodyDiv w:val="1"/>
      <w:marLeft w:val="0"/>
      <w:marRight w:val="0"/>
      <w:marTop w:val="0"/>
      <w:marBottom w:val="0"/>
      <w:divBdr>
        <w:top w:val="none" w:sz="0" w:space="0" w:color="auto"/>
        <w:left w:val="none" w:sz="0" w:space="0" w:color="auto"/>
        <w:bottom w:val="none" w:sz="0" w:space="0" w:color="auto"/>
        <w:right w:val="none" w:sz="0" w:space="0" w:color="auto"/>
      </w:divBdr>
      <w:divsChild>
        <w:div w:id="642465014">
          <w:marLeft w:val="0"/>
          <w:marRight w:val="0"/>
          <w:marTop w:val="0"/>
          <w:marBottom w:val="0"/>
          <w:divBdr>
            <w:top w:val="none" w:sz="0" w:space="0" w:color="auto"/>
            <w:left w:val="none" w:sz="0" w:space="0" w:color="auto"/>
            <w:bottom w:val="none" w:sz="0" w:space="0" w:color="auto"/>
            <w:right w:val="none" w:sz="0" w:space="0" w:color="auto"/>
          </w:divBdr>
        </w:div>
        <w:div w:id="944970275">
          <w:marLeft w:val="0"/>
          <w:marRight w:val="0"/>
          <w:marTop w:val="0"/>
          <w:marBottom w:val="0"/>
          <w:divBdr>
            <w:top w:val="none" w:sz="0" w:space="0" w:color="auto"/>
            <w:left w:val="none" w:sz="0" w:space="0" w:color="auto"/>
            <w:bottom w:val="none" w:sz="0" w:space="0" w:color="auto"/>
            <w:right w:val="none" w:sz="0" w:space="0" w:color="auto"/>
          </w:divBdr>
        </w:div>
        <w:div w:id="1237518854">
          <w:marLeft w:val="0"/>
          <w:marRight w:val="0"/>
          <w:marTop w:val="0"/>
          <w:marBottom w:val="0"/>
          <w:divBdr>
            <w:top w:val="none" w:sz="0" w:space="0" w:color="auto"/>
            <w:left w:val="none" w:sz="0" w:space="0" w:color="auto"/>
            <w:bottom w:val="none" w:sz="0" w:space="0" w:color="auto"/>
            <w:right w:val="none" w:sz="0" w:space="0" w:color="auto"/>
          </w:divBdr>
        </w:div>
        <w:div w:id="406342676">
          <w:marLeft w:val="0"/>
          <w:marRight w:val="0"/>
          <w:marTop w:val="0"/>
          <w:marBottom w:val="0"/>
          <w:divBdr>
            <w:top w:val="none" w:sz="0" w:space="0" w:color="auto"/>
            <w:left w:val="none" w:sz="0" w:space="0" w:color="auto"/>
            <w:bottom w:val="none" w:sz="0" w:space="0" w:color="auto"/>
            <w:right w:val="none" w:sz="0" w:space="0" w:color="auto"/>
          </w:divBdr>
        </w:div>
        <w:div w:id="839269117">
          <w:marLeft w:val="0"/>
          <w:marRight w:val="0"/>
          <w:marTop w:val="0"/>
          <w:marBottom w:val="0"/>
          <w:divBdr>
            <w:top w:val="none" w:sz="0" w:space="0" w:color="auto"/>
            <w:left w:val="none" w:sz="0" w:space="0" w:color="auto"/>
            <w:bottom w:val="none" w:sz="0" w:space="0" w:color="auto"/>
            <w:right w:val="none" w:sz="0" w:space="0" w:color="auto"/>
          </w:divBdr>
        </w:div>
        <w:div w:id="480276207">
          <w:marLeft w:val="0"/>
          <w:marRight w:val="0"/>
          <w:marTop w:val="0"/>
          <w:marBottom w:val="0"/>
          <w:divBdr>
            <w:top w:val="none" w:sz="0" w:space="0" w:color="auto"/>
            <w:left w:val="none" w:sz="0" w:space="0" w:color="auto"/>
            <w:bottom w:val="none" w:sz="0" w:space="0" w:color="auto"/>
            <w:right w:val="none" w:sz="0" w:space="0" w:color="auto"/>
          </w:divBdr>
        </w:div>
        <w:div w:id="1632981367">
          <w:marLeft w:val="0"/>
          <w:marRight w:val="0"/>
          <w:marTop w:val="0"/>
          <w:marBottom w:val="0"/>
          <w:divBdr>
            <w:top w:val="none" w:sz="0" w:space="0" w:color="auto"/>
            <w:left w:val="none" w:sz="0" w:space="0" w:color="auto"/>
            <w:bottom w:val="none" w:sz="0" w:space="0" w:color="auto"/>
            <w:right w:val="none" w:sz="0" w:space="0" w:color="auto"/>
          </w:divBdr>
        </w:div>
        <w:div w:id="1357542021">
          <w:marLeft w:val="0"/>
          <w:marRight w:val="0"/>
          <w:marTop w:val="0"/>
          <w:marBottom w:val="0"/>
          <w:divBdr>
            <w:top w:val="none" w:sz="0" w:space="0" w:color="auto"/>
            <w:left w:val="none" w:sz="0" w:space="0" w:color="auto"/>
            <w:bottom w:val="none" w:sz="0" w:space="0" w:color="auto"/>
            <w:right w:val="none" w:sz="0" w:space="0" w:color="auto"/>
          </w:divBdr>
        </w:div>
        <w:div w:id="2121365482">
          <w:marLeft w:val="0"/>
          <w:marRight w:val="0"/>
          <w:marTop w:val="0"/>
          <w:marBottom w:val="0"/>
          <w:divBdr>
            <w:top w:val="none" w:sz="0" w:space="0" w:color="auto"/>
            <w:left w:val="none" w:sz="0" w:space="0" w:color="auto"/>
            <w:bottom w:val="none" w:sz="0" w:space="0" w:color="auto"/>
            <w:right w:val="none" w:sz="0" w:space="0" w:color="auto"/>
          </w:divBdr>
        </w:div>
        <w:div w:id="1728920739">
          <w:marLeft w:val="0"/>
          <w:marRight w:val="0"/>
          <w:marTop w:val="0"/>
          <w:marBottom w:val="0"/>
          <w:divBdr>
            <w:top w:val="none" w:sz="0" w:space="0" w:color="auto"/>
            <w:left w:val="none" w:sz="0" w:space="0" w:color="auto"/>
            <w:bottom w:val="none" w:sz="0" w:space="0" w:color="auto"/>
            <w:right w:val="none" w:sz="0" w:space="0" w:color="auto"/>
          </w:divBdr>
        </w:div>
        <w:div w:id="1421371051">
          <w:marLeft w:val="0"/>
          <w:marRight w:val="0"/>
          <w:marTop w:val="0"/>
          <w:marBottom w:val="0"/>
          <w:divBdr>
            <w:top w:val="none" w:sz="0" w:space="0" w:color="auto"/>
            <w:left w:val="none" w:sz="0" w:space="0" w:color="auto"/>
            <w:bottom w:val="none" w:sz="0" w:space="0" w:color="auto"/>
            <w:right w:val="none" w:sz="0" w:space="0" w:color="auto"/>
          </w:divBdr>
        </w:div>
        <w:div w:id="1322855423">
          <w:marLeft w:val="0"/>
          <w:marRight w:val="0"/>
          <w:marTop w:val="0"/>
          <w:marBottom w:val="0"/>
          <w:divBdr>
            <w:top w:val="none" w:sz="0" w:space="0" w:color="auto"/>
            <w:left w:val="none" w:sz="0" w:space="0" w:color="auto"/>
            <w:bottom w:val="none" w:sz="0" w:space="0" w:color="auto"/>
            <w:right w:val="none" w:sz="0" w:space="0" w:color="auto"/>
          </w:divBdr>
        </w:div>
        <w:div w:id="2007703505">
          <w:marLeft w:val="0"/>
          <w:marRight w:val="0"/>
          <w:marTop w:val="0"/>
          <w:marBottom w:val="0"/>
          <w:divBdr>
            <w:top w:val="none" w:sz="0" w:space="0" w:color="auto"/>
            <w:left w:val="none" w:sz="0" w:space="0" w:color="auto"/>
            <w:bottom w:val="none" w:sz="0" w:space="0" w:color="auto"/>
            <w:right w:val="none" w:sz="0" w:space="0" w:color="auto"/>
          </w:divBdr>
        </w:div>
        <w:div w:id="811748907">
          <w:marLeft w:val="0"/>
          <w:marRight w:val="0"/>
          <w:marTop w:val="0"/>
          <w:marBottom w:val="0"/>
          <w:divBdr>
            <w:top w:val="none" w:sz="0" w:space="0" w:color="auto"/>
            <w:left w:val="none" w:sz="0" w:space="0" w:color="auto"/>
            <w:bottom w:val="none" w:sz="0" w:space="0" w:color="auto"/>
            <w:right w:val="none" w:sz="0" w:space="0" w:color="auto"/>
          </w:divBdr>
        </w:div>
        <w:div w:id="1965116116">
          <w:marLeft w:val="0"/>
          <w:marRight w:val="0"/>
          <w:marTop w:val="0"/>
          <w:marBottom w:val="0"/>
          <w:divBdr>
            <w:top w:val="none" w:sz="0" w:space="0" w:color="auto"/>
            <w:left w:val="none" w:sz="0" w:space="0" w:color="auto"/>
            <w:bottom w:val="none" w:sz="0" w:space="0" w:color="auto"/>
            <w:right w:val="none" w:sz="0" w:space="0" w:color="auto"/>
          </w:divBdr>
        </w:div>
        <w:div w:id="1462308542">
          <w:marLeft w:val="0"/>
          <w:marRight w:val="0"/>
          <w:marTop w:val="0"/>
          <w:marBottom w:val="0"/>
          <w:divBdr>
            <w:top w:val="none" w:sz="0" w:space="0" w:color="auto"/>
            <w:left w:val="none" w:sz="0" w:space="0" w:color="auto"/>
            <w:bottom w:val="none" w:sz="0" w:space="0" w:color="auto"/>
            <w:right w:val="none" w:sz="0" w:space="0" w:color="auto"/>
          </w:divBdr>
        </w:div>
        <w:div w:id="324750809">
          <w:marLeft w:val="0"/>
          <w:marRight w:val="0"/>
          <w:marTop w:val="0"/>
          <w:marBottom w:val="0"/>
          <w:divBdr>
            <w:top w:val="none" w:sz="0" w:space="0" w:color="auto"/>
            <w:left w:val="none" w:sz="0" w:space="0" w:color="auto"/>
            <w:bottom w:val="none" w:sz="0" w:space="0" w:color="auto"/>
            <w:right w:val="none" w:sz="0" w:space="0" w:color="auto"/>
          </w:divBdr>
        </w:div>
        <w:div w:id="686978246">
          <w:marLeft w:val="0"/>
          <w:marRight w:val="0"/>
          <w:marTop w:val="0"/>
          <w:marBottom w:val="0"/>
          <w:divBdr>
            <w:top w:val="none" w:sz="0" w:space="0" w:color="auto"/>
            <w:left w:val="none" w:sz="0" w:space="0" w:color="auto"/>
            <w:bottom w:val="none" w:sz="0" w:space="0" w:color="auto"/>
            <w:right w:val="none" w:sz="0" w:space="0" w:color="auto"/>
          </w:divBdr>
        </w:div>
        <w:div w:id="97067920">
          <w:marLeft w:val="0"/>
          <w:marRight w:val="0"/>
          <w:marTop w:val="0"/>
          <w:marBottom w:val="0"/>
          <w:divBdr>
            <w:top w:val="none" w:sz="0" w:space="0" w:color="auto"/>
            <w:left w:val="none" w:sz="0" w:space="0" w:color="auto"/>
            <w:bottom w:val="none" w:sz="0" w:space="0" w:color="auto"/>
            <w:right w:val="none" w:sz="0" w:space="0" w:color="auto"/>
          </w:divBdr>
        </w:div>
        <w:div w:id="1383628307">
          <w:marLeft w:val="0"/>
          <w:marRight w:val="0"/>
          <w:marTop w:val="0"/>
          <w:marBottom w:val="0"/>
          <w:divBdr>
            <w:top w:val="none" w:sz="0" w:space="0" w:color="auto"/>
            <w:left w:val="none" w:sz="0" w:space="0" w:color="auto"/>
            <w:bottom w:val="none" w:sz="0" w:space="0" w:color="auto"/>
            <w:right w:val="none" w:sz="0" w:space="0" w:color="auto"/>
          </w:divBdr>
        </w:div>
        <w:div w:id="1395659592">
          <w:marLeft w:val="0"/>
          <w:marRight w:val="0"/>
          <w:marTop w:val="0"/>
          <w:marBottom w:val="0"/>
          <w:divBdr>
            <w:top w:val="none" w:sz="0" w:space="0" w:color="auto"/>
            <w:left w:val="none" w:sz="0" w:space="0" w:color="auto"/>
            <w:bottom w:val="none" w:sz="0" w:space="0" w:color="auto"/>
            <w:right w:val="none" w:sz="0" w:space="0" w:color="auto"/>
          </w:divBdr>
        </w:div>
        <w:div w:id="1200170325">
          <w:marLeft w:val="0"/>
          <w:marRight w:val="0"/>
          <w:marTop w:val="0"/>
          <w:marBottom w:val="0"/>
          <w:divBdr>
            <w:top w:val="none" w:sz="0" w:space="0" w:color="auto"/>
            <w:left w:val="none" w:sz="0" w:space="0" w:color="auto"/>
            <w:bottom w:val="none" w:sz="0" w:space="0" w:color="auto"/>
            <w:right w:val="none" w:sz="0" w:space="0" w:color="auto"/>
          </w:divBdr>
        </w:div>
        <w:div w:id="921598139">
          <w:marLeft w:val="0"/>
          <w:marRight w:val="0"/>
          <w:marTop w:val="0"/>
          <w:marBottom w:val="0"/>
          <w:divBdr>
            <w:top w:val="none" w:sz="0" w:space="0" w:color="auto"/>
            <w:left w:val="none" w:sz="0" w:space="0" w:color="auto"/>
            <w:bottom w:val="none" w:sz="0" w:space="0" w:color="auto"/>
            <w:right w:val="none" w:sz="0" w:space="0" w:color="auto"/>
          </w:divBdr>
        </w:div>
        <w:div w:id="1547795228">
          <w:marLeft w:val="0"/>
          <w:marRight w:val="0"/>
          <w:marTop w:val="0"/>
          <w:marBottom w:val="0"/>
          <w:divBdr>
            <w:top w:val="none" w:sz="0" w:space="0" w:color="auto"/>
            <w:left w:val="none" w:sz="0" w:space="0" w:color="auto"/>
            <w:bottom w:val="none" w:sz="0" w:space="0" w:color="auto"/>
            <w:right w:val="none" w:sz="0" w:space="0" w:color="auto"/>
          </w:divBdr>
        </w:div>
        <w:div w:id="436756614">
          <w:marLeft w:val="0"/>
          <w:marRight w:val="0"/>
          <w:marTop w:val="0"/>
          <w:marBottom w:val="0"/>
          <w:divBdr>
            <w:top w:val="none" w:sz="0" w:space="0" w:color="auto"/>
            <w:left w:val="none" w:sz="0" w:space="0" w:color="auto"/>
            <w:bottom w:val="none" w:sz="0" w:space="0" w:color="auto"/>
            <w:right w:val="none" w:sz="0" w:space="0" w:color="auto"/>
          </w:divBdr>
        </w:div>
        <w:div w:id="394548874">
          <w:marLeft w:val="0"/>
          <w:marRight w:val="0"/>
          <w:marTop w:val="0"/>
          <w:marBottom w:val="0"/>
          <w:divBdr>
            <w:top w:val="none" w:sz="0" w:space="0" w:color="auto"/>
            <w:left w:val="none" w:sz="0" w:space="0" w:color="auto"/>
            <w:bottom w:val="none" w:sz="0" w:space="0" w:color="auto"/>
            <w:right w:val="none" w:sz="0" w:space="0" w:color="auto"/>
          </w:divBdr>
        </w:div>
        <w:div w:id="265507575">
          <w:marLeft w:val="0"/>
          <w:marRight w:val="0"/>
          <w:marTop w:val="0"/>
          <w:marBottom w:val="0"/>
          <w:divBdr>
            <w:top w:val="none" w:sz="0" w:space="0" w:color="auto"/>
            <w:left w:val="none" w:sz="0" w:space="0" w:color="auto"/>
            <w:bottom w:val="none" w:sz="0" w:space="0" w:color="auto"/>
            <w:right w:val="none" w:sz="0" w:space="0" w:color="auto"/>
          </w:divBdr>
        </w:div>
        <w:div w:id="1992635075">
          <w:marLeft w:val="0"/>
          <w:marRight w:val="0"/>
          <w:marTop w:val="0"/>
          <w:marBottom w:val="0"/>
          <w:divBdr>
            <w:top w:val="none" w:sz="0" w:space="0" w:color="auto"/>
            <w:left w:val="none" w:sz="0" w:space="0" w:color="auto"/>
            <w:bottom w:val="none" w:sz="0" w:space="0" w:color="auto"/>
            <w:right w:val="none" w:sz="0" w:space="0" w:color="auto"/>
          </w:divBdr>
        </w:div>
        <w:div w:id="1856338550">
          <w:marLeft w:val="0"/>
          <w:marRight w:val="0"/>
          <w:marTop w:val="0"/>
          <w:marBottom w:val="0"/>
          <w:divBdr>
            <w:top w:val="none" w:sz="0" w:space="0" w:color="auto"/>
            <w:left w:val="none" w:sz="0" w:space="0" w:color="auto"/>
            <w:bottom w:val="none" w:sz="0" w:space="0" w:color="auto"/>
            <w:right w:val="none" w:sz="0" w:space="0" w:color="auto"/>
          </w:divBdr>
        </w:div>
        <w:div w:id="974724951">
          <w:marLeft w:val="0"/>
          <w:marRight w:val="0"/>
          <w:marTop w:val="0"/>
          <w:marBottom w:val="0"/>
          <w:divBdr>
            <w:top w:val="none" w:sz="0" w:space="0" w:color="auto"/>
            <w:left w:val="none" w:sz="0" w:space="0" w:color="auto"/>
            <w:bottom w:val="none" w:sz="0" w:space="0" w:color="auto"/>
            <w:right w:val="none" w:sz="0" w:space="0" w:color="auto"/>
          </w:divBdr>
        </w:div>
        <w:div w:id="1590694042">
          <w:marLeft w:val="0"/>
          <w:marRight w:val="0"/>
          <w:marTop w:val="0"/>
          <w:marBottom w:val="0"/>
          <w:divBdr>
            <w:top w:val="none" w:sz="0" w:space="0" w:color="auto"/>
            <w:left w:val="none" w:sz="0" w:space="0" w:color="auto"/>
            <w:bottom w:val="none" w:sz="0" w:space="0" w:color="auto"/>
            <w:right w:val="none" w:sz="0" w:space="0" w:color="auto"/>
          </w:divBdr>
        </w:div>
        <w:div w:id="1662194238">
          <w:marLeft w:val="0"/>
          <w:marRight w:val="0"/>
          <w:marTop w:val="0"/>
          <w:marBottom w:val="0"/>
          <w:divBdr>
            <w:top w:val="none" w:sz="0" w:space="0" w:color="auto"/>
            <w:left w:val="none" w:sz="0" w:space="0" w:color="auto"/>
            <w:bottom w:val="none" w:sz="0" w:space="0" w:color="auto"/>
            <w:right w:val="none" w:sz="0" w:space="0" w:color="auto"/>
          </w:divBdr>
        </w:div>
        <w:div w:id="1636763274">
          <w:marLeft w:val="0"/>
          <w:marRight w:val="0"/>
          <w:marTop w:val="0"/>
          <w:marBottom w:val="0"/>
          <w:divBdr>
            <w:top w:val="none" w:sz="0" w:space="0" w:color="auto"/>
            <w:left w:val="none" w:sz="0" w:space="0" w:color="auto"/>
            <w:bottom w:val="none" w:sz="0" w:space="0" w:color="auto"/>
            <w:right w:val="none" w:sz="0" w:space="0" w:color="auto"/>
          </w:divBdr>
        </w:div>
        <w:div w:id="1809934960">
          <w:marLeft w:val="0"/>
          <w:marRight w:val="0"/>
          <w:marTop w:val="0"/>
          <w:marBottom w:val="0"/>
          <w:divBdr>
            <w:top w:val="none" w:sz="0" w:space="0" w:color="auto"/>
            <w:left w:val="none" w:sz="0" w:space="0" w:color="auto"/>
            <w:bottom w:val="none" w:sz="0" w:space="0" w:color="auto"/>
            <w:right w:val="none" w:sz="0" w:space="0" w:color="auto"/>
          </w:divBdr>
        </w:div>
        <w:div w:id="1687290176">
          <w:marLeft w:val="0"/>
          <w:marRight w:val="0"/>
          <w:marTop w:val="0"/>
          <w:marBottom w:val="0"/>
          <w:divBdr>
            <w:top w:val="none" w:sz="0" w:space="0" w:color="auto"/>
            <w:left w:val="none" w:sz="0" w:space="0" w:color="auto"/>
            <w:bottom w:val="none" w:sz="0" w:space="0" w:color="auto"/>
            <w:right w:val="none" w:sz="0" w:space="0" w:color="auto"/>
          </w:divBdr>
        </w:div>
        <w:div w:id="239825758">
          <w:marLeft w:val="0"/>
          <w:marRight w:val="0"/>
          <w:marTop w:val="0"/>
          <w:marBottom w:val="0"/>
          <w:divBdr>
            <w:top w:val="none" w:sz="0" w:space="0" w:color="auto"/>
            <w:left w:val="none" w:sz="0" w:space="0" w:color="auto"/>
            <w:bottom w:val="none" w:sz="0" w:space="0" w:color="auto"/>
            <w:right w:val="none" w:sz="0" w:space="0" w:color="auto"/>
          </w:divBdr>
        </w:div>
        <w:div w:id="1978949183">
          <w:marLeft w:val="0"/>
          <w:marRight w:val="0"/>
          <w:marTop w:val="0"/>
          <w:marBottom w:val="0"/>
          <w:divBdr>
            <w:top w:val="none" w:sz="0" w:space="0" w:color="auto"/>
            <w:left w:val="none" w:sz="0" w:space="0" w:color="auto"/>
            <w:bottom w:val="none" w:sz="0" w:space="0" w:color="auto"/>
            <w:right w:val="none" w:sz="0" w:space="0" w:color="auto"/>
          </w:divBdr>
        </w:div>
        <w:div w:id="930167393">
          <w:marLeft w:val="0"/>
          <w:marRight w:val="0"/>
          <w:marTop w:val="0"/>
          <w:marBottom w:val="0"/>
          <w:divBdr>
            <w:top w:val="none" w:sz="0" w:space="0" w:color="auto"/>
            <w:left w:val="none" w:sz="0" w:space="0" w:color="auto"/>
            <w:bottom w:val="none" w:sz="0" w:space="0" w:color="auto"/>
            <w:right w:val="none" w:sz="0" w:space="0" w:color="auto"/>
          </w:divBdr>
        </w:div>
        <w:div w:id="774641945">
          <w:marLeft w:val="0"/>
          <w:marRight w:val="0"/>
          <w:marTop w:val="0"/>
          <w:marBottom w:val="0"/>
          <w:divBdr>
            <w:top w:val="none" w:sz="0" w:space="0" w:color="auto"/>
            <w:left w:val="none" w:sz="0" w:space="0" w:color="auto"/>
            <w:bottom w:val="none" w:sz="0" w:space="0" w:color="auto"/>
            <w:right w:val="none" w:sz="0" w:space="0" w:color="auto"/>
          </w:divBdr>
        </w:div>
      </w:divsChild>
    </w:div>
    <w:div w:id="1426422271">
      <w:bodyDiv w:val="1"/>
      <w:marLeft w:val="0"/>
      <w:marRight w:val="0"/>
      <w:marTop w:val="0"/>
      <w:marBottom w:val="0"/>
      <w:divBdr>
        <w:top w:val="none" w:sz="0" w:space="0" w:color="auto"/>
        <w:left w:val="none" w:sz="0" w:space="0" w:color="auto"/>
        <w:bottom w:val="none" w:sz="0" w:space="0" w:color="auto"/>
        <w:right w:val="none" w:sz="0" w:space="0" w:color="auto"/>
      </w:divBdr>
    </w:div>
    <w:div w:id="1426460971">
      <w:bodyDiv w:val="1"/>
      <w:marLeft w:val="0"/>
      <w:marRight w:val="0"/>
      <w:marTop w:val="0"/>
      <w:marBottom w:val="0"/>
      <w:divBdr>
        <w:top w:val="none" w:sz="0" w:space="0" w:color="auto"/>
        <w:left w:val="none" w:sz="0" w:space="0" w:color="auto"/>
        <w:bottom w:val="none" w:sz="0" w:space="0" w:color="auto"/>
        <w:right w:val="none" w:sz="0" w:space="0" w:color="auto"/>
      </w:divBdr>
    </w:div>
    <w:div w:id="1426461799">
      <w:bodyDiv w:val="1"/>
      <w:marLeft w:val="0"/>
      <w:marRight w:val="0"/>
      <w:marTop w:val="0"/>
      <w:marBottom w:val="0"/>
      <w:divBdr>
        <w:top w:val="none" w:sz="0" w:space="0" w:color="auto"/>
        <w:left w:val="none" w:sz="0" w:space="0" w:color="auto"/>
        <w:bottom w:val="none" w:sz="0" w:space="0" w:color="auto"/>
        <w:right w:val="none" w:sz="0" w:space="0" w:color="auto"/>
      </w:divBdr>
      <w:divsChild>
        <w:div w:id="1157108148">
          <w:marLeft w:val="0"/>
          <w:marRight w:val="0"/>
          <w:marTop w:val="0"/>
          <w:marBottom w:val="0"/>
          <w:divBdr>
            <w:top w:val="none" w:sz="0" w:space="0" w:color="auto"/>
            <w:left w:val="none" w:sz="0" w:space="0" w:color="auto"/>
            <w:bottom w:val="none" w:sz="0" w:space="0" w:color="auto"/>
            <w:right w:val="none" w:sz="0" w:space="0" w:color="auto"/>
          </w:divBdr>
        </w:div>
        <w:div w:id="704599737">
          <w:marLeft w:val="0"/>
          <w:marRight w:val="0"/>
          <w:marTop w:val="0"/>
          <w:marBottom w:val="0"/>
          <w:divBdr>
            <w:top w:val="none" w:sz="0" w:space="0" w:color="auto"/>
            <w:left w:val="none" w:sz="0" w:space="0" w:color="auto"/>
            <w:bottom w:val="none" w:sz="0" w:space="0" w:color="auto"/>
            <w:right w:val="none" w:sz="0" w:space="0" w:color="auto"/>
          </w:divBdr>
        </w:div>
        <w:div w:id="126435169">
          <w:marLeft w:val="0"/>
          <w:marRight w:val="0"/>
          <w:marTop w:val="0"/>
          <w:marBottom w:val="0"/>
          <w:divBdr>
            <w:top w:val="none" w:sz="0" w:space="0" w:color="auto"/>
            <w:left w:val="none" w:sz="0" w:space="0" w:color="auto"/>
            <w:bottom w:val="none" w:sz="0" w:space="0" w:color="auto"/>
            <w:right w:val="none" w:sz="0" w:space="0" w:color="auto"/>
          </w:divBdr>
        </w:div>
        <w:div w:id="1983382779">
          <w:marLeft w:val="0"/>
          <w:marRight w:val="0"/>
          <w:marTop w:val="0"/>
          <w:marBottom w:val="0"/>
          <w:divBdr>
            <w:top w:val="none" w:sz="0" w:space="0" w:color="auto"/>
            <w:left w:val="none" w:sz="0" w:space="0" w:color="auto"/>
            <w:bottom w:val="none" w:sz="0" w:space="0" w:color="auto"/>
            <w:right w:val="none" w:sz="0" w:space="0" w:color="auto"/>
          </w:divBdr>
        </w:div>
        <w:div w:id="134881190">
          <w:marLeft w:val="0"/>
          <w:marRight w:val="0"/>
          <w:marTop w:val="0"/>
          <w:marBottom w:val="0"/>
          <w:divBdr>
            <w:top w:val="none" w:sz="0" w:space="0" w:color="auto"/>
            <w:left w:val="none" w:sz="0" w:space="0" w:color="auto"/>
            <w:bottom w:val="none" w:sz="0" w:space="0" w:color="auto"/>
            <w:right w:val="none" w:sz="0" w:space="0" w:color="auto"/>
          </w:divBdr>
        </w:div>
        <w:div w:id="809517969">
          <w:marLeft w:val="0"/>
          <w:marRight w:val="0"/>
          <w:marTop w:val="0"/>
          <w:marBottom w:val="0"/>
          <w:divBdr>
            <w:top w:val="none" w:sz="0" w:space="0" w:color="auto"/>
            <w:left w:val="none" w:sz="0" w:space="0" w:color="auto"/>
            <w:bottom w:val="none" w:sz="0" w:space="0" w:color="auto"/>
            <w:right w:val="none" w:sz="0" w:space="0" w:color="auto"/>
          </w:divBdr>
        </w:div>
        <w:div w:id="547844080">
          <w:marLeft w:val="0"/>
          <w:marRight w:val="0"/>
          <w:marTop w:val="0"/>
          <w:marBottom w:val="0"/>
          <w:divBdr>
            <w:top w:val="none" w:sz="0" w:space="0" w:color="auto"/>
            <w:left w:val="none" w:sz="0" w:space="0" w:color="auto"/>
            <w:bottom w:val="none" w:sz="0" w:space="0" w:color="auto"/>
            <w:right w:val="none" w:sz="0" w:space="0" w:color="auto"/>
          </w:divBdr>
        </w:div>
        <w:div w:id="1914003881">
          <w:marLeft w:val="0"/>
          <w:marRight w:val="0"/>
          <w:marTop w:val="0"/>
          <w:marBottom w:val="0"/>
          <w:divBdr>
            <w:top w:val="none" w:sz="0" w:space="0" w:color="auto"/>
            <w:left w:val="none" w:sz="0" w:space="0" w:color="auto"/>
            <w:bottom w:val="none" w:sz="0" w:space="0" w:color="auto"/>
            <w:right w:val="none" w:sz="0" w:space="0" w:color="auto"/>
          </w:divBdr>
        </w:div>
        <w:div w:id="1093671288">
          <w:marLeft w:val="0"/>
          <w:marRight w:val="0"/>
          <w:marTop w:val="0"/>
          <w:marBottom w:val="0"/>
          <w:divBdr>
            <w:top w:val="none" w:sz="0" w:space="0" w:color="auto"/>
            <w:left w:val="none" w:sz="0" w:space="0" w:color="auto"/>
            <w:bottom w:val="none" w:sz="0" w:space="0" w:color="auto"/>
            <w:right w:val="none" w:sz="0" w:space="0" w:color="auto"/>
          </w:divBdr>
        </w:div>
        <w:div w:id="773524458">
          <w:marLeft w:val="0"/>
          <w:marRight w:val="0"/>
          <w:marTop w:val="0"/>
          <w:marBottom w:val="0"/>
          <w:divBdr>
            <w:top w:val="none" w:sz="0" w:space="0" w:color="auto"/>
            <w:left w:val="none" w:sz="0" w:space="0" w:color="auto"/>
            <w:bottom w:val="none" w:sz="0" w:space="0" w:color="auto"/>
            <w:right w:val="none" w:sz="0" w:space="0" w:color="auto"/>
          </w:divBdr>
        </w:div>
        <w:div w:id="316224255">
          <w:marLeft w:val="0"/>
          <w:marRight w:val="0"/>
          <w:marTop w:val="0"/>
          <w:marBottom w:val="0"/>
          <w:divBdr>
            <w:top w:val="none" w:sz="0" w:space="0" w:color="auto"/>
            <w:left w:val="none" w:sz="0" w:space="0" w:color="auto"/>
            <w:bottom w:val="none" w:sz="0" w:space="0" w:color="auto"/>
            <w:right w:val="none" w:sz="0" w:space="0" w:color="auto"/>
          </w:divBdr>
        </w:div>
        <w:div w:id="2024745726">
          <w:marLeft w:val="0"/>
          <w:marRight w:val="0"/>
          <w:marTop w:val="0"/>
          <w:marBottom w:val="0"/>
          <w:divBdr>
            <w:top w:val="none" w:sz="0" w:space="0" w:color="auto"/>
            <w:left w:val="none" w:sz="0" w:space="0" w:color="auto"/>
            <w:bottom w:val="none" w:sz="0" w:space="0" w:color="auto"/>
            <w:right w:val="none" w:sz="0" w:space="0" w:color="auto"/>
          </w:divBdr>
        </w:div>
        <w:div w:id="1735852553">
          <w:marLeft w:val="0"/>
          <w:marRight w:val="0"/>
          <w:marTop w:val="0"/>
          <w:marBottom w:val="0"/>
          <w:divBdr>
            <w:top w:val="none" w:sz="0" w:space="0" w:color="auto"/>
            <w:left w:val="none" w:sz="0" w:space="0" w:color="auto"/>
            <w:bottom w:val="none" w:sz="0" w:space="0" w:color="auto"/>
            <w:right w:val="none" w:sz="0" w:space="0" w:color="auto"/>
          </w:divBdr>
        </w:div>
        <w:div w:id="366755107">
          <w:marLeft w:val="0"/>
          <w:marRight w:val="0"/>
          <w:marTop w:val="0"/>
          <w:marBottom w:val="0"/>
          <w:divBdr>
            <w:top w:val="none" w:sz="0" w:space="0" w:color="auto"/>
            <w:left w:val="none" w:sz="0" w:space="0" w:color="auto"/>
            <w:bottom w:val="none" w:sz="0" w:space="0" w:color="auto"/>
            <w:right w:val="none" w:sz="0" w:space="0" w:color="auto"/>
          </w:divBdr>
        </w:div>
        <w:div w:id="1957827344">
          <w:marLeft w:val="0"/>
          <w:marRight w:val="0"/>
          <w:marTop w:val="0"/>
          <w:marBottom w:val="0"/>
          <w:divBdr>
            <w:top w:val="none" w:sz="0" w:space="0" w:color="auto"/>
            <w:left w:val="none" w:sz="0" w:space="0" w:color="auto"/>
            <w:bottom w:val="none" w:sz="0" w:space="0" w:color="auto"/>
            <w:right w:val="none" w:sz="0" w:space="0" w:color="auto"/>
          </w:divBdr>
        </w:div>
        <w:div w:id="1422487247">
          <w:marLeft w:val="0"/>
          <w:marRight w:val="0"/>
          <w:marTop w:val="0"/>
          <w:marBottom w:val="0"/>
          <w:divBdr>
            <w:top w:val="none" w:sz="0" w:space="0" w:color="auto"/>
            <w:left w:val="none" w:sz="0" w:space="0" w:color="auto"/>
            <w:bottom w:val="none" w:sz="0" w:space="0" w:color="auto"/>
            <w:right w:val="none" w:sz="0" w:space="0" w:color="auto"/>
          </w:divBdr>
        </w:div>
        <w:div w:id="650789279">
          <w:marLeft w:val="0"/>
          <w:marRight w:val="0"/>
          <w:marTop w:val="0"/>
          <w:marBottom w:val="0"/>
          <w:divBdr>
            <w:top w:val="none" w:sz="0" w:space="0" w:color="auto"/>
            <w:left w:val="none" w:sz="0" w:space="0" w:color="auto"/>
            <w:bottom w:val="none" w:sz="0" w:space="0" w:color="auto"/>
            <w:right w:val="none" w:sz="0" w:space="0" w:color="auto"/>
          </w:divBdr>
        </w:div>
        <w:div w:id="124660350">
          <w:marLeft w:val="0"/>
          <w:marRight w:val="0"/>
          <w:marTop w:val="0"/>
          <w:marBottom w:val="0"/>
          <w:divBdr>
            <w:top w:val="none" w:sz="0" w:space="0" w:color="auto"/>
            <w:left w:val="none" w:sz="0" w:space="0" w:color="auto"/>
            <w:bottom w:val="none" w:sz="0" w:space="0" w:color="auto"/>
            <w:right w:val="none" w:sz="0" w:space="0" w:color="auto"/>
          </w:divBdr>
        </w:div>
        <w:div w:id="1004475916">
          <w:marLeft w:val="0"/>
          <w:marRight w:val="0"/>
          <w:marTop w:val="0"/>
          <w:marBottom w:val="0"/>
          <w:divBdr>
            <w:top w:val="none" w:sz="0" w:space="0" w:color="auto"/>
            <w:left w:val="none" w:sz="0" w:space="0" w:color="auto"/>
            <w:bottom w:val="none" w:sz="0" w:space="0" w:color="auto"/>
            <w:right w:val="none" w:sz="0" w:space="0" w:color="auto"/>
          </w:divBdr>
        </w:div>
        <w:div w:id="1608854259">
          <w:marLeft w:val="0"/>
          <w:marRight w:val="0"/>
          <w:marTop w:val="0"/>
          <w:marBottom w:val="0"/>
          <w:divBdr>
            <w:top w:val="none" w:sz="0" w:space="0" w:color="auto"/>
            <w:left w:val="none" w:sz="0" w:space="0" w:color="auto"/>
            <w:bottom w:val="none" w:sz="0" w:space="0" w:color="auto"/>
            <w:right w:val="none" w:sz="0" w:space="0" w:color="auto"/>
          </w:divBdr>
        </w:div>
        <w:div w:id="975915392">
          <w:marLeft w:val="0"/>
          <w:marRight w:val="0"/>
          <w:marTop w:val="0"/>
          <w:marBottom w:val="0"/>
          <w:divBdr>
            <w:top w:val="none" w:sz="0" w:space="0" w:color="auto"/>
            <w:left w:val="none" w:sz="0" w:space="0" w:color="auto"/>
            <w:bottom w:val="none" w:sz="0" w:space="0" w:color="auto"/>
            <w:right w:val="none" w:sz="0" w:space="0" w:color="auto"/>
          </w:divBdr>
        </w:div>
        <w:div w:id="1278683888">
          <w:marLeft w:val="0"/>
          <w:marRight w:val="0"/>
          <w:marTop w:val="0"/>
          <w:marBottom w:val="0"/>
          <w:divBdr>
            <w:top w:val="none" w:sz="0" w:space="0" w:color="auto"/>
            <w:left w:val="none" w:sz="0" w:space="0" w:color="auto"/>
            <w:bottom w:val="none" w:sz="0" w:space="0" w:color="auto"/>
            <w:right w:val="none" w:sz="0" w:space="0" w:color="auto"/>
          </w:divBdr>
        </w:div>
        <w:div w:id="1064333190">
          <w:marLeft w:val="0"/>
          <w:marRight w:val="0"/>
          <w:marTop w:val="0"/>
          <w:marBottom w:val="0"/>
          <w:divBdr>
            <w:top w:val="none" w:sz="0" w:space="0" w:color="auto"/>
            <w:left w:val="none" w:sz="0" w:space="0" w:color="auto"/>
            <w:bottom w:val="none" w:sz="0" w:space="0" w:color="auto"/>
            <w:right w:val="none" w:sz="0" w:space="0" w:color="auto"/>
          </w:divBdr>
        </w:div>
        <w:div w:id="417750457">
          <w:marLeft w:val="0"/>
          <w:marRight w:val="0"/>
          <w:marTop w:val="0"/>
          <w:marBottom w:val="0"/>
          <w:divBdr>
            <w:top w:val="none" w:sz="0" w:space="0" w:color="auto"/>
            <w:left w:val="none" w:sz="0" w:space="0" w:color="auto"/>
            <w:bottom w:val="none" w:sz="0" w:space="0" w:color="auto"/>
            <w:right w:val="none" w:sz="0" w:space="0" w:color="auto"/>
          </w:divBdr>
        </w:div>
        <w:div w:id="719280755">
          <w:marLeft w:val="0"/>
          <w:marRight w:val="0"/>
          <w:marTop w:val="0"/>
          <w:marBottom w:val="0"/>
          <w:divBdr>
            <w:top w:val="none" w:sz="0" w:space="0" w:color="auto"/>
            <w:left w:val="none" w:sz="0" w:space="0" w:color="auto"/>
            <w:bottom w:val="none" w:sz="0" w:space="0" w:color="auto"/>
            <w:right w:val="none" w:sz="0" w:space="0" w:color="auto"/>
          </w:divBdr>
        </w:div>
        <w:div w:id="30308898">
          <w:marLeft w:val="0"/>
          <w:marRight w:val="0"/>
          <w:marTop w:val="0"/>
          <w:marBottom w:val="0"/>
          <w:divBdr>
            <w:top w:val="none" w:sz="0" w:space="0" w:color="auto"/>
            <w:left w:val="none" w:sz="0" w:space="0" w:color="auto"/>
            <w:bottom w:val="none" w:sz="0" w:space="0" w:color="auto"/>
            <w:right w:val="none" w:sz="0" w:space="0" w:color="auto"/>
          </w:divBdr>
        </w:div>
        <w:div w:id="246156353">
          <w:marLeft w:val="0"/>
          <w:marRight w:val="0"/>
          <w:marTop w:val="0"/>
          <w:marBottom w:val="0"/>
          <w:divBdr>
            <w:top w:val="none" w:sz="0" w:space="0" w:color="auto"/>
            <w:left w:val="none" w:sz="0" w:space="0" w:color="auto"/>
            <w:bottom w:val="none" w:sz="0" w:space="0" w:color="auto"/>
            <w:right w:val="none" w:sz="0" w:space="0" w:color="auto"/>
          </w:divBdr>
        </w:div>
        <w:div w:id="631908030">
          <w:marLeft w:val="0"/>
          <w:marRight w:val="0"/>
          <w:marTop w:val="0"/>
          <w:marBottom w:val="0"/>
          <w:divBdr>
            <w:top w:val="none" w:sz="0" w:space="0" w:color="auto"/>
            <w:left w:val="none" w:sz="0" w:space="0" w:color="auto"/>
            <w:bottom w:val="none" w:sz="0" w:space="0" w:color="auto"/>
            <w:right w:val="none" w:sz="0" w:space="0" w:color="auto"/>
          </w:divBdr>
        </w:div>
        <w:div w:id="1534804158">
          <w:marLeft w:val="0"/>
          <w:marRight w:val="0"/>
          <w:marTop w:val="0"/>
          <w:marBottom w:val="0"/>
          <w:divBdr>
            <w:top w:val="none" w:sz="0" w:space="0" w:color="auto"/>
            <w:left w:val="none" w:sz="0" w:space="0" w:color="auto"/>
            <w:bottom w:val="none" w:sz="0" w:space="0" w:color="auto"/>
            <w:right w:val="none" w:sz="0" w:space="0" w:color="auto"/>
          </w:divBdr>
        </w:div>
        <w:div w:id="1357729832">
          <w:marLeft w:val="0"/>
          <w:marRight w:val="0"/>
          <w:marTop w:val="0"/>
          <w:marBottom w:val="0"/>
          <w:divBdr>
            <w:top w:val="none" w:sz="0" w:space="0" w:color="auto"/>
            <w:left w:val="none" w:sz="0" w:space="0" w:color="auto"/>
            <w:bottom w:val="none" w:sz="0" w:space="0" w:color="auto"/>
            <w:right w:val="none" w:sz="0" w:space="0" w:color="auto"/>
          </w:divBdr>
        </w:div>
        <w:div w:id="475612564">
          <w:marLeft w:val="0"/>
          <w:marRight w:val="0"/>
          <w:marTop w:val="0"/>
          <w:marBottom w:val="0"/>
          <w:divBdr>
            <w:top w:val="none" w:sz="0" w:space="0" w:color="auto"/>
            <w:left w:val="none" w:sz="0" w:space="0" w:color="auto"/>
            <w:bottom w:val="none" w:sz="0" w:space="0" w:color="auto"/>
            <w:right w:val="none" w:sz="0" w:space="0" w:color="auto"/>
          </w:divBdr>
        </w:div>
        <w:div w:id="1250428690">
          <w:marLeft w:val="0"/>
          <w:marRight w:val="0"/>
          <w:marTop w:val="0"/>
          <w:marBottom w:val="0"/>
          <w:divBdr>
            <w:top w:val="none" w:sz="0" w:space="0" w:color="auto"/>
            <w:left w:val="none" w:sz="0" w:space="0" w:color="auto"/>
            <w:bottom w:val="none" w:sz="0" w:space="0" w:color="auto"/>
            <w:right w:val="none" w:sz="0" w:space="0" w:color="auto"/>
          </w:divBdr>
        </w:div>
        <w:div w:id="1151797501">
          <w:marLeft w:val="0"/>
          <w:marRight w:val="0"/>
          <w:marTop w:val="0"/>
          <w:marBottom w:val="0"/>
          <w:divBdr>
            <w:top w:val="none" w:sz="0" w:space="0" w:color="auto"/>
            <w:left w:val="none" w:sz="0" w:space="0" w:color="auto"/>
            <w:bottom w:val="none" w:sz="0" w:space="0" w:color="auto"/>
            <w:right w:val="none" w:sz="0" w:space="0" w:color="auto"/>
          </w:divBdr>
        </w:div>
        <w:div w:id="1449229508">
          <w:marLeft w:val="0"/>
          <w:marRight w:val="0"/>
          <w:marTop w:val="0"/>
          <w:marBottom w:val="0"/>
          <w:divBdr>
            <w:top w:val="none" w:sz="0" w:space="0" w:color="auto"/>
            <w:left w:val="none" w:sz="0" w:space="0" w:color="auto"/>
            <w:bottom w:val="none" w:sz="0" w:space="0" w:color="auto"/>
            <w:right w:val="none" w:sz="0" w:space="0" w:color="auto"/>
          </w:divBdr>
        </w:div>
        <w:div w:id="604001427">
          <w:marLeft w:val="0"/>
          <w:marRight w:val="0"/>
          <w:marTop w:val="0"/>
          <w:marBottom w:val="0"/>
          <w:divBdr>
            <w:top w:val="none" w:sz="0" w:space="0" w:color="auto"/>
            <w:left w:val="none" w:sz="0" w:space="0" w:color="auto"/>
            <w:bottom w:val="none" w:sz="0" w:space="0" w:color="auto"/>
            <w:right w:val="none" w:sz="0" w:space="0" w:color="auto"/>
          </w:divBdr>
        </w:div>
        <w:div w:id="1028600982">
          <w:marLeft w:val="0"/>
          <w:marRight w:val="0"/>
          <w:marTop w:val="0"/>
          <w:marBottom w:val="0"/>
          <w:divBdr>
            <w:top w:val="none" w:sz="0" w:space="0" w:color="auto"/>
            <w:left w:val="none" w:sz="0" w:space="0" w:color="auto"/>
            <w:bottom w:val="none" w:sz="0" w:space="0" w:color="auto"/>
            <w:right w:val="none" w:sz="0" w:space="0" w:color="auto"/>
          </w:divBdr>
        </w:div>
        <w:div w:id="69885987">
          <w:marLeft w:val="0"/>
          <w:marRight w:val="0"/>
          <w:marTop w:val="0"/>
          <w:marBottom w:val="0"/>
          <w:divBdr>
            <w:top w:val="none" w:sz="0" w:space="0" w:color="auto"/>
            <w:left w:val="none" w:sz="0" w:space="0" w:color="auto"/>
            <w:bottom w:val="none" w:sz="0" w:space="0" w:color="auto"/>
            <w:right w:val="none" w:sz="0" w:space="0" w:color="auto"/>
          </w:divBdr>
        </w:div>
        <w:div w:id="1448088872">
          <w:marLeft w:val="0"/>
          <w:marRight w:val="0"/>
          <w:marTop w:val="0"/>
          <w:marBottom w:val="0"/>
          <w:divBdr>
            <w:top w:val="none" w:sz="0" w:space="0" w:color="auto"/>
            <w:left w:val="none" w:sz="0" w:space="0" w:color="auto"/>
            <w:bottom w:val="none" w:sz="0" w:space="0" w:color="auto"/>
            <w:right w:val="none" w:sz="0" w:space="0" w:color="auto"/>
          </w:divBdr>
        </w:div>
        <w:div w:id="550196285">
          <w:marLeft w:val="0"/>
          <w:marRight w:val="0"/>
          <w:marTop w:val="0"/>
          <w:marBottom w:val="0"/>
          <w:divBdr>
            <w:top w:val="none" w:sz="0" w:space="0" w:color="auto"/>
            <w:left w:val="none" w:sz="0" w:space="0" w:color="auto"/>
            <w:bottom w:val="none" w:sz="0" w:space="0" w:color="auto"/>
            <w:right w:val="none" w:sz="0" w:space="0" w:color="auto"/>
          </w:divBdr>
        </w:div>
      </w:divsChild>
    </w:div>
    <w:div w:id="1426489144">
      <w:bodyDiv w:val="1"/>
      <w:marLeft w:val="0"/>
      <w:marRight w:val="0"/>
      <w:marTop w:val="0"/>
      <w:marBottom w:val="0"/>
      <w:divBdr>
        <w:top w:val="none" w:sz="0" w:space="0" w:color="auto"/>
        <w:left w:val="none" w:sz="0" w:space="0" w:color="auto"/>
        <w:bottom w:val="none" w:sz="0" w:space="0" w:color="auto"/>
        <w:right w:val="none" w:sz="0" w:space="0" w:color="auto"/>
      </w:divBdr>
    </w:div>
    <w:div w:id="1426724630">
      <w:bodyDiv w:val="1"/>
      <w:marLeft w:val="0"/>
      <w:marRight w:val="0"/>
      <w:marTop w:val="0"/>
      <w:marBottom w:val="0"/>
      <w:divBdr>
        <w:top w:val="none" w:sz="0" w:space="0" w:color="auto"/>
        <w:left w:val="none" w:sz="0" w:space="0" w:color="auto"/>
        <w:bottom w:val="none" w:sz="0" w:space="0" w:color="auto"/>
        <w:right w:val="none" w:sz="0" w:space="0" w:color="auto"/>
      </w:divBdr>
    </w:div>
    <w:div w:id="1427576675">
      <w:bodyDiv w:val="1"/>
      <w:marLeft w:val="0"/>
      <w:marRight w:val="0"/>
      <w:marTop w:val="0"/>
      <w:marBottom w:val="0"/>
      <w:divBdr>
        <w:top w:val="none" w:sz="0" w:space="0" w:color="auto"/>
        <w:left w:val="none" w:sz="0" w:space="0" w:color="auto"/>
        <w:bottom w:val="none" w:sz="0" w:space="0" w:color="auto"/>
        <w:right w:val="none" w:sz="0" w:space="0" w:color="auto"/>
      </w:divBdr>
    </w:div>
    <w:div w:id="1428381805">
      <w:bodyDiv w:val="1"/>
      <w:marLeft w:val="0"/>
      <w:marRight w:val="0"/>
      <w:marTop w:val="0"/>
      <w:marBottom w:val="0"/>
      <w:divBdr>
        <w:top w:val="none" w:sz="0" w:space="0" w:color="auto"/>
        <w:left w:val="none" w:sz="0" w:space="0" w:color="auto"/>
        <w:bottom w:val="none" w:sz="0" w:space="0" w:color="auto"/>
        <w:right w:val="none" w:sz="0" w:space="0" w:color="auto"/>
      </w:divBdr>
    </w:div>
    <w:div w:id="1428455159">
      <w:bodyDiv w:val="1"/>
      <w:marLeft w:val="0"/>
      <w:marRight w:val="0"/>
      <w:marTop w:val="0"/>
      <w:marBottom w:val="0"/>
      <w:divBdr>
        <w:top w:val="none" w:sz="0" w:space="0" w:color="auto"/>
        <w:left w:val="none" w:sz="0" w:space="0" w:color="auto"/>
        <w:bottom w:val="none" w:sz="0" w:space="0" w:color="auto"/>
        <w:right w:val="none" w:sz="0" w:space="0" w:color="auto"/>
      </w:divBdr>
    </w:div>
    <w:div w:id="1429084324">
      <w:bodyDiv w:val="1"/>
      <w:marLeft w:val="0"/>
      <w:marRight w:val="0"/>
      <w:marTop w:val="0"/>
      <w:marBottom w:val="0"/>
      <w:divBdr>
        <w:top w:val="none" w:sz="0" w:space="0" w:color="auto"/>
        <w:left w:val="none" w:sz="0" w:space="0" w:color="auto"/>
        <w:bottom w:val="none" w:sz="0" w:space="0" w:color="auto"/>
        <w:right w:val="none" w:sz="0" w:space="0" w:color="auto"/>
      </w:divBdr>
    </w:div>
    <w:div w:id="1429548240">
      <w:bodyDiv w:val="1"/>
      <w:marLeft w:val="0"/>
      <w:marRight w:val="0"/>
      <w:marTop w:val="0"/>
      <w:marBottom w:val="0"/>
      <w:divBdr>
        <w:top w:val="none" w:sz="0" w:space="0" w:color="auto"/>
        <w:left w:val="none" w:sz="0" w:space="0" w:color="auto"/>
        <w:bottom w:val="none" w:sz="0" w:space="0" w:color="auto"/>
        <w:right w:val="none" w:sz="0" w:space="0" w:color="auto"/>
      </w:divBdr>
    </w:div>
    <w:div w:id="1429961230">
      <w:bodyDiv w:val="1"/>
      <w:marLeft w:val="0"/>
      <w:marRight w:val="0"/>
      <w:marTop w:val="0"/>
      <w:marBottom w:val="0"/>
      <w:divBdr>
        <w:top w:val="none" w:sz="0" w:space="0" w:color="auto"/>
        <w:left w:val="none" w:sz="0" w:space="0" w:color="auto"/>
        <w:bottom w:val="none" w:sz="0" w:space="0" w:color="auto"/>
        <w:right w:val="none" w:sz="0" w:space="0" w:color="auto"/>
      </w:divBdr>
    </w:div>
    <w:div w:id="1430393226">
      <w:bodyDiv w:val="1"/>
      <w:marLeft w:val="0"/>
      <w:marRight w:val="0"/>
      <w:marTop w:val="0"/>
      <w:marBottom w:val="0"/>
      <w:divBdr>
        <w:top w:val="none" w:sz="0" w:space="0" w:color="auto"/>
        <w:left w:val="none" w:sz="0" w:space="0" w:color="auto"/>
        <w:bottom w:val="none" w:sz="0" w:space="0" w:color="auto"/>
        <w:right w:val="none" w:sz="0" w:space="0" w:color="auto"/>
      </w:divBdr>
    </w:div>
    <w:div w:id="1431194267">
      <w:bodyDiv w:val="1"/>
      <w:marLeft w:val="0"/>
      <w:marRight w:val="0"/>
      <w:marTop w:val="0"/>
      <w:marBottom w:val="0"/>
      <w:divBdr>
        <w:top w:val="none" w:sz="0" w:space="0" w:color="auto"/>
        <w:left w:val="none" w:sz="0" w:space="0" w:color="auto"/>
        <w:bottom w:val="none" w:sz="0" w:space="0" w:color="auto"/>
        <w:right w:val="none" w:sz="0" w:space="0" w:color="auto"/>
      </w:divBdr>
    </w:div>
    <w:div w:id="1431513702">
      <w:bodyDiv w:val="1"/>
      <w:marLeft w:val="0"/>
      <w:marRight w:val="0"/>
      <w:marTop w:val="0"/>
      <w:marBottom w:val="0"/>
      <w:divBdr>
        <w:top w:val="none" w:sz="0" w:space="0" w:color="auto"/>
        <w:left w:val="none" w:sz="0" w:space="0" w:color="auto"/>
        <w:bottom w:val="none" w:sz="0" w:space="0" w:color="auto"/>
        <w:right w:val="none" w:sz="0" w:space="0" w:color="auto"/>
      </w:divBdr>
    </w:div>
    <w:div w:id="1432166500">
      <w:bodyDiv w:val="1"/>
      <w:marLeft w:val="0"/>
      <w:marRight w:val="0"/>
      <w:marTop w:val="0"/>
      <w:marBottom w:val="0"/>
      <w:divBdr>
        <w:top w:val="none" w:sz="0" w:space="0" w:color="auto"/>
        <w:left w:val="none" w:sz="0" w:space="0" w:color="auto"/>
        <w:bottom w:val="none" w:sz="0" w:space="0" w:color="auto"/>
        <w:right w:val="none" w:sz="0" w:space="0" w:color="auto"/>
      </w:divBdr>
    </w:div>
    <w:div w:id="1432896398">
      <w:bodyDiv w:val="1"/>
      <w:marLeft w:val="0"/>
      <w:marRight w:val="0"/>
      <w:marTop w:val="0"/>
      <w:marBottom w:val="0"/>
      <w:divBdr>
        <w:top w:val="none" w:sz="0" w:space="0" w:color="auto"/>
        <w:left w:val="none" w:sz="0" w:space="0" w:color="auto"/>
        <w:bottom w:val="none" w:sz="0" w:space="0" w:color="auto"/>
        <w:right w:val="none" w:sz="0" w:space="0" w:color="auto"/>
      </w:divBdr>
    </w:div>
    <w:div w:id="1432967567">
      <w:bodyDiv w:val="1"/>
      <w:marLeft w:val="0"/>
      <w:marRight w:val="0"/>
      <w:marTop w:val="0"/>
      <w:marBottom w:val="0"/>
      <w:divBdr>
        <w:top w:val="none" w:sz="0" w:space="0" w:color="auto"/>
        <w:left w:val="none" w:sz="0" w:space="0" w:color="auto"/>
        <w:bottom w:val="none" w:sz="0" w:space="0" w:color="auto"/>
        <w:right w:val="none" w:sz="0" w:space="0" w:color="auto"/>
      </w:divBdr>
    </w:div>
    <w:div w:id="1433010399">
      <w:bodyDiv w:val="1"/>
      <w:marLeft w:val="0"/>
      <w:marRight w:val="0"/>
      <w:marTop w:val="0"/>
      <w:marBottom w:val="0"/>
      <w:divBdr>
        <w:top w:val="none" w:sz="0" w:space="0" w:color="auto"/>
        <w:left w:val="none" w:sz="0" w:space="0" w:color="auto"/>
        <w:bottom w:val="none" w:sz="0" w:space="0" w:color="auto"/>
        <w:right w:val="none" w:sz="0" w:space="0" w:color="auto"/>
      </w:divBdr>
      <w:divsChild>
        <w:div w:id="1605570918">
          <w:marLeft w:val="640"/>
          <w:marRight w:val="0"/>
          <w:marTop w:val="0"/>
          <w:marBottom w:val="0"/>
          <w:divBdr>
            <w:top w:val="none" w:sz="0" w:space="0" w:color="auto"/>
            <w:left w:val="none" w:sz="0" w:space="0" w:color="auto"/>
            <w:bottom w:val="none" w:sz="0" w:space="0" w:color="auto"/>
            <w:right w:val="none" w:sz="0" w:space="0" w:color="auto"/>
          </w:divBdr>
        </w:div>
        <w:div w:id="102263379">
          <w:marLeft w:val="640"/>
          <w:marRight w:val="0"/>
          <w:marTop w:val="0"/>
          <w:marBottom w:val="0"/>
          <w:divBdr>
            <w:top w:val="none" w:sz="0" w:space="0" w:color="auto"/>
            <w:left w:val="none" w:sz="0" w:space="0" w:color="auto"/>
            <w:bottom w:val="none" w:sz="0" w:space="0" w:color="auto"/>
            <w:right w:val="none" w:sz="0" w:space="0" w:color="auto"/>
          </w:divBdr>
        </w:div>
        <w:div w:id="500659818">
          <w:marLeft w:val="640"/>
          <w:marRight w:val="0"/>
          <w:marTop w:val="0"/>
          <w:marBottom w:val="0"/>
          <w:divBdr>
            <w:top w:val="none" w:sz="0" w:space="0" w:color="auto"/>
            <w:left w:val="none" w:sz="0" w:space="0" w:color="auto"/>
            <w:bottom w:val="none" w:sz="0" w:space="0" w:color="auto"/>
            <w:right w:val="none" w:sz="0" w:space="0" w:color="auto"/>
          </w:divBdr>
        </w:div>
        <w:div w:id="2045982693">
          <w:marLeft w:val="640"/>
          <w:marRight w:val="0"/>
          <w:marTop w:val="0"/>
          <w:marBottom w:val="0"/>
          <w:divBdr>
            <w:top w:val="none" w:sz="0" w:space="0" w:color="auto"/>
            <w:left w:val="none" w:sz="0" w:space="0" w:color="auto"/>
            <w:bottom w:val="none" w:sz="0" w:space="0" w:color="auto"/>
            <w:right w:val="none" w:sz="0" w:space="0" w:color="auto"/>
          </w:divBdr>
        </w:div>
        <w:div w:id="1555048261">
          <w:marLeft w:val="640"/>
          <w:marRight w:val="0"/>
          <w:marTop w:val="0"/>
          <w:marBottom w:val="0"/>
          <w:divBdr>
            <w:top w:val="none" w:sz="0" w:space="0" w:color="auto"/>
            <w:left w:val="none" w:sz="0" w:space="0" w:color="auto"/>
            <w:bottom w:val="none" w:sz="0" w:space="0" w:color="auto"/>
            <w:right w:val="none" w:sz="0" w:space="0" w:color="auto"/>
          </w:divBdr>
        </w:div>
        <w:div w:id="398484012">
          <w:marLeft w:val="640"/>
          <w:marRight w:val="0"/>
          <w:marTop w:val="0"/>
          <w:marBottom w:val="0"/>
          <w:divBdr>
            <w:top w:val="none" w:sz="0" w:space="0" w:color="auto"/>
            <w:left w:val="none" w:sz="0" w:space="0" w:color="auto"/>
            <w:bottom w:val="none" w:sz="0" w:space="0" w:color="auto"/>
            <w:right w:val="none" w:sz="0" w:space="0" w:color="auto"/>
          </w:divBdr>
        </w:div>
        <w:div w:id="1713336604">
          <w:marLeft w:val="640"/>
          <w:marRight w:val="0"/>
          <w:marTop w:val="0"/>
          <w:marBottom w:val="0"/>
          <w:divBdr>
            <w:top w:val="none" w:sz="0" w:space="0" w:color="auto"/>
            <w:left w:val="none" w:sz="0" w:space="0" w:color="auto"/>
            <w:bottom w:val="none" w:sz="0" w:space="0" w:color="auto"/>
            <w:right w:val="none" w:sz="0" w:space="0" w:color="auto"/>
          </w:divBdr>
        </w:div>
        <w:div w:id="1967546525">
          <w:marLeft w:val="640"/>
          <w:marRight w:val="0"/>
          <w:marTop w:val="0"/>
          <w:marBottom w:val="0"/>
          <w:divBdr>
            <w:top w:val="none" w:sz="0" w:space="0" w:color="auto"/>
            <w:left w:val="none" w:sz="0" w:space="0" w:color="auto"/>
            <w:bottom w:val="none" w:sz="0" w:space="0" w:color="auto"/>
            <w:right w:val="none" w:sz="0" w:space="0" w:color="auto"/>
          </w:divBdr>
        </w:div>
        <w:div w:id="450243885">
          <w:marLeft w:val="640"/>
          <w:marRight w:val="0"/>
          <w:marTop w:val="0"/>
          <w:marBottom w:val="0"/>
          <w:divBdr>
            <w:top w:val="none" w:sz="0" w:space="0" w:color="auto"/>
            <w:left w:val="none" w:sz="0" w:space="0" w:color="auto"/>
            <w:bottom w:val="none" w:sz="0" w:space="0" w:color="auto"/>
            <w:right w:val="none" w:sz="0" w:space="0" w:color="auto"/>
          </w:divBdr>
        </w:div>
        <w:div w:id="722875431">
          <w:marLeft w:val="640"/>
          <w:marRight w:val="0"/>
          <w:marTop w:val="0"/>
          <w:marBottom w:val="0"/>
          <w:divBdr>
            <w:top w:val="none" w:sz="0" w:space="0" w:color="auto"/>
            <w:left w:val="none" w:sz="0" w:space="0" w:color="auto"/>
            <w:bottom w:val="none" w:sz="0" w:space="0" w:color="auto"/>
            <w:right w:val="none" w:sz="0" w:space="0" w:color="auto"/>
          </w:divBdr>
        </w:div>
        <w:div w:id="1528636837">
          <w:marLeft w:val="640"/>
          <w:marRight w:val="0"/>
          <w:marTop w:val="0"/>
          <w:marBottom w:val="0"/>
          <w:divBdr>
            <w:top w:val="none" w:sz="0" w:space="0" w:color="auto"/>
            <w:left w:val="none" w:sz="0" w:space="0" w:color="auto"/>
            <w:bottom w:val="none" w:sz="0" w:space="0" w:color="auto"/>
            <w:right w:val="none" w:sz="0" w:space="0" w:color="auto"/>
          </w:divBdr>
        </w:div>
        <w:div w:id="832063026">
          <w:marLeft w:val="640"/>
          <w:marRight w:val="0"/>
          <w:marTop w:val="0"/>
          <w:marBottom w:val="0"/>
          <w:divBdr>
            <w:top w:val="none" w:sz="0" w:space="0" w:color="auto"/>
            <w:left w:val="none" w:sz="0" w:space="0" w:color="auto"/>
            <w:bottom w:val="none" w:sz="0" w:space="0" w:color="auto"/>
            <w:right w:val="none" w:sz="0" w:space="0" w:color="auto"/>
          </w:divBdr>
        </w:div>
        <w:div w:id="2094012715">
          <w:marLeft w:val="640"/>
          <w:marRight w:val="0"/>
          <w:marTop w:val="0"/>
          <w:marBottom w:val="0"/>
          <w:divBdr>
            <w:top w:val="none" w:sz="0" w:space="0" w:color="auto"/>
            <w:left w:val="none" w:sz="0" w:space="0" w:color="auto"/>
            <w:bottom w:val="none" w:sz="0" w:space="0" w:color="auto"/>
            <w:right w:val="none" w:sz="0" w:space="0" w:color="auto"/>
          </w:divBdr>
        </w:div>
        <w:div w:id="252207986">
          <w:marLeft w:val="640"/>
          <w:marRight w:val="0"/>
          <w:marTop w:val="0"/>
          <w:marBottom w:val="0"/>
          <w:divBdr>
            <w:top w:val="none" w:sz="0" w:space="0" w:color="auto"/>
            <w:left w:val="none" w:sz="0" w:space="0" w:color="auto"/>
            <w:bottom w:val="none" w:sz="0" w:space="0" w:color="auto"/>
            <w:right w:val="none" w:sz="0" w:space="0" w:color="auto"/>
          </w:divBdr>
        </w:div>
        <w:div w:id="669065361">
          <w:marLeft w:val="640"/>
          <w:marRight w:val="0"/>
          <w:marTop w:val="0"/>
          <w:marBottom w:val="0"/>
          <w:divBdr>
            <w:top w:val="none" w:sz="0" w:space="0" w:color="auto"/>
            <w:left w:val="none" w:sz="0" w:space="0" w:color="auto"/>
            <w:bottom w:val="none" w:sz="0" w:space="0" w:color="auto"/>
            <w:right w:val="none" w:sz="0" w:space="0" w:color="auto"/>
          </w:divBdr>
        </w:div>
        <w:div w:id="1552110156">
          <w:marLeft w:val="640"/>
          <w:marRight w:val="0"/>
          <w:marTop w:val="0"/>
          <w:marBottom w:val="0"/>
          <w:divBdr>
            <w:top w:val="none" w:sz="0" w:space="0" w:color="auto"/>
            <w:left w:val="none" w:sz="0" w:space="0" w:color="auto"/>
            <w:bottom w:val="none" w:sz="0" w:space="0" w:color="auto"/>
            <w:right w:val="none" w:sz="0" w:space="0" w:color="auto"/>
          </w:divBdr>
        </w:div>
        <w:div w:id="1243759054">
          <w:marLeft w:val="640"/>
          <w:marRight w:val="0"/>
          <w:marTop w:val="0"/>
          <w:marBottom w:val="0"/>
          <w:divBdr>
            <w:top w:val="none" w:sz="0" w:space="0" w:color="auto"/>
            <w:left w:val="none" w:sz="0" w:space="0" w:color="auto"/>
            <w:bottom w:val="none" w:sz="0" w:space="0" w:color="auto"/>
            <w:right w:val="none" w:sz="0" w:space="0" w:color="auto"/>
          </w:divBdr>
        </w:div>
        <w:div w:id="168369440">
          <w:marLeft w:val="640"/>
          <w:marRight w:val="0"/>
          <w:marTop w:val="0"/>
          <w:marBottom w:val="0"/>
          <w:divBdr>
            <w:top w:val="none" w:sz="0" w:space="0" w:color="auto"/>
            <w:left w:val="none" w:sz="0" w:space="0" w:color="auto"/>
            <w:bottom w:val="none" w:sz="0" w:space="0" w:color="auto"/>
            <w:right w:val="none" w:sz="0" w:space="0" w:color="auto"/>
          </w:divBdr>
        </w:div>
        <w:div w:id="1443261842">
          <w:marLeft w:val="640"/>
          <w:marRight w:val="0"/>
          <w:marTop w:val="0"/>
          <w:marBottom w:val="0"/>
          <w:divBdr>
            <w:top w:val="none" w:sz="0" w:space="0" w:color="auto"/>
            <w:left w:val="none" w:sz="0" w:space="0" w:color="auto"/>
            <w:bottom w:val="none" w:sz="0" w:space="0" w:color="auto"/>
            <w:right w:val="none" w:sz="0" w:space="0" w:color="auto"/>
          </w:divBdr>
        </w:div>
        <w:div w:id="604339115">
          <w:marLeft w:val="640"/>
          <w:marRight w:val="0"/>
          <w:marTop w:val="0"/>
          <w:marBottom w:val="0"/>
          <w:divBdr>
            <w:top w:val="none" w:sz="0" w:space="0" w:color="auto"/>
            <w:left w:val="none" w:sz="0" w:space="0" w:color="auto"/>
            <w:bottom w:val="none" w:sz="0" w:space="0" w:color="auto"/>
            <w:right w:val="none" w:sz="0" w:space="0" w:color="auto"/>
          </w:divBdr>
        </w:div>
        <w:div w:id="1963418516">
          <w:marLeft w:val="640"/>
          <w:marRight w:val="0"/>
          <w:marTop w:val="0"/>
          <w:marBottom w:val="0"/>
          <w:divBdr>
            <w:top w:val="none" w:sz="0" w:space="0" w:color="auto"/>
            <w:left w:val="none" w:sz="0" w:space="0" w:color="auto"/>
            <w:bottom w:val="none" w:sz="0" w:space="0" w:color="auto"/>
            <w:right w:val="none" w:sz="0" w:space="0" w:color="auto"/>
          </w:divBdr>
        </w:div>
        <w:div w:id="1420520222">
          <w:marLeft w:val="640"/>
          <w:marRight w:val="0"/>
          <w:marTop w:val="0"/>
          <w:marBottom w:val="0"/>
          <w:divBdr>
            <w:top w:val="none" w:sz="0" w:space="0" w:color="auto"/>
            <w:left w:val="none" w:sz="0" w:space="0" w:color="auto"/>
            <w:bottom w:val="none" w:sz="0" w:space="0" w:color="auto"/>
            <w:right w:val="none" w:sz="0" w:space="0" w:color="auto"/>
          </w:divBdr>
        </w:div>
        <w:div w:id="378943554">
          <w:marLeft w:val="640"/>
          <w:marRight w:val="0"/>
          <w:marTop w:val="0"/>
          <w:marBottom w:val="0"/>
          <w:divBdr>
            <w:top w:val="none" w:sz="0" w:space="0" w:color="auto"/>
            <w:left w:val="none" w:sz="0" w:space="0" w:color="auto"/>
            <w:bottom w:val="none" w:sz="0" w:space="0" w:color="auto"/>
            <w:right w:val="none" w:sz="0" w:space="0" w:color="auto"/>
          </w:divBdr>
        </w:div>
        <w:div w:id="1514614196">
          <w:marLeft w:val="640"/>
          <w:marRight w:val="0"/>
          <w:marTop w:val="0"/>
          <w:marBottom w:val="0"/>
          <w:divBdr>
            <w:top w:val="none" w:sz="0" w:space="0" w:color="auto"/>
            <w:left w:val="none" w:sz="0" w:space="0" w:color="auto"/>
            <w:bottom w:val="none" w:sz="0" w:space="0" w:color="auto"/>
            <w:right w:val="none" w:sz="0" w:space="0" w:color="auto"/>
          </w:divBdr>
        </w:div>
        <w:div w:id="1978684762">
          <w:marLeft w:val="640"/>
          <w:marRight w:val="0"/>
          <w:marTop w:val="0"/>
          <w:marBottom w:val="0"/>
          <w:divBdr>
            <w:top w:val="none" w:sz="0" w:space="0" w:color="auto"/>
            <w:left w:val="none" w:sz="0" w:space="0" w:color="auto"/>
            <w:bottom w:val="none" w:sz="0" w:space="0" w:color="auto"/>
            <w:right w:val="none" w:sz="0" w:space="0" w:color="auto"/>
          </w:divBdr>
        </w:div>
        <w:div w:id="1847859068">
          <w:marLeft w:val="640"/>
          <w:marRight w:val="0"/>
          <w:marTop w:val="0"/>
          <w:marBottom w:val="0"/>
          <w:divBdr>
            <w:top w:val="none" w:sz="0" w:space="0" w:color="auto"/>
            <w:left w:val="none" w:sz="0" w:space="0" w:color="auto"/>
            <w:bottom w:val="none" w:sz="0" w:space="0" w:color="auto"/>
            <w:right w:val="none" w:sz="0" w:space="0" w:color="auto"/>
          </w:divBdr>
        </w:div>
        <w:div w:id="147213920">
          <w:marLeft w:val="640"/>
          <w:marRight w:val="0"/>
          <w:marTop w:val="0"/>
          <w:marBottom w:val="0"/>
          <w:divBdr>
            <w:top w:val="none" w:sz="0" w:space="0" w:color="auto"/>
            <w:left w:val="none" w:sz="0" w:space="0" w:color="auto"/>
            <w:bottom w:val="none" w:sz="0" w:space="0" w:color="auto"/>
            <w:right w:val="none" w:sz="0" w:space="0" w:color="auto"/>
          </w:divBdr>
        </w:div>
        <w:div w:id="1194080022">
          <w:marLeft w:val="640"/>
          <w:marRight w:val="0"/>
          <w:marTop w:val="0"/>
          <w:marBottom w:val="0"/>
          <w:divBdr>
            <w:top w:val="none" w:sz="0" w:space="0" w:color="auto"/>
            <w:left w:val="none" w:sz="0" w:space="0" w:color="auto"/>
            <w:bottom w:val="none" w:sz="0" w:space="0" w:color="auto"/>
            <w:right w:val="none" w:sz="0" w:space="0" w:color="auto"/>
          </w:divBdr>
        </w:div>
      </w:divsChild>
    </w:div>
    <w:div w:id="1433208414">
      <w:bodyDiv w:val="1"/>
      <w:marLeft w:val="0"/>
      <w:marRight w:val="0"/>
      <w:marTop w:val="0"/>
      <w:marBottom w:val="0"/>
      <w:divBdr>
        <w:top w:val="none" w:sz="0" w:space="0" w:color="auto"/>
        <w:left w:val="none" w:sz="0" w:space="0" w:color="auto"/>
        <w:bottom w:val="none" w:sz="0" w:space="0" w:color="auto"/>
        <w:right w:val="none" w:sz="0" w:space="0" w:color="auto"/>
      </w:divBdr>
    </w:div>
    <w:div w:id="1433667887">
      <w:bodyDiv w:val="1"/>
      <w:marLeft w:val="0"/>
      <w:marRight w:val="0"/>
      <w:marTop w:val="0"/>
      <w:marBottom w:val="0"/>
      <w:divBdr>
        <w:top w:val="none" w:sz="0" w:space="0" w:color="auto"/>
        <w:left w:val="none" w:sz="0" w:space="0" w:color="auto"/>
        <w:bottom w:val="none" w:sz="0" w:space="0" w:color="auto"/>
        <w:right w:val="none" w:sz="0" w:space="0" w:color="auto"/>
      </w:divBdr>
    </w:div>
    <w:div w:id="1433742959">
      <w:bodyDiv w:val="1"/>
      <w:marLeft w:val="0"/>
      <w:marRight w:val="0"/>
      <w:marTop w:val="0"/>
      <w:marBottom w:val="0"/>
      <w:divBdr>
        <w:top w:val="none" w:sz="0" w:space="0" w:color="auto"/>
        <w:left w:val="none" w:sz="0" w:space="0" w:color="auto"/>
        <w:bottom w:val="none" w:sz="0" w:space="0" w:color="auto"/>
        <w:right w:val="none" w:sz="0" w:space="0" w:color="auto"/>
      </w:divBdr>
    </w:div>
    <w:div w:id="1433863051">
      <w:bodyDiv w:val="1"/>
      <w:marLeft w:val="0"/>
      <w:marRight w:val="0"/>
      <w:marTop w:val="0"/>
      <w:marBottom w:val="0"/>
      <w:divBdr>
        <w:top w:val="none" w:sz="0" w:space="0" w:color="auto"/>
        <w:left w:val="none" w:sz="0" w:space="0" w:color="auto"/>
        <w:bottom w:val="none" w:sz="0" w:space="0" w:color="auto"/>
        <w:right w:val="none" w:sz="0" w:space="0" w:color="auto"/>
      </w:divBdr>
    </w:div>
    <w:div w:id="1434200981">
      <w:bodyDiv w:val="1"/>
      <w:marLeft w:val="0"/>
      <w:marRight w:val="0"/>
      <w:marTop w:val="0"/>
      <w:marBottom w:val="0"/>
      <w:divBdr>
        <w:top w:val="none" w:sz="0" w:space="0" w:color="auto"/>
        <w:left w:val="none" w:sz="0" w:space="0" w:color="auto"/>
        <w:bottom w:val="none" w:sz="0" w:space="0" w:color="auto"/>
        <w:right w:val="none" w:sz="0" w:space="0" w:color="auto"/>
      </w:divBdr>
    </w:div>
    <w:div w:id="1434400458">
      <w:bodyDiv w:val="1"/>
      <w:marLeft w:val="0"/>
      <w:marRight w:val="0"/>
      <w:marTop w:val="0"/>
      <w:marBottom w:val="0"/>
      <w:divBdr>
        <w:top w:val="none" w:sz="0" w:space="0" w:color="auto"/>
        <w:left w:val="none" w:sz="0" w:space="0" w:color="auto"/>
        <w:bottom w:val="none" w:sz="0" w:space="0" w:color="auto"/>
        <w:right w:val="none" w:sz="0" w:space="0" w:color="auto"/>
      </w:divBdr>
    </w:div>
    <w:div w:id="1434520797">
      <w:bodyDiv w:val="1"/>
      <w:marLeft w:val="0"/>
      <w:marRight w:val="0"/>
      <w:marTop w:val="0"/>
      <w:marBottom w:val="0"/>
      <w:divBdr>
        <w:top w:val="none" w:sz="0" w:space="0" w:color="auto"/>
        <w:left w:val="none" w:sz="0" w:space="0" w:color="auto"/>
        <w:bottom w:val="none" w:sz="0" w:space="0" w:color="auto"/>
        <w:right w:val="none" w:sz="0" w:space="0" w:color="auto"/>
      </w:divBdr>
    </w:div>
    <w:div w:id="1434591456">
      <w:bodyDiv w:val="1"/>
      <w:marLeft w:val="0"/>
      <w:marRight w:val="0"/>
      <w:marTop w:val="0"/>
      <w:marBottom w:val="0"/>
      <w:divBdr>
        <w:top w:val="none" w:sz="0" w:space="0" w:color="auto"/>
        <w:left w:val="none" w:sz="0" w:space="0" w:color="auto"/>
        <w:bottom w:val="none" w:sz="0" w:space="0" w:color="auto"/>
        <w:right w:val="none" w:sz="0" w:space="0" w:color="auto"/>
      </w:divBdr>
    </w:div>
    <w:div w:id="1434671518">
      <w:bodyDiv w:val="1"/>
      <w:marLeft w:val="0"/>
      <w:marRight w:val="0"/>
      <w:marTop w:val="0"/>
      <w:marBottom w:val="0"/>
      <w:divBdr>
        <w:top w:val="none" w:sz="0" w:space="0" w:color="auto"/>
        <w:left w:val="none" w:sz="0" w:space="0" w:color="auto"/>
        <w:bottom w:val="none" w:sz="0" w:space="0" w:color="auto"/>
        <w:right w:val="none" w:sz="0" w:space="0" w:color="auto"/>
      </w:divBdr>
      <w:divsChild>
        <w:div w:id="976225650">
          <w:marLeft w:val="480"/>
          <w:marRight w:val="0"/>
          <w:marTop w:val="0"/>
          <w:marBottom w:val="0"/>
          <w:divBdr>
            <w:top w:val="none" w:sz="0" w:space="0" w:color="auto"/>
            <w:left w:val="none" w:sz="0" w:space="0" w:color="auto"/>
            <w:bottom w:val="none" w:sz="0" w:space="0" w:color="auto"/>
            <w:right w:val="none" w:sz="0" w:space="0" w:color="auto"/>
          </w:divBdr>
        </w:div>
        <w:div w:id="1747997627">
          <w:marLeft w:val="480"/>
          <w:marRight w:val="0"/>
          <w:marTop w:val="0"/>
          <w:marBottom w:val="0"/>
          <w:divBdr>
            <w:top w:val="none" w:sz="0" w:space="0" w:color="auto"/>
            <w:left w:val="none" w:sz="0" w:space="0" w:color="auto"/>
            <w:bottom w:val="none" w:sz="0" w:space="0" w:color="auto"/>
            <w:right w:val="none" w:sz="0" w:space="0" w:color="auto"/>
          </w:divBdr>
        </w:div>
        <w:div w:id="1566909663">
          <w:marLeft w:val="480"/>
          <w:marRight w:val="0"/>
          <w:marTop w:val="0"/>
          <w:marBottom w:val="0"/>
          <w:divBdr>
            <w:top w:val="none" w:sz="0" w:space="0" w:color="auto"/>
            <w:left w:val="none" w:sz="0" w:space="0" w:color="auto"/>
            <w:bottom w:val="none" w:sz="0" w:space="0" w:color="auto"/>
            <w:right w:val="none" w:sz="0" w:space="0" w:color="auto"/>
          </w:divBdr>
        </w:div>
        <w:div w:id="245498486">
          <w:marLeft w:val="480"/>
          <w:marRight w:val="0"/>
          <w:marTop w:val="0"/>
          <w:marBottom w:val="0"/>
          <w:divBdr>
            <w:top w:val="none" w:sz="0" w:space="0" w:color="auto"/>
            <w:left w:val="none" w:sz="0" w:space="0" w:color="auto"/>
            <w:bottom w:val="none" w:sz="0" w:space="0" w:color="auto"/>
            <w:right w:val="none" w:sz="0" w:space="0" w:color="auto"/>
          </w:divBdr>
        </w:div>
        <w:div w:id="2068450432">
          <w:marLeft w:val="480"/>
          <w:marRight w:val="0"/>
          <w:marTop w:val="0"/>
          <w:marBottom w:val="0"/>
          <w:divBdr>
            <w:top w:val="none" w:sz="0" w:space="0" w:color="auto"/>
            <w:left w:val="none" w:sz="0" w:space="0" w:color="auto"/>
            <w:bottom w:val="none" w:sz="0" w:space="0" w:color="auto"/>
            <w:right w:val="none" w:sz="0" w:space="0" w:color="auto"/>
          </w:divBdr>
        </w:div>
        <w:div w:id="309139675">
          <w:marLeft w:val="480"/>
          <w:marRight w:val="0"/>
          <w:marTop w:val="0"/>
          <w:marBottom w:val="0"/>
          <w:divBdr>
            <w:top w:val="none" w:sz="0" w:space="0" w:color="auto"/>
            <w:left w:val="none" w:sz="0" w:space="0" w:color="auto"/>
            <w:bottom w:val="none" w:sz="0" w:space="0" w:color="auto"/>
            <w:right w:val="none" w:sz="0" w:space="0" w:color="auto"/>
          </w:divBdr>
        </w:div>
        <w:div w:id="116686372">
          <w:marLeft w:val="480"/>
          <w:marRight w:val="0"/>
          <w:marTop w:val="0"/>
          <w:marBottom w:val="0"/>
          <w:divBdr>
            <w:top w:val="none" w:sz="0" w:space="0" w:color="auto"/>
            <w:left w:val="none" w:sz="0" w:space="0" w:color="auto"/>
            <w:bottom w:val="none" w:sz="0" w:space="0" w:color="auto"/>
            <w:right w:val="none" w:sz="0" w:space="0" w:color="auto"/>
          </w:divBdr>
        </w:div>
        <w:div w:id="1806777153">
          <w:marLeft w:val="480"/>
          <w:marRight w:val="0"/>
          <w:marTop w:val="0"/>
          <w:marBottom w:val="0"/>
          <w:divBdr>
            <w:top w:val="none" w:sz="0" w:space="0" w:color="auto"/>
            <w:left w:val="none" w:sz="0" w:space="0" w:color="auto"/>
            <w:bottom w:val="none" w:sz="0" w:space="0" w:color="auto"/>
            <w:right w:val="none" w:sz="0" w:space="0" w:color="auto"/>
          </w:divBdr>
        </w:div>
        <w:div w:id="1068501909">
          <w:marLeft w:val="480"/>
          <w:marRight w:val="0"/>
          <w:marTop w:val="0"/>
          <w:marBottom w:val="0"/>
          <w:divBdr>
            <w:top w:val="none" w:sz="0" w:space="0" w:color="auto"/>
            <w:left w:val="none" w:sz="0" w:space="0" w:color="auto"/>
            <w:bottom w:val="none" w:sz="0" w:space="0" w:color="auto"/>
            <w:right w:val="none" w:sz="0" w:space="0" w:color="auto"/>
          </w:divBdr>
        </w:div>
        <w:div w:id="1876770795">
          <w:marLeft w:val="480"/>
          <w:marRight w:val="0"/>
          <w:marTop w:val="0"/>
          <w:marBottom w:val="0"/>
          <w:divBdr>
            <w:top w:val="none" w:sz="0" w:space="0" w:color="auto"/>
            <w:left w:val="none" w:sz="0" w:space="0" w:color="auto"/>
            <w:bottom w:val="none" w:sz="0" w:space="0" w:color="auto"/>
            <w:right w:val="none" w:sz="0" w:space="0" w:color="auto"/>
          </w:divBdr>
        </w:div>
        <w:div w:id="985163146">
          <w:marLeft w:val="480"/>
          <w:marRight w:val="0"/>
          <w:marTop w:val="0"/>
          <w:marBottom w:val="0"/>
          <w:divBdr>
            <w:top w:val="none" w:sz="0" w:space="0" w:color="auto"/>
            <w:left w:val="none" w:sz="0" w:space="0" w:color="auto"/>
            <w:bottom w:val="none" w:sz="0" w:space="0" w:color="auto"/>
            <w:right w:val="none" w:sz="0" w:space="0" w:color="auto"/>
          </w:divBdr>
        </w:div>
        <w:div w:id="2030254037">
          <w:marLeft w:val="480"/>
          <w:marRight w:val="0"/>
          <w:marTop w:val="0"/>
          <w:marBottom w:val="0"/>
          <w:divBdr>
            <w:top w:val="none" w:sz="0" w:space="0" w:color="auto"/>
            <w:left w:val="none" w:sz="0" w:space="0" w:color="auto"/>
            <w:bottom w:val="none" w:sz="0" w:space="0" w:color="auto"/>
            <w:right w:val="none" w:sz="0" w:space="0" w:color="auto"/>
          </w:divBdr>
        </w:div>
        <w:div w:id="211120868">
          <w:marLeft w:val="480"/>
          <w:marRight w:val="0"/>
          <w:marTop w:val="0"/>
          <w:marBottom w:val="0"/>
          <w:divBdr>
            <w:top w:val="none" w:sz="0" w:space="0" w:color="auto"/>
            <w:left w:val="none" w:sz="0" w:space="0" w:color="auto"/>
            <w:bottom w:val="none" w:sz="0" w:space="0" w:color="auto"/>
            <w:right w:val="none" w:sz="0" w:space="0" w:color="auto"/>
          </w:divBdr>
        </w:div>
        <w:div w:id="873806577">
          <w:marLeft w:val="480"/>
          <w:marRight w:val="0"/>
          <w:marTop w:val="0"/>
          <w:marBottom w:val="0"/>
          <w:divBdr>
            <w:top w:val="none" w:sz="0" w:space="0" w:color="auto"/>
            <w:left w:val="none" w:sz="0" w:space="0" w:color="auto"/>
            <w:bottom w:val="none" w:sz="0" w:space="0" w:color="auto"/>
            <w:right w:val="none" w:sz="0" w:space="0" w:color="auto"/>
          </w:divBdr>
        </w:div>
        <w:div w:id="1374231650">
          <w:marLeft w:val="480"/>
          <w:marRight w:val="0"/>
          <w:marTop w:val="0"/>
          <w:marBottom w:val="0"/>
          <w:divBdr>
            <w:top w:val="none" w:sz="0" w:space="0" w:color="auto"/>
            <w:left w:val="none" w:sz="0" w:space="0" w:color="auto"/>
            <w:bottom w:val="none" w:sz="0" w:space="0" w:color="auto"/>
            <w:right w:val="none" w:sz="0" w:space="0" w:color="auto"/>
          </w:divBdr>
        </w:div>
        <w:div w:id="1524126589">
          <w:marLeft w:val="480"/>
          <w:marRight w:val="0"/>
          <w:marTop w:val="0"/>
          <w:marBottom w:val="0"/>
          <w:divBdr>
            <w:top w:val="none" w:sz="0" w:space="0" w:color="auto"/>
            <w:left w:val="none" w:sz="0" w:space="0" w:color="auto"/>
            <w:bottom w:val="none" w:sz="0" w:space="0" w:color="auto"/>
            <w:right w:val="none" w:sz="0" w:space="0" w:color="auto"/>
          </w:divBdr>
        </w:div>
        <w:div w:id="1976328430">
          <w:marLeft w:val="480"/>
          <w:marRight w:val="0"/>
          <w:marTop w:val="0"/>
          <w:marBottom w:val="0"/>
          <w:divBdr>
            <w:top w:val="none" w:sz="0" w:space="0" w:color="auto"/>
            <w:left w:val="none" w:sz="0" w:space="0" w:color="auto"/>
            <w:bottom w:val="none" w:sz="0" w:space="0" w:color="auto"/>
            <w:right w:val="none" w:sz="0" w:space="0" w:color="auto"/>
          </w:divBdr>
        </w:div>
        <w:div w:id="697857046">
          <w:marLeft w:val="480"/>
          <w:marRight w:val="0"/>
          <w:marTop w:val="0"/>
          <w:marBottom w:val="0"/>
          <w:divBdr>
            <w:top w:val="none" w:sz="0" w:space="0" w:color="auto"/>
            <w:left w:val="none" w:sz="0" w:space="0" w:color="auto"/>
            <w:bottom w:val="none" w:sz="0" w:space="0" w:color="auto"/>
            <w:right w:val="none" w:sz="0" w:space="0" w:color="auto"/>
          </w:divBdr>
        </w:div>
        <w:div w:id="141125124">
          <w:marLeft w:val="480"/>
          <w:marRight w:val="0"/>
          <w:marTop w:val="0"/>
          <w:marBottom w:val="0"/>
          <w:divBdr>
            <w:top w:val="none" w:sz="0" w:space="0" w:color="auto"/>
            <w:left w:val="none" w:sz="0" w:space="0" w:color="auto"/>
            <w:bottom w:val="none" w:sz="0" w:space="0" w:color="auto"/>
            <w:right w:val="none" w:sz="0" w:space="0" w:color="auto"/>
          </w:divBdr>
        </w:div>
        <w:div w:id="1075472380">
          <w:marLeft w:val="480"/>
          <w:marRight w:val="0"/>
          <w:marTop w:val="0"/>
          <w:marBottom w:val="0"/>
          <w:divBdr>
            <w:top w:val="none" w:sz="0" w:space="0" w:color="auto"/>
            <w:left w:val="none" w:sz="0" w:space="0" w:color="auto"/>
            <w:bottom w:val="none" w:sz="0" w:space="0" w:color="auto"/>
            <w:right w:val="none" w:sz="0" w:space="0" w:color="auto"/>
          </w:divBdr>
        </w:div>
        <w:div w:id="1362362460">
          <w:marLeft w:val="480"/>
          <w:marRight w:val="0"/>
          <w:marTop w:val="0"/>
          <w:marBottom w:val="0"/>
          <w:divBdr>
            <w:top w:val="none" w:sz="0" w:space="0" w:color="auto"/>
            <w:left w:val="none" w:sz="0" w:space="0" w:color="auto"/>
            <w:bottom w:val="none" w:sz="0" w:space="0" w:color="auto"/>
            <w:right w:val="none" w:sz="0" w:space="0" w:color="auto"/>
          </w:divBdr>
        </w:div>
        <w:div w:id="1480725598">
          <w:marLeft w:val="480"/>
          <w:marRight w:val="0"/>
          <w:marTop w:val="0"/>
          <w:marBottom w:val="0"/>
          <w:divBdr>
            <w:top w:val="none" w:sz="0" w:space="0" w:color="auto"/>
            <w:left w:val="none" w:sz="0" w:space="0" w:color="auto"/>
            <w:bottom w:val="none" w:sz="0" w:space="0" w:color="auto"/>
            <w:right w:val="none" w:sz="0" w:space="0" w:color="auto"/>
          </w:divBdr>
        </w:div>
        <w:div w:id="1873033715">
          <w:marLeft w:val="480"/>
          <w:marRight w:val="0"/>
          <w:marTop w:val="0"/>
          <w:marBottom w:val="0"/>
          <w:divBdr>
            <w:top w:val="none" w:sz="0" w:space="0" w:color="auto"/>
            <w:left w:val="none" w:sz="0" w:space="0" w:color="auto"/>
            <w:bottom w:val="none" w:sz="0" w:space="0" w:color="auto"/>
            <w:right w:val="none" w:sz="0" w:space="0" w:color="auto"/>
          </w:divBdr>
        </w:div>
        <w:div w:id="1168594760">
          <w:marLeft w:val="480"/>
          <w:marRight w:val="0"/>
          <w:marTop w:val="0"/>
          <w:marBottom w:val="0"/>
          <w:divBdr>
            <w:top w:val="none" w:sz="0" w:space="0" w:color="auto"/>
            <w:left w:val="none" w:sz="0" w:space="0" w:color="auto"/>
            <w:bottom w:val="none" w:sz="0" w:space="0" w:color="auto"/>
            <w:right w:val="none" w:sz="0" w:space="0" w:color="auto"/>
          </w:divBdr>
        </w:div>
        <w:div w:id="40445737">
          <w:marLeft w:val="480"/>
          <w:marRight w:val="0"/>
          <w:marTop w:val="0"/>
          <w:marBottom w:val="0"/>
          <w:divBdr>
            <w:top w:val="none" w:sz="0" w:space="0" w:color="auto"/>
            <w:left w:val="none" w:sz="0" w:space="0" w:color="auto"/>
            <w:bottom w:val="none" w:sz="0" w:space="0" w:color="auto"/>
            <w:right w:val="none" w:sz="0" w:space="0" w:color="auto"/>
          </w:divBdr>
        </w:div>
        <w:div w:id="1577547205">
          <w:marLeft w:val="480"/>
          <w:marRight w:val="0"/>
          <w:marTop w:val="0"/>
          <w:marBottom w:val="0"/>
          <w:divBdr>
            <w:top w:val="none" w:sz="0" w:space="0" w:color="auto"/>
            <w:left w:val="none" w:sz="0" w:space="0" w:color="auto"/>
            <w:bottom w:val="none" w:sz="0" w:space="0" w:color="auto"/>
            <w:right w:val="none" w:sz="0" w:space="0" w:color="auto"/>
          </w:divBdr>
        </w:div>
        <w:div w:id="571476501">
          <w:marLeft w:val="480"/>
          <w:marRight w:val="0"/>
          <w:marTop w:val="0"/>
          <w:marBottom w:val="0"/>
          <w:divBdr>
            <w:top w:val="none" w:sz="0" w:space="0" w:color="auto"/>
            <w:left w:val="none" w:sz="0" w:space="0" w:color="auto"/>
            <w:bottom w:val="none" w:sz="0" w:space="0" w:color="auto"/>
            <w:right w:val="none" w:sz="0" w:space="0" w:color="auto"/>
          </w:divBdr>
        </w:div>
        <w:div w:id="1559392982">
          <w:marLeft w:val="480"/>
          <w:marRight w:val="0"/>
          <w:marTop w:val="0"/>
          <w:marBottom w:val="0"/>
          <w:divBdr>
            <w:top w:val="none" w:sz="0" w:space="0" w:color="auto"/>
            <w:left w:val="none" w:sz="0" w:space="0" w:color="auto"/>
            <w:bottom w:val="none" w:sz="0" w:space="0" w:color="auto"/>
            <w:right w:val="none" w:sz="0" w:space="0" w:color="auto"/>
          </w:divBdr>
        </w:div>
        <w:div w:id="514421289">
          <w:marLeft w:val="480"/>
          <w:marRight w:val="0"/>
          <w:marTop w:val="0"/>
          <w:marBottom w:val="0"/>
          <w:divBdr>
            <w:top w:val="none" w:sz="0" w:space="0" w:color="auto"/>
            <w:left w:val="none" w:sz="0" w:space="0" w:color="auto"/>
            <w:bottom w:val="none" w:sz="0" w:space="0" w:color="auto"/>
            <w:right w:val="none" w:sz="0" w:space="0" w:color="auto"/>
          </w:divBdr>
        </w:div>
        <w:div w:id="1023164926">
          <w:marLeft w:val="480"/>
          <w:marRight w:val="0"/>
          <w:marTop w:val="0"/>
          <w:marBottom w:val="0"/>
          <w:divBdr>
            <w:top w:val="none" w:sz="0" w:space="0" w:color="auto"/>
            <w:left w:val="none" w:sz="0" w:space="0" w:color="auto"/>
            <w:bottom w:val="none" w:sz="0" w:space="0" w:color="auto"/>
            <w:right w:val="none" w:sz="0" w:space="0" w:color="auto"/>
          </w:divBdr>
        </w:div>
        <w:div w:id="1332221444">
          <w:marLeft w:val="480"/>
          <w:marRight w:val="0"/>
          <w:marTop w:val="0"/>
          <w:marBottom w:val="0"/>
          <w:divBdr>
            <w:top w:val="none" w:sz="0" w:space="0" w:color="auto"/>
            <w:left w:val="none" w:sz="0" w:space="0" w:color="auto"/>
            <w:bottom w:val="none" w:sz="0" w:space="0" w:color="auto"/>
            <w:right w:val="none" w:sz="0" w:space="0" w:color="auto"/>
          </w:divBdr>
        </w:div>
        <w:div w:id="686757788">
          <w:marLeft w:val="480"/>
          <w:marRight w:val="0"/>
          <w:marTop w:val="0"/>
          <w:marBottom w:val="0"/>
          <w:divBdr>
            <w:top w:val="none" w:sz="0" w:space="0" w:color="auto"/>
            <w:left w:val="none" w:sz="0" w:space="0" w:color="auto"/>
            <w:bottom w:val="none" w:sz="0" w:space="0" w:color="auto"/>
            <w:right w:val="none" w:sz="0" w:space="0" w:color="auto"/>
          </w:divBdr>
        </w:div>
        <w:div w:id="1499081143">
          <w:marLeft w:val="480"/>
          <w:marRight w:val="0"/>
          <w:marTop w:val="0"/>
          <w:marBottom w:val="0"/>
          <w:divBdr>
            <w:top w:val="none" w:sz="0" w:space="0" w:color="auto"/>
            <w:left w:val="none" w:sz="0" w:space="0" w:color="auto"/>
            <w:bottom w:val="none" w:sz="0" w:space="0" w:color="auto"/>
            <w:right w:val="none" w:sz="0" w:space="0" w:color="auto"/>
          </w:divBdr>
        </w:div>
      </w:divsChild>
    </w:div>
    <w:div w:id="1434789808">
      <w:bodyDiv w:val="1"/>
      <w:marLeft w:val="0"/>
      <w:marRight w:val="0"/>
      <w:marTop w:val="0"/>
      <w:marBottom w:val="0"/>
      <w:divBdr>
        <w:top w:val="none" w:sz="0" w:space="0" w:color="auto"/>
        <w:left w:val="none" w:sz="0" w:space="0" w:color="auto"/>
        <w:bottom w:val="none" w:sz="0" w:space="0" w:color="auto"/>
        <w:right w:val="none" w:sz="0" w:space="0" w:color="auto"/>
      </w:divBdr>
    </w:div>
    <w:div w:id="1434857698">
      <w:bodyDiv w:val="1"/>
      <w:marLeft w:val="0"/>
      <w:marRight w:val="0"/>
      <w:marTop w:val="0"/>
      <w:marBottom w:val="0"/>
      <w:divBdr>
        <w:top w:val="none" w:sz="0" w:space="0" w:color="auto"/>
        <w:left w:val="none" w:sz="0" w:space="0" w:color="auto"/>
        <w:bottom w:val="none" w:sz="0" w:space="0" w:color="auto"/>
        <w:right w:val="none" w:sz="0" w:space="0" w:color="auto"/>
      </w:divBdr>
      <w:divsChild>
        <w:div w:id="232663090">
          <w:marLeft w:val="0"/>
          <w:marRight w:val="0"/>
          <w:marTop w:val="0"/>
          <w:marBottom w:val="0"/>
          <w:divBdr>
            <w:top w:val="none" w:sz="0" w:space="0" w:color="auto"/>
            <w:left w:val="none" w:sz="0" w:space="0" w:color="auto"/>
            <w:bottom w:val="none" w:sz="0" w:space="0" w:color="auto"/>
            <w:right w:val="none" w:sz="0" w:space="0" w:color="auto"/>
          </w:divBdr>
        </w:div>
        <w:div w:id="149758290">
          <w:marLeft w:val="0"/>
          <w:marRight w:val="0"/>
          <w:marTop w:val="0"/>
          <w:marBottom w:val="0"/>
          <w:divBdr>
            <w:top w:val="none" w:sz="0" w:space="0" w:color="auto"/>
            <w:left w:val="none" w:sz="0" w:space="0" w:color="auto"/>
            <w:bottom w:val="none" w:sz="0" w:space="0" w:color="auto"/>
            <w:right w:val="none" w:sz="0" w:space="0" w:color="auto"/>
          </w:divBdr>
        </w:div>
        <w:div w:id="1190491621">
          <w:marLeft w:val="0"/>
          <w:marRight w:val="0"/>
          <w:marTop w:val="0"/>
          <w:marBottom w:val="0"/>
          <w:divBdr>
            <w:top w:val="none" w:sz="0" w:space="0" w:color="auto"/>
            <w:left w:val="none" w:sz="0" w:space="0" w:color="auto"/>
            <w:bottom w:val="none" w:sz="0" w:space="0" w:color="auto"/>
            <w:right w:val="none" w:sz="0" w:space="0" w:color="auto"/>
          </w:divBdr>
        </w:div>
        <w:div w:id="242179084">
          <w:marLeft w:val="0"/>
          <w:marRight w:val="0"/>
          <w:marTop w:val="0"/>
          <w:marBottom w:val="0"/>
          <w:divBdr>
            <w:top w:val="none" w:sz="0" w:space="0" w:color="auto"/>
            <w:left w:val="none" w:sz="0" w:space="0" w:color="auto"/>
            <w:bottom w:val="none" w:sz="0" w:space="0" w:color="auto"/>
            <w:right w:val="none" w:sz="0" w:space="0" w:color="auto"/>
          </w:divBdr>
        </w:div>
        <w:div w:id="1763641562">
          <w:marLeft w:val="0"/>
          <w:marRight w:val="0"/>
          <w:marTop w:val="0"/>
          <w:marBottom w:val="0"/>
          <w:divBdr>
            <w:top w:val="none" w:sz="0" w:space="0" w:color="auto"/>
            <w:left w:val="none" w:sz="0" w:space="0" w:color="auto"/>
            <w:bottom w:val="none" w:sz="0" w:space="0" w:color="auto"/>
            <w:right w:val="none" w:sz="0" w:space="0" w:color="auto"/>
          </w:divBdr>
        </w:div>
        <w:div w:id="490758786">
          <w:marLeft w:val="0"/>
          <w:marRight w:val="0"/>
          <w:marTop w:val="0"/>
          <w:marBottom w:val="0"/>
          <w:divBdr>
            <w:top w:val="none" w:sz="0" w:space="0" w:color="auto"/>
            <w:left w:val="none" w:sz="0" w:space="0" w:color="auto"/>
            <w:bottom w:val="none" w:sz="0" w:space="0" w:color="auto"/>
            <w:right w:val="none" w:sz="0" w:space="0" w:color="auto"/>
          </w:divBdr>
        </w:div>
        <w:div w:id="828911019">
          <w:marLeft w:val="0"/>
          <w:marRight w:val="0"/>
          <w:marTop w:val="0"/>
          <w:marBottom w:val="0"/>
          <w:divBdr>
            <w:top w:val="none" w:sz="0" w:space="0" w:color="auto"/>
            <w:left w:val="none" w:sz="0" w:space="0" w:color="auto"/>
            <w:bottom w:val="none" w:sz="0" w:space="0" w:color="auto"/>
            <w:right w:val="none" w:sz="0" w:space="0" w:color="auto"/>
          </w:divBdr>
        </w:div>
        <w:div w:id="192350911">
          <w:marLeft w:val="0"/>
          <w:marRight w:val="0"/>
          <w:marTop w:val="0"/>
          <w:marBottom w:val="0"/>
          <w:divBdr>
            <w:top w:val="none" w:sz="0" w:space="0" w:color="auto"/>
            <w:left w:val="none" w:sz="0" w:space="0" w:color="auto"/>
            <w:bottom w:val="none" w:sz="0" w:space="0" w:color="auto"/>
            <w:right w:val="none" w:sz="0" w:space="0" w:color="auto"/>
          </w:divBdr>
        </w:div>
        <w:div w:id="1226334083">
          <w:marLeft w:val="0"/>
          <w:marRight w:val="0"/>
          <w:marTop w:val="0"/>
          <w:marBottom w:val="0"/>
          <w:divBdr>
            <w:top w:val="none" w:sz="0" w:space="0" w:color="auto"/>
            <w:left w:val="none" w:sz="0" w:space="0" w:color="auto"/>
            <w:bottom w:val="none" w:sz="0" w:space="0" w:color="auto"/>
            <w:right w:val="none" w:sz="0" w:space="0" w:color="auto"/>
          </w:divBdr>
        </w:div>
        <w:div w:id="1469007152">
          <w:marLeft w:val="0"/>
          <w:marRight w:val="0"/>
          <w:marTop w:val="0"/>
          <w:marBottom w:val="0"/>
          <w:divBdr>
            <w:top w:val="none" w:sz="0" w:space="0" w:color="auto"/>
            <w:left w:val="none" w:sz="0" w:space="0" w:color="auto"/>
            <w:bottom w:val="none" w:sz="0" w:space="0" w:color="auto"/>
            <w:right w:val="none" w:sz="0" w:space="0" w:color="auto"/>
          </w:divBdr>
        </w:div>
        <w:div w:id="1713462020">
          <w:marLeft w:val="0"/>
          <w:marRight w:val="0"/>
          <w:marTop w:val="0"/>
          <w:marBottom w:val="0"/>
          <w:divBdr>
            <w:top w:val="none" w:sz="0" w:space="0" w:color="auto"/>
            <w:left w:val="none" w:sz="0" w:space="0" w:color="auto"/>
            <w:bottom w:val="none" w:sz="0" w:space="0" w:color="auto"/>
            <w:right w:val="none" w:sz="0" w:space="0" w:color="auto"/>
          </w:divBdr>
        </w:div>
        <w:div w:id="1105416942">
          <w:marLeft w:val="0"/>
          <w:marRight w:val="0"/>
          <w:marTop w:val="0"/>
          <w:marBottom w:val="0"/>
          <w:divBdr>
            <w:top w:val="none" w:sz="0" w:space="0" w:color="auto"/>
            <w:left w:val="none" w:sz="0" w:space="0" w:color="auto"/>
            <w:bottom w:val="none" w:sz="0" w:space="0" w:color="auto"/>
            <w:right w:val="none" w:sz="0" w:space="0" w:color="auto"/>
          </w:divBdr>
        </w:div>
        <w:div w:id="286935916">
          <w:marLeft w:val="0"/>
          <w:marRight w:val="0"/>
          <w:marTop w:val="0"/>
          <w:marBottom w:val="0"/>
          <w:divBdr>
            <w:top w:val="none" w:sz="0" w:space="0" w:color="auto"/>
            <w:left w:val="none" w:sz="0" w:space="0" w:color="auto"/>
            <w:bottom w:val="none" w:sz="0" w:space="0" w:color="auto"/>
            <w:right w:val="none" w:sz="0" w:space="0" w:color="auto"/>
          </w:divBdr>
        </w:div>
        <w:div w:id="420492457">
          <w:marLeft w:val="0"/>
          <w:marRight w:val="0"/>
          <w:marTop w:val="0"/>
          <w:marBottom w:val="0"/>
          <w:divBdr>
            <w:top w:val="none" w:sz="0" w:space="0" w:color="auto"/>
            <w:left w:val="none" w:sz="0" w:space="0" w:color="auto"/>
            <w:bottom w:val="none" w:sz="0" w:space="0" w:color="auto"/>
            <w:right w:val="none" w:sz="0" w:space="0" w:color="auto"/>
          </w:divBdr>
        </w:div>
        <w:div w:id="1580864046">
          <w:marLeft w:val="0"/>
          <w:marRight w:val="0"/>
          <w:marTop w:val="0"/>
          <w:marBottom w:val="0"/>
          <w:divBdr>
            <w:top w:val="none" w:sz="0" w:space="0" w:color="auto"/>
            <w:left w:val="none" w:sz="0" w:space="0" w:color="auto"/>
            <w:bottom w:val="none" w:sz="0" w:space="0" w:color="auto"/>
            <w:right w:val="none" w:sz="0" w:space="0" w:color="auto"/>
          </w:divBdr>
        </w:div>
        <w:div w:id="2114083281">
          <w:marLeft w:val="0"/>
          <w:marRight w:val="0"/>
          <w:marTop w:val="0"/>
          <w:marBottom w:val="0"/>
          <w:divBdr>
            <w:top w:val="none" w:sz="0" w:space="0" w:color="auto"/>
            <w:left w:val="none" w:sz="0" w:space="0" w:color="auto"/>
            <w:bottom w:val="none" w:sz="0" w:space="0" w:color="auto"/>
            <w:right w:val="none" w:sz="0" w:space="0" w:color="auto"/>
          </w:divBdr>
        </w:div>
        <w:div w:id="1123883437">
          <w:marLeft w:val="0"/>
          <w:marRight w:val="0"/>
          <w:marTop w:val="0"/>
          <w:marBottom w:val="0"/>
          <w:divBdr>
            <w:top w:val="none" w:sz="0" w:space="0" w:color="auto"/>
            <w:left w:val="none" w:sz="0" w:space="0" w:color="auto"/>
            <w:bottom w:val="none" w:sz="0" w:space="0" w:color="auto"/>
            <w:right w:val="none" w:sz="0" w:space="0" w:color="auto"/>
          </w:divBdr>
        </w:div>
        <w:div w:id="406421244">
          <w:marLeft w:val="0"/>
          <w:marRight w:val="0"/>
          <w:marTop w:val="0"/>
          <w:marBottom w:val="0"/>
          <w:divBdr>
            <w:top w:val="none" w:sz="0" w:space="0" w:color="auto"/>
            <w:left w:val="none" w:sz="0" w:space="0" w:color="auto"/>
            <w:bottom w:val="none" w:sz="0" w:space="0" w:color="auto"/>
            <w:right w:val="none" w:sz="0" w:space="0" w:color="auto"/>
          </w:divBdr>
        </w:div>
        <w:div w:id="861355817">
          <w:marLeft w:val="0"/>
          <w:marRight w:val="0"/>
          <w:marTop w:val="0"/>
          <w:marBottom w:val="0"/>
          <w:divBdr>
            <w:top w:val="none" w:sz="0" w:space="0" w:color="auto"/>
            <w:left w:val="none" w:sz="0" w:space="0" w:color="auto"/>
            <w:bottom w:val="none" w:sz="0" w:space="0" w:color="auto"/>
            <w:right w:val="none" w:sz="0" w:space="0" w:color="auto"/>
          </w:divBdr>
        </w:div>
        <w:div w:id="476455879">
          <w:marLeft w:val="0"/>
          <w:marRight w:val="0"/>
          <w:marTop w:val="0"/>
          <w:marBottom w:val="0"/>
          <w:divBdr>
            <w:top w:val="none" w:sz="0" w:space="0" w:color="auto"/>
            <w:left w:val="none" w:sz="0" w:space="0" w:color="auto"/>
            <w:bottom w:val="none" w:sz="0" w:space="0" w:color="auto"/>
            <w:right w:val="none" w:sz="0" w:space="0" w:color="auto"/>
          </w:divBdr>
        </w:div>
        <w:div w:id="365832808">
          <w:marLeft w:val="0"/>
          <w:marRight w:val="0"/>
          <w:marTop w:val="0"/>
          <w:marBottom w:val="0"/>
          <w:divBdr>
            <w:top w:val="none" w:sz="0" w:space="0" w:color="auto"/>
            <w:left w:val="none" w:sz="0" w:space="0" w:color="auto"/>
            <w:bottom w:val="none" w:sz="0" w:space="0" w:color="auto"/>
            <w:right w:val="none" w:sz="0" w:space="0" w:color="auto"/>
          </w:divBdr>
        </w:div>
        <w:div w:id="1890606592">
          <w:marLeft w:val="0"/>
          <w:marRight w:val="0"/>
          <w:marTop w:val="0"/>
          <w:marBottom w:val="0"/>
          <w:divBdr>
            <w:top w:val="none" w:sz="0" w:space="0" w:color="auto"/>
            <w:left w:val="none" w:sz="0" w:space="0" w:color="auto"/>
            <w:bottom w:val="none" w:sz="0" w:space="0" w:color="auto"/>
            <w:right w:val="none" w:sz="0" w:space="0" w:color="auto"/>
          </w:divBdr>
        </w:div>
        <w:div w:id="1422288370">
          <w:marLeft w:val="0"/>
          <w:marRight w:val="0"/>
          <w:marTop w:val="0"/>
          <w:marBottom w:val="0"/>
          <w:divBdr>
            <w:top w:val="none" w:sz="0" w:space="0" w:color="auto"/>
            <w:left w:val="none" w:sz="0" w:space="0" w:color="auto"/>
            <w:bottom w:val="none" w:sz="0" w:space="0" w:color="auto"/>
            <w:right w:val="none" w:sz="0" w:space="0" w:color="auto"/>
          </w:divBdr>
        </w:div>
        <w:div w:id="331762572">
          <w:marLeft w:val="0"/>
          <w:marRight w:val="0"/>
          <w:marTop w:val="0"/>
          <w:marBottom w:val="0"/>
          <w:divBdr>
            <w:top w:val="none" w:sz="0" w:space="0" w:color="auto"/>
            <w:left w:val="none" w:sz="0" w:space="0" w:color="auto"/>
            <w:bottom w:val="none" w:sz="0" w:space="0" w:color="auto"/>
            <w:right w:val="none" w:sz="0" w:space="0" w:color="auto"/>
          </w:divBdr>
        </w:div>
        <w:div w:id="1705865103">
          <w:marLeft w:val="0"/>
          <w:marRight w:val="0"/>
          <w:marTop w:val="0"/>
          <w:marBottom w:val="0"/>
          <w:divBdr>
            <w:top w:val="none" w:sz="0" w:space="0" w:color="auto"/>
            <w:left w:val="none" w:sz="0" w:space="0" w:color="auto"/>
            <w:bottom w:val="none" w:sz="0" w:space="0" w:color="auto"/>
            <w:right w:val="none" w:sz="0" w:space="0" w:color="auto"/>
          </w:divBdr>
        </w:div>
        <w:div w:id="1499539805">
          <w:marLeft w:val="0"/>
          <w:marRight w:val="0"/>
          <w:marTop w:val="0"/>
          <w:marBottom w:val="0"/>
          <w:divBdr>
            <w:top w:val="none" w:sz="0" w:space="0" w:color="auto"/>
            <w:left w:val="none" w:sz="0" w:space="0" w:color="auto"/>
            <w:bottom w:val="none" w:sz="0" w:space="0" w:color="auto"/>
            <w:right w:val="none" w:sz="0" w:space="0" w:color="auto"/>
          </w:divBdr>
        </w:div>
        <w:div w:id="1936134123">
          <w:marLeft w:val="0"/>
          <w:marRight w:val="0"/>
          <w:marTop w:val="0"/>
          <w:marBottom w:val="0"/>
          <w:divBdr>
            <w:top w:val="none" w:sz="0" w:space="0" w:color="auto"/>
            <w:left w:val="none" w:sz="0" w:space="0" w:color="auto"/>
            <w:bottom w:val="none" w:sz="0" w:space="0" w:color="auto"/>
            <w:right w:val="none" w:sz="0" w:space="0" w:color="auto"/>
          </w:divBdr>
        </w:div>
        <w:div w:id="903755466">
          <w:marLeft w:val="0"/>
          <w:marRight w:val="0"/>
          <w:marTop w:val="0"/>
          <w:marBottom w:val="0"/>
          <w:divBdr>
            <w:top w:val="none" w:sz="0" w:space="0" w:color="auto"/>
            <w:left w:val="none" w:sz="0" w:space="0" w:color="auto"/>
            <w:bottom w:val="none" w:sz="0" w:space="0" w:color="auto"/>
            <w:right w:val="none" w:sz="0" w:space="0" w:color="auto"/>
          </w:divBdr>
        </w:div>
        <w:div w:id="1981108953">
          <w:marLeft w:val="0"/>
          <w:marRight w:val="0"/>
          <w:marTop w:val="0"/>
          <w:marBottom w:val="0"/>
          <w:divBdr>
            <w:top w:val="none" w:sz="0" w:space="0" w:color="auto"/>
            <w:left w:val="none" w:sz="0" w:space="0" w:color="auto"/>
            <w:bottom w:val="none" w:sz="0" w:space="0" w:color="auto"/>
            <w:right w:val="none" w:sz="0" w:space="0" w:color="auto"/>
          </w:divBdr>
        </w:div>
        <w:div w:id="2061904348">
          <w:marLeft w:val="0"/>
          <w:marRight w:val="0"/>
          <w:marTop w:val="0"/>
          <w:marBottom w:val="0"/>
          <w:divBdr>
            <w:top w:val="none" w:sz="0" w:space="0" w:color="auto"/>
            <w:left w:val="none" w:sz="0" w:space="0" w:color="auto"/>
            <w:bottom w:val="none" w:sz="0" w:space="0" w:color="auto"/>
            <w:right w:val="none" w:sz="0" w:space="0" w:color="auto"/>
          </w:divBdr>
        </w:div>
        <w:div w:id="1730570920">
          <w:marLeft w:val="0"/>
          <w:marRight w:val="0"/>
          <w:marTop w:val="0"/>
          <w:marBottom w:val="0"/>
          <w:divBdr>
            <w:top w:val="none" w:sz="0" w:space="0" w:color="auto"/>
            <w:left w:val="none" w:sz="0" w:space="0" w:color="auto"/>
            <w:bottom w:val="none" w:sz="0" w:space="0" w:color="auto"/>
            <w:right w:val="none" w:sz="0" w:space="0" w:color="auto"/>
          </w:divBdr>
        </w:div>
        <w:div w:id="1364555885">
          <w:marLeft w:val="0"/>
          <w:marRight w:val="0"/>
          <w:marTop w:val="0"/>
          <w:marBottom w:val="0"/>
          <w:divBdr>
            <w:top w:val="none" w:sz="0" w:space="0" w:color="auto"/>
            <w:left w:val="none" w:sz="0" w:space="0" w:color="auto"/>
            <w:bottom w:val="none" w:sz="0" w:space="0" w:color="auto"/>
            <w:right w:val="none" w:sz="0" w:space="0" w:color="auto"/>
          </w:divBdr>
        </w:div>
        <w:div w:id="530344745">
          <w:marLeft w:val="0"/>
          <w:marRight w:val="0"/>
          <w:marTop w:val="0"/>
          <w:marBottom w:val="0"/>
          <w:divBdr>
            <w:top w:val="none" w:sz="0" w:space="0" w:color="auto"/>
            <w:left w:val="none" w:sz="0" w:space="0" w:color="auto"/>
            <w:bottom w:val="none" w:sz="0" w:space="0" w:color="auto"/>
            <w:right w:val="none" w:sz="0" w:space="0" w:color="auto"/>
          </w:divBdr>
        </w:div>
        <w:div w:id="978261340">
          <w:marLeft w:val="0"/>
          <w:marRight w:val="0"/>
          <w:marTop w:val="0"/>
          <w:marBottom w:val="0"/>
          <w:divBdr>
            <w:top w:val="none" w:sz="0" w:space="0" w:color="auto"/>
            <w:left w:val="none" w:sz="0" w:space="0" w:color="auto"/>
            <w:bottom w:val="none" w:sz="0" w:space="0" w:color="auto"/>
            <w:right w:val="none" w:sz="0" w:space="0" w:color="auto"/>
          </w:divBdr>
        </w:div>
        <w:div w:id="2142070723">
          <w:marLeft w:val="0"/>
          <w:marRight w:val="0"/>
          <w:marTop w:val="0"/>
          <w:marBottom w:val="0"/>
          <w:divBdr>
            <w:top w:val="none" w:sz="0" w:space="0" w:color="auto"/>
            <w:left w:val="none" w:sz="0" w:space="0" w:color="auto"/>
            <w:bottom w:val="none" w:sz="0" w:space="0" w:color="auto"/>
            <w:right w:val="none" w:sz="0" w:space="0" w:color="auto"/>
          </w:divBdr>
        </w:div>
        <w:div w:id="1297418679">
          <w:marLeft w:val="0"/>
          <w:marRight w:val="0"/>
          <w:marTop w:val="0"/>
          <w:marBottom w:val="0"/>
          <w:divBdr>
            <w:top w:val="none" w:sz="0" w:space="0" w:color="auto"/>
            <w:left w:val="none" w:sz="0" w:space="0" w:color="auto"/>
            <w:bottom w:val="none" w:sz="0" w:space="0" w:color="auto"/>
            <w:right w:val="none" w:sz="0" w:space="0" w:color="auto"/>
          </w:divBdr>
        </w:div>
        <w:div w:id="1157385579">
          <w:marLeft w:val="0"/>
          <w:marRight w:val="0"/>
          <w:marTop w:val="0"/>
          <w:marBottom w:val="0"/>
          <w:divBdr>
            <w:top w:val="none" w:sz="0" w:space="0" w:color="auto"/>
            <w:left w:val="none" w:sz="0" w:space="0" w:color="auto"/>
            <w:bottom w:val="none" w:sz="0" w:space="0" w:color="auto"/>
            <w:right w:val="none" w:sz="0" w:space="0" w:color="auto"/>
          </w:divBdr>
        </w:div>
        <w:div w:id="542788785">
          <w:marLeft w:val="0"/>
          <w:marRight w:val="0"/>
          <w:marTop w:val="0"/>
          <w:marBottom w:val="0"/>
          <w:divBdr>
            <w:top w:val="none" w:sz="0" w:space="0" w:color="auto"/>
            <w:left w:val="none" w:sz="0" w:space="0" w:color="auto"/>
            <w:bottom w:val="none" w:sz="0" w:space="0" w:color="auto"/>
            <w:right w:val="none" w:sz="0" w:space="0" w:color="auto"/>
          </w:divBdr>
        </w:div>
        <w:div w:id="1348867196">
          <w:marLeft w:val="0"/>
          <w:marRight w:val="0"/>
          <w:marTop w:val="0"/>
          <w:marBottom w:val="0"/>
          <w:divBdr>
            <w:top w:val="none" w:sz="0" w:space="0" w:color="auto"/>
            <w:left w:val="none" w:sz="0" w:space="0" w:color="auto"/>
            <w:bottom w:val="none" w:sz="0" w:space="0" w:color="auto"/>
            <w:right w:val="none" w:sz="0" w:space="0" w:color="auto"/>
          </w:divBdr>
        </w:div>
      </w:divsChild>
    </w:div>
    <w:div w:id="1435006985">
      <w:bodyDiv w:val="1"/>
      <w:marLeft w:val="0"/>
      <w:marRight w:val="0"/>
      <w:marTop w:val="0"/>
      <w:marBottom w:val="0"/>
      <w:divBdr>
        <w:top w:val="none" w:sz="0" w:space="0" w:color="auto"/>
        <w:left w:val="none" w:sz="0" w:space="0" w:color="auto"/>
        <w:bottom w:val="none" w:sz="0" w:space="0" w:color="auto"/>
        <w:right w:val="none" w:sz="0" w:space="0" w:color="auto"/>
      </w:divBdr>
    </w:div>
    <w:div w:id="1435588770">
      <w:bodyDiv w:val="1"/>
      <w:marLeft w:val="0"/>
      <w:marRight w:val="0"/>
      <w:marTop w:val="0"/>
      <w:marBottom w:val="0"/>
      <w:divBdr>
        <w:top w:val="none" w:sz="0" w:space="0" w:color="auto"/>
        <w:left w:val="none" w:sz="0" w:space="0" w:color="auto"/>
        <w:bottom w:val="none" w:sz="0" w:space="0" w:color="auto"/>
        <w:right w:val="none" w:sz="0" w:space="0" w:color="auto"/>
      </w:divBdr>
      <w:divsChild>
        <w:div w:id="263349637">
          <w:marLeft w:val="0"/>
          <w:marRight w:val="0"/>
          <w:marTop w:val="0"/>
          <w:marBottom w:val="0"/>
          <w:divBdr>
            <w:top w:val="none" w:sz="0" w:space="0" w:color="auto"/>
            <w:left w:val="none" w:sz="0" w:space="0" w:color="auto"/>
            <w:bottom w:val="none" w:sz="0" w:space="0" w:color="auto"/>
            <w:right w:val="none" w:sz="0" w:space="0" w:color="auto"/>
          </w:divBdr>
        </w:div>
        <w:div w:id="1461806560">
          <w:marLeft w:val="0"/>
          <w:marRight w:val="0"/>
          <w:marTop w:val="0"/>
          <w:marBottom w:val="0"/>
          <w:divBdr>
            <w:top w:val="none" w:sz="0" w:space="0" w:color="auto"/>
            <w:left w:val="none" w:sz="0" w:space="0" w:color="auto"/>
            <w:bottom w:val="none" w:sz="0" w:space="0" w:color="auto"/>
            <w:right w:val="none" w:sz="0" w:space="0" w:color="auto"/>
          </w:divBdr>
        </w:div>
        <w:div w:id="2019308030">
          <w:marLeft w:val="0"/>
          <w:marRight w:val="0"/>
          <w:marTop w:val="0"/>
          <w:marBottom w:val="0"/>
          <w:divBdr>
            <w:top w:val="none" w:sz="0" w:space="0" w:color="auto"/>
            <w:left w:val="none" w:sz="0" w:space="0" w:color="auto"/>
            <w:bottom w:val="none" w:sz="0" w:space="0" w:color="auto"/>
            <w:right w:val="none" w:sz="0" w:space="0" w:color="auto"/>
          </w:divBdr>
        </w:div>
        <w:div w:id="1756247979">
          <w:marLeft w:val="0"/>
          <w:marRight w:val="0"/>
          <w:marTop w:val="0"/>
          <w:marBottom w:val="0"/>
          <w:divBdr>
            <w:top w:val="none" w:sz="0" w:space="0" w:color="auto"/>
            <w:left w:val="none" w:sz="0" w:space="0" w:color="auto"/>
            <w:bottom w:val="none" w:sz="0" w:space="0" w:color="auto"/>
            <w:right w:val="none" w:sz="0" w:space="0" w:color="auto"/>
          </w:divBdr>
        </w:div>
        <w:div w:id="929045050">
          <w:marLeft w:val="0"/>
          <w:marRight w:val="0"/>
          <w:marTop w:val="0"/>
          <w:marBottom w:val="0"/>
          <w:divBdr>
            <w:top w:val="none" w:sz="0" w:space="0" w:color="auto"/>
            <w:left w:val="none" w:sz="0" w:space="0" w:color="auto"/>
            <w:bottom w:val="none" w:sz="0" w:space="0" w:color="auto"/>
            <w:right w:val="none" w:sz="0" w:space="0" w:color="auto"/>
          </w:divBdr>
        </w:div>
        <w:div w:id="1047409808">
          <w:marLeft w:val="0"/>
          <w:marRight w:val="0"/>
          <w:marTop w:val="0"/>
          <w:marBottom w:val="0"/>
          <w:divBdr>
            <w:top w:val="none" w:sz="0" w:space="0" w:color="auto"/>
            <w:left w:val="none" w:sz="0" w:space="0" w:color="auto"/>
            <w:bottom w:val="none" w:sz="0" w:space="0" w:color="auto"/>
            <w:right w:val="none" w:sz="0" w:space="0" w:color="auto"/>
          </w:divBdr>
        </w:div>
        <w:div w:id="2118135414">
          <w:marLeft w:val="0"/>
          <w:marRight w:val="0"/>
          <w:marTop w:val="0"/>
          <w:marBottom w:val="0"/>
          <w:divBdr>
            <w:top w:val="none" w:sz="0" w:space="0" w:color="auto"/>
            <w:left w:val="none" w:sz="0" w:space="0" w:color="auto"/>
            <w:bottom w:val="none" w:sz="0" w:space="0" w:color="auto"/>
            <w:right w:val="none" w:sz="0" w:space="0" w:color="auto"/>
          </w:divBdr>
        </w:div>
        <w:div w:id="114956969">
          <w:marLeft w:val="0"/>
          <w:marRight w:val="0"/>
          <w:marTop w:val="0"/>
          <w:marBottom w:val="0"/>
          <w:divBdr>
            <w:top w:val="none" w:sz="0" w:space="0" w:color="auto"/>
            <w:left w:val="none" w:sz="0" w:space="0" w:color="auto"/>
            <w:bottom w:val="none" w:sz="0" w:space="0" w:color="auto"/>
            <w:right w:val="none" w:sz="0" w:space="0" w:color="auto"/>
          </w:divBdr>
        </w:div>
        <w:div w:id="1452624309">
          <w:marLeft w:val="0"/>
          <w:marRight w:val="0"/>
          <w:marTop w:val="0"/>
          <w:marBottom w:val="0"/>
          <w:divBdr>
            <w:top w:val="none" w:sz="0" w:space="0" w:color="auto"/>
            <w:left w:val="none" w:sz="0" w:space="0" w:color="auto"/>
            <w:bottom w:val="none" w:sz="0" w:space="0" w:color="auto"/>
            <w:right w:val="none" w:sz="0" w:space="0" w:color="auto"/>
          </w:divBdr>
        </w:div>
        <w:div w:id="888688823">
          <w:marLeft w:val="0"/>
          <w:marRight w:val="0"/>
          <w:marTop w:val="0"/>
          <w:marBottom w:val="0"/>
          <w:divBdr>
            <w:top w:val="none" w:sz="0" w:space="0" w:color="auto"/>
            <w:left w:val="none" w:sz="0" w:space="0" w:color="auto"/>
            <w:bottom w:val="none" w:sz="0" w:space="0" w:color="auto"/>
            <w:right w:val="none" w:sz="0" w:space="0" w:color="auto"/>
          </w:divBdr>
        </w:div>
        <w:div w:id="229772815">
          <w:marLeft w:val="0"/>
          <w:marRight w:val="0"/>
          <w:marTop w:val="0"/>
          <w:marBottom w:val="0"/>
          <w:divBdr>
            <w:top w:val="none" w:sz="0" w:space="0" w:color="auto"/>
            <w:left w:val="none" w:sz="0" w:space="0" w:color="auto"/>
            <w:bottom w:val="none" w:sz="0" w:space="0" w:color="auto"/>
            <w:right w:val="none" w:sz="0" w:space="0" w:color="auto"/>
          </w:divBdr>
        </w:div>
        <w:div w:id="1770735218">
          <w:marLeft w:val="0"/>
          <w:marRight w:val="0"/>
          <w:marTop w:val="0"/>
          <w:marBottom w:val="0"/>
          <w:divBdr>
            <w:top w:val="none" w:sz="0" w:space="0" w:color="auto"/>
            <w:left w:val="none" w:sz="0" w:space="0" w:color="auto"/>
            <w:bottom w:val="none" w:sz="0" w:space="0" w:color="auto"/>
            <w:right w:val="none" w:sz="0" w:space="0" w:color="auto"/>
          </w:divBdr>
        </w:div>
        <w:div w:id="424544974">
          <w:marLeft w:val="0"/>
          <w:marRight w:val="0"/>
          <w:marTop w:val="0"/>
          <w:marBottom w:val="0"/>
          <w:divBdr>
            <w:top w:val="none" w:sz="0" w:space="0" w:color="auto"/>
            <w:left w:val="none" w:sz="0" w:space="0" w:color="auto"/>
            <w:bottom w:val="none" w:sz="0" w:space="0" w:color="auto"/>
            <w:right w:val="none" w:sz="0" w:space="0" w:color="auto"/>
          </w:divBdr>
        </w:div>
        <w:div w:id="464127718">
          <w:marLeft w:val="0"/>
          <w:marRight w:val="0"/>
          <w:marTop w:val="0"/>
          <w:marBottom w:val="0"/>
          <w:divBdr>
            <w:top w:val="none" w:sz="0" w:space="0" w:color="auto"/>
            <w:left w:val="none" w:sz="0" w:space="0" w:color="auto"/>
            <w:bottom w:val="none" w:sz="0" w:space="0" w:color="auto"/>
            <w:right w:val="none" w:sz="0" w:space="0" w:color="auto"/>
          </w:divBdr>
        </w:div>
        <w:div w:id="707991999">
          <w:marLeft w:val="0"/>
          <w:marRight w:val="0"/>
          <w:marTop w:val="0"/>
          <w:marBottom w:val="0"/>
          <w:divBdr>
            <w:top w:val="none" w:sz="0" w:space="0" w:color="auto"/>
            <w:left w:val="none" w:sz="0" w:space="0" w:color="auto"/>
            <w:bottom w:val="none" w:sz="0" w:space="0" w:color="auto"/>
            <w:right w:val="none" w:sz="0" w:space="0" w:color="auto"/>
          </w:divBdr>
        </w:div>
        <w:div w:id="1065449519">
          <w:marLeft w:val="0"/>
          <w:marRight w:val="0"/>
          <w:marTop w:val="0"/>
          <w:marBottom w:val="0"/>
          <w:divBdr>
            <w:top w:val="none" w:sz="0" w:space="0" w:color="auto"/>
            <w:left w:val="none" w:sz="0" w:space="0" w:color="auto"/>
            <w:bottom w:val="none" w:sz="0" w:space="0" w:color="auto"/>
            <w:right w:val="none" w:sz="0" w:space="0" w:color="auto"/>
          </w:divBdr>
        </w:div>
        <w:div w:id="1538355465">
          <w:marLeft w:val="0"/>
          <w:marRight w:val="0"/>
          <w:marTop w:val="0"/>
          <w:marBottom w:val="0"/>
          <w:divBdr>
            <w:top w:val="none" w:sz="0" w:space="0" w:color="auto"/>
            <w:left w:val="none" w:sz="0" w:space="0" w:color="auto"/>
            <w:bottom w:val="none" w:sz="0" w:space="0" w:color="auto"/>
            <w:right w:val="none" w:sz="0" w:space="0" w:color="auto"/>
          </w:divBdr>
        </w:div>
        <w:div w:id="2101639518">
          <w:marLeft w:val="0"/>
          <w:marRight w:val="0"/>
          <w:marTop w:val="0"/>
          <w:marBottom w:val="0"/>
          <w:divBdr>
            <w:top w:val="none" w:sz="0" w:space="0" w:color="auto"/>
            <w:left w:val="none" w:sz="0" w:space="0" w:color="auto"/>
            <w:bottom w:val="none" w:sz="0" w:space="0" w:color="auto"/>
            <w:right w:val="none" w:sz="0" w:space="0" w:color="auto"/>
          </w:divBdr>
        </w:div>
        <w:div w:id="952326343">
          <w:marLeft w:val="0"/>
          <w:marRight w:val="0"/>
          <w:marTop w:val="0"/>
          <w:marBottom w:val="0"/>
          <w:divBdr>
            <w:top w:val="none" w:sz="0" w:space="0" w:color="auto"/>
            <w:left w:val="none" w:sz="0" w:space="0" w:color="auto"/>
            <w:bottom w:val="none" w:sz="0" w:space="0" w:color="auto"/>
            <w:right w:val="none" w:sz="0" w:space="0" w:color="auto"/>
          </w:divBdr>
        </w:div>
        <w:div w:id="2127461258">
          <w:marLeft w:val="0"/>
          <w:marRight w:val="0"/>
          <w:marTop w:val="0"/>
          <w:marBottom w:val="0"/>
          <w:divBdr>
            <w:top w:val="none" w:sz="0" w:space="0" w:color="auto"/>
            <w:left w:val="none" w:sz="0" w:space="0" w:color="auto"/>
            <w:bottom w:val="none" w:sz="0" w:space="0" w:color="auto"/>
            <w:right w:val="none" w:sz="0" w:space="0" w:color="auto"/>
          </w:divBdr>
        </w:div>
        <w:div w:id="2026975611">
          <w:marLeft w:val="0"/>
          <w:marRight w:val="0"/>
          <w:marTop w:val="0"/>
          <w:marBottom w:val="0"/>
          <w:divBdr>
            <w:top w:val="none" w:sz="0" w:space="0" w:color="auto"/>
            <w:left w:val="none" w:sz="0" w:space="0" w:color="auto"/>
            <w:bottom w:val="none" w:sz="0" w:space="0" w:color="auto"/>
            <w:right w:val="none" w:sz="0" w:space="0" w:color="auto"/>
          </w:divBdr>
        </w:div>
        <w:div w:id="1294019987">
          <w:marLeft w:val="0"/>
          <w:marRight w:val="0"/>
          <w:marTop w:val="0"/>
          <w:marBottom w:val="0"/>
          <w:divBdr>
            <w:top w:val="none" w:sz="0" w:space="0" w:color="auto"/>
            <w:left w:val="none" w:sz="0" w:space="0" w:color="auto"/>
            <w:bottom w:val="none" w:sz="0" w:space="0" w:color="auto"/>
            <w:right w:val="none" w:sz="0" w:space="0" w:color="auto"/>
          </w:divBdr>
        </w:div>
        <w:div w:id="1946692706">
          <w:marLeft w:val="0"/>
          <w:marRight w:val="0"/>
          <w:marTop w:val="0"/>
          <w:marBottom w:val="0"/>
          <w:divBdr>
            <w:top w:val="none" w:sz="0" w:space="0" w:color="auto"/>
            <w:left w:val="none" w:sz="0" w:space="0" w:color="auto"/>
            <w:bottom w:val="none" w:sz="0" w:space="0" w:color="auto"/>
            <w:right w:val="none" w:sz="0" w:space="0" w:color="auto"/>
          </w:divBdr>
        </w:div>
        <w:div w:id="1105079381">
          <w:marLeft w:val="0"/>
          <w:marRight w:val="0"/>
          <w:marTop w:val="0"/>
          <w:marBottom w:val="0"/>
          <w:divBdr>
            <w:top w:val="none" w:sz="0" w:space="0" w:color="auto"/>
            <w:left w:val="none" w:sz="0" w:space="0" w:color="auto"/>
            <w:bottom w:val="none" w:sz="0" w:space="0" w:color="auto"/>
            <w:right w:val="none" w:sz="0" w:space="0" w:color="auto"/>
          </w:divBdr>
        </w:div>
        <w:div w:id="1288464068">
          <w:marLeft w:val="0"/>
          <w:marRight w:val="0"/>
          <w:marTop w:val="0"/>
          <w:marBottom w:val="0"/>
          <w:divBdr>
            <w:top w:val="none" w:sz="0" w:space="0" w:color="auto"/>
            <w:left w:val="none" w:sz="0" w:space="0" w:color="auto"/>
            <w:bottom w:val="none" w:sz="0" w:space="0" w:color="auto"/>
            <w:right w:val="none" w:sz="0" w:space="0" w:color="auto"/>
          </w:divBdr>
        </w:div>
        <w:div w:id="587883390">
          <w:marLeft w:val="0"/>
          <w:marRight w:val="0"/>
          <w:marTop w:val="0"/>
          <w:marBottom w:val="0"/>
          <w:divBdr>
            <w:top w:val="none" w:sz="0" w:space="0" w:color="auto"/>
            <w:left w:val="none" w:sz="0" w:space="0" w:color="auto"/>
            <w:bottom w:val="none" w:sz="0" w:space="0" w:color="auto"/>
            <w:right w:val="none" w:sz="0" w:space="0" w:color="auto"/>
          </w:divBdr>
        </w:div>
        <w:div w:id="2047218273">
          <w:marLeft w:val="0"/>
          <w:marRight w:val="0"/>
          <w:marTop w:val="0"/>
          <w:marBottom w:val="0"/>
          <w:divBdr>
            <w:top w:val="none" w:sz="0" w:space="0" w:color="auto"/>
            <w:left w:val="none" w:sz="0" w:space="0" w:color="auto"/>
            <w:bottom w:val="none" w:sz="0" w:space="0" w:color="auto"/>
            <w:right w:val="none" w:sz="0" w:space="0" w:color="auto"/>
          </w:divBdr>
        </w:div>
        <w:div w:id="691079381">
          <w:marLeft w:val="0"/>
          <w:marRight w:val="0"/>
          <w:marTop w:val="0"/>
          <w:marBottom w:val="0"/>
          <w:divBdr>
            <w:top w:val="none" w:sz="0" w:space="0" w:color="auto"/>
            <w:left w:val="none" w:sz="0" w:space="0" w:color="auto"/>
            <w:bottom w:val="none" w:sz="0" w:space="0" w:color="auto"/>
            <w:right w:val="none" w:sz="0" w:space="0" w:color="auto"/>
          </w:divBdr>
        </w:div>
        <w:div w:id="1745254905">
          <w:marLeft w:val="0"/>
          <w:marRight w:val="0"/>
          <w:marTop w:val="0"/>
          <w:marBottom w:val="0"/>
          <w:divBdr>
            <w:top w:val="none" w:sz="0" w:space="0" w:color="auto"/>
            <w:left w:val="none" w:sz="0" w:space="0" w:color="auto"/>
            <w:bottom w:val="none" w:sz="0" w:space="0" w:color="auto"/>
            <w:right w:val="none" w:sz="0" w:space="0" w:color="auto"/>
          </w:divBdr>
        </w:div>
        <w:div w:id="2135325225">
          <w:marLeft w:val="0"/>
          <w:marRight w:val="0"/>
          <w:marTop w:val="0"/>
          <w:marBottom w:val="0"/>
          <w:divBdr>
            <w:top w:val="none" w:sz="0" w:space="0" w:color="auto"/>
            <w:left w:val="none" w:sz="0" w:space="0" w:color="auto"/>
            <w:bottom w:val="none" w:sz="0" w:space="0" w:color="auto"/>
            <w:right w:val="none" w:sz="0" w:space="0" w:color="auto"/>
          </w:divBdr>
        </w:div>
        <w:div w:id="528878815">
          <w:marLeft w:val="0"/>
          <w:marRight w:val="0"/>
          <w:marTop w:val="0"/>
          <w:marBottom w:val="0"/>
          <w:divBdr>
            <w:top w:val="none" w:sz="0" w:space="0" w:color="auto"/>
            <w:left w:val="none" w:sz="0" w:space="0" w:color="auto"/>
            <w:bottom w:val="none" w:sz="0" w:space="0" w:color="auto"/>
            <w:right w:val="none" w:sz="0" w:space="0" w:color="auto"/>
          </w:divBdr>
        </w:div>
        <w:div w:id="1244491339">
          <w:marLeft w:val="0"/>
          <w:marRight w:val="0"/>
          <w:marTop w:val="0"/>
          <w:marBottom w:val="0"/>
          <w:divBdr>
            <w:top w:val="none" w:sz="0" w:space="0" w:color="auto"/>
            <w:left w:val="none" w:sz="0" w:space="0" w:color="auto"/>
            <w:bottom w:val="none" w:sz="0" w:space="0" w:color="auto"/>
            <w:right w:val="none" w:sz="0" w:space="0" w:color="auto"/>
          </w:divBdr>
        </w:div>
        <w:div w:id="1577015935">
          <w:marLeft w:val="0"/>
          <w:marRight w:val="0"/>
          <w:marTop w:val="0"/>
          <w:marBottom w:val="0"/>
          <w:divBdr>
            <w:top w:val="none" w:sz="0" w:space="0" w:color="auto"/>
            <w:left w:val="none" w:sz="0" w:space="0" w:color="auto"/>
            <w:bottom w:val="none" w:sz="0" w:space="0" w:color="auto"/>
            <w:right w:val="none" w:sz="0" w:space="0" w:color="auto"/>
          </w:divBdr>
        </w:div>
        <w:div w:id="1649167862">
          <w:marLeft w:val="0"/>
          <w:marRight w:val="0"/>
          <w:marTop w:val="0"/>
          <w:marBottom w:val="0"/>
          <w:divBdr>
            <w:top w:val="none" w:sz="0" w:space="0" w:color="auto"/>
            <w:left w:val="none" w:sz="0" w:space="0" w:color="auto"/>
            <w:bottom w:val="none" w:sz="0" w:space="0" w:color="auto"/>
            <w:right w:val="none" w:sz="0" w:space="0" w:color="auto"/>
          </w:divBdr>
        </w:div>
        <w:div w:id="1838114869">
          <w:marLeft w:val="0"/>
          <w:marRight w:val="0"/>
          <w:marTop w:val="0"/>
          <w:marBottom w:val="0"/>
          <w:divBdr>
            <w:top w:val="none" w:sz="0" w:space="0" w:color="auto"/>
            <w:left w:val="none" w:sz="0" w:space="0" w:color="auto"/>
            <w:bottom w:val="none" w:sz="0" w:space="0" w:color="auto"/>
            <w:right w:val="none" w:sz="0" w:space="0" w:color="auto"/>
          </w:divBdr>
        </w:div>
        <w:div w:id="1808546769">
          <w:marLeft w:val="0"/>
          <w:marRight w:val="0"/>
          <w:marTop w:val="0"/>
          <w:marBottom w:val="0"/>
          <w:divBdr>
            <w:top w:val="none" w:sz="0" w:space="0" w:color="auto"/>
            <w:left w:val="none" w:sz="0" w:space="0" w:color="auto"/>
            <w:bottom w:val="none" w:sz="0" w:space="0" w:color="auto"/>
            <w:right w:val="none" w:sz="0" w:space="0" w:color="auto"/>
          </w:divBdr>
        </w:div>
      </w:divsChild>
    </w:div>
    <w:div w:id="1436056155">
      <w:bodyDiv w:val="1"/>
      <w:marLeft w:val="0"/>
      <w:marRight w:val="0"/>
      <w:marTop w:val="0"/>
      <w:marBottom w:val="0"/>
      <w:divBdr>
        <w:top w:val="none" w:sz="0" w:space="0" w:color="auto"/>
        <w:left w:val="none" w:sz="0" w:space="0" w:color="auto"/>
        <w:bottom w:val="none" w:sz="0" w:space="0" w:color="auto"/>
        <w:right w:val="none" w:sz="0" w:space="0" w:color="auto"/>
      </w:divBdr>
    </w:div>
    <w:div w:id="1436170702">
      <w:bodyDiv w:val="1"/>
      <w:marLeft w:val="0"/>
      <w:marRight w:val="0"/>
      <w:marTop w:val="0"/>
      <w:marBottom w:val="0"/>
      <w:divBdr>
        <w:top w:val="none" w:sz="0" w:space="0" w:color="auto"/>
        <w:left w:val="none" w:sz="0" w:space="0" w:color="auto"/>
        <w:bottom w:val="none" w:sz="0" w:space="0" w:color="auto"/>
        <w:right w:val="none" w:sz="0" w:space="0" w:color="auto"/>
      </w:divBdr>
    </w:div>
    <w:div w:id="1436636172">
      <w:bodyDiv w:val="1"/>
      <w:marLeft w:val="0"/>
      <w:marRight w:val="0"/>
      <w:marTop w:val="0"/>
      <w:marBottom w:val="0"/>
      <w:divBdr>
        <w:top w:val="none" w:sz="0" w:space="0" w:color="auto"/>
        <w:left w:val="none" w:sz="0" w:space="0" w:color="auto"/>
        <w:bottom w:val="none" w:sz="0" w:space="0" w:color="auto"/>
        <w:right w:val="none" w:sz="0" w:space="0" w:color="auto"/>
      </w:divBdr>
    </w:div>
    <w:div w:id="1437290557">
      <w:bodyDiv w:val="1"/>
      <w:marLeft w:val="0"/>
      <w:marRight w:val="0"/>
      <w:marTop w:val="0"/>
      <w:marBottom w:val="0"/>
      <w:divBdr>
        <w:top w:val="none" w:sz="0" w:space="0" w:color="auto"/>
        <w:left w:val="none" w:sz="0" w:space="0" w:color="auto"/>
        <w:bottom w:val="none" w:sz="0" w:space="0" w:color="auto"/>
        <w:right w:val="none" w:sz="0" w:space="0" w:color="auto"/>
      </w:divBdr>
      <w:divsChild>
        <w:div w:id="1879930294">
          <w:marLeft w:val="0"/>
          <w:marRight w:val="0"/>
          <w:marTop w:val="0"/>
          <w:marBottom w:val="0"/>
          <w:divBdr>
            <w:top w:val="none" w:sz="0" w:space="0" w:color="auto"/>
            <w:left w:val="none" w:sz="0" w:space="0" w:color="auto"/>
            <w:bottom w:val="none" w:sz="0" w:space="0" w:color="auto"/>
            <w:right w:val="none" w:sz="0" w:space="0" w:color="auto"/>
          </w:divBdr>
        </w:div>
        <w:div w:id="84347033">
          <w:marLeft w:val="0"/>
          <w:marRight w:val="0"/>
          <w:marTop w:val="0"/>
          <w:marBottom w:val="0"/>
          <w:divBdr>
            <w:top w:val="none" w:sz="0" w:space="0" w:color="auto"/>
            <w:left w:val="none" w:sz="0" w:space="0" w:color="auto"/>
            <w:bottom w:val="none" w:sz="0" w:space="0" w:color="auto"/>
            <w:right w:val="none" w:sz="0" w:space="0" w:color="auto"/>
          </w:divBdr>
        </w:div>
        <w:div w:id="1639258527">
          <w:marLeft w:val="0"/>
          <w:marRight w:val="0"/>
          <w:marTop w:val="0"/>
          <w:marBottom w:val="0"/>
          <w:divBdr>
            <w:top w:val="none" w:sz="0" w:space="0" w:color="auto"/>
            <w:left w:val="none" w:sz="0" w:space="0" w:color="auto"/>
            <w:bottom w:val="none" w:sz="0" w:space="0" w:color="auto"/>
            <w:right w:val="none" w:sz="0" w:space="0" w:color="auto"/>
          </w:divBdr>
        </w:div>
        <w:div w:id="2046951737">
          <w:marLeft w:val="0"/>
          <w:marRight w:val="0"/>
          <w:marTop w:val="0"/>
          <w:marBottom w:val="0"/>
          <w:divBdr>
            <w:top w:val="none" w:sz="0" w:space="0" w:color="auto"/>
            <w:left w:val="none" w:sz="0" w:space="0" w:color="auto"/>
            <w:bottom w:val="none" w:sz="0" w:space="0" w:color="auto"/>
            <w:right w:val="none" w:sz="0" w:space="0" w:color="auto"/>
          </w:divBdr>
        </w:div>
        <w:div w:id="1564176169">
          <w:marLeft w:val="0"/>
          <w:marRight w:val="0"/>
          <w:marTop w:val="0"/>
          <w:marBottom w:val="0"/>
          <w:divBdr>
            <w:top w:val="none" w:sz="0" w:space="0" w:color="auto"/>
            <w:left w:val="none" w:sz="0" w:space="0" w:color="auto"/>
            <w:bottom w:val="none" w:sz="0" w:space="0" w:color="auto"/>
            <w:right w:val="none" w:sz="0" w:space="0" w:color="auto"/>
          </w:divBdr>
        </w:div>
        <w:div w:id="269582251">
          <w:marLeft w:val="0"/>
          <w:marRight w:val="0"/>
          <w:marTop w:val="0"/>
          <w:marBottom w:val="0"/>
          <w:divBdr>
            <w:top w:val="none" w:sz="0" w:space="0" w:color="auto"/>
            <w:left w:val="none" w:sz="0" w:space="0" w:color="auto"/>
            <w:bottom w:val="none" w:sz="0" w:space="0" w:color="auto"/>
            <w:right w:val="none" w:sz="0" w:space="0" w:color="auto"/>
          </w:divBdr>
        </w:div>
        <w:div w:id="22679000">
          <w:marLeft w:val="0"/>
          <w:marRight w:val="0"/>
          <w:marTop w:val="0"/>
          <w:marBottom w:val="0"/>
          <w:divBdr>
            <w:top w:val="none" w:sz="0" w:space="0" w:color="auto"/>
            <w:left w:val="none" w:sz="0" w:space="0" w:color="auto"/>
            <w:bottom w:val="none" w:sz="0" w:space="0" w:color="auto"/>
            <w:right w:val="none" w:sz="0" w:space="0" w:color="auto"/>
          </w:divBdr>
        </w:div>
        <w:div w:id="394201609">
          <w:marLeft w:val="0"/>
          <w:marRight w:val="0"/>
          <w:marTop w:val="0"/>
          <w:marBottom w:val="0"/>
          <w:divBdr>
            <w:top w:val="none" w:sz="0" w:space="0" w:color="auto"/>
            <w:left w:val="none" w:sz="0" w:space="0" w:color="auto"/>
            <w:bottom w:val="none" w:sz="0" w:space="0" w:color="auto"/>
            <w:right w:val="none" w:sz="0" w:space="0" w:color="auto"/>
          </w:divBdr>
        </w:div>
        <w:div w:id="1997681721">
          <w:marLeft w:val="0"/>
          <w:marRight w:val="0"/>
          <w:marTop w:val="0"/>
          <w:marBottom w:val="0"/>
          <w:divBdr>
            <w:top w:val="none" w:sz="0" w:space="0" w:color="auto"/>
            <w:left w:val="none" w:sz="0" w:space="0" w:color="auto"/>
            <w:bottom w:val="none" w:sz="0" w:space="0" w:color="auto"/>
            <w:right w:val="none" w:sz="0" w:space="0" w:color="auto"/>
          </w:divBdr>
        </w:div>
        <w:div w:id="195775561">
          <w:marLeft w:val="0"/>
          <w:marRight w:val="0"/>
          <w:marTop w:val="0"/>
          <w:marBottom w:val="0"/>
          <w:divBdr>
            <w:top w:val="none" w:sz="0" w:space="0" w:color="auto"/>
            <w:left w:val="none" w:sz="0" w:space="0" w:color="auto"/>
            <w:bottom w:val="none" w:sz="0" w:space="0" w:color="auto"/>
            <w:right w:val="none" w:sz="0" w:space="0" w:color="auto"/>
          </w:divBdr>
        </w:div>
        <w:div w:id="526262515">
          <w:marLeft w:val="0"/>
          <w:marRight w:val="0"/>
          <w:marTop w:val="0"/>
          <w:marBottom w:val="0"/>
          <w:divBdr>
            <w:top w:val="none" w:sz="0" w:space="0" w:color="auto"/>
            <w:left w:val="none" w:sz="0" w:space="0" w:color="auto"/>
            <w:bottom w:val="none" w:sz="0" w:space="0" w:color="auto"/>
            <w:right w:val="none" w:sz="0" w:space="0" w:color="auto"/>
          </w:divBdr>
        </w:div>
        <w:div w:id="587427568">
          <w:marLeft w:val="0"/>
          <w:marRight w:val="0"/>
          <w:marTop w:val="0"/>
          <w:marBottom w:val="0"/>
          <w:divBdr>
            <w:top w:val="none" w:sz="0" w:space="0" w:color="auto"/>
            <w:left w:val="none" w:sz="0" w:space="0" w:color="auto"/>
            <w:bottom w:val="none" w:sz="0" w:space="0" w:color="auto"/>
            <w:right w:val="none" w:sz="0" w:space="0" w:color="auto"/>
          </w:divBdr>
        </w:div>
        <w:div w:id="619334524">
          <w:marLeft w:val="0"/>
          <w:marRight w:val="0"/>
          <w:marTop w:val="0"/>
          <w:marBottom w:val="0"/>
          <w:divBdr>
            <w:top w:val="none" w:sz="0" w:space="0" w:color="auto"/>
            <w:left w:val="none" w:sz="0" w:space="0" w:color="auto"/>
            <w:bottom w:val="none" w:sz="0" w:space="0" w:color="auto"/>
            <w:right w:val="none" w:sz="0" w:space="0" w:color="auto"/>
          </w:divBdr>
        </w:div>
        <w:div w:id="1746413456">
          <w:marLeft w:val="0"/>
          <w:marRight w:val="0"/>
          <w:marTop w:val="0"/>
          <w:marBottom w:val="0"/>
          <w:divBdr>
            <w:top w:val="none" w:sz="0" w:space="0" w:color="auto"/>
            <w:left w:val="none" w:sz="0" w:space="0" w:color="auto"/>
            <w:bottom w:val="none" w:sz="0" w:space="0" w:color="auto"/>
            <w:right w:val="none" w:sz="0" w:space="0" w:color="auto"/>
          </w:divBdr>
        </w:div>
        <w:div w:id="1340430048">
          <w:marLeft w:val="0"/>
          <w:marRight w:val="0"/>
          <w:marTop w:val="0"/>
          <w:marBottom w:val="0"/>
          <w:divBdr>
            <w:top w:val="none" w:sz="0" w:space="0" w:color="auto"/>
            <w:left w:val="none" w:sz="0" w:space="0" w:color="auto"/>
            <w:bottom w:val="none" w:sz="0" w:space="0" w:color="auto"/>
            <w:right w:val="none" w:sz="0" w:space="0" w:color="auto"/>
          </w:divBdr>
        </w:div>
        <w:div w:id="1722633175">
          <w:marLeft w:val="0"/>
          <w:marRight w:val="0"/>
          <w:marTop w:val="0"/>
          <w:marBottom w:val="0"/>
          <w:divBdr>
            <w:top w:val="none" w:sz="0" w:space="0" w:color="auto"/>
            <w:left w:val="none" w:sz="0" w:space="0" w:color="auto"/>
            <w:bottom w:val="none" w:sz="0" w:space="0" w:color="auto"/>
            <w:right w:val="none" w:sz="0" w:space="0" w:color="auto"/>
          </w:divBdr>
        </w:div>
        <w:div w:id="315258501">
          <w:marLeft w:val="0"/>
          <w:marRight w:val="0"/>
          <w:marTop w:val="0"/>
          <w:marBottom w:val="0"/>
          <w:divBdr>
            <w:top w:val="none" w:sz="0" w:space="0" w:color="auto"/>
            <w:left w:val="none" w:sz="0" w:space="0" w:color="auto"/>
            <w:bottom w:val="none" w:sz="0" w:space="0" w:color="auto"/>
            <w:right w:val="none" w:sz="0" w:space="0" w:color="auto"/>
          </w:divBdr>
        </w:div>
        <w:div w:id="1787500426">
          <w:marLeft w:val="0"/>
          <w:marRight w:val="0"/>
          <w:marTop w:val="0"/>
          <w:marBottom w:val="0"/>
          <w:divBdr>
            <w:top w:val="none" w:sz="0" w:space="0" w:color="auto"/>
            <w:left w:val="none" w:sz="0" w:space="0" w:color="auto"/>
            <w:bottom w:val="none" w:sz="0" w:space="0" w:color="auto"/>
            <w:right w:val="none" w:sz="0" w:space="0" w:color="auto"/>
          </w:divBdr>
        </w:div>
        <w:div w:id="635572414">
          <w:marLeft w:val="0"/>
          <w:marRight w:val="0"/>
          <w:marTop w:val="0"/>
          <w:marBottom w:val="0"/>
          <w:divBdr>
            <w:top w:val="none" w:sz="0" w:space="0" w:color="auto"/>
            <w:left w:val="none" w:sz="0" w:space="0" w:color="auto"/>
            <w:bottom w:val="none" w:sz="0" w:space="0" w:color="auto"/>
            <w:right w:val="none" w:sz="0" w:space="0" w:color="auto"/>
          </w:divBdr>
        </w:div>
        <w:div w:id="1160078202">
          <w:marLeft w:val="0"/>
          <w:marRight w:val="0"/>
          <w:marTop w:val="0"/>
          <w:marBottom w:val="0"/>
          <w:divBdr>
            <w:top w:val="none" w:sz="0" w:space="0" w:color="auto"/>
            <w:left w:val="none" w:sz="0" w:space="0" w:color="auto"/>
            <w:bottom w:val="none" w:sz="0" w:space="0" w:color="auto"/>
            <w:right w:val="none" w:sz="0" w:space="0" w:color="auto"/>
          </w:divBdr>
        </w:div>
        <w:div w:id="1477451670">
          <w:marLeft w:val="0"/>
          <w:marRight w:val="0"/>
          <w:marTop w:val="0"/>
          <w:marBottom w:val="0"/>
          <w:divBdr>
            <w:top w:val="none" w:sz="0" w:space="0" w:color="auto"/>
            <w:left w:val="none" w:sz="0" w:space="0" w:color="auto"/>
            <w:bottom w:val="none" w:sz="0" w:space="0" w:color="auto"/>
            <w:right w:val="none" w:sz="0" w:space="0" w:color="auto"/>
          </w:divBdr>
        </w:div>
        <w:div w:id="1201630445">
          <w:marLeft w:val="0"/>
          <w:marRight w:val="0"/>
          <w:marTop w:val="0"/>
          <w:marBottom w:val="0"/>
          <w:divBdr>
            <w:top w:val="none" w:sz="0" w:space="0" w:color="auto"/>
            <w:left w:val="none" w:sz="0" w:space="0" w:color="auto"/>
            <w:bottom w:val="none" w:sz="0" w:space="0" w:color="auto"/>
            <w:right w:val="none" w:sz="0" w:space="0" w:color="auto"/>
          </w:divBdr>
        </w:div>
        <w:div w:id="1979604100">
          <w:marLeft w:val="0"/>
          <w:marRight w:val="0"/>
          <w:marTop w:val="0"/>
          <w:marBottom w:val="0"/>
          <w:divBdr>
            <w:top w:val="none" w:sz="0" w:space="0" w:color="auto"/>
            <w:left w:val="none" w:sz="0" w:space="0" w:color="auto"/>
            <w:bottom w:val="none" w:sz="0" w:space="0" w:color="auto"/>
            <w:right w:val="none" w:sz="0" w:space="0" w:color="auto"/>
          </w:divBdr>
        </w:div>
        <w:div w:id="1666781782">
          <w:marLeft w:val="0"/>
          <w:marRight w:val="0"/>
          <w:marTop w:val="0"/>
          <w:marBottom w:val="0"/>
          <w:divBdr>
            <w:top w:val="none" w:sz="0" w:space="0" w:color="auto"/>
            <w:left w:val="none" w:sz="0" w:space="0" w:color="auto"/>
            <w:bottom w:val="none" w:sz="0" w:space="0" w:color="auto"/>
            <w:right w:val="none" w:sz="0" w:space="0" w:color="auto"/>
          </w:divBdr>
        </w:div>
        <w:div w:id="1798638636">
          <w:marLeft w:val="0"/>
          <w:marRight w:val="0"/>
          <w:marTop w:val="0"/>
          <w:marBottom w:val="0"/>
          <w:divBdr>
            <w:top w:val="none" w:sz="0" w:space="0" w:color="auto"/>
            <w:left w:val="none" w:sz="0" w:space="0" w:color="auto"/>
            <w:bottom w:val="none" w:sz="0" w:space="0" w:color="auto"/>
            <w:right w:val="none" w:sz="0" w:space="0" w:color="auto"/>
          </w:divBdr>
        </w:div>
        <w:div w:id="1849637149">
          <w:marLeft w:val="0"/>
          <w:marRight w:val="0"/>
          <w:marTop w:val="0"/>
          <w:marBottom w:val="0"/>
          <w:divBdr>
            <w:top w:val="none" w:sz="0" w:space="0" w:color="auto"/>
            <w:left w:val="none" w:sz="0" w:space="0" w:color="auto"/>
            <w:bottom w:val="none" w:sz="0" w:space="0" w:color="auto"/>
            <w:right w:val="none" w:sz="0" w:space="0" w:color="auto"/>
          </w:divBdr>
        </w:div>
        <w:div w:id="767821299">
          <w:marLeft w:val="0"/>
          <w:marRight w:val="0"/>
          <w:marTop w:val="0"/>
          <w:marBottom w:val="0"/>
          <w:divBdr>
            <w:top w:val="none" w:sz="0" w:space="0" w:color="auto"/>
            <w:left w:val="none" w:sz="0" w:space="0" w:color="auto"/>
            <w:bottom w:val="none" w:sz="0" w:space="0" w:color="auto"/>
            <w:right w:val="none" w:sz="0" w:space="0" w:color="auto"/>
          </w:divBdr>
        </w:div>
        <w:div w:id="909197188">
          <w:marLeft w:val="0"/>
          <w:marRight w:val="0"/>
          <w:marTop w:val="0"/>
          <w:marBottom w:val="0"/>
          <w:divBdr>
            <w:top w:val="none" w:sz="0" w:space="0" w:color="auto"/>
            <w:left w:val="none" w:sz="0" w:space="0" w:color="auto"/>
            <w:bottom w:val="none" w:sz="0" w:space="0" w:color="auto"/>
            <w:right w:val="none" w:sz="0" w:space="0" w:color="auto"/>
          </w:divBdr>
        </w:div>
        <w:div w:id="869992770">
          <w:marLeft w:val="0"/>
          <w:marRight w:val="0"/>
          <w:marTop w:val="0"/>
          <w:marBottom w:val="0"/>
          <w:divBdr>
            <w:top w:val="none" w:sz="0" w:space="0" w:color="auto"/>
            <w:left w:val="none" w:sz="0" w:space="0" w:color="auto"/>
            <w:bottom w:val="none" w:sz="0" w:space="0" w:color="auto"/>
            <w:right w:val="none" w:sz="0" w:space="0" w:color="auto"/>
          </w:divBdr>
        </w:div>
        <w:div w:id="892345945">
          <w:marLeft w:val="0"/>
          <w:marRight w:val="0"/>
          <w:marTop w:val="0"/>
          <w:marBottom w:val="0"/>
          <w:divBdr>
            <w:top w:val="none" w:sz="0" w:space="0" w:color="auto"/>
            <w:left w:val="none" w:sz="0" w:space="0" w:color="auto"/>
            <w:bottom w:val="none" w:sz="0" w:space="0" w:color="auto"/>
            <w:right w:val="none" w:sz="0" w:space="0" w:color="auto"/>
          </w:divBdr>
        </w:div>
        <w:div w:id="1247572904">
          <w:marLeft w:val="0"/>
          <w:marRight w:val="0"/>
          <w:marTop w:val="0"/>
          <w:marBottom w:val="0"/>
          <w:divBdr>
            <w:top w:val="none" w:sz="0" w:space="0" w:color="auto"/>
            <w:left w:val="none" w:sz="0" w:space="0" w:color="auto"/>
            <w:bottom w:val="none" w:sz="0" w:space="0" w:color="auto"/>
            <w:right w:val="none" w:sz="0" w:space="0" w:color="auto"/>
          </w:divBdr>
        </w:div>
        <w:div w:id="605894083">
          <w:marLeft w:val="0"/>
          <w:marRight w:val="0"/>
          <w:marTop w:val="0"/>
          <w:marBottom w:val="0"/>
          <w:divBdr>
            <w:top w:val="none" w:sz="0" w:space="0" w:color="auto"/>
            <w:left w:val="none" w:sz="0" w:space="0" w:color="auto"/>
            <w:bottom w:val="none" w:sz="0" w:space="0" w:color="auto"/>
            <w:right w:val="none" w:sz="0" w:space="0" w:color="auto"/>
          </w:divBdr>
        </w:div>
        <w:div w:id="367797833">
          <w:marLeft w:val="0"/>
          <w:marRight w:val="0"/>
          <w:marTop w:val="0"/>
          <w:marBottom w:val="0"/>
          <w:divBdr>
            <w:top w:val="none" w:sz="0" w:space="0" w:color="auto"/>
            <w:left w:val="none" w:sz="0" w:space="0" w:color="auto"/>
            <w:bottom w:val="none" w:sz="0" w:space="0" w:color="auto"/>
            <w:right w:val="none" w:sz="0" w:space="0" w:color="auto"/>
          </w:divBdr>
        </w:div>
        <w:div w:id="1349989270">
          <w:marLeft w:val="0"/>
          <w:marRight w:val="0"/>
          <w:marTop w:val="0"/>
          <w:marBottom w:val="0"/>
          <w:divBdr>
            <w:top w:val="none" w:sz="0" w:space="0" w:color="auto"/>
            <w:left w:val="none" w:sz="0" w:space="0" w:color="auto"/>
            <w:bottom w:val="none" w:sz="0" w:space="0" w:color="auto"/>
            <w:right w:val="none" w:sz="0" w:space="0" w:color="auto"/>
          </w:divBdr>
        </w:div>
        <w:div w:id="301666311">
          <w:marLeft w:val="0"/>
          <w:marRight w:val="0"/>
          <w:marTop w:val="0"/>
          <w:marBottom w:val="0"/>
          <w:divBdr>
            <w:top w:val="none" w:sz="0" w:space="0" w:color="auto"/>
            <w:left w:val="none" w:sz="0" w:space="0" w:color="auto"/>
            <w:bottom w:val="none" w:sz="0" w:space="0" w:color="auto"/>
            <w:right w:val="none" w:sz="0" w:space="0" w:color="auto"/>
          </w:divBdr>
        </w:div>
        <w:div w:id="1783718965">
          <w:marLeft w:val="0"/>
          <w:marRight w:val="0"/>
          <w:marTop w:val="0"/>
          <w:marBottom w:val="0"/>
          <w:divBdr>
            <w:top w:val="none" w:sz="0" w:space="0" w:color="auto"/>
            <w:left w:val="none" w:sz="0" w:space="0" w:color="auto"/>
            <w:bottom w:val="none" w:sz="0" w:space="0" w:color="auto"/>
            <w:right w:val="none" w:sz="0" w:space="0" w:color="auto"/>
          </w:divBdr>
        </w:div>
        <w:div w:id="1801262934">
          <w:marLeft w:val="0"/>
          <w:marRight w:val="0"/>
          <w:marTop w:val="0"/>
          <w:marBottom w:val="0"/>
          <w:divBdr>
            <w:top w:val="none" w:sz="0" w:space="0" w:color="auto"/>
            <w:left w:val="none" w:sz="0" w:space="0" w:color="auto"/>
            <w:bottom w:val="none" w:sz="0" w:space="0" w:color="auto"/>
            <w:right w:val="none" w:sz="0" w:space="0" w:color="auto"/>
          </w:divBdr>
        </w:div>
        <w:div w:id="1271550552">
          <w:marLeft w:val="0"/>
          <w:marRight w:val="0"/>
          <w:marTop w:val="0"/>
          <w:marBottom w:val="0"/>
          <w:divBdr>
            <w:top w:val="none" w:sz="0" w:space="0" w:color="auto"/>
            <w:left w:val="none" w:sz="0" w:space="0" w:color="auto"/>
            <w:bottom w:val="none" w:sz="0" w:space="0" w:color="auto"/>
            <w:right w:val="none" w:sz="0" w:space="0" w:color="auto"/>
          </w:divBdr>
        </w:div>
        <w:div w:id="409356725">
          <w:marLeft w:val="0"/>
          <w:marRight w:val="0"/>
          <w:marTop w:val="0"/>
          <w:marBottom w:val="0"/>
          <w:divBdr>
            <w:top w:val="none" w:sz="0" w:space="0" w:color="auto"/>
            <w:left w:val="none" w:sz="0" w:space="0" w:color="auto"/>
            <w:bottom w:val="none" w:sz="0" w:space="0" w:color="auto"/>
            <w:right w:val="none" w:sz="0" w:space="0" w:color="auto"/>
          </w:divBdr>
        </w:div>
        <w:div w:id="1279723325">
          <w:marLeft w:val="0"/>
          <w:marRight w:val="0"/>
          <w:marTop w:val="0"/>
          <w:marBottom w:val="0"/>
          <w:divBdr>
            <w:top w:val="none" w:sz="0" w:space="0" w:color="auto"/>
            <w:left w:val="none" w:sz="0" w:space="0" w:color="auto"/>
            <w:bottom w:val="none" w:sz="0" w:space="0" w:color="auto"/>
            <w:right w:val="none" w:sz="0" w:space="0" w:color="auto"/>
          </w:divBdr>
        </w:div>
        <w:div w:id="1253079780">
          <w:marLeft w:val="0"/>
          <w:marRight w:val="0"/>
          <w:marTop w:val="0"/>
          <w:marBottom w:val="0"/>
          <w:divBdr>
            <w:top w:val="none" w:sz="0" w:space="0" w:color="auto"/>
            <w:left w:val="none" w:sz="0" w:space="0" w:color="auto"/>
            <w:bottom w:val="none" w:sz="0" w:space="0" w:color="auto"/>
            <w:right w:val="none" w:sz="0" w:space="0" w:color="auto"/>
          </w:divBdr>
        </w:div>
        <w:div w:id="1009411717">
          <w:marLeft w:val="0"/>
          <w:marRight w:val="0"/>
          <w:marTop w:val="0"/>
          <w:marBottom w:val="0"/>
          <w:divBdr>
            <w:top w:val="none" w:sz="0" w:space="0" w:color="auto"/>
            <w:left w:val="none" w:sz="0" w:space="0" w:color="auto"/>
            <w:bottom w:val="none" w:sz="0" w:space="0" w:color="auto"/>
            <w:right w:val="none" w:sz="0" w:space="0" w:color="auto"/>
          </w:divBdr>
        </w:div>
        <w:div w:id="709721684">
          <w:marLeft w:val="0"/>
          <w:marRight w:val="0"/>
          <w:marTop w:val="0"/>
          <w:marBottom w:val="0"/>
          <w:divBdr>
            <w:top w:val="none" w:sz="0" w:space="0" w:color="auto"/>
            <w:left w:val="none" w:sz="0" w:space="0" w:color="auto"/>
            <w:bottom w:val="none" w:sz="0" w:space="0" w:color="auto"/>
            <w:right w:val="none" w:sz="0" w:space="0" w:color="auto"/>
          </w:divBdr>
        </w:div>
        <w:div w:id="366948140">
          <w:marLeft w:val="0"/>
          <w:marRight w:val="0"/>
          <w:marTop w:val="0"/>
          <w:marBottom w:val="0"/>
          <w:divBdr>
            <w:top w:val="none" w:sz="0" w:space="0" w:color="auto"/>
            <w:left w:val="none" w:sz="0" w:space="0" w:color="auto"/>
            <w:bottom w:val="none" w:sz="0" w:space="0" w:color="auto"/>
            <w:right w:val="none" w:sz="0" w:space="0" w:color="auto"/>
          </w:divBdr>
        </w:div>
        <w:div w:id="1079325415">
          <w:marLeft w:val="0"/>
          <w:marRight w:val="0"/>
          <w:marTop w:val="0"/>
          <w:marBottom w:val="0"/>
          <w:divBdr>
            <w:top w:val="none" w:sz="0" w:space="0" w:color="auto"/>
            <w:left w:val="none" w:sz="0" w:space="0" w:color="auto"/>
            <w:bottom w:val="none" w:sz="0" w:space="0" w:color="auto"/>
            <w:right w:val="none" w:sz="0" w:space="0" w:color="auto"/>
          </w:divBdr>
        </w:div>
        <w:div w:id="1645891676">
          <w:marLeft w:val="0"/>
          <w:marRight w:val="0"/>
          <w:marTop w:val="0"/>
          <w:marBottom w:val="0"/>
          <w:divBdr>
            <w:top w:val="none" w:sz="0" w:space="0" w:color="auto"/>
            <w:left w:val="none" w:sz="0" w:space="0" w:color="auto"/>
            <w:bottom w:val="none" w:sz="0" w:space="0" w:color="auto"/>
            <w:right w:val="none" w:sz="0" w:space="0" w:color="auto"/>
          </w:divBdr>
        </w:div>
        <w:div w:id="1783770281">
          <w:marLeft w:val="0"/>
          <w:marRight w:val="0"/>
          <w:marTop w:val="0"/>
          <w:marBottom w:val="0"/>
          <w:divBdr>
            <w:top w:val="none" w:sz="0" w:space="0" w:color="auto"/>
            <w:left w:val="none" w:sz="0" w:space="0" w:color="auto"/>
            <w:bottom w:val="none" w:sz="0" w:space="0" w:color="auto"/>
            <w:right w:val="none" w:sz="0" w:space="0" w:color="auto"/>
          </w:divBdr>
        </w:div>
      </w:divsChild>
    </w:div>
    <w:div w:id="1437673085">
      <w:bodyDiv w:val="1"/>
      <w:marLeft w:val="0"/>
      <w:marRight w:val="0"/>
      <w:marTop w:val="0"/>
      <w:marBottom w:val="0"/>
      <w:divBdr>
        <w:top w:val="none" w:sz="0" w:space="0" w:color="auto"/>
        <w:left w:val="none" w:sz="0" w:space="0" w:color="auto"/>
        <w:bottom w:val="none" w:sz="0" w:space="0" w:color="auto"/>
        <w:right w:val="none" w:sz="0" w:space="0" w:color="auto"/>
      </w:divBdr>
    </w:div>
    <w:div w:id="1437796671">
      <w:bodyDiv w:val="1"/>
      <w:marLeft w:val="0"/>
      <w:marRight w:val="0"/>
      <w:marTop w:val="0"/>
      <w:marBottom w:val="0"/>
      <w:divBdr>
        <w:top w:val="none" w:sz="0" w:space="0" w:color="auto"/>
        <w:left w:val="none" w:sz="0" w:space="0" w:color="auto"/>
        <w:bottom w:val="none" w:sz="0" w:space="0" w:color="auto"/>
        <w:right w:val="none" w:sz="0" w:space="0" w:color="auto"/>
      </w:divBdr>
    </w:div>
    <w:div w:id="1437868696">
      <w:bodyDiv w:val="1"/>
      <w:marLeft w:val="0"/>
      <w:marRight w:val="0"/>
      <w:marTop w:val="0"/>
      <w:marBottom w:val="0"/>
      <w:divBdr>
        <w:top w:val="none" w:sz="0" w:space="0" w:color="auto"/>
        <w:left w:val="none" w:sz="0" w:space="0" w:color="auto"/>
        <w:bottom w:val="none" w:sz="0" w:space="0" w:color="auto"/>
        <w:right w:val="none" w:sz="0" w:space="0" w:color="auto"/>
      </w:divBdr>
    </w:div>
    <w:div w:id="1438140702">
      <w:bodyDiv w:val="1"/>
      <w:marLeft w:val="0"/>
      <w:marRight w:val="0"/>
      <w:marTop w:val="0"/>
      <w:marBottom w:val="0"/>
      <w:divBdr>
        <w:top w:val="none" w:sz="0" w:space="0" w:color="auto"/>
        <w:left w:val="none" w:sz="0" w:space="0" w:color="auto"/>
        <w:bottom w:val="none" w:sz="0" w:space="0" w:color="auto"/>
        <w:right w:val="none" w:sz="0" w:space="0" w:color="auto"/>
      </w:divBdr>
    </w:div>
    <w:div w:id="1438254344">
      <w:bodyDiv w:val="1"/>
      <w:marLeft w:val="0"/>
      <w:marRight w:val="0"/>
      <w:marTop w:val="0"/>
      <w:marBottom w:val="0"/>
      <w:divBdr>
        <w:top w:val="none" w:sz="0" w:space="0" w:color="auto"/>
        <w:left w:val="none" w:sz="0" w:space="0" w:color="auto"/>
        <w:bottom w:val="none" w:sz="0" w:space="0" w:color="auto"/>
        <w:right w:val="none" w:sz="0" w:space="0" w:color="auto"/>
      </w:divBdr>
    </w:div>
    <w:div w:id="1438712343">
      <w:bodyDiv w:val="1"/>
      <w:marLeft w:val="0"/>
      <w:marRight w:val="0"/>
      <w:marTop w:val="0"/>
      <w:marBottom w:val="0"/>
      <w:divBdr>
        <w:top w:val="none" w:sz="0" w:space="0" w:color="auto"/>
        <w:left w:val="none" w:sz="0" w:space="0" w:color="auto"/>
        <w:bottom w:val="none" w:sz="0" w:space="0" w:color="auto"/>
        <w:right w:val="none" w:sz="0" w:space="0" w:color="auto"/>
      </w:divBdr>
    </w:div>
    <w:div w:id="1439137340">
      <w:bodyDiv w:val="1"/>
      <w:marLeft w:val="0"/>
      <w:marRight w:val="0"/>
      <w:marTop w:val="0"/>
      <w:marBottom w:val="0"/>
      <w:divBdr>
        <w:top w:val="none" w:sz="0" w:space="0" w:color="auto"/>
        <w:left w:val="none" w:sz="0" w:space="0" w:color="auto"/>
        <w:bottom w:val="none" w:sz="0" w:space="0" w:color="auto"/>
        <w:right w:val="none" w:sz="0" w:space="0" w:color="auto"/>
      </w:divBdr>
    </w:div>
    <w:div w:id="1440107855">
      <w:bodyDiv w:val="1"/>
      <w:marLeft w:val="0"/>
      <w:marRight w:val="0"/>
      <w:marTop w:val="0"/>
      <w:marBottom w:val="0"/>
      <w:divBdr>
        <w:top w:val="none" w:sz="0" w:space="0" w:color="auto"/>
        <w:left w:val="none" w:sz="0" w:space="0" w:color="auto"/>
        <w:bottom w:val="none" w:sz="0" w:space="0" w:color="auto"/>
        <w:right w:val="none" w:sz="0" w:space="0" w:color="auto"/>
      </w:divBdr>
    </w:div>
    <w:div w:id="1440177747">
      <w:bodyDiv w:val="1"/>
      <w:marLeft w:val="0"/>
      <w:marRight w:val="0"/>
      <w:marTop w:val="0"/>
      <w:marBottom w:val="0"/>
      <w:divBdr>
        <w:top w:val="none" w:sz="0" w:space="0" w:color="auto"/>
        <w:left w:val="none" w:sz="0" w:space="0" w:color="auto"/>
        <w:bottom w:val="none" w:sz="0" w:space="0" w:color="auto"/>
        <w:right w:val="none" w:sz="0" w:space="0" w:color="auto"/>
      </w:divBdr>
    </w:div>
    <w:div w:id="1440368104">
      <w:bodyDiv w:val="1"/>
      <w:marLeft w:val="0"/>
      <w:marRight w:val="0"/>
      <w:marTop w:val="0"/>
      <w:marBottom w:val="0"/>
      <w:divBdr>
        <w:top w:val="none" w:sz="0" w:space="0" w:color="auto"/>
        <w:left w:val="none" w:sz="0" w:space="0" w:color="auto"/>
        <w:bottom w:val="none" w:sz="0" w:space="0" w:color="auto"/>
        <w:right w:val="none" w:sz="0" w:space="0" w:color="auto"/>
      </w:divBdr>
    </w:div>
    <w:div w:id="1441216255">
      <w:bodyDiv w:val="1"/>
      <w:marLeft w:val="0"/>
      <w:marRight w:val="0"/>
      <w:marTop w:val="0"/>
      <w:marBottom w:val="0"/>
      <w:divBdr>
        <w:top w:val="none" w:sz="0" w:space="0" w:color="auto"/>
        <w:left w:val="none" w:sz="0" w:space="0" w:color="auto"/>
        <w:bottom w:val="none" w:sz="0" w:space="0" w:color="auto"/>
        <w:right w:val="none" w:sz="0" w:space="0" w:color="auto"/>
      </w:divBdr>
    </w:div>
    <w:div w:id="1442339612">
      <w:bodyDiv w:val="1"/>
      <w:marLeft w:val="0"/>
      <w:marRight w:val="0"/>
      <w:marTop w:val="0"/>
      <w:marBottom w:val="0"/>
      <w:divBdr>
        <w:top w:val="none" w:sz="0" w:space="0" w:color="auto"/>
        <w:left w:val="none" w:sz="0" w:space="0" w:color="auto"/>
        <w:bottom w:val="none" w:sz="0" w:space="0" w:color="auto"/>
        <w:right w:val="none" w:sz="0" w:space="0" w:color="auto"/>
      </w:divBdr>
    </w:div>
    <w:div w:id="1442722973">
      <w:bodyDiv w:val="1"/>
      <w:marLeft w:val="0"/>
      <w:marRight w:val="0"/>
      <w:marTop w:val="0"/>
      <w:marBottom w:val="0"/>
      <w:divBdr>
        <w:top w:val="none" w:sz="0" w:space="0" w:color="auto"/>
        <w:left w:val="none" w:sz="0" w:space="0" w:color="auto"/>
        <w:bottom w:val="none" w:sz="0" w:space="0" w:color="auto"/>
        <w:right w:val="none" w:sz="0" w:space="0" w:color="auto"/>
      </w:divBdr>
    </w:div>
    <w:div w:id="1443302985">
      <w:bodyDiv w:val="1"/>
      <w:marLeft w:val="0"/>
      <w:marRight w:val="0"/>
      <w:marTop w:val="0"/>
      <w:marBottom w:val="0"/>
      <w:divBdr>
        <w:top w:val="none" w:sz="0" w:space="0" w:color="auto"/>
        <w:left w:val="none" w:sz="0" w:space="0" w:color="auto"/>
        <w:bottom w:val="none" w:sz="0" w:space="0" w:color="auto"/>
        <w:right w:val="none" w:sz="0" w:space="0" w:color="auto"/>
      </w:divBdr>
    </w:div>
    <w:div w:id="1443450930">
      <w:bodyDiv w:val="1"/>
      <w:marLeft w:val="0"/>
      <w:marRight w:val="0"/>
      <w:marTop w:val="0"/>
      <w:marBottom w:val="0"/>
      <w:divBdr>
        <w:top w:val="none" w:sz="0" w:space="0" w:color="auto"/>
        <w:left w:val="none" w:sz="0" w:space="0" w:color="auto"/>
        <w:bottom w:val="none" w:sz="0" w:space="0" w:color="auto"/>
        <w:right w:val="none" w:sz="0" w:space="0" w:color="auto"/>
      </w:divBdr>
    </w:div>
    <w:div w:id="1443842665">
      <w:bodyDiv w:val="1"/>
      <w:marLeft w:val="0"/>
      <w:marRight w:val="0"/>
      <w:marTop w:val="0"/>
      <w:marBottom w:val="0"/>
      <w:divBdr>
        <w:top w:val="none" w:sz="0" w:space="0" w:color="auto"/>
        <w:left w:val="none" w:sz="0" w:space="0" w:color="auto"/>
        <w:bottom w:val="none" w:sz="0" w:space="0" w:color="auto"/>
        <w:right w:val="none" w:sz="0" w:space="0" w:color="auto"/>
      </w:divBdr>
    </w:div>
    <w:div w:id="1443844612">
      <w:bodyDiv w:val="1"/>
      <w:marLeft w:val="0"/>
      <w:marRight w:val="0"/>
      <w:marTop w:val="0"/>
      <w:marBottom w:val="0"/>
      <w:divBdr>
        <w:top w:val="none" w:sz="0" w:space="0" w:color="auto"/>
        <w:left w:val="none" w:sz="0" w:space="0" w:color="auto"/>
        <w:bottom w:val="none" w:sz="0" w:space="0" w:color="auto"/>
        <w:right w:val="none" w:sz="0" w:space="0" w:color="auto"/>
      </w:divBdr>
    </w:div>
    <w:div w:id="1444495368">
      <w:bodyDiv w:val="1"/>
      <w:marLeft w:val="0"/>
      <w:marRight w:val="0"/>
      <w:marTop w:val="0"/>
      <w:marBottom w:val="0"/>
      <w:divBdr>
        <w:top w:val="none" w:sz="0" w:space="0" w:color="auto"/>
        <w:left w:val="none" w:sz="0" w:space="0" w:color="auto"/>
        <w:bottom w:val="none" w:sz="0" w:space="0" w:color="auto"/>
        <w:right w:val="none" w:sz="0" w:space="0" w:color="auto"/>
      </w:divBdr>
    </w:div>
    <w:div w:id="1444761887">
      <w:bodyDiv w:val="1"/>
      <w:marLeft w:val="0"/>
      <w:marRight w:val="0"/>
      <w:marTop w:val="0"/>
      <w:marBottom w:val="0"/>
      <w:divBdr>
        <w:top w:val="none" w:sz="0" w:space="0" w:color="auto"/>
        <w:left w:val="none" w:sz="0" w:space="0" w:color="auto"/>
        <w:bottom w:val="none" w:sz="0" w:space="0" w:color="auto"/>
        <w:right w:val="none" w:sz="0" w:space="0" w:color="auto"/>
      </w:divBdr>
    </w:div>
    <w:div w:id="1445155196">
      <w:bodyDiv w:val="1"/>
      <w:marLeft w:val="0"/>
      <w:marRight w:val="0"/>
      <w:marTop w:val="0"/>
      <w:marBottom w:val="0"/>
      <w:divBdr>
        <w:top w:val="none" w:sz="0" w:space="0" w:color="auto"/>
        <w:left w:val="none" w:sz="0" w:space="0" w:color="auto"/>
        <w:bottom w:val="none" w:sz="0" w:space="0" w:color="auto"/>
        <w:right w:val="none" w:sz="0" w:space="0" w:color="auto"/>
      </w:divBdr>
    </w:div>
    <w:div w:id="1445464284">
      <w:bodyDiv w:val="1"/>
      <w:marLeft w:val="0"/>
      <w:marRight w:val="0"/>
      <w:marTop w:val="0"/>
      <w:marBottom w:val="0"/>
      <w:divBdr>
        <w:top w:val="none" w:sz="0" w:space="0" w:color="auto"/>
        <w:left w:val="none" w:sz="0" w:space="0" w:color="auto"/>
        <w:bottom w:val="none" w:sz="0" w:space="0" w:color="auto"/>
        <w:right w:val="none" w:sz="0" w:space="0" w:color="auto"/>
      </w:divBdr>
    </w:div>
    <w:div w:id="1445614195">
      <w:bodyDiv w:val="1"/>
      <w:marLeft w:val="0"/>
      <w:marRight w:val="0"/>
      <w:marTop w:val="0"/>
      <w:marBottom w:val="0"/>
      <w:divBdr>
        <w:top w:val="none" w:sz="0" w:space="0" w:color="auto"/>
        <w:left w:val="none" w:sz="0" w:space="0" w:color="auto"/>
        <w:bottom w:val="none" w:sz="0" w:space="0" w:color="auto"/>
        <w:right w:val="none" w:sz="0" w:space="0" w:color="auto"/>
      </w:divBdr>
    </w:div>
    <w:div w:id="1446122478">
      <w:bodyDiv w:val="1"/>
      <w:marLeft w:val="0"/>
      <w:marRight w:val="0"/>
      <w:marTop w:val="0"/>
      <w:marBottom w:val="0"/>
      <w:divBdr>
        <w:top w:val="none" w:sz="0" w:space="0" w:color="auto"/>
        <w:left w:val="none" w:sz="0" w:space="0" w:color="auto"/>
        <w:bottom w:val="none" w:sz="0" w:space="0" w:color="auto"/>
        <w:right w:val="none" w:sz="0" w:space="0" w:color="auto"/>
      </w:divBdr>
    </w:div>
    <w:div w:id="1446730273">
      <w:bodyDiv w:val="1"/>
      <w:marLeft w:val="0"/>
      <w:marRight w:val="0"/>
      <w:marTop w:val="0"/>
      <w:marBottom w:val="0"/>
      <w:divBdr>
        <w:top w:val="none" w:sz="0" w:space="0" w:color="auto"/>
        <w:left w:val="none" w:sz="0" w:space="0" w:color="auto"/>
        <w:bottom w:val="none" w:sz="0" w:space="0" w:color="auto"/>
        <w:right w:val="none" w:sz="0" w:space="0" w:color="auto"/>
      </w:divBdr>
    </w:div>
    <w:div w:id="1446774575">
      <w:bodyDiv w:val="1"/>
      <w:marLeft w:val="0"/>
      <w:marRight w:val="0"/>
      <w:marTop w:val="0"/>
      <w:marBottom w:val="0"/>
      <w:divBdr>
        <w:top w:val="none" w:sz="0" w:space="0" w:color="auto"/>
        <w:left w:val="none" w:sz="0" w:space="0" w:color="auto"/>
        <w:bottom w:val="none" w:sz="0" w:space="0" w:color="auto"/>
        <w:right w:val="none" w:sz="0" w:space="0" w:color="auto"/>
      </w:divBdr>
    </w:div>
    <w:div w:id="1447235021">
      <w:bodyDiv w:val="1"/>
      <w:marLeft w:val="0"/>
      <w:marRight w:val="0"/>
      <w:marTop w:val="0"/>
      <w:marBottom w:val="0"/>
      <w:divBdr>
        <w:top w:val="none" w:sz="0" w:space="0" w:color="auto"/>
        <w:left w:val="none" w:sz="0" w:space="0" w:color="auto"/>
        <w:bottom w:val="none" w:sz="0" w:space="0" w:color="auto"/>
        <w:right w:val="none" w:sz="0" w:space="0" w:color="auto"/>
      </w:divBdr>
    </w:div>
    <w:div w:id="1447771653">
      <w:bodyDiv w:val="1"/>
      <w:marLeft w:val="0"/>
      <w:marRight w:val="0"/>
      <w:marTop w:val="0"/>
      <w:marBottom w:val="0"/>
      <w:divBdr>
        <w:top w:val="none" w:sz="0" w:space="0" w:color="auto"/>
        <w:left w:val="none" w:sz="0" w:space="0" w:color="auto"/>
        <w:bottom w:val="none" w:sz="0" w:space="0" w:color="auto"/>
        <w:right w:val="none" w:sz="0" w:space="0" w:color="auto"/>
      </w:divBdr>
      <w:divsChild>
        <w:div w:id="586574564">
          <w:marLeft w:val="0"/>
          <w:marRight w:val="0"/>
          <w:marTop w:val="0"/>
          <w:marBottom w:val="0"/>
          <w:divBdr>
            <w:top w:val="none" w:sz="0" w:space="0" w:color="auto"/>
            <w:left w:val="none" w:sz="0" w:space="0" w:color="auto"/>
            <w:bottom w:val="none" w:sz="0" w:space="0" w:color="auto"/>
            <w:right w:val="none" w:sz="0" w:space="0" w:color="auto"/>
          </w:divBdr>
        </w:div>
        <w:div w:id="1590652998">
          <w:marLeft w:val="0"/>
          <w:marRight w:val="0"/>
          <w:marTop w:val="0"/>
          <w:marBottom w:val="0"/>
          <w:divBdr>
            <w:top w:val="none" w:sz="0" w:space="0" w:color="auto"/>
            <w:left w:val="none" w:sz="0" w:space="0" w:color="auto"/>
            <w:bottom w:val="none" w:sz="0" w:space="0" w:color="auto"/>
            <w:right w:val="none" w:sz="0" w:space="0" w:color="auto"/>
          </w:divBdr>
        </w:div>
        <w:div w:id="1299644797">
          <w:marLeft w:val="0"/>
          <w:marRight w:val="0"/>
          <w:marTop w:val="0"/>
          <w:marBottom w:val="0"/>
          <w:divBdr>
            <w:top w:val="none" w:sz="0" w:space="0" w:color="auto"/>
            <w:left w:val="none" w:sz="0" w:space="0" w:color="auto"/>
            <w:bottom w:val="none" w:sz="0" w:space="0" w:color="auto"/>
            <w:right w:val="none" w:sz="0" w:space="0" w:color="auto"/>
          </w:divBdr>
        </w:div>
        <w:div w:id="399599898">
          <w:marLeft w:val="0"/>
          <w:marRight w:val="0"/>
          <w:marTop w:val="0"/>
          <w:marBottom w:val="0"/>
          <w:divBdr>
            <w:top w:val="none" w:sz="0" w:space="0" w:color="auto"/>
            <w:left w:val="none" w:sz="0" w:space="0" w:color="auto"/>
            <w:bottom w:val="none" w:sz="0" w:space="0" w:color="auto"/>
            <w:right w:val="none" w:sz="0" w:space="0" w:color="auto"/>
          </w:divBdr>
        </w:div>
        <w:div w:id="1025713520">
          <w:marLeft w:val="0"/>
          <w:marRight w:val="0"/>
          <w:marTop w:val="0"/>
          <w:marBottom w:val="0"/>
          <w:divBdr>
            <w:top w:val="none" w:sz="0" w:space="0" w:color="auto"/>
            <w:left w:val="none" w:sz="0" w:space="0" w:color="auto"/>
            <w:bottom w:val="none" w:sz="0" w:space="0" w:color="auto"/>
            <w:right w:val="none" w:sz="0" w:space="0" w:color="auto"/>
          </w:divBdr>
        </w:div>
        <w:div w:id="1432386725">
          <w:marLeft w:val="0"/>
          <w:marRight w:val="0"/>
          <w:marTop w:val="0"/>
          <w:marBottom w:val="0"/>
          <w:divBdr>
            <w:top w:val="none" w:sz="0" w:space="0" w:color="auto"/>
            <w:left w:val="none" w:sz="0" w:space="0" w:color="auto"/>
            <w:bottom w:val="none" w:sz="0" w:space="0" w:color="auto"/>
            <w:right w:val="none" w:sz="0" w:space="0" w:color="auto"/>
          </w:divBdr>
        </w:div>
        <w:div w:id="1748503570">
          <w:marLeft w:val="0"/>
          <w:marRight w:val="0"/>
          <w:marTop w:val="0"/>
          <w:marBottom w:val="0"/>
          <w:divBdr>
            <w:top w:val="none" w:sz="0" w:space="0" w:color="auto"/>
            <w:left w:val="none" w:sz="0" w:space="0" w:color="auto"/>
            <w:bottom w:val="none" w:sz="0" w:space="0" w:color="auto"/>
            <w:right w:val="none" w:sz="0" w:space="0" w:color="auto"/>
          </w:divBdr>
        </w:div>
        <w:div w:id="332295950">
          <w:marLeft w:val="0"/>
          <w:marRight w:val="0"/>
          <w:marTop w:val="0"/>
          <w:marBottom w:val="0"/>
          <w:divBdr>
            <w:top w:val="none" w:sz="0" w:space="0" w:color="auto"/>
            <w:left w:val="none" w:sz="0" w:space="0" w:color="auto"/>
            <w:bottom w:val="none" w:sz="0" w:space="0" w:color="auto"/>
            <w:right w:val="none" w:sz="0" w:space="0" w:color="auto"/>
          </w:divBdr>
        </w:div>
        <w:div w:id="104469938">
          <w:marLeft w:val="0"/>
          <w:marRight w:val="0"/>
          <w:marTop w:val="0"/>
          <w:marBottom w:val="0"/>
          <w:divBdr>
            <w:top w:val="none" w:sz="0" w:space="0" w:color="auto"/>
            <w:left w:val="none" w:sz="0" w:space="0" w:color="auto"/>
            <w:bottom w:val="none" w:sz="0" w:space="0" w:color="auto"/>
            <w:right w:val="none" w:sz="0" w:space="0" w:color="auto"/>
          </w:divBdr>
        </w:div>
        <w:div w:id="1373380660">
          <w:marLeft w:val="0"/>
          <w:marRight w:val="0"/>
          <w:marTop w:val="0"/>
          <w:marBottom w:val="0"/>
          <w:divBdr>
            <w:top w:val="none" w:sz="0" w:space="0" w:color="auto"/>
            <w:left w:val="none" w:sz="0" w:space="0" w:color="auto"/>
            <w:bottom w:val="none" w:sz="0" w:space="0" w:color="auto"/>
            <w:right w:val="none" w:sz="0" w:space="0" w:color="auto"/>
          </w:divBdr>
        </w:div>
        <w:div w:id="1980920849">
          <w:marLeft w:val="0"/>
          <w:marRight w:val="0"/>
          <w:marTop w:val="0"/>
          <w:marBottom w:val="0"/>
          <w:divBdr>
            <w:top w:val="none" w:sz="0" w:space="0" w:color="auto"/>
            <w:left w:val="none" w:sz="0" w:space="0" w:color="auto"/>
            <w:bottom w:val="none" w:sz="0" w:space="0" w:color="auto"/>
            <w:right w:val="none" w:sz="0" w:space="0" w:color="auto"/>
          </w:divBdr>
        </w:div>
        <w:div w:id="1549103865">
          <w:marLeft w:val="0"/>
          <w:marRight w:val="0"/>
          <w:marTop w:val="0"/>
          <w:marBottom w:val="0"/>
          <w:divBdr>
            <w:top w:val="none" w:sz="0" w:space="0" w:color="auto"/>
            <w:left w:val="none" w:sz="0" w:space="0" w:color="auto"/>
            <w:bottom w:val="none" w:sz="0" w:space="0" w:color="auto"/>
            <w:right w:val="none" w:sz="0" w:space="0" w:color="auto"/>
          </w:divBdr>
        </w:div>
        <w:div w:id="1668245296">
          <w:marLeft w:val="0"/>
          <w:marRight w:val="0"/>
          <w:marTop w:val="0"/>
          <w:marBottom w:val="0"/>
          <w:divBdr>
            <w:top w:val="none" w:sz="0" w:space="0" w:color="auto"/>
            <w:left w:val="none" w:sz="0" w:space="0" w:color="auto"/>
            <w:bottom w:val="none" w:sz="0" w:space="0" w:color="auto"/>
            <w:right w:val="none" w:sz="0" w:space="0" w:color="auto"/>
          </w:divBdr>
        </w:div>
        <w:div w:id="1110473623">
          <w:marLeft w:val="0"/>
          <w:marRight w:val="0"/>
          <w:marTop w:val="0"/>
          <w:marBottom w:val="0"/>
          <w:divBdr>
            <w:top w:val="none" w:sz="0" w:space="0" w:color="auto"/>
            <w:left w:val="none" w:sz="0" w:space="0" w:color="auto"/>
            <w:bottom w:val="none" w:sz="0" w:space="0" w:color="auto"/>
            <w:right w:val="none" w:sz="0" w:space="0" w:color="auto"/>
          </w:divBdr>
        </w:div>
        <w:div w:id="2017226128">
          <w:marLeft w:val="0"/>
          <w:marRight w:val="0"/>
          <w:marTop w:val="0"/>
          <w:marBottom w:val="0"/>
          <w:divBdr>
            <w:top w:val="none" w:sz="0" w:space="0" w:color="auto"/>
            <w:left w:val="none" w:sz="0" w:space="0" w:color="auto"/>
            <w:bottom w:val="none" w:sz="0" w:space="0" w:color="auto"/>
            <w:right w:val="none" w:sz="0" w:space="0" w:color="auto"/>
          </w:divBdr>
        </w:div>
        <w:div w:id="1317144270">
          <w:marLeft w:val="0"/>
          <w:marRight w:val="0"/>
          <w:marTop w:val="0"/>
          <w:marBottom w:val="0"/>
          <w:divBdr>
            <w:top w:val="none" w:sz="0" w:space="0" w:color="auto"/>
            <w:left w:val="none" w:sz="0" w:space="0" w:color="auto"/>
            <w:bottom w:val="none" w:sz="0" w:space="0" w:color="auto"/>
            <w:right w:val="none" w:sz="0" w:space="0" w:color="auto"/>
          </w:divBdr>
        </w:div>
        <w:div w:id="301739198">
          <w:marLeft w:val="0"/>
          <w:marRight w:val="0"/>
          <w:marTop w:val="0"/>
          <w:marBottom w:val="0"/>
          <w:divBdr>
            <w:top w:val="none" w:sz="0" w:space="0" w:color="auto"/>
            <w:left w:val="none" w:sz="0" w:space="0" w:color="auto"/>
            <w:bottom w:val="none" w:sz="0" w:space="0" w:color="auto"/>
            <w:right w:val="none" w:sz="0" w:space="0" w:color="auto"/>
          </w:divBdr>
        </w:div>
        <w:div w:id="206844527">
          <w:marLeft w:val="0"/>
          <w:marRight w:val="0"/>
          <w:marTop w:val="0"/>
          <w:marBottom w:val="0"/>
          <w:divBdr>
            <w:top w:val="none" w:sz="0" w:space="0" w:color="auto"/>
            <w:left w:val="none" w:sz="0" w:space="0" w:color="auto"/>
            <w:bottom w:val="none" w:sz="0" w:space="0" w:color="auto"/>
            <w:right w:val="none" w:sz="0" w:space="0" w:color="auto"/>
          </w:divBdr>
        </w:div>
        <w:div w:id="1772048373">
          <w:marLeft w:val="0"/>
          <w:marRight w:val="0"/>
          <w:marTop w:val="0"/>
          <w:marBottom w:val="0"/>
          <w:divBdr>
            <w:top w:val="none" w:sz="0" w:space="0" w:color="auto"/>
            <w:left w:val="none" w:sz="0" w:space="0" w:color="auto"/>
            <w:bottom w:val="none" w:sz="0" w:space="0" w:color="auto"/>
            <w:right w:val="none" w:sz="0" w:space="0" w:color="auto"/>
          </w:divBdr>
        </w:div>
        <w:div w:id="139267992">
          <w:marLeft w:val="0"/>
          <w:marRight w:val="0"/>
          <w:marTop w:val="0"/>
          <w:marBottom w:val="0"/>
          <w:divBdr>
            <w:top w:val="none" w:sz="0" w:space="0" w:color="auto"/>
            <w:left w:val="none" w:sz="0" w:space="0" w:color="auto"/>
            <w:bottom w:val="none" w:sz="0" w:space="0" w:color="auto"/>
            <w:right w:val="none" w:sz="0" w:space="0" w:color="auto"/>
          </w:divBdr>
        </w:div>
        <w:div w:id="1153912180">
          <w:marLeft w:val="0"/>
          <w:marRight w:val="0"/>
          <w:marTop w:val="0"/>
          <w:marBottom w:val="0"/>
          <w:divBdr>
            <w:top w:val="none" w:sz="0" w:space="0" w:color="auto"/>
            <w:left w:val="none" w:sz="0" w:space="0" w:color="auto"/>
            <w:bottom w:val="none" w:sz="0" w:space="0" w:color="auto"/>
            <w:right w:val="none" w:sz="0" w:space="0" w:color="auto"/>
          </w:divBdr>
        </w:div>
        <w:div w:id="1922132330">
          <w:marLeft w:val="0"/>
          <w:marRight w:val="0"/>
          <w:marTop w:val="0"/>
          <w:marBottom w:val="0"/>
          <w:divBdr>
            <w:top w:val="none" w:sz="0" w:space="0" w:color="auto"/>
            <w:left w:val="none" w:sz="0" w:space="0" w:color="auto"/>
            <w:bottom w:val="none" w:sz="0" w:space="0" w:color="auto"/>
            <w:right w:val="none" w:sz="0" w:space="0" w:color="auto"/>
          </w:divBdr>
        </w:div>
        <w:div w:id="795954067">
          <w:marLeft w:val="0"/>
          <w:marRight w:val="0"/>
          <w:marTop w:val="0"/>
          <w:marBottom w:val="0"/>
          <w:divBdr>
            <w:top w:val="none" w:sz="0" w:space="0" w:color="auto"/>
            <w:left w:val="none" w:sz="0" w:space="0" w:color="auto"/>
            <w:bottom w:val="none" w:sz="0" w:space="0" w:color="auto"/>
            <w:right w:val="none" w:sz="0" w:space="0" w:color="auto"/>
          </w:divBdr>
        </w:div>
        <w:div w:id="1435129003">
          <w:marLeft w:val="0"/>
          <w:marRight w:val="0"/>
          <w:marTop w:val="0"/>
          <w:marBottom w:val="0"/>
          <w:divBdr>
            <w:top w:val="none" w:sz="0" w:space="0" w:color="auto"/>
            <w:left w:val="none" w:sz="0" w:space="0" w:color="auto"/>
            <w:bottom w:val="none" w:sz="0" w:space="0" w:color="auto"/>
            <w:right w:val="none" w:sz="0" w:space="0" w:color="auto"/>
          </w:divBdr>
        </w:div>
        <w:div w:id="1212424194">
          <w:marLeft w:val="0"/>
          <w:marRight w:val="0"/>
          <w:marTop w:val="0"/>
          <w:marBottom w:val="0"/>
          <w:divBdr>
            <w:top w:val="none" w:sz="0" w:space="0" w:color="auto"/>
            <w:left w:val="none" w:sz="0" w:space="0" w:color="auto"/>
            <w:bottom w:val="none" w:sz="0" w:space="0" w:color="auto"/>
            <w:right w:val="none" w:sz="0" w:space="0" w:color="auto"/>
          </w:divBdr>
        </w:div>
        <w:div w:id="1959215844">
          <w:marLeft w:val="0"/>
          <w:marRight w:val="0"/>
          <w:marTop w:val="0"/>
          <w:marBottom w:val="0"/>
          <w:divBdr>
            <w:top w:val="none" w:sz="0" w:space="0" w:color="auto"/>
            <w:left w:val="none" w:sz="0" w:space="0" w:color="auto"/>
            <w:bottom w:val="none" w:sz="0" w:space="0" w:color="auto"/>
            <w:right w:val="none" w:sz="0" w:space="0" w:color="auto"/>
          </w:divBdr>
        </w:div>
        <w:div w:id="1312978007">
          <w:marLeft w:val="0"/>
          <w:marRight w:val="0"/>
          <w:marTop w:val="0"/>
          <w:marBottom w:val="0"/>
          <w:divBdr>
            <w:top w:val="none" w:sz="0" w:space="0" w:color="auto"/>
            <w:left w:val="none" w:sz="0" w:space="0" w:color="auto"/>
            <w:bottom w:val="none" w:sz="0" w:space="0" w:color="auto"/>
            <w:right w:val="none" w:sz="0" w:space="0" w:color="auto"/>
          </w:divBdr>
        </w:div>
        <w:div w:id="1421835367">
          <w:marLeft w:val="0"/>
          <w:marRight w:val="0"/>
          <w:marTop w:val="0"/>
          <w:marBottom w:val="0"/>
          <w:divBdr>
            <w:top w:val="none" w:sz="0" w:space="0" w:color="auto"/>
            <w:left w:val="none" w:sz="0" w:space="0" w:color="auto"/>
            <w:bottom w:val="none" w:sz="0" w:space="0" w:color="auto"/>
            <w:right w:val="none" w:sz="0" w:space="0" w:color="auto"/>
          </w:divBdr>
        </w:div>
        <w:div w:id="454060653">
          <w:marLeft w:val="0"/>
          <w:marRight w:val="0"/>
          <w:marTop w:val="0"/>
          <w:marBottom w:val="0"/>
          <w:divBdr>
            <w:top w:val="none" w:sz="0" w:space="0" w:color="auto"/>
            <w:left w:val="none" w:sz="0" w:space="0" w:color="auto"/>
            <w:bottom w:val="none" w:sz="0" w:space="0" w:color="auto"/>
            <w:right w:val="none" w:sz="0" w:space="0" w:color="auto"/>
          </w:divBdr>
        </w:div>
        <w:div w:id="1937785513">
          <w:marLeft w:val="0"/>
          <w:marRight w:val="0"/>
          <w:marTop w:val="0"/>
          <w:marBottom w:val="0"/>
          <w:divBdr>
            <w:top w:val="none" w:sz="0" w:space="0" w:color="auto"/>
            <w:left w:val="none" w:sz="0" w:space="0" w:color="auto"/>
            <w:bottom w:val="none" w:sz="0" w:space="0" w:color="auto"/>
            <w:right w:val="none" w:sz="0" w:space="0" w:color="auto"/>
          </w:divBdr>
        </w:div>
        <w:div w:id="1891531421">
          <w:marLeft w:val="0"/>
          <w:marRight w:val="0"/>
          <w:marTop w:val="0"/>
          <w:marBottom w:val="0"/>
          <w:divBdr>
            <w:top w:val="none" w:sz="0" w:space="0" w:color="auto"/>
            <w:left w:val="none" w:sz="0" w:space="0" w:color="auto"/>
            <w:bottom w:val="none" w:sz="0" w:space="0" w:color="auto"/>
            <w:right w:val="none" w:sz="0" w:space="0" w:color="auto"/>
          </w:divBdr>
        </w:div>
        <w:div w:id="376055201">
          <w:marLeft w:val="0"/>
          <w:marRight w:val="0"/>
          <w:marTop w:val="0"/>
          <w:marBottom w:val="0"/>
          <w:divBdr>
            <w:top w:val="none" w:sz="0" w:space="0" w:color="auto"/>
            <w:left w:val="none" w:sz="0" w:space="0" w:color="auto"/>
            <w:bottom w:val="none" w:sz="0" w:space="0" w:color="auto"/>
            <w:right w:val="none" w:sz="0" w:space="0" w:color="auto"/>
          </w:divBdr>
        </w:div>
        <w:div w:id="858860904">
          <w:marLeft w:val="0"/>
          <w:marRight w:val="0"/>
          <w:marTop w:val="0"/>
          <w:marBottom w:val="0"/>
          <w:divBdr>
            <w:top w:val="none" w:sz="0" w:space="0" w:color="auto"/>
            <w:left w:val="none" w:sz="0" w:space="0" w:color="auto"/>
            <w:bottom w:val="none" w:sz="0" w:space="0" w:color="auto"/>
            <w:right w:val="none" w:sz="0" w:space="0" w:color="auto"/>
          </w:divBdr>
        </w:div>
        <w:div w:id="2021736390">
          <w:marLeft w:val="0"/>
          <w:marRight w:val="0"/>
          <w:marTop w:val="0"/>
          <w:marBottom w:val="0"/>
          <w:divBdr>
            <w:top w:val="none" w:sz="0" w:space="0" w:color="auto"/>
            <w:left w:val="none" w:sz="0" w:space="0" w:color="auto"/>
            <w:bottom w:val="none" w:sz="0" w:space="0" w:color="auto"/>
            <w:right w:val="none" w:sz="0" w:space="0" w:color="auto"/>
          </w:divBdr>
        </w:div>
        <w:div w:id="697849477">
          <w:marLeft w:val="0"/>
          <w:marRight w:val="0"/>
          <w:marTop w:val="0"/>
          <w:marBottom w:val="0"/>
          <w:divBdr>
            <w:top w:val="none" w:sz="0" w:space="0" w:color="auto"/>
            <w:left w:val="none" w:sz="0" w:space="0" w:color="auto"/>
            <w:bottom w:val="none" w:sz="0" w:space="0" w:color="auto"/>
            <w:right w:val="none" w:sz="0" w:space="0" w:color="auto"/>
          </w:divBdr>
        </w:div>
        <w:div w:id="1068771633">
          <w:marLeft w:val="0"/>
          <w:marRight w:val="0"/>
          <w:marTop w:val="0"/>
          <w:marBottom w:val="0"/>
          <w:divBdr>
            <w:top w:val="none" w:sz="0" w:space="0" w:color="auto"/>
            <w:left w:val="none" w:sz="0" w:space="0" w:color="auto"/>
            <w:bottom w:val="none" w:sz="0" w:space="0" w:color="auto"/>
            <w:right w:val="none" w:sz="0" w:space="0" w:color="auto"/>
          </w:divBdr>
        </w:div>
        <w:div w:id="1169717626">
          <w:marLeft w:val="0"/>
          <w:marRight w:val="0"/>
          <w:marTop w:val="0"/>
          <w:marBottom w:val="0"/>
          <w:divBdr>
            <w:top w:val="none" w:sz="0" w:space="0" w:color="auto"/>
            <w:left w:val="none" w:sz="0" w:space="0" w:color="auto"/>
            <w:bottom w:val="none" w:sz="0" w:space="0" w:color="auto"/>
            <w:right w:val="none" w:sz="0" w:space="0" w:color="auto"/>
          </w:divBdr>
        </w:div>
        <w:div w:id="1834906149">
          <w:marLeft w:val="0"/>
          <w:marRight w:val="0"/>
          <w:marTop w:val="0"/>
          <w:marBottom w:val="0"/>
          <w:divBdr>
            <w:top w:val="none" w:sz="0" w:space="0" w:color="auto"/>
            <w:left w:val="none" w:sz="0" w:space="0" w:color="auto"/>
            <w:bottom w:val="none" w:sz="0" w:space="0" w:color="auto"/>
            <w:right w:val="none" w:sz="0" w:space="0" w:color="auto"/>
          </w:divBdr>
        </w:div>
        <w:div w:id="817961231">
          <w:marLeft w:val="0"/>
          <w:marRight w:val="0"/>
          <w:marTop w:val="0"/>
          <w:marBottom w:val="0"/>
          <w:divBdr>
            <w:top w:val="none" w:sz="0" w:space="0" w:color="auto"/>
            <w:left w:val="none" w:sz="0" w:space="0" w:color="auto"/>
            <w:bottom w:val="none" w:sz="0" w:space="0" w:color="auto"/>
            <w:right w:val="none" w:sz="0" w:space="0" w:color="auto"/>
          </w:divBdr>
        </w:div>
      </w:divsChild>
    </w:div>
    <w:div w:id="1448237994">
      <w:bodyDiv w:val="1"/>
      <w:marLeft w:val="0"/>
      <w:marRight w:val="0"/>
      <w:marTop w:val="0"/>
      <w:marBottom w:val="0"/>
      <w:divBdr>
        <w:top w:val="none" w:sz="0" w:space="0" w:color="auto"/>
        <w:left w:val="none" w:sz="0" w:space="0" w:color="auto"/>
        <w:bottom w:val="none" w:sz="0" w:space="0" w:color="auto"/>
        <w:right w:val="none" w:sz="0" w:space="0" w:color="auto"/>
      </w:divBdr>
      <w:divsChild>
        <w:div w:id="1260797899">
          <w:marLeft w:val="480"/>
          <w:marRight w:val="0"/>
          <w:marTop w:val="0"/>
          <w:marBottom w:val="0"/>
          <w:divBdr>
            <w:top w:val="none" w:sz="0" w:space="0" w:color="auto"/>
            <w:left w:val="none" w:sz="0" w:space="0" w:color="auto"/>
            <w:bottom w:val="none" w:sz="0" w:space="0" w:color="auto"/>
            <w:right w:val="none" w:sz="0" w:space="0" w:color="auto"/>
          </w:divBdr>
        </w:div>
        <w:div w:id="1902936060">
          <w:marLeft w:val="480"/>
          <w:marRight w:val="0"/>
          <w:marTop w:val="0"/>
          <w:marBottom w:val="0"/>
          <w:divBdr>
            <w:top w:val="none" w:sz="0" w:space="0" w:color="auto"/>
            <w:left w:val="none" w:sz="0" w:space="0" w:color="auto"/>
            <w:bottom w:val="none" w:sz="0" w:space="0" w:color="auto"/>
            <w:right w:val="none" w:sz="0" w:space="0" w:color="auto"/>
          </w:divBdr>
        </w:div>
        <w:div w:id="277100949">
          <w:marLeft w:val="480"/>
          <w:marRight w:val="0"/>
          <w:marTop w:val="0"/>
          <w:marBottom w:val="0"/>
          <w:divBdr>
            <w:top w:val="none" w:sz="0" w:space="0" w:color="auto"/>
            <w:left w:val="none" w:sz="0" w:space="0" w:color="auto"/>
            <w:bottom w:val="none" w:sz="0" w:space="0" w:color="auto"/>
            <w:right w:val="none" w:sz="0" w:space="0" w:color="auto"/>
          </w:divBdr>
        </w:div>
        <w:div w:id="762143093">
          <w:marLeft w:val="480"/>
          <w:marRight w:val="0"/>
          <w:marTop w:val="0"/>
          <w:marBottom w:val="0"/>
          <w:divBdr>
            <w:top w:val="none" w:sz="0" w:space="0" w:color="auto"/>
            <w:left w:val="none" w:sz="0" w:space="0" w:color="auto"/>
            <w:bottom w:val="none" w:sz="0" w:space="0" w:color="auto"/>
            <w:right w:val="none" w:sz="0" w:space="0" w:color="auto"/>
          </w:divBdr>
        </w:div>
        <w:div w:id="2093383465">
          <w:marLeft w:val="480"/>
          <w:marRight w:val="0"/>
          <w:marTop w:val="0"/>
          <w:marBottom w:val="0"/>
          <w:divBdr>
            <w:top w:val="none" w:sz="0" w:space="0" w:color="auto"/>
            <w:left w:val="none" w:sz="0" w:space="0" w:color="auto"/>
            <w:bottom w:val="none" w:sz="0" w:space="0" w:color="auto"/>
            <w:right w:val="none" w:sz="0" w:space="0" w:color="auto"/>
          </w:divBdr>
        </w:div>
        <w:div w:id="1923832531">
          <w:marLeft w:val="480"/>
          <w:marRight w:val="0"/>
          <w:marTop w:val="0"/>
          <w:marBottom w:val="0"/>
          <w:divBdr>
            <w:top w:val="none" w:sz="0" w:space="0" w:color="auto"/>
            <w:left w:val="none" w:sz="0" w:space="0" w:color="auto"/>
            <w:bottom w:val="none" w:sz="0" w:space="0" w:color="auto"/>
            <w:right w:val="none" w:sz="0" w:space="0" w:color="auto"/>
          </w:divBdr>
        </w:div>
        <w:div w:id="1850754492">
          <w:marLeft w:val="480"/>
          <w:marRight w:val="0"/>
          <w:marTop w:val="0"/>
          <w:marBottom w:val="0"/>
          <w:divBdr>
            <w:top w:val="none" w:sz="0" w:space="0" w:color="auto"/>
            <w:left w:val="none" w:sz="0" w:space="0" w:color="auto"/>
            <w:bottom w:val="none" w:sz="0" w:space="0" w:color="auto"/>
            <w:right w:val="none" w:sz="0" w:space="0" w:color="auto"/>
          </w:divBdr>
        </w:div>
        <w:div w:id="1575822138">
          <w:marLeft w:val="480"/>
          <w:marRight w:val="0"/>
          <w:marTop w:val="0"/>
          <w:marBottom w:val="0"/>
          <w:divBdr>
            <w:top w:val="none" w:sz="0" w:space="0" w:color="auto"/>
            <w:left w:val="none" w:sz="0" w:space="0" w:color="auto"/>
            <w:bottom w:val="none" w:sz="0" w:space="0" w:color="auto"/>
            <w:right w:val="none" w:sz="0" w:space="0" w:color="auto"/>
          </w:divBdr>
        </w:div>
        <w:div w:id="2028362328">
          <w:marLeft w:val="480"/>
          <w:marRight w:val="0"/>
          <w:marTop w:val="0"/>
          <w:marBottom w:val="0"/>
          <w:divBdr>
            <w:top w:val="none" w:sz="0" w:space="0" w:color="auto"/>
            <w:left w:val="none" w:sz="0" w:space="0" w:color="auto"/>
            <w:bottom w:val="none" w:sz="0" w:space="0" w:color="auto"/>
            <w:right w:val="none" w:sz="0" w:space="0" w:color="auto"/>
          </w:divBdr>
        </w:div>
        <w:div w:id="364914596">
          <w:marLeft w:val="480"/>
          <w:marRight w:val="0"/>
          <w:marTop w:val="0"/>
          <w:marBottom w:val="0"/>
          <w:divBdr>
            <w:top w:val="none" w:sz="0" w:space="0" w:color="auto"/>
            <w:left w:val="none" w:sz="0" w:space="0" w:color="auto"/>
            <w:bottom w:val="none" w:sz="0" w:space="0" w:color="auto"/>
            <w:right w:val="none" w:sz="0" w:space="0" w:color="auto"/>
          </w:divBdr>
        </w:div>
        <w:div w:id="1268197153">
          <w:marLeft w:val="480"/>
          <w:marRight w:val="0"/>
          <w:marTop w:val="0"/>
          <w:marBottom w:val="0"/>
          <w:divBdr>
            <w:top w:val="none" w:sz="0" w:space="0" w:color="auto"/>
            <w:left w:val="none" w:sz="0" w:space="0" w:color="auto"/>
            <w:bottom w:val="none" w:sz="0" w:space="0" w:color="auto"/>
            <w:right w:val="none" w:sz="0" w:space="0" w:color="auto"/>
          </w:divBdr>
        </w:div>
        <w:div w:id="683017069">
          <w:marLeft w:val="480"/>
          <w:marRight w:val="0"/>
          <w:marTop w:val="0"/>
          <w:marBottom w:val="0"/>
          <w:divBdr>
            <w:top w:val="none" w:sz="0" w:space="0" w:color="auto"/>
            <w:left w:val="none" w:sz="0" w:space="0" w:color="auto"/>
            <w:bottom w:val="none" w:sz="0" w:space="0" w:color="auto"/>
            <w:right w:val="none" w:sz="0" w:space="0" w:color="auto"/>
          </w:divBdr>
        </w:div>
        <w:div w:id="2106605743">
          <w:marLeft w:val="480"/>
          <w:marRight w:val="0"/>
          <w:marTop w:val="0"/>
          <w:marBottom w:val="0"/>
          <w:divBdr>
            <w:top w:val="none" w:sz="0" w:space="0" w:color="auto"/>
            <w:left w:val="none" w:sz="0" w:space="0" w:color="auto"/>
            <w:bottom w:val="none" w:sz="0" w:space="0" w:color="auto"/>
            <w:right w:val="none" w:sz="0" w:space="0" w:color="auto"/>
          </w:divBdr>
        </w:div>
        <w:div w:id="68503599">
          <w:marLeft w:val="480"/>
          <w:marRight w:val="0"/>
          <w:marTop w:val="0"/>
          <w:marBottom w:val="0"/>
          <w:divBdr>
            <w:top w:val="none" w:sz="0" w:space="0" w:color="auto"/>
            <w:left w:val="none" w:sz="0" w:space="0" w:color="auto"/>
            <w:bottom w:val="none" w:sz="0" w:space="0" w:color="auto"/>
            <w:right w:val="none" w:sz="0" w:space="0" w:color="auto"/>
          </w:divBdr>
        </w:div>
        <w:div w:id="1520192436">
          <w:marLeft w:val="480"/>
          <w:marRight w:val="0"/>
          <w:marTop w:val="0"/>
          <w:marBottom w:val="0"/>
          <w:divBdr>
            <w:top w:val="none" w:sz="0" w:space="0" w:color="auto"/>
            <w:left w:val="none" w:sz="0" w:space="0" w:color="auto"/>
            <w:bottom w:val="none" w:sz="0" w:space="0" w:color="auto"/>
            <w:right w:val="none" w:sz="0" w:space="0" w:color="auto"/>
          </w:divBdr>
        </w:div>
        <w:div w:id="1228035392">
          <w:marLeft w:val="480"/>
          <w:marRight w:val="0"/>
          <w:marTop w:val="0"/>
          <w:marBottom w:val="0"/>
          <w:divBdr>
            <w:top w:val="none" w:sz="0" w:space="0" w:color="auto"/>
            <w:left w:val="none" w:sz="0" w:space="0" w:color="auto"/>
            <w:bottom w:val="none" w:sz="0" w:space="0" w:color="auto"/>
            <w:right w:val="none" w:sz="0" w:space="0" w:color="auto"/>
          </w:divBdr>
        </w:div>
        <w:div w:id="273944059">
          <w:marLeft w:val="480"/>
          <w:marRight w:val="0"/>
          <w:marTop w:val="0"/>
          <w:marBottom w:val="0"/>
          <w:divBdr>
            <w:top w:val="none" w:sz="0" w:space="0" w:color="auto"/>
            <w:left w:val="none" w:sz="0" w:space="0" w:color="auto"/>
            <w:bottom w:val="none" w:sz="0" w:space="0" w:color="auto"/>
            <w:right w:val="none" w:sz="0" w:space="0" w:color="auto"/>
          </w:divBdr>
        </w:div>
        <w:div w:id="1762488778">
          <w:marLeft w:val="480"/>
          <w:marRight w:val="0"/>
          <w:marTop w:val="0"/>
          <w:marBottom w:val="0"/>
          <w:divBdr>
            <w:top w:val="none" w:sz="0" w:space="0" w:color="auto"/>
            <w:left w:val="none" w:sz="0" w:space="0" w:color="auto"/>
            <w:bottom w:val="none" w:sz="0" w:space="0" w:color="auto"/>
            <w:right w:val="none" w:sz="0" w:space="0" w:color="auto"/>
          </w:divBdr>
        </w:div>
        <w:div w:id="163396272">
          <w:marLeft w:val="480"/>
          <w:marRight w:val="0"/>
          <w:marTop w:val="0"/>
          <w:marBottom w:val="0"/>
          <w:divBdr>
            <w:top w:val="none" w:sz="0" w:space="0" w:color="auto"/>
            <w:left w:val="none" w:sz="0" w:space="0" w:color="auto"/>
            <w:bottom w:val="none" w:sz="0" w:space="0" w:color="auto"/>
            <w:right w:val="none" w:sz="0" w:space="0" w:color="auto"/>
          </w:divBdr>
        </w:div>
        <w:div w:id="502474242">
          <w:marLeft w:val="480"/>
          <w:marRight w:val="0"/>
          <w:marTop w:val="0"/>
          <w:marBottom w:val="0"/>
          <w:divBdr>
            <w:top w:val="none" w:sz="0" w:space="0" w:color="auto"/>
            <w:left w:val="none" w:sz="0" w:space="0" w:color="auto"/>
            <w:bottom w:val="none" w:sz="0" w:space="0" w:color="auto"/>
            <w:right w:val="none" w:sz="0" w:space="0" w:color="auto"/>
          </w:divBdr>
        </w:div>
        <w:div w:id="999238789">
          <w:marLeft w:val="480"/>
          <w:marRight w:val="0"/>
          <w:marTop w:val="0"/>
          <w:marBottom w:val="0"/>
          <w:divBdr>
            <w:top w:val="none" w:sz="0" w:space="0" w:color="auto"/>
            <w:left w:val="none" w:sz="0" w:space="0" w:color="auto"/>
            <w:bottom w:val="none" w:sz="0" w:space="0" w:color="auto"/>
            <w:right w:val="none" w:sz="0" w:space="0" w:color="auto"/>
          </w:divBdr>
        </w:div>
        <w:div w:id="1852601736">
          <w:marLeft w:val="480"/>
          <w:marRight w:val="0"/>
          <w:marTop w:val="0"/>
          <w:marBottom w:val="0"/>
          <w:divBdr>
            <w:top w:val="none" w:sz="0" w:space="0" w:color="auto"/>
            <w:left w:val="none" w:sz="0" w:space="0" w:color="auto"/>
            <w:bottom w:val="none" w:sz="0" w:space="0" w:color="auto"/>
            <w:right w:val="none" w:sz="0" w:space="0" w:color="auto"/>
          </w:divBdr>
        </w:div>
        <w:div w:id="14431791">
          <w:marLeft w:val="480"/>
          <w:marRight w:val="0"/>
          <w:marTop w:val="0"/>
          <w:marBottom w:val="0"/>
          <w:divBdr>
            <w:top w:val="none" w:sz="0" w:space="0" w:color="auto"/>
            <w:left w:val="none" w:sz="0" w:space="0" w:color="auto"/>
            <w:bottom w:val="none" w:sz="0" w:space="0" w:color="auto"/>
            <w:right w:val="none" w:sz="0" w:space="0" w:color="auto"/>
          </w:divBdr>
        </w:div>
        <w:div w:id="941567152">
          <w:marLeft w:val="480"/>
          <w:marRight w:val="0"/>
          <w:marTop w:val="0"/>
          <w:marBottom w:val="0"/>
          <w:divBdr>
            <w:top w:val="none" w:sz="0" w:space="0" w:color="auto"/>
            <w:left w:val="none" w:sz="0" w:space="0" w:color="auto"/>
            <w:bottom w:val="none" w:sz="0" w:space="0" w:color="auto"/>
            <w:right w:val="none" w:sz="0" w:space="0" w:color="auto"/>
          </w:divBdr>
        </w:div>
        <w:div w:id="1899435083">
          <w:marLeft w:val="480"/>
          <w:marRight w:val="0"/>
          <w:marTop w:val="0"/>
          <w:marBottom w:val="0"/>
          <w:divBdr>
            <w:top w:val="none" w:sz="0" w:space="0" w:color="auto"/>
            <w:left w:val="none" w:sz="0" w:space="0" w:color="auto"/>
            <w:bottom w:val="none" w:sz="0" w:space="0" w:color="auto"/>
            <w:right w:val="none" w:sz="0" w:space="0" w:color="auto"/>
          </w:divBdr>
        </w:div>
        <w:div w:id="347683195">
          <w:marLeft w:val="480"/>
          <w:marRight w:val="0"/>
          <w:marTop w:val="0"/>
          <w:marBottom w:val="0"/>
          <w:divBdr>
            <w:top w:val="none" w:sz="0" w:space="0" w:color="auto"/>
            <w:left w:val="none" w:sz="0" w:space="0" w:color="auto"/>
            <w:bottom w:val="none" w:sz="0" w:space="0" w:color="auto"/>
            <w:right w:val="none" w:sz="0" w:space="0" w:color="auto"/>
          </w:divBdr>
        </w:div>
        <w:div w:id="938638982">
          <w:marLeft w:val="480"/>
          <w:marRight w:val="0"/>
          <w:marTop w:val="0"/>
          <w:marBottom w:val="0"/>
          <w:divBdr>
            <w:top w:val="none" w:sz="0" w:space="0" w:color="auto"/>
            <w:left w:val="none" w:sz="0" w:space="0" w:color="auto"/>
            <w:bottom w:val="none" w:sz="0" w:space="0" w:color="auto"/>
            <w:right w:val="none" w:sz="0" w:space="0" w:color="auto"/>
          </w:divBdr>
        </w:div>
        <w:div w:id="148135097">
          <w:marLeft w:val="480"/>
          <w:marRight w:val="0"/>
          <w:marTop w:val="0"/>
          <w:marBottom w:val="0"/>
          <w:divBdr>
            <w:top w:val="none" w:sz="0" w:space="0" w:color="auto"/>
            <w:left w:val="none" w:sz="0" w:space="0" w:color="auto"/>
            <w:bottom w:val="none" w:sz="0" w:space="0" w:color="auto"/>
            <w:right w:val="none" w:sz="0" w:space="0" w:color="auto"/>
          </w:divBdr>
        </w:div>
        <w:div w:id="944653874">
          <w:marLeft w:val="480"/>
          <w:marRight w:val="0"/>
          <w:marTop w:val="0"/>
          <w:marBottom w:val="0"/>
          <w:divBdr>
            <w:top w:val="none" w:sz="0" w:space="0" w:color="auto"/>
            <w:left w:val="none" w:sz="0" w:space="0" w:color="auto"/>
            <w:bottom w:val="none" w:sz="0" w:space="0" w:color="auto"/>
            <w:right w:val="none" w:sz="0" w:space="0" w:color="auto"/>
          </w:divBdr>
        </w:div>
        <w:div w:id="2138641521">
          <w:marLeft w:val="480"/>
          <w:marRight w:val="0"/>
          <w:marTop w:val="0"/>
          <w:marBottom w:val="0"/>
          <w:divBdr>
            <w:top w:val="none" w:sz="0" w:space="0" w:color="auto"/>
            <w:left w:val="none" w:sz="0" w:space="0" w:color="auto"/>
            <w:bottom w:val="none" w:sz="0" w:space="0" w:color="auto"/>
            <w:right w:val="none" w:sz="0" w:space="0" w:color="auto"/>
          </w:divBdr>
        </w:div>
        <w:div w:id="1021738825">
          <w:marLeft w:val="480"/>
          <w:marRight w:val="0"/>
          <w:marTop w:val="0"/>
          <w:marBottom w:val="0"/>
          <w:divBdr>
            <w:top w:val="none" w:sz="0" w:space="0" w:color="auto"/>
            <w:left w:val="none" w:sz="0" w:space="0" w:color="auto"/>
            <w:bottom w:val="none" w:sz="0" w:space="0" w:color="auto"/>
            <w:right w:val="none" w:sz="0" w:space="0" w:color="auto"/>
          </w:divBdr>
        </w:div>
        <w:div w:id="1055393029">
          <w:marLeft w:val="480"/>
          <w:marRight w:val="0"/>
          <w:marTop w:val="0"/>
          <w:marBottom w:val="0"/>
          <w:divBdr>
            <w:top w:val="none" w:sz="0" w:space="0" w:color="auto"/>
            <w:left w:val="none" w:sz="0" w:space="0" w:color="auto"/>
            <w:bottom w:val="none" w:sz="0" w:space="0" w:color="auto"/>
            <w:right w:val="none" w:sz="0" w:space="0" w:color="auto"/>
          </w:divBdr>
        </w:div>
        <w:div w:id="623389888">
          <w:marLeft w:val="480"/>
          <w:marRight w:val="0"/>
          <w:marTop w:val="0"/>
          <w:marBottom w:val="0"/>
          <w:divBdr>
            <w:top w:val="none" w:sz="0" w:space="0" w:color="auto"/>
            <w:left w:val="none" w:sz="0" w:space="0" w:color="auto"/>
            <w:bottom w:val="none" w:sz="0" w:space="0" w:color="auto"/>
            <w:right w:val="none" w:sz="0" w:space="0" w:color="auto"/>
          </w:divBdr>
        </w:div>
        <w:div w:id="1692411284">
          <w:marLeft w:val="480"/>
          <w:marRight w:val="0"/>
          <w:marTop w:val="0"/>
          <w:marBottom w:val="0"/>
          <w:divBdr>
            <w:top w:val="none" w:sz="0" w:space="0" w:color="auto"/>
            <w:left w:val="none" w:sz="0" w:space="0" w:color="auto"/>
            <w:bottom w:val="none" w:sz="0" w:space="0" w:color="auto"/>
            <w:right w:val="none" w:sz="0" w:space="0" w:color="auto"/>
          </w:divBdr>
        </w:div>
        <w:div w:id="927537947">
          <w:marLeft w:val="480"/>
          <w:marRight w:val="0"/>
          <w:marTop w:val="0"/>
          <w:marBottom w:val="0"/>
          <w:divBdr>
            <w:top w:val="none" w:sz="0" w:space="0" w:color="auto"/>
            <w:left w:val="none" w:sz="0" w:space="0" w:color="auto"/>
            <w:bottom w:val="none" w:sz="0" w:space="0" w:color="auto"/>
            <w:right w:val="none" w:sz="0" w:space="0" w:color="auto"/>
          </w:divBdr>
        </w:div>
        <w:div w:id="1661274032">
          <w:marLeft w:val="480"/>
          <w:marRight w:val="0"/>
          <w:marTop w:val="0"/>
          <w:marBottom w:val="0"/>
          <w:divBdr>
            <w:top w:val="none" w:sz="0" w:space="0" w:color="auto"/>
            <w:left w:val="none" w:sz="0" w:space="0" w:color="auto"/>
            <w:bottom w:val="none" w:sz="0" w:space="0" w:color="auto"/>
            <w:right w:val="none" w:sz="0" w:space="0" w:color="auto"/>
          </w:divBdr>
        </w:div>
        <w:div w:id="2113935618">
          <w:marLeft w:val="480"/>
          <w:marRight w:val="0"/>
          <w:marTop w:val="0"/>
          <w:marBottom w:val="0"/>
          <w:divBdr>
            <w:top w:val="none" w:sz="0" w:space="0" w:color="auto"/>
            <w:left w:val="none" w:sz="0" w:space="0" w:color="auto"/>
            <w:bottom w:val="none" w:sz="0" w:space="0" w:color="auto"/>
            <w:right w:val="none" w:sz="0" w:space="0" w:color="auto"/>
          </w:divBdr>
        </w:div>
        <w:div w:id="1855727151">
          <w:marLeft w:val="480"/>
          <w:marRight w:val="0"/>
          <w:marTop w:val="0"/>
          <w:marBottom w:val="0"/>
          <w:divBdr>
            <w:top w:val="none" w:sz="0" w:space="0" w:color="auto"/>
            <w:left w:val="none" w:sz="0" w:space="0" w:color="auto"/>
            <w:bottom w:val="none" w:sz="0" w:space="0" w:color="auto"/>
            <w:right w:val="none" w:sz="0" w:space="0" w:color="auto"/>
          </w:divBdr>
        </w:div>
        <w:div w:id="1908034035">
          <w:marLeft w:val="480"/>
          <w:marRight w:val="0"/>
          <w:marTop w:val="0"/>
          <w:marBottom w:val="0"/>
          <w:divBdr>
            <w:top w:val="none" w:sz="0" w:space="0" w:color="auto"/>
            <w:left w:val="none" w:sz="0" w:space="0" w:color="auto"/>
            <w:bottom w:val="none" w:sz="0" w:space="0" w:color="auto"/>
            <w:right w:val="none" w:sz="0" w:space="0" w:color="auto"/>
          </w:divBdr>
        </w:div>
        <w:div w:id="424083596">
          <w:marLeft w:val="480"/>
          <w:marRight w:val="0"/>
          <w:marTop w:val="0"/>
          <w:marBottom w:val="0"/>
          <w:divBdr>
            <w:top w:val="none" w:sz="0" w:space="0" w:color="auto"/>
            <w:left w:val="none" w:sz="0" w:space="0" w:color="auto"/>
            <w:bottom w:val="none" w:sz="0" w:space="0" w:color="auto"/>
            <w:right w:val="none" w:sz="0" w:space="0" w:color="auto"/>
          </w:divBdr>
        </w:div>
        <w:div w:id="185800401">
          <w:marLeft w:val="480"/>
          <w:marRight w:val="0"/>
          <w:marTop w:val="0"/>
          <w:marBottom w:val="0"/>
          <w:divBdr>
            <w:top w:val="none" w:sz="0" w:space="0" w:color="auto"/>
            <w:left w:val="none" w:sz="0" w:space="0" w:color="auto"/>
            <w:bottom w:val="none" w:sz="0" w:space="0" w:color="auto"/>
            <w:right w:val="none" w:sz="0" w:space="0" w:color="auto"/>
          </w:divBdr>
        </w:div>
        <w:div w:id="1897928176">
          <w:marLeft w:val="480"/>
          <w:marRight w:val="0"/>
          <w:marTop w:val="0"/>
          <w:marBottom w:val="0"/>
          <w:divBdr>
            <w:top w:val="none" w:sz="0" w:space="0" w:color="auto"/>
            <w:left w:val="none" w:sz="0" w:space="0" w:color="auto"/>
            <w:bottom w:val="none" w:sz="0" w:space="0" w:color="auto"/>
            <w:right w:val="none" w:sz="0" w:space="0" w:color="auto"/>
          </w:divBdr>
        </w:div>
        <w:div w:id="645478370">
          <w:marLeft w:val="480"/>
          <w:marRight w:val="0"/>
          <w:marTop w:val="0"/>
          <w:marBottom w:val="0"/>
          <w:divBdr>
            <w:top w:val="none" w:sz="0" w:space="0" w:color="auto"/>
            <w:left w:val="none" w:sz="0" w:space="0" w:color="auto"/>
            <w:bottom w:val="none" w:sz="0" w:space="0" w:color="auto"/>
            <w:right w:val="none" w:sz="0" w:space="0" w:color="auto"/>
          </w:divBdr>
        </w:div>
        <w:div w:id="2042976455">
          <w:marLeft w:val="480"/>
          <w:marRight w:val="0"/>
          <w:marTop w:val="0"/>
          <w:marBottom w:val="0"/>
          <w:divBdr>
            <w:top w:val="none" w:sz="0" w:space="0" w:color="auto"/>
            <w:left w:val="none" w:sz="0" w:space="0" w:color="auto"/>
            <w:bottom w:val="none" w:sz="0" w:space="0" w:color="auto"/>
            <w:right w:val="none" w:sz="0" w:space="0" w:color="auto"/>
          </w:divBdr>
        </w:div>
        <w:div w:id="1931888344">
          <w:marLeft w:val="480"/>
          <w:marRight w:val="0"/>
          <w:marTop w:val="0"/>
          <w:marBottom w:val="0"/>
          <w:divBdr>
            <w:top w:val="none" w:sz="0" w:space="0" w:color="auto"/>
            <w:left w:val="none" w:sz="0" w:space="0" w:color="auto"/>
            <w:bottom w:val="none" w:sz="0" w:space="0" w:color="auto"/>
            <w:right w:val="none" w:sz="0" w:space="0" w:color="auto"/>
          </w:divBdr>
        </w:div>
        <w:div w:id="1834175713">
          <w:marLeft w:val="480"/>
          <w:marRight w:val="0"/>
          <w:marTop w:val="0"/>
          <w:marBottom w:val="0"/>
          <w:divBdr>
            <w:top w:val="none" w:sz="0" w:space="0" w:color="auto"/>
            <w:left w:val="none" w:sz="0" w:space="0" w:color="auto"/>
            <w:bottom w:val="none" w:sz="0" w:space="0" w:color="auto"/>
            <w:right w:val="none" w:sz="0" w:space="0" w:color="auto"/>
          </w:divBdr>
        </w:div>
        <w:div w:id="1828938188">
          <w:marLeft w:val="480"/>
          <w:marRight w:val="0"/>
          <w:marTop w:val="0"/>
          <w:marBottom w:val="0"/>
          <w:divBdr>
            <w:top w:val="none" w:sz="0" w:space="0" w:color="auto"/>
            <w:left w:val="none" w:sz="0" w:space="0" w:color="auto"/>
            <w:bottom w:val="none" w:sz="0" w:space="0" w:color="auto"/>
            <w:right w:val="none" w:sz="0" w:space="0" w:color="auto"/>
          </w:divBdr>
        </w:div>
        <w:div w:id="1653412137">
          <w:marLeft w:val="480"/>
          <w:marRight w:val="0"/>
          <w:marTop w:val="0"/>
          <w:marBottom w:val="0"/>
          <w:divBdr>
            <w:top w:val="none" w:sz="0" w:space="0" w:color="auto"/>
            <w:left w:val="none" w:sz="0" w:space="0" w:color="auto"/>
            <w:bottom w:val="none" w:sz="0" w:space="0" w:color="auto"/>
            <w:right w:val="none" w:sz="0" w:space="0" w:color="auto"/>
          </w:divBdr>
        </w:div>
        <w:div w:id="1314485954">
          <w:marLeft w:val="480"/>
          <w:marRight w:val="0"/>
          <w:marTop w:val="0"/>
          <w:marBottom w:val="0"/>
          <w:divBdr>
            <w:top w:val="none" w:sz="0" w:space="0" w:color="auto"/>
            <w:left w:val="none" w:sz="0" w:space="0" w:color="auto"/>
            <w:bottom w:val="none" w:sz="0" w:space="0" w:color="auto"/>
            <w:right w:val="none" w:sz="0" w:space="0" w:color="auto"/>
          </w:divBdr>
        </w:div>
        <w:div w:id="163009570">
          <w:marLeft w:val="480"/>
          <w:marRight w:val="0"/>
          <w:marTop w:val="0"/>
          <w:marBottom w:val="0"/>
          <w:divBdr>
            <w:top w:val="none" w:sz="0" w:space="0" w:color="auto"/>
            <w:left w:val="none" w:sz="0" w:space="0" w:color="auto"/>
            <w:bottom w:val="none" w:sz="0" w:space="0" w:color="auto"/>
            <w:right w:val="none" w:sz="0" w:space="0" w:color="auto"/>
          </w:divBdr>
        </w:div>
        <w:div w:id="1336835431">
          <w:marLeft w:val="480"/>
          <w:marRight w:val="0"/>
          <w:marTop w:val="0"/>
          <w:marBottom w:val="0"/>
          <w:divBdr>
            <w:top w:val="none" w:sz="0" w:space="0" w:color="auto"/>
            <w:left w:val="none" w:sz="0" w:space="0" w:color="auto"/>
            <w:bottom w:val="none" w:sz="0" w:space="0" w:color="auto"/>
            <w:right w:val="none" w:sz="0" w:space="0" w:color="auto"/>
          </w:divBdr>
        </w:div>
        <w:div w:id="375933562">
          <w:marLeft w:val="480"/>
          <w:marRight w:val="0"/>
          <w:marTop w:val="0"/>
          <w:marBottom w:val="0"/>
          <w:divBdr>
            <w:top w:val="none" w:sz="0" w:space="0" w:color="auto"/>
            <w:left w:val="none" w:sz="0" w:space="0" w:color="auto"/>
            <w:bottom w:val="none" w:sz="0" w:space="0" w:color="auto"/>
            <w:right w:val="none" w:sz="0" w:space="0" w:color="auto"/>
          </w:divBdr>
        </w:div>
      </w:divsChild>
    </w:div>
    <w:div w:id="1448280918">
      <w:bodyDiv w:val="1"/>
      <w:marLeft w:val="0"/>
      <w:marRight w:val="0"/>
      <w:marTop w:val="0"/>
      <w:marBottom w:val="0"/>
      <w:divBdr>
        <w:top w:val="none" w:sz="0" w:space="0" w:color="auto"/>
        <w:left w:val="none" w:sz="0" w:space="0" w:color="auto"/>
        <w:bottom w:val="none" w:sz="0" w:space="0" w:color="auto"/>
        <w:right w:val="none" w:sz="0" w:space="0" w:color="auto"/>
      </w:divBdr>
    </w:div>
    <w:div w:id="1448356593">
      <w:bodyDiv w:val="1"/>
      <w:marLeft w:val="0"/>
      <w:marRight w:val="0"/>
      <w:marTop w:val="0"/>
      <w:marBottom w:val="0"/>
      <w:divBdr>
        <w:top w:val="none" w:sz="0" w:space="0" w:color="auto"/>
        <w:left w:val="none" w:sz="0" w:space="0" w:color="auto"/>
        <w:bottom w:val="none" w:sz="0" w:space="0" w:color="auto"/>
        <w:right w:val="none" w:sz="0" w:space="0" w:color="auto"/>
      </w:divBdr>
    </w:div>
    <w:div w:id="1448503361">
      <w:bodyDiv w:val="1"/>
      <w:marLeft w:val="0"/>
      <w:marRight w:val="0"/>
      <w:marTop w:val="0"/>
      <w:marBottom w:val="0"/>
      <w:divBdr>
        <w:top w:val="none" w:sz="0" w:space="0" w:color="auto"/>
        <w:left w:val="none" w:sz="0" w:space="0" w:color="auto"/>
        <w:bottom w:val="none" w:sz="0" w:space="0" w:color="auto"/>
        <w:right w:val="none" w:sz="0" w:space="0" w:color="auto"/>
      </w:divBdr>
    </w:div>
    <w:div w:id="1448813780">
      <w:bodyDiv w:val="1"/>
      <w:marLeft w:val="0"/>
      <w:marRight w:val="0"/>
      <w:marTop w:val="0"/>
      <w:marBottom w:val="0"/>
      <w:divBdr>
        <w:top w:val="none" w:sz="0" w:space="0" w:color="auto"/>
        <w:left w:val="none" w:sz="0" w:space="0" w:color="auto"/>
        <w:bottom w:val="none" w:sz="0" w:space="0" w:color="auto"/>
        <w:right w:val="none" w:sz="0" w:space="0" w:color="auto"/>
      </w:divBdr>
    </w:div>
    <w:div w:id="1449154653">
      <w:bodyDiv w:val="1"/>
      <w:marLeft w:val="0"/>
      <w:marRight w:val="0"/>
      <w:marTop w:val="0"/>
      <w:marBottom w:val="0"/>
      <w:divBdr>
        <w:top w:val="none" w:sz="0" w:space="0" w:color="auto"/>
        <w:left w:val="none" w:sz="0" w:space="0" w:color="auto"/>
        <w:bottom w:val="none" w:sz="0" w:space="0" w:color="auto"/>
        <w:right w:val="none" w:sz="0" w:space="0" w:color="auto"/>
      </w:divBdr>
    </w:div>
    <w:div w:id="1449547892">
      <w:bodyDiv w:val="1"/>
      <w:marLeft w:val="0"/>
      <w:marRight w:val="0"/>
      <w:marTop w:val="0"/>
      <w:marBottom w:val="0"/>
      <w:divBdr>
        <w:top w:val="none" w:sz="0" w:space="0" w:color="auto"/>
        <w:left w:val="none" w:sz="0" w:space="0" w:color="auto"/>
        <w:bottom w:val="none" w:sz="0" w:space="0" w:color="auto"/>
        <w:right w:val="none" w:sz="0" w:space="0" w:color="auto"/>
      </w:divBdr>
    </w:div>
    <w:div w:id="1449665595">
      <w:bodyDiv w:val="1"/>
      <w:marLeft w:val="0"/>
      <w:marRight w:val="0"/>
      <w:marTop w:val="0"/>
      <w:marBottom w:val="0"/>
      <w:divBdr>
        <w:top w:val="none" w:sz="0" w:space="0" w:color="auto"/>
        <w:left w:val="none" w:sz="0" w:space="0" w:color="auto"/>
        <w:bottom w:val="none" w:sz="0" w:space="0" w:color="auto"/>
        <w:right w:val="none" w:sz="0" w:space="0" w:color="auto"/>
      </w:divBdr>
    </w:div>
    <w:div w:id="1450081154">
      <w:bodyDiv w:val="1"/>
      <w:marLeft w:val="0"/>
      <w:marRight w:val="0"/>
      <w:marTop w:val="0"/>
      <w:marBottom w:val="0"/>
      <w:divBdr>
        <w:top w:val="none" w:sz="0" w:space="0" w:color="auto"/>
        <w:left w:val="none" w:sz="0" w:space="0" w:color="auto"/>
        <w:bottom w:val="none" w:sz="0" w:space="0" w:color="auto"/>
        <w:right w:val="none" w:sz="0" w:space="0" w:color="auto"/>
      </w:divBdr>
    </w:div>
    <w:div w:id="1450976628">
      <w:bodyDiv w:val="1"/>
      <w:marLeft w:val="0"/>
      <w:marRight w:val="0"/>
      <w:marTop w:val="0"/>
      <w:marBottom w:val="0"/>
      <w:divBdr>
        <w:top w:val="none" w:sz="0" w:space="0" w:color="auto"/>
        <w:left w:val="none" w:sz="0" w:space="0" w:color="auto"/>
        <w:bottom w:val="none" w:sz="0" w:space="0" w:color="auto"/>
        <w:right w:val="none" w:sz="0" w:space="0" w:color="auto"/>
      </w:divBdr>
    </w:div>
    <w:div w:id="1451195728">
      <w:bodyDiv w:val="1"/>
      <w:marLeft w:val="0"/>
      <w:marRight w:val="0"/>
      <w:marTop w:val="0"/>
      <w:marBottom w:val="0"/>
      <w:divBdr>
        <w:top w:val="none" w:sz="0" w:space="0" w:color="auto"/>
        <w:left w:val="none" w:sz="0" w:space="0" w:color="auto"/>
        <w:bottom w:val="none" w:sz="0" w:space="0" w:color="auto"/>
        <w:right w:val="none" w:sz="0" w:space="0" w:color="auto"/>
      </w:divBdr>
    </w:div>
    <w:div w:id="1451509441">
      <w:bodyDiv w:val="1"/>
      <w:marLeft w:val="0"/>
      <w:marRight w:val="0"/>
      <w:marTop w:val="0"/>
      <w:marBottom w:val="0"/>
      <w:divBdr>
        <w:top w:val="none" w:sz="0" w:space="0" w:color="auto"/>
        <w:left w:val="none" w:sz="0" w:space="0" w:color="auto"/>
        <w:bottom w:val="none" w:sz="0" w:space="0" w:color="auto"/>
        <w:right w:val="none" w:sz="0" w:space="0" w:color="auto"/>
      </w:divBdr>
    </w:div>
    <w:div w:id="1451819892">
      <w:bodyDiv w:val="1"/>
      <w:marLeft w:val="0"/>
      <w:marRight w:val="0"/>
      <w:marTop w:val="0"/>
      <w:marBottom w:val="0"/>
      <w:divBdr>
        <w:top w:val="none" w:sz="0" w:space="0" w:color="auto"/>
        <w:left w:val="none" w:sz="0" w:space="0" w:color="auto"/>
        <w:bottom w:val="none" w:sz="0" w:space="0" w:color="auto"/>
        <w:right w:val="none" w:sz="0" w:space="0" w:color="auto"/>
      </w:divBdr>
    </w:div>
    <w:div w:id="1452630104">
      <w:bodyDiv w:val="1"/>
      <w:marLeft w:val="0"/>
      <w:marRight w:val="0"/>
      <w:marTop w:val="0"/>
      <w:marBottom w:val="0"/>
      <w:divBdr>
        <w:top w:val="none" w:sz="0" w:space="0" w:color="auto"/>
        <w:left w:val="none" w:sz="0" w:space="0" w:color="auto"/>
        <w:bottom w:val="none" w:sz="0" w:space="0" w:color="auto"/>
        <w:right w:val="none" w:sz="0" w:space="0" w:color="auto"/>
      </w:divBdr>
    </w:div>
    <w:div w:id="1453137468">
      <w:bodyDiv w:val="1"/>
      <w:marLeft w:val="0"/>
      <w:marRight w:val="0"/>
      <w:marTop w:val="0"/>
      <w:marBottom w:val="0"/>
      <w:divBdr>
        <w:top w:val="none" w:sz="0" w:space="0" w:color="auto"/>
        <w:left w:val="none" w:sz="0" w:space="0" w:color="auto"/>
        <w:bottom w:val="none" w:sz="0" w:space="0" w:color="auto"/>
        <w:right w:val="none" w:sz="0" w:space="0" w:color="auto"/>
      </w:divBdr>
      <w:divsChild>
        <w:div w:id="832333997">
          <w:marLeft w:val="0"/>
          <w:marRight w:val="0"/>
          <w:marTop w:val="0"/>
          <w:marBottom w:val="0"/>
          <w:divBdr>
            <w:top w:val="none" w:sz="0" w:space="0" w:color="auto"/>
            <w:left w:val="none" w:sz="0" w:space="0" w:color="auto"/>
            <w:bottom w:val="none" w:sz="0" w:space="0" w:color="auto"/>
            <w:right w:val="none" w:sz="0" w:space="0" w:color="auto"/>
          </w:divBdr>
        </w:div>
        <w:div w:id="1676806290">
          <w:marLeft w:val="0"/>
          <w:marRight w:val="0"/>
          <w:marTop w:val="0"/>
          <w:marBottom w:val="0"/>
          <w:divBdr>
            <w:top w:val="none" w:sz="0" w:space="0" w:color="auto"/>
            <w:left w:val="none" w:sz="0" w:space="0" w:color="auto"/>
            <w:bottom w:val="none" w:sz="0" w:space="0" w:color="auto"/>
            <w:right w:val="none" w:sz="0" w:space="0" w:color="auto"/>
          </w:divBdr>
        </w:div>
        <w:div w:id="1295065228">
          <w:marLeft w:val="0"/>
          <w:marRight w:val="0"/>
          <w:marTop w:val="0"/>
          <w:marBottom w:val="0"/>
          <w:divBdr>
            <w:top w:val="none" w:sz="0" w:space="0" w:color="auto"/>
            <w:left w:val="none" w:sz="0" w:space="0" w:color="auto"/>
            <w:bottom w:val="none" w:sz="0" w:space="0" w:color="auto"/>
            <w:right w:val="none" w:sz="0" w:space="0" w:color="auto"/>
          </w:divBdr>
        </w:div>
        <w:div w:id="680208622">
          <w:marLeft w:val="0"/>
          <w:marRight w:val="0"/>
          <w:marTop w:val="0"/>
          <w:marBottom w:val="0"/>
          <w:divBdr>
            <w:top w:val="none" w:sz="0" w:space="0" w:color="auto"/>
            <w:left w:val="none" w:sz="0" w:space="0" w:color="auto"/>
            <w:bottom w:val="none" w:sz="0" w:space="0" w:color="auto"/>
            <w:right w:val="none" w:sz="0" w:space="0" w:color="auto"/>
          </w:divBdr>
        </w:div>
        <w:div w:id="1378967092">
          <w:marLeft w:val="0"/>
          <w:marRight w:val="0"/>
          <w:marTop w:val="0"/>
          <w:marBottom w:val="0"/>
          <w:divBdr>
            <w:top w:val="none" w:sz="0" w:space="0" w:color="auto"/>
            <w:left w:val="none" w:sz="0" w:space="0" w:color="auto"/>
            <w:bottom w:val="none" w:sz="0" w:space="0" w:color="auto"/>
            <w:right w:val="none" w:sz="0" w:space="0" w:color="auto"/>
          </w:divBdr>
        </w:div>
        <w:div w:id="518854355">
          <w:marLeft w:val="0"/>
          <w:marRight w:val="0"/>
          <w:marTop w:val="0"/>
          <w:marBottom w:val="0"/>
          <w:divBdr>
            <w:top w:val="none" w:sz="0" w:space="0" w:color="auto"/>
            <w:left w:val="none" w:sz="0" w:space="0" w:color="auto"/>
            <w:bottom w:val="none" w:sz="0" w:space="0" w:color="auto"/>
            <w:right w:val="none" w:sz="0" w:space="0" w:color="auto"/>
          </w:divBdr>
        </w:div>
        <w:div w:id="519704257">
          <w:marLeft w:val="0"/>
          <w:marRight w:val="0"/>
          <w:marTop w:val="0"/>
          <w:marBottom w:val="0"/>
          <w:divBdr>
            <w:top w:val="none" w:sz="0" w:space="0" w:color="auto"/>
            <w:left w:val="none" w:sz="0" w:space="0" w:color="auto"/>
            <w:bottom w:val="none" w:sz="0" w:space="0" w:color="auto"/>
            <w:right w:val="none" w:sz="0" w:space="0" w:color="auto"/>
          </w:divBdr>
        </w:div>
        <w:div w:id="333998287">
          <w:marLeft w:val="0"/>
          <w:marRight w:val="0"/>
          <w:marTop w:val="0"/>
          <w:marBottom w:val="0"/>
          <w:divBdr>
            <w:top w:val="none" w:sz="0" w:space="0" w:color="auto"/>
            <w:left w:val="none" w:sz="0" w:space="0" w:color="auto"/>
            <w:bottom w:val="none" w:sz="0" w:space="0" w:color="auto"/>
            <w:right w:val="none" w:sz="0" w:space="0" w:color="auto"/>
          </w:divBdr>
        </w:div>
        <w:div w:id="1778330720">
          <w:marLeft w:val="0"/>
          <w:marRight w:val="0"/>
          <w:marTop w:val="0"/>
          <w:marBottom w:val="0"/>
          <w:divBdr>
            <w:top w:val="none" w:sz="0" w:space="0" w:color="auto"/>
            <w:left w:val="none" w:sz="0" w:space="0" w:color="auto"/>
            <w:bottom w:val="none" w:sz="0" w:space="0" w:color="auto"/>
            <w:right w:val="none" w:sz="0" w:space="0" w:color="auto"/>
          </w:divBdr>
        </w:div>
        <w:div w:id="1918436993">
          <w:marLeft w:val="0"/>
          <w:marRight w:val="0"/>
          <w:marTop w:val="0"/>
          <w:marBottom w:val="0"/>
          <w:divBdr>
            <w:top w:val="none" w:sz="0" w:space="0" w:color="auto"/>
            <w:left w:val="none" w:sz="0" w:space="0" w:color="auto"/>
            <w:bottom w:val="none" w:sz="0" w:space="0" w:color="auto"/>
            <w:right w:val="none" w:sz="0" w:space="0" w:color="auto"/>
          </w:divBdr>
        </w:div>
        <w:div w:id="488206848">
          <w:marLeft w:val="0"/>
          <w:marRight w:val="0"/>
          <w:marTop w:val="0"/>
          <w:marBottom w:val="0"/>
          <w:divBdr>
            <w:top w:val="none" w:sz="0" w:space="0" w:color="auto"/>
            <w:left w:val="none" w:sz="0" w:space="0" w:color="auto"/>
            <w:bottom w:val="none" w:sz="0" w:space="0" w:color="auto"/>
            <w:right w:val="none" w:sz="0" w:space="0" w:color="auto"/>
          </w:divBdr>
        </w:div>
        <w:div w:id="198663537">
          <w:marLeft w:val="0"/>
          <w:marRight w:val="0"/>
          <w:marTop w:val="0"/>
          <w:marBottom w:val="0"/>
          <w:divBdr>
            <w:top w:val="none" w:sz="0" w:space="0" w:color="auto"/>
            <w:left w:val="none" w:sz="0" w:space="0" w:color="auto"/>
            <w:bottom w:val="none" w:sz="0" w:space="0" w:color="auto"/>
            <w:right w:val="none" w:sz="0" w:space="0" w:color="auto"/>
          </w:divBdr>
        </w:div>
        <w:div w:id="1764565908">
          <w:marLeft w:val="0"/>
          <w:marRight w:val="0"/>
          <w:marTop w:val="0"/>
          <w:marBottom w:val="0"/>
          <w:divBdr>
            <w:top w:val="none" w:sz="0" w:space="0" w:color="auto"/>
            <w:left w:val="none" w:sz="0" w:space="0" w:color="auto"/>
            <w:bottom w:val="none" w:sz="0" w:space="0" w:color="auto"/>
            <w:right w:val="none" w:sz="0" w:space="0" w:color="auto"/>
          </w:divBdr>
        </w:div>
        <w:div w:id="1961302424">
          <w:marLeft w:val="0"/>
          <w:marRight w:val="0"/>
          <w:marTop w:val="0"/>
          <w:marBottom w:val="0"/>
          <w:divBdr>
            <w:top w:val="none" w:sz="0" w:space="0" w:color="auto"/>
            <w:left w:val="none" w:sz="0" w:space="0" w:color="auto"/>
            <w:bottom w:val="none" w:sz="0" w:space="0" w:color="auto"/>
            <w:right w:val="none" w:sz="0" w:space="0" w:color="auto"/>
          </w:divBdr>
        </w:div>
        <w:div w:id="1641379936">
          <w:marLeft w:val="0"/>
          <w:marRight w:val="0"/>
          <w:marTop w:val="0"/>
          <w:marBottom w:val="0"/>
          <w:divBdr>
            <w:top w:val="none" w:sz="0" w:space="0" w:color="auto"/>
            <w:left w:val="none" w:sz="0" w:space="0" w:color="auto"/>
            <w:bottom w:val="none" w:sz="0" w:space="0" w:color="auto"/>
            <w:right w:val="none" w:sz="0" w:space="0" w:color="auto"/>
          </w:divBdr>
        </w:div>
        <w:div w:id="524289463">
          <w:marLeft w:val="0"/>
          <w:marRight w:val="0"/>
          <w:marTop w:val="0"/>
          <w:marBottom w:val="0"/>
          <w:divBdr>
            <w:top w:val="none" w:sz="0" w:space="0" w:color="auto"/>
            <w:left w:val="none" w:sz="0" w:space="0" w:color="auto"/>
            <w:bottom w:val="none" w:sz="0" w:space="0" w:color="auto"/>
            <w:right w:val="none" w:sz="0" w:space="0" w:color="auto"/>
          </w:divBdr>
        </w:div>
        <w:div w:id="1114519144">
          <w:marLeft w:val="0"/>
          <w:marRight w:val="0"/>
          <w:marTop w:val="0"/>
          <w:marBottom w:val="0"/>
          <w:divBdr>
            <w:top w:val="none" w:sz="0" w:space="0" w:color="auto"/>
            <w:left w:val="none" w:sz="0" w:space="0" w:color="auto"/>
            <w:bottom w:val="none" w:sz="0" w:space="0" w:color="auto"/>
            <w:right w:val="none" w:sz="0" w:space="0" w:color="auto"/>
          </w:divBdr>
        </w:div>
        <w:div w:id="1475023825">
          <w:marLeft w:val="0"/>
          <w:marRight w:val="0"/>
          <w:marTop w:val="0"/>
          <w:marBottom w:val="0"/>
          <w:divBdr>
            <w:top w:val="none" w:sz="0" w:space="0" w:color="auto"/>
            <w:left w:val="none" w:sz="0" w:space="0" w:color="auto"/>
            <w:bottom w:val="none" w:sz="0" w:space="0" w:color="auto"/>
            <w:right w:val="none" w:sz="0" w:space="0" w:color="auto"/>
          </w:divBdr>
        </w:div>
        <w:div w:id="1148475309">
          <w:marLeft w:val="0"/>
          <w:marRight w:val="0"/>
          <w:marTop w:val="0"/>
          <w:marBottom w:val="0"/>
          <w:divBdr>
            <w:top w:val="none" w:sz="0" w:space="0" w:color="auto"/>
            <w:left w:val="none" w:sz="0" w:space="0" w:color="auto"/>
            <w:bottom w:val="none" w:sz="0" w:space="0" w:color="auto"/>
            <w:right w:val="none" w:sz="0" w:space="0" w:color="auto"/>
          </w:divBdr>
        </w:div>
        <w:div w:id="657423816">
          <w:marLeft w:val="0"/>
          <w:marRight w:val="0"/>
          <w:marTop w:val="0"/>
          <w:marBottom w:val="0"/>
          <w:divBdr>
            <w:top w:val="none" w:sz="0" w:space="0" w:color="auto"/>
            <w:left w:val="none" w:sz="0" w:space="0" w:color="auto"/>
            <w:bottom w:val="none" w:sz="0" w:space="0" w:color="auto"/>
            <w:right w:val="none" w:sz="0" w:space="0" w:color="auto"/>
          </w:divBdr>
        </w:div>
        <w:div w:id="2131976423">
          <w:marLeft w:val="0"/>
          <w:marRight w:val="0"/>
          <w:marTop w:val="0"/>
          <w:marBottom w:val="0"/>
          <w:divBdr>
            <w:top w:val="none" w:sz="0" w:space="0" w:color="auto"/>
            <w:left w:val="none" w:sz="0" w:space="0" w:color="auto"/>
            <w:bottom w:val="none" w:sz="0" w:space="0" w:color="auto"/>
            <w:right w:val="none" w:sz="0" w:space="0" w:color="auto"/>
          </w:divBdr>
        </w:div>
        <w:div w:id="392043088">
          <w:marLeft w:val="0"/>
          <w:marRight w:val="0"/>
          <w:marTop w:val="0"/>
          <w:marBottom w:val="0"/>
          <w:divBdr>
            <w:top w:val="none" w:sz="0" w:space="0" w:color="auto"/>
            <w:left w:val="none" w:sz="0" w:space="0" w:color="auto"/>
            <w:bottom w:val="none" w:sz="0" w:space="0" w:color="auto"/>
            <w:right w:val="none" w:sz="0" w:space="0" w:color="auto"/>
          </w:divBdr>
        </w:div>
        <w:div w:id="2082830661">
          <w:marLeft w:val="0"/>
          <w:marRight w:val="0"/>
          <w:marTop w:val="0"/>
          <w:marBottom w:val="0"/>
          <w:divBdr>
            <w:top w:val="none" w:sz="0" w:space="0" w:color="auto"/>
            <w:left w:val="none" w:sz="0" w:space="0" w:color="auto"/>
            <w:bottom w:val="none" w:sz="0" w:space="0" w:color="auto"/>
            <w:right w:val="none" w:sz="0" w:space="0" w:color="auto"/>
          </w:divBdr>
        </w:div>
        <w:div w:id="1947343777">
          <w:marLeft w:val="0"/>
          <w:marRight w:val="0"/>
          <w:marTop w:val="0"/>
          <w:marBottom w:val="0"/>
          <w:divBdr>
            <w:top w:val="none" w:sz="0" w:space="0" w:color="auto"/>
            <w:left w:val="none" w:sz="0" w:space="0" w:color="auto"/>
            <w:bottom w:val="none" w:sz="0" w:space="0" w:color="auto"/>
            <w:right w:val="none" w:sz="0" w:space="0" w:color="auto"/>
          </w:divBdr>
        </w:div>
        <w:div w:id="61802695">
          <w:marLeft w:val="0"/>
          <w:marRight w:val="0"/>
          <w:marTop w:val="0"/>
          <w:marBottom w:val="0"/>
          <w:divBdr>
            <w:top w:val="none" w:sz="0" w:space="0" w:color="auto"/>
            <w:left w:val="none" w:sz="0" w:space="0" w:color="auto"/>
            <w:bottom w:val="none" w:sz="0" w:space="0" w:color="auto"/>
            <w:right w:val="none" w:sz="0" w:space="0" w:color="auto"/>
          </w:divBdr>
        </w:div>
        <w:div w:id="1382317779">
          <w:marLeft w:val="0"/>
          <w:marRight w:val="0"/>
          <w:marTop w:val="0"/>
          <w:marBottom w:val="0"/>
          <w:divBdr>
            <w:top w:val="none" w:sz="0" w:space="0" w:color="auto"/>
            <w:left w:val="none" w:sz="0" w:space="0" w:color="auto"/>
            <w:bottom w:val="none" w:sz="0" w:space="0" w:color="auto"/>
            <w:right w:val="none" w:sz="0" w:space="0" w:color="auto"/>
          </w:divBdr>
        </w:div>
        <w:div w:id="246379685">
          <w:marLeft w:val="0"/>
          <w:marRight w:val="0"/>
          <w:marTop w:val="0"/>
          <w:marBottom w:val="0"/>
          <w:divBdr>
            <w:top w:val="none" w:sz="0" w:space="0" w:color="auto"/>
            <w:left w:val="none" w:sz="0" w:space="0" w:color="auto"/>
            <w:bottom w:val="none" w:sz="0" w:space="0" w:color="auto"/>
            <w:right w:val="none" w:sz="0" w:space="0" w:color="auto"/>
          </w:divBdr>
        </w:div>
        <w:div w:id="2010785555">
          <w:marLeft w:val="0"/>
          <w:marRight w:val="0"/>
          <w:marTop w:val="0"/>
          <w:marBottom w:val="0"/>
          <w:divBdr>
            <w:top w:val="none" w:sz="0" w:space="0" w:color="auto"/>
            <w:left w:val="none" w:sz="0" w:space="0" w:color="auto"/>
            <w:bottom w:val="none" w:sz="0" w:space="0" w:color="auto"/>
            <w:right w:val="none" w:sz="0" w:space="0" w:color="auto"/>
          </w:divBdr>
        </w:div>
        <w:div w:id="536745408">
          <w:marLeft w:val="0"/>
          <w:marRight w:val="0"/>
          <w:marTop w:val="0"/>
          <w:marBottom w:val="0"/>
          <w:divBdr>
            <w:top w:val="none" w:sz="0" w:space="0" w:color="auto"/>
            <w:left w:val="none" w:sz="0" w:space="0" w:color="auto"/>
            <w:bottom w:val="none" w:sz="0" w:space="0" w:color="auto"/>
            <w:right w:val="none" w:sz="0" w:space="0" w:color="auto"/>
          </w:divBdr>
        </w:div>
        <w:div w:id="1678463654">
          <w:marLeft w:val="0"/>
          <w:marRight w:val="0"/>
          <w:marTop w:val="0"/>
          <w:marBottom w:val="0"/>
          <w:divBdr>
            <w:top w:val="none" w:sz="0" w:space="0" w:color="auto"/>
            <w:left w:val="none" w:sz="0" w:space="0" w:color="auto"/>
            <w:bottom w:val="none" w:sz="0" w:space="0" w:color="auto"/>
            <w:right w:val="none" w:sz="0" w:space="0" w:color="auto"/>
          </w:divBdr>
        </w:div>
        <w:div w:id="985743421">
          <w:marLeft w:val="0"/>
          <w:marRight w:val="0"/>
          <w:marTop w:val="0"/>
          <w:marBottom w:val="0"/>
          <w:divBdr>
            <w:top w:val="none" w:sz="0" w:space="0" w:color="auto"/>
            <w:left w:val="none" w:sz="0" w:space="0" w:color="auto"/>
            <w:bottom w:val="none" w:sz="0" w:space="0" w:color="auto"/>
            <w:right w:val="none" w:sz="0" w:space="0" w:color="auto"/>
          </w:divBdr>
        </w:div>
        <w:div w:id="119423426">
          <w:marLeft w:val="0"/>
          <w:marRight w:val="0"/>
          <w:marTop w:val="0"/>
          <w:marBottom w:val="0"/>
          <w:divBdr>
            <w:top w:val="none" w:sz="0" w:space="0" w:color="auto"/>
            <w:left w:val="none" w:sz="0" w:space="0" w:color="auto"/>
            <w:bottom w:val="none" w:sz="0" w:space="0" w:color="auto"/>
            <w:right w:val="none" w:sz="0" w:space="0" w:color="auto"/>
          </w:divBdr>
        </w:div>
        <w:div w:id="1026491336">
          <w:marLeft w:val="0"/>
          <w:marRight w:val="0"/>
          <w:marTop w:val="0"/>
          <w:marBottom w:val="0"/>
          <w:divBdr>
            <w:top w:val="none" w:sz="0" w:space="0" w:color="auto"/>
            <w:left w:val="none" w:sz="0" w:space="0" w:color="auto"/>
            <w:bottom w:val="none" w:sz="0" w:space="0" w:color="auto"/>
            <w:right w:val="none" w:sz="0" w:space="0" w:color="auto"/>
          </w:divBdr>
        </w:div>
        <w:div w:id="551620625">
          <w:marLeft w:val="0"/>
          <w:marRight w:val="0"/>
          <w:marTop w:val="0"/>
          <w:marBottom w:val="0"/>
          <w:divBdr>
            <w:top w:val="none" w:sz="0" w:space="0" w:color="auto"/>
            <w:left w:val="none" w:sz="0" w:space="0" w:color="auto"/>
            <w:bottom w:val="none" w:sz="0" w:space="0" w:color="auto"/>
            <w:right w:val="none" w:sz="0" w:space="0" w:color="auto"/>
          </w:divBdr>
        </w:div>
      </w:divsChild>
    </w:div>
    <w:div w:id="1453404348">
      <w:bodyDiv w:val="1"/>
      <w:marLeft w:val="0"/>
      <w:marRight w:val="0"/>
      <w:marTop w:val="0"/>
      <w:marBottom w:val="0"/>
      <w:divBdr>
        <w:top w:val="none" w:sz="0" w:space="0" w:color="auto"/>
        <w:left w:val="none" w:sz="0" w:space="0" w:color="auto"/>
        <w:bottom w:val="none" w:sz="0" w:space="0" w:color="auto"/>
        <w:right w:val="none" w:sz="0" w:space="0" w:color="auto"/>
      </w:divBdr>
    </w:div>
    <w:div w:id="1453405762">
      <w:bodyDiv w:val="1"/>
      <w:marLeft w:val="0"/>
      <w:marRight w:val="0"/>
      <w:marTop w:val="0"/>
      <w:marBottom w:val="0"/>
      <w:divBdr>
        <w:top w:val="none" w:sz="0" w:space="0" w:color="auto"/>
        <w:left w:val="none" w:sz="0" w:space="0" w:color="auto"/>
        <w:bottom w:val="none" w:sz="0" w:space="0" w:color="auto"/>
        <w:right w:val="none" w:sz="0" w:space="0" w:color="auto"/>
      </w:divBdr>
    </w:div>
    <w:div w:id="1454517226">
      <w:bodyDiv w:val="1"/>
      <w:marLeft w:val="0"/>
      <w:marRight w:val="0"/>
      <w:marTop w:val="0"/>
      <w:marBottom w:val="0"/>
      <w:divBdr>
        <w:top w:val="none" w:sz="0" w:space="0" w:color="auto"/>
        <w:left w:val="none" w:sz="0" w:space="0" w:color="auto"/>
        <w:bottom w:val="none" w:sz="0" w:space="0" w:color="auto"/>
        <w:right w:val="none" w:sz="0" w:space="0" w:color="auto"/>
      </w:divBdr>
    </w:div>
    <w:div w:id="1454595462">
      <w:bodyDiv w:val="1"/>
      <w:marLeft w:val="0"/>
      <w:marRight w:val="0"/>
      <w:marTop w:val="0"/>
      <w:marBottom w:val="0"/>
      <w:divBdr>
        <w:top w:val="none" w:sz="0" w:space="0" w:color="auto"/>
        <w:left w:val="none" w:sz="0" w:space="0" w:color="auto"/>
        <w:bottom w:val="none" w:sz="0" w:space="0" w:color="auto"/>
        <w:right w:val="none" w:sz="0" w:space="0" w:color="auto"/>
      </w:divBdr>
    </w:div>
    <w:div w:id="1455295039">
      <w:bodyDiv w:val="1"/>
      <w:marLeft w:val="0"/>
      <w:marRight w:val="0"/>
      <w:marTop w:val="0"/>
      <w:marBottom w:val="0"/>
      <w:divBdr>
        <w:top w:val="none" w:sz="0" w:space="0" w:color="auto"/>
        <w:left w:val="none" w:sz="0" w:space="0" w:color="auto"/>
        <w:bottom w:val="none" w:sz="0" w:space="0" w:color="auto"/>
        <w:right w:val="none" w:sz="0" w:space="0" w:color="auto"/>
      </w:divBdr>
    </w:div>
    <w:div w:id="1456412217">
      <w:bodyDiv w:val="1"/>
      <w:marLeft w:val="0"/>
      <w:marRight w:val="0"/>
      <w:marTop w:val="0"/>
      <w:marBottom w:val="0"/>
      <w:divBdr>
        <w:top w:val="none" w:sz="0" w:space="0" w:color="auto"/>
        <w:left w:val="none" w:sz="0" w:space="0" w:color="auto"/>
        <w:bottom w:val="none" w:sz="0" w:space="0" w:color="auto"/>
        <w:right w:val="none" w:sz="0" w:space="0" w:color="auto"/>
      </w:divBdr>
      <w:divsChild>
        <w:div w:id="1299992705">
          <w:marLeft w:val="0"/>
          <w:marRight w:val="0"/>
          <w:marTop w:val="0"/>
          <w:marBottom w:val="0"/>
          <w:divBdr>
            <w:top w:val="none" w:sz="0" w:space="0" w:color="auto"/>
            <w:left w:val="none" w:sz="0" w:space="0" w:color="auto"/>
            <w:bottom w:val="none" w:sz="0" w:space="0" w:color="auto"/>
            <w:right w:val="none" w:sz="0" w:space="0" w:color="auto"/>
          </w:divBdr>
        </w:div>
        <w:div w:id="332032284">
          <w:marLeft w:val="0"/>
          <w:marRight w:val="0"/>
          <w:marTop w:val="0"/>
          <w:marBottom w:val="0"/>
          <w:divBdr>
            <w:top w:val="none" w:sz="0" w:space="0" w:color="auto"/>
            <w:left w:val="none" w:sz="0" w:space="0" w:color="auto"/>
            <w:bottom w:val="none" w:sz="0" w:space="0" w:color="auto"/>
            <w:right w:val="none" w:sz="0" w:space="0" w:color="auto"/>
          </w:divBdr>
        </w:div>
        <w:div w:id="1825245158">
          <w:marLeft w:val="0"/>
          <w:marRight w:val="0"/>
          <w:marTop w:val="0"/>
          <w:marBottom w:val="0"/>
          <w:divBdr>
            <w:top w:val="none" w:sz="0" w:space="0" w:color="auto"/>
            <w:left w:val="none" w:sz="0" w:space="0" w:color="auto"/>
            <w:bottom w:val="none" w:sz="0" w:space="0" w:color="auto"/>
            <w:right w:val="none" w:sz="0" w:space="0" w:color="auto"/>
          </w:divBdr>
        </w:div>
        <w:div w:id="504639406">
          <w:marLeft w:val="0"/>
          <w:marRight w:val="0"/>
          <w:marTop w:val="0"/>
          <w:marBottom w:val="0"/>
          <w:divBdr>
            <w:top w:val="none" w:sz="0" w:space="0" w:color="auto"/>
            <w:left w:val="none" w:sz="0" w:space="0" w:color="auto"/>
            <w:bottom w:val="none" w:sz="0" w:space="0" w:color="auto"/>
            <w:right w:val="none" w:sz="0" w:space="0" w:color="auto"/>
          </w:divBdr>
        </w:div>
        <w:div w:id="860975727">
          <w:marLeft w:val="0"/>
          <w:marRight w:val="0"/>
          <w:marTop w:val="0"/>
          <w:marBottom w:val="0"/>
          <w:divBdr>
            <w:top w:val="none" w:sz="0" w:space="0" w:color="auto"/>
            <w:left w:val="none" w:sz="0" w:space="0" w:color="auto"/>
            <w:bottom w:val="none" w:sz="0" w:space="0" w:color="auto"/>
            <w:right w:val="none" w:sz="0" w:space="0" w:color="auto"/>
          </w:divBdr>
        </w:div>
        <w:div w:id="752900293">
          <w:marLeft w:val="0"/>
          <w:marRight w:val="0"/>
          <w:marTop w:val="0"/>
          <w:marBottom w:val="0"/>
          <w:divBdr>
            <w:top w:val="none" w:sz="0" w:space="0" w:color="auto"/>
            <w:left w:val="none" w:sz="0" w:space="0" w:color="auto"/>
            <w:bottom w:val="none" w:sz="0" w:space="0" w:color="auto"/>
            <w:right w:val="none" w:sz="0" w:space="0" w:color="auto"/>
          </w:divBdr>
        </w:div>
        <w:div w:id="243606807">
          <w:marLeft w:val="0"/>
          <w:marRight w:val="0"/>
          <w:marTop w:val="0"/>
          <w:marBottom w:val="0"/>
          <w:divBdr>
            <w:top w:val="none" w:sz="0" w:space="0" w:color="auto"/>
            <w:left w:val="none" w:sz="0" w:space="0" w:color="auto"/>
            <w:bottom w:val="none" w:sz="0" w:space="0" w:color="auto"/>
            <w:right w:val="none" w:sz="0" w:space="0" w:color="auto"/>
          </w:divBdr>
        </w:div>
        <w:div w:id="1913658899">
          <w:marLeft w:val="0"/>
          <w:marRight w:val="0"/>
          <w:marTop w:val="0"/>
          <w:marBottom w:val="0"/>
          <w:divBdr>
            <w:top w:val="none" w:sz="0" w:space="0" w:color="auto"/>
            <w:left w:val="none" w:sz="0" w:space="0" w:color="auto"/>
            <w:bottom w:val="none" w:sz="0" w:space="0" w:color="auto"/>
            <w:right w:val="none" w:sz="0" w:space="0" w:color="auto"/>
          </w:divBdr>
        </w:div>
        <w:div w:id="1399094304">
          <w:marLeft w:val="0"/>
          <w:marRight w:val="0"/>
          <w:marTop w:val="0"/>
          <w:marBottom w:val="0"/>
          <w:divBdr>
            <w:top w:val="none" w:sz="0" w:space="0" w:color="auto"/>
            <w:left w:val="none" w:sz="0" w:space="0" w:color="auto"/>
            <w:bottom w:val="none" w:sz="0" w:space="0" w:color="auto"/>
            <w:right w:val="none" w:sz="0" w:space="0" w:color="auto"/>
          </w:divBdr>
        </w:div>
        <w:div w:id="102695835">
          <w:marLeft w:val="0"/>
          <w:marRight w:val="0"/>
          <w:marTop w:val="0"/>
          <w:marBottom w:val="0"/>
          <w:divBdr>
            <w:top w:val="none" w:sz="0" w:space="0" w:color="auto"/>
            <w:left w:val="none" w:sz="0" w:space="0" w:color="auto"/>
            <w:bottom w:val="none" w:sz="0" w:space="0" w:color="auto"/>
            <w:right w:val="none" w:sz="0" w:space="0" w:color="auto"/>
          </w:divBdr>
        </w:div>
        <w:div w:id="1432125158">
          <w:marLeft w:val="0"/>
          <w:marRight w:val="0"/>
          <w:marTop w:val="0"/>
          <w:marBottom w:val="0"/>
          <w:divBdr>
            <w:top w:val="none" w:sz="0" w:space="0" w:color="auto"/>
            <w:left w:val="none" w:sz="0" w:space="0" w:color="auto"/>
            <w:bottom w:val="none" w:sz="0" w:space="0" w:color="auto"/>
            <w:right w:val="none" w:sz="0" w:space="0" w:color="auto"/>
          </w:divBdr>
        </w:div>
        <w:div w:id="1849833821">
          <w:marLeft w:val="0"/>
          <w:marRight w:val="0"/>
          <w:marTop w:val="0"/>
          <w:marBottom w:val="0"/>
          <w:divBdr>
            <w:top w:val="none" w:sz="0" w:space="0" w:color="auto"/>
            <w:left w:val="none" w:sz="0" w:space="0" w:color="auto"/>
            <w:bottom w:val="none" w:sz="0" w:space="0" w:color="auto"/>
            <w:right w:val="none" w:sz="0" w:space="0" w:color="auto"/>
          </w:divBdr>
        </w:div>
        <w:div w:id="1052920455">
          <w:marLeft w:val="0"/>
          <w:marRight w:val="0"/>
          <w:marTop w:val="0"/>
          <w:marBottom w:val="0"/>
          <w:divBdr>
            <w:top w:val="none" w:sz="0" w:space="0" w:color="auto"/>
            <w:left w:val="none" w:sz="0" w:space="0" w:color="auto"/>
            <w:bottom w:val="none" w:sz="0" w:space="0" w:color="auto"/>
            <w:right w:val="none" w:sz="0" w:space="0" w:color="auto"/>
          </w:divBdr>
        </w:div>
        <w:div w:id="910695548">
          <w:marLeft w:val="0"/>
          <w:marRight w:val="0"/>
          <w:marTop w:val="0"/>
          <w:marBottom w:val="0"/>
          <w:divBdr>
            <w:top w:val="none" w:sz="0" w:space="0" w:color="auto"/>
            <w:left w:val="none" w:sz="0" w:space="0" w:color="auto"/>
            <w:bottom w:val="none" w:sz="0" w:space="0" w:color="auto"/>
            <w:right w:val="none" w:sz="0" w:space="0" w:color="auto"/>
          </w:divBdr>
        </w:div>
        <w:div w:id="1601404203">
          <w:marLeft w:val="0"/>
          <w:marRight w:val="0"/>
          <w:marTop w:val="0"/>
          <w:marBottom w:val="0"/>
          <w:divBdr>
            <w:top w:val="none" w:sz="0" w:space="0" w:color="auto"/>
            <w:left w:val="none" w:sz="0" w:space="0" w:color="auto"/>
            <w:bottom w:val="none" w:sz="0" w:space="0" w:color="auto"/>
            <w:right w:val="none" w:sz="0" w:space="0" w:color="auto"/>
          </w:divBdr>
        </w:div>
        <w:div w:id="224995030">
          <w:marLeft w:val="0"/>
          <w:marRight w:val="0"/>
          <w:marTop w:val="0"/>
          <w:marBottom w:val="0"/>
          <w:divBdr>
            <w:top w:val="none" w:sz="0" w:space="0" w:color="auto"/>
            <w:left w:val="none" w:sz="0" w:space="0" w:color="auto"/>
            <w:bottom w:val="none" w:sz="0" w:space="0" w:color="auto"/>
            <w:right w:val="none" w:sz="0" w:space="0" w:color="auto"/>
          </w:divBdr>
        </w:div>
        <w:div w:id="2041395234">
          <w:marLeft w:val="0"/>
          <w:marRight w:val="0"/>
          <w:marTop w:val="0"/>
          <w:marBottom w:val="0"/>
          <w:divBdr>
            <w:top w:val="none" w:sz="0" w:space="0" w:color="auto"/>
            <w:left w:val="none" w:sz="0" w:space="0" w:color="auto"/>
            <w:bottom w:val="none" w:sz="0" w:space="0" w:color="auto"/>
            <w:right w:val="none" w:sz="0" w:space="0" w:color="auto"/>
          </w:divBdr>
        </w:div>
        <w:div w:id="163976039">
          <w:marLeft w:val="0"/>
          <w:marRight w:val="0"/>
          <w:marTop w:val="0"/>
          <w:marBottom w:val="0"/>
          <w:divBdr>
            <w:top w:val="none" w:sz="0" w:space="0" w:color="auto"/>
            <w:left w:val="none" w:sz="0" w:space="0" w:color="auto"/>
            <w:bottom w:val="none" w:sz="0" w:space="0" w:color="auto"/>
            <w:right w:val="none" w:sz="0" w:space="0" w:color="auto"/>
          </w:divBdr>
        </w:div>
        <w:div w:id="1915822705">
          <w:marLeft w:val="0"/>
          <w:marRight w:val="0"/>
          <w:marTop w:val="0"/>
          <w:marBottom w:val="0"/>
          <w:divBdr>
            <w:top w:val="none" w:sz="0" w:space="0" w:color="auto"/>
            <w:left w:val="none" w:sz="0" w:space="0" w:color="auto"/>
            <w:bottom w:val="none" w:sz="0" w:space="0" w:color="auto"/>
            <w:right w:val="none" w:sz="0" w:space="0" w:color="auto"/>
          </w:divBdr>
        </w:div>
        <w:div w:id="1629704413">
          <w:marLeft w:val="0"/>
          <w:marRight w:val="0"/>
          <w:marTop w:val="0"/>
          <w:marBottom w:val="0"/>
          <w:divBdr>
            <w:top w:val="none" w:sz="0" w:space="0" w:color="auto"/>
            <w:left w:val="none" w:sz="0" w:space="0" w:color="auto"/>
            <w:bottom w:val="none" w:sz="0" w:space="0" w:color="auto"/>
            <w:right w:val="none" w:sz="0" w:space="0" w:color="auto"/>
          </w:divBdr>
        </w:div>
        <w:div w:id="1571037611">
          <w:marLeft w:val="0"/>
          <w:marRight w:val="0"/>
          <w:marTop w:val="0"/>
          <w:marBottom w:val="0"/>
          <w:divBdr>
            <w:top w:val="none" w:sz="0" w:space="0" w:color="auto"/>
            <w:left w:val="none" w:sz="0" w:space="0" w:color="auto"/>
            <w:bottom w:val="none" w:sz="0" w:space="0" w:color="auto"/>
            <w:right w:val="none" w:sz="0" w:space="0" w:color="auto"/>
          </w:divBdr>
        </w:div>
        <w:div w:id="1101875039">
          <w:marLeft w:val="0"/>
          <w:marRight w:val="0"/>
          <w:marTop w:val="0"/>
          <w:marBottom w:val="0"/>
          <w:divBdr>
            <w:top w:val="none" w:sz="0" w:space="0" w:color="auto"/>
            <w:left w:val="none" w:sz="0" w:space="0" w:color="auto"/>
            <w:bottom w:val="none" w:sz="0" w:space="0" w:color="auto"/>
            <w:right w:val="none" w:sz="0" w:space="0" w:color="auto"/>
          </w:divBdr>
        </w:div>
        <w:div w:id="396634395">
          <w:marLeft w:val="0"/>
          <w:marRight w:val="0"/>
          <w:marTop w:val="0"/>
          <w:marBottom w:val="0"/>
          <w:divBdr>
            <w:top w:val="none" w:sz="0" w:space="0" w:color="auto"/>
            <w:left w:val="none" w:sz="0" w:space="0" w:color="auto"/>
            <w:bottom w:val="none" w:sz="0" w:space="0" w:color="auto"/>
            <w:right w:val="none" w:sz="0" w:space="0" w:color="auto"/>
          </w:divBdr>
        </w:div>
        <w:div w:id="89351250">
          <w:marLeft w:val="0"/>
          <w:marRight w:val="0"/>
          <w:marTop w:val="0"/>
          <w:marBottom w:val="0"/>
          <w:divBdr>
            <w:top w:val="none" w:sz="0" w:space="0" w:color="auto"/>
            <w:left w:val="none" w:sz="0" w:space="0" w:color="auto"/>
            <w:bottom w:val="none" w:sz="0" w:space="0" w:color="auto"/>
            <w:right w:val="none" w:sz="0" w:space="0" w:color="auto"/>
          </w:divBdr>
        </w:div>
        <w:div w:id="1170952895">
          <w:marLeft w:val="0"/>
          <w:marRight w:val="0"/>
          <w:marTop w:val="0"/>
          <w:marBottom w:val="0"/>
          <w:divBdr>
            <w:top w:val="none" w:sz="0" w:space="0" w:color="auto"/>
            <w:left w:val="none" w:sz="0" w:space="0" w:color="auto"/>
            <w:bottom w:val="none" w:sz="0" w:space="0" w:color="auto"/>
            <w:right w:val="none" w:sz="0" w:space="0" w:color="auto"/>
          </w:divBdr>
        </w:div>
        <w:div w:id="2099716619">
          <w:marLeft w:val="0"/>
          <w:marRight w:val="0"/>
          <w:marTop w:val="0"/>
          <w:marBottom w:val="0"/>
          <w:divBdr>
            <w:top w:val="none" w:sz="0" w:space="0" w:color="auto"/>
            <w:left w:val="none" w:sz="0" w:space="0" w:color="auto"/>
            <w:bottom w:val="none" w:sz="0" w:space="0" w:color="auto"/>
            <w:right w:val="none" w:sz="0" w:space="0" w:color="auto"/>
          </w:divBdr>
        </w:div>
        <w:div w:id="101540550">
          <w:marLeft w:val="0"/>
          <w:marRight w:val="0"/>
          <w:marTop w:val="0"/>
          <w:marBottom w:val="0"/>
          <w:divBdr>
            <w:top w:val="none" w:sz="0" w:space="0" w:color="auto"/>
            <w:left w:val="none" w:sz="0" w:space="0" w:color="auto"/>
            <w:bottom w:val="none" w:sz="0" w:space="0" w:color="auto"/>
            <w:right w:val="none" w:sz="0" w:space="0" w:color="auto"/>
          </w:divBdr>
        </w:div>
        <w:div w:id="2002195751">
          <w:marLeft w:val="0"/>
          <w:marRight w:val="0"/>
          <w:marTop w:val="0"/>
          <w:marBottom w:val="0"/>
          <w:divBdr>
            <w:top w:val="none" w:sz="0" w:space="0" w:color="auto"/>
            <w:left w:val="none" w:sz="0" w:space="0" w:color="auto"/>
            <w:bottom w:val="none" w:sz="0" w:space="0" w:color="auto"/>
            <w:right w:val="none" w:sz="0" w:space="0" w:color="auto"/>
          </w:divBdr>
        </w:div>
        <w:div w:id="248387723">
          <w:marLeft w:val="0"/>
          <w:marRight w:val="0"/>
          <w:marTop w:val="0"/>
          <w:marBottom w:val="0"/>
          <w:divBdr>
            <w:top w:val="none" w:sz="0" w:space="0" w:color="auto"/>
            <w:left w:val="none" w:sz="0" w:space="0" w:color="auto"/>
            <w:bottom w:val="none" w:sz="0" w:space="0" w:color="auto"/>
            <w:right w:val="none" w:sz="0" w:space="0" w:color="auto"/>
          </w:divBdr>
        </w:div>
        <w:div w:id="311445453">
          <w:marLeft w:val="0"/>
          <w:marRight w:val="0"/>
          <w:marTop w:val="0"/>
          <w:marBottom w:val="0"/>
          <w:divBdr>
            <w:top w:val="none" w:sz="0" w:space="0" w:color="auto"/>
            <w:left w:val="none" w:sz="0" w:space="0" w:color="auto"/>
            <w:bottom w:val="none" w:sz="0" w:space="0" w:color="auto"/>
            <w:right w:val="none" w:sz="0" w:space="0" w:color="auto"/>
          </w:divBdr>
        </w:div>
        <w:div w:id="357708013">
          <w:marLeft w:val="0"/>
          <w:marRight w:val="0"/>
          <w:marTop w:val="0"/>
          <w:marBottom w:val="0"/>
          <w:divBdr>
            <w:top w:val="none" w:sz="0" w:space="0" w:color="auto"/>
            <w:left w:val="none" w:sz="0" w:space="0" w:color="auto"/>
            <w:bottom w:val="none" w:sz="0" w:space="0" w:color="auto"/>
            <w:right w:val="none" w:sz="0" w:space="0" w:color="auto"/>
          </w:divBdr>
        </w:div>
        <w:div w:id="9187194">
          <w:marLeft w:val="0"/>
          <w:marRight w:val="0"/>
          <w:marTop w:val="0"/>
          <w:marBottom w:val="0"/>
          <w:divBdr>
            <w:top w:val="none" w:sz="0" w:space="0" w:color="auto"/>
            <w:left w:val="none" w:sz="0" w:space="0" w:color="auto"/>
            <w:bottom w:val="none" w:sz="0" w:space="0" w:color="auto"/>
            <w:right w:val="none" w:sz="0" w:space="0" w:color="auto"/>
          </w:divBdr>
        </w:div>
        <w:div w:id="1653220853">
          <w:marLeft w:val="0"/>
          <w:marRight w:val="0"/>
          <w:marTop w:val="0"/>
          <w:marBottom w:val="0"/>
          <w:divBdr>
            <w:top w:val="none" w:sz="0" w:space="0" w:color="auto"/>
            <w:left w:val="none" w:sz="0" w:space="0" w:color="auto"/>
            <w:bottom w:val="none" w:sz="0" w:space="0" w:color="auto"/>
            <w:right w:val="none" w:sz="0" w:space="0" w:color="auto"/>
          </w:divBdr>
        </w:div>
        <w:div w:id="823668373">
          <w:marLeft w:val="0"/>
          <w:marRight w:val="0"/>
          <w:marTop w:val="0"/>
          <w:marBottom w:val="0"/>
          <w:divBdr>
            <w:top w:val="none" w:sz="0" w:space="0" w:color="auto"/>
            <w:left w:val="none" w:sz="0" w:space="0" w:color="auto"/>
            <w:bottom w:val="none" w:sz="0" w:space="0" w:color="auto"/>
            <w:right w:val="none" w:sz="0" w:space="0" w:color="auto"/>
          </w:divBdr>
        </w:div>
        <w:div w:id="657997675">
          <w:marLeft w:val="0"/>
          <w:marRight w:val="0"/>
          <w:marTop w:val="0"/>
          <w:marBottom w:val="0"/>
          <w:divBdr>
            <w:top w:val="none" w:sz="0" w:space="0" w:color="auto"/>
            <w:left w:val="none" w:sz="0" w:space="0" w:color="auto"/>
            <w:bottom w:val="none" w:sz="0" w:space="0" w:color="auto"/>
            <w:right w:val="none" w:sz="0" w:space="0" w:color="auto"/>
          </w:divBdr>
        </w:div>
        <w:div w:id="1863247">
          <w:marLeft w:val="0"/>
          <w:marRight w:val="0"/>
          <w:marTop w:val="0"/>
          <w:marBottom w:val="0"/>
          <w:divBdr>
            <w:top w:val="none" w:sz="0" w:space="0" w:color="auto"/>
            <w:left w:val="none" w:sz="0" w:space="0" w:color="auto"/>
            <w:bottom w:val="none" w:sz="0" w:space="0" w:color="auto"/>
            <w:right w:val="none" w:sz="0" w:space="0" w:color="auto"/>
          </w:divBdr>
        </w:div>
        <w:div w:id="1827549062">
          <w:marLeft w:val="0"/>
          <w:marRight w:val="0"/>
          <w:marTop w:val="0"/>
          <w:marBottom w:val="0"/>
          <w:divBdr>
            <w:top w:val="none" w:sz="0" w:space="0" w:color="auto"/>
            <w:left w:val="none" w:sz="0" w:space="0" w:color="auto"/>
            <w:bottom w:val="none" w:sz="0" w:space="0" w:color="auto"/>
            <w:right w:val="none" w:sz="0" w:space="0" w:color="auto"/>
          </w:divBdr>
        </w:div>
        <w:div w:id="832643289">
          <w:marLeft w:val="0"/>
          <w:marRight w:val="0"/>
          <w:marTop w:val="0"/>
          <w:marBottom w:val="0"/>
          <w:divBdr>
            <w:top w:val="none" w:sz="0" w:space="0" w:color="auto"/>
            <w:left w:val="none" w:sz="0" w:space="0" w:color="auto"/>
            <w:bottom w:val="none" w:sz="0" w:space="0" w:color="auto"/>
            <w:right w:val="none" w:sz="0" w:space="0" w:color="auto"/>
          </w:divBdr>
        </w:div>
        <w:div w:id="1185441918">
          <w:marLeft w:val="0"/>
          <w:marRight w:val="0"/>
          <w:marTop w:val="0"/>
          <w:marBottom w:val="0"/>
          <w:divBdr>
            <w:top w:val="none" w:sz="0" w:space="0" w:color="auto"/>
            <w:left w:val="none" w:sz="0" w:space="0" w:color="auto"/>
            <w:bottom w:val="none" w:sz="0" w:space="0" w:color="auto"/>
            <w:right w:val="none" w:sz="0" w:space="0" w:color="auto"/>
          </w:divBdr>
        </w:div>
      </w:divsChild>
    </w:div>
    <w:div w:id="1456487220">
      <w:bodyDiv w:val="1"/>
      <w:marLeft w:val="0"/>
      <w:marRight w:val="0"/>
      <w:marTop w:val="0"/>
      <w:marBottom w:val="0"/>
      <w:divBdr>
        <w:top w:val="none" w:sz="0" w:space="0" w:color="auto"/>
        <w:left w:val="none" w:sz="0" w:space="0" w:color="auto"/>
        <w:bottom w:val="none" w:sz="0" w:space="0" w:color="auto"/>
        <w:right w:val="none" w:sz="0" w:space="0" w:color="auto"/>
      </w:divBdr>
    </w:div>
    <w:div w:id="1457287240">
      <w:bodyDiv w:val="1"/>
      <w:marLeft w:val="0"/>
      <w:marRight w:val="0"/>
      <w:marTop w:val="0"/>
      <w:marBottom w:val="0"/>
      <w:divBdr>
        <w:top w:val="none" w:sz="0" w:space="0" w:color="auto"/>
        <w:left w:val="none" w:sz="0" w:space="0" w:color="auto"/>
        <w:bottom w:val="none" w:sz="0" w:space="0" w:color="auto"/>
        <w:right w:val="none" w:sz="0" w:space="0" w:color="auto"/>
      </w:divBdr>
    </w:div>
    <w:div w:id="1457724181">
      <w:bodyDiv w:val="1"/>
      <w:marLeft w:val="0"/>
      <w:marRight w:val="0"/>
      <w:marTop w:val="0"/>
      <w:marBottom w:val="0"/>
      <w:divBdr>
        <w:top w:val="none" w:sz="0" w:space="0" w:color="auto"/>
        <w:left w:val="none" w:sz="0" w:space="0" w:color="auto"/>
        <w:bottom w:val="none" w:sz="0" w:space="0" w:color="auto"/>
        <w:right w:val="none" w:sz="0" w:space="0" w:color="auto"/>
      </w:divBdr>
    </w:div>
    <w:div w:id="1457988054">
      <w:bodyDiv w:val="1"/>
      <w:marLeft w:val="0"/>
      <w:marRight w:val="0"/>
      <w:marTop w:val="0"/>
      <w:marBottom w:val="0"/>
      <w:divBdr>
        <w:top w:val="none" w:sz="0" w:space="0" w:color="auto"/>
        <w:left w:val="none" w:sz="0" w:space="0" w:color="auto"/>
        <w:bottom w:val="none" w:sz="0" w:space="0" w:color="auto"/>
        <w:right w:val="none" w:sz="0" w:space="0" w:color="auto"/>
      </w:divBdr>
    </w:div>
    <w:div w:id="1458719802">
      <w:bodyDiv w:val="1"/>
      <w:marLeft w:val="0"/>
      <w:marRight w:val="0"/>
      <w:marTop w:val="0"/>
      <w:marBottom w:val="0"/>
      <w:divBdr>
        <w:top w:val="none" w:sz="0" w:space="0" w:color="auto"/>
        <w:left w:val="none" w:sz="0" w:space="0" w:color="auto"/>
        <w:bottom w:val="none" w:sz="0" w:space="0" w:color="auto"/>
        <w:right w:val="none" w:sz="0" w:space="0" w:color="auto"/>
      </w:divBdr>
    </w:div>
    <w:div w:id="1458724183">
      <w:bodyDiv w:val="1"/>
      <w:marLeft w:val="0"/>
      <w:marRight w:val="0"/>
      <w:marTop w:val="0"/>
      <w:marBottom w:val="0"/>
      <w:divBdr>
        <w:top w:val="none" w:sz="0" w:space="0" w:color="auto"/>
        <w:left w:val="none" w:sz="0" w:space="0" w:color="auto"/>
        <w:bottom w:val="none" w:sz="0" w:space="0" w:color="auto"/>
        <w:right w:val="none" w:sz="0" w:space="0" w:color="auto"/>
      </w:divBdr>
    </w:div>
    <w:div w:id="1459103300">
      <w:bodyDiv w:val="1"/>
      <w:marLeft w:val="0"/>
      <w:marRight w:val="0"/>
      <w:marTop w:val="0"/>
      <w:marBottom w:val="0"/>
      <w:divBdr>
        <w:top w:val="none" w:sz="0" w:space="0" w:color="auto"/>
        <w:left w:val="none" w:sz="0" w:space="0" w:color="auto"/>
        <w:bottom w:val="none" w:sz="0" w:space="0" w:color="auto"/>
        <w:right w:val="none" w:sz="0" w:space="0" w:color="auto"/>
      </w:divBdr>
    </w:div>
    <w:div w:id="1459761840">
      <w:bodyDiv w:val="1"/>
      <w:marLeft w:val="0"/>
      <w:marRight w:val="0"/>
      <w:marTop w:val="0"/>
      <w:marBottom w:val="0"/>
      <w:divBdr>
        <w:top w:val="none" w:sz="0" w:space="0" w:color="auto"/>
        <w:left w:val="none" w:sz="0" w:space="0" w:color="auto"/>
        <w:bottom w:val="none" w:sz="0" w:space="0" w:color="auto"/>
        <w:right w:val="none" w:sz="0" w:space="0" w:color="auto"/>
      </w:divBdr>
    </w:div>
    <w:div w:id="1460369769">
      <w:bodyDiv w:val="1"/>
      <w:marLeft w:val="0"/>
      <w:marRight w:val="0"/>
      <w:marTop w:val="0"/>
      <w:marBottom w:val="0"/>
      <w:divBdr>
        <w:top w:val="none" w:sz="0" w:space="0" w:color="auto"/>
        <w:left w:val="none" w:sz="0" w:space="0" w:color="auto"/>
        <w:bottom w:val="none" w:sz="0" w:space="0" w:color="auto"/>
        <w:right w:val="none" w:sz="0" w:space="0" w:color="auto"/>
      </w:divBdr>
    </w:div>
    <w:div w:id="1460414892">
      <w:bodyDiv w:val="1"/>
      <w:marLeft w:val="0"/>
      <w:marRight w:val="0"/>
      <w:marTop w:val="0"/>
      <w:marBottom w:val="0"/>
      <w:divBdr>
        <w:top w:val="none" w:sz="0" w:space="0" w:color="auto"/>
        <w:left w:val="none" w:sz="0" w:space="0" w:color="auto"/>
        <w:bottom w:val="none" w:sz="0" w:space="0" w:color="auto"/>
        <w:right w:val="none" w:sz="0" w:space="0" w:color="auto"/>
      </w:divBdr>
    </w:div>
    <w:div w:id="1460957940">
      <w:bodyDiv w:val="1"/>
      <w:marLeft w:val="0"/>
      <w:marRight w:val="0"/>
      <w:marTop w:val="0"/>
      <w:marBottom w:val="0"/>
      <w:divBdr>
        <w:top w:val="none" w:sz="0" w:space="0" w:color="auto"/>
        <w:left w:val="none" w:sz="0" w:space="0" w:color="auto"/>
        <w:bottom w:val="none" w:sz="0" w:space="0" w:color="auto"/>
        <w:right w:val="none" w:sz="0" w:space="0" w:color="auto"/>
      </w:divBdr>
    </w:div>
    <w:div w:id="1461069547">
      <w:bodyDiv w:val="1"/>
      <w:marLeft w:val="0"/>
      <w:marRight w:val="0"/>
      <w:marTop w:val="0"/>
      <w:marBottom w:val="0"/>
      <w:divBdr>
        <w:top w:val="none" w:sz="0" w:space="0" w:color="auto"/>
        <w:left w:val="none" w:sz="0" w:space="0" w:color="auto"/>
        <w:bottom w:val="none" w:sz="0" w:space="0" w:color="auto"/>
        <w:right w:val="none" w:sz="0" w:space="0" w:color="auto"/>
      </w:divBdr>
    </w:div>
    <w:div w:id="1461454588">
      <w:bodyDiv w:val="1"/>
      <w:marLeft w:val="0"/>
      <w:marRight w:val="0"/>
      <w:marTop w:val="0"/>
      <w:marBottom w:val="0"/>
      <w:divBdr>
        <w:top w:val="none" w:sz="0" w:space="0" w:color="auto"/>
        <w:left w:val="none" w:sz="0" w:space="0" w:color="auto"/>
        <w:bottom w:val="none" w:sz="0" w:space="0" w:color="auto"/>
        <w:right w:val="none" w:sz="0" w:space="0" w:color="auto"/>
      </w:divBdr>
    </w:div>
    <w:div w:id="1461607214">
      <w:bodyDiv w:val="1"/>
      <w:marLeft w:val="0"/>
      <w:marRight w:val="0"/>
      <w:marTop w:val="0"/>
      <w:marBottom w:val="0"/>
      <w:divBdr>
        <w:top w:val="none" w:sz="0" w:space="0" w:color="auto"/>
        <w:left w:val="none" w:sz="0" w:space="0" w:color="auto"/>
        <w:bottom w:val="none" w:sz="0" w:space="0" w:color="auto"/>
        <w:right w:val="none" w:sz="0" w:space="0" w:color="auto"/>
      </w:divBdr>
    </w:div>
    <w:div w:id="1461613282">
      <w:bodyDiv w:val="1"/>
      <w:marLeft w:val="0"/>
      <w:marRight w:val="0"/>
      <w:marTop w:val="0"/>
      <w:marBottom w:val="0"/>
      <w:divBdr>
        <w:top w:val="none" w:sz="0" w:space="0" w:color="auto"/>
        <w:left w:val="none" w:sz="0" w:space="0" w:color="auto"/>
        <w:bottom w:val="none" w:sz="0" w:space="0" w:color="auto"/>
        <w:right w:val="none" w:sz="0" w:space="0" w:color="auto"/>
      </w:divBdr>
    </w:div>
    <w:div w:id="1462382190">
      <w:bodyDiv w:val="1"/>
      <w:marLeft w:val="0"/>
      <w:marRight w:val="0"/>
      <w:marTop w:val="0"/>
      <w:marBottom w:val="0"/>
      <w:divBdr>
        <w:top w:val="none" w:sz="0" w:space="0" w:color="auto"/>
        <w:left w:val="none" w:sz="0" w:space="0" w:color="auto"/>
        <w:bottom w:val="none" w:sz="0" w:space="0" w:color="auto"/>
        <w:right w:val="none" w:sz="0" w:space="0" w:color="auto"/>
      </w:divBdr>
    </w:div>
    <w:div w:id="1462533201">
      <w:bodyDiv w:val="1"/>
      <w:marLeft w:val="0"/>
      <w:marRight w:val="0"/>
      <w:marTop w:val="0"/>
      <w:marBottom w:val="0"/>
      <w:divBdr>
        <w:top w:val="none" w:sz="0" w:space="0" w:color="auto"/>
        <w:left w:val="none" w:sz="0" w:space="0" w:color="auto"/>
        <w:bottom w:val="none" w:sz="0" w:space="0" w:color="auto"/>
        <w:right w:val="none" w:sz="0" w:space="0" w:color="auto"/>
      </w:divBdr>
      <w:divsChild>
        <w:div w:id="2133745424">
          <w:marLeft w:val="640"/>
          <w:marRight w:val="0"/>
          <w:marTop w:val="0"/>
          <w:marBottom w:val="0"/>
          <w:divBdr>
            <w:top w:val="none" w:sz="0" w:space="0" w:color="auto"/>
            <w:left w:val="none" w:sz="0" w:space="0" w:color="auto"/>
            <w:bottom w:val="none" w:sz="0" w:space="0" w:color="auto"/>
            <w:right w:val="none" w:sz="0" w:space="0" w:color="auto"/>
          </w:divBdr>
        </w:div>
        <w:div w:id="278227307">
          <w:marLeft w:val="640"/>
          <w:marRight w:val="0"/>
          <w:marTop w:val="0"/>
          <w:marBottom w:val="0"/>
          <w:divBdr>
            <w:top w:val="none" w:sz="0" w:space="0" w:color="auto"/>
            <w:left w:val="none" w:sz="0" w:space="0" w:color="auto"/>
            <w:bottom w:val="none" w:sz="0" w:space="0" w:color="auto"/>
            <w:right w:val="none" w:sz="0" w:space="0" w:color="auto"/>
          </w:divBdr>
        </w:div>
        <w:div w:id="1623465095">
          <w:marLeft w:val="640"/>
          <w:marRight w:val="0"/>
          <w:marTop w:val="0"/>
          <w:marBottom w:val="0"/>
          <w:divBdr>
            <w:top w:val="none" w:sz="0" w:space="0" w:color="auto"/>
            <w:left w:val="none" w:sz="0" w:space="0" w:color="auto"/>
            <w:bottom w:val="none" w:sz="0" w:space="0" w:color="auto"/>
            <w:right w:val="none" w:sz="0" w:space="0" w:color="auto"/>
          </w:divBdr>
        </w:div>
        <w:div w:id="1961061769">
          <w:marLeft w:val="640"/>
          <w:marRight w:val="0"/>
          <w:marTop w:val="0"/>
          <w:marBottom w:val="0"/>
          <w:divBdr>
            <w:top w:val="none" w:sz="0" w:space="0" w:color="auto"/>
            <w:left w:val="none" w:sz="0" w:space="0" w:color="auto"/>
            <w:bottom w:val="none" w:sz="0" w:space="0" w:color="auto"/>
            <w:right w:val="none" w:sz="0" w:space="0" w:color="auto"/>
          </w:divBdr>
        </w:div>
        <w:div w:id="1365594252">
          <w:marLeft w:val="640"/>
          <w:marRight w:val="0"/>
          <w:marTop w:val="0"/>
          <w:marBottom w:val="0"/>
          <w:divBdr>
            <w:top w:val="none" w:sz="0" w:space="0" w:color="auto"/>
            <w:left w:val="none" w:sz="0" w:space="0" w:color="auto"/>
            <w:bottom w:val="none" w:sz="0" w:space="0" w:color="auto"/>
            <w:right w:val="none" w:sz="0" w:space="0" w:color="auto"/>
          </w:divBdr>
        </w:div>
        <w:div w:id="790587161">
          <w:marLeft w:val="640"/>
          <w:marRight w:val="0"/>
          <w:marTop w:val="0"/>
          <w:marBottom w:val="0"/>
          <w:divBdr>
            <w:top w:val="none" w:sz="0" w:space="0" w:color="auto"/>
            <w:left w:val="none" w:sz="0" w:space="0" w:color="auto"/>
            <w:bottom w:val="none" w:sz="0" w:space="0" w:color="auto"/>
            <w:right w:val="none" w:sz="0" w:space="0" w:color="auto"/>
          </w:divBdr>
        </w:div>
        <w:div w:id="1128159886">
          <w:marLeft w:val="640"/>
          <w:marRight w:val="0"/>
          <w:marTop w:val="0"/>
          <w:marBottom w:val="0"/>
          <w:divBdr>
            <w:top w:val="none" w:sz="0" w:space="0" w:color="auto"/>
            <w:left w:val="none" w:sz="0" w:space="0" w:color="auto"/>
            <w:bottom w:val="none" w:sz="0" w:space="0" w:color="auto"/>
            <w:right w:val="none" w:sz="0" w:space="0" w:color="auto"/>
          </w:divBdr>
        </w:div>
        <w:div w:id="681320085">
          <w:marLeft w:val="640"/>
          <w:marRight w:val="0"/>
          <w:marTop w:val="0"/>
          <w:marBottom w:val="0"/>
          <w:divBdr>
            <w:top w:val="none" w:sz="0" w:space="0" w:color="auto"/>
            <w:left w:val="none" w:sz="0" w:space="0" w:color="auto"/>
            <w:bottom w:val="none" w:sz="0" w:space="0" w:color="auto"/>
            <w:right w:val="none" w:sz="0" w:space="0" w:color="auto"/>
          </w:divBdr>
        </w:div>
        <w:div w:id="1438912685">
          <w:marLeft w:val="640"/>
          <w:marRight w:val="0"/>
          <w:marTop w:val="0"/>
          <w:marBottom w:val="0"/>
          <w:divBdr>
            <w:top w:val="none" w:sz="0" w:space="0" w:color="auto"/>
            <w:left w:val="none" w:sz="0" w:space="0" w:color="auto"/>
            <w:bottom w:val="none" w:sz="0" w:space="0" w:color="auto"/>
            <w:right w:val="none" w:sz="0" w:space="0" w:color="auto"/>
          </w:divBdr>
        </w:div>
        <w:div w:id="1272008756">
          <w:marLeft w:val="640"/>
          <w:marRight w:val="0"/>
          <w:marTop w:val="0"/>
          <w:marBottom w:val="0"/>
          <w:divBdr>
            <w:top w:val="none" w:sz="0" w:space="0" w:color="auto"/>
            <w:left w:val="none" w:sz="0" w:space="0" w:color="auto"/>
            <w:bottom w:val="none" w:sz="0" w:space="0" w:color="auto"/>
            <w:right w:val="none" w:sz="0" w:space="0" w:color="auto"/>
          </w:divBdr>
        </w:div>
        <w:div w:id="224729678">
          <w:marLeft w:val="640"/>
          <w:marRight w:val="0"/>
          <w:marTop w:val="0"/>
          <w:marBottom w:val="0"/>
          <w:divBdr>
            <w:top w:val="none" w:sz="0" w:space="0" w:color="auto"/>
            <w:left w:val="none" w:sz="0" w:space="0" w:color="auto"/>
            <w:bottom w:val="none" w:sz="0" w:space="0" w:color="auto"/>
            <w:right w:val="none" w:sz="0" w:space="0" w:color="auto"/>
          </w:divBdr>
        </w:div>
        <w:div w:id="1037585894">
          <w:marLeft w:val="640"/>
          <w:marRight w:val="0"/>
          <w:marTop w:val="0"/>
          <w:marBottom w:val="0"/>
          <w:divBdr>
            <w:top w:val="none" w:sz="0" w:space="0" w:color="auto"/>
            <w:left w:val="none" w:sz="0" w:space="0" w:color="auto"/>
            <w:bottom w:val="none" w:sz="0" w:space="0" w:color="auto"/>
            <w:right w:val="none" w:sz="0" w:space="0" w:color="auto"/>
          </w:divBdr>
        </w:div>
        <w:div w:id="416558771">
          <w:marLeft w:val="640"/>
          <w:marRight w:val="0"/>
          <w:marTop w:val="0"/>
          <w:marBottom w:val="0"/>
          <w:divBdr>
            <w:top w:val="none" w:sz="0" w:space="0" w:color="auto"/>
            <w:left w:val="none" w:sz="0" w:space="0" w:color="auto"/>
            <w:bottom w:val="none" w:sz="0" w:space="0" w:color="auto"/>
            <w:right w:val="none" w:sz="0" w:space="0" w:color="auto"/>
          </w:divBdr>
        </w:div>
        <w:div w:id="267738142">
          <w:marLeft w:val="640"/>
          <w:marRight w:val="0"/>
          <w:marTop w:val="0"/>
          <w:marBottom w:val="0"/>
          <w:divBdr>
            <w:top w:val="none" w:sz="0" w:space="0" w:color="auto"/>
            <w:left w:val="none" w:sz="0" w:space="0" w:color="auto"/>
            <w:bottom w:val="none" w:sz="0" w:space="0" w:color="auto"/>
            <w:right w:val="none" w:sz="0" w:space="0" w:color="auto"/>
          </w:divBdr>
        </w:div>
        <w:div w:id="294221998">
          <w:marLeft w:val="640"/>
          <w:marRight w:val="0"/>
          <w:marTop w:val="0"/>
          <w:marBottom w:val="0"/>
          <w:divBdr>
            <w:top w:val="none" w:sz="0" w:space="0" w:color="auto"/>
            <w:left w:val="none" w:sz="0" w:space="0" w:color="auto"/>
            <w:bottom w:val="none" w:sz="0" w:space="0" w:color="auto"/>
            <w:right w:val="none" w:sz="0" w:space="0" w:color="auto"/>
          </w:divBdr>
        </w:div>
        <w:div w:id="1402365652">
          <w:marLeft w:val="640"/>
          <w:marRight w:val="0"/>
          <w:marTop w:val="0"/>
          <w:marBottom w:val="0"/>
          <w:divBdr>
            <w:top w:val="none" w:sz="0" w:space="0" w:color="auto"/>
            <w:left w:val="none" w:sz="0" w:space="0" w:color="auto"/>
            <w:bottom w:val="none" w:sz="0" w:space="0" w:color="auto"/>
            <w:right w:val="none" w:sz="0" w:space="0" w:color="auto"/>
          </w:divBdr>
        </w:div>
        <w:div w:id="1824660054">
          <w:marLeft w:val="640"/>
          <w:marRight w:val="0"/>
          <w:marTop w:val="0"/>
          <w:marBottom w:val="0"/>
          <w:divBdr>
            <w:top w:val="none" w:sz="0" w:space="0" w:color="auto"/>
            <w:left w:val="none" w:sz="0" w:space="0" w:color="auto"/>
            <w:bottom w:val="none" w:sz="0" w:space="0" w:color="auto"/>
            <w:right w:val="none" w:sz="0" w:space="0" w:color="auto"/>
          </w:divBdr>
        </w:div>
        <w:div w:id="1723284281">
          <w:marLeft w:val="640"/>
          <w:marRight w:val="0"/>
          <w:marTop w:val="0"/>
          <w:marBottom w:val="0"/>
          <w:divBdr>
            <w:top w:val="none" w:sz="0" w:space="0" w:color="auto"/>
            <w:left w:val="none" w:sz="0" w:space="0" w:color="auto"/>
            <w:bottom w:val="none" w:sz="0" w:space="0" w:color="auto"/>
            <w:right w:val="none" w:sz="0" w:space="0" w:color="auto"/>
          </w:divBdr>
        </w:div>
        <w:div w:id="224486558">
          <w:marLeft w:val="640"/>
          <w:marRight w:val="0"/>
          <w:marTop w:val="0"/>
          <w:marBottom w:val="0"/>
          <w:divBdr>
            <w:top w:val="none" w:sz="0" w:space="0" w:color="auto"/>
            <w:left w:val="none" w:sz="0" w:space="0" w:color="auto"/>
            <w:bottom w:val="none" w:sz="0" w:space="0" w:color="auto"/>
            <w:right w:val="none" w:sz="0" w:space="0" w:color="auto"/>
          </w:divBdr>
        </w:div>
        <w:div w:id="598485410">
          <w:marLeft w:val="640"/>
          <w:marRight w:val="0"/>
          <w:marTop w:val="0"/>
          <w:marBottom w:val="0"/>
          <w:divBdr>
            <w:top w:val="none" w:sz="0" w:space="0" w:color="auto"/>
            <w:left w:val="none" w:sz="0" w:space="0" w:color="auto"/>
            <w:bottom w:val="none" w:sz="0" w:space="0" w:color="auto"/>
            <w:right w:val="none" w:sz="0" w:space="0" w:color="auto"/>
          </w:divBdr>
        </w:div>
        <w:div w:id="1014653003">
          <w:marLeft w:val="640"/>
          <w:marRight w:val="0"/>
          <w:marTop w:val="0"/>
          <w:marBottom w:val="0"/>
          <w:divBdr>
            <w:top w:val="none" w:sz="0" w:space="0" w:color="auto"/>
            <w:left w:val="none" w:sz="0" w:space="0" w:color="auto"/>
            <w:bottom w:val="none" w:sz="0" w:space="0" w:color="auto"/>
            <w:right w:val="none" w:sz="0" w:space="0" w:color="auto"/>
          </w:divBdr>
        </w:div>
        <w:div w:id="1004549816">
          <w:marLeft w:val="640"/>
          <w:marRight w:val="0"/>
          <w:marTop w:val="0"/>
          <w:marBottom w:val="0"/>
          <w:divBdr>
            <w:top w:val="none" w:sz="0" w:space="0" w:color="auto"/>
            <w:left w:val="none" w:sz="0" w:space="0" w:color="auto"/>
            <w:bottom w:val="none" w:sz="0" w:space="0" w:color="auto"/>
            <w:right w:val="none" w:sz="0" w:space="0" w:color="auto"/>
          </w:divBdr>
        </w:div>
        <w:div w:id="1352534080">
          <w:marLeft w:val="640"/>
          <w:marRight w:val="0"/>
          <w:marTop w:val="0"/>
          <w:marBottom w:val="0"/>
          <w:divBdr>
            <w:top w:val="none" w:sz="0" w:space="0" w:color="auto"/>
            <w:left w:val="none" w:sz="0" w:space="0" w:color="auto"/>
            <w:bottom w:val="none" w:sz="0" w:space="0" w:color="auto"/>
            <w:right w:val="none" w:sz="0" w:space="0" w:color="auto"/>
          </w:divBdr>
        </w:div>
        <w:div w:id="2095734921">
          <w:marLeft w:val="640"/>
          <w:marRight w:val="0"/>
          <w:marTop w:val="0"/>
          <w:marBottom w:val="0"/>
          <w:divBdr>
            <w:top w:val="none" w:sz="0" w:space="0" w:color="auto"/>
            <w:left w:val="none" w:sz="0" w:space="0" w:color="auto"/>
            <w:bottom w:val="none" w:sz="0" w:space="0" w:color="auto"/>
            <w:right w:val="none" w:sz="0" w:space="0" w:color="auto"/>
          </w:divBdr>
        </w:div>
        <w:div w:id="500700680">
          <w:marLeft w:val="640"/>
          <w:marRight w:val="0"/>
          <w:marTop w:val="0"/>
          <w:marBottom w:val="0"/>
          <w:divBdr>
            <w:top w:val="none" w:sz="0" w:space="0" w:color="auto"/>
            <w:left w:val="none" w:sz="0" w:space="0" w:color="auto"/>
            <w:bottom w:val="none" w:sz="0" w:space="0" w:color="auto"/>
            <w:right w:val="none" w:sz="0" w:space="0" w:color="auto"/>
          </w:divBdr>
        </w:div>
        <w:div w:id="823474147">
          <w:marLeft w:val="640"/>
          <w:marRight w:val="0"/>
          <w:marTop w:val="0"/>
          <w:marBottom w:val="0"/>
          <w:divBdr>
            <w:top w:val="none" w:sz="0" w:space="0" w:color="auto"/>
            <w:left w:val="none" w:sz="0" w:space="0" w:color="auto"/>
            <w:bottom w:val="none" w:sz="0" w:space="0" w:color="auto"/>
            <w:right w:val="none" w:sz="0" w:space="0" w:color="auto"/>
          </w:divBdr>
        </w:div>
        <w:div w:id="645402039">
          <w:marLeft w:val="640"/>
          <w:marRight w:val="0"/>
          <w:marTop w:val="0"/>
          <w:marBottom w:val="0"/>
          <w:divBdr>
            <w:top w:val="none" w:sz="0" w:space="0" w:color="auto"/>
            <w:left w:val="none" w:sz="0" w:space="0" w:color="auto"/>
            <w:bottom w:val="none" w:sz="0" w:space="0" w:color="auto"/>
            <w:right w:val="none" w:sz="0" w:space="0" w:color="auto"/>
          </w:divBdr>
        </w:div>
        <w:div w:id="902063548">
          <w:marLeft w:val="640"/>
          <w:marRight w:val="0"/>
          <w:marTop w:val="0"/>
          <w:marBottom w:val="0"/>
          <w:divBdr>
            <w:top w:val="none" w:sz="0" w:space="0" w:color="auto"/>
            <w:left w:val="none" w:sz="0" w:space="0" w:color="auto"/>
            <w:bottom w:val="none" w:sz="0" w:space="0" w:color="auto"/>
            <w:right w:val="none" w:sz="0" w:space="0" w:color="auto"/>
          </w:divBdr>
        </w:div>
        <w:div w:id="1886913966">
          <w:marLeft w:val="640"/>
          <w:marRight w:val="0"/>
          <w:marTop w:val="0"/>
          <w:marBottom w:val="0"/>
          <w:divBdr>
            <w:top w:val="none" w:sz="0" w:space="0" w:color="auto"/>
            <w:left w:val="none" w:sz="0" w:space="0" w:color="auto"/>
            <w:bottom w:val="none" w:sz="0" w:space="0" w:color="auto"/>
            <w:right w:val="none" w:sz="0" w:space="0" w:color="auto"/>
          </w:divBdr>
        </w:div>
        <w:div w:id="1561942122">
          <w:marLeft w:val="640"/>
          <w:marRight w:val="0"/>
          <w:marTop w:val="0"/>
          <w:marBottom w:val="0"/>
          <w:divBdr>
            <w:top w:val="none" w:sz="0" w:space="0" w:color="auto"/>
            <w:left w:val="none" w:sz="0" w:space="0" w:color="auto"/>
            <w:bottom w:val="none" w:sz="0" w:space="0" w:color="auto"/>
            <w:right w:val="none" w:sz="0" w:space="0" w:color="auto"/>
          </w:divBdr>
        </w:div>
        <w:div w:id="2146465343">
          <w:marLeft w:val="640"/>
          <w:marRight w:val="0"/>
          <w:marTop w:val="0"/>
          <w:marBottom w:val="0"/>
          <w:divBdr>
            <w:top w:val="none" w:sz="0" w:space="0" w:color="auto"/>
            <w:left w:val="none" w:sz="0" w:space="0" w:color="auto"/>
            <w:bottom w:val="none" w:sz="0" w:space="0" w:color="auto"/>
            <w:right w:val="none" w:sz="0" w:space="0" w:color="auto"/>
          </w:divBdr>
        </w:div>
        <w:div w:id="1757052222">
          <w:marLeft w:val="640"/>
          <w:marRight w:val="0"/>
          <w:marTop w:val="0"/>
          <w:marBottom w:val="0"/>
          <w:divBdr>
            <w:top w:val="none" w:sz="0" w:space="0" w:color="auto"/>
            <w:left w:val="none" w:sz="0" w:space="0" w:color="auto"/>
            <w:bottom w:val="none" w:sz="0" w:space="0" w:color="auto"/>
            <w:right w:val="none" w:sz="0" w:space="0" w:color="auto"/>
          </w:divBdr>
        </w:div>
        <w:div w:id="1340308093">
          <w:marLeft w:val="640"/>
          <w:marRight w:val="0"/>
          <w:marTop w:val="0"/>
          <w:marBottom w:val="0"/>
          <w:divBdr>
            <w:top w:val="none" w:sz="0" w:space="0" w:color="auto"/>
            <w:left w:val="none" w:sz="0" w:space="0" w:color="auto"/>
            <w:bottom w:val="none" w:sz="0" w:space="0" w:color="auto"/>
            <w:right w:val="none" w:sz="0" w:space="0" w:color="auto"/>
          </w:divBdr>
        </w:div>
        <w:div w:id="682435281">
          <w:marLeft w:val="640"/>
          <w:marRight w:val="0"/>
          <w:marTop w:val="0"/>
          <w:marBottom w:val="0"/>
          <w:divBdr>
            <w:top w:val="none" w:sz="0" w:space="0" w:color="auto"/>
            <w:left w:val="none" w:sz="0" w:space="0" w:color="auto"/>
            <w:bottom w:val="none" w:sz="0" w:space="0" w:color="auto"/>
            <w:right w:val="none" w:sz="0" w:space="0" w:color="auto"/>
          </w:divBdr>
        </w:div>
        <w:div w:id="841703191">
          <w:marLeft w:val="640"/>
          <w:marRight w:val="0"/>
          <w:marTop w:val="0"/>
          <w:marBottom w:val="0"/>
          <w:divBdr>
            <w:top w:val="none" w:sz="0" w:space="0" w:color="auto"/>
            <w:left w:val="none" w:sz="0" w:space="0" w:color="auto"/>
            <w:bottom w:val="none" w:sz="0" w:space="0" w:color="auto"/>
            <w:right w:val="none" w:sz="0" w:space="0" w:color="auto"/>
          </w:divBdr>
        </w:div>
        <w:div w:id="466046635">
          <w:marLeft w:val="640"/>
          <w:marRight w:val="0"/>
          <w:marTop w:val="0"/>
          <w:marBottom w:val="0"/>
          <w:divBdr>
            <w:top w:val="none" w:sz="0" w:space="0" w:color="auto"/>
            <w:left w:val="none" w:sz="0" w:space="0" w:color="auto"/>
            <w:bottom w:val="none" w:sz="0" w:space="0" w:color="auto"/>
            <w:right w:val="none" w:sz="0" w:space="0" w:color="auto"/>
          </w:divBdr>
        </w:div>
        <w:div w:id="475413553">
          <w:marLeft w:val="640"/>
          <w:marRight w:val="0"/>
          <w:marTop w:val="0"/>
          <w:marBottom w:val="0"/>
          <w:divBdr>
            <w:top w:val="none" w:sz="0" w:space="0" w:color="auto"/>
            <w:left w:val="none" w:sz="0" w:space="0" w:color="auto"/>
            <w:bottom w:val="none" w:sz="0" w:space="0" w:color="auto"/>
            <w:right w:val="none" w:sz="0" w:space="0" w:color="auto"/>
          </w:divBdr>
        </w:div>
        <w:div w:id="757169909">
          <w:marLeft w:val="640"/>
          <w:marRight w:val="0"/>
          <w:marTop w:val="0"/>
          <w:marBottom w:val="0"/>
          <w:divBdr>
            <w:top w:val="none" w:sz="0" w:space="0" w:color="auto"/>
            <w:left w:val="none" w:sz="0" w:space="0" w:color="auto"/>
            <w:bottom w:val="none" w:sz="0" w:space="0" w:color="auto"/>
            <w:right w:val="none" w:sz="0" w:space="0" w:color="auto"/>
          </w:divBdr>
        </w:div>
        <w:div w:id="858855246">
          <w:marLeft w:val="640"/>
          <w:marRight w:val="0"/>
          <w:marTop w:val="0"/>
          <w:marBottom w:val="0"/>
          <w:divBdr>
            <w:top w:val="none" w:sz="0" w:space="0" w:color="auto"/>
            <w:left w:val="none" w:sz="0" w:space="0" w:color="auto"/>
            <w:bottom w:val="none" w:sz="0" w:space="0" w:color="auto"/>
            <w:right w:val="none" w:sz="0" w:space="0" w:color="auto"/>
          </w:divBdr>
        </w:div>
        <w:div w:id="595018663">
          <w:marLeft w:val="640"/>
          <w:marRight w:val="0"/>
          <w:marTop w:val="0"/>
          <w:marBottom w:val="0"/>
          <w:divBdr>
            <w:top w:val="none" w:sz="0" w:space="0" w:color="auto"/>
            <w:left w:val="none" w:sz="0" w:space="0" w:color="auto"/>
            <w:bottom w:val="none" w:sz="0" w:space="0" w:color="auto"/>
            <w:right w:val="none" w:sz="0" w:space="0" w:color="auto"/>
          </w:divBdr>
        </w:div>
        <w:div w:id="2029062190">
          <w:marLeft w:val="640"/>
          <w:marRight w:val="0"/>
          <w:marTop w:val="0"/>
          <w:marBottom w:val="0"/>
          <w:divBdr>
            <w:top w:val="none" w:sz="0" w:space="0" w:color="auto"/>
            <w:left w:val="none" w:sz="0" w:space="0" w:color="auto"/>
            <w:bottom w:val="none" w:sz="0" w:space="0" w:color="auto"/>
            <w:right w:val="none" w:sz="0" w:space="0" w:color="auto"/>
          </w:divBdr>
        </w:div>
        <w:div w:id="1165245451">
          <w:marLeft w:val="640"/>
          <w:marRight w:val="0"/>
          <w:marTop w:val="0"/>
          <w:marBottom w:val="0"/>
          <w:divBdr>
            <w:top w:val="none" w:sz="0" w:space="0" w:color="auto"/>
            <w:left w:val="none" w:sz="0" w:space="0" w:color="auto"/>
            <w:bottom w:val="none" w:sz="0" w:space="0" w:color="auto"/>
            <w:right w:val="none" w:sz="0" w:space="0" w:color="auto"/>
          </w:divBdr>
        </w:div>
        <w:div w:id="197548939">
          <w:marLeft w:val="640"/>
          <w:marRight w:val="0"/>
          <w:marTop w:val="0"/>
          <w:marBottom w:val="0"/>
          <w:divBdr>
            <w:top w:val="none" w:sz="0" w:space="0" w:color="auto"/>
            <w:left w:val="none" w:sz="0" w:space="0" w:color="auto"/>
            <w:bottom w:val="none" w:sz="0" w:space="0" w:color="auto"/>
            <w:right w:val="none" w:sz="0" w:space="0" w:color="auto"/>
          </w:divBdr>
        </w:div>
        <w:div w:id="18895402">
          <w:marLeft w:val="640"/>
          <w:marRight w:val="0"/>
          <w:marTop w:val="0"/>
          <w:marBottom w:val="0"/>
          <w:divBdr>
            <w:top w:val="none" w:sz="0" w:space="0" w:color="auto"/>
            <w:left w:val="none" w:sz="0" w:space="0" w:color="auto"/>
            <w:bottom w:val="none" w:sz="0" w:space="0" w:color="auto"/>
            <w:right w:val="none" w:sz="0" w:space="0" w:color="auto"/>
          </w:divBdr>
        </w:div>
        <w:div w:id="1006202253">
          <w:marLeft w:val="640"/>
          <w:marRight w:val="0"/>
          <w:marTop w:val="0"/>
          <w:marBottom w:val="0"/>
          <w:divBdr>
            <w:top w:val="none" w:sz="0" w:space="0" w:color="auto"/>
            <w:left w:val="none" w:sz="0" w:space="0" w:color="auto"/>
            <w:bottom w:val="none" w:sz="0" w:space="0" w:color="auto"/>
            <w:right w:val="none" w:sz="0" w:space="0" w:color="auto"/>
          </w:divBdr>
        </w:div>
        <w:div w:id="1577930800">
          <w:marLeft w:val="640"/>
          <w:marRight w:val="0"/>
          <w:marTop w:val="0"/>
          <w:marBottom w:val="0"/>
          <w:divBdr>
            <w:top w:val="none" w:sz="0" w:space="0" w:color="auto"/>
            <w:left w:val="none" w:sz="0" w:space="0" w:color="auto"/>
            <w:bottom w:val="none" w:sz="0" w:space="0" w:color="auto"/>
            <w:right w:val="none" w:sz="0" w:space="0" w:color="auto"/>
          </w:divBdr>
        </w:div>
        <w:div w:id="1807776442">
          <w:marLeft w:val="640"/>
          <w:marRight w:val="0"/>
          <w:marTop w:val="0"/>
          <w:marBottom w:val="0"/>
          <w:divBdr>
            <w:top w:val="none" w:sz="0" w:space="0" w:color="auto"/>
            <w:left w:val="none" w:sz="0" w:space="0" w:color="auto"/>
            <w:bottom w:val="none" w:sz="0" w:space="0" w:color="auto"/>
            <w:right w:val="none" w:sz="0" w:space="0" w:color="auto"/>
          </w:divBdr>
        </w:div>
        <w:div w:id="1686397713">
          <w:marLeft w:val="640"/>
          <w:marRight w:val="0"/>
          <w:marTop w:val="0"/>
          <w:marBottom w:val="0"/>
          <w:divBdr>
            <w:top w:val="none" w:sz="0" w:space="0" w:color="auto"/>
            <w:left w:val="none" w:sz="0" w:space="0" w:color="auto"/>
            <w:bottom w:val="none" w:sz="0" w:space="0" w:color="auto"/>
            <w:right w:val="none" w:sz="0" w:space="0" w:color="auto"/>
          </w:divBdr>
        </w:div>
        <w:div w:id="807863047">
          <w:marLeft w:val="640"/>
          <w:marRight w:val="0"/>
          <w:marTop w:val="0"/>
          <w:marBottom w:val="0"/>
          <w:divBdr>
            <w:top w:val="none" w:sz="0" w:space="0" w:color="auto"/>
            <w:left w:val="none" w:sz="0" w:space="0" w:color="auto"/>
            <w:bottom w:val="none" w:sz="0" w:space="0" w:color="auto"/>
            <w:right w:val="none" w:sz="0" w:space="0" w:color="auto"/>
          </w:divBdr>
        </w:div>
        <w:div w:id="705372188">
          <w:marLeft w:val="640"/>
          <w:marRight w:val="0"/>
          <w:marTop w:val="0"/>
          <w:marBottom w:val="0"/>
          <w:divBdr>
            <w:top w:val="none" w:sz="0" w:space="0" w:color="auto"/>
            <w:left w:val="none" w:sz="0" w:space="0" w:color="auto"/>
            <w:bottom w:val="none" w:sz="0" w:space="0" w:color="auto"/>
            <w:right w:val="none" w:sz="0" w:space="0" w:color="auto"/>
          </w:divBdr>
        </w:div>
        <w:div w:id="1440950941">
          <w:marLeft w:val="640"/>
          <w:marRight w:val="0"/>
          <w:marTop w:val="0"/>
          <w:marBottom w:val="0"/>
          <w:divBdr>
            <w:top w:val="none" w:sz="0" w:space="0" w:color="auto"/>
            <w:left w:val="none" w:sz="0" w:space="0" w:color="auto"/>
            <w:bottom w:val="none" w:sz="0" w:space="0" w:color="auto"/>
            <w:right w:val="none" w:sz="0" w:space="0" w:color="auto"/>
          </w:divBdr>
        </w:div>
        <w:div w:id="1559977472">
          <w:marLeft w:val="640"/>
          <w:marRight w:val="0"/>
          <w:marTop w:val="0"/>
          <w:marBottom w:val="0"/>
          <w:divBdr>
            <w:top w:val="none" w:sz="0" w:space="0" w:color="auto"/>
            <w:left w:val="none" w:sz="0" w:space="0" w:color="auto"/>
            <w:bottom w:val="none" w:sz="0" w:space="0" w:color="auto"/>
            <w:right w:val="none" w:sz="0" w:space="0" w:color="auto"/>
          </w:divBdr>
        </w:div>
        <w:div w:id="1316184380">
          <w:marLeft w:val="640"/>
          <w:marRight w:val="0"/>
          <w:marTop w:val="0"/>
          <w:marBottom w:val="0"/>
          <w:divBdr>
            <w:top w:val="none" w:sz="0" w:space="0" w:color="auto"/>
            <w:left w:val="none" w:sz="0" w:space="0" w:color="auto"/>
            <w:bottom w:val="none" w:sz="0" w:space="0" w:color="auto"/>
            <w:right w:val="none" w:sz="0" w:space="0" w:color="auto"/>
          </w:divBdr>
        </w:div>
        <w:div w:id="1820615347">
          <w:marLeft w:val="640"/>
          <w:marRight w:val="0"/>
          <w:marTop w:val="0"/>
          <w:marBottom w:val="0"/>
          <w:divBdr>
            <w:top w:val="none" w:sz="0" w:space="0" w:color="auto"/>
            <w:left w:val="none" w:sz="0" w:space="0" w:color="auto"/>
            <w:bottom w:val="none" w:sz="0" w:space="0" w:color="auto"/>
            <w:right w:val="none" w:sz="0" w:space="0" w:color="auto"/>
          </w:divBdr>
        </w:div>
        <w:div w:id="49573405">
          <w:marLeft w:val="640"/>
          <w:marRight w:val="0"/>
          <w:marTop w:val="0"/>
          <w:marBottom w:val="0"/>
          <w:divBdr>
            <w:top w:val="none" w:sz="0" w:space="0" w:color="auto"/>
            <w:left w:val="none" w:sz="0" w:space="0" w:color="auto"/>
            <w:bottom w:val="none" w:sz="0" w:space="0" w:color="auto"/>
            <w:right w:val="none" w:sz="0" w:space="0" w:color="auto"/>
          </w:divBdr>
        </w:div>
        <w:div w:id="100033755">
          <w:marLeft w:val="640"/>
          <w:marRight w:val="0"/>
          <w:marTop w:val="0"/>
          <w:marBottom w:val="0"/>
          <w:divBdr>
            <w:top w:val="none" w:sz="0" w:space="0" w:color="auto"/>
            <w:left w:val="none" w:sz="0" w:space="0" w:color="auto"/>
            <w:bottom w:val="none" w:sz="0" w:space="0" w:color="auto"/>
            <w:right w:val="none" w:sz="0" w:space="0" w:color="auto"/>
          </w:divBdr>
        </w:div>
      </w:divsChild>
    </w:div>
    <w:div w:id="1463962606">
      <w:bodyDiv w:val="1"/>
      <w:marLeft w:val="0"/>
      <w:marRight w:val="0"/>
      <w:marTop w:val="0"/>
      <w:marBottom w:val="0"/>
      <w:divBdr>
        <w:top w:val="none" w:sz="0" w:space="0" w:color="auto"/>
        <w:left w:val="none" w:sz="0" w:space="0" w:color="auto"/>
        <w:bottom w:val="none" w:sz="0" w:space="0" w:color="auto"/>
        <w:right w:val="none" w:sz="0" w:space="0" w:color="auto"/>
      </w:divBdr>
    </w:div>
    <w:div w:id="1464156435">
      <w:bodyDiv w:val="1"/>
      <w:marLeft w:val="0"/>
      <w:marRight w:val="0"/>
      <w:marTop w:val="0"/>
      <w:marBottom w:val="0"/>
      <w:divBdr>
        <w:top w:val="none" w:sz="0" w:space="0" w:color="auto"/>
        <w:left w:val="none" w:sz="0" w:space="0" w:color="auto"/>
        <w:bottom w:val="none" w:sz="0" w:space="0" w:color="auto"/>
        <w:right w:val="none" w:sz="0" w:space="0" w:color="auto"/>
      </w:divBdr>
    </w:div>
    <w:div w:id="1464496101">
      <w:bodyDiv w:val="1"/>
      <w:marLeft w:val="0"/>
      <w:marRight w:val="0"/>
      <w:marTop w:val="0"/>
      <w:marBottom w:val="0"/>
      <w:divBdr>
        <w:top w:val="none" w:sz="0" w:space="0" w:color="auto"/>
        <w:left w:val="none" w:sz="0" w:space="0" w:color="auto"/>
        <w:bottom w:val="none" w:sz="0" w:space="0" w:color="auto"/>
        <w:right w:val="none" w:sz="0" w:space="0" w:color="auto"/>
      </w:divBdr>
    </w:div>
    <w:div w:id="1464734573">
      <w:bodyDiv w:val="1"/>
      <w:marLeft w:val="0"/>
      <w:marRight w:val="0"/>
      <w:marTop w:val="0"/>
      <w:marBottom w:val="0"/>
      <w:divBdr>
        <w:top w:val="none" w:sz="0" w:space="0" w:color="auto"/>
        <w:left w:val="none" w:sz="0" w:space="0" w:color="auto"/>
        <w:bottom w:val="none" w:sz="0" w:space="0" w:color="auto"/>
        <w:right w:val="none" w:sz="0" w:space="0" w:color="auto"/>
      </w:divBdr>
    </w:div>
    <w:div w:id="1465125638">
      <w:bodyDiv w:val="1"/>
      <w:marLeft w:val="0"/>
      <w:marRight w:val="0"/>
      <w:marTop w:val="0"/>
      <w:marBottom w:val="0"/>
      <w:divBdr>
        <w:top w:val="none" w:sz="0" w:space="0" w:color="auto"/>
        <w:left w:val="none" w:sz="0" w:space="0" w:color="auto"/>
        <w:bottom w:val="none" w:sz="0" w:space="0" w:color="auto"/>
        <w:right w:val="none" w:sz="0" w:space="0" w:color="auto"/>
      </w:divBdr>
    </w:div>
    <w:div w:id="1465274629">
      <w:bodyDiv w:val="1"/>
      <w:marLeft w:val="0"/>
      <w:marRight w:val="0"/>
      <w:marTop w:val="0"/>
      <w:marBottom w:val="0"/>
      <w:divBdr>
        <w:top w:val="none" w:sz="0" w:space="0" w:color="auto"/>
        <w:left w:val="none" w:sz="0" w:space="0" w:color="auto"/>
        <w:bottom w:val="none" w:sz="0" w:space="0" w:color="auto"/>
        <w:right w:val="none" w:sz="0" w:space="0" w:color="auto"/>
      </w:divBdr>
    </w:div>
    <w:div w:id="1465655039">
      <w:bodyDiv w:val="1"/>
      <w:marLeft w:val="0"/>
      <w:marRight w:val="0"/>
      <w:marTop w:val="0"/>
      <w:marBottom w:val="0"/>
      <w:divBdr>
        <w:top w:val="none" w:sz="0" w:space="0" w:color="auto"/>
        <w:left w:val="none" w:sz="0" w:space="0" w:color="auto"/>
        <w:bottom w:val="none" w:sz="0" w:space="0" w:color="auto"/>
        <w:right w:val="none" w:sz="0" w:space="0" w:color="auto"/>
      </w:divBdr>
    </w:div>
    <w:div w:id="1466191370">
      <w:bodyDiv w:val="1"/>
      <w:marLeft w:val="0"/>
      <w:marRight w:val="0"/>
      <w:marTop w:val="0"/>
      <w:marBottom w:val="0"/>
      <w:divBdr>
        <w:top w:val="none" w:sz="0" w:space="0" w:color="auto"/>
        <w:left w:val="none" w:sz="0" w:space="0" w:color="auto"/>
        <w:bottom w:val="none" w:sz="0" w:space="0" w:color="auto"/>
        <w:right w:val="none" w:sz="0" w:space="0" w:color="auto"/>
      </w:divBdr>
    </w:div>
    <w:div w:id="1466195230">
      <w:bodyDiv w:val="1"/>
      <w:marLeft w:val="0"/>
      <w:marRight w:val="0"/>
      <w:marTop w:val="0"/>
      <w:marBottom w:val="0"/>
      <w:divBdr>
        <w:top w:val="none" w:sz="0" w:space="0" w:color="auto"/>
        <w:left w:val="none" w:sz="0" w:space="0" w:color="auto"/>
        <w:bottom w:val="none" w:sz="0" w:space="0" w:color="auto"/>
        <w:right w:val="none" w:sz="0" w:space="0" w:color="auto"/>
      </w:divBdr>
    </w:div>
    <w:div w:id="1466317714">
      <w:bodyDiv w:val="1"/>
      <w:marLeft w:val="0"/>
      <w:marRight w:val="0"/>
      <w:marTop w:val="0"/>
      <w:marBottom w:val="0"/>
      <w:divBdr>
        <w:top w:val="none" w:sz="0" w:space="0" w:color="auto"/>
        <w:left w:val="none" w:sz="0" w:space="0" w:color="auto"/>
        <w:bottom w:val="none" w:sz="0" w:space="0" w:color="auto"/>
        <w:right w:val="none" w:sz="0" w:space="0" w:color="auto"/>
      </w:divBdr>
    </w:div>
    <w:div w:id="1466391120">
      <w:bodyDiv w:val="1"/>
      <w:marLeft w:val="0"/>
      <w:marRight w:val="0"/>
      <w:marTop w:val="0"/>
      <w:marBottom w:val="0"/>
      <w:divBdr>
        <w:top w:val="none" w:sz="0" w:space="0" w:color="auto"/>
        <w:left w:val="none" w:sz="0" w:space="0" w:color="auto"/>
        <w:bottom w:val="none" w:sz="0" w:space="0" w:color="auto"/>
        <w:right w:val="none" w:sz="0" w:space="0" w:color="auto"/>
      </w:divBdr>
    </w:div>
    <w:div w:id="1467770651">
      <w:bodyDiv w:val="1"/>
      <w:marLeft w:val="0"/>
      <w:marRight w:val="0"/>
      <w:marTop w:val="0"/>
      <w:marBottom w:val="0"/>
      <w:divBdr>
        <w:top w:val="none" w:sz="0" w:space="0" w:color="auto"/>
        <w:left w:val="none" w:sz="0" w:space="0" w:color="auto"/>
        <w:bottom w:val="none" w:sz="0" w:space="0" w:color="auto"/>
        <w:right w:val="none" w:sz="0" w:space="0" w:color="auto"/>
      </w:divBdr>
    </w:div>
    <w:div w:id="1467971801">
      <w:bodyDiv w:val="1"/>
      <w:marLeft w:val="0"/>
      <w:marRight w:val="0"/>
      <w:marTop w:val="0"/>
      <w:marBottom w:val="0"/>
      <w:divBdr>
        <w:top w:val="none" w:sz="0" w:space="0" w:color="auto"/>
        <w:left w:val="none" w:sz="0" w:space="0" w:color="auto"/>
        <w:bottom w:val="none" w:sz="0" w:space="0" w:color="auto"/>
        <w:right w:val="none" w:sz="0" w:space="0" w:color="auto"/>
      </w:divBdr>
    </w:div>
    <w:div w:id="1468473599">
      <w:bodyDiv w:val="1"/>
      <w:marLeft w:val="0"/>
      <w:marRight w:val="0"/>
      <w:marTop w:val="0"/>
      <w:marBottom w:val="0"/>
      <w:divBdr>
        <w:top w:val="none" w:sz="0" w:space="0" w:color="auto"/>
        <w:left w:val="none" w:sz="0" w:space="0" w:color="auto"/>
        <w:bottom w:val="none" w:sz="0" w:space="0" w:color="auto"/>
        <w:right w:val="none" w:sz="0" w:space="0" w:color="auto"/>
      </w:divBdr>
    </w:div>
    <w:div w:id="1468619348">
      <w:bodyDiv w:val="1"/>
      <w:marLeft w:val="0"/>
      <w:marRight w:val="0"/>
      <w:marTop w:val="0"/>
      <w:marBottom w:val="0"/>
      <w:divBdr>
        <w:top w:val="none" w:sz="0" w:space="0" w:color="auto"/>
        <w:left w:val="none" w:sz="0" w:space="0" w:color="auto"/>
        <w:bottom w:val="none" w:sz="0" w:space="0" w:color="auto"/>
        <w:right w:val="none" w:sz="0" w:space="0" w:color="auto"/>
      </w:divBdr>
    </w:div>
    <w:div w:id="1468669733">
      <w:bodyDiv w:val="1"/>
      <w:marLeft w:val="0"/>
      <w:marRight w:val="0"/>
      <w:marTop w:val="0"/>
      <w:marBottom w:val="0"/>
      <w:divBdr>
        <w:top w:val="none" w:sz="0" w:space="0" w:color="auto"/>
        <w:left w:val="none" w:sz="0" w:space="0" w:color="auto"/>
        <w:bottom w:val="none" w:sz="0" w:space="0" w:color="auto"/>
        <w:right w:val="none" w:sz="0" w:space="0" w:color="auto"/>
      </w:divBdr>
    </w:div>
    <w:div w:id="1469468744">
      <w:bodyDiv w:val="1"/>
      <w:marLeft w:val="0"/>
      <w:marRight w:val="0"/>
      <w:marTop w:val="0"/>
      <w:marBottom w:val="0"/>
      <w:divBdr>
        <w:top w:val="none" w:sz="0" w:space="0" w:color="auto"/>
        <w:left w:val="none" w:sz="0" w:space="0" w:color="auto"/>
        <w:bottom w:val="none" w:sz="0" w:space="0" w:color="auto"/>
        <w:right w:val="none" w:sz="0" w:space="0" w:color="auto"/>
      </w:divBdr>
    </w:div>
    <w:div w:id="1469782308">
      <w:bodyDiv w:val="1"/>
      <w:marLeft w:val="0"/>
      <w:marRight w:val="0"/>
      <w:marTop w:val="0"/>
      <w:marBottom w:val="0"/>
      <w:divBdr>
        <w:top w:val="none" w:sz="0" w:space="0" w:color="auto"/>
        <w:left w:val="none" w:sz="0" w:space="0" w:color="auto"/>
        <w:bottom w:val="none" w:sz="0" w:space="0" w:color="auto"/>
        <w:right w:val="none" w:sz="0" w:space="0" w:color="auto"/>
      </w:divBdr>
    </w:div>
    <w:div w:id="1470827428">
      <w:bodyDiv w:val="1"/>
      <w:marLeft w:val="0"/>
      <w:marRight w:val="0"/>
      <w:marTop w:val="0"/>
      <w:marBottom w:val="0"/>
      <w:divBdr>
        <w:top w:val="none" w:sz="0" w:space="0" w:color="auto"/>
        <w:left w:val="none" w:sz="0" w:space="0" w:color="auto"/>
        <w:bottom w:val="none" w:sz="0" w:space="0" w:color="auto"/>
        <w:right w:val="none" w:sz="0" w:space="0" w:color="auto"/>
      </w:divBdr>
    </w:div>
    <w:div w:id="1470972106">
      <w:bodyDiv w:val="1"/>
      <w:marLeft w:val="0"/>
      <w:marRight w:val="0"/>
      <w:marTop w:val="0"/>
      <w:marBottom w:val="0"/>
      <w:divBdr>
        <w:top w:val="none" w:sz="0" w:space="0" w:color="auto"/>
        <w:left w:val="none" w:sz="0" w:space="0" w:color="auto"/>
        <w:bottom w:val="none" w:sz="0" w:space="0" w:color="auto"/>
        <w:right w:val="none" w:sz="0" w:space="0" w:color="auto"/>
      </w:divBdr>
      <w:divsChild>
        <w:div w:id="92556137">
          <w:marLeft w:val="640"/>
          <w:marRight w:val="0"/>
          <w:marTop w:val="0"/>
          <w:marBottom w:val="0"/>
          <w:divBdr>
            <w:top w:val="none" w:sz="0" w:space="0" w:color="auto"/>
            <w:left w:val="none" w:sz="0" w:space="0" w:color="auto"/>
            <w:bottom w:val="none" w:sz="0" w:space="0" w:color="auto"/>
            <w:right w:val="none" w:sz="0" w:space="0" w:color="auto"/>
          </w:divBdr>
        </w:div>
        <w:div w:id="211158263">
          <w:marLeft w:val="640"/>
          <w:marRight w:val="0"/>
          <w:marTop w:val="0"/>
          <w:marBottom w:val="0"/>
          <w:divBdr>
            <w:top w:val="none" w:sz="0" w:space="0" w:color="auto"/>
            <w:left w:val="none" w:sz="0" w:space="0" w:color="auto"/>
            <w:bottom w:val="none" w:sz="0" w:space="0" w:color="auto"/>
            <w:right w:val="none" w:sz="0" w:space="0" w:color="auto"/>
          </w:divBdr>
        </w:div>
        <w:div w:id="2100560177">
          <w:marLeft w:val="640"/>
          <w:marRight w:val="0"/>
          <w:marTop w:val="0"/>
          <w:marBottom w:val="0"/>
          <w:divBdr>
            <w:top w:val="none" w:sz="0" w:space="0" w:color="auto"/>
            <w:left w:val="none" w:sz="0" w:space="0" w:color="auto"/>
            <w:bottom w:val="none" w:sz="0" w:space="0" w:color="auto"/>
            <w:right w:val="none" w:sz="0" w:space="0" w:color="auto"/>
          </w:divBdr>
        </w:div>
        <w:div w:id="857158706">
          <w:marLeft w:val="640"/>
          <w:marRight w:val="0"/>
          <w:marTop w:val="0"/>
          <w:marBottom w:val="0"/>
          <w:divBdr>
            <w:top w:val="none" w:sz="0" w:space="0" w:color="auto"/>
            <w:left w:val="none" w:sz="0" w:space="0" w:color="auto"/>
            <w:bottom w:val="none" w:sz="0" w:space="0" w:color="auto"/>
            <w:right w:val="none" w:sz="0" w:space="0" w:color="auto"/>
          </w:divBdr>
        </w:div>
        <w:div w:id="1898709063">
          <w:marLeft w:val="640"/>
          <w:marRight w:val="0"/>
          <w:marTop w:val="0"/>
          <w:marBottom w:val="0"/>
          <w:divBdr>
            <w:top w:val="none" w:sz="0" w:space="0" w:color="auto"/>
            <w:left w:val="none" w:sz="0" w:space="0" w:color="auto"/>
            <w:bottom w:val="none" w:sz="0" w:space="0" w:color="auto"/>
            <w:right w:val="none" w:sz="0" w:space="0" w:color="auto"/>
          </w:divBdr>
        </w:div>
        <w:div w:id="429206232">
          <w:marLeft w:val="640"/>
          <w:marRight w:val="0"/>
          <w:marTop w:val="0"/>
          <w:marBottom w:val="0"/>
          <w:divBdr>
            <w:top w:val="none" w:sz="0" w:space="0" w:color="auto"/>
            <w:left w:val="none" w:sz="0" w:space="0" w:color="auto"/>
            <w:bottom w:val="none" w:sz="0" w:space="0" w:color="auto"/>
            <w:right w:val="none" w:sz="0" w:space="0" w:color="auto"/>
          </w:divBdr>
        </w:div>
        <w:div w:id="929436169">
          <w:marLeft w:val="640"/>
          <w:marRight w:val="0"/>
          <w:marTop w:val="0"/>
          <w:marBottom w:val="0"/>
          <w:divBdr>
            <w:top w:val="none" w:sz="0" w:space="0" w:color="auto"/>
            <w:left w:val="none" w:sz="0" w:space="0" w:color="auto"/>
            <w:bottom w:val="none" w:sz="0" w:space="0" w:color="auto"/>
            <w:right w:val="none" w:sz="0" w:space="0" w:color="auto"/>
          </w:divBdr>
        </w:div>
        <w:div w:id="2137209812">
          <w:marLeft w:val="640"/>
          <w:marRight w:val="0"/>
          <w:marTop w:val="0"/>
          <w:marBottom w:val="0"/>
          <w:divBdr>
            <w:top w:val="none" w:sz="0" w:space="0" w:color="auto"/>
            <w:left w:val="none" w:sz="0" w:space="0" w:color="auto"/>
            <w:bottom w:val="none" w:sz="0" w:space="0" w:color="auto"/>
            <w:right w:val="none" w:sz="0" w:space="0" w:color="auto"/>
          </w:divBdr>
        </w:div>
        <w:div w:id="1487286338">
          <w:marLeft w:val="640"/>
          <w:marRight w:val="0"/>
          <w:marTop w:val="0"/>
          <w:marBottom w:val="0"/>
          <w:divBdr>
            <w:top w:val="none" w:sz="0" w:space="0" w:color="auto"/>
            <w:left w:val="none" w:sz="0" w:space="0" w:color="auto"/>
            <w:bottom w:val="none" w:sz="0" w:space="0" w:color="auto"/>
            <w:right w:val="none" w:sz="0" w:space="0" w:color="auto"/>
          </w:divBdr>
        </w:div>
        <w:div w:id="2027629821">
          <w:marLeft w:val="640"/>
          <w:marRight w:val="0"/>
          <w:marTop w:val="0"/>
          <w:marBottom w:val="0"/>
          <w:divBdr>
            <w:top w:val="none" w:sz="0" w:space="0" w:color="auto"/>
            <w:left w:val="none" w:sz="0" w:space="0" w:color="auto"/>
            <w:bottom w:val="none" w:sz="0" w:space="0" w:color="auto"/>
            <w:right w:val="none" w:sz="0" w:space="0" w:color="auto"/>
          </w:divBdr>
        </w:div>
        <w:div w:id="139689591">
          <w:marLeft w:val="640"/>
          <w:marRight w:val="0"/>
          <w:marTop w:val="0"/>
          <w:marBottom w:val="0"/>
          <w:divBdr>
            <w:top w:val="none" w:sz="0" w:space="0" w:color="auto"/>
            <w:left w:val="none" w:sz="0" w:space="0" w:color="auto"/>
            <w:bottom w:val="none" w:sz="0" w:space="0" w:color="auto"/>
            <w:right w:val="none" w:sz="0" w:space="0" w:color="auto"/>
          </w:divBdr>
        </w:div>
        <w:div w:id="978261862">
          <w:marLeft w:val="640"/>
          <w:marRight w:val="0"/>
          <w:marTop w:val="0"/>
          <w:marBottom w:val="0"/>
          <w:divBdr>
            <w:top w:val="none" w:sz="0" w:space="0" w:color="auto"/>
            <w:left w:val="none" w:sz="0" w:space="0" w:color="auto"/>
            <w:bottom w:val="none" w:sz="0" w:space="0" w:color="auto"/>
            <w:right w:val="none" w:sz="0" w:space="0" w:color="auto"/>
          </w:divBdr>
        </w:div>
        <w:div w:id="722826019">
          <w:marLeft w:val="640"/>
          <w:marRight w:val="0"/>
          <w:marTop w:val="0"/>
          <w:marBottom w:val="0"/>
          <w:divBdr>
            <w:top w:val="none" w:sz="0" w:space="0" w:color="auto"/>
            <w:left w:val="none" w:sz="0" w:space="0" w:color="auto"/>
            <w:bottom w:val="none" w:sz="0" w:space="0" w:color="auto"/>
            <w:right w:val="none" w:sz="0" w:space="0" w:color="auto"/>
          </w:divBdr>
        </w:div>
        <w:div w:id="912932925">
          <w:marLeft w:val="640"/>
          <w:marRight w:val="0"/>
          <w:marTop w:val="0"/>
          <w:marBottom w:val="0"/>
          <w:divBdr>
            <w:top w:val="none" w:sz="0" w:space="0" w:color="auto"/>
            <w:left w:val="none" w:sz="0" w:space="0" w:color="auto"/>
            <w:bottom w:val="none" w:sz="0" w:space="0" w:color="auto"/>
            <w:right w:val="none" w:sz="0" w:space="0" w:color="auto"/>
          </w:divBdr>
        </w:div>
        <w:div w:id="1891066975">
          <w:marLeft w:val="640"/>
          <w:marRight w:val="0"/>
          <w:marTop w:val="0"/>
          <w:marBottom w:val="0"/>
          <w:divBdr>
            <w:top w:val="none" w:sz="0" w:space="0" w:color="auto"/>
            <w:left w:val="none" w:sz="0" w:space="0" w:color="auto"/>
            <w:bottom w:val="none" w:sz="0" w:space="0" w:color="auto"/>
            <w:right w:val="none" w:sz="0" w:space="0" w:color="auto"/>
          </w:divBdr>
        </w:div>
        <w:div w:id="981231650">
          <w:marLeft w:val="640"/>
          <w:marRight w:val="0"/>
          <w:marTop w:val="0"/>
          <w:marBottom w:val="0"/>
          <w:divBdr>
            <w:top w:val="none" w:sz="0" w:space="0" w:color="auto"/>
            <w:left w:val="none" w:sz="0" w:space="0" w:color="auto"/>
            <w:bottom w:val="none" w:sz="0" w:space="0" w:color="auto"/>
            <w:right w:val="none" w:sz="0" w:space="0" w:color="auto"/>
          </w:divBdr>
        </w:div>
        <w:div w:id="1973442710">
          <w:marLeft w:val="640"/>
          <w:marRight w:val="0"/>
          <w:marTop w:val="0"/>
          <w:marBottom w:val="0"/>
          <w:divBdr>
            <w:top w:val="none" w:sz="0" w:space="0" w:color="auto"/>
            <w:left w:val="none" w:sz="0" w:space="0" w:color="auto"/>
            <w:bottom w:val="none" w:sz="0" w:space="0" w:color="auto"/>
            <w:right w:val="none" w:sz="0" w:space="0" w:color="auto"/>
          </w:divBdr>
        </w:div>
        <w:div w:id="466631182">
          <w:marLeft w:val="640"/>
          <w:marRight w:val="0"/>
          <w:marTop w:val="0"/>
          <w:marBottom w:val="0"/>
          <w:divBdr>
            <w:top w:val="none" w:sz="0" w:space="0" w:color="auto"/>
            <w:left w:val="none" w:sz="0" w:space="0" w:color="auto"/>
            <w:bottom w:val="none" w:sz="0" w:space="0" w:color="auto"/>
            <w:right w:val="none" w:sz="0" w:space="0" w:color="auto"/>
          </w:divBdr>
        </w:div>
        <w:div w:id="1442069333">
          <w:marLeft w:val="640"/>
          <w:marRight w:val="0"/>
          <w:marTop w:val="0"/>
          <w:marBottom w:val="0"/>
          <w:divBdr>
            <w:top w:val="none" w:sz="0" w:space="0" w:color="auto"/>
            <w:left w:val="none" w:sz="0" w:space="0" w:color="auto"/>
            <w:bottom w:val="none" w:sz="0" w:space="0" w:color="auto"/>
            <w:right w:val="none" w:sz="0" w:space="0" w:color="auto"/>
          </w:divBdr>
        </w:div>
        <w:div w:id="1324772069">
          <w:marLeft w:val="640"/>
          <w:marRight w:val="0"/>
          <w:marTop w:val="0"/>
          <w:marBottom w:val="0"/>
          <w:divBdr>
            <w:top w:val="none" w:sz="0" w:space="0" w:color="auto"/>
            <w:left w:val="none" w:sz="0" w:space="0" w:color="auto"/>
            <w:bottom w:val="none" w:sz="0" w:space="0" w:color="auto"/>
            <w:right w:val="none" w:sz="0" w:space="0" w:color="auto"/>
          </w:divBdr>
        </w:div>
        <w:div w:id="143086379">
          <w:marLeft w:val="640"/>
          <w:marRight w:val="0"/>
          <w:marTop w:val="0"/>
          <w:marBottom w:val="0"/>
          <w:divBdr>
            <w:top w:val="none" w:sz="0" w:space="0" w:color="auto"/>
            <w:left w:val="none" w:sz="0" w:space="0" w:color="auto"/>
            <w:bottom w:val="none" w:sz="0" w:space="0" w:color="auto"/>
            <w:right w:val="none" w:sz="0" w:space="0" w:color="auto"/>
          </w:divBdr>
        </w:div>
        <w:div w:id="990789961">
          <w:marLeft w:val="640"/>
          <w:marRight w:val="0"/>
          <w:marTop w:val="0"/>
          <w:marBottom w:val="0"/>
          <w:divBdr>
            <w:top w:val="none" w:sz="0" w:space="0" w:color="auto"/>
            <w:left w:val="none" w:sz="0" w:space="0" w:color="auto"/>
            <w:bottom w:val="none" w:sz="0" w:space="0" w:color="auto"/>
            <w:right w:val="none" w:sz="0" w:space="0" w:color="auto"/>
          </w:divBdr>
        </w:div>
        <w:div w:id="680854983">
          <w:marLeft w:val="640"/>
          <w:marRight w:val="0"/>
          <w:marTop w:val="0"/>
          <w:marBottom w:val="0"/>
          <w:divBdr>
            <w:top w:val="none" w:sz="0" w:space="0" w:color="auto"/>
            <w:left w:val="none" w:sz="0" w:space="0" w:color="auto"/>
            <w:bottom w:val="none" w:sz="0" w:space="0" w:color="auto"/>
            <w:right w:val="none" w:sz="0" w:space="0" w:color="auto"/>
          </w:divBdr>
        </w:div>
        <w:div w:id="661851954">
          <w:marLeft w:val="640"/>
          <w:marRight w:val="0"/>
          <w:marTop w:val="0"/>
          <w:marBottom w:val="0"/>
          <w:divBdr>
            <w:top w:val="none" w:sz="0" w:space="0" w:color="auto"/>
            <w:left w:val="none" w:sz="0" w:space="0" w:color="auto"/>
            <w:bottom w:val="none" w:sz="0" w:space="0" w:color="auto"/>
            <w:right w:val="none" w:sz="0" w:space="0" w:color="auto"/>
          </w:divBdr>
        </w:div>
        <w:div w:id="1995184272">
          <w:marLeft w:val="640"/>
          <w:marRight w:val="0"/>
          <w:marTop w:val="0"/>
          <w:marBottom w:val="0"/>
          <w:divBdr>
            <w:top w:val="none" w:sz="0" w:space="0" w:color="auto"/>
            <w:left w:val="none" w:sz="0" w:space="0" w:color="auto"/>
            <w:bottom w:val="none" w:sz="0" w:space="0" w:color="auto"/>
            <w:right w:val="none" w:sz="0" w:space="0" w:color="auto"/>
          </w:divBdr>
        </w:div>
        <w:div w:id="1849251338">
          <w:marLeft w:val="640"/>
          <w:marRight w:val="0"/>
          <w:marTop w:val="0"/>
          <w:marBottom w:val="0"/>
          <w:divBdr>
            <w:top w:val="none" w:sz="0" w:space="0" w:color="auto"/>
            <w:left w:val="none" w:sz="0" w:space="0" w:color="auto"/>
            <w:bottom w:val="none" w:sz="0" w:space="0" w:color="auto"/>
            <w:right w:val="none" w:sz="0" w:space="0" w:color="auto"/>
          </w:divBdr>
        </w:div>
        <w:div w:id="1418942767">
          <w:marLeft w:val="640"/>
          <w:marRight w:val="0"/>
          <w:marTop w:val="0"/>
          <w:marBottom w:val="0"/>
          <w:divBdr>
            <w:top w:val="none" w:sz="0" w:space="0" w:color="auto"/>
            <w:left w:val="none" w:sz="0" w:space="0" w:color="auto"/>
            <w:bottom w:val="none" w:sz="0" w:space="0" w:color="auto"/>
            <w:right w:val="none" w:sz="0" w:space="0" w:color="auto"/>
          </w:divBdr>
        </w:div>
        <w:div w:id="289895693">
          <w:marLeft w:val="640"/>
          <w:marRight w:val="0"/>
          <w:marTop w:val="0"/>
          <w:marBottom w:val="0"/>
          <w:divBdr>
            <w:top w:val="none" w:sz="0" w:space="0" w:color="auto"/>
            <w:left w:val="none" w:sz="0" w:space="0" w:color="auto"/>
            <w:bottom w:val="none" w:sz="0" w:space="0" w:color="auto"/>
            <w:right w:val="none" w:sz="0" w:space="0" w:color="auto"/>
          </w:divBdr>
        </w:div>
        <w:div w:id="459689941">
          <w:marLeft w:val="640"/>
          <w:marRight w:val="0"/>
          <w:marTop w:val="0"/>
          <w:marBottom w:val="0"/>
          <w:divBdr>
            <w:top w:val="none" w:sz="0" w:space="0" w:color="auto"/>
            <w:left w:val="none" w:sz="0" w:space="0" w:color="auto"/>
            <w:bottom w:val="none" w:sz="0" w:space="0" w:color="auto"/>
            <w:right w:val="none" w:sz="0" w:space="0" w:color="auto"/>
          </w:divBdr>
        </w:div>
        <w:div w:id="901603567">
          <w:marLeft w:val="640"/>
          <w:marRight w:val="0"/>
          <w:marTop w:val="0"/>
          <w:marBottom w:val="0"/>
          <w:divBdr>
            <w:top w:val="none" w:sz="0" w:space="0" w:color="auto"/>
            <w:left w:val="none" w:sz="0" w:space="0" w:color="auto"/>
            <w:bottom w:val="none" w:sz="0" w:space="0" w:color="auto"/>
            <w:right w:val="none" w:sz="0" w:space="0" w:color="auto"/>
          </w:divBdr>
        </w:div>
        <w:div w:id="1622951458">
          <w:marLeft w:val="640"/>
          <w:marRight w:val="0"/>
          <w:marTop w:val="0"/>
          <w:marBottom w:val="0"/>
          <w:divBdr>
            <w:top w:val="none" w:sz="0" w:space="0" w:color="auto"/>
            <w:left w:val="none" w:sz="0" w:space="0" w:color="auto"/>
            <w:bottom w:val="none" w:sz="0" w:space="0" w:color="auto"/>
            <w:right w:val="none" w:sz="0" w:space="0" w:color="auto"/>
          </w:divBdr>
        </w:div>
        <w:div w:id="745610007">
          <w:marLeft w:val="640"/>
          <w:marRight w:val="0"/>
          <w:marTop w:val="0"/>
          <w:marBottom w:val="0"/>
          <w:divBdr>
            <w:top w:val="none" w:sz="0" w:space="0" w:color="auto"/>
            <w:left w:val="none" w:sz="0" w:space="0" w:color="auto"/>
            <w:bottom w:val="none" w:sz="0" w:space="0" w:color="auto"/>
            <w:right w:val="none" w:sz="0" w:space="0" w:color="auto"/>
          </w:divBdr>
        </w:div>
        <w:div w:id="1312713382">
          <w:marLeft w:val="640"/>
          <w:marRight w:val="0"/>
          <w:marTop w:val="0"/>
          <w:marBottom w:val="0"/>
          <w:divBdr>
            <w:top w:val="none" w:sz="0" w:space="0" w:color="auto"/>
            <w:left w:val="none" w:sz="0" w:space="0" w:color="auto"/>
            <w:bottom w:val="none" w:sz="0" w:space="0" w:color="auto"/>
            <w:right w:val="none" w:sz="0" w:space="0" w:color="auto"/>
          </w:divBdr>
        </w:div>
        <w:div w:id="167331479">
          <w:marLeft w:val="640"/>
          <w:marRight w:val="0"/>
          <w:marTop w:val="0"/>
          <w:marBottom w:val="0"/>
          <w:divBdr>
            <w:top w:val="none" w:sz="0" w:space="0" w:color="auto"/>
            <w:left w:val="none" w:sz="0" w:space="0" w:color="auto"/>
            <w:bottom w:val="none" w:sz="0" w:space="0" w:color="auto"/>
            <w:right w:val="none" w:sz="0" w:space="0" w:color="auto"/>
          </w:divBdr>
        </w:div>
        <w:div w:id="561142576">
          <w:marLeft w:val="640"/>
          <w:marRight w:val="0"/>
          <w:marTop w:val="0"/>
          <w:marBottom w:val="0"/>
          <w:divBdr>
            <w:top w:val="none" w:sz="0" w:space="0" w:color="auto"/>
            <w:left w:val="none" w:sz="0" w:space="0" w:color="auto"/>
            <w:bottom w:val="none" w:sz="0" w:space="0" w:color="auto"/>
            <w:right w:val="none" w:sz="0" w:space="0" w:color="auto"/>
          </w:divBdr>
        </w:div>
        <w:div w:id="1494101368">
          <w:marLeft w:val="640"/>
          <w:marRight w:val="0"/>
          <w:marTop w:val="0"/>
          <w:marBottom w:val="0"/>
          <w:divBdr>
            <w:top w:val="none" w:sz="0" w:space="0" w:color="auto"/>
            <w:left w:val="none" w:sz="0" w:space="0" w:color="auto"/>
            <w:bottom w:val="none" w:sz="0" w:space="0" w:color="auto"/>
            <w:right w:val="none" w:sz="0" w:space="0" w:color="auto"/>
          </w:divBdr>
        </w:div>
        <w:div w:id="1807621013">
          <w:marLeft w:val="640"/>
          <w:marRight w:val="0"/>
          <w:marTop w:val="0"/>
          <w:marBottom w:val="0"/>
          <w:divBdr>
            <w:top w:val="none" w:sz="0" w:space="0" w:color="auto"/>
            <w:left w:val="none" w:sz="0" w:space="0" w:color="auto"/>
            <w:bottom w:val="none" w:sz="0" w:space="0" w:color="auto"/>
            <w:right w:val="none" w:sz="0" w:space="0" w:color="auto"/>
          </w:divBdr>
        </w:div>
        <w:div w:id="679427848">
          <w:marLeft w:val="640"/>
          <w:marRight w:val="0"/>
          <w:marTop w:val="0"/>
          <w:marBottom w:val="0"/>
          <w:divBdr>
            <w:top w:val="none" w:sz="0" w:space="0" w:color="auto"/>
            <w:left w:val="none" w:sz="0" w:space="0" w:color="auto"/>
            <w:bottom w:val="none" w:sz="0" w:space="0" w:color="auto"/>
            <w:right w:val="none" w:sz="0" w:space="0" w:color="auto"/>
          </w:divBdr>
        </w:div>
        <w:div w:id="641230565">
          <w:marLeft w:val="640"/>
          <w:marRight w:val="0"/>
          <w:marTop w:val="0"/>
          <w:marBottom w:val="0"/>
          <w:divBdr>
            <w:top w:val="none" w:sz="0" w:space="0" w:color="auto"/>
            <w:left w:val="none" w:sz="0" w:space="0" w:color="auto"/>
            <w:bottom w:val="none" w:sz="0" w:space="0" w:color="auto"/>
            <w:right w:val="none" w:sz="0" w:space="0" w:color="auto"/>
          </w:divBdr>
        </w:div>
        <w:div w:id="2035810922">
          <w:marLeft w:val="640"/>
          <w:marRight w:val="0"/>
          <w:marTop w:val="0"/>
          <w:marBottom w:val="0"/>
          <w:divBdr>
            <w:top w:val="none" w:sz="0" w:space="0" w:color="auto"/>
            <w:left w:val="none" w:sz="0" w:space="0" w:color="auto"/>
            <w:bottom w:val="none" w:sz="0" w:space="0" w:color="auto"/>
            <w:right w:val="none" w:sz="0" w:space="0" w:color="auto"/>
          </w:divBdr>
        </w:div>
        <w:div w:id="355929803">
          <w:marLeft w:val="640"/>
          <w:marRight w:val="0"/>
          <w:marTop w:val="0"/>
          <w:marBottom w:val="0"/>
          <w:divBdr>
            <w:top w:val="none" w:sz="0" w:space="0" w:color="auto"/>
            <w:left w:val="none" w:sz="0" w:space="0" w:color="auto"/>
            <w:bottom w:val="none" w:sz="0" w:space="0" w:color="auto"/>
            <w:right w:val="none" w:sz="0" w:space="0" w:color="auto"/>
          </w:divBdr>
        </w:div>
        <w:div w:id="244800892">
          <w:marLeft w:val="640"/>
          <w:marRight w:val="0"/>
          <w:marTop w:val="0"/>
          <w:marBottom w:val="0"/>
          <w:divBdr>
            <w:top w:val="none" w:sz="0" w:space="0" w:color="auto"/>
            <w:left w:val="none" w:sz="0" w:space="0" w:color="auto"/>
            <w:bottom w:val="none" w:sz="0" w:space="0" w:color="auto"/>
            <w:right w:val="none" w:sz="0" w:space="0" w:color="auto"/>
          </w:divBdr>
        </w:div>
        <w:div w:id="1974943438">
          <w:marLeft w:val="640"/>
          <w:marRight w:val="0"/>
          <w:marTop w:val="0"/>
          <w:marBottom w:val="0"/>
          <w:divBdr>
            <w:top w:val="none" w:sz="0" w:space="0" w:color="auto"/>
            <w:left w:val="none" w:sz="0" w:space="0" w:color="auto"/>
            <w:bottom w:val="none" w:sz="0" w:space="0" w:color="auto"/>
            <w:right w:val="none" w:sz="0" w:space="0" w:color="auto"/>
          </w:divBdr>
        </w:div>
        <w:div w:id="3216447">
          <w:marLeft w:val="640"/>
          <w:marRight w:val="0"/>
          <w:marTop w:val="0"/>
          <w:marBottom w:val="0"/>
          <w:divBdr>
            <w:top w:val="none" w:sz="0" w:space="0" w:color="auto"/>
            <w:left w:val="none" w:sz="0" w:space="0" w:color="auto"/>
            <w:bottom w:val="none" w:sz="0" w:space="0" w:color="auto"/>
            <w:right w:val="none" w:sz="0" w:space="0" w:color="auto"/>
          </w:divBdr>
        </w:div>
        <w:div w:id="847404574">
          <w:marLeft w:val="640"/>
          <w:marRight w:val="0"/>
          <w:marTop w:val="0"/>
          <w:marBottom w:val="0"/>
          <w:divBdr>
            <w:top w:val="none" w:sz="0" w:space="0" w:color="auto"/>
            <w:left w:val="none" w:sz="0" w:space="0" w:color="auto"/>
            <w:bottom w:val="none" w:sz="0" w:space="0" w:color="auto"/>
            <w:right w:val="none" w:sz="0" w:space="0" w:color="auto"/>
          </w:divBdr>
        </w:div>
        <w:div w:id="1378627510">
          <w:marLeft w:val="640"/>
          <w:marRight w:val="0"/>
          <w:marTop w:val="0"/>
          <w:marBottom w:val="0"/>
          <w:divBdr>
            <w:top w:val="none" w:sz="0" w:space="0" w:color="auto"/>
            <w:left w:val="none" w:sz="0" w:space="0" w:color="auto"/>
            <w:bottom w:val="none" w:sz="0" w:space="0" w:color="auto"/>
            <w:right w:val="none" w:sz="0" w:space="0" w:color="auto"/>
          </w:divBdr>
        </w:div>
        <w:div w:id="1749302389">
          <w:marLeft w:val="640"/>
          <w:marRight w:val="0"/>
          <w:marTop w:val="0"/>
          <w:marBottom w:val="0"/>
          <w:divBdr>
            <w:top w:val="none" w:sz="0" w:space="0" w:color="auto"/>
            <w:left w:val="none" w:sz="0" w:space="0" w:color="auto"/>
            <w:bottom w:val="none" w:sz="0" w:space="0" w:color="auto"/>
            <w:right w:val="none" w:sz="0" w:space="0" w:color="auto"/>
          </w:divBdr>
        </w:div>
        <w:div w:id="1719891634">
          <w:marLeft w:val="640"/>
          <w:marRight w:val="0"/>
          <w:marTop w:val="0"/>
          <w:marBottom w:val="0"/>
          <w:divBdr>
            <w:top w:val="none" w:sz="0" w:space="0" w:color="auto"/>
            <w:left w:val="none" w:sz="0" w:space="0" w:color="auto"/>
            <w:bottom w:val="none" w:sz="0" w:space="0" w:color="auto"/>
            <w:right w:val="none" w:sz="0" w:space="0" w:color="auto"/>
          </w:divBdr>
        </w:div>
        <w:div w:id="590893375">
          <w:marLeft w:val="640"/>
          <w:marRight w:val="0"/>
          <w:marTop w:val="0"/>
          <w:marBottom w:val="0"/>
          <w:divBdr>
            <w:top w:val="none" w:sz="0" w:space="0" w:color="auto"/>
            <w:left w:val="none" w:sz="0" w:space="0" w:color="auto"/>
            <w:bottom w:val="none" w:sz="0" w:space="0" w:color="auto"/>
            <w:right w:val="none" w:sz="0" w:space="0" w:color="auto"/>
          </w:divBdr>
        </w:div>
        <w:div w:id="1829976384">
          <w:marLeft w:val="640"/>
          <w:marRight w:val="0"/>
          <w:marTop w:val="0"/>
          <w:marBottom w:val="0"/>
          <w:divBdr>
            <w:top w:val="none" w:sz="0" w:space="0" w:color="auto"/>
            <w:left w:val="none" w:sz="0" w:space="0" w:color="auto"/>
            <w:bottom w:val="none" w:sz="0" w:space="0" w:color="auto"/>
            <w:right w:val="none" w:sz="0" w:space="0" w:color="auto"/>
          </w:divBdr>
        </w:div>
      </w:divsChild>
    </w:div>
    <w:div w:id="1471360627">
      <w:bodyDiv w:val="1"/>
      <w:marLeft w:val="0"/>
      <w:marRight w:val="0"/>
      <w:marTop w:val="0"/>
      <w:marBottom w:val="0"/>
      <w:divBdr>
        <w:top w:val="none" w:sz="0" w:space="0" w:color="auto"/>
        <w:left w:val="none" w:sz="0" w:space="0" w:color="auto"/>
        <w:bottom w:val="none" w:sz="0" w:space="0" w:color="auto"/>
        <w:right w:val="none" w:sz="0" w:space="0" w:color="auto"/>
      </w:divBdr>
    </w:div>
    <w:div w:id="1471560875">
      <w:bodyDiv w:val="1"/>
      <w:marLeft w:val="0"/>
      <w:marRight w:val="0"/>
      <w:marTop w:val="0"/>
      <w:marBottom w:val="0"/>
      <w:divBdr>
        <w:top w:val="none" w:sz="0" w:space="0" w:color="auto"/>
        <w:left w:val="none" w:sz="0" w:space="0" w:color="auto"/>
        <w:bottom w:val="none" w:sz="0" w:space="0" w:color="auto"/>
        <w:right w:val="none" w:sz="0" w:space="0" w:color="auto"/>
      </w:divBdr>
    </w:div>
    <w:div w:id="1471828118">
      <w:bodyDiv w:val="1"/>
      <w:marLeft w:val="0"/>
      <w:marRight w:val="0"/>
      <w:marTop w:val="0"/>
      <w:marBottom w:val="0"/>
      <w:divBdr>
        <w:top w:val="none" w:sz="0" w:space="0" w:color="auto"/>
        <w:left w:val="none" w:sz="0" w:space="0" w:color="auto"/>
        <w:bottom w:val="none" w:sz="0" w:space="0" w:color="auto"/>
        <w:right w:val="none" w:sz="0" w:space="0" w:color="auto"/>
      </w:divBdr>
    </w:div>
    <w:div w:id="1472210819">
      <w:bodyDiv w:val="1"/>
      <w:marLeft w:val="0"/>
      <w:marRight w:val="0"/>
      <w:marTop w:val="0"/>
      <w:marBottom w:val="0"/>
      <w:divBdr>
        <w:top w:val="none" w:sz="0" w:space="0" w:color="auto"/>
        <w:left w:val="none" w:sz="0" w:space="0" w:color="auto"/>
        <w:bottom w:val="none" w:sz="0" w:space="0" w:color="auto"/>
        <w:right w:val="none" w:sz="0" w:space="0" w:color="auto"/>
      </w:divBdr>
    </w:div>
    <w:div w:id="1472359259">
      <w:bodyDiv w:val="1"/>
      <w:marLeft w:val="0"/>
      <w:marRight w:val="0"/>
      <w:marTop w:val="0"/>
      <w:marBottom w:val="0"/>
      <w:divBdr>
        <w:top w:val="none" w:sz="0" w:space="0" w:color="auto"/>
        <w:left w:val="none" w:sz="0" w:space="0" w:color="auto"/>
        <w:bottom w:val="none" w:sz="0" w:space="0" w:color="auto"/>
        <w:right w:val="none" w:sz="0" w:space="0" w:color="auto"/>
      </w:divBdr>
    </w:div>
    <w:div w:id="1473517690">
      <w:bodyDiv w:val="1"/>
      <w:marLeft w:val="0"/>
      <w:marRight w:val="0"/>
      <w:marTop w:val="0"/>
      <w:marBottom w:val="0"/>
      <w:divBdr>
        <w:top w:val="none" w:sz="0" w:space="0" w:color="auto"/>
        <w:left w:val="none" w:sz="0" w:space="0" w:color="auto"/>
        <w:bottom w:val="none" w:sz="0" w:space="0" w:color="auto"/>
        <w:right w:val="none" w:sz="0" w:space="0" w:color="auto"/>
      </w:divBdr>
    </w:div>
    <w:div w:id="1473672280">
      <w:bodyDiv w:val="1"/>
      <w:marLeft w:val="0"/>
      <w:marRight w:val="0"/>
      <w:marTop w:val="0"/>
      <w:marBottom w:val="0"/>
      <w:divBdr>
        <w:top w:val="none" w:sz="0" w:space="0" w:color="auto"/>
        <w:left w:val="none" w:sz="0" w:space="0" w:color="auto"/>
        <w:bottom w:val="none" w:sz="0" w:space="0" w:color="auto"/>
        <w:right w:val="none" w:sz="0" w:space="0" w:color="auto"/>
      </w:divBdr>
    </w:div>
    <w:div w:id="1473674652">
      <w:bodyDiv w:val="1"/>
      <w:marLeft w:val="0"/>
      <w:marRight w:val="0"/>
      <w:marTop w:val="0"/>
      <w:marBottom w:val="0"/>
      <w:divBdr>
        <w:top w:val="none" w:sz="0" w:space="0" w:color="auto"/>
        <w:left w:val="none" w:sz="0" w:space="0" w:color="auto"/>
        <w:bottom w:val="none" w:sz="0" w:space="0" w:color="auto"/>
        <w:right w:val="none" w:sz="0" w:space="0" w:color="auto"/>
      </w:divBdr>
    </w:div>
    <w:div w:id="1474372086">
      <w:bodyDiv w:val="1"/>
      <w:marLeft w:val="0"/>
      <w:marRight w:val="0"/>
      <w:marTop w:val="0"/>
      <w:marBottom w:val="0"/>
      <w:divBdr>
        <w:top w:val="none" w:sz="0" w:space="0" w:color="auto"/>
        <w:left w:val="none" w:sz="0" w:space="0" w:color="auto"/>
        <w:bottom w:val="none" w:sz="0" w:space="0" w:color="auto"/>
        <w:right w:val="none" w:sz="0" w:space="0" w:color="auto"/>
      </w:divBdr>
    </w:div>
    <w:div w:id="1474828479">
      <w:bodyDiv w:val="1"/>
      <w:marLeft w:val="0"/>
      <w:marRight w:val="0"/>
      <w:marTop w:val="0"/>
      <w:marBottom w:val="0"/>
      <w:divBdr>
        <w:top w:val="none" w:sz="0" w:space="0" w:color="auto"/>
        <w:left w:val="none" w:sz="0" w:space="0" w:color="auto"/>
        <w:bottom w:val="none" w:sz="0" w:space="0" w:color="auto"/>
        <w:right w:val="none" w:sz="0" w:space="0" w:color="auto"/>
      </w:divBdr>
    </w:div>
    <w:div w:id="1475374044">
      <w:bodyDiv w:val="1"/>
      <w:marLeft w:val="0"/>
      <w:marRight w:val="0"/>
      <w:marTop w:val="0"/>
      <w:marBottom w:val="0"/>
      <w:divBdr>
        <w:top w:val="none" w:sz="0" w:space="0" w:color="auto"/>
        <w:left w:val="none" w:sz="0" w:space="0" w:color="auto"/>
        <w:bottom w:val="none" w:sz="0" w:space="0" w:color="auto"/>
        <w:right w:val="none" w:sz="0" w:space="0" w:color="auto"/>
      </w:divBdr>
    </w:div>
    <w:div w:id="1475441005">
      <w:bodyDiv w:val="1"/>
      <w:marLeft w:val="0"/>
      <w:marRight w:val="0"/>
      <w:marTop w:val="0"/>
      <w:marBottom w:val="0"/>
      <w:divBdr>
        <w:top w:val="none" w:sz="0" w:space="0" w:color="auto"/>
        <w:left w:val="none" w:sz="0" w:space="0" w:color="auto"/>
        <w:bottom w:val="none" w:sz="0" w:space="0" w:color="auto"/>
        <w:right w:val="none" w:sz="0" w:space="0" w:color="auto"/>
      </w:divBdr>
    </w:div>
    <w:div w:id="1475488786">
      <w:bodyDiv w:val="1"/>
      <w:marLeft w:val="0"/>
      <w:marRight w:val="0"/>
      <w:marTop w:val="0"/>
      <w:marBottom w:val="0"/>
      <w:divBdr>
        <w:top w:val="none" w:sz="0" w:space="0" w:color="auto"/>
        <w:left w:val="none" w:sz="0" w:space="0" w:color="auto"/>
        <w:bottom w:val="none" w:sz="0" w:space="0" w:color="auto"/>
        <w:right w:val="none" w:sz="0" w:space="0" w:color="auto"/>
      </w:divBdr>
    </w:div>
    <w:div w:id="1476147278">
      <w:bodyDiv w:val="1"/>
      <w:marLeft w:val="0"/>
      <w:marRight w:val="0"/>
      <w:marTop w:val="0"/>
      <w:marBottom w:val="0"/>
      <w:divBdr>
        <w:top w:val="none" w:sz="0" w:space="0" w:color="auto"/>
        <w:left w:val="none" w:sz="0" w:space="0" w:color="auto"/>
        <w:bottom w:val="none" w:sz="0" w:space="0" w:color="auto"/>
        <w:right w:val="none" w:sz="0" w:space="0" w:color="auto"/>
      </w:divBdr>
    </w:div>
    <w:div w:id="1476340284">
      <w:bodyDiv w:val="1"/>
      <w:marLeft w:val="0"/>
      <w:marRight w:val="0"/>
      <w:marTop w:val="0"/>
      <w:marBottom w:val="0"/>
      <w:divBdr>
        <w:top w:val="none" w:sz="0" w:space="0" w:color="auto"/>
        <w:left w:val="none" w:sz="0" w:space="0" w:color="auto"/>
        <w:bottom w:val="none" w:sz="0" w:space="0" w:color="auto"/>
        <w:right w:val="none" w:sz="0" w:space="0" w:color="auto"/>
      </w:divBdr>
    </w:div>
    <w:div w:id="1476558125">
      <w:bodyDiv w:val="1"/>
      <w:marLeft w:val="0"/>
      <w:marRight w:val="0"/>
      <w:marTop w:val="0"/>
      <w:marBottom w:val="0"/>
      <w:divBdr>
        <w:top w:val="none" w:sz="0" w:space="0" w:color="auto"/>
        <w:left w:val="none" w:sz="0" w:space="0" w:color="auto"/>
        <w:bottom w:val="none" w:sz="0" w:space="0" w:color="auto"/>
        <w:right w:val="none" w:sz="0" w:space="0" w:color="auto"/>
      </w:divBdr>
    </w:div>
    <w:div w:id="1476796329">
      <w:bodyDiv w:val="1"/>
      <w:marLeft w:val="0"/>
      <w:marRight w:val="0"/>
      <w:marTop w:val="0"/>
      <w:marBottom w:val="0"/>
      <w:divBdr>
        <w:top w:val="none" w:sz="0" w:space="0" w:color="auto"/>
        <w:left w:val="none" w:sz="0" w:space="0" w:color="auto"/>
        <w:bottom w:val="none" w:sz="0" w:space="0" w:color="auto"/>
        <w:right w:val="none" w:sz="0" w:space="0" w:color="auto"/>
      </w:divBdr>
    </w:div>
    <w:div w:id="1477838432">
      <w:bodyDiv w:val="1"/>
      <w:marLeft w:val="0"/>
      <w:marRight w:val="0"/>
      <w:marTop w:val="0"/>
      <w:marBottom w:val="0"/>
      <w:divBdr>
        <w:top w:val="none" w:sz="0" w:space="0" w:color="auto"/>
        <w:left w:val="none" w:sz="0" w:space="0" w:color="auto"/>
        <w:bottom w:val="none" w:sz="0" w:space="0" w:color="auto"/>
        <w:right w:val="none" w:sz="0" w:space="0" w:color="auto"/>
      </w:divBdr>
    </w:div>
    <w:div w:id="1478493509">
      <w:bodyDiv w:val="1"/>
      <w:marLeft w:val="0"/>
      <w:marRight w:val="0"/>
      <w:marTop w:val="0"/>
      <w:marBottom w:val="0"/>
      <w:divBdr>
        <w:top w:val="none" w:sz="0" w:space="0" w:color="auto"/>
        <w:left w:val="none" w:sz="0" w:space="0" w:color="auto"/>
        <w:bottom w:val="none" w:sz="0" w:space="0" w:color="auto"/>
        <w:right w:val="none" w:sz="0" w:space="0" w:color="auto"/>
      </w:divBdr>
    </w:div>
    <w:div w:id="1478495478">
      <w:bodyDiv w:val="1"/>
      <w:marLeft w:val="0"/>
      <w:marRight w:val="0"/>
      <w:marTop w:val="0"/>
      <w:marBottom w:val="0"/>
      <w:divBdr>
        <w:top w:val="none" w:sz="0" w:space="0" w:color="auto"/>
        <w:left w:val="none" w:sz="0" w:space="0" w:color="auto"/>
        <w:bottom w:val="none" w:sz="0" w:space="0" w:color="auto"/>
        <w:right w:val="none" w:sz="0" w:space="0" w:color="auto"/>
      </w:divBdr>
    </w:div>
    <w:div w:id="1478647059">
      <w:bodyDiv w:val="1"/>
      <w:marLeft w:val="0"/>
      <w:marRight w:val="0"/>
      <w:marTop w:val="0"/>
      <w:marBottom w:val="0"/>
      <w:divBdr>
        <w:top w:val="none" w:sz="0" w:space="0" w:color="auto"/>
        <w:left w:val="none" w:sz="0" w:space="0" w:color="auto"/>
        <w:bottom w:val="none" w:sz="0" w:space="0" w:color="auto"/>
        <w:right w:val="none" w:sz="0" w:space="0" w:color="auto"/>
      </w:divBdr>
    </w:div>
    <w:div w:id="1478917181">
      <w:bodyDiv w:val="1"/>
      <w:marLeft w:val="0"/>
      <w:marRight w:val="0"/>
      <w:marTop w:val="0"/>
      <w:marBottom w:val="0"/>
      <w:divBdr>
        <w:top w:val="none" w:sz="0" w:space="0" w:color="auto"/>
        <w:left w:val="none" w:sz="0" w:space="0" w:color="auto"/>
        <w:bottom w:val="none" w:sz="0" w:space="0" w:color="auto"/>
        <w:right w:val="none" w:sz="0" w:space="0" w:color="auto"/>
      </w:divBdr>
    </w:div>
    <w:div w:id="1479345406">
      <w:bodyDiv w:val="1"/>
      <w:marLeft w:val="0"/>
      <w:marRight w:val="0"/>
      <w:marTop w:val="0"/>
      <w:marBottom w:val="0"/>
      <w:divBdr>
        <w:top w:val="none" w:sz="0" w:space="0" w:color="auto"/>
        <w:left w:val="none" w:sz="0" w:space="0" w:color="auto"/>
        <w:bottom w:val="none" w:sz="0" w:space="0" w:color="auto"/>
        <w:right w:val="none" w:sz="0" w:space="0" w:color="auto"/>
      </w:divBdr>
    </w:div>
    <w:div w:id="1479417769">
      <w:bodyDiv w:val="1"/>
      <w:marLeft w:val="0"/>
      <w:marRight w:val="0"/>
      <w:marTop w:val="0"/>
      <w:marBottom w:val="0"/>
      <w:divBdr>
        <w:top w:val="none" w:sz="0" w:space="0" w:color="auto"/>
        <w:left w:val="none" w:sz="0" w:space="0" w:color="auto"/>
        <w:bottom w:val="none" w:sz="0" w:space="0" w:color="auto"/>
        <w:right w:val="none" w:sz="0" w:space="0" w:color="auto"/>
      </w:divBdr>
    </w:div>
    <w:div w:id="1480151852">
      <w:bodyDiv w:val="1"/>
      <w:marLeft w:val="0"/>
      <w:marRight w:val="0"/>
      <w:marTop w:val="0"/>
      <w:marBottom w:val="0"/>
      <w:divBdr>
        <w:top w:val="none" w:sz="0" w:space="0" w:color="auto"/>
        <w:left w:val="none" w:sz="0" w:space="0" w:color="auto"/>
        <w:bottom w:val="none" w:sz="0" w:space="0" w:color="auto"/>
        <w:right w:val="none" w:sz="0" w:space="0" w:color="auto"/>
      </w:divBdr>
    </w:div>
    <w:div w:id="1480266526">
      <w:bodyDiv w:val="1"/>
      <w:marLeft w:val="0"/>
      <w:marRight w:val="0"/>
      <w:marTop w:val="0"/>
      <w:marBottom w:val="0"/>
      <w:divBdr>
        <w:top w:val="none" w:sz="0" w:space="0" w:color="auto"/>
        <w:left w:val="none" w:sz="0" w:space="0" w:color="auto"/>
        <w:bottom w:val="none" w:sz="0" w:space="0" w:color="auto"/>
        <w:right w:val="none" w:sz="0" w:space="0" w:color="auto"/>
      </w:divBdr>
    </w:div>
    <w:div w:id="1480271837">
      <w:bodyDiv w:val="1"/>
      <w:marLeft w:val="0"/>
      <w:marRight w:val="0"/>
      <w:marTop w:val="0"/>
      <w:marBottom w:val="0"/>
      <w:divBdr>
        <w:top w:val="none" w:sz="0" w:space="0" w:color="auto"/>
        <w:left w:val="none" w:sz="0" w:space="0" w:color="auto"/>
        <w:bottom w:val="none" w:sz="0" w:space="0" w:color="auto"/>
        <w:right w:val="none" w:sz="0" w:space="0" w:color="auto"/>
      </w:divBdr>
      <w:divsChild>
        <w:div w:id="783888696">
          <w:marLeft w:val="0"/>
          <w:marRight w:val="0"/>
          <w:marTop w:val="0"/>
          <w:marBottom w:val="0"/>
          <w:divBdr>
            <w:top w:val="none" w:sz="0" w:space="0" w:color="auto"/>
            <w:left w:val="none" w:sz="0" w:space="0" w:color="auto"/>
            <w:bottom w:val="none" w:sz="0" w:space="0" w:color="auto"/>
            <w:right w:val="none" w:sz="0" w:space="0" w:color="auto"/>
          </w:divBdr>
        </w:div>
        <w:div w:id="1040859038">
          <w:marLeft w:val="0"/>
          <w:marRight w:val="0"/>
          <w:marTop w:val="0"/>
          <w:marBottom w:val="0"/>
          <w:divBdr>
            <w:top w:val="none" w:sz="0" w:space="0" w:color="auto"/>
            <w:left w:val="none" w:sz="0" w:space="0" w:color="auto"/>
            <w:bottom w:val="none" w:sz="0" w:space="0" w:color="auto"/>
            <w:right w:val="none" w:sz="0" w:space="0" w:color="auto"/>
          </w:divBdr>
        </w:div>
        <w:div w:id="731465536">
          <w:marLeft w:val="0"/>
          <w:marRight w:val="0"/>
          <w:marTop w:val="0"/>
          <w:marBottom w:val="0"/>
          <w:divBdr>
            <w:top w:val="none" w:sz="0" w:space="0" w:color="auto"/>
            <w:left w:val="none" w:sz="0" w:space="0" w:color="auto"/>
            <w:bottom w:val="none" w:sz="0" w:space="0" w:color="auto"/>
            <w:right w:val="none" w:sz="0" w:space="0" w:color="auto"/>
          </w:divBdr>
        </w:div>
        <w:div w:id="20710262">
          <w:marLeft w:val="0"/>
          <w:marRight w:val="0"/>
          <w:marTop w:val="0"/>
          <w:marBottom w:val="0"/>
          <w:divBdr>
            <w:top w:val="none" w:sz="0" w:space="0" w:color="auto"/>
            <w:left w:val="none" w:sz="0" w:space="0" w:color="auto"/>
            <w:bottom w:val="none" w:sz="0" w:space="0" w:color="auto"/>
            <w:right w:val="none" w:sz="0" w:space="0" w:color="auto"/>
          </w:divBdr>
        </w:div>
        <w:div w:id="1093893140">
          <w:marLeft w:val="0"/>
          <w:marRight w:val="0"/>
          <w:marTop w:val="0"/>
          <w:marBottom w:val="0"/>
          <w:divBdr>
            <w:top w:val="none" w:sz="0" w:space="0" w:color="auto"/>
            <w:left w:val="none" w:sz="0" w:space="0" w:color="auto"/>
            <w:bottom w:val="none" w:sz="0" w:space="0" w:color="auto"/>
            <w:right w:val="none" w:sz="0" w:space="0" w:color="auto"/>
          </w:divBdr>
        </w:div>
        <w:div w:id="850342879">
          <w:marLeft w:val="0"/>
          <w:marRight w:val="0"/>
          <w:marTop w:val="0"/>
          <w:marBottom w:val="0"/>
          <w:divBdr>
            <w:top w:val="none" w:sz="0" w:space="0" w:color="auto"/>
            <w:left w:val="none" w:sz="0" w:space="0" w:color="auto"/>
            <w:bottom w:val="none" w:sz="0" w:space="0" w:color="auto"/>
            <w:right w:val="none" w:sz="0" w:space="0" w:color="auto"/>
          </w:divBdr>
        </w:div>
        <w:div w:id="36664732">
          <w:marLeft w:val="0"/>
          <w:marRight w:val="0"/>
          <w:marTop w:val="0"/>
          <w:marBottom w:val="0"/>
          <w:divBdr>
            <w:top w:val="none" w:sz="0" w:space="0" w:color="auto"/>
            <w:left w:val="none" w:sz="0" w:space="0" w:color="auto"/>
            <w:bottom w:val="none" w:sz="0" w:space="0" w:color="auto"/>
            <w:right w:val="none" w:sz="0" w:space="0" w:color="auto"/>
          </w:divBdr>
        </w:div>
        <w:div w:id="375009782">
          <w:marLeft w:val="0"/>
          <w:marRight w:val="0"/>
          <w:marTop w:val="0"/>
          <w:marBottom w:val="0"/>
          <w:divBdr>
            <w:top w:val="none" w:sz="0" w:space="0" w:color="auto"/>
            <w:left w:val="none" w:sz="0" w:space="0" w:color="auto"/>
            <w:bottom w:val="none" w:sz="0" w:space="0" w:color="auto"/>
            <w:right w:val="none" w:sz="0" w:space="0" w:color="auto"/>
          </w:divBdr>
        </w:div>
        <w:div w:id="1198932298">
          <w:marLeft w:val="0"/>
          <w:marRight w:val="0"/>
          <w:marTop w:val="0"/>
          <w:marBottom w:val="0"/>
          <w:divBdr>
            <w:top w:val="none" w:sz="0" w:space="0" w:color="auto"/>
            <w:left w:val="none" w:sz="0" w:space="0" w:color="auto"/>
            <w:bottom w:val="none" w:sz="0" w:space="0" w:color="auto"/>
            <w:right w:val="none" w:sz="0" w:space="0" w:color="auto"/>
          </w:divBdr>
        </w:div>
        <w:div w:id="1353844186">
          <w:marLeft w:val="0"/>
          <w:marRight w:val="0"/>
          <w:marTop w:val="0"/>
          <w:marBottom w:val="0"/>
          <w:divBdr>
            <w:top w:val="none" w:sz="0" w:space="0" w:color="auto"/>
            <w:left w:val="none" w:sz="0" w:space="0" w:color="auto"/>
            <w:bottom w:val="none" w:sz="0" w:space="0" w:color="auto"/>
            <w:right w:val="none" w:sz="0" w:space="0" w:color="auto"/>
          </w:divBdr>
        </w:div>
        <w:div w:id="382412651">
          <w:marLeft w:val="0"/>
          <w:marRight w:val="0"/>
          <w:marTop w:val="0"/>
          <w:marBottom w:val="0"/>
          <w:divBdr>
            <w:top w:val="none" w:sz="0" w:space="0" w:color="auto"/>
            <w:left w:val="none" w:sz="0" w:space="0" w:color="auto"/>
            <w:bottom w:val="none" w:sz="0" w:space="0" w:color="auto"/>
            <w:right w:val="none" w:sz="0" w:space="0" w:color="auto"/>
          </w:divBdr>
        </w:div>
        <w:div w:id="1256938640">
          <w:marLeft w:val="0"/>
          <w:marRight w:val="0"/>
          <w:marTop w:val="0"/>
          <w:marBottom w:val="0"/>
          <w:divBdr>
            <w:top w:val="none" w:sz="0" w:space="0" w:color="auto"/>
            <w:left w:val="none" w:sz="0" w:space="0" w:color="auto"/>
            <w:bottom w:val="none" w:sz="0" w:space="0" w:color="auto"/>
            <w:right w:val="none" w:sz="0" w:space="0" w:color="auto"/>
          </w:divBdr>
        </w:div>
        <w:div w:id="669530408">
          <w:marLeft w:val="0"/>
          <w:marRight w:val="0"/>
          <w:marTop w:val="0"/>
          <w:marBottom w:val="0"/>
          <w:divBdr>
            <w:top w:val="none" w:sz="0" w:space="0" w:color="auto"/>
            <w:left w:val="none" w:sz="0" w:space="0" w:color="auto"/>
            <w:bottom w:val="none" w:sz="0" w:space="0" w:color="auto"/>
            <w:right w:val="none" w:sz="0" w:space="0" w:color="auto"/>
          </w:divBdr>
        </w:div>
        <w:div w:id="970986203">
          <w:marLeft w:val="0"/>
          <w:marRight w:val="0"/>
          <w:marTop w:val="0"/>
          <w:marBottom w:val="0"/>
          <w:divBdr>
            <w:top w:val="none" w:sz="0" w:space="0" w:color="auto"/>
            <w:left w:val="none" w:sz="0" w:space="0" w:color="auto"/>
            <w:bottom w:val="none" w:sz="0" w:space="0" w:color="auto"/>
            <w:right w:val="none" w:sz="0" w:space="0" w:color="auto"/>
          </w:divBdr>
        </w:div>
        <w:div w:id="1838764668">
          <w:marLeft w:val="0"/>
          <w:marRight w:val="0"/>
          <w:marTop w:val="0"/>
          <w:marBottom w:val="0"/>
          <w:divBdr>
            <w:top w:val="none" w:sz="0" w:space="0" w:color="auto"/>
            <w:left w:val="none" w:sz="0" w:space="0" w:color="auto"/>
            <w:bottom w:val="none" w:sz="0" w:space="0" w:color="auto"/>
            <w:right w:val="none" w:sz="0" w:space="0" w:color="auto"/>
          </w:divBdr>
        </w:div>
        <w:div w:id="1991247809">
          <w:marLeft w:val="0"/>
          <w:marRight w:val="0"/>
          <w:marTop w:val="0"/>
          <w:marBottom w:val="0"/>
          <w:divBdr>
            <w:top w:val="none" w:sz="0" w:space="0" w:color="auto"/>
            <w:left w:val="none" w:sz="0" w:space="0" w:color="auto"/>
            <w:bottom w:val="none" w:sz="0" w:space="0" w:color="auto"/>
            <w:right w:val="none" w:sz="0" w:space="0" w:color="auto"/>
          </w:divBdr>
        </w:div>
        <w:div w:id="16932217">
          <w:marLeft w:val="0"/>
          <w:marRight w:val="0"/>
          <w:marTop w:val="0"/>
          <w:marBottom w:val="0"/>
          <w:divBdr>
            <w:top w:val="none" w:sz="0" w:space="0" w:color="auto"/>
            <w:left w:val="none" w:sz="0" w:space="0" w:color="auto"/>
            <w:bottom w:val="none" w:sz="0" w:space="0" w:color="auto"/>
            <w:right w:val="none" w:sz="0" w:space="0" w:color="auto"/>
          </w:divBdr>
        </w:div>
        <w:div w:id="147940131">
          <w:marLeft w:val="0"/>
          <w:marRight w:val="0"/>
          <w:marTop w:val="0"/>
          <w:marBottom w:val="0"/>
          <w:divBdr>
            <w:top w:val="none" w:sz="0" w:space="0" w:color="auto"/>
            <w:left w:val="none" w:sz="0" w:space="0" w:color="auto"/>
            <w:bottom w:val="none" w:sz="0" w:space="0" w:color="auto"/>
            <w:right w:val="none" w:sz="0" w:space="0" w:color="auto"/>
          </w:divBdr>
        </w:div>
        <w:div w:id="1213351616">
          <w:marLeft w:val="0"/>
          <w:marRight w:val="0"/>
          <w:marTop w:val="0"/>
          <w:marBottom w:val="0"/>
          <w:divBdr>
            <w:top w:val="none" w:sz="0" w:space="0" w:color="auto"/>
            <w:left w:val="none" w:sz="0" w:space="0" w:color="auto"/>
            <w:bottom w:val="none" w:sz="0" w:space="0" w:color="auto"/>
            <w:right w:val="none" w:sz="0" w:space="0" w:color="auto"/>
          </w:divBdr>
        </w:div>
        <w:div w:id="1633705297">
          <w:marLeft w:val="0"/>
          <w:marRight w:val="0"/>
          <w:marTop w:val="0"/>
          <w:marBottom w:val="0"/>
          <w:divBdr>
            <w:top w:val="none" w:sz="0" w:space="0" w:color="auto"/>
            <w:left w:val="none" w:sz="0" w:space="0" w:color="auto"/>
            <w:bottom w:val="none" w:sz="0" w:space="0" w:color="auto"/>
            <w:right w:val="none" w:sz="0" w:space="0" w:color="auto"/>
          </w:divBdr>
        </w:div>
        <w:div w:id="500509200">
          <w:marLeft w:val="0"/>
          <w:marRight w:val="0"/>
          <w:marTop w:val="0"/>
          <w:marBottom w:val="0"/>
          <w:divBdr>
            <w:top w:val="none" w:sz="0" w:space="0" w:color="auto"/>
            <w:left w:val="none" w:sz="0" w:space="0" w:color="auto"/>
            <w:bottom w:val="none" w:sz="0" w:space="0" w:color="auto"/>
            <w:right w:val="none" w:sz="0" w:space="0" w:color="auto"/>
          </w:divBdr>
        </w:div>
        <w:div w:id="1069234782">
          <w:marLeft w:val="0"/>
          <w:marRight w:val="0"/>
          <w:marTop w:val="0"/>
          <w:marBottom w:val="0"/>
          <w:divBdr>
            <w:top w:val="none" w:sz="0" w:space="0" w:color="auto"/>
            <w:left w:val="none" w:sz="0" w:space="0" w:color="auto"/>
            <w:bottom w:val="none" w:sz="0" w:space="0" w:color="auto"/>
            <w:right w:val="none" w:sz="0" w:space="0" w:color="auto"/>
          </w:divBdr>
        </w:div>
        <w:div w:id="830953195">
          <w:marLeft w:val="0"/>
          <w:marRight w:val="0"/>
          <w:marTop w:val="0"/>
          <w:marBottom w:val="0"/>
          <w:divBdr>
            <w:top w:val="none" w:sz="0" w:space="0" w:color="auto"/>
            <w:left w:val="none" w:sz="0" w:space="0" w:color="auto"/>
            <w:bottom w:val="none" w:sz="0" w:space="0" w:color="auto"/>
            <w:right w:val="none" w:sz="0" w:space="0" w:color="auto"/>
          </w:divBdr>
        </w:div>
        <w:div w:id="635259813">
          <w:marLeft w:val="0"/>
          <w:marRight w:val="0"/>
          <w:marTop w:val="0"/>
          <w:marBottom w:val="0"/>
          <w:divBdr>
            <w:top w:val="none" w:sz="0" w:space="0" w:color="auto"/>
            <w:left w:val="none" w:sz="0" w:space="0" w:color="auto"/>
            <w:bottom w:val="none" w:sz="0" w:space="0" w:color="auto"/>
            <w:right w:val="none" w:sz="0" w:space="0" w:color="auto"/>
          </w:divBdr>
        </w:div>
        <w:div w:id="175191282">
          <w:marLeft w:val="0"/>
          <w:marRight w:val="0"/>
          <w:marTop w:val="0"/>
          <w:marBottom w:val="0"/>
          <w:divBdr>
            <w:top w:val="none" w:sz="0" w:space="0" w:color="auto"/>
            <w:left w:val="none" w:sz="0" w:space="0" w:color="auto"/>
            <w:bottom w:val="none" w:sz="0" w:space="0" w:color="auto"/>
            <w:right w:val="none" w:sz="0" w:space="0" w:color="auto"/>
          </w:divBdr>
        </w:div>
        <w:div w:id="897282977">
          <w:marLeft w:val="0"/>
          <w:marRight w:val="0"/>
          <w:marTop w:val="0"/>
          <w:marBottom w:val="0"/>
          <w:divBdr>
            <w:top w:val="none" w:sz="0" w:space="0" w:color="auto"/>
            <w:left w:val="none" w:sz="0" w:space="0" w:color="auto"/>
            <w:bottom w:val="none" w:sz="0" w:space="0" w:color="auto"/>
            <w:right w:val="none" w:sz="0" w:space="0" w:color="auto"/>
          </w:divBdr>
        </w:div>
        <w:div w:id="64377238">
          <w:marLeft w:val="0"/>
          <w:marRight w:val="0"/>
          <w:marTop w:val="0"/>
          <w:marBottom w:val="0"/>
          <w:divBdr>
            <w:top w:val="none" w:sz="0" w:space="0" w:color="auto"/>
            <w:left w:val="none" w:sz="0" w:space="0" w:color="auto"/>
            <w:bottom w:val="none" w:sz="0" w:space="0" w:color="auto"/>
            <w:right w:val="none" w:sz="0" w:space="0" w:color="auto"/>
          </w:divBdr>
        </w:div>
        <w:div w:id="2085103387">
          <w:marLeft w:val="0"/>
          <w:marRight w:val="0"/>
          <w:marTop w:val="0"/>
          <w:marBottom w:val="0"/>
          <w:divBdr>
            <w:top w:val="none" w:sz="0" w:space="0" w:color="auto"/>
            <w:left w:val="none" w:sz="0" w:space="0" w:color="auto"/>
            <w:bottom w:val="none" w:sz="0" w:space="0" w:color="auto"/>
            <w:right w:val="none" w:sz="0" w:space="0" w:color="auto"/>
          </w:divBdr>
        </w:div>
        <w:div w:id="1105268334">
          <w:marLeft w:val="0"/>
          <w:marRight w:val="0"/>
          <w:marTop w:val="0"/>
          <w:marBottom w:val="0"/>
          <w:divBdr>
            <w:top w:val="none" w:sz="0" w:space="0" w:color="auto"/>
            <w:left w:val="none" w:sz="0" w:space="0" w:color="auto"/>
            <w:bottom w:val="none" w:sz="0" w:space="0" w:color="auto"/>
            <w:right w:val="none" w:sz="0" w:space="0" w:color="auto"/>
          </w:divBdr>
        </w:div>
        <w:div w:id="453446967">
          <w:marLeft w:val="0"/>
          <w:marRight w:val="0"/>
          <w:marTop w:val="0"/>
          <w:marBottom w:val="0"/>
          <w:divBdr>
            <w:top w:val="none" w:sz="0" w:space="0" w:color="auto"/>
            <w:left w:val="none" w:sz="0" w:space="0" w:color="auto"/>
            <w:bottom w:val="none" w:sz="0" w:space="0" w:color="auto"/>
            <w:right w:val="none" w:sz="0" w:space="0" w:color="auto"/>
          </w:divBdr>
        </w:div>
        <w:div w:id="352387995">
          <w:marLeft w:val="0"/>
          <w:marRight w:val="0"/>
          <w:marTop w:val="0"/>
          <w:marBottom w:val="0"/>
          <w:divBdr>
            <w:top w:val="none" w:sz="0" w:space="0" w:color="auto"/>
            <w:left w:val="none" w:sz="0" w:space="0" w:color="auto"/>
            <w:bottom w:val="none" w:sz="0" w:space="0" w:color="auto"/>
            <w:right w:val="none" w:sz="0" w:space="0" w:color="auto"/>
          </w:divBdr>
        </w:div>
        <w:div w:id="1423529049">
          <w:marLeft w:val="0"/>
          <w:marRight w:val="0"/>
          <w:marTop w:val="0"/>
          <w:marBottom w:val="0"/>
          <w:divBdr>
            <w:top w:val="none" w:sz="0" w:space="0" w:color="auto"/>
            <w:left w:val="none" w:sz="0" w:space="0" w:color="auto"/>
            <w:bottom w:val="none" w:sz="0" w:space="0" w:color="auto"/>
            <w:right w:val="none" w:sz="0" w:space="0" w:color="auto"/>
          </w:divBdr>
        </w:div>
        <w:div w:id="1775124201">
          <w:marLeft w:val="0"/>
          <w:marRight w:val="0"/>
          <w:marTop w:val="0"/>
          <w:marBottom w:val="0"/>
          <w:divBdr>
            <w:top w:val="none" w:sz="0" w:space="0" w:color="auto"/>
            <w:left w:val="none" w:sz="0" w:space="0" w:color="auto"/>
            <w:bottom w:val="none" w:sz="0" w:space="0" w:color="auto"/>
            <w:right w:val="none" w:sz="0" w:space="0" w:color="auto"/>
          </w:divBdr>
        </w:div>
        <w:div w:id="371418009">
          <w:marLeft w:val="0"/>
          <w:marRight w:val="0"/>
          <w:marTop w:val="0"/>
          <w:marBottom w:val="0"/>
          <w:divBdr>
            <w:top w:val="none" w:sz="0" w:space="0" w:color="auto"/>
            <w:left w:val="none" w:sz="0" w:space="0" w:color="auto"/>
            <w:bottom w:val="none" w:sz="0" w:space="0" w:color="auto"/>
            <w:right w:val="none" w:sz="0" w:space="0" w:color="auto"/>
          </w:divBdr>
        </w:div>
        <w:div w:id="312411648">
          <w:marLeft w:val="0"/>
          <w:marRight w:val="0"/>
          <w:marTop w:val="0"/>
          <w:marBottom w:val="0"/>
          <w:divBdr>
            <w:top w:val="none" w:sz="0" w:space="0" w:color="auto"/>
            <w:left w:val="none" w:sz="0" w:space="0" w:color="auto"/>
            <w:bottom w:val="none" w:sz="0" w:space="0" w:color="auto"/>
            <w:right w:val="none" w:sz="0" w:space="0" w:color="auto"/>
          </w:divBdr>
        </w:div>
        <w:div w:id="1036613523">
          <w:marLeft w:val="0"/>
          <w:marRight w:val="0"/>
          <w:marTop w:val="0"/>
          <w:marBottom w:val="0"/>
          <w:divBdr>
            <w:top w:val="none" w:sz="0" w:space="0" w:color="auto"/>
            <w:left w:val="none" w:sz="0" w:space="0" w:color="auto"/>
            <w:bottom w:val="none" w:sz="0" w:space="0" w:color="auto"/>
            <w:right w:val="none" w:sz="0" w:space="0" w:color="auto"/>
          </w:divBdr>
        </w:div>
        <w:div w:id="1542667479">
          <w:marLeft w:val="0"/>
          <w:marRight w:val="0"/>
          <w:marTop w:val="0"/>
          <w:marBottom w:val="0"/>
          <w:divBdr>
            <w:top w:val="none" w:sz="0" w:space="0" w:color="auto"/>
            <w:left w:val="none" w:sz="0" w:space="0" w:color="auto"/>
            <w:bottom w:val="none" w:sz="0" w:space="0" w:color="auto"/>
            <w:right w:val="none" w:sz="0" w:space="0" w:color="auto"/>
          </w:divBdr>
        </w:div>
        <w:div w:id="232280808">
          <w:marLeft w:val="0"/>
          <w:marRight w:val="0"/>
          <w:marTop w:val="0"/>
          <w:marBottom w:val="0"/>
          <w:divBdr>
            <w:top w:val="none" w:sz="0" w:space="0" w:color="auto"/>
            <w:left w:val="none" w:sz="0" w:space="0" w:color="auto"/>
            <w:bottom w:val="none" w:sz="0" w:space="0" w:color="auto"/>
            <w:right w:val="none" w:sz="0" w:space="0" w:color="auto"/>
          </w:divBdr>
        </w:div>
        <w:div w:id="784808940">
          <w:marLeft w:val="0"/>
          <w:marRight w:val="0"/>
          <w:marTop w:val="0"/>
          <w:marBottom w:val="0"/>
          <w:divBdr>
            <w:top w:val="none" w:sz="0" w:space="0" w:color="auto"/>
            <w:left w:val="none" w:sz="0" w:space="0" w:color="auto"/>
            <w:bottom w:val="none" w:sz="0" w:space="0" w:color="auto"/>
            <w:right w:val="none" w:sz="0" w:space="0" w:color="auto"/>
          </w:divBdr>
        </w:div>
      </w:divsChild>
    </w:div>
    <w:div w:id="1481188982">
      <w:bodyDiv w:val="1"/>
      <w:marLeft w:val="0"/>
      <w:marRight w:val="0"/>
      <w:marTop w:val="0"/>
      <w:marBottom w:val="0"/>
      <w:divBdr>
        <w:top w:val="none" w:sz="0" w:space="0" w:color="auto"/>
        <w:left w:val="none" w:sz="0" w:space="0" w:color="auto"/>
        <w:bottom w:val="none" w:sz="0" w:space="0" w:color="auto"/>
        <w:right w:val="none" w:sz="0" w:space="0" w:color="auto"/>
      </w:divBdr>
    </w:div>
    <w:div w:id="1481801309">
      <w:bodyDiv w:val="1"/>
      <w:marLeft w:val="0"/>
      <w:marRight w:val="0"/>
      <w:marTop w:val="0"/>
      <w:marBottom w:val="0"/>
      <w:divBdr>
        <w:top w:val="none" w:sz="0" w:space="0" w:color="auto"/>
        <w:left w:val="none" w:sz="0" w:space="0" w:color="auto"/>
        <w:bottom w:val="none" w:sz="0" w:space="0" w:color="auto"/>
        <w:right w:val="none" w:sz="0" w:space="0" w:color="auto"/>
      </w:divBdr>
    </w:div>
    <w:div w:id="1482234388">
      <w:bodyDiv w:val="1"/>
      <w:marLeft w:val="0"/>
      <w:marRight w:val="0"/>
      <w:marTop w:val="0"/>
      <w:marBottom w:val="0"/>
      <w:divBdr>
        <w:top w:val="none" w:sz="0" w:space="0" w:color="auto"/>
        <w:left w:val="none" w:sz="0" w:space="0" w:color="auto"/>
        <w:bottom w:val="none" w:sz="0" w:space="0" w:color="auto"/>
        <w:right w:val="none" w:sz="0" w:space="0" w:color="auto"/>
      </w:divBdr>
    </w:div>
    <w:div w:id="1483346661">
      <w:bodyDiv w:val="1"/>
      <w:marLeft w:val="0"/>
      <w:marRight w:val="0"/>
      <w:marTop w:val="0"/>
      <w:marBottom w:val="0"/>
      <w:divBdr>
        <w:top w:val="none" w:sz="0" w:space="0" w:color="auto"/>
        <w:left w:val="none" w:sz="0" w:space="0" w:color="auto"/>
        <w:bottom w:val="none" w:sz="0" w:space="0" w:color="auto"/>
        <w:right w:val="none" w:sz="0" w:space="0" w:color="auto"/>
      </w:divBdr>
    </w:div>
    <w:div w:id="1483352651">
      <w:bodyDiv w:val="1"/>
      <w:marLeft w:val="0"/>
      <w:marRight w:val="0"/>
      <w:marTop w:val="0"/>
      <w:marBottom w:val="0"/>
      <w:divBdr>
        <w:top w:val="none" w:sz="0" w:space="0" w:color="auto"/>
        <w:left w:val="none" w:sz="0" w:space="0" w:color="auto"/>
        <w:bottom w:val="none" w:sz="0" w:space="0" w:color="auto"/>
        <w:right w:val="none" w:sz="0" w:space="0" w:color="auto"/>
      </w:divBdr>
    </w:div>
    <w:div w:id="1483355046">
      <w:bodyDiv w:val="1"/>
      <w:marLeft w:val="0"/>
      <w:marRight w:val="0"/>
      <w:marTop w:val="0"/>
      <w:marBottom w:val="0"/>
      <w:divBdr>
        <w:top w:val="none" w:sz="0" w:space="0" w:color="auto"/>
        <w:left w:val="none" w:sz="0" w:space="0" w:color="auto"/>
        <w:bottom w:val="none" w:sz="0" w:space="0" w:color="auto"/>
        <w:right w:val="none" w:sz="0" w:space="0" w:color="auto"/>
      </w:divBdr>
      <w:divsChild>
        <w:div w:id="2094932573">
          <w:marLeft w:val="480"/>
          <w:marRight w:val="0"/>
          <w:marTop w:val="0"/>
          <w:marBottom w:val="0"/>
          <w:divBdr>
            <w:top w:val="none" w:sz="0" w:space="0" w:color="auto"/>
            <w:left w:val="none" w:sz="0" w:space="0" w:color="auto"/>
            <w:bottom w:val="none" w:sz="0" w:space="0" w:color="auto"/>
            <w:right w:val="none" w:sz="0" w:space="0" w:color="auto"/>
          </w:divBdr>
        </w:div>
        <w:div w:id="1672559926">
          <w:marLeft w:val="480"/>
          <w:marRight w:val="0"/>
          <w:marTop w:val="0"/>
          <w:marBottom w:val="0"/>
          <w:divBdr>
            <w:top w:val="none" w:sz="0" w:space="0" w:color="auto"/>
            <w:left w:val="none" w:sz="0" w:space="0" w:color="auto"/>
            <w:bottom w:val="none" w:sz="0" w:space="0" w:color="auto"/>
            <w:right w:val="none" w:sz="0" w:space="0" w:color="auto"/>
          </w:divBdr>
        </w:div>
        <w:div w:id="1326281514">
          <w:marLeft w:val="480"/>
          <w:marRight w:val="0"/>
          <w:marTop w:val="0"/>
          <w:marBottom w:val="0"/>
          <w:divBdr>
            <w:top w:val="none" w:sz="0" w:space="0" w:color="auto"/>
            <w:left w:val="none" w:sz="0" w:space="0" w:color="auto"/>
            <w:bottom w:val="none" w:sz="0" w:space="0" w:color="auto"/>
            <w:right w:val="none" w:sz="0" w:space="0" w:color="auto"/>
          </w:divBdr>
        </w:div>
        <w:div w:id="799148483">
          <w:marLeft w:val="480"/>
          <w:marRight w:val="0"/>
          <w:marTop w:val="0"/>
          <w:marBottom w:val="0"/>
          <w:divBdr>
            <w:top w:val="none" w:sz="0" w:space="0" w:color="auto"/>
            <w:left w:val="none" w:sz="0" w:space="0" w:color="auto"/>
            <w:bottom w:val="none" w:sz="0" w:space="0" w:color="auto"/>
            <w:right w:val="none" w:sz="0" w:space="0" w:color="auto"/>
          </w:divBdr>
        </w:div>
        <w:div w:id="2055034156">
          <w:marLeft w:val="480"/>
          <w:marRight w:val="0"/>
          <w:marTop w:val="0"/>
          <w:marBottom w:val="0"/>
          <w:divBdr>
            <w:top w:val="none" w:sz="0" w:space="0" w:color="auto"/>
            <w:left w:val="none" w:sz="0" w:space="0" w:color="auto"/>
            <w:bottom w:val="none" w:sz="0" w:space="0" w:color="auto"/>
            <w:right w:val="none" w:sz="0" w:space="0" w:color="auto"/>
          </w:divBdr>
        </w:div>
        <w:div w:id="753010801">
          <w:marLeft w:val="480"/>
          <w:marRight w:val="0"/>
          <w:marTop w:val="0"/>
          <w:marBottom w:val="0"/>
          <w:divBdr>
            <w:top w:val="none" w:sz="0" w:space="0" w:color="auto"/>
            <w:left w:val="none" w:sz="0" w:space="0" w:color="auto"/>
            <w:bottom w:val="none" w:sz="0" w:space="0" w:color="auto"/>
            <w:right w:val="none" w:sz="0" w:space="0" w:color="auto"/>
          </w:divBdr>
        </w:div>
        <w:div w:id="1874883142">
          <w:marLeft w:val="480"/>
          <w:marRight w:val="0"/>
          <w:marTop w:val="0"/>
          <w:marBottom w:val="0"/>
          <w:divBdr>
            <w:top w:val="none" w:sz="0" w:space="0" w:color="auto"/>
            <w:left w:val="none" w:sz="0" w:space="0" w:color="auto"/>
            <w:bottom w:val="none" w:sz="0" w:space="0" w:color="auto"/>
            <w:right w:val="none" w:sz="0" w:space="0" w:color="auto"/>
          </w:divBdr>
        </w:div>
        <w:div w:id="589434351">
          <w:marLeft w:val="480"/>
          <w:marRight w:val="0"/>
          <w:marTop w:val="0"/>
          <w:marBottom w:val="0"/>
          <w:divBdr>
            <w:top w:val="none" w:sz="0" w:space="0" w:color="auto"/>
            <w:left w:val="none" w:sz="0" w:space="0" w:color="auto"/>
            <w:bottom w:val="none" w:sz="0" w:space="0" w:color="auto"/>
            <w:right w:val="none" w:sz="0" w:space="0" w:color="auto"/>
          </w:divBdr>
        </w:div>
        <w:div w:id="566963691">
          <w:marLeft w:val="480"/>
          <w:marRight w:val="0"/>
          <w:marTop w:val="0"/>
          <w:marBottom w:val="0"/>
          <w:divBdr>
            <w:top w:val="none" w:sz="0" w:space="0" w:color="auto"/>
            <w:left w:val="none" w:sz="0" w:space="0" w:color="auto"/>
            <w:bottom w:val="none" w:sz="0" w:space="0" w:color="auto"/>
            <w:right w:val="none" w:sz="0" w:space="0" w:color="auto"/>
          </w:divBdr>
        </w:div>
        <w:div w:id="827015120">
          <w:marLeft w:val="480"/>
          <w:marRight w:val="0"/>
          <w:marTop w:val="0"/>
          <w:marBottom w:val="0"/>
          <w:divBdr>
            <w:top w:val="none" w:sz="0" w:space="0" w:color="auto"/>
            <w:left w:val="none" w:sz="0" w:space="0" w:color="auto"/>
            <w:bottom w:val="none" w:sz="0" w:space="0" w:color="auto"/>
            <w:right w:val="none" w:sz="0" w:space="0" w:color="auto"/>
          </w:divBdr>
        </w:div>
        <w:div w:id="456144527">
          <w:marLeft w:val="480"/>
          <w:marRight w:val="0"/>
          <w:marTop w:val="0"/>
          <w:marBottom w:val="0"/>
          <w:divBdr>
            <w:top w:val="none" w:sz="0" w:space="0" w:color="auto"/>
            <w:left w:val="none" w:sz="0" w:space="0" w:color="auto"/>
            <w:bottom w:val="none" w:sz="0" w:space="0" w:color="auto"/>
            <w:right w:val="none" w:sz="0" w:space="0" w:color="auto"/>
          </w:divBdr>
        </w:div>
        <w:div w:id="410197253">
          <w:marLeft w:val="480"/>
          <w:marRight w:val="0"/>
          <w:marTop w:val="0"/>
          <w:marBottom w:val="0"/>
          <w:divBdr>
            <w:top w:val="none" w:sz="0" w:space="0" w:color="auto"/>
            <w:left w:val="none" w:sz="0" w:space="0" w:color="auto"/>
            <w:bottom w:val="none" w:sz="0" w:space="0" w:color="auto"/>
            <w:right w:val="none" w:sz="0" w:space="0" w:color="auto"/>
          </w:divBdr>
        </w:div>
        <w:div w:id="1792481433">
          <w:marLeft w:val="480"/>
          <w:marRight w:val="0"/>
          <w:marTop w:val="0"/>
          <w:marBottom w:val="0"/>
          <w:divBdr>
            <w:top w:val="none" w:sz="0" w:space="0" w:color="auto"/>
            <w:left w:val="none" w:sz="0" w:space="0" w:color="auto"/>
            <w:bottom w:val="none" w:sz="0" w:space="0" w:color="auto"/>
            <w:right w:val="none" w:sz="0" w:space="0" w:color="auto"/>
          </w:divBdr>
        </w:div>
        <w:div w:id="635112933">
          <w:marLeft w:val="480"/>
          <w:marRight w:val="0"/>
          <w:marTop w:val="0"/>
          <w:marBottom w:val="0"/>
          <w:divBdr>
            <w:top w:val="none" w:sz="0" w:space="0" w:color="auto"/>
            <w:left w:val="none" w:sz="0" w:space="0" w:color="auto"/>
            <w:bottom w:val="none" w:sz="0" w:space="0" w:color="auto"/>
            <w:right w:val="none" w:sz="0" w:space="0" w:color="auto"/>
          </w:divBdr>
        </w:div>
        <w:div w:id="231235705">
          <w:marLeft w:val="480"/>
          <w:marRight w:val="0"/>
          <w:marTop w:val="0"/>
          <w:marBottom w:val="0"/>
          <w:divBdr>
            <w:top w:val="none" w:sz="0" w:space="0" w:color="auto"/>
            <w:left w:val="none" w:sz="0" w:space="0" w:color="auto"/>
            <w:bottom w:val="none" w:sz="0" w:space="0" w:color="auto"/>
            <w:right w:val="none" w:sz="0" w:space="0" w:color="auto"/>
          </w:divBdr>
        </w:div>
        <w:div w:id="519779774">
          <w:marLeft w:val="480"/>
          <w:marRight w:val="0"/>
          <w:marTop w:val="0"/>
          <w:marBottom w:val="0"/>
          <w:divBdr>
            <w:top w:val="none" w:sz="0" w:space="0" w:color="auto"/>
            <w:left w:val="none" w:sz="0" w:space="0" w:color="auto"/>
            <w:bottom w:val="none" w:sz="0" w:space="0" w:color="auto"/>
            <w:right w:val="none" w:sz="0" w:space="0" w:color="auto"/>
          </w:divBdr>
        </w:div>
        <w:div w:id="1219786279">
          <w:marLeft w:val="480"/>
          <w:marRight w:val="0"/>
          <w:marTop w:val="0"/>
          <w:marBottom w:val="0"/>
          <w:divBdr>
            <w:top w:val="none" w:sz="0" w:space="0" w:color="auto"/>
            <w:left w:val="none" w:sz="0" w:space="0" w:color="auto"/>
            <w:bottom w:val="none" w:sz="0" w:space="0" w:color="auto"/>
            <w:right w:val="none" w:sz="0" w:space="0" w:color="auto"/>
          </w:divBdr>
        </w:div>
        <w:div w:id="1841044922">
          <w:marLeft w:val="480"/>
          <w:marRight w:val="0"/>
          <w:marTop w:val="0"/>
          <w:marBottom w:val="0"/>
          <w:divBdr>
            <w:top w:val="none" w:sz="0" w:space="0" w:color="auto"/>
            <w:left w:val="none" w:sz="0" w:space="0" w:color="auto"/>
            <w:bottom w:val="none" w:sz="0" w:space="0" w:color="auto"/>
            <w:right w:val="none" w:sz="0" w:space="0" w:color="auto"/>
          </w:divBdr>
        </w:div>
        <w:div w:id="1780829373">
          <w:marLeft w:val="480"/>
          <w:marRight w:val="0"/>
          <w:marTop w:val="0"/>
          <w:marBottom w:val="0"/>
          <w:divBdr>
            <w:top w:val="none" w:sz="0" w:space="0" w:color="auto"/>
            <w:left w:val="none" w:sz="0" w:space="0" w:color="auto"/>
            <w:bottom w:val="none" w:sz="0" w:space="0" w:color="auto"/>
            <w:right w:val="none" w:sz="0" w:space="0" w:color="auto"/>
          </w:divBdr>
        </w:div>
        <w:div w:id="274602804">
          <w:marLeft w:val="480"/>
          <w:marRight w:val="0"/>
          <w:marTop w:val="0"/>
          <w:marBottom w:val="0"/>
          <w:divBdr>
            <w:top w:val="none" w:sz="0" w:space="0" w:color="auto"/>
            <w:left w:val="none" w:sz="0" w:space="0" w:color="auto"/>
            <w:bottom w:val="none" w:sz="0" w:space="0" w:color="auto"/>
            <w:right w:val="none" w:sz="0" w:space="0" w:color="auto"/>
          </w:divBdr>
        </w:div>
        <w:div w:id="467936452">
          <w:marLeft w:val="480"/>
          <w:marRight w:val="0"/>
          <w:marTop w:val="0"/>
          <w:marBottom w:val="0"/>
          <w:divBdr>
            <w:top w:val="none" w:sz="0" w:space="0" w:color="auto"/>
            <w:left w:val="none" w:sz="0" w:space="0" w:color="auto"/>
            <w:bottom w:val="none" w:sz="0" w:space="0" w:color="auto"/>
            <w:right w:val="none" w:sz="0" w:space="0" w:color="auto"/>
          </w:divBdr>
        </w:div>
        <w:div w:id="2036537350">
          <w:marLeft w:val="480"/>
          <w:marRight w:val="0"/>
          <w:marTop w:val="0"/>
          <w:marBottom w:val="0"/>
          <w:divBdr>
            <w:top w:val="none" w:sz="0" w:space="0" w:color="auto"/>
            <w:left w:val="none" w:sz="0" w:space="0" w:color="auto"/>
            <w:bottom w:val="none" w:sz="0" w:space="0" w:color="auto"/>
            <w:right w:val="none" w:sz="0" w:space="0" w:color="auto"/>
          </w:divBdr>
        </w:div>
        <w:div w:id="1043753827">
          <w:marLeft w:val="480"/>
          <w:marRight w:val="0"/>
          <w:marTop w:val="0"/>
          <w:marBottom w:val="0"/>
          <w:divBdr>
            <w:top w:val="none" w:sz="0" w:space="0" w:color="auto"/>
            <w:left w:val="none" w:sz="0" w:space="0" w:color="auto"/>
            <w:bottom w:val="none" w:sz="0" w:space="0" w:color="auto"/>
            <w:right w:val="none" w:sz="0" w:space="0" w:color="auto"/>
          </w:divBdr>
        </w:div>
        <w:div w:id="1784424655">
          <w:marLeft w:val="480"/>
          <w:marRight w:val="0"/>
          <w:marTop w:val="0"/>
          <w:marBottom w:val="0"/>
          <w:divBdr>
            <w:top w:val="none" w:sz="0" w:space="0" w:color="auto"/>
            <w:left w:val="none" w:sz="0" w:space="0" w:color="auto"/>
            <w:bottom w:val="none" w:sz="0" w:space="0" w:color="auto"/>
            <w:right w:val="none" w:sz="0" w:space="0" w:color="auto"/>
          </w:divBdr>
        </w:div>
        <w:div w:id="846596366">
          <w:marLeft w:val="480"/>
          <w:marRight w:val="0"/>
          <w:marTop w:val="0"/>
          <w:marBottom w:val="0"/>
          <w:divBdr>
            <w:top w:val="none" w:sz="0" w:space="0" w:color="auto"/>
            <w:left w:val="none" w:sz="0" w:space="0" w:color="auto"/>
            <w:bottom w:val="none" w:sz="0" w:space="0" w:color="auto"/>
            <w:right w:val="none" w:sz="0" w:space="0" w:color="auto"/>
          </w:divBdr>
        </w:div>
        <w:div w:id="1894003748">
          <w:marLeft w:val="480"/>
          <w:marRight w:val="0"/>
          <w:marTop w:val="0"/>
          <w:marBottom w:val="0"/>
          <w:divBdr>
            <w:top w:val="none" w:sz="0" w:space="0" w:color="auto"/>
            <w:left w:val="none" w:sz="0" w:space="0" w:color="auto"/>
            <w:bottom w:val="none" w:sz="0" w:space="0" w:color="auto"/>
            <w:right w:val="none" w:sz="0" w:space="0" w:color="auto"/>
          </w:divBdr>
        </w:div>
        <w:div w:id="1688024927">
          <w:marLeft w:val="480"/>
          <w:marRight w:val="0"/>
          <w:marTop w:val="0"/>
          <w:marBottom w:val="0"/>
          <w:divBdr>
            <w:top w:val="none" w:sz="0" w:space="0" w:color="auto"/>
            <w:left w:val="none" w:sz="0" w:space="0" w:color="auto"/>
            <w:bottom w:val="none" w:sz="0" w:space="0" w:color="auto"/>
            <w:right w:val="none" w:sz="0" w:space="0" w:color="auto"/>
          </w:divBdr>
        </w:div>
        <w:div w:id="1322197077">
          <w:marLeft w:val="480"/>
          <w:marRight w:val="0"/>
          <w:marTop w:val="0"/>
          <w:marBottom w:val="0"/>
          <w:divBdr>
            <w:top w:val="none" w:sz="0" w:space="0" w:color="auto"/>
            <w:left w:val="none" w:sz="0" w:space="0" w:color="auto"/>
            <w:bottom w:val="none" w:sz="0" w:space="0" w:color="auto"/>
            <w:right w:val="none" w:sz="0" w:space="0" w:color="auto"/>
          </w:divBdr>
        </w:div>
        <w:div w:id="1626617551">
          <w:marLeft w:val="480"/>
          <w:marRight w:val="0"/>
          <w:marTop w:val="0"/>
          <w:marBottom w:val="0"/>
          <w:divBdr>
            <w:top w:val="none" w:sz="0" w:space="0" w:color="auto"/>
            <w:left w:val="none" w:sz="0" w:space="0" w:color="auto"/>
            <w:bottom w:val="none" w:sz="0" w:space="0" w:color="auto"/>
            <w:right w:val="none" w:sz="0" w:space="0" w:color="auto"/>
          </w:divBdr>
        </w:div>
        <w:div w:id="868954410">
          <w:marLeft w:val="480"/>
          <w:marRight w:val="0"/>
          <w:marTop w:val="0"/>
          <w:marBottom w:val="0"/>
          <w:divBdr>
            <w:top w:val="none" w:sz="0" w:space="0" w:color="auto"/>
            <w:left w:val="none" w:sz="0" w:space="0" w:color="auto"/>
            <w:bottom w:val="none" w:sz="0" w:space="0" w:color="auto"/>
            <w:right w:val="none" w:sz="0" w:space="0" w:color="auto"/>
          </w:divBdr>
        </w:div>
        <w:div w:id="867984311">
          <w:marLeft w:val="480"/>
          <w:marRight w:val="0"/>
          <w:marTop w:val="0"/>
          <w:marBottom w:val="0"/>
          <w:divBdr>
            <w:top w:val="none" w:sz="0" w:space="0" w:color="auto"/>
            <w:left w:val="none" w:sz="0" w:space="0" w:color="auto"/>
            <w:bottom w:val="none" w:sz="0" w:space="0" w:color="auto"/>
            <w:right w:val="none" w:sz="0" w:space="0" w:color="auto"/>
          </w:divBdr>
        </w:div>
        <w:div w:id="469596441">
          <w:marLeft w:val="480"/>
          <w:marRight w:val="0"/>
          <w:marTop w:val="0"/>
          <w:marBottom w:val="0"/>
          <w:divBdr>
            <w:top w:val="none" w:sz="0" w:space="0" w:color="auto"/>
            <w:left w:val="none" w:sz="0" w:space="0" w:color="auto"/>
            <w:bottom w:val="none" w:sz="0" w:space="0" w:color="auto"/>
            <w:right w:val="none" w:sz="0" w:space="0" w:color="auto"/>
          </w:divBdr>
        </w:div>
        <w:div w:id="1463646788">
          <w:marLeft w:val="480"/>
          <w:marRight w:val="0"/>
          <w:marTop w:val="0"/>
          <w:marBottom w:val="0"/>
          <w:divBdr>
            <w:top w:val="none" w:sz="0" w:space="0" w:color="auto"/>
            <w:left w:val="none" w:sz="0" w:space="0" w:color="auto"/>
            <w:bottom w:val="none" w:sz="0" w:space="0" w:color="auto"/>
            <w:right w:val="none" w:sz="0" w:space="0" w:color="auto"/>
          </w:divBdr>
        </w:div>
        <w:div w:id="808548002">
          <w:marLeft w:val="480"/>
          <w:marRight w:val="0"/>
          <w:marTop w:val="0"/>
          <w:marBottom w:val="0"/>
          <w:divBdr>
            <w:top w:val="none" w:sz="0" w:space="0" w:color="auto"/>
            <w:left w:val="none" w:sz="0" w:space="0" w:color="auto"/>
            <w:bottom w:val="none" w:sz="0" w:space="0" w:color="auto"/>
            <w:right w:val="none" w:sz="0" w:space="0" w:color="auto"/>
          </w:divBdr>
        </w:div>
        <w:div w:id="1651211276">
          <w:marLeft w:val="480"/>
          <w:marRight w:val="0"/>
          <w:marTop w:val="0"/>
          <w:marBottom w:val="0"/>
          <w:divBdr>
            <w:top w:val="none" w:sz="0" w:space="0" w:color="auto"/>
            <w:left w:val="none" w:sz="0" w:space="0" w:color="auto"/>
            <w:bottom w:val="none" w:sz="0" w:space="0" w:color="auto"/>
            <w:right w:val="none" w:sz="0" w:space="0" w:color="auto"/>
          </w:divBdr>
        </w:div>
        <w:div w:id="141897594">
          <w:marLeft w:val="480"/>
          <w:marRight w:val="0"/>
          <w:marTop w:val="0"/>
          <w:marBottom w:val="0"/>
          <w:divBdr>
            <w:top w:val="none" w:sz="0" w:space="0" w:color="auto"/>
            <w:left w:val="none" w:sz="0" w:space="0" w:color="auto"/>
            <w:bottom w:val="none" w:sz="0" w:space="0" w:color="auto"/>
            <w:right w:val="none" w:sz="0" w:space="0" w:color="auto"/>
          </w:divBdr>
        </w:div>
        <w:div w:id="1638102746">
          <w:marLeft w:val="480"/>
          <w:marRight w:val="0"/>
          <w:marTop w:val="0"/>
          <w:marBottom w:val="0"/>
          <w:divBdr>
            <w:top w:val="none" w:sz="0" w:space="0" w:color="auto"/>
            <w:left w:val="none" w:sz="0" w:space="0" w:color="auto"/>
            <w:bottom w:val="none" w:sz="0" w:space="0" w:color="auto"/>
            <w:right w:val="none" w:sz="0" w:space="0" w:color="auto"/>
          </w:divBdr>
        </w:div>
        <w:div w:id="987855429">
          <w:marLeft w:val="480"/>
          <w:marRight w:val="0"/>
          <w:marTop w:val="0"/>
          <w:marBottom w:val="0"/>
          <w:divBdr>
            <w:top w:val="none" w:sz="0" w:space="0" w:color="auto"/>
            <w:left w:val="none" w:sz="0" w:space="0" w:color="auto"/>
            <w:bottom w:val="none" w:sz="0" w:space="0" w:color="auto"/>
            <w:right w:val="none" w:sz="0" w:space="0" w:color="auto"/>
          </w:divBdr>
        </w:div>
        <w:div w:id="1531869668">
          <w:marLeft w:val="480"/>
          <w:marRight w:val="0"/>
          <w:marTop w:val="0"/>
          <w:marBottom w:val="0"/>
          <w:divBdr>
            <w:top w:val="none" w:sz="0" w:space="0" w:color="auto"/>
            <w:left w:val="none" w:sz="0" w:space="0" w:color="auto"/>
            <w:bottom w:val="none" w:sz="0" w:space="0" w:color="auto"/>
            <w:right w:val="none" w:sz="0" w:space="0" w:color="auto"/>
          </w:divBdr>
        </w:div>
        <w:div w:id="1510870713">
          <w:marLeft w:val="480"/>
          <w:marRight w:val="0"/>
          <w:marTop w:val="0"/>
          <w:marBottom w:val="0"/>
          <w:divBdr>
            <w:top w:val="none" w:sz="0" w:space="0" w:color="auto"/>
            <w:left w:val="none" w:sz="0" w:space="0" w:color="auto"/>
            <w:bottom w:val="none" w:sz="0" w:space="0" w:color="auto"/>
            <w:right w:val="none" w:sz="0" w:space="0" w:color="auto"/>
          </w:divBdr>
        </w:div>
        <w:div w:id="1296064047">
          <w:marLeft w:val="480"/>
          <w:marRight w:val="0"/>
          <w:marTop w:val="0"/>
          <w:marBottom w:val="0"/>
          <w:divBdr>
            <w:top w:val="none" w:sz="0" w:space="0" w:color="auto"/>
            <w:left w:val="none" w:sz="0" w:space="0" w:color="auto"/>
            <w:bottom w:val="none" w:sz="0" w:space="0" w:color="auto"/>
            <w:right w:val="none" w:sz="0" w:space="0" w:color="auto"/>
          </w:divBdr>
        </w:div>
        <w:div w:id="1721048595">
          <w:marLeft w:val="480"/>
          <w:marRight w:val="0"/>
          <w:marTop w:val="0"/>
          <w:marBottom w:val="0"/>
          <w:divBdr>
            <w:top w:val="none" w:sz="0" w:space="0" w:color="auto"/>
            <w:left w:val="none" w:sz="0" w:space="0" w:color="auto"/>
            <w:bottom w:val="none" w:sz="0" w:space="0" w:color="auto"/>
            <w:right w:val="none" w:sz="0" w:space="0" w:color="auto"/>
          </w:divBdr>
        </w:div>
        <w:div w:id="1407190148">
          <w:marLeft w:val="480"/>
          <w:marRight w:val="0"/>
          <w:marTop w:val="0"/>
          <w:marBottom w:val="0"/>
          <w:divBdr>
            <w:top w:val="none" w:sz="0" w:space="0" w:color="auto"/>
            <w:left w:val="none" w:sz="0" w:space="0" w:color="auto"/>
            <w:bottom w:val="none" w:sz="0" w:space="0" w:color="auto"/>
            <w:right w:val="none" w:sz="0" w:space="0" w:color="auto"/>
          </w:divBdr>
        </w:div>
        <w:div w:id="1252397206">
          <w:marLeft w:val="480"/>
          <w:marRight w:val="0"/>
          <w:marTop w:val="0"/>
          <w:marBottom w:val="0"/>
          <w:divBdr>
            <w:top w:val="none" w:sz="0" w:space="0" w:color="auto"/>
            <w:left w:val="none" w:sz="0" w:space="0" w:color="auto"/>
            <w:bottom w:val="none" w:sz="0" w:space="0" w:color="auto"/>
            <w:right w:val="none" w:sz="0" w:space="0" w:color="auto"/>
          </w:divBdr>
        </w:div>
        <w:div w:id="1707489328">
          <w:marLeft w:val="480"/>
          <w:marRight w:val="0"/>
          <w:marTop w:val="0"/>
          <w:marBottom w:val="0"/>
          <w:divBdr>
            <w:top w:val="none" w:sz="0" w:space="0" w:color="auto"/>
            <w:left w:val="none" w:sz="0" w:space="0" w:color="auto"/>
            <w:bottom w:val="none" w:sz="0" w:space="0" w:color="auto"/>
            <w:right w:val="none" w:sz="0" w:space="0" w:color="auto"/>
          </w:divBdr>
        </w:div>
        <w:div w:id="622077005">
          <w:marLeft w:val="480"/>
          <w:marRight w:val="0"/>
          <w:marTop w:val="0"/>
          <w:marBottom w:val="0"/>
          <w:divBdr>
            <w:top w:val="none" w:sz="0" w:space="0" w:color="auto"/>
            <w:left w:val="none" w:sz="0" w:space="0" w:color="auto"/>
            <w:bottom w:val="none" w:sz="0" w:space="0" w:color="auto"/>
            <w:right w:val="none" w:sz="0" w:space="0" w:color="auto"/>
          </w:divBdr>
        </w:div>
        <w:div w:id="788428868">
          <w:marLeft w:val="480"/>
          <w:marRight w:val="0"/>
          <w:marTop w:val="0"/>
          <w:marBottom w:val="0"/>
          <w:divBdr>
            <w:top w:val="none" w:sz="0" w:space="0" w:color="auto"/>
            <w:left w:val="none" w:sz="0" w:space="0" w:color="auto"/>
            <w:bottom w:val="none" w:sz="0" w:space="0" w:color="auto"/>
            <w:right w:val="none" w:sz="0" w:space="0" w:color="auto"/>
          </w:divBdr>
        </w:div>
        <w:div w:id="2034961296">
          <w:marLeft w:val="480"/>
          <w:marRight w:val="0"/>
          <w:marTop w:val="0"/>
          <w:marBottom w:val="0"/>
          <w:divBdr>
            <w:top w:val="none" w:sz="0" w:space="0" w:color="auto"/>
            <w:left w:val="none" w:sz="0" w:space="0" w:color="auto"/>
            <w:bottom w:val="none" w:sz="0" w:space="0" w:color="auto"/>
            <w:right w:val="none" w:sz="0" w:space="0" w:color="auto"/>
          </w:divBdr>
        </w:div>
        <w:div w:id="808936069">
          <w:marLeft w:val="480"/>
          <w:marRight w:val="0"/>
          <w:marTop w:val="0"/>
          <w:marBottom w:val="0"/>
          <w:divBdr>
            <w:top w:val="none" w:sz="0" w:space="0" w:color="auto"/>
            <w:left w:val="none" w:sz="0" w:space="0" w:color="auto"/>
            <w:bottom w:val="none" w:sz="0" w:space="0" w:color="auto"/>
            <w:right w:val="none" w:sz="0" w:space="0" w:color="auto"/>
          </w:divBdr>
        </w:div>
        <w:div w:id="814950032">
          <w:marLeft w:val="480"/>
          <w:marRight w:val="0"/>
          <w:marTop w:val="0"/>
          <w:marBottom w:val="0"/>
          <w:divBdr>
            <w:top w:val="none" w:sz="0" w:space="0" w:color="auto"/>
            <w:left w:val="none" w:sz="0" w:space="0" w:color="auto"/>
            <w:bottom w:val="none" w:sz="0" w:space="0" w:color="auto"/>
            <w:right w:val="none" w:sz="0" w:space="0" w:color="auto"/>
          </w:divBdr>
        </w:div>
        <w:div w:id="2018194697">
          <w:marLeft w:val="480"/>
          <w:marRight w:val="0"/>
          <w:marTop w:val="0"/>
          <w:marBottom w:val="0"/>
          <w:divBdr>
            <w:top w:val="none" w:sz="0" w:space="0" w:color="auto"/>
            <w:left w:val="none" w:sz="0" w:space="0" w:color="auto"/>
            <w:bottom w:val="none" w:sz="0" w:space="0" w:color="auto"/>
            <w:right w:val="none" w:sz="0" w:space="0" w:color="auto"/>
          </w:divBdr>
        </w:div>
        <w:div w:id="1127622491">
          <w:marLeft w:val="480"/>
          <w:marRight w:val="0"/>
          <w:marTop w:val="0"/>
          <w:marBottom w:val="0"/>
          <w:divBdr>
            <w:top w:val="none" w:sz="0" w:space="0" w:color="auto"/>
            <w:left w:val="none" w:sz="0" w:space="0" w:color="auto"/>
            <w:bottom w:val="none" w:sz="0" w:space="0" w:color="auto"/>
            <w:right w:val="none" w:sz="0" w:space="0" w:color="auto"/>
          </w:divBdr>
        </w:div>
        <w:div w:id="1530337752">
          <w:marLeft w:val="480"/>
          <w:marRight w:val="0"/>
          <w:marTop w:val="0"/>
          <w:marBottom w:val="0"/>
          <w:divBdr>
            <w:top w:val="none" w:sz="0" w:space="0" w:color="auto"/>
            <w:left w:val="none" w:sz="0" w:space="0" w:color="auto"/>
            <w:bottom w:val="none" w:sz="0" w:space="0" w:color="auto"/>
            <w:right w:val="none" w:sz="0" w:space="0" w:color="auto"/>
          </w:divBdr>
        </w:div>
        <w:div w:id="2061005092">
          <w:marLeft w:val="480"/>
          <w:marRight w:val="0"/>
          <w:marTop w:val="0"/>
          <w:marBottom w:val="0"/>
          <w:divBdr>
            <w:top w:val="none" w:sz="0" w:space="0" w:color="auto"/>
            <w:left w:val="none" w:sz="0" w:space="0" w:color="auto"/>
            <w:bottom w:val="none" w:sz="0" w:space="0" w:color="auto"/>
            <w:right w:val="none" w:sz="0" w:space="0" w:color="auto"/>
          </w:divBdr>
        </w:div>
        <w:div w:id="386757028">
          <w:marLeft w:val="480"/>
          <w:marRight w:val="0"/>
          <w:marTop w:val="0"/>
          <w:marBottom w:val="0"/>
          <w:divBdr>
            <w:top w:val="none" w:sz="0" w:space="0" w:color="auto"/>
            <w:left w:val="none" w:sz="0" w:space="0" w:color="auto"/>
            <w:bottom w:val="none" w:sz="0" w:space="0" w:color="auto"/>
            <w:right w:val="none" w:sz="0" w:space="0" w:color="auto"/>
          </w:divBdr>
        </w:div>
        <w:div w:id="1120145988">
          <w:marLeft w:val="480"/>
          <w:marRight w:val="0"/>
          <w:marTop w:val="0"/>
          <w:marBottom w:val="0"/>
          <w:divBdr>
            <w:top w:val="none" w:sz="0" w:space="0" w:color="auto"/>
            <w:left w:val="none" w:sz="0" w:space="0" w:color="auto"/>
            <w:bottom w:val="none" w:sz="0" w:space="0" w:color="auto"/>
            <w:right w:val="none" w:sz="0" w:space="0" w:color="auto"/>
          </w:divBdr>
        </w:div>
        <w:div w:id="1435319286">
          <w:marLeft w:val="480"/>
          <w:marRight w:val="0"/>
          <w:marTop w:val="0"/>
          <w:marBottom w:val="0"/>
          <w:divBdr>
            <w:top w:val="none" w:sz="0" w:space="0" w:color="auto"/>
            <w:left w:val="none" w:sz="0" w:space="0" w:color="auto"/>
            <w:bottom w:val="none" w:sz="0" w:space="0" w:color="auto"/>
            <w:right w:val="none" w:sz="0" w:space="0" w:color="auto"/>
          </w:divBdr>
        </w:div>
      </w:divsChild>
    </w:div>
    <w:div w:id="1483933424">
      <w:bodyDiv w:val="1"/>
      <w:marLeft w:val="0"/>
      <w:marRight w:val="0"/>
      <w:marTop w:val="0"/>
      <w:marBottom w:val="0"/>
      <w:divBdr>
        <w:top w:val="none" w:sz="0" w:space="0" w:color="auto"/>
        <w:left w:val="none" w:sz="0" w:space="0" w:color="auto"/>
        <w:bottom w:val="none" w:sz="0" w:space="0" w:color="auto"/>
        <w:right w:val="none" w:sz="0" w:space="0" w:color="auto"/>
      </w:divBdr>
    </w:div>
    <w:div w:id="1484929650">
      <w:bodyDiv w:val="1"/>
      <w:marLeft w:val="0"/>
      <w:marRight w:val="0"/>
      <w:marTop w:val="0"/>
      <w:marBottom w:val="0"/>
      <w:divBdr>
        <w:top w:val="none" w:sz="0" w:space="0" w:color="auto"/>
        <w:left w:val="none" w:sz="0" w:space="0" w:color="auto"/>
        <w:bottom w:val="none" w:sz="0" w:space="0" w:color="auto"/>
        <w:right w:val="none" w:sz="0" w:space="0" w:color="auto"/>
      </w:divBdr>
    </w:div>
    <w:div w:id="1485660430">
      <w:bodyDiv w:val="1"/>
      <w:marLeft w:val="0"/>
      <w:marRight w:val="0"/>
      <w:marTop w:val="0"/>
      <w:marBottom w:val="0"/>
      <w:divBdr>
        <w:top w:val="none" w:sz="0" w:space="0" w:color="auto"/>
        <w:left w:val="none" w:sz="0" w:space="0" w:color="auto"/>
        <w:bottom w:val="none" w:sz="0" w:space="0" w:color="auto"/>
        <w:right w:val="none" w:sz="0" w:space="0" w:color="auto"/>
      </w:divBdr>
    </w:div>
    <w:div w:id="1486050597">
      <w:bodyDiv w:val="1"/>
      <w:marLeft w:val="0"/>
      <w:marRight w:val="0"/>
      <w:marTop w:val="0"/>
      <w:marBottom w:val="0"/>
      <w:divBdr>
        <w:top w:val="none" w:sz="0" w:space="0" w:color="auto"/>
        <w:left w:val="none" w:sz="0" w:space="0" w:color="auto"/>
        <w:bottom w:val="none" w:sz="0" w:space="0" w:color="auto"/>
        <w:right w:val="none" w:sz="0" w:space="0" w:color="auto"/>
      </w:divBdr>
    </w:div>
    <w:div w:id="1486311139">
      <w:bodyDiv w:val="1"/>
      <w:marLeft w:val="0"/>
      <w:marRight w:val="0"/>
      <w:marTop w:val="0"/>
      <w:marBottom w:val="0"/>
      <w:divBdr>
        <w:top w:val="none" w:sz="0" w:space="0" w:color="auto"/>
        <w:left w:val="none" w:sz="0" w:space="0" w:color="auto"/>
        <w:bottom w:val="none" w:sz="0" w:space="0" w:color="auto"/>
        <w:right w:val="none" w:sz="0" w:space="0" w:color="auto"/>
      </w:divBdr>
    </w:div>
    <w:div w:id="1486315572">
      <w:bodyDiv w:val="1"/>
      <w:marLeft w:val="0"/>
      <w:marRight w:val="0"/>
      <w:marTop w:val="0"/>
      <w:marBottom w:val="0"/>
      <w:divBdr>
        <w:top w:val="none" w:sz="0" w:space="0" w:color="auto"/>
        <w:left w:val="none" w:sz="0" w:space="0" w:color="auto"/>
        <w:bottom w:val="none" w:sz="0" w:space="0" w:color="auto"/>
        <w:right w:val="none" w:sz="0" w:space="0" w:color="auto"/>
      </w:divBdr>
      <w:divsChild>
        <w:div w:id="1319113978">
          <w:marLeft w:val="0"/>
          <w:marRight w:val="0"/>
          <w:marTop w:val="0"/>
          <w:marBottom w:val="0"/>
          <w:divBdr>
            <w:top w:val="none" w:sz="0" w:space="0" w:color="auto"/>
            <w:left w:val="none" w:sz="0" w:space="0" w:color="auto"/>
            <w:bottom w:val="none" w:sz="0" w:space="0" w:color="auto"/>
            <w:right w:val="none" w:sz="0" w:space="0" w:color="auto"/>
          </w:divBdr>
        </w:div>
        <w:div w:id="977489553">
          <w:marLeft w:val="0"/>
          <w:marRight w:val="0"/>
          <w:marTop w:val="0"/>
          <w:marBottom w:val="0"/>
          <w:divBdr>
            <w:top w:val="none" w:sz="0" w:space="0" w:color="auto"/>
            <w:left w:val="none" w:sz="0" w:space="0" w:color="auto"/>
            <w:bottom w:val="none" w:sz="0" w:space="0" w:color="auto"/>
            <w:right w:val="none" w:sz="0" w:space="0" w:color="auto"/>
          </w:divBdr>
        </w:div>
        <w:div w:id="511644388">
          <w:marLeft w:val="0"/>
          <w:marRight w:val="0"/>
          <w:marTop w:val="0"/>
          <w:marBottom w:val="0"/>
          <w:divBdr>
            <w:top w:val="none" w:sz="0" w:space="0" w:color="auto"/>
            <w:left w:val="none" w:sz="0" w:space="0" w:color="auto"/>
            <w:bottom w:val="none" w:sz="0" w:space="0" w:color="auto"/>
            <w:right w:val="none" w:sz="0" w:space="0" w:color="auto"/>
          </w:divBdr>
        </w:div>
        <w:div w:id="1097138627">
          <w:marLeft w:val="0"/>
          <w:marRight w:val="0"/>
          <w:marTop w:val="0"/>
          <w:marBottom w:val="0"/>
          <w:divBdr>
            <w:top w:val="none" w:sz="0" w:space="0" w:color="auto"/>
            <w:left w:val="none" w:sz="0" w:space="0" w:color="auto"/>
            <w:bottom w:val="none" w:sz="0" w:space="0" w:color="auto"/>
            <w:right w:val="none" w:sz="0" w:space="0" w:color="auto"/>
          </w:divBdr>
        </w:div>
        <w:div w:id="239759682">
          <w:marLeft w:val="0"/>
          <w:marRight w:val="0"/>
          <w:marTop w:val="0"/>
          <w:marBottom w:val="0"/>
          <w:divBdr>
            <w:top w:val="none" w:sz="0" w:space="0" w:color="auto"/>
            <w:left w:val="none" w:sz="0" w:space="0" w:color="auto"/>
            <w:bottom w:val="none" w:sz="0" w:space="0" w:color="auto"/>
            <w:right w:val="none" w:sz="0" w:space="0" w:color="auto"/>
          </w:divBdr>
        </w:div>
        <w:div w:id="600842797">
          <w:marLeft w:val="0"/>
          <w:marRight w:val="0"/>
          <w:marTop w:val="0"/>
          <w:marBottom w:val="0"/>
          <w:divBdr>
            <w:top w:val="none" w:sz="0" w:space="0" w:color="auto"/>
            <w:left w:val="none" w:sz="0" w:space="0" w:color="auto"/>
            <w:bottom w:val="none" w:sz="0" w:space="0" w:color="auto"/>
            <w:right w:val="none" w:sz="0" w:space="0" w:color="auto"/>
          </w:divBdr>
        </w:div>
        <w:div w:id="706182663">
          <w:marLeft w:val="0"/>
          <w:marRight w:val="0"/>
          <w:marTop w:val="0"/>
          <w:marBottom w:val="0"/>
          <w:divBdr>
            <w:top w:val="none" w:sz="0" w:space="0" w:color="auto"/>
            <w:left w:val="none" w:sz="0" w:space="0" w:color="auto"/>
            <w:bottom w:val="none" w:sz="0" w:space="0" w:color="auto"/>
            <w:right w:val="none" w:sz="0" w:space="0" w:color="auto"/>
          </w:divBdr>
        </w:div>
        <w:div w:id="133379004">
          <w:marLeft w:val="0"/>
          <w:marRight w:val="0"/>
          <w:marTop w:val="0"/>
          <w:marBottom w:val="0"/>
          <w:divBdr>
            <w:top w:val="none" w:sz="0" w:space="0" w:color="auto"/>
            <w:left w:val="none" w:sz="0" w:space="0" w:color="auto"/>
            <w:bottom w:val="none" w:sz="0" w:space="0" w:color="auto"/>
            <w:right w:val="none" w:sz="0" w:space="0" w:color="auto"/>
          </w:divBdr>
        </w:div>
        <w:div w:id="1059937771">
          <w:marLeft w:val="0"/>
          <w:marRight w:val="0"/>
          <w:marTop w:val="0"/>
          <w:marBottom w:val="0"/>
          <w:divBdr>
            <w:top w:val="none" w:sz="0" w:space="0" w:color="auto"/>
            <w:left w:val="none" w:sz="0" w:space="0" w:color="auto"/>
            <w:bottom w:val="none" w:sz="0" w:space="0" w:color="auto"/>
            <w:right w:val="none" w:sz="0" w:space="0" w:color="auto"/>
          </w:divBdr>
        </w:div>
        <w:div w:id="778987896">
          <w:marLeft w:val="0"/>
          <w:marRight w:val="0"/>
          <w:marTop w:val="0"/>
          <w:marBottom w:val="0"/>
          <w:divBdr>
            <w:top w:val="none" w:sz="0" w:space="0" w:color="auto"/>
            <w:left w:val="none" w:sz="0" w:space="0" w:color="auto"/>
            <w:bottom w:val="none" w:sz="0" w:space="0" w:color="auto"/>
            <w:right w:val="none" w:sz="0" w:space="0" w:color="auto"/>
          </w:divBdr>
        </w:div>
        <w:div w:id="1009872219">
          <w:marLeft w:val="0"/>
          <w:marRight w:val="0"/>
          <w:marTop w:val="0"/>
          <w:marBottom w:val="0"/>
          <w:divBdr>
            <w:top w:val="none" w:sz="0" w:space="0" w:color="auto"/>
            <w:left w:val="none" w:sz="0" w:space="0" w:color="auto"/>
            <w:bottom w:val="none" w:sz="0" w:space="0" w:color="auto"/>
            <w:right w:val="none" w:sz="0" w:space="0" w:color="auto"/>
          </w:divBdr>
        </w:div>
        <w:div w:id="1465462287">
          <w:marLeft w:val="0"/>
          <w:marRight w:val="0"/>
          <w:marTop w:val="0"/>
          <w:marBottom w:val="0"/>
          <w:divBdr>
            <w:top w:val="none" w:sz="0" w:space="0" w:color="auto"/>
            <w:left w:val="none" w:sz="0" w:space="0" w:color="auto"/>
            <w:bottom w:val="none" w:sz="0" w:space="0" w:color="auto"/>
            <w:right w:val="none" w:sz="0" w:space="0" w:color="auto"/>
          </w:divBdr>
        </w:div>
        <w:div w:id="75441283">
          <w:marLeft w:val="0"/>
          <w:marRight w:val="0"/>
          <w:marTop w:val="0"/>
          <w:marBottom w:val="0"/>
          <w:divBdr>
            <w:top w:val="none" w:sz="0" w:space="0" w:color="auto"/>
            <w:left w:val="none" w:sz="0" w:space="0" w:color="auto"/>
            <w:bottom w:val="none" w:sz="0" w:space="0" w:color="auto"/>
            <w:right w:val="none" w:sz="0" w:space="0" w:color="auto"/>
          </w:divBdr>
        </w:div>
        <w:div w:id="1109660385">
          <w:marLeft w:val="0"/>
          <w:marRight w:val="0"/>
          <w:marTop w:val="0"/>
          <w:marBottom w:val="0"/>
          <w:divBdr>
            <w:top w:val="none" w:sz="0" w:space="0" w:color="auto"/>
            <w:left w:val="none" w:sz="0" w:space="0" w:color="auto"/>
            <w:bottom w:val="none" w:sz="0" w:space="0" w:color="auto"/>
            <w:right w:val="none" w:sz="0" w:space="0" w:color="auto"/>
          </w:divBdr>
        </w:div>
        <w:div w:id="1407999326">
          <w:marLeft w:val="0"/>
          <w:marRight w:val="0"/>
          <w:marTop w:val="0"/>
          <w:marBottom w:val="0"/>
          <w:divBdr>
            <w:top w:val="none" w:sz="0" w:space="0" w:color="auto"/>
            <w:left w:val="none" w:sz="0" w:space="0" w:color="auto"/>
            <w:bottom w:val="none" w:sz="0" w:space="0" w:color="auto"/>
            <w:right w:val="none" w:sz="0" w:space="0" w:color="auto"/>
          </w:divBdr>
        </w:div>
        <w:div w:id="2035036300">
          <w:marLeft w:val="0"/>
          <w:marRight w:val="0"/>
          <w:marTop w:val="0"/>
          <w:marBottom w:val="0"/>
          <w:divBdr>
            <w:top w:val="none" w:sz="0" w:space="0" w:color="auto"/>
            <w:left w:val="none" w:sz="0" w:space="0" w:color="auto"/>
            <w:bottom w:val="none" w:sz="0" w:space="0" w:color="auto"/>
            <w:right w:val="none" w:sz="0" w:space="0" w:color="auto"/>
          </w:divBdr>
        </w:div>
        <w:div w:id="1894850789">
          <w:marLeft w:val="0"/>
          <w:marRight w:val="0"/>
          <w:marTop w:val="0"/>
          <w:marBottom w:val="0"/>
          <w:divBdr>
            <w:top w:val="none" w:sz="0" w:space="0" w:color="auto"/>
            <w:left w:val="none" w:sz="0" w:space="0" w:color="auto"/>
            <w:bottom w:val="none" w:sz="0" w:space="0" w:color="auto"/>
            <w:right w:val="none" w:sz="0" w:space="0" w:color="auto"/>
          </w:divBdr>
        </w:div>
        <w:div w:id="27150309">
          <w:marLeft w:val="0"/>
          <w:marRight w:val="0"/>
          <w:marTop w:val="0"/>
          <w:marBottom w:val="0"/>
          <w:divBdr>
            <w:top w:val="none" w:sz="0" w:space="0" w:color="auto"/>
            <w:left w:val="none" w:sz="0" w:space="0" w:color="auto"/>
            <w:bottom w:val="none" w:sz="0" w:space="0" w:color="auto"/>
            <w:right w:val="none" w:sz="0" w:space="0" w:color="auto"/>
          </w:divBdr>
        </w:div>
        <w:div w:id="779031129">
          <w:marLeft w:val="0"/>
          <w:marRight w:val="0"/>
          <w:marTop w:val="0"/>
          <w:marBottom w:val="0"/>
          <w:divBdr>
            <w:top w:val="none" w:sz="0" w:space="0" w:color="auto"/>
            <w:left w:val="none" w:sz="0" w:space="0" w:color="auto"/>
            <w:bottom w:val="none" w:sz="0" w:space="0" w:color="auto"/>
            <w:right w:val="none" w:sz="0" w:space="0" w:color="auto"/>
          </w:divBdr>
        </w:div>
        <w:div w:id="8527499">
          <w:marLeft w:val="0"/>
          <w:marRight w:val="0"/>
          <w:marTop w:val="0"/>
          <w:marBottom w:val="0"/>
          <w:divBdr>
            <w:top w:val="none" w:sz="0" w:space="0" w:color="auto"/>
            <w:left w:val="none" w:sz="0" w:space="0" w:color="auto"/>
            <w:bottom w:val="none" w:sz="0" w:space="0" w:color="auto"/>
            <w:right w:val="none" w:sz="0" w:space="0" w:color="auto"/>
          </w:divBdr>
        </w:div>
        <w:div w:id="1184322386">
          <w:marLeft w:val="0"/>
          <w:marRight w:val="0"/>
          <w:marTop w:val="0"/>
          <w:marBottom w:val="0"/>
          <w:divBdr>
            <w:top w:val="none" w:sz="0" w:space="0" w:color="auto"/>
            <w:left w:val="none" w:sz="0" w:space="0" w:color="auto"/>
            <w:bottom w:val="none" w:sz="0" w:space="0" w:color="auto"/>
            <w:right w:val="none" w:sz="0" w:space="0" w:color="auto"/>
          </w:divBdr>
        </w:div>
        <w:div w:id="363167460">
          <w:marLeft w:val="0"/>
          <w:marRight w:val="0"/>
          <w:marTop w:val="0"/>
          <w:marBottom w:val="0"/>
          <w:divBdr>
            <w:top w:val="none" w:sz="0" w:space="0" w:color="auto"/>
            <w:left w:val="none" w:sz="0" w:space="0" w:color="auto"/>
            <w:bottom w:val="none" w:sz="0" w:space="0" w:color="auto"/>
            <w:right w:val="none" w:sz="0" w:space="0" w:color="auto"/>
          </w:divBdr>
        </w:div>
        <w:div w:id="739399401">
          <w:marLeft w:val="0"/>
          <w:marRight w:val="0"/>
          <w:marTop w:val="0"/>
          <w:marBottom w:val="0"/>
          <w:divBdr>
            <w:top w:val="none" w:sz="0" w:space="0" w:color="auto"/>
            <w:left w:val="none" w:sz="0" w:space="0" w:color="auto"/>
            <w:bottom w:val="none" w:sz="0" w:space="0" w:color="auto"/>
            <w:right w:val="none" w:sz="0" w:space="0" w:color="auto"/>
          </w:divBdr>
        </w:div>
        <w:div w:id="950207830">
          <w:marLeft w:val="0"/>
          <w:marRight w:val="0"/>
          <w:marTop w:val="0"/>
          <w:marBottom w:val="0"/>
          <w:divBdr>
            <w:top w:val="none" w:sz="0" w:space="0" w:color="auto"/>
            <w:left w:val="none" w:sz="0" w:space="0" w:color="auto"/>
            <w:bottom w:val="none" w:sz="0" w:space="0" w:color="auto"/>
            <w:right w:val="none" w:sz="0" w:space="0" w:color="auto"/>
          </w:divBdr>
        </w:div>
        <w:div w:id="920219260">
          <w:marLeft w:val="0"/>
          <w:marRight w:val="0"/>
          <w:marTop w:val="0"/>
          <w:marBottom w:val="0"/>
          <w:divBdr>
            <w:top w:val="none" w:sz="0" w:space="0" w:color="auto"/>
            <w:left w:val="none" w:sz="0" w:space="0" w:color="auto"/>
            <w:bottom w:val="none" w:sz="0" w:space="0" w:color="auto"/>
            <w:right w:val="none" w:sz="0" w:space="0" w:color="auto"/>
          </w:divBdr>
        </w:div>
        <w:div w:id="1012338308">
          <w:marLeft w:val="0"/>
          <w:marRight w:val="0"/>
          <w:marTop w:val="0"/>
          <w:marBottom w:val="0"/>
          <w:divBdr>
            <w:top w:val="none" w:sz="0" w:space="0" w:color="auto"/>
            <w:left w:val="none" w:sz="0" w:space="0" w:color="auto"/>
            <w:bottom w:val="none" w:sz="0" w:space="0" w:color="auto"/>
            <w:right w:val="none" w:sz="0" w:space="0" w:color="auto"/>
          </w:divBdr>
        </w:div>
        <w:div w:id="2080055206">
          <w:marLeft w:val="0"/>
          <w:marRight w:val="0"/>
          <w:marTop w:val="0"/>
          <w:marBottom w:val="0"/>
          <w:divBdr>
            <w:top w:val="none" w:sz="0" w:space="0" w:color="auto"/>
            <w:left w:val="none" w:sz="0" w:space="0" w:color="auto"/>
            <w:bottom w:val="none" w:sz="0" w:space="0" w:color="auto"/>
            <w:right w:val="none" w:sz="0" w:space="0" w:color="auto"/>
          </w:divBdr>
        </w:div>
        <w:div w:id="1040517451">
          <w:marLeft w:val="0"/>
          <w:marRight w:val="0"/>
          <w:marTop w:val="0"/>
          <w:marBottom w:val="0"/>
          <w:divBdr>
            <w:top w:val="none" w:sz="0" w:space="0" w:color="auto"/>
            <w:left w:val="none" w:sz="0" w:space="0" w:color="auto"/>
            <w:bottom w:val="none" w:sz="0" w:space="0" w:color="auto"/>
            <w:right w:val="none" w:sz="0" w:space="0" w:color="auto"/>
          </w:divBdr>
        </w:div>
        <w:div w:id="478423490">
          <w:marLeft w:val="0"/>
          <w:marRight w:val="0"/>
          <w:marTop w:val="0"/>
          <w:marBottom w:val="0"/>
          <w:divBdr>
            <w:top w:val="none" w:sz="0" w:space="0" w:color="auto"/>
            <w:left w:val="none" w:sz="0" w:space="0" w:color="auto"/>
            <w:bottom w:val="none" w:sz="0" w:space="0" w:color="auto"/>
            <w:right w:val="none" w:sz="0" w:space="0" w:color="auto"/>
          </w:divBdr>
        </w:div>
        <w:div w:id="380515401">
          <w:marLeft w:val="0"/>
          <w:marRight w:val="0"/>
          <w:marTop w:val="0"/>
          <w:marBottom w:val="0"/>
          <w:divBdr>
            <w:top w:val="none" w:sz="0" w:space="0" w:color="auto"/>
            <w:left w:val="none" w:sz="0" w:space="0" w:color="auto"/>
            <w:bottom w:val="none" w:sz="0" w:space="0" w:color="auto"/>
            <w:right w:val="none" w:sz="0" w:space="0" w:color="auto"/>
          </w:divBdr>
        </w:div>
        <w:div w:id="1723022592">
          <w:marLeft w:val="0"/>
          <w:marRight w:val="0"/>
          <w:marTop w:val="0"/>
          <w:marBottom w:val="0"/>
          <w:divBdr>
            <w:top w:val="none" w:sz="0" w:space="0" w:color="auto"/>
            <w:left w:val="none" w:sz="0" w:space="0" w:color="auto"/>
            <w:bottom w:val="none" w:sz="0" w:space="0" w:color="auto"/>
            <w:right w:val="none" w:sz="0" w:space="0" w:color="auto"/>
          </w:divBdr>
        </w:div>
        <w:div w:id="1416634287">
          <w:marLeft w:val="0"/>
          <w:marRight w:val="0"/>
          <w:marTop w:val="0"/>
          <w:marBottom w:val="0"/>
          <w:divBdr>
            <w:top w:val="none" w:sz="0" w:space="0" w:color="auto"/>
            <w:left w:val="none" w:sz="0" w:space="0" w:color="auto"/>
            <w:bottom w:val="none" w:sz="0" w:space="0" w:color="auto"/>
            <w:right w:val="none" w:sz="0" w:space="0" w:color="auto"/>
          </w:divBdr>
        </w:div>
        <w:div w:id="2090421793">
          <w:marLeft w:val="0"/>
          <w:marRight w:val="0"/>
          <w:marTop w:val="0"/>
          <w:marBottom w:val="0"/>
          <w:divBdr>
            <w:top w:val="none" w:sz="0" w:space="0" w:color="auto"/>
            <w:left w:val="none" w:sz="0" w:space="0" w:color="auto"/>
            <w:bottom w:val="none" w:sz="0" w:space="0" w:color="auto"/>
            <w:right w:val="none" w:sz="0" w:space="0" w:color="auto"/>
          </w:divBdr>
        </w:div>
        <w:div w:id="1460536069">
          <w:marLeft w:val="0"/>
          <w:marRight w:val="0"/>
          <w:marTop w:val="0"/>
          <w:marBottom w:val="0"/>
          <w:divBdr>
            <w:top w:val="none" w:sz="0" w:space="0" w:color="auto"/>
            <w:left w:val="none" w:sz="0" w:space="0" w:color="auto"/>
            <w:bottom w:val="none" w:sz="0" w:space="0" w:color="auto"/>
            <w:right w:val="none" w:sz="0" w:space="0" w:color="auto"/>
          </w:divBdr>
        </w:div>
        <w:div w:id="1673679530">
          <w:marLeft w:val="0"/>
          <w:marRight w:val="0"/>
          <w:marTop w:val="0"/>
          <w:marBottom w:val="0"/>
          <w:divBdr>
            <w:top w:val="none" w:sz="0" w:space="0" w:color="auto"/>
            <w:left w:val="none" w:sz="0" w:space="0" w:color="auto"/>
            <w:bottom w:val="none" w:sz="0" w:space="0" w:color="auto"/>
            <w:right w:val="none" w:sz="0" w:space="0" w:color="auto"/>
          </w:divBdr>
        </w:div>
        <w:div w:id="1965231683">
          <w:marLeft w:val="0"/>
          <w:marRight w:val="0"/>
          <w:marTop w:val="0"/>
          <w:marBottom w:val="0"/>
          <w:divBdr>
            <w:top w:val="none" w:sz="0" w:space="0" w:color="auto"/>
            <w:left w:val="none" w:sz="0" w:space="0" w:color="auto"/>
            <w:bottom w:val="none" w:sz="0" w:space="0" w:color="auto"/>
            <w:right w:val="none" w:sz="0" w:space="0" w:color="auto"/>
          </w:divBdr>
        </w:div>
        <w:div w:id="759447474">
          <w:marLeft w:val="0"/>
          <w:marRight w:val="0"/>
          <w:marTop w:val="0"/>
          <w:marBottom w:val="0"/>
          <w:divBdr>
            <w:top w:val="none" w:sz="0" w:space="0" w:color="auto"/>
            <w:left w:val="none" w:sz="0" w:space="0" w:color="auto"/>
            <w:bottom w:val="none" w:sz="0" w:space="0" w:color="auto"/>
            <w:right w:val="none" w:sz="0" w:space="0" w:color="auto"/>
          </w:divBdr>
        </w:div>
        <w:div w:id="941691613">
          <w:marLeft w:val="0"/>
          <w:marRight w:val="0"/>
          <w:marTop w:val="0"/>
          <w:marBottom w:val="0"/>
          <w:divBdr>
            <w:top w:val="none" w:sz="0" w:space="0" w:color="auto"/>
            <w:left w:val="none" w:sz="0" w:space="0" w:color="auto"/>
            <w:bottom w:val="none" w:sz="0" w:space="0" w:color="auto"/>
            <w:right w:val="none" w:sz="0" w:space="0" w:color="auto"/>
          </w:divBdr>
        </w:div>
        <w:div w:id="1118914087">
          <w:marLeft w:val="0"/>
          <w:marRight w:val="0"/>
          <w:marTop w:val="0"/>
          <w:marBottom w:val="0"/>
          <w:divBdr>
            <w:top w:val="none" w:sz="0" w:space="0" w:color="auto"/>
            <w:left w:val="none" w:sz="0" w:space="0" w:color="auto"/>
            <w:bottom w:val="none" w:sz="0" w:space="0" w:color="auto"/>
            <w:right w:val="none" w:sz="0" w:space="0" w:color="auto"/>
          </w:divBdr>
        </w:div>
        <w:div w:id="1454981482">
          <w:marLeft w:val="0"/>
          <w:marRight w:val="0"/>
          <w:marTop w:val="0"/>
          <w:marBottom w:val="0"/>
          <w:divBdr>
            <w:top w:val="none" w:sz="0" w:space="0" w:color="auto"/>
            <w:left w:val="none" w:sz="0" w:space="0" w:color="auto"/>
            <w:bottom w:val="none" w:sz="0" w:space="0" w:color="auto"/>
            <w:right w:val="none" w:sz="0" w:space="0" w:color="auto"/>
          </w:divBdr>
        </w:div>
        <w:div w:id="600452793">
          <w:marLeft w:val="0"/>
          <w:marRight w:val="0"/>
          <w:marTop w:val="0"/>
          <w:marBottom w:val="0"/>
          <w:divBdr>
            <w:top w:val="none" w:sz="0" w:space="0" w:color="auto"/>
            <w:left w:val="none" w:sz="0" w:space="0" w:color="auto"/>
            <w:bottom w:val="none" w:sz="0" w:space="0" w:color="auto"/>
            <w:right w:val="none" w:sz="0" w:space="0" w:color="auto"/>
          </w:divBdr>
        </w:div>
        <w:div w:id="35744826">
          <w:marLeft w:val="0"/>
          <w:marRight w:val="0"/>
          <w:marTop w:val="0"/>
          <w:marBottom w:val="0"/>
          <w:divBdr>
            <w:top w:val="none" w:sz="0" w:space="0" w:color="auto"/>
            <w:left w:val="none" w:sz="0" w:space="0" w:color="auto"/>
            <w:bottom w:val="none" w:sz="0" w:space="0" w:color="auto"/>
            <w:right w:val="none" w:sz="0" w:space="0" w:color="auto"/>
          </w:divBdr>
        </w:div>
        <w:div w:id="288096472">
          <w:marLeft w:val="0"/>
          <w:marRight w:val="0"/>
          <w:marTop w:val="0"/>
          <w:marBottom w:val="0"/>
          <w:divBdr>
            <w:top w:val="none" w:sz="0" w:space="0" w:color="auto"/>
            <w:left w:val="none" w:sz="0" w:space="0" w:color="auto"/>
            <w:bottom w:val="none" w:sz="0" w:space="0" w:color="auto"/>
            <w:right w:val="none" w:sz="0" w:space="0" w:color="auto"/>
          </w:divBdr>
        </w:div>
        <w:div w:id="1617523934">
          <w:marLeft w:val="0"/>
          <w:marRight w:val="0"/>
          <w:marTop w:val="0"/>
          <w:marBottom w:val="0"/>
          <w:divBdr>
            <w:top w:val="none" w:sz="0" w:space="0" w:color="auto"/>
            <w:left w:val="none" w:sz="0" w:space="0" w:color="auto"/>
            <w:bottom w:val="none" w:sz="0" w:space="0" w:color="auto"/>
            <w:right w:val="none" w:sz="0" w:space="0" w:color="auto"/>
          </w:divBdr>
        </w:div>
        <w:div w:id="487479811">
          <w:marLeft w:val="0"/>
          <w:marRight w:val="0"/>
          <w:marTop w:val="0"/>
          <w:marBottom w:val="0"/>
          <w:divBdr>
            <w:top w:val="none" w:sz="0" w:space="0" w:color="auto"/>
            <w:left w:val="none" w:sz="0" w:space="0" w:color="auto"/>
            <w:bottom w:val="none" w:sz="0" w:space="0" w:color="auto"/>
            <w:right w:val="none" w:sz="0" w:space="0" w:color="auto"/>
          </w:divBdr>
        </w:div>
        <w:div w:id="1480461418">
          <w:marLeft w:val="0"/>
          <w:marRight w:val="0"/>
          <w:marTop w:val="0"/>
          <w:marBottom w:val="0"/>
          <w:divBdr>
            <w:top w:val="none" w:sz="0" w:space="0" w:color="auto"/>
            <w:left w:val="none" w:sz="0" w:space="0" w:color="auto"/>
            <w:bottom w:val="none" w:sz="0" w:space="0" w:color="auto"/>
            <w:right w:val="none" w:sz="0" w:space="0" w:color="auto"/>
          </w:divBdr>
        </w:div>
        <w:div w:id="1495683253">
          <w:marLeft w:val="0"/>
          <w:marRight w:val="0"/>
          <w:marTop w:val="0"/>
          <w:marBottom w:val="0"/>
          <w:divBdr>
            <w:top w:val="none" w:sz="0" w:space="0" w:color="auto"/>
            <w:left w:val="none" w:sz="0" w:space="0" w:color="auto"/>
            <w:bottom w:val="none" w:sz="0" w:space="0" w:color="auto"/>
            <w:right w:val="none" w:sz="0" w:space="0" w:color="auto"/>
          </w:divBdr>
        </w:div>
      </w:divsChild>
    </w:div>
    <w:div w:id="1486505393">
      <w:bodyDiv w:val="1"/>
      <w:marLeft w:val="0"/>
      <w:marRight w:val="0"/>
      <w:marTop w:val="0"/>
      <w:marBottom w:val="0"/>
      <w:divBdr>
        <w:top w:val="none" w:sz="0" w:space="0" w:color="auto"/>
        <w:left w:val="none" w:sz="0" w:space="0" w:color="auto"/>
        <w:bottom w:val="none" w:sz="0" w:space="0" w:color="auto"/>
        <w:right w:val="none" w:sz="0" w:space="0" w:color="auto"/>
      </w:divBdr>
    </w:div>
    <w:div w:id="1486779701">
      <w:bodyDiv w:val="1"/>
      <w:marLeft w:val="0"/>
      <w:marRight w:val="0"/>
      <w:marTop w:val="0"/>
      <w:marBottom w:val="0"/>
      <w:divBdr>
        <w:top w:val="none" w:sz="0" w:space="0" w:color="auto"/>
        <w:left w:val="none" w:sz="0" w:space="0" w:color="auto"/>
        <w:bottom w:val="none" w:sz="0" w:space="0" w:color="auto"/>
        <w:right w:val="none" w:sz="0" w:space="0" w:color="auto"/>
      </w:divBdr>
    </w:div>
    <w:div w:id="1487668811">
      <w:bodyDiv w:val="1"/>
      <w:marLeft w:val="0"/>
      <w:marRight w:val="0"/>
      <w:marTop w:val="0"/>
      <w:marBottom w:val="0"/>
      <w:divBdr>
        <w:top w:val="none" w:sz="0" w:space="0" w:color="auto"/>
        <w:left w:val="none" w:sz="0" w:space="0" w:color="auto"/>
        <w:bottom w:val="none" w:sz="0" w:space="0" w:color="auto"/>
        <w:right w:val="none" w:sz="0" w:space="0" w:color="auto"/>
      </w:divBdr>
    </w:div>
    <w:div w:id="1488473552">
      <w:bodyDiv w:val="1"/>
      <w:marLeft w:val="0"/>
      <w:marRight w:val="0"/>
      <w:marTop w:val="0"/>
      <w:marBottom w:val="0"/>
      <w:divBdr>
        <w:top w:val="none" w:sz="0" w:space="0" w:color="auto"/>
        <w:left w:val="none" w:sz="0" w:space="0" w:color="auto"/>
        <w:bottom w:val="none" w:sz="0" w:space="0" w:color="auto"/>
        <w:right w:val="none" w:sz="0" w:space="0" w:color="auto"/>
      </w:divBdr>
    </w:div>
    <w:div w:id="1489976974">
      <w:bodyDiv w:val="1"/>
      <w:marLeft w:val="0"/>
      <w:marRight w:val="0"/>
      <w:marTop w:val="0"/>
      <w:marBottom w:val="0"/>
      <w:divBdr>
        <w:top w:val="none" w:sz="0" w:space="0" w:color="auto"/>
        <w:left w:val="none" w:sz="0" w:space="0" w:color="auto"/>
        <w:bottom w:val="none" w:sz="0" w:space="0" w:color="auto"/>
        <w:right w:val="none" w:sz="0" w:space="0" w:color="auto"/>
      </w:divBdr>
    </w:div>
    <w:div w:id="1490053820">
      <w:bodyDiv w:val="1"/>
      <w:marLeft w:val="0"/>
      <w:marRight w:val="0"/>
      <w:marTop w:val="0"/>
      <w:marBottom w:val="0"/>
      <w:divBdr>
        <w:top w:val="none" w:sz="0" w:space="0" w:color="auto"/>
        <w:left w:val="none" w:sz="0" w:space="0" w:color="auto"/>
        <w:bottom w:val="none" w:sz="0" w:space="0" w:color="auto"/>
        <w:right w:val="none" w:sz="0" w:space="0" w:color="auto"/>
      </w:divBdr>
    </w:div>
    <w:div w:id="1490176776">
      <w:bodyDiv w:val="1"/>
      <w:marLeft w:val="0"/>
      <w:marRight w:val="0"/>
      <w:marTop w:val="0"/>
      <w:marBottom w:val="0"/>
      <w:divBdr>
        <w:top w:val="none" w:sz="0" w:space="0" w:color="auto"/>
        <w:left w:val="none" w:sz="0" w:space="0" w:color="auto"/>
        <w:bottom w:val="none" w:sz="0" w:space="0" w:color="auto"/>
        <w:right w:val="none" w:sz="0" w:space="0" w:color="auto"/>
      </w:divBdr>
    </w:div>
    <w:div w:id="1490251224">
      <w:bodyDiv w:val="1"/>
      <w:marLeft w:val="0"/>
      <w:marRight w:val="0"/>
      <w:marTop w:val="0"/>
      <w:marBottom w:val="0"/>
      <w:divBdr>
        <w:top w:val="none" w:sz="0" w:space="0" w:color="auto"/>
        <w:left w:val="none" w:sz="0" w:space="0" w:color="auto"/>
        <w:bottom w:val="none" w:sz="0" w:space="0" w:color="auto"/>
        <w:right w:val="none" w:sz="0" w:space="0" w:color="auto"/>
      </w:divBdr>
    </w:div>
    <w:div w:id="1490365209">
      <w:bodyDiv w:val="1"/>
      <w:marLeft w:val="0"/>
      <w:marRight w:val="0"/>
      <w:marTop w:val="0"/>
      <w:marBottom w:val="0"/>
      <w:divBdr>
        <w:top w:val="none" w:sz="0" w:space="0" w:color="auto"/>
        <w:left w:val="none" w:sz="0" w:space="0" w:color="auto"/>
        <w:bottom w:val="none" w:sz="0" w:space="0" w:color="auto"/>
        <w:right w:val="none" w:sz="0" w:space="0" w:color="auto"/>
      </w:divBdr>
    </w:div>
    <w:div w:id="1490513341">
      <w:bodyDiv w:val="1"/>
      <w:marLeft w:val="0"/>
      <w:marRight w:val="0"/>
      <w:marTop w:val="0"/>
      <w:marBottom w:val="0"/>
      <w:divBdr>
        <w:top w:val="none" w:sz="0" w:space="0" w:color="auto"/>
        <w:left w:val="none" w:sz="0" w:space="0" w:color="auto"/>
        <w:bottom w:val="none" w:sz="0" w:space="0" w:color="auto"/>
        <w:right w:val="none" w:sz="0" w:space="0" w:color="auto"/>
      </w:divBdr>
    </w:div>
    <w:div w:id="1490832045">
      <w:bodyDiv w:val="1"/>
      <w:marLeft w:val="0"/>
      <w:marRight w:val="0"/>
      <w:marTop w:val="0"/>
      <w:marBottom w:val="0"/>
      <w:divBdr>
        <w:top w:val="none" w:sz="0" w:space="0" w:color="auto"/>
        <w:left w:val="none" w:sz="0" w:space="0" w:color="auto"/>
        <w:bottom w:val="none" w:sz="0" w:space="0" w:color="auto"/>
        <w:right w:val="none" w:sz="0" w:space="0" w:color="auto"/>
      </w:divBdr>
    </w:div>
    <w:div w:id="1491556177">
      <w:bodyDiv w:val="1"/>
      <w:marLeft w:val="0"/>
      <w:marRight w:val="0"/>
      <w:marTop w:val="0"/>
      <w:marBottom w:val="0"/>
      <w:divBdr>
        <w:top w:val="none" w:sz="0" w:space="0" w:color="auto"/>
        <w:left w:val="none" w:sz="0" w:space="0" w:color="auto"/>
        <w:bottom w:val="none" w:sz="0" w:space="0" w:color="auto"/>
        <w:right w:val="none" w:sz="0" w:space="0" w:color="auto"/>
      </w:divBdr>
    </w:div>
    <w:div w:id="1492522221">
      <w:bodyDiv w:val="1"/>
      <w:marLeft w:val="0"/>
      <w:marRight w:val="0"/>
      <w:marTop w:val="0"/>
      <w:marBottom w:val="0"/>
      <w:divBdr>
        <w:top w:val="none" w:sz="0" w:space="0" w:color="auto"/>
        <w:left w:val="none" w:sz="0" w:space="0" w:color="auto"/>
        <w:bottom w:val="none" w:sz="0" w:space="0" w:color="auto"/>
        <w:right w:val="none" w:sz="0" w:space="0" w:color="auto"/>
      </w:divBdr>
    </w:div>
    <w:div w:id="1493370424">
      <w:bodyDiv w:val="1"/>
      <w:marLeft w:val="0"/>
      <w:marRight w:val="0"/>
      <w:marTop w:val="0"/>
      <w:marBottom w:val="0"/>
      <w:divBdr>
        <w:top w:val="none" w:sz="0" w:space="0" w:color="auto"/>
        <w:left w:val="none" w:sz="0" w:space="0" w:color="auto"/>
        <w:bottom w:val="none" w:sz="0" w:space="0" w:color="auto"/>
        <w:right w:val="none" w:sz="0" w:space="0" w:color="auto"/>
      </w:divBdr>
    </w:div>
    <w:div w:id="1493450753">
      <w:bodyDiv w:val="1"/>
      <w:marLeft w:val="0"/>
      <w:marRight w:val="0"/>
      <w:marTop w:val="0"/>
      <w:marBottom w:val="0"/>
      <w:divBdr>
        <w:top w:val="none" w:sz="0" w:space="0" w:color="auto"/>
        <w:left w:val="none" w:sz="0" w:space="0" w:color="auto"/>
        <w:bottom w:val="none" w:sz="0" w:space="0" w:color="auto"/>
        <w:right w:val="none" w:sz="0" w:space="0" w:color="auto"/>
      </w:divBdr>
    </w:div>
    <w:div w:id="1493527482">
      <w:bodyDiv w:val="1"/>
      <w:marLeft w:val="0"/>
      <w:marRight w:val="0"/>
      <w:marTop w:val="0"/>
      <w:marBottom w:val="0"/>
      <w:divBdr>
        <w:top w:val="none" w:sz="0" w:space="0" w:color="auto"/>
        <w:left w:val="none" w:sz="0" w:space="0" w:color="auto"/>
        <w:bottom w:val="none" w:sz="0" w:space="0" w:color="auto"/>
        <w:right w:val="none" w:sz="0" w:space="0" w:color="auto"/>
      </w:divBdr>
    </w:div>
    <w:div w:id="1493720683">
      <w:bodyDiv w:val="1"/>
      <w:marLeft w:val="0"/>
      <w:marRight w:val="0"/>
      <w:marTop w:val="0"/>
      <w:marBottom w:val="0"/>
      <w:divBdr>
        <w:top w:val="none" w:sz="0" w:space="0" w:color="auto"/>
        <w:left w:val="none" w:sz="0" w:space="0" w:color="auto"/>
        <w:bottom w:val="none" w:sz="0" w:space="0" w:color="auto"/>
        <w:right w:val="none" w:sz="0" w:space="0" w:color="auto"/>
      </w:divBdr>
    </w:div>
    <w:div w:id="1493908076">
      <w:bodyDiv w:val="1"/>
      <w:marLeft w:val="0"/>
      <w:marRight w:val="0"/>
      <w:marTop w:val="0"/>
      <w:marBottom w:val="0"/>
      <w:divBdr>
        <w:top w:val="none" w:sz="0" w:space="0" w:color="auto"/>
        <w:left w:val="none" w:sz="0" w:space="0" w:color="auto"/>
        <w:bottom w:val="none" w:sz="0" w:space="0" w:color="auto"/>
        <w:right w:val="none" w:sz="0" w:space="0" w:color="auto"/>
      </w:divBdr>
    </w:div>
    <w:div w:id="1494637436">
      <w:bodyDiv w:val="1"/>
      <w:marLeft w:val="0"/>
      <w:marRight w:val="0"/>
      <w:marTop w:val="0"/>
      <w:marBottom w:val="0"/>
      <w:divBdr>
        <w:top w:val="none" w:sz="0" w:space="0" w:color="auto"/>
        <w:left w:val="none" w:sz="0" w:space="0" w:color="auto"/>
        <w:bottom w:val="none" w:sz="0" w:space="0" w:color="auto"/>
        <w:right w:val="none" w:sz="0" w:space="0" w:color="auto"/>
      </w:divBdr>
    </w:div>
    <w:div w:id="1496190433">
      <w:bodyDiv w:val="1"/>
      <w:marLeft w:val="0"/>
      <w:marRight w:val="0"/>
      <w:marTop w:val="0"/>
      <w:marBottom w:val="0"/>
      <w:divBdr>
        <w:top w:val="none" w:sz="0" w:space="0" w:color="auto"/>
        <w:left w:val="none" w:sz="0" w:space="0" w:color="auto"/>
        <w:bottom w:val="none" w:sz="0" w:space="0" w:color="auto"/>
        <w:right w:val="none" w:sz="0" w:space="0" w:color="auto"/>
      </w:divBdr>
    </w:div>
    <w:div w:id="1496535209">
      <w:bodyDiv w:val="1"/>
      <w:marLeft w:val="0"/>
      <w:marRight w:val="0"/>
      <w:marTop w:val="0"/>
      <w:marBottom w:val="0"/>
      <w:divBdr>
        <w:top w:val="none" w:sz="0" w:space="0" w:color="auto"/>
        <w:left w:val="none" w:sz="0" w:space="0" w:color="auto"/>
        <w:bottom w:val="none" w:sz="0" w:space="0" w:color="auto"/>
        <w:right w:val="none" w:sz="0" w:space="0" w:color="auto"/>
      </w:divBdr>
    </w:div>
    <w:div w:id="1496650763">
      <w:bodyDiv w:val="1"/>
      <w:marLeft w:val="0"/>
      <w:marRight w:val="0"/>
      <w:marTop w:val="0"/>
      <w:marBottom w:val="0"/>
      <w:divBdr>
        <w:top w:val="none" w:sz="0" w:space="0" w:color="auto"/>
        <w:left w:val="none" w:sz="0" w:space="0" w:color="auto"/>
        <w:bottom w:val="none" w:sz="0" w:space="0" w:color="auto"/>
        <w:right w:val="none" w:sz="0" w:space="0" w:color="auto"/>
      </w:divBdr>
    </w:div>
    <w:div w:id="1497383524">
      <w:bodyDiv w:val="1"/>
      <w:marLeft w:val="0"/>
      <w:marRight w:val="0"/>
      <w:marTop w:val="0"/>
      <w:marBottom w:val="0"/>
      <w:divBdr>
        <w:top w:val="none" w:sz="0" w:space="0" w:color="auto"/>
        <w:left w:val="none" w:sz="0" w:space="0" w:color="auto"/>
        <w:bottom w:val="none" w:sz="0" w:space="0" w:color="auto"/>
        <w:right w:val="none" w:sz="0" w:space="0" w:color="auto"/>
      </w:divBdr>
      <w:divsChild>
        <w:div w:id="1719430209">
          <w:marLeft w:val="0"/>
          <w:marRight w:val="0"/>
          <w:marTop w:val="0"/>
          <w:marBottom w:val="0"/>
          <w:divBdr>
            <w:top w:val="none" w:sz="0" w:space="0" w:color="auto"/>
            <w:left w:val="none" w:sz="0" w:space="0" w:color="auto"/>
            <w:bottom w:val="none" w:sz="0" w:space="0" w:color="auto"/>
            <w:right w:val="none" w:sz="0" w:space="0" w:color="auto"/>
          </w:divBdr>
        </w:div>
        <w:div w:id="702098720">
          <w:marLeft w:val="0"/>
          <w:marRight w:val="0"/>
          <w:marTop w:val="0"/>
          <w:marBottom w:val="0"/>
          <w:divBdr>
            <w:top w:val="none" w:sz="0" w:space="0" w:color="auto"/>
            <w:left w:val="none" w:sz="0" w:space="0" w:color="auto"/>
            <w:bottom w:val="none" w:sz="0" w:space="0" w:color="auto"/>
            <w:right w:val="none" w:sz="0" w:space="0" w:color="auto"/>
          </w:divBdr>
        </w:div>
        <w:div w:id="1135678539">
          <w:marLeft w:val="0"/>
          <w:marRight w:val="0"/>
          <w:marTop w:val="0"/>
          <w:marBottom w:val="0"/>
          <w:divBdr>
            <w:top w:val="none" w:sz="0" w:space="0" w:color="auto"/>
            <w:left w:val="none" w:sz="0" w:space="0" w:color="auto"/>
            <w:bottom w:val="none" w:sz="0" w:space="0" w:color="auto"/>
            <w:right w:val="none" w:sz="0" w:space="0" w:color="auto"/>
          </w:divBdr>
        </w:div>
        <w:div w:id="576131999">
          <w:marLeft w:val="0"/>
          <w:marRight w:val="0"/>
          <w:marTop w:val="0"/>
          <w:marBottom w:val="0"/>
          <w:divBdr>
            <w:top w:val="none" w:sz="0" w:space="0" w:color="auto"/>
            <w:left w:val="none" w:sz="0" w:space="0" w:color="auto"/>
            <w:bottom w:val="none" w:sz="0" w:space="0" w:color="auto"/>
            <w:right w:val="none" w:sz="0" w:space="0" w:color="auto"/>
          </w:divBdr>
        </w:div>
        <w:div w:id="1072777437">
          <w:marLeft w:val="0"/>
          <w:marRight w:val="0"/>
          <w:marTop w:val="0"/>
          <w:marBottom w:val="0"/>
          <w:divBdr>
            <w:top w:val="none" w:sz="0" w:space="0" w:color="auto"/>
            <w:left w:val="none" w:sz="0" w:space="0" w:color="auto"/>
            <w:bottom w:val="none" w:sz="0" w:space="0" w:color="auto"/>
            <w:right w:val="none" w:sz="0" w:space="0" w:color="auto"/>
          </w:divBdr>
        </w:div>
        <w:div w:id="1664698789">
          <w:marLeft w:val="0"/>
          <w:marRight w:val="0"/>
          <w:marTop w:val="0"/>
          <w:marBottom w:val="0"/>
          <w:divBdr>
            <w:top w:val="none" w:sz="0" w:space="0" w:color="auto"/>
            <w:left w:val="none" w:sz="0" w:space="0" w:color="auto"/>
            <w:bottom w:val="none" w:sz="0" w:space="0" w:color="auto"/>
            <w:right w:val="none" w:sz="0" w:space="0" w:color="auto"/>
          </w:divBdr>
        </w:div>
        <w:div w:id="1710953928">
          <w:marLeft w:val="0"/>
          <w:marRight w:val="0"/>
          <w:marTop w:val="0"/>
          <w:marBottom w:val="0"/>
          <w:divBdr>
            <w:top w:val="none" w:sz="0" w:space="0" w:color="auto"/>
            <w:left w:val="none" w:sz="0" w:space="0" w:color="auto"/>
            <w:bottom w:val="none" w:sz="0" w:space="0" w:color="auto"/>
            <w:right w:val="none" w:sz="0" w:space="0" w:color="auto"/>
          </w:divBdr>
        </w:div>
        <w:div w:id="661591749">
          <w:marLeft w:val="0"/>
          <w:marRight w:val="0"/>
          <w:marTop w:val="0"/>
          <w:marBottom w:val="0"/>
          <w:divBdr>
            <w:top w:val="none" w:sz="0" w:space="0" w:color="auto"/>
            <w:left w:val="none" w:sz="0" w:space="0" w:color="auto"/>
            <w:bottom w:val="none" w:sz="0" w:space="0" w:color="auto"/>
            <w:right w:val="none" w:sz="0" w:space="0" w:color="auto"/>
          </w:divBdr>
        </w:div>
        <w:div w:id="84226151">
          <w:marLeft w:val="0"/>
          <w:marRight w:val="0"/>
          <w:marTop w:val="0"/>
          <w:marBottom w:val="0"/>
          <w:divBdr>
            <w:top w:val="none" w:sz="0" w:space="0" w:color="auto"/>
            <w:left w:val="none" w:sz="0" w:space="0" w:color="auto"/>
            <w:bottom w:val="none" w:sz="0" w:space="0" w:color="auto"/>
            <w:right w:val="none" w:sz="0" w:space="0" w:color="auto"/>
          </w:divBdr>
        </w:div>
        <w:div w:id="1720742455">
          <w:marLeft w:val="0"/>
          <w:marRight w:val="0"/>
          <w:marTop w:val="0"/>
          <w:marBottom w:val="0"/>
          <w:divBdr>
            <w:top w:val="none" w:sz="0" w:space="0" w:color="auto"/>
            <w:left w:val="none" w:sz="0" w:space="0" w:color="auto"/>
            <w:bottom w:val="none" w:sz="0" w:space="0" w:color="auto"/>
            <w:right w:val="none" w:sz="0" w:space="0" w:color="auto"/>
          </w:divBdr>
        </w:div>
        <w:div w:id="1306157601">
          <w:marLeft w:val="0"/>
          <w:marRight w:val="0"/>
          <w:marTop w:val="0"/>
          <w:marBottom w:val="0"/>
          <w:divBdr>
            <w:top w:val="none" w:sz="0" w:space="0" w:color="auto"/>
            <w:left w:val="none" w:sz="0" w:space="0" w:color="auto"/>
            <w:bottom w:val="none" w:sz="0" w:space="0" w:color="auto"/>
            <w:right w:val="none" w:sz="0" w:space="0" w:color="auto"/>
          </w:divBdr>
        </w:div>
        <w:div w:id="759183654">
          <w:marLeft w:val="0"/>
          <w:marRight w:val="0"/>
          <w:marTop w:val="0"/>
          <w:marBottom w:val="0"/>
          <w:divBdr>
            <w:top w:val="none" w:sz="0" w:space="0" w:color="auto"/>
            <w:left w:val="none" w:sz="0" w:space="0" w:color="auto"/>
            <w:bottom w:val="none" w:sz="0" w:space="0" w:color="auto"/>
            <w:right w:val="none" w:sz="0" w:space="0" w:color="auto"/>
          </w:divBdr>
        </w:div>
        <w:div w:id="2077242380">
          <w:marLeft w:val="0"/>
          <w:marRight w:val="0"/>
          <w:marTop w:val="0"/>
          <w:marBottom w:val="0"/>
          <w:divBdr>
            <w:top w:val="none" w:sz="0" w:space="0" w:color="auto"/>
            <w:left w:val="none" w:sz="0" w:space="0" w:color="auto"/>
            <w:bottom w:val="none" w:sz="0" w:space="0" w:color="auto"/>
            <w:right w:val="none" w:sz="0" w:space="0" w:color="auto"/>
          </w:divBdr>
        </w:div>
        <w:div w:id="1454130890">
          <w:marLeft w:val="0"/>
          <w:marRight w:val="0"/>
          <w:marTop w:val="0"/>
          <w:marBottom w:val="0"/>
          <w:divBdr>
            <w:top w:val="none" w:sz="0" w:space="0" w:color="auto"/>
            <w:left w:val="none" w:sz="0" w:space="0" w:color="auto"/>
            <w:bottom w:val="none" w:sz="0" w:space="0" w:color="auto"/>
            <w:right w:val="none" w:sz="0" w:space="0" w:color="auto"/>
          </w:divBdr>
        </w:div>
        <w:div w:id="1188640319">
          <w:marLeft w:val="0"/>
          <w:marRight w:val="0"/>
          <w:marTop w:val="0"/>
          <w:marBottom w:val="0"/>
          <w:divBdr>
            <w:top w:val="none" w:sz="0" w:space="0" w:color="auto"/>
            <w:left w:val="none" w:sz="0" w:space="0" w:color="auto"/>
            <w:bottom w:val="none" w:sz="0" w:space="0" w:color="auto"/>
            <w:right w:val="none" w:sz="0" w:space="0" w:color="auto"/>
          </w:divBdr>
        </w:div>
        <w:div w:id="336688457">
          <w:marLeft w:val="0"/>
          <w:marRight w:val="0"/>
          <w:marTop w:val="0"/>
          <w:marBottom w:val="0"/>
          <w:divBdr>
            <w:top w:val="none" w:sz="0" w:space="0" w:color="auto"/>
            <w:left w:val="none" w:sz="0" w:space="0" w:color="auto"/>
            <w:bottom w:val="none" w:sz="0" w:space="0" w:color="auto"/>
            <w:right w:val="none" w:sz="0" w:space="0" w:color="auto"/>
          </w:divBdr>
        </w:div>
        <w:div w:id="537856700">
          <w:marLeft w:val="0"/>
          <w:marRight w:val="0"/>
          <w:marTop w:val="0"/>
          <w:marBottom w:val="0"/>
          <w:divBdr>
            <w:top w:val="none" w:sz="0" w:space="0" w:color="auto"/>
            <w:left w:val="none" w:sz="0" w:space="0" w:color="auto"/>
            <w:bottom w:val="none" w:sz="0" w:space="0" w:color="auto"/>
            <w:right w:val="none" w:sz="0" w:space="0" w:color="auto"/>
          </w:divBdr>
        </w:div>
        <w:div w:id="1215383905">
          <w:marLeft w:val="0"/>
          <w:marRight w:val="0"/>
          <w:marTop w:val="0"/>
          <w:marBottom w:val="0"/>
          <w:divBdr>
            <w:top w:val="none" w:sz="0" w:space="0" w:color="auto"/>
            <w:left w:val="none" w:sz="0" w:space="0" w:color="auto"/>
            <w:bottom w:val="none" w:sz="0" w:space="0" w:color="auto"/>
            <w:right w:val="none" w:sz="0" w:space="0" w:color="auto"/>
          </w:divBdr>
        </w:div>
        <w:div w:id="515845903">
          <w:marLeft w:val="0"/>
          <w:marRight w:val="0"/>
          <w:marTop w:val="0"/>
          <w:marBottom w:val="0"/>
          <w:divBdr>
            <w:top w:val="none" w:sz="0" w:space="0" w:color="auto"/>
            <w:left w:val="none" w:sz="0" w:space="0" w:color="auto"/>
            <w:bottom w:val="none" w:sz="0" w:space="0" w:color="auto"/>
            <w:right w:val="none" w:sz="0" w:space="0" w:color="auto"/>
          </w:divBdr>
        </w:div>
        <w:div w:id="1541938798">
          <w:marLeft w:val="0"/>
          <w:marRight w:val="0"/>
          <w:marTop w:val="0"/>
          <w:marBottom w:val="0"/>
          <w:divBdr>
            <w:top w:val="none" w:sz="0" w:space="0" w:color="auto"/>
            <w:left w:val="none" w:sz="0" w:space="0" w:color="auto"/>
            <w:bottom w:val="none" w:sz="0" w:space="0" w:color="auto"/>
            <w:right w:val="none" w:sz="0" w:space="0" w:color="auto"/>
          </w:divBdr>
        </w:div>
        <w:div w:id="82990557">
          <w:marLeft w:val="0"/>
          <w:marRight w:val="0"/>
          <w:marTop w:val="0"/>
          <w:marBottom w:val="0"/>
          <w:divBdr>
            <w:top w:val="none" w:sz="0" w:space="0" w:color="auto"/>
            <w:left w:val="none" w:sz="0" w:space="0" w:color="auto"/>
            <w:bottom w:val="none" w:sz="0" w:space="0" w:color="auto"/>
            <w:right w:val="none" w:sz="0" w:space="0" w:color="auto"/>
          </w:divBdr>
        </w:div>
        <w:div w:id="834995559">
          <w:marLeft w:val="0"/>
          <w:marRight w:val="0"/>
          <w:marTop w:val="0"/>
          <w:marBottom w:val="0"/>
          <w:divBdr>
            <w:top w:val="none" w:sz="0" w:space="0" w:color="auto"/>
            <w:left w:val="none" w:sz="0" w:space="0" w:color="auto"/>
            <w:bottom w:val="none" w:sz="0" w:space="0" w:color="auto"/>
            <w:right w:val="none" w:sz="0" w:space="0" w:color="auto"/>
          </w:divBdr>
        </w:div>
        <w:div w:id="1323389631">
          <w:marLeft w:val="0"/>
          <w:marRight w:val="0"/>
          <w:marTop w:val="0"/>
          <w:marBottom w:val="0"/>
          <w:divBdr>
            <w:top w:val="none" w:sz="0" w:space="0" w:color="auto"/>
            <w:left w:val="none" w:sz="0" w:space="0" w:color="auto"/>
            <w:bottom w:val="none" w:sz="0" w:space="0" w:color="auto"/>
            <w:right w:val="none" w:sz="0" w:space="0" w:color="auto"/>
          </w:divBdr>
        </w:div>
        <w:div w:id="2050105657">
          <w:marLeft w:val="0"/>
          <w:marRight w:val="0"/>
          <w:marTop w:val="0"/>
          <w:marBottom w:val="0"/>
          <w:divBdr>
            <w:top w:val="none" w:sz="0" w:space="0" w:color="auto"/>
            <w:left w:val="none" w:sz="0" w:space="0" w:color="auto"/>
            <w:bottom w:val="none" w:sz="0" w:space="0" w:color="auto"/>
            <w:right w:val="none" w:sz="0" w:space="0" w:color="auto"/>
          </w:divBdr>
        </w:div>
        <w:div w:id="337121575">
          <w:marLeft w:val="0"/>
          <w:marRight w:val="0"/>
          <w:marTop w:val="0"/>
          <w:marBottom w:val="0"/>
          <w:divBdr>
            <w:top w:val="none" w:sz="0" w:space="0" w:color="auto"/>
            <w:left w:val="none" w:sz="0" w:space="0" w:color="auto"/>
            <w:bottom w:val="none" w:sz="0" w:space="0" w:color="auto"/>
            <w:right w:val="none" w:sz="0" w:space="0" w:color="auto"/>
          </w:divBdr>
        </w:div>
        <w:div w:id="126971229">
          <w:marLeft w:val="0"/>
          <w:marRight w:val="0"/>
          <w:marTop w:val="0"/>
          <w:marBottom w:val="0"/>
          <w:divBdr>
            <w:top w:val="none" w:sz="0" w:space="0" w:color="auto"/>
            <w:left w:val="none" w:sz="0" w:space="0" w:color="auto"/>
            <w:bottom w:val="none" w:sz="0" w:space="0" w:color="auto"/>
            <w:right w:val="none" w:sz="0" w:space="0" w:color="auto"/>
          </w:divBdr>
        </w:div>
        <w:div w:id="633873307">
          <w:marLeft w:val="0"/>
          <w:marRight w:val="0"/>
          <w:marTop w:val="0"/>
          <w:marBottom w:val="0"/>
          <w:divBdr>
            <w:top w:val="none" w:sz="0" w:space="0" w:color="auto"/>
            <w:left w:val="none" w:sz="0" w:space="0" w:color="auto"/>
            <w:bottom w:val="none" w:sz="0" w:space="0" w:color="auto"/>
            <w:right w:val="none" w:sz="0" w:space="0" w:color="auto"/>
          </w:divBdr>
        </w:div>
        <w:div w:id="2147156836">
          <w:marLeft w:val="0"/>
          <w:marRight w:val="0"/>
          <w:marTop w:val="0"/>
          <w:marBottom w:val="0"/>
          <w:divBdr>
            <w:top w:val="none" w:sz="0" w:space="0" w:color="auto"/>
            <w:left w:val="none" w:sz="0" w:space="0" w:color="auto"/>
            <w:bottom w:val="none" w:sz="0" w:space="0" w:color="auto"/>
            <w:right w:val="none" w:sz="0" w:space="0" w:color="auto"/>
          </w:divBdr>
        </w:div>
        <w:div w:id="527371271">
          <w:marLeft w:val="0"/>
          <w:marRight w:val="0"/>
          <w:marTop w:val="0"/>
          <w:marBottom w:val="0"/>
          <w:divBdr>
            <w:top w:val="none" w:sz="0" w:space="0" w:color="auto"/>
            <w:left w:val="none" w:sz="0" w:space="0" w:color="auto"/>
            <w:bottom w:val="none" w:sz="0" w:space="0" w:color="auto"/>
            <w:right w:val="none" w:sz="0" w:space="0" w:color="auto"/>
          </w:divBdr>
        </w:div>
        <w:div w:id="1883859476">
          <w:marLeft w:val="0"/>
          <w:marRight w:val="0"/>
          <w:marTop w:val="0"/>
          <w:marBottom w:val="0"/>
          <w:divBdr>
            <w:top w:val="none" w:sz="0" w:space="0" w:color="auto"/>
            <w:left w:val="none" w:sz="0" w:space="0" w:color="auto"/>
            <w:bottom w:val="none" w:sz="0" w:space="0" w:color="auto"/>
            <w:right w:val="none" w:sz="0" w:space="0" w:color="auto"/>
          </w:divBdr>
        </w:div>
        <w:div w:id="870996100">
          <w:marLeft w:val="0"/>
          <w:marRight w:val="0"/>
          <w:marTop w:val="0"/>
          <w:marBottom w:val="0"/>
          <w:divBdr>
            <w:top w:val="none" w:sz="0" w:space="0" w:color="auto"/>
            <w:left w:val="none" w:sz="0" w:space="0" w:color="auto"/>
            <w:bottom w:val="none" w:sz="0" w:space="0" w:color="auto"/>
            <w:right w:val="none" w:sz="0" w:space="0" w:color="auto"/>
          </w:divBdr>
        </w:div>
        <w:div w:id="1648974084">
          <w:marLeft w:val="0"/>
          <w:marRight w:val="0"/>
          <w:marTop w:val="0"/>
          <w:marBottom w:val="0"/>
          <w:divBdr>
            <w:top w:val="none" w:sz="0" w:space="0" w:color="auto"/>
            <w:left w:val="none" w:sz="0" w:space="0" w:color="auto"/>
            <w:bottom w:val="none" w:sz="0" w:space="0" w:color="auto"/>
            <w:right w:val="none" w:sz="0" w:space="0" w:color="auto"/>
          </w:divBdr>
        </w:div>
        <w:div w:id="26227255">
          <w:marLeft w:val="0"/>
          <w:marRight w:val="0"/>
          <w:marTop w:val="0"/>
          <w:marBottom w:val="0"/>
          <w:divBdr>
            <w:top w:val="none" w:sz="0" w:space="0" w:color="auto"/>
            <w:left w:val="none" w:sz="0" w:space="0" w:color="auto"/>
            <w:bottom w:val="none" w:sz="0" w:space="0" w:color="auto"/>
            <w:right w:val="none" w:sz="0" w:space="0" w:color="auto"/>
          </w:divBdr>
        </w:div>
        <w:div w:id="281495032">
          <w:marLeft w:val="0"/>
          <w:marRight w:val="0"/>
          <w:marTop w:val="0"/>
          <w:marBottom w:val="0"/>
          <w:divBdr>
            <w:top w:val="none" w:sz="0" w:space="0" w:color="auto"/>
            <w:left w:val="none" w:sz="0" w:space="0" w:color="auto"/>
            <w:bottom w:val="none" w:sz="0" w:space="0" w:color="auto"/>
            <w:right w:val="none" w:sz="0" w:space="0" w:color="auto"/>
          </w:divBdr>
        </w:div>
        <w:div w:id="1279337606">
          <w:marLeft w:val="0"/>
          <w:marRight w:val="0"/>
          <w:marTop w:val="0"/>
          <w:marBottom w:val="0"/>
          <w:divBdr>
            <w:top w:val="none" w:sz="0" w:space="0" w:color="auto"/>
            <w:left w:val="none" w:sz="0" w:space="0" w:color="auto"/>
            <w:bottom w:val="none" w:sz="0" w:space="0" w:color="auto"/>
            <w:right w:val="none" w:sz="0" w:space="0" w:color="auto"/>
          </w:divBdr>
        </w:div>
        <w:div w:id="970554545">
          <w:marLeft w:val="0"/>
          <w:marRight w:val="0"/>
          <w:marTop w:val="0"/>
          <w:marBottom w:val="0"/>
          <w:divBdr>
            <w:top w:val="none" w:sz="0" w:space="0" w:color="auto"/>
            <w:left w:val="none" w:sz="0" w:space="0" w:color="auto"/>
            <w:bottom w:val="none" w:sz="0" w:space="0" w:color="auto"/>
            <w:right w:val="none" w:sz="0" w:space="0" w:color="auto"/>
          </w:divBdr>
        </w:div>
        <w:div w:id="1140532815">
          <w:marLeft w:val="0"/>
          <w:marRight w:val="0"/>
          <w:marTop w:val="0"/>
          <w:marBottom w:val="0"/>
          <w:divBdr>
            <w:top w:val="none" w:sz="0" w:space="0" w:color="auto"/>
            <w:left w:val="none" w:sz="0" w:space="0" w:color="auto"/>
            <w:bottom w:val="none" w:sz="0" w:space="0" w:color="auto"/>
            <w:right w:val="none" w:sz="0" w:space="0" w:color="auto"/>
          </w:divBdr>
        </w:div>
        <w:div w:id="834108524">
          <w:marLeft w:val="0"/>
          <w:marRight w:val="0"/>
          <w:marTop w:val="0"/>
          <w:marBottom w:val="0"/>
          <w:divBdr>
            <w:top w:val="none" w:sz="0" w:space="0" w:color="auto"/>
            <w:left w:val="none" w:sz="0" w:space="0" w:color="auto"/>
            <w:bottom w:val="none" w:sz="0" w:space="0" w:color="auto"/>
            <w:right w:val="none" w:sz="0" w:space="0" w:color="auto"/>
          </w:divBdr>
        </w:div>
        <w:div w:id="1572619921">
          <w:marLeft w:val="0"/>
          <w:marRight w:val="0"/>
          <w:marTop w:val="0"/>
          <w:marBottom w:val="0"/>
          <w:divBdr>
            <w:top w:val="none" w:sz="0" w:space="0" w:color="auto"/>
            <w:left w:val="none" w:sz="0" w:space="0" w:color="auto"/>
            <w:bottom w:val="none" w:sz="0" w:space="0" w:color="auto"/>
            <w:right w:val="none" w:sz="0" w:space="0" w:color="auto"/>
          </w:divBdr>
        </w:div>
        <w:div w:id="1346051761">
          <w:marLeft w:val="0"/>
          <w:marRight w:val="0"/>
          <w:marTop w:val="0"/>
          <w:marBottom w:val="0"/>
          <w:divBdr>
            <w:top w:val="none" w:sz="0" w:space="0" w:color="auto"/>
            <w:left w:val="none" w:sz="0" w:space="0" w:color="auto"/>
            <w:bottom w:val="none" w:sz="0" w:space="0" w:color="auto"/>
            <w:right w:val="none" w:sz="0" w:space="0" w:color="auto"/>
          </w:divBdr>
        </w:div>
        <w:div w:id="1986231700">
          <w:marLeft w:val="0"/>
          <w:marRight w:val="0"/>
          <w:marTop w:val="0"/>
          <w:marBottom w:val="0"/>
          <w:divBdr>
            <w:top w:val="none" w:sz="0" w:space="0" w:color="auto"/>
            <w:left w:val="none" w:sz="0" w:space="0" w:color="auto"/>
            <w:bottom w:val="none" w:sz="0" w:space="0" w:color="auto"/>
            <w:right w:val="none" w:sz="0" w:space="0" w:color="auto"/>
          </w:divBdr>
        </w:div>
        <w:div w:id="1087116901">
          <w:marLeft w:val="0"/>
          <w:marRight w:val="0"/>
          <w:marTop w:val="0"/>
          <w:marBottom w:val="0"/>
          <w:divBdr>
            <w:top w:val="none" w:sz="0" w:space="0" w:color="auto"/>
            <w:left w:val="none" w:sz="0" w:space="0" w:color="auto"/>
            <w:bottom w:val="none" w:sz="0" w:space="0" w:color="auto"/>
            <w:right w:val="none" w:sz="0" w:space="0" w:color="auto"/>
          </w:divBdr>
        </w:div>
        <w:div w:id="1044716123">
          <w:marLeft w:val="0"/>
          <w:marRight w:val="0"/>
          <w:marTop w:val="0"/>
          <w:marBottom w:val="0"/>
          <w:divBdr>
            <w:top w:val="none" w:sz="0" w:space="0" w:color="auto"/>
            <w:left w:val="none" w:sz="0" w:space="0" w:color="auto"/>
            <w:bottom w:val="none" w:sz="0" w:space="0" w:color="auto"/>
            <w:right w:val="none" w:sz="0" w:space="0" w:color="auto"/>
          </w:divBdr>
        </w:div>
        <w:div w:id="793256071">
          <w:marLeft w:val="0"/>
          <w:marRight w:val="0"/>
          <w:marTop w:val="0"/>
          <w:marBottom w:val="0"/>
          <w:divBdr>
            <w:top w:val="none" w:sz="0" w:space="0" w:color="auto"/>
            <w:left w:val="none" w:sz="0" w:space="0" w:color="auto"/>
            <w:bottom w:val="none" w:sz="0" w:space="0" w:color="auto"/>
            <w:right w:val="none" w:sz="0" w:space="0" w:color="auto"/>
          </w:divBdr>
        </w:div>
        <w:div w:id="2035838898">
          <w:marLeft w:val="0"/>
          <w:marRight w:val="0"/>
          <w:marTop w:val="0"/>
          <w:marBottom w:val="0"/>
          <w:divBdr>
            <w:top w:val="none" w:sz="0" w:space="0" w:color="auto"/>
            <w:left w:val="none" w:sz="0" w:space="0" w:color="auto"/>
            <w:bottom w:val="none" w:sz="0" w:space="0" w:color="auto"/>
            <w:right w:val="none" w:sz="0" w:space="0" w:color="auto"/>
          </w:divBdr>
        </w:div>
        <w:div w:id="811604154">
          <w:marLeft w:val="0"/>
          <w:marRight w:val="0"/>
          <w:marTop w:val="0"/>
          <w:marBottom w:val="0"/>
          <w:divBdr>
            <w:top w:val="none" w:sz="0" w:space="0" w:color="auto"/>
            <w:left w:val="none" w:sz="0" w:space="0" w:color="auto"/>
            <w:bottom w:val="none" w:sz="0" w:space="0" w:color="auto"/>
            <w:right w:val="none" w:sz="0" w:space="0" w:color="auto"/>
          </w:divBdr>
        </w:div>
        <w:div w:id="716391122">
          <w:marLeft w:val="0"/>
          <w:marRight w:val="0"/>
          <w:marTop w:val="0"/>
          <w:marBottom w:val="0"/>
          <w:divBdr>
            <w:top w:val="none" w:sz="0" w:space="0" w:color="auto"/>
            <w:left w:val="none" w:sz="0" w:space="0" w:color="auto"/>
            <w:bottom w:val="none" w:sz="0" w:space="0" w:color="auto"/>
            <w:right w:val="none" w:sz="0" w:space="0" w:color="auto"/>
          </w:divBdr>
        </w:div>
        <w:div w:id="200092573">
          <w:marLeft w:val="0"/>
          <w:marRight w:val="0"/>
          <w:marTop w:val="0"/>
          <w:marBottom w:val="0"/>
          <w:divBdr>
            <w:top w:val="none" w:sz="0" w:space="0" w:color="auto"/>
            <w:left w:val="none" w:sz="0" w:space="0" w:color="auto"/>
            <w:bottom w:val="none" w:sz="0" w:space="0" w:color="auto"/>
            <w:right w:val="none" w:sz="0" w:space="0" w:color="auto"/>
          </w:divBdr>
        </w:div>
        <w:div w:id="733087270">
          <w:marLeft w:val="0"/>
          <w:marRight w:val="0"/>
          <w:marTop w:val="0"/>
          <w:marBottom w:val="0"/>
          <w:divBdr>
            <w:top w:val="none" w:sz="0" w:space="0" w:color="auto"/>
            <w:left w:val="none" w:sz="0" w:space="0" w:color="auto"/>
            <w:bottom w:val="none" w:sz="0" w:space="0" w:color="auto"/>
            <w:right w:val="none" w:sz="0" w:space="0" w:color="auto"/>
          </w:divBdr>
        </w:div>
      </w:divsChild>
    </w:div>
    <w:div w:id="1497650630">
      <w:bodyDiv w:val="1"/>
      <w:marLeft w:val="0"/>
      <w:marRight w:val="0"/>
      <w:marTop w:val="0"/>
      <w:marBottom w:val="0"/>
      <w:divBdr>
        <w:top w:val="none" w:sz="0" w:space="0" w:color="auto"/>
        <w:left w:val="none" w:sz="0" w:space="0" w:color="auto"/>
        <w:bottom w:val="none" w:sz="0" w:space="0" w:color="auto"/>
        <w:right w:val="none" w:sz="0" w:space="0" w:color="auto"/>
      </w:divBdr>
    </w:div>
    <w:div w:id="1497651036">
      <w:bodyDiv w:val="1"/>
      <w:marLeft w:val="0"/>
      <w:marRight w:val="0"/>
      <w:marTop w:val="0"/>
      <w:marBottom w:val="0"/>
      <w:divBdr>
        <w:top w:val="none" w:sz="0" w:space="0" w:color="auto"/>
        <w:left w:val="none" w:sz="0" w:space="0" w:color="auto"/>
        <w:bottom w:val="none" w:sz="0" w:space="0" w:color="auto"/>
        <w:right w:val="none" w:sz="0" w:space="0" w:color="auto"/>
      </w:divBdr>
    </w:div>
    <w:div w:id="1497837387">
      <w:bodyDiv w:val="1"/>
      <w:marLeft w:val="0"/>
      <w:marRight w:val="0"/>
      <w:marTop w:val="0"/>
      <w:marBottom w:val="0"/>
      <w:divBdr>
        <w:top w:val="none" w:sz="0" w:space="0" w:color="auto"/>
        <w:left w:val="none" w:sz="0" w:space="0" w:color="auto"/>
        <w:bottom w:val="none" w:sz="0" w:space="0" w:color="auto"/>
        <w:right w:val="none" w:sz="0" w:space="0" w:color="auto"/>
      </w:divBdr>
    </w:div>
    <w:div w:id="1498956890">
      <w:bodyDiv w:val="1"/>
      <w:marLeft w:val="0"/>
      <w:marRight w:val="0"/>
      <w:marTop w:val="0"/>
      <w:marBottom w:val="0"/>
      <w:divBdr>
        <w:top w:val="none" w:sz="0" w:space="0" w:color="auto"/>
        <w:left w:val="none" w:sz="0" w:space="0" w:color="auto"/>
        <w:bottom w:val="none" w:sz="0" w:space="0" w:color="auto"/>
        <w:right w:val="none" w:sz="0" w:space="0" w:color="auto"/>
      </w:divBdr>
    </w:div>
    <w:div w:id="1498959569">
      <w:bodyDiv w:val="1"/>
      <w:marLeft w:val="0"/>
      <w:marRight w:val="0"/>
      <w:marTop w:val="0"/>
      <w:marBottom w:val="0"/>
      <w:divBdr>
        <w:top w:val="none" w:sz="0" w:space="0" w:color="auto"/>
        <w:left w:val="none" w:sz="0" w:space="0" w:color="auto"/>
        <w:bottom w:val="none" w:sz="0" w:space="0" w:color="auto"/>
        <w:right w:val="none" w:sz="0" w:space="0" w:color="auto"/>
      </w:divBdr>
    </w:div>
    <w:div w:id="1499030232">
      <w:bodyDiv w:val="1"/>
      <w:marLeft w:val="0"/>
      <w:marRight w:val="0"/>
      <w:marTop w:val="0"/>
      <w:marBottom w:val="0"/>
      <w:divBdr>
        <w:top w:val="none" w:sz="0" w:space="0" w:color="auto"/>
        <w:left w:val="none" w:sz="0" w:space="0" w:color="auto"/>
        <w:bottom w:val="none" w:sz="0" w:space="0" w:color="auto"/>
        <w:right w:val="none" w:sz="0" w:space="0" w:color="auto"/>
      </w:divBdr>
    </w:div>
    <w:div w:id="1499424058">
      <w:bodyDiv w:val="1"/>
      <w:marLeft w:val="0"/>
      <w:marRight w:val="0"/>
      <w:marTop w:val="0"/>
      <w:marBottom w:val="0"/>
      <w:divBdr>
        <w:top w:val="none" w:sz="0" w:space="0" w:color="auto"/>
        <w:left w:val="none" w:sz="0" w:space="0" w:color="auto"/>
        <w:bottom w:val="none" w:sz="0" w:space="0" w:color="auto"/>
        <w:right w:val="none" w:sz="0" w:space="0" w:color="auto"/>
      </w:divBdr>
    </w:div>
    <w:div w:id="1500267621">
      <w:bodyDiv w:val="1"/>
      <w:marLeft w:val="0"/>
      <w:marRight w:val="0"/>
      <w:marTop w:val="0"/>
      <w:marBottom w:val="0"/>
      <w:divBdr>
        <w:top w:val="none" w:sz="0" w:space="0" w:color="auto"/>
        <w:left w:val="none" w:sz="0" w:space="0" w:color="auto"/>
        <w:bottom w:val="none" w:sz="0" w:space="0" w:color="auto"/>
        <w:right w:val="none" w:sz="0" w:space="0" w:color="auto"/>
      </w:divBdr>
      <w:divsChild>
        <w:div w:id="1300963750">
          <w:marLeft w:val="0"/>
          <w:marRight w:val="0"/>
          <w:marTop w:val="0"/>
          <w:marBottom w:val="0"/>
          <w:divBdr>
            <w:top w:val="none" w:sz="0" w:space="0" w:color="auto"/>
            <w:left w:val="none" w:sz="0" w:space="0" w:color="auto"/>
            <w:bottom w:val="none" w:sz="0" w:space="0" w:color="auto"/>
            <w:right w:val="none" w:sz="0" w:space="0" w:color="auto"/>
          </w:divBdr>
        </w:div>
        <w:div w:id="1998412900">
          <w:marLeft w:val="0"/>
          <w:marRight w:val="0"/>
          <w:marTop w:val="0"/>
          <w:marBottom w:val="0"/>
          <w:divBdr>
            <w:top w:val="none" w:sz="0" w:space="0" w:color="auto"/>
            <w:left w:val="none" w:sz="0" w:space="0" w:color="auto"/>
            <w:bottom w:val="none" w:sz="0" w:space="0" w:color="auto"/>
            <w:right w:val="none" w:sz="0" w:space="0" w:color="auto"/>
          </w:divBdr>
        </w:div>
        <w:div w:id="486938173">
          <w:marLeft w:val="0"/>
          <w:marRight w:val="0"/>
          <w:marTop w:val="0"/>
          <w:marBottom w:val="0"/>
          <w:divBdr>
            <w:top w:val="none" w:sz="0" w:space="0" w:color="auto"/>
            <w:left w:val="none" w:sz="0" w:space="0" w:color="auto"/>
            <w:bottom w:val="none" w:sz="0" w:space="0" w:color="auto"/>
            <w:right w:val="none" w:sz="0" w:space="0" w:color="auto"/>
          </w:divBdr>
        </w:div>
        <w:div w:id="971206276">
          <w:marLeft w:val="0"/>
          <w:marRight w:val="0"/>
          <w:marTop w:val="0"/>
          <w:marBottom w:val="0"/>
          <w:divBdr>
            <w:top w:val="none" w:sz="0" w:space="0" w:color="auto"/>
            <w:left w:val="none" w:sz="0" w:space="0" w:color="auto"/>
            <w:bottom w:val="none" w:sz="0" w:space="0" w:color="auto"/>
            <w:right w:val="none" w:sz="0" w:space="0" w:color="auto"/>
          </w:divBdr>
        </w:div>
        <w:div w:id="1502961779">
          <w:marLeft w:val="0"/>
          <w:marRight w:val="0"/>
          <w:marTop w:val="0"/>
          <w:marBottom w:val="0"/>
          <w:divBdr>
            <w:top w:val="none" w:sz="0" w:space="0" w:color="auto"/>
            <w:left w:val="none" w:sz="0" w:space="0" w:color="auto"/>
            <w:bottom w:val="none" w:sz="0" w:space="0" w:color="auto"/>
            <w:right w:val="none" w:sz="0" w:space="0" w:color="auto"/>
          </w:divBdr>
        </w:div>
        <w:div w:id="1173374451">
          <w:marLeft w:val="0"/>
          <w:marRight w:val="0"/>
          <w:marTop w:val="0"/>
          <w:marBottom w:val="0"/>
          <w:divBdr>
            <w:top w:val="none" w:sz="0" w:space="0" w:color="auto"/>
            <w:left w:val="none" w:sz="0" w:space="0" w:color="auto"/>
            <w:bottom w:val="none" w:sz="0" w:space="0" w:color="auto"/>
            <w:right w:val="none" w:sz="0" w:space="0" w:color="auto"/>
          </w:divBdr>
        </w:div>
        <w:div w:id="713240317">
          <w:marLeft w:val="0"/>
          <w:marRight w:val="0"/>
          <w:marTop w:val="0"/>
          <w:marBottom w:val="0"/>
          <w:divBdr>
            <w:top w:val="none" w:sz="0" w:space="0" w:color="auto"/>
            <w:left w:val="none" w:sz="0" w:space="0" w:color="auto"/>
            <w:bottom w:val="none" w:sz="0" w:space="0" w:color="auto"/>
            <w:right w:val="none" w:sz="0" w:space="0" w:color="auto"/>
          </w:divBdr>
        </w:div>
        <w:div w:id="728461242">
          <w:marLeft w:val="0"/>
          <w:marRight w:val="0"/>
          <w:marTop w:val="0"/>
          <w:marBottom w:val="0"/>
          <w:divBdr>
            <w:top w:val="none" w:sz="0" w:space="0" w:color="auto"/>
            <w:left w:val="none" w:sz="0" w:space="0" w:color="auto"/>
            <w:bottom w:val="none" w:sz="0" w:space="0" w:color="auto"/>
            <w:right w:val="none" w:sz="0" w:space="0" w:color="auto"/>
          </w:divBdr>
        </w:div>
        <w:div w:id="1596591133">
          <w:marLeft w:val="0"/>
          <w:marRight w:val="0"/>
          <w:marTop w:val="0"/>
          <w:marBottom w:val="0"/>
          <w:divBdr>
            <w:top w:val="none" w:sz="0" w:space="0" w:color="auto"/>
            <w:left w:val="none" w:sz="0" w:space="0" w:color="auto"/>
            <w:bottom w:val="none" w:sz="0" w:space="0" w:color="auto"/>
            <w:right w:val="none" w:sz="0" w:space="0" w:color="auto"/>
          </w:divBdr>
        </w:div>
        <w:div w:id="998654245">
          <w:marLeft w:val="0"/>
          <w:marRight w:val="0"/>
          <w:marTop w:val="0"/>
          <w:marBottom w:val="0"/>
          <w:divBdr>
            <w:top w:val="none" w:sz="0" w:space="0" w:color="auto"/>
            <w:left w:val="none" w:sz="0" w:space="0" w:color="auto"/>
            <w:bottom w:val="none" w:sz="0" w:space="0" w:color="auto"/>
            <w:right w:val="none" w:sz="0" w:space="0" w:color="auto"/>
          </w:divBdr>
        </w:div>
        <w:div w:id="1390684381">
          <w:marLeft w:val="0"/>
          <w:marRight w:val="0"/>
          <w:marTop w:val="0"/>
          <w:marBottom w:val="0"/>
          <w:divBdr>
            <w:top w:val="none" w:sz="0" w:space="0" w:color="auto"/>
            <w:left w:val="none" w:sz="0" w:space="0" w:color="auto"/>
            <w:bottom w:val="none" w:sz="0" w:space="0" w:color="auto"/>
            <w:right w:val="none" w:sz="0" w:space="0" w:color="auto"/>
          </w:divBdr>
        </w:div>
        <w:div w:id="1089884640">
          <w:marLeft w:val="0"/>
          <w:marRight w:val="0"/>
          <w:marTop w:val="0"/>
          <w:marBottom w:val="0"/>
          <w:divBdr>
            <w:top w:val="none" w:sz="0" w:space="0" w:color="auto"/>
            <w:left w:val="none" w:sz="0" w:space="0" w:color="auto"/>
            <w:bottom w:val="none" w:sz="0" w:space="0" w:color="auto"/>
            <w:right w:val="none" w:sz="0" w:space="0" w:color="auto"/>
          </w:divBdr>
        </w:div>
        <w:div w:id="611940723">
          <w:marLeft w:val="0"/>
          <w:marRight w:val="0"/>
          <w:marTop w:val="0"/>
          <w:marBottom w:val="0"/>
          <w:divBdr>
            <w:top w:val="none" w:sz="0" w:space="0" w:color="auto"/>
            <w:left w:val="none" w:sz="0" w:space="0" w:color="auto"/>
            <w:bottom w:val="none" w:sz="0" w:space="0" w:color="auto"/>
            <w:right w:val="none" w:sz="0" w:space="0" w:color="auto"/>
          </w:divBdr>
        </w:div>
        <w:div w:id="1628393032">
          <w:marLeft w:val="0"/>
          <w:marRight w:val="0"/>
          <w:marTop w:val="0"/>
          <w:marBottom w:val="0"/>
          <w:divBdr>
            <w:top w:val="none" w:sz="0" w:space="0" w:color="auto"/>
            <w:left w:val="none" w:sz="0" w:space="0" w:color="auto"/>
            <w:bottom w:val="none" w:sz="0" w:space="0" w:color="auto"/>
            <w:right w:val="none" w:sz="0" w:space="0" w:color="auto"/>
          </w:divBdr>
        </w:div>
        <w:div w:id="986396276">
          <w:marLeft w:val="0"/>
          <w:marRight w:val="0"/>
          <w:marTop w:val="0"/>
          <w:marBottom w:val="0"/>
          <w:divBdr>
            <w:top w:val="none" w:sz="0" w:space="0" w:color="auto"/>
            <w:left w:val="none" w:sz="0" w:space="0" w:color="auto"/>
            <w:bottom w:val="none" w:sz="0" w:space="0" w:color="auto"/>
            <w:right w:val="none" w:sz="0" w:space="0" w:color="auto"/>
          </w:divBdr>
        </w:div>
        <w:div w:id="687290740">
          <w:marLeft w:val="0"/>
          <w:marRight w:val="0"/>
          <w:marTop w:val="0"/>
          <w:marBottom w:val="0"/>
          <w:divBdr>
            <w:top w:val="none" w:sz="0" w:space="0" w:color="auto"/>
            <w:left w:val="none" w:sz="0" w:space="0" w:color="auto"/>
            <w:bottom w:val="none" w:sz="0" w:space="0" w:color="auto"/>
            <w:right w:val="none" w:sz="0" w:space="0" w:color="auto"/>
          </w:divBdr>
        </w:div>
        <w:div w:id="705833788">
          <w:marLeft w:val="0"/>
          <w:marRight w:val="0"/>
          <w:marTop w:val="0"/>
          <w:marBottom w:val="0"/>
          <w:divBdr>
            <w:top w:val="none" w:sz="0" w:space="0" w:color="auto"/>
            <w:left w:val="none" w:sz="0" w:space="0" w:color="auto"/>
            <w:bottom w:val="none" w:sz="0" w:space="0" w:color="auto"/>
            <w:right w:val="none" w:sz="0" w:space="0" w:color="auto"/>
          </w:divBdr>
        </w:div>
        <w:div w:id="511186185">
          <w:marLeft w:val="0"/>
          <w:marRight w:val="0"/>
          <w:marTop w:val="0"/>
          <w:marBottom w:val="0"/>
          <w:divBdr>
            <w:top w:val="none" w:sz="0" w:space="0" w:color="auto"/>
            <w:left w:val="none" w:sz="0" w:space="0" w:color="auto"/>
            <w:bottom w:val="none" w:sz="0" w:space="0" w:color="auto"/>
            <w:right w:val="none" w:sz="0" w:space="0" w:color="auto"/>
          </w:divBdr>
        </w:div>
        <w:div w:id="153108646">
          <w:marLeft w:val="0"/>
          <w:marRight w:val="0"/>
          <w:marTop w:val="0"/>
          <w:marBottom w:val="0"/>
          <w:divBdr>
            <w:top w:val="none" w:sz="0" w:space="0" w:color="auto"/>
            <w:left w:val="none" w:sz="0" w:space="0" w:color="auto"/>
            <w:bottom w:val="none" w:sz="0" w:space="0" w:color="auto"/>
            <w:right w:val="none" w:sz="0" w:space="0" w:color="auto"/>
          </w:divBdr>
        </w:div>
        <w:div w:id="1222062175">
          <w:marLeft w:val="0"/>
          <w:marRight w:val="0"/>
          <w:marTop w:val="0"/>
          <w:marBottom w:val="0"/>
          <w:divBdr>
            <w:top w:val="none" w:sz="0" w:space="0" w:color="auto"/>
            <w:left w:val="none" w:sz="0" w:space="0" w:color="auto"/>
            <w:bottom w:val="none" w:sz="0" w:space="0" w:color="auto"/>
            <w:right w:val="none" w:sz="0" w:space="0" w:color="auto"/>
          </w:divBdr>
        </w:div>
        <w:div w:id="1173422409">
          <w:marLeft w:val="0"/>
          <w:marRight w:val="0"/>
          <w:marTop w:val="0"/>
          <w:marBottom w:val="0"/>
          <w:divBdr>
            <w:top w:val="none" w:sz="0" w:space="0" w:color="auto"/>
            <w:left w:val="none" w:sz="0" w:space="0" w:color="auto"/>
            <w:bottom w:val="none" w:sz="0" w:space="0" w:color="auto"/>
            <w:right w:val="none" w:sz="0" w:space="0" w:color="auto"/>
          </w:divBdr>
        </w:div>
        <w:div w:id="1124154977">
          <w:marLeft w:val="0"/>
          <w:marRight w:val="0"/>
          <w:marTop w:val="0"/>
          <w:marBottom w:val="0"/>
          <w:divBdr>
            <w:top w:val="none" w:sz="0" w:space="0" w:color="auto"/>
            <w:left w:val="none" w:sz="0" w:space="0" w:color="auto"/>
            <w:bottom w:val="none" w:sz="0" w:space="0" w:color="auto"/>
            <w:right w:val="none" w:sz="0" w:space="0" w:color="auto"/>
          </w:divBdr>
        </w:div>
        <w:div w:id="823203562">
          <w:marLeft w:val="0"/>
          <w:marRight w:val="0"/>
          <w:marTop w:val="0"/>
          <w:marBottom w:val="0"/>
          <w:divBdr>
            <w:top w:val="none" w:sz="0" w:space="0" w:color="auto"/>
            <w:left w:val="none" w:sz="0" w:space="0" w:color="auto"/>
            <w:bottom w:val="none" w:sz="0" w:space="0" w:color="auto"/>
            <w:right w:val="none" w:sz="0" w:space="0" w:color="auto"/>
          </w:divBdr>
        </w:div>
        <w:div w:id="351953720">
          <w:marLeft w:val="0"/>
          <w:marRight w:val="0"/>
          <w:marTop w:val="0"/>
          <w:marBottom w:val="0"/>
          <w:divBdr>
            <w:top w:val="none" w:sz="0" w:space="0" w:color="auto"/>
            <w:left w:val="none" w:sz="0" w:space="0" w:color="auto"/>
            <w:bottom w:val="none" w:sz="0" w:space="0" w:color="auto"/>
            <w:right w:val="none" w:sz="0" w:space="0" w:color="auto"/>
          </w:divBdr>
        </w:div>
        <w:div w:id="1959946869">
          <w:marLeft w:val="0"/>
          <w:marRight w:val="0"/>
          <w:marTop w:val="0"/>
          <w:marBottom w:val="0"/>
          <w:divBdr>
            <w:top w:val="none" w:sz="0" w:space="0" w:color="auto"/>
            <w:left w:val="none" w:sz="0" w:space="0" w:color="auto"/>
            <w:bottom w:val="none" w:sz="0" w:space="0" w:color="auto"/>
            <w:right w:val="none" w:sz="0" w:space="0" w:color="auto"/>
          </w:divBdr>
        </w:div>
        <w:div w:id="880478282">
          <w:marLeft w:val="0"/>
          <w:marRight w:val="0"/>
          <w:marTop w:val="0"/>
          <w:marBottom w:val="0"/>
          <w:divBdr>
            <w:top w:val="none" w:sz="0" w:space="0" w:color="auto"/>
            <w:left w:val="none" w:sz="0" w:space="0" w:color="auto"/>
            <w:bottom w:val="none" w:sz="0" w:space="0" w:color="auto"/>
            <w:right w:val="none" w:sz="0" w:space="0" w:color="auto"/>
          </w:divBdr>
        </w:div>
        <w:div w:id="42533427">
          <w:marLeft w:val="0"/>
          <w:marRight w:val="0"/>
          <w:marTop w:val="0"/>
          <w:marBottom w:val="0"/>
          <w:divBdr>
            <w:top w:val="none" w:sz="0" w:space="0" w:color="auto"/>
            <w:left w:val="none" w:sz="0" w:space="0" w:color="auto"/>
            <w:bottom w:val="none" w:sz="0" w:space="0" w:color="auto"/>
            <w:right w:val="none" w:sz="0" w:space="0" w:color="auto"/>
          </w:divBdr>
        </w:div>
        <w:div w:id="1649163900">
          <w:marLeft w:val="0"/>
          <w:marRight w:val="0"/>
          <w:marTop w:val="0"/>
          <w:marBottom w:val="0"/>
          <w:divBdr>
            <w:top w:val="none" w:sz="0" w:space="0" w:color="auto"/>
            <w:left w:val="none" w:sz="0" w:space="0" w:color="auto"/>
            <w:bottom w:val="none" w:sz="0" w:space="0" w:color="auto"/>
            <w:right w:val="none" w:sz="0" w:space="0" w:color="auto"/>
          </w:divBdr>
        </w:div>
        <w:div w:id="1186283702">
          <w:marLeft w:val="0"/>
          <w:marRight w:val="0"/>
          <w:marTop w:val="0"/>
          <w:marBottom w:val="0"/>
          <w:divBdr>
            <w:top w:val="none" w:sz="0" w:space="0" w:color="auto"/>
            <w:left w:val="none" w:sz="0" w:space="0" w:color="auto"/>
            <w:bottom w:val="none" w:sz="0" w:space="0" w:color="auto"/>
            <w:right w:val="none" w:sz="0" w:space="0" w:color="auto"/>
          </w:divBdr>
        </w:div>
        <w:div w:id="382868080">
          <w:marLeft w:val="0"/>
          <w:marRight w:val="0"/>
          <w:marTop w:val="0"/>
          <w:marBottom w:val="0"/>
          <w:divBdr>
            <w:top w:val="none" w:sz="0" w:space="0" w:color="auto"/>
            <w:left w:val="none" w:sz="0" w:space="0" w:color="auto"/>
            <w:bottom w:val="none" w:sz="0" w:space="0" w:color="auto"/>
            <w:right w:val="none" w:sz="0" w:space="0" w:color="auto"/>
          </w:divBdr>
        </w:div>
        <w:div w:id="949435745">
          <w:marLeft w:val="0"/>
          <w:marRight w:val="0"/>
          <w:marTop w:val="0"/>
          <w:marBottom w:val="0"/>
          <w:divBdr>
            <w:top w:val="none" w:sz="0" w:space="0" w:color="auto"/>
            <w:left w:val="none" w:sz="0" w:space="0" w:color="auto"/>
            <w:bottom w:val="none" w:sz="0" w:space="0" w:color="auto"/>
            <w:right w:val="none" w:sz="0" w:space="0" w:color="auto"/>
          </w:divBdr>
        </w:div>
        <w:div w:id="1135175709">
          <w:marLeft w:val="0"/>
          <w:marRight w:val="0"/>
          <w:marTop w:val="0"/>
          <w:marBottom w:val="0"/>
          <w:divBdr>
            <w:top w:val="none" w:sz="0" w:space="0" w:color="auto"/>
            <w:left w:val="none" w:sz="0" w:space="0" w:color="auto"/>
            <w:bottom w:val="none" w:sz="0" w:space="0" w:color="auto"/>
            <w:right w:val="none" w:sz="0" w:space="0" w:color="auto"/>
          </w:divBdr>
        </w:div>
        <w:div w:id="1003896334">
          <w:marLeft w:val="0"/>
          <w:marRight w:val="0"/>
          <w:marTop w:val="0"/>
          <w:marBottom w:val="0"/>
          <w:divBdr>
            <w:top w:val="none" w:sz="0" w:space="0" w:color="auto"/>
            <w:left w:val="none" w:sz="0" w:space="0" w:color="auto"/>
            <w:bottom w:val="none" w:sz="0" w:space="0" w:color="auto"/>
            <w:right w:val="none" w:sz="0" w:space="0" w:color="auto"/>
          </w:divBdr>
        </w:div>
        <w:div w:id="803349480">
          <w:marLeft w:val="0"/>
          <w:marRight w:val="0"/>
          <w:marTop w:val="0"/>
          <w:marBottom w:val="0"/>
          <w:divBdr>
            <w:top w:val="none" w:sz="0" w:space="0" w:color="auto"/>
            <w:left w:val="none" w:sz="0" w:space="0" w:color="auto"/>
            <w:bottom w:val="none" w:sz="0" w:space="0" w:color="auto"/>
            <w:right w:val="none" w:sz="0" w:space="0" w:color="auto"/>
          </w:divBdr>
        </w:div>
        <w:div w:id="475607819">
          <w:marLeft w:val="0"/>
          <w:marRight w:val="0"/>
          <w:marTop w:val="0"/>
          <w:marBottom w:val="0"/>
          <w:divBdr>
            <w:top w:val="none" w:sz="0" w:space="0" w:color="auto"/>
            <w:left w:val="none" w:sz="0" w:space="0" w:color="auto"/>
            <w:bottom w:val="none" w:sz="0" w:space="0" w:color="auto"/>
            <w:right w:val="none" w:sz="0" w:space="0" w:color="auto"/>
          </w:divBdr>
        </w:div>
        <w:div w:id="1357079089">
          <w:marLeft w:val="0"/>
          <w:marRight w:val="0"/>
          <w:marTop w:val="0"/>
          <w:marBottom w:val="0"/>
          <w:divBdr>
            <w:top w:val="none" w:sz="0" w:space="0" w:color="auto"/>
            <w:left w:val="none" w:sz="0" w:space="0" w:color="auto"/>
            <w:bottom w:val="none" w:sz="0" w:space="0" w:color="auto"/>
            <w:right w:val="none" w:sz="0" w:space="0" w:color="auto"/>
          </w:divBdr>
        </w:div>
        <w:div w:id="74397516">
          <w:marLeft w:val="0"/>
          <w:marRight w:val="0"/>
          <w:marTop w:val="0"/>
          <w:marBottom w:val="0"/>
          <w:divBdr>
            <w:top w:val="none" w:sz="0" w:space="0" w:color="auto"/>
            <w:left w:val="none" w:sz="0" w:space="0" w:color="auto"/>
            <w:bottom w:val="none" w:sz="0" w:space="0" w:color="auto"/>
            <w:right w:val="none" w:sz="0" w:space="0" w:color="auto"/>
          </w:divBdr>
        </w:div>
        <w:div w:id="2035495138">
          <w:marLeft w:val="0"/>
          <w:marRight w:val="0"/>
          <w:marTop w:val="0"/>
          <w:marBottom w:val="0"/>
          <w:divBdr>
            <w:top w:val="none" w:sz="0" w:space="0" w:color="auto"/>
            <w:left w:val="none" w:sz="0" w:space="0" w:color="auto"/>
            <w:bottom w:val="none" w:sz="0" w:space="0" w:color="auto"/>
            <w:right w:val="none" w:sz="0" w:space="0" w:color="auto"/>
          </w:divBdr>
        </w:div>
        <w:div w:id="1592474213">
          <w:marLeft w:val="0"/>
          <w:marRight w:val="0"/>
          <w:marTop w:val="0"/>
          <w:marBottom w:val="0"/>
          <w:divBdr>
            <w:top w:val="none" w:sz="0" w:space="0" w:color="auto"/>
            <w:left w:val="none" w:sz="0" w:space="0" w:color="auto"/>
            <w:bottom w:val="none" w:sz="0" w:space="0" w:color="auto"/>
            <w:right w:val="none" w:sz="0" w:space="0" w:color="auto"/>
          </w:divBdr>
        </w:div>
      </w:divsChild>
    </w:div>
    <w:div w:id="1500609382">
      <w:bodyDiv w:val="1"/>
      <w:marLeft w:val="0"/>
      <w:marRight w:val="0"/>
      <w:marTop w:val="0"/>
      <w:marBottom w:val="0"/>
      <w:divBdr>
        <w:top w:val="none" w:sz="0" w:space="0" w:color="auto"/>
        <w:left w:val="none" w:sz="0" w:space="0" w:color="auto"/>
        <w:bottom w:val="none" w:sz="0" w:space="0" w:color="auto"/>
        <w:right w:val="none" w:sz="0" w:space="0" w:color="auto"/>
      </w:divBdr>
    </w:div>
    <w:div w:id="1501117163">
      <w:bodyDiv w:val="1"/>
      <w:marLeft w:val="0"/>
      <w:marRight w:val="0"/>
      <w:marTop w:val="0"/>
      <w:marBottom w:val="0"/>
      <w:divBdr>
        <w:top w:val="none" w:sz="0" w:space="0" w:color="auto"/>
        <w:left w:val="none" w:sz="0" w:space="0" w:color="auto"/>
        <w:bottom w:val="none" w:sz="0" w:space="0" w:color="auto"/>
        <w:right w:val="none" w:sz="0" w:space="0" w:color="auto"/>
      </w:divBdr>
    </w:div>
    <w:div w:id="1501391986">
      <w:bodyDiv w:val="1"/>
      <w:marLeft w:val="0"/>
      <w:marRight w:val="0"/>
      <w:marTop w:val="0"/>
      <w:marBottom w:val="0"/>
      <w:divBdr>
        <w:top w:val="none" w:sz="0" w:space="0" w:color="auto"/>
        <w:left w:val="none" w:sz="0" w:space="0" w:color="auto"/>
        <w:bottom w:val="none" w:sz="0" w:space="0" w:color="auto"/>
        <w:right w:val="none" w:sz="0" w:space="0" w:color="auto"/>
      </w:divBdr>
    </w:div>
    <w:div w:id="1502042036">
      <w:bodyDiv w:val="1"/>
      <w:marLeft w:val="0"/>
      <w:marRight w:val="0"/>
      <w:marTop w:val="0"/>
      <w:marBottom w:val="0"/>
      <w:divBdr>
        <w:top w:val="none" w:sz="0" w:space="0" w:color="auto"/>
        <w:left w:val="none" w:sz="0" w:space="0" w:color="auto"/>
        <w:bottom w:val="none" w:sz="0" w:space="0" w:color="auto"/>
        <w:right w:val="none" w:sz="0" w:space="0" w:color="auto"/>
      </w:divBdr>
    </w:div>
    <w:div w:id="1502236300">
      <w:bodyDiv w:val="1"/>
      <w:marLeft w:val="0"/>
      <w:marRight w:val="0"/>
      <w:marTop w:val="0"/>
      <w:marBottom w:val="0"/>
      <w:divBdr>
        <w:top w:val="none" w:sz="0" w:space="0" w:color="auto"/>
        <w:left w:val="none" w:sz="0" w:space="0" w:color="auto"/>
        <w:bottom w:val="none" w:sz="0" w:space="0" w:color="auto"/>
        <w:right w:val="none" w:sz="0" w:space="0" w:color="auto"/>
      </w:divBdr>
    </w:div>
    <w:div w:id="1503080413">
      <w:bodyDiv w:val="1"/>
      <w:marLeft w:val="0"/>
      <w:marRight w:val="0"/>
      <w:marTop w:val="0"/>
      <w:marBottom w:val="0"/>
      <w:divBdr>
        <w:top w:val="none" w:sz="0" w:space="0" w:color="auto"/>
        <w:left w:val="none" w:sz="0" w:space="0" w:color="auto"/>
        <w:bottom w:val="none" w:sz="0" w:space="0" w:color="auto"/>
        <w:right w:val="none" w:sz="0" w:space="0" w:color="auto"/>
      </w:divBdr>
    </w:div>
    <w:div w:id="1504122546">
      <w:bodyDiv w:val="1"/>
      <w:marLeft w:val="0"/>
      <w:marRight w:val="0"/>
      <w:marTop w:val="0"/>
      <w:marBottom w:val="0"/>
      <w:divBdr>
        <w:top w:val="none" w:sz="0" w:space="0" w:color="auto"/>
        <w:left w:val="none" w:sz="0" w:space="0" w:color="auto"/>
        <w:bottom w:val="none" w:sz="0" w:space="0" w:color="auto"/>
        <w:right w:val="none" w:sz="0" w:space="0" w:color="auto"/>
      </w:divBdr>
    </w:div>
    <w:div w:id="1504280501">
      <w:bodyDiv w:val="1"/>
      <w:marLeft w:val="0"/>
      <w:marRight w:val="0"/>
      <w:marTop w:val="0"/>
      <w:marBottom w:val="0"/>
      <w:divBdr>
        <w:top w:val="none" w:sz="0" w:space="0" w:color="auto"/>
        <w:left w:val="none" w:sz="0" w:space="0" w:color="auto"/>
        <w:bottom w:val="none" w:sz="0" w:space="0" w:color="auto"/>
        <w:right w:val="none" w:sz="0" w:space="0" w:color="auto"/>
      </w:divBdr>
    </w:div>
    <w:div w:id="1504541609">
      <w:bodyDiv w:val="1"/>
      <w:marLeft w:val="0"/>
      <w:marRight w:val="0"/>
      <w:marTop w:val="0"/>
      <w:marBottom w:val="0"/>
      <w:divBdr>
        <w:top w:val="none" w:sz="0" w:space="0" w:color="auto"/>
        <w:left w:val="none" w:sz="0" w:space="0" w:color="auto"/>
        <w:bottom w:val="none" w:sz="0" w:space="0" w:color="auto"/>
        <w:right w:val="none" w:sz="0" w:space="0" w:color="auto"/>
      </w:divBdr>
      <w:divsChild>
        <w:div w:id="2136678067">
          <w:marLeft w:val="640"/>
          <w:marRight w:val="0"/>
          <w:marTop w:val="0"/>
          <w:marBottom w:val="0"/>
          <w:divBdr>
            <w:top w:val="none" w:sz="0" w:space="0" w:color="auto"/>
            <w:left w:val="none" w:sz="0" w:space="0" w:color="auto"/>
            <w:bottom w:val="none" w:sz="0" w:space="0" w:color="auto"/>
            <w:right w:val="none" w:sz="0" w:space="0" w:color="auto"/>
          </w:divBdr>
        </w:div>
        <w:div w:id="1191069814">
          <w:marLeft w:val="640"/>
          <w:marRight w:val="0"/>
          <w:marTop w:val="0"/>
          <w:marBottom w:val="0"/>
          <w:divBdr>
            <w:top w:val="none" w:sz="0" w:space="0" w:color="auto"/>
            <w:left w:val="none" w:sz="0" w:space="0" w:color="auto"/>
            <w:bottom w:val="none" w:sz="0" w:space="0" w:color="auto"/>
            <w:right w:val="none" w:sz="0" w:space="0" w:color="auto"/>
          </w:divBdr>
        </w:div>
        <w:div w:id="1638608189">
          <w:marLeft w:val="640"/>
          <w:marRight w:val="0"/>
          <w:marTop w:val="0"/>
          <w:marBottom w:val="0"/>
          <w:divBdr>
            <w:top w:val="none" w:sz="0" w:space="0" w:color="auto"/>
            <w:left w:val="none" w:sz="0" w:space="0" w:color="auto"/>
            <w:bottom w:val="none" w:sz="0" w:space="0" w:color="auto"/>
            <w:right w:val="none" w:sz="0" w:space="0" w:color="auto"/>
          </w:divBdr>
        </w:div>
        <w:div w:id="480737666">
          <w:marLeft w:val="640"/>
          <w:marRight w:val="0"/>
          <w:marTop w:val="0"/>
          <w:marBottom w:val="0"/>
          <w:divBdr>
            <w:top w:val="none" w:sz="0" w:space="0" w:color="auto"/>
            <w:left w:val="none" w:sz="0" w:space="0" w:color="auto"/>
            <w:bottom w:val="none" w:sz="0" w:space="0" w:color="auto"/>
            <w:right w:val="none" w:sz="0" w:space="0" w:color="auto"/>
          </w:divBdr>
        </w:div>
        <w:div w:id="630675682">
          <w:marLeft w:val="640"/>
          <w:marRight w:val="0"/>
          <w:marTop w:val="0"/>
          <w:marBottom w:val="0"/>
          <w:divBdr>
            <w:top w:val="none" w:sz="0" w:space="0" w:color="auto"/>
            <w:left w:val="none" w:sz="0" w:space="0" w:color="auto"/>
            <w:bottom w:val="none" w:sz="0" w:space="0" w:color="auto"/>
            <w:right w:val="none" w:sz="0" w:space="0" w:color="auto"/>
          </w:divBdr>
        </w:div>
        <w:div w:id="124272618">
          <w:marLeft w:val="640"/>
          <w:marRight w:val="0"/>
          <w:marTop w:val="0"/>
          <w:marBottom w:val="0"/>
          <w:divBdr>
            <w:top w:val="none" w:sz="0" w:space="0" w:color="auto"/>
            <w:left w:val="none" w:sz="0" w:space="0" w:color="auto"/>
            <w:bottom w:val="none" w:sz="0" w:space="0" w:color="auto"/>
            <w:right w:val="none" w:sz="0" w:space="0" w:color="auto"/>
          </w:divBdr>
        </w:div>
        <w:div w:id="129639283">
          <w:marLeft w:val="640"/>
          <w:marRight w:val="0"/>
          <w:marTop w:val="0"/>
          <w:marBottom w:val="0"/>
          <w:divBdr>
            <w:top w:val="none" w:sz="0" w:space="0" w:color="auto"/>
            <w:left w:val="none" w:sz="0" w:space="0" w:color="auto"/>
            <w:bottom w:val="none" w:sz="0" w:space="0" w:color="auto"/>
            <w:right w:val="none" w:sz="0" w:space="0" w:color="auto"/>
          </w:divBdr>
        </w:div>
        <w:div w:id="289290567">
          <w:marLeft w:val="640"/>
          <w:marRight w:val="0"/>
          <w:marTop w:val="0"/>
          <w:marBottom w:val="0"/>
          <w:divBdr>
            <w:top w:val="none" w:sz="0" w:space="0" w:color="auto"/>
            <w:left w:val="none" w:sz="0" w:space="0" w:color="auto"/>
            <w:bottom w:val="none" w:sz="0" w:space="0" w:color="auto"/>
            <w:right w:val="none" w:sz="0" w:space="0" w:color="auto"/>
          </w:divBdr>
        </w:div>
        <w:div w:id="2089375613">
          <w:marLeft w:val="640"/>
          <w:marRight w:val="0"/>
          <w:marTop w:val="0"/>
          <w:marBottom w:val="0"/>
          <w:divBdr>
            <w:top w:val="none" w:sz="0" w:space="0" w:color="auto"/>
            <w:left w:val="none" w:sz="0" w:space="0" w:color="auto"/>
            <w:bottom w:val="none" w:sz="0" w:space="0" w:color="auto"/>
            <w:right w:val="none" w:sz="0" w:space="0" w:color="auto"/>
          </w:divBdr>
        </w:div>
        <w:div w:id="1947685945">
          <w:marLeft w:val="640"/>
          <w:marRight w:val="0"/>
          <w:marTop w:val="0"/>
          <w:marBottom w:val="0"/>
          <w:divBdr>
            <w:top w:val="none" w:sz="0" w:space="0" w:color="auto"/>
            <w:left w:val="none" w:sz="0" w:space="0" w:color="auto"/>
            <w:bottom w:val="none" w:sz="0" w:space="0" w:color="auto"/>
            <w:right w:val="none" w:sz="0" w:space="0" w:color="auto"/>
          </w:divBdr>
        </w:div>
        <w:div w:id="508495370">
          <w:marLeft w:val="640"/>
          <w:marRight w:val="0"/>
          <w:marTop w:val="0"/>
          <w:marBottom w:val="0"/>
          <w:divBdr>
            <w:top w:val="none" w:sz="0" w:space="0" w:color="auto"/>
            <w:left w:val="none" w:sz="0" w:space="0" w:color="auto"/>
            <w:bottom w:val="none" w:sz="0" w:space="0" w:color="auto"/>
            <w:right w:val="none" w:sz="0" w:space="0" w:color="auto"/>
          </w:divBdr>
        </w:div>
        <w:div w:id="847795226">
          <w:marLeft w:val="640"/>
          <w:marRight w:val="0"/>
          <w:marTop w:val="0"/>
          <w:marBottom w:val="0"/>
          <w:divBdr>
            <w:top w:val="none" w:sz="0" w:space="0" w:color="auto"/>
            <w:left w:val="none" w:sz="0" w:space="0" w:color="auto"/>
            <w:bottom w:val="none" w:sz="0" w:space="0" w:color="auto"/>
            <w:right w:val="none" w:sz="0" w:space="0" w:color="auto"/>
          </w:divBdr>
        </w:div>
        <w:div w:id="351304786">
          <w:marLeft w:val="640"/>
          <w:marRight w:val="0"/>
          <w:marTop w:val="0"/>
          <w:marBottom w:val="0"/>
          <w:divBdr>
            <w:top w:val="none" w:sz="0" w:space="0" w:color="auto"/>
            <w:left w:val="none" w:sz="0" w:space="0" w:color="auto"/>
            <w:bottom w:val="none" w:sz="0" w:space="0" w:color="auto"/>
            <w:right w:val="none" w:sz="0" w:space="0" w:color="auto"/>
          </w:divBdr>
        </w:div>
        <w:div w:id="186605322">
          <w:marLeft w:val="640"/>
          <w:marRight w:val="0"/>
          <w:marTop w:val="0"/>
          <w:marBottom w:val="0"/>
          <w:divBdr>
            <w:top w:val="none" w:sz="0" w:space="0" w:color="auto"/>
            <w:left w:val="none" w:sz="0" w:space="0" w:color="auto"/>
            <w:bottom w:val="none" w:sz="0" w:space="0" w:color="auto"/>
            <w:right w:val="none" w:sz="0" w:space="0" w:color="auto"/>
          </w:divBdr>
        </w:div>
        <w:div w:id="458885777">
          <w:marLeft w:val="640"/>
          <w:marRight w:val="0"/>
          <w:marTop w:val="0"/>
          <w:marBottom w:val="0"/>
          <w:divBdr>
            <w:top w:val="none" w:sz="0" w:space="0" w:color="auto"/>
            <w:left w:val="none" w:sz="0" w:space="0" w:color="auto"/>
            <w:bottom w:val="none" w:sz="0" w:space="0" w:color="auto"/>
            <w:right w:val="none" w:sz="0" w:space="0" w:color="auto"/>
          </w:divBdr>
        </w:div>
        <w:div w:id="1877036942">
          <w:marLeft w:val="640"/>
          <w:marRight w:val="0"/>
          <w:marTop w:val="0"/>
          <w:marBottom w:val="0"/>
          <w:divBdr>
            <w:top w:val="none" w:sz="0" w:space="0" w:color="auto"/>
            <w:left w:val="none" w:sz="0" w:space="0" w:color="auto"/>
            <w:bottom w:val="none" w:sz="0" w:space="0" w:color="auto"/>
            <w:right w:val="none" w:sz="0" w:space="0" w:color="auto"/>
          </w:divBdr>
        </w:div>
        <w:div w:id="609704354">
          <w:marLeft w:val="640"/>
          <w:marRight w:val="0"/>
          <w:marTop w:val="0"/>
          <w:marBottom w:val="0"/>
          <w:divBdr>
            <w:top w:val="none" w:sz="0" w:space="0" w:color="auto"/>
            <w:left w:val="none" w:sz="0" w:space="0" w:color="auto"/>
            <w:bottom w:val="none" w:sz="0" w:space="0" w:color="auto"/>
            <w:right w:val="none" w:sz="0" w:space="0" w:color="auto"/>
          </w:divBdr>
        </w:div>
        <w:div w:id="1070925203">
          <w:marLeft w:val="640"/>
          <w:marRight w:val="0"/>
          <w:marTop w:val="0"/>
          <w:marBottom w:val="0"/>
          <w:divBdr>
            <w:top w:val="none" w:sz="0" w:space="0" w:color="auto"/>
            <w:left w:val="none" w:sz="0" w:space="0" w:color="auto"/>
            <w:bottom w:val="none" w:sz="0" w:space="0" w:color="auto"/>
            <w:right w:val="none" w:sz="0" w:space="0" w:color="auto"/>
          </w:divBdr>
        </w:div>
        <w:div w:id="1435828606">
          <w:marLeft w:val="640"/>
          <w:marRight w:val="0"/>
          <w:marTop w:val="0"/>
          <w:marBottom w:val="0"/>
          <w:divBdr>
            <w:top w:val="none" w:sz="0" w:space="0" w:color="auto"/>
            <w:left w:val="none" w:sz="0" w:space="0" w:color="auto"/>
            <w:bottom w:val="none" w:sz="0" w:space="0" w:color="auto"/>
            <w:right w:val="none" w:sz="0" w:space="0" w:color="auto"/>
          </w:divBdr>
        </w:div>
        <w:div w:id="1076124200">
          <w:marLeft w:val="640"/>
          <w:marRight w:val="0"/>
          <w:marTop w:val="0"/>
          <w:marBottom w:val="0"/>
          <w:divBdr>
            <w:top w:val="none" w:sz="0" w:space="0" w:color="auto"/>
            <w:left w:val="none" w:sz="0" w:space="0" w:color="auto"/>
            <w:bottom w:val="none" w:sz="0" w:space="0" w:color="auto"/>
            <w:right w:val="none" w:sz="0" w:space="0" w:color="auto"/>
          </w:divBdr>
        </w:div>
        <w:div w:id="1178619631">
          <w:marLeft w:val="640"/>
          <w:marRight w:val="0"/>
          <w:marTop w:val="0"/>
          <w:marBottom w:val="0"/>
          <w:divBdr>
            <w:top w:val="none" w:sz="0" w:space="0" w:color="auto"/>
            <w:left w:val="none" w:sz="0" w:space="0" w:color="auto"/>
            <w:bottom w:val="none" w:sz="0" w:space="0" w:color="auto"/>
            <w:right w:val="none" w:sz="0" w:space="0" w:color="auto"/>
          </w:divBdr>
        </w:div>
        <w:div w:id="1184592403">
          <w:marLeft w:val="640"/>
          <w:marRight w:val="0"/>
          <w:marTop w:val="0"/>
          <w:marBottom w:val="0"/>
          <w:divBdr>
            <w:top w:val="none" w:sz="0" w:space="0" w:color="auto"/>
            <w:left w:val="none" w:sz="0" w:space="0" w:color="auto"/>
            <w:bottom w:val="none" w:sz="0" w:space="0" w:color="auto"/>
            <w:right w:val="none" w:sz="0" w:space="0" w:color="auto"/>
          </w:divBdr>
        </w:div>
        <w:div w:id="2030375356">
          <w:marLeft w:val="640"/>
          <w:marRight w:val="0"/>
          <w:marTop w:val="0"/>
          <w:marBottom w:val="0"/>
          <w:divBdr>
            <w:top w:val="none" w:sz="0" w:space="0" w:color="auto"/>
            <w:left w:val="none" w:sz="0" w:space="0" w:color="auto"/>
            <w:bottom w:val="none" w:sz="0" w:space="0" w:color="auto"/>
            <w:right w:val="none" w:sz="0" w:space="0" w:color="auto"/>
          </w:divBdr>
        </w:div>
        <w:div w:id="1535920925">
          <w:marLeft w:val="640"/>
          <w:marRight w:val="0"/>
          <w:marTop w:val="0"/>
          <w:marBottom w:val="0"/>
          <w:divBdr>
            <w:top w:val="none" w:sz="0" w:space="0" w:color="auto"/>
            <w:left w:val="none" w:sz="0" w:space="0" w:color="auto"/>
            <w:bottom w:val="none" w:sz="0" w:space="0" w:color="auto"/>
            <w:right w:val="none" w:sz="0" w:space="0" w:color="auto"/>
          </w:divBdr>
        </w:div>
        <w:div w:id="680280718">
          <w:marLeft w:val="640"/>
          <w:marRight w:val="0"/>
          <w:marTop w:val="0"/>
          <w:marBottom w:val="0"/>
          <w:divBdr>
            <w:top w:val="none" w:sz="0" w:space="0" w:color="auto"/>
            <w:left w:val="none" w:sz="0" w:space="0" w:color="auto"/>
            <w:bottom w:val="none" w:sz="0" w:space="0" w:color="auto"/>
            <w:right w:val="none" w:sz="0" w:space="0" w:color="auto"/>
          </w:divBdr>
        </w:div>
        <w:div w:id="1568414502">
          <w:marLeft w:val="640"/>
          <w:marRight w:val="0"/>
          <w:marTop w:val="0"/>
          <w:marBottom w:val="0"/>
          <w:divBdr>
            <w:top w:val="none" w:sz="0" w:space="0" w:color="auto"/>
            <w:left w:val="none" w:sz="0" w:space="0" w:color="auto"/>
            <w:bottom w:val="none" w:sz="0" w:space="0" w:color="auto"/>
            <w:right w:val="none" w:sz="0" w:space="0" w:color="auto"/>
          </w:divBdr>
        </w:div>
        <w:div w:id="171262633">
          <w:marLeft w:val="640"/>
          <w:marRight w:val="0"/>
          <w:marTop w:val="0"/>
          <w:marBottom w:val="0"/>
          <w:divBdr>
            <w:top w:val="none" w:sz="0" w:space="0" w:color="auto"/>
            <w:left w:val="none" w:sz="0" w:space="0" w:color="auto"/>
            <w:bottom w:val="none" w:sz="0" w:space="0" w:color="auto"/>
            <w:right w:val="none" w:sz="0" w:space="0" w:color="auto"/>
          </w:divBdr>
        </w:div>
        <w:div w:id="2070103393">
          <w:marLeft w:val="640"/>
          <w:marRight w:val="0"/>
          <w:marTop w:val="0"/>
          <w:marBottom w:val="0"/>
          <w:divBdr>
            <w:top w:val="none" w:sz="0" w:space="0" w:color="auto"/>
            <w:left w:val="none" w:sz="0" w:space="0" w:color="auto"/>
            <w:bottom w:val="none" w:sz="0" w:space="0" w:color="auto"/>
            <w:right w:val="none" w:sz="0" w:space="0" w:color="auto"/>
          </w:divBdr>
        </w:div>
        <w:div w:id="945884599">
          <w:marLeft w:val="640"/>
          <w:marRight w:val="0"/>
          <w:marTop w:val="0"/>
          <w:marBottom w:val="0"/>
          <w:divBdr>
            <w:top w:val="none" w:sz="0" w:space="0" w:color="auto"/>
            <w:left w:val="none" w:sz="0" w:space="0" w:color="auto"/>
            <w:bottom w:val="none" w:sz="0" w:space="0" w:color="auto"/>
            <w:right w:val="none" w:sz="0" w:space="0" w:color="auto"/>
          </w:divBdr>
        </w:div>
        <w:div w:id="803700386">
          <w:marLeft w:val="640"/>
          <w:marRight w:val="0"/>
          <w:marTop w:val="0"/>
          <w:marBottom w:val="0"/>
          <w:divBdr>
            <w:top w:val="none" w:sz="0" w:space="0" w:color="auto"/>
            <w:left w:val="none" w:sz="0" w:space="0" w:color="auto"/>
            <w:bottom w:val="none" w:sz="0" w:space="0" w:color="auto"/>
            <w:right w:val="none" w:sz="0" w:space="0" w:color="auto"/>
          </w:divBdr>
        </w:div>
        <w:div w:id="1084836316">
          <w:marLeft w:val="640"/>
          <w:marRight w:val="0"/>
          <w:marTop w:val="0"/>
          <w:marBottom w:val="0"/>
          <w:divBdr>
            <w:top w:val="none" w:sz="0" w:space="0" w:color="auto"/>
            <w:left w:val="none" w:sz="0" w:space="0" w:color="auto"/>
            <w:bottom w:val="none" w:sz="0" w:space="0" w:color="auto"/>
            <w:right w:val="none" w:sz="0" w:space="0" w:color="auto"/>
          </w:divBdr>
        </w:div>
        <w:div w:id="737748099">
          <w:marLeft w:val="640"/>
          <w:marRight w:val="0"/>
          <w:marTop w:val="0"/>
          <w:marBottom w:val="0"/>
          <w:divBdr>
            <w:top w:val="none" w:sz="0" w:space="0" w:color="auto"/>
            <w:left w:val="none" w:sz="0" w:space="0" w:color="auto"/>
            <w:bottom w:val="none" w:sz="0" w:space="0" w:color="auto"/>
            <w:right w:val="none" w:sz="0" w:space="0" w:color="auto"/>
          </w:divBdr>
        </w:div>
        <w:div w:id="1334801415">
          <w:marLeft w:val="640"/>
          <w:marRight w:val="0"/>
          <w:marTop w:val="0"/>
          <w:marBottom w:val="0"/>
          <w:divBdr>
            <w:top w:val="none" w:sz="0" w:space="0" w:color="auto"/>
            <w:left w:val="none" w:sz="0" w:space="0" w:color="auto"/>
            <w:bottom w:val="none" w:sz="0" w:space="0" w:color="auto"/>
            <w:right w:val="none" w:sz="0" w:space="0" w:color="auto"/>
          </w:divBdr>
        </w:div>
        <w:div w:id="1633632745">
          <w:marLeft w:val="640"/>
          <w:marRight w:val="0"/>
          <w:marTop w:val="0"/>
          <w:marBottom w:val="0"/>
          <w:divBdr>
            <w:top w:val="none" w:sz="0" w:space="0" w:color="auto"/>
            <w:left w:val="none" w:sz="0" w:space="0" w:color="auto"/>
            <w:bottom w:val="none" w:sz="0" w:space="0" w:color="auto"/>
            <w:right w:val="none" w:sz="0" w:space="0" w:color="auto"/>
          </w:divBdr>
        </w:div>
        <w:div w:id="758602416">
          <w:marLeft w:val="640"/>
          <w:marRight w:val="0"/>
          <w:marTop w:val="0"/>
          <w:marBottom w:val="0"/>
          <w:divBdr>
            <w:top w:val="none" w:sz="0" w:space="0" w:color="auto"/>
            <w:left w:val="none" w:sz="0" w:space="0" w:color="auto"/>
            <w:bottom w:val="none" w:sz="0" w:space="0" w:color="auto"/>
            <w:right w:val="none" w:sz="0" w:space="0" w:color="auto"/>
          </w:divBdr>
        </w:div>
        <w:div w:id="949969128">
          <w:marLeft w:val="640"/>
          <w:marRight w:val="0"/>
          <w:marTop w:val="0"/>
          <w:marBottom w:val="0"/>
          <w:divBdr>
            <w:top w:val="none" w:sz="0" w:space="0" w:color="auto"/>
            <w:left w:val="none" w:sz="0" w:space="0" w:color="auto"/>
            <w:bottom w:val="none" w:sz="0" w:space="0" w:color="auto"/>
            <w:right w:val="none" w:sz="0" w:space="0" w:color="auto"/>
          </w:divBdr>
        </w:div>
        <w:div w:id="933706695">
          <w:marLeft w:val="640"/>
          <w:marRight w:val="0"/>
          <w:marTop w:val="0"/>
          <w:marBottom w:val="0"/>
          <w:divBdr>
            <w:top w:val="none" w:sz="0" w:space="0" w:color="auto"/>
            <w:left w:val="none" w:sz="0" w:space="0" w:color="auto"/>
            <w:bottom w:val="none" w:sz="0" w:space="0" w:color="auto"/>
            <w:right w:val="none" w:sz="0" w:space="0" w:color="auto"/>
          </w:divBdr>
        </w:div>
        <w:div w:id="1322272294">
          <w:marLeft w:val="640"/>
          <w:marRight w:val="0"/>
          <w:marTop w:val="0"/>
          <w:marBottom w:val="0"/>
          <w:divBdr>
            <w:top w:val="none" w:sz="0" w:space="0" w:color="auto"/>
            <w:left w:val="none" w:sz="0" w:space="0" w:color="auto"/>
            <w:bottom w:val="none" w:sz="0" w:space="0" w:color="auto"/>
            <w:right w:val="none" w:sz="0" w:space="0" w:color="auto"/>
          </w:divBdr>
        </w:div>
        <w:div w:id="1287856568">
          <w:marLeft w:val="640"/>
          <w:marRight w:val="0"/>
          <w:marTop w:val="0"/>
          <w:marBottom w:val="0"/>
          <w:divBdr>
            <w:top w:val="none" w:sz="0" w:space="0" w:color="auto"/>
            <w:left w:val="none" w:sz="0" w:space="0" w:color="auto"/>
            <w:bottom w:val="none" w:sz="0" w:space="0" w:color="auto"/>
            <w:right w:val="none" w:sz="0" w:space="0" w:color="auto"/>
          </w:divBdr>
        </w:div>
        <w:div w:id="741216072">
          <w:marLeft w:val="640"/>
          <w:marRight w:val="0"/>
          <w:marTop w:val="0"/>
          <w:marBottom w:val="0"/>
          <w:divBdr>
            <w:top w:val="none" w:sz="0" w:space="0" w:color="auto"/>
            <w:left w:val="none" w:sz="0" w:space="0" w:color="auto"/>
            <w:bottom w:val="none" w:sz="0" w:space="0" w:color="auto"/>
            <w:right w:val="none" w:sz="0" w:space="0" w:color="auto"/>
          </w:divBdr>
        </w:div>
        <w:div w:id="1001852263">
          <w:marLeft w:val="640"/>
          <w:marRight w:val="0"/>
          <w:marTop w:val="0"/>
          <w:marBottom w:val="0"/>
          <w:divBdr>
            <w:top w:val="none" w:sz="0" w:space="0" w:color="auto"/>
            <w:left w:val="none" w:sz="0" w:space="0" w:color="auto"/>
            <w:bottom w:val="none" w:sz="0" w:space="0" w:color="auto"/>
            <w:right w:val="none" w:sz="0" w:space="0" w:color="auto"/>
          </w:divBdr>
        </w:div>
        <w:div w:id="564800496">
          <w:marLeft w:val="640"/>
          <w:marRight w:val="0"/>
          <w:marTop w:val="0"/>
          <w:marBottom w:val="0"/>
          <w:divBdr>
            <w:top w:val="none" w:sz="0" w:space="0" w:color="auto"/>
            <w:left w:val="none" w:sz="0" w:space="0" w:color="auto"/>
            <w:bottom w:val="none" w:sz="0" w:space="0" w:color="auto"/>
            <w:right w:val="none" w:sz="0" w:space="0" w:color="auto"/>
          </w:divBdr>
        </w:div>
        <w:div w:id="874780155">
          <w:marLeft w:val="640"/>
          <w:marRight w:val="0"/>
          <w:marTop w:val="0"/>
          <w:marBottom w:val="0"/>
          <w:divBdr>
            <w:top w:val="none" w:sz="0" w:space="0" w:color="auto"/>
            <w:left w:val="none" w:sz="0" w:space="0" w:color="auto"/>
            <w:bottom w:val="none" w:sz="0" w:space="0" w:color="auto"/>
            <w:right w:val="none" w:sz="0" w:space="0" w:color="auto"/>
          </w:divBdr>
        </w:div>
        <w:div w:id="1227106556">
          <w:marLeft w:val="640"/>
          <w:marRight w:val="0"/>
          <w:marTop w:val="0"/>
          <w:marBottom w:val="0"/>
          <w:divBdr>
            <w:top w:val="none" w:sz="0" w:space="0" w:color="auto"/>
            <w:left w:val="none" w:sz="0" w:space="0" w:color="auto"/>
            <w:bottom w:val="none" w:sz="0" w:space="0" w:color="auto"/>
            <w:right w:val="none" w:sz="0" w:space="0" w:color="auto"/>
          </w:divBdr>
        </w:div>
        <w:div w:id="1383674235">
          <w:marLeft w:val="640"/>
          <w:marRight w:val="0"/>
          <w:marTop w:val="0"/>
          <w:marBottom w:val="0"/>
          <w:divBdr>
            <w:top w:val="none" w:sz="0" w:space="0" w:color="auto"/>
            <w:left w:val="none" w:sz="0" w:space="0" w:color="auto"/>
            <w:bottom w:val="none" w:sz="0" w:space="0" w:color="auto"/>
            <w:right w:val="none" w:sz="0" w:space="0" w:color="auto"/>
          </w:divBdr>
        </w:div>
        <w:div w:id="1554804246">
          <w:marLeft w:val="640"/>
          <w:marRight w:val="0"/>
          <w:marTop w:val="0"/>
          <w:marBottom w:val="0"/>
          <w:divBdr>
            <w:top w:val="none" w:sz="0" w:space="0" w:color="auto"/>
            <w:left w:val="none" w:sz="0" w:space="0" w:color="auto"/>
            <w:bottom w:val="none" w:sz="0" w:space="0" w:color="auto"/>
            <w:right w:val="none" w:sz="0" w:space="0" w:color="auto"/>
          </w:divBdr>
        </w:div>
        <w:div w:id="1889486252">
          <w:marLeft w:val="640"/>
          <w:marRight w:val="0"/>
          <w:marTop w:val="0"/>
          <w:marBottom w:val="0"/>
          <w:divBdr>
            <w:top w:val="none" w:sz="0" w:space="0" w:color="auto"/>
            <w:left w:val="none" w:sz="0" w:space="0" w:color="auto"/>
            <w:bottom w:val="none" w:sz="0" w:space="0" w:color="auto"/>
            <w:right w:val="none" w:sz="0" w:space="0" w:color="auto"/>
          </w:divBdr>
        </w:div>
        <w:div w:id="1793862374">
          <w:marLeft w:val="640"/>
          <w:marRight w:val="0"/>
          <w:marTop w:val="0"/>
          <w:marBottom w:val="0"/>
          <w:divBdr>
            <w:top w:val="none" w:sz="0" w:space="0" w:color="auto"/>
            <w:left w:val="none" w:sz="0" w:space="0" w:color="auto"/>
            <w:bottom w:val="none" w:sz="0" w:space="0" w:color="auto"/>
            <w:right w:val="none" w:sz="0" w:space="0" w:color="auto"/>
          </w:divBdr>
        </w:div>
        <w:div w:id="1041711149">
          <w:marLeft w:val="640"/>
          <w:marRight w:val="0"/>
          <w:marTop w:val="0"/>
          <w:marBottom w:val="0"/>
          <w:divBdr>
            <w:top w:val="none" w:sz="0" w:space="0" w:color="auto"/>
            <w:left w:val="none" w:sz="0" w:space="0" w:color="auto"/>
            <w:bottom w:val="none" w:sz="0" w:space="0" w:color="auto"/>
            <w:right w:val="none" w:sz="0" w:space="0" w:color="auto"/>
          </w:divBdr>
        </w:div>
        <w:div w:id="255985556">
          <w:marLeft w:val="640"/>
          <w:marRight w:val="0"/>
          <w:marTop w:val="0"/>
          <w:marBottom w:val="0"/>
          <w:divBdr>
            <w:top w:val="none" w:sz="0" w:space="0" w:color="auto"/>
            <w:left w:val="none" w:sz="0" w:space="0" w:color="auto"/>
            <w:bottom w:val="none" w:sz="0" w:space="0" w:color="auto"/>
            <w:right w:val="none" w:sz="0" w:space="0" w:color="auto"/>
          </w:divBdr>
        </w:div>
        <w:div w:id="1134058458">
          <w:marLeft w:val="640"/>
          <w:marRight w:val="0"/>
          <w:marTop w:val="0"/>
          <w:marBottom w:val="0"/>
          <w:divBdr>
            <w:top w:val="none" w:sz="0" w:space="0" w:color="auto"/>
            <w:left w:val="none" w:sz="0" w:space="0" w:color="auto"/>
            <w:bottom w:val="none" w:sz="0" w:space="0" w:color="auto"/>
            <w:right w:val="none" w:sz="0" w:space="0" w:color="auto"/>
          </w:divBdr>
        </w:div>
      </w:divsChild>
    </w:div>
    <w:div w:id="1504734811">
      <w:bodyDiv w:val="1"/>
      <w:marLeft w:val="0"/>
      <w:marRight w:val="0"/>
      <w:marTop w:val="0"/>
      <w:marBottom w:val="0"/>
      <w:divBdr>
        <w:top w:val="none" w:sz="0" w:space="0" w:color="auto"/>
        <w:left w:val="none" w:sz="0" w:space="0" w:color="auto"/>
        <w:bottom w:val="none" w:sz="0" w:space="0" w:color="auto"/>
        <w:right w:val="none" w:sz="0" w:space="0" w:color="auto"/>
      </w:divBdr>
    </w:div>
    <w:div w:id="1504857171">
      <w:bodyDiv w:val="1"/>
      <w:marLeft w:val="0"/>
      <w:marRight w:val="0"/>
      <w:marTop w:val="0"/>
      <w:marBottom w:val="0"/>
      <w:divBdr>
        <w:top w:val="none" w:sz="0" w:space="0" w:color="auto"/>
        <w:left w:val="none" w:sz="0" w:space="0" w:color="auto"/>
        <w:bottom w:val="none" w:sz="0" w:space="0" w:color="auto"/>
        <w:right w:val="none" w:sz="0" w:space="0" w:color="auto"/>
      </w:divBdr>
    </w:div>
    <w:div w:id="1505243581">
      <w:bodyDiv w:val="1"/>
      <w:marLeft w:val="0"/>
      <w:marRight w:val="0"/>
      <w:marTop w:val="0"/>
      <w:marBottom w:val="0"/>
      <w:divBdr>
        <w:top w:val="none" w:sz="0" w:space="0" w:color="auto"/>
        <w:left w:val="none" w:sz="0" w:space="0" w:color="auto"/>
        <w:bottom w:val="none" w:sz="0" w:space="0" w:color="auto"/>
        <w:right w:val="none" w:sz="0" w:space="0" w:color="auto"/>
      </w:divBdr>
    </w:div>
    <w:div w:id="1505434811">
      <w:bodyDiv w:val="1"/>
      <w:marLeft w:val="0"/>
      <w:marRight w:val="0"/>
      <w:marTop w:val="0"/>
      <w:marBottom w:val="0"/>
      <w:divBdr>
        <w:top w:val="none" w:sz="0" w:space="0" w:color="auto"/>
        <w:left w:val="none" w:sz="0" w:space="0" w:color="auto"/>
        <w:bottom w:val="none" w:sz="0" w:space="0" w:color="auto"/>
        <w:right w:val="none" w:sz="0" w:space="0" w:color="auto"/>
      </w:divBdr>
    </w:div>
    <w:div w:id="1505630665">
      <w:bodyDiv w:val="1"/>
      <w:marLeft w:val="0"/>
      <w:marRight w:val="0"/>
      <w:marTop w:val="0"/>
      <w:marBottom w:val="0"/>
      <w:divBdr>
        <w:top w:val="none" w:sz="0" w:space="0" w:color="auto"/>
        <w:left w:val="none" w:sz="0" w:space="0" w:color="auto"/>
        <w:bottom w:val="none" w:sz="0" w:space="0" w:color="auto"/>
        <w:right w:val="none" w:sz="0" w:space="0" w:color="auto"/>
      </w:divBdr>
    </w:div>
    <w:div w:id="1505780739">
      <w:bodyDiv w:val="1"/>
      <w:marLeft w:val="0"/>
      <w:marRight w:val="0"/>
      <w:marTop w:val="0"/>
      <w:marBottom w:val="0"/>
      <w:divBdr>
        <w:top w:val="none" w:sz="0" w:space="0" w:color="auto"/>
        <w:left w:val="none" w:sz="0" w:space="0" w:color="auto"/>
        <w:bottom w:val="none" w:sz="0" w:space="0" w:color="auto"/>
        <w:right w:val="none" w:sz="0" w:space="0" w:color="auto"/>
      </w:divBdr>
    </w:div>
    <w:div w:id="1506357619">
      <w:bodyDiv w:val="1"/>
      <w:marLeft w:val="0"/>
      <w:marRight w:val="0"/>
      <w:marTop w:val="0"/>
      <w:marBottom w:val="0"/>
      <w:divBdr>
        <w:top w:val="none" w:sz="0" w:space="0" w:color="auto"/>
        <w:left w:val="none" w:sz="0" w:space="0" w:color="auto"/>
        <w:bottom w:val="none" w:sz="0" w:space="0" w:color="auto"/>
        <w:right w:val="none" w:sz="0" w:space="0" w:color="auto"/>
      </w:divBdr>
    </w:div>
    <w:div w:id="1506821945">
      <w:bodyDiv w:val="1"/>
      <w:marLeft w:val="0"/>
      <w:marRight w:val="0"/>
      <w:marTop w:val="0"/>
      <w:marBottom w:val="0"/>
      <w:divBdr>
        <w:top w:val="none" w:sz="0" w:space="0" w:color="auto"/>
        <w:left w:val="none" w:sz="0" w:space="0" w:color="auto"/>
        <w:bottom w:val="none" w:sz="0" w:space="0" w:color="auto"/>
        <w:right w:val="none" w:sz="0" w:space="0" w:color="auto"/>
      </w:divBdr>
    </w:div>
    <w:div w:id="1507132835">
      <w:bodyDiv w:val="1"/>
      <w:marLeft w:val="0"/>
      <w:marRight w:val="0"/>
      <w:marTop w:val="0"/>
      <w:marBottom w:val="0"/>
      <w:divBdr>
        <w:top w:val="none" w:sz="0" w:space="0" w:color="auto"/>
        <w:left w:val="none" w:sz="0" w:space="0" w:color="auto"/>
        <w:bottom w:val="none" w:sz="0" w:space="0" w:color="auto"/>
        <w:right w:val="none" w:sz="0" w:space="0" w:color="auto"/>
      </w:divBdr>
    </w:div>
    <w:div w:id="1507554483">
      <w:bodyDiv w:val="1"/>
      <w:marLeft w:val="0"/>
      <w:marRight w:val="0"/>
      <w:marTop w:val="0"/>
      <w:marBottom w:val="0"/>
      <w:divBdr>
        <w:top w:val="none" w:sz="0" w:space="0" w:color="auto"/>
        <w:left w:val="none" w:sz="0" w:space="0" w:color="auto"/>
        <w:bottom w:val="none" w:sz="0" w:space="0" w:color="auto"/>
        <w:right w:val="none" w:sz="0" w:space="0" w:color="auto"/>
      </w:divBdr>
    </w:div>
    <w:div w:id="1507591920">
      <w:bodyDiv w:val="1"/>
      <w:marLeft w:val="0"/>
      <w:marRight w:val="0"/>
      <w:marTop w:val="0"/>
      <w:marBottom w:val="0"/>
      <w:divBdr>
        <w:top w:val="none" w:sz="0" w:space="0" w:color="auto"/>
        <w:left w:val="none" w:sz="0" w:space="0" w:color="auto"/>
        <w:bottom w:val="none" w:sz="0" w:space="0" w:color="auto"/>
        <w:right w:val="none" w:sz="0" w:space="0" w:color="auto"/>
      </w:divBdr>
    </w:div>
    <w:div w:id="1507599147">
      <w:bodyDiv w:val="1"/>
      <w:marLeft w:val="0"/>
      <w:marRight w:val="0"/>
      <w:marTop w:val="0"/>
      <w:marBottom w:val="0"/>
      <w:divBdr>
        <w:top w:val="none" w:sz="0" w:space="0" w:color="auto"/>
        <w:left w:val="none" w:sz="0" w:space="0" w:color="auto"/>
        <w:bottom w:val="none" w:sz="0" w:space="0" w:color="auto"/>
        <w:right w:val="none" w:sz="0" w:space="0" w:color="auto"/>
      </w:divBdr>
    </w:div>
    <w:div w:id="1507939615">
      <w:bodyDiv w:val="1"/>
      <w:marLeft w:val="0"/>
      <w:marRight w:val="0"/>
      <w:marTop w:val="0"/>
      <w:marBottom w:val="0"/>
      <w:divBdr>
        <w:top w:val="none" w:sz="0" w:space="0" w:color="auto"/>
        <w:left w:val="none" w:sz="0" w:space="0" w:color="auto"/>
        <w:bottom w:val="none" w:sz="0" w:space="0" w:color="auto"/>
        <w:right w:val="none" w:sz="0" w:space="0" w:color="auto"/>
      </w:divBdr>
    </w:div>
    <w:div w:id="1508010482">
      <w:bodyDiv w:val="1"/>
      <w:marLeft w:val="0"/>
      <w:marRight w:val="0"/>
      <w:marTop w:val="0"/>
      <w:marBottom w:val="0"/>
      <w:divBdr>
        <w:top w:val="none" w:sz="0" w:space="0" w:color="auto"/>
        <w:left w:val="none" w:sz="0" w:space="0" w:color="auto"/>
        <w:bottom w:val="none" w:sz="0" w:space="0" w:color="auto"/>
        <w:right w:val="none" w:sz="0" w:space="0" w:color="auto"/>
      </w:divBdr>
    </w:div>
    <w:div w:id="1509297177">
      <w:bodyDiv w:val="1"/>
      <w:marLeft w:val="0"/>
      <w:marRight w:val="0"/>
      <w:marTop w:val="0"/>
      <w:marBottom w:val="0"/>
      <w:divBdr>
        <w:top w:val="none" w:sz="0" w:space="0" w:color="auto"/>
        <w:left w:val="none" w:sz="0" w:space="0" w:color="auto"/>
        <w:bottom w:val="none" w:sz="0" w:space="0" w:color="auto"/>
        <w:right w:val="none" w:sz="0" w:space="0" w:color="auto"/>
      </w:divBdr>
    </w:div>
    <w:div w:id="1509370073">
      <w:bodyDiv w:val="1"/>
      <w:marLeft w:val="0"/>
      <w:marRight w:val="0"/>
      <w:marTop w:val="0"/>
      <w:marBottom w:val="0"/>
      <w:divBdr>
        <w:top w:val="none" w:sz="0" w:space="0" w:color="auto"/>
        <w:left w:val="none" w:sz="0" w:space="0" w:color="auto"/>
        <w:bottom w:val="none" w:sz="0" w:space="0" w:color="auto"/>
        <w:right w:val="none" w:sz="0" w:space="0" w:color="auto"/>
      </w:divBdr>
    </w:div>
    <w:div w:id="1509632951">
      <w:bodyDiv w:val="1"/>
      <w:marLeft w:val="0"/>
      <w:marRight w:val="0"/>
      <w:marTop w:val="0"/>
      <w:marBottom w:val="0"/>
      <w:divBdr>
        <w:top w:val="none" w:sz="0" w:space="0" w:color="auto"/>
        <w:left w:val="none" w:sz="0" w:space="0" w:color="auto"/>
        <w:bottom w:val="none" w:sz="0" w:space="0" w:color="auto"/>
        <w:right w:val="none" w:sz="0" w:space="0" w:color="auto"/>
      </w:divBdr>
    </w:div>
    <w:div w:id="1510488894">
      <w:bodyDiv w:val="1"/>
      <w:marLeft w:val="0"/>
      <w:marRight w:val="0"/>
      <w:marTop w:val="0"/>
      <w:marBottom w:val="0"/>
      <w:divBdr>
        <w:top w:val="none" w:sz="0" w:space="0" w:color="auto"/>
        <w:left w:val="none" w:sz="0" w:space="0" w:color="auto"/>
        <w:bottom w:val="none" w:sz="0" w:space="0" w:color="auto"/>
        <w:right w:val="none" w:sz="0" w:space="0" w:color="auto"/>
      </w:divBdr>
      <w:divsChild>
        <w:div w:id="1130173007">
          <w:marLeft w:val="0"/>
          <w:marRight w:val="0"/>
          <w:marTop w:val="0"/>
          <w:marBottom w:val="0"/>
          <w:divBdr>
            <w:top w:val="none" w:sz="0" w:space="0" w:color="auto"/>
            <w:left w:val="none" w:sz="0" w:space="0" w:color="auto"/>
            <w:bottom w:val="none" w:sz="0" w:space="0" w:color="auto"/>
            <w:right w:val="none" w:sz="0" w:space="0" w:color="auto"/>
          </w:divBdr>
        </w:div>
        <w:div w:id="1811707770">
          <w:marLeft w:val="0"/>
          <w:marRight w:val="0"/>
          <w:marTop w:val="0"/>
          <w:marBottom w:val="0"/>
          <w:divBdr>
            <w:top w:val="none" w:sz="0" w:space="0" w:color="auto"/>
            <w:left w:val="none" w:sz="0" w:space="0" w:color="auto"/>
            <w:bottom w:val="none" w:sz="0" w:space="0" w:color="auto"/>
            <w:right w:val="none" w:sz="0" w:space="0" w:color="auto"/>
          </w:divBdr>
        </w:div>
        <w:div w:id="510143362">
          <w:marLeft w:val="0"/>
          <w:marRight w:val="0"/>
          <w:marTop w:val="0"/>
          <w:marBottom w:val="0"/>
          <w:divBdr>
            <w:top w:val="none" w:sz="0" w:space="0" w:color="auto"/>
            <w:left w:val="none" w:sz="0" w:space="0" w:color="auto"/>
            <w:bottom w:val="none" w:sz="0" w:space="0" w:color="auto"/>
            <w:right w:val="none" w:sz="0" w:space="0" w:color="auto"/>
          </w:divBdr>
        </w:div>
        <w:div w:id="667944389">
          <w:marLeft w:val="0"/>
          <w:marRight w:val="0"/>
          <w:marTop w:val="0"/>
          <w:marBottom w:val="0"/>
          <w:divBdr>
            <w:top w:val="none" w:sz="0" w:space="0" w:color="auto"/>
            <w:left w:val="none" w:sz="0" w:space="0" w:color="auto"/>
            <w:bottom w:val="none" w:sz="0" w:space="0" w:color="auto"/>
            <w:right w:val="none" w:sz="0" w:space="0" w:color="auto"/>
          </w:divBdr>
        </w:div>
        <w:div w:id="1801148155">
          <w:marLeft w:val="0"/>
          <w:marRight w:val="0"/>
          <w:marTop w:val="0"/>
          <w:marBottom w:val="0"/>
          <w:divBdr>
            <w:top w:val="none" w:sz="0" w:space="0" w:color="auto"/>
            <w:left w:val="none" w:sz="0" w:space="0" w:color="auto"/>
            <w:bottom w:val="none" w:sz="0" w:space="0" w:color="auto"/>
            <w:right w:val="none" w:sz="0" w:space="0" w:color="auto"/>
          </w:divBdr>
        </w:div>
        <w:div w:id="2083135828">
          <w:marLeft w:val="0"/>
          <w:marRight w:val="0"/>
          <w:marTop w:val="0"/>
          <w:marBottom w:val="0"/>
          <w:divBdr>
            <w:top w:val="none" w:sz="0" w:space="0" w:color="auto"/>
            <w:left w:val="none" w:sz="0" w:space="0" w:color="auto"/>
            <w:bottom w:val="none" w:sz="0" w:space="0" w:color="auto"/>
            <w:right w:val="none" w:sz="0" w:space="0" w:color="auto"/>
          </w:divBdr>
        </w:div>
        <w:div w:id="418673468">
          <w:marLeft w:val="0"/>
          <w:marRight w:val="0"/>
          <w:marTop w:val="0"/>
          <w:marBottom w:val="0"/>
          <w:divBdr>
            <w:top w:val="none" w:sz="0" w:space="0" w:color="auto"/>
            <w:left w:val="none" w:sz="0" w:space="0" w:color="auto"/>
            <w:bottom w:val="none" w:sz="0" w:space="0" w:color="auto"/>
            <w:right w:val="none" w:sz="0" w:space="0" w:color="auto"/>
          </w:divBdr>
        </w:div>
        <w:div w:id="1830440815">
          <w:marLeft w:val="0"/>
          <w:marRight w:val="0"/>
          <w:marTop w:val="0"/>
          <w:marBottom w:val="0"/>
          <w:divBdr>
            <w:top w:val="none" w:sz="0" w:space="0" w:color="auto"/>
            <w:left w:val="none" w:sz="0" w:space="0" w:color="auto"/>
            <w:bottom w:val="none" w:sz="0" w:space="0" w:color="auto"/>
            <w:right w:val="none" w:sz="0" w:space="0" w:color="auto"/>
          </w:divBdr>
        </w:div>
        <w:div w:id="1971744166">
          <w:marLeft w:val="0"/>
          <w:marRight w:val="0"/>
          <w:marTop w:val="0"/>
          <w:marBottom w:val="0"/>
          <w:divBdr>
            <w:top w:val="none" w:sz="0" w:space="0" w:color="auto"/>
            <w:left w:val="none" w:sz="0" w:space="0" w:color="auto"/>
            <w:bottom w:val="none" w:sz="0" w:space="0" w:color="auto"/>
            <w:right w:val="none" w:sz="0" w:space="0" w:color="auto"/>
          </w:divBdr>
        </w:div>
        <w:div w:id="508956696">
          <w:marLeft w:val="0"/>
          <w:marRight w:val="0"/>
          <w:marTop w:val="0"/>
          <w:marBottom w:val="0"/>
          <w:divBdr>
            <w:top w:val="none" w:sz="0" w:space="0" w:color="auto"/>
            <w:left w:val="none" w:sz="0" w:space="0" w:color="auto"/>
            <w:bottom w:val="none" w:sz="0" w:space="0" w:color="auto"/>
            <w:right w:val="none" w:sz="0" w:space="0" w:color="auto"/>
          </w:divBdr>
        </w:div>
        <w:div w:id="2033408780">
          <w:marLeft w:val="0"/>
          <w:marRight w:val="0"/>
          <w:marTop w:val="0"/>
          <w:marBottom w:val="0"/>
          <w:divBdr>
            <w:top w:val="none" w:sz="0" w:space="0" w:color="auto"/>
            <w:left w:val="none" w:sz="0" w:space="0" w:color="auto"/>
            <w:bottom w:val="none" w:sz="0" w:space="0" w:color="auto"/>
            <w:right w:val="none" w:sz="0" w:space="0" w:color="auto"/>
          </w:divBdr>
        </w:div>
        <w:div w:id="193346221">
          <w:marLeft w:val="0"/>
          <w:marRight w:val="0"/>
          <w:marTop w:val="0"/>
          <w:marBottom w:val="0"/>
          <w:divBdr>
            <w:top w:val="none" w:sz="0" w:space="0" w:color="auto"/>
            <w:left w:val="none" w:sz="0" w:space="0" w:color="auto"/>
            <w:bottom w:val="none" w:sz="0" w:space="0" w:color="auto"/>
            <w:right w:val="none" w:sz="0" w:space="0" w:color="auto"/>
          </w:divBdr>
        </w:div>
        <w:div w:id="319189001">
          <w:marLeft w:val="0"/>
          <w:marRight w:val="0"/>
          <w:marTop w:val="0"/>
          <w:marBottom w:val="0"/>
          <w:divBdr>
            <w:top w:val="none" w:sz="0" w:space="0" w:color="auto"/>
            <w:left w:val="none" w:sz="0" w:space="0" w:color="auto"/>
            <w:bottom w:val="none" w:sz="0" w:space="0" w:color="auto"/>
            <w:right w:val="none" w:sz="0" w:space="0" w:color="auto"/>
          </w:divBdr>
        </w:div>
        <w:div w:id="939726980">
          <w:marLeft w:val="0"/>
          <w:marRight w:val="0"/>
          <w:marTop w:val="0"/>
          <w:marBottom w:val="0"/>
          <w:divBdr>
            <w:top w:val="none" w:sz="0" w:space="0" w:color="auto"/>
            <w:left w:val="none" w:sz="0" w:space="0" w:color="auto"/>
            <w:bottom w:val="none" w:sz="0" w:space="0" w:color="auto"/>
            <w:right w:val="none" w:sz="0" w:space="0" w:color="auto"/>
          </w:divBdr>
        </w:div>
        <w:div w:id="359353286">
          <w:marLeft w:val="0"/>
          <w:marRight w:val="0"/>
          <w:marTop w:val="0"/>
          <w:marBottom w:val="0"/>
          <w:divBdr>
            <w:top w:val="none" w:sz="0" w:space="0" w:color="auto"/>
            <w:left w:val="none" w:sz="0" w:space="0" w:color="auto"/>
            <w:bottom w:val="none" w:sz="0" w:space="0" w:color="auto"/>
            <w:right w:val="none" w:sz="0" w:space="0" w:color="auto"/>
          </w:divBdr>
        </w:div>
        <w:div w:id="5645194">
          <w:marLeft w:val="0"/>
          <w:marRight w:val="0"/>
          <w:marTop w:val="0"/>
          <w:marBottom w:val="0"/>
          <w:divBdr>
            <w:top w:val="none" w:sz="0" w:space="0" w:color="auto"/>
            <w:left w:val="none" w:sz="0" w:space="0" w:color="auto"/>
            <w:bottom w:val="none" w:sz="0" w:space="0" w:color="auto"/>
            <w:right w:val="none" w:sz="0" w:space="0" w:color="auto"/>
          </w:divBdr>
        </w:div>
        <w:div w:id="83765789">
          <w:marLeft w:val="0"/>
          <w:marRight w:val="0"/>
          <w:marTop w:val="0"/>
          <w:marBottom w:val="0"/>
          <w:divBdr>
            <w:top w:val="none" w:sz="0" w:space="0" w:color="auto"/>
            <w:left w:val="none" w:sz="0" w:space="0" w:color="auto"/>
            <w:bottom w:val="none" w:sz="0" w:space="0" w:color="auto"/>
            <w:right w:val="none" w:sz="0" w:space="0" w:color="auto"/>
          </w:divBdr>
        </w:div>
        <w:div w:id="486167003">
          <w:marLeft w:val="0"/>
          <w:marRight w:val="0"/>
          <w:marTop w:val="0"/>
          <w:marBottom w:val="0"/>
          <w:divBdr>
            <w:top w:val="none" w:sz="0" w:space="0" w:color="auto"/>
            <w:left w:val="none" w:sz="0" w:space="0" w:color="auto"/>
            <w:bottom w:val="none" w:sz="0" w:space="0" w:color="auto"/>
            <w:right w:val="none" w:sz="0" w:space="0" w:color="auto"/>
          </w:divBdr>
        </w:div>
        <w:div w:id="1573657560">
          <w:marLeft w:val="0"/>
          <w:marRight w:val="0"/>
          <w:marTop w:val="0"/>
          <w:marBottom w:val="0"/>
          <w:divBdr>
            <w:top w:val="none" w:sz="0" w:space="0" w:color="auto"/>
            <w:left w:val="none" w:sz="0" w:space="0" w:color="auto"/>
            <w:bottom w:val="none" w:sz="0" w:space="0" w:color="auto"/>
            <w:right w:val="none" w:sz="0" w:space="0" w:color="auto"/>
          </w:divBdr>
        </w:div>
        <w:div w:id="1233008443">
          <w:marLeft w:val="0"/>
          <w:marRight w:val="0"/>
          <w:marTop w:val="0"/>
          <w:marBottom w:val="0"/>
          <w:divBdr>
            <w:top w:val="none" w:sz="0" w:space="0" w:color="auto"/>
            <w:left w:val="none" w:sz="0" w:space="0" w:color="auto"/>
            <w:bottom w:val="none" w:sz="0" w:space="0" w:color="auto"/>
            <w:right w:val="none" w:sz="0" w:space="0" w:color="auto"/>
          </w:divBdr>
        </w:div>
        <w:div w:id="1555115120">
          <w:marLeft w:val="0"/>
          <w:marRight w:val="0"/>
          <w:marTop w:val="0"/>
          <w:marBottom w:val="0"/>
          <w:divBdr>
            <w:top w:val="none" w:sz="0" w:space="0" w:color="auto"/>
            <w:left w:val="none" w:sz="0" w:space="0" w:color="auto"/>
            <w:bottom w:val="none" w:sz="0" w:space="0" w:color="auto"/>
            <w:right w:val="none" w:sz="0" w:space="0" w:color="auto"/>
          </w:divBdr>
        </w:div>
        <w:div w:id="1698307958">
          <w:marLeft w:val="0"/>
          <w:marRight w:val="0"/>
          <w:marTop w:val="0"/>
          <w:marBottom w:val="0"/>
          <w:divBdr>
            <w:top w:val="none" w:sz="0" w:space="0" w:color="auto"/>
            <w:left w:val="none" w:sz="0" w:space="0" w:color="auto"/>
            <w:bottom w:val="none" w:sz="0" w:space="0" w:color="auto"/>
            <w:right w:val="none" w:sz="0" w:space="0" w:color="auto"/>
          </w:divBdr>
        </w:div>
        <w:div w:id="4020835">
          <w:marLeft w:val="0"/>
          <w:marRight w:val="0"/>
          <w:marTop w:val="0"/>
          <w:marBottom w:val="0"/>
          <w:divBdr>
            <w:top w:val="none" w:sz="0" w:space="0" w:color="auto"/>
            <w:left w:val="none" w:sz="0" w:space="0" w:color="auto"/>
            <w:bottom w:val="none" w:sz="0" w:space="0" w:color="auto"/>
            <w:right w:val="none" w:sz="0" w:space="0" w:color="auto"/>
          </w:divBdr>
        </w:div>
        <w:div w:id="810096889">
          <w:marLeft w:val="0"/>
          <w:marRight w:val="0"/>
          <w:marTop w:val="0"/>
          <w:marBottom w:val="0"/>
          <w:divBdr>
            <w:top w:val="none" w:sz="0" w:space="0" w:color="auto"/>
            <w:left w:val="none" w:sz="0" w:space="0" w:color="auto"/>
            <w:bottom w:val="none" w:sz="0" w:space="0" w:color="auto"/>
            <w:right w:val="none" w:sz="0" w:space="0" w:color="auto"/>
          </w:divBdr>
        </w:div>
        <w:div w:id="122815869">
          <w:marLeft w:val="0"/>
          <w:marRight w:val="0"/>
          <w:marTop w:val="0"/>
          <w:marBottom w:val="0"/>
          <w:divBdr>
            <w:top w:val="none" w:sz="0" w:space="0" w:color="auto"/>
            <w:left w:val="none" w:sz="0" w:space="0" w:color="auto"/>
            <w:bottom w:val="none" w:sz="0" w:space="0" w:color="auto"/>
            <w:right w:val="none" w:sz="0" w:space="0" w:color="auto"/>
          </w:divBdr>
        </w:div>
        <w:div w:id="209073098">
          <w:marLeft w:val="0"/>
          <w:marRight w:val="0"/>
          <w:marTop w:val="0"/>
          <w:marBottom w:val="0"/>
          <w:divBdr>
            <w:top w:val="none" w:sz="0" w:space="0" w:color="auto"/>
            <w:left w:val="none" w:sz="0" w:space="0" w:color="auto"/>
            <w:bottom w:val="none" w:sz="0" w:space="0" w:color="auto"/>
            <w:right w:val="none" w:sz="0" w:space="0" w:color="auto"/>
          </w:divBdr>
        </w:div>
        <w:div w:id="1538003557">
          <w:marLeft w:val="0"/>
          <w:marRight w:val="0"/>
          <w:marTop w:val="0"/>
          <w:marBottom w:val="0"/>
          <w:divBdr>
            <w:top w:val="none" w:sz="0" w:space="0" w:color="auto"/>
            <w:left w:val="none" w:sz="0" w:space="0" w:color="auto"/>
            <w:bottom w:val="none" w:sz="0" w:space="0" w:color="auto"/>
            <w:right w:val="none" w:sz="0" w:space="0" w:color="auto"/>
          </w:divBdr>
        </w:div>
        <w:div w:id="840898237">
          <w:marLeft w:val="0"/>
          <w:marRight w:val="0"/>
          <w:marTop w:val="0"/>
          <w:marBottom w:val="0"/>
          <w:divBdr>
            <w:top w:val="none" w:sz="0" w:space="0" w:color="auto"/>
            <w:left w:val="none" w:sz="0" w:space="0" w:color="auto"/>
            <w:bottom w:val="none" w:sz="0" w:space="0" w:color="auto"/>
            <w:right w:val="none" w:sz="0" w:space="0" w:color="auto"/>
          </w:divBdr>
        </w:div>
        <w:div w:id="1886326814">
          <w:marLeft w:val="0"/>
          <w:marRight w:val="0"/>
          <w:marTop w:val="0"/>
          <w:marBottom w:val="0"/>
          <w:divBdr>
            <w:top w:val="none" w:sz="0" w:space="0" w:color="auto"/>
            <w:left w:val="none" w:sz="0" w:space="0" w:color="auto"/>
            <w:bottom w:val="none" w:sz="0" w:space="0" w:color="auto"/>
            <w:right w:val="none" w:sz="0" w:space="0" w:color="auto"/>
          </w:divBdr>
        </w:div>
        <w:div w:id="1260407793">
          <w:marLeft w:val="0"/>
          <w:marRight w:val="0"/>
          <w:marTop w:val="0"/>
          <w:marBottom w:val="0"/>
          <w:divBdr>
            <w:top w:val="none" w:sz="0" w:space="0" w:color="auto"/>
            <w:left w:val="none" w:sz="0" w:space="0" w:color="auto"/>
            <w:bottom w:val="none" w:sz="0" w:space="0" w:color="auto"/>
            <w:right w:val="none" w:sz="0" w:space="0" w:color="auto"/>
          </w:divBdr>
        </w:div>
        <w:div w:id="860479">
          <w:marLeft w:val="0"/>
          <w:marRight w:val="0"/>
          <w:marTop w:val="0"/>
          <w:marBottom w:val="0"/>
          <w:divBdr>
            <w:top w:val="none" w:sz="0" w:space="0" w:color="auto"/>
            <w:left w:val="none" w:sz="0" w:space="0" w:color="auto"/>
            <w:bottom w:val="none" w:sz="0" w:space="0" w:color="auto"/>
            <w:right w:val="none" w:sz="0" w:space="0" w:color="auto"/>
          </w:divBdr>
        </w:div>
        <w:div w:id="2077891384">
          <w:marLeft w:val="0"/>
          <w:marRight w:val="0"/>
          <w:marTop w:val="0"/>
          <w:marBottom w:val="0"/>
          <w:divBdr>
            <w:top w:val="none" w:sz="0" w:space="0" w:color="auto"/>
            <w:left w:val="none" w:sz="0" w:space="0" w:color="auto"/>
            <w:bottom w:val="none" w:sz="0" w:space="0" w:color="auto"/>
            <w:right w:val="none" w:sz="0" w:space="0" w:color="auto"/>
          </w:divBdr>
        </w:div>
        <w:div w:id="1342273624">
          <w:marLeft w:val="0"/>
          <w:marRight w:val="0"/>
          <w:marTop w:val="0"/>
          <w:marBottom w:val="0"/>
          <w:divBdr>
            <w:top w:val="none" w:sz="0" w:space="0" w:color="auto"/>
            <w:left w:val="none" w:sz="0" w:space="0" w:color="auto"/>
            <w:bottom w:val="none" w:sz="0" w:space="0" w:color="auto"/>
            <w:right w:val="none" w:sz="0" w:space="0" w:color="auto"/>
          </w:divBdr>
        </w:div>
        <w:div w:id="2144692626">
          <w:marLeft w:val="0"/>
          <w:marRight w:val="0"/>
          <w:marTop w:val="0"/>
          <w:marBottom w:val="0"/>
          <w:divBdr>
            <w:top w:val="none" w:sz="0" w:space="0" w:color="auto"/>
            <w:left w:val="none" w:sz="0" w:space="0" w:color="auto"/>
            <w:bottom w:val="none" w:sz="0" w:space="0" w:color="auto"/>
            <w:right w:val="none" w:sz="0" w:space="0" w:color="auto"/>
          </w:divBdr>
        </w:div>
        <w:div w:id="900022273">
          <w:marLeft w:val="0"/>
          <w:marRight w:val="0"/>
          <w:marTop w:val="0"/>
          <w:marBottom w:val="0"/>
          <w:divBdr>
            <w:top w:val="none" w:sz="0" w:space="0" w:color="auto"/>
            <w:left w:val="none" w:sz="0" w:space="0" w:color="auto"/>
            <w:bottom w:val="none" w:sz="0" w:space="0" w:color="auto"/>
            <w:right w:val="none" w:sz="0" w:space="0" w:color="auto"/>
          </w:divBdr>
        </w:div>
        <w:div w:id="207376492">
          <w:marLeft w:val="0"/>
          <w:marRight w:val="0"/>
          <w:marTop w:val="0"/>
          <w:marBottom w:val="0"/>
          <w:divBdr>
            <w:top w:val="none" w:sz="0" w:space="0" w:color="auto"/>
            <w:left w:val="none" w:sz="0" w:space="0" w:color="auto"/>
            <w:bottom w:val="none" w:sz="0" w:space="0" w:color="auto"/>
            <w:right w:val="none" w:sz="0" w:space="0" w:color="auto"/>
          </w:divBdr>
        </w:div>
        <w:div w:id="1615361115">
          <w:marLeft w:val="0"/>
          <w:marRight w:val="0"/>
          <w:marTop w:val="0"/>
          <w:marBottom w:val="0"/>
          <w:divBdr>
            <w:top w:val="none" w:sz="0" w:space="0" w:color="auto"/>
            <w:left w:val="none" w:sz="0" w:space="0" w:color="auto"/>
            <w:bottom w:val="none" w:sz="0" w:space="0" w:color="auto"/>
            <w:right w:val="none" w:sz="0" w:space="0" w:color="auto"/>
          </w:divBdr>
        </w:div>
        <w:div w:id="1864007479">
          <w:marLeft w:val="0"/>
          <w:marRight w:val="0"/>
          <w:marTop w:val="0"/>
          <w:marBottom w:val="0"/>
          <w:divBdr>
            <w:top w:val="none" w:sz="0" w:space="0" w:color="auto"/>
            <w:left w:val="none" w:sz="0" w:space="0" w:color="auto"/>
            <w:bottom w:val="none" w:sz="0" w:space="0" w:color="auto"/>
            <w:right w:val="none" w:sz="0" w:space="0" w:color="auto"/>
          </w:divBdr>
        </w:div>
        <w:div w:id="567769419">
          <w:marLeft w:val="0"/>
          <w:marRight w:val="0"/>
          <w:marTop w:val="0"/>
          <w:marBottom w:val="0"/>
          <w:divBdr>
            <w:top w:val="none" w:sz="0" w:space="0" w:color="auto"/>
            <w:left w:val="none" w:sz="0" w:space="0" w:color="auto"/>
            <w:bottom w:val="none" w:sz="0" w:space="0" w:color="auto"/>
            <w:right w:val="none" w:sz="0" w:space="0" w:color="auto"/>
          </w:divBdr>
        </w:div>
        <w:div w:id="1846165008">
          <w:marLeft w:val="0"/>
          <w:marRight w:val="0"/>
          <w:marTop w:val="0"/>
          <w:marBottom w:val="0"/>
          <w:divBdr>
            <w:top w:val="none" w:sz="0" w:space="0" w:color="auto"/>
            <w:left w:val="none" w:sz="0" w:space="0" w:color="auto"/>
            <w:bottom w:val="none" w:sz="0" w:space="0" w:color="auto"/>
            <w:right w:val="none" w:sz="0" w:space="0" w:color="auto"/>
          </w:divBdr>
        </w:div>
        <w:div w:id="375130604">
          <w:marLeft w:val="0"/>
          <w:marRight w:val="0"/>
          <w:marTop w:val="0"/>
          <w:marBottom w:val="0"/>
          <w:divBdr>
            <w:top w:val="none" w:sz="0" w:space="0" w:color="auto"/>
            <w:left w:val="none" w:sz="0" w:space="0" w:color="auto"/>
            <w:bottom w:val="none" w:sz="0" w:space="0" w:color="auto"/>
            <w:right w:val="none" w:sz="0" w:space="0" w:color="auto"/>
          </w:divBdr>
        </w:div>
        <w:div w:id="595484106">
          <w:marLeft w:val="0"/>
          <w:marRight w:val="0"/>
          <w:marTop w:val="0"/>
          <w:marBottom w:val="0"/>
          <w:divBdr>
            <w:top w:val="none" w:sz="0" w:space="0" w:color="auto"/>
            <w:left w:val="none" w:sz="0" w:space="0" w:color="auto"/>
            <w:bottom w:val="none" w:sz="0" w:space="0" w:color="auto"/>
            <w:right w:val="none" w:sz="0" w:space="0" w:color="auto"/>
          </w:divBdr>
        </w:div>
        <w:div w:id="1112940197">
          <w:marLeft w:val="0"/>
          <w:marRight w:val="0"/>
          <w:marTop w:val="0"/>
          <w:marBottom w:val="0"/>
          <w:divBdr>
            <w:top w:val="none" w:sz="0" w:space="0" w:color="auto"/>
            <w:left w:val="none" w:sz="0" w:space="0" w:color="auto"/>
            <w:bottom w:val="none" w:sz="0" w:space="0" w:color="auto"/>
            <w:right w:val="none" w:sz="0" w:space="0" w:color="auto"/>
          </w:divBdr>
        </w:div>
        <w:div w:id="775563290">
          <w:marLeft w:val="0"/>
          <w:marRight w:val="0"/>
          <w:marTop w:val="0"/>
          <w:marBottom w:val="0"/>
          <w:divBdr>
            <w:top w:val="none" w:sz="0" w:space="0" w:color="auto"/>
            <w:left w:val="none" w:sz="0" w:space="0" w:color="auto"/>
            <w:bottom w:val="none" w:sz="0" w:space="0" w:color="auto"/>
            <w:right w:val="none" w:sz="0" w:space="0" w:color="auto"/>
          </w:divBdr>
        </w:div>
        <w:div w:id="275603076">
          <w:marLeft w:val="0"/>
          <w:marRight w:val="0"/>
          <w:marTop w:val="0"/>
          <w:marBottom w:val="0"/>
          <w:divBdr>
            <w:top w:val="none" w:sz="0" w:space="0" w:color="auto"/>
            <w:left w:val="none" w:sz="0" w:space="0" w:color="auto"/>
            <w:bottom w:val="none" w:sz="0" w:space="0" w:color="auto"/>
            <w:right w:val="none" w:sz="0" w:space="0" w:color="auto"/>
          </w:divBdr>
        </w:div>
        <w:div w:id="150145857">
          <w:marLeft w:val="0"/>
          <w:marRight w:val="0"/>
          <w:marTop w:val="0"/>
          <w:marBottom w:val="0"/>
          <w:divBdr>
            <w:top w:val="none" w:sz="0" w:space="0" w:color="auto"/>
            <w:left w:val="none" w:sz="0" w:space="0" w:color="auto"/>
            <w:bottom w:val="none" w:sz="0" w:space="0" w:color="auto"/>
            <w:right w:val="none" w:sz="0" w:space="0" w:color="auto"/>
          </w:divBdr>
        </w:div>
        <w:div w:id="1265071895">
          <w:marLeft w:val="0"/>
          <w:marRight w:val="0"/>
          <w:marTop w:val="0"/>
          <w:marBottom w:val="0"/>
          <w:divBdr>
            <w:top w:val="none" w:sz="0" w:space="0" w:color="auto"/>
            <w:left w:val="none" w:sz="0" w:space="0" w:color="auto"/>
            <w:bottom w:val="none" w:sz="0" w:space="0" w:color="auto"/>
            <w:right w:val="none" w:sz="0" w:space="0" w:color="auto"/>
          </w:divBdr>
        </w:div>
      </w:divsChild>
    </w:div>
    <w:div w:id="1510607063">
      <w:bodyDiv w:val="1"/>
      <w:marLeft w:val="0"/>
      <w:marRight w:val="0"/>
      <w:marTop w:val="0"/>
      <w:marBottom w:val="0"/>
      <w:divBdr>
        <w:top w:val="none" w:sz="0" w:space="0" w:color="auto"/>
        <w:left w:val="none" w:sz="0" w:space="0" w:color="auto"/>
        <w:bottom w:val="none" w:sz="0" w:space="0" w:color="auto"/>
        <w:right w:val="none" w:sz="0" w:space="0" w:color="auto"/>
      </w:divBdr>
    </w:div>
    <w:div w:id="1510869345">
      <w:bodyDiv w:val="1"/>
      <w:marLeft w:val="0"/>
      <w:marRight w:val="0"/>
      <w:marTop w:val="0"/>
      <w:marBottom w:val="0"/>
      <w:divBdr>
        <w:top w:val="none" w:sz="0" w:space="0" w:color="auto"/>
        <w:left w:val="none" w:sz="0" w:space="0" w:color="auto"/>
        <w:bottom w:val="none" w:sz="0" w:space="0" w:color="auto"/>
        <w:right w:val="none" w:sz="0" w:space="0" w:color="auto"/>
      </w:divBdr>
    </w:div>
    <w:div w:id="1511290725">
      <w:bodyDiv w:val="1"/>
      <w:marLeft w:val="0"/>
      <w:marRight w:val="0"/>
      <w:marTop w:val="0"/>
      <w:marBottom w:val="0"/>
      <w:divBdr>
        <w:top w:val="none" w:sz="0" w:space="0" w:color="auto"/>
        <w:left w:val="none" w:sz="0" w:space="0" w:color="auto"/>
        <w:bottom w:val="none" w:sz="0" w:space="0" w:color="auto"/>
        <w:right w:val="none" w:sz="0" w:space="0" w:color="auto"/>
      </w:divBdr>
    </w:div>
    <w:div w:id="1514105290">
      <w:bodyDiv w:val="1"/>
      <w:marLeft w:val="0"/>
      <w:marRight w:val="0"/>
      <w:marTop w:val="0"/>
      <w:marBottom w:val="0"/>
      <w:divBdr>
        <w:top w:val="none" w:sz="0" w:space="0" w:color="auto"/>
        <w:left w:val="none" w:sz="0" w:space="0" w:color="auto"/>
        <w:bottom w:val="none" w:sz="0" w:space="0" w:color="auto"/>
        <w:right w:val="none" w:sz="0" w:space="0" w:color="auto"/>
      </w:divBdr>
    </w:div>
    <w:div w:id="1514415020">
      <w:bodyDiv w:val="1"/>
      <w:marLeft w:val="0"/>
      <w:marRight w:val="0"/>
      <w:marTop w:val="0"/>
      <w:marBottom w:val="0"/>
      <w:divBdr>
        <w:top w:val="none" w:sz="0" w:space="0" w:color="auto"/>
        <w:left w:val="none" w:sz="0" w:space="0" w:color="auto"/>
        <w:bottom w:val="none" w:sz="0" w:space="0" w:color="auto"/>
        <w:right w:val="none" w:sz="0" w:space="0" w:color="auto"/>
      </w:divBdr>
    </w:div>
    <w:div w:id="1515413205">
      <w:bodyDiv w:val="1"/>
      <w:marLeft w:val="0"/>
      <w:marRight w:val="0"/>
      <w:marTop w:val="0"/>
      <w:marBottom w:val="0"/>
      <w:divBdr>
        <w:top w:val="none" w:sz="0" w:space="0" w:color="auto"/>
        <w:left w:val="none" w:sz="0" w:space="0" w:color="auto"/>
        <w:bottom w:val="none" w:sz="0" w:space="0" w:color="auto"/>
        <w:right w:val="none" w:sz="0" w:space="0" w:color="auto"/>
      </w:divBdr>
    </w:div>
    <w:div w:id="1515462196">
      <w:bodyDiv w:val="1"/>
      <w:marLeft w:val="0"/>
      <w:marRight w:val="0"/>
      <w:marTop w:val="0"/>
      <w:marBottom w:val="0"/>
      <w:divBdr>
        <w:top w:val="none" w:sz="0" w:space="0" w:color="auto"/>
        <w:left w:val="none" w:sz="0" w:space="0" w:color="auto"/>
        <w:bottom w:val="none" w:sz="0" w:space="0" w:color="auto"/>
        <w:right w:val="none" w:sz="0" w:space="0" w:color="auto"/>
      </w:divBdr>
    </w:div>
    <w:div w:id="1515682097">
      <w:bodyDiv w:val="1"/>
      <w:marLeft w:val="0"/>
      <w:marRight w:val="0"/>
      <w:marTop w:val="0"/>
      <w:marBottom w:val="0"/>
      <w:divBdr>
        <w:top w:val="none" w:sz="0" w:space="0" w:color="auto"/>
        <w:left w:val="none" w:sz="0" w:space="0" w:color="auto"/>
        <w:bottom w:val="none" w:sz="0" w:space="0" w:color="auto"/>
        <w:right w:val="none" w:sz="0" w:space="0" w:color="auto"/>
      </w:divBdr>
    </w:div>
    <w:div w:id="1515805281">
      <w:bodyDiv w:val="1"/>
      <w:marLeft w:val="0"/>
      <w:marRight w:val="0"/>
      <w:marTop w:val="0"/>
      <w:marBottom w:val="0"/>
      <w:divBdr>
        <w:top w:val="none" w:sz="0" w:space="0" w:color="auto"/>
        <w:left w:val="none" w:sz="0" w:space="0" w:color="auto"/>
        <w:bottom w:val="none" w:sz="0" w:space="0" w:color="auto"/>
        <w:right w:val="none" w:sz="0" w:space="0" w:color="auto"/>
      </w:divBdr>
    </w:div>
    <w:div w:id="1516384921">
      <w:bodyDiv w:val="1"/>
      <w:marLeft w:val="0"/>
      <w:marRight w:val="0"/>
      <w:marTop w:val="0"/>
      <w:marBottom w:val="0"/>
      <w:divBdr>
        <w:top w:val="none" w:sz="0" w:space="0" w:color="auto"/>
        <w:left w:val="none" w:sz="0" w:space="0" w:color="auto"/>
        <w:bottom w:val="none" w:sz="0" w:space="0" w:color="auto"/>
        <w:right w:val="none" w:sz="0" w:space="0" w:color="auto"/>
      </w:divBdr>
    </w:div>
    <w:div w:id="1517108773">
      <w:bodyDiv w:val="1"/>
      <w:marLeft w:val="0"/>
      <w:marRight w:val="0"/>
      <w:marTop w:val="0"/>
      <w:marBottom w:val="0"/>
      <w:divBdr>
        <w:top w:val="none" w:sz="0" w:space="0" w:color="auto"/>
        <w:left w:val="none" w:sz="0" w:space="0" w:color="auto"/>
        <w:bottom w:val="none" w:sz="0" w:space="0" w:color="auto"/>
        <w:right w:val="none" w:sz="0" w:space="0" w:color="auto"/>
      </w:divBdr>
    </w:div>
    <w:div w:id="1517813851">
      <w:bodyDiv w:val="1"/>
      <w:marLeft w:val="0"/>
      <w:marRight w:val="0"/>
      <w:marTop w:val="0"/>
      <w:marBottom w:val="0"/>
      <w:divBdr>
        <w:top w:val="none" w:sz="0" w:space="0" w:color="auto"/>
        <w:left w:val="none" w:sz="0" w:space="0" w:color="auto"/>
        <w:bottom w:val="none" w:sz="0" w:space="0" w:color="auto"/>
        <w:right w:val="none" w:sz="0" w:space="0" w:color="auto"/>
      </w:divBdr>
    </w:div>
    <w:div w:id="1518273738">
      <w:bodyDiv w:val="1"/>
      <w:marLeft w:val="0"/>
      <w:marRight w:val="0"/>
      <w:marTop w:val="0"/>
      <w:marBottom w:val="0"/>
      <w:divBdr>
        <w:top w:val="none" w:sz="0" w:space="0" w:color="auto"/>
        <w:left w:val="none" w:sz="0" w:space="0" w:color="auto"/>
        <w:bottom w:val="none" w:sz="0" w:space="0" w:color="auto"/>
        <w:right w:val="none" w:sz="0" w:space="0" w:color="auto"/>
      </w:divBdr>
    </w:div>
    <w:div w:id="1518496685">
      <w:bodyDiv w:val="1"/>
      <w:marLeft w:val="0"/>
      <w:marRight w:val="0"/>
      <w:marTop w:val="0"/>
      <w:marBottom w:val="0"/>
      <w:divBdr>
        <w:top w:val="none" w:sz="0" w:space="0" w:color="auto"/>
        <w:left w:val="none" w:sz="0" w:space="0" w:color="auto"/>
        <w:bottom w:val="none" w:sz="0" w:space="0" w:color="auto"/>
        <w:right w:val="none" w:sz="0" w:space="0" w:color="auto"/>
      </w:divBdr>
    </w:div>
    <w:div w:id="1518733489">
      <w:bodyDiv w:val="1"/>
      <w:marLeft w:val="0"/>
      <w:marRight w:val="0"/>
      <w:marTop w:val="0"/>
      <w:marBottom w:val="0"/>
      <w:divBdr>
        <w:top w:val="none" w:sz="0" w:space="0" w:color="auto"/>
        <w:left w:val="none" w:sz="0" w:space="0" w:color="auto"/>
        <w:bottom w:val="none" w:sz="0" w:space="0" w:color="auto"/>
        <w:right w:val="none" w:sz="0" w:space="0" w:color="auto"/>
      </w:divBdr>
    </w:div>
    <w:div w:id="1518812926">
      <w:bodyDiv w:val="1"/>
      <w:marLeft w:val="0"/>
      <w:marRight w:val="0"/>
      <w:marTop w:val="0"/>
      <w:marBottom w:val="0"/>
      <w:divBdr>
        <w:top w:val="none" w:sz="0" w:space="0" w:color="auto"/>
        <w:left w:val="none" w:sz="0" w:space="0" w:color="auto"/>
        <w:bottom w:val="none" w:sz="0" w:space="0" w:color="auto"/>
        <w:right w:val="none" w:sz="0" w:space="0" w:color="auto"/>
      </w:divBdr>
    </w:div>
    <w:div w:id="1519001543">
      <w:bodyDiv w:val="1"/>
      <w:marLeft w:val="0"/>
      <w:marRight w:val="0"/>
      <w:marTop w:val="0"/>
      <w:marBottom w:val="0"/>
      <w:divBdr>
        <w:top w:val="none" w:sz="0" w:space="0" w:color="auto"/>
        <w:left w:val="none" w:sz="0" w:space="0" w:color="auto"/>
        <w:bottom w:val="none" w:sz="0" w:space="0" w:color="auto"/>
        <w:right w:val="none" w:sz="0" w:space="0" w:color="auto"/>
      </w:divBdr>
    </w:div>
    <w:div w:id="1519082610">
      <w:bodyDiv w:val="1"/>
      <w:marLeft w:val="0"/>
      <w:marRight w:val="0"/>
      <w:marTop w:val="0"/>
      <w:marBottom w:val="0"/>
      <w:divBdr>
        <w:top w:val="none" w:sz="0" w:space="0" w:color="auto"/>
        <w:left w:val="none" w:sz="0" w:space="0" w:color="auto"/>
        <w:bottom w:val="none" w:sz="0" w:space="0" w:color="auto"/>
        <w:right w:val="none" w:sz="0" w:space="0" w:color="auto"/>
      </w:divBdr>
    </w:div>
    <w:div w:id="1519083647">
      <w:bodyDiv w:val="1"/>
      <w:marLeft w:val="0"/>
      <w:marRight w:val="0"/>
      <w:marTop w:val="0"/>
      <w:marBottom w:val="0"/>
      <w:divBdr>
        <w:top w:val="none" w:sz="0" w:space="0" w:color="auto"/>
        <w:left w:val="none" w:sz="0" w:space="0" w:color="auto"/>
        <w:bottom w:val="none" w:sz="0" w:space="0" w:color="auto"/>
        <w:right w:val="none" w:sz="0" w:space="0" w:color="auto"/>
      </w:divBdr>
    </w:div>
    <w:div w:id="1519153874">
      <w:bodyDiv w:val="1"/>
      <w:marLeft w:val="0"/>
      <w:marRight w:val="0"/>
      <w:marTop w:val="0"/>
      <w:marBottom w:val="0"/>
      <w:divBdr>
        <w:top w:val="none" w:sz="0" w:space="0" w:color="auto"/>
        <w:left w:val="none" w:sz="0" w:space="0" w:color="auto"/>
        <w:bottom w:val="none" w:sz="0" w:space="0" w:color="auto"/>
        <w:right w:val="none" w:sz="0" w:space="0" w:color="auto"/>
      </w:divBdr>
    </w:div>
    <w:div w:id="1519350954">
      <w:bodyDiv w:val="1"/>
      <w:marLeft w:val="0"/>
      <w:marRight w:val="0"/>
      <w:marTop w:val="0"/>
      <w:marBottom w:val="0"/>
      <w:divBdr>
        <w:top w:val="none" w:sz="0" w:space="0" w:color="auto"/>
        <w:left w:val="none" w:sz="0" w:space="0" w:color="auto"/>
        <w:bottom w:val="none" w:sz="0" w:space="0" w:color="auto"/>
        <w:right w:val="none" w:sz="0" w:space="0" w:color="auto"/>
      </w:divBdr>
    </w:div>
    <w:div w:id="1519658859">
      <w:bodyDiv w:val="1"/>
      <w:marLeft w:val="0"/>
      <w:marRight w:val="0"/>
      <w:marTop w:val="0"/>
      <w:marBottom w:val="0"/>
      <w:divBdr>
        <w:top w:val="none" w:sz="0" w:space="0" w:color="auto"/>
        <w:left w:val="none" w:sz="0" w:space="0" w:color="auto"/>
        <w:bottom w:val="none" w:sz="0" w:space="0" w:color="auto"/>
        <w:right w:val="none" w:sz="0" w:space="0" w:color="auto"/>
      </w:divBdr>
    </w:div>
    <w:div w:id="1519998635">
      <w:bodyDiv w:val="1"/>
      <w:marLeft w:val="0"/>
      <w:marRight w:val="0"/>
      <w:marTop w:val="0"/>
      <w:marBottom w:val="0"/>
      <w:divBdr>
        <w:top w:val="none" w:sz="0" w:space="0" w:color="auto"/>
        <w:left w:val="none" w:sz="0" w:space="0" w:color="auto"/>
        <w:bottom w:val="none" w:sz="0" w:space="0" w:color="auto"/>
        <w:right w:val="none" w:sz="0" w:space="0" w:color="auto"/>
      </w:divBdr>
      <w:divsChild>
        <w:div w:id="786387846">
          <w:marLeft w:val="640"/>
          <w:marRight w:val="0"/>
          <w:marTop w:val="0"/>
          <w:marBottom w:val="0"/>
          <w:divBdr>
            <w:top w:val="none" w:sz="0" w:space="0" w:color="auto"/>
            <w:left w:val="none" w:sz="0" w:space="0" w:color="auto"/>
            <w:bottom w:val="none" w:sz="0" w:space="0" w:color="auto"/>
            <w:right w:val="none" w:sz="0" w:space="0" w:color="auto"/>
          </w:divBdr>
        </w:div>
        <w:div w:id="1321272383">
          <w:marLeft w:val="640"/>
          <w:marRight w:val="0"/>
          <w:marTop w:val="0"/>
          <w:marBottom w:val="0"/>
          <w:divBdr>
            <w:top w:val="none" w:sz="0" w:space="0" w:color="auto"/>
            <w:left w:val="none" w:sz="0" w:space="0" w:color="auto"/>
            <w:bottom w:val="none" w:sz="0" w:space="0" w:color="auto"/>
            <w:right w:val="none" w:sz="0" w:space="0" w:color="auto"/>
          </w:divBdr>
        </w:div>
        <w:div w:id="2041469530">
          <w:marLeft w:val="640"/>
          <w:marRight w:val="0"/>
          <w:marTop w:val="0"/>
          <w:marBottom w:val="0"/>
          <w:divBdr>
            <w:top w:val="none" w:sz="0" w:space="0" w:color="auto"/>
            <w:left w:val="none" w:sz="0" w:space="0" w:color="auto"/>
            <w:bottom w:val="none" w:sz="0" w:space="0" w:color="auto"/>
            <w:right w:val="none" w:sz="0" w:space="0" w:color="auto"/>
          </w:divBdr>
        </w:div>
        <w:div w:id="1513180311">
          <w:marLeft w:val="640"/>
          <w:marRight w:val="0"/>
          <w:marTop w:val="0"/>
          <w:marBottom w:val="0"/>
          <w:divBdr>
            <w:top w:val="none" w:sz="0" w:space="0" w:color="auto"/>
            <w:left w:val="none" w:sz="0" w:space="0" w:color="auto"/>
            <w:bottom w:val="none" w:sz="0" w:space="0" w:color="auto"/>
            <w:right w:val="none" w:sz="0" w:space="0" w:color="auto"/>
          </w:divBdr>
        </w:div>
        <w:div w:id="1722360759">
          <w:marLeft w:val="640"/>
          <w:marRight w:val="0"/>
          <w:marTop w:val="0"/>
          <w:marBottom w:val="0"/>
          <w:divBdr>
            <w:top w:val="none" w:sz="0" w:space="0" w:color="auto"/>
            <w:left w:val="none" w:sz="0" w:space="0" w:color="auto"/>
            <w:bottom w:val="none" w:sz="0" w:space="0" w:color="auto"/>
            <w:right w:val="none" w:sz="0" w:space="0" w:color="auto"/>
          </w:divBdr>
        </w:div>
        <w:div w:id="734930998">
          <w:marLeft w:val="640"/>
          <w:marRight w:val="0"/>
          <w:marTop w:val="0"/>
          <w:marBottom w:val="0"/>
          <w:divBdr>
            <w:top w:val="none" w:sz="0" w:space="0" w:color="auto"/>
            <w:left w:val="none" w:sz="0" w:space="0" w:color="auto"/>
            <w:bottom w:val="none" w:sz="0" w:space="0" w:color="auto"/>
            <w:right w:val="none" w:sz="0" w:space="0" w:color="auto"/>
          </w:divBdr>
        </w:div>
        <w:div w:id="884487529">
          <w:marLeft w:val="640"/>
          <w:marRight w:val="0"/>
          <w:marTop w:val="0"/>
          <w:marBottom w:val="0"/>
          <w:divBdr>
            <w:top w:val="none" w:sz="0" w:space="0" w:color="auto"/>
            <w:left w:val="none" w:sz="0" w:space="0" w:color="auto"/>
            <w:bottom w:val="none" w:sz="0" w:space="0" w:color="auto"/>
            <w:right w:val="none" w:sz="0" w:space="0" w:color="auto"/>
          </w:divBdr>
        </w:div>
        <w:div w:id="377513677">
          <w:marLeft w:val="640"/>
          <w:marRight w:val="0"/>
          <w:marTop w:val="0"/>
          <w:marBottom w:val="0"/>
          <w:divBdr>
            <w:top w:val="none" w:sz="0" w:space="0" w:color="auto"/>
            <w:left w:val="none" w:sz="0" w:space="0" w:color="auto"/>
            <w:bottom w:val="none" w:sz="0" w:space="0" w:color="auto"/>
            <w:right w:val="none" w:sz="0" w:space="0" w:color="auto"/>
          </w:divBdr>
        </w:div>
        <w:div w:id="1821968589">
          <w:marLeft w:val="640"/>
          <w:marRight w:val="0"/>
          <w:marTop w:val="0"/>
          <w:marBottom w:val="0"/>
          <w:divBdr>
            <w:top w:val="none" w:sz="0" w:space="0" w:color="auto"/>
            <w:left w:val="none" w:sz="0" w:space="0" w:color="auto"/>
            <w:bottom w:val="none" w:sz="0" w:space="0" w:color="auto"/>
            <w:right w:val="none" w:sz="0" w:space="0" w:color="auto"/>
          </w:divBdr>
        </w:div>
        <w:div w:id="418982683">
          <w:marLeft w:val="640"/>
          <w:marRight w:val="0"/>
          <w:marTop w:val="0"/>
          <w:marBottom w:val="0"/>
          <w:divBdr>
            <w:top w:val="none" w:sz="0" w:space="0" w:color="auto"/>
            <w:left w:val="none" w:sz="0" w:space="0" w:color="auto"/>
            <w:bottom w:val="none" w:sz="0" w:space="0" w:color="auto"/>
            <w:right w:val="none" w:sz="0" w:space="0" w:color="auto"/>
          </w:divBdr>
        </w:div>
        <w:div w:id="1300457666">
          <w:marLeft w:val="640"/>
          <w:marRight w:val="0"/>
          <w:marTop w:val="0"/>
          <w:marBottom w:val="0"/>
          <w:divBdr>
            <w:top w:val="none" w:sz="0" w:space="0" w:color="auto"/>
            <w:left w:val="none" w:sz="0" w:space="0" w:color="auto"/>
            <w:bottom w:val="none" w:sz="0" w:space="0" w:color="auto"/>
            <w:right w:val="none" w:sz="0" w:space="0" w:color="auto"/>
          </w:divBdr>
        </w:div>
        <w:div w:id="41949149">
          <w:marLeft w:val="640"/>
          <w:marRight w:val="0"/>
          <w:marTop w:val="0"/>
          <w:marBottom w:val="0"/>
          <w:divBdr>
            <w:top w:val="none" w:sz="0" w:space="0" w:color="auto"/>
            <w:left w:val="none" w:sz="0" w:space="0" w:color="auto"/>
            <w:bottom w:val="none" w:sz="0" w:space="0" w:color="auto"/>
            <w:right w:val="none" w:sz="0" w:space="0" w:color="auto"/>
          </w:divBdr>
        </w:div>
        <w:div w:id="127865381">
          <w:marLeft w:val="640"/>
          <w:marRight w:val="0"/>
          <w:marTop w:val="0"/>
          <w:marBottom w:val="0"/>
          <w:divBdr>
            <w:top w:val="none" w:sz="0" w:space="0" w:color="auto"/>
            <w:left w:val="none" w:sz="0" w:space="0" w:color="auto"/>
            <w:bottom w:val="none" w:sz="0" w:space="0" w:color="auto"/>
            <w:right w:val="none" w:sz="0" w:space="0" w:color="auto"/>
          </w:divBdr>
        </w:div>
        <w:div w:id="474294667">
          <w:marLeft w:val="640"/>
          <w:marRight w:val="0"/>
          <w:marTop w:val="0"/>
          <w:marBottom w:val="0"/>
          <w:divBdr>
            <w:top w:val="none" w:sz="0" w:space="0" w:color="auto"/>
            <w:left w:val="none" w:sz="0" w:space="0" w:color="auto"/>
            <w:bottom w:val="none" w:sz="0" w:space="0" w:color="auto"/>
            <w:right w:val="none" w:sz="0" w:space="0" w:color="auto"/>
          </w:divBdr>
        </w:div>
        <w:div w:id="1548107061">
          <w:marLeft w:val="640"/>
          <w:marRight w:val="0"/>
          <w:marTop w:val="0"/>
          <w:marBottom w:val="0"/>
          <w:divBdr>
            <w:top w:val="none" w:sz="0" w:space="0" w:color="auto"/>
            <w:left w:val="none" w:sz="0" w:space="0" w:color="auto"/>
            <w:bottom w:val="none" w:sz="0" w:space="0" w:color="auto"/>
            <w:right w:val="none" w:sz="0" w:space="0" w:color="auto"/>
          </w:divBdr>
        </w:div>
        <w:div w:id="1162551919">
          <w:marLeft w:val="640"/>
          <w:marRight w:val="0"/>
          <w:marTop w:val="0"/>
          <w:marBottom w:val="0"/>
          <w:divBdr>
            <w:top w:val="none" w:sz="0" w:space="0" w:color="auto"/>
            <w:left w:val="none" w:sz="0" w:space="0" w:color="auto"/>
            <w:bottom w:val="none" w:sz="0" w:space="0" w:color="auto"/>
            <w:right w:val="none" w:sz="0" w:space="0" w:color="auto"/>
          </w:divBdr>
        </w:div>
        <w:div w:id="178812326">
          <w:marLeft w:val="640"/>
          <w:marRight w:val="0"/>
          <w:marTop w:val="0"/>
          <w:marBottom w:val="0"/>
          <w:divBdr>
            <w:top w:val="none" w:sz="0" w:space="0" w:color="auto"/>
            <w:left w:val="none" w:sz="0" w:space="0" w:color="auto"/>
            <w:bottom w:val="none" w:sz="0" w:space="0" w:color="auto"/>
            <w:right w:val="none" w:sz="0" w:space="0" w:color="auto"/>
          </w:divBdr>
        </w:div>
        <w:div w:id="458957326">
          <w:marLeft w:val="640"/>
          <w:marRight w:val="0"/>
          <w:marTop w:val="0"/>
          <w:marBottom w:val="0"/>
          <w:divBdr>
            <w:top w:val="none" w:sz="0" w:space="0" w:color="auto"/>
            <w:left w:val="none" w:sz="0" w:space="0" w:color="auto"/>
            <w:bottom w:val="none" w:sz="0" w:space="0" w:color="auto"/>
            <w:right w:val="none" w:sz="0" w:space="0" w:color="auto"/>
          </w:divBdr>
        </w:div>
        <w:div w:id="106703974">
          <w:marLeft w:val="640"/>
          <w:marRight w:val="0"/>
          <w:marTop w:val="0"/>
          <w:marBottom w:val="0"/>
          <w:divBdr>
            <w:top w:val="none" w:sz="0" w:space="0" w:color="auto"/>
            <w:left w:val="none" w:sz="0" w:space="0" w:color="auto"/>
            <w:bottom w:val="none" w:sz="0" w:space="0" w:color="auto"/>
            <w:right w:val="none" w:sz="0" w:space="0" w:color="auto"/>
          </w:divBdr>
        </w:div>
        <w:div w:id="1630433749">
          <w:marLeft w:val="640"/>
          <w:marRight w:val="0"/>
          <w:marTop w:val="0"/>
          <w:marBottom w:val="0"/>
          <w:divBdr>
            <w:top w:val="none" w:sz="0" w:space="0" w:color="auto"/>
            <w:left w:val="none" w:sz="0" w:space="0" w:color="auto"/>
            <w:bottom w:val="none" w:sz="0" w:space="0" w:color="auto"/>
            <w:right w:val="none" w:sz="0" w:space="0" w:color="auto"/>
          </w:divBdr>
        </w:div>
        <w:div w:id="616521763">
          <w:marLeft w:val="640"/>
          <w:marRight w:val="0"/>
          <w:marTop w:val="0"/>
          <w:marBottom w:val="0"/>
          <w:divBdr>
            <w:top w:val="none" w:sz="0" w:space="0" w:color="auto"/>
            <w:left w:val="none" w:sz="0" w:space="0" w:color="auto"/>
            <w:bottom w:val="none" w:sz="0" w:space="0" w:color="auto"/>
            <w:right w:val="none" w:sz="0" w:space="0" w:color="auto"/>
          </w:divBdr>
        </w:div>
        <w:div w:id="1036589717">
          <w:marLeft w:val="640"/>
          <w:marRight w:val="0"/>
          <w:marTop w:val="0"/>
          <w:marBottom w:val="0"/>
          <w:divBdr>
            <w:top w:val="none" w:sz="0" w:space="0" w:color="auto"/>
            <w:left w:val="none" w:sz="0" w:space="0" w:color="auto"/>
            <w:bottom w:val="none" w:sz="0" w:space="0" w:color="auto"/>
            <w:right w:val="none" w:sz="0" w:space="0" w:color="auto"/>
          </w:divBdr>
        </w:div>
        <w:div w:id="1753355393">
          <w:marLeft w:val="640"/>
          <w:marRight w:val="0"/>
          <w:marTop w:val="0"/>
          <w:marBottom w:val="0"/>
          <w:divBdr>
            <w:top w:val="none" w:sz="0" w:space="0" w:color="auto"/>
            <w:left w:val="none" w:sz="0" w:space="0" w:color="auto"/>
            <w:bottom w:val="none" w:sz="0" w:space="0" w:color="auto"/>
            <w:right w:val="none" w:sz="0" w:space="0" w:color="auto"/>
          </w:divBdr>
        </w:div>
        <w:div w:id="923033030">
          <w:marLeft w:val="640"/>
          <w:marRight w:val="0"/>
          <w:marTop w:val="0"/>
          <w:marBottom w:val="0"/>
          <w:divBdr>
            <w:top w:val="none" w:sz="0" w:space="0" w:color="auto"/>
            <w:left w:val="none" w:sz="0" w:space="0" w:color="auto"/>
            <w:bottom w:val="none" w:sz="0" w:space="0" w:color="auto"/>
            <w:right w:val="none" w:sz="0" w:space="0" w:color="auto"/>
          </w:divBdr>
        </w:div>
        <w:div w:id="728768023">
          <w:marLeft w:val="640"/>
          <w:marRight w:val="0"/>
          <w:marTop w:val="0"/>
          <w:marBottom w:val="0"/>
          <w:divBdr>
            <w:top w:val="none" w:sz="0" w:space="0" w:color="auto"/>
            <w:left w:val="none" w:sz="0" w:space="0" w:color="auto"/>
            <w:bottom w:val="none" w:sz="0" w:space="0" w:color="auto"/>
            <w:right w:val="none" w:sz="0" w:space="0" w:color="auto"/>
          </w:divBdr>
        </w:div>
        <w:div w:id="1766415525">
          <w:marLeft w:val="640"/>
          <w:marRight w:val="0"/>
          <w:marTop w:val="0"/>
          <w:marBottom w:val="0"/>
          <w:divBdr>
            <w:top w:val="none" w:sz="0" w:space="0" w:color="auto"/>
            <w:left w:val="none" w:sz="0" w:space="0" w:color="auto"/>
            <w:bottom w:val="none" w:sz="0" w:space="0" w:color="auto"/>
            <w:right w:val="none" w:sz="0" w:space="0" w:color="auto"/>
          </w:divBdr>
        </w:div>
        <w:div w:id="967318349">
          <w:marLeft w:val="640"/>
          <w:marRight w:val="0"/>
          <w:marTop w:val="0"/>
          <w:marBottom w:val="0"/>
          <w:divBdr>
            <w:top w:val="none" w:sz="0" w:space="0" w:color="auto"/>
            <w:left w:val="none" w:sz="0" w:space="0" w:color="auto"/>
            <w:bottom w:val="none" w:sz="0" w:space="0" w:color="auto"/>
            <w:right w:val="none" w:sz="0" w:space="0" w:color="auto"/>
          </w:divBdr>
        </w:div>
        <w:div w:id="1655331014">
          <w:marLeft w:val="640"/>
          <w:marRight w:val="0"/>
          <w:marTop w:val="0"/>
          <w:marBottom w:val="0"/>
          <w:divBdr>
            <w:top w:val="none" w:sz="0" w:space="0" w:color="auto"/>
            <w:left w:val="none" w:sz="0" w:space="0" w:color="auto"/>
            <w:bottom w:val="none" w:sz="0" w:space="0" w:color="auto"/>
            <w:right w:val="none" w:sz="0" w:space="0" w:color="auto"/>
          </w:divBdr>
        </w:div>
        <w:div w:id="1489706696">
          <w:marLeft w:val="640"/>
          <w:marRight w:val="0"/>
          <w:marTop w:val="0"/>
          <w:marBottom w:val="0"/>
          <w:divBdr>
            <w:top w:val="none" w:sz="0" w:space="0" w:color="auto"/>
            <w:left w:val="none" w:sz="0" w:space="0" w:color="auto"/>
            <w:bottom w:val="none" w:sz="0" w:space="0" w:color="auto"/>
            <w:right w:val="none" w:sz="0" w:space="0" w:color="auto"/>
          </w:divBdr>
        </w:div>
        <w:div w:id="4983995">
          <w:marLeft w:val="640"/>
          <w:marRight w:val="0"/>
          <w:marTop w:val="0"/>
          <w:marBottom w:val="0"/>
          <w:divBdr>
            <w:top w:val="none" w:sz="0" w:space="0" w:color="auto"/>
            <w:left w:val="none" w:sz="0" w:space="0" w:color="auto"/>
            <w:bottom w:val="none" w:sz="0" w:space="0" w:color="auto"/>
            <w:right w:val="none" w:sz="0" w:space="0" w:color="auto"/>
          </w:divBdr>
        </w:div>
        <w:div w:id="1679037105">
          <w:marLeft w:val="640"/>
          <w:marRight w:val="0"/>
          <w:marTop w:val="0"/>
          <w:marBottom w:val="0"/>
          <w:divBdr>
            <w:top w:val="none" w:sz="0" w:space="0" w:color="auto"/>
            <w:left w:val="none" w:sz="0" w:space="0" w:color="auto"/>
            <w:bottom w:val="none" w:sz="0" w:space="0" w:color="auto"/>
            <w:right w:val="none" w:sz="0" w:space="0" w:color="auto"/>
          </w:divBdr>
        </w:div>
        <w:div w:id="633102375">
          <w:marLeft w:val="640"/>
          <w:marRight w:val="0"/>
          <w:marTop w:val="0"/>
          <w:marBottom w:val="0"/>
          <w:divBdr>
            <w:top w:val="none" w:sz="0" w:space="0" w:color="auto"/>
            <w:left w:val="none" w:sz="0" w:space="0" w:color="auto"/>
            <w:bottom w:val="none" w:sz="0" w:space="0" w:color="auto"/>
            <w:right w:val="none" w:sz="0" w:space="0" w:color="auto"/>
          </w:divBdr>
        </w:div>
        <w:div w:id="1349986884">
          <w:marLeft w:val="640"/>
          <w:marRight w:val="0"/>
          <w:marTop w:val="0"/>
          <w:marBottom w:val="0"/>
          <w:divBdr>
            <w:top w:val="none" w:sz="0" w:space="0" w:color="auto"/>
            <w:left w:val="none" w:sz="0" w:space="0" w:color="auto"/>
            <w:bottom w:val="none" w:sz="0" w:space="0" w:color="auto"/>
            <w:right w:val="none" w:sz="0" w:space="0" w:color="auto"/>
          </w:divBdr>
        </w:div>
        <w:div w:id="2008557189">
          <w:marLeft w:val="640"/>
          <w:marRight w:val="0"/>
          <w:marTop w:val="0"/>
          <w:marBottom w:val="0"/>
          <w:divBdr>
            <w:top w:val="none" w:sz="0" w:space="0" w:color="auto"/>
            <w:left w:val="none" w:sz="0" w:space="0" w:color="auto"/>
            <w:bottom w:val="none" w:sz="0" w:space="0" w:color="auto"/>
            <w:right w:val="none" w:sz="0" w:space="0" w:color="auto"/>
          </w:divBdr>
        </w:div>
        <w:div w:id="1340160873">
          <w:marLeft w:val="640"/>
          <w:marRight w:val="0"/>
          <w:marTop w:val="0"/>
          <w:marBottom w:val="0"/>
          <w:divBdr>
            <w:top w:val="none" w:sz="0" w:space="0" w:color="auto"/>
            <w:left w:val="none" w:sz="0" w:space="0" w:color="auto"/>
            <w:bottom w:val="none" w:sz="0" w:space="0" w:color="auto"/>
            <w:right w:val="none" w:sz="0" w:space="0" w:color="auto"/>
          </w:divBdr>
        </w:div>
        <w:div w:id="1295678494">
          <w:marLeft w:val="640"/>
          <w:marRight w:val="0"/>
          <w:marTop w:val="0"/>
          <w:marBottom w:val="0"/>
          <w:divBdr>
            <w:top w:val="none" w:sz="0" w:space="0" w:color="auto"/>
            <w:left w:val="none" w:sz="0" w:space="0" w:color="auto"/>
            <w:bottom w:val="none" w:sz="0" w:space="0" w:color="auto"/>
            <w:right w:val="none" w:sz="0" w:space="0" w:color="auto"/>
          </w:divBdr>
        </w:div>
        <w:div w:id="859902847">
          <w:marLeft w:val="640"/>
          <w:marRight w:val="0"/>
          <w:marTop w:val="0"/>
          <w:marBottom w:val="0"/>
          <w:divBdr>
            <w:top w:val="none" w:sz="0" w:space="0" w:color="auto"/>
            <w:left w:val="none" w:sz="0" w:space="0" w:color="auto"/>
            <w:bottom w:val="none" w:sz="0" w:space="0" w:color="auto"/>
            <w:right w:val="none" w:sz="0" w:space="0" w:color="auto"/>
          </w:divBdr>
        </w:div>
        <w:div w:id="1862166645">
          <w:marLeft w:val="640"/>
          <w:marRight w:val="0"/>
          <w:marTop w:val="0"/>
          <w:marBottom w:val="0"/>
          <w:divBdr>
            <w:top w:val="none" w:sz="0" w:space="0" w:color="auto"/>
            <w:left w:val="none" w:sz="0" w:space="0" w:color="auto"/>
            <w:bottom w:val="none" w:sz="0" w:space="0" w:color="auto"/>
            <w:right w:val="none" w:sz="0" w:space="0" w:color="auto"/>
          </w:divBdr>
        </w:div>
        <w:div w:id="86191648">
          <w:marLeft w:val="640"/>
          <w:marRight w:val="0"/>
          <w:marTop w:val="0"/>
          <w:marBottom w:val="0"/>
          <w:divBdr>
            <w:top w:val="none" w:sz="0" w:space="0" w:color="auto"/>
            <w:left w:val="none" w:sz="0" w:space="0" w:color="auto"/>
            <w:bottom w:val="none" w:sz="0" w:space="0" w:color="auto"/>
            <w:right w:val="none" w:sz="0" w:space="0" w:color="auto"/>
          </w:divBdr>
        </w:div>
        <w:div w:id="106851837">
          <w:marLeft w:val="640"/>
          <w:marRight w:val="0"/>
          <w:marTop w:val="0"/>
          <w:marBottom w:val="0"/>
          <w:divBdr>
            <w:top w:val="none" w:sz="0" w:space="0" w:color="auto"/>
            <w:left w:val="none" w:sz="0" w:space="0" w:color="auto"/>
            <w:bottom w:val="none" w:sz="0" w:space="0" w:color="auto"/>
            <w:right w:val="none" w:sz="0" w:space="0" w:color="auto"/>
          </w:divBdr>
        </w:div>
        <w:div w:id="732200380">
          <w:marLeft w:val="640"/>
          <w:marRight w:val="0"/>
          <w:marTop w:val="0"/>
          <w:marBottom w:val="0"/>
          <w:divBdr>
            <w:top w:val="none" w:sz="0" w:space="0" w:color="auto"/>
            <w:left w:val="none" w:sz="0" w:space="0" w:color="auto"/>
            <w:bottom w:val="none" w:sz="0" w:space="0" w:color="auto"/>
            <w:right w:val="none" w:sz="0" w:space="0" w:color="auto"/>
          </w:divBdr>
        </w:div>
        <w:div w:id="819686954">
          <w:marLeft w:val="640"/>
          <w:marRight w:val="0"/>
          <w:marTop w:val="0"/>
          <w:marBottom w:val="0"/>
          <w:divBdr>
            <w:top w:val="none" w:sz="0" w:space="0" w:color="auto"/>
            <w:left w:val="none" w:sz="0" w:space="0" w:color="auto"/>
            <w:bottom w:val="none" w:sz="0" w:space="0" w:color="auto"/>
            <w:right w:val="none" w:sz="0" w:space="0" w:color="auto"/>
          </w:divBdr>
        </w:div>
        <w:div w:id="1914966216">
          <w:marLeft w:val="640"/>
          <w:marRight w:val="0"/>
          <w:marTop w:val="0"/>
          <w:marBottom w:val="0"/>
          <w:divBdr>
            <w:top w:val="none" w:sz="0" w:space="0" w:color="auto"/>
            <w:left w:val="none" w:sz="0" w:space="0" w:color="auto"/>
            <w:bottom w:val="none" w:sz="0" w:space="0" w:color="auto"/>
            <w:right w:val="none" w:sz="0" w:space="0" w:color="auto"/>
          </w:divBdr>
        </w:div>
        <w:div w:id="1615868741">
          <w:marLeft w:val="640"/>
          <w:marRight w:val="0"/>
          <w:marTop w:val="0"/>
          <w:marBottom w:val="0"/>
          <w:divBdr>
            <w:top w:val="none" w:sz="0" w:space="0" w:color="auto"/>
            <w:left w:val="none" w:sz="0" w:space="0" w:color="auto"/>
            <w:bottom w:val="none" w:sz="0" w:space="0" w:color="auto"/>
            <w:right w:val="none" w:sz="0" w:space="0" w:color="auto"/>
          </w:divBdr>
        </w:div>
        <w:div w:id="1929844337">
          <w:marLeft w:val="640"/>
          <w:marRight w:val="0"/>
          <w:marTop w:val="0"/>
          <w:marBottom w:val="0"/>
          <w:divBdr>
            <w:top w:val="none" w:sz="0" w:space="0" w:color="auto"/>
            <w:left w:val="none" w:sz="0" w:space="0" w:color="auto"/>
            <w:bottom w:val="none" w:sz="0" w:space="0" w:color="auto"/>
            <w:right w:val="none" w:sz="0" w:space="0" w:color="auto"/>
          </w:divBdr>
        </w:div>
        <w:div w:id="1895191695">
          <w:marLeft w:val="640"/>
          <w:marRight w:val="0"/>
          <w:marTop w:val="0"/>
          <w:marBottom w:val="0"/>
          <w:divBdr>
            <w:top w:val="none" w:sz="0" w:space="0" w:color="auto"/>
            <w:left w:val="none" w:sz="0" w:space="0" w:color="auto"/>
            <w:bottom w:val="none" w:sz="0" w:space="0" w:color="auto"/>
            <w:right w:val="none" w:sz="0" w:space="0" w:color="auto"/>
          </w:divBdr>
        </w:div>
        <w:div w:id="168712932">
          <w:marLeft w:val="640"/>
          <w:marRight w:val="0"/>
          <w:marTop w:val="0"/>
          <w:marBottom w:val="0"/>
          <w:divBdr>
            <w:top w:val="none" w:sz="0" w:space="0" w:color="auto"/>
            <w:left w:val="none" w:sz="0" w:space="0" w:color="auto"/>
            <w:bottom w:val="none" w:sz="0" w:space="0" w:color="auto"/>
            <w:right w:val="none" w:sz="0" w:space="0" w:color="auto"/>
          </w:divBdr>
        </w:div>
        <w:div w:id="1882160720">
          <w:marLeft w:val="640"/>
          <w:marRight w:val="0"/>
          <w:marTop w:val="0"/>
          <w:marBottom w:val="0"/>
          <w:divBdr>
            <w:top w:val="none" w:sz="0" w:space="0" w:color="auto"/>
            <w:left w:val="none" w:sz="0" w:space="0" w:color="auto"/>
            <w:bottom w:val="none" w:sz="0" w:space="0" w:color="auto"/>
            <w:right w:val="none" w:sz="0" w:space="0" w:color="auto"/>
          </w:divBdr>
        </w:div>
        <w:div w:id="2071538284">
          <w:marLeft w:val="640"/>
          <w:marRight w:val="0"/>
          <w:marTop w:val="0"/>
          <w:marBottom w:val="0"/>
          <w:divBdr>
            <w:top w:val="none" w:sz="0" w:space="0" w:color="auto"/>
            <w:left w:val="none" w:sz="0" w:space="0" w:color="auto"/>
            <w:bottom w:val="none" w:sz="0" w:space="0" w:color="auto"/>
            <w:right w:val="none" w:sz="0" w:space="0" w:color="auto"/>
          </w:divBdr>
        </w:div>
        <w:div w:id="28722016">
          <w:marLeft w:val="640"/>
          <w:marRight w:val="0"/>
          <w:marTop w:val="0"/>
          <w:marBottom w:val="0"/>
          <w:divBdr>
            <w:top w:val="none" w:sz="0" w:space="0" w:color="auto"/>
            <w:left w:val="none" w:sz="0" w:space="0" w:color="auto"/>
            <w:bottom w:val="none" w:sz="0" w:space="0" w:color="auto"/>
            <w:right w:val="none" w:sz="0" w:space="0" w:color="auto"/>
          </w:divBdr>
        </w:div>
      </w:divsChild>
    </w:div>
    <w:div w:id="1520317540">
      <w:bodyDiv w:val="1"/>
      <w:marLeft w:val="0"/>
      <w:marRight w:val="0"/>
      <w:marTop w:val="0"/>
      <w:marBottom w:val="0"/>
      <w:divBdr>
        <w:top w:val="none" w:sz="0" w:space="0" w:color="auto"/>
        <w:left w:val="none" w:sz="0" w:space="0" w:color="auto"/>
        <w:bottom w:val="none" w:sz="0" w:space="0" w:color="auto"/>
        <w:right w:val="none" w:sz="0" w:space="0" w:color="auto"/>
      </w:divBdr>
    </w:div>
    <w:div w:id="1520656688">
      <w:bodyDiv w:val="1"/>
      <w:marLeft w:val="0"/>
      <w:marRight w:val="0"/>
      <w:marTop w:val="0"/>
      <w:marBottom w:val="0"/>
      <w:divBdr>
        <w:top w:val="none" w:sz="0" w:space="0" w:color="auto"/>
        <w:left w:val="none" w:sz="0" w:space="0" w:color="auto"/>
        <w:bottom w:val="none" w:sz="0" w:space="0" w:color="auto"/>
        <w:right w:val="none" w:sz="0" w:space="0" w:color="auto"/>
      </w:divBdr>
    </w:div>
    <w:div w:id="1524434863">
      <w:bodyDiv w:val="1"/>
      <w:marLeft w:val="0"/>
      <w:marRight w:val="0"/>
      <w:marTop w:val="0"/>
      <w:marBottom w:val="0"/>
      <w:divBdr>
        <w:top w:val="none" w:sz="0" w:space="0" w:color="auto"/>
        <w:left w:val="none" w:sz="0" w:space="0" w:color="auto"/>
        <w:bottom w:val="none" w:sz="0" w:space="0" w:color="auto"/>
        <w:right w:val="none" w:sz="0" w:space="0" w:color="auto"/>
      </w:divBdr>
    </w:div>
    <w:div w:id="1524586498">
      <w:bodyDiv w:val="1"/>
      <w:marLeft w:val="0"/>
      <w:marRight w:val="0"/>
      <w:marTop w:val="0"/>
      <w:marBottom w:val="0"/>
      <w:divBdr>
        <w:top w:val="none" w:sz="0" w:space="0" w:color="auto"/>
        <w:left w:val="none" w:sz="0" w:space="0" w:color="auto"/>
        <w:bottom w:val="none" w:sz="0" w:space="0" w:color="auto"/>
        <w:right w:val="none" w:sz="0" w:space="0" w:color="auto"/>
      </w:divBdr>
      <w:divsChild>
        <w:div w:id="1040324035">
          <w:marLeft w:val="640"/>
          <w:marRight w:val="0"/>
          <w:marTop w:val="0"/>
          <w:marBottom w:val="0"/>
          <w:divBdr>
            <w:top w:val="none" w:sz="0" w:space="0" w:color="auto"/>
            <w:left w:val="none" w:sz="0" w:space="0" w:color="auto"/>
            <w:bottom w:val="none" w:sz="0" w:space="0" w:color="auto"/>
            <w:right w:val="none" w:sz="0" w:space="0" w:color="auto"/>
          </w:divBdr>
        </w:div>
        <w:div w:id="2028366255">
          <w:marLeft w:val="640"/>
          <w:marRight w:val="0"/>
          <w:marTop w:val="0"/>
          <w:marBottom w:val="0"/>
          <w:divBdr>
            <w:top w:val="none" w:sz="0" w:space="0" w:color="auto"/>
            <w:left w:val="none" w:sz="0" w:space="0" w:color="auto"/>
            <w:bottom w:val="none" w:sz="0" w:space="0" w:color="auto"/>
            <w:right w:val="none" w:sz="0" w:space="0" w:color="auto"/>
          </w:divBdr>
        </w:div>
        <w:div w:id="2058968460">
          <w:marLeft w:val="640"/>
          <w:marRight w:val="0"/>
          <w:marTop w:val="0"/>
          <w:marBottom w:val="0"/>
          <w:divBdr>
            <w:top w:val="none" w:sz="0" w:space="0" w:color="auto"/>
            <w:left w:val="none" w:sz="0" w:space="0" w:color="auto"/>
            <w:bottom w:val="none" w:sz="0" w:space="0" w:color="auto"/>
            <w:right w:val="none" w:sz="0" w:space="0" w:color="auto"/>
          </w:divBdr>
        </w:div>
        <w:div w:id="1509059708">
          <w:marLeft w:val="640"/>
          <w:marRight w:val="0"/>
          <w:marTop w:val="0"/>
          <w:marBottom w:val="0"/>
          <w:divBdr>
            <w:top w:val="none" w:sz="0" w:space="0" w:color="auto"/>
            <w:left w:val="none" w:sz="0" w:space="0" w:color="auto"/>
            <w:bottom w:val="none" w:sz="0" w:space="0" w:color="auto"/>
            <w:right w:val="none" w:sz="0" w:space="0" w:color="auto"/>
          </w:divBdr>
        </w:div>
        <w:div w:id="2013027776">
          <w:marLeft w:val="640"/>
          <w:marRight w:val="0"/>
          <w:marTop w:val="0"/>
          <w:marBottom w:val="0"/>
          <w:divBdr>
            <w:top w:val="none" w:sz="0" w:space="0" w:color="auto"/>
            <w:left w:val="none" w:sz="0" w:space="0" w:color="auto"/>
            <w:bottom w:val="none" w:sz="0" w:space="0" w:color="auto"/>
            <w:right w:val="none" w:sz="0" w:space="0" w:color="auto"/>
          </w:divBdr>
        </w:div>
        <w:div w:id="1082990277">
          <w:marLeft w:val="640"/>
          <w:marRight w:val="0"/>
          <w:marTop w:val="0"/>
          <w:marBottom w:val="0"/>
          <w:divBdr>
            <w:top w:val="none" w:sz="0" w:space="0" w:color="auto"/>
            <w:left w:val="none" w:sz="0" w:space="0" w:color="auto"/>
            <w:bottom w:val="none" w:sz="0" w:space="0" w:color="auto"/>
            <w:right w:val="none" w:sz="0" w:space="0" w:color="auto"/>
          </w:divBdr>
        </w:div>
        <w:div w:id="184448177">
          <w:marLeft w:val="640"/>
          <w:marRight w:val="0"/>
          <w:marTop w:val="0"/>
          <w:marBottom w:val="0"/>
          <w:divBdr>
            <w:top w:val="none" w:sz="0" w:space="0" w:color="auto"/>
            <w:left w:val="none" w:sz="0" w:space="0" w:color="auto"/>
            <w:bottom w:val="none" w:sz="0" w:space="0" w:color="auto"/>
            <w:right w:val="none" w:sz="0" w:space="0" w:color="auto"/>
          </w:divBdr>
        </w:div>
        <w:div w:id="1631282506">
          <w:marLeft w:val="640"/>
          <w:marRight w:val="0"/>
          <w:marTop w:val="0"/>
          <w:marBottom w:val="0"/>
          <w:divBdr>
            <w:top w:val="none" w:sz="0" w:space="0" w:color="auto"/>
            <w:left w:val="none" w:sz="0" w:space="0" w:color="auto"/>
            <w:bottom w:val="none" w:sz="0" w:space="0" w:color="auto"/>
            <w:right w:val="none" w:sz="0" w:space="0" w:color="auto"/>
          </w:divBdr>
        </w:div>
        <w:div w:id="1990473591">
          <w:marLeft w:val="640"/>
          <w:marRight w:val="0"/>
          <w:marTop w:val="0"/>
          <w:marBottom w:val="0"/>
          <w:divBdr>
            <w:top w:val="none" w:sz="0" w:space="0" w:color="auto"/>
            <w:left w:val="none" w:sz="0" w:space="0" w:color="auto"/>
            <w:bottom w:val="none" w:sz="0" w:space="0" w:color="auto"/>
            <w:right w:val="none" w:sz="0" w:space="0" w:color="auto"/>
          </w:divBdr>
        </w:div>
        <w:div w:id="1744644447">
          <w:marLeft w:val="640"/>
          <w:marRight w:val="0"/>
          <w:marTop w:val="0"/>
          <w:marBottom w:val="0"/>
          <w:divBdr>
            <w:top w:val="none" w:sz="0" w:space="0" w:color="auto"/>
            <w:left w:val="none" w:sz="0" w:space="0" w:color="auto"/>
            <w:bottom w:val="none" w:sz="0" w:space="0" w:color="auto"/>
            <w:right w:val="none" w:sz="0" w:space="0" w:color="auto"/>
          </w:divBdr>
        </w:div>
        <w:div w:id="722600581">
          <w:marLeft w:val="640"/>
          <w:marRight w:val="0"/>
          <w:marTop w:val="0"/>
          <w:marBottom w:val="0"/>
          <w:divBdr>
            <w:top w:val="none" w:sz="0" w:space="0" w:color="auto"/>
            <w:left w:val="none" w:sz="0" w:space="0" w:color="auto"/>
            <w:bottom w:val="none" w:sz="0" w:space="0" w:color="auto"/>
            <w:right w:val="none" w:sz="0" w:space="0" w:color="auto"/>
          </w:divBdr>
        </w:div>
        <w:div w:id="1055083014">
          <w:marLeft w:val="640"/>
          <w:marRight w:val="0"/>
          <w:marTop w:val="0"/>
          <w:marBottom w:val="0"/>
          <w:divBdr>
            <w:top w:val="none" w:sz="0" w:space="0" w:color="auto"/>
            <w:left w:val="none" w:sz="0" w:space="0" w:color="auto"/>
            <w:bottom w:val="none" w:sz="0" w:space="0" w:color="auto"/>
            <w:right w:val="none" w:sz="0" w:space="0" w:color="auto"/>
          </w:divBdr>
        </w:div>
        <w:div w:id="1463376950">
          <w:marLeft w:val="640"/>
          <w:marRight w:val="0"/>
          <w:marTop w:val="0"/>
          <w:marBottom w:val="0"/>
          <w:divBdr>
            <w:top w:val="none" w:sz="0" w:space="0" w:color="auto"/>
            <w:left w:val="none" w:sz="0" w:space="0" w:color="auto"/>
            <w:bottom w:val="none" w:sz="0" w:space="0" w:color="auto"/>
            <w:right w:val="none" w:sz="0" w:space="0" w:color="auto"/>
          </w:divBdr>
        </w:div>
        <w:div w:id="812022587">
          <w:marLeft w:val="640"/>
          <w:marRight w:val="0"/>
          <w:marTop w:val="0"/>
          <w:marBottom w:val="0"/>
          <w:divBdr>
            <w:top w:val="none" w:sz="0" w:space="0" w:color="auto"/>
            <w:left w:val="none" w:sz="0" w:space="0" w:color="auto"/>
            <w:bottom w:val="none" w:sz="0" w:space="0" w:color="auto"/>
            <w:right w:val="none" w:sz="0" w:space="0" w:color="auto"/>
          </w:divBdr>
        </w:div>
        <w:div w:id="1002470005">
          <w:marLeft w:val="640"/>
          <w:marRight w:val="0"/>
          <w:marTop w:val="0"/>
          <w:marBottom w:val="0"/>
          <w:divBdr>
            <w:top w:val="none" w:sz="0" w:space="0" w:color="auto"/>
            <w:left w:val="none" w:sz="0" w:space="0" w:color="auto"/>
            <w:bottom w:val="none" w:sz="0" w:space="0" w:color="auto"/>
            <w:right w:val="none" w:sz="0" w:space="0" w:color="auto"/>
          </w:divBdr>
        </w:div>
        <w:div w:id="1956868286">
          <w:marLeft w:val="640"/>
          <w:marRight w:val="0"/>
          <w:marTop w:val="0"/>
          <w:marBottom w:val="0"/>
          <w:divBdr>
            <w:top w:val="none" w:sz="0" w:space="0" w:color="auto"/>
            <w:left w:val="none" w:sz="0" w:space="0" w:color="auto"/>
            <w:bottom w:val="none" w:sz="0" w:space="0" w:color="auto"/>
            <w:right w:val="none" w:sz="0" w:space="0" w:color="auto"/>
          </w:divBdr>
        </w:div>
        <w:div w:id="1635329003">
          <w:marLeft w:val="640"/>
          <w:marRight w:val="0"/>
          <w:marTop w:val="0"/>
          <w:marBottom w:val="0"/>
          <w:divBdr>
            <w:top w:val="none" w:sz="0" w:space="0" w:color="auto"/>
            <w:left w:val="none" w:sz="0" w:space="0" w:color="auto"/>
            <w:bottom w:val="none" w:sz="0" w:space="0" w:color="auto"/>
            <w:right w:val="none" w:sz="0" w:space="0" w:color="auto"/>
          </w:divBdr>
        </w:div>
        <w:div w:id="85267887">
          <w:marLeft w:val="640"/>
          <w:marRight w:val="0"/>
          <w:marTop w:val="0"/>
          <w:marBottom w:val="0"/>
          <w:divBdr>
            <w:top w:val="none" w:sz="0" w:space="0" w:color="auto"/>
            <w:left w:val="none" w:sz="0" w:space="0" w:color="auto"/>
            <w:bottom w:val="none" w:sz="0" w:space="0" w:color="auto"/>
            <w:right w:val="none" w:sz="0" w:space="0" w:color="auto"/>
          </w:divBdr>
        </w:div>
        <w:div w:id="2062513817">
          <w:marLeft w:val="640"/>
          <w:marRight w:val="0"/>
          <w:marTop w:val="0"/>
          <w:marBottom w:val="0"/>
          <w:divBdr>
            <w:top w:val="none" w:sz="0" w:space="0" w:color="auto"/>
            <w:left w:val="none" w:sz="0" w:space="0" w:color="auto"/>
            <w:bottom w:val="none" w:sz="0" w:space="0" w:color="auto"/>
            <w:right w:val="none" w:sz="0" w:space="0" w:color="auto"/>
          </w:divBdr>
        </w:div>
        <w:div w:id="1920207320">
          <w:marLeft w:val="640"/>
          <w:marRight w:val="0"/>
          <w:marTop w:val="0"/>
          <w:marBottom w:val="0"/>
          <w:divBdr>
            <w:top w:val="none" w:sz="0" w:space="0" w:color="auto"/>
            <w:left w:val="none" w:sz="0" w:space="0" w:color="auto"/>
            <w:bottom w:val="none" w:sz="0" w:space="0" w:color="auto"/>
            <w:right w:val="none" w:sz="0" w:space="0" w:color="auto"/>
          </w:divBdr>
        </w:div>
        <w:div w:id="850874814">
          <w:marLeft w:val="640"/>
          <w:marRight w:val="0"/>
          <w:marTop w:val="0"/>
          <w:marBottom w:val="0"/>
          <w:divBdr>
            <w:top w:val="none" w:sz="0" w:space="0" w:color="auto"/>
            <w:left w:val="none" w:sz="0" w:space="0" w:color="auto"/>
            <w:bottom w:val="none" w:sz="0" w:space="0" w:color="auto"/>
            <w:right w:val="none" w:sz="0" w:space="0" w:color="auto"/>
          </w:divBdr>
        </w:div>
        <w:div w:id="417949747">
          <w:marLeft w:val="640"/>
          <w:marRight w:val="0"/>
          <w:marTop w:val="0"/>
          <w:marBottom w:val="0"/>
          <w:divBdr>
            <w:top w:val="none" w:sz="0" w:space="0" w:color="auto"/>
            <w:left w:val="none" w:sz="0" w:space="0" w:color="auto"/>
            <w:bottom w:val="none" w:sz="0" w:space="0" w:color="auto"/>
            <w:right w:val="none" w:sz="0" w:space="0" w:color="auto"/>
          </w:divBdr>
        </w:div>
        <w:div w:id="80293969">
          <w:marLeft w:val="640"/>
          <w:marRight w:val="0"/>
          <w:marTop w:val="0"/>
          <w:marBottom w:val="0"/>
          <w:divBdr>
            <w:top w:val="none" w:sz="0" w:space="0" w:color="auto"/>
            <w:left w:val="none" w:sz="0" w:space="0" w:color="auto"/>
            <w:bottom w:val="none" w:sz="0" w:space="0" w:color="auto"/>
            <w:right w:val="none" w:sz="0" w:space="0" w:color="auto"/>
          </w:divBdr>
        </w:div>
        <w:div w:id="521357696">
          <w:marLeft w:val="640"/>
          <w:marRight w:val="0"/>
          <w:marTop w:val="0"/>
          <w:marBottom w:val="0"/>
          <w:divBdr>
            <w:top w:val="none" w:sz="0" w:space="0" w:color="auto"/>
            <w:left w:val="none" w:sz="0" w:space="0" w:color="auto"/>
            <w:bottom w:val="none" w:sz="0" w:space="0" w:color="auto"/>
            <w:right w:val="none" w:sz="0" w:space="0" w:color="auto"/>
          </w:divBdr>
        </w:div>
        <w:div w:id="1400203006">
          <w:marLeft w:val="640"/>
          <w:marRight w:val="0"/>
          <w:marTop w:val="0"/>
          <w:marBottom w:val="0"/>
          <w:divBdr>
            <w:top w:val="none" w:sz="0" w:space="0" w:color="auto"/>
            <w:left w:val="none" w:sz="0" w:space="0" w:color="auto"/>
            <w:bottom w:val="none" w:sz="0" w:space="0" w:color="auto"/>
            <w:right w:val="none" w:sz="0" w:space="0" w:color="auto"/>
          </w:divBdr>
        </w:div>
        <w:div w:id="951009434">
          <w:marLeft w:val="640"/>
          <w:marRight w:val="0"/>
          <w:marTop w:val="0"/>
          <w:marBottom w:val="0"/>
          <w:divBdr>
            <w:top w:val="none" w:sz="0" w:space="0" w:color="auto"/>
            <w:left w:val="none" w:sz="0" w:space="0" w:color="auto"/>
            <w:bottom w:val="none" w:sz="0" w:space="0" w:color="auto"/>
            <w:right w:val="none" w:sz="0" w:space="0" w:color="auto"/>
          </w:divBdr>
        </w:div>
        <w:div w:id="1879706605">
          <w:marLeft w:val="640"/>
          <w:marRight w:val="0"/>
          <w:marTop w:val="0"/>
          <w:marBottom w:val="0"/>
          <w:divBdr>
            <w:top w:val="none" w:sz="0" w:space="0" w:color="auto"/>
            <w:left w:val="none" w:sz="0" w:space="0" w:color="auto"/>
            <w:bottom w:val="none" w:sz="0" w:space="0" w:color="auto"/>
            <w:right w:val="none" w:sz="0" w:space="0" w:color="auto"/>
          </w:divBdr>
        </w:div>
        <w:div w:id="400760530">
          <w:marLeft w:val="640"/>
          <w:marRight w:val="0"/>
          <w:marTop w:val="0"/>
          <w:marBottom w:val="0"/>
          <w:divBdr>
            <w:top w:val="none" w:sz="0" w:space="0" w:color="auto"/>
            <w:left w:val="none" w:sz="0" w:space="0" w:color="auto"/>
            <w:bottom w:val="none" w:sz="0" w:space="0" w:color="auto"/>
            <w:right w:val="none" w:sz="0" w:space="0" w:color="auto"/>
          </w:divBdr>
        </w:div>
        <w:div w:id="1553006675">
          <w:marLeft w:val="640"/>
          <w:marRight w:val="0"/>
          <w:marTop w:val="0"/>
          <w:marBottom w:val="0"/>
          <w:divBdr>
            <w:top w:val="none" w:sz="0" w:space="0" w:color="auto"/>
            <w:left w:val="none" w:sz="0" w:space="0" w:color="auto"/>
            <w:bottom w:val="none" w:sz="0" w:space="0" w:color="auto"/>
            <w:right w:val="none" w:sz="0" w:space="0" w:color="auto"/>
          </w:divBdr>
        </w:div>
        <w:div w:id="12927606">
          <w:marLeft w:val="640"/>
          <w:marRight w:val="0"/>
          <w:marTop w:val="0"/>
          <w:marBottom w:val="0"/>
          <w:divBdr>
            <w:top w:val="none" w:sz="0" w:space="0" w:color="auto"/>
            <w:left w:val="none" w:sz="0" w:space="0" w:color="auto"/>
            <w:bottom w:val="none" w:sz="0" w:space="0" w:color="auto"/>
            <w:right w:val="none" w:sz="0" w:space="0" w:color="auto"/>
          </w:divBdr>
        </w:div>
        <w:div w:id="1283416351">
          <w:marLeft w:val="640"/>
          <w:marRight w:val="0"/>
          <w:marTop w:val="0"/>
          <w:marBottom w:val="0"/>
          <w:divBdr>
            <w:top w:val="none" w:sz="0" w:space="0" w:color="auto"/>
            <w:left w:val="none" w:sz="0" w:space="0" w:color="auto"/>
            <w:bottom w:val="none" w:sz="0" w:space="0" w:color="auto"/>
            <w:right w:val="none" w:sz="0" w:space="0" w:color="auto"/>
          </w:divBdr>
        </w:div>
        <w:div w:id="2138596993">
          <w:marLeft w:val="640"/>
          <w:marRight w:val="0"/>
          <w:marTop w:val="0"/>
          <w:marBottom w:val="0"/>
          <w:divBdr>
            <w:top w:val="none" w:sz="0" w:space="0" w:color="auto"/>
            <w:left w:val="none" w:sz="0" w:space="0" w:color="auto"/>
            <w:bottom w:val="none" w:sz="0" w:space="0" w:color="auto"/>
            <w:right w:val="none" w:sz="0" w:space="0" w:color="auto"/>
          </w:divBdr>
        </w:div>
        <w:div w:id="187109732">
          <w:marLeft w:val="640"/>
          <w:marRight w:val="0"/>
          <w:marTop w:val="0"/>
          <w:marBottom w:val="0"/>
          <w:divBdr>
            <w:top w:val="none" w:sz="0" w:space="0" w:color="auto"/>
            <w:left w:val="none" w:sz="0" w:space="0" w:color="auto"/>
            <w:bottom w:val="none" w:sz="0" w:space="0" w:color="auto"/>
            <w:right w:val="none" w:sz="0" w:space="0" w:color="auto"/>
          </w:divBdr>
        </w:div>
        <w:div w:id="1026370901">
          <w:marLeft w:val="640"/>
          <w:marRight w:val="0"/>
          <w:marTop w:val="0"/>
          <w:marBottom w:val="0"/>
          <w:divBdr>
            <w:top w:val="none" w:sz="0" w:space="0" w:color="auto"/>
            <w:left w:val="none" w:sz="0" w:space="0" w:color="auto"/>
            <w:bottom w:val="none" w:sz="0" w:space="0" w:color="auto"/>
            <w:right w:val="none" w:sz="0" w:space="0" w:color="auto"/>
          </w:divBdr>
        </w:div>
        <w:div w:id="928082638">
          <w:marLeft w:val="640"/>
          <w:marRight w:val="0"/>
          <w:marTop w:val="0"/>
          <w:marBottom w:val="0"/>
          <w:divBdr>
            <w:top w:val="none" w:sz="0" w:space="0" w:color="auto"/>
            <w:left w:val="none" w:sz="0" w:space="0" w:color="auto"/>
            <w:bottom w:val="none" w:sz="0" w:space="0" w:color="auto"/>
            <w:right w:val="none" w:sz="0" w:space="0" w:color="auto"/>
          </w:divBdr>
        </w:div>
        <w:div w:id="2008433845">
          <w:marLeft w:val="640"/>
          <w:marRight w:val="0"/>
          <w:marTop w:val="0"/>
          <w:marBottom w:val="0"/>
          <w:divBdr>
            <w:top w:val="none" w:sz="0" w:space="0" w:color="auto"/>
            <w:left w:val="none" w:sz="0" w:space="0" w:color="auto"/>
            <w:bottom w:val="none" w:sz="0" w:space="0" w:color="auto"/>
            <w:right w:val="none" w:sz="0" w:space="0" w:color="auto"/>
          </w:divBdr>
        </w:div>
        <w:div w:id="1941452930">
          <w:marLeft w:val="640"/>
          <w:marRight w:val="0"/>
          <w:marTop w:val="0"/>
          <w:marBottom w:val="0"/>
          <w:divBdr>
            <w:top w:val="none" w:sz="0" w:space="0" w:color="auto"/>
            <w:left w:val="none" w:sz="0" w:space="0" w:color="auto"/>
            <w:bottom w:val="none" w:sz="0" w:space="0" w:color="auto"/>
            <w:right w:val="none" w:sz="0" w:space="0" w:color="auto"/>
          </w:divBdr>
        </w:div>
        <w:div w:id="1540433113">
          <w:marLeft w:val="640"/>
          <w:marRight w:val="0"/>
          <w:marTop w:val="0"/>
          <w:marBottom w:val="0"/>
          <w:divBdr>
            <w:top w:val="none" w:sz="0" w:space="0" w:color="auto"/>
            <w:left w:val="none" w:sz="0" w:space="0" w:color="auto"/>
            <w:bottom w:val="none" w:sz="0" w:space="0" w:color="auto"/>
            <w:right w:val="none" w:sz="0" w:space="0" w:color="auto"/>
          </w:divBdr>
        </w:div>
        <w:div w:id="759713615">
          <w:marLeft w:val="640"/>
          <w:marRight w:val="0"/>
          <w:marTop w:val="0"/>
          <w:marBottom w:val="0"/>
          <w:divBdr>
            <w:top w:val="none" w:sz="0" w:space="0" w:color="auto"/>
            <w:left w:val="none" w:sz="0" w:space="0" w:color="auto"/>
            <w:bottom w:val="none" w:sz="0" w:space="0" w:color="auto"/>
            <w:right w:val="none" w:sz="0" w:space="0" w:color="auto"/>
          </w:divBdr>
        </w:div>
        <w:div w:id="954749227">
          <w:marLeft w:val="640"/>
          <w:marRight w:val="0"/>
          <w:marTop w:val="0"/>
          <w:marBottom w:val="0"/>
          <w:divBdr>
            <w:top w:val="none" w:sz="0" w:space="0" w:color="auto"/>
            <w:left w:val="none" w:sz="0" w:space="0" w:color="auto"/>
            <w:bottom w:val="none" w:sz="0" w:space="0" w:color="auto"/>
            <w:right w:val="none" w:sz="0" w:space="0" w:color="auto"/>
          </w:divBdr>
        </w:div>
        <w:div w:id="1921983954">
          <w:marLeft w:val="640"/>
          <w:marRight w:val="0"/>
          <w:marTop w:val="0"/>
          <w:marBottom w:val="0"/>
          <w:divBdr>
            <w:top w:val="none" w:sz="0" w:space="0" w:color="auto"/>
            <w:left w:val="none" w:sz="0" w:space="0" w:color="auto"/>
            <w:bottom w:val="none" w:sz="0" w:space="0" w:color="auto"/>
            <w:right w:val="none" w:sz="0" w:space="0" w:color="auto"/>
          </w:divBdr>
        </w:div>
        <w:div w:id="1971813307">
          <w:marLeft w:val="640"/>
          <w:marRight w:val="0"/>
          <w:marTop w:val="0"/>
          <w:marBottom w:val="0"/>
          <w:divBdr>
            <w:top w:val="none" w:sz="0" w:space="0" w:color="auto"/>
            <w:left w:val="none" w:sz="0" w:space="0" w:color="auto"/>
            <w:bottom w:val="none" w:sz="0" w:space="0" w:color="auto"/>
            <w:right w:val="none" w:sz="0" w:space="0" w:color="auto"/>
          </w:divBdr>
        </w:div>
        <w:div w:id="1945961939">
          <w:marLeft w:val="640"/>
          <w:marRight w:val="0"/>
          <w:marTop w:val="0"/>
          <w:marBottom w:val="0"/>
          <w:divBdr>
            <w:top w:val="none" w:sz="0" w:space="0" w:color="auto"/>
            <w:left w:val="none" w:sz="0" w:space="0" w:color="auto"/>
            <w:bottom w:val="none" w:sz="0" w:space="0" w:color="auto"/>
            <w:right w:val="none" w:sz="0" w:space="0" w:color="auto"/>
          </w:divBdr>
        </w:div>
        <w:div w:id="186676736">
          <w:marLeft w:val="640"/>
          <w:marRight w:val="0"/>
          <w:marTop w:val="0"/>
          <w:marBottom w:val="0"/>
          <w:divBdr>
            <w:top w:val="none" w:sz="0" w:space="0" w:color="auto"/>
            <w:left w:val="none" w:sz="0" w:space="0" w:color="auto"/>
            <w:bottom w:val="none" w:sz="0" w:space="0" w:color="auto"/>
            <w:right w:val="none" w:sz="0" w:space="0" w:color="auto"/>
          </w:divBdr>
        </w:div>
        <w:div w:id="2012104607">
          <w:marLeft w:val="640"/>
          <w:marRight w:val="0"/>
          <w:marTop w:val="0"/>
          <w:marBottom w:val="0"/>
          <w:divBdr>
            <w:top w:val="none" w:sz="0" w:space="0" w:color="auto"/>
            <w:left w:val="none" w:sz="0" w:space="0" w:color="auto"/>
            <w:bottom w:val="none" w:sz="0" w:space="0" w:color="auto"/>
            <w:right w:val="none" w:sz="0" w:space="0" w:color="auto"/>
          </w:divBdr>
        </w:div>
        <w:div w:id="985670849">
          <w:marLeft w:val="640"/>
          <w:marRight w:val="0"/>
          <w:marTop w:val="0"/>
          <w:marBottom w:val="0"/>
          <w:divBdr>
            <w:top w:val="none" w:sz="0" w:space="0" w:color="auto"/>
            <w:left w:val="none" w:sz="0" w:space="0" w:color="auto"/>
            <w:bottom w:val="none" w:sz="0" w:space="0" w:color="auto"/>
            <w:right w:val="none" w:sz="0" w:space="0" w:color="auto"/>
          </w:divBdr>
        </w:div>
        <w:div w:id="54549977">
          <w:marLeft w:val="640"/>
          <w:marRight w:val="0"/>
          <w:marTop w:val="0"/>
          <w:marBottom w:val="0"/>
          <w:divBdr>
            <w:top w:val="none" w:sz="0" w:space="0" w:color="auto"/>
            <w:left w:val="none" w:sz="0" w:space="0" w:color="auto"/>
            <w:bottom w:val="none" w:sz="0" w:space="0" w:color="auto"/>
            <w:right w:val="none" w:sz="0" w:space="0" w:color="auto"/>
          </w:divBdr>
        </w:div>
        <w:div w:id="1908758506">
          <w:marLeft w:val="640"/>
          <w:marRight w:val="0"/>
          <w:marTop w:val="0"/>
          <w:marBottom w:val="0"/>
          <w:divBdr>
            <w:top w:val="none" w:sz="0" w:space="0" w:color="auto"/>
            <w:left w:val="none" w:sz="0" w:space="0" w:color="auto"/>
            <w:bottom w:val="none" w:sz="0" w:space="0" w:color="auto"/>
            <w:right w:val="none" w:sz="0" w:space="0" w:color="auto"/>
          </w:divBdr>
        </w:div>
        <w:div w:id="1134518349">
          <w:marLeft w:val="640"/>
          <w:marRight w:val="0"/>
          <w:marTop w:val="0"/>
          <w:marBottom w:val="0"/>
          <w:divBdr>
            <w:top w:val="none" w:sz="0" w:space="0" w:color="auto"/>
            <w:left w:val="none" w:sz="0" w:space="0" w:color="auto"/>
            <w:bottom w:val="none" w:sz="0" w:space="0" w:color="auto"/>
            <w:right w:val="none" w:sz="0" w:space="0" w:color="auto"/>
          </w:divBdr>
        </w:div>
        <w:div w:id="2101095573">
          <w:marLeft w:val="640"/>
          <w:marRight w:val="0"/>
          <w:marTop w:val="0"/>
          <w:marBottom w:val="0"/>
          <w:divBdr>
            <w:top w:val="none" w:sz="0" w:space="0" w:color="auto"/>
            <w:left w:val="none" w:sz="0" w:space="0" w:color="auto"/>
            <w:bottom w:val="none" w:sz="0" w:space="0" w:color="auto"/>
            <w:right w:val="none" w:sz="0" w:space="0" w:color="auto"/>
          </w:divBdr>
        </w:div>
      </w:divsChild>
    </w:div>
    <w:div w:id="1524592581">
      <w:bodyDiv w:val="1"/>
      <w:marLeft w:val="0"/>
      <w:marRight w:val="0"/>
      <w:marTop w:val="0"/>
      <w:marBottom w:val="0"/>
      <w:divBdr>
        <w:top w:val="none" w:sz="0" w:space="0" w:color="auto"/>
        <w:left w:val="none" w:sz="0" w:space="0" w:color="auto"/>
        <w:bottom w:val="none" w:sz="0" w:space="0" w:color="auto"/>
        <w:right w:val="none" w:sz="0" w:space="0" w:color="auto"/>
      </w:divBdr>
    </w:div>
    <w:div w:id="1525367038">
      <w:bodyDiv w:val="1"/>
      <w:marLeft w:val="0"/>
      <w:marRight w:val="0"/>
      <w:marTop w:val="0"/>
      <w:marBottom w:val="0"/>
      <w:divBdr>
        <w:top w:val="none" w:sz="0" w:space="0" w:color="auto"/>
        <w:left w:val="none" w:sz="0" w:space="0" w:color="auto"/>
        <w:bottom w:val="none" w:sz="0" w:space="0" w:color="auto"/>
        <w:right w:val="none" w:sz="0" w:space="0" w:color="auto"/>
      </w:divBdr>
    </w:div>
    <w:div w:id="1525704302">
      <w:bodyDiv w:val="1"/>
      <w:marLeft w:val="0"/>
      <w:marRight w:val="0"/>
      <w:marTop w:val="0"/>
      <w:marBottom w:val="0"/>
      <w:divBdr>
        <w:top w:val="none" w:sz="0" w:space="0" w:color="auto"/>
        <w:left w:val="none" w:sz="0" w:space="0" w:color="auto"/>
        <w:bottom w:val="none" w:sz="0" w:space="0" w:color="auto"/>
        <w:right w:val="none" w:sz="0" w:space="0" w:color="auto"/>
      </w:divBdr>
    </w:div>
    <w:div w:id="1525899419">
      <w:bodyDiv w:val="1"/>
      <w:marLeft w:val="0"/>
      <w:marRight w:val="0"/>
      <w:marTop w:val="0"/>
      <w:marBottom w:val="0"/>
      <w:divBdr>
        <w:top w:val="none" w:sz="0" w:space="0" w:color="auto"/>
        <w:left w:val="none" w:sz="0" w:space="0" w:color="auto"/>
        <w:bottom w:val="none" w:sz="0" w:space="0" w:color="auto"/>
        <w:right w:val="none" w:sz="0" w:space="0" w:color="auto"/>
      </w:divBdr>
    </w:div>
    <w:div w:id="1525943216">
      <w:bodyDiv w:val="1"/>
      <w:marLeft w:val="0"/>
      <w:marRight w:val="0"/>
      <w:marTop w:val="0"/>
      <w:marBottom w:val="0"/>
      <w:divBdr>
        <w:top w:val="none" w:sz="0" w:space="0" w:color="auto"/>
        <w:left w:val="none" w:sz="0" w:space="0" w:color="auto"/>
        <w:bottom w:val="none" w:sz="0" w:space="0" w:color="auto"/>
        <w:right w:val="none" w:sz="0" w:space="0" w:color="auto"/>
      </w:divBdr>
    </w:div>
    <w:div w:id="1526627826">
      <w:bodyDiv w:val="1"/>
      <w:marLeft w:val="0"/>
      <w:marRight w:val="0"/>
      <w:marTop w:val="0"/>
      <w:marBottom w:val="0"/>
      <w:divBdr>
        <w:top w:val="none" w:sz="0" w:space="0" w:color="auto"/>
        <w:left w:val="none" w:sz="0" w:space="0" w:color="auto"/>
        <w:bottom w:val="none" w:sz="0" w:space="0" w:color="auto"/>
        <w:right w:val="none" w:sz="0" w:space="0" w:color="auto"/>
      </w:divBdr>
    </w:div>
    <w:div w:id="1526748081">
      <w:bodyDiv w:val="1"/>
      <w:marLeft w:val="0"/>
      <w:marRight w:val="0"/>
      <w:marTop w:val="0"/>
      <w:marBottom w:val="0"/>
      <w:divBdr>
        <w:top w:val="none" w:sz="0" w:space="0" w:color="auto"/>
        <w:left w:val="none" w:sz="0" w:space="0" w:color="auto"/>
        <w:bottom w:val="none" w:sz="0" w:space="0" w:color="auto"/>
        <w:right w:val="none" w:sz="0" w:space="0" w:color="auto"/>
      </w:divBdr>
    </w:div>
    <w:div w:id="1526796590">
      <w:bodyDiv w:val="1"/>
      <w:marLeft w:val="0"/>
      <w:marRight w:val="0"/>
      <w:marTop w:val="0"/>
      <w:marBottom w:val="0"/>
      <w:divBdr>
        <w:top w:val="none" w:sz="0" w:space="0" w:color="auto"/>
        <w:left w:val="none" w:sz="0" w:space="0" w:color="auto"/>
        <w:bottom w:val="none" w:sz="0" w:space="0" w:color="auto"/>
        <w:right w:val="none" w:sz="0" w:space="0" w:color="auto"/>
      </w:divBdr>
    </w:div>
    <w:div w:id="1527013161">
      <w:bodyDiv w:val="1"/>
      <w:marLeft w:val="0"/>
      <w:marRight w:val="0"/>
      <w:marTop w:val="0"/>
      <w:marBottom w:val="0"/>
      <w:divBdr>
        <w:top w:val="none" w:sz="0" w:space="0" w:color="auto"/>
        <w:left w:val="none" w:sz="0" w:space="0" w:color="auto"/>
        <w:bottom w:val="none" w:sz="0" w:space="0" w:color="auto"/>
        <w:right w:val="none" w:sz="0" w:space="0" w:color="auto"/>
      </w:divBdr>
    </w:div>
    <w:div w:id="1527133424">
      <w:bodyDiv w:val="1"/>
      <w:marLeft w:val="0"/>
      <w:marRight w:val="0"/>
      <w:marTop w:val="0"/>
      <w:marBottom w:val="0"/>
      <w:divBdr>
        <w:top w:val="none" w:sz="0" w:space="0" w:color="auto"/>
        <w:left w:val="none" w:sz="0" w:space="0" w:color="auto"/>
        <w:bottom w:val="none" w:sz="0" w:space="0" w:color="auto"/>
        <w:right w:val="none" w:sz="0" w:space="0" w:color="auto"/>
      </w:divBdr>
    </w:div>
    <w:div w:id="1527135377">
      <w:bodyDiv w:val="1"/>
      <w:marLeft w:val="0"/>
      <w:marRight w:val="0"/>
      <w:marTop w:val="0"/>
      <w:marBottom w:val="0"/>
      <w:divBdr>
        <w:top w:val="none" w:sz="0" w:space="0" w:color="auto"/>
        <w:left w:val="none" w:sz="0" w:space="0" w:color="auto"/>
        <w:bottom w:val="none" w:sz="0" w:space="0" w:color="auto"/>
        <w:right w:val="none" w:sz="0" w:space="0" w:color="auto"/>
      </w:divBdr>
    </w:div>
    <w:div w:id="1527520989">
      <w:bodyDiv w:val="1"/>
      <w:marLeft w:val="0"/>
      <w:marRight w:val="0"/>
      <w:marTop w:val="0"/>
      <w:marBottom w:val="0"/>
      <w:divBdr>
        <w:top w:val="none" w:sz="0" w:space="0" w:color="auto"/>
        <w:left w:val="none" w:sz="0" w:space="0" w:color="auto"/>
        <w:bottom w:val="none" w:sz="0" w:space="0" w:color="auto"/>
        <w:right w:val="none" w:sz="0" w:space="0" w:color="auto"/>
      </w:divBdr>
    </w:div>
    <w:div w:id="1528060922">
      <w:bodyDiv w:val="1"/>
      <w:marLeft w:val="0"/>
      <w:marRight w:val="0"/>
      <w:marTop w:val="0"/>
      <w:marBottom w:val="0"/>
      <w:divBdr>
        <w:top w:val="none" w:sz="0" w:space="0" w:color="auto"/>
        <w:left w:val="none" w:sz="0" w:space="0" w:color="auto"/>
        <w:bottom w:val="none" w:sz="0" w:space="0" w:color="auto"/>
        <w:right w:val="none" w:sz="0" w:space="0" w:color="auto"/>
      </w:divBdr>
    </w:div>
    <w:div w:id="1528442051">
      <w:bodyDiv w:val="1"/>
      <w:marLeft w:val="0"/>
      <w:marRight w:val="0"/>
      <w:marTop w:val="0"/>
      <w:marBottom w:val="0"/>
      <w:divBdr>
        <w:top w:val="none" w:sz="0" w:space="0" w:color="auto"/>
        <w:left w:val="none" w:sz="0" w:space="0" w:color="auto"/>
        <w:bottom w:val="none" w:sz="0" w:space="0" w:color="auto"/>
        <w:right w:val="none" w:sz="0" w:space="0" w:color="auto"/>
      </w:divBdr>
    </w:div>
    <w:div w:id="1528448344">
      <w:bodyDiv w:val="1"/>
      <w:marLeft w:val="0"/>
      <w:marRight w:val="0"/>
      <w:marTop w:val="0"/>
      <w:marBottom w:val="0"/>
      <w:divBdr>
        <w:top w:val="none" w:sz="0" w:space="0" w:color="auto"/>
        <w:left w:val="none" w:sz="0" w:space="0" w:color="auto"/>
        <w:bottom w:val="none" w:sz="0" w:space="0" w:color="auto"/>
        <w:right w:val="none" w:sz="0" w:space="0" w:color="auto"/>
      </w:divBdr>
    </w:div>
    <w:div w:id="1528594336">
      <w:bodyDiv w:val="1"/>
      <w:marLeft w:val="0"/>
      <w:marRight w:val="0"/>
      <w:marTop w:val="0"/>
      <w:marBottom w:val="0"/>
      <w:divBdr>
        <w:top w:val="none" w:sz="0" w:space="0" w:color="auto"/>
        <w:left w:val="none" w:sz="0" w:space="0" w:color="auto"/>
        <w:bottom w:val="none" w:sz="0" w:space="0" w:color="auto"/>
        <w:right w:val="none" w:sz="0" w:space="0" w:color="auto"/>
      </w:divBdr>
    </w:div>
    <w:div w:id="1528636400">
      <w:bodyDiv w:val="1"/>
      <w:marLeft w:val="0"/>
      <w:marRight w:val="0"/>
      <w:marTop w:val="0"/>
      <w:marBottom w:val="0"/>
      <w:divBdr>
        <w:top w:val="none" w:sz="0" w:space="0" w:color="auto"/>
        <w:left w:val="none" w:sz="0" w:space="0" w:color="auto"/>
        <w:bottom w:val="none" w:sz="0" w:space="0" w:color="auto"/>
        <w:right w:val="none" w:sz="0" w:space="0" w:color="auto"/>
      </w:divBdr>
    </w:div>
    <w:div w:id="1528979772">
      <w:bodyDiv w:val="1"/>
      <w:marLeft w:val="0"/>
      <w:marRight w:val="0"/>
      <w:marTop w:val="0"/>
      <w:marBottom w:val="0"/>
      <w:divBdr>
        <w:top w:val="none" w:sz="0" w:space="0" w:color="auto"/>
        <w:left w:val="none" w:sz="0" w:space="0" w:color="auto"/>
        <w:bottom w:val="none" w:sz="0" w:space="0" w:color="auto"/>
        <w:right w:val="none" w:sz="0" w:space="0" w:color="auto"/>
      </w:divBdr>
    </w:div>
    <w:div w:id="1529179130">
      <w:bodyDiv w:val="1"/>
      <w:marLeft w:val="0"/>
      <w:marRight w:val="0"/>
      <w:marTop w:val="0"/>
      <w:marBottom w:val="0"/>
      <w:divBdr>
        <w:top w:val="none" w:sz="0" w:space="0" w:color="auto"/>
        <w:left w:val="none" w:sz="0" w:space="0" w:color="auto"/>
        <w:bottom w:val="none" w:sz="0" w:space="0" w:color="auto"/>
        <w:right w:val="none" w:sz="0" w:space="0" w:color="auto"/>
      </w:divBdr>
    </w:div>
    <w:div w:id="1529296790">
      <w:bodyDiv w:val="1"/>
      <w:marLeft w:val="0"/>
      <w:marRight w:val="0"/>
      <w:marTop w:val="0"/>
      <w:marBottom w:val="0"/>
      <w:divBdr>
        <w:top w:val="none" w:sz="0" w:space="0" w:color="auto"/>
        <w:left w:val="none" w:sz="0" w:space="0" w:color="auto"/>
        <w:bottom w:val="none" w:sz="0" w:space="0" w:color="auto"/>
        <w:right w:val="none" w:sz="0" w:space="0" w:color="auto"/>
      </w:divBdr>
      <w:divsChild>
        <w:div w:id="1331835779">
          <w:marLeft w:val="640"/>
          <w:marRight w:val="0"/>
          <w:marTop w:val="0"/>
          <w:marBottom w:val="0"/>
          <w:divBdr>
            <w:top w:val="none" w:sz="0" w:space="0" w:color="auto"/>
            <w:left w:val="none" w:sz="0" w:space="0" w:color="auto"/>
            <w:bottom w:val="none" w:sz="0" w:space="0" w:color="auto"/>
            <w:right w:val="none" w:sz="0" w:space="0" w:color="auto"/>
          </w:divBdr>
        </w:div>
        <w:div w:id="1352949854">
          <w:marLeft w:val="640"/>
          <w:marRight w:val="0"/>
          <w:marTop w:val="0"/>
          <w:marBottom w:val="0"/>
          <w:divBdr>
            <w:top w:val="none" w:sz="0" w:space="0" w:color="auto"/>
            <w:left w:val="none" w:sz="0" w:space="0" w:color="auto"/>
            <w:bottom w:val="none" w:sz="0" w:space="0" w:color="auto"/>
            <w:right w:val="none" w:sz="0" w:space="0" w:color="auto"/>
          </w:divBdr>
        </w:div>
        <w:div w:id="277300881">
          <w:marLeft w:val="640"/>
          <w:marRight w:val="0"/>
          <w:marTop w:val="0"/>
          <w:marBottom w:val="0"/>
          <w:divBdr>
            <w:top w:val="none" w:sz="0" w:space="0" w:color="auto"/>
            <w:left w:val="none" w:sz="0" w:space="0" w:color="auto"/>
            <w:bottom w:val="none" w:sz="0" w:space="0" w:color="auto"/>
            <w:right w:val="none" w:sz="0" w:space="0" w:color="auto"/>
          </w:divBdr>
        </w:div>
        <w:div w:id="990213926">
          <w:marLeft w:val="640"/>
          <w:marRight w:val="0"/>
          <w:marTop w:val="0"/>
          <w:marBottom w:val="0"/>
          <w:divBdr>
            <w:top w:val="none" w:sz="0" w:space="0" w:color="auto"/>
            <w:left w:val="none" w:sz="0" w:space="0" w:color="auto"/>
            <w:bottom w:val="none" w:sz="0" w:space="0" w:color="auto"/>
            <w:right w:val="none" w:sz="0" w:space="0" w:color="auto"/>
          </w:divBdr>
        </w:div>
        <w:div w:id="337194847">
          <w:marLeft w:val="640"/>
          <w:marRight w:val="0"/>
          <w:marTop w:val="0"/>
          <w:marBottom w:val="0"/>
          <w:divBdr>
            <w:top w:val="none" w:sz="0" w:space="0" w:color="auto"/>
            <w:left w:val="none" w:sz="0" w:space="0" w:color="auto"/>
            <w:bottom w:val="none" w:sz="0" w:space="0" w:color="auto"/>
            <w:right w:val="none" w:sz="0" w:space="0" w:color="auto"/>
          </w:divBdr>
        </w:div>
        <w:div w:id="1670861789">
          <w:marLeft w:val="640"/>
          <w:marRight w:val="0"/>
          <w:marTop w:val="0"/>
          <w:marBottom w:val="0"/>
          <w:divBdr>
            <w:top w:val="none" w:sz="0" w:space="0" w:color="auto"/>
            <w:left w:val="none" w:sz="0" w:space="0" w:color="auto"/>
            <w:bottom w:val="none" w:sz="0" w:space="0" w:color="auto"/>
            <w:right w:val="none" w:sz="0" w:space="0" w:color="auto"/>
          </w:divBdr>
        </w:div>
        <w:div w:id="1877961847">
          <w:marLeft w:val="640"/>
          <w:marRight w:val="0"/>
          <w:marTop w:val="0"/>
          <w:marBottom w:val="0"/>
          <w:divBdr>
            <w:top w:val="none" w:sz="0" w:space="0" w:color="auto"/>
            <w:left w:val="none" w:sz="0" w:space="0" w:color="auto"/>
            <w:bottom w:val="none" w:sz="0" w:space="0" w:color="auto"/>
            <w:right w:val="none" w:sz="0" w:space="0" w:color="auto"/>
          </w:divBdr>
        </w:div>
        <w:div w:id="1249583600">
          <w:marLeft w:val="640"/>
          <w:marRight w:val="0"/>
          <w:marTop w:val="0"/>
          <w:marBottom w:val="0"/>
          <w:divBdr>
            <w:top w:val="none" w:sz="0" w:space="0" w:color="auto"/>
            <w:left w:val="none" w:sz="0" w:space="0" w:color="auto"/>
            <w:bottom w:val="none" w:sz="0" w:space="0" w:color="auto"/>
            <w:right w:val="none" w:sz="0" w:space="0" w:color="auto"/>
          </w:divBdr>
        </w:div>
        <w:div w:id="419565678">
          <w:marLeft w:val="640"/>
          <w:marRight w:val="0"/>
          <w:marTop w:val="0"/>
          <w:marBottom w:val="0"/>
          <w:divBdr>
            <w:top w:val="none" w:sz="0" w:space="0" w:color="auto"/>
            <w:left w:val="none" w:sz="0" w:space="0" w:color="auto"/>
            <w:bottom w:val="none" w:sz="0" w:space="0" w:color="auto"/>
            <w:right w:val="none" w:sz="0" w:space="0" w:color="auto"/>
          </w:divBdr>
        </w:div>
        <w:div w:id="1657030385">
          <w:marLeft w:val="640"/>
          <w:marRight w:val="0"/>
          <w:marTop w:val="0"/>
          <w:marBottom w:val="0"/>
          <w:divBdr>
            <w:top w:val="none" w:sz="0" w:space="0" w:color="auto"/>
            <w:left w:val="none" w:sz="0" w:space="0" w:color="auto"/>
            <w:bottom w:val="none" w:sz="0" w:space="0" w:color="auto"/>
            <w:right w:val="none" w:sz="0" w:space="0" w:color="auto"/>
          </w:divBdr>
        </w:div>
        <w:div w:id="721172876">
          <w:marLeft w:val="640"/>
          <w:marRight w:val="0"/>
          <w:marTop w:val="0"/>
          <w:marBottom w:val="0"/>
          <w:divBdr>
            <w:top w:val="none" w:sz="0" w:space="0" w:color="auto"/>
            <w:left w:val="none" w:sz="0" w:space="0" w:color="auto"/>
            <w:bottom w:val="none" w:sz="0" w:space="0" w:color="auto"/>
            <w:right w:val="none" w:sz="0" w:space="0" w:color="auto"/>
          </w:divBdr>
        </w:div>
        <w:div w:id="1448895069">
          <w:marLeft w:val="640"/>
          <w:marRight w:val="0"/>
          <w:marTop w:val="0"/>
          <w:marBottom w:val="0"/>
          <w:divBdr>
            <w:top w:val="none" w:sz="0" w:space="0" w:color="auto"/>
            <w:left w:val="none" w:sz="0" w:space="0" w:color="auto"/>
            <w:bottom w:val="none" w:sz="0" w:space="0" w:color="auto"/>
            <w:right w:val="none" w:sz="0" w:space="0" w:color="auto"/>
          </w:divBdr>
        </w:div>
        <w:div w:id="599410197">
          <w:marLeft w:val="640"/>
          <w:marRight w:val="0"/>
          <w:marTop w:val="0"/>
          <w:marBottom w:val="0"/>
          <w:divBdr>
            <w:top w:val="none" w:sz="0" w:space="0" w:color="auto"/>
            <w:left w:val="none" w:sz="0" w:space="0" w:color="auto"/>
            <w:bottom w:val="none" w:sz="0" w:space="0" w:color="auto"/>
            <w:right w:val="none" w:sz="0" w:space="0" w:color="auto"/>
          </w:divBdr>
        </w:div>
        <w:div w:id="622201134">
          <w:marLeft w:val="640"/>
          <w:marRight w:val="0"/>
          <w:marTop w:val="0"/>
          <w:marBottom w:val="0"/>
          <w:divBdr>
            <w:top w:val="none" w:sz="0" w:space="0" w:color="auto"/>
            <w:left w:val="none" w:sz="0" w:space="0" w:color="auto"/>
            <w:bottom w:val="none" w:sz="0" w:space="0" w:color="auto"/>
            <w:right w:val="none" w:sz="0" w:space="0" w:color="auto"/>
          </w:divBdr>
        </w:div>
        <w:div w:id="1199703423">
          <w:marLeft w:val="640"/>
          <w:marRight w:val="0"/>
          <w:marTop w:val="0"/>
          <w:marBottom w:val="0"/>
          <w:divBdr>
            <w:top w:val="none" w:sz="0" w:space="0" w:color="auto"/>
            <w:left w:val="none" w:sz="0" w:space="0" w:color="auto"/>
            <w:bottom w:val="none" w:sz="0" w:space="0" w:color="auto"/>
            <w:right w:val="none" w:sz="0" w:space="0" w:color="auto"/>
          </w:divBdr>
        </w:div>
        <w:div w:id="1938713429">
          <w:marLeft w:val="640"/>
          <w:marRight w:val="0"/>
          <w:marTop w:val="0"/>
          <w:marBottom w:val="0"/>
          <w:divBdr>
            <w:top w:val="none" w:sz="0" w:space="0" w:color="auto"/>
            <w:left w:val="none" w:sz="0" w:space="0" w:color="auto"/>
            <w:bottom w:val="none" w:sz="0" w:space="0" w:color="auto"/>
            <w:right w:val="none" w:sz="0" w:space="0" w:color="auto"/>
          </w:divBdr>
        </w:div>
        <w:div w:id="1174689797">
          <w:marLeft w:val="640"/>
          <w:marRight w:val="0"/>
          <w:marTop w:val="0"/>
          <w:marBottom w:val="0"/>
          <w:divBdr>
            <w:top w:val="none" w:sz="0" w:space="0" w:color="auto"/>
            <w:left w:val="none" w:sz="0" w:space="0" w:color="auto"/>
            <w:bottom w:val="none" w:sz="0" w:space="0" w:color="auto"/>
            <w:right w:val="none" w:sz="0" w:space="0" w:color="auto"/>
          </w:divBdr>
        </w:div>
        <w:div w:id="1494181647">
          <w:marLeft w:val="640"/>
          <w:marRight w:val="0"/>
          <w:marTop w:val="0"/>
          <w:marBottom w:val="0"/>
          <w:divBdr>
            <w:top w:val="none" w:sz="0" w:space="0" w:color="auto"/>
            <w:left w:val="none" w:sz="0" w:space="0" w:color="auto"/>
            <w:bottom w:val="none" w:sz="0" w:space="0" w:color="auto"/>
            <w:right w:val="none" w:sz="0" w:space="0" w:color="auto"/>
          </w:divBdr>
        </w:div>
        <w:div w:id="1349795487">
          <w:marLeft w:val="640"/>
          <w:marRight w:val="0"/>
          <w:marTop w:val="0"/>
          <w:marBottom w:val="0"/>
          <w:divBdr>
            <w:top w:val="none" w:sz="0" w:space="0" w:color="auto"/>
            <w:left w:val="none" w:sz="0" w:space="0" w:color="auto"/>
            <w:bottom w:val="none" w:sz="0" w:space="0" w:color="auto"/>
            <w:right w:val="none" w:sz="0" w:space="0" w:color="auto"/>
          </w:divBdr>
        </w:div>
        <w:div w:id="20278176">
          <w:marLeft w:val="640"/>
          <w:marRight w:val="0"/>
          <w:marTop w:val="0"/>
          <w:marBottom w:val="0"/>
          <w:divBdr>
            <w:top w:val="none" w:sz="0" w:space="0" w:color="auto"/>
            <w:left w:val="none" w:sz="0" w:space="0" w:color="auto"/>
            <w:bottom w:val="none" w:sz="0" w:space="0" w:color="auto"/>
            <w:right w:val="none" w:sz="0" w:space="0" w:color="auto"/>
          </w:divBdr>
        </w:div>
        <w:div w:id="2142337093">
          <w:marLeft w:val="640"/>
          <w:marRight w:val="0"/>
          <w:marTop w:val="0"/>
          <w:marBottom w:val="0"/>
          <w:divBdr>
            <w:top w:val="none" w:sz="0" w:space="0" w:color="auto"/>
            <w:left w:val="none" w:sz="0" w:space="0" w:color="auto"/>
            <w:bottom w:val="none" w:sz="0" w:space="0" w:color="auto"/>
            <w:right w:val="none" w:sz="0" w:space="0" w:color="auto"/>
          </w:divBdr>
        </w:div>
        <w:div w:id="306714414">
          <w:marLeft w:val="640"/>
          <w:marRight w:val="0"/>
          <w:marTop w:val="0"/>
          <w:marBottom w:val="0"/>
          <w:divBdr>
            <w:top w:val="none" w:sz="0" w:space="0" w:color="auto"/>
            <w:left w:val="none" w:sz="0" w:space="0" w:color="auto"/>
            <w:bottom w:val="none" w:sz="0" w:space="0" w:color="auto"/>
            <w:right w:val="none" w:sz="0" w:space="0" w:color="auto"/>
          </w:divBdr>
        </w:div>
        <w:div w:id="1512723196">
          <w:marLeft w:val="640"/>
          <w:marRight w:val="0"/>
          <w:marTop w:val="0"/>
          <w:marBottom w:val="0"/>
          <w:divBdr>
            <w:top w:val="none" w:sz="0" w:space="0" w:color="auto"/>
            <w:left w:val="none" w:sz="0" w:space="0" w:color="auto"/>
            <w:bottom w:val="none" w:sz="0" w:space="0" w:color="auto"/>
            <w:right w:val="none" w:sz="0" w:space="0" w:color="auto"/>
          </w:divBdr>
        </w:div>
        <w:div w:id="472139983">
          <w:marLeft w:val="640"/>
          <w:marRight w:val="0"/>
          <w:marTop w:val="0"/>
          <w:marBottom w:val="0"/>
          <w:divBdr>
            <w:top w:val="none" w:sz="0" w:space="0" w:color="auto"/>
            <w:left w:val="none" w:sz="0" w:space="0" w:color="auto"/>
            <w:bottom w:val="none" w:sz="0" w:space="0" w:color="auto"/>
            <w:right w:val="none" w:sz="0" w:space="0" w:color="auto"/>
          </w:divBdr>
        </w:div>
        <w:div w:id="1145585885">
          <w:marLeft w:val="640"/>
          <w:marRight w:val="0"/>
          <w:marTop w:val="0"/>
          <w:marBottom w:val="0"/>
          <w:divBdr>
            <w:top w:val="none" w:sz="0" w:space="0" w:color="auto"/>
            <w:left w:val="none" w:sz="0" w:space="0" w:color="auto"/>
            <w:bottom w:val="none" w:sz="0" w:space="0" w:color="auto"/>
            <w:right w:val="none" w:sz="0" w:space="0" w:color="auto"/>
          </w:divBdr>
        </w:div>
        <w:div w:id="1755664183">
          <w:marLeft w:val="640"/>
          <w:marRight w:val="0"/>
          <w:marTop w:val="0"/>
          <w:marBottom w:val="0"/>
          <w:divBdr>
            <w:top w:val="none" w:sz="0" w:space="0" w:color="auto"/>
            <w:left w:val="none" w:sz="0" w:space="0" w:color="auto"/>
            <w:bottom w:val="none" w:sz="0" w:space="0" w:color="auto"/>
            <w:right w:val="none" w:sz="0" w:space="0" w:color="auto"/>
          </w:divBdr>
        </w:div>
        <w:div w:id="463277924">
          <w:marLeft w:val="640"/>
          <w:marRight w:val="0"/>
          <w:marTop w:val="0"/>
          <w:marBottom w:val="0"/>
          <w:divBdr>
            <w:top w:val="none" w:sz="0" w:space="0" w:color="auto"/>
            <w:left w:val="none" w:sz="0" w:space="0" w:color="auto"/>
            <w:bottom w:val="none" w:sz="0" w:space="0" w:color="auto"/>
            <w:right w:val="none" w:sz="0" w:space="0" w:color="auto"/>
          </w:divBdr>
        </w:div>
        <w:div w:id="96366739">
          <w:marLeft w:val="640"/>
          <w:marRight w:val="0"/>
          <w:marTop w:val="0"/>
          <w:marBottom w:val="0"/>
          <w:divBdr>
            <w:top w:val="none" w:sz="0" w:space="0" w:color="auto"/>
            <w:left w:val="none" w:sz="0" w:space="0" w:color="auto"/>
            <w:bottom w:val="none" w:sz="0" w:space="0" w:color="auto"/>
            <w:right w:val="none" w:sz="0" w:space="0" w:color="auto"/>
          </w:divBdr>
        </w:div>
      </w:divsChild>
    </w:div>
    <w:div w:id="1529416225">
      <w:bodyDiv w:val="1"/>
      <w:marLeft w:val="0"/>
      <w:marRight w:val="0"/>
      <w:marTop w:val="0"/>
      <w:marBottom w:val="0"/>
      <w:divBdr>
        <w:top w:val="none" w:sz="0" w:space="0" w:color="auto"/>
        <w:left w:val="none" w:sz="0" w:space="0" w:color="auto"/>
        <w:bottom w:val="none" w:sz="0" w:space="0" w:color="auto"/>
        <w:right w:val="none" w:sz="0" w:space="0" w:color="auto"/>
      </w:divBdr>
    </w:div>
    <w:div w:id="1530024908">
      <w:bodyDiv w:val="1"/>
      <w:marLeft w:val="0"/>
      <w:marRight w:val="0"/>
      <w:marTop w:val="0"/>
      <w:marBottom w:val="0"/>
      <w:divBdr>
        <w:top w:val="none" w:sz="0" w:space="0" w:color="auto"/>
        <w:left w:val="none" w:sz="0" w:space="0" w:color="auto"/>
        <w:bottom w:val="none" w:sz="0" w:space="0" w:color="auto"/>
        <w:right w:val="none" w:sz="0" w:space="0" w:color="auto"/>
      </w:divBdr>
    </w:div>
    <w:div w:id="1531184797">
      <w:bodyDiv w:val="1"/>
      <w:marLeft w:val="0"/>
      <w:marRight w:val="0"/>
      <w:marTop w:val="0"/>
      <w:marBottom w:val="0"/>
      <w:divBdr>
        <w:top w:val="none" w:sz="0" w:space="0" w:color="auto"/>
        <w:left w:val="none" w:sz="0" w:space="0" w:color="auto"/>
        <w:bottom w:val="none" w:sz="0" w:space="0" w:color="auto"/>
        <w:right w:val="none" w:sz="0" w:space="0" w:color="auto"/>
      </w:divBdr>
    </w:div>
    <w:div w:id="1531919770">
      <w:bodyDiv w:val="1"/>
      <w:marLeft w:val="0"/>
      <w:marRight w:val="0"/>
      <w:marTop w:val="0"/>
      <w:marBottom w:val="0"/>
      <w:divBdr>
        <w:top w:val="none" w:sz="0" w:space="0" w:color="auto"/>
        <w:left w:val="none" w:sz="0" w:space="0" w:color="auto"/>
        <w:bottom w:val="none" w:sz="0" w:space="0" w:color="auto"/>
        <w:right w:val="none" w:sz="0" w:space="0" w:color="auto"/>
      </w:divBdr>
    </w:div>
    <w:div w:id="1531920106">
      <w:bodyDiv w:val="1"/>
      <w:marLeft w:val="0"/>
      <w:marRight w:val="0"/>
      <w:marTop w:val="0"/>
      <w:marBottom w:val="0"/>
      <w:divBdr>
        <w:top w:val="none" w:sz="0" w:space="0" w:color="auto"/>
        <w:left w:val="none" w:sz="0" w:space="0" w:color="auto"/>
        <w:bottom w:val="none" w:sz="0" w:space="0" w:color="auto"/>
        <w:right w:val="none" w:sz="0" w:space="0" w:color="auto"/>
      </w:divBdr>
    </w:div>
    <w:div w:id="1531920404">
      <w:bodyDiv w:val="1"/>
      <w:marLeft w:val="0"/>
      <w:marRight w:val="0"/>
      <w:marTop w:val="0"/>
      <w:marBottom w:val="0"/>
      <w:divBdr>
        <w:top w:val="none" w:sz="0" w:space="0" w:color="auto"/>
        <w:left w:val="none" w:sz="0" w:space="0" w:color="auto"/>
        <w:bottom w:val="none" w:sz="0" w:space="0" w:color="auto"/>
        <w:right w:val="none" w:sz="0" w:space="0" w:color="auto"/>
      </w:divBdr>
    </w:div>
    <w:div w:id="1531991474">
      <w:bodyDiv w:val="1"/>
      <w:marLeft w:val="0"/>
      <w:marRight w:val="0"/>
      <w:marTop w:val="0"/>
      <w:marBottom w:val="0"/>
      <w:divBdr>
        <w:top w:val="none" w:sz="0" w:space="0" w:color="auto"/>
        <w:left w:val="none" w:sz="0" w:space="0" w:color="auto"/>
        <w:bottom w:val="none" w:sz="0" w:space="0" w:color="auto"/>
        <w:right w:val="none" w:sz="0" w:space="0" w:color="auto"/>
      </w:divBdr>
    </w:div>
    <w:div w:id="1533029401">
      <w:bodyDiv w:val="1"/>
      <w:marLeft w:val="0"/>
      <w:marRight w:val="0"/>
      <w:marTop w:val="0"/>
      <w:marBottom w:val="0"/>
      <w:divBdr>
        <w:top w:val="none" w:sz="0" w:space="0" w:color="auto"/>
        <w:left w:val="none" w:sz="0" w:space="0" w:color="auto"/>
        <w:bottom w:val="none" w:sz="0" w:space="0" w:color="auto"/>
        <w:right w:val="none" w:sz="0" w:space="0" w:color="auto"/>
      </w:divBdr>
    </w:div>
    <w:div w:id="1533494461">
      <w:bodyDiv w:val="1"/>
      <w:marLeft w:val="0"/>
      <w:marRight w:val="0"/>
      <w:marTop w:val="0"/>
      <w:marBottom w:val="0"/>
      <w:divBdr>
        <w:top w:val="none" w:sz="0" w:space="0" w:color="auto"/>
        <w:left w:val="none" w:sz="0" w:space="0" w:color="auto"/>
        <w:bottom w:val="none" w:sz="0" w:space="0" w:color="auto"/>
        <w:right w:val="none" w:sz="0" w:space="0" w:color="auto"/>
      </w:divBdr>
    </w:div>
    <w:div w:id="1534222193">
      <w:bodyDiv w:val="1"/>
      <w:marLeft w:val="0"/>
      <w:marRight w:val="0"/>
      <w:marTop w:val="0"/>
      <w:marBottom w:val="0"/>
      <w:divBdr>
        <w:top w:val="none" w:sz="0" w:space="0" w:color="auto"/>
        <w:left w:val="none" w:sz="0" w:space="0" w:color="auto"/>
        <w:bottom w:val="none" w:sz="0" w:space="0" w:color="auto"/>
        <w:right w:val="none" w:sz="0" w:space="0" w:color="auto"/>
      </w:divBdr>
    </w:div>
    <w:div w:id="1534265541">
      <w:bodyDiv w:val="1"/>
      <w:marLeft w:val="0"/>
      <w:marRight w:val="0"/>
      <w:marTop w:val="0"/>
      <w:marBottom w:val="0"/>
      <w:divBdr>
        <w:top w:val="none" w:sz="0" w:space="0" w:color="auto"/>
        <w:left w:val="none" w:sz="0" w:space="0" w:color="auto"/>
        <w:bottom w:val="none" w:sz="0" w:space="0" w:color="auto"/>
        <w:right w:val="none" w:sz="0" w:space="0" w:color="auto"/>
      </w:divBdr>
    </w:div>
    <w:div w:id="1534734265">
      <w:bodyDiv w:val="1"/>
      <w:marLeft w:val="0"/>
      <w:marRight w:val="0"/>
      <w:marTop w:val="0"/>
      <w:marBottom w:val="0"/>
      <w:divBdr>
        <w:top w:val="none" w:sz="0" w:space="0" w:color="auto"/>
        <w:left w:val="none" w:sz="0" w:space="0" w:color="auto"/>
        <w:bottom w:val="none" w:sz="0" w:space="0" w:color="auto"/>
        <w:right w:val="none" w:sz="0" w:space="0" w:color="auto"/>
      </w:divBdr>
    </w:div>
    <w:div w:id="1535189734">
      <w:bodyDiv w:val="1"/>
      <w:marLeft w:val="0"/>
      <w:marRight w:val="0"/>
      <w:marTop w:val="0"/>
      <w:marBottom w:val="0"/>
      <w:divBdr>
        <w:top w:val="none" w:sz="0" w:space="0" w:color="auto"/>
        <w:left w:val="none" w:sz="0" w:space="0" w:color="auto"/>
        <w:bottom w:val="none" w:sz="0" w:space="0" w:color="auto"/>
        <w:right w:val="none" w:sz="0" w:space="0" w:color="auto"/>
      </w:divBdr>
      <w:divsChild>
        <w:div w:id="1228029068">
          <w:marLeft w:val="0"/>
          <w:marRight w:val="0"/>
          <w:marTop w:val="0"/>
          <w:marBottom w:val="0"/>
          <w:divBdr>
            <w:top w:val="none" w:sz="0" w:space="0" w:color="auto"/>
            <w:left w:val="none" w:sz="0" w:space="0" w:color="auto"/>
            <w:bottom w:val="none" w:sz="0" w:space="0" w:color="auto"/>
            <w:right w:val="none" w:sz="0" w:space="0" w:color="auto"/>
          </w:divBdr>
        </w:div>
        <w:div w:id="1835297186">
          <w:marLeft w:val="0"/>
          <w:marRight w:val="0"/>
          <w:marTop w:val="0"/>
          <w:marBottom w:val="0"/>
          <w:divBdr>
            <w:top w:val="none" w:sz="0" w:space="0" w:color="auto"/>
            <w:left w:val="none" w:sz="0" w:space="0" w:color="auto"/>
            <w:bottom w:val="none" w:sz="0" w:space="0" w:color="auto"/>
            <w:right w:val="none" w:sz="0" w:space="0" w:color="auto"/>
          </w:divBdr>
        </w:div>
        <w:div w:id="573783770">
          <w:marLeft w:val="0"/>
          <w:marRight w:val="0"/>
          <w:marTop w:val="0"/>
          <w:marBottom w:val="0"/>
          <w:divBdr>
            <w:top w:val="none" w:sz="0" w:space="0" w:color="auto"/>
            <w:left w:val="none" w:sz="0" w:space="0" w:color="auto"/>
            <w:bottom w:val="none" w:sz="0" w:space="0" w:color="auto"/>
            <w:right w:val="none" w:sz="0" w:space="0" w:color="auto"/>
          </w:divBdr>
        </w:div>
        <w:div w:id="1073627595">
          <w:marLeft w:val="0"/>
          <w:marRight w:val="0"/>
          <w:marTop w:val="0"/>
          <w:marBottom w:val="0"/>
          <w:divBdr>
            <w:top w:val="none" w:sz="0" w:space="0" w:color="auto"/>
            <w:left w:val="none" w:sz="0" w:space="0" w:color="auto"/>
            <w:bottom w:val="none" w:sz="0" w:space="0" w:color="auto"/>
            <w:right w:val="none" w:sz="0" w:space="0" w:color="auto"/>
          </w:divBdr>
        </w:div>
        <w:div w:id="918759519">
          <w:marLeft w:val="0"/>
          <w:marRight w:val="0"/>
          <w:marTop w:val="0"/>
          <w:marBottom w:val="0"/>
          <w:divBdr>
            <w:top w:val="none" w:sz="0" w:space="0" w:color="auto"/>
            <w:left w:val="none" w:sz="0" w:space="0" w:color="auto"/>
            <w:bottom w:val="none" w:sz="0" w:space="0" w:color="auto"/>
            <w:right w:val="none" w:sz="0" w:space="0" w:color="auto"/>
          </w:divBdr>
        </w:div>
        <w:div w:id="1573929927">
          <w:marLeft w:val="0"/>
          <w:marRight w:val="0"/>
          <w:marTop w:val="0"/>
          <w:marBottom w:val="0"/>
          <w:divBdr>
            <w:top w:val="none" w:sz="0" w:space="0" w:color="auto"/>
            <w:left w:val="none" w:sz="0" w:space="0" w:color="auto"/>
            <w:bottom w:val="none" w:sz="0" w:space="0" w:color="auto"/>
            <w:right w:val="none" w:sz="0" w:space="0" w:color="auto"/>
          </w:divBdr>
        </w:div>
        <w:div w:id="993337352">
          <w:marLeft w:val="0"/>
          <w:marRight w:val="0"/>
          <w:marTop w:val="0"/>
          <w:marBottom w:val="0"/>
          <w:divBdr>
            <w:top w:val="none" w:sz="0" w:space="0" w:color="auto"/>
            <w:left w:val="none" w:sz="0" w:space="0" w:color="auto"/>
            <w:bottom w:val="none" w:sz="0" w:space="0" w:color="auto"/>
            <w:right w:val="none" w:sz="0" w:space="0" w:color="auto"/>
          </w:divBdr>
        </w:div>
        <w:div w:id="1885633030">
          <w:marLeft w:val="0"/>
          <w:marRight w:val="0"/>
          <w:marTop w:val="0"/>
          <w:marBottom w:val="0"/>
          <w:divBdr>
            <w:top w:val="none" w:sz="0" w:space="0" w:color="auto"/>
            <w:left w:val="none" w:sz="0" w:space="0" w:color="auto"/>
            <w:bottom w:val="none" w:sz="0" w:space="0" w:color="auto"/>
            <w:right w:val="none" w:sz="0" w:space="0" w:color="auto"/>
          </w:divBdr>
        </w:div>
        <w:div w:id="1904214175">
          <w:marLeft w:val="0"/>
          <w:marRight w:val="0"/>
          <w:marTop w:val="0"/>
          <w:marBottom w:val="0"/>
          <w:divBdr>
            <w:top w:val="none" w:sz="0" w:space="0" w:color="auto"/>
            <w:left w:val="none" w:sz="0" w:space="0" w:color="auto"/>
            <w:bottom w:val="none" w:sz="0" w:space="0" w:color="auto"/>
            <w:right w:val="none" w:sz="0" w:space="0" w:color="auto"/>
          </w:divBdr>
        </w:div>
        <w:div w:id="1526139833">
          <w:marLeft w:val="0"/>
          <w:marRight w:val="0"/>
          <w:marTop w:val="0"/>
          <w:marBottom w:val="0"/>
          <w:divBdr>
            <w:top w:val="none" w:sz="0" w:space="0" w:color="auto"/>
            <w:left w:val="none" w:sz="0" w:space="0" w:color="auto"/>
            <w:bottom w:val="none" w:sz="0" w:space="0" w:color="auto"/>
            <w:right w:val="none" w:sz="0" w:space="0" w:color="auto"/>
          </w:divBdr>
        </w:div>
        <w:div w:id="909845863">
          <w:marLeft w:val="0"/>
          <w:marRight w:val="0"/>
          <w:marTop w:val="0"/>
          <w:marBottom w:val="0"/>
          <w:divBdr>
            <w:top w:val="none" w:sz="0" w:space="0" w:color="auto"/>
            <w:left w:val="none" w:sz="0" w:space="0" w:color="auto"/>
            <w:bottom w:val="none" w:sz="0" w:space="0" w:color="auto"/>
            <w:right w:val="none" w:sz="0" w:space="0" w:color="auto"/>
          </w:divBdr>
        </w:div>
        <w:div w:id="1857696519">
          <w:marLeft w:val="0"/>
          <w:marRight w:val="0"/>
          <w:marTop w:val="0"/>
          <w:marBottom w:val="0"/>
          <w:divBdr>
            <w:top w:val="none" w:sz="0" w:space="0" w:color="auto"/>
            <w:left w:val="none" w:sz="0" w:space="0" w:color="auto"/>
            <w:bottom w:val="none" w:sz="0" w:space="0" w:color="auto"/>
            <w:right w:val="none" w:sz="0" w:space="0" w:color="auto"/>
          </w:divBdr>
        </w:div>
        <w:div w:id="586622828">
          <w:marLeft w:val="0"/>
          <w:marRight w:val="0"/>
          <w:marTop w:val="0"/>
          <w:marBottom w:val="0"/>
          <w:divBdr>
            <w:top w:val="none" w:sz="0" w:space="0" w:color="auto"/>
            <w:left w:val="none" w:sz="0" w:space="0" w:color="auto"/>
            <w:bottom w:val="none" w:sz="0" w:space="0" w:color="auto"/>
            <w:right w:val="none" w:sz="0" w:space="0" w:color="auto"/>
          </w:divBdr>
        </w:div>
        <w:div w:id="14892908">
          <w:marLeft w:val="0"/>
          <w:marRight w:val="0"/>
          <w:marTop w:val="0"/>
          <w:marBottom w:val="0"/>
          <w:divBdr>
            <w:top w:val="none" w:sz="0" w:space="0" w:color="auto"/>
            <w:left w:val="none" w:sz="0" w:space="0" w:color="auto"/>
            <w:bottom w:val="none" w:sz="0" w:space="0" w:color="auto"/>
            <w:right w:val="none" w:sz="0" w:space="0" w:color="auto"/>
          </w:divBdr>
        </w:div>
        <w:div w:id="902106814">
          <w:marLeft w:val="0"/>
          <w:marRight w:val="0"/>
          <w:marTop w:val="0"/>
          <w:marBottom w:val="0"/>
          <w:divBdr>
            <w:top w:val="none" w:sz="0" w:space="0" w:color="auto"/>
            <w:left w:val="none" w:sz="0" w:space="0" w:color="auto"/>
            <w:bottom w:val="none" w:sz="0" w:space="0" w:color="auto"/>
            <w:right w:val="none" w:sz="0" w:space="0" w:color="auto"/>
          </w:divBdr>
        </w:div>
        <w:div w:id="555048221">
          <w:marLeft w:val="0"/>
          <w:marRight w:val="0"/>
          <w:marTop w:val="0"/>
          <w:marBottom w:val="0"/>
          <w:divBdr>
            <w:top w:val="none" w:sz="0" w:space="0" w:color="auto"/>
            <w:left w:val="none" w:sz="0" w:space="0" w:color="auto"/>
            <w:bottom w:val="none" w:sz="0" w:space="0" w:color="auto"/>
            <w:right w:val="none" w:sz="0" w:space="0" w:color="auto"/>
          </w:divBdr>
        </w:div>
        <w:div w:id="1379932963">
          <w:marLeft w:val="0"/>
          <w:marRight w:val="0"/>
          <w:marTop w:val="0"/>
          <w:marBottom w:val="0"/>
          <w:divBdr>
            <w:top w:val="none" w:sz="0" w:space="0" w:color="auto"/>
            <w:left w:val="none" w:sz="0" w:space="0" w:color="auto"/>
            <w:bottom w:val="none" w:sz="0" w:space="0" w:color="auto"/>
            <w:right w:val="none" w:sz="0" w:space="0" w:color="auto"/>
          </w:divBdr>
        </w:div>
        <w:div w:id="510492603">
          <w:marLeft w:val="0"/>
          <w:marRight w:val="0"/>
          <w:marTop w:val="0"/>
          <w:marBottom w:val="0"/>
          <w:divBdr>
            <w:top w:val="none" w:sz="0" w:space="0" w:color="auto"/>
            <w:left w:val="none" w:sz="0" w:space="0" w:color="auto"/>
            <w:bottom w:val="none" w:sz="0" w:space="0" w:color="auto"/>
            <w:right w:val="none" w:sz="0" w:space="0" w:color="auto"/>
          </w:divBdr>
        </w:div>
        <w:div w:id="1204365199">
          <w:marLeft w:val="0"/>
          <w:marRight w:val="0"/>
          <w:marTop w:val="0"/>
          <w:marBottom w:val="0"/>
          <w:divBdr>
            <w:top w:val="none" w:sz="0" w:space="0" w:color="auto"/>
            <w:left w:val="none" w:sz="0" w:space="0" w:color="auto"/>
            <w:bottom w:val="none" w:sz="0" w:space="0" w:color="auto"/>
            <w:right w:val="none" w:sz="0" w:space="0" w:color="auto"/>
          </w:divBdr>
        </w:div>
        <w:div w:id="899905616">
          <w:marLeft w:val="0"/>
          <w:marRight w:val="0"/>
          <w:marTop w:val="0"/>
          <w:marBottom w:val="0"/>
          <w:divBdr>
            <w:top w:val="none" w:sz="0" w:space="0" w:color="auto"/>
            <w:left w:val="none" w:sz="0" w:space="0" w:color="auto"/>
            <w:bottom w:val="none" w:sz="0" w:space="0" w:color="auto"/>
            <w:right w:val="none" w:sz="0" w:space="0" w:color="auto"/>
          </w:divBdr>
        </w:div>
        <w:div w:id="1083337588">
          <w:marLeft w:val="0"/>
          <w:marRight w:val="0"/>
          <w:marTop w:val="0"/>
          <w:marBottom w:val="0"/>
          <w:divBdr>
            <w:top w:val="none" w:sz="0" w:space="0" w:color="auto"/>
            <w:left w:val="none" w:sz="0" w:space="0" w:color="auto"/>
            <w:bottom w:val="none" w:sz="0" w:space="0" w:color="auto"/>
            <w:right w:val="none" w:sz="0" w:space="0" w:color="auto"/>
          </w:divBdr>
        </w:div>
        <w:div w:id="2022006904">
          <w:marLeft w:val="0"/>
          <w:marRight w:val="0"/>
          <w:marTop w:val="0"/>
          <w:marBottom w:val="0"/>
          <w:divBdr>
            <w:top w:val="none" w:sz="0" w:space="0" w:color="auto"/>
            <w:left w:val="none" w:sz="0" w:space="0" w:color="auto"/>
            <w:bottom w:val="none" w:sz="0" w:space="0" w:color="auto"/>
            <w:right w:val="none" w:sz="0" w:space="0" w:color="auto"/>
          </w:divBdr>
        </w:div>
        <w:div w:id="152840058">
          <w:marLeft w:val="0"/>
          <w:marRight w:val="0"/>
          <w:marTop w:val="0"/>
          <w:marBottom w:val="0"/>
          <w:divBdr>
            <w:top w:val="none" w:sz="0" w:space="0" w:color="auto"/>
            <w:left w:val="none" w:sz="0" w:space="0" w:color="auto"/>
            <w:bottom w:val="none" w:sz="0" w:space="0" w:color="auto"/>
            <w:right w:val="none" w:sz="0" w:space="0" w:color="auto"/>
          </w:divBdr>
        </w:div>
        <w:div w:id="161818082">
          <w:marLeft w:val="0"/>
          <w:marRight w:val="0"/>
          <w:marTop w:val="0"/>
          <w:marBottom w:val="0"/>
          <w:divBdr>
            <w:top w:val="none" w:sz="0" w:space="0" w:color="auto"/>
            <w:left w:val="none" w:sz="0" w:space="0" w:color="auto"/>
            <w:bottom w:val="none" w:sz="0" w:space="0" w:color="auto"/>
            <w:right w:val="none" w:sz="0" w:space="0" w:color="auto"/>
          </w:divBdr>
        </w:div>
        <w:div w:id="1962494919">
          <w:marLeft w:val="0"/>
          <w:marRight w:val="0"/>
          <w:marTop w:val="0"/>
          <w:marBottom w:val="0"/>
          <w:divBdr>
            <w:top w:val="none" w:sz="0" w:space="0" w:color="auto"/>
            <w:left w:val="none" w:sz="0" w:space="0" w:color="auto"/>
            <w:bottom w:val="none" w:sz="0" w:space="0" w:color="auto"/>
            <w:right w:val="none" w:sz="0" w:space="0" w:color="auto"/>
          </w:divBdr>
        </w:div>
        <w:div w:id="997685562">
          <w:marLeft w:val="0"/>
          <w:marRight w:val="0"/>
          <w:marTop w:val="0"/>
          <w:marBottom w:val="0"/>
          <w:divBdr>
            <w:top w:val="none" w:sz="0" w:space="0" w:color="auto"/>
            <w:left w:val="none" w:sz="0" w:space="0" w:color="auto"/>
            <w:bottom w:val="none" w:sz="0" w:space="0" w:color="auto"/>
            <w:right w:val="none" w:sz="0" w:space="0" w:color="auto"/>
          </w:divBdr>
        </w:div>
        <w:div w:id="1168250947">
          <w:marLeft w:val="0"/>
          <w:marRight w:val="0"/>
          <w:marTop w:val="0"/>
          <w:marBottom w:val="0"/>
          <w:divBdr>
            <w:top w:val="none" w:sz="0" w:space="0" w:color="auto"/>
            <w:left w:val="none" w:sz="0" w:space="0" w:color="auto"/>
            <w:bottom w:val="none" w:sz="0" w:space="0" w:color="auto"/>
            <w:right w:val="none" w:sz="0" w:space="0" w:color="auto"/>
          </w:divBdr>
        </w:div>
        <w:div w:id="1668286382">
          <w:marLeft w:val="0"/>
          <w:marRight w:val="0"/>
          <w:marTop w:val="0"/>
          <w:marBottom w:val="0"/>
          <w:divBdr>
            <w:top w:val="none" w:sz="0" w:space="0" w:color="auto"/>
            <w:left w:val="none" w:sz="0" w:space="0" w:color="auto"/>
            <w:bottom w:val="none" w:sz="0" w:space="0" w:color="auto"/>
            <w:right w:val="none" w:sz="0" w:space="0" w:color="auto"/>
          </w:divBdr>
        </w:div>
        <w:div w:id="719476064">
          <w:marLeft w:val="0"/>
          <w:marRight w:val="0"/>
          <w:marTop w:val="0"/>
          <w:marBottom w:val="0"/>
          <w:divBdr>
            <w:top w:val="none" w:sz="0" w:space="0" w:color="auto"/>
            <w:left w:val="none" w:sz="0" w:space="0" w:color="auto"/>
            <w:bottom w:val="none" w:sz="0" w:space="0" w:color="auto"/>
            <w:right w:val="none" w:sz="0" w:space="0" w:color="auto"/>
          </w:divBdr>
        </w:div>
        <w:div w:id="1880118952">
          <w:marLeft w:val="0"/>
          <w:marRight w:val="0"/>
          <w:marTop w:val="0"/>
          <w:marBottom w:val="0"/>
          <w:divBdr>
            <w:top w:val="none" w:sz="0" w:space="0" w:color="auto"/>
            <w:left w:val="none" w:sz="0" w:space="0" w:color="auto"/>
            <w:bottom w:val="none" w:sz="0" w:space="0" w:color="auto"/>
            <w:right w:val="none" w:sz="0" w:space="0" w:color="auto"/>
          </w:divBdr>
        </w:div>
        <w:div w:id="324745401">
          <w:marLeft w:val="0"/>
          <w:marRight w:val="0"/>
          <w:marTop w:val="0"/>
          <w:marBottom w:val="0"/>
          <w:divBdr>
            <w:top w:val="none" w:sz="0" w:space="0" w:color="auto"/>
            <w:left w:val="none" w:sz="0" w:space="0" w:color="auto"/>
            <w:bottom w:val="none" w:sz="0" w:space="0" w:color="auto"/>
            <w:right w:val="none" w:sz="0" w:space="0" w:color="auto"/>
          </w:divBdr>
        </w:div>
        <w:div w:id="612782507">
          <w:marLeft w:val="0"/>
          <w:marRight w:val="0"/>
          <w:marTop w:val="0"/>
          <w:marBottom w:val="0"/>
          <w:divBdr>
            <w:top w:val="none" w:sz="0" w:space="0" w:color="auto"/>
            <w:left w:val="none" w:sz="0" w:space="0" w:color="auto"/>
            <w:bottom w:val="none" w:sz="0" w:space="0" w:color="auto"/>
            <w:right w:val="none" w:sz="0" w:space="0" w:color="auto"/>
          </w:divBdr>
        </w:div>
        <w:div w:id="806825604">
          <w:marLeft w:val="0"/>
          <w:marRight w:val="0"/>
          <w:marTop w:val="0"/>
          <w:marBottom w:val="0"/>
          <w:divBdr>
            <w:top w:val="none" w:sz="0" w:space="0" w:color="auto"/>
            <w:left w:val="none" w:sz="0" w:space="0" w:color="auto"/>
            <w:bottom w:val="none" w:sz="0" w:space="0" w:color="auto"/>
            <w:right w:val="none" w:sz="0" w:space="0" w:color="auto"/>
          </w:divBdr>
        </w:div>
        <w:div w:id="619534607">
          <w:marLeft w:val="0"/>
          <w:marRight w:val="0"/>
          <w:marTop w:val="0"/>
          <w:marBottom w:val="0"/>
          <w:divBdr>
            <w:top w:val="none" w:sz="0" w:space="0" w:color="auto"/>
            <w:left w:val="none" w:sz="0" w:space="0" w:color="auto"/>
            <w:bottom w:val="none" w:sz="0" w:space="0" w:color="auto"/>
            <w:right w:val="none" w:sz="0" w:space="0" w:color="auto"/>
          </w:divBdr>
        </w:div>
        <w:div w:id="1066878074">
          <w:marLeft w:val="0"/>
          <w:marRight w:val="0"/>
          <w:marTop w:val="0"/>
          <w:marBottom w:val="0"/>
          <w:divBdr>
            <w:top w:val="none" w:sz="0" w:space="0" w:color="auto"/>
            <w:left w:val="none" w:sz="0" w:space="0" w:color="auto"/>
            <w:bottom w:val="none" w:sz="0" w:space="0" w:color="auto"/>
            <w:right w:val="none" w:sz="0" w:space="0" w:color="auto"/>
          </w:divBdr>
        </w:div>
        <w:div w:id="101147841">
          <w:marLeft w:val="0"/>
          <w:marRight w:val="0"/>
          <w:marTop w:val="0"/>
          <w:marBottom w:val="0"/>
          <w:divBdr>
            <w:top w:val="none" w:sz="0" w:space="0" w:color="auto"/>
            <w:left w:val="none" w:sz="0" w:space="0" w:color="auto"/>
            <w:bottom w:val="none" w:sz="0" w:space="0" w:color="auto"/>
            <w:right w:val="none" w:sz="0" w:space="0" w:color="auto"/>
          </w:divBdr>
        </w:div>
        <w:div w:id="1593779911">
          <w:marLeft w:val="0"/>
          <w:marRight w:val="0"/>
          <w:marTop w:val="0"/>
          <w:marBottom w:val="0"/>
          <w:divBdr>
            <w:top w:val="none" w:sz="0" w:space="0" w:color="auto"/>
            <w:left w:val="none" w:sz="0" w:space="0" w:color="auto"/>
            <w:bottom w:val="none" w:sz="0" w:space="0" w:color="auto"/>
            <w:right w:val="none" w:sz="0" w:space="0" w:color="auto"/>
          </w:divBdr>
        </w:div>
        <w:div w:id="862286749">
          <w:marLeft w:val="0"/>
          <w:marRight w:val="0"/>
          <w:marTop w:val="0"/>
          <w:marBottom w:val="0"/>
          <w:divBdr>
            <w:top w:val="none" w:sz="0" w:space="0" w:color="auto"/>
            <w:left w:val="none" w:sz="0" w:space="0" w:color="auto"/>
            <w:bottom w:val="none" w:sz="0" w:space="0" w:color="auto"/>
            <w:right w:val="none" w:sz="0" w:space="0" w:color="auto"/>
          </w:divBdr>
        </w:div>
        <w:div w:id="1862469538">
          <w:marLeft w:val="0"/>
          <w:marRight w:val="0"/>
          <w:marTop w:val="0"/>
          <w:marBottom w:val="0"/>
          <w:divBdr>
            <w:top w:val="none" w:sz="0" w:space="0" w:color="auto"/>
            <w:left w:val="none" w:sz="0" w:space="0" w:color="auto"/>
            <w:bottom w:val="none" w:sz="0" w:space="0" w:color="auto"/>
            <w:right w:val="none" w:sz="0" w:space="0" w:color="auto"/>
          </w:divBdr>
        </w:div>
      </w:divsChild>
    </w:div>
    <w:div w:id="1535191499">
      <w:bodyDiv w:val="1"/>
      <w:marLeft w:val="0"/>
      <w:marRight w:val="0"/>
      <w:marTop w:val="0"/>
      <w:marBottom w:val="0"/>
      <w:divBdr>
        <w:top w:val="none" w:sz="0" w:space="0" w:color="auto"/>
        <w:left w:val="none" w:sz="0" w:space="0" w:color="auto"/>
        <w:bottom w:val="none" w:sz="0" w:space="0" w:color="auto"/>
        <w:right w:val="none" w:sz="0" w:space="0" w:color="auto"/>
      </w:divBdr>
    </w:div>
    <w:div w:id="1535732002">
      <w:bodyDiv w:val="1"/>
      <w:marLeft w:val="0"/>
      <w:marRight w:val="0"/>
      <w:marTop w:val="0"/>
      <w:marBottom w:val="0"/>
      <w:divBdr>
        <w:top w:val="none" w:sz="0" w:space="0" w:color="auto"/>
        <w:left w:val="none" w:sz="0" w:space="0" w:color="auto"/>
        <w:bottom w:val="none" w:sz="0" w:space="0" w:color="auto"/>
        <w:right w:val="none" w:sz="0" w:space="0" w:color="auto"/>
      </w:divBdr>
    </w:div>
    <w:div w:id="1536233266">
      <w:bodyDiv w:val="1"/>
      <w:marLeft w:val="0"/>
      <w:marRight w:val="0"/>
      <w:marTop w:val="0"/>
      <w:marBottom w:val="0"/>
      <w:divBdr>
        <w:top w:val="none" w:sz="0" w:space="0" w:color="auto"/>
        <w:left w:val="none" w:sz="0" w:space="0" w:color="auto"/>
        <w:bottom w:val="none" w:sz="0" w:space="0" w:color="auto"/>
        <w:right w:val="none" w:sz="0" w:space="0" w:color="auto"/>
      </w:divBdr>
    </w:div>
    <w:div w:id="1536389881">
      <w:bodyDiv w:val="1"/>
      <w:marLeft w:val="0"/>
      <w:marRight w:val="0"/>
      <w:marTop w:val="0"/>
      <w:marBottom w:val="0"/>
      <w:divBdr>
        <w:top w:val="none" w:sz="0" w:space="0" w:color="auto"/>
        <w:left w:val="none" w:sz="0" w:space="0" w:color="auto"/>
        <w:bottom w:val="none" w:sz="0" w:space="0" w:color="auto"/>
        <w:right w:val="none" w:sz="0" w:space="0" w:color="auto"/>
      </w:divBdr>
    </w:div>
    <w:div w:id="1536503185">
      <w:bodyDiv w:val="1"/>
      <w:marLeft w:val="0"/>
      <w:marRight w:val="0"/>
      <w:marTop w:val="0"/>
      <w:marBottom w:val="0"/>
      <w:divBdr>
        <w:top w:val="none" w:sz="0" w:space="0" w:color="auto"/>
        <w:left w:val="none" w:sz="0" w:space="0" w:color="auto"/>
        <w:bottom w:val="none" w:sz="0" w:space="0" w:color="auto"/>
        <w:right w:val="none" w:sz="0" w:space="0" w:color="auto"/>
      </w:divBdr>
    </w:div>
    <w:div w:id="1537037686">
      <w:bodyDiv w:val="1"/>
      <w:marLeft w:val="0"/>
      <w:marRight w:val="0"/>
      <w:marTop w:val="0"/>
      <w:marBottom w:val="0"/>
      <w:divBdr>
        <w:top w:val="none" w:sz="0" w:space="0" w:color="auto"/>
        <w:left w:val="none" w:sz="0" w:space="0" w:color="auto"/>
        <w:bottom w:val="none" w:sz="0" w:space="0" w:color="auto"/>
        <w:right w:val="none" w:sz="0" w:space="0" w:color="auto"/>
      </w:divBdr>
    </w:div>
    <w:div w:id="1537348031">
      <w:bodyDiv w:val="1"/>
      <w:marLeft w:val="0"/>
      <w:marRight w:val="0"/>
      <w:marTop w:val="0"/>
      <w:marBottom w:val="0"/>
      <w:divBdr>
        <w:top w:val="none" w:sz="0" w:space="0" w:color="auto"/>
        <w:left w:val="none" w:sz="0" w:space="0" w:color="auto"/>
        <w:bottom w:val="none" w:sz="0" w:space="0" w:color="auto"/>
        <w:right w:val="none" w:sz="0" w:space="0" w:color="auto"/>
      </w:divBdr>
    </w:div>
    <w:div w:id="1537354850">
      <w:bodyDiv w:val="1"/>
      <w:marLeft w:val="0"/>
      <w:marRight w:val="0"/>
      <w:marTop w:val="0"/>
      <w:marBottom w:val="0"/>
      <w:divBdr>
        <w:top w:val="none" w:sz="0" w:space="0" w:color="auto"/>
        <w:left w:val="none" w:sz="0" w:space="0" w:color="auto"/>
        <w:bottom w:val="none" w:sz="0" w:space="0" w:color="auto"/>
        <w:right w:val="none" w:sz="0" w:space="0" w:color="auto"/>
      </w:divBdr>
    </w:div>
    <w:div w:id="1537621207">
      <w:bodyDiv w:val="1"/>
      <w:marLeft w:val="0"/>
      <w:marRight w:val="0"/>
      <w:marTop w:val="0"/>
      <w:marBottom w:val="0"/>
      <w:divBdr>
        <w:top w:val="none" w:sz="0" w:space="0" w:color="auto"/>
        <w:left w:val="none" w:sz="0" w:space="0" w:color="auto"/>
        <w:bottom w:val="none" w:sz="0" w:space="0" w:color="auto"/>
        <w:right w:val="none" w:sz="0" w:space="0" w:color="auto"/>
      </w:divBdr>
    </w:div>
    <w:div w:id="1537817657">
      <w:bodyDiv w:val="1"/>
      <w:marLeft w:val="0"/>
      <w:marRight w:val="0"/>
      <w:marTop w:val="0"/>
      <w:marBottom w:val="0"/>
      <w:divBdr>
        <w:top w:val="none" w:sz="0" w:space="0" w:color="auto"/>
        <w:left w:val="none" w:sz="0" w:space="0" w:color="auto"/>
        <w:bottom w:val="none" w:sz="0" w:space="0" w:color="auto"/>
        <w:right w:val="none" w:sz="0" w:space="0" w:color="auto"/>
      </w:divBdr>
    </w:div>
    <w:div w:id="1538738285">
      <w:bodyDiv w:val="1"/>
      <w:marLeft w:val="0"/>
      <w:marRight w:val="0"/>
      <w:marTop w:val="0"/>
      <w:marBottom w:val="0"/>
      <w:divBdr>
        <w:top w:val="none" w:sz="0" w:space="0" w:color="auto"/>
        <w:left w:val="none" w:sz="0" w:space="0" w:color="auto"/>
        <w:bottom w:val="none" w:sz="0" w:space="0" w:color="auto"/>
        <w:right w:val="none" w:sz="0" w:space="0" w:color="auto"/>
      </w:divBdr>
    </w:div>
    <w:div w:id="1538929927">
      <w:bodyDiv w:val="1"/>
      <w:marLeft w:val="0"/>
      <w:marRight w:val="0"/>
      <w:marTop w:val="0"/>
      <w:marBottom w:val="0"/>
      <w:divBdr>
        <w:top w:val="none" w:sz="0" w:space="0" w:color="auto"/>
        <w:left w:val="none" w:sz="0" w:space="0" w:color="auto"/>
        <w:bottom w:val="none" w:sz="0" w:space="0" w:color="auto"/>
        <w:right w:val="none" w:sz="0" w:space="0" w:color="auto"/>
      </w:divBdr>
      <w:divsChild>
        <w:div w:id="987897768">
          <w:marLeft w:val="640"/>
          <w:marRight w:val="0"/>
          <w:marTop w:val="0"/>
          <w:marBottom w:val="0"/>
          <w:divBdr>
            <w:top w:val="none" w:sz="0" w:space="0" w:color="auto"/>
            <w:left w:val="none" w:sz="0" w:space="0" w:color="auto"/>
            <w:bottom w:val="none" w:sz="0" w:space="0" w:color="auto"/>
            <w:right w:val="none" w:sz="0" w:space="0" w:color="auto"/>
          </w:divBdr>
        </w:div>
        <w:div w:id="2061780622">
          <w:marLeft w:val="640"/>
          <w:marRight w:val="0"/>
          <w:marTop w:val="0"/>
          <w:marBottom w:val="0"/>
          <w:divBdr>
            <w:top w:val="none" w:sz="0" w:space="0" w:color="auto"/>
            <w:left w:val="none" w:sz="0" w:space="0" w:color="auto"/>
            <w:bottom w:val="none" w:sz="0" w:space="0" w:color="auto"/>
            <w:right w:val="none" w:sz="0" w:space="0" w:color="auto"/>
          </w:divBdr>
        </w:div>
        <w:div w:id="1683239674">
          <w:marLeft w:val="640"/>
          <w:marRight w:val="0"/>
          <w:marTop w:val="0"/>
          <w:marBottom w:val="0"/>
          <w:divBdr>
            <w:top w:val="none" w:sz="0" w:space="0" w:color="auto"/>
            <w:left w:val="none" w:sz="0" w:space="0" w:color="auto"/>
            <w:bottom w:val="none" w:sz="0" w:space="0" w:color="auto"/>
            <w:right w:val="none" w:sz="0" w:space="0" w:color="auto"/>
          </w:divBdr>
        </w:div>
        <w:div w:id="1215123794">
          <w:marLeft w:val="640"/>
          <w:marRight w:val="0"/>
          <w:marTop w:val="0"/>
          <w:marBottom w:val="0"/>
          <w:divBdr>
            <w:top w:val="none" w:sz="0" w:space="0" w:color="auto"/>
            <w:left w:val="none" w:sz="0" w:space="0" w:color="auto"/>
            <w:bottom w:val="none" w:sz="0" w:space="0" w:color="auto"/>
            <w:right w:val="none" w:sz="0" w:space="0" w:color="auto"/>
          </w:divBdr>
        </w:div>
        <w:div w:id="1349984087">
          <w:marLeft w:val="640"/>
          <w:marRight w:val="0"/>
          <w:marTop w:val="0"/>
          <w:marBottom w:val="0"/>
          <w:divBdr>
            <w:top w:val="none" w:sz="0" w:space="0" w:color="auto"/>
            <w:left w:val="none" w:sz="0" w:space="0" w:color="auto"/>
            <w:bottom w:val="none" w:sz="0" w:space="0" w:color="auto"/>
            <w:right w:val="none" w:sz="0" w:space="0" w:color="auto"/>
          </w:divBdr>
        </w:div>
        <w:div w:id="1588344732">
          <w:marLeft w:val="640"/>
          <w:marRight w:val="0"/>
          <w:marTop w:val="0"/>
          <w:marBottom w:val="0"/>
          <w:divBdr>
            <w:top w:val="none" w:sz="0" w:space="0" w:color="auto"/>
            <w:left w:val="none" w:sz="0" w:space="0" w:color="auto"/>
            <w:bottom w:val="none" w:sz="0" w:space="0" w:color="auto"/>
            <w:right w:val="none" w:sz="0" w:space="0" w:color="auto"/>
          </w:divBdr>
        </w:div>
        <w:div w:id="1984845501">
          <w:marLeft w:val="640"/>
          <w:marRight w:val="0"/>
          <w:marTop w:val="0"/>
          <w:marBottom w:val="0"/>
          <w:divBdr>
            <w:top w:val="none" w:sz="0" w:space="0" w:color="auto"/>
            <w:left w:val="none" w:sz="0" w:space="0" w:color="auto"/>
            <w:bottom w:val="none" w:sz="0" w:space="0" w:color="auto"/>
            <w:right w:val="none" w:sz="0" w:space="0" w:color="auto"/>
          </w:divBdr>
        </w:div>
        <w:div w:id="575012913">
          <w:marLeft w:val="640"/>
          <w:marRight w:val="0"/>
          <w:marTop w:val="0"/>
          <w:marBottom w:val="0"/>
          <w:divBdr>
            <w:top w:val="none" w:sz="0" w:space="0" w:color="auto"/>
            <w:left w:val="none" w:sz="0" w:space="0" w:color="auto"/>
            <w:bottom w:val="none" w:sz="0" w:space="0" w:color="auto"/>
            <w:right w:val="none" w:sz="0" w:space="0" w:color="auto"/>
          </w:divBdr>
        </w:div>
        <w:div w:id="1927298182">
          <w:marLeft w:val="640"/>
          <w:marRight w:val="0"/>
          <w:marTop w:val="0"/>
          <w:marBottom w:val="0"/>
          <w:divBdr>
            <w:top w:val="none" w:sz="0" w:space="0" w:color="auto"/>
            <w:left w:val="none" w:sz="0" w:space="0" w:color="auto"/>
            <w:bottom w:val="none" w:sz="0" w:space="0" w:color="auto"/>
            <w:right w:val="none" w:sz="0" w:space="0" w:color="auto"/>
          </w:divBdr>
        </w:div>
        <w:div w:id="116803888">
          <w:marLeft w:val="640"/>
          <w:marRight w:val="0"/>
          <w:marTop w:val="0"/>
          <w:marBottom w:val="0"/>
          <w:divBdr>
            <w:top w:val="none" w:sz="0" w:space="0" w:color="auto"/>
            <w:left w:val="none" w:sz="0" w:space="0" w:color="auto"/>
            <w:bottom w:val="none" w:sz="0" w:space="0" w:color="auto"/>
            <w:right w:val="none" w:sz="0" w:space="0" w:color="auto"/>
          </w:divBdr>
        </w:div>
        <w:div w:id="1567912184">
          <w:marLeft w:val="640"/>
          <w:marRight w:val="0"/>
          <w:marTop w:val="0"/>
          <w:marBottom w:val="0"/>
          <w:divBdr>
            <w:top w:val="none" w:sz="0" w:space="0" w:color="auto"/>
            <w:left w:val="none" w:sz="0" w:space="0" w:color="auto"/>
            <w:bottom w:val="none" w:sz="0" w:space="0" w:color="auto"/>
            <w:right w:val="none" w:sz="0" w:space="0" w:color="auto"/>
          </w:divBdr>
        </w:div>
        <w:div w:id="2103378796">
          <w:marLeft w:val="640"/>
          <w:marRight w:val="0"/>
          <w:marTop w:val="0"/>
          <w:marBottom w:val="0"/>
          <w:divBdr>
            <w:top w:val="none" w:sz="0" w:space="0" w:color="auto"/>
            <w:left w:val="none" w:sz="0" w:space="0" w:color="auto"/>
            <w:bottom w:val="none" w:sz="0" w:space="0" w:color="auto"/>
            <w:right w:val="none" w:sz="0" w:space="0" w:color="auto"/>
          </w:divBdr>
        </w:div>
        <w:div w:id="1412661157">
          <w:marLeft w:val="640"/>
          <w:marRight w:val="0"/>
          <w:marTop w:val="0"/>
          <w:marBottom w:val="0"/>
          <w:divBdr>
            <w:top w:val="none" w:sz="0" w:space="0" w:color="auto"/>
            <w:left w:val="none" w:sz="0" w:space="0" w:color="auto"/>
            <w:bottom w:val="none" w:sz="0" w:space="0" w:color="auto"/>
            <w:right w:val="none" w:sz="0" w:space="0" w:color="auto"/>
          </w:divBdr>
        </w:div>
        <w:div w:id="505753263">
          <w:marLeft w:val="640"/>
          <w:marRight w:val="0"/>
          <w:marTop w:val="0"/>
          <w:marBottom w:val="0"/>
          <w:divBdr>
            <w:top w:val="none" w:sz="0" w:space="0" w:color="auto"/>
            <w:left w:val="none" w:sz="0" w:space="0" w:color="auto"/>
            <w:bottom w:val="none" w:sz="0" w:space="0" w:color="auto"/>
            <w:right w:val="none" w:sz="0" w:space="0" w:color="auto"/>
          </w:divBdr>
        </w:div>
        <w:div w:id="196696583">
          <w:marLeft w:val="640"/>
          <w:marRight w:val="0"/>
          <w:marTop w:val="0"/>
          <w:marBottom w:val="0"/>
          <w:divBdr>
            <w:top w:val="none" w:sz="0" w:space="0" w:color="auto"/>
            <w:left w:val="none" w:sz="0" w:space="0" w:color="auto"/>
            <w:bottom w:val="none" w:sz="0" w:space="0" w:color="auto"/>
            <w:right w:val="none" w:sz="0" w:space="0" w:color="auto"/>
          </w:divBdr>
        </w:div>
        <w:div w:id="1618024039">
          <w:marLeft w:val="640"/>
          <w:marRight w:val="0"/>
          <w:marTop w:val="0"/>
          <w:marBottom w:val="0"/>
          <w:divBdr>
            <w:top w:val="none" w:sz="0" w:space="0" w:color="auto"/>
            <w:left w:val="none" w:sz="0" w:space="0" w:color="auto"/>
            <w:bottom w:val="none" w:sz="0" w:space="0" w:color="auto"/>
            <w:right w:val="none" w:sz="0" w:space="0" w:color="auto"/>
          </w:divBdr>
        </w:div>
        <w:div w:id="2015958194">
          <w:marLeft w:val="640"/>
          <w:marRight w:val="0"/>
          <w:marTop w:val="0"/>
          <w:marBottom w:val="0"/>
          <w:divBdr>
            <w:top w:val="none" w:sz="0" w:space="0" w:color="auto"/>
            <w:left w:val="none" w:sz="0" w:space="0" w:color="auto"/>
            <w:bottom w:val="none" w:sz="0" w:space="0" w:color="auto"/>
            <w:right w:val="none" w:sz="0" w:space="0" w:color="auto"/>
          </w:divBdr>
        </w:div>
        <w:div w:id="1883906537">
          <w:marLeft w:val="640"/>
          <w:marRight w:val="0"/>
          <w:marTop w:val="0"/>
          <w:marBottom w:val="0"/>
          <w:divBdr>
            <w:top w:val="none" w:sz="0" w:space="0" w:color="auto"/>
            <w:left w:val="none" w:sz="0" w:space="0" w:color="auto"/>
            <w:bottom w:val="none" w:sz="0" w:space="0" w:color="auto"/>
            <w:right w:val="none" w:sz="0" w:space="0" w:color="auto"/>
          </w:divBdr>
        </w:div>
        <w:div w:id="11500064">
          <w:marLeft w:val="640"/>
          <w:marRight w:val="0"/>
          <w:marTop w:val="0"/>
          <w:marBottom w:val="0"/>
          <w:divBdr>
            <w:top w:val="none" w:sz="0" w:space="0" w:color="auto"/>
            <w:left w:val="none" w:sz="0" w:space="0" w:color="auto"/>
            <w:bottom w:val="none" w:sz="0" w:space="0" w:color="auto"/>
            <w:right w:val="none" w:sz="0" w:space="0" w:color="auto"/>
          </w:divBdr>
        </w:div>
        <w:div w:id="1152478716">
          <w:marLeft w:val="640"/>
          <w:marRight w:val="0"/>
          <w:marTop w:val="0"/>
          <w:marBottom w:val="0"/>
          <w:divBdr>
            <w:top w:val="none" w:sz="0" w:space="0" w:color="auto"/>
            <w:left w:val="none" w:sz="0" w:space="0" w:color="auto"/>
            <w:bottom w:val="none" w:sz="0" w:space="0" w:color="auto"/>
            <w:right w:val="none" w:sz="0" w:space="0" w:color="auto"/>
          </w:divBdr>
        </w:div>
        <w:div w:id="269824671">
          <w:marLeft w:val="640"/>
          <w:marRight w:val="0"/>
          <w:marTop w:val="0"/>
          <w:marBottom w:val="0"/>
          <w:divBdr>
            <w:top w:val="none" w:sz="0" w:space="0" w:color="auto"/>
            <w:left w:val="none" w:sz="0" w:space="0" w:color="auto"/>
            <w:bottom w:val="none" w:sz="0" w:space="0" w:color="auto"/>
            <w:right w:val="none" w:sz="0" w:space="0" w:color="auto"/>
          </w:divBdr>
        </w:div>
        <w:div w:id="205652366">
          <w:marLeft w:val="640"/>
          <w:marRight w:val="0"/>
          <w:marTop w:val="0"/>
          <w:marBottom w:val="0"/>
          <w:divBdr>
            <w:top w:val="none" w:sz="0" w:space="0" w:color="auto"/>
            <w:left w:val="none" w:sz="0" w:space="0" w:color="auto"/>
            <w:bottom w:val="none" w:sz="0" w:space="0" w:color="auto"/>
            <w:right w:val="none" w:sz="0" w:space="0" w:color="auto"/>
          </w:divBdr>
        </w:div>
        <w:div w:id="973294402">
          <w:marLeft w:val="640"/>
          <w:marRight w:val="0"/>
          <w:marTop w:val="0"/>
          <w:marBottom w:val="0"/>
          <w:divBdr>
            <w:top w:val="none" w:sz="0" w:space="0" w:color="auto"/>
            <w:left w:val="none" w:sz="0" w:space="0" w:color="auto"/>
            <w:bottom w:val="none" w:sz="0" w:space="0" w:color="auto"/>
            <w:right w:val="none" w:sz="0" w:space="0" w:color="auto"/>
          </w:divBdr>
        </w:div>
        <w:div w:id="1350327920">
          <w:marLeft w:val="640"/>
          <w:marRight w:val="0"/>
          <w:marTop w:val="0"/>
          <w:marBottom w:val="0"/>
          <w:divBdr>
            <w:top w:val="none" w:sz="0" w:space="0" w:color="auto"/>
            <w:left w:val="none" w:sz="0" w:space="0" w:color="auto"/>
            <w:bottom w:val="none" w:sz="0" w:space="0" w:color="auto"/>
            <w:right w:val="none" w:sz="0" w:space="0" w:color="auto"/>
          </w:divBdr>
        </w:div>
        <w:div w:id="111902477">
          <w:marLeft w:val="640"/>
          <w:marRight w:val="0"/>
          <w:marTop w:val="0"/>
          <w:marBottom w:val="0"/>
          <w:divBdr>
            <w:top w:val="none" w:sz="0" w:space="0" w:color="auto"/>
            <w:left w:val="none" w:sz="0" w:space="0" w:color="auto"/>
            <w:bottom w:val="none" w:sz="0" w:space="0" w:color="auto"/>
            <w:right w:val="none" w:sz="0" w:space="0" w:color="auto"/>
          </w:divBdr>
        </w:div>
        <w:div w:id="825242411">
          <w:marLeft w:val="640"/>
          <w:marRight w:val="0"/>
          <w:marTop w:val="0"/>
          <w:marBottom w:val="0"/>
          <w:divBdr>
            <w:top w:val="none" w:sz="0" w:space="0" w:color="auto"/>
            <w:left w:val="none" w:sz="0" w:space="0" w:color="auto"/>
            <w:bottom w:val="none" w:sz="0" w:space="0" w:color="auto"/>
            <w:right w:val="none" w:sz="0" w:space="0" w:color="auto"/>
          </w:divBdr>
        </w:div>
        <w:div w:id="331495336">
          <w:marLeft w:val="640"/>
          <w:marRight w:val="0"/>
          <w:marTop w:val="0"/>
          <w:marBottom w:val="0"/>
          <w:divBdr>
            <w:top w:val="none" w:sz="0" w:space="0" w:color="auto"/>
            <w:left w:val="none" w:sz="0" w:space="0" w:color="auto"/>
            <w:bottom w:val="none" w:sz="0" w:space="0" w:color="auto"/>
            <w:right w:val="none" w:sz="0" w:space="0" w:color="auto"/>
          </w:divBdr>
        </w:div>
        <w:div w:id="923031298">
          <w:marLeft w:val="640"/>
          <w:marRight w:val="0"/>
          <w:marTop w:val="0"/>
          <w:marBottom w:val="0"/>
          <w:divBdr>
            <w:top w:val="none" w:sz="0" w:space="0" w:color="auto"/>
            <w:left w:val="none" w:sz="0" w:space="0" w:color="auto"/>
            <w:bottom w:val="none" w:sz="0" w:space="0" w:color="auto"/>
            <w:right w:val="none" w:sz="0" w:space="0" w:color="auto"/>
          </w:divBdr>
        </w:div>
        <w:div w:id="2071805206">
          <w:marLeft w:val="640"/>
          <w:marRight w:val="0"/>
          <w:marTop w:val="0"/>
          <w:marBottom w:val="0"/>
          <w:divBdr>
            <w:top w:val="none" w:sz="0" w:space="0" w:color="auto"/>
            <w:left w:val="none" w:sz="0" w:space="0" w:color="auto"/>
            <w:bottom w:val="none" w:sz="0" w:space="0" w:color="auto"/>
            <w:right w:val="none" w:sz="0" w:space="0" w:color="auto"/>
          </w:divBdr>
        </w:div>
        <w:div w:id="232129553">
          <w:marLeft w:val="640"/>
          <w:marRight w:val="0"/>
          <w:marTop w:val="0"/>
          <w:marBottom w:val="0"/>
          <w:divBdr>
            <w:top w:val="none" w:sz="0" w:space="0" w:color="auto"/>
            <w:left w:val="none" w:sz="0" w:space="0" w:color="auto"/>
            <w:bottom w:val="none" w:sz="0" w:space="0" w:color="auto"/>
            <w:right w:val="none" w:sz="0" w:space="0" w:color="auto"/>
          </w:divBdr>
        </w:div>
        <w:div w:id="2081756808">
          <w:marLeft w:val="640"/>
          <w:marRight w:val="0"/>
          <w:marTop w:val="0"/>
          <w:marBottom w:val="0"/>
          <w:divBdr>
            <w:top w:val="none" w:sz="0" w:space="0" w:color="auto"/>
            <w:left w:val="none" w:sz="0" w:space="0" w:color="auto"/>
            <w:bottom w:val="none" w:sz="0" w:space="0" w:color="auto"/>
            <w:right w:val="none" w:sz="0" w:space="0" w:color="auto"/>
          </w:divBdr>
        </w:div>
        <w:div w:id="4064428">
          <w:marLeft w:val="640"/>
          <w:marRight w:val="0"/>
          <w:marTop w:val="0"/>
          <w:marBottom w:val="0"/>
          <w:divBdr>
            <w:top w:val="none" w:sz="0" w:space="0" w:color="auto"/>
            <w:left w:val="none" w:sz="0" w:space="0" w:color="auto"/>
            <w:bottom w:val="none" w:sz="0" w:space="0" w:color="auto"/>
            <w:right w:val="none" w:sz="0" w:space="0" w:color="auto"/>
          </w:divBdr>
        </w:div>
        <w:div w:id="1444425155">
          <w:marLeft w:val="640"/>
          <w:marRight w:val="0"/>
          <w:marTop w:val="0"/>
          <w:marBottom w:val="0"/>
          <w:divBdr>
            <w:top w:val="none" w:sz="0" w:space="0" w:color="auto"/>
            <w:left w:val="none" w:sz="0" w:space="0" w:color="auto"/>
            <w:bottom w:val="none" w:sz="0" w:space="0" w:color="auto"/>
            <w:right w:val="none" w:sz="0" w:space="0" w:color="auto"/>
          </w:divBdr>
        </w:div>
        <w:div w:id="690452013">
          <w:marLeft w:val="640"/>
          <w:marRight w:val="0"/>
          <w:marTop w:val="0"/>
          <w:marBottom w:val="0"/>
          <w:divBdr>
            <w:top w:val="none" w:sz="0" w:space="0" w:color="auto"/>
            <w:left w:val="none" w:sz="0" w:space="0" w:color="auto"/>
            <w:bottom w:val="none" w:sz="0" w:space="0" w:color="auto"/>
            <w:right w:val="none" w:sz="0" w:space="0" w:color="auto"/>
          </w:divBdr>
        </w:div>
        <w:div w:id="1358971806">
          <w:marLeft w:val="640"/>
          <w:marRight w:val="0"/>
          <w:marTop w:val="0"/>
          <w:marBottom w:val="0"/>
          <w:divBdr>
            <w:top w:val="none" w:sz="0" w:space="0" w:color="auto"/>
            <w:left w:val="none" w:sz="0" w:space="0" w:color="auto"/>
            <w:bottom w:val="none" w:sz="0" w:space="0" w:color="auto"/>
            <w:right w:val="none" w:sz="0" w:space="0" w:color="auto"/>
          </w:divBdr>
        </w:div>
        <w:div w:id="614218986">
          <w:marLeft w:val="640"/>
          <w:marRight w:val="0"/>
          <w:marTop w:val="0"/>
          <w:marBottom w:val="0"/>
          <w:divBdr>
            <w:top w:val="none" w:sz="0" w:space="0" w:color="auto"/>
            <w:left w:val="none" w:sz="0" w:space="0" w:color="auto"/>
            <w:bottom w:val="none" w:sz="0" w:space="0" w:color="auto"/>
            <w:right w:val="none" w:sz="0" w:space="0" w:color="auto"/>
          </w:divBdr>
        </w:div>
        <w:div w:id="1798526039">
          <w:marLeft w:val="640"/>
          <w:marRight w:val="0"/>
          <w:marTop w:val="0"/>
          <w:marBottom w:val="0"/>
          <w:divBdr>
            <w:top w:val="none" w:sz="0" w:space="0" w:color="auto"/>
            <w:left w:val="none" w:sz="0" w:space="0" w:color="auto"/>
            <w:bottom w:val="none" w:sz="0" w:space="0" w:color="auto"/>
            <w:right w:val="none" w:sz="0" w:space="0" w:color="auto"/>
          </w:divBdr>
        </w:div>
        <w:div w:id="711461935">
          <w:marLeft w:val="640"/>
          <w:marRight w:val="0"/>
          <w:marTop w:val="0"/>
          <w:marBottom w:val="0"/>
          <w:divBdr>
            <w:top w:val="none" w:sz="0" w:space="0" w:color="auto"/>
            <w:left w:val="none" w:sz="0" w:space="0" w:color="auto"/>
            <w:bottom w:val="none" w:sz="0" w:space="0" w:color="auto"/>
            <w:right w:val="none" w:sz="0" w:space="0" w:color="auto"/>
          </w:divBdr>
        </w:div>
        <w:div w:id="2006976957">
          <w:marLeft w:val="640"/>
          <w:marRight w:val="0"/>
          <w:marTop w:val="0"/>
          <w:marBottom w:val="0"/>
          <w:divBdr>
            <w:top w:val="none" w:sz="0" w:space="0" w:color="auto"/>
            <w:left w:val="none" w:sz="0" w:space="0" w:color="auto"/>
            <w:bottom w:val="none" w:sz="0" w:space="0" w:color="auto"/>
            <w:right w:val="none" w:sz="0" w:space="0" w:color="auto"/>
          </w:divBdr>
        </w:div>
        <w:div w:id="688946940">
          <w:marLeft w:val="640"/>
          <w:marRight w:val="0"/>
          <w:marTop w:val="0"/>
          <w:marBottom w:val="0"/>
          <w:divBdr>
            <w:top w:val="none" w:sz="0" w:space="0" w:color="auto"/>
            <w:left w:val="none" w:sz="0" w:space="0" w:color="auto"/>
            <w:bottom w:val="none" w:sz="0" w:space="0" w:color="auto"/>
            <w:right w:val="none" w:sz="0" w:space="0" w:color="auto"/>
          </w:divBdr>
        </w:div>
        <w:div w:id="1058672732">
          <w:marLeft w:val="640"/>
          <w:marRight w:val="0"/>
          <w:marTop w:val="0"/>
          <w:marBottom w:val="0"/>
          <w:divBdr>
            <w:top w:val="none" w:sz="0" w:space="0" w:color="auto"/>
            <w:left w:val="none" w:sz="0" w:space="0" w:color="auto"/>
            <w:bottom w:val="none" w:sz="0" w:space="0" w:color="auto"/>
            <w:right w:val="none" w:sz="0" w:space="0" w:color="auto"/>
          </w:divBdr>
        </w:div>
        <w:div w:id="537011118">
          <w:marLeft w:val="640"/>
          <w:marRight w:val="0"/>
          <w:marTop w:val="0"/>
          <w:marBottom w:val="0"/>
          <w:divBdr>
            <w:top w:val="none" w:sz="0" w:space="0" w:color="auto"/>
            <w:left w:val="none" w:sz="0" w:space="0" w:color="auto"/>
            <w:bottom w:val="none" w:sz="0" w:space="0" w:color="auto"/>
            <w:right w:val="none" w:sz="0" w:space="0" w:color="auto"/>
          </w:divBdr>
        </w:div>
        <w:div w:id="1519928948">
          <w:marLeft w:val="640"/>
          <w:marRight w:val="0"/>
          <w:marTop w:val="0"/>
          <w:marBottom w:val="0"/>
          <w:divBdr>
            <w:top w:val="none" w:sz="0" w:space="0" w:color="auto"/>
            <w:left w:val="none" w:sz="0" w:space="0" w:color="auto"/>
            <w:bottom w:val="none" w:sz="0" w:space="0" w:color="auto"/>
            <w:right w:val="none" w:sz="0" w:space="0" w:color="auto"/>
          </w:divBdr>
        </w:div>
        <w:div w:id="1588074223">
          <w:marLeft w:val="640"/>
          <w:marRight w:val="0"/>
          <w:marTop w:val="0"/>
          <w:marBottom w:val="0"/>
          <w:divBdr>
            <w:top w:val="none" w:sz="0" w:space="0" w:color="auto"/>
            <w:left w:val="none" w:sz="0" w:space="0" w:color="auto"/>
            <w:bottom w:val="none" w:sz="0" w:space="0" w:color="auto"/>
            <w:right w:val="none" w:sz="0" w:space="0" w:color="auto"/>
          </w:divBdr>
        </w:div>
        <w:div w:id="1691905864">
          <w:marLeft w:val="640"/>
          <w:marRight w:val="0"/>
          <w:marTop w:val="0"/>
          <w:marBottom w:val="0"/>
          <w:divBdr>
            <w:top w:val="none" w:sz="0" w:space="0" w:color="auto"/>
            <w:left w:val="none" w:sz="0" w:space="0" w:color="auto"/>
            <w:bottom w:val="none" w:sz="0" w:space="0" w:color="auto"/>
            <w:right w:val="none" w:sz="0" w:space="0" w:color="auto"/>
          </w:divBdr>
        </w:div>
        <w:div w:id="1136600872">
          <w:marLeft w:val="640"/>
          <w:marRight w:val="0"/>
          <w:marTop w:val="0"/>
          <w:marBottom w:val="0"/>
          <w:divBdr>
            <w:top w:val="none" w:sz="0" w:space="0" w:color="auto"/>
            <w:left w:val="none" w:sz="0" w:space="0" w:color="auto"/>
            <w:bottom w:val="none" w:sz="0" w:space="0" w:color="auto"/>
            <w:right w:val="none" w:sz="0" w:space="0" w:color="auto"/>
          </w:divBdr>
        </w:div>
        <w:div w:id="1099450395">
          <w:marLeft w:val="640"/>
          <w:marRight w:val="0"/>
          <w:marTop w:val="0"/>
          <w:marBottom w:val="0"/>
          <w:divBdr>
            <w:top w:val="none" w:sz="0" w:space="0" w:color="auto"/>
            <w:left w:val="none" w:sz="0" w:space="0" w:color="auto"/>
            <w:bottom w:val="none" w:sz="0" w:space="0" w:color="auto"/>
            <w:right w:val="none" w:sz="0" w:space="0" w:color="auto"/>
          </w:divBdr>
        </w:div>
        <w:div w:id="1414011498">
          <w:marLeft w:val="640"/>
          <w:marRight w:val="0"/>
          <w:marTop w:val="0"/>
          <w:marBottom w:val="0"/>
          <w:divBdr>
            <w:top w:val="none" w:sz="0" w:space="0" w:color="auto"/>
            <w:left w:val="none" w:sz="0" w:space="0" w:color="auto"/>
            <w:bottom w:val="none" w:sz="0" w:space="0" w:color="auto"/>
            <w:right w:val="none" w:sz="0" w:space="0" w:color="auto"/>
          </w:divBdr>
        </w:div>
        <w:div w:id="1931084929">
          <w:marLeft w:val="640"/>
          <w:marRight w:val="0"/>
          <w:marTop w:val="0"/>
          <w:marBottom w:val="0"/>
          <w:divBdr>
            <w:top w:val="none" w:sz="0" w:space="0" w:color="auto"/>
            <w:left w:val="none" w:sz="0" w:space="0" w:color="auto"/>
            <w:bottom w:val="none" w:sz="0" w:space="0" w:color="auto"/>
            <w:right w:val="none" w:sz="0" w:space="0" w:color="auto"/>
          </w:divBdr>
        </w:div>
        <w:div w:id="1364360248">
          <w:marLeft w:val="640"/>
          <w:marRight w:val="0"/>
          <w:marTop w:val="0"/>
          <w:marBottom w:val="0"/>
          <w:divBdr>
            <w:top w:val="none" w:sz="0" w:space="0" w:color="auto"/>
            <w:left w:val="none" w:sz="0" w:space="0" w:color="auto"/>
            <w:bottom w:val="none" w:sz="0" w:space="0" w:color="auto"/>
            <w:right w:val="none" w:sz="0" w:space="0" w:color="auto"/>
          </w:divBdr>
        </w:div>
        <w:div w:id="315956504">
          <w:marLeft w:val="640"/>
          <w:marRight w:val="0"/>
          <w:marTop w:val="0"/>
          <w:marBottom w:val="0"/>
          <w:divBdr>
            <w:top w:val="none" w:sz="0" w:space="0" w:color="auto"/>
            <w:left w:val="none" w:sz="0" w:space="0" w:color="auto"/>
            <w:bottom w:val="none" w:sz="0" w:space="0" w:color="auto"/>
            <w:right w:val="none" w:sz="0" w:space="0" w:color="auto"/>
          </w:divBdr>
        </w:div>
        <w:div w:id="535780911">
          <w:marLeft w:val="640"/>
          <w:marRight w:val="0"/>
          <w:marTop w:val="0"/>
          <w:marBottom w:val="0"/>
          <w:divBdr>
            <w:top w:val="none" w:sz="0" w:space="0" w:color="auto"/>
            <w:left w:val="none" w:sz="0" w:space="0" w:color="auto"/>
            <w:bottom w:val="none" w:sz="0" w:space="0" w:color="auto"/>
            <w:right w:val="none" w:sz="0" w:space="0" w:color="auto"/>
          </w:divBdr>
        </w:div>
      </w:divsChild>
    </w:div>
    <w:div w:id="1539777486">
      <w:bodyDiv w:val="1"/>
      <w:marLeft w:val="0"/>
      <w:marRight w:val="0"/>
      <w:marTop w:val="0"/>
      <w:marBottom w:val="0"/>
      <w:divBdr>
        <w:top w:val="none" w:sz="0" w:space="0" w:color="auto"/>
        <w:left w:val="none" w:sz="0" w:space="0" w:color="auto"/>
        <w:bottom w:val="none" w:sz="0" w:space="0" w:color="auto"/>
        <w:right w:val="none" w:sz="0" w:space="0" w:color="auto"/>
      </w:divBdr>
    </w:div>
    <w:div w:id="1539969132">
      <w:bodyDiv w:val="1"/>
      <w:marLeft w:val="0"/>
      <w:marRight w:val="0"/>
      <w:marTop w:val="0"/>
      <w:marBottom w:val="0"/>
      <w:divBdr>
        <w:top w:val="none" w:sz="0" w:space="0" w:color="auto"/>
        <w:left w:val="none" w:sz="0" w:space="0" w:color="auto"/>
        <w:bottom w:val="none" w:sz="0" w:space="0" w:color="auto"/>
        <w:right w:val="none" w:sz="0" w:space="0" w:color="auto"/>
      </w:divBdr>
    </w:div>
    <w:div w:id="1539973071">
      <w:bodyDiv w:val="1"/>
      <w:marLeft w:val="0"/>
      <w:marRight w:val="0"/>
      <w:marTop w:val="0"/>
      <w:marBottom w:val="0"/>
      <w:divBdr>
        <w:top w:val="none" w:sz="0" w:space="0" w:color="auto"/>
        <w:left w:val="none" w:sz="0" w:space="0" w:color="auto"/>
        <w:bottom w:val="none" w:sz="0" w:space="0" w:color="auto"/>
        <w:right w:val="none" w:sz="0" w:space="0" w:color="auto"/>
      </w:divBdr>
    </w:div>
    <w:div w:id="1540512273">
      <w:bodyDiv w:val="1"/>
      <w:marLeft w:val="0"/>
      <w:marRight w:val="0"/>
      <w:marTop w:val="0"/>
      <w:marBottom w:val="0"/>
      <w:divBdr>
        <w:top w:val="none" w:sz="0" w:space="0" w:color="auto"/>
        <w:left w:val="none" w:sz="0" w:space="0" w:color="auto"/>
        <w:bottom w:val="none" w:sz="0" w:space="0" w:color="auto"/>
        <w:right w:val="none" w:sz="0" w:space="0" w:color="auto"/>
      </w:divBdr>
    </w:div>
    <w:div w:id="1540825511">
      <w:bodyDiv w:val="1"/>
      <w:marLeft w:val="0"/>
      <w:marRight w:val="0"/>
      <w:marTop w:val="0"/>
      <w:marBottom w:val="0"/>
      <w:divBdr>
        <w:top w:val="none" w:sz="0" w:space="0" w:color="auto"/>
        <w:left w:val="none" w:sz="0" w:space="0" w:color="auto"/>
        <w:bottom w:val="none" w:sz="0" w:space="0" w:color="auto"/>
        <w:right w:val="none" w:sz="0" w:space="0" w:color="auto"/>
      </w:divBdr>
    </w:div>
    <w:div w:id="1540967622">
      <w:bodyDiv w:val="1"/>
      <w:marLeft w:val="0"/>
      <w:marRight w:val="0"/>
      <w:marTop w:val="0"/>
      <w:marBottom w:val="0"/>
      <w:divBdr>
        <w:top w:val="none" w:sz="0" w:space="0" w:color="auto"/>
        <w:left w:val="none" w:sz="0" w:space="0" w:color="auto"/>
        <w:bottom w:val="none" w:sz="0" w:space="0" w:color="auto"/>
        <w:right w:val="none" w:sz="0" w:space="0" w:color="auto"/>
      </w:divBdr>
    </w:div>
    <w:div w:id="1540973193">
      <w:bodyDiv w:val="1"/>
      <w:marLeft w:val="0"/>
      <w:marRight w:val="0"/>
      <w:marTop w:val="0"/>
      <w:marBottom w:val="0"/>
      <w:divBdr>
        <w:top w:val="none" w:sz="0" w:space="0" w:color="auto"/>
        <w:left w:val="none" w:sz="0" w:space="0" w:color="auto"/>
        <w:bottom w:val="none" w:sz="0" w:space="0" w:color="auto"/>
        <w:right w:val="none" w:sz="0" w:space="0" w:color="auto"/>
      </w:divBdr>
    </w:div>
    <w:div w:id="1541629725">
      <w:bodyDiv w:val="1"/>
      <w:marLeft w:val="0"/>
      <w:marRight w:val="0"/>
      <w:marTop w:val="0"/>
      <w:marBottom w:val="0"/>
      <w:divBdr>
        <w:top w:val="none" w:sz="0" w:space="0" w:color="auto"/>
        <w:left w:val="none" w:sz="0" w:space="0" w:color="auto"/>
        <w:bottom w:val="none" w:sz="0" w:space="0" w:color="auto"/>
        <w:right w:val="none" w:sz="0" w:space="0" w:color="auto"/>
      </w:divBdr>
    </w:div>
    <w:div w:id="1542208048">
      <w:bodyDiv w:val="1"/>
      <w:marLeft w:val="0"/>
      <w:marRight w:val="0"/>
      <w:marTop w:val="0"/>
      <w:marBottom w:val="0"/>
      <w:divBdr>
        <w:top w:val="none" w:sz="0" w:space="0" w:color="auto"/>
        <w:left w:val="none" w:sz="0" w:space="0" w:color="auto"/>
        <w:bottom w:val="none" w:sz="0" w:space="0" w:color="auto"/>
        <w:right w:val="none" w:sz="0" w:space="0" w:color="auto"/>
      </w:divBdr>
    </w:div>
    <w:div w:id="1542479103">
      <w:bodyDiv w:val="1"/>
      <w:marLeft w:val="0"/>
      <w:marRight w:val="0"/>
      <w:marTop w:val="0"/>
      <w:marBottom w:val="0"/>
      <w:divBdr>
        <w:top w:val="none" w:sz="0" w:space="0" w:color="auto"/>
        <w:left w:val="none" w:sz="0" w:space="0" w:color="auto"/>
        <w:bottom w:val="none" w:sz="0" w:space="0" w:color="auto"/>
        <w:right w:val="none" w:sz="0" w:space="0" w:color="auto"/>
      </w:divBdr>
    </w:div>
    <w:div w:id="1542741121">
      <w:bodyDiv w:val="1"/>
      <w:marLeft w:val="0"/>
      <w:marRight w:val="0"/>
      <w:marTop w:val="0"/>
      <w:marBottom w:val="0"/>
      <w:divBdr>
        <w:top w:val="none" w:sz="0" w:space="0" w:color="auto"/>
        <w:left w:val="none" w:sz="0" w:space="0" w:color="auto"/>
        <w:bottom w:val="none" w:sz="0" w:space="0" w:color="auto"/>
        <w:right w:val="none" w:sz="0" w:space="0" w:color="auto"/>
      </w:divBdr>
    </w:div>
    <w:div w:id="1542940923">
      <w:bodyDiv w:val="1"/>
      <w:marLeft w:val="0"/>
      <w:marRight w:val="0"/>
      <w:marTop w:val="0"/>
      <w:marBottom w:val="0"/>
      <w:divBdr>
        <w:top w:val="none" w:sz="0" w:space="0" w:color="auto"/>
        <w:left w:val="none" w:sz="0" w:space="0" w:color="auto"/>
        <w:bottom w:val="none" w:sz="0" w:space="0" w:color="auto"/>
        <w:right w:val="none" w:sz="0" w:space="0" w:color="auto"/>
      </w:divBdr>
    </w:div>
    <w:div w:id="1543321025">
      <w:bodyDiv w:val="1"/>
      <w:marLeft w:val="0"/>
      <w:marRight w:val="0"/>
      <w:marTop w:val="0"/>
      <w:marBottom w:val="0"/>
      <w:divBdr>
        <w:top w:val="none" w:sz="0" w:space="0" w:color="auto"/>
        <w:left w:val="none" w:sz="0" w:space="0" w:color="auto"/>
        <w:bottom w:val="none" w:sz="0" w:space="0" w:color="auto"/>
        <w:right w:val="none" w:sz="0" w:space="0" w:color="auto"/>
      </w:divBdr>
    </w:div>
    <w:div w:id="1543516245">
      <w:bodyDiv w:val="1"/>
      <w:marLeft w:val="0"/>
      <w:marRight w:val="0"/>
      <w:marTop w:val="0"/>
      <w:marBottom w:val="0"/>
      <w:divBdr>
        <w:top w:val="none" w:sz="0" w:space="0" w:color="auto"/>
        <w:left w:val="none" w:sz="0" w:space="0" w:color="auto"/>
        <w:bottom w:val="none" w:sz="0" w:space="0" w:color="auto"/>
        <w:right w:val="none" w:sz="0" w:space="0" w:color="auto"/>
      </w:divBdr>
    </w:div>
    <w:div w:id="1543592482">
      <w:bodyDiv w:val="1"/>
      <w:marLeft w:val="0"/>
      <w:marRight w:val="0"/>
      <w:marTop w:val="0"/>
      <w:marBottom w:val="0"/>
      <w:divBdr>
        <w:top w:val="none" w:sz="0" w:space="0" w:color="auto"/>
        <w:left w:val="none" w:sz="0" w:space="0" w:color="auto"/>
        <w:bottom w:val="none" w:sz="0" w:space="0" w:color="auto"/>
        <w:right w:val="none" w:sz="0" w:space="0" w:color="auto"/>
      </w:divBdr>
    </w:div>
    <w:div w:id="1543858573">
      <w:bodyDiv w:val="1"/>
      <w:marLeft w:val="0"/>
      <w:marRight w:val="0"/>
      <w:marTop w:val="0"/>
      <w:marBottom w:val="0"/>
      <w:divBdr>
        <w:top w:val="none" w:sz="0" w:space="0" w:color="auto"/>
        <w:left w:val="none" w:sz="0" w:space="0" w:color="auto"/>
        <w:bottom w:val="none" w:sz="0" w:space="0" w:color="auto"/>
        <w:right w:val="none" w:sz="0" w:space="0" w:color="auto"/>
      </w:divBdr>
    </w:div>
    <w:div w:id="1543861248">
      <w:bodyDiv w:val="1"/>
      <w:marLeft w:val="0"/>
      <w:marRight w:val="0"/>
      <w:marTop w:val="0"/>
      <w:marBottom w:val="0"/>
      <w:divBdr>
        <w:top w:val="none" w:sz="0" w:space="0" w:color="auto"/>
        <w:left w:val="none" w:sz="0" w:space="0" w:color="auto"/>
        <w:bottom w:val="none" w:sz="0" w:space="0" w:color="auto"/>
        <w:right w:val="none" w:sz="0" w:space="0" w:color="auto"/>
      </w:divBdr>
    </w:div>
    <w:div w:id="1544172553">
      <w:bodyDiv w:val="1"/>
      <w:marLeft w:val="0"/>
      <w:marRight w:val="0"/>
      <w:marTop w:val="0"/>
      <w:marBottom w:val="0"/>
      <w:divBdr>
        <w:top w:val="none" w:sz="0" w:space="0" w:color="auto"/>
        <w:left w:val="none" w:sz="0" w:space="0" w:color="auto"/>
        <w:bottom w:val="none" w:sz="0" w:space="0" w:color="auto"/>
        <w:right w:val="none" w:sz="0" w:space="0" w:color="auto"/>
      </w:divBdr>
    </w:div>
    <w:div w:id="1544367205">
      <w:bodyDiv w:val="1"/>
      <w:marLeft w:val="0"/>
      <w:marRight w:val="0"/>
      <w:marTop w:val="0"/>
      <w:marBottom w:val="0"/>
      <w:divBdr>
        <w:top w:val="none" w:sz="0" w:space="0" w:color="auto"/>
        <w:left w:val="none" w:sz="0" w:space="0" w:color="auto"/>
        <w:bottom w:val="none" w:sz="0" w:space="0" w:color="auto"/>
        <w:right w:val="none" w:sz="0" w:space="0" w:color="auto"/>
      </w:divBdr>
    </w:div>
    <w:div w:id="1544633646">
      <w:bodyDiv w:val="1"/>
      <w:marLeft w:val="0"/>
      <w:marRight w:val="0"/>
      <w:marTop w:val="0"/>
      <w:marBottom w:val="0"/>
      <w:divBdr>
        <w:top w:val="none" w:sz="0" w:space="0" w:color="auto"/>
        <w:left w:val="none" w:sz="0" w:space="0" w:color="auto"/>
        <w:bottom w:val="none" w:sz="0" w:space="0" w:color="auto"/>
        <w:right w:val="none" w:sz="0" w:space="0" w:color="auto"/>
      </w:divBdr>
    </w:div>
    <w:div w:id="1544903769">
      <w:bodyDiv w:val="1"/>
      <w:marLeft w:val="0"/>
      <w:marRight w:val="0"/>
      <w:marTop w:val="0"/>
      <w:marBottom w:val="0"/>
      <w:divBdr>
        <w:top w:val="none" w:sz="0" w:space="0" w:color="auto"/>
        <w:left w:val="none" w:sz="0" w:space="0" w:color="auto"/>
        <w:bottom w:val="none" w:sz="0" w:space="0" w:color="auto"/>
        <w:right w:val="none" w:sz="0" w:space="0" w:color="auto"/>
      </w:divBdr>
    </w:div>
    <w:div w:id="1545411135">
      <w:bodyDiv w:val="1"/>
      <w:marLeft w:val="0"/>
      <w:marRight w:val="0"/>
      <w:marTop w:val="0"/>
      <w:marBottom w:val="0"/>
      <w:divBdr>
        <w:top w:val="none" w:sz="0" w:space="0" w:color="auto"/>
        <w:left w:val="none" w:sz="0" w:space="0" w:color="auto"/>
        <w:bottom w:val="none" w:sz="0" w:space="0" w:color="auto"/>
        <w:right w:val="none" w:sz="0" w:space="0" w:color="auto"/>
      </w:divBdr>
    </w:div>
    <w:div w:id="1546019251">
      <w:bodyDiv w:val="1"/>
      <w:marLeft w:val="0"/>
      <w:marRight w:val="0"/>
      <w:marTop w:val="0"/>
      <w:marBottom w:val="0"/>
      <w:divBdr>
        <w:top w:val="none" w:sz="0" w:space="0" w:color="auto"/>
        <w:left w:val="none" w:sz="0" w:space="0" w:color="auto"/>
        <w:bottom w:val="none" w:sz="0" w:space="0" w:color="auto"/>
        <w:right w:val="none" w:sz="0" w:space="0" w:color="auto"/>
      </w:divBdr>
    </w:div>
    <w:div w:id="1546025596">
      <w:bodyDiv w:val="1"/>
      <w:marLeft w:val="0"/>
      <w:marRight w:val="0"/>
      <w:marTop w:val="0"/>
      <w:marBottom w:val="0"/>
      <w:divBdr>
        <w:top w:val="none" w:sz="0" w:space="0" w:color="auto"/>
        <w:left w:val="none" w:sz="0" w:space="0" w:color="auto"/>
        <w:bottom w:val="none" w:sz="0" w:space="0" w:color="auto"/>
        <w:right w:val="none" w:sz="0" w:space="0" w:color="auto"/>
      </w:divBdr>
    </w:div>
    <w:div w:id="1546065294">
      <w:bodyDiv w:val="1"/>
      <w:marLeft w:val="0"/>
      <w:marRight w:val="0"/>
      <w:marTop w:val="0"/>
      <w:marBottom w:val="0"/>
      <w:divBdr>
        <w:top w:val="none" w:sz="0" w:space="0" w:color="auto"/>
        <w:left w:val="none" w:sz="0" w:space="0" w:color="auto"/>
        <w:bottom w:val="none" w:sz="0" w:space="0" w:color="auto"/>
        <w:right w:val="none" w:sz="0" w:space="0" w:color="auto"/>
      </w:divBdr>
    </w:div>
    <w:div w:id="1546715882">
      <w:bodyDiv w:val="1"/>
      <w:marLeft w:val="0"/>
      <w:marRight w:val="0"/>
      <w:marTop w:val="0"/>
      <w:marBottom w:val="0"/>
      <w:divBdr>
        <w:top w:val="none" w:sz="0" w:space="0" w:color="auto"/>
        <w:left w:val="none" w:sz="0" w:space="0" w:color="auto"/>
        <w:bottom w:val="none" w:sz="0" w:space="0" w:color="auto"/>
        <w:right w:val="none" w:sz="0" w:space="0" w:color="auto"/>
      </w:divBdr>
    </w:div>
    <w:div w:id="1546793495">
      <w:bodyDiv w:val="1"/>
      <w:marLeft w:val="0"/>
      <w:marRight w:val="0"/>
      <w:marTop w:val="0"/>
      <w:marBottom w:val="0"/>
      <w:divBdr>
        <w:top w:val="none" w:sz="0" w:space="0" w:color="auto"/>
        <w:left w:val="none" w:sz="0" w:space="0" w:color="auto"/>
        <w:bottom w:val="none" w:sz="0" w:space="0" w:color="auto"/>
        <w:right w:val="none" w:sz="0" w:space="0" w:color="auto"/>
      </w:divBdr>
    </w:div>
    <w:div w:id="1546869741">
      <w:bodyDiv w:val="1"/>
      <w:marLeft w:val="0"/>
      <w:marRight w:val="0"/>
      <w:marTop w:val="0"/>
      <w:marBottom w:val="0"/>
      <w:divBdr>
        <w:top w:val="none" w:sz="0" w:space="0" w:color="auto"/>
        <w:left w:val="none" w:sz="0" w:space="0" w:color="auto"/>
        <w:bottom w:val="none" w:sz="0" w:space="0" w:color="auto"/>
        <w:right w:val="none" w:sz="0" w:space="0" w:color="auto"/>
      </w:divBdr>
    </w:div>
    <w:div w:id="1547722003">
      <w:bodyDiv w:val="1"/>
      <w:marLeft w:val="0"/>
      <w:marRight w:val="0"/>
      <w:marTop w:val="0"/>
      <w:marBottom w:val="0"/>
      <w:divBdr>
        <w:top w:val="none" w:sz="0" w:space="0" w:color="auto"/>
        <w:left w:val="none" w:sz="0" w:space="0" w:color="auto"/>
        <w:bottom w:val="none" w:sz="0" w:space="0" w:color="auto"/>
        <w:right w:val="none" w:sz="0" w:space="0" w:color="auto"/>
      </w:divBdr>
    </w:div>
    <w:div w:id="1548449251">
      <w:bodyDiv w:val="1"/>
      <w:marLeft w:val="0"/>
      <w:marRight w:val="0"/>
      <w:marTop w:val="0"/>
      <w:marBottom w:val="0"/>
      <w:divBdr>
        <w:top w:val="none" w:sz="0" w:space="0" w:color="auto"/>
        <w:left w:val="none" w:sz="0" w:space="0" w:color="auto"/>
        <w:bottom w:val="none" w:sz="0" w:space="0" w:color="auto"/>
        <w:right w:val="none" w:sz="0" w:space="0" w:color="auto"/>
      </w:divBdr>
    </w:div>
    <w:div w:id="1548563250">
      <w:bodyDiv w:val="1"/>
      <w:marLeft w:val="0"/>
      <w:marRight w:val="0"/>
      <w:marTop w:val="0"/>
      <w:marBottom w:val="0"/>
      <w:divBdr>
        <w:top w:val="none" w:sz="0" w:space="0" w:color="auto"/>
        <w:left w:val="none" w:sz="0" w:space="0" w:color="auto"/>
        <w:bottom w:val="none" w:sz="0" w:space="0" w:color="auto"/>
        <w:right w:val="none" w:sz="0" w:space="0" w:color="auto"/>
      </w:divBdr>
    </w:div>
    <w:div w:id="1548569177">
      <w:bodyDiv w:val="1"/>
      <w:marLeft w:val="0"/>
      <w:marRight w:val="0"/>
      <w:marTop w:val="0"/>
      <w:marBottom w:val="0"/>
      <w:divBdr>
        <w:top w:val="none" w:sz="0" w:space="0" w:color="auto"/>
        <w:left w:val="none" w:sz="0" w:space="0" w:color="auto"/>
        <w:bottom w:val="none" w:sz="0" w:space="0" w:color="auto"/>
        <w:right w:val="none" w:sz="0" w:space="0" w:color="auto"/>
      </w:divBdr>
    </w:div>
    <w:div w:id="1548641672">
      <w:bodyDiv w:val="1"/>
      <w:marLeft w:val="0"/>
      <w:marRight w:val="0"/>
      <w:marTop w:val="0"/>
      <w:marBottom w:val="0"/>
      <w:divBdr>
        <w:top w:val="none" w:sz="0" w:space="0" w:color="auto"/>
        <w:left w:val="none" w:sz="0" w:space="0" w:color="auto"/>
        <w:bottom w:val="none" w:sz="0" w:space="0" w:color="auto"/>
        <w:right w:val="none" w:sz="0" w:space="0" w:color="auto"/>
      </w:divBdr>
    </w:div>
    <w:div w:id="1549611971">
      <w:bodyDiv w:val="1"/>
      <w:marLeft w:val="0"/>
      <w:marRight w:val="0"/>
      <w:marTop w:val="0"/>
      <w:marBottom w:val="0"/>
      <w:divBdr>
        <w:top w:val="none" w:sz="0" w:space="0" w:color="auto"/>
        <w:left w:val="none" w:sz="0" w:space="0" w:color="auto"/>
        <w:bottom w:val="none" w:sz="0" w:space="0" w:color="auto"/>
        <w:right w:val="none" w:sz="0" w:space="0" w:color="auto"/>
      </w:divBdr>
    </w:div>
    <w:div w:id="1549686483">
      <w:bodyDiv w:val="1"/>
      <w:marLeft w:val="0"/>
      <w:marRight w:val="0"/>
      <w:marTop w:val="0"/>
      <w:marBottom w:val="0"/>
      <w:divBdr>
        <w:top w:val="none" w:sz="0" w:space="0" w:color="auto"/>
        <w:left w:val="none" w:sz="0" w:space="0" w:color="auto"/>
        <w:bottom w:val="none" w:sz="0" w:space="0" w:color="auto"/>
        <w:right w:val="none" w:sz="0" w:space="0" w:color="auto"/>
      </w:divBdr>
      <w:divsChild>
        <w:div w:id="1861696657">
          <w:marLeft w:val="0"/>
          <w:marRight w:val="0"/>
          <w:marTop w:val="0"/>
          <w:marBottom w:val="0"/>
          <w:divBdr>
            <w:top w:val="none" w:sz="0" w:space="0" w:color="auto"/>
            <w:left w:val="none" w:sz="0" w:space="0" w:color="auto"/>
            <w:bottom w:val="none" w:sz="0" w:space="0" w:color="auto"/>
            <w:right w:val="none" w:sz="0" w:space="0" w:color="auto"/>
          </w:divBdr>
        </w:div>
        <w:div w:id="861430432">
          <w:marLeft w:val="0"/>
          <w:marRight w:val="0"/>
          <w:marTop w:val="0"/>
          <w:marBottom w:val="0"/>
          <w:divBdr>
            <w:top w:val="none" w:sz="0" w:space="0" w:color="auto"/>
            <w:left w:val="none" w:sz="0" w:space="0" w:color="auto"/>
            <w:bottom w:val="none" w:sz="0" w:space="0" w:color="auto"/>
            <w:right w:val="none" w:sz="0" w:space="0" w:color="auto"/>
          </w:divBdr>
        </w:div>
        <w:div w:id="1194880726">
          <w:marLeft w:val="0"/>
          <w:marRight w:val="0"/>
          <w:marTop w:val="0"/>
          <w:marBottom w:val="0"/>
          <w:divBdr>
            <w:top w:val="none" w:sz="0" w:space="0" w:color="auto"/>
            <w:left w:val="none" w:sz="0" w:space="0" w:color="auto"/>
            <w:bottom w:val="none" w:sz="0" w:space="0" w:color="auto"/>
            <w:right w:val="none" w:sz="0" w:space="0" w:color="auto"/>
          </w:divBdr>
        </w:div>
        <w:div w:id="726685076">
          <w:marLeft w:val="0"/>
          <w:marRight w:val="0"/>
          <w:marTop w:val="0"/>
          <w:marBottom w:val="0"/>
          <w:divBdr>
            <w:top w:val="none" w:sz="0" w:space="0" w:color="auto"/>
            <w:left w:val="none" w:sz="0" w:space="0" w:color="auto"/>
            <w:bottom w:val="none" w:sz="0" w:space="0" w:color="auto"/>
            <w:right w:val="none" w:sz="0" w:space="0" w:color="auto"/>
          </w:divBdr>
        </w:div>
        <w:div w:id="924652562">
          <w:marLeft w:val="0"/>
          <w:marRight w:val="0"/>
          <w:marTop w:val="0"/>
          <w:marBottom w:val="0"/>
          <w:divBdr>
            <w:top w:val="none" w:sz="0" w:space="0" w:color="auto"/>
            <w:left w:val="none" w:sz="0" w:space="0" w:color="auto"/>
            <w:bottom w:val="none" w:sz="0" w:space="0" w:color="auto"/>
            <w:right w:val="none" w:sz="0" w:space="0" w:color="auto"/>
          </w:divBdr>
        </w:div>
        <w:div w:id="1968537252">
          <w:marLeft w:val="0"/>
          <w:marRight w:val="0"/>
          <w:marTop w:val="0"/>
          <w:marBottom w:val="0"/>
          <w:divBdr>
            <w:top w:val="none" w:sz="0" w:space="0" w:color="auto"/>
            <w:left w:val="none" w:sz="0" w:space="0" w:color="auto"/>
            <w:bottom w:val="none" w:sz="0" w:space="0" w:color="auto"/>
            <w:right w:val="none" w:sz="0" w:space="0" w:color="auto"/>
          </w:divBdr>
        </w:div>
        <w:div w:id="2047632386">
          <w:marLeft w:val="0"/>
          <w:marRight w:val="0"/>
          <w:marTop w:val="0"/>
          <w:marBottom w:val="0"/>
          <w:divBdr>
            <w:top w:val="none" w:sz="0" w:space="0" w:color="auto"/>
            <w:left w:val="none" w:sz="0" w:space="0" w:color="auto"/>
            <w:bottom w:val="none" w:sz="0" w:space="0" w:color="auto"/>
            <w:right w:val="none" w:sz="0" w:space="0" w:color="auto"/>
          </w:divBdr>
        </w:div>
        <w:div w:id="1479835328">
          <w:marLeft w:val="0"/>
          <w:marRight w:val="0"/>
          <w:marTop w:val="0"/>
          <w:marBottom w:val="0"/>
          <w:divBdr>
            <w:top w:val="none" w:sz="0" w:space="0" w:color="auto"/>
            <w:left w:val="none" w:sz="0" w:space="0" w:color="auto"/>
            <w:bottom w:val="none" w:sz="0" w:space="0" w:color="auto"/>
            <w:right w:val="none" w:sz="0" w:space="0" w:color="auto"/>
          </w:divBdr>
        </w:div>
        <w:div w:id="695271855">
          <w:marLeft w:val="0"/>
          <w:marRight w:val="0"/>
          <w:marTop w:val="0"/>
          <w:marBottom w:val="0"/>
          <w:divBdr>
            <w:top w:val="none" w:sz="0" w:space="0" w:color="auto"/>
            <w:left w:val="none" w:sz="0" w:space="0" w:color="auto"/>
            <w:bottom w:val="none" w:sz="0" w:space="0" w:color="auto"/>
            <w:right w:val="none" w:sz="0" w:space="0" w:color="auto"/>
          </w:divBdr>
        </w:div>
        <w:div w:id="674456441">
          <w:marLeft w:val="0"/>
          <w:marRight w:val="0"/>
          <w:marTop w:val="0"/>
          <w:marBottom w:val="0"/>
          <w:divBdr>
            <w:top w:val="none" w:sz="0" w:space="0" w:color="auto"/>
            <w:left w:val="none" w:sz="0" w:space="0" w:color="auto"/>
            <w:bottom w:val="none" w:sz="0" w:space="0" w:color="auto"/>
            <w:right w:val="none" w:sz="0" w:space="0" w:color="auto"/>
          </w:divBdr>
        </w:div>
        <w:div w:id="910819470">
          <w:marLeft w:val="0"/>
          <w:marRight w:val="0"/>
          <w:marTop w:val="0"/>
          <w:marBottom w:val="0"/>
          <w:divBdr>
            <w:top w:val="none" w:sz="0" w:space="0" w:color="auto"/>
            <w:left w:val="none" w:sz="0" w:space="0" w:color="auto"/>
            <w:bottom w:val="none" w:sz="0" w:space="0" w:color="auto"/>
            <w:right w:val="none" w:sz="0" w:space="0" w:color="auto"/>
          </w:divBdr>
        </w:div>
        <w:div w:id="1457916966">
          <w:marLeft w:val="0"/>
          <w:marRight w:val="0"/>
          <w:marTop w:val="0"/>
          <w:marBottom w:val="0"/>
          <w:divBdr>
            <w:top w:val="none" w:sz="0" w:space="0" w:color="auto"/>
            <w:left w:val="none" w:sz="0" w:space="0" w:color="auto"/>
            <w:bottom w:val="none" w:sz="0" w:space="0" w:color="auto"/>
            <w:right w:val="none" w:sz="0" w:space="0" w:color="auto"/>
          </w:divBdr>
        </w:div>
        <w:div w:id="395784768">
          <w:marLeft w:val="0"/>
          <w:marRight w:val="0"/>
          <w:marTop w:val="0"/>
          <w:marBottom w:val="0"/>
          <w:divBdr>
            <w:top w:val="none" w:sz="0" w:space="0" w:color="auto"/>
            <w:left w:val="none" w:sz="0" w:space="0" w:color="auto"/>
            <w:bottom w:val="none" w:sz="0" w:space="0" w:color="auto"/>
            <w:right w:val="none" w:sz="0" w:space="0" w:color="auto"/>
          </w:divBdr>
        </w:div>
        <w:div w:id="1488596563">
          <w:marLeft w:val="0"/>
          <w:marRight w:val="0"/>
          <w:marTop w:val="0"/>
          <w:marBottom w:val="0"/>
          <w:divBdr>
            <w:top w:val="none" w:sz="0" w:space="0" w:color="auto"/>
            <w:left w:val="none" w:sz="0" w:space="0" w:color="auto"/>
            <w:bottom w:val="none" w:sz="0" w:space="0" w:color="auto"/>
            <w:right w:val="none" w:sz="0" w:space="0" w:color="auto"/>
          </w:divBdr>
        </w:div>
        <w:div w:id="828443806">
          <w:marLeft w:val="0"/>
          <w:marRight w:val="0"/>
          <w:marTop w:val="0"/>
          <w:marBottom w:val="0"/>
          <w:divBdr>
            <w:top w:val="none" w:sz="0" w:space="0" w:color="auto"/>
            <w:left w:val="none" w:sz="0" w:space="0" w:color="auto"/>
            <w:bottom w:val="none" w:sz="0" w:space="0" w:color="auto"/>
            <w:right w:val="none" w:sz="0" w:space="0" w:color="auto"/>
          </w:divBdr>
        </w:div>
        <w:div w:id="299653214">
          <w:marLeft w:val="0"/>
          <w:marRight w:val="0"/>
          <w:marTop w:val="0"/>
          <w:marBottom w:val="0"/>
          <w:divBdr>
            <w:top w:val="none" w:sz="0" w:space="0" w:color="auto"/>
            <w:left w:val="none" w:sz="0" w:space="0" w:color="auto"/>
            <w:bottom w:val="none" w:sz="0" w:space="0" w:color="auto"/>
            <w:right w:val="none" w:sz="0" w:space="0" w:color="auto"/>
          </w:divBdr>
        </w:div>
        <w:div w:id="949897681">
          <w:marLeft w:val="0"/>
          <w:marRight w:val="0"/>
          <w:marTop w:val="0"/>
          <w:marBottom w:val="0"/>
          <w:divBdr>
            <w:top w:val="none" w:sz="0" w:space="0" w:color="auto"/>
            <w:left w:val="none" w:sz="0" w:space="0" w:color="auto"/>
            <w:bottom w:val="none" w:sz="0" w:space="0" w:color="auto"/>
            <w:right w:val="none" w:sz="0" w:space="0" w:color="auto"/>
          </w:divBdr>
        </w:div>
        <w:div w:id="1830557635">
          <w:marLeft w:val="0"/>
          <w:marRight w:val="0"/>
          <w:marTop w:val="0"/>
          <w:marBottom w:val="0"/>
          <w:divBdr>
            <w:top w:val="none" w:sz="0" w:space="0" w:color="auto"/>
            <w:left w:val="none" w:sz="0" w:space="0" w:color="auto"/>
            <w:bottom w:val="none" w:sz="0" w:space="0" w:color="auto"/>
            <w:right w:val="none" w:sz="0" w:space="0" w:color="auto"/>
          </w:divBdr>
        </w:div>
        <w:div w:id="367881417">
          <w:marLeft w:val="0"/>
          <w:marRight w:val="0"/>
          <w:marTop w:val="0"/>
          <w:marBottom w:val="0"/>
          <w:divBdr>
            <w:top w:val="none" w:sz="0" w:space="0" w:color="auto"/>
            <w:left w:val="none" w:sz="0" w:space="0" w:color="auto"/>
            <w:bottom w:val="none" w:sz="0" w:space="0" w:color="auto"/>
            <w:right w:val="none" w:sz="0" w:space="0" w:color="auto"/>
          </w:divBdr>
        </w:div>
        <w:div w:id="116993484">
          <w:marLeft w:val="0"/>
          <w:marRight w:val="0"/>
          <w:marTop w:val="0"/>
          <w:marBottom w:val="0"/>
          <w:divBdr>
            <w:top w:val="none" w:sz="0" w:space="0" w:color="auto"/>
            <w:left w:val="none" w:sz="0" w:space="0" w:color="auto"/>
            <w:bottom w:val="none" w:sz="0" w:space="0" w:color="auto"/>
            <w:right w:val="none" w:sz="0" w:space="0" w:color="auto"/>
          </w:divBdr>
        </w:div>
        <w:div w:id="147483625">
          <w:marLeft w:val="0"/>
          <w:marRight w:val="0"/>
          <w:marTop w:val="0"/>
          <w:marBottom w:val="0"/>
          <w:divBdr>
            <w:top w:val="none" w:sz="0" w:space="0" w:color="auto"/>
            <w:left w:val="none" w:sz="0" w:space="0" w:color="auto"/>
            <w:bottom w:val="none" w:sz="0" w:space="0" w:color="auto"/>
            <w:right w:val="none" w:sz="0" w:space="0" w:color="auto"/>
          </w:divBdr>
        </w:div>
        <w:div w:id="1880360991">
          <w:marLeft w:val="0"/>
          <w:marRight w:val="0"/>
          <w:marTop w:val="0"/>
          <w:marBottom w:val="0"/>
          <w:divBdr>
            <w:top w:val="none" w:sz="0" w:space="0" w:color="auto"/>
            <w:left w:val="none" w:sz="0" w:space="0" w:color="auto"/>
            <w:bottom w:val="none" w:sz="0" w:space="0" w:color="auto"/>
            <w:right w:val="none" w:sz="0" w:space="0" w:color="auto"/>
          </w:divBdr>
        </w:div>
        <w:div w:id="616791538">
          <w:marLeft w:val="0"/>
          <w:marRight w:val="0"/>
          <w:marTop w:val="0"/>
          <w:marBottom w:val="0"/>
          <w:divBdr>
            <w:top w:val="none" w:sz="0" w:space="0" w:color="auto"/>
            <w:left w:val="none" w:sz="0" w:space="0" w:color="auto"/>
            <w:bottom w:val="none" w:sz="0" w:space="0" w:color="auto"/>
            <w:right w:val="none" w:sz="0" w:space="0" w:color="auto"/>
          </w:divBdr>
        </w:div>
        <w:div w:id="1561479468">
          <w:marLeft w:val="0"/>
          <w:marRight w:val="0"/>
          <w:marTop w:val="0"/>
          <w:marBottom w:val="0"/>
          <w:divBdr>
            <w:top w:val="none" w:sz="0" w:space="0" w:color="auto"/>
            <w:left w:val="none" w:sz="0" w:space="0" w:color="auto"/>
            <w:bottom w:val="none" w:sz="0" w:space="0" w:color="auto"/>
            <w:right w:val="none" w:sz="0" w:space="0" w:color="auto"/>
          </w:divBdr>
        </w:div>
        <w:div w:id="1284190959">
          <w:marLeft w:val="0"/>
          <w:marRight w:val="0"/>
          <w:marTop w:val="0"/>
          <w:marBottom w:val="0"/>
          <w:divBdr>
            <w:top w:val="none" w:sz="0" w:space="0" w:color="auto"/>
            <w:left w:val="none" w:sz="0" w:space="0" w:color="auto"/>
            <w:bottom w:val="none" w:sz="0" w:space="0" w:color="auto"/>
            <w:right w:val="none" w:sz="0" w:space="0" w:color="auto"/>
          </w:divBdr>
        </w:div>
        <w:div w:id="521673892">
          <w:marLeft w:val="0"/>
          <w:marRight w:val="0"/>
          <w:marTop w:val="0"/>
          <w:marBottom w:val="0"/>
          <w:divBdr>
            <w:top w:val="none" w:sz="0" w:space="0" w:color="auto"/>
            <w:left w:val="none" w:sz="0" w:space="0" w:color="auto"/>
            <w:bottom w:val="none" w:sz="0" w:space="0" w:color="auto"/>
            <w:right w:val="none" w:sz="0" w:space="0" w:color="auto"/>
          </w:divBdr>
        </w:div>
        <w:div w:id="1639533447">
          <w:marLeft w:val="0"/>
          <w:marRight w:val="0"/>
          <w:marTop w:val="0"/>
          <w:marBottom w:val="0"/>
          <w:divBdr>
            <w:top w:val="none" w:sz="0" w:space="0" w:color="auto"/>
            <w:left w:val="none" w:sz="0" w:space="0" w:color="auto"/>
            <w:bottom w:val="none" w:sz="0" w:space="0" w:color="auto"/>
            <w:right w:val="none" w:sz="0" w:space="0" w:color="auto"/>
          </w:divBdr>
        </w:div>
        <w:div w:id="327366471">
          <w:marLeft w:val="0"/>
          <w:marRight w:val="0"/>
          <w:marTop w:val="0"/>
          <w:marBottom w:val="0"/>
          <w:divBdr>
            <w:top w:val="none" w:sz="0" w:space="0" w:color="auto"/>
            <w:left w:val="none" w:sz="0" w:space="0" w:color="auto"/>
            <w:bottom w:val="none" w:sz="0" w:space="0" w:color="auto"/>
            <w:right w:val="none" w:sz="0" w:space="0" w:color="auto"/>
          </w:divBdr>
        </w:div>
        <w:div w:id="894849531">
          <w:marLeft w:val="0"/>
          <w:marRight w:val="0"/>
          <w:marTop w:val="0"/>
          <w:marBottom w:val="0"/>
          <w:divBdr>
            <w:top w:val="none" w:sz="0" w:space="0" w:color="auto"/>
            <w:left w:val="none" w:sz="0" w:space="0" w:color="auto"/>
            <w:bottom w:val="none" w:sz="0" w:space="0" w:color="auto"/>
            <w:right w:val="none" w:sz="0" w:space="0" w:color="auto"/>
          </w:divBdr>
        </w:div>
        <w:div w:id="911501756">
          <w:marLeft w:val="0"/>
          <w:marRight w:val="0"/>
          <w:marTop w:val="0"/>
          <w:marBottom w:val="0"/>
          <w:divBdr>
            <w:top w:val="none" w:sz="0" w:space="0" w:color="auto"/>
            <w:left w:val="none" w:sz="0" w:space="0" w:color="auto"/>
            <w:bottom w:val="none" w:sz="0" w:space="0" w:color="auto"/>
            <w:right w:val="none" w:sz="0" w:space="0" w:color="auto"/>
          </w:divBdr>
        </w:div>
        <w:div w:id="1885293126">
          <w:marLeft w:val="0"/>
          <w:marRight w:val="0"/>
          <w:marTop w:val="0"/>
          <w:marBottom w:val="0"/>
          <w:divBdr>
            <w:top w:val="none" w:sz="0" w:space="0" w:color="auto"/>
            <w:left w:val="none" w:sz="0" w:space="0" w:color="auto"/>
            <w:bottom w:val="none" w:sz="0" w:space="0" w:color="auto"/>
            <w:right w:val="none" w:sz="0" w:space="0" w:color="auto"/>
          </w:divBdr>
        </w:div>
        <w:div w:id="43407164">
          <w:marLeft w:val="0"/>
          <w:marRight w:val="0"/>
          <w:marTop w:val="0"/>
          <w:marBottom w:val="0"/>
          <w:divBdr>
            <w:top w:val="none" w:sz="0" w:space="0" w:color="auto"/>
            <w:left w:val="none" w:sz="0" w:space="0" w:color="auto"/>
            <w:bottom w:val="none" w:sz="0" w:space="0" w:color="auto"/>
            <w:right w:val="none" w:sz="0" w:space="0" w:color="auto"/>
          </w:divBdr>
        </w:div>
        <w:div w:id="758215737">
          <w:marLeft w:val="0"/>
          <w:marRight w:val="0"/>
          <w:marTop w:val="0"/>
          <w:marBottom w:val="0"/>
          <w:divBdr>
            <w:top w:val="none" w:sz="0" w:space="0" w:color="auto"/>
            <w:left w:val="none" w:sz="0" w:space="0" w:color="auto"/>
            <w:bottom w:val="none" w:sz="0" w:space="0" w:color="auto"/>
            <w:right w:val="none" w:sz="0" w:space="0" w:color="auto"/>
          </w:divBdr>
        </w:div>
        <w:div w:id="1708752494">
          <w:marLeft w:val="0"/>
          <w:marRight w:val="0"/>
          <w:marTop w:val="0"/>
          <w:marBottom w:val="0"/>
          <w:divBdr>
            <w:top w:val="none" w:sz="0" w:space="0" w:color="auto"/>
            <w:left w:val="none" w:sz="0" w:space="0" w:color="auto"/>
            <w:bottom w:val="none" w:sz="0" w:space="0" w:color="auto"/>
            <w:right w:val="none" w:sz="0" w:space="0" w:color="auto"/>
          </w:divBdr>
        </w:div>
        <w:div w:id="1918855604">
          <w:marLeft w:val="0"/>
          <w:marRight w:val="0"/>
          <w:marTop w:val="0"/>
          <w:marBottom w:val="0"/>
          <w:divBdr>
            <w:top w:val="none" w:sz="0" w:space="0" w:color="auto"/>
            <w:left w:val="none" w:sz="0" w:space="0" w:color="auto"/>
            <w:bottom w:val="none" w:sz="0" w:space="0" w:color="auto"/>
            <w:right w:val="none" w:sz="0" w:space="0" w:color="auto"/>
          </w:divBdr>
        </w:div>
        <w:div w:id="1085998517">
          <w:marLeft w:val="0"/>
          <w:marRight w:val="0"/>
          <w:marTop w:val="0"/>
          <w:marBottom w:val="0"/>
          <w:divBdr>
            <w:top w:val="none" w:sz="0" w:space="0" w:color="auto"/>
            <w:left w:val="none" w:sz="0" w:space="0" w:color="auto"/>
            <w:bottom w:val="none" w:sz="0" w:space="0" w:color="auto"/>
            <w:right w:val="none" w:sz="0" w:space="0" w:color="auto"/>
          </w:divBdr>
        </w:div>
        <w:div w:id="39399041">
          <w:marLeft w:val="0"/>
          <w:marRight w:val="0"/>
          <w:marTop w:val="0"/>
          <w:marBottom w:val="0"/>
          <w:divBdr>
            <w:top w:val="none" w:sz="0" w:space="0" w:color="auto"/>
            <w:left w:val="none" w:sz="0" w:space="0" w:color="auto"/>
            <w:bottom w:val="none" w:sz="0" w:space="0" w:color="auto"/>
            <w:right w:val="none" w:sz="0" w:space="0" w:color="auto"/>
          </w:divBdr>
        </w:div>
        <w:div w:id="865870199">
          <w:marLeft w:val="0"/>
          <w:marRight w:val="0"/>
          <w:marTop w:val="0"/>
          <w:marBottom w:val="0"/>
          <w:divBdr>
            <w:top w:val="none" w:sz="0" w:space="0" w:color="auto"/>
            <w:left w:val="none" w:sz="0" w:space="0" w:color="auto"/>
            <w:bottom w:val="none" w:sz="0" w:space="0" w:color="auto"/>
            <w:right w:val="none" w:sz="0" w:space="0" w:color="auto"/>
          </w:divBdr>
        </w:div>
        <w:div w:id="1820535566">
          <w:marLeft w:val="0"/>
          <w:marRight w:val="0"/>
          <w:marTop w:val="0"/>
          <w:marBottom w:val="0"/>
          <w:divBdr>
            <w:top w:val="none" w:sz="0" w:space="0" w:color="auto"/>
            <w:left w:val="none" w:sz="0" w:space="0" w:color="auto"/>
            <w:bottom w:val="none" w:sz="0" w:space="0" w:color="auto"/>
            <w:right w:val="none" w:sz="0" w:space="0" w:color="auto"/>
          </w:divBdr>
        </w:div>
      </w:divsChild>
    </w:div>
    <w:div w:id="1550262086">
      <w:bodyDiv w:val="1"/>
      <w:marLeft w:val="0"/>
      <w:marRight w:val="0"/>
      <w:marTop w:val="0"/>
      <w:marBottom w:val="0"/>
      <w:divBdr>
        <w:top w:val="none" w:sz="0" w:space="0" w:color="auto"/>
        <w:left w:val="none" w:sz="0" w:space="0" w:color="auto"/>
        <w:bottom w:val="none" w:sz="0" w:space="0" w:color="auto"/>
        <w:right w:val="none" w:sz="0" w:space="0" w:color="auto"/>
      </w:divBdr>
    </w:div>
    <w:div w:id="1550921169">
      <w:bodyDiv w:val="1"/>
      <w:marLeft w:val="0"/>
      <w:marRight w:val="0"/>
      <w:marTop w:val="0"/>
      <w:marBottom w:val="0"/>
      <w:divBdr>
        <w:top w:val="none" w:sz="0" w:space="0" w:color="auto"/>
        <w:left w:val="none" w:sz="0" w:space="0" w:color="auto"/>
        <w:bottom w:val="none" w:sz="0" w:space="0" w:color="auto"/>
        <w:right w:val="none" w:sz="0" w:space="0" w:color="auto"/>
      </w:divBdr>
    </w:div>
    <w:div w:id="1551451875">
      <w:bodyDiv w:val="1"/>
      <w:marLeft w:val="0"/>
      <w:marRight w:val="0"/>
      <w:marTop w:val="0"/>
      <w:marBottom w:val="0"/>
      <w:divBdr>
        <w:top w:val="none" w:sz="0" w:space="0" w:color="auto"/>
        <w:left w:val="none" w:sz="0" w:space="0" w:color="auto"/>
        <w:bottom w:val="none" w:sz="0" w:space="0" w:color="auto"/>
        <w:right w:val="none" w:sz="0" w:space="0" w:color="auto"/>
      </w:divBdr>
      <w:divsChild>
        <w:div w:id="54817323">
          <w:marLeft w:val="480"/>
          <w:marRight w:val="0"/>
          <w:marTop w:val="0"/>
          <w:marBottom w:val="0"/>
          <w:divBdr>
            <w:top w:val="none" w:sz="0" w:space="0" w:color="auto"/>
            <w:left w:val="none" w:sz="0" w:space="0" w:color="auto"/>
            <w:bottom w:val="none" w:sz="0" w:space="0" w:color="auto"/>
            <w:right w:val="none" w:sz="0" w:space="0" w:color="auto"/>
          </w:divBdr>
        </w:div>
        <w:div w:id="2111392893">
          <w:marLeft w:val="480"/>
          <w:marRight w:val="0"/>
          <w:marTop w:val="0"/>
          <w:marBottom w:val="0"/>
          <w:divBdr>
            <w:top w:val="none" w:sz="0" w:space="0" w:color="auto"/>
            <w:left w:val="none" w:sz="0" w:space="0" w:color="auto"/>
            <w:bottom w:val="none" w:sz="0" w:space="0" w:color="auto"/>
            <w:right w:val="none" w:sz="0" w:space="0" w:color="auto"/>
          </w:divBdr>
        </w:div>
        <w:div w:id="1844975675">
          <w:marLeft w:val="480"/>
          <w:marRight w:val="0"/>
          <w:marTop w:val="0"/>
          <w:marBottom w:val="0"/>
          <w:divBdr>
            <w:top w:val="none" w:sz="0" w:space="0" w:color="auto"/>
            <w:left w:val="none" w:sz="0" w:space="0" w:color="auto"/>
            <w:bottom w:val="none" w:sz="0" w:space="0" w:color="auto"/>
            <w:right w:val="none" w:sz="0" w:space="0" w:color="auto"/>
          </w:divBdr>
        </w:div>
        <w:div w:id="644626865">
          <w:marLeft w:val="480"/>
          <w:marRight w:val="0"/>
          <w:marTop w:val="0"/>
          <w:marBottom w:val="0"/>
          <w:divBdr>
            <w:top w:val="none" w:sz="0" w:space="0" w:color="auto"/>
            <w:left w:val="none" w:sz="0" w:space="0" w:color="auto"/>
            <w:bottom w:val="none" w:sz="0" w:space="0" w:color="auto"/>
            <w:right w:val="none" w:sz="0" w:space="0" w:color="auto"/>
          </w:divBdr>
        </w:div>
        <w:div w:id="1220282328">
          <w:marLeft w:val="480"/>
          <w:marRight w:val="0"/>
          <w:marTop w:val="0"/>
          <w:marBottom w:val="0"/>
          <w:divBdr>
            <w:top w:val="none" w:sz="0" w:space="0" w:color="auto"/>
            <w:left w:val="none" w:sz="0" w:space="0" w:color="auto"/>
            <w:bottom w:val="none" w:sz="0" w:space="0" w:color="auto"/>
            <w:right w:val="none" w:sz="0" w:space="0" w:color="auto"/>
          </w:divBdr>
        </w:div>
        <w:div w:id="1953245094">
          <w:marLeft w:val="480"/>
          <w:marRight w:val="0"/>
          <w:marTop w:val="0"/>
          <w:marBottom w:val="0"/>
          <w:divBdr>
            <w:top w:val="none" w:sz="0" w:space="0" w:color="auto"/>
            <w:left w:val="none" w:sz="0" w:space="0" w:color="auto"/>
            <w:bottom w:val="none" w:sz="0" w:space="0" w:color="auto"/>
            <w:right w:val="none" w:sz="0" w:space="0" w:color="auto"/>
          </w:divBdr>
        </w:div>
        <w:div w:id="552549244">
          <w:marLeft w:val="480"/>
          <w:marRight w:val="0"/>
          <w:marTop w:val="0"/>
          <w:marBottom w:val="0"/>
          <w:divBdr>
            <w:top w:val="none" w:sz="0" w:space="0" w:color="auto"/>
            <w:left w:val="none" w:sz="0" w:space="0" w:color="auto"/>
            <w:bottom w:val="none" w:sz="0" w:space="0" w:color="auto"/>
            <w:right w:val="none" w:sz="0" w:space="0" w:color="auto"/>
          </w:divBdr>
        </w:div>
        <w:div w:id="298001326">
          <w:marLeft w:val="480"/>
          <w:marRight w:val="0"/>
          <w:marTop w:val="0"/>
          <w:marBottom w:val="0"/>
          <w:divBdr>
            <w:top w:val="none" w:sz="0" w:space="0" w:color="auto"/>
            <w:left w:val="none" w:sz="0" w:space="0" w:color="auto"/>
            <w:bottom w:val="none" w:sz="0" w:space="0" w:color="auto"/>
            <w:right w:val="none" w:sz="0" w:space="0" w:color="auto"/>
          </w:divBdr>
        </w:div>
        <w:div w:id="1599557516">
          <w:marLeft w:val="480"/>
          <w:marRight w:val="0"/>
          <w:marTop w:val="0"/>
          <w:marBottom w:val="0"/>
          <w:divBdr>
            <w:top w:val="none" w:sz="0" w:space="0" w:color="auto"/>
            <w:left w:val="none" w:sz="0" w:space="0" w:color="auto"/>
            <w:bottom w:val="none" w:sz="0" w:space="0" w:color="auto"/>
            <w:right w:val="none" w:sz="0" w:space="0" w:color="auto"/>
          </w:divBdr>
        </w:div>
        <w:div w:id="1497964380">
          <w:marLeft w:val="480"/>
          <w:marRight w:val="0"/>
          <w:marTop w:val="0"/>
          <w:marBottom w:val="0"/>
          <w:divBdr>
            <w:top w:val="none" w:sz="0" w:space="0" w:color="auto"/>
            <w:left w:val="none" w:sz="0" w:space="0" w:color="auto"/>
            <w:bottom w:val="none" w:sz="0" w:space="0" w:color="auto"/>
            <w:right w:val="none" w:sz="0" w:space="0" w:color="auto"/>
          </w:divBdr>
        </w:div>
        <w:div w:id="768742593">
          <w:marLeft w:val="480"/>
          <w:marRight w:val="0"/>
          <w:marTop w:val="0"/>
          <w:marBottom w:val="0"/>
          <w:divBdr>
            <w:top w:val="none" w:sz="0" w:space="0" w:color="auto"/>
            <w:left w:val="none" w:sz="0" w:space="0" w:color="auto"/>
            <w:bottom w:val="none" w:sz="0" w:space="0" w:color="auto"/>
            <w:right w:val="none" w:sz="0" w:space="0" w:color="auto"/>
          </w:divBdr>
        </w:div>
        <w:div w:id="972834787">
          <w:marLeft w:val="480"/>
          <w:marRight w:val="0"/>
          <w:marTop w:val="0"/>
          <w:marBottom w:val="0"/>
          <w:divBdr>
            <w:top w:val="none" w:sz="0" w:space="0" w:color="auto"/>
            <w:left w:val="none" w:sz="0" w:space="0" w:color="auto"/>
            <w:bottom w:val="none" w:sz="0" w:space="0" w:color="auto"/>
            <w:right w:val="none" w:sz="0" w:space="0" w:color="auto"/>
          </w:divBdr>
        </w:div>
        <w:div w:id="2068647895">
          <w:marLeft w:val="480"/>
          <w:marRight w:val="0"/>
          <w:marTop w:val="0"/>
          <w:marBottom w:val="0"/>
          <w:divBdr>
            <w:top w:val="none" w:sz="0" w:space="0" w:color="auto"/>
            <w:left w:val="none" w:sz="0" w:space="0" w:color="auto"/>
            <w:bottom w:val="none" w:sz="0" w:space="0" w:color="auto"/>
            <w:right w:val="none" w:sz="0" w:space="0" w:color="auto"/>
          </w:divBdr>
        </w:div>
        <w:div w:id="739257514">
          <w:marLeft w:val="480"/>
          <w:marRight w:val="0"/>
          <w:marTop w:val="0"/>
          <w:marBottom w:val="0"/>
          <w:divBdr>
            <w:top w:val="none" w:sz="0" w:space="0" w:color="auto"/>
            <w:left w:val="none" w:sz="0" w:space="0" w:color="auto"/>
            <w:bottom w:val="none" w:sz="0" w:space="0" w:color="auto"/>
            <w:right w:val="none" w:sz="0" w:space="0" w:color="auto"/>
          </w:divBdr>
        </w:div>
        <w:div w:id="31656969">
          <w:marLeft w:val="480"/>
          <w:marRight w:val="0"/>
          <w:marTop w:val="0"/>
          <w:marBottom w:val="0"/>
          <w:divBdr>
            <w:top w:val="none" w:sz="0" w:space="0" w:color="auto"/>
            <w:left w:val="none" w:sz="0" w:space="0" w:color="auto"/>
            <w:bottom w:val="none" w:sz="0" w:space="0" w:color="auto"/>
            <w:right w:val="none" w:sz="0" w:space="0" w:color="auto"/>
          </w:divBdr>
        </w:div>
        <w:div w:id="1004359629">
          <w:marLeft w:val="480"/>
          <w:marRight w:val="0"/>
          <w:marTop w:val="0"/>
          <w:marBottom w:val="0"/>
          <w:divBdr>
            <w:top w:val="none" w:sz="0" w:space="0" w:color="auto"/>
            <w:left w:val="none" w:sz="0" w:space="0" w:color="auto"/>
            <w:bottom w:val="none" w:sz="0" w:space="0" w:color="auto"/>
            <w:right w:val="none" w:sz="0" w:space="0" w:color="auto"/>
          </w:divBdr>
        </w:div>
        <w:div w:id="86660939">
          <w:marLeft w:val="480"/>
          <w:marRight w:val="0"/>
          <w:marTop w:val="0"/>
          <w:marBottom w:val="0"/>
          <w:divBdr>
            <w:top w:val="none" w:sz="0" w:space="0" w:color="auto"/>
            <w:left w:val="none" w:sz="0" w:space="0" w:color="auto"/>
            <w:bottom w:val="none" w:sz="0" w:space="0" w:color="auto"/>
            <w:right w:val="none" w:sz="0" w:space="0" w:color="auto"/>
          </w:divBdr>
        </w:div>
        <w:div w:id="2059933847">
          <w:marLeft w:val="480"/>
          <w:marRight w:val="0"/>
          <w:marTop w:val="0"/>
          <w:marBottom w:val="0"/>
          <w:divBdr>
            <w:top w:val="none" w:sz="0" w:space="0" w:color="auto"/>
            <w:left w:val="none" w:sz="0" w:space="0" w:color="auto"/>
            <w:bottom w:val="none" w:sz="0" w:space="0" w:color="auto"/>
            <w:right w:val="none" w:sz="0" w:space="0" w:color="auto"/>
          </w:divBdr>
        </w:div>
        <w:div w:id="1585216745">
          <w:marLeft w:val="480"/>
          <w:marRight w:val="0"/>
          <w:marTop w:val="0"/>
          <w:marBottom w:val="0"/>
          <w:divBdr>
            <w:top w:val="none" w:sz="0" w:space="0" w:color="auto"/>
            <w:left w:val="none" w:sz="0" w:space="0" w:color="auto"/>
            <w:bottom w:val="none" w:sz="0" w:space="0" w:color="auto"/>
            <w:right w:val="none" w:sz="0" w:space="0" w:color="auto"/>
          </w:divBdr>
        </w:div>
        <w:div w:id="924264373">
          <w:marLeft w:val="480"/>
          <w:marRight w:val="0"/>
          <w:marTop w:val="0"/>
          <w:marBottom w:val="0"/>
          <w:divBdr>
            <w:top w:val="none" w:sz="0" w:space="0" w:color="auto"/>
            <w:left w:val="none" w:sz="0" w:space="0" w:color="auto"/>
            <w:bottom w:val="none" w:sz="0" w:space="0" w:color="auto"/>
            <w:right w:val="none" w:sz="0" w:space="0" w:color="auto"/>
          </w:divBdr>
        </w:div>
        <w:div w:id="1548184010">
          <w:marLeft w:val="480"/>
          <w:marRight w:val="0"/>
          <w:marTop w:val="0"/>
          <w:marBottom w:val="0"/>
          <w:divBdr>
            <w:top w:val="none" w:sz="0" w:space="0" w:color="auto"/>
            <w:left w:val="none" w:sz="0" w:space="0" w:color="auto"/>
            <w:bottom w:val="none" w:sz="0" w:space="0" w:color="auto"/>
            <w:right w:val="none" w:sz="0" w:space="0" w:color="auto"/>
          </w:divBdr>
        </w:div>
        <w:div w:id="160971253">
          <w:marLeft w:val="480"/>
          <w:marRight w:val="0"/>
          <w:marTop w:val="0"/>
          <w:marBottom w:val="0"/>
          <w:divBdr>
            <w:top w:val="none" w:sz="0" w:space="0" w:color="auto"/>
            <w:left w:val="none" w:sz="0" w:space="0" w:color="auto"/>
            <w:bottom w:val="none" w:sz="0" w:space="0" w:color="auto"/>
            <w:right w:val="none" w:sz="0" w:space="0" w:color="auto"/>
          </w:divBdr>
        </w:div>
        <w:div w:id="93913251">
          <w:marLeft w:val="480"/>
          <w:marRight w:val="0"/>
          <w:marTop w:val="0"/>
          <w:marBottom w:val="0"/>
          <w:divBdr>
            <w:top w:val="none" w:sz="0" w:space="0" w:color="auto"/>
            <w:left w:val="none" w:sz="0" w:space="0" w:color="auto"/>
            <w:bottom w:val="none" w:sz="0" w:space="0" w:color="auto"/>
            <w:right w:val="none" w:sz="0" w:space="0" w:color="auto"/>
          </w:divBdr>
        </w:div>
        <w:div w:id="2144107890">
          <w:marLeft w:val="480"/>
          <w:marRight w:val="0"/>
          <w:marTop w:val="0"/>
          <w:marBottom w:val="0"/>
          <w:divBdr>
            <w:top w:val="none" w:sz="0" w:space="0" w:color="auto"/>
            <w:left w:val="none" w:sz="0" w:space="0" w:color="auto"/>
            <w:bottom w:val="none" w:sz="0" w:space="0" w:color="auto"/>
            <w:right w:val="none" w:sz="0" w:space="0" w:color="auto"/>
          </w:divBdr>
        </w:div>
        <w:div w:id="689987192">
          <w:marLeft w:val="480"/>
          <w:marRight w:val="0"/>
          <w:marTop w:val="0"/>
          <w:marBottom w:val="0"/>
          <w:divBdr>
            <w:top w:val="none" w:sz="0" w:space="0" w:color="auto"/>
            <w:left w:val="none" w:sz="0" w:space="0" w:color="auto"/>
            <w:bottom w:val="none" w:sz="0" w:space="0" w:color="auto"/>
            <w:right w:val="none" w:sz="0" w:space="0" w:color="auto"/>
          </w:divBdr>
        </w:div>
        <w:div w:id="1340767015">
          <w:marLeft w:val="480"/>
          <w:marRight w:val="0"/>
          <w:marTop w:val="0"/>
          <w:marBottom w:val="0"/>
          <w:divBdr>
            <w:top w:val="none" w:sz="0" w:space="0" w:color="auto"/>
            <w:left w:val="none" w:sz="0" w:space="0" w:color="auto"/>
            <w:bottom w:val="none" w:sz="0" w:space="0" w:color="auto"/>
            <w:right w:val="none" w:sz="0" w:space="0" w:color="auto"/>
          </w:divBdr>
        </w:div>
        <w:div w:id="824397906">
          <w:marLeft w:val="480"/>
          <w:marRight w:val="0"/>
          <w:marTop w:val="0"/>
          <w:marBottom w:val="0"/>
          <w:divBdr>
            <w:top w:val="none" w:sz="0" w:space="0" w:color="auto"/>
            <w:left w:val="none" w:sz="0" w:space="0" w:color="auto"/>
            <w:bottom w:val="none" w:sz="0" w:space="0" w:color="auto"/>
            <w:right w:val="none" w:sz="0" w:space="0" w:color="auto"/>
          </w:divBdr>
        </w:div>
        <w:div w:id="1133675">
          <w:marLeft w:val="480"/>
          <w:marRight w:val="0"/>
          <w:marTop w:val="0"/>
          <w:marBottom w:val="0"/>
          <w:divBdr>
            <w:top w:val="none" w:sz="0" w:space="0" w:color="auto"/>
            <w:left w:val="none" w:sz="0" w:space="0" w:color="auto"/>
            <w:bottom w:val="none" w:sz="0" w:space="0" w:color="auto"/>
            <w:right w:val="none" w:sz="0" w:space="0" w:color="auto"/>
          </w:divBdr>
        </w:div>
        <w:div w:id="1107194189">
          <w:marLeft w:val="480"/>
          <w:marRight w:val="0"/>
          <w:marTop w:val="0"/>
          <w:marBottom w:val="0"/>
          <w:divBdr>
            <w:top w:val="none" w:sz="0" w:space="0" w:color="auto"/>
            <w:left w:val="none" w:sz="0" w:space="0" w:color="auto"/>
            <w:bottom w:val="none" w:sz="0" w:space="0" w:color="auto"/>
            <w:right w:val="none" w:sz="0" w:space="0" w:color="auto"/>
          </w:divBdr>
        </w:div>
        <w:div w:id="1109545404">
          <w:marLeft w:val="480"/>
          <w:marRight w:val="0"/>
          <w:marTop w:val="0"/>
          <w:marBottom w:val="0"/>
          <w:divBdr>
            <w:top w:val="none" w:sz="0" w:space="0" w:color="auto"/>
            <w:left w:val="none" w:sz="0" w:space="0" w:color="auto"/>
            <w:bottom w:val="none" w:sz="0" w:space="0" w:color="auto"/>
            <w:right w:val="none" w:sz="0" w:space="0" w:color="auto"/>
          </w:divBdr>
        </w:div>
        <w:div w:id="1102531585">
          <w:marLeft w:val="480"/>
          <w:marRight w:val="0"/>
          <w:marTop w:val="0"/>
          <w:marBottom w:val="0"/>
          <w:divBdr>
            <w:top w:val="none" w:sz="0" w:space="0" w:color="auto"/>
            <w:left w:val="none" w:sz="0" w:space="0" w:color="auto"/>
            <w:bottom w:val="none" w:sz="0" w:space="0" w:color="auto"/>
            <w:right w:val="none" w:sz="0" w:space="0" w:color="auto"/>
          </w:divBdr>
        </w:div>
        <w:div w:id="1313605847">
          <w:marLeft w:val="480"/>
          <w:marRight w:val="0"/>
          <w:marTop w:val="0"/>
          <w:marBottom w:val="0"/>
          <w:divBdr>
            <w:top w:val="none" w:sz="0" w:space="0" w:color="auto"/>
            <w:left w:val="none" w:sz="0" w:space="0" w:color="auto"/>
            <w:bottom w:val="none" w:sz="0" w:space="0" w:color="auto"/>
            <w:right w:val="none" w:sz="0" w:space="0" w:color="auto"/>
          </w:divBdr>
        </w:div>
        <w:div w:id="826482919">
          <w:marLeft w:val="480"/>
          <w:marRight w:val="0"/>
          <w:marTop w:val="0"/>
          <w:marBottom w:val="0"/>
          <w:divBdr>
            <w:top w:val="none" w:sz="0" w:space="0" w:color="auto"/>
            <w:left w:val="none" w:sz="0" w:space="0" w:color="auto"/>
            <w:bottom w:val="none" w:sz="0" w:space="0" w:color="auto"/>
            <w:right w:val="none" w:sz="0" w:space="0" w:color="auto"/>
          </w:divBdr>
        </w:div>
      </w:divsChild>
    </w:div>
    <w:div w:id="1551770537">
      <w:bodyDiv w:val="1"/>
      <w:marLeft w:val="0"/>
      <w:marRight w:val="0"/>
      <w:marTop w:val="0"/>
      <w:marBottom w:val="0"/>
      <w:divBdr>
        <w:top w:val="none" w:sz="0" w:space="0" w:color="auto"/>
        <w:left w:val="none" w:sz="0" w:space="0" w:color="auto"/>
        <w:bottom w:val="none" w:sz="0" w:space="0" w:color="auto"/>
        <w:right w:val="none" w:sz="0" w:space="0" w:color="auto"/>
      </w:divBdr>
    </w:div>
    <w:div w:id="1551921302">
      <w:bodyDiv w:val="1"/>
      <w:marLeft w:val="0"/>
      <w:marRight w:val="0"/>
      <w:marTop w:val="0"/>
      <w:marBottom w:val="0"/>
      <w:divBdr>
        <w:top w:val="none" w:sz="0" w:space="0" w:color="auto"/>
        <w:left w:val="none" w:sz="0" w:space="0" w:color="auto"/>
        <w:bottom w:val="none" w:sz="0" w:space="0" w:color="auto"/>
        <w:right w:val="none" w:sz="0" w:space="0" w:color="auto"/>
      </w:divBdr>
    </w:div>
    <w:div w:id="1551958869">
      <w:bodyDiv w:val="1"/>
      <w:marLeft w:val="0"/>
      <w:marRight w:val="0"/>
      <w:marTop w:val="0"/>
      <w:marBottom w:val="0"/>
      <w:divBdr>
        <w:top w:val="none" w:sz="0" w:space="0" w:color="auto"/>
        <w:left w:val="none" w:sz="0" w:space="0" w:color="auto"/>
        <w:bottom w:val="none" w:sz="0" w:space="0" w:color="auto"/>
        <w:right w:val="none" w:sz="0" w:space="0" w:color="auto"/>
      </w:divBdr>
    </w:div>
    <w:div w:id="1552690346">
      <w:bodyDiv w:val="1"/>
      <w:marLeft w:val="0"/>
      <w:marRight w:val="0"/>
      <w:marTop w:val="0"/>
      <w:marBottom w:val="0"/>
      <w:divBdr>
        <w:top w:val="none" w:sz="0" w:space="0" w:color="auto"/>
        <w:left w:val="none" w:sz="0" w:space="0" w:color="auto"/>
        <w:bottom w:val="none" w:sz="0" w:space="0" w:color="auto"/>
        <w:right w:val="none" w:sz="0" w:space="0" w:color="auto"/>
      </w:divBdr>
    </w:div>
    <w:div w:id="1552964074">
      <w:bodyDiv w:val="1"/>
      <w:marLeft w:val="0"/>
      <w:marRight w:val="0"/>
      <w:marTop w:val="0"/>
      <w:marBottom w:val="0"/>
      <w:divBdr>
        <w:top w:val="none" w:sz="0" w:space="0" w:color="auto"/>
        <w:left w:val="none" w:sz="0" w:space="0" w:color="auto"/>
        <w:bottom w:val="none" w:sz="0" w:space="0" w:color="auto"/>
        <w:right w:val="none" w:sz="0" w:space="0" w:color="auto"/>
      </w:divBdr>
    </w:div>
    <w:div w:id="1553350679">
      <w:bodyDiv w:val="1"/>
      <w:marLeft w:val="0"/>
      <w:marRight w:val="0"/>
      <w:marTop w:val="0"/>
      <w:marBottom w:val="0"/>
      <w:divBdr>
        <w:top w:val="none" w:sz="0" w:space="0" w:color="auto"/>
        <w:left w:val="none" w:sz="0" w:space="0" w:color="auto"/>
        <w:bottom w:val="none" w:sz="0" w:space="0" w:color="auto"/>
        <w:right w:val="none" w:sz="0" w:space="0" w:color="auto"/>
      </w:divBdr>
    </w:div>
    <w:div w:id="1554386955">
      <w:bodyDiv w:val="1"/>
      <w:marLeft w:val="0"/>
      <w:marRight w:val="0"/>
      <w:marTop w:val="0"/>
      <w:marBottom w:val="0"/>
      <w:divBdr>
        <w:top w:val="none" w:sz="0" w:space="0" w:color="auto"/>
        <w:left w:val="none" w:sz="0" w:space="0" w:color="auto"/>
        <w:bottom w:val="none" w:sz="0" w:space="0" w:color="auto"/>
        <w:right w:val="none" w:sz="0" w:space="0" w:color="auto"/>
      </w:divBdr>
    </w:div>
    <w:div w:id="1556310440">
      <w:bodyDiv w:val="1"/>
      <w:marLeft w:val="0"/>
      <w:marRight w:val="0"/>
      <w:marTop w:val="0"/>
      <w:marBottom w:val="0"/>
      <w:divBdr>
        <w:top w:val="none" w:sz="0" w:space="0" w:color="auto"/>
        <w:left w:val="none" w:sz="0" w:space="0" w:color="auto"/>
        <w:bottom w:val="none" w:sz="0" w:space="0" w:color="auto"/>
        <w:right w:val="none" w:sz="0" w:space="0" w:color="auto"/>
      </w:divBdr>
    </w:div>
    <w:div w:id="1556505764">
      <w:bodyDiv w:val="1"/>
      <w:marLeft w:val="0"/>
      <w:marRight w:val="0"/>
      <w:marTop w:val="0"/>
      <w:marBottom w:val="0"/>
      <w:divBdr>
        <w:top w:val="none" w:sz="0" w:space="0" w:color="auto"/>
        <w:left w:val="none" w:sz="0" w:space="0" w:color="auto"/>
        <w:bottom w:val="none" w:sz="0" w:space="0" w:color="auto"/>
        <w:right w:val="none" w:sz="0" w:space="0" w:color="auto"/>
      </w:divBdr>
    </w:div>
    <w:div w:id="1556774297">
      <w:bodyDiv w:val="1"/>
      <w:marLeft w:val="0"/>
      <w:marRight w:val="0"/>
      <w:marTop w:val="0"/>
      <w:marBottom w:val="0"/>
      <w:divBdr>
        <w:top w:val="none" w:sz="0" w:space="0" w:color="auto"/>
        <w:left w:val="none" w:sz="0" w:space="0" w:color="auto"/>
        <w:bottom w:val="none" w:sz="0" w:space="0" w:color="auto"/>
        <w:right w:val="none" w:sz="0" w:space="0" w:color="auto"/>
      </w:divBdr>
    </w:div>
    <w:div w:id="1556889836">
      <w:bodyDiv w:val="1"/>
      <w:marLeft w:val="0"/>
      <w:marRight w:val="0"/>
      <w:marTop w:val="0"/>
      <w:marBottom w:val="0"/>
      <w:divBdr>
        <w:top w:val="none" w:sz="0" w:space="0" w:color="auto"/>
        <w:left w:val="none" w:sz="0" w:space="0" w:color="auto"/>
        <w:bottom w:val="none" w:sz="0" w:space="0" w:color="auto"/>
        <w:right w:val="none" w:sz="0" w:space="0" w:color="auto"/>
      </w:divBdr>
    </w:div>
    <w:div w:id="1556963933">
      <w:bodyDiv w:val="1"/>
      <w:marLeft w:val="0"/>
      <w:marRight w:val="0"/>
      <w:marTop w:val="0"/>
      <w:marBottom w:val="0"/>
      <w:divBdr>
        <w:top w:val="none" w:sz="0" w:space="0" w:color="auto"/>
        <w:left w:val="none" w:sz="0" w:space="0" w:color="auto"/>
        <w:bottom w:val="none" w:sz="0" w:space="0" w:color="auto"/>
        <w:right w:val="none" w:sz="0" w:space="0" w:color="auto"/>
      </w:divBdr>
      <w:divsChild>
        <w:div w:id="2017072855">
          <w:marLeft w:val="640"/>
          <w:marRight w:val="0"/>
          <w:marTop w:val="0"/>
          <w:marBottom w:val="0"/>
          <w:divBdr>
            <w:top w:val="none" w:sz="0" w:space="0" w:color="auto"/>
            <w:left w:val="none" w:sz="0" w:space="0" w:color="auto"/>
            <w:bottom w:val="none" w:sz="0" w:space="0" w:color="auto"/>
            <w:right w:val="none" w:sz="0" w:space="0" w:color="auto"/>
          </w:divBdr>
        </w:div>
        <w:div w:id="1146706378">
          <w:marLeft w:val="640"/>
          <w:marRight w:val="0"/>
          <w:marTop w:val="0"/>
          <w:marBottom w:val="0"/>
          <w:divBdr>
            <w:top w:val="none" w:sz="0" w:space="0" w:color="auto"/>
            <w:left w:val="none" w:sz="0" w:space="0" w:color="auto"/>
            <w:bottom w:val="none" w:sz="0" w:space="0" w:color="auto"/>
            <w:right w:val="none" w:sz="0" w:space="0" w:color="auto"/>
          </w:divBdr>
        </w:div>
        <w:div w:id="763722482">
          <w:marLeft w:val="640"/>
          <w:marRight w:val="0"/>
          <w:marTop w:val="0"/>
          <w:marBottom w:val="0"/>
          <w:divBdr>
            <w:top w:val="none" w:sz="0" w:space="0" w:color="auto"/>
            <w:left w:val="none" w:sz="0" w:space="0" w:color="auto"/>
            <w:bottom w:val="none" w:sz="0" w:space="0" w:color="auto"/>
            <w:right w:val="none" w:sz="0" w:space="0" w:color="auto"/>
          </w:divBdr>
        </w:div>
        <w:div w:id="901018776">
          <w:marLeft w:val="640"/>
          <w:marRight w:val="0"/>
          <w:marTop w:val="0"/>
          <w:marBottom w:val="0"/>
          <w:divBdr>
            <w:top w:val="none" w:sz="0" w:space="0" w:color="auto"/>
            <w:left w:val="none" w:sz="0" w:space="0" w:color="auto"/>
            <w:bottom w:val="none" w:sz="0" w:space="0" w:color="auto"/>
            <w:right w:val="none" w:sz="0" w:space="0" w:color="auto"/>
          </w:divBdr>
        </w:div>
        <w:div w:id="156192819">
          <w:marLeft w:val="640"/>
          <w:marRight w:val="0"/>
          <w:marTop w:val="0"/>
          <w:marBottom w:val="0"/>
          <w:divBdr>
            <w:top w:val="none" w:sz="0" w:space="0" w:color="auto"/>
            <w:left w:val="none" w:sz="0" w:space="0" w:color="auto"/>
            <w:bottom w:val="none" w:sz="0" w:space="0" w:color="auto"/>
            <w:right w:val="none" w:sz="0" w:space="0" w:color="auto"/>
          </w:divBdr>
        </w:div>
        <w:div w:id="1508247008">
          <w:marLeft w:val="640"/>
          <w:marRight w:val="0"/>
          <w:marTop w:val="0"/>
          <w:marBottom w:val="0"/>
          <w:divBdr>
            <w:top w:val="none" w:sz="0" w:space="0" w:color="auto"/>
            <w:left w:val="none" w:sz="0" w:space="0" w:color="auto"/>
            <w:bottom w:val="none" w:sz="0" w:space="0" w:color="auto"/>
            <w:right w:val="none" w:sz="0" w:space="0" w:color="auto"/>
          </w:divBdr>
        </w:div>
        <w:div w:id="1651444418">
          <w:marLeft w:val="640"/>
          <w:marRight w:val="0"/>
          <w:marTop w:val="0"/>
          <w:marBottom w:val="0"/>
          <w:divBdr>
            <w:top w:val="none" w:sz="0" w:space="0" w:color="auto"/>
            <w:left w:val="none" w:sz="0" w:space="0" w:color="auto"/>
            <w:bottom w:val="none" w:sz="0" w:space="0" w:color="auto"/>
            <w:right w:val="none" w:sz="0" w:space="0" w:color="auto"/>
          </w:divBdr>
        </w:div>
        <w:div w:id="1207913235">
          <w:marLeft w:val="640"/>
          <w:marRight w:val="0"/>
          <w:marTop w:val="0"/>
          <w:marBottom w:val="0"/>
          <w:divBdr>
            <w:top w:val="none" w:sz="0" w:space="0" w:color="auto"/>
            <w:left w:val="none" w:sz="0" w:space="0" w:color="auto"/>
            <w:bottom w:val="none" w:sz="0" w:space="0" w:color="auto"/>
            <w:right w:val="none" w:sz="0" w:space="0" w:color="auto"/>
          </w:divBdr>
        </w:div>
        <w:div w:id="771121279">
          <w:marLeft w:val="640"/>
          <w:marRight w:val="0"/>
          <w:marTop w:val="0"/>
          <w:marBottom w:val="0"/>
          <w:divBdr>
            <w:top w:val="none" w:sz="0" w:space="0" w:color="auto"/>
            <w:left w:val="none" w:sz="0" w:space="0" w:color="auto"/>
            <w:bottom w:val="none" w:sz="0" w:space="0" w:color="auto"/>
            <w:right w:val="none" w:sz="0" w:space="0" w:color="auto"/>
          </w:divBdr>
        </w:div>
        <w:div w:id="138112858">
          <w:marLeft w:val="640"/>
          <w:marRight w:val="0"/>
          <w:marTop w:val="0"/>
          <w:marBottom w:val="0"/>
          <w:divBdr>
            <w:top w:val="none" w:sz="0" w:space="0" w:color="auto"/>
            <w:left w:val="none" w:sz="0" w:space="0" w:color="auto"/>
            <w:bottom w:val="none" w:sz="0" w:space="0" w:color="auto"/>
            <w:right w:val="none" w:sz="0" w:space="0" w:color="auto"/>
          </w:divBdr>
        </w:div>
        <w:div w:id="2137720530">
          <w:marLeft w:val="640"/>
          <w:marRight w:val="0"/>
          <w:marTop w:val="0"/>
          <w:marBottom w:val="0"/>
          <w:divBdr>
            <w:top w:val="none" w:sz="0" w:space="0" w:color="auto"/>
            <w:left w:val="none" w:sz="0" w:space="0" w:color="auto"/>
            <w:bottom w:val="none" w:sz="0" w:space="0" w:color="auto"/>
            <w:right w:val="none" w:sz="0" w:space="0" w:color="auto"/>
          </w:divBdr>
        </w:div>
        <w:div w:id="868228414">
          <w:marLeft w:val="640"/>
          <w:marRight w:val="0"/>
          <w:marTop w:val="0"/>
          <w:marBottom w:val="0"/>
          <w:divBdr>
            <w:top w:val="none" w:sz="0" w:space="0" w:color="auto"/>
            <w:left w:val="none" w:sz="0" w:space="0" w:color="auto"/>
            <w:bottom w:val="none" w:sz="0" w:space="0" w:color="auto"/>
            <w:right w:val="none" w:sz="0" w:space="0" w:color="auto"/>
          </w:divBdr>
        </w:div>
        <w:div w:id="1498692203">
          <w:marLeft w:val="640"/>
          <w:marRight w:val="0"/>
          <w:marTop w:val="0"/>
          <w:marBottom w:val="0"/>
          <w:divBdr>
            <w:top w:val="none" w:sz="0" w:space="0" w:color="auto"/>
            <w:left w:val="none" w:sz="0" w:space="0" w:color="auto"/>
            <w:bottom w:val="none" w:sz="0" w:space="0" w:color="auto"/>
            <w:right w:val="none" w:sz="0" w:space="0" w:color="auto"/>
          </w:divBdr>
        </w:div>
        <w:div w:id="1045256943">
          <w:marLeft w:val="640"/>
          <w:marRight w:val="0"/>
          <w:marTop w:val="0"/>
          <w:marBottom w:val="0"/>
          <w:divBdr>
            <w:top w:val="none" w:sz="0" w:space="0" w:color="auto"/>
            <w:left w:val="none" w:sz="0" w:space="0" w:color="auto"/>
            <w:bottom w:val="none" w:sz="0" w:space="0" w:color="auto"/>
            <w:right w:val="none" w:sz="0" w:space="0" w:color="auto"/>
          </w:divBdr>
        </w:div>
        <w:div w:id="628242208">
          <w:marLeft w:val="640"/>
          <w:marRight w:val="0"/>
          <w:marTop w:val="0"/>
          <w:marBottom w:val="0"/>
          <w:divBdr>
            <w:top w:val="none" w:sz="0" w:space="0" w:color="auto"/>
            <w:left w:val="none" w:sz="0" w:space="0" w:color="auto"/>
            <w:bottom w:val="none" w:sz="0" w:space="0" w:color="auto"/>
            <w:right w:val="none" w:sz="0" w:space="0" w:color="auto"/>
          </w:divBdr>
        </w:div>
        <w:div w:id="1902135740">
          <w:marLeft w:val="640"/>
          <w:marRight w:val="0"/>
          <w:marTop w:val="0"/>
          <w:marBottom w:val="0"/>
          <w:divBdr>
            <w:top w:val="none" w:sz="0" w:space="0" w:color="auto"/>
            <w:left w:val="none" w:sz="0" w:space="0" w:color="auto"/>
            <w:bottom w:val="none" w:sz="0" w:space="0" w:color="auto"/>
            <w:right w:val="none" w:sz="0" w:space="0" w:color="auto"/>
          </w:divBdr>
        </w:div>
        <w:div w:id="1610240345">
          <w:marLeft w:val="640"/>
          <w:marRight w:val="0"/>
          <w:marTop w:val="0"/>
          <w:marBottom w:val="0"/>
          <w:divBdr>
            <w:top w:val="none" w:sz="0" w:space="0" w:color="auto"/>
            <w:left w:val="none" w:sz="0" w:space="0" w:color="auto"/>
            <w:bottom w:val="none" w:sz="0" w:space="0" w:color="auto"/>
            <w:right w:val="none" w:sz="0" w:space="0" w:color="auto"/>
          </w:divBdr>
        </w:div>
        <w:div w:id="1432580110">
          <w:marLeft w:val="640"/>
          <w:marRight w:val="0"/>
          <w:marTop w:val="0"/>
          <w:marBottom w:val="0"/>
          <w:divBdr>
            <w:top w:val="none" w:sz="0" w:space="0" w:color="auto"/>
            <w:left w:val="none" w:sz="0" w:space="0" w:color="auto"/>
            <w:bottom w:val="none" w:sz="0" w:space="0" w:color="auto"/>
            <w:right w:val="none" w:sz="0" w:space="0" w:color="auto"/>
          </w:divBdr>
        </w:div>
        <w:div w:id="1666202140">
          <w:marLeft w:val="640"/>
          <w:marRight w:val="0"/>
          <w:marTop w:val="0"/>
          <w:marBottom w:val="0"/>
          <w:divBdr>
            <w:top w:val="none" w:sz="0" w:space="0" w:color="auto"/>
            <w:left w:val="none" w:sz="0" w:space="0" w:color="auto"/>
            <w:bottom w:val="none" w:sz="0" w:space="0" w:color="auto"/>
            <w:right w:val="none" w:sz="0" w:space="0" w:color="auto"/>
          </w:divBdr>
        </w:div>
        <w:div w:id="1831628969">
          <w:marLeft w:val="640"/>
          <w:marRight w:val="0"/>
          <w:marTop w:val="0"/>
          <w:marBottom w:val="0"/>
          <w:divBdr>
            <w:top w:val="none" w:sz="0" w:space="0" w:color="auto"/>
            <w:left w:val="none" w:sz="0" w:space="0" w:color="auto"/>
            <w:bottom w:val="none" w:sz="0" w:space="0" w:color="auto"/>
            <w:right w:val="none" w:sz="0" w:space="0" w:color="auto"/>
          </w:divBdr>
        </w:div>
        <w:div w:id="549919195">
          <w:marLeft w:val="640"/>
          <w:marRight w:val="0"/>
          <w:marTop w:val="0"/>
          <w:marBottom w:val="0"/>
          <w:divBdr>
            <w:top w:val="none" w:sz="0" w:space="0" w:color="auto"/>
            <w:left w:val="none" w:sz="0" w:space="0" w:color="auto"/>
            <w:bottom w:val="none" w:sz="0" w:space="0" w:color="auto"/>
            <w:right w:val="none" w:sz="0" w:space="0" w:color="auto"/>
          </w:divBdr>
        </w:div>
        <w:div w:id="2097895495">
          <w:marLeft w:val="640"/>
          <w:marRight w:val="0"/>
          <w:marTop w:val="0"/>
          <w:marBottom w:val="0"/>
          <w:divBdr>
            <w:top w:val="none" w:sz="0" w:space="0" w:color="auto"/>
            <w:left w:val="none" w:sz="0" w:space="0" w:color="auto"/>
            <w:bottom w:val="none" w:sz="0" w:space="0" w:color="auto"/>
            <w:right w:val="none" w:sz="0" w:space="0" w:color="auto"/>
          </w:divBdr>
        </w:div>
        <w:div w:id="1303923339">
          <w:marLeft w:val="640"/>
          <w:marRight w:val="0"/>
          <w:marTop w:val="0"/>
          <w:marBottom w:val="0"/>
          <w:divBdr>
            <w:top w:val="none" w:sz="0" w:space="0" w:color="auto"/>
            <w:left w:val="none" w:sz="0" w:space="0" w:color="auto"/>
            <w:bottom w:val="none" w:sz="0" w:space="0" w:color="auto"/>
            <w:right w:val="none" w:sz="0" w:space="0" w:color="auto"/>
          </w:divBdr>
        </w:div>
        <w:div w:id="1741564430">
          <w:marLeft w:val="640"/>
          <w:marRight w:val="0"/>
          <w:marTop w:val="0"/>
          <w:marBottom w:val="0"/>
          <w:divBdr>
            <w:top w:val="none" w:sz="0" w:space="0" w:color="auto"/>
            <w:left w:val="none" w:sz="0" w:space="0" w:color="auto"/>
            <w:bottom w:val="none" w:sz="0" w:space="0" w:color="auto"/>
            <w:right w:val="none" w:sz="0" w:space="0" w:color="auto"/>
          </w:divBdr>
        </w:div>
        <w:div w:id="1679236815">
          <w:marLeft w:val="640"/>
          <w:marRight w:val="0"/>
          <w:marTop w:val="0"/>
          <w:marBottom w:val="0"/>
          <w:divBdr>
            <w:top w:val="none" w:sz="0" w:space="0" w:color="auto"/>
            <w:left w:val="none" w:sz="0" w:space="0" w:color="auto"/>
            <w:bottom w:val="none" w:sz="0" w:space="0" w:color="auto"/>
            <w:right w:val="none" w:sz="0" w:space="0" w:color="auto"/>
          </w:divBdr>
        </w:div>
        <w:div w:id="1897474814">
          <w:marLeft w:val="640"/>
          <w:marRight w:val="0"/>
          <w:marTop w:val="0"/>
          <w:marBottom w:val="0"/>
          <w:divBdr>
            <w:top w:val="none" w:sz="0" w:space="0" w:color="auto"/>
            <w:left w:val="none" w:sz="0" w:space="0" w:color="auto"/>
            <w:bottom w:val="none" w:sz="0" w:space="0" w:color="auto"/>
            <w:right w:val="none" w:sz="0" w:space="0" w:color="auto"/>
          </w:divBdr>
        </w:div>
        <w:div w:id="1882013160">
          <w:marLeft w:val="640"/>
          <w:marRight w:val="0"/>
          <w:marTop w:val="0"/>
          <w:marBottom w:val="0"/>
          <w:divBdr>
            <w:top w:val="none" w:sz="0" w:space="0" w:color="auto"/>
            <w:left w:val="none" w:sz="0" w:space="0" w:color="auto"/>
            <w:bottom w:val="none" w:sz="0" w:space="0" w:color="auto"/>
            <w:right w:val="none" w:sz="0" w:space="0" w:color="auto"/>
          </w:divBdr>
        </w:div>
        <w:div w:id="316037818">
          <w:marLeft w:val="640"/>
          <w:marRight w:val="0"/>
          <w:marTop w:val="0"/>
          <w:marBottom w:val="0"/>
          <w:divBdr>
            <w:top w:val="none" w:sz="0" w:space="0" w:color="auto"/>
            <w:left w:val="none" w:sz="0" w:space="0" w:color="auto"/>
            <w:bottom w:val="none" w:sz="0" w:space="0" w:color="auto"/>
            <w:right w:val="none" w:sz="0" w:space="0" w:color="auto"/>
          </w:divBdr>
        </w:div>
        <w:div w:id="938293446">
          <w:marLeft w:val="640"/>
          <w:marRight w:val="0"/>
          <w:marTop w:val="0"/>
          <w:marBottom w:val="0"/>
          <w:divBdr>
            <w:top w:val="none" w:sz="0" w:space="0" w:color="auto"/>
            <w:left w:val="none" w:sz="0" w:space="0" w:color="auto"/>
            <w:bottom w:val="none" w:sz="0" w:space="0" w:color="auto"/>
            <w:right w:val="none" w:sz="0" w:space="0" w:color="auto"/>
          </w:divBdr>
        </w:div>
        <w:div w:id="168760450">
          <w:marLeft w:val="640"/>
          <w:marRight w:val="0"/>
          <w:marTop w:val="0"/>
          <w:marBottom w:val="0"/>
          <w:divBdr>
            <w:top w:val="none" w:sz="0" w:space="0" w:color="auto"/>
            <w:left w:val="none" w:sz="0" w:space="0" w:color="auto"/>
            <w:bottom w:val="none" w:sz="0" w:space="0" w:color="auto"/>
            <w:right w:val="none" w:sz="0" w:space="0" w:color="auto"/>
          </w:divBdr>
        </w:div>
        <w:div w:id="1491172848">
          <w:marLeft w:val="640"/>
          <w:marRight w:val="0"/>
          <w:marTop w:val="0"/>
          <w:marBottom w:val="0"/>
          <w:divBdr>
            <w:top w:val="none" w:sz="0" w:space="0" w:color="auto"/>
            <w:left w:val="none" w:sz="0" w:space="0" w:color="auto"/>
            <w:bottom w:val="none" w:sz="0" w:space="0" w:color="auto"/>
            <w:right w:val="none" w:sz="0" w:space="0" w:color="auto"/>
          </w:divBdr>
        </w:div>
        <w:div w:id="542987870">
          <w:marLeft w:val="640"/>
          <w:marRight w:val="0"/>
          <w:marTop w:val="0"/>
          <w:marBottom w:val="0"/>
          <w:divBdr>
            <w:top w:val="none" w:sz="0" w:space="0" w:color="auto"/>
            <w:left w:val="none" w:sz="0" w:space="0" w:color="auto"/>
            <w:bottom w:val="none" w:sz="0" w:space="0" w:color="auto"/>
            <w:right w:val="none" w:sz="0" w:space="0" w:color="auto"/>
          </w:divBdr>
        </w:div>
        <w:div w:id="2055500501">
          <w:marLeft w:val="640"/>
          <w:marRight w:val="0"/>
          <w:marTop w:val="0"/>
          <w:marBottom w:val="0"/>
          <w:divBdr>
            <w:top w:val="none" w:sz="0" w:space="0" w:color="auto"/>
            <w:left w:val="none" w:sz="0" w:space="0" w:color="auto"/>
            <w:bottom w:val="none" w:sz="0" w:space="0" w:color="auto"/>
            <w:right w:val="none" w:sz="0" w:space="0" w:color="auto"/>
          </w:divBdr>
        </w:div>
        <w:div w:id="2045598806">
          <w:marLeft w:val="640"/>
          <w:marRight w:val="0"/>
          <w:marTop w:val="0"/>
          <w:marBottom w:val="0"/>
          <w:divBdr>
            <w:top w:val="none" w:sz="0" w:space="0" w:color="auto"/>
            <w:left w:val="none" w:sz="0" w:space="0" w:color="auto"/>
            <w:bottom w:val="none" w:sz="0" w:space="0" w:color="auto"/>
            <w:right w:val="none" w:sz="0" w:space="0" w:color="auto"/>
          </w:divBdr>
        </w:div>
        <w:div w:id="99647253">
          <w:marLeft w:val="640"/>
          <w:marRight w:val="0"/>
          <w:marTop w:val="0"/>
          <w:marBottom w:val="0"/>
          <w:divBdr>
            <w:top w:val="none" w:sz="0" w:space="0" w:color="auto"/>
            <w:left w:val="none" w:sz="0" w:space="0" w:color="auto"/>
            <w:bottom w:val="none" w:sz="0" w:space="0" w:color="auto"/>
            <w:right w:val="none" w:sz="0" w:space="0" w:color="auto"/>
          </w:divBdr>
        </w:div>
        <w:div w:id="1933217">
          <w:marLeft w:val="640"/>
          <w:marRight w:val="0"/>
          <w:marTop w:val="0"/>
          <w:marBottom w:val="0"/>
          <w:divBdr>
            <w:top w:val="none" w:sz="0" w:space="0" w:color="auto"/>
            <w:left w:val="none" w:sz="0" w:space="0" w:color="auto"/>
            <w:bottom w:val="none" w:sz="0" w:space="0" w:color="auto"/>
            <w:right w:val="none" w:sz="0" w:space="0" w:color="auto"/>
          </w:divBdr>
        </w:div>
        <w:div w:id="1940940081">
          <w:marLeft w:val="640"/>
          <w:marRight w:val="0"/>
          <w:marTop w:val="0"/>
          <w:marBottom w:val="0"/>
          <w:divBdr>
            <w:top w:val="none" w:sz="0" w:space="0" w:color="auto"/>
            <w:left w:val="none" w:sz="0" w:space="0" w:color="auto"/>
            <w:bottom w:val="none" w:sz="0" w:space="0" w:color="auto"/>
            <w:right w:val="none" w:sz="0" w:space="0" w:color="auto"/>
          </w:divBdr>
        </w:div>
        <w:div w:id="1033653351">
          <w:marLeft w:val="640"/>
          <w:marRight w:val="0"/>
          <w:marTop w:val="0"/>
          <w:marBottom w:val="0"/>
          <w:divBdr>
            <w:top w:val="none" w:sz="0" w:space="0" w:color="auto"/>
            <w:left w:val="none" w:sz="0" w:space="0" w:color="auto"/>
            <w:bottom w:val="none" w:sz="0" w:space="0" w:color="auto"/>
            <w:right w:val="none" w:sz="0" w:space="0" w:color="auto"/>
          </w:divBdr>
        </w:div>
        <w:div w:id="879973790">
          <w:marLeft w:val="640"/>
          <w:marRight w:val="0"/>
          <w:marTop w:val="0"/>
          <w:marBottom w:val="0"/>
          <w:divBdr>
            <w:top w:val="none" w:sz="0" w:space="0" w:color="auto"/>
            <w:left w:val="none" w:sz="0" w:space="0" w:color="auto"/>
            <w:bottom w:val="none" w:sz="0" w:space="0" w:color="auto"/>
            <w:right w:val="none" w:sz="0" w:space="0" w:color="auto"/>
          </w:divBdr>
        </w:div>
        <w:div w:id="1062408160">
          <w:marLeft w:val="640"/>
          <w:marRight w:val="0"/>
          <w:marTop w:val="0"/>
          <w:marBottom w:val="0"/>
          <w:divBdr>
            <w:top w:val="none" w:sz="0" w:space="0" w:color="auto"/>
            <w:left w:val="none" w:sz="0" w:space="0" w:color="auto"/>
            <w:bottom w:val="none" w:sz="0" w:space="0" w:color="auto"/>
            <w:right w:val="none" w:sz="0" w:space="0" w:color="auto"/>
          </w:divBdr>
        </w:div>
        <w:div w:id="381907072">
          <w:marLeft w:val="640"/>
          <w:marRight w:val="0"/>
          <w:marTop w:val="0"/>
          <w:marBottom w:val="0"/>
          <w:divBdr>
            <w:top w:val="none" w:sz="0" w:space="0" w:color="auto"/>
            <w:left w:val="none" w:sz="0" w:space="0" w:color="auto"/>
            <w:bottom w:val="none" w:sz="0" w:space="0" w:color="auto"/>
            <w:right w:val="none" w:sz="0" w:space="0" w:color="auto"/>
          </w:divBdr>
        </w:div>
        <w:div w:id="209267635">
          <w:marLeft w:val="640"/>
          <w:marRight w:val="0"/>
          <w:marTop w:val="0"/>
          <w:marBottom w:val="0"/>
          <w:divBdr>
            <w:top w:val="none" w:sz="0" w:space="0" w:color="auto"/>
            <w:left w:val="none" w:sz="0" w:space="0" w:color="auto"/>
            <w:bottom w:val="none" w:sz="0" w:space="0" w:color="auto"/>
            <w:right w:val="none" w:sz="0" w:space="0" w:color="auto"/>
          </w:divBdr>
        </w:div>
        <w:div w:id="91318101">
          <w:marLeft w:val="640"/>
          <w:marRight w:val="0"/>
          <w:marTop w:val="0"/>
          <w:marBottom w:val="0"/>
          <w:divBdr>
            <w:top w:val="none" w:sz="0" w:space="0" w:color="auto"/>
            <w:left w:val="none" w:sz="0" w:space="0" w:color="auto"/>
            <w:bottom w:val="none" w:sz="0" w:space="0" w:color="auto"/>
            <w:right w:val="none" w:sz="0" w:space="0" w:color="auto"/>
          </w:divBdr>
        </w:div>
        <w:div w:id="1289164907">
          <w:marLeft w:val="640"/>
          <w:marRight w:val="0"/>
          <w:marTop w:val="0"/>
          <w:marBottom w:val="0"/>
          <w:divBdr>
            <w:top w:val="none" w:sz="0" w:space="0" w:color="auto"/>
            <w:left w:val="none" w:sz="0" w:space="0" w:color="auto"/>
            <w:bottom w:val="none" w:sz="0" w:space="0" w:color="auto"/>
            <w:right w:val="none" w:sz="0" w:space="0" w:color="auto"/>
          </w:divBdr>
        </w:div>
        <w:div w:id="1240561279">
          <w:marLeft w:val="640"/>
          <w:marRight w:val="0"/>
          <w:marTop w:val="0"/>
          <w:marBottom w:val="0"/>
          <w:divBdr>
            <w:top w:val="none" w:sz="0" w:space="0" w:color="auto"/>
            <w:left w:val="none" w:sz="0" w:space="0" w:color="auto"/>
            <w:bottom w:val="none" w:sz="0" w:space="0" w:color="auto"/>
            <w:right w:val="none" w:sz="0" w:space="0" w:color="auto"/>
          </w:divBdr>
        </w:div>
        <w:div w:id="138694030">
          <w:marLeft w:val="640"/>
          <w:marRight w:val="0"/>
          <w:marTop w:val="0"/>
          <w:marBottom w:val="0"/>
          <w:divBdr>
            <w:top w:val="none" w:sz="0" w:space="0" w:color="auto"/>
            <w:left w:val="none" w:sz="0" w:space="0" w:color="auto"/>
            <w:bottom w:val="none" w:sz="0" w:space="0" w:color="auto"/>
            <w:right w:val="none" w:sz="0" w:space="0" w:color="auto"/>
          </w:divBdr>
        </w:div>
        <w:div w:id="1585068723">
          <w:marLeft w:val="640"/>
          <w:marRight w:val="0"/>
          <w:marTop w:val="0"/>
          <w:marBottom w:val="0"/>
          <w:divBdr>
            <w:top w:val="none" w:sz="0" w:space="0" w:color="auto"/>
            <w:left w:val="none" w:sz="0" w:space="0" w:color="auto"/>
            <w:bottom w:val="none" w:sz="0" w:space="0" w:color="auto"/>
            <w:right w:val="none" w:sz="0" w:space="0" w:color="auto"/>
          </w:divBdr>
        </w:div>
        <w:div w:id="142888805">
          <w:marLeft w:val="640"/>
          <w:marRight w:val="0"/>
          <w:marTop w:val="0"/>
          <w:marBottom w:val="0"/>
          <w:divBdr>
            <w:top w:val="none" w:sz="0" w:space="0" w:color="auto"/>
            <w:left w:val="none" w:sz="0" w:space="0" w:color="auto"/>
            <w:bottom w:val="none" w:sz="0" w:space="0" w:color="auto"/>
            <w:right w:val="none" w:sz="0" w:space="0" w:color="auto"/>
          </w:divBdr>
        </w:div>
        <w:div w:id="1660041918">
          <w:marLeft w:val="640"/>
          <w:marRight w:val="0"/>
          <w:marTop w:val="0"/>
          <w:marBottom w:val="0"/>
          <w:divBdr>
            <w:top w:val="none" w:sz="0" w:space="0" w:color="auto"/>
            <w:left w:val="none" w:sz="0" w:space="0" w:color="auto"/>
            <w:bottom w:val="none" w:sz="0" w:space="0" w:color="auto"/>
            <w:right w:val="none" w:sz="0" w:space="0" w:color="auto"/>
          </w:divBdr>
        </w:div>
        <w:div w:id="634872911">
          <w:marLeft w:val="640"/>
          <w:marRight w:val="0"/>
          <w:marTop w:val="0"/>
          <w:marBottom w:val="0"/>
          <w:divBdr>
            <w:top w:val="none" w:sz="0" w:space="0" w:color="auto"/>
            <w:left w:val="none" w:sz="0" w:space="0" w:color="auto"/>
            <w:bottom w:val="none" w:sz="0" w:space="0" w:color="auto"/>
            <w:right w:val="none" w:sz="0" w:space="0" w:color="auto"/>
          </w:divBdr>
        </w:div>
      </w:divsChild>
    </w:div>
    <w:div w:id="1557081022">
      <w:bodyDiv w:val="1"/>
      <w:marLeft w:val="0"/>
      <w:marRight w:val="0"/>
      <w:marTop w:val="0"/>
      <w:marBottom w:val="0"/>
      <w:divBdr>
        <w:top w:val="none" w:sz="0" w:space="0" w:color="auto"/>
        <w:left w:val="none" w:sz="0" w:space="0" w:color="auto"/>
        <w:bottom w:val="none" w:sz="0" w:space="0" w:color="auto"/>
        <w:right w:val="none" w:sz="0" w:space="0" w:color="auto"/>
      </w:divBdr>
    </w:div>
    <w:div w:id="1557400347">
      <w:bodyDiv w:val="1"/>
      <w:marLeft w:val="0"/>
      <w:marRight w:val="0"/>
      <w:marTop w:val="0"/>
      <w:marBottom w:val="0"/>
      <w:divBdr>
        <w:top w:val="none" w:sz="0" w:space="0" w:color="auto"/>
        <w:left w:val="none" w:sz="0" w:space="0" w:color="auto"/>
        <w:bottom w:val="none" w:sz="0" w:space="0" w:color="auto"/>
        <w:right w:val="none" w:sz="0" w:space="0" w:color="auto"/>
      </w:divBdr>
      <w:divsChild>
        <w:div w:id="1719015742">
          <w:marLeft w:val="480"/>
          <w:marRight w:val="0"/>
          <w:marTop w:val="0"/>
          <w:marBottom w:val="0"/>
          <w:divBdr>
            <w:top w:val="none" w:sz="0" w:space="0" w:color="auto"/>
            <w:left w:val="none" w:sz="0" w:space="0" w:color="auto"/>
            <w:bottom w:val="none" w:sz="0" w:space="0" w:color="auto"/>
            <w:right w:val="none" w:sz="0" w:space="0" w:color="auto"/>
          </w:divBdr>
        </w:div>
        <w:div w:id="1662852690">
          <w:marLeft w:val="480"/>
          <w:marRight w:val="0"/>
          <w:marTop w:val="0"/>
          <w:marBottom w:val="0"/>
          <w:divBdr>
            <w:top w:val="none" w:sz="0" w:space="0" w:color="auto"/>
            <w:left w:val="none" w:sz="0" w:space="0" w:color="auto"/>
            <w:bottom w:val="none" w:sz="0" w:space="0" w:color="auto"/>
            <w:right w:val="none" w:sz="0" w:space="0" w:color="auto"/>
          </w:divBdr>
        </w:div>
        <w:div w:id="1087075862">
          <w:marLeft w:val="480"/>
          <w:marRight w:val="0"/>
          <w:marTop w:val="0"/>
          <w:marBottom w:val="0"/>
          <w:divBdr>
            <w:top w:val="none" w:sz="0" w:space="0" w:color="auto"/>
            <w:left w:val="none" w:sz="0" w:space="0" w:color="auto"/>
            <w:bottom w:val="none" w:sz="0" w:space="0" w:color="auto"/>
            <w:right w:val="none" w:sz="0" w:space="0" w:color="auto"/>
          </w:divBdr>
        </w:div>
      </w:divsChild>
    </w:div>
    <w:div w:id="1557625995">
      <w:bodyDiv w:val="1"/>
      <w:marLeft w:val="0"/>
      <w:marRight w:val="0"/>
      <w:marTop w:val="0"/>
      <w:marBottom w:val="0"/>
      <w:divBdr>
        <w:top w:val="none" w:sz="0" w:space="0" w:color="auto"/>
        <w:left w:val="none" w:sz="0" w:space="0" w:color="auto"/>
        <w:bottom w:val="none" w:sz="0" w:space="0" w:color="auto"/>
        <w:right w:val="none" w:sz="0" w:space="0" w:color="auto"/>
      </w:divBdr>
    </w:div>
    <w:div w:id="1558392054">
      <w:bodyDiv w:val="1"/>
      <w:marLeft w:val="0"/>
      <w:marRight w:val="0"/>
      <w:marTop w:val="0"/>
      <w:marBottom w:val="0"/>
      <w:divBdr>
        <w:top w:val="none" w:sz="0" w:space="0" w:color="auto"/>
        <w:left w:val="none" w:sz="0" w:space="0" w:color="auto"/>
        <w:bottom w:val="none" w:sz="0" w:space="0" w:color="auto"/>
        <w:right w:val="none" w:sz="0" w:space="0" w:color="auto"/>
      </w:divBdr>
    </w:div>
    <w:div w:id="1558857184">
      <w:bodyDiv w:val="1"/>
      <w:marLeft w:val="0"/>
      <w:marRight w:val="0"/>
      <w:marTop w:val="0"/>
      <w:marBottom w:val="0"/>
      <w:divBdr>
        <w:top w:val="none" w:sz="0" w:space="0" w:color="auto"/>
        <w:left w:val="none" w:sz="0" w:space="0" w:color="auto"/>
        <w:bottom w:val="none" w:sz="0" w:space="0" w:color="auto"/>
        <w:right w:val="none" w:sz="0" w:space="0" w:color="auto"/>
      </w:divBdr>
    </w:div>
    <w:div w:id="1559130090">
      <w:bodyDiv w:val="1"/>
      <w:marLeft w:val="0"/>
      <w:marRight w:val="0"/>
      <w:marTop w:val="0"/>
      <w:marBottom w:val="0"/>
      <w:divBdr>
        <w:top w:val="none" w:sz="0" w:space="0" w:color="auto"/>
        <w:left w:val="none" w:sz="0" w:space="0" w:color="auto"/>
        <w:bottom w:val="none" w:sz="0" w:space="0" w:color="auto"/>
        <w:right w:val="none" w:sz="0" w:space="0" w:color="auto"/>
      </w:divBdr>
    </w:div>
    <w:div w:id="1559632780">
      <w:bodyDiv w:val="1"/>
      <w:marLeft w:val="0"/>
      <w:marRight w:val="0"/>
      <w:marTop w:val="0"/>
      <w:marBottom w:val="0"/>
      <w:divBdr>
        <w:top w:val="none" w:sz="0" w:space="0" w:color="auto"/>
        <w:left w:val="none" w:sz="0" w:space="0" w:color="auto"/>
        <w:bottom w:val="none" w:sz="0" w:space="0" w:color="auto"/>
        <w:right w:val="none" w:sz="0" w:space="0" w:color="auto"/>
      </w:divBdr>
    </w:div>
    <w:div w:id="1559701369">
      <w:bodyDiv w:val="1"/>
      <w:marLeft w:val="0"/>
      <w:marRight w:val="0"/>
      <w:marTop w:val="0"/>
      <w:marBottom w:val="0"/>
      <w:divBdr>
        <w:top w:val="none" w:sz="0" w:space="0" w:color="auto"/>
        <w:left w:val="none" w:sz="0" w:space="0" w:color="auto"/>
        <w:bottom w:val="none" w:sz="0" w:space="0" w:color="auto"/>
        <w:right w:val="none" w:sz="0" w:space="0" w:color="auto"/>
      </w:divBdr>
    </w:div>
    <w:div w:id="1559710884">
      <w:bodyDiv w:val="1"/>
      <w:marLeft w:val="0"/>
      <w:marRight w:val="0"/>
      <w:marTop w:val="0"/>
      <w:marBottom w:val="0"/>
      <w:divBdr>
        <w:top w:val="none" w:sz="0" w:space="0" w:color="auto"/>
        <w:left w:val="none" w:sz="0" w:space="0" w:color="auto"/>
        <w:bottom w:val="none" w:sz="0" w:space="0" w:color="auto"/>
        <w:right w:val="none" w:sz="0" w:space="0" w:color="auto"/>
      </w:divBdr>
    </w:div>
    <w:div w:id="1560899058">
      <w:bodyDiv w:val="1"/>
      <w:marLeft w:val="0"/>
      <w:marRight w:val="0"/>
      <w:marTop w:val="0"/>
      <w:marBottom w:val="0"/>
      <w:divBdr>
        <w:top w:val="none" w:sz="0" w:space="0" w:color="auto"/>
        <w:left w:val="none" w:sz="0" w:space="0" w:color="auto"/>
        <w:bottom w:val="none" w:sz="0" w:space="0" w:color="auto"/>
        <w:right w:val="none" w:sz="0" w:space="0" w:color="auto"/>
      </w:divBdr>
    </w:div>
    <w:div w:id="1560943817">
      <w:bodyDiv w:val="1"/>
      <w:marLeft w:val="0"/>
      <w:marRight w:val="0"/>
      <w:marTop w:val="0"/>
      <w:marBottom w:val="0"/>
      <w:divBdr>
        <w:top w:val="none" w:sz="0" w:space="0" w:color="auto"/>
        <w:left w:val="none" w:sz="0" w:space="0" w:color="auto"/>
        <w:bottom w:val="none" w:sz="0" w:space="0" w:color="auto"/>
        <w:right w:val="none" w:sz="0" w:space="0" w:color="auto"/>
      </w:divBdr>
      <w:divsChild>
        <w:div w:id="368451857">
          <w:marLeft w:val="640"/>
          <w:marRight w:val="0"/>
          <w:marTop w:val="0"/>
          <w:marBottom w:val="0"/>
          <w:divBdr>
            <w:top w:val="none" w:sz="0" w:space="0" w:color="auto"/>
            <w:left w:val="none" w:sz="0" w:space="0" w:color="auto"/>
            <w:bottom w:val="none" w:sz="0" w:space="0" w:color="auto"/>
            <w:right w:val="none" w:sz="0" w:space="0" w:color="auto"/>
          </w:divBdr>
        </w:div>
        <w:div w:id="274989568">
          <w:marLeft w:val="640"/>
          <w:marRight w:val="0"/>
          <w:marTop w:val="0"/>
          <w:marBottom w:val="0"/>
          <w:divBdr>
            <w:top w:val="none" w:sz="0" w:space="0" w:color="auto"/>
            <w:left w:val="none" w:sz="0" w:space="0" w:color="auto"/>
            <w:bottom w:val="none" w:sz="0" w:space="0" w:color="auto"/>
            <w:right w:val="none" w:sz="0" w:space="0" w:color="auto"/>
          </w:divBdr>
        </w:div>
        <w:div w:id="1157838512">
          <w:marLeft w:val="640"/>
          <w:marRight w:val="0"/>
          <w:marTop w:val="0"/>
          <w:marBottom w:val="0"/>
          <w:divBdr>
            <w:top w:val="none" w:sz="0" w:space="0" w:color="auto"/>
            <w:left w:val="none" w:sz="0" w:space="0" w:color="auto"/>
            <w:bottom w:val="none" w:sz="0" w:space="0" w:color="auto"/>
            <w:right w:val="none" w:sz="0" w:space="0" w:color="auto"/>
          </w:divBdr>
        </w:div>
        <w:div w:id="614024601">
          <w:marLeft w:val="640"/>
          <w:marRight w:val="0"/>
          <w:marTop w:val="0"/>
          <w:marBottom w:val="0"/>
          <w:divBdr>
            <w:top w:val="none" w:sz="0" w:space="0" w:color="auto"/>
            <w:left w:val="none" w:sz="0" w:space="0" w:color="auto"/>
            <w:bottom w:val="none" w:sz="0" w:space="0" w:color="auto"/>
            <w:right w:val="none" w:sz="0" w:space="0" w:color="auto"/>
          </w:divBdr>
        </w:div>
        <w:div w:id="662851259">
          <w:marLeft w:val="640"/>
          <w:marRight w:val="0"/>
          <w:marTop w:val="0"/>
          <w:marBottom w:val="0"/>
          <w:divBdr>
            <w:top w:val="none" w:sz="0" w:space="0" w:color="auto"/>
            <w:left w:val="none" w:sz="0" w:space="0" w:color="auto"/>
            <w:bottom w:val="none" w:sz="0" w:space="0" w:color="auto"/>
            <w:right w:val="none" w:sz="0" w:space="0" w:color="auto"/>
          </w:divBdr>
        </w:div>
        <w:div w:id="23944841">
          <w:marLeft w:val="640"/>
          <w:marRight w:val="0"/>
          <w:marTop w:val="0"/>
          <w:marBottom w:val="0"/>
          <w:divBdr>
            <w:top w:val="none" w:sz="0" w:space="0" w:color="auto"/>
            <w:left w:val="none" w:sz="0" w:space="0" w:color="auto"/>
            <w:bottom w:val="none" w:sz="0" w:space="0" w:color="auto"/>
            <w:right w:val="none" w:sz="0" w:space="0" w:color="auto"/>
          </w:divBdr>
        </w:div>
        <w:div w:id="1233009303">
          <w:marLeft w:val="640"/>
          <w:marRight w:val="0"/>
          <w:marTop w:val="0"/>
          <w:marBottom w:val="0"/>
          <w:divBdr>
            <w:top w:val="none" w:sz="0" w:space="0" w:color="auto"/>
            <w:left w:val="none" w:sz="0" w:space="0" w:color="auto"/>
            <w:bottom w:val="none" w:sz="0" w:space="0" w:color="auto"/>
            <w:right w:val="none" w:sz="0" w:space="0" w:color="auto"/>
          </w:divBdr>
        </w:div>
        <w:div w:id="1134907116">
          <w:marLeft w:val="640"/>
          <w:marRight w:val="0"/>
          <w:marTop w:val="0"/>
          <w:marBottom w:val="0"/>
          <w:divBdr>
            <w:top w:val="none" w:sz="0" w:space="0" w:color="auto"/>
            <w:left w:val="none" w:sz="0" w:space="0" w:color="auto"/>
            <w:bottom w:val="none" w:sz="0" w:space="0" w:color="auto"/>
            <w:right w:val="none" w:sz="0" w:space="0" w:color="auto"/>
          </w:divBdr>
        </w:div>
        <w:div w:id="1229146007">
          <w:marLeft w:val="640"/>
          <w:marRight w:val="0"/>
          <w:marTop w:val="0"/>
          <w:marBottom w:val="0"/>
          <w:divBdr>
            <w:top w:val="none" w:sz="0" w:space="0" w:color="auto"/>
            <w:left w:val="none" w:sz="0" w:space="0" w:color="auto"/>
            <w:bottom w:val="none" w:sz="0" w:space="0" w:color="auto"/>
            <w:right w:val="none" w:sz="0" w:space="0" w:color="auto"/>
          </w:divBdr>
        </w:div>
        <w:div w:id="264851336">
          <w:marLeft w:val="640"/>
          <w:marRight w:val="0"/>
          <w:marTop w:val="0"/>
          <w:marBottom w:val="0"/>
          <w:divBdr>
            <w:top w:val="none" w:sz="0" w:space="0" w:color="auto"/>
            <w:left w:val="none" w:sz="0" w:space="0" w:color="auto"/>
            <w:bottom w:val="none" w:sz="0" w:space="0" w:color="auto"/>
            <w:right w:val="none" w:sz="0" w:space="0" w:color="auto"/>
          </w:divBdr>
        </w:div>
        <w:div w:id="796221947">
          <w:marLeft w:val="640"/>
          <w:marRight w:val="0"/>
          <w:marTop w:val="0"/>
          <w:marBottom w:val="0"/>
          <w:divBdr>
            <w:top w:val="none" w:sz="0" w:space="0" w:color="auto"/>
            <w:left w:val="none" w:sz="0" w:space="0" w:color="auto"/>
            <w:bottom w:val="none" w:sz="0" w:space="0" w:color="auto"/>
            <w:right w:val="none" w:sz="0" w:space="0" w:color="auto"/>
          </w:divBdr>
        </w:div>
        <w:div w:id="163058082">
          <w:marLeft w:val="640"/>
          <w:marRight w:val="0"/>
          <w:marTop w:val="0"/>
          <w:marBottom w:val="0"/>
          <w:divBdr>
            <w:top w:val="none" w:sz="0" w:space="0" w:color="auto"/>
            <w:left w:val="none" w:sz="0" w:space="0" w:color="auto"/>
            <w:bottom w:val="none" w:sz="0" w:space="0" w:color="auto"/>
            <w:right w:val="none" w:sz="0" w:space="0" w:color="auto"/>
          </w:divBdr>
        </w:div>
        <w:div w:id="79765524">
          <w:marLeft w:val="640"/>
          <w:marRight w:val="0"/>
          <w:marTop w:val="0"/>
          <w:marBottom w:val="0"/>
          <w:divBdr>
            <w:top w:val="none" w:sz="0" w:space="0" w:color="auto"/>
            <w:left w:val="none" w:sz="0" w:space="0" w:color="auto"/>
            <w:bottom w:val="none" w:sz="0" w:space="0" w:color="auto"/>
            <w:right w:val="none" w:sz="0" w:space="0" w:color="auto"/>
          </w:divBdr>
        </w:div>
        <w:div w:id="632751939">
          <w:marLeft w:val="640"/>
          <w:marRight w:val="0"/>
          <w:marTop w:val="0"/>
          <w:marBottom w:val="0"/>
          <w:divBdr>
            <w:top w:val="none" w:sz="0" w:space="0" w:color="auto"/>
            <w:left w:val="none" w:sz="0" w:space="0" w:color="auto"/>
            <w:bottom w:val="none" w:sz="0" w:space="0" w:color="auto"/>
            <w:right w:val="none" w:sz="0" w:space="0" w:color="auto"/>
          </w:divBdr>
        </w:div>
        <w:div w:id="795373836">
          <w:marLeft w:val="640"/>
          <w:marRight w:val="0"/>
          <w:marTop w:val="0"/>
          <w:marBottom w:val="0"/>
          <w:divBdr>
            <w:top w:val="none" w:sz="0" w:space="0" w:color="auto"/>
            <w:left w:val="none" w:sz="0" w:space="0" w:color="auto"/>
            <w:bottom w:val="none" w:sz="0" w:space="0" w:color="auto"/>
            <w:right w:val="none" w:sz="0" w:space="0" w:color="auto"/>
          </w:divBdr>
        </w:div>
        <w:div w:id="65807284">
          <w:marLeft w:val="640"/>
          <w:marRight w:val="0"/>
          <w:marTop w:val="0"/>
          <w:marBottom w:val="0"/>
          <w:divBdr>
            <w:top w:val="none" w:sz="0" w:space="0" w:color="auto"/>
            <w:left w:val="none" w:sz="0" w:space="0" w:color="auto"/>
            <w:bottom w:val="none" w:sz="0" w:space="0" w:color="auto"/>
            <w:right w:val="none" w:sz="0" w:space="0" w:color="auto"/>
          </w:divBdr>
        </w:div>
        <w:div w:id="889153152">
          <w:marLeft w:val="640"/>
          <w:marRight w:val="0"/>
          <w:marTop w:val="0"/>
          <w:marBottom w:val="0"/>
          <w:divBdr>
            <w:top w:val="none" w:sz="0" w:space="0" w:color="auto"/>
            <w:left w:val="none" w:sz="0" w:space="0" w:color="auto"/>
            <w:bottom w:val="none" w:sz="0" w:space="0" w:color="auto"/>
            <w:right w:val="none" w:sz="0" w:space="0" w:color="auto"/>
          </w:divBdr>
        </w:div>
        <w:div w:id="1540127449">
          <w:marLeft w:val="640"/>
          <w:marRight w:val="0"/>
          <w:marTop w:val="0"/>
          <w:marBottom w:val="0"/>
          <w:divBdr>
            <w:top w:val="none" w:sz="0" w:space="0" w:color="auto"/>
            <w:left w:val="none" w:sz="0" w:space="0" w:color="auto"/>
            <w:bottom w:val="none" w:sz="0" w:space="0" w:color="auto"/>
            <w:right w:val="none" w:sz="0" w:space="0" w:color="auto"/>
          </w:divBdr>
        </w:div>
        <w:div w:id="91710993">
          <w:marLeft w:val="640"/>
          <w:marRight w:val="0"/>
          <w:marTop w:val="0"/>
          <w:marBottom w:val="0"/>
          <w:divBdr>
            <w:top w:val="none" w:sz="0" w:space="0" w:color="auto"/>
            <w:left w:val="none" w:sz="0" w:space="0" w:color="auto"/>
            <w:bottom w:val="none" w:sz="0" w:space="0" w:color="auto"/>
            <w:right w:val="none" w:sz="0" w:space="0" w:color="auto"/>
          </w:divBdr>
        </w:div>
        <w:div w:id="1001664138">
          <w:marLeft w:val="640"/>
          <w:marRight w:val="0"/>
          <w:marTop w:val="0"/>
          <w:marBottom w:val="0"/>
          <w:divBdr>
            <w:top w:val="none" w:sz="0" w:space="0" w:color="auto"/>
            <w:left w:val="none" w:sz="0" w:space="0" w:color="auto"/>
            <w:bottom w:val="none" w:sz="0" w:space="0" w:color="auto"/>
            <w:right w:val="none" w:sz="0" w:space="0" w:color="auto"/>
          </w:divBdr>
        </w:div>
        <w:div w:id="49772274">
          <w:marLeft w:val="640"/>
          <w:marRight w:val="0"/>
          <w:marTop w:val="0"/>
          <w:marBottom w:val="0"/>
          <w:divBdr>
            <w:top w:val="none" w:sz="0" w:space="0" w:color="auto"/>
            <w:left w:val="none" w:sz="0" w:space="0" w:color="auto"/>
            <w:bottom w:val="none" w:sz="0" w:space="0" w:color="auto"/>
            <w:right w:val="none" w:sz="0" w:space="0" w:color="auto"/>
          </w:divBdr>
        </w:div>
        <w:div w:id="1259171103">
          <w:marLeft w:val="640"/>
          <w:marRight w:val="0"/>
          <w:marTop w:val="0"/>
          <w:marBottom w:val="0"/>
          <w:divBdr>
            <w:top w:val="none" w:sz="0" w:space="0" w:color="auto"/>
            <w:left w:val="none" w:sz="0" w:space="0" w:color="auto"/>
            <w:bottom w:val="none" w:sz="0" w:space="0" w:color="auto"/>
            <w:right w:val="none" w:sz="0" w:space="0" w:color="auto"/>
          </w:divBdr>
        </w:div>
        <w:div w:id="1455634598">
          <w:marLeft w:val="640"/>
          <w:marRight w:val="0"/>
          <w:marTop w:val="0"/>
          <w:marBottom w:val="0"/>
          <w:divBdr>
            <w:top w:val="none" w:sz="0" w:space="0" w:color="auto"/>
            <w:left w:val="none" w:sz="0" w:space="0" w:color="auto"/>
            <w:bottom w:val="none" w:sz="0" w:space="0" w:color="auto"/>
            <w:right w:val="none" w:sz="0" w:space="0" w:color="auto"/>
          </w:divBdr>
        </w:div>
        <w:div w:id="1282027663">
          <w:marLeft w:val="640"/>
          <w:marRight w:val="0"/>
          <w:marTop w:val="0"/>
          <w:marBottom w:val="0"/>
          <w:divBdr>
            <w:top w:val="none" w:sz="0" w:space="0" w:color="auto"/>
            <w:left w:val="none" w:sz="0" w:space="0" w:color="auto"/>
            <w:bottom w:val="none" w:sz="0" w:space="0" w:color="auto"/>
            <w:right w:val="none" w:sz="0" w:space="0" w:color="auto"/>
          </w:divBdr>
        </w:div>
        <w:div w:id="73549300">
          <w:marLeft w:val="640"/>
          <w:marRight w:val="0"/>
          <w:marTop w:val="0"/>
          <w:marBottom w:val="0"/>
          <w:divBdr>
            <w:top w:val="none" w:sz="0" w:space="0" w:color="auto"/>
            <w:left w:val="none" w:sz="0" w:space="0" w:color="auto"/>
            <w:bottom w:val="none" w:sz="0" w:space="0" w:color="auto"/>
            <w:right w:val="none" w:sz="0" w:space="0" w:color="auto"/>
          </w:divBdr>
        </w:div>
        <w:div w:id="1088384496">
          <w:marLeft w:val="640"/>
          <w:marRight w:val="0"/>
          <w:marTop w:val="0"/>
          <w:marBottom w:val="0"/>
          <w:divBdr>
            <w:top w:val="none" w:sz="0" w:space="0" w:color="auto"/>
            <w:left w:val="none" w:sz="0" w:space="0" w:color="auto"/>
            <w:bottom w:val="none" w:sz="0" w:space="0" w:color="auto"/>
            <w:right w:val="none" w:sz="0" w:space="0" w:color="auto"/>
          </w:divBdr>
        </w:div>
        <w:div w:id="808323548">
          <w:marLeft w:val="640"/>
          <w:marRight w:val="0"/>
          <w:marTop w:val="0"/>
          <w:marBottom w:val="0"/>
          <w:divBdr>
            <w:top w:val="none" w:sz="0" w:space="0" w:color="auto"/>
            <w:left w:val="none" w:sz="0" w:space="0" w:color="auto"/>
            <w:bottom w:val="none" w:sz="0" w:space="0" w:color="auto"/>
            <w:right w:val="none" w:sz="0" w:space="0" w:color="auto"/>
          </w:divBdr>
        </w:div>
        <w:div w:id="1430587207">
          <w:marLeft w:val="640"/>
          <w:marRight w:val="0"/>
          <w:marTop w:val="0"/>
          <w:marBottom w:val="0"/>
          <w:divBdr>
            <w:top w:val="none" w:sz="0" w:space="0" w:color="auto"/>
            <w:left w:val="none" w:sz="0" w:space="0" w:color="auto"/>
            <w:bottom w:val="none" w:sz="0" w:space="0" w:color="auto"/>
            <w:right w:val="none" w:sz="0" w:space="0" w:color="auto"/>
          </w:divBdr>
        </w:div>
        <w:div w:id="775514808">
          <w:marLeft w:val="640"/>
          <w:marRight w:val="0"/>
          <w:marTop w:val="0"/>
          <w:marBottom w:val="0"/>
          <w:divBdr>
            <w:top w:val="none" w:sz="0" w:space="0" w:color="auto"/>
            <w:left w:val="none" w:sz="0" w:space="0" w:color="auto"/>
            <w:bottom w:val="none" w:sz="0" w:space="0" w:color="auto"/>
            <w:right w:val="none" w:sz="0" w:space="0" w:color="auto"/>
          </w:divBdr>
        </w:div>
        <w:div w:id="1336108628">
          <w:marLeft w:val="640"/>
          <w:marRight w:val="0"/>
          <w:marTop w:val="0"/>
          <w:marBottom w:val="0"/>
          <w:divBdr>
            <w:top w:val="none" w:sz="0" w:space="0" w:color="auto"/>
            <w:left w:val="none" w:sz="0" w:space="0" w:color="auto"/>
            <w:bottom w:val="none" w:sz="0" w:space="0" w:color="auto"/>
            <w:right w:val="none" w:sz="0" w:space="0" w:color="auto"/>
          </w:divBdr>
        </w:div>
        <w:div w:id="1299722451">
          <w:marLeft w:val="640"/>
          <w:marRight w:val="0"/>
          <w:marTop w:val="0"/>
          <w:marBottom w:val="0"/>
          <w:divBdr>
            <w:top w:val="none" w:sz="0" w:space="0" w:color="auto"/>
            <w:left w:val="none" w:sz="0" w:space="0" w:color="auto"/>
            <w:bottom w:val="none" w:sz="0" w:space="0" w:color="auto"/>
            <w:right w:val="none" w:sz="0" w:space="0" w:color="auto"/>
          </w:divBdr>
        </w:div>
        <w:div w:id="814027852">
          <w:marLeft w:val="640"/>
          <w:marRight w:val="0"/>
          <w:marTop w:val="0"/>
          <w:marBottom w:val="0"/>
          <w:divBdr>
            <w:top w:val="none" w:sz="0" w:space="0" w:color="auto"/>
            <w:left w:val="none" w:sz="0" w:space="0" w:color="auto"/>
            <w:bottom w:val="none" w:sz="0" w:space="0" w:color="auto"/>
            <w:right w:val="none" w:sz="0" w:space="0" w:color="auto"/>
          </w:divBdr>
        </w:div>
        <w:div w:id="580678693">
          <w:marLeft w:val="640"/>
          <w:marRight w:val="0"/>
          <w:marTop w:val="0"/>
          <w:marBottom w:val="0"/>
          <w:divBdr>
            <w:top w:val="none" w:sz="0" w:space="0" w:color="auto"/>
            <w:left w:val="none" w:sz="0" w:space="0" w:color="auto"/>
            <w:bottom w:val="none" w:sz="0" w:space="0" w:color="auto"/>
            <w:right w:val="none" w:sz="0" w:space="0" w:color="auto"/>
          </w:divBdr>
        </w:div>
        <w:div w:id="1514031990">
          <w:marLeft w:val="640"/>
          <w:marRight w:val="0"/>
          <w:marTop w:val="0"/>
          <w:marBottom w:val="0"/>
          <w:divBdr>
            <w:top w:val="none" w:sz="0" w:space="0" w:color="auto"/>
            <w:left w:val="none" w:sz="0" w:space="0" w:color="auto"/>
            <w:bottom w:val="none" w:sz="0" w:space="0" w:color="auto"/>
            <w:right w:val="none" w:sz="0" w:space="0" w:color="auto"/>
          </w:divBdr>
        </w:div>
        <w:div w:id="272445763">
          <w:marLeft w:val="640"/>
          <w:marRight w:val="0"/>
          <w:marTop w:val="0"/>
          <w:marBottom w:val="0"/>
          <w:divBdr>
            <w:top w:val="none" w:sz="0" w:space="0" w:color="auto"/>
            <w:left w:val="none" w:sz="0" w:space="0" w:color="auto"/>
            <w:bottom w:val="none" w:sz="0" w:space="0" w:color="auto"/>
            <w:right w:val="none" w:sz="0" w:space="0" w:color="auto"/>
          </w:divBdr>
        </w:div>
        <w:div w:id="2041781728">
          <w:marLeft w:val="640"/>
          <w:marRight w:val="0"/>
          <w:marTop w:val="0"/>
          <w:marBottom w:val="0"/>
          <w:divBdr>
            <w:top w:val="none" w:sz="0" w:space="0" w:color="auto"/>
            <w:left w:val="none" w:sz="0" w:space="0" w:color="auto"/>
            <w:bottom w:val="none" w:sz="0" w:space="0" w:color="auto"/>
            <w:right w:val="none" w:sz="0" w:space="0" w:color="auto"/>
          </w:divBdr>
        </w:div>
        <w:div w:id="899747008">
          <w:marLeft w:val="640"/>
          <w:marRight w:val="0"/>
          <w:marTop w:val="0"/>
          <w:marBottom w:val="0"/>
          <w:divBdr>
            <w:top w:val="none" w:sz="0" w:space="0" w:color="auto"/>
            <w:left w:val="none" w:sz="0" w:space="0" w:color="auto"/>
            <w:bottom w:val="none" w:sz="0" w:space="0" w:color="auto"/>
            <w:right w:val="none" w:sz="0" w:space="0" w:color="auto"/>
          </w:divBdr>
        </w:div>
        <w:div w:id="461312771">
          <w:marLeft w:val="640"/>
          <w:marRight w:val="0"/>
          <w:marTop w:val="0"/>
          <w:marBottom w:val="0"/>
          <w:divBdr>
            <w:top w:val="none" w:sz="0" w:space="0" w:color="auto"/>
            <w:left w:val="none" w:sz="0" w:space="0" w:color="auto"/>
            <w:bottom w:val="none" w:sz="0" w:space="0" w:color="auto"/>
            <w:right w:val="none" w:sz="0" w:space="0" w:color="auto"/>
          </w:divBdr>
        </w:div>
        <w:div w:id="1786457949">
          <w:marLeft w:val="640"/>
          <w:marRight w:val="0"/>
          <w:marTop w:val="0"/>
          <w:marBottom w:val="0"/>
          <w:divBdr>
            <w:top w:val="none" w:sz="0" w:space="0" w:color="auto"/>
            <w:left w:val="none" w:sz="0" w:space="0" w:color="auto"/>
            <w:bottom w:val="none" w:sz="0" w:space="0" w:color="auto"/>
            <w:right w:val="none" w:sz="0" w:space="0" w:color="auto"/>
          </w:divBdr>
        </w:div>
        <w:div w:id="340394983">
          <w:marLeft w:val="640"/>
          <w:marRight w:val="0"/>
          <w:marTop w:val="0"/>
          <w:marBottom w:val="0"/>
          <w:divBdr>
            <w:top w:val="none" w:sz="0" w:space="0" w:color="auto"/>
            <w:left w:val="none" w:sz="0" w:space="0" w:color="auto"/>
            <w:bottom w:val="none" w:sz="0" w:space="0" w:color="auto"/>
            <w:right w:val="none" w:sz="0" w:space="0" w:color="auto"/>
          </w:divBdr>
        </w:div>
        <w:div w:id="1062947426">
          <w:marLeft w:val="640"/>
          <w:marRight w:val="0"/>
          <w:marTop w:val="0"/>
          <w:marBottom w:val="0"/>
          <w:divBdr>
            <w:top w:val="none" w:sz="0" w:space="0" w:color="auto"/>
            <w:left w:val="none" w:sz="0" w:space="0" w:color="auto"/>
            <w:bottom w:val="none" w:sz="0" w:space="0" w:color="auto"/>
            <w:right w:val="none" w:sz="0" w:space="0" w:color="auto"/>
          </w:divBdr>
        </w:div>
        <w:div w:id="1015570856">
          <w:marLeft w:val="640"/>
          <w:marRight w:val="0"/>
          <w:marTop w:val="0"/>
          <w:marBottom w:val="0"/>
          <w:divBdr>
            <w:top w:val="none" w:sz="0" w:space="0" w:color="auto"/>
            <w:left w:val="none" w:sz="0" w:space="0" w:color="auto"/>
            <w:bottom w:val="none" w:sz="0" w:space="0" w:color="auto"/>
            <w:right w:val="none" w:sz="0" w:space="0" w:color="auto"/>
          </w:divBdr>
        </w:div>
        <w:div w:id="122697210">
          <w:marLeft w:val="640"/>
          <w:marRight w:val="0"/>
          <w:marTop w:val="0"/>
          <w:marBottom w:val="0"/>
          <w:divBdr>
            <w:top w:val="none" w:sz="0" w:space="0" w:color="auto"/>
            <w:left w:val="none" w:sz="0" w:space="0" w:color="auto"/>
            <w:bottom w:val="none" w:sz="0" w:space="0" w:color="auto"/>
            <w:right w:val="none" w:sz="0" w:space="0" w:color="auto"/>
          </w:divBdr>
        </w:div>
        <w:div w:id="1210654003">
          <w:marLeft w:val="640"/>
          <w:marRight w:val="0"/>
          <w:marTop w:val="0"/>
          <w:marBottom w:val="0"/>
          <w:divBdr>
            <w:top w:val="none" w:sz="0" w:space="0" w:color="auto"/>
            <w:left w:val="none" w:sz="0" w:space="0" w:color="auto"/>
            <w:bottom w:val="none" w:sz="0" w:space="0" w:color="auto"/>
            <w:right w:val="none" w:sz="0" w:space="0" w:color="auto"/>
          </w:divBdr>
        </w:div>
        <w:div w:id="1311666742">
          <w:marLeft w:val="640"/>
          <w:marRight w:val="0"/>
          <w:marTop w:val="0"/>
          <w:marBottom w:val="0"/>
          <w:divBdr>
            <w:top w:val="none" w:sz="0" w:space="0" w:color="auto"/>
            <w:left w:val="none" w:sz="0" w:space="0" w:color="auto"/>
            <w:bottom w:val="none" w:sz="0" w:space="0" w:color="auto"/>
            <w:right w:val="none" w:sz="0" w:space="0" w:color="auto"/>
          </w:divBdr>
        </w:div>
        <w:div w:id="645470544">
          <w:marLeft w:val="640"/>
          <w:marRight w:val="0"/>
          <w:marTop w:val="0"/>
          <w:marBottom w:val="0"/>
          <w:divBdr>
            <w:top w:val="none" w:sz="0" w:space="0" w:color="auto"/>
            <w:left w:val="none" w:sz="0" w:space="0" w:color="auto"/>
            <w:bottom w:val="none" w:sz="0" w:space="0" w:color="auto"/>
            <w:right w:val="none" w:sz="0" w:space="0" w:color="auto"/>
          </w:divBdr>
        </w:div>
        <w:div w:id="416639925">
          <w:marLeft w:val="640"/>
          <w:marRight w:val="0"/>
          <w:marTop w:val="0"/>
          <w:marBottom w:val="0"/>
          <w:divBdr>
            <w:top w:val="none" w:sz="0" w:space="0" w:color="auto"/>
            <w:left w:val="none" w:sz="0" w:space="0" w:color="auto"/>
            <w:bottom w:val="none" w:sz="0" w:space="0" w:color="auto"/>
            <w:right w:val="none" w:sz="0" w:space="0" w:color="auto"/>
          </w:divBdr>
        </w:div>
        <w:div w:id="959609809">
          <w:marLeft w:val="640"/>
          <w:marRight w:val="0"/>
          <w:marTop w:val="0"/>
          <w:marBottom w:val="0"/>
          <w:divBdr>
            <w:top w:val="none" w:sz="0" w:space="0" w:color="auto"/>
            <w:left w:val="none" w:sz="0" w:space="0" w:color="auto"/>
            <w:bottom w:val="none" w:sz="0" w:space="0" w:color="auto"/>
            <w:right w:val="none" w:sz="0" w:space="0" w:color="auto"/>
          </w:divBdr>
        </w:div>
        <w:div w:id="526257845">
          <w:marLeft w:val="640"/>
          <w:marRight w:val="0"/>
          <w:marTop w:val="0"/>
          <w:marBottom w:val="0"/>
          <w:divBdr>
            <w:top w:val="none" w:sz="0" w:space="0" w:color="auto"/>
            <w:left w:val="none" w:sz="0" w:space="0" w:color="auto"/>
            <w:bottom w:val="none" w:sz="0" w:space="0" w:color="auto"/>
            <w:right w:val="none" w:sz="0" w:space="0" w:color="auto"/>
          </w:divBdr>
        </w:div>
        <w:div w:id="957878790">
          <w:marLeft w:val="640"/>
          <w:marRight w:val="0"/>
          <w:marTop w:val="0"/>
          <w:marBottom w:val="0"/>
          <w:divBdr>
            <w:top w:val="none" w:sz="0" w:space="0" w:color="auto"/>
            <w:left w:val="none" w:sz="0" w:space="0" w:color="auto"/>
            <w:bottom w:val="none" w:sz="0" w:space="0" w:color="auto"/>
            <w:right w:val="none" w:sz="0" w:space="0" w:color="auto"/>
          </w:divBdr>
        </w:div>
        <w:div w:id="1803887600">
          <w:marLeft w:val="640"/>
          <w:marRight w:val="0"/>
          <w:marTop w:val="0"/>
          <w:marBottom w:val="0"/>
          <w:divBdr>
            <w:top w:val="none" w:sz="0" w:space="0" w:color="auto"/>
            <w:left w:val="none" w:sz="0" w:space="0" w:color="auto"/>
            <w:bottom w:val="none" w:sz="0" w:space="0" w:color="auto"/>
            <w:right w:val="none" w:sz="0" w:space="0" w:color="auto"/>
          </w:divBdr>
        </w:div>
        <w:div w:id="1188637765">
          <w:marLeft w:val="640"/>
          <w:marRight w:val="0"/>
          <w:marTop w:val="0"/>
          <w:marBottom w:val="0"/>
          <w:divBdr>
            <w:top w:val="none" w:sz="0" w:space="0" w:color="auto"/>
            <w:left w:val="none" w:sz="0" w:space="0" w:color="auto"/>
            <w:bottom w:val="none" w:sz="0" w:space="0" w:color="auto"/>
            <w:right w:val="none" w:sz="0" w:space="0" w:color="auto"/>
          </w:divBdr>
        </w:div>
      </w:divsChild>
    </w:div>
    <w:div w:id="1562129478">
      <w:bodyDiv w:val="1"/>
      <w:marLeft w:val="0"/>
      <w:marRight w:val="0"/>
      <w:marTop w:val="0"/>
      <w:marBottom w:val="0"/>
      <w:divBdr>
        <w:top w:val="none" w:sz="0" w:space="0" w:color="auto"/>
        <w:left w:val="none" w:sz="0" w:space="0" w:color="auto"/>
        <w:bottom w:val="none" w:sz="0" w:space="0" w:color="auto"/>
        <w:right w:val="none" w:sz="0" w:space="0" w:color="auto"/>
      </w:divBdr>
    </w:div>
    <w:div w:id="1562983311">
      <w:bodyDiv w:val="1"/>
      <w:marLeft w:val="0"/>
      <w:marRight w:val="0"/>
      <w:marTop w:val="0"/>
      <w:marBottom w:val="0"/>
      <w:divBdr>
        <w:top w:val="none" w:sz="0" w:space="0" w:color="auto"/>
        <w:left w:val="none" w:sz="0" w:space="0" w:color="auto"/>
        <w:bottom w:val="none" w:sz="0" w:space="0" w:color="auto"/>
        <w:right w:val="none" w:sz="0" w:space="0" w:color="auto"/>
      </w:divBdr>
    </w:div>
    <w:div w:id="1563760194">
      <w:bodyDiv w:val="1"/>
      <w:marLeft w:val="0"/>
      <w:marRight w:val="0"/>
      <w:marTop w:val="0"/>
      <w:marBottom w:val="0"/>
      <w:divBdr>
        <w:top w:val="none" w:sz="0" w:space="0" w:color="auto"/>
        <w:left w:val="none" w:sz="0" w:space="0" w:color="auto"/>
        <w:bottom w:val="none" w:sz="0" w:space="0" w:color="auto"/>
        <w:right w:val="none" w:sz="0" w:space="0" w:color="auto"/>
      </w:divBdr>
    </w:div>
    <w:div w:id="1563903244">
      <w:bodyDiv w:val="1"/>
      <w:marLeft w:val="0"/>
      <w:marRight w:val="0"/>
      <w:marTop w:val="0"/>
      <w:marBottom w:val="0"/>
      <w:divBdr>
        <w:top w:val="none" w:sz="0" w:space="0" w:color="auto"/>
        <w:left w:val="none" w:sz="0" w:space="0" w:color="auto"/>
        <w:bottom w:val="none" w:sz="0" w:space="0" w:color="auto"/>
        <w:right w:val="none" w:sz="0" w:space="0" w:color="auto"/>
      </w:divBdr>
    </w:div>
    <w:div w:id="1565988886">
      <w:bodyDiv w:val="1"/>
      <w:marLeft w:val="0"/>
      <w:marRight w:val="0"/>
      <w:marTop w:val="0"/>
      <w:marBottom w:val="0"/>
      <w:divBdr>
        <w:top w:val="none" w:sz="0" w:space="0" w:color="auto"/>
        <w:left w:val="none" w:sz="0" w:space="0" w:color="auto"/>
        <w:bottom w:val="none" w:sz="0" w:space="0" w:color="auto"/>
        <w:right w:val="none" w:sz="0" w:space="0" w:color="auto"/>
      </w:divBdr>
    </w:div>
    <w:div w:id="1566183759">
      <w:bodyDiv w:val="1"/>
      <w:marLeft w:val="0"/>
      <w:marRight w:val="0"/>
      <w:marTop w:val="0"/>
      <w:marBottom w:val="0"/>
      <w:divBdr>
        <w:top w:val="none" w:sz="0" w:space="0" w:color="auto"/>
        <w:left w:val="none" w:sz="0" w:space="0" w:color="auto"/>
        <w:bottom w:val="none" w:sz="0" w:space="0" w:color="auto"/>
        <w:right w:val="none" w:sz="0" w:space="0" w:color="auto"/>
      </w:divBdr>
    </w:div>
    <w:div w:id="1566601460">
      <w:bodyDiv w:val="1"/>
      <w:marLeft w:val="0"/>
      <w:marRight w:val="0"/>
      <w:marTop w:val="0"/>
      <w:marBottom w:val="0"/>
      <w:divBdr>
        <w:top w:val="none" w:sz="0" w:space="0" w:color="auto"/>
        <w:left w:val="none" w:sz="0" w:space="0" w:color="auto"/>
        <w:bottom w:val="none" w:sz="0" w:space="0" w:color="auto"/>
        <w:right w:val="none" w:sz="0" w:space="0" w:color="auto"/>
      </w:divBdr>
    </w:div>
    <w:div w:id="1567185437">
      <w:bodyDiv w:val="1"/>
      <w:marLeft w:val="0"/>
      <w:marRight w:val="0"/>
      <w:marTop w:val="0"/>
      <w:marBottom w:val="0"/>
      <w:divBdr>
        <w:top w:val="none" w:sz="0" w:space="0" w:color="auto"/>
        <w:left w:val="none" w:sz="0" w:space="0" w:color="auto"/>
        <w:bottom w:val="none" w:sz="0" w:space="0" w:color="auto"/>
        <w:right w:val="none" w:sz="0" w:space="0" w:color="auto"/>
      </w:divBdr>
    </w:div>
    <w:div w:id="1567185921">
      <w:bodyDiv w:val="1"/>
      <w:marLeft w:val="0"/>
      <w:marRight w:val="0"/>
      <w:marTop w:val="0"/>
      <w:marBottom w:val="0"/>
      <w:divBdr>
        <w:top w:val="none" w:sz="0" w:space="0" w:color="auto"/>
        <w:left w:val="none" w:sz="0" w:space="0" w:color="auto"/>
        <w:bottom w:val="none" w:sz="0" w:space="0" w:color="auto"/>
        <w:right w:val="none" w:sz="0" w:space="0" w:color="auto"/>
      </w:divBdr>
    </w:div>
    <w:div w:id="1568303221">
      <w:bodyDiv w:val="1"/>
      <w:marLeft w:val="0"/>
      <w:marRight w:val="0"/>
      <w:marTop w:val="0"/>
      <w:marBottom w:val="0"/>
      <w:divBdr>
        <w:top w:val="none" w:sz="0" w:space="0" w:color="auto"/>
        <w:left w:val="none" w:sz="0" w:space="0" w:color="auto"/>
        <w:bottom w:val="none" w:sz="0" w:space="0" w:color="auto"/>
        <w:right w:val="none" w:sz="0" w:space="0" w:color="auto"/>
      </w:divBdr>
    </w:div>
    <w:div w:id="1570463799">
      <w:bodyDiv w:val="1"/>
      <w:marLeft w:val="0"/>
      <w:marRight w:val="0"/>
      <w:marTop w:val="0"/>
      <w:marBottom w:val="0"/>
      <w:divBdr>
        <w:top w:val="none" w:sz="0" w:space="0" w:color="auto"/>
        <w:left w:val="none" w:sz="0" w:space="0" w:color="auto"/>
        <w:bottom w:val="none" w:sz="0" w:space="0" w:color="auto"/>
        <w:right w:val="none" w:sz="0" w:space="0" w:color="auto"/>
      </w:divBdr>
    </w:div>
    <w:div w:id="1570578192">
      <w:bodyDiv w:val="1"/>
      <w:marLeft w:val="0"/>
      <w:marRight w:val="0"/>
      <w:marTop w:val="0"/>
      <w:marBottom w:val="0"/>
      <w:divBdr>
        <w:top w:val="none" w:sz="0" w:space="0" w:color="auto"/>
        <w:left w:val="none" w:sz="0" w:space="0" w:color="auto"/>
        <w:bottom w:val="none" w:sz="0" w:space="0" w:color="auto"/>
        <w:right w:val="none" w:sz="0" w:space="0" w:color="auto"/>
      </w:divBdr>
      <w:divsChild>
        <w:div w:id="1129011073">
          <w:marLeft w:val="0"/>
          <w:marRight w:val="0"/>
          <w:marTop w:val="0"/>
          <w:marBottom w:val="0"/>
          <w:divBdr>
            <w:top w:val="none" w:sz="0" w:space="0" w:color="auto"/>
            <w:left w:val="none" w:sz="0" w:space="0" w:color="auto"/>
            <w:bottom w:val="none" w:sz="0" w:space="0" w:color="auto"/>
            <w:right w:val="none" w:sz="0" w:space="0" w:color="auto"/>
          </w:divBdr>
        </w:div>
        <w:div w:id="369648061">
          <w:marLeft w:val="0"/>
          <w:marRight w:val="0"/>
          <w:marTop w:val="0"/>
          <w:marBottom w:val="0"/>
          <w:divBdr>
            <w:top w:val="none" w:sz="0" w:space="0" w:color="auto"/>
            <w:left w:val="none" w:sz="0" w:space="0" w:color="auto"/>
            <w:bottom w:val="none" w:sz="0" w:space="0" w:color="auto"/>
            <w:right w:val="none" w:sz="0" w:space="0" w:color="auto"/>
          </w:divBdr>
        </w:div>
        <w:div w:id="1167135248">
          <w:marLeft w:val="0"/>
          <w:marRight w:val="0"/>
          <w:marTop w:val="0"/>
          <w:marBottom w:val="0"/>
          <w:divBdr>
            <w:top w:val="none" w:sz="0" w:space="0" w:color="auto"/>
            <w:left w:val="none" w:sz="0" w:space="0" w:color="auto"/>
            <w:bottom w:val="none" w:sz="0" w:space="0" w:color="auto"/>
            <w:right w:val="none" w:sz="0" w:space="0" w:color="auto"/>
          </w:divBdr>
        </w:div>
        <w:div w:id="1972780293">
          <w:marLeft w:val="0"/>
          <w:marRight w:val="0"/>
          <w:marTop w:val="0"/>
          <w:marBottom w:val="0"/>
          <w:divBdr>
            <w:top w:val="none" w:sz="0" w:space="0" w:color="auto"/>
            <w:left w:val="none" w:sz="0" w:space="0" w:color="auto"/>
            <w:bottom w:val="none" w:sz="0" w:space="0" w:color="auto"/>
            <w:right w:val="none" w:sz="0" w:space="0" w:color="auto"/>
          </w:divBdr>
        </w:div>
        <w:div w:id="147406185">
          <w:marLeft w:val="0"/>
          <w:marRight w:val="0"/>
          <w:marTop w:val="0"/>
          <w:marBottom w:val="0"/>
          <w:divBdr>
            <w:top w:val="none" w:sz="0" w:space="0" w:color="auto"/>
            <w:left w:val="none" w:sz="0" w:space="0" w:color="auto"/>
            <w:bottom w:val="none" w:sz="0" w:space="0" w:color="auto"/>
            <w:right w:val="none" w:sz="0" w:space="0" w:color="auto"/>
          </w:divBdr>
        </w:div>
        <w:div w:id="2057198971">
          <w:marLeft w:val="0"/>
          <w:marRight w:val="0"/>
          <w:marTop w:val="0"/>
          <w:marBottom w:val="0"/>
          <w:divBdr>
            <w:top w:val="none" w:sz="0" w:space="0" w:color="auto"/>
            <w:left w:val="none" w:sz="0" w:space="0" w:color="auto"/>
            <w:bottom w:val="none" w:sz="0" w:space="0" w:color="auto"/>
            <w:right w:val="none" w:sz="0" w:space="0" w:color="auto"/>
          </w:divBdr>
        </w:div>
        <w:div w:id="1753774903">
          <w:marLeft w:val="0"/>
          <w:marRight w:val="0"/>
          <w:marTop w:val="0"/>
          <w:marBottom w:val="0"/>
          <w:divBdr>
            <w:top w:val="none" w:sz="0" w:space="0" w:color="auto"/>
            <w:left w:val="none" w:sz="0" w:space="0" w:color="auto"/>
            <w:bottom w:val="none" w:sz="0" w:space="0" w:color="auto"/>
            <w:right w:val="none" w:sz="0" w:space="0" w:color="auto"/>
          </w:divBdr>
        </w:div>
        <w:div w:id="196092690">
          <w:marLeft w:val="0"/>
          <w:marRight w:val="0"/>
          <w:marTop w:val="0"/>
          <w:marBottom w:val="0"/>
          <w:divBdr>
            <w:top w:val="none" w:sz="0" w:space="0" w:color="auto"/>
            <w:left w:val="none" w:sz="0" w:space="0" w:color="auto"/>
            <w:bottom w:val="none" w:sz="0" w:space="0" w:color="auto"/>
            <w:right w:val="none" w:sz="0" w:space="0" w:color="auto"/>
          </w:divBdr>
        </w:div>
        <w:div w:id="66194675">
          <w:marLeft w:val="0"/>
          <w:marRight w:val="0"/>
          <w:marTop w:val="0"/>
          <w:marBottom w:val="0"/>
          <w:divBdr>
            <w:top w:val="none" w:sz="0" w:space="0" w:color="auto"/>
            <w:left w:val="none" w:sz="0" w:space="0" w:color="auto"/>
            <w:bottom w:val="none" w:sz="0" w:space="0" w:color="auto"/>
            <w:right w:val="none" w:sz="0" w:space="0" w:color="auto"/>
          </w:divBdr>
        </w:div>
        <w:div w:id="1145705099">
          <w:marLeft w:val="0"/>
          <w:marRight w:val="0"/>
          <w:marTop w:val="0"/>
          <w:marBottom w:val="0"/>
          <w:divBdr>
            <w:top w:val="none" w:sz="0" w:space="0" w:color="auto"/>
            <w:left w:val="none" w:sz="0" w:space="0" w:color="auto"/>
            <w:bottom w:val="none" w:sz="0" w:space="0" w:color="auto"/>
            <w:right w:val="none" w:sz="0" w:space="0" w:color="auto"/>
          </w:divBdr>
        </w:div>
        <w:div w:id="1575889627">
          <w:marLeft w:val="0"/>
          <w:marRight w:val="0"/>
          <w:marTop w:val="0"/>
          <w:marBottom w:val="0"/>
          <w:divBdr>
            <w:top w:val="none" w:sz="0" w:space="0" w:color="auto"/>
            <w:left w:val="none" w:sz="0" w:space="0" w:color="auto"/>
            <w:bottom w:val="none" w:sz="0" w:space="0" w:color="auto"/>
            <w:right w:val="none" w:sz="0" w:space="0" w:color="auto"/>
          </w:divBdr>
        </w:div>
        <w:div w:id="459887228">
          <w:marLeft w:val="0"/>
          <w:marRight w:val="0"/>
          <w:marTop w:val="0"/>
          <w:marBottom w:val="0"/>
          <w:divBdr>
            <w:top w:val="none" w:sz="0" w:space="0" w:color="auto"/>
            <w:left w:val="none" w:sz="0" w:space="0" w:color="auto"/>
            <w:bottom w:val="none" w:sz="0" w:space="0" w:color="auto"/>
            <w:right w:val="none" w:sz="0" w:space="0" w:color="auto"/>
          </w:divBdr>
        </w:div>
        <w:div w:id="2056272684">
          <w:marLeft w:val="0"/>
          <w:marRight w:val="0"/>
          <w:marTop w:val="0"/>
          <w:marBottom w:val="0"/>
          <w:divBdr>
            <w:top w:val="none" w:sz="0" w:space="0" w:color="auto"/>
            <w:left w:val="none" w:sz="0" w:space="0" w:color="auto"/>
            <w:bottom w:val="none" w:sz="0" w:space="0" w:color="auto"/>
            <w:right w:val="none" w:sz="0" w:space="0" w:color="auto"/>
          </w:divBdr>
        </w:div>
        <w:div w:id="245113915">
          <w:marLeft w:val="0"/>
          <w:marRight w:val="0"/>
          <w:marTop w:val="0"/>
          <w:marBottom w:val="0"/>
          <w:divBdr>
            <w:top w:val="none" w:sz="0" w:space="0" w:color="auto"/>
            <w:left w:val="none" w:sz="0" w:space="0" w:color="auto"/>
            <w:bottom w:val="none" w:sz="0" w:space="0" w:color="auto"/>
            <w:right w:val="none" w:sz="0" w:space="0" w:color="auto"/>
          </w:divBdr>
        </w:div>
        <w:div w:id="2034112183">
          <w:marLeft w:val="0"/>
          <w:marRight w:val="0"/>
          <w:marTop w:val="0"/>
          <w:marBottom w:val="0"/>
          <w:divBdr>
            <w:top w:val="none" w:sz="0" w:space="0" w:color="auto"/>
            <w:left w:val="none" w:sz="0" w:space="0" w:color="auto"/>
            <w:bottom w:val="none" w:sz="0" w:space="0" w:color="auto"/>
            <w:right w:val="none" w:sz="0" w:space="0" w:color="auto"/>
          </w:divBdr>
        </w:div>
        <w:div w:id="1777674520">
          <w:marLeft w:val="0"/>
          <w:marRight w:val="0"/>
          <w:marTop w:val="0"/>
          <w:marBottom w:val="0"/>
          <w:divBdr>
            <w:top w:val="none" w:sz="0" w:space="0" w:color="auto"/>
            <w:left w:val="none" w:sz="0" w:space="0" w:color="auto"/>
            <w:bottom w:val="none" w:sz="0" w:space="0" w:color="auto"/>
            <w:right w:val="none" w:sz="0" w:space="0" w:color="auto"/>
          </w:divBdr>
        </w:div>
        <w:div w:id="520094408">
          <w:marLeft w:val="0"/>
          <w:marRight w:val="0"/>
          <w:marTop w:val="0"/>
          <w:marBottom w:val="0"/>
          <w:divBdr>
            <w:top w:val="none" w:sz="0" w:space="0" w:color="auto"/>
            <w:left w:val="none" w:sz="0" w:space="0" w:color="auto"/>
            <w:bottom w:val="none" w:sz="0" w:space="0" w:color="auto"/>
            <w:right w:val="none" w:sz="0" w:space="0" w:color="auto"/>
          </w:divBdr>
        </w:div>
        <w:div w:id="1141384209">
          <w:marLeft w:val="0"/>
          <w:marRight w:val="0"/>
          <w:marTop w:val="0"/>
          <w:marBottom w:val="0"/>
          <w:divBdr>
            <w:top w:val="none" w:sz="0" w:space="0" w:color="auto"/>
            <w:left w:val="none" w:sz="0" w:space="0" w:color="auto"/>
            <w:bottom w:val="none" w:sz="0" w:space="0" w:color="auto"/>
            <w:right w:val="none" w:sz="0" w:space="0" w:color="auto"/>
          </w:divBdr>
        </w:div>
        <w:div w:id="909116399">
          <w:marLeft w:val="0"/>
          <w:marRight w:val="0"/>
          <w:marTop w:val="0"/>
          <w:marBottom w:val="0"/>
          <w:divBdr>
            <w:top w:val="none" w:sz="0" w:space="0" w:color="auto"/>
            <w:left w:val="none" w:sz="0" w:space="0" w:color="auto"/>
            <w:bottom w:val="none" w:sz="0" w:space="0" w:color="auto"/>
            <w:right w:val="none" w:sz="0" w:space="0" w:color="auto"/>
          </w:divBdr>
        </w:div>
        <w:div w:id="2116516381">
          <w:marLeft w:val="0"/>
          <w:marRight w:val="0"/>
          <w:marTop w:val="0"/>
          <w:marBottom w:val="0"/>
          <w:divBdr>
            <w:top w:val="none" w:sz="0" w:space="0" w:color="auto"/>
            <w:left w:val="none" w:sz="0" w:space="0" w:color="auto"/>
            <w:bottom w:val="none" w:sz="0" w:space="0" w:color="auto"/>
            <w:right w:val="none" w:sz="0" w:space="0" w:color="auto"/>
          </w:divBdr>
        </w:div>
        <w:div w:id="1197354737">
          <w:marLeft w:val="0"/>
          <w:marRight w:val="0"/>
          <w:marTop w:val="0"/>
          <w:marBottom w:val="0"/>
          <w:divBdr>
            <w:top w:val="none" w:sz="0" w:space="0" w:color="auto"/>
            <w:left w:val="none" w:sz="0" w:space="0" w:color="auto"/>
            <w:bottom w:val="none" w:sz="0" w:space="0" w:color="auto"/>
            <w:right w:val="none" w:sz="0" w:space="0" w:color="auto"/>
          </w:divBdr>
        </w:div>
        <w:div w:id="1550728345">
          <w:marLeft w:val="0"/>
          <w:marRight w:val="0"/>
          <w:marTop w:val="0"/>
          <w:marBottom w:val="0"/>
          <w:divBdr>
            <w:top w:val="none" w:sz="0" w:space="0" w:color="auto"/>
            <w:left w:val="none" w:sz="0" w:space="0" w:color="auto"/>
            <w:bottom w:val="none" w:sz="0" w:space="0" w:color="auto"/>
            <w:right w:val="none" w:sz="0" w:space="0" w:color="auto"/>
          </w:divBdr>
        </w:div>
        <w:div w:id="1244337030">
          <w:marLeft w:val="0"/>
          <w:marRight w:val="0"/>
          <w:marTop w:val="0"/>
          <w:marBottom w:val="0"/>
          <w:divBdr>
            <w:top w:val="none" w:sz="0" w:space="0" w:color="auto"/>
            <w:left w:val="none" w:sz="0" w:space="0" w:color="auto"/>
            <w:bottom w:val="none" w:sz="0" w:space="0" w:color="auto"/>
            <w:right w:val="none" w:sz="0" w:space="0" w:color="auto"/>
          </w:divBdr>
        </w:div>
        <w:div w:id="395054867">
          <w:marLeft w:val="0"/>
          <w:marRight w:val="0"/>
          <w:marTop w:val="0"/>
          <w:marBottom w:val="0"/>
          <w:divBdr>
            <w:top w:val="none" w:sz="0" w:space="0" w:color="auto"/>
            <w:left w:val="none" w:sz="0" w:space="0" w:color="auto"/>
            <w:bottom w:val="none" w:sz="0" w:space="0" w:color="auto"/>
            <w:right w:val="none" w:sz="0" w:space="0" w:color="auto"/>
          </w:divBdr>
        </w:div>
        <w:div w:id="1339624718">
          <w:marLeft w:val="0"/>
          <w:marRight w:val="0"/>
          <w:marTop w:val="0"/>
          <w:marBottom w:val="0"/>
          <w:divBdr>
            <w:top w:val="none" w:sz="0" w:space="0" w:color="auto"/>
            <w:left w:val="none" w:sz="0" w:space="0" w:color="auto"/>
            <w:bottom w:val="none" w:sz="0" w:space="0" w:color="auto"/>
            <w:right w:val="none" w:sz="0" w:space="0" w:color="auto"/>
          </w:divBdr>
        </w:div>
        <w:div w:id="1755661565">
          <w:marLeft w:val="0"/>
          <w:marRight w:val="0"/>
          <w:marTop w:val="0"/>
          <w:marBottom w:val="0"/>
          <w:divBdr>
            <w:top w:val="none" w:sz="0" w:space="0" w:color="auto"/>
            <w:left w:val="none" w:sz="0" w:space="0" w:color="auto"/>
            <w:bottom w:val="none" w:sz="0" w:space="0" w:color="auto"/>
            <w:right w:val="none" w:sz="0" w:space="0" w:color="auto"/>
          </w:divBdr>
        </w:div>
        <w:div w:id="1009059280">
          <w:marLeft w:val="0"/>
          <w:marRight w:val="0"/>
          <w:marTop w:val="0"/>
          <w:marBottom w:val="0"/>
          <w:divBdr>
            <w:top w:val="none" w:sz="0" w:space="0" w:color="auto"/>
            <w:left w:val="none" w:sz="0" w:space="0" w:color="auto"/>
            <w:bottom w:val="none" w:sz="0" w:space="0" w:color="auto"/>
            <w:right w:val="none" w:sz="0" w:space="0" w:color="auto"/>
          </w:divBdr>
        </w:div>
        <w:div w:id="2017461217">
          <w:marLeft w:val="0"/>
          <w:marRight w:val="0"/>
          <w:marTop w:val="0"/>
          <w:marBottom w:val="0"/>
          <w:divBdr>
            <w:top w:val="none" w:sz="0" w:space="0" w:color="auto"/>
            <w:left w:val="none" w:sz="0" w:space="0" w:color="auto"/>
            <w:bottom w:val="none" w:sz="0" w:space="0" w:color="auto"/>
            <w:right w:val="none" w:sz="0" w:space="0" w:color="auto"/>
          </w:divBdr>
        </w:div>
        <w:div w:id="1719283304">
          <w:marLeft w:val="0"/>
          <w:marRight w:val="0"/>
          <w:marTop w:val="0"/>
          <w:marBottom w:val="0"/>
          <w:divBdr>
            <w:top w:val="none" w:sz="0" w:space="0" w:color="auto"/>
            <w:left w:val="none" w:sz="0" w:space="0" w:color="auto"/>
            <w:bottom w:val="none" w:sz="0" w:space="0" w:color="auto"/>
            <w:right w:val="none" w:sz="0" w:space="0" w:color="auto"/>
          </w:divBdr>
        </w:div>
        <w:div w:id="1732189932">
          <w:marLeft w:val="0"/>
          <w:marRight w:val="0"/>
          <w:marTop w:val="0"/>
          <w:marBottom w:val="0"/>
          <w:divBdr>
            <w:top w:val="none" w:sz="0" w:space="0" w:color="auto"/>
            <w:left w:val="none" w:sz="0" w:space="0" w:color="auto"/>
            <w:bottom w:val="none" w:sz="0" w:space="0" w:color="auto"/>
            <w:right w:val="none" w:sz="0" w:space="0" w:color="auto"/>
          </w:divBdr>
        </w:div>
        <w:div w:id="1659992435">
          <w:marLeft w:val="0"/>
          <w:marRight w:val="0"/>
          <w:marTop w:val="0"/>
          <w:marBottom w:val="0"/>
          <w:divBdr>
            <w:top w:val="none" w:sz="0" w:space="0" w:color="auto"/>
            <w:left w:val="none" w:sz="0" w:space="0" w:color="auto"/>
            <w:bottom w:val="none" w:sz="0" w:space="0" w:color="auto"/>
            <w:right w:val="none" w:sz="0" w:space="0" w:color="auto"/>
          </w:divBdr>
        </w:div>
        <w:div w:id="1533422893">
          <w:marLeft w:val="0"/>
          <w:marRight w:val="0"/>
          <w:marTop w:val="0"/>
          <w:marBottom w:val="0"/>
          <w:divBdr>
            <w:top w:val="none" w:sz="0" w:space="0" w:color="auto"/>
            <w:left w:val="none" w:sz="0" w:space="0" w:color="auto"/>
            <w:bottom w:val="none" w:sz="0" w:space="0" w:color="auto"/>
            <w:right w:val="none" w:sz="0" w:space="0" w:color="auto"/>
          </w:divBdr>
        </w:div>
        <w:div w:id="802507909">
          <w:marLeft w:val="0"/>
          <w:marRight w:val="0"/>
          <w:marTop w:val="0"/>
          <w:marBottom w:val="0"/>
          <w:divBdr>
            <w:top w:val="none" w:sz="0" w:space="0" w:color="auto"/>
            <w:left w:val="none" w:sz="0" w:space="0" w:color="auto"/>
            <w:bottom w:val="none" w:sz="0" w:space="0" w:color="auto"/>
            <w:right w:val="none" w:sz="0" w:space="0" w:color="auto"/>
          </w:divBdr>
        </w:div>
        <w:div w:id="735130492">
          <w:marLeft w:val="0"/>
          <w:marRight w:val="0"/>
          <w:marTop w:val="0"/>
          <w:marBottom w:val="0"/>
          <w:divBdr>
            <w:top w:val="none" w:sz="0" w:space="0" w:color="auto"/>
            <w:left w:val="none" w:sz="0" w:space="0" w:color="auto"/>
            <w:bottom w:val="none" w:sz="0" w:space="0" w:color="auto"/>
            <w:right w:val="none" w:sz="0" w:space="0" w:color="auto"/>
          </w:divBdr>
        </w:div>
        <w:div w:id="822741742">
          <w:marLeft w:val="0"/>
          <w:marRight w:val="0"/>
          <w:marTop w:val="0"/>
          <w:marBottom w:val="0"/>
          <w:divBdr>
            <w:top w:val="none" w:sz="0" w:space="0" w:color="auto"/>
            <w:left w:val="none" w:sz="0" w:space="0" w:color="auto"/>
            <w:bottom w:val="none" w:sz="0" w:space="0" w:color="auto"/>
            <w:right w:val="none" w:sz="0" w:space="0" w:color="auto"/>
          </w:divBdr>
        </w:div>
        <w:div w:id="1363901740">
          <w:marLeft w:val="0"/>
          <w:marRight w:val="0"/>
          <w:marTop w:val="0"/>
          <w:marBottom w:val="0"/>
          <w:divBdr>
            <w:top w:val="none" w:sz="0" w:space="0" w:color="auto"/>
            <w:left w:val="none" w:sz="0" w:space="0" w:color="auto"/>
            <w:bottom w:val="none" w:sz="0" w:space="0" w:color="auto"/>
            <w:right w:val="none" w:sz="0" w:space="0" w:color="auto"/>
          </w:divBdr>
        </w:div>
        <w:div w:id="911354588">
          <w:marLeft w:val="0"/>
          <w:marRight w:val="0"/>
          <w:marTop w:val="0"/>
          <w:marBottom w:val="0"/>
          <w:divBdr>
            <w:top w:val="none" w:sz="0" w:space="0" w:color="auto"/>
            <w:left w:val="none" w:sz="0" w:space="0" w:color="auto"/>
            <w:bottom w:val="none" w:sz="0" w:space="0" w:color="auto"/>
            <w:right w:val="none" w:sz="0" w:space="0" w:color="auto"/>
          </w:divBdr>
        </w:div>
        <w:div w:id="1081215967">
          <w:marLeft w:val="0"/>
          <w:marRight w:val="0"/>
          <w:marTop w:val="0"/>
          <w:marBottom w:val="0"/>
          <w:divBdr>
            <w:top w:val="none" w:sz="0" w:space="0" w:color="auto"/>
            <w:left w:val="none" w:sz="0" w:space="0" w:color="auto"/>
            <w:bottom w:val="none" w:sz="0" w:space="0" w:color="auto"/>
            <w:right w:val="none" w:sz="0" w:space="0" w:color="auto"/>
          </w:divBdr>
        </w:div>
        <w:div w:id="1659769336">
          <w:marLeft w:val="0"/>
          <w:marRight w:val="0"/>
          <w:marTop w:val="0"/>
          <w:marBottom w:val="0"/>
          <w:divBdr>
            <w:top w:val="none" w:sz="0" w:space="0" w:color="auto"/>
            <w:left w:val="none" w:sz="0" w:space="0" w:color="auto"/>
            <w:bottom w:val="none" w:sz="0" w:space="0" w:color="auto"/>
            <w:right w:val="none" w:sz="0" w:space="0" w:color="auto"/>
          </w:divBdr>
        </w:div>
      </w:divsChild>
    </w:div>
    <w:div w:id="1570647945">
      <w:bodyDiv w:val="1"/>
      <w:marLeft w:val="0"/>
      <w:marRight w:val="0"/>
      <w:marTop w:val="0"/>
      <w:marBottom w:val="0"/>
      <w:divBdr>
        <w:top w:val="none" w:sz="0" w:space="0" w:color="auto"/>
        <w:left w:val="none" w:sz="0" w:space="0" w:color="auto"/>
        <w:bottom w:val="none" w:sz="0" w:space="0" w:color="auto"/>
        <w:right w:val="none" w:sz="0" w:space="0" w:color="auto"/>
      </w:divBdr>
    </w:div>
    <w:div w:id="1571423350">
      <w:bodyDiv w:val="1"/>
      <w:marLeft w:val="0"/>
      <w:marRight w:val="0"/>
      <w:marTop w:val="0"/>
      <w:marBottom w:val="0"/>
      <w:divBdr>
        <w:top w:val="none" w:sz="0" w:space="0" w:color="auto"/>
        <w:left w:val="none" w:sz="0" w:space="0" w:color="auto"/>
        <w:bottom w:val="none" w:sz="0" w:space="0" w:color="auto"/>
        <w:right w:val="none" w:sz="0" w:space="0" w:color="auto"/>
      </w:divBdr>
    </w:div>
    <w:div w:id="1572036236">
      <w:bodyDiv w:val="1"/>
      <w:marLeft w:val="0"/>
      <w:marRight w:val="0"/>
      <w:marTop w:val="0"/>
      <w:marBottom w:val="0"/>
      <w:divBdr>
        <w:top w:val="none" w:sz="0" w:space="0" w:color="auto"/>
        <w:left w:val="none" w:sz="0" w:space="0" w:color="auto"/>
        <w:bottom w:val="none" w:sz="0" w:space="0" w:color="auto"/>
        <w:right w:val="none" w:sz="0" w:space="0" w:color="auto"/>
      </w:divBdr>
    </w:div>
    <w:div w:id="1572159153">
      <w:bodyDiv w:val="1"/>
      <w:marLeft w:val="0"/>
      <w:marRight w:val="0"/>
      <w:marTop w:val="0"/>
      <w:marBottom w:val="0"/>
      <w:divBdr>
        <w:top w:val="none" w:sz="0" w:space="0" w:color="auto"/>
        <w:left w:val="none" w:sz="0" w:space="0" w:color="auto"/>
        <w:bottom w:val="none" w:sz="0" w:space="0" w:color="auto"/>
        <w:right w:val="none" w:sz="0" w:space="0" w:color="auto"/>
      </w:divBdr>
    </w:div>
    <w:div w:id="1572613441">
      <w:bodyDiv w:val="1"/>
      <w:marLeft w:val="0"/>
      <w:marRight w:val="0"/>
      <w:marTop w:val="0"/>
      <w:marBottom w:val="0"/>
      <w:divBdr>
        <w:top w:val="none" w:sz="0" w:space="0" w:color="auto"/>
        <w:left w:val="none" w:sz="0" w:space="0" w:color="auto"/>
        <w:bottom w:val="none" w:sz="0" w:space="0" w:color="auto"/>
        <w:right w:val="none" w:sz="0" w:space="0" w:color="auto"/>
      </w:divBdr>
    </w:div>
    <w:div w:id="1572692336">
      <w:bodyDiv w:val="1"/>
      <w:marLeft w:val="0"/>
      <w:marRight w:val="0"/>
      <w:marTop w:val="0"/>
      <w:marBottom w:val="0"/>
      <w:divBdr>
        <w:top w:val="none" w:sz="0" w:space="0" w:color="auto"/>
        <w:left w:val="none" w:sz="0" w:space="0" w:color="auto"/>
        <w:bottom w:val="none" w:sz="0" w:space="0" w:color="auto"/>
        <w:right w:val="none" w:sz="0" w:space="0" w:color="auto"/>
      </w:divBdr>
    </w:div>
    <w:div w:id="1573076834">
      <w:bodyDiv w:val="1"/>
      <w:marLeft w:val="0"/>
      <w:marRight w:val="0"/>
      <w:marTop w:val="0"/>
      <w:marBottom w:val="0"/>
      <w:divBdr>
        <w:top w:val="none" w:sz="0" w:space="0" w:color="auto"/>
        <w:left w:val="none" w:sz="0" w:space="0" w:color="auto"/>
        <w:bottom w:val="none" w:sz="0" w:space="0" w:color="auto"/>
        <w:right w:val="none" w:sz="0" w:space="0" w:color="auto"/>
      </w:divBdr>
    </w:div>
    <w:div w:id="1573588076">
      <w:bodyDiv w:val="1"/>
      <w:marLeft w:val="0"/>
      <w:marRight w:val="0"/>
      <w:marTop w:val="0"/>
      <w:marBottom w:val="0"/>
      <w:divBdr>
        <w:top w:val="none" w:sz="0" w:space="0" w:color="auto"/>
        <w:left w:val="none" w:sz="0" w:space="0" w:color="auto"/>
        <w:bottom w:val="none" w:sz="0" w:space="0" w:color="auto"/>
        <w:right w:val="none" w:sz="0" w:space="0" w:color="auto"/>
      </w:divBdr>
    </w:div>
    <w:div w:id="1573808863">
      <w:bodyDiv w:val="1"/>
      <w:marLeft w:val="0"/>
      <w:marRight w:val="0"/>
      <w:marTop w:val="0"/>
      <w:marBottom w:val="0"/>
      <w:divBdr>
        <w:top w:val="none" w:sz="0" w:space="0" w:color="auto"/>
        <w:left w:val="none" w:sz="0" w:space="0" w:color="auto"/>
        <w:bottom w:val="none" w:sz="0" w:space="0" w:color="auto"/>
        <w:right w:val="none" w:sz="0" w:space="0" w:color="auto"/>
      </w:divBdr>
    </w:div>
    <w:div w:id="1574200164">
      <w:bodyDiv w:val="1"/>
      <w:marLeft w:val="0"/>
      <w:marRight w:val="0"/>
      <w:marTop w:val="0"/>
      <w:marBottom w:val="0"/>
      <w:divBdr>
        <w:top w:val="none" w:sz="0" w:space="0" w:color="auto"/>
        <w:left w:val="none" w:sz="0" w:space="0" w:color="auto"/>
        <w:bottom w:val="none" w:sz="0" w:space="0" w:color="auto"/>
        <w:right w:val="none" w:sz="0" w:space="0" w:color="auto"/>
      </w:divBdr>
    </w:div>
    <w:div w:id="1574655823">
      <w:bodyDiv w:val="1"/>
      <w:marLeft w:val="0"/>
      <w:marRight w:val="0"/>
      <w:marTop w:val="0"/>
      <w:marBottom w:val="0"/>
      <w:divBdr>
        <w:top w:val="none" w:sz="0" w:space="0" w:color="auto"/>
        <w:left w:val="none" w:sz="0" w:space="0" w:color="auto"/>
        <w:bottom w:val="none" w:sz="0" w:space="0" w:color="auto"/>
        <w:right w:val="none" w:sz="0" w:space="0" w:color="auto"/>
      </w:divBdr>
    </w:div>
    <w:div w:id="1575507290">
      <w:bodyDiv w:val="1"/>
      <w:marLeft w:val="0"/>
      <w:marRight w:val="0"/>
      <w:marTop w:val="0"/>
      <w:marBottom w:val="0"/>
      <w:divBdr>
        <w:top w:val="none" w:sz="0" w:space="0" w:color="auto"/>
        <w:left w:val="none" w:sz="0" w:space="0" w:color="auto"/>
        <w:bottom w:val="none" w:sz="0" w:space="0" w:color="auto"/>
        <w:right w:val="none" w:sz="0" w:space="0" w:color="auto"/>
      </w:divBdr>
    </w:div>
    <w:div w:id="1575553520">
      <w:bodyDiv w:val="1"/>
      <w:marLeft w:val="0"/>
      <w:marRight w:val="0"/>
      <w:marTop w:val="0"/>
      <w:marBottom w:val="0"/>
      <w:divBdr>
        <w:top w:val="none" w:sz="0" w:space="0" w:color="auto"/>
        <w:left w:val="none" w:sz="0" w:space="0" w:color="auto"/>
        <w:bottom w:val="none" w:sz="0" w:space="0" w:color="auto"/>
        <w:right w:val="none" w:sz="0" w:space="0" w:color="auto"/>
      </w:divBdr>
    </w:div>
    <w:div w:id="1575819425">
      <w:bodyDiv w:val="1"/>
      <w:marLeft w:val="0"/>
      <w:marRight w:val="0"/>
      <w:marTop w:val="0"/>
      <w:marBottom w:val="0"/>
      <w:divBdr>
        <w:top w:val="none" w:sz="0" w:space="0" w:color="auto"/>
        <w:left w:val="none" w:sz="0" w:space="0" w:color="auto"/>
        <w:bottom w:val="none" w:sz="0" w:space="0" w:color="auto"/>
        <w:right w:val="none" w:sz="0" w:space="0" w:color="auto"/>
      </w:divBdr>
    </w:div>
    <w:div w:id="1576473062">
      <w:bodyDiv w:val="1"/>
      <w:marLeft w:val="0"/>
      <w:marRight w:val="0"/>
      <w:marTop w:val="0"/>
      <w:marBottom w:val="0"/>
      <w:divBdr>
        <w:top w:val="none" w:sz="0" w:space="0" w:color="auto"/>
        <w:left w:val="none" w:sz="0" w:space="0" w:color="auto"/>
        <w:bottom w:val="none" w:sz="0" w:space="0" w:color="auto"/>
        <w:right w:val="none" w:sz="0" w:space="0" w:color="auto"/>
      </w:divBdr>
    </w:div>
    <w:div w:id="1576624484">
      <w:bodyDiv w:val="1"/>
      <w:marLeft w:val="0"/>
      <w:marRight w:val="0"/>
      <w:marTop w:val="0"/>
      <w:marBottom w:val="0"/>
      <w:divBdr>
        <w:top w:val="none" w:sz="0" w:space="0" w:color="auto"/>
        <w:left w:val="none" w:sz="0" w:space="0" w:color="auto"/>
        <w:bottom w:val="none" w:sz="0" w:space="0" w:color="auto"/>
        <w:right w:val="none" w:sz="0" w:space="0" w:color="auto"/>
      </w:divBdr>
    </w:div>
    <w:div w:id="1576821867">
      <w:bodyDiv w:val="1"/>
      <w:marLeft w:val="0"/>
      <w:marRight w:val="0"/>
      <w:marTop w:val="0"/>
      <w:marBottom w:val="0"/>
      <w:divBdr>
        <w:top w:val="none" w:sz="0" w:space="0" w:color="auto"/>
        <w:left w:val="none" w:sz="0" w:space="0" w:color="auto"/>
        <w:bottom w:val="none" w:sz="0" w:space="0" w:color="auto"/>
        <w:right w:val="none" w:sz="0" w:space="0" w:color="auto"/>
      </w:divBdr>
    </w:div>
    <w:div w:id="1576939112">
      <w:bodyDiv w:val="1"/>
      <w:marLeft w:val="0"/>
      <w:marRight w:val="0"/>
      <w:marTop w:val="0"/>
      <w:marBottom w:val="0"/>
      <w:divBdr>
        <w:top w:val="none" w:sz="0" w:space="0" w:color="auto"/>
        <w:left w:val="none" w:sz="0" w:space="0" w:color="auto"/>
        <w:bottom w:val="none" w:sz="0" w:space="0" w:color="auto"/>
        <w:right w:val="none" w:sz="0" w:space="0" w:color="auto"/>
      </w:divBdr>
    </w:div>
    <w:div w:id="1577010396">
      <w:bodyDiv w:val="1"/>
      <w:marLeft w:val="0"/>
      <w:marRight w:val="0"/>
      <w:marTop w:val="0"/>
      <w:marBottom w:val="0"/>
      <w:divBdr>
        <w:top w:val="none" w:sz="0" w:space="0" w:color="auto"/>
        <w:left w:val="none" w:sz="0" w:space="0" w:color="auto"/>
        <w:bottom w:val="none" w:sz="0" w:space="0" w:color="auto"/>
        <w:right w:val="none" w:sz="0" w:space="0" w:color="auto"/>
      </w:divBdr>
    </w:div>
    <w:div w:id="1577283651">
      <w:bodyDiv w:val="1"/>
      <w:marLeft w:val="0"/>
      <w:marRight w:val="0"/>
      <w:marTop w:val="0"/>
      <w:marBottom w:val="0"/>
      <w:divBdr>
        <w:top w:val="none" w:sz="0" w:space="0" w:color="auto"/>
        <w:left w:val="none" w:sz="0" w:space="0" w:color="auto"/>
        <w:bottom w:val="none" w:sz="0" w:space="0" w:color="auto"/>
        <w:right w:val="none" w:sz="0" w:space="0" w:color="auto"/>
      </w:divBdr>
    </w:div>
    <w:div w:id="1577468951">
      <w:bodyDiv w:val="1"/>
      <w:marLeft w:val="0"/>
      <w:marRight w:val="0"/>
      <w:marTop w:val="0"/>
      <w:marBottom w:val="0"/>
      <w:divBdr>
        <w:top w:val="none" w:sz="0" w:space="0" w:color="auto"/>
        <w:left w:val="none" w:sz="0" w:space="0" w:color="auto"/>
        <w:bottom w:val="none" w:sz="0" w:space="0" w:color="auto"/>
        <w:right w:val="none" w:sz="0" w:space="0" w:color="auto"/>
      </w:divBdr>
    </w:div>
    <w:div w:id="1577666301">
      <w:bodyDiv w:val="1"/>
      <w:marLeft w:val="0"/>
      <w:marRight w:val="0"/>
      <w:marTop w:val="0"/>
      <w:marBottom w:val="0"/>
      <w:divBdr>
        <w:top w:val="none" w:sz="0" w:space="0" w:color="auto"/>
        <w:left w:val="none" w:sz="0" w:space="0" w:color="auto"/>
        <w:bottom w:val="none" w:sz="0" w:space="0" w:color="auto"/>
        <w:right w:val="none" w:sz="0" w:space="0" w:color="auto"/>
      </w:divBdr>
      <w:divsChild>
        <w:div w:id="750196484">
          <w:marLeft w:val="0"/>
          <w:marRight w:val="0"/>
          <w:marTop w:val="0"/>
          <w:marBottom w:val="0"/>
          <w:divBdr>
            <w:top w:val="none" w:sz="0" w:space="0" w:color="auto"/>
            <w:left w:val="none" w:sz="0" w:space="0" w:color="auto"/>
            <w:bottom w:val="none" w:sz="0" w:space="0" w:color="auto"/>
            <w:right w:val="none" w:sz="0" w:space="0" w:color="auto"/>
          </w:divBdr>
        </w:div>
        <w:div w:id="368259623">
          <w:marLeft w:val="0"/>
          <w:marRight w:val="0"/>
          <w:marTop w:val="0"/>
          <w:marBottom w:val="0"/>
          <w:divBdr>
            <w:top w:val="none" w:sz="0" w:space="0" w:color="auto"/>
            <w:left w:val="none" w:sz="0" w:space="0" w:color="auto"/>
            <w:bottom w:val="none" w:sz="0" w:space="0" w:color="auto"/>
            <w:right w:val="none" w:sz="0" w:space="0" w:color="auto"/>
          </w:divBdr>
        </w:div>
        <w:div w:id="531115570">
          <w:marLeft w:val="0"/>
          <w:marRight w:val="0"/>
          <w:marTop w:val="0"/>
          <w:marBottom w:val="0"/>
          <w:divBdr>
            <w:top w:val="none" w:sz="0" w:space="0" w:color="auto"/>
            <w:left w:val="none" w:sz="0" w:space="0" w:color="auto"/>
            <w:bottom w:val="none" w:sz="0" w:space="0" w:color="auto"/>
            <w:right w:val="none" w:sz="0" w:space="0" w:color="auto"/>
          </w:divBdr>
        </w:div>
        <w:div w:id="1095398902">
          <w:marLeft w:val="0"/>
          <w:marRight w:val="0"/>
          <w:marTop w:val="0"/>
          <w:marBottom w:val="0"/>
          <w:divBdr>
            <w:top w:val="none" w:sz="0" w:space="0" w:color="auto"/>
            <w:left w:val="none" w:sz="0" w:space="0" w:color="auto"/>
            <w:bottom w:val="none" w:sz="0" w:space="0" w:color="auto"/>
            <w:right w:val="none" w:sz="0" w:space="0" w:color="auto"/>
          </w:divBdr>
        </w:div>
        <w:div w:id="150341264">
          <w:marLeft w:val="0"/>
          <w:marRight w:val="0"/>
          <w:marTop w:val="0"/>
          <w:marBottom w:val="0"/>
          <w:divBdr>
            <w:top w:val="none" w:sz="0" w:space="0" w:color="auto"/>
            <w:left w:val="none" w:sz="0" w:space="0" w:color="auto"/>
            <w:bottom w:val="none" w:sz="0" w:space="0" w:color="auto"/>
            <w:right w:val="none" w:sz="0" w:space="0" w:color="auto"/>
          </w:divBdr>
        </w:div>
        <w:div w:id="1107434314">
          <w:marLeft w:val="0"/>
          <w:marRight w:val="0"/>
          <w:marTop w:val="0"/>
          <w:marBottom w:val="0"/>
          <w:divBdr>
            <w:top w:val="none" w:sz="0" w:space="0" w:color="auto"/>
            <w:left w:val="none" w:sz="0" w:space="0" w:color="auto"/>
            <w:bottom w:val="none" w:sz="0" w:space="0" w:color="auto"/>
            <w:right w:val="none" w:sz="0" w:space="0" w:color="auto"/>
          </w:divBdr>
        </w:div>
        <w:div w:id="2031494251">
          <w:marLeft w:val="0"/>
          <w:marRight w:val="0"/>
          <w:marTop w:val="0"/>
          <w:marBottom w:val="0"/>
          <w:divBdr>
            <w:top w:val="none" w:sz="0" w:space="0" w:color="auto"/>
            <w:left w:val="none" w:sz="0" w:space="0" w:color="auto"/>
            <w:bottom w:val="none" w:sz="0" w:space="0" w:color="auto"/>
            <w:right w:val="none" w:sz="0" w:space="0" w:color="auto"/>
          </w:divBdr>
        </w:div>
        <w:div w:id="1103040074">
          <w:marLeft w:val="0"/>
          <w:marRight w:val="0"/>
          <w:marTop w:val="0"/>
          <w:marBottom w:val="0"/>
          <w:divBdr>
            <w:top w:val="none" w:sz="0" w:space="0" w:color="auto"/>
            <w:left w:val="none" w:sz="0" w:space="0" w:color="auto"/>
            <w:bottom w:val="none" w:sz="0" w:space="0" w:color="auto"/>
            <w:right w:val="none" w:sz="0" w:space="0" w:color="auto"/>
          </w:divBdr>
        </w:div>
        <w:div w:id="735013007">
          <w:marLeft w:val="0"/>
          <w:marRight w:val="0"/>
          <w:marTop w:val="0"/>
          <w:marBottom w:val="0"/>
          <w:divBdr>
            <w:top w:val="none" w:sz="0" w:space="0" w:color="auto"/>
            <w:left w:val="none" w:sz="0" w:space="0" w:color="auto"/>
            <w:bottom w:val="none" w:sz="0" w:space="0" w:color="auto"/>
            <w:right w:val="none" w:sz="0" w:space="0" w:color="auto"/>
          </w:divBdr>
        </w:div>
        <w:div w:id="1790469825">
          <w:marLeft w:val="0"/>
          <w:marRight w:val="0"/>
          <w:marTop w:val="0"/>
          <w:marBottom w:val="0"/>
          <w:divBdr>
            <w:top w:val="none" w:sz="0" w:space="0" w:color="auto"/>
            <w:left w:val="none" w:sz="0" w:space="0" w:color="auto"/>
            <w:bottom w:val="none" w:sz="0" w:space="0" w:color="auto"/>
            <w:right w:val="none" w:sz="0" w:space="0" w:color="auto"/>
          </w:divBdr>
        </w:div>
        <w:div w:id="800073612">
          <w:marLeft w:val="0"/>
          <w:marRight w:val="0"/>
          <w:marTop w:val="0"/>
          <w:marBottom w:val="0"/>
          <w:divBdr>
            <w:top w:val="none" w:sz="0" w:space="0" w:color="auto"/>
            <w:left w:val="none" w:sz="0" w:space="0" w:color="auto"/>
            <w:bottom w:val="none" w:sz="0" w:space="0" w:color="auto"/>
            <w:right w:val="none" w:sz="0" w:space="0" w:color="auto"/>
          </w:divBdr>
        </w:div>
        <w:div w:id="1220747322">
          <w:marLeft w:val="0"/>
          <w:marRight w:val="0"/>
          <w:marTop w:val="0"/>
          <w:marBottom w:val="0"/>
          <w:divBdr>
            <w:top w:val="none" w:sz="0" w:space="0" w:color="auto"/>
            <w:left w:val="none" w:sz="0" w:space="0" w:color="auto"/>
            <w:bottom w:val="none" w:sz="0" w:space="0" w:color="auto"/>
            <w:right w:val="none" w:sz="0" w:space="0" w:color="auto"/>
          </w:divBdr>
        </w:div>
        <w:div w:id="1638533976">
          <w:marLeft w:val="0"/>
          <w:marRight w:val="0"/>
          <w:marTop w:val="0"/>
          <w:marBottom w:val="0"/>
          <w:divBdr>
            <w:top w:val="none" w:sz="0" w:space="0" w:color="auto"/>
            <w:left w:val="none" w:sz="0" w:space="0" w:color="auto"/>
            <w:bottom w:val="none" w:sz="0" w:space="0" w:color="auto"/>
            <w:right w:val="none" w:sz="0" w:space="0" w:color="auto"/>
          </w:divBdr>
        </w:div>
        <w:div w:id="768044933">
          <w:marLeft w:val="0"/>
          <w:marRight w:val="0"/>
          <w:marTop w:val="0"/>
          <w:marBottom w:val="0"/>
          <w:divBdr>
            <w:top w:val="none" w:sz="0" w:space="0" w:color="auto"/>
            <w:left w:val="none" w:sz="0" w:space="0" w:color="auto"/>
            <w:bottom w:val="none" w:sz="0" w:space="0" w:color="auto"/>
            <w:right w:val="none" w:sz="0" w:space="0" w:color="auto"/>
          </w:divBdr>
        </w:div>
        <w:div w:id="1682471188">
          <w:marLeft w:val="0"/>
          <w:marRight w:val="0"/>
          <w:marTop w:val="0"/>
          <w:marBottom w:val="0"/>
          <w:divBdr>
            <w:top w:val="none" w:sz="0" w:space="0" w:color="auto"/>
            <w:left w:val="none" w:sz="0" w:space="0" w:color="auto"/>
            <w:bottom w:val="none" w:sz="0" w:space="0" w:color="auto"/>
            <w:right w:val="none" w:sz="0" w:space="0" w:color="auto"/>
          </w:divBdr>
        </w:div>
        <w:div w:id="336152501">
          <w:marLeft w:val="0"/>
          <w:marRight w:val="0"/>
          <w:marTop w:val="0"/>
          <w:marBottom w:val="0"/>
          <w:divBdr>
            <w:top w:val="none" w:sz="0" w:space="0" w:color="auto"/>
            <w:left w:val="none" w:sz="0" w:space="0" w:color="auto"/>
            <w:bottom w:val="none" w:sz="0" w:space="0" w:color="auto"/>
            <w:right w:val="none" w:sz="0" w:space="0" w:color="auto"/>
          </w:divBdr>
        </w:div>
        <w:div w:id="286088635">
          <w:marLeft w:val="0"/>
          <w:marRight w:val="0"/>
          <w:marTop w:val="0"/>
          <w:marBottom w:val="0"/>
          <w:divBdr>
            <w:top w:val="none" w:sz="0" w:space="0" w:color="auto"/>
            <w:left w:val="none" w:sz="0" w:space="0" w:color="auto"/>
            <w:bottom w:val="none" w:sz="0" w:space="0" w:color="auto"/>
            <w:right w:val="none" w:sz="0" w:space="0" w:color="auto"/>
          </w:divBdr>
        </w:div>
        <w:div w:id="1793934138">
          <w:marLeft w:val="0"/>
          <w:marRight w:val="0"/>
          <w:marTop w:val="0"/>
          <w:marBottom w:val="0"/>
          <w:divBdr>
            <w:top w:val="none" w:sz="0" w:space="0" w:color="auto"/>
            <w:left w:val="none" w:sz="0" w:space="0" w:color="auto"/>
            <w:bottom w:val="none" w:sz="0" w:space="0" w:color="auto"/>
            <w:right w:val="none" w:sz="0" w:space="0" w:color="auto"/>
          </w:divBdr>
        </w:div>
        <w:div w:id="582646991">
          <w:marLeft w:val="0"/>
          <w:marRight w:val="0"/>
          <w:marTop w:val="0"/>
          <w:marBottom w:val="0"/>
          <w:divBdr>
            <w:top w:val="none" w:sz="0" w:space="0" w:color="auto"/>
            <w:left w:val="none" w:sz="0" w:space="0" w:color="auto"/>
            <w:bottom w:val="none" w:sz="0" w:space="0" w:color="auto"/>
            <w:right w:val="none" w:sz="0" w:space="0" w:color="auto"/>
          </w:divBdr>
        </w:div>
        <w:div w:id="1148009488">
          <w:marLeft w:val="0"/>
          <w:marRight w:val="0"/>
          <w:marTop w:val="0"/>
          <w:marBottom w:val="0"/>
          <w:divBdr>
            <w:top w:val="none" w:sz="0" w:space="0" w:color="auto"/>
            <w:left w:val="none" w:sz="0" w:space="0" w:color="auto"/>
            <w:bottom w:val="none" w:sz="0" w:space="0" w:color="auto"/>
            <w:right w:val="none" w:sz="0" w:space="0" w:color="auto"/>
          </w:divBdr>
        </w:div>
        <w:div w:id="1047997384">
          <w:marLeft w:val="0"/>
          <w:marRight w:val="0"/>
          <w:marTop w:val="0"/>
          <w:marBottom w:val="0"/>
          <w:divBdr>
            <w:top w:val="none" w:sz="0" w:space="0" w:color="auto"/>
            <w:left w:val="none" w:sz="0" w:space="0" w:color="auto"/>
            <w:bottom w:val="none" w:sz="0" w:space="0" w:color="auto"/>
            <w:right w:val="none" w:sz="0" w:space="0" w:color="auto"/>
          </w:divBdr>
        </w:div>
        <w:div w:id="593051219">
          <w:marLeft w:val="0"/>
          <w:marRight w:val="0"/>
          <w:marTop w:val="0"/>
          <w:marBottom w:val="0"/>
          <w:divBdr>
            <w:top w:val="none" w:sz="0" w:space="0" w:color="auto"/>
            <w:left w:val="none" w:sz="0" w:space="0" w:color="auto"/>
            <w:bottom w:val="none" w:sz="0" w:space="0" w:color="auto"/>
            <w:right w:val="none" w:sz="0" w:space="0" w:color="auto"/>
          </w:divBdr>
        </w:div>
        <w:div w:id="523053214">
          <w:marLeft w:val="0"/>
          <w:marRight w:val="0"/>
          <w:marTop w:val="0"/>
          <w:marBottom w:val="0"/>
          <w:divBdr>
            <w:top w:val="none" w:sz="0" w:space="0" w:color="auto"/>
            <w:left w:val="none" w:sz="0" w:space="0" w:color="auto"/>
            <w:bottom w:val="none" w:sz="0" w:space="0" w:color="auto"/>
            <w:right w:val="none" w:sz="0" w:space="0" w:color="auto"/>
          </w:divBdr>
        </w:div>
        <w:div w:id="1383679156">
          <w:marLeft w:val="0"/>
          <w:marRight w:val="0"/>
          <w:marTop w:val="0"/>
          <w:marBottom w:val="0"/>
          <w:divBdr>
            <w:top w:val="none" w:sz="0" w:space="0" w:color="auto"/>
            <w:left w:val="none" w:sz="0" w:space="0" w:color="auto"/>
            <w:bottom w:val="none" w:sz="0" w:space="0" w:color="auto"/>
            <w:right w:val="none" w:sz="0" w:space="0" w:color="auto"/>
          </w:divBdr>
        </w:div>
        <w:div w:id="1470515341">
          <w:marLeft w:val="0"/>
          <w:marRight w:val="0"/>
          <w:marTop w:val="0"/>
          <w:marBottom w:val="0"/>
          <w:divBdr>
            <w:top w:val="none" w:sz="0" w:space="0" w:color="auto"/>
            <w:left w:val="none" w:sz="0" w:space="0" w:color="auto"/>
            <w:bottom w:val="none" w:sz="0" w:space="0" w:color="auto"/>
            <w:right w:val="none" w:sz="0" w:space="0" w:color="auto"/>
          </w:divBdr>
        </w:div>
        <w:div w:id="1958829629">
          <w:marLeft w:val="0"/>
          <w:marRight w:val="0"/>
          <w:marTop w:val="0"/>
          <w:marBottom w:val="0"/>
          <w:divBdr>
            <w:top w:val="none" w:sz="0" w:space="0" w:color="auto"/>
            <w:left w:val="none" w:sz="0" w:space="0" w:color="auto"/>
            <w:bottom w:val="none" w:sz="0" w:space="0" w:color="auto"/>
            <w:right w:val="none" w:sz="0" w:space="0" w:color="auto"/>
          </w:divBdr>
        </w:div>
        <w:div w:id="1997686958">
          <w:marLeft w:val="0"/>
          <w:marRight w:val="0"/>
          <w:marTop w:val="0"/>
          <w:marBottom w:val="0"/>
          <w:divBdr>
            <w:top w:val="none" w:sz="0" w:space="0" w:color="auto"/>
            <w:left w:val="none" w:sz="0" w:space="0" w:color="auto"/>
            <w:bottom w:val="none" w:sz="0" w:space="0" w:color="auto"/>
            <w:right w:val="none" w:sz="0" w:space="0" w:color="auto"/>
          </w:divBdr>
        </w:div>
        <w:div w:id="1594434788">
          <w:marLeft w:val="0"/>
          <w:marRight w:val="0"/>
          <w:marTop w:val="0"/>
          <w:marBottom w:val="0"/>
          <w:divBdr>
            <w:top w:val="none" w:sz="0" w:space="0" w:color="auto"/>
            <w:left w:val="none" w:sz="0" w:space="0" w:color="auto"/>
            <w:bottom w:val="none" w:sz="0" w:space="0" w:color="auto"/>
            <w:right w:val="none" w:sz="0" w:space="0" w:color="auto"/>
          </w:divBdr>
        </w:div>
        <w:div w:id="1171411344">
          <w:marLeft w:val="0"/>
          <w:marRight w:val="0"/>
          <w:marTop w:val="0"/>
          <w:marBottom w:val="0"/>
          <w:divBdr>
            <w:top w:val="none" w:sz="0" w:space="0" w:color="auto"/>
            <w:left w:val="none" w:sz="0" w:space="0" w:color="auto"/>
            <w:bottom w:val="none" w:sz="0" w:space="0" w:color="auto"/>
            <w:right w:val="none" w:sz="0" w:space="0" w:color="auto"/>
          </w:divBdr>
        </w:div>
        <w:div w:id="356277940">
          <w:marLeft w:val="0"/>
          <w:marRight w:val="0"/>
          <w:marTop w:val="0"/>
          <w:marBottom w:val="0"/>
          <w:divBdr>
            <w:top w:val="none" w:sz="0" w:space="0" w:color="auto"/>
            <w:left w:val="none" w:sz="0" w:space="0" w:color="auto"/>
            <w:bottom w:val="none" w:sz="0" w:space="0" w:color="auto"/>
            <w:right w:val="none" w:sz="0" w:space="0" w:color="auto"/>
          </w:divBdr>
        </w:div>
        <w:div w:id="913660554">
          <w:marLeft w:val="0"/>
          <w:marRight w:val="0"/>
          <w:marTop w:val="0"/>
          <w:marBottom w:val="0"/>
          <w:divBdr>
            <w:top w:val="none" w:sz="0" w:space="0" w:color="auto"/>
            <w:left w:val="none" w:sz="0" w:space="0" w:color="auto"/>
            <w:bottom w:val="none" w:sz="0" w:space="0" w:color="auto"/>
            <w:right w:val="none" w:sz="0" w:space="0" w:color="auto"/>
          </w:divBdr>
        </w:div>
        <w:div w:id="1908370365">
          <w:marLeft w:val="0"/>
          <w:marRight w:val="0"/>
          <w:marTop w:val="0"/>
          <w:marBottom w:val="0"/>
          <w:divBdr>
            <w:top w:val="none" w:sz="0" w:space="0" w:color="auto"/>
            <w:left w:val="none" w:sz="0" w:space="0" w:color="auto"/>
            <w:bottom w:val="none" w:sz="0" w:space="0" w:color="auto"/>
            <w:right w:val="none" w:sz="0" w:space="0" w:color="auto"/>
          </w:divBdr>
        </w:div>
        <w:div w:id="1598635439">
          <w:marLeft w:val="0"/>
          <w:marRight w:val="0"/>
          <w:marTop w:val="0"/>
          <w:marBottom w:val="0"/>
          <w:divBdr>
            <w:top w:val="none" w:sz="0" w:space="0" w:color="auto"/>
            <w:left w:val="none" w:sz="0" w:space="0" w:color="auto"/>
            <w:bottom w:val="none" w:sz="0" w:space="0" w:color="auto"/>
            <w:right w:val="none" w:sz="0" w:space="0" w:color="auto"/>
          </w:divBdr>
        </w:div>
        <w:div w:id="208416418">
          <w:marLeft w:val="0"/>
          <w:marRight w:val="0"/>
          <w:marTop w:val="0"/>
          <w:marBottom w:val="0"/>
          <w:divBdr>
            <w:top w:val="none" w:sz="0" w:space="0" w:color="auto"/>
            <w:left w:val="none" w:sz="0" w:space="0" w:color="auto"/>
            <w:bottom w:val="none" w:sz="0" w:space="0" w:color="auto"/>
            <w:right w:val="none" w:sz="0" w:space="0" w:color="auto"/>
          </w:divBdr>
        </w:div>
        <w:div w:id="588929609">
          <w:marLeft w:val="0"/>
          <w:marRight w:val="0"/>
          <w:marTop w:val="0"/>
          <w:marBottom w:val="0"/>
          <w:divBdr>
            <w:top w:val="none" w:sz="0" w:space="0" w:color="auto"/>
            <w:left w:val="none" w:sz="0" w:space="0" w:color="auto"/>
            <w:bottom w:val="none" w:sz="0" w:space="0" w:color="auto"/>
            <w:right w:val="none" w:sz="0" w:space="0" w:color="auto"/>
          </w:divBdr>
        </w:div>
        <w:div w:id="1350910334">
          <w:marLeft w:val="0"/>
          <w:marRight w:val="0"/>
          <w:marTop w:val="0"/>
          <w:marBottom w:val="0"/>
          <w:divBdr>
            <w:top w:val="none" w:sz="0" w:space="0" w:color="auto"/>
            <w:left w:val="none" w:sz="0" w:space="0" w:color="auto"/>
            <w:bottom w:val="none" w:sz="0" w:space="0" w:color="auto"/>
            <w:right w:val="none" w:sz="0" w:space="0" w:color="auto"/>
          </w:divBdr>
        </w:div>
        <w:div w:id="194734734">
          <w:marLeft w:val="0"/>
          <w:marRight w:val="0"/>
          <w:marTop w:val="0"/>
          <w:marBottom w:val="0"/>
          <w:divBdr>
            <w:top w:val="none" w:sz="0" w:space="0" w:color="auto"/>
            <w:left w:val="none" w:sz="0" w:space="0" w:color="auto"/>
            <w:bottom w:val="none" w:sz="0" w:space="0" w:color="auto"/>
            <w:right w:val="none" w:sz="0" w:space="0" w:color="auto"/>
          </w:divBdr>
        </w:div>
        <w:div w:id="2082294382">
          <w:marLeft w:val="0"/>
          <w:marRight w:val="0"/>
          <w:marTop w:val="0"/>
          <w:marBottom w:val="0"/>
          <w:divBdr>
            <w:top w:val="none" w:sz="0" w:space="0" w:color="auto"/>
            <w:left w:val="none" w:sz="0" w:space="0" w:color="auto"/>
            <w:bottom w:val="none" w:sz="0" w:space="0" w:color="auto"/>
            <w:right w:val="none" w:sz="0" w:space="0" w:color="auto"/>
          </w:divBdr>
        </w:div>
        <w:div w:id="2119447338">
          <w:marLeft w:val="0"/>
          <w:marRight w:val="0"/>
          <w:marTop w:val="0"/>
          <w:marBottom w:val="0"/>
          <w:divBdr>
            <w:top w:val="none" w:sz="0" w:space="0" w:color="auto"/>
            <w:left w:val="none" w:sz="0" w:space="0" w:color="auto"/>
            <w:bottom w:val="none" w:sz="0" w:space="0" w:color="auto"/>
            <w:right w:val="none" w:sz="0" w:space="0" w:color="auto"/>
          </w:divBdr>
        </w:div>
      </w:divsChild>
    </w:div>
    <w:div w:id="1578594747">
      <w:bodyDiv w:val="1"/>
      <w:marLeft w:val="0"/>
      <w:marRight w:val="0"/>
      <w:marTop w:val="0"/>
      <w:marBottom w:val="0"/>
      <w:divBdr>
        <w:top w:val="none" w:sz="0" w:space="0" w:color="auto"/>
        <w:left w:val="none" w:sz="0" w:space="0" w:color="auto"/>
        <w:bottom w:val="none" w:sz="0" w:space="0" w:color="auto"/>
        <w:right w:val="none" w:sz="0" w:space="0" w:color="auto"/>
      </w:divBdr>
    </w:div>
    <w:div w:id="1578899419">
      <w:bodyDiv w:val="1"/>
      <w:marLeft w:val="0"/>
      <w:marRight w:val="0"/>
      <w:marTop w:val="0"/>
      <w:marBottom w:val="0"/>
      <w:divBdr>
        <w:top w:val="none" w:sz="0" w:space="0" w:color="auto"/>
        <w:left w:val="none" w:sz="0" w:space="0" w:color="auto"/>
        <w:bottom w:val="none" w:sz="0" w:space="0" w:color="auto"/>
        <w:right w:val="none" w:sz="0" w:space="0" w:color="auto"/>
      </w:divBdr>
    </w:div>
    <w:div w:id="1579901789">
      <w:bodyDiv w:val="1"/>
      <w:marLeft w:val="0"/>
      <w:marRight w:val="0"/>
      <w:marTop w:val="0"/>
      <w:marBottom w:val="0"/>
      <w:divBdr>
        <w:top w:val="none" w:sz="0" w:space="0" w:color="auto"/>
        <w:left w:val="none" w:sz="0" w:space="0" w:color="auto"/>
        <w:bottom w:val="none" w:sz="0" w:space="0" w:color="auto"/>
        <w:right w:val="none" w:sz="0" w:space="0" w:color="auto"/>
      </w:divBdr>
      <w:divsChild>
        <w:div w:id="1115563593">
          <w:marLeft w:val="640"/>
          <w:marRight w:val="0"/>
          <w:marTop w:val="0"/>
          <w:marBottom w:val="0"/>
          <w:divBdr>
            <w:top w:val="none" w:sz="0" w:space="0" w:color="auto"/>
            <w:left w:val="none" w:sz="0" w:space="0" w:color="auto"/>
            <w:bottom w:val="none" w:sz="0" w:space="0" w:color="auto"/>
            <w:right w:val="none" w:sz="0" w:space="0" w:color="auto"/>
          </w:divBdr>
        </w:div>
        <w:div w:id="1691492710">
          <w:marLeft w:val="640"/>
          <w:marRight w:val="0"/>
          <w:marTop w:val="0"/>
          <w:marBottom w:val="0"/>
          <w:divBdr>
            <w:top w:val="none" w:sz="0" w:space="0" w:color="auto"/>
            <w:left w:val="none" w:sz="0" w:space="0" w:color="auto"/>
            <w:bottom w:val="none" w:sz="0" w:space="0" w:color="auto"/>
            <w:right w:val="none" w:sz="0" w:space="0" w:color="auto"/>
          </w:divBdr>
        </w:div>
        <w:div w:id="1635060697">
          <w:marLeft w:val="640"/>
          <w:marRight w:val="0"/>
          <w:marTop w:val="0"/>
          <w:marBottom w:val="0"/>
          <w:divBdr>
            <w:top w:val="none" w:sz="0" w:space="0" w:color="auto"/>
            <w:left w:val="none" w:sz="0" w:space="0" w:color="auto"/>
            <w:bottom w:val="none" w:sz="0" w:space="0" w:color="auto"/>
            <w:right w:val="none" w:sz="0" w:space="0" w:color="auto"/>
          </w:divBdr>
        </w:div>
        <w:div w:id="486282212">
          <w:marLeft w:val="640"/>
          <w:marRight w:val="0"/>
          <w:marTop w:val="0"/>
          <w:marBottom w:val="0"/>
          <w:divBdr>
            <w:top w:val="none" w:sz="0" w:space="0" w:color="auto"/>
            <w:left w:val="none" w:sz="0" w:space="0" w:color="auto"/>
            <w:bottom w:val="none" w:sz="0" w:space="0" w:color="auto"/>
            <w:right w:val="none" w:sz="0" w:space="0" w:color="auto"/>
          </w:divBdr>
        </w:div>
        <w:div w:id="369039623">
          <w:marLeft w:val="640"/>
          <w:marRight w:val="0"/>
          <w:marTop w:val="0"/>
          <w:marBottom w:val="0"/>
          <w:divBdr>
            <w:top w:val="none" w:sz="0" w:space="0" w:color="auto"/>
            <w:left w:val="none" w:sz="0" w:space="0" w:color="auto"/>
            <w:bottom w:val="none" w:sz="0" w:space="0" w:color="auto"/>
            <w:right w:val="none" w:sz="0" w:space="0" w:color="auto"/>
          </w:divBdr>
        </w:div>
        <w:div w:id="948010425">
          <w:marLeft w:val="640"/>
          <w:marRight w:val="0"/>
          <w:marTop w:val="0"/>
          <w:marBottom w:val="0"/>
          <w:divBdr>
            <w:top w:val="none" w:sz="0" w:space="0" w:color="auto"/>
            <w:left w:val="none" w:sz="0" w:space="0" w:color="auto"/>
            <w:bottom w:val="none" w:sz="0" w:space="0" w:color="auto"/>
            <w:right w:val="none" w:sz="0" w:space="0" w:color="auto"/>
          </w:divBdr>
        </w:div>
        <w:div w:id="1146162613">
          <w:marLeft w:val="640"/>
          <w:marRight w:val="0"/>
          <w:marTop w:val="0"/>
          <w:marBottom w:val="0"/>
          <w:divBdr>
            <w:top w:val="none" w:sz="0" w:space="0" w:color="auto"/>
            <w:left w:val="none" w:sz="0" w:space="0" w:color="auto"/>
            <w:bottom w:val="none" w:sz="0" w:space="0" w:color="auto"/>
            <w:right w:val="none" w:sz="0" w:space="0" w:color="auto"/>
          </w:divBdr>
        </w:div>
        <w:div w:id="1389298814">
          <w:marLeft w:val="640"/>
          <w:marRight w:val="0"/>
          <w:marTop w:val="0"/>
          <w:marBottom w:val="0"/>
          <w:divBdr>
            <w:top w:val="none" w:sz="0" w:space="0" w:color="auto"/>
            <w:left w:val="none" w:sz="0" w:space="0" w:color="auto"/>
            <w:bottom w:val="none" w:sz="0" w:space="0" w:color="auto"/>
            <w:right w:val="none" w:sz="0" w:space="0" w:color="auto"/>
          </w:divBdr>
        </w:div>
        <w:div w:id="1274826455">
          <w:marLeft w:val="640"/>
          <w:marRight w:val="0"/>
          <w:marTop w:val="0"/>
          <w:marBottom w:val="0"/>
          <w:divBdr>
            <w:top w:val="none" w:sz="0" w:space="0" w:color="auto"/>
            <w:left w:val="none" w:sz="0" w:space="0" w:color="auto"/>
            <w:bottom w:val="none" w:sz="0" w:space="0" w:color="auto"/>
            <w:right w:val="none" w:sz="0" w:space="0" w:color="auto"/>
          </w:divBdr>
        </w:div>
        <w:div w:id="776868855">
          <w:marLeft w:val="640"/>
          <w:marRight w:val="0"/>
          <w:marTop w:val="0"/>
          <w:marBottom w:val="0"/>
          <w:divBdr>
            <w:top w:val="none" w:sz="0" w:space="0" w:color="auto"/>
            <w:left w:val="none" w:sz="0" w:space="0" w:color="auto"/>
            <w:bottom w:val="none" w:sz="0" w:space="0" w:color="auto"/>
            <w:right w:val="none" w:sz="0" w:space="0" w:color="auto"/>
          </w:divBdr>
        </w:div>
        <w:div w:id="1948538590">
          <w:marLeft w:val="640"/>
          <w:marRight w:val="0"/>
          <w:marTop w:val="0"/>
          <w:marBottom w:val="0"/>
          <w:divBdr>
            <w:top w:val="none" w:sz="0" w:space="0" w:color="auto"/>
            <w:left w:val="none" w:sz="0" w:space="0" w:color="auto"/>
            <w:bottom w:val="none" w:sz="0" w:space="0" w:color="auto"/>
            <w:right w:val="none" w:sz="0" w:space="0" w:color="auto"/>
          </w:divBdr>
        </w:div>
        <w:div w:id="691299221">
          <w:marLeft w:val="640"/>
          <w:marRight w:val="0"/>
          <w:marTop w:val="0"/>
          <w:marBottom w:val="0"/>
          <w:divBdr>
            <w:top w:val="none" w:sz="0" w:space="0" w:color="auto"/>
            <w:left w:val="none" w:sz="0" w:space="0" w:color="auto"/>
            <w:bottom w:val="none" w:sz="0" w:space="0" w:color="auto"/>
            <w:right w:val="none" w:sz="0" w:space="0" w:color="auto"/>
          </w:divBdr>
        </w:div>
        <w:div w:id="2002544597">
          <w:marLeft w:val="640"/>
          <w:marRight w:val="0"/>
          <w:marTop w:val="0"/>
          <w:marBottom w:val="0"/>
          <w:divBdr>
            <w:top w:val="none" w:sz="0" w:space="0" w:color="auto"/>
            <w:left w:val="none" w:sz="0" w:space="0" w:color="auto"/>
            <w:bottom w:val="none" w:sz="0" w:space="0" w:color="auto"/>
            <w:right w:val="none" w:sz="0" w:space="0" w:color="auto"/>
          </w:divBdr>
        </w:div>
        <w:div w:id="2018802937">
          <w:marLeft w:val="640"/>
          <w:marRight w:val="0"/>
          <w:marTop w:val="0"/>
          <w:marBottom w:val="0"/>
          <w:divBdr>
            <w:top w:val="none" w:sz="0" w:space="0" w:color="auto"/>
            <w:left w:val="none" w:sz="0" w:space="0" w:color="auto"/>
            <w:bottom w:val="none" w:sz="0" w:space="0" w:color="auto"/>
            <w:right w:val="none" w:sz="0" w:space="0" w:color="auto"/>
          </w:divBdr>
        </w:div>
        <w:div w:id="303045619">
          <w:marLeft w:val="640"/>
          <w:marRight w:val="0"/>
          <w:marTop w:val="0"/>
          <w:marBottom w:val="0"/>
          <w:divBdr>
            <w:top w:val="none" w:sz="0" w:space="0" w:color="auto"/>
            <w:left w:val="none" w:sz="0" w:space="0" w:color="auto"/>
            <w:bottom w:val="none" w:sz="0" w:space="0" w:color="auto"/>
            <w:right w:val="none" w:sz="0" w:space="0" w:color="auto"/>
          </w:divBdr>
        </w:div>
        <w:div w:id="1111171863">
          <w:marLeft w:val="640"/>
          <w:marRight w:val="0"/>
          <w:marTop w:val="0"/>
          <w:marBottom w:val="0"/>
          <w:divBdr>
            <w:top w:val="none" w:sz="0" w:space="0" w:color="auto"/>
            <w:left w:val="none" w:sz="0" w:space="0" w:color="auto"/>
            <w:bottom w:val="none" w:sz="0" w:space="0" w:color="auto"/>
            <w:right w:val="none" w:sz="0" w:space="0" w:color="auto"/>
          </w:divBdr>
        </w:div>
        <w:div w:id="1030178366">
          <w:marLeft w:val="640"/>
          <w:marRight w:val="0"/>
          <w:marTop w:val="0"/>
          <w:marBottom w:val="0"/>
          <w:divBdr>
            <w:top w:val="none" w:sz="0" w:space="0" w:color="auto"/>
            <w:left w:val="none" w:sz="0" w:space="0" w:color="auto"/>
            <w:bottom w:val="none" w:sz="0" w:space="0" w:color="auto"/>
            <w:right w:val="none" w:sz="0" w:space="0" w:color="auto"/>
          </w:divBdr>
        </w:div>
        <w:div w:id="1629160769">
          <w:marLeft w:val="640"/>
          <w:marRight w:val="0"/>
          <w:marTop w:val="0"/>
          <w:marBottom w:val="0"/>
          <w:divBdr>
            <w:top w:val="none" w:sz="0" w:space="0" w:color="auto"/>
            <w:left w:val="none" w:sz="0" w:space="0" w:color="auto"/>
            <w:bottom w:val="none" w:sz="0" w:space="0" w:color="auto"/>
            <w:right w:val="none" w:sz="0" w:space="0" w:color="auto"/>
          </w:divBdr>
        </w:div>
        <w:div w:id="626667516">
          <w:marLeft w:val="640"/>
          <w:marRight w:val="0"/>
          <w:marTop w:val="0"/>
          <w:marBottom w:val="0"/>
          <w:divBdr>
            <w:top w:val="none" w:sz="0" w:space="0" w:color="auto"/>
            <w:left w:val="none" w:sz="0" w:space="0" w:color="auto"/>
            <w:bottom w:val="none" w:sz="0" w:space="0" w:color="auto"/>
            <w:right w:val="none" w:sz="0" w:space="0" w:color="auto"/>
          </w:divBdr>
        </w:div>
        <w:div w:id="1726485139">
          <w:marLeft w:val="640"/>
          <w:marRight w:val="0"/>
          <w:marTop w:val="0"/>
          <w:marBottom w:val="0"/>
          <w:divBdr>
            <w:top w:val="none" w:sz="0" w:space="0" w:color="auto"/>
            <w:left w:val="none" w:sz="0" w:space="0" w:color="auto"/>
            <w:bottom w:val="none" w:sz="0" w:space="0" w:color="auto"/>
            <w:right w:val="none" w:sz="0" w:space="0" w:color="auto"/>
          </w:divBdr>
        </w:div>
        <w:div w:id="817500718">
          <w:marLeft w:val="640"/>
          <w:marRight w:val="0"/>
          <w:marTop w:val="0"/>
          <w:marBottom w:val="0"/>
          <w:divBdr>
            <w:top w:val="none" w:sz="0" w:space="0" w:color="auto"/>
            <w:left w:val="none" w:sz="0" w:space="0" w:color="auto"/>
            <w:bottom w:val="none" w:sz="0" w:space="0" w:color="auto"/>
            <w:right w:val="none" w:sz="0" w:space="0" w:color="auto"/>
          </w:divBdr>
        </w:div>
        <w:div w:id="1969625556">
          <w:marLeft w:val="640"/>
          <w:marRight w:val="0"/>
          <w:marTop w:val="0"/>
          <w:marBottom w:val="0"/>
          <w:divBdr>
            <w:top w:val="none" w:sz="0" w:space="0" w:color="auto"/>
            <w:left w:val="none" w:sz="0" w:space="0" w:color="auto"/>
            <w:bottom w:val="none" w:sz="0" w:space="0" w:color="auto"/>
            <w:right w:val="none" w:sz="0" w:space="0" w:color="auto"/>
          </w:divBdr>
        </w:div>
        <w:div w:id="1628973675">
          <w:marLeft w:val="640"/>
          <w:marRight w:val="0"/>
          <w:marTop w:val="0"/>
          <w:marBottom w:val="0"/>
          <w:divBdr>
            <w:top w:val="none" w:sz="0" w:space="0" w:color="auto"/>
            <w:left w:val="none" w:sz="0" w:space="0" w:color="auto"/>
            <w:bottom w:val="none" w:sz="0" w:space="0" w:color="auto"/>
            <w:right w:val="none" w:sz="0" w:space="0" w:color="auto"/>
          </w:divBdr>
        </w:div>
        <w:div w:id="1892157244">
          <w:marLeft w:val="640"/>
          <w:marRight w:val="0"/>
          <w:marTop w:val="0"/>
          <w:marBottom w:val="0"/>
          <w:divBdr>
            <w:top w:val="none" w:sz="0" w:space="0" w:color="auto"/>
            <w:left w:val="none" w:sz="0" w:space="0" w:color="auto"/>
            <w:bottom w:val="none" w:sz="0" w:space="0" w:color="auto"/>
            <w:right w:val="none" w:sz="0" w:space="0" w:color="auto"/>
          </w:divBdr>
        </w:div>
        <w:div w:id="155994493">
          <w:marLeft w:val="640"/>
          <w:marRight w:val="0"/>
          <w:marTop w:val="0"/>
          <w:marBottom w:val="0"/>
          <w:divBdr>
            <w:top w:val="none" w:sz="0" w:space="0" w:color="auto"/>
            <w:left w:val="none" w:sz="0" w:space="0" w:color="auto"/>
            <w:bottom w:val="none" w:sz="0" w:space="0" w:color="auto"/>
            <w:right w:val="none" w:sz="0" w:space="0" w:color="auto"/>
          </w:divBdr>
        </w:div>
        <w:div w:id="1818037143">
          <w:marLeft w:val="640"/>
          <w:marRight w:val="0"/>
          <w:marTop w:val="0"/>
          <w:marBottom w:val="0"/>
          <w:divBdr>
            <w:top w:val="none" w:sz="0" w:space="0" w:color="auto"/>
            <w:left w:val="none" w:sz="0" w:space="0" w:color="auto"/>
            <w:bottom w:val="none" w:sz="0" w:space="0" w:color="auto"/>
            <w:right w:val="none" w:sz="0" w:space="0" w:color="auto"/>
          </w:divBdr>
        </w:div>
        <w:div w:id="594359087">
          <w:marLeft w:val="640"/>
          <w:marRight w:val="0"/>
          <w:marTop w:val="0"/>
          <w:marBottom w:val="0"/>
          <w:divBdr>
            <w:top w:val="none" w:sz="0" w:space="0" w:color="auto"/>
            <w:left w:val="none" w:sz="0" w:space="0" w:color="auto"/>
            <w:bottom w:val="none" w:sz="0" w:space="0" w:color="auto"/>
            <w:right w:val="none" w:sz="0" w:space="0" w:color="auto"/>
          </w:divBdr>
        </w:div>
        <w:div w:id="790326050">
          <w:marLeft w:val="640"/>
          <w:marRight w:val="0"/>
          <w:marTop w:val="0"/>
          <w:marBottom w:val="0"/>
          <w:divBdr>
            <w:top w:val="none" w:sz="0" w:space="0" w:color="auto"/>
            <w:left w:val="none" w:sz="0" w:space="0" w:color="auto"/>
            <w:bottom w:val="none" w:sz="0" w:space="0" w:color="auto"/>
            <w:right w:val="none" w:sz="0" w:space="0" w:color="auto"/>
          </w:divBdr>
        </w:div>
        <w:div w:id="351489993">
          <w:marLeft w:val="640"/>
          <w:marRight w:val="0"/>
          <w:marTop w:val="0"/>
          <w:marBottom w:val="0"/>
          <w:divBdr>
            <w:top w:val="none" w:sz="0" w:space="0" w:color="auto"/>
            <w:left w:val="none" w:sz="0" w:space="0" w:color="auto"/>
            <w:bottom w:val="none" w:sz="0" w:space="0" w:color="auto"/>
            <w:right w:val="none" w:sz="0" w:space="0" w:color="auto"/>
          </w:divBdr>
        </w:div>
        <w:div w:id="2134670855">
          <w:marLeft w:val="640"/>
          <w:marRight w:val="0"/>
          <w:marTop w:val="0"/>
          <w:marBottom w:val="0"/>
          <w:divBdr>
            <w:top w:val="none" w:sz="0" w:space="0" w:color="auto"/>
            <w:left w:val="none" w:sz="0" w:space="0" w:color="auto"/>
            <w:bottom w:val="none" w:sz="0" w:space="0" w:color="auto"/>
            <w:right w:val="none" w:sz="0" w:space="0" w:color="auto"/>
          </w:divBdr>
        </w:div>
        <w:div w:id="2084528251">
          <w:marLeft w:val="640"/>
          <w:marRight w:val="0"/>
          <w:marTop w:val="0"/>
          <w:marBottom w:val="0"/>
          <w:divBdr>
            <w:top w:val="none" w:sz="0" w:space="0" w:color="auto"/>
            <w:left w:val="none" w:sz="0" w:space="0" w:color="auto"/>
            <w:bottom w:val="none" w:sz="0" w:space="0" w:color="auto"/>
            <w:right w:val="none" w:sz="0" w:space="0" w:color="auto"/>
          </w:divBdr>
        </w:div>
        <w:div w:id="2025472457">
          <w:marLeft w:val="640"/>
          <w:marRight w:val="0"/>
          <w:marTop w:val="0"/>
          <w:marBottom w:val="0"/>
          <w:divBdr>
            <w:top w:val="none" w:sz="0" w:space="0" w:color="auto"/>
            <w:left w:val="none" w:sz="0" w:space="0" w:color="auto"/>
            <w:bottom w:val="none" w:sz="0" w:space="0" w:color="auto"/>
            <w:right w:val="none" w:sz="0" w:space="0" w:color="auto"/>
          </w:divBdr>
        </w:div>
        <w:div w:id="1699427988">
          <w:marLeft w:val="640"/>
          <w:marRight w:val="0"/>
          <w:marTop w:val="0"/>
          <w:marBottom w:val="0"/>
          <w:divBdr>
            <w:top w:val="none" w:sz="0" w:space="0" w:color="auto"/>
            <w:left w:val="none" w:sz="0" w:space="0" w:color="auto"/>
            <w:bottom w:val="none" w:sz="0" w:space="0" w:color="auto"/>
            <w:right w:val="none" w:sz="0" w:space="0" w:color="auto"/>
          </w:divBdr>
        </w:div>
        <w:div w:id="1870795730">
          <w:marLeft w:val="640"/>
          <w:marRight w:val="0"/>
          <w:marTop w:val="0"/>
          <w:marBottom w:val="0"/>
          <w:divBdr>
            <w:top w:val="none" w:sz="0" w:space="0" w:color="auto"/>
            <w:left w:val="none" w:sz="0" w:space="0" w:color="auto"/>
            <w:bottom w:val="none" w:sz="0" w:space="0" w:color="auto"/>
            <w:right w:val="none" w:sz="0" w:space="0" w:color="auto"/>
          </w:divBdr>
        </w:div>
        <w:div w:id="2122727899">
          <w:marLeft w:val="640"/>
          <w:marRight w:val="0"/>
          <w:marTop w:val="0"/>
          <w:marBottom w:val="0"/>
          <w:divBdr>
            <w:top w:val="none" w:sz="0" w:space="0" w:color="auto"/>
            <w:left w:val="none" w:sz="0" w:space="0" w:color="auto"/>
            <w:bottom w:val="none" w:sz="0" w:space="0" w:color="auto"/>
            <w:right w:val="none" w:sz="0" w:space="0" w:color="auto"/>
          </w:divBdr>
        </w:div>
        <w:div w:id="255789566">
          <w:marLeft w:val="640"/>
          <w:marRight w:val="0"/>
          <w:marTop w:val="0"/>
          <w:marBottom w:val="0"/>
          <w:divBdr>
            <w:top w:val="none" w:sz="0" w:space="0" w:color="auto"/>
            <w:left w:val="none" w:sz="0" w:space="0" w:color="auto"/>
            <w:bottom w:val="none" w:sz="0" w:space="0" w:color="auto"/>
            <w:right w:val="none" w:sz="0" w:space="0" w:color="auto"/>
          </w:divBdr>
        </w:div>
        <w:div w:id="1565413107">
          <w:marLeft w:val="640"/>
          <w:marRight w:val="0"/>
          <w:marTop w:val="0"/>
          <w:marBottom w:val="0"/>
          <w:divBdr>
            <w:top w:val="none" w:sz="0" w:space="0" w:color="auto"/>
            <w:left w:val="none" w:sz="0" w:space="0" w:color="auto"/>
            <w:bottom w:val="none" w:sz="0" w:space="0" w:color="auto"/>
            <w:right w:val="none" w:sz="0" w:space="0" w:color="auto"/>
          </w:divBdr>
        </w:div>
        <w:div w:id="1917788679">
          <w:marLeft w:val="640"/>
          <w:marRight w:val="0"/>
          <w:marTop w:val="0"/>
          <w:marBottom w:val="0"/>
          <w:divBdr>
            <w:top w:val="none" w:sz="0" w:space="0" w:color="auto"/>
            <w:left w:val="none" w:sz="0" w:space="0" w:color="auto"/>
            <w:bottom w:val="none" w:sz="0" w:space="0" w:color="auto"/>
            <w:right w:val="none" w:sz="0" w:space="0" w:color="auto"/>
          </w:divBdr>
        </w:div>
        <w:div w:id="2123067098">
          <w:marLeft w:val="640"/>
          <w:marRight w:val="0"/>
          <w:marTop w:val="0"/>
          <w:marBottom w:val="0"/>
          <w:divBdr>
            <w:top w:val="none" w:sz="0" w:space="0" w:color="auto"/>
            <w:left w:val="none" w:sz="0" w:space="0" w:color="auto"/>
            <w:bottom w:val="none" w:sz="0" w:space="0" w:color="auto"/>
            <w:right w:val="none" w:sz="0" w:space="0" w:color="auto"/>
          </w:divBdr>
        </w:div>
        <w:div w:id="1034575204">
          <w:marLeft w:val="640"/>
          <w:marRight w:val="0"/>
          <w:marTop w:val="0"/>
          <w:marBottom w:val="0"/>
          <w:divBdr>
            <w:top w:val="none" w:sz="0" w:space="0" w:color="auto"/>
            <w:left w:val="none" w:sz="0" w:space="0" w:color="auto"/>
            <w:bottom w:val="none" w:sz="0" w:space="0" w:color="auto"/>
            <w:right w:val="none" w:sz="0" w:space="0" w:color="auto"/>
          </w:divBdr>
        </w:div>
        <w:div w:id="1717242941">
          <w:marLeft w:val="640"/>
          <w:marRight w:val="0"/>
          <w:marTop w:val="0"/>
          <w:marBottom w:val="0"/>
          <w:divBdr>
            <w:top w:val="none" w:sz="0" w:space="0" w:color="auto"/>
            <w:left w:val="none" w:sz="0" w:space="0" w:color="auto"/>
            <w:bottom w:val="none" w:sz="0" w:space="0" w:color="auto"/>
            <w:right w:val="none" w:sz="0" w:space="0" w:color="auto"/>
          </w:divBdr>
        </w:div>
        <w:div w:id="186139390">
          <w:marLeft w:val="640"/>
          <w:marRight w:val="0"/>
          <w:marTop w:val="0"/>
          <w:marBottom w:val="0"/>
          <w:divBdr>
            <w:top w:val="none" w:sz="0" w:space="0" w:color="auto"/>
            <w:left w:val="none" w:sz="0" w:space="0" w:color="auto"/>
            <w:bottom w:val="none" w:sz="0" w:space="0" w:color="auto"/>
            <w:right w:val="none" w:sz="0" w:space="0" w:color="auto"/>
          </w:divBdr>
        </w:div>
        <w:div w:id="442575683">
          <w:marLeft w:val="640"/>
          <w:marRight w:val="0"/>
          <w:marTop w:val="0"/>
          <w:marBottom w:val="0"/>
          <w:divBdr>
            <w:top w:val="none" w:sz="0" w:space="0" w:color="auto"/>
            <w:left w:val="none" w:sz="0" w:space="0" w:color="auto"/>
            <w:bottom w:val="none" w:sz="0" w:space="0" w:color="auto"/>
            <w:right w:val="none" w:sz="0" w:space="0" w:color="auto"/>
          </w:divBdr>
        </w:div>
        <w:div w:id="1168712546">
          <w:marLeft w:val="640"/>
          <w:marRight w:val="0"/>
          <w:marTop w:val="0"/>
          <w:marBottom w:val="0"/>
          <w:divBdr>
            <w:top w:val="none" w:sz="0" w:space="0" w:color="auto"/>
            <w:left w:val="none" w:sz="0" w:space="0" w:color="auto"/>
            <w:bottom w:val="none" w:sz="0" w:space="0" w:color="auto"/>
            <w:right w:val="none" w:sz="0" w:space="0" w:color="auto"/>
          </w:divBdr>
        </w:div>
        <w:div w:id="2125269730">
          <w:marLeft w:val="640"/>
          <w:marRight w:val="0"/>
          <w:marTop w:val="0"/>
          <w:marBottom w:val="0"/>
          <w:divBdr>
            <w:top w:val="none" w:sz="0" w:space="0" w:color="auto"/>
            <w:left w:val="none" w:sz="0" w:space="0" w:color="auto"/>
            <w:bottom w:val="none" w:sz="0" w:space="0" w:color="auto"/>
            <w:right w:val="none" w:sz="0" w:space="0" w:color="auto"/>
          </w:divBdr>
        </w:div>
        <w:div w:id="264118153">
          <w:marLeft w:val="640"/>
          <w:marRight w:val="0"/>
          <w:marTop w:val="0"/>
          <w:marBottom w:val="0"/>
          <w:divBdr>
            <w:top w:val="none" w:sz="0" w:space="0" w:color="auto"/>
            <w:left w:val="none" w:sz="0" w:space="0" w:color="auto"/>
            <w:bottom w:val="none" w:sz="0" w:space="0" w:color="auto"/>
            <w:right w:val="none" w:sz="0" w:space="0" w:color="auto"/>
          </w:divBdr>
        </w:div>
        <w:div w:id="1318654571">
          <w:marLeft w:val="640"/>
          <w:marRight w:val="0"/>
          <w:marTop w:val="0"/>
          <w:marBottom w:val="0"/>
          <w:divBdr>
            <w:top w:val="none" w:sz="0" w:space="0" w:color="auto"/>
            <w:left w:val="none" w:sz="0" w:space="0" w:color="auto"/>
            <w:bottom w:val="none" w:sz="0" w:space="0" w:color="auto"/>
            <w:right w:val="none" w:sz="0" w:space="0" w:color="auto"/>
          </w:divBdr>
        </w:div>
        <w:div w:id="336157229">
          <w:marLeft w:val="640"/>
          <w:marRight w:val="0"/>
          <w:marTop w:val="0"/>
          <w:marBottom w:val="0"/>
          <w:divBdr>
            <w:top w:val="none" w:sz="0" w:space="0" w:color="auto"/>
            <w:left w:val="none" w:sz="0" w:space="0" w:color="auto"/>
            <w:bottom w:val="none" w:sz="0" w:space="0" w:color="auto"/>
            <w:right w:val="none" w:sz="0" w:space="0" w:color="auto"/>
          </w:divBdr>
        </w:div>
        <w:div w:id="198055515">
          <w:marLeft w:val="640"/>
          <w:marRight w:val="0"/>
          <w:marTop w:val="0"/>
          <w:marBottom w:val="0"/>
          <w:divBdr>
            <w:top w:val="none" w:sz="0" w:space="0" w:color="auto"/>
            <w:left w:val="none" w:sz="0" w:space="0" w:color="auto"/>
            <w:bottom w:val="none" w:sz="0" w:space="0" w:color="auto"/>
            <w:right w:val="none" w:sz="0" w:space="0" w:color="auto"/>
          </w:divBdr>
        </w:div>
        <w:div w:id="547380750">
          <w:marLeft w:val="640"/>
          <w:marRight w:val="0"/>
          <w:marTop w:val="0"/>
          <w:marBottom w:val="0"/>
          <w:divBdr>
            <w:top w:val="none" w:sz="0" w:space="0" w:color="auto"/>
            <w:left w:val="none" w:sz="0" w:space="0" w:color="auto"/>
            <w:bottom w:val="none" w:sz="0" w:space="0" w:color="auto"/>
            <w:right w:val="none" w:sz="0" w:space="0" w:color="auto"/>
          </w:divBdr>
        </w:div>
        <w:div w:id="1593709472">
          <w:marLeft w:val="640"/>
          <w:marRight w:val="0"/>
          <w:marTop w:val="0"/>
          <w:marBottom w:val="0"/>
          <w:divBdr>
            <w:top w:val="none" w:sz="0" w:space="0" w:color="auto"/>
            <w:left w:val="none" w:sz="0" w:space="0" w:color="auto"/>
            <w:bottom w:val="none" w:sz="0" w:space="0" w:color="auto"/>
            <w:right w:val="none" w:sz="0" w:space="0" w:color="auto"/>
          </w:divBdr>
        </w:div>
      </w:divsChild>
    </w:div>
    <w:div w:id="1580291329">
      <w:bodyDiv w:val="1"/>
      <w:marLeft w:val="0"/>
      <w:marRight w:val="0"/>
      <w:marTop w:val="0"/>
      <w:marBottom w:val="0"/>
      <w:divBdr>
        <w:top w:val="none" w:sz="0" w:space="0" w:color="auto"/>
        <w:left w:val="none" w:sz="0" w:space="0" w:color="auto"/>
        <w:bottom w:val="none" w:sz="0" w:space="0" w:color="auto"/>
        <w:right w:val="none" w:sz="0" w:space="0" w:color="auto"/>
      </w:divBdr>
    </w:div>
    <w:div w:id="1580674275">
      <w:bodyDiv w:val="1"/>
      <w:marLeft w:val="0"/>
      <w:marRight w:val="0"/>
      <w:marTop w:val="0"/>
      <w:marBottom w:val="0"/>
      <w:divBdr>
        <w:top w:val="none" w:sz="0" w:space="0" w:color="auto"/>
        <w:left w:val="none" w:sz="0" w:space="0" w:color="auto"/>
        <w:bottom w:val="none" w:sz="0" w:space="0" w:color="auto"/>
        <w:right w:val="none" w:sz="0" w:space="0" w:color="auto"/>
      </w:divBdr>
    </w:div>
    <w:div w:id="1580865727">
      <w:bodyDiv w:val="1"/>
      <w:marLeft w:val="0"/>
      <w:marRight w:val="0"/>
      <w:marTop w:val="0"/>
      <w:marBottom w:val="0"/>
      <w:divBdr>
        <w:top w:val="none" w:sz="0" w:space="0" w:color="auto"/>
        <w:left w:val="none" w:sz="0" w:space="0" w:color="auto"/>
        <w:bottom w:val="none" w:sz="0" w:space="0" w:color="auto"/>
        <w:right w:val="none" w:sz="0" w:space="0" w:color="auto"/>
      </w:divBdr>
    </w:div>
    <w:div w:id="1580942188">
      <w:bodyDiv w:val="1"/>
      <w:marLeft w:val="0"/>
      <w:marRight w:val="0"/>
      <w:marTop w:val="0"/>
      <w:marBottom w:val="0"/>
      <w:divBdr>
        <w:top w:val="none" w:sz="0" w:space="0" w:color="auto"/>
        <w:left w:val="none" w:sz="0" w:space="0" w:color="auto"/>
        <w:bottom w:val="none" w:sz="0" w:space="0" w:color="auto"/>
        <w:right w:val="none" w:sz="0" w:space="0" w:color="auto"/>
      </w:divBdr>
      <w:divsChild>
        <w:div w:id="1126196892">
          <w:marLeft w:val="0"/>
          <w:marRight w:val="0"/>
          <w:marTop w:val="0"/>
          <w:marBottom w:val="0"/>
          <w:divBdr>
            <w:top w:val="none" w:sz="0" w:space="0" w:color="auto"/>
            <w:left w:val="none" w:sz="0" w:space="0" w:color="auto"/>
            <w:bottom w:val="none" w:sz="0" w:space="0" w:color="auto"/>
            <w:right w:val="none" w:sz="0" w:space="0" w:color="auto"/>
          </w:divBdr>
        </w:div>
        <w:div w:id="303773398">
          <w:marLeft w:val="0"/>
          <w:marRight w:val="0"/>
          <w:marTop w:val="0"/>
          <w:marBottom w:val="0"/>
          <w:divBdr>
            <w:top w:val="none" w:sz="0" w:space="0" w:color="auto"/>
            <w:left w:val="none" w:sz="0" w:space="0" w:color="auto"/>
            <w:bottom w:val="none" w:sz="0" w:space="0" w:color="auto"/>
            <w:right w:val="none" w:sz="0" w:space="0" w:color="auto"/>
          </w:divBdr>
        </w:div>
        <w:div w:id="1324312917">
          <w:marLeft w:val="0"/>
          <w:marRight w:val="0"/>
          <w:marTop w:val="0"/>
          <w:marBottom w:val="0"/>
          <w:divBdr>
            <w:top w:val="none" w:sz="0" w:space="0" w:color="auto"/>
            <w:left w:val="none" w:sz="0" w:space="0" w:color="auto"/>
            <w:bottom w:val="none" w:sz="0" w:space="0" w:color="auto"/>
            <w:right w:val="none" w:sz="0" w:space="0" w:color="auto"/>
          </w:divBdr>
        </w:div>
        <w:div w:id="452098942">
          <w:marLeft w:val="0"/>
          <w:marRight w:val="0"/>
          <w:marTop w:val="0"/>
          <w:marBottom w:val="0"/>
          <w:divBdr>
            <w:top w:val="none" w:sz="0" w:space="0" w:color="auto"/>
            <w:left w:val="none" w:sz="0" w:space="0" w:color="auto"/>
            <w:bottom w:val="none" w:sz="0" w:space="0" w:color="auto"/>
            <w:right w:val="none" w:sz="0" w:space="0" w:color="auto"/>
          </w:divBdr>
        </w:div>
        <w:div w:id="993605291">
          <w:marLeft w:val="0"/>
          <w:marRight w:val="0"/>
          <w:marTop w:val="0"/>
          <w:marBottom w:val="0"/>
          <w:divBdr>
            <w:top w:val="none" w:sz="0" w:space="0" w:color="auto"/>
            <w:left w:val="none" w:sz="0" w:space="0" w:color="auto"/>
            <w:bottom w:val="none" w:sz="0" w:space="0" w:color="auto"/>
            <w:right w:val="none" w:sz="0" w:space="0" w:color="auto"/>
          </w:divBdr>
        </w:div>
        <w:div w:id="1633710028">
          <w:marLeft w:val="0"/>
          <w:marRight w:val="0"/>
          <w:marTop w:val="0"/>
          <w:marBottom w:val="0"/>
          <w:divBdr>
            <w:top w:val="none" w:sz="0" w:space="0" w:color="auto"/>
            <w:left w:val="none" w:sz="0" w:space="0" w:color="auto"/>
            <w:bottom w:val="none" w:sz="0" w:space="0" w:color="auto"/>
            <w:right w:val="none" w:sz="0" w:space="0" w:color="auto"/>
          </w:divBdr>
        </w:div>
        <w:div w:id="497506391">
          <w:marLeft w:val="0"/>
          <w:marRight w:val="0"/>
          <w:marTop w:val="0"/>
          <w:marBottom w:val="0"/>
          <w:divBdr>
            <w:top w:val="none" w:sz="0" w:space="0" w:color="auto"/>
            <w:left w:val="none" w:sz="0" w:space="0" w:color="auto"/>
            <w:bottom w:val="none" w:sz="0" w:space="0" w:color="auto"/>
            <w:right w:val="none" w:sz="0" w:space="0" w:color="auto"/>
          </w:divBdr>
        </w:div>
        <w:div w:id="590621956">
          <w:marLeft w:val="0"/>
          <w:marRight w:val="0"/>
          <w:marTop w:val="0"/>
          <w:marBottom w:val="0"/>
          <w:divBdr>
            <w:top w:val="none" w:sz="0" w:space="0" w:color="auto"/>
            <w:left w:val="none" w:sz="0" w:space="0" w:color="auto"/>
            <w:bottom w:val="none" w:sz="0" w:space="0" w:color="auto"/>
            <w:right w:val="none" w:sz="0" w:space="0" w:color="auto"/>
          </w:divBdr>
        </w:div>
        <w:div w:id="63453017">
          <w:marLeft w:val="0"/>
          <w:marRight w:val="0"/>
          <w:marTop w:val="0"/>
          <w:marBottom w:val="0"/>
          <w:divBdr>
            <w:top w:val="none" w:sz="0" w:space="0" w:color="auto"/>
            <w:left w:val="none" w:sz="0" w:space="0" w:color="auto"/>
            <w:bottom w:val="none" w:sz="0" w:space="0" w:color="auto"/>
            <w:right w:val="none" w:sz="0" w:space="0" w:color="auto"/>
          </w:divBdr>
        </w:div>
        <w:div w:id="2089568961">
          <w:marLeft w:val="0"/>
          <w:marRight w:val="0"/>
          <w:marTop w:val="0"/>
          <w:marBottom w:val="0"/>
          <w:divBdr>
            <w:top w:val="none" w:sz="0" w:space="0" w:color="auto"/>
            <w:left w:val="none" w:sz="0" w:space="0" w:color="auto"/>
            <w:bottom w:val="none" w:sz="0" w:space="0" w:color="auto"/>
            <w:right w:val="none" w:sz="0" w:space="0" w:color="auto"/>
          </w:divBdr>
        </w:div>
        <w:div w:id="1591621711">
          <w:marLeft w:val="0"/>
          <w:marRight w:val="0"/>
          <w:marTop w:val="0"/>
          <w:marBottom w:val="0"/>
          <w:divBdr>
            <w:top w:val="none" w:sz="0" w:space="0" w:color="auto"/>
            <w:left w:val="none" w:sz="0" w:space="0" w:color="auto"/>
            <w:bottom w:val="none" w:sz="0" w:space="0" w:color="auto"/>
            <w:right w:val="none" w:sz="0" w:space="0" w:color="auto"/>
          </w:divBdr>
        </w:div>
        <w:div w:id="1114715849">
          <w:marLeft w:val="0"/>
          <w:marRight w:val="0"/>
          <w:marTop w:val="0"/>
          <w:marBottom w:val="0"/>
          <w:divBdr>
            <w:top w:val="none" w:sz="0" w:space="0" w:color="auto"/>
            <w:left w:val="none" w:sz="0" w:space="0" w:color="auto"/>
            <w:bottom w:val="none" w:sz="0" w:space="0" w:color="auto"/>
            <w:right w:val="none" w:sz="0" w:space="0" w:color="auto"/>
          </w:divBdr>
        </w:div>
        <w:div w:id="1586769493">
          <w:marLeft w:val="0"/>
          <w:marRight w:val="0"/>
          <w:marTop w:val="0"/>
          <w:marBottom w:val="0"/>
          <w:divBdr>
            <w:top w:val="none" w:sz="0" w:space="0" w:color="auto"/>
            <w:left w:val="none" w:sz="0" w:space="0" w:color="auto"/>
            <w:bottom w:val="none" w:sz="0" w:space="0" w:color="auto"/>
            <w:right w:val="none" w:sz="0" w:space="0" w:color="auto"/>
          </w:divBdr>
        </w:div>
        <w:div w:id="2057466891">
          <w:marLeft w:val="0"/>
          <w:marRight w:val="0"/>
          <w:marTop w:val="0"/>
          <w:marBottom w:val="0"/>
          <w:divBdr>
            <w:top w:val="none" w:sz="0" w:space="0" w:color="auto"/>
            <w:left w:val="none" w:sz="0" w:space="0" w:color="auto"/>
            <w:bottom w:val="none" w:sz="0" w:space="0" w:color="auto"/>
            <w:right w:val="none" w:sz="0" w:space="0" w:color="auto"/>
          </w:divBdr>
        </w:div>
        <w:div w:id="1787888570">
          <w:marLeft w:val="0"/>
          <w:marRight w:val="0"/>
          <w:marTop w:val="0"/>
          <w:marBottom w:val="0"/>
          <w:divBdr>
            <w:top w:val="none" w:sz="0" w:space="0" w:color="auto"/>
            <w:left w:val="none" w:sz="0" w:space="0" w:color="auto"/>
            <w:bottom w:val="none" w:sz="0" w:space="0" w:color="auto"/>
            <w:right w:val="none" w:sz="0" w:space="0" w:color="auto"/>
          </w:divBdr>
        </w:div>
        <w:div w:id="1994019457">
          <w:marLeft w:val="0"/>
          <w:marRight w:val="0"/>
          <w:marTop w:val="0"/>
          <w:marBottom w:val="0"/>
          <w:divBdr>
            <w:top w:val="none" w:sz="0" w:space="0" w:color="auto"/>
            <w:left w:val="none" w:sz="0" w:space="0" w:color="auto"/>
            <w:bottom w:val="none" w:sz="0" w:space="0" w:color="auto"/>
            <w:right w:val="none" w:sz="0" w:space="0" w:color="auto"/>
          </w:divBdr>
        </w:div>
        <w:div w:id="1230656429">
          <w:marLeft w:val="0"/>
          <w:marRight w:val="0"/>
          <w:marTop w:val="0"/>
          <w:marBottom w:val="0"/>
          <w:divBdr>
            <w:top w:val="none" w:sz="0" w:space="0" w:color="auto"/>
            <w:left w:val="none" w:sz="0" w:space="0" w:color="auto"/>
            <w:bottom w:val="none" w:sz="0" w:space="0" w:color="auto"/>
            <w:right w:val="none" w:sz="0" w:space="0" w:color="auto"/>
          </w:divBdr>
        </w:div>
        <w:div w:id="952830172">
          <w:marLeft w:val="0"/>
          <w:marRight w:val="0"/>
          <w:marTop w:val="0"/>
          <w:marBottom w:val="0"/>
          <w:divBdr>
            <w:top w:val="none" w:sz="0" w:space="0" w:color="auto"/>
            <w:left w:val="none" w:sz="0" w:space="0" w:color="auto"/>
            <w:bottom w:val="none" w:sz="0" w:space="0" w:color="auto"/>
            <w:right w:val="none" w:sz="0" w:space="0" w:color="auto"/>
          </w:divBdr>
        </w:div>
        <w:div w:id="1917856944">
          <w:marLeft w:val="0"/>
          <w:marRight w:val="0"/>
          <w:marTop w:val="0"/>
          <w:marBottom w:val="0"/>
          <w:divBdr>
            <w:top w:val="none" w:sz="0" w:space="0" w:color="auto"/>
            <w:left w:val="none" w:sz="0" w:space="0" w:color="auto"/>
            <w:bottom w:val="none" w:sz="0" w:space="0" w:color="auto"/>
            <w:right w:val="none" w:sz="0" w:space="0" w:color="auto"/>
          </w:divBdr>
        </w:div>
        <w:div w:id="1982731139">
          <w:marLeft w:val="0"/>
          <w:marRight w:val="0"/>
          <w:marTop w:val="0"/>
          <w:marBottom w:val="0"/>
          <w:divBdr>
            <w:top w:val="none" w:sz="0" w:space="0" w:color="auto"/>
            <w:left w:val="none" w:sz="0" w:space="0" w:color="auto"/>
            <w:bottom w:val="none" w:sz="0" w:space="0" w:color="auto"/>
            <w:right w:val="none" w:sz="0" w:space="0" w:color="auto"/>
          </w:divBdr>
        </w:div>
        <w:div w:id="582227984">
          <w:marLeft w:val="0"/>
          <w:marRight w:val="0"/>
          <w:marTop w:val="0"/>
          <w:marBottom w:val="0"/>
          <w:divBdr>
            <w:top w:val="none" w:sz="0" w:space="0" w:color="auto"/>
            <w:left w:val="none" w:sz="0" w:space="0" w:color="auto"/>
            <w:bottom w:val="none" w:sz="0" w:space="0" w:color="auto"/>
            <w:right w:val="none" w:sz="0" w:space="0" w:color="auto"/>
          </w:divBdr>
        </w:div>
        <w:div w:id="940603215">
          <w:marLeft w:val="0"/>
          <w:marRight w:val="0"/>
          <w:marTop w:val="0"/>
          <w:marBottom w:val="0"/>
          <w:divBdr>
            <w:top w:val="none" w:sz="0" w:space="0" w:color="auto"/>
            <w:left w:val="none" w:sz="0" w:space="0" w:color="auto"/>
            <w:bottom w:val="none" w:sz="0" w:space="0" w:color="auto"/>
            <w:right w:val="none" w:sz="0" w:space="0" w:color="auto"/>
          </w:divBdr>
        </w:div>
        <w:div w:id="1279798725">
          <w:marLeft w:val="0"/>
          <w:marRight w:val="0"/>
          <w:marTop w:val="0"/>
          <w:marBottom w:val="0"/>
          <w:divBdr>
            <w:top w:val="none" w:sz="0" w:space="0" w:color="auto"/>
            <w:left w:val="none" w:sz="0" w:space="0" w:color="auto"/>
            <w:bottom w:val="none" w:sz="0" w:space="0" w:color="auto"/>
            <w:right w:val="none" w:sz="0" w:space="0" w:color="auto"/>
          </w:divBdr>
        </w:div>
        <w:div w:id="1959294973">
          <w:marLeft w:val="0"/>
          <w:marRight w:val="0"/>
          <w:marTop w:val="0"/>
          <w:marBottom w:val="0"/>
          <w:divBdr>
            <w:top w:val="none" w:sz="0" w:space="0" w:color="auto"/>
            <w:left w:val="none" w:sz="0" w:space="0" w:color="auto"/>
            <w:bottom w:val="none" w:sz="0" w:space="0" w:color="auto"/>
            <w:right w:val="none" w:sz="0" w:space="0" w:color="auto"/>
          </w:divBdr>
        </w:div>
        <w:div w:id="1155416148">
          <w:marLeft w:val="0"/>
          <w:marRight w:val="0"/>
          <w:marTop w:val="0"/>
          <w:marBottom w:val="0"/>
          <w:divBdr>
            <w:top w:val="none" w:sz="0" w:space="0" w:color="auto"/>
            <w:left w:val="none" w:sz="0" w:space="0" w:color="auto"/>
            <w:bottom w:val="none" w:sz="0" w:space="0" w:color="auto"/>
            <w:right w:val="none" w:sz="0" w:space="0" w:color="auto"/>
          </w:divBdr>
        </w:div>
        <w:div w:id="1908539850">
          <w:marLeft w:val="0"/>
          <w:marRight w:val="0"/>
          <w:marTop w:val="0"/>
          <w:marBottom w:val="0"/>
          <w:divBdr>
            <w:top w:val="none" w:sz="0" w:space="0" w:color="auto"/>
            <w:left w:val="none" w:sz="0" w:space="0" w:color="auto"/>
            <w:bottom w:val="none" w:sz="0" w:space="0" w:color="auto"/>
            <w:right w:val="none" w:sz="0" w:space="0" w:color="auto"/>
          </w:divBdr>
        </w:div>
        <w:div w:id="520977610">
          <w:marLeft w:val="0"/>
          <w:marRight w:val="0"/>
          <w:marTop w:val="0"/>
          <w:marBottom w:val="0"/>
          <w:divBdr>
            <w:top w:val="none" w:sz="0" w:space="0" w:color="auto"/>
            <w:left w:val="none" w:sz="0" w:space="0" w:color="auto"/>
            <w:bottom w:val="none" w:sz="0" w:space="0" w:color="auto"/>
            <w:right w:val="none" w:sz="0" w:space="0" w:color="auto"/>
          </w:divBdr>
        </w:div>
        <w:div w:id="2092114824">
          <w:marLeft w:val="0"/>
          <w:marRight w:val="0"/>
          <w:marTop w:val="0"/>
          <w:marBottom w:val="0"/>
          <w:divBdr>
            <w:top w:val="none" w:sz="0" w:space="0" w:color="auto"/>
            <w:left w:val="none" w:sz="0" w:space="0" w:color="auto"/>
            <w:bottom w:val="none" w:sz="0" w:space="0" w:color="auto"/>
            <w:right w:val="none" w:sz="0" w:space="0" w:color="auto"/>
          </w:divBdr>
        </w:div>
        <w:div w:id="913703776">
          <w:marLeft w:val="0"/>
          <w:marRight w:val="0"/>
          <w:marTop w:val="0"/>
          <w:marBottom w:val="0"/>
          <w:divBdr>
            <w:top w:val="none" w:sz="0" w:space="0" w:color="auto"/>
            <w:left w:val="none" w:sz="0" w:space="0" w:color="auto"/>
            <w:bottom w:val="none" w:sz="0" w:space="0" w:color="auto"/>
            <w:right w:val="none" w:sz="0" w:space="0" w:color="auto"/>
          </w:divBdr>
        </w:div>
        <w:div w:id="1911042325">
          <w:marLeft w:val="0"/>
          <w:marRight w:val="0"/>
          <w:marTop w:val="0"/>
          <w:marBottom w:val="0"/>
          <w:divBdr>
            <w:top w:val="none" w:sz="0" w:space="0" w:color="auto"/>
            <w:left w:val="none" w:sz="0" w:space="0" w:color="auto"/>
            <w:bottom w:val="none" w:sz="0" w:space="0" w:color="auto"/>
            <w:right w:val="none" w:sz="0" w:space="0" w:color="auto"/>
          </w:divBdr>
        </w:div>
        <w:div w:id="112215832">
          <w:marLeft w:val="0"/>
          <w:marRight w:val="0"/>
          <w:marTop w:val="0"/>
          <w:marBottom w:val="0"/>
          <w:divBdr>
            <w:top w:val="none" w:sz="0" w:space="0" w:color="auto"/>
            <w:left w:val="none" w:sz="0" w:space="0" w:color="auto"/>
            <w:bottom w:val="none" w:sz="0" w:space="0" w:color="auto"/>
            <w:right w:val="none" w:sz="0" w:space="0" w:color="auto"/>
          </w:divBdr>
        </w:div>
        <w:div w:id="165949674">
          <w:marLeft w:val="0"/>
          <w:marRight w:val="0"/>
          <w:marTop w:val="0"/>
          <w:marBottom w:val="0"/>
          <w:divBdr>
            <w:top w:val="none" w:sz="0" w:space="0" w:color="auto"/>
            <w:left w:val="none" w:sz="0" w:space="0" w:color="auto"/>
            <w:bottom w:val="none" w:sz="0" w:space="0" w:color="auto"/>
            <w:right w:val="none" w:sz="0" w:space="0" w:color="auto"/>
          </w:divBdr>
        </w:div>
        <w:div w:id="627054411">
          <w:marLeft w:val="0"/>
          <w:marRight w:val="0"/>
          <w:marTop w:val="0"/>
          <w:marBottom w:val="0"/>
          <w:divBdr>
            <w:top w:val="none" w:sz="0" w:space="0" w:color="auto"/>
            <w:left w:val="none" w:sz="0" w:space="0" w:color="auto"/>
            <w:bottom w:val="none" w:sz="0" w:space="0" w:color="auto"/>
            <w:right w:val="none" w:sz="0" w:space="0" w:color="auto"/>
          </w:divBdr>
        </w:div>
        <w:div w:id="408775099">
          <w:marLeft w:val="0"/>
          <w:marRight w:val="0"/>
          <w:marTop w:val="0"/>
          <w:marBottom w:val="0"/>
          <w:divBdr>
            <w:top w:val="none" w:sz="0" w:space="0" w:color="auto"/>
            <w:left w:val="none" w:sz="0" w:space="0" w:color="auto"/>
            <w:bottom w:val="none" w:sz="0" w:space="0" w:color="auto"/>
            <w:right w:val="none" w:sz="0" w:space="0" w:color="auto"/>
          </w:divBdr>
        </w:div>
        <w:div w:id="1399749941">
          <w:marLeft w:val="0"/>
          <w:marRight w:val="0"/>
          <w:marTop w:val="0"/>
          <w:marBottom w:val="0"/>
          <w:divBdr>
            <w:top w:val="none" w:sz="0" w:space="0" w:color="auto"/>
            <w:left w:val="none" w:sz="0" w:space="0" w:color="auto"/>
            <w:bottom w:val="none" w:sz="0" w:space="0" w:color="auto"/>
            <w:right w:val="none" w:sz="0" w:space="0" w:color="auto"/>
          </w:divBdr>
        </w:div>
        <w:div w:id="73942936">
          <w:marLeft w:val="0"/>
          <w:marRight w:val="0"/>
          <w:marTop w:val="0"/>
          <w:marBottom w:val="0"/>
          <w:divBdr>
            <w:top w:val="none" w:sz="0" w:space="0" w:color="auto"/>
            <w:left w:val="none" w:sz="0" w:space="0" w:color="auto"/>
            <w:bottom w:val="none" w:sz="0" w:space="0" w:color="auto"/>
            <w:right w:val="none" w:sz="0" w:space="0" w:color="auto"/>
          </w:divBdr>
        </w:div>
        <w:div w:id="502934254">
          <w:marLeft w:val="0"/>
          <w:marRight w:val="0"/>
          <w:marTop w:val="0"/>
          <w:marBottom w:val="0"/>
          <w:divBdr>
            <w:top w:val="none" w:sz="0" w:space="0" w:color="auto"/>
            <w:left w:val="none" w:sz="0" w:space="0" w:color="auto"/>
            <w:bottom w:val="none" w:sz="0" w:space="0" w:color="auto"/>
            <w:right w:val="none" w:sz="0" w:space="0" w:color="auto"/>
          </w:divBdr>
        </w:div>
        <w:div w:id="1975522663">
          <w:marLeft w:val="0"/>
          <w:marRight w:val="0"/>
          <w:marTop w:val="0"/>
          <w:marBottom w:val="0"/>
          <w:divBdr>
            <w:top w:val="none" w:sz="0" w:space="0" w:color="auto"/>
            <w:left w:val="none" w:sz="0" w:space="0" w:color="auto"/>
            <w:bottom w:val="none" w:sz="0" w:space="0" w:color="auto"/>
            <w:right w:val="none" w:sz="0" w:space="0" w:color="auto"/>
          </w:divBdr>
        </w:div>
        <w:div w:id="418479118">
          <w:marLeft w:val="0"/>
          <w:marRight w:val="0"/>
          <w:marTop w:val="0"/>
          <w:marBottom w:val="0"/>
          <w:divBdr>
            <w:top w:val="none" w:sz="0" w:space="0" w:color="auto"/>
            <w:left w:val="none" w:sz="0" w:space="0" w:color="auto"/>
            <w:bottom w:val="none" w:sz="0" w:space="0" w:color="auto"/>
            <w:right w:val="none" w:sz="0" w:space="0" w:color="auto"/>
          </w:divBdr>
        </w:div>
        <w:div w:id="1232617491">
          <w:marLeft w:val="0"/>
          <w:marRight w:val="0"/>
          <w:marTop w:val="0"/>
          <w:marBottom w:val="0"/>
          <w:divBdr>
            <w:top w:val="none" w:sz="0" w:space="0" w:color="auto"/>
            <w:left w:val="none" w:sz="0" w:space="0" w:color="auto"/>
            <w:bottom w:val="none" w:sz="0" w:space="0" w:color="auto"/>
            <w:right w:val="none" w:sz="0" w:space="0" w:color="auto"/>
          </w:divBdr>
        </w:div>
        <w:div w:id="917518818">
          <w:marLeft w:val="0"/>
          <w:marRight w:val="0"/>
          <w:marTop w:val="0"/>
          <w:marBottom w:val="0"/>
          <w:divBdr>
            <w:top w:val="none" w:sz="0" w:space="0" w:color="auto"/>
            <w:left w:val="none" w:sz="0" w:space="0" w:color="auto"/>
            <w:bottom w:val="none" w:sz="0" w:space="0" w:color="auto"/>
            <w:right w:val="none" w:sz="0" w:space="0" w:color="auto"/>
          </w:divBdr>
        </w:div>
        <w:div w:id="491913611">
          <w:marLeft w:val="0"/>
          <w:marRight w:val="0"/>
          <w:marTop w:val="0"/>
          <w:marBottom w:val="0"/>
          <w:divBdr>
            <w:top w:val="none" w:sz="0" w:space="0" w:color="auto"/>
            <w:left w:val="none" w:sz="0" w:space="0" w:color="auto"/>
            <w:bottom w:val="none" w:sz="0" w:space="0" w:color="auto"/>
            <w:right w:val="none" w:sz="0" w:space="0" w:color="auto"/>
          </w:divBdr>
        </w:div>
        <w:div w:id="907886511">
          <w:marLeft w:val="0"/>
          <w:marRight w:val="0"/>
          <w:marTop w:val="0"/>
          <w:marBottom w:val="0"/>
          <w:divBdr>
            <w:top w:val="none" w:sz="0" w:space="0" w:color="auto"/>
            <w:left w:val="none" w:sz="0" w:space="0" w:color="auto"/>
            <w:bottom w:val="none" w:sz="0" w:space="0" w:color="auto"/>
            <w:right w:val="none" w:sz="0" w:space="0" w:color="auto"/>
          </w:divBdr>
        </w:div>
        <w:div w:id="968558968">
          <w:marLeft w:val="0"/>
          <w:marRight w:val="0"/>
          <w:marTop w:val="0"/>
          <w:marBottom w:val="0"/>
          <w:divBdr>
            <w:top w:val="none" w:sz="0" w:space="0" w:color="auto"/>
            <w:left w:val="none" w:sz="0" w:space="0" w:color="auto"/>
            <w:bottom w:val="none" w:sz="0" w:space="0" w:color="auto"/>
            <w:right w:val="none" w:sz="0" w:space="0" w:color="auto"/>
          </w:divBdr>
        </w:div>
        <w:div w:id="1367021172">
          <w:marLeft w:val="0"/>
          <w:marRight w:val="0"/>
          <w:marTop w:val="0"/>
          <w:marBottom w:val="0"/>
          <w:divBdr>
            <w:top w:val="none" w:sz="0" w:space="0" w:color="auto"/>
            <w:left w:val="none" w:sz="0" w:space="0" w:color="auto"/>
            <w:bottom w:val="none" w:sz="0" w:space="0" w:color="auto"/>
            <w:right w:val="none" w:sz="0" w:space="0" w:color="auto"/>
          </w:divBdr>
        </w:div>
        <w:div w:id="1890218018">
          <w:marLeft w:val="0"/>
          <w:marRight w:val="0"/>
          <w:marTop w:val="0"/>
          <w:marBottom w:val="0"/>
          <w:divBdr>
            <w:top w:val="none" w:sz="0" w:space="0" w:color="auto"/>
            <w:left w:val="none" w:sz="0" w:space="0" w:color="auto"/>
            <w:bottom w:val="none" w:sz="0" w:space="0" w:color="auto"/>
            <w:right w:val="none" w:sz="0" w:space="0" w:color="auto"/>
          </w:divBdr>
        </w:div>
        <w:div w:id="1970745600">
          <w:marLeft w:val="0"/>
          <w:marRight w:val="0"/>
          <w:marTop w:val="0"/>
          <w:marBottom w:val="0"/>
          <w:divBdr>
            <w:top w:val="none" w:sz="0" w:space="0" w:color="auto"/>
            <w:left w:val="none" w:sz="0" w:space="0" w:color="auto"/>
            <w:bottom w:val="none" w:sz="0" w:space="0" w:color="auto"/>
            <w:right w:val="none" w:sz="0" w:space="0" w:color="auto"/>
          </w:divBdr>
        </w:div>
      </w:divsChild>
    </w:div>
    <w:div w:id="1581216745">
      <w:bodyDiv w:val="1"/>
      <w:marLeft w:val="0"/>
      <w:marRight w:val="0"/>
      <w:marTop w:val="0"/>
      <w:marBottom w:val="0"/>
      <w:divBdr>
        <w:top w:val="none" w:sz="0" w:space="0" w:color="auto"/>
        <w:left w:val="none" w:sz="0" w:space="0" w:color="auto"/>
        <w:bottom w:val="none" w:sz="0" w:space="0" w:color="auto"/>
        <w:right w:val="none" w:sz="0" w:space="0" w:color="auto"/>
      </w:divBdr>
    </w:div>
    <w:div w:id="1581404986">
      <w:bodyDiv w:val="1"/>
      <w:marLeft w:val="0"/>
      <w:marRight w:val="0"/>
      <w:marTop w:val="0"/>
      <w:marBottom w:val="0"/>
      <w:divBdr>
        <w:top w:val="none" w:sz="0" w:space="0" w:color="auto"/>
        <w:left w:val="none" w:sz="0" w:space="0" w:color="auto"/>
        <w:bottom w:val="none" w:sz="0" w:space="0" w:color="auto"/>
        <w:right w:val="none" w:sz="0" w:space="0" w:color="auto"/>
      </w:divBdr>
    </w:div>
    <w:div w:id="1581676708">
      <w:bodyDiv w:val="1"/>
      <w:marLeft w:val="0"/>
      <w:marRight w:val="0"/>
      <w:marTop w:val="0"/>
      <w:marBottom w:val="0"/>
      <w:divBdr>
        <w:top w:val="none" w:sz="0" w:space="0" w:color="auto"/>
        <w:left w:val="none" w:sz="0" w:space="0" w:color="auto"/>
        <w:bottom w:val="none" w:sz="0" w:space="0" w:color="auto"/>
        <w:right w:val="none" w:sz="0" w:space="0" w:color="auto"/>
      </w:divBdr>
    </w:div>
    <w:div w:id="1581914681">
      <w:bodyDiv w:val="1"/>
      <w:marLeft w:val="0"/>
      <w:marRight w:val="0"/>
      <w:marTop w:val="0"/>
      <w:marBottom w:val="0"/>
      <w:divBdr>
        <w:top w:val="none" w:sz="0" w:space="0" w:color="auto"/>
        <w:left w:val="none" w:sz="0" w:space="0" w:color="auto"/>
        <w:bottom w:val="none" w:sz="0" w:space="0" w:color="auto"/>
        <w:right w:val="none" w:sz="0" w:space="0" w:color="auto"/>
      </w:divBdr>
    </w:div>
    <w:div w:id="1582060151">
      <w:bodyDiv w:val="1"/>
      <w:marLeft w:val="0"/>
      <w:marRight w:val="0"/>
      <w:marTop w:val="0"/>
      <w:marBottom w:val="0"/>
      <w:divBdr>
        <w:top w:val="none" w:sz="0" w:space="0" w:color="auto"/>
        <w:left w:val="none" w:sz="0" w:space="0" w:color="auto"/>
        <w:bottom w:val="none" w:sz="0" w:space="0" w:color="auto"/>
        <w:right w:val="none" w:sz="0" w:space="0" w:color="auto"/>
      </w:divBdr>
    </w:div>
    <w:div w:id="1583753295">
      <w:bodyDiv w:val="1"/>
      <w:marLeft w:val="0"/>
      <w:marRight w:val="0"/>
      <w:marTop w:val="0"/>
      <w:marBottom w:val="0"/>
      <w:divBdr>
        <w:top w:val="none" w:sz="0" w:space="0" w:color="auto"/>
        <w:left w:val="none" w:sz="0" w:space="0" w:color="auto"/>
        <w:bottom w:val="none" w:sz="0" w:space="0" w:color="auto"/>
        <w:right w:val="none" w:sz="0" w:space="0" w:color="auto"/>
      </w:divBdr>
      <w:divsChild>
        <w:div w:id="421679767">
          <w:marLeft w:val="0"/>
          <w:marRight w:val="0"/>
          <w:marTop w:val="0"/>
          <w:marBottom w:val="0"/>
          <w:divBdr>
            <w:top w:val="none" w:sz="0" w:space="0" w:color="auto"/>
            <w:left w:val="none" w:sz="0" w:space="0" w:color="auto"/>
            <w:bottom w:val="none" w:sz="0" w:space="0" w:color="auto"/>
            <w:right w:val="none" w:sz="0" w:space="0" w:color="auto"/>
          </w:divBdr>
        </w:div>
        <w:div w:id="204947675">
          <w:marLeft w:val="0"/>
          <w:marRight w:val="0"/>
          <w:marTop w:val="0"/>
          <w:marBottom w:val="0"/>
          <w:divBdr>
            <w:top w:val="none" w:sz="0" w:space="0" w:color="auto"/>
            <w:left w:val="none" w:sz="0" w:space="0" w:color="auto"/>
            <w:bottom w:val="none" w:sz="0" w:space="0" w:color="auto"/>
            <w:right w:val="none" w:sz="0" w:space="0" w:color="auto"/>
          </w:divBdr>
        </w:div>
        <w:div w:id="811753537">
          <w:marLeft w:val="0"/>
          <w:marRight w:val="0"/>
          <w:marTop w:val="0"/>
          <w:marBottom w:val="0"/>
          <w:divBdr>
            <w:top w:val="none" w:sz="0" w:space="0" w:color="auto"/>
            <w:left w:val="none" w:sz="0" w:space="0" w:color="auto"/>
            <w:bottom w:val="none" w:sz="0" w:space="0" w:color="auto"/>
            <w:right w:val="none" w:sz="0" w:space="0" w:color="auto"/>
          </w:divBdr>
        </w:div>
        <w:div w:id="860321710">
          <w:marLeft w:val="0"/>
          <w:marRight w:val="0"/>
          <w:marTop w:val="0"/>
          <w:marBottom w:val="0"/>
          <w:divBdr>
            <w:top w:val="none" w:sz="0" w:space="0" w:color="auto"/>
            <w:left w:val="none" w:sz="0" w:space="0" w:color="auto"/>
            <w:bottom w:val="none" w:sz="0" w:space="0" w:color="auto"/>
            <w:right w:val="none" w:sz="0" w:space="0" w:color="auto"/>
          </w:divBdr>
        </w:div>
        <w:div w:id="2099473608">
          <w:marLeft w:val="0"/>
          <w:marRight w:val="0"/>
          <w:marTop w:val="0"/>
          <w:marBottom w:val="0"/>
          <w:divBdr>
            <w:top w:val="none" w:sz="0" w:space="0" w:color="auto"/>
            <w:left w:val="none" w:sz="0" w:space="0" w:color="auto"/>
            <w:bottom w:val="none" w:sz="0" w:space="0" w:color="auto"/>
            <w:right w:val="none" w:sz="0" w:space="0" w:color="auto"/>
          </w:divBdr>
        </w:div>
        <w:div w:id="1728913257">
          <w:marLeft w:val="0"/>
          <w:marRight w:val="0"/>
          <w:marTop w:val="0"/>
          <w:marBottom w:val="0"/>
          <w:divBdr>
            <w:top w:val="none" w:sz="0" w:space="0" w:color="auto"/>
            <w:left w:val="none" w:sz="0" w:space="0" w:color="auto"/>
            <w:bottom w:val="none" w:sz="0" w:space="0" w:color="auto"/>
            <w:right w:val="none" w:sz="0" w:space="0" w:color="auto"/>
          </w:divBdr>
        </w:div>
        <w:div w:id="488909840">
          <w:marLeft w:val="0"/>
          <w:marRight w:val="0"/>
          <w:marTop w:val="0"/>
          <w:marBottom w:val="0"/>
          <w:divBdr>
            <w:top w:val="none" w:sz="0" w:space="0" w:color="auto"/>
            <w:left w:val="none" w:sz="0" w:space="0" w:color="auto"/>
            <w:bottom w:val="none" w:sz="0" w:space="0" w:color="auto"/>
            <w:right w:val="none" w:sz="0" w:space="0" w:color="auto"/>
          </w:divBdr>
        </w:div>
        <w:div w:id="1783181067">
          <w:marLeft w:val="0"/>
          <w:marRight w:val="0"/>
          <w:marTop w:val="0"/>
          <w:marBottom w:val="0"/>
          <w:divBdr>
            <w:top w:val="none" w:sz="0" w:space="0" w:color="auto"/>
            <w:left w:val="none" w:sz="0" w:space="0" w:color="auto"/>
            <w:bottom w:val="none" w:sz="0" w:space="0" w:color="auto"/>
            <w:right w:val="none" w:sz="0" w:space="0" w:color="auto"/>
          </w:divBdr>
        </w:div>
        <w:div w:id="1130515011">
          <w:marLeft w:val="0"/>
          <w:marRight w:val="0"/>
          <w:marTop w:val="0"/>
          <w:marBottom w:val="0"/>
          <w:divBdr>
            <w:top w:val="none" w:sz="0" w:space="0" w:color="auto"/>
            <w:left w:val="none" w:sz="0" w:space="0" w:color="auto"/>
            <w:bottom w:val="none" w:sz="0" w:space="0" w:color="auto"/>
            <w:right w:val="none" w:sz="0" w:space="0" w:color="auto"/>
          </w:divBdr>
        </w:div>
        <w:div w:id="289282843">
          <w:marLeft w:val="0"/>
          <w:marRight w:val="0"/>
          <w:marTop w:val="0"/>
          <w:marBottom w:val="0"/>
          <w:divBdr>
            <w:top w:val="none" w:sz="0" w:space="0" w:color="auto"/>
            <w:left w:val="none" w:sz="0" w:space="0" w:color="auto"/>
            <w:bottom w:val="none" w:sz="0" w:space="0" w:color="auto"/>
            <w:right w:val="none" w:sz="0" w:space="0" w:color="auto"/>
          </w:divBdr>
        </w:div>
        <w:div w:id="1587228308">
          <w:marLeft w:val="0"/>
          <w:marRight w:val="0"/>
          <w:marTop w:val="0"/>
          <w:marBottom w:val="0"/>
          <w:divBdr>
            <w:top w:val="none" w:sz="0" w:space="0" w:color="auto"/>
            <w:left w:val="none" w:sz="0" w:space="0" w:color="auto"/>
            <w:bottom w:val="none" w:sz="0" w:space="0" w:color="auto"/>
            <w:right w:val="none" w:sz="0" w:space="0" w:color="auto"/>
          </w:divBdr>
        </w:div>
        <w:div w:id="1782408">
          <w:marLeft w:val="0"/>
          <w:marRight w:val="0"/>
          <w:marTop w:val="0"/>
          <w:marBottom w:val="0"/>
          <w:divBdr>
            <w:top w:val="none" w:sz="0" w:space="0" w:color="auto"/>
            <w:left w:val="none" w:sz="0" w:space="0" w:color="auto"/>
            <w:bottom w:val="none" w:sz="0" w:space="0" w:color="auto"/>
            <w:right w:val="none" w:sz="0" w:space="0" w:color="auto"/>
          </w:divBdr>
        </w:div>
        <w:div w:id="731583806">
          <w:marLeft w:val="0"/>
          <w:marRight w:val="0"/>
          <w:marTop w:val="0"/>
          <w:marBottom w:val="0"/>
          <w:divBdr>
            <w:top w:val="none" w:sz="0" w:space="0" w:color="auto"/>
            <w:left w:val="none" w:sz="0" w:space="0" w:color="auto"/>
            <w:bottom w:val="none" w:sz="0" w:space="0" w:color="auto"/>
            <w:right w:val="none" w:sz="0" w:space="0" w:color="auto"/>
          </w:divBdr>
        </w:div>
        <w:div w:id="2066485238">
          <w:marLeft w:val="0"/>
          <w:marRight w:val="0"/>
          <w:marTop w:val="0"/>
          <w:marBottom w:val="0"/>
          <w:divBdr>
            <w:top w:val="none" w:sz="0" w:space="0" w:color="auto"/>
            <w:left w:val="none" w:sz="0" w:space="0" w:color="auto"/>
            <w:bottom w:val="none" w:sz="0" w:space="0" w:color="auto"/>
            <w:right w:val="none" w:sz="0" w:space="0" w:color="auto"/>
          </w:divBdr>
        </w:div>
        <w:div w:id="1706833257">
          <w:marLeft w:val="0"/>
          <w:marRight w:val="0"/>
          <w:marTop w:val="0"/>
          <w:marBottom w:val="0"/>
          <w:divBdr>
            <w:top w:val="none" w:sz="0" w:space="0" w:color="auto"/>
            <w:left w:val="none" w:sz="0" w:space="0" w:color="auto"/>
            <w:bottom w:val="none" w:sz="0" w:space="0" w:color="auto"/>
            <w:right w:val="none" w:sz="0" w:space="0" w:color="auto"/>
          </w:divBdr>
        </w:div>
        <w:div w:id="366562745">
          <w:marLeft w:val="0"/>
          <w:marRight w:val="0"/>
          <w:marTop w:val="0"/>
          <w:marBottom w:val="0"/>
          <w:divBdr>
            <w:top w:val="none" w:sz="0" w:space="0" w:color="auto"/>
            <w:left w:val="none" w:sz="0" w:space="0" w:color="auto"/>
            <w:bottom w:val="none" w:sz="0" w:space="0" w:color="auto"/>
            <w:right w:val="none" w:sz="0" w:space="0" w:color="auto"/>
          </w:divBdr>
        </w:div>
        <w:div w:id="1205017879">
          <w:marLeft w:val="0"/>
          <w:marRight w:val="0"/>
          <w:marTop w:val="0"/>
          <w:marBottom w:val="0"/>
          <w:divBdr>
            <w:top w:val="none" w:sz="0" w:space="0" w:color="auto"/>
            <w:left w:val="none" w:sz="0" w:space="0" w:color="auto"/>
            <w:bottom w:val="none" w:sz="0" w:space="0" w:color="auto"/>
            <w:right w:val="none" w:sz="0" w:space="0" w:color="auto"/>
          </w:divBdr>
        </w:div>
        <w:div w:id="134687798">
          <w:marLeft w:val="0"/>
          <w:marRight w:val="0"/>
          <w:marTop w:val="0"/>
          <w:marBottom w:val="0"/>
          <w:divBdr>
            <w:top w:val="none" w:sz="0" w:space="0" w:color="auto"/>
            <w:left w:val="none" w:sz="0" w:space="0" w:color="auto"/>
            <w:bottom w:val="none" w:sz="0" w:space="0" w:color="auto"/>
            <w:right w:val="none" w:sz="0" w:space="0" w:color="auto"/>
          </w:divBdr>
        </w:div>
        <w:div w:id="598953696">
          <w:marLeft w:val="0"/>
          <w:marRight w:val="0"/>
          <w:marTop w:val="0"/>
          <w:marBottom w:val="0"/>
          <w:divBdr>
            <w:top w:val="none" w:sz="0" w:space="0" w:color="auto"/>
            <w:left w:val="none" w:sz="0" w:space="0" w:color="auto"/>
            <w:bottom w:val="none" w:sz="0" w:space="0" w:color="auto"/>
            <w:right w:val="none" w:sz="0" w:space="0" w:color="auto"/>
          </w:divBdr>
        </w:div>
        <w:div w:id="90397964">
          <w:marLeft w:val="0"/>
          <w:marRight w:val="0"/>
          <w:marTop w:val="0"/>
          <w:marBottom w:val="0"/>
          <w:divBdr>
            <w:top w:val="none" w:sz="0" w:space="0" w:color="auto"/>
            <w:left w:val="none" w:sz="0" w:space="0" w:color="auto"/>
            <w:bottom w:val="none" w:sz="0" w:space="0" w:color="auto"/>
            <w:right w:val="none" w:sz="0" w:space="0" w:color="auto"/>
          </w:divBdr>
        </w:div>
        <w:div w:id="1193300339">
          <w:marLeft w:val="0"/>
          <w:marRight w:val="0"/>
          <w:marTop w:val="0"/>
          <w:marBottom w:val="0"/>
          <w:divBdr>
            <w:top w:val="none" w:sz="0" w:space="0" w:color="auto"/>
            <w:left w:val="none" w:sz="0" w:space="0" w:color="auto"/>
            <w:bottom w:val="none" w:sz="0" w:space="0" w:color="auto"/>
            <w:right w:val="none" w:sz="0" w:space="0" w:color="auto"/>
          </w:divBdr>
        </w:div>
        <w:div w:id="990326544">
          <w:marLeft w:val="0"/>
          <w:marRight w:val="0"/>
          <w:marTop w:val="0"/>
          <w:marBottom w:val="0"/>
          <w:divBdr>
            <w:top w:val="none" w:sz="0" w:space="0" w:color="auto"/>
            <w:left w:val="none" w:sz="0" w:space="0" w:color="auto"/>
            <w:bottom w:val="none" w:sz="0" w:space="0" w:color="auto"/>
            <w:right w:val="none" w:sz="0" w:space="0" w:color="auto"/>
          </w:divBdr>
        </w:div>
        <w:div w:id="448739251">
          <w:marLeft w:val="0"/>
          <w:marRight w:val="0"/>
          <w:marTop w:val="0"/>
          <w:marBottom w:val="0"/>
          <w:divBdr>
            <w:top w:val="none" w:sz="0" w:space="0" w:color="auto"/>
            <w:left w:val="none" w:sz="0" w:space="0" w:color="auto"/>
            <w:bottom w:val="none" w:sz="0" w:space="0" w:color="auto"/>
            <w:right w:val="none" w:sz="0" w:space="0" w:color="auto"/>
          </w:divBdr>
        </w:div>
        <w:div w:id="1539202630">
          <w:marLeft w:val="0"/>
          <w:marRight w:val="0"/>
          <w:marTop w:val="0"/>
          <w:marBottom w:val="0"/>
          <w:divBdr>
            <w:top w:val="none" w:sz="0" w:space="0" w:color="auto"/>
            <w:left w:val="none" w:sz="0" w:space="0" w:color="auto"/>
            <w:bottom w:val="none" w:sz="0" w:space="0" w:color="auto"/>
            <w:right w:val="none" w:sz="0" w:space="0" w:color="auto"/>
          </w:divBdr>
        </w:div>
        <w:div w:id="1046567812">
          <w:marLeft w:val="0"/>
          <w:marRight w:val="0"/>
          <w:marTop w:val="0"/>
          <w:marBottom w:val="0"/>
          <w:divBdr>
            <w:top w:val="none" w:sz="0" w:space="0" w:color="auto"/>
            <w:left w:val="none" w:sz="0" w:space="0" w:color="auto"/>
            <w:bottom w:val="none" w:sz="0" w:space="0" w:color="auto"/>
            <w:right w:val="none" w:sz="0" w:space="0" w:color="auto"/>
          </w:divBdr>
        </w:div>
        <w:div w:id="102384935">
          <w:marLeft w:val="0"/>
          <w:marRight w:val="0"/>
          <w:marTop w:val="0"/>
          <w:marBottom w:val="0"/>
          <w:divBdr>
            <w:top w:val="none" w:sz="0" w:space="0" w:color="auto"/>
            <w:left w:val="none" w:sz="0" w:space="0" w:color="auto"/>
            <w:bottom w:val="none" w:sz="0" w:space="0" w:color="auto"/>
            <w:right w:val="none" w:sz="0" w:space="0" w:color="auto"/>
          </w:divBdr>
        </w:div>
        <w:div w:id="294455926">
          <w:marLeft w:val="0"/>
          <w:marRight w:val="0"/>
          <w:marTop w:val="0"/>
          <w:marBottom w:val="0"/>
          <w:divBdr>
            <w:top w:val="none" w:sz="0" w:space="0" w:color="auto"/>
            <w:left w:val="none" w:sz="0" w:space="0" w:color="auto"/>
            <w:bottom w:val="none" w:sz="0" w:space="0" w:color="auto"/>
            <w:right w:val="none" w:sz="0" w:space="0" w:color="auto"/>
          </w:divBdr>
        </w:div>
        <w:div w:id="1841198084">
          <w:marLeft w:val="0"/>
          <w:marRight w:val="0"/>
          <w:marTop w:val="0"/>
          <w:marBottom w:val="0"/>
          <w:divBdr>
            <w:top w:val="none" w:sz="0" w:space="0" w:color="auto"/>
            <w:left w:val="none" w:sz="0" w:space="0" w:color="auto"/>
            <w:bottom w:val="none" w:sz="0" w:space="0" w:color="auto"/>
            <w:right w:val="none" w:sz="0" w:space="0" w:color="auto"/>
          </w:divBdr>
        </w:div>
        <w:div w:id="2051953595">
          <w:marLeft w:val="0"/>
          <w:marRight w:val="0"/>
          <w:marTop w:val="0"/>
          <w:marBottom w:val="0"/>
          <w:divBdr>
            <w:top w:val="none" w:sz="0" w:space="0" w:color="auto"/>
            <w:left w:val="none" w:sz="0" w:space="0" w:color="auto"/>
            <w:bottom w:val="none" w:sz="0" w:space="0" w:color="auto"/>
            <w:right w:val="none" w:sz="0" w:space="0" w:color="auto"/>
          </w:divBdr>
        </w:div>
        <w:div w:id="1291783665">
          <w:marLeft w:val="0"/>
          <w:marRight w:val="0"/>
          <w:marTop w:val="0"/>
          <w:marBottom w:val="0"/>
          <w:divBdr>
            <w:top w:val="none" w:sz="0" w:space="0" w:color="auto"/>
            <w:left w:val="none" w:sz="0" w:space="0" w:color="auto"/>
            <w:bottom w:val="none" w:sz="0" w:space="0" w:color="auto"/>
            <w:right w:val="none" w:sz="0" w:space="0" w:color="auto"/>
          </w:divBdr>
        </w:div>
        <w:div w:id="1719086116">
          <w:marLeft w:val="0"/>
          <w:marRight w:val="0"/>
          <w:marTop w:val="0"/>
          <w:marBottom w:val="0"/>
          <w:divBdr>
            <w:top w:val="none" w:sz="0" w:space="0" w:color="auto"/>
            <w:left w:val="none" w:sz="0" w:space="0" w:color="auto"/>
            <w:bottom w:val="none" w:sz="0" w:space="0" w:color="auto"/>
            <w:right w:val="none" w:sz="0" w:space="0" w:color="auto"/>
          </w:divBdr>
        </w:div>
        <w:div w:id="7296190">
          <w:marLeft w:val="0"/>
          <w:marRight w:val="0"/>
          <w:marTop w:val="0"/>
          <w:marBottom w:val="0"/>
          <w:divBdr>
            <w:top w:val="none" w:sz="0" w:space="0" w:color="auto"/>
            <w:left w:val="none" w:sz="0" w:space="0" w:color="auto"/>
            <w:bottom w:val="none" w:sz="0" w:space="0" w:color="auto"/>
            <w:right w:val="none" w:sz="0" w:space="0" w:color="auto"/>
          </w:divBdr>
        </w:div>
        <w:div w:id="413359944">
          <w:marLeft w:val="0"/>
          <w:marRight w:val="0"/>
          <w:marTop w:val="0"/>
          <w:marBottom w:val="0"/>
          <w:divBdr>
            <w:top w:val="none" w:sz="0" w:space="0" w:color="auto"/>
            <w:left w:val="none" w:sz="0" w:space="0" w:color="auto"/>
            <w:bottom w:val="none" w:sz="0" w:space="0" w:color="auto"/>
            <w:right w:val="none" w:sz="0" w:space="0" w:color="auto"/>
          </w:divBdr>
        </w:div>
        <w:div w:id="1728258056">
          <w:marLeft w:val="0"/>
          <w:marRight w:val="0"/>
          <w:marTop w:val="0"/>
          <w:marBottom w:val="0"/>
          <w:divBdr>
            <w:top w:val="none" w:sz="0" w:space="0" w:color="auto"/>
            <w:left w:val="none" w:sz="0" w:space="0" w:color="auto"/>
            <w:bottom w:val="none" w:sz="0" w:space="0" w:color="auto"/>
            <w:right w:val="none" w:sz="0" w:space="0" w:color="auto"/>
          </w:divBdr>
        </w:div>
        <w:div w:id="1453938846">
          <w:marLeft w:val="0"/>
          <w:marRight w:val="0"/>
          <w:marTop w:val="0"/>
          <w:marBottom w:val="0"/>
          <w:divBdr>
            <w:top w:val="none" w:sz="0" w:space="0" w:color="auto"/>
            <w:left w:val="none" w:sz="0" w:space="0" w:color="auto"/>
            <w:bottom w:val="none" w:sz="0" w:space="0" w:color="auto"/>
            <w:right w:val="none" w:sz="0" w:space="0" w:color="auto"/>
          </w:divBdr>
        </w:div>
        <w:div w:id="1458720426">
          <w:marLeft w:val="0"/>
          <w:marRight w:val="0"/>
          <w:marTop w:val="0"/>
          <w:marBottom w:val="0"/>
          <w:divBdr>
            <w:top w:val="none" w:sz="0" w:space="0" w:color="auto"/>
            <w:left w:val="none" w:sz="0" w:space="0" w:color="auto"/>
            <w:bottom w:val="none" w:sz="0" w:space="0" w:color="auto"/>
            <w:right w:val="none" w:sz="0" w:space="0" w:color="auto"/>
          </w:divBdr>
        </w:div>
        <w:div w:id="1949462804">
          <w:marLeft w:val="0"/>
          <w:marRight w:val="0"/>
          <w:marTop w:val="0"/>
          <w:marBottom w:val="0"/>
          <w:divBdr>
            <w:top w:val="none" w:sz="0" w:space="0" w:color="auto"/>
            <w:left w:val="none" w:sz="0" w:space="0" w:color="auto"/>
            <w:bottom w:val="none" w:sz="0" w:space="0" w:color="auto"/>
            <w:right w:val="none" w:sz="0" w:space="0" w:color="auto"/>
          </w:divBdr>
        </w:div>
        <w:div w:id="876966534">
          <w:marLeft w:val="0"/>
          <w:marRight w:val="0"/>
          <w:marTop w:val="0"/>
          <w:marBottom w:val="0"/>
          <w:divBdr>
            <w:top w:val="none" w:sz="0" w:space="0" w:color="auto"/>
            <w:left w:val="none" w:sz="0" w:space="0" w:color="auto"/>
            <w:bottom w:val="none" w:sz="0" w:space="0" w:color="auto"/>
            <w:right w:val="none" w:sz="0" w:space="0" w:color="auto"/>
          </w:divBdr>
        </w:div>
        <w:div w:id="550534622">
          <w:marLeft w:val="0"/>
          <w:marRight w:val="0"/>
          <w:marTop w:val="0"/>
          <w:marBottom w:val="0"/>
          <w:divBdr>
            <w:top w:val="none" w:sz="0" w:space="0" w:color="auto"/>
            <w:left w:val="none" w:sz="0" w:space="0" w:color="auto"/>
            <w:bottom w:val="none" w:sz="0" w:space="0" w:color="auto"/>
            <w:right w:val="none" w:sz="0" w:space="0" w:color="auto"/>
          </w:divBdr>
        </w:div>
        <w:div w:id="1677920717">
          <w:marLeft w:val="0"/>
          <w:marRight w:val="0"/>
          <w:marTop w:val="0"/>
          <w:marBottom w:val="0"/>
          <w:divBdr>
            <w:top w:val="none" w:sz="0" w:space="0" w:color="auto"/>
            <w:left w:val="none" w:sz="0" w:space="0" w:color="auto"/>
            <w:bottom w:val="none" w:sz="0" w:space="0" w:color="auto"/>
            <w:right w:val="none" w:sz="0" w:space="0" w:color="auto"/>
          </w:divBdr>
        </w:div>
        <w:div w:id="279385509">
          <w:marLeft w:val="0"/>
          <w:marRight w:val="0"/>
          <w:marTop w:val="0"/>
          <w:marBottom w:val="0"/>
          <w:divBdr>
            <w:top w:val="none" w:sz="0" w:space="0" w:color="auto"/>
            <w:left w:val="none" w:sz="0" w:space="0" w:color="auto"/>
            <w:bottom w:val="none" w:sz="0" w:space="0" w:color="auto"/>
            <w:right w:val="none" w:sz="0" w:space="0" w:color="auto"/>
          </w:divBdr>
        </w:div>
        <w:div w:id="1659113362">
          <w:marLeft w:val="0"/>
          <w:marRight w:val="0"/>
          <w:marTop w:val="0"/>
          <w:marBottom w:val="0"/>
          <w:divBdr>
            <w:top w:val="none" w:sz="0" w:space="0" w:color="auto"/>
            <w:left w:val="none" w:sz="0" w:space="0" w:color="auto"/>
            <w:bottom w:val="none" w:sz="0" w:space="0" w:color="auto"/>
            <w:right w:val="none" w:sz="0" w:space="0" w:color="auto"/>
          </w:divBdr>
        </w:div>
        <w:div w:id="1837499013">
          <w:marLeft w:val="0"/>
          <w:marRight w:val="0"/>
          <w:marTop w:val="0"/>
          <w:marBottom w:val="0"/>
          <w:divBdr>
            <w:top w:val="none" w:sz="0" w:space="0" w:color="auto"/>
            <w:left w:val="none" w:sz="0" w:space="0" w:color="auto"/>
            <w:bottom w:val="none" w:sz="0" w:space="0" w:color="auto"/>
            <w:right w:val="none" w:sz="0" w:space="0" w:color="auto"/>
          </w:divBdr>
        </w:div>
        <w:div w:id="655303356">
          <w:marLeft w:val="0"/>
          <w:marRight w:val="0"/>
          <w:marTop w:val="0"/>
          <w:marBottom w:val="0"/>
          <w:divBdr>
            <w:top w:val="none" w:sz="0" w:space="0" w:color="auto"/>
            <w:left w:val="none" w:sz="0" w:space="0" w:color="auto"/>
            <w:bottom w:val="none" w:sz="0" w:space="0" w:color="auto"/>
            <w:right w:val="none" w:sz="0" w:space="0" w:color="auto"/>
          </w:divBdr>
        </w:div>
        <w:div w:id="131950057">
          <w:marLeft w:val="0"/>
          <w:marRight w:val="0"/>
          <w:marTop w:val="0"/>
          <w:marBottom w:val="0"/>
          <w:divBdr>
            <w:top w:val="none" w:sz="0" w:space="0" w:color="auto"/>
            <w:left w:val="none" w:sz="0" w:space="0" w:color="auto"/>
            <w:bottom w:val="none" w:sz="0" w:space="0" w:color="auto"/>
            <w:right w:val="none" w:sz="0" w:space="0" w:color="auto"/>
          </w:divBdr>
        </w:div>
        <w:div w:id="1317103354">
          <w:marLeft w:val="0"/>
          <w:marRight w:val="0"/>
          <w:marTop w:val="0"/>
          <w:marBottom w:val="0"/>
          <w:divBdr>
            <w:top w:val="none" w:sz="0" w:space="0" w:color="auto"/>
            <w:left w:val="none" w:sz="0" w:space="0" w:color="auto"/>
            <w:bottom w:val="none" w:sz="0" w:space="0" w:color="auto"/>
            <w:right w:val="none" w:sz="0" w:space="0" w:color="auto"/>
          </w:divBdr>
        </w:div>
        <w:div w:id="572588388">
          <w:marLeft w:val="0"/>
          <w:marRight w:val="0"/>
          <w:marTop w:val="0"/>
          <w:marBottom w:val="0"/>
          <w:divBdr>
            <w:top w:val="none" w:sz="0" w:space="0" w:color="auto"/>
            <w:left w:val="none" w:sz="0" w:space="0" w:color="auto"/>
            <w:bottom w:val="none" w:sz="0" w:space="0" w:color="auto"/>
            <w:right w:val="none" w:sz="0" w:space="0" w:color="auto"/>
          </w:divBdr>
        </w:div>
      </w:divsChild>
    </w:div>
    <w:div w:id="1584797696">
      <w:bodyDiv w:val="1"/>
      <w:marLeft w:val="0"/>
      <w:marRight w:val="0"/>
      <w:marTop w:val="0"/>
      <w:marBottom w:val="0"/>
      <w:divBdr>
        <w:top w:val="none" w:sz="0" w:space="0" w:color="auto"/>
        <w:left w:val="none" w:sz="0" w:space="0" w:color="auto"/>
        <w:bottom w:val="none" w:sz="0" w:space="0" w:color="auto"/>
        <w:right w:val="none" w:sz="0" w:space="0" w:color="auto"/>
      </w:divBdr>
      <w:divsChild>
        <w:div w:id="2107119357">
          <w:marLeft w:val="0"/>
          <w:marRight w:val="0"/>
          <w:marTop w:val="0"/>
          <w:marBottom w:val="0"/>
          <w:divBdr>
            <w:top w:val="none" w:sz="0" w:space="0" w:color="auto"/>
            <w:left w:val="none" w:sz="0" w:space="0" w:color="auto"/>
            <w:bottom w:val="none" w:sz="0" w:space="0" w:color="auto"/>
            <w:right w:val="none" w:sz="0" w:space="0" w:color="auto"/>
          </w:divBdr>
        </w:div>
        <w:div w:id="2022513844">
          <w:marLeft w:val="0"/>
          <w:marRight w:val="0"/>
          <w:marTop w:val="0"/>
          <w:marBottom w:val="0"/>
          <w:divBdr>
            <w:top w:val="none" w:sz="0" w:space="0" w:color="auto"/>
            <w:left w:val="none" w:sz="0" w:space="0" w:color="auto"/>
            <w:bottom w:val="none" w:sz="0" w:space="0" w:color="auto"/>
            <w:right w:val="none" w:sz="0" w:space="0" w:color="auto"/>
          </w:divBdr>
        </w:div>
        <w:div w:id="1165894931">
          <w:marLeft w:val="0"/>
          <w:marRight w:val="0"/>
          <w:marTop w:val="0"/>
          <w:marBottom w:val="0"/>
          <w:divBdr>
            <w:top w:val="none" w:sz="0" w:space="0" w:color="auto"/>
            <w:left w:val="none" w:sz="0" w:space="0" w:color="auto"/>
            <w:bottom w:val="none" w:sz="0" w:space="0" w:color="auto"/>
            <w:right w:val="none" w:sz="0" w:space="0" w:color="auto"/>
          </w:divBdr>
        </w:div>
        <w:div w:id="1278559282">
          <w:marLeft w:val="0"/>
          <w:marRight w:val="0"/>
          <w:marTop w:val="0"/>
          <w:marBottom w:val="0"/>
          <w:divBdr>
            <w:top w:val="none" w:sz="0" w:space="0" w:color="auto"/>
            <w:left w:val="none" w:sz="0" w:space="0" w:color="auto"/>
            <w:bottom w:val="none" w:sz="0" w:space="0" w:color="auto"/>
            <w:right w:val="none" w:sz="0" w:space="0" w:color="auto"/>
          </w:divBdr>
        </w:div>
        <w:div w:id="1159230614">
          <w:marLeft w:val="0"/>
          <w:marRight w:val="0"/>
          <w:marTop w:val="0"/>
          <w:marBottom w:val="0"/>
          <w:divBdr>
            <w:top w:val="none" w:sz="0" w:space="0" w:color="auto"/>
            <w:left w:val="none" w:sz="0" w:space="0" w:color="auto"/>
            <w:bottom w:val="none" w:sz="0" w:space="0" w:color="auto"/>
            <w:right w:val="none" w:sz="0" w:space="0" w:color="auto"/>
          </w:divBdr>
        </w:div>
        <w:div w:id="1483961045">
          <w:marLeft w:val="0"/>
          <w:marRight w:val="0"/>
          <w:marTop w:val="0"/>
          <w:marBottom w:val="0"/>
          <w:divBdr>
            <w:top w:val="none" w:sz="0" w:space="0" w:color="auto"/>
            <w:left w:val="none" w:sz="0" w:space="0" w:color="auto"/>
            <w:bottom w:val="none" w:sz="0" w:space="0" w:color="auto"/>
            <w:right w:val="none" w:sz="0" w:space="0" w:color="auto"/>
          </w:divBdr>
        </w:div>
        <w:div w:id="168907086">
          <w:marLeft w:val="0"/>
          <w:marRight w:val="0"/>
          <w:marTop w:val="0"/>
          <w:marBottom w:val="0"/>
          <w:divBdr>
            <w:top w:val="none" w:sz="0" w:space="0" w:color="auto"/>
            <w:left w:val="none" w:sz="0" w:space="0" w:color="auto"/>
            <w:bottom w:val="none" w:sz="0" w:space="0" w:color="auto"/>
            <w:right w:val="none" w:sz="0" w:space="0" w:color="auto"/>
          </w:divBdr>
        </w:div>
        <w:div w:id="1214393735">
          <w:marLeft w:val="0"/>
          <w:marRight w:val="0"/>
          <w:marTop w:val="0"/>
          <w:marBottom w:val="0"/>
          <w:divBdr>
            <w:top w:val="none" w:sz="0" w:space="0" w:color="auto"/>
            <w:left w:val="none" w:sz="0" w:space="0" w:color="auto"/>
            <w:bottom w:val="none" w:sz="0" w:space="0" w:color="auto"/>
            <w:right w:val="none" w:sz="0" w:space="0" w:color="auto"/>
          </w:divBdr>
        </w:div>
        <w:div w:id="557282349">
          <w:marLeft w:val="0"/>
          <w:marRight w:val="0"/>
          <w:marTop w:val="0"/>
          <w:marBottom w:val="0"/>
          <w:divBdr>
            <w:top w:val="none" w:sz="0" w:space="0" w:color="auto"/>
            <w:left w:val="none" w:sz="0" w:space="0" w:color="auto"/>
            <w:bottom w:val="none" w:sz="0" w:space="0" w:color="auto"/>
            <w:right w:val="none" w:sz="0" w:space="0" w:color="auto"/>
          </w:divBdr>
        </w:div>
        <w:div w:id="16199657">
          <w:marLeft w:val="0"/>
          <w:marRight w:val="0"/>
          <w:marTop w:val="0"/>
          <w:marBottom w:val="0"/>
          <w:divBdr>
            <w:top w:val="none" w:sz="0" w:space="0" w:color="auto"/>
            <w:left w:val="none" w:sz="0" w:space="0" w:color="auto"/>
            <w:bottom w:val="none" w:sz="0" w:space="0" w:color="auto"/>
            <w:right w:val="none" w:sz="0" w:space="0" w:color="auto"/>
          </w:divBdr>
        </w:div>
        <w:div w:id="500586499">
          <w:marLeft w:val="0"/>
          <w:marRight w:val="0"/>
          <w:marTop w:val="0"/>
          <w:marBottom w:val="0"/>
          <w:divBdr>
            <w:top w:val="none" w:sz="0" w:space="0" w:color="auto"/>
            <w:left w:val="none" w:sz="0" w:space="0" w:color="auto"/>
            <w:bottom w:val="none" w:sz="0" w:space="0" w:color="auto"/>
            <w:right w:val="none" w:sz="0" w:space="0" w:color="auto"/>
          </w:divBdr>
        </w:div>
        <w:div w:id="317611552">
          <w:marLeft w:val="0"/>
          <w:marRight w:val="0"/>
          <w:marTop w:val="0"/>
          <w:marBottom w:val="0"/>
          <w:divBdr>
            <w:top w:val="none" w:sz="0" w:space="0" w:color="auto"/>
            <w:left w:val="none" w:sz="0" w:space="0" w:color="auto"/>
            <w:bottom w:val="none" w:sz="0" w:space="0" w:color="auto"/>
            <w:right w:val="none" w:sz="0" w:space="0" w:color="auto"/>
          </w:divBdr>
        </w:div>
        <w:div w:id="524174229">
          <w:marLeft w:val="0"/>
          <w:marRight w:val="0"/>
          <w:marTop w:val="0"/>
          <w:marBottom w:val="0"/>
          <w:divBdr>
            <w:top w:val="none" w:sz="0" w:space="0" w:color="auto"/>
            <w:left w:val="none" w:sz="0" w:space="0" w:color="auto"/>
            <w:bottom w:val="none" w:sz="0" w:space="0" w:color="auto"/>
            <w:right w:val="none" w:sz="0" w:space="0" w:color="auto"/>
          </w:divBdr>
        </w:div>
        <w:div w:id="1011375457">
          <w:marLeft w:val="0"/>
          <w:marRight w:val="0"/>
          <w:marTop w:val="0"/>
          <w:marBottom w:val="0"/>
          <w:divBdr>
            <w:top w:val="none" w:sz="0" w:space="0" w:color="auto"/>
            <w:left w:val="none" w:sz="0" w:space="0" w:color="auto"/>
            <w:bottom w:val="none" w:sz="0" w:space="0" w:color="auto"/>
            <w:right w:val="none" w:sz="0" w:space="0" w:color="auto"/>
          </w:divBdr>
        </w:div>
        <w:div w:id="1864202853">
          <w:marLeft w:val="0"/>
          <w:marRight w:val="0"/>
          <w:marTop w:val="0"/>
          <w:marBottom w:val="0"/>
          <w:divBdr>
            <w:top w:val="none" w:sz="0" w:space="0" w:color="auto"/>
            <w:left w:val="none" w:sz="0" w:space="0" w:color="auto"/>
            <w:bottom w:val="none" w:sz="0" w:space="0" w:color="auto"/>
            <w:right w:val="none" w:sz="0" w:space="0" w:color="auto"/>
          </w:divBdr>
        </w:div>
        <w:div w:id="741678753">
          <w:marLeft w:val="0"/>
          <w:marRight w:val="0"/>
          <w:marTop w:val="0"/>
          <w:marBottom w:val="0"/>
          <w:divBdr>
            <w:top w:val="none" w:sz="0" w:space="0" w:color="auto"/>
            <w:left w:val="none" w:sz="0" w:space="0" w:color="auto"/>
            <w:bottom w:val="none" w:sz="0" w:space="0" w:color="auto"/>
            <w:right w:val="none" w:sz="0" w:space="0" w:color="auto"/>
          </w:divBdr>
        </w:div>
        <w:div w:id="99954228">
          <w:marLeft w:val="0"/>
          <w:marRight w:val="0"/>
          <w:marTop w:val="0"/>
          <w:marBottom w:val="0"/>
          <w:divBdr>
            <w:top w:val="none" w:sz="0" w:space="0" w:color="auto"/>
            <w:left w:val="none" w:sz="0" w:space="0" w:color="auto"/>
            <w:bottom w:val="none" w:sz="0" w:space="0" w:color="auto"/>
            <w:right w:val="none" w:sz="0" w:space="0" w:color="auto"/>
          </w:divBdr>
        </w:div>
        <w:div w:id="140080715">
          <w:marLeft w:val="0"/>
          <w:marRight w:val="0"/>
          <w:marTop w:val="0"/>
          <w:marBottom w:val="0"/>
          <w:divBdr>
            <w:top w:val="none" w:sz="0" w:space="0" w:color="auto"/>
            <w:left w:val="none" w:sz="0" w:space="0" w:color="auto"/>
            <w:bottom w:val="none" w:sz="0" w:space="0" w:color="auto"/>
            <w:right w:val="none" w:sz="0" w:space="0" w:color="auto"/>
          </w:divBdr>
        </w:div>
        <w:div w:id="1412657329">
          <w:marLeft w:val="0"/>
          <w:marRight w:val="0"/>
          <w:marTop w:val="0"/>
          <w:marBottom w:val="0"/>
          <w:divBdr>
            <w:top w:val="none" w:sz="0" w:space="0" w:color="auto"/>
            <w:left w:val="none" w:sz="0" w:space="0" w:color="auto"/>
            <w:bottom w:val="none" w:sz="0" w:space="0" w:color="auto"/>
            <w:right w:val="none" w:sz="0" w:space="0" w:color="auto"/>
          </w:divBdr>
        </w:div>
        <w:div w:id="1824660913">
          <w:marLeft w:val="0"/>
          <w:marRight w:val="0"/>
          <w:marTop w:val="0"/>
          <w:marBottom w:val="0"/>
          <w:divBdr>
            <w:top w:val="none" w:sz="0" w:space="0" w:color="auto"/>
            <w:left w:val="none" w:sz="0" w:space="0" w:color="auto"/>
            <w:bottom w:val="none" w:sz="0" w:space="0" w:color="auto"/>
            <w:right w:val="none" w:sz="0" w:space="0" w:color="auto"/>
          </w:divBdr>
        </w:div>
        <w:div w:id="587233408">
          <w:marLeft w:val="0"/>
          <w:marRight w:val="0"/>
          <w:marTop w:val="0"/>
          <w:marBottom w:val="0"/>
          <w:divBdr>
            <w:top w:val="none" w:sz="0" w:space="0" w:color="auto"/>
            <w:left w:val="none" w:sz="0" w:space="0" w:color="auto"/>
            <w:bottom w:val="none" w:sz="0" w:space="0" w:color="auto"/>
            <w:right w:val="none" w:sz="0" w:space="0" w:color="auto"/>
          </w:divBdr>
        </w:div>
        <w:div w:id="2091002179">
          <w:marLeft w:val="0"/>
          <w:marRight w:val="0"/>
          <w:marTop w:val="0"/>
          <w:marBottom w:val="0"/>
          <w:divBdr>
            <w:top w:val="none" w:sz="0" w:space="0" w:color="auto"/>
            <w:left w:val="none" w:sz="0" w:space="0" w:color="auto"/>
            <w:bottom w:val="none" w:sz="0" w:space="0" w:color="auto"/>
            <w:right w:val="none" w:sz="0" w:space="0" w:color="auto"/>
          </w:divBdr>
        </w:div>
        <w:div w:id="88740108">
          <w:marLeft w:val="0"/>
          <w:marRight w:val="0"/>
          <w:marTop w:val="0"/>
          <w:marBottom w:val="0"/>
          <w:divBdr>
            <w:top w:val="none" w:sz="0" w:space="0" w:color="auto"/>
            <w:left w:val="none" w:sz="0" w:space="0" w:color="auto"/>
            <w:bottom w:val="none" w:sz="0" w:space="0" w:color="auto"/>
            <w:right w:val="none" w:sz="0" w:space="0" w:color="auto"/>
          </w:divBdr>
        </w:div>
        <w:div w:id="2089422921">
          <w:marLeft w:val="0"/>
          <w:marRight w:val="0"/>
          <w:marTop w:val="0"/>
          <w:marBottom w:val="0"/>
          <w:divBdr>
            <w:top w:val="none" w:sz="0" w:space="0" w:color="auto"/>
            <w:left w:val="none" w:sz="0" w:space="0" w:color="auto"/>
            <w:bottom w:val="none" w:sz="0" w:space="0" w:color="auto"/>
            <w:right w:val="none" w:sz="0" w:space="0" w:color="auto"/>
          </w:divBdr>
        </w:div>
        <w:div w:id="1221744892">
          <w:marLeft w:val="0"/>
          <w:marRight w:val="0"/>
          <w:marTop w:val="0"/>
          <w:marBottom w:val="0"/>
          <w:divBdr>
            <w:top w:val="none" w:sz="0" w:space="0" w:color="auto"/>
            <w:left w:val="none" w:sz="0" w:space="0" w:color="auto"/>
            <w:bottom w:val="none" w:sz="0" w:space="0" w:color="auto"/>
            <w:right w:val="none" w:sz="0" w:space="0" w:color="auto"/>
          </w:divBdr>
        </w:div>
        <w:div w:id="1811049460">
          <w:marLeft w:val="0"/>
          <w:marRight w:val="0"/>
          <w:marTop w:val="0"/>
          <w:marBottom w:val="0"/>
          <w:divBdr>
            <w:top w:val="none" w:sz="0" w:space="0" w:color="auto"/>
            <w:left w:val="none" w:sz="0" w:space="0" w:color="auto"/>
            <w:bottom w:val="none" w:sz="0" w:space="0" w:color="auto"/>
            <w:right w:val="none" w:sz="0" w:space="0" w:color="auto"/>
          </w:divBdr>
        </w:div>
        <w:div w:id="326984159">
          <w:marLeft w:val="0"/>
          <w:marRight w:val="0"/>
          <w:marTop w:val="0"/>
          <w:marBottom w:val="0"/>
          <w:divBdr>
            <w:top w:val="none" w:sz="0" w:space="0" w:color="auto"/>
            <w:left w:val="none" w:sz="0" w:space="0" w:color="auto"/>
            <w:bottom w:val="none" w:sz="0" w:space="0" w:color="auto"/>
            <w:right w:val="none" w:sz="0" w:space="0" w:color="auto"/>
          </w:divBdr>
        </w:div>
        <w:div w:id="1146703299">
          <w:marLeft w:val="0"/>
          <w:marRight w:val="0"/>
          <w:marTop w:val="0"/>
          <w:marBottom w:val="0"/>
          <w:divBdr>
            <w:top w:val="none" w:sz="0" w:space="0" w:color="auto"/>
            <w:left w:val="none" w:sz="0" w:space="0" w:color="auto"/>
            <w:bottom w:val="none" w:sz="0" w:space="0" w:color="auto"/>
            <w:right w:val="none" w:sz="0" w:space="0" w:color="auto"/>
          </w:divBdr>
        </w:div>
        <w:div w:id="1334185500">
          <w:marLeft w:val="0"/>
          <w:marRight w:val="0"/>
          <w:marTop w:val="0"/>
          <w:marBottom w:val="0"/>
          <w:divBdr>
            <w:top w:val="none" w:sz="0" w:space="0" w:color="auto"/>
            <w:left w:val="none" w:sz="0" w:space="0" w:color="auto"/>
            <w:bottom w:val="none" w:sz="0" w:space="0" w:color="auto"/>
            <w:right w:val="none" w:sz="0" w:space="0" w:color="auto"/>
          </w:divBdr>
        </w:div>
        <w:div w:id="1159730673">
          <w:marLeft w:val="0"/>
          <w:marRight w:val="0"/>
          <w:marTop w:val="0"/>
          <w:marBottom w:val="0"/>
          <w:divBdr>
            <w:top w:val="none" w:sz="0" w:space="0" w:color="auto"/>
            <w:left w:val="none" w:sz="0" w:space="0" w:color="auto"/>
            <w:bottom w:val="none" w:sz="0" w:space="0" w:color="auto"/>
            <w:right w:val="none" w:sz="0" w:space="0" w:color="auto"/>
          </w:divBdr>
        </w:div>
        <w:div w:id="1290935879">
          <w:marLeft w:val="0"/>
          <w:marRight w:val="0"/>
          <w:marTop w:val="0"/>
          <w:marBottom w:val="0"/>
          <w:divBdr>
            <w:top w:val="none" w:sz="0" w:space="0" w:color="auto"/>
            <w:left w:val="none" w:sz="0" w:space="0" w:color="auto"/>
            <w:bottom w:val="none" w:sz="0" w:space="0" w:color="auto"/>
            <w:right w:val="none" w:sz="0" w:space="0" w:color="auto"/>
          </w:divBdr>
        </w:div>
        <w:div w:id="376127293">
          <w:marLeft w:val="0"/>
          <w:marRight w:val="0"/>
          <w:marTop w:val="0"/>
          <w:marBottom w:val="0"/>
          <w:divBdr>
            <w:top w:val="none" w:sz="0" w:space="0" w:color="auto"/>
            <w:left w:val="none" w:sz="0" w:space="0" w:color="auto"/>
            <w:bottom w:val="none" w:sz="0" w:space="0" w:color="auto"/>
            <w:right w:val="none" w:sz="0" w:space="0" w:color="auto"/>
          </w:divBdr>
        </w:div>
        <w:div w:id="264777931">
          <w:marLeft w:val="0"/>
          <w:marRight w:val="0"/>
          <w:marTop w:val="0"/>
          <w:marBottom w:val="0"/>
          <w:divBdr>
            <w:top w:val="none" w:sz="0" w:space="0" w:color="auto"/>
            <w:left w:val="none" w:sz="0" w:space="0" w:color="auto"/>
            <w:bottom w:val="none" w:sz="0" w:space="0" w:color="auto"/>
            <w:right w:val="none" w:sz="0" w:space="0" w:color="auto"/>
          </w:divBdr>
        </w:div>
        <w:div w:id="1890259484">
          <w:marLeft w:val="0"/>
          <w:marRight w:val="0"/>
          <w:marTop w:val="0"/>
          <w:marBottom w:val="0"/>
          <w:divBdr>
            <w:top w:val="none" w:sz="0" w:space="0" w:color="auto"/>
            <w:left w:val="none" w:sz="0" w:space="0" w:color="auto"/>
            <w:bottom w:val="none" w:sz="0" w:space="0" w:color="auto"/>
            <w:right w:val="none" w:sz="0" w:space="0" w:color="auto"/>
          </w:divBdr>
        </w:div>
        <w:div w:id="1188299515">
          <w:marLeft w:val="0"/>
          <w:marRight w:val="0"/>
          <w:marTop w:val="0"/>
          <w:marBottom w:val="0"/>
          <w:divBdr>
            <w:top w:val="none" w:sz="0" w:space="0" w:color="auto"/>
            <w:left w:val="none" w:sz="0" w:space="0" w:color="auto"/>
            <w:bottom w:val="none" w:sz="0" w:space="0" w:color="auto"/>
            <w:right w:val="none" w:sz="0" w:space="0" w:color="auto"/>
          </w:divBdr>
        </w:div>
      </w:divsChild>
    </w:div>
    <w:div w:id="1584802435">
      <w:bodyDiv w:val="1"/>
      <w:marLeft w:val="0"/>
      <w:marRight w:val="0"/>
      <w:marTop w:val="0"/>
      <w:marBottom w:val="0"/>
      <w:divBdr>
        <w:top w:val="none" w:sz="0" w:space="0" w:color="auto"/>
        <w:left w:val="none" w:sz="0" w:space="0" w:color="auto"/>
        <w:bottom w:val="none" w:sz="0" w:space="0" w:color="auto"/>
        <w:right w:val="none" w:sz="0" w:space="0" w:color="auto"/>
      </w:divBdr>
    </w:div>
    <w:div w:id="1584949936">
      <w:bodyDiv w:val="1"/>
      <w:marLeft w:val="0"/>
      <w:marRight w:val="0"/>
      <w:marTop w:val="0"/>
      <w:marBottom w:val="0"/>
      <w:divBdr>
        <w:top w:val="none" w:sz="0" w:space="0" w:color="auto"/>
        <w:left w:val="none" w:sz="0" w:space="0" w:color="auto"/>
        <w:bottom w:val="none" w:sz="0" w:space="0" w:color="auto"/>
        <w:right w:val="none" w:sz="0" w:space="0" w:color="auto"/>
      </w:divBdr>
    </w:div>
    <w:div w:id="1585139962">
      <w:bodyDiv w:val="1"/>
      <w:marLeft w:val="0"/>
      <w:marRight w:val="0"/>
      <w:marTop w:val="0"/>
      <w:marBottom w:val="0"/>
      <w:divBdr>
        <w:top w:val="none" w:sz="0" w:space="0" w:color="auto"/>
        <w:left w:val="none" w:sz="0" w:space="0" w:color="auto"/>
        <w:bottom w:val="none" w:sz="0" w:space="0" w:color="auto"/>
        <w:right w:val="none" w:sz="0" w:space="0" w:color="auto"/>
      </w:divBdr>
    </w:div>
    <w:div w:id="1585144475">
      <w:bodyDiv w:val="1"/>
      <w:marLeft w:val="0"/>
      <w:marRight w:val="0"/>
      <w:marTop w:val="0"/>
      <w:marBottom w:val="0"/>
      <w:divBdr>
        <w:top w:val="none" w:sz="0" w:space="0" w:color="auto"/>
        <w:left w:val="none" w:sz="0" w:space="0" w:color="auto"/>
        <w:bottom w:val="none" w:sz="0" w:space="0" w:color="auto"/>
        <w:right w:val="none" w:sz="0" w:space="0" w:color="auto"/>
      </w:divBdr>
    </w:div>
    <w:div w:id="1585261397">
      <w:bodyDiv w:val="1"/>
      <w:marLeft w:val="0"/>
      <w:marRight w:val="0"/>
      <w:marTop w:val="0"/>
      <w:marBottom w:val="0"/>
      <w:divBdr>
        <w:top w:val="none" w:sz="0" w:space="0" w:color="auto"/>
        <w:left w:val="none" w:sz="0" w:space="0" w:color="auto"/>
        <w:bottom w:val="none" w:sz="0" w:space="0" w:color="auto"/>
        <w:right w:val="none" w:sz="0" w:space="0" w:color="auto"/>
      </w:divBdr>
    </w:div>
    <w:div w:id="1585608832">
      <w:bodyDiv w:val="1"/>
      <w:marLeft w:val="0"/>
      <w:marRight w:val="0"/>
      <w:marTop w:val="0"/>
      <w:marBottom w:val="0"/>
      <w:divBdr>
        <w:top w:val="none" w:sz="0" w:space="0" w:color="auto"/>
        <w:left w:val="none" w:sz="0" w:space="0" w:color="auto"/>
        <w:bottom w:val="none" w:sz="0" w:space="0" w:color="auto"/>
        <w:right w:val="none" w:sz="0" w:space="0" w:color="auto"/>
      </w:divBdr>
    </w:div>
    <w:div w:id="1585724891">
      <w:bodyDiv w:val="1"/>
      <w:marLeft w:val="0"/>
      <w:marRight w:val="0"/>
      <w:marTop w:val="0"/>
      <w:marBottom w:val="0"/>
      <w:divBdr>
        <w:top w:val="none" w:sz="0" w:space="0" w:color="auto"/>
        <w:left w:val="none" w:sz="0" w:space="0" w:color="auto"/>
        <w:bottom w:val="none" w:sz="0" w:space="0" w:color="auto"/>
        <w:right w:val="none" w:sz="0" w:space="0" w:color="auto"/>
      </w:divBdr>
    </w:div>
    <w:div w:id="1586382707">
      <w:bodyDiv w:val="1"/>
      <w:marLeft w:val="0"/>
      <w:marRight w:val="0"/>
      <w:marTop w:val="0"/>
      <w:marBottom w:val="0"/>
      <w:divBdr>
        <w:top w:val="none" w:sz="0" w:space="0" w:color="auto"/>
        <w:left w:val="none" w:sz="0" w:space="0" w:color="auto"/>
        <w:bottom w:val="none" w:sz="0" w:space="0" w:color="auto"/>
        <w:right w:val="none" w:sz="0" w:space="0" w:color="auto"/>
      </w:divBdr>
    </w:div>
    <w:div w:id="1587376527">
      <w:bodyDiv w:val="1"/>
      <w:marLeft w:val="0"/>
      <w:marRight w:val="0"/>
      <w:marTop w:val="0"/>
      <w:marBottom w:val="0"/>
      <w:divBdr>
        <w:top w:val="none" w:sz="0" w:space="0" w:color="auto"/>
        <w:left w:val="none" w:sz="0" w:space="0" w:color="auto"/>
        <w:bottom w:val="none" w:sz="0" w:space="0" w:color="auto"/>
        <w:right w:val="none" w:sz="0" w:space="0" w:color="auto"/>
      </w:divBdr>
    </w:div>
    <w:div w:id="1588804629">
      <w:bodyDiv w:val="1"/>
      <w:marLeft w:val="0"/>
      <w:marRight w:val="0"/>
      <w:marTop w:val="0"/>
      <w:marBottom w:val="0"/>
      <w:divBdr>
        <w:top w:val="none" w:sz="0" w:space="0" w:color="auto"/>
        <w:left w:val="none" w:sz="0" w:space="0" w:color="auto"/>
        <w:bottom w:val="none" w:sz="0" w:space="0" w:color="auto"/>
        <w:right w:val="none" w:sz="0" w:space="0" w:color="auto"/>
      </w:divBdr>
    </w:div>
    <w:div w:id="1588925105">
      <w:bodyDiv w:val="1"/>
      <w:marLeft w:val="0"/>
      <w:marRight w:val="0"/>
      <w:marTop w:val="0"/>
      <w:marBottom w:val="0"/>
      <w:divBdr>
        <w:top w:val="none" w:sz="0" w:space="0" w:color="auto"/>
        <w:left w:val="none" w:sz="0" w:space="0" w:color="auto"/>
        <w:bottom w:val="none" w:sz="0" w:space="0" w:color="auto"/>
        <w:right w:val="none" w:sz="0" w:space="0" w:color="auto"/>
      </w:divBdr>
    </w:div>
    <w:div w:id="1589340226">
      <w:bodyDiv w:val="1"/>
      <w:marLeft w:val="0"/>
      <w:marRight w:val="0"/>
      <w:marTop w:val="0"/>
      <w:marBottom w:val="0"/>
      <w:divBdr>
        <w:top w:val="none" w:sz="0" w:space="0" w:color="auto"/>
        <w:left w:val="none" w:sz="0" w:space="0" w:color="auto"/>
        <w:bottom w:val="none" w:sz="0" w:space="0" w:color="auto"/>
        <w:right w:val="none" w:sz="0" w:space="0" w:color="auto"/>
      </w:divBdr>
    </w:div>
    <w:div w:id="1589539783">
      <w:bodyDiv w:val="1"/>
      <w:marLeft w:val="0"/>
      <w:marRight w:val="0"/>
      <w:marTop w:val="0"/>
      <w:marBottom w:val="0"/>
      <w:divBdr>
        <w:top w:val="none" w:sz="0" w:space="0" w:color="auto"/>
        <w:left w:val="none" w:sz="0" w:space="0" w:color="auto"/>
        <w:bottom w:val="none" w:sz="0" w:space="0" w:color="auto"/>
        <w:right w:val="none" w:sz="0" w:space="0" w:color="auto"/>
      </w:divBdr>
    </w:div>
    <w:div w:id="1590116415">
      <w:bodyDiv w:val="1"/>
      <w:marLeft w:val="0"/>
      <w:marRight w:val="0"/>
      <w:marTop w:val="0"/>
      <w:marBottom w:val="0"/>
      <w:divBdr>
        <w:top w:val="none" w:sz="0" w:space="0" w:color="auto"/>
        <w:left w:val="none" w:sz="0" w:space="0" w:color="auto"/>
        <w:bottom w:val="none" w:sz="0" w:space="0" w:color="auto"/>
        <w:right w:val="none" w:sz="0" w:space="0" w:color="auto"/>
      </w:divBdr>
      <w:divsChild>
        <w:div w:id="1236283978">
          <w:marLeft w:val="0"/>
          <w:marRight w:val="0"/>
          <w:marTop w:val="0"/>
          <w:marBottom w:val="0"/>
          <w:divBdr>
            <w:top w:val="none" w:sz="0" w:space="0" w:color="auto"/>
            <w:left w:val="none" w:sz="0" w:space="0" w:color="auto"/>
            <w:bottom w:val="none" w:sz="0" w:space="0" w:color="auto"/>
            <w:right w:val="none" w:sz="0" w:space="0" w:color="auto"/>
          </w:divBdr>
        </w:div>
        <w:div w:id="1587375490">
          <w:marLeft w:val="0"/>
          <w:marRight w:val="0"/>
          <w:marTop w:val="0"/>
          <w:marBottom w:val="0"/>
          <w:divBdr>
            <w:top w:val="none" w:sz="0" w:space="0" w:color="auto"/>
            <w:left w:val="none" w:sz="0" w:space="0" w:color="auto"/>
            <w:bottom w:val="none" w:sz="0" w:space="0" w:color="auto"/>
            <w:right w:val="none" w:sz="0" w:space="0" w:color="auto"/>
          </w:divBdr>
        </w:div>
        <w:div w:id="887379946">
          <w:marLeft w:val="0"/>
          <w:marRight w:val="0"/>
          <w:marTop w:val="0"/>
          <w:marBottom w:val="0"/>
          <w:divBdr>
            <w:top w:val="none" w:sz="0" w:space="0" w:color="auto"/>
            <w:left w:val="none" w:sz="0" w:space="0" w:color="auto"/>
            <w:bottom w:val="none" w:sz="0" w:space="0" w:color="auto"/>
            <w:right w:val="none" w:sz="0" w:space="0" w:color="auto"/>
          </w:divBdr>
        </w:div>
        <w:div w:id="1376656235">
          <w:marLeft w:val="0"/>
          <w:marRight w:val="0"/>
          <w:marTop w:val="0"/>
          <w:marBottom w:val="0"/>
          <w:divBdr>
            <w:top w:val="none" w:sz="0" w:space="0" w:color="auto"/>
            <w:left w:val="none" w:sz="0" w:space="0" w:color="auto"/>
            <w:bottom w:val="none" w:sz="0" w:space="0" w:color="auto"/>
            <w:right w:val="none" w:sz="0" w:space="0" w:color="auto"/>
          </w:divBdr>
        </w:div>
        <w:div w:id="1763064775">
          <w:marLeft w:val="0"/>
          <w:marRight w:val="0"/>
          <w:marTop w:val="0"/>
          <w:marBottom w:val="0"/>
          <w:divBdr>
            <w:top w:val="none" w:sz="0" w:space="0" w:color="auto"/>
            <w:left w:val="none" w:sz="0" w:space="0" w:color="auto"/>
            <w:bottom w:val="none" w:sz="0" w:space="0" w:color="auto"/>
            <w:right w:val="none" w:sz="0" w:space="0" w:color="auto"/>
          </w:divBdr>
        </w:div>
        <w:div w:id="1804346746">
          <w:marLeft w:val="0"/>
          <w:marRight w:val="0"/>
          <w:marTop w:val="0"/>
          <w:marBottom w:val="0"/>
          <w:divBdr>
            <w:top w:val="none" w:sz="0" w:space="0" w:color="auto"/>
            <w:left w:val="none" w:sz="0" w:space="0" w:color="auto"/>
            <w:bottom w:val="none" w:sz="0" w:space="0" w:color="auto"/>
            <w:right w:val="none" w:sz="0" w:space="0" w:color="auto"/>
          </w:divBdr>
        </w:div>
        <w:div w:id="1080251887">
          <w:marLeft w:val="0"/>
          <w:marRight w:val="0"/>
          <w:marTop w:val="0"/>
          <w:marBottom w:val="0"/>
          <w:divBdr>
            <w:top w:val="none" w:sz="0" w:space="0" w:color="auto"/>
            <w:left w:val="none" w:sz="0" w:space="0" w:color="auto"/>
            <w:bottom w:val="none" w:sz="0" w:space="0" w:color="auto"/>
            <w:right w:val="none" w:sz="0" w:space="0" w:color="auto"/>
          </w:divBdr>
        </w:div>
        <w:div w:id="1543208435">
          <w:marLeft w:val="0"/>
          <w:marRight w:val="0"/>
          <w:marTop w:val="0"/>
          <w:marBottom w:val="0"/>
          <w:divBdr>
            <w:top w:val="none" w:sz="0" w:space="0" w:color="auto"/>
            <w:left w:val="none" w:sz="0" w:space="0" w:color="auto"/>
            <w:bottom w:val="none" w:sz="0" w:space="0" w:color="auto"/>
            <w:right w:val="none" w:sz="0" w:space="0" w:color="auto"/>
          </w:divBdr>
        </w:div>
        <w:div w:id="171535572">
          <w:marLeft w:val="0"/>
          <w:marRight w:val="0"/>
          <w:marTop w:val="0"/>
          <w:marBottom w:val="0"/>
          <w:divBdr>
            <w:top w:val="none" w:sz="0" w:space="0" w:color="auto"/>
            <w:left w:val="none" w:sz="0" w:space="0" w:color="auto"/>
            <w:bottom w:val="none" w:sz="0" w:space="0" w:color="auto"/>
            <w:right w:val="none" w:sz="0" w:space="0" w:color="auto"/>
          </w:divBdr>
        </w:div>
        <w:div w:id="704328192">
          <w:marLeft w:val="0"/>
          <w:marRight w:val="0"/>
          <w:marTop w:val="0"/>
          <w:marBottom w:val="0"/>
          <w:divBdr>
            <w:top w:val="none" w:sz="0" w:space="0" w:color="auto"/>
            <w:left w:val="none" w:sz="0" w:space="0" w:color="auto"/>
            <w:bottom w:val="none" w:sz="0" w:space="0" w:color="auto"/>
            <w:right w:val="none" w:sz="0" w:space="0" w:color="auto"/>
          </w:divBdr>
        </w:div>
        <w:div w:id="874197148">
          <w:marLeft w:val="0"/>
          <w:marRight w:val="0"/>
          <w:marTop w:val="0"/>
          <w:marBottom w:val="0"/>
          <w:divBdr>
            <w:top w:val="none" w:sz="0" w:space="0" w:color="auto"/>
            <w:left w:val="none" w:sz="0" w:space="0" w:color="auto"/>
            <w:bottom w:val="none" w:sz="0" w:space="0" w:color="auto"/>
            <w:right w:val="none" w:sz="0" w:space="0" w:color="auto"/>
          </w:divBdr>
        </w:div>
        <w:div w:id="1747458892">
          <w:marLeft w:val="0"/>
          <w:marRight w:val="0"/>
          <w:marTop w:val="0"/>
          <w:marBottom w:val="0"/>
          <w:divBdr>
            <w:top w:val="none" w:sz="0" w:space="0" w:color="auto"/>
            <w:left w:val="none" w:sz="0" w:space="0" w:color="auto"/>
            <w:bottom w:val="none" w:sz="0" w:space="0" w:color="auto"/>
            <w:right w:val="none" w:sz="0" w:space="0" w:color="auto"/>
          </w:divBdr>
        </w:div>
        <w:div w:id="804157918">
          <w:marLeft w:val="0"/>
          <w:marRight w:val="0"/>
          <w:marTop w:val="0"/>
          <w:marBottom w:val="0"/>
          <w:divBdr>
            <w:top w:val="none" w:sz="0" w:space="0" w:color="auto"/>
            <w:left w:val="none" w:sz="0" w:space="0" w:color="auto"/>
            <w:bottom w:val="none" w:sz="0" w:space="0" w:color="auto"/>
            <w:right w:val="none" w:sz="0" w:space="0" w:color="auto"/>
          </w:divBdr>
        </w:div>
        <w:div w:id="1927762470">
          <w:marLeft w:val="0"/>
          <w:marRight w:val="0"/>
          <w:marTop w:val="0"/>
          <w:marBottom w:val="0"/>
          <w:divBdr>
            <w:top w:val="none" w:sz="0" w:space="0" w:color="auto"/>
            <w:left w:val="none" w:sz="0" w:space="0" w:color="auto"/>
            <w:bottom w:val="none" w:sz="0" w:space="0" w:color="auto"/>
            <w:right w:val="none" w:sz="0" w:space="0" w:color="auto"/>
          </w:divBdr>
        </w:div>
        <w:div w:id="363755839">
          <w:marLeft w:val="0"/>
          <w:marRight w:val="0"/>
          <w:marTop w:val="0"/>
          <w:marBottom w:val="0"/>
          <w:divBdr>
            <w:top w:val="none" w:sz="0" w:space="0" w:color="auto"/>
            <w:left w:val="none" w:sz="0" w:space="0" w:color="auto"/>
            <w:bottom w:val="none" w:sz="0" w:space="0" w:color="auto"/>
            <w:right w:val="none" w:sz="0" w:space="0" w:color="auto"/>
          </w:divBdr>
        </w:div>
        <w:div w:id="497423759">
          <w:marLeft w:val="0"/>
          <w:marRight w:val="0"/>
          <w:marTop w:val="0"/>
          <w:marBottom w:val="0"/>
          <w:divBdr>
            <w:top w:val="none" w:sz="0" w:space="0" w:color="auto"/>
            <w:left w:val="none" w:sz="0" w:space="0" w:color="auto"/>
            <w:bottom w:val="none" w:sz="0" w:space="0" w:color="auto"/>
            <w:right w:val="none" w:sz="0" w:space="0" w:color="auto"/>
          </w:divBdr>
        </w:div>
        <w:div w:id="719790802">
          <w:marLeft w:val="0"/>
          <w:marRight w:val="0"/>
          <w:marTop w:val="0"/>
          <w:marBottom w:val="0"/>
          <w:divBdr>
            <w:top w:val="none" w:sz="0" w:space="0" w:color="auto"/>
            <w:left w:val="none" w:sz="0" w:space="0" w:color="auto"/>
            <w:bottom w:val="none" w:sz="0" w:space="0" w:color="auto"/>
            <w:right w:val="none" w:sz="0" w:space="0" w:color="auto"/>
          </w:divBdr>
        </w:div>
        <w:div w:id="1506169154">
          <w:marLeft w:val="0"/>
          <w:marRight w:val="0"/>
          <w:marTop w:val="0"/>
          <w:marBottom w:val="0"/>
          <w:divBdr>
            <w:top w:val="none" w:sz="0" w:space="0" w:color="auto"/>
            <w:left w:val="none" w:sz="0" w:space="0" w:color="auto"/>
            <w:bottom w:val="none" w:sz="0" w:space="0" w:color="auto"/>
            <w:right w:val="none" w:sz="0" w:space="0" w:color="auto"/>
          </w:divBdr>
        </w:div>
        <w:div w:id="1716734436">
          <w:marLeft w:val="0"/>
          <w:marRight w:val="0"/>
          <w:marTop w:val="0"/>
          <w:marBottom w:val="0"/>
          <w:divBdr>
            <w:top w:val="none" w:sz="0" w:space="0" w:color="auto"/>
            <w:left w:val="none" w:sz="0" w:space="0" w:color="auto"/>
            <w:bottom w:val="none" w:sz="0" w:space="0" w:color="auto"/>
            <w:right w:val="none" w:sz="0" w:space="0" w:color="auto"/>
          </w:divBdr>
        </w:div>
        <w:div w:id="1417439447">
          <w:marLeft w:val="0"/>
          <w:marRight w:val="0"/>
          <w:marTop w:val="0"/>
          <w:marBottom w:val="0"/>
          <w:divBdr>
            <w:top w:val="none" w:sz="0" w:space="0" w:color="auto"/>
            <w:left w:val="none" w:sz="0" w:space="0" w:color="auto"/>
            <w:bottom w:val="none" w:sz="0" w:space="0" w:color="auto"/>
            <w:right w:val="none" w:sz="0" w:space="0" w:color="auto"/>
          </w:divBdr>
        </w:div>
        <w:div w:id="869029212">
          <w:marLeft w:val="0"/>
          <w:marRight w:val="0"/>
          <w:marTop w:val="0"/>
          <w:marBottom w:val="0"/>
          <w:divBdr>
            <w:top w:val="none" w:sz="0" w:space="0" w:color="auto"/>
            <w:left w:val="none" w:sz="0" w:space="0" w:color="auto"/>
            <w:bottom w:val="none" w:sz="0" w:space="0" w:color="auto"/>
            <w:right w:val="none" w:sz="0" w:space="0" w:color="auto"/>
          </w:divBdr>
        </w:div>
        <w:div w:id="1111318655">
          <w:marLeft w:val="0"/>
          <w:marRight w:val="0"/>
          <w:marTop w:val="0"/>
          <w:marBottom w:val="0"/>
          <w:divBdr>
            <w:top w:val="none" w:sz="0" w:space="0" w:color="auto"/>
            <w:left w:val="none" w:sz="0" w:space="0" w:color="auto"/>
            <w:bottom w:val="none" w:sz="0" w:space="0" w:color="auto"/>
            <w:right w:val="none" w:sz="0" w:space="0" w:color="auto"/>
          </w:divBdr>
        </w:div>
        <w:div w:id="114295453">
          <w:marLeft w:val="0"/>
          <w:marRight w:val="0"/>
          <w:marTop w:val="0"/>
          <w:marBottom w:val="0"/>
          <w:divBdr>
            <w:top w:val="none" w:sz="0" w:space="0" w:color="auto"/>
            <w:left w:val="none" w:sz="0" w:space="0" w:color="auto"/>
            <w:bottom w:val="none" w:sz="0" w:space="0" w:color="auto"/>
            <w:right w:val="none" w:sz="0" w:space="0" w:color="auto"/>
          </w:divBdr>
        </w:div>
        <w:div w:id="987828353">
          <w:marLeft w:val="0"/>
          <w:marRight w:val="0"/>
          <w:marTop w:val="0"/>
          <w:marBottom w:val="0"/>
          <w:divBdr>
            <w:top w:val="none" w:sz="0" w:space="0" w:color="auto"/>
            <w:left w:val="none" w:sz="0" w:space="0" w:color="auto"/>
            <w:bottom w:val="none" w:sz="0" w:space="0" w:color="auto"/>
            <w:right w:val="none" w:sz="0" w:space="0" w:color="auto"/>
          </w:divBdr>
        </w:div>
        <w:div w:id="1044791680">
          <w:marLeft w:val="0"/>
          <w:marRight w:val="0"/>
          <w:marTop w:val="0"/>
          <w:marBottom w:val="0"/>
          <w:divBdr>
            <w:top w:val="none" w:sz="0" w:space="0" w:color="auto"/>
            <w:left w:val="none" w:sz="0" w:space="0" w:color="auto"/>
            <w:bottom w:val="none" w:sz="0" w:space="0" w:color="auto"/>
            <w:right w:val="none" w:sz="0" w:space="0" w:color="auto"/>
          </w:divBdr>
        </w:div>
        <w:div w:id="1691688503">
          <w:marLeft w:val="0"/>
          <w:marRight w:val="0"/>
          <w:marTop w:val="0"/>
          <w:marBottom w:val="0"/>
          <w:divBdr>
            <w:top w:val="none" w:sz="0" w:space="0" w:color="auto"/>
            <w:left w:val="none" w:sz="0" w:space="0" w:color="auto"/>
            <w:bottom w:val="none" w:sz="0" w:space="0" w:color="auto"/>
            <w:right w:val="none" w:sz="0" w:space="0" w:color="auto"/>
          </w:divBdr>
        </w:div>
        <w:div w:id="897284496">
          <w:marLeft w:val="0"/>
          <w:marRight w:val="0"/>
          <w:marTop w:val="0"/>
          <w:marBottom w:val="0"/>
          <w:divBdr>
            <w:top w:val="none" w:sz="0" w:space="0" w:color="auto"/>
            <w:left w:val="none" w:sz="0" w:space="0" w:color="auto"/>
            <w:bottom w:val="none" w:sz="0" w:space="0" w:color="auto"/>
            <w:right w:val="none" w:sz="0" w:space="0" w:color="auto"/>
          </w:divBdr>
        </w:div>
        <w:div w:id="651636811">
          <w:marLeft w:val="0"/>
          <w:marRight w:val="0"/>
          <w:marTop w:val="0"/>
          <w:marBottom w:val="0"/>
          <w:divBdr>
            <w:top w:val="none" w:sz="0" w:space="0" w:color="auto"/>
            <w:left w:val="none" w:sz="0" w:space="0" w:color="auto"/>
            <w:bottom w:val="none" w:sz="0" w:space="0" w:color="auto"/>
            <w:right w:val="none" w:sz="0" w:space="0" w:color="auto"/>
          </w:divBdr>
        </w:div>
        <w:div w:id="1149251453">
          <w:marLeft w:val="0"/>
          <w:marRight w:val="0"/>
          <w:marTop w:val="0"/>
          <w:marBottom w:val="0"/>
          <w:divBdr>
            <w:top w:val="none" w:sz="0" w:space="0" w:color="auto"/>
            <w:left w:val="none" w:sz="0" w:space="0" w:color="auto"/>
            <w:bottom w:val="none" w:sz="0" w:space="0" w:color="auto"/>
            <w:right w:val="none" w:sz="0" w:space="0" w:color="auto"/>
          </w:divBdr>
        </w:div>
        <w:div w:id="1388722100">
          <w:marLeft w:val="0"/>
          <w:marRight w:val="0"/>
          <w:marTop w:val="0"/>
          <w:marBottom w:val="0"/>
          <w:divBdr>
            <w:top w:val="none" w:sz="0" w:space="0" w:color="auto"/>
            <w:left w:val="none" w:sz="0" w:space="0" w:color="auto"/>
            <w:bottom w:val="none" w:sz="0" w:space="0" w:color="auto"/>
            <w:right w:val="none" w:sz="0" w:space="0" w:color="auto"/>
          </w:divBdr>
        </w:div>
        <w:div w:id="2133940988">
          <w:marLeft w:val="0"/>
          <w:marRight w:val="0"/>
          <w:marTop w:val="0"/>
          <w:marBottom w:val="0"/>
          <w:divBdr>
            <w:top w:val="none" w:sz="0" w:space="0" w:color="auto"/>
            <w:left w:val="none" w:sz="0" w:space="0" w:color="auto"/>
            <w:bottom w:val="none" w:sz="0" w:space="0" w:color="auto"/>
            <w:right w:val="none" w:sz="0" w:space="0" w:color="auto"/>
          </w:divBdr>
        </w:div>
        <w:div w:id="611790008">
          <w:marLeft w:val="0"/>
          <w:marRight w:val="0"/>
          <w:marTop w:val="0"/>
          <w:marBottom w:val="0"/>
          <w:divBdr>
            <w:top w:val="none" w:sz="0" w:space="0" w:color="auto"/>
            <w:left w:val="none" w:sz="0" w:space="0" w:color="auto"/>
            <w:bottom w:val="none" w:sz="0" w:space="0" w:color="auto"/>
            <w:right w:val="none" w:sz="0" w:space="0" w:color="auto"/>
          </w:divBdr>
        </w:div>
        <w:div w:id="626543837">
          <w:marLeft w:val="0"/>
          <w:marRight w:val="0"/>
          <w:marTop w:val="0"/>
          <w:marBottom w:val="0"/>
          <w:divBdr>
            <w:top w:val="none" w:sz="0" w:space="0" w:color="auto"/>
            <w:left w:val="none" w:sz="0" w:space="0" w:color="auto"/>
            <w:bottom w:val="none" w:sz="0" w:space="0" w:color="auto"/>
            <w:right w:val="none" w:sz="0" w:space="0" w:color="auto"/>
          </w:divBdr>
        </w:div>
        <w:div w:id="1360622759">
          <w:marLeft w:val="0"/>
          <w:marRight w:val="0"/>
          <w:marTop w:val="0"/>
          <w:marBottom w:val="0"/>
          <w:divBdr>
            <w:top w:val="none" w:sz="0" w:space="0" w:color="auto"/>
            <w:left w:val="none" w:sz="0" w:space="0" w:color="auto"/>
            <w:bottom w:val="none" w:sz="0" w:space="0" w:color="auto"/>
            <w:right w:val="none" w:sz="0" w:space="0" w:color="auto"/>
          </w:divBdr>
        </w:div>
        <w:div w:id="1343312884">
          <w:marLeft w:val="0"/>
          <w:marRight w:val="0"/>
          <w:marTop w:val="0"/>
          <w:marBottom w:val="0"/>
          <w:divBdr>
            <w:top w:val="none" w:sz="0" w:space="0" w:color="auto"/>
            <w:left w:val="none" w:sz="0" w:space="0" w:color="auto"/>
            <w:bottom w:val="none" w:sz="0" w:space="0" w:color="auto"/>
            <w:right w:val="none" w:sz="0" w:space="0" w:color="auto"/>
          </w:divBdr>
        </w:div>
        <w:div w:id="1328824634">
          <w:marLeft w:val="0"/>
          <w:marRight w:val="0"/>
          <w:marTop w:val="0"/>
          <w:marBottom w:val="0"/>
          <w:divBdr>
            <w:top w:val="none" w:sz="0" w:space="0" w:color="auto"/>
            <w:left w:val="none" w:sz="0" w:space="0" w:color="auto"/>
            <w:bottom w:val="none" w:sz="0" w:space="0" w:color="auto"/>
            <w:right w:val="none" w:sz="0" w:space="0" w:color="auto"/>
          </w:divBdr>
        </w:div>
        <w:div w:id="1756632001">
          <w:marLeft w:val="0"/>
          <w:marRight w:val="0"/>
          <w:marTop w:val="0"/>
          <w:marBottom w:val="0"/>
          <w:divBdr>
            <w:top w:val="none" w:sz="0" w:space="0" w:color="auto"/>
            <w:left w:val="none" w:sz="0" w:space="0" w:color="auto"/>
            <w:bottom w:val="none" w:sz="0" w:space="0" w:color="auto"/>
            <w:right w:val="none" w:sz="0" w:space="0" w:color="auto"/>
          </w:divBdr>
        </w:div>
        <w:div w:id="1481922963">
          <w:marLeft w:val="0"/>
          <w:marRight w:val="0"/>
          <w:marTop w:val="0"/>
          <w:marBottom w:val="0"/>
          <w:divBdr>
            <w:top w:val="none" w:sz="0" w:space="0" w:color="auto"/>
            <w:left w:val="none" w:sz="0" w:space="0" w:color="auto"/>
            <w:bottom w:val="none" w:sz="0" w:space="0" w:color="auto"/>
            <w:right w:val="none" w:sz="0" w:space="0" w:color="auto"/>
          </w:divBdr>
        </w:div>
        <w:div w:id="2095276205">
          <w:marLeft w:val="0"/>
          <w:marRight w:val="0"/>
          <w:marTop w:val="0"/>
          <w:marBottom w:val="0"/>
          <w:divBdr>
            <w:top w:val="none" w:sz="0" w:space="0" w:color="auto"/>
            <w:left w:val="none" w:sz="0" w:space="0" w:color="auto"/>
            <w:bottom w:val="none" w:sz="0" w:space="0" w:color="auto"/>
            <w:right w:val="none" w:sz="0" w:space="0" w:color="auto"/>
          </w:divBdr>
        </w:div>
        <w:div w:id="2056201709">
          <w:marLeft w:val="0"/>
          <w:marRight w:val="0"/>
          <w:marTop w:val="0"/>
          <w:marBottom w:val="0"/>
          <w:divBdr>
            <w:top w:val="none" w:sz="0" w:space="0" w:color="auto"/>
            <w:left w:val="none" w:sz="0" w:space="0" w:color="auto"/>
            <w:bottom w:val="none" w:sz="0" w:space="0" w:color="auto"/>
            <w:right w:val="none" w:sz="0" w:space="0" w:color="auto"/>
          </w:divBdr>
        </w:div>
        <w:div w:id="214437705">
          <w:marLeft w:val="0"/>
          <w:marRight w:val="0"/>
          <w:marTop w:val="0"/>
          <w:marBottom w:val="0"/>
          <w:divBdr>
            <w:top w:val="none" w:sz="0" w:space="0" w:color="auto"/>
            <w:left w:val="none" w:sz="0" w:space="0" w:color="auto"/>
            <w:bottom w:val="none" w:sz="0" w:space="0" w:color="auto"/>
            <w:right w:val="none" w:sz="0" w:space="0" w:color="auto"/>
          </w:divBdr>
        </w:div>
        <w:div w:id="1801729497">
          <w:marLeft w:val="0"/>
          <w:marRight w:val="0"/>
          <w:marTop w:val="0"/>
          <w:marBottom w:val="0"/>
          <w:divBdr>
            <w:top w:val="none" w:sz="0" w:space="0" w:color="auto"/>
            <w:left w:val="none" w:sz="0" w:space="0" w:color="auto"/>
            <w:bottom w:val="none" w:sz="0" w:space="0" w:color="auto"/>
            <w:right w:val="none" w:sz="0" w:space="0" w:color="auto"/>
          </w:divBdr>
        </w:div>
        <w:div w:id="1396511117">
          <w:marLeft w:val="0"/>
          <w:marRight w:val="0"/>
          <w:marTop w:val="0"/>
          <w:marBottom w:val="0"/>
          <w:divBdr>
            <w:top w:val="none" w:sz="0" w:space="0" w:color="auto"/>
            <w:left w:val="none" w:sz="0" w:space="0" w:color="auto"/>
            <w:bottom w:val="none" w:sz="0" w:space="0" w:color="auto"/>
            <w:right w:val="none" w:sz="0" w:space="0" w:color="auto"/>
          </w:divBdr>
        </w:div>
        <w:div w:id="1485970735">
          <w:marLeft w:val="0"/>
          <w:marRight w:val="0"/>
          <w:marTop w:val="0"/>
          <w:marBottom w:val="0"/>
          <w:divBdr>
            <w:top w:val="none" w:sz="0" w:space="0" w:color="auto"/>
            <w:left w:val="none" w:sz="0" w:space="0" w:color="auto"/>
            <w:bottom w:val="none" w:sz="0" w:space="0" w:color="auto"/>
            <w:right w:val="none" w:sz="0" w:space="0" w:color="auto"/>
          </w:divBdr>
        </w:div>
        <w:div w:id="706951222">
          <w:marLeft w:val="0"/>
          <w:marRight w:val="0"/>
          <w:marTop w:val="0"/>
          <w:marBottom w:val="0"/>
          <w:divBdr>
            <w:top w:val="none" w:sz="0" w:space="0" w:color="auto"/>
            <w:left w:val="none" w:sz="0" w:space="0" w:color="auto"/>
            <w:bottom w:val="none" w:sz="0" w:space="0" w:color="auto"/>
            <w:right w:val="none" w:sz="0" w:space="0" w:color="auto"/>
          </w:divBdr>
        </w:div>
        <w:div w:id="133371534">
          <w:marLeft w:val="0"/>
          <w:marRight w:val="0"/>
          <w:marTop w:val="0"/>
          <w:marBottom w:val="0"/>
          <w:divBdr>
            <w:top w:val="none" w:sz="0" w:space="0" w:color="auto"/>
            <w:left w:val="none" w:sz="0" w:space="0" w:color="auto"/>
            <w:bottom w:val="none" w:sz="0" w:space="0" w:color="auto"/>
            <w:right w:val="none" w:sz="0" w:space="0" w:color="auto"/>
          </w:divBdr>
        </w:div>
        <w:div w:id="1541092316">
          <w:marLeft w:val="0"/>
          <w:marRight w:val="0"/>
          <w:marTop w:val="0"/>
          <w:marBottom w:val="0"/>
          <w:divBdr>
            <w:top w:val="none" w:sz="0" w:space="0" w:color="auto"/>
            <w:left w:val="none" w:sz="0" w:space="0" w:color="auto"/>
            <w:bottom w:val="none" w:sz="0" w:space="0" w:color="auto"/>
            <w:right w:val="none" w:sz="0" w:space="0" w:color="auto"/>
          </w:divBdr>
        </w:div>
        <w:div w:id="242954224">
          <w:marLeft w:val="0"/>
          <w:marRight w:val="0"/>
          <w:marTop w:val="0"/>
          <w:marBottom w:val="0"/>
          <w:divBdr>
            <w:top w:val="none" w:sz="0" w:space="0" w:color="auto"/>
            <w:left w:val="none" w:sz="0" w:space="0" w:color="auto"/>
            <w:bottom w:val="none" w:sz="0" w:space="0" w:color="auto"/>
            <w:right w:val="none" w:sz="0" w:space="0" w:color="auto"/>
          </w:divBdr>
        </w:div>
        <w:div w:id="310790432">
          <w:marLeft w:val="0"/>
          <w:marRight w:val="0"/>
          <w:marTop w:val="0"/>
          <w:marBottom w:val="0"/>
          <w:divBdr>
            <w:top w:val="none" w:sz="0" w:space="0" w:color="auto"/>
            <w:left w:val="none" w:sz="0" w:space="0" w:color="auto"/>
            <w:bottom w:val="none" w:sz="0" w:space="0" w:color="auto"/>
            <w:right w:val="none" w:sz="0" w:space="0" w:color="auto"/>
          </w:divBdr>
        </w:div>
      </w:divsChild>
    </w:div>
    <w:div w:id="1590699042">
      <w:bodyDiv w:val="1"/>
      <w:marLeft w:val="0"/>
      <w:marRight w:val="0"/>
      <w:marTop w:val="0"/>
      <w:marBottom w:val="0"/>
      <w:divBdr>
        <w:top w:val="none" w:sz="0" w:space="0" w:color="auto"/>
        <w:left w:val="none" w:sz="0" w:space="0" w:color="auto"/>
        <w:bottom w:val="none" w:sz="0" w:space="0" w:color="auto"/>
        <w:right w:val="none" w:sz="0" w:space="0" w:color="auto"/>
      </w:divBdr>
    </w:div>
    <w:div w:id="1590844505">
      <w:bodyDiv w:val="1"/>
      <w:marLeft w:val="0"/>
      <w:marRight w:val="0"/>
      <w:marTop w:val="0"/>
      <w:marBottom w:val="0"/>
      <w:divBdr>
        <w:top w:val="none" w:sz="0" w:space="0" w:color="auto"/>
        <w:left w:val="none" w:sz="0" w:space="0" w:color="auto"/>
        <w:bottom w:val="none" w:sz="0" w:space="0" w:color="auto"/>
        <w:right w:val="none" w:sz="0" w:space="0" w:color="auto"/>
      </w:divBdr>
    </w:div>
    <w:div w:id="1590889892">
      <w:bodyDiv w:val="1"/>
      <w:marLeft w:val="0"/>
      <w:marRight w:val="0"/>
      <w:marTop w:val="0"/>
      <w:marBottom w:val="0"/>
      <w:divBdr>
        <w:top w:val="none" w:sz="0" w:space="0" w:color="auto"/>
        <w:left w:val="none" w:sz="0" w:space="0" w:color="auto"/>
        <w:bottom w:val="none" w:sz="0" w:space="0" w:color="auto"/>
        <w:right w:val="none" w:sz="0" w:space="0" w:color="auto"/>
      </w:divBdr>
    </w:div>
    <w:div w:id="1591347385">
      <w:bodyDiv w:val="1"/>
      <w:marLeft w:val="0"/>
      <w:marRight w:val="0"/>
      <w:marTop w:val="0"/>
      <w:marBottom w:val="0"/>
      <w:divBdr>
        <w:top w:val="none" w:sz="0" w:space="0" w:color="auto"/>
        <w:left w:val="none" w:sz="0" w:space="0" w:color="auto"/>
        <w:bottom w:val="none" w:sz="0" w:space="0" w:color="auto"/>
        <w:right w:val="none" w:sz="0" w:space="0" w:color="auto"/>
      </w:divBdr>
    </w:div>
    <w:div w:id="1591425375">
      <w:bodyDiv w:val="1"/>
      <w:marLeft w:val="0"/>
      <w:marRight w:val="0"/>
      <w:marTop w:val="0"/>
      <w:marBottom w:val="0"/>
      <w:divBdr>
        <w:top w:val="none" w:sz="0" w:space="0" w:color="auto"/>
        <w:left w:val="none" w:sz="0" w:space="0" w:color="auto"/>
        <w:bottom w:val="none" w:sz="0" w:space="0" w:color="auto"/>
        <w:right w:val="none" w:sz="0" w:space="0" w:color="auto"/>
      </w:divBdr>
    </w:div>
    <w:div w:id="1591691846">
      <w:bodyDiv w:val="1"/>
      <w:marLeft w:val="0"/>
      <w:marRight w:val="0"/>
      <w:marTop w:val="0"/>
      <w:marBottom w:val="0"/>
      <w:divBdr>
        <w:top w:val="none" w:sz="0" w:space="0" w:color="auto"/>
        <w:left w:val="none" w:sz="0" w:space="0" w:color="auto"/>
        <w:bottom w:val="none" w:sz="0" w:space="0" w:color="auto"/>
        <w:right w:val="none" w:sz="0" w:space="0" w:color="auto"/>
      </w:divBdr>
      <w:divsChild>
        <w:div w:id="1655915682">
          <w:marLeft w:val="0"/>
          <w:marRight w:val="0"/>
          <w:marTop w:val="0"/>
          <w:marBottom w:val="0"/>
          <w:divBdr>
            <w:top w:val="none" w:sz="0" w:space="0" w:color="auto"/>
            <w:left w:val="none" w:sz="0" w:space="0" w:color="auto"/>
            <w:bottom w:val="none" w:sz="0" w:space="0" w:color="auto"/>
            <w:right w:val="none" w:sz="0" w:space="0" w:color="auto"/>
          </w:divBdr>
        </w:div>
        <w:div w:id="388698114">
          <w:marLeft w:val="0"/>
          <w:marRight w:val="0"/>
          <w:marTop w:val="0"/>
          <w:marBottom w:val="0"/>
          <w:divBdr>
            <w:top w:val="none" w:sz="0" w:space="0" w:color="auto"/>
            <w:left w:val="none" w:sz="0" w:space="0" w:color="auto"/>
            <w:bottom w:val="none" w:sz="0" w:space="0" w:color="auto"/>
            <w:right w:val="none" w:sz="0" w:space="0" w:color="auto"/>
          </w:divBdr>
        </w:div>
        <w:div w:id="662700465">
          <w:marLeft w:val="0"/>
          <w:marRight w:val="0"/>
          <w:marTop w:val="0"/>
          <w:marBottom w:val="0"/>
          <w:divBdr>
            <w:top w:val="none" w:sz="0" w:space="0" w:color="auto"/>
            <w:left w:val="none" w:sz="0" w:space="0" w:color="auto"/>
            <w:bottom w:val="none" w:sz="0" w:space="0" w:color="auto"/>
            <w:right w:val="none" w:sz="0" w:space="0" w:color="auto"/>
          </w:divBdr>
        </w:div>
        <w:div w:id="2115979632">
          <w:marLeft w:val="0"/>
          <w:marRight w:val="0"/>
          <w:marTop w:val="0"/>
          <w:marBottom w:val="0"/>
          <w:divBdr>
            <w:top w:val="none" w:sz="0" w:space="0" w:color="auto"/>
            <w:left w:val="none" w:sz="0" w:space="0" w:color="auto"/>
            <w:bottom w:val="none" w:sz="0" w:space="0" w:color="auto"/>
            <w:right w:val="none" w:sz="0" w:space="0" w:color="auto"/>
          </w:divBdr>
        </w:div>
        <w:div w:id="1709914904">
          <w:marLeft w:val="0"/>
          <w:marRight w:val="0"/>
          <w:marTop w:val="0"/>
          <w:marBottom w:val="0"/>
          <w:divBdr>
            <w:top w:val="none" w:sz="0" w:space="0" w:color="auto"/>
            <w:left w:val="none" w:sz="0" w:space="0" w:color="auto"/>
            <w:bottom w:val="none" w:sz="0" w:space="0" w:color="auto"/>
            <w:right w:val="none" w:sz="0" w:space="0" w:color="auto"/>
          </w:divBdr>
        </w:div>
        <w:div w:id="600532563">
          <w:marLeft w:val="0"/>
          <w:marRight w:val="0"/>
          <w:marTop w:val="0"/>
          <w:marBottom w:val="0"/>
          <w:divBdr>
            <w:top w:val="none" w:sz="0" w:space="0" w:color="auto"/>
            <w:left w:val="none" w:sz="0" w:space="0" w:color="auto"/>
            <w:bottom w:val="none" w:sz="0" w:space="0" w:color="auto"/>
            <w:right w:val="none" w:sz="0" w:space="0" w:color="auto"/>
          </w:divBdr>
        </w:div>
        <w:div w:id="473522464">
          <w:marLeft w:val="0"/>
          <w:marRight w:val="0"/>
          <w:marTop w:val="0"/>
          <w:marBottom w:val="0"/>
          <w:divBdr>
            <w:top w:val="none" w:sz="0" w:space="0" w:color="auto"/>
            <w:left w:val="none" w:sz="0" w:space="0" w:color="auto"/>
            <w:bottom w:val="none" w:sz="0" w:space="0" w:color="auto"/>
            <w:right w:val="none" w:sz="0" w:space="0" w:color="auto"/>
          </w:divBdr>
        </w:div>
        <w:div w:id="583801056">
          <w:marLeft w:val="0"/>
          <w:marRight w:val="0"/>
          <w:marTop w:val="0"/>
          <w:marBottom w:val="0"/>
          <w:divBdr>
            <w:top w:val="none" w:sz="0" w:space="0" w:color="auto"/>
            <w:left w:val="none" w:sz="0" w:space="0" w:color="auto"/>
            <w:bottom w:val="none" w:sz="0" w:space="0" w:color="auto"/>
            <w:right w:val="none" w:sz="0" w:space="0" w:color="auto"/>
          </w:divBdr>
        </w:div>
        <w:div w:id="1790857754">
          <w:marLeft w:val="0"/>
          <w:marRight w:val="0"/>
          <w:marTop w:val="0"/>
          <w:marBottom w:val="0"/>
          <w:divBdr>
            <w:top w:val="none" w:sz="0" w:space="0" w:color="auto"/>
            <w:left w:val="none" w:sz="0" w:space="0" w:color="auto"/>
            <w:bottom w:val="none" w:sz="0" w:space="0" w:color="auto"/>
            <w:right w:val="none" w:sz="0" w:space="0" w:color="auto"/>
          </w:divBdr>
        </w:div>
        <w:div w:id="1074624383">
          <w:marLeft w:val="0"/>
          <w:marRight w:val="0"/>
          <w:marTop w:val="0"/>
          <w:marBottom w:val="0"/>
          <w:divBdr>
            <w:top w:val="none" w:sz="0" w:space="0" w:color="auto"/>
            <w:left w:val="none" w:sz="0" w:space="0" w:color="auto"/>
            <w:bottom w:val="none" w:sz="0" w:space="0" w:color="auto"/>
            <w:right w:val="none" w:sz="0" w:space="0" w:color="auto"/>
          </w:divBdr>
        </w:div>
        <w:div w:id="1932276015">
          <w:marLeft w:val="0"/>
          <w:marRight w:val="0"/>
          <w:marTop w:val="0"/>
          <w:marBottom w:val="0"/>
          <w:divBdr>
            <w:top w:val="none" w:sz="0" w:space="0" w:color="auto"/>
            <w:left w:val="none" w:sz="0" w:space="0" w:color="auto"/>
            <w:bottom w:val="none" w:sz="0" w:space="0" w:color="auto"/>
            <w:right w:val="none" w:sz="0" w:space="0" w:color="auto"/>
          </w:divBdr>
        </w:div>
        <w:div w:id="2147115584">
          <w:marLeft w:val="0"/>
          <w:marRight w:val="0"/>
          <w:marTop w:val="0"/>
          <w:marBottom w:val="0"/>
          <w:divBdr>
            <w:top w:val="none" w:sz="0" w:space="0" w:color="auto"/>
            <w:left w:val="none" w:sz="0" w:space="0" w:color="auto"/>
            <w:bottom w:val="none" w:sz="0" w:space="0" w:color="auto"/>
            <w:right w:val="none" w:sz="0" w:space="0" w:color="auto"/>
          </w:divBdr>
        </w:div>
        <w:div w:id="1470975143">
          <w:marLeft w:val="0"/>
          <w:marRight w:val="0"/>
          <w:marTop w:val="0"/>
          <w:marBottom w:val="0"/>
          <w:divBdr>
            <w:top w:val="none" w:sz="0" w:space="0" w:color="auto"/>
            <w:left w:val="none" w:sz="0" w:space="0" w:color="auto"/>
            <w:bottom w:val="none" w:sz="0" w:space="0" w:color="auto"/>
            <w:right w:val="none" w:sz="0" w:space="0" w:color="auto"/>
          </w:divBdr>
        </w:div>
        <w:div w:id="801191194">
          <w:marLeft w:val="0"/>
          <w:marRight w:val="0"/>
          <w:marTop w:val="0"/>
          <w:marBottom w:val="0"/>
          <w:divBdr>
            <w:top w:val="none" w:sz="0" w:space="0" w:color="auto"/>
            <w:left w:val="none" w:sz="0" w:space="0" w:color="auto"/>
            <w:bottom w:val="none" w:sz="0" w:space="0" w:color="auto"/>
            <w:right w:val="none" w:sz="0" w:space="0" w:color="auto"/>
          </w:divBdr>
        </w:div>
        <w:div w:id="831220783">
          <w:marLeft w:val="0"/>
          <w:marRight w:val="0"/>
          <w:marTop w:val="0"/>
          <w:marBottom w:val="0"/>
          <w:divBdr>
            <w:top w:val="none" w:sz="0" w:space="0" w:color="auto"/>
            <w:left w:val="none" w:sz="0" w:space="0" w:color="auto"/>
            <w:bottom w:val="none" w:sz="0" w:space="0" w:color="auto"/>
            <w:right w:val="none" w:sz="0" w:space="0" w:color="auto"/>
          </w:divBdr>
        </w:div>
        <w:div w:id="1604071949">
          <w:marLeft w:val="0"/>
          <w:marRight w:val="0"/>
          <w:marTop w:val="0"/>
          <w:marBottom w:val="0"/>
          <w:divBdr>
            <w:top w:val="none" w:sz="0" w:space="0" w:color="auto"/>
            <w:left w:val="none" w:sz="0" w:space="0" w:color="auto"/>
            <w:bottom w:val="none" w:sz="0" w:space="0" w:color="auto"/>
            <w:right w:val="none" w:sz="0" w:space="0" w:color="auto"/>
          </w:divBdr>
        </w:div>
        <w:div w:id="996761090">
          <w:marLeft w:val="0"/>
          <w:marRight w:val="0"/>
          <w:marTop w:val="0"/>
          <w:marBottom w:val="0"/>
          <w:divBdr>
            <w:top w:val="none" w:sz="0" w:space="0" w:color="auto"/>
            <w:left w:val="none" w:sz="0" w:space="0" w:color="auto"/>
            <w:bottom w:val="none" w:sz="0" w:space="0" w:color="auto"/>
            <w:right w:val="none" w:sz="0" w:space="0" w:color="auto"/>
          </w:divBdr>
        </w:div>
        <w:div w:id="240719740">
          <w:marLeft w:val="0"/>
          <w:marRight w:val="0"/>
          <w:marTop w:val="0"/>
          <w:marBottom w:val="0"/>
          <w:divBdr>
            <w:top w:val="none" w:sz="0" w:space="0" w:color="auto"/>
            <w:left w:val="none" w:sz="0" w:space="0" w:color="auto"/>
            <w:bottom w:val="none" w:sz="0" w:space="0" w:color="auto"/>
            <w:right w:val="none" w:sz="0" w:space="0" w:color="auto"/>
          </w:divBdr>
        </w:div>
        <w:div w:id="197857407">
          <w:marLeft w:val="0"/>
          <w:marRight w:val="0"/>
          <w:marTop w:val="0"/>
          <w:marBottom w:val="0"/>
          <w:divBdr>
            <w:top w:val="none" w:sz="0" w:space="0" w:color="auto"/>
            <w:left w:val="none" w:sz="0" w:space="0" w:color="auto"/>
            <w:bottom w:val="none" w:sz="0" w:space="0" w:color="auto"/>
            <w:right w:val="none" w:sz="0" w:space="0" w:color="auto"/>
          </w:divBdr>
        </w:div>
        <w:div w:id="1790470438">
          <w:marLeft w:val="0"/>
          <w:marRight w:val="0"/>
          <w:marTop w:val="0"/>
          <w:marBottom w:val="0"/>
          <w:divBdr>
            <w:top w:val="none" w:sz="0" w:space="0" w:color="auto"/>
            <w:left w:val="none" w:sz="0" w:space="0" w:color="auto"/>
            <w:bottom w:val="none" w:sz="0" w:space="0" w:color="auto"/>
            <w:right w:val="none" w:sz="0" w:space="0" w:color="auto"/>
          </w:divBdr>
        </w:div>
        <w:div w:id="161550109">
          <w:marLeft w:val="0"/>
          <w:marRight w:val="0"/>
          <w:marTop w:val="0"/>
          <w:marBottom w:val="0"/>
          <w:divBdr>
            <w:top w:val="none" w:sz="0" w:space="0" w:color="auto"/>
            <w:left w:val="none" w:sz="0" w:space="0" w:color="auto"/>
            <w:bottom w:val="none" w:sz="0" w:space="0" w:color="auto"/>
            <w:right w:val="none" w:sz="0" w:space="0" w:color="auto"/>
          </w:divBdr>
        </w:div>
        <w:div w:id="1672565755">
          <w:marLeft w:val="0"/>
          <w:marRight w:val="0"/>
          <w:marTop w:val="0"/>
          <w:marBottom w:val="0"/>
          <w:divBdr>
            <w:top w:val="none" w:sz="0" w:space="0" w:color="auto"/>
            <w:left w:val="none" w:sz="0" w:space="0" w:color="auto"/>
            <w:bottom w:val="none" w:sz="0" w:space="0" w:color="auto"/>
            <w:right w:val="none" w:sz="0" w:space="0" w:color="auto"/>
          </w:divBdr>
        </w:div>
        <w:div w:id="1609047145">
          <w:marLeft w:val="0"/>
          <w:marRight w:val="0"/>
          <w:marTop w:val="0"/>
          <w:marBottom w:val="0"/>
          <w:divBdr>
            <w:top w:val="none" w:sz="0" w:space="0" w:color="auto"/>
            <w:left w:val="none" w:sz="0" w:space="0" w:color="auto"/>
            <w:bottom w:val="none" w:sz="0" w:space="0" w:color="auto"/>
            <w:right w:val="none" w:sz="0" w:space="0" w:color="auto"/>
          </w:divBdr>
        </w:div>
        <w:div w:id="55978185">
          <w:marLeft w:val="0"/>
          <w:marRight w:val="0"/>
          <w:marTop w:val="0"/>
          <w:marBottom w:val="0"/>
          <w:divBdr>
            <w:top w:val="none" w:sz="0" w:space="0" w:color="auto"/>
            <w:left w:val="none" w:sz="0" w:space="0" w:color="auto"/>
            <w:bottom w:val="none" w:sz="0" w:space="0" w:color="auto"/>
            <w:right w:val="none" w:sz="0" w:space="0" w:color="auto"/>
          </w:divBdr>
        </w:div>
        <w:div w:id="1253245014">
          <w:marLeft w:val="0"/>
          <w:marRight w:val="0"/>
          <w:marTop w:val="0"/>
          <w:marBottom w:val="0"/>
          <w:divBdr>
            <w:top w:val="none" w:sz="0" w:space="0" w:color="auto"/>
            <w:left w:val="none" w:sz="0" w:space="0" w:color="auto"/>
            <w:bottom w:val="none" w:sz="0" w:space="0" w:color="auto"/>
            <w:right w:val="none" w:sz="0" w:space="0" w:color="auto"/>
          </w:divBdr>
        </w:div>
        <w:div w:id="1535187709">
          <w:marLeft w:val="0"/>
          <w:marRight w:val="0"/>
          <w:marTop w:val="0"/>
          <w:marBottom w:val="0"/>
          <w:divBdr>
            <w:top w:val="none" w:sz="0" w:space="0" w:color="auto"/>
            <w:left w:val="none" w:sz="0" w:space="0" w:color="auto"/>
            <w:bottom w:val="none" w:sz="0" w:space="0" w:color="auto"/>
            <w:right w:val="none" w:sz="0" w:space="0" w:color="auto"/>
          </w:divBdr>
        </w:div>
        <w:div w:id="2117409237">
          <w:marLeft w:val="0"/>
          <w:marRight w:val="0"/>
          <w:marTop w:val="0"/>
          <w:marBottom w:val="0"/>
          <w:divBdr>
            <w:top w:val="none" w:sz="0" w:space="0" w:color="auto"/>
            <w:left w:val="none" w:sz="0" w:space="0" w:color="auto"/>
            <w:bottom w:val="none" w:sz="0" w:space="0" w:color="auto"/>
            <w:right w:val="none" w:sz="0" w:space="0" w:color="auto"/>
          </w:divBdr>
        </w:div>
        <w:div w:id="169609670">
          <w:marLeft w:val="0"/>
          <w:marRight w:val="0"/>
          <w:marTop w:val="0"/>
          <w:marBottom w:val="0"/>
          <w:divBdr>
            <w:top w:val="none" w:sz="0" w:space="0" w:color="auto"/>
            <w:left w:val="none" w:sz="0" w:space="0" w:color="auto"/>
            <w:bottom w:val="none" w:sz="0" w:space="0" w:color="auto"/>
            <w:right w:val="none" w:sz="0" w:space="0" w:color="auto"/>
          </w:divBdr>
        </w:div>
        <w:div w:id="189144670">
          <w:marLeft w:val="0"/>
          <w:marRight w:val="0"/>
          <w:marTop w:val="0"/>
          <w:marBottom w:val="0"/>
          <w:divBdr>
            <w:top w:val="none" w:sz="0" w:space="0" w:color="auto"/>
            <w:left w:val="none" w:sz="0" w:space="0" w:color="auto"/>
            <w:bottom w:val="none" w:sz="0" w:space="0" w:color="auto"/>
            <w:right w:val="none" w:sz="0" w:space="0" w:color="auto"/>
          </w:divBdr>
        </w:div>
        <w:div w:id="362290035">
          <w:marLeft w:val="0"/>
          <w:marRight w:val="0"/>
          <w:marTop w:val="0"/>
          <w:marBottom w:val="0"/>
          <w:divBdr>
            <w:top w:val="none" w:sz="0" w:space="0" w:color="auto"/>
            <w:left w:val="none" w:sz="0" w:space="0" w:color="auto"/>
            <w:bottom w:val="none" w:sz="0" w:space="0" w:color="auto"/>
            <w:right w:val="none" w:sz="0" w:space="0" w:color="auto"/>
          </w:divBdr>
        </w:div>
        <w:div w:id="576131383">
          <w:marLeft w:val="0"/>
          <w:marRight w:val="0"/>
          <w:marTop w:val="0"/>
          <w:marBottom w:val="0"/>
          <w:divBdr>
            <w:top w:val="none" w:sz="0" w:space="0" w:color="auto"/>
            <w:left w:val="none" w:sz="0" w:space="0" w:color="auto"/>
            <w:bottom w:val="none" w:sz="0" w:space="0" w:color="auto"/>
            <w:right w:val="none" w:sz="0" w:space="0" w:color="auto"/>
          </w:divBdr>
        </w:div>
        <w:div w:id="2146770333">
          <w:marLeft w:val="0"/>
          <w:marRight w:val="0"/>
          <w:marTop w:val="0"/>
          <w:marBottom w:val="0"/>
          <w:divBdr>
            <w:top w:val="none" w:sz="0" w:space="0" w:color="auto"/>
            <w:left w:val="none" w:sz="0" w:space="0" w:color="auto"/>
            <w:bottom w:val="none" w:sz="0" w:space="0" w:color="auto"/>
            <w:right w:val="none" w:sz="0" w:space="0" w:color="auto"/>
          </w:divBdr>
        </w:div>
        <w:div w:id="858474508">
          <w:marLeft w:val="0"/>
          <w:marRight w:val="0"/>
          <w:marTop w:val="0"/>
          <w:marBottom w:val="0"/>
          <w:divBdr>
            <w:top w:val="none" w:sz="0" w:space="0" w:color="auto"/>
            <w:left w:val="none" w:sz="0" w:space="0" w:color="auto"/>
            <w:bottom w:val="none" w:sz="0" w:space="0" w:color="auto"/>
            <w:right w:val="none" w:sz="0" w:space="0" w:color="auto"/>
          </w:divBdr>
        </w:div>
        <w:div w:id="369306281">
          <w:marLeft w:val="0"/>
          <w:marRight w:val="0"/>
          <w:marTop w:val="0"/>
          <w:marBottom w:val="0"/>
          <w:divBdr>
            <w:top w:val="none" w:sz="0" w:space="0" w:color="auto"/>
            <w:left w:val="none" w:sz="0" w:space="0" w:color="auto"/>
            <w:bottom w:val="none" w:sz="0" w:space="0" w:color="auto"/>
            <w:right w:val="none" w:sz="0" w:space="0" w:color="auto"/>
          </w:divBdr>
        </w:div>
        <w:div w:id="849874031">
          <w:marLeft w:val="0"/>
          <w:marRight w:val="0"/>
          <w:marTop w:val="0"/>
          <w:marBottom w:val="0"/>
          <w:divBdr>
            <w:top w:val="none" w:sz="0" w:space="0" w:color="auto"/>
            <w:left w:val="none" w:sz="0" w:space="0" w:color="auto"/>
            <w:bottom w:val="none" w:sz="0" w:space="0" w:color="auto"/>
            <w:right w:val="none" w:sz="0" w:space="0" w:color="auto"/>
          </w:divBdr>
        </w:div>
        <w:div w:id="434643053">
          <w:marLeft w:val="0"/>
          <w:marRight w:val="0"/>
          <w:marTop w:val="0"/>
          <w:marBottom w:val="0"/>
          <w:divBdr>
            <w:top w:val="none" w:sz="0" w:space="0" w:color="auto"/>
            <w:left w:val="none" w:sz="0" w:space="0" w:color="auto"/>
            <w:bottom w:val="none" w:sz="0" w:space="0" w:color="auto"/>
            <w:right w:val="none" w:sz="0" w:space="0" w:color="auto"/>
          </w:divBdr>
        </w:div>
        <w:div w:id="371803597">
          <w:marLeft w:val="0"/>
          <w:marRight w:val="0"/>
          <w:marTop w:val="0"/>
          <w:marBottom w:val="0"/>
          <w:divBdr>
            <w:top w:val="none" w:sz="0" w:space="0" w:color="auto"/>
            <w:left w:val="none" w:sz="0" w:space="0" w:color="auto"/>
            <w:bottom w:val="none" w:sz="0" w:space="0" w:color="auto"/>
            <w:right w:val="none" w:sz="0" w:space="0" w:color="auto"/>
          </w:divBdr>
        </w:div>
        <w:div w:id="1609240000">
          <w:marLeft w:val="0"/>
          <w:marRight w:val="0"/>
          <w:marTop w:val="0"/>
          <w:marBottom w:val="0"/>
          <w:divBdr>
            <w:top w:val="none" w:sz="0" w:space="0" w:color="auto"/>
            <w:left w:val="none" w:sz="0" w:space="0" w:color="auto"/>
            <w:bottom w:val="none" w:sz="0" w:space="0" w:color="auto"/>
            <w:right w:val="none" w:sz="0" w:space="0" w:color="auto"/>
          </w:divBdr>
        </w:div>
        <w:div w:id="289436480">
          <w:marLeft w:val="0"/>
          <w:marRight w:val="0"/>
          <w:marTop w:val="0"/>
          <w:marBottom w:val="0"/>
          <w:divBdr>
            <w:top w:val="none" w:sz="0" w:space="0" w:color="auto"/>
            <w:left w:val="none" w:sz="0" w:space="0" w:color="auto"/>
            <w:bottom w:val="none" w:sz="0" w:space="0" w:color="auto"/>
            <w:right w:val="none" w:sz="0" w:space="0" w:color="auto"/>
          </w:divBdr>
        </w:div>
        <w:div w:id="157307035">
          <w:marLeft w:val="0"/>
          <w:marRight w:val="0"/>
          <w:marTop w:val="0"/>
          <w:marBottom w:val="0"/>
          <w:divBdr>
            <w:top w:val="none" w:sz="0" w:space="0" w:color="auto"/>
            <w:left w:val="none" w:sz="0" w:space="0" w:color="auto"/>
            <w:bottom w:val="none" w:sz="0" w:space="0" w:color="auto"/>
            <w:right w:val="none" w:sz="0" w:space="0" w:color="auto"/>
          </w:divBdr>
        </w:div>
        <w:div w:id="1556967900">
          <w:marLeft w:val="0"/>
          <w:marRight w:val="0"/>
          <w:marTop w:val="0"/>
          <w:marBottom w:val="0"/>
          <w:divBdr>
            <w:top w:val="none" w:sz="0" w:space="0" w:color="auto"/>
            <w:left w:val="none" w:sz="0" w:space="0" w:color="auto"/>
            <w:bottom w:val="none" w:sz="0" w:space="0" w:color="auto"/>
            <w:right w:val="none" w:sz="0" w:space="0" w:color="auto"/>
          </w:divBdr>
        </w:div>
        <w:div w:id="780228389">
          <w:marLeft w:val="0"/>
          <w:marRight w:val="0"/>
          <w:marTop w:val="0"/>
          <w:marBottom w:val="0"/>
          <w:divBdr>
            <w:top w:val="none" w:sz="0" w:space="0" w:color="auto"/>
            <w:left w:val="none" w:sz="0" w:space="0" w:color="auto"/>
            <w:bottom w:val="none" w:sz="0" w:space="0" w:color="auto"/>
            <w:right w:val="none" w:sz="0" w:space="0" w:color="auto"/>
          </w:divBdr>
        </w:div>
        <w:div w:id="983510773">
          <w:marLeft w:val="0"/>
          <w:marRight w:val="0"/>
          <w:marTop w:val="0"/>
          <w:marBottom w:val="0"/>
          <w:divBdr>
            <w:top w:val="none" w:sz="0" w:space="0" w:color="auto"/>
            <w:left w:val="none" w:sz="0" w:space="0" w:color="auto"/>
            <w:bottom w:val="none" w:sz="0" w:space="0" w:color="auto"/>
            <w:right w:val="none" w:sz="0" w:space="0" w:color="auto"/>
          </w:divBdr>
        </w:div>
        <w:div w:id="255795148">
          <w:marLeft w:val="0"/>
          <w:marRight w:val="0"/>
          <w:marTop w:val="0"/>
          <w:marBottom w:val="0"/>
          <w:divBdr>
            <w:top w:val="none" w:sz="0" w:space="0" w:color="auto"/>
            <w:left w:val="none" w:sz="0" w:space="0" w:color="auto"/>
            <w:bottom w:val="none" w:sz="0" w:space="0" w:color="auto"/>
            <w:right w:val="none" w:sz="0" w:space="0" w:color="auto"/>
          </w:divBdr>
        </w:div>
        <w:div w:id="1850869227">
          <w:marLeft w:val="0"/>
          <w:marRight w:val="0"/>
          <w:marTop w:val="0"/>
          <w:marBottom w:val="0"/>
          <w:divBdr>
            <w:top w:val="none" w:sz="0" w:space="0" w:color="auto"/>
            <w:left w:val="none" w:sz="0" w:space="0" w:color="auto"/>
            <w:bottom w:val="none" w:sz="0" w:space="0" w:color="auto"/>
            <w:right w:val="none" w:sz="0" w:space="0" w:color="auto"/>
          </w:divBdr>
        </w:div>
        <w:div w:id="429206444">
          <w:marLeft w:val="0"/>
          <w:marRight w:val="0"/>
          <w:marTop w:val="0"/>
          <w:marBottom w:val="0"/>
          <w:divBdr>
            <w:top w:val="none" w:sz="0" w:space="0" w:color="auto"/>
            <w:left w:val="none" w:sz="0" w:space="0" w:color="auto"/>
            <w:bottom w:val="none" w:sz="0" w:space="0" w:color="auto"/>
            <w:right w:val="none" w:sz="0" w:space="0" w:color="auto"/>
          </w:divBdr>
        </w:div>
        <w:div w:id="1749884305">
          <w:marLeft w:val="0"/>
          <w:marRight w:val="0"/>
          <w:marTop w:val="0"/>
          <w:marBottom w:val="0"/>
          <w:divBdr>
            <w:top w:val="none" w:sz="0" w:space="0" w:color="auto"/>
            <w:left w:val="none" w:sz="0" w:space="0" w:color="auto"/>
            <w:bottom w:val="none" w:sz="0" w:space="0" w:color="auto"/>
            <w:right w:val="none" w:sz="0" w:space="0" w:color="auto"/>
          </w:divBdr>
        </w:div>
      </w:divsChild>
    </w:div>
    <w:div w:id="1592004303">
      <w:bodyDiv w:val="1"/>
      <w:marLeft w:val="0"/>
      <w:marRight w:val="0"/>
      <w:marTop w:val="0"/>
      <w:marBottom w:val="0"/>
      <w:divBdr>
        <w:top w:val="none" w:sz="0" w:space="0" w:color="auto"/>
        <w:left w:val="none" w:sz="0" w:space="0" w:color="auto"/>
        <w:bottom w:val="none" w:sz="0" w:space="0" w:color="auto"/>
        <w:right w:val="none" w:sz="0" w:space="0" w:color="auto"/>
      </w:divBdr>
    </w:div>
    <w:div w:id="1593204400">
      <w:bodyDiv w:val="1"/>
      <w:marLeft w:val="0"/>
      <w:marRight w:val="0"/>
      <w:marTop w:val="0"/>
      <w:marBottom w:val="0"/>
      <w:divBdr>
        <w:top w:val="none" w:sz="0" w:space="0" w:color="auto"/>
        <w:left w:val="none" w:sz="0" w:space="0" w:color="auto"/>
        <w:bottom w:val="none" w:sz="0" w:space="0" w:color="auto"/>
        <w:right w:val="none" w:sz="0" w:space="0" w:color="auto"/>
      </w:divBdr>
    </w:div>
    <w:div w:id="1594317646">
      <w:bodyDiv w:val="1"/>
      <w:marLeft w:val="0"/>
      <w:marRight w:val="0"/>
      <w:marTop w:val="0"/>
      <w:marBottom w:val="0"/>
      <w:divBdr>
        <w:top w:val="none" w:sz="0" w:space="0" w:color="auto"/>
        <w:left w:val="none" w:sz="0" w:space="0" w:color="auto"/>
        <w:bottom w:val="none" w:sz="0" w:space="0" w:color="auto"/>
        <w:right w:val="none" w:sz="0" w:space="0" w:color="auto"/>
      </w:divBdr>
    </w:div>
    <w:div w:id="1595044912">
      <w:bodyDiv w:val="1"/>
      <w:marLeft w:val="0"/>
      <w:marRight w:val="0"/>
      <w:marTop w:val="0"/>
      <w:marBottom w:val="0"/>
      <w:divBdr>
        <w:top w:val="none" w:sz="0" w:space="0" w:color="auto"/>
        <w:left w:val="none" w:sz="0" w:space="0" w:color="auto"/>
        <w:bottom w:val="none" w:sz="0" w:space="0" w:color="auto"/>
        <w:right w:val="none" w:sz="0" w:space="0" w:color="auto"/>
      </w:divBdr>
    </w:div>
    <w:div w:id="1595938988">
      <w:bodyDiv w:val="1"/>
      <w:marLeft w:val="0"/>
      <w:marRight w:val="0"/>
      <w:marTop w:val="0"/>
      <w:marBottom w:val="0"/>
      <w:divBdr>
        <w:top w:val="none" w:sz="0" w:space="0" w:color="auto"/>
        <w:left w:val="none" w:sz="0" w:space="0" w:color="auto"/>
        <w:bottom w:val="none" w:sz="0" w:space="0" w:color="auto"/>
        <w:right w:val="none" w:sz="0" w:space="0" w:color="auto"/>
      </w:divBdr>
    </w:div>
    <w:div w:id="1596088911">
      <w:bodyDiv w:val="1"/>
      <w:marLeft w:val="0"/>
      <w:marRight w:val="0"/>
      <w:marTop w:val="0"/>
      <w:marBottom w:val="0"/>
      <w:divBdr>
        <w:top w:val="none" w:sz="0" w:space="0" w:color="auto"/>
        <w:left w:val="none" w:sz="0" w:space="0" w:color="auto"/>
        <w:bottom w:val="none" w:sz="0" w:space="0" w:color="auto"/>
        <w:right w:val="none" w:sz="0" w:space="0" w:color="auto"/>
      </w:divBdr>
    </w:div>
    <w:div w:id="1596861810">
      <w:bodyDiv w:val="1"/>
      <w:marLeft w:val="0"/>
      <w:marRight w:val="0"/>
      <w:marTop w:val="0"/>
      <w:marBottom w:val="0"/>
      <w:divBdr>
        <w:top w:val="none" w:sz="0" w:space="0" w:color="auto"/>
        <w:left w:val="none" w:sz="0" w:space="0" w:color="auto"/>
        <w:bottom w:val="none" w:sz="0" w:space="0" w:color="auto"/>
        <w:right w:val="none" w:sz="0" w:space="0" w:color="auto"/>
      </w:divBdr>
      <w:divsChild>
        <w:div w:id="727800387">
          <w:marLeft w:val="640"/>
          <w:marRight w:val="0"/>
          <w:marTop w:val="0"/>
          <w:marBottom w:val="0"/>
          <w:divBdr>
            <w:top w:val="none" w:sz="0" w:space="0" w:color="auto"/>
            <w:left w:val="none" w:sz="0" w:space="0" w:color="auto"/>
            <w:bottom w:val="none" w:sz="0" w:space="0" w:color="auto"/>
            <w:right w:val="none" w:sz="0" w:space="0" w:color="auto"/>
          </w:divBdr>
        </w:div>
        <w:div w:id="1440905943">
          <w:marLeft w:val="640"/>
          <w:marRight w:val="0"/>
          <w:marTop w:val="0"/>
          <w:marBottom w:val="0"/>
          <w:divBdr>
            <w:top w:val="none" w:sz="0" w:space="0" w:color="auto"/>
            <w:left w:val="none" w:sz="0" w:space="0" w:color="auto"/>
            <w:bottom w:val="none" w:sz="0" w:space="0" w:color="auto"/>
            <w:right w:val="none" w:sz="0" w:space="0" w:color="auto"/>
          </w:divBdr>
        </w:div>
        <w:div w:id="1106921789">
          <w:marLeft w:val="640"/>
          <w:marRight w:val="0"/>
          <w:marTop w:val="0"/>
          <w:marBottom w:val="0"/>
          <w:divBdr>
            <w:top w:val="none" w:sz="0" w:space="0" w:color="auto"/>
            <w:left w:val="none" w:sz="0" w:space="0" w:color="auto"/>
            <w:bottom w:val="none" w:sz="0" w:space="0" w:color="auto"/>
            <w:right w:val="none" w:sz="0" w:space="0" w:color="auto"/>
          </w:divBdr>
        </w:div>
        <w:div w:id="1246495247">
          <w:marLeft w:val="640"/>
          <w:marRight w:val="0"/>
          <w:marTop w:val="0"/>
          <w:marBottom w:val="0"/>
          <w:divBdr>
            <w:top w:val="none" w:sz="0" w:space="0" w:color="auto"/>
            <w:left w:val="none" w:sz="0" w:space="0" w:color="auto"/>
            <w:bottom w:val="none" w:sz="0" w:space="0" w:color="auto"/>
            <w:right w:val="none" w:sz="0" w:space="0" w:color="auto"/>
          </w:divBdr>
        </w:div>
        <w:div w:id="108745696">
          <w:marLeft w:val="640"/>
          <w:marRight w:val="0"/>
          <w:marTop w:val="0"/>
          <w:marBottom w:val="0"/>
          <w:divBdr>
            <w:top w:val="none" w:sz="0" w:space="0" w:color="auto"/>
            <w:left w:val="none" w:sz="0" w:space="0" w:color="auto"/>
            <w:bottom w:val="none" w:sz="0" w:space="0" w:color="auto"/>
            <w:right w:val="none" w:sz="0" w:space="0" w:color="auto"/>
          </w:divBdr>
        </w:div>
        <w:div w:id="1604847558">
          <w:marLeft w:val="640"/>
          <w:marRight w:val="0"/>
          <w:marTop w:val="0"/>
          <w:marBottom w:val="0"/>
          <w:divBdr>
            <w:top w:val="none" w:sz="0" w:space="0" w:color="auto"/>
            <w:left w:val="none" w:sz="0" w:space="0" w:color="auto"/>
            <w:bottom w:val="none" w:sz="0" w:space="0" w:color="auto"/>
            <w:right w:val="none" w:sz="0" w:space="0" w:color="auto"/>
          </w:divBdr>
        </w:div>
        <w:div w:id="848643022">
          <w:marLeft w:val="640"/>
          <w:marRight w:val="0"/>
          <w:marTop w:val="0"/>
          <w:marBottom w:val="0"/>
          <w:divBdr>
            <w:top w:val="none" w:sz="0" w:space="0" w:color="auto"/>
            <w:left w:val="none" w:sz="0" w:space="0" w:color="auto"/>
            <w:bottom w:val="none" w:sz="0" w:space="0" w:color="auto"/>
            <w:right w:val="none" w:sz="0" w:space="0" w:color="auto"/>
          </w:divBdr>
        </w:div>
        <w:div w:id="1515025388">
          <w:marLeft w:val="640"/>
          <w:marRight w:val="0"/>
          <w:marTop w:val="0"/>
          <w:marBottom w:val="0"/>
          <w:divBdr>
            <w:top w:val="none" w:sz="0" w:space="0" w:color="auto"/>
            <w:left w:val="none" w:sz="0" w:space="0" w:color="auto"/>
            <w:bottom w:val="none" w:sz="0" w:space="0" w:color="auto"/>
            <w:right w:val="none" w:sz="0" w:space="0" w:color="auto"/>
          </w:divBdr>
        </w:div>
        <w:div w:id="1336497567">
          <w:marLeft w:val="640"/>
          <w:marRight w:val="0"/>
          <w:marTop w:val="0"/>
          <w:marBottom w:val="0"/>
          <w:divBdr>
            <w:top w:val="none" w:sz="0" w:space="0" w:color="auto"/>
            <w:left w:val="none" w:sz="0" w:space="0" w:color="auto"/>
            <w:bottom w:val="none" w:sz="0" w:space="0" w:color="auto"/>
            <w:right w:val="none" w:sz="0" w:space="0" w:color="auto"/>
          </w:divBdr>
        </w:div>
        <w:div w:id="1545405349">
          <w:marLeft w:val="640"/>
          <w:marRight w:val="0"/>
          <w:marTop w:val="0"/>
          <w:marBottom w:val="0"/>
          <w:divBdr>
            <w:top w:val="none" w:sz="0" w:space="0" w:color="auto"/>
            <w:left w:val="none" w:sz="0" w:space="0" w:color="auto"/>
            <w:bottom w:val="none" w:sz="0" w:space="0" w:color="auto"/>
            <w:right w:val="none" w:sz="0" w:space="0" w:color="auto"/>
          </w:divBdr>
        </w:div>
        <w:div w:id="1461849409">
          <w:marLeft w:val="640"/>
          <w:marRight w:val="0"/>
          <w:marTop w:val="0"/>
          <w:marBottom w:val="0"/>
          <w:divBdr>
            <w:top w:val="none" w:sz="0" w:space="0" w:color="auto"/>
            <w:left w:val="none" w:sz="0" w:space="0" w:color="auto"/>
            <w:bottom w:val="none" w:sz="0" w:space="0" w:color="auto"/>
            <w:right w:val="none" w:sz="0" w:space="0" w:color="auto"/>
          </w:divBdr>
        </w:div>
        <w:div w:id="280308990">
          <w:marLeft w:val="640"/>
          <w:marRight w:val="0"/>
          <w:marTop w:val="0"/>
          <w:marBottom w:val="0"/>
          <w:divBdr>
            <w:top w:val="none" w:sz="0" w:space="0" w:color="auto"/>
            <w:left w:val="none" w:sz="0" w:space="0" w:color="auto"/>
            <w:bottom w:val="none" w:sz="0" w:space="0" w:color="auto"/>
            <w:right w:val="none" w:sz="0" w:space="0" w:color="auto"/>
          </w:divBdr>
        </w:div>
        <w:div w:id="703869099">
          <w:marLeft w:val="640"/>
          <w:marRight w:val="0"/>
          <w:marTop w:val="0"/>
          <w:marBottom w:val="0"/>
          <w:divBdr>
            <w:top w:val="none" w:sz="0" w:space="0" w:color="auto"/>
            <w:left w:val="none" w:sz="0" w:space="0" w:color="auto"/>
            <w:bottom w:val="none" w:sz="0" w:space="0" w:color="auto"/>
            <w:right w:val="none" w:sz="0" w:space="0" w:color="auto"/>
          </w:divBdr>
        </w:div>
        <w:div w:id="373192943">
          <w:marLeft w:val="640"/>
          <w:marRight w:val="0"/>
          <w:marTop w:val="0"/>
          <w:marBottom w:val="0"/>
          <w:divBdr>
            <w:top w:val="none" w:sz="0" w:space="0" w:color="auto"/>
            <w:left w:val="none" w:sz="0" w:space="0" w:color="auto"/>
            <w:bottom w:val="none" w:sz="0" w:space="0" w:color="auto"/>
            <w:right w:val="none" w:sz="0" w:space="0" w:color="auto"/>
          </w:divBdr>
        </w:div>
        <w:div w:id="167866531">
          <w:marLeft w:val="640"/>
          <w:marRight w:val="0"/>
          <w:marTop w:val="0"/>
          <w:marBottom w:val="0"/>
          <w:divBdr>
            <w:top w:val="none" w:sz="0" w:space="0" w:color="auto"/>
            <w:left w:val="none" w:sz="0" w:space="0" w:color="auto"/>
            <w:bottom w:val="none" w:sz="0" w:space="0" w:color="auto"/>
            <w:right w:val="none" w:sz="0" w:space="0" w:color="auto"/>
          </w:divBdr>
        </w:div>
        <w:div w:id="1141074933">
          <w:marLeft w:val="640"/>
          <w:marRight w:val="0"/>
          <w:marTop w:val="0"/>
          <w:marBottom w:val="0"/>
          <w:divBdr>
            <w:top w:val="none" w:sz="0" w:space="0" w:color="auto"/>
            <w:left w:val="none" w:sz="0" w:space="0" w:color="auto"/>
            <w:bottom w:val="none" w:sz="0" w:space="0" w:color="auto"/>
            <w:right w:val="none" w:sz="0" w:space="0" w:color="auto"/>
          </w:divBdr>
        </w:div>
        <w:div w:id="1330794567">
          <w:marLeft w:val="640"/>
          <w:marRight w:val="0"/>
          <w:marTop w:val="0"/>
          <w:marBottom w:val="0"/>
          <w:divBdr>
            <w:top w:val="none" w:sz="0" w:space="0" w:color="auto"/>
            <w:left w:val="none" w:sz="0" w:space="0" w:color="auto"/>
            <w:bottom w:val="none" w:sz="0" w:space="0" w:color="auto"/>
            <w:right w:val="none" w:sz="0" w:space="0" w:color="auto"/>
          </w:divBdr>
        </w:div>
        <w:div w:id="1121656594">
          <w:marLeft w:val="640"/>
          <w:marRight w:val="0"/>
          <w:marTop w:val="0"/>
          <w:marBottom w:val="0"/>
          <w:divBdr>
            <w:top w:val="none" w:sz="0" w:space="0" w:color="auto"/>
            <w:left w:val="none" w:sz="0" w:space="0" w:color="auto"/>
            <w:bottom w:val="none" w:sz="0" w:space="0" w:color="auto"/>
            <w:right w:val="none" w:sz="0" w:space="0" w:color="auto"/>
          </w:divBdr>
        </w:div>
        <w:div w:id="1960647094">
          <w:marLeft w:val="640"/>
          <w:marRight w:val="0"/>
          <w:marTop w:val="0"/>
          <w:marBottom w:val="0"/>
          <w:divBdr>
            <w:top w:val="none" w:sz="0" w:space="0" w:color="auto"/>
            <w:left w:val="none" w:sz="0" w:space="0" w:color="auto"/>
            <w:bottom w:val="none" w:sz="0" w:space="0" w:color="auto"/>
            <w:right w:val="none" w:sz="0" w:space="0" w:color="auto"/>
          </w:divBdr>
        </w:div>
        <w:div w:id="1909270161">
          <w:marLeft w:val="640"/>
          <w:marRight w:val="0"/>
          <w:marTop w:val="0"/>
          <w:marBottom w:val="0"/>
          <w:divBdr>
            <w:top w:val="none" w:sz="0" w:space="0" w:color="auto"/>
            <w:left w:val="none" w:sz="0" w:space="0" w:color="auto"/>
            <w:bottom w:val="none" w:sz="0" w:space="0" w:color="auto"/>
            <w:right w:val="none" w:sz="0" w:space="0" w:color="auto"/>
          </w:divBdr>
        </w:div>
        <w:div w:id="357659939">
          <w:marLeft w:val="640"/>
          <w:marRight w:val="0"/>
          <w:marTop w:val="0"/>
          <w:marBottom w:val="0"/>
          <w:divBdr>
            <w:top w:val="none" w:sz="0" w:space="0" w:color="auto"/>
            <w:left w:val="none" w:sz="0" w:space="0" w:color="auto"/>
            <w:bottom w:val="none" w:sz="0" w:space="0" w:color="auto"/>
            <w:right w:val="none" w:sz="0" w:space="0" w:color="auto"/>
          </w:divBdr>
        </w:div>
        <w:div w:id="2060125445">
          <w:marLeft w:val="640"/>
          <w:marRight w:val="0"/>
          <w:marTop w:val="0"/>
          <w:marBottom w:val="0"/>
          <w:divBdr>
            <w:top w:val="none" w:sz="0" w:space="0" w:color="auto"/>
            <w:left w:val="none" w:sz="0" w:space="0" w:color="auto"/>
            <w:bottom w:val="none" w:sz="0" w:space="0" w:color="auto"/>
            <w:right w:val="none" w:sz="0" w:space="0" w:color="auto"/>
          </w:divBdr>
        </w:div>
        <w:div w:id="696007319">
          <w:marLeft w:val="640"/>
          <w:marRight w:val="0"/>
          <w:marTop w:val="0"/>
          <w:marBottom w:val="0"/>
          <w:divBdr>
            <w:top w:val="none" w:sz="0" w:space="0" w:color="auto"/>
            <w:left w:val="none" w:sz="0" w:space="0" w:color="auto"/>
            <w:bottom w:val="none" w:sz="0" w:space="0" w:color="auto"/>
            <w:right w:val="none" w:sz="0" w:space="0" w:color="auto"/>
          </w:divBdr>
        </w:div>
        <w:div w:id="1006633353">
          <w:marLeft w:val="640"/>
          <w:marRight w:val="0"/>
          <w:marTop w:val="0"/>
          <w:marBottom w:val="0"/>
          <w:divBdr>
            <w:top w:val="none" w:sz="0" w:space="0" w:color="auto"/>
            <w:left w:val="none" w:sz="0" w:space="0" w:color="auto"/>
            <w:bottom w:val="none" w:sz="0" w:space="0" w:color="auto"/>
            <w:right w:val="none" w:sz="0" w:space="0" w:color="auto"/>
          </w:divBdr>
        </w:div>
        <w:div w:id="2069648463">
          <w:marLeft w:val="640"/>
          <w:marRight w:val="0"/>
          <w:marTop w:val="0"/>
          <w:marBottom w:val="0"/>
          <w:divBdr>
            <w:top w:val="none" w:sz="0" w:space="0" w:color="auto"/>
            <w:left w:val="none" w:sz="0" w:space="0" w:color="auto"/>
            <w:bottom w:val="none" w:sz="0" w:space="0" w:color="auto"/>
            <w:right w:val="none" w:sz="0" w:space="0" w:color="auto"/>
          </w:divBdr>
        </w:div>
        <w:div w:id="1996373833">
          <w:marLeft w:val="640"/>
          <w:marRight w:val="0"/>
          <w:marTop w:val="0"/>
          <w:marBottom w:val="0"/>
          <w:divBdr>
            <w:top w:val="none" w:sz="0" w:space="0" w:color="auto"/>
            <w:left w:val="none" w:sz="0" w:space="0" w:color="auto"/>
            <w:bottom w:val="none" w:sz="0" w:space="0" w:color="auto"/>
            <w:right w:val="none" w:sz="0" w:space="0" w:color="auto"/>
          </w:divBdr>
        </w:div>
        <w:div w:id="1899196875">
          <w:marLeft w:val="640"/>
          <w:marRight w:val="0"/>
          <w:marTop w:val="0"/>
          <w:marBottom w:val="0"/>
          <w:divBdr>
            <w:top w:val="none" w:sz="0" w:space="0" w:color="auto"/>
            <w:left w:val="none" w:sz="0" w:space="0" w:color="auto"/>
            <w:bottom w:val="none" w:sz="0" w:space="0" w:color="auto"/>
            <w:right w:val="none" w:sz="0" w:space="0" w:color="auto"/>
          </w:divBdr>
        </w:div>
        <w:div w:id="875043175">
          <w:marLeft w:val="640"/>
          <w:marRight w:val="0"/>
          <w:marTop w:val="0"/>
          <w:marBottom w:val="0"/>
          <w:divBdr>
            <w:top w:val="none" w:sz="0" w:space="0" w:color="auto"/>
            <w:left w:val="none" w:sz="0" w:space="0" w:color="auto"/>
            <w:bottom w:val="none" w:sz="0" w:space="0" w:color="auto"/>
            <w:right w:val="none" w:sz="0" w:space="0" w:color="auto"/>
          </w:divBdr>
        </w:div>
        <w:div w:id="23605602">
          <w:marLeft w:val="640"/>
          <w:marRight w:val="0"/>
          <w:marTop w:val="0"/>
          <w:marBottom w:val="0"/>
          <w:divBdr>
            <w:top w:val="none" w:sz="0" w:space="0" w:color="auto"/>
            <w:left w:val="none" w:sz="0" w:space="0" w:color="auto"/>
            <w:bottom w:val="none" w:sz="0" w:space="0" w:color="auto"/>
            <w:right w:val="none" w:sz="0" w:space="0" w:color="auto"/>
          </w:divBdr>
        </w:div>
        <w:div w:id="9648679">
          <w:marLeft w:val="640"/>
          <w:marRight w:val="0"/>
          <w:marTop w:val="0"/>
          <w:marBottom w:val="0"/>
          <w:divBdr>
            <w:top w:val="none" w:sz="0" w:space="0" w:color="auto"/>
            <w:left w:val="none" w:sz="0" w:space="0" w:color="auto"/>
            <w:bottom w:val="none" w:sz="0" w:space="0" w:color="auto"/>
            <w:right w:val="none" w:sz="0" w:space="0" w:color="auto"/>
          </w:divBdr>
        </w:div>
        <w:div w:id="2007711712">
          <w:marLeft w:val="640"/>
          <w:marRight w:val="0"/>
          <w:marTop w:val="0"/>
          <w:marBottom w:val="0"/>
          <w:divBdr>
            <w:top w:val="none" w:sz="0" w:space="0" w:color="auto"/>
            <w:left w:val="none" w:sz="0" w:space="0" w:color="auto"/>
            <w:bottom w:val="none" w:sz="0" w:space="0" w:color="auto"/>
            <w:right w:val="none" w:sz="0" w:space="0" w:color="auto"/>
          </w:divBdr>
        </w:div>
        <w:div w:id="2089033548">
          <w:marLeft w:val="640"/>
          <w:marRight w:val="0"/>
          <w:marTop w:val="0"/>
          <w:marBottom w:val="0"/>
          <w:divBdr>
            <w:top w:val="none" w:sz="0" w:space="0" w:color="auto"/>
            <w:left w:val="none" w:sz="0" w:space="0" w:color="auto"/>
            <w:bottom w:val="none" w:sz="0" w:space="0" w:color="auto"/>
            <w:right w:val="none" w:sz="0" w:space="0" w:color="auto"/>
          </w:divBdr>
        </w:div>
        <w:div w:id="1090927723">
          <w:marLeft w:val="640"/>
          <w:marRight w:val="0"/>
          <w:marTop w:val="0"/>
          <w:marBottom w:val="0"/>
          <w:divBdr>
            <w:top w:val="none" w:sz="0" w:space="0" w:color="auto"/>
            <w:left w:val="none" w:sz="0" w:space="0" w:color="auto"/>
            <w:bottom w:val="none" w:sz="0" w:space="0" w:color="auto"/>
            <w:right w:val="none" w:sz="0" w:space="0" w:color="auto"/>
          </w:divBdr>
        </w:div>
        <w:div w:id="1936859438">
          <w:marLeft w:val="640"/>
          <w:marRight w:val="0"/>
          <w:marTop w:val="0"/>
          <w:marBottom w:val="0"/>
          <w:divBdr>
            <w:top w:val="none" w:sz="0" w:space="0" w:color="auto"/>
            <w:left w:val="none" w:sz="0" w:space="0" w:color="auto"/>
            <w:bottom w:val="none" w:sz="0" w:space="0" w:color="auto"/>
            <w:right w:val="none" w:sz="0" w:space="0" w:color="auto"/>
          </w:divBdr>
        </w:div>
        <w:div w:id="34696824">
          <w:marLeft w:val="640"/>
          <w:marRight w:val="0"/>
          <w:marTop w:val="0"/>
          <w:marBottom w:val="0"/>
          <w:divBdr>
            <w:top w:val="none" w:sz="0" w:space="0" w:color="auto"/>
            <w:left w:val="none" w:sz="0" w:space="0" w:color="auto"/>
            <w:bottom w:val="none" w:sz="0" w:space="0" w:color="auto"/>
            <w:right w:val="none" w:sz="0" w:space="0" w:color="auto"/>
          </w:divBdr>
        </w:div>
        <w:div w:id="286399917">
          <w:marLeft w:val="640"/>
          <w:marRight w:val="0"/>
          <w:marTop w:val="0"/>
          <w:marBottom w:val="0"/>
          <w:divBdr>
            <w:top w:val="none" w:sz="0" w:space="0" w:color="auto"/>
            <w:left w:val="none" w:sz="0" w:space="0" w:color="auto"/>
            <w:bottom w:val="none" w:sz="0" w:space="0" w:color="auto"/>
            <w:right w:val="none" w:sz="0" w:space="0" w:color="auto"/>
          </w:divBdr>
        </w:div>
        <w:div w:id="1994262106">
          <w:marLeft w:val="640"/>
          <w:marRight w:val="0"/>
          <w:marTop w:val="0"/>
          <w:marBottom w:val="0"/>
          <w:divBdr>
            <w:top w:val="none" w:sz="0" w:space="0" w:color="auto"/>
            <w:left w:val="none" w:sz="0" w:space="0" w:color="auto"/>
            <w:bottom w:val="none" w:sz="0" w:space="0" w:color="auto"/>
            <w:right w:val="none" w:sz="0" w:space="0" w:color="auto"/>
          </w:divBdr>
        </w:div>
        <w:div w:id="1171405393">
          <w:marLeft w:val="640"/>
          <w:marRight w:val="0"/>
          <w:marTop w:val="0"/>
          <w:marBottom w:val="0"/>
          <w:divBdr>
            <w:top w:val="none" w:sz="0" w:space="0" w:color="auto"/>
            <w:left w:val="none" w:sz="0" w:space="0" w:color="auto"/>
            <w:bottom w:val="none" w:sz="0" w:space="0" w:color="auto"/>
            <w:right w:val="none" w:sz="0" w:space="0" w:color="auto"/>
          </w:divBdr>
        </w:div>
        <w:div w:id="1401750987">
          <w:marLeft w:val="640"/>
          <w:marRight w:val="0"/>
          <w:marTop w:val="0"/>
          <w:marBottom w:val="0"/>
          <w:divBdr>
            <w:top w:val="none" w:sz="0" w:space="0" w:color="auto"/>
            <w:left w:val="none" w:sz="0" w:space="0" w:color="auto"/>
            <w:bottom w:val="none" w:sz="0" w:space="0" w:color="auto"/>
            <w:right w:val="none" w:sz="0" w:space="0" w:color="auto"/>
          </w:divBdr>
        </w:div>
        <w:div w:id="1280840310">
          <w:marLeft w:val="640"/>
          <w:marRight w:val="0"/>
          <w:marTop w:val="0"/>
          <w:marBottom w:val="0"/>
          <w:divBdr>
            <w:top w:val="none" w:sz="0" w:space="0" w:color="auto"/>
            <w:left w:val="none" w:sz="0" w:space="0" w:color="auto"/>
            <w:bottom w:val="none" w:sz="0" w:space="0" w:color="auto"/>
            <w:right w:val="none" w:sz="0" w:space="0" w:color="auto"/>
          </w:divBdr>
        </w:div>
        <w:div w:id="1425031751">
          <w:marLeft w:val="640"/>
          <w:marRight w:val="0"/>
          <w:marTop w:val="0"/>
          <w:marBottom w:val="0"/>
          <w:divBdr>
            <w:top w:val="none" w:sz="0" w:space="0" w:color="auto"/>
            <w:left w:val="none" w:sz="0" w:space="0" w:color="auto"/>
            <w:bottom w:val="none" w:sz="0" w:space="0" w:color="auto"/>
            <w:right w:val="none" w:sz="0" w:space="0" w:color="auto"/>
          </w:divBdr>
        </w:div>
        <w:div w:id="726337938">
          <w:marLeft w:val="640"/>
          <w:marRight w:val="0"/>
          <w:marTop w:val="0"/>
          <w:marBottom w:val="0"/>
          <w:divBdr>
            <w:top w:val="none" w:sz="0" w:space="0" w:color="auto"/>
            <w:left w:val="none" w:sz="0" w:space="0" w:color="auto"/>
            <w:bottom w:val="none" w:sz="0" w:space="0" w:color="auto"/>
            <w:right w:val="none" w:sz="0" w:space="0" w:color="auto"/>
          </w:divBdr>
        </w:div>
        <w:div w:id="782117155">
          <w:marLeft w:val="640"/>
          <w:marRight w:val="0"/>
          <w:marTop w:val="0"/>
          <w:marBottom w:val="0"/>
          <w:divBdr>
            <w:top w:val="none" w:sz="0" w:space="0" w:color="auto"/>
            <w:left w:val="none" w:sz="0" w:space="0" w:color="auto"/>
            <w:bottom w:val="none" w:sz="0" w:space="0" w:color="auto"/>
            <w:right w:val="none" w:sz="0" w:space="0" w:color="auto"/>
          </w:divBdr>
        </w:div>
        <w:div w:id="1004238375">
          <w:marLeft w:val="640"/>
          <w:marRight w:val="0"/>
          <w:marTop w:val="0"/>
          <w:marBottom w:val="0"/>
          <w:divBdr>
            <w:top w:val="none" w:sz="0" w:space="0" w:color="auto"/>
            <w:left w:val="none" w:sz="0" w:space="0" w:color="auto"/>
            <w:bottom w:val="none" w:sz="0" w:space="0" w:color="auto"/>
            <w:right w:val="none" w:sz="0" w:space="0" w:color="auto"/>
          </w:divBdr>
        </w:div>
        <w:div w:id="1385250302">
          <w:marLeft w:val="640"/>
          <w:marRight w:val="0"/>
          <w:marTop w:val="0"/>
          <w:marBottom w:val="0"/>
          <w:divBdr>
            <w:top w:val="none" w:sz="0" w:space="0" w:color="auto"/>
            <w:left w:val="none" w:sz="0" w:space="0" w:color="auto"/>
            <w:bottom w:val="none" w:sz="0" w:space="0" w:color="auto"/>
            <w:right w:val="none" w:sz="0" w:space="0" w:color="auto"/>
          </w:divBdr>
        </w:div>
      </w:divsChild>
    </w:div>
    <w:div w:id="1597058341">
      <w:bodyDiv w:val="1"/>
      <w:marLeft w:val="0"/>
      <w:marRight w:val="0"/>
      <w:marTop w:val="0"/>
      <w:marBottom w:val="0"/>
      <w:divBdr>
        <w:top w:val="none" w:sz="0" w:space="0" w:color="auto"/>
        <w:left w:val="none" w:sz="0" w:space="0" w:color="auto"/>
        <w:bottom w:val="none" w:sz="0" w:space="0" w:color="auto"/>
        <w:right w:val="none" w:sz="0" w:space="0" w:color="auto"/>
      </w:divBdr>
    </w:div>
    <w:div w:id="1597597029">
      <w:bodyDiv w:val="1"/>
      <w:marLeft w:val="0"/>
      <w:marRight w:val="0"/>
      <w:marTop w:val="0"/>
      <w:marBottom w:val="0"/>
      <w:divBdr>
        <w:top w:val="none" w:sz="0" w:space="0" w:color="auto"/>
        <w:left w:val="none" w:sz="0" w:space="0" w:color="auto"/>
        <w:bottom w:val="none" w:sz="0" w:space="0" w:color="auto"/>
        <w:right w:val="none" w:sz="0" w:space="0" w:color="auto"/>
      </w:divBdr>
    </w:div>
    <w:div w:id="1597784775">
      <w:bodyDiv w:val="1"/>
      <w:marLeft w:val="0"/>
      <w:marRight w:val="0"/>
      <w:marTop w:val="0"/>
      <w:marBottom w:val="0"/>
      <w:divBdr>
        <w:top w:val="none" w:sz="0" w:space="0" w:color="auto"/>
        <w:left w:val="none" w:sz="0" w:space="0" w:color="auto"/>
        <w:bottom w:val="none" w:sz="0" w:space="0" w:color="auto"/>
        <w:right w:val="none" w:sz="0" w:space="0" w:color="auto"/>
      </w:divBdr>
    </w:div>
    <w:div w:id="1597979636">
      <w:bodyDiv w:val="1"/>
      <w:marLeft w:val="0"/>
      <w:marRight w:val="0"/>
      <w:marTop w:val="0"/>
      <w:marBottom w:val="0"/>
      <w:divBdr>
        <w:top w:val="none" w:sz="0" w:space="0" w:color="auto"/>
        <w:left w:val="none" w:sz="0" w:space="0" w:color="auto"/>
        <w:bottom w:val="none" w:sz="0" w:space="0" w:color="auto"/>
        <w:right w:val="none" w:sz="0" w:space="0" w:color="auto"/>
      </w:divBdr>
      <w:divsChild>
        <w:div w:id="1017654063">
          <w:marLeft w:val="480"/>
          <w:marRight w:val="0"/>
          <w:marTop w:val="0"/>
          <w:marBottom w:val="0"/>
          <w:divBdr>
            <w:top w:val="none" w:sz="0" w:space="0" w:color="auto"/>
            <w:left w:val="none" w:sz="0" w:space="0" w:color="auto"/>
            <w:bottom w:val="none" w:sz="0" w:space="0" w:color="auto"/>
            <w:right w:val="none" w:sz="0" w:space="0" w:color="auto"/>
          </w:divBdr>
        </w:div>
        <w:div w:id="1199244174">
          <w:marLeft w:val="480"/>
          <w:marRight w:val="0"/>
          <w:marTop w:val="0"/>
          <w:marBottom w:val="0"/>
          <w:divBdr>
            <w:top w:val="none" w:sz="0" w:space="0" w:color="auto"/>
            <w:left w:val="none" w:sz="0" w:space="0" w:color="auto"/>
            <w:bottom w:val="none" w:sz="0" w:space="0" w:color="auto"/>
            <w:right w:val="none" w:sz="0" w:space="0" w:color="auto"/>
          </w:divBdr>
        </w:div>
        <w:div w:id="1787236895">
          <w:marLeft w:val="480"/>
          <w:marRight w:val="0"/>
          <w:marTop w:val="0"/>
          <w:marBottom w:val="0"/>
          <w:divBdr>
            <w:top w:val="none" w:sz="0" w:space="0" w:color="auto"/>
            <w:left w:val="none" w:sz="0" w:space="0" w:color="auto"/>
            <w:bottom w:val="none" w:sz="0" w:space="0" w:color="auto"/>
            <w:right w:val="none" w:sz="0" w:space="0" w:color="auto"/>
          </w:divBdr>
        </w:div>
        <w:div w:id="1103262780">
          <w:marLeft w:val="480"/>
          <w:marRight w:val="0"/>
          <w:marTop w:val="0"/>
          <w:marBottom w:val="0"/>
          <w:divBdr>
            <w:top w:val="none" w:sz="0" w:space="0" w:color="auto"/>
            <w:left w:val="none" w:sz="0" w:space="0" w:color="auto"/>
            <w:bottom w:val="none" w:sz="0" w:space="0" w:color="auto"/>
            <w:right w:val="none" w:sz="0" w:space="0" w:color="auto"/>
          </w:divBdr>
        </w:div>
        <w:div w:id="1047334215">
          <w:marLeft w:val="480"/>
          <w:marRight w:val="0"/>
          <w:marTop w:val="0"/>
          <w:marBottom w:val="0"/>
          <w:divBdr>
            <w:top w:val="none" w:sz="0" w:space="0" w:color="auto"/>
            <w:left w:val="none" w:sz="0" w:space="0" w:color="auto"/>
            <w:bottom w:val="none" w:sz="0" w:space="0" w:color="auto"/>
            <w:right w:val="none" w:sz="0" w:space="0" w:color="auto"/>
          </w:divBdr>
        </w:div>
        <w:div w:id="1636251293">
          <w:marLeft w:val="480"/>
          <w:marRight w:val="0"/>
          <w:marTop w:val="0"/>
          <w:marBottom w:val="0"/>
          <w:divBdr>
            <w:top w:val="none" w:sz="0" w:space="0" w:color="auto"/>
            <w:left w:val="none" w:sz="0" w:space="0" w:color="auto"/>
            <w:bottom w:val="none" w:sz="0" w:space="0" w:color="auto"/>
            <w:right w:val="none" w:sz="0" w:space="0" w:color="auto"/>
          </w:divBdr>
        </w:div>
        <w:div w:id="1236671989">
          <w:marLeft w:val="480"/>
          <w:marRight w:val="0"/>
          <w:marTop w:val="0"/>
          <w:marBottom w:val="0"/>
          <w:divBdr>
            <w:top w:val="none" w:sz="0" w:space="0" w:color="auto"/>
            <w:left w:val="none" w:sz="0" w:space="0" w:color="auto"/>
            <w:bottom w:val="none" w:sz="0" w:space="0" w:color="auto"/>
            <w:right w:val="none" w:sz="0" w:space="0" w:color="auto"/>
          </w:divBdr>
        </w:div>
        <w:div w:id="1286544026">
          <w:marLeft w:val="480"/>
          <w:marRight w:val="0"/>
          <w:marTop w:val="0"/>
          <w:marBottom w:val="0"/>
          <w:divBdr>
            <w:top w:val="none" w:sz="0" w:space="0" w:color="auto"/>
            <w:left w:val="none" w:sz="0" w:space="0" w:color="auto"/>
            <w:bottom w:val="none" w:sz="0" w:space="0" w:color="auto"/>
            <w:right w:val="none" w:sz="0" w:space="0" w:color="auto"/>
          </w:divBdr>
        </w:div>
        <w:div w:id="415904452">
          <w:marLeft w:val="480"/>
          <w:marRight w:val="0"/>
          <w:marTop w:val="0"/>
          <w:marBottom w:val="0"/>
          <w:divBdr>
            <w:top w:val="none" w:sz="0" w:space="0" w:color="auto"/>
            <w:left w:val="none" w:sz="0" w:space="0" w:color="auto"/>
            <w:bottom w:val="none" w:sz="0" w:space="0" w:color="auto"/>
            <w:right w:val="none" w:sz="0" w:space="0" w:color="auto"/>
          </w:divBdr>
        </w:div>
        <w:div w:id="363286421">
          <w:marLeft w:val="480"/>
          <w:marRight w:val="0"/>
          <w:marTop w:val="0"/>
          <w:marBottom w:val="0"/>
          <w:divBdr>
            <w:top w:val="none" w:sz="0" w:space="0" w:color="auto"/>
            <w:left w:val="none" w:sz="0" w:space="0" w:color="auto"/>
            <w:bottom w:val="none" w:sz="0" w:space="0" w:color="auto"/>
            <w:right w:val="none" w:sz="0" w:space="0" w:color="auto"/>
          </w:divBdr>
        </w:div>
        <w:div w:id="849876309">
          <w:marLeft w:val="480"/>
          <w:marRight w:val="0"/>
          <w:marTop w:val="0"/>
          <w:marBottom w:val="0"/>
          <w:divBdr>
            <w:top w:val="none" w:sz="0" w:space="0" w:color="auto"/>
            <w:left w:val="none" w:sz="0" w:space="0" w:color="auto"/>
            <w:bottom w:val="none" w:sz="0" w:space="0" w:color="auto"/>
            <w:right w:val="none" w:sz="0" w:space="0" w:color="auto"/>
          </w:divBdr>
        </w:div>
        <w:div w:id="2127696276">
          <w:marLeft w:val="480"/>
          <w:marRight w:val="0"/>
          <w:marTop w:val="0"/>
          <w:marBottom w:val="0"/>
          <w:divBdr>
            <w:top w:val="none" w:sz="0" w:space="0" w:color="auto"/>
            <w:left w:val="none" w:sz="0" w:space="0" w:color="auto"/>
            <w:bottom w:val="none" w:sz="0" w:space="0" w:color="auto"/>
            <w:right w:val="none" w:sz="0" w:space="0" w:color="auto"/>
          </w:divBdr>
        </w:div>
        <w:div w:id="1594784152">
          <w:marLeft w:val="480"/>
          <w:marRight w:val="0"/>
          <w:marTop w:val="0"/>
          <w:marBottom w:val="0"/>
          <w:divBdr>
            <w:top w:val="none" w:sz="0" w:space="0" w:color="auto"/>
            <w:left w:val="none" w:sz="0" w:space="0" w:color="auto"/>
            <w:bottom w:val="none" w:sz="0" w:space="0" w:color="auto"/>
            <w:right w:val="none" w:sz="0" w:space="0" w:color="auto"/>
          </w:divBdr>
        </w:div>
        <w:div w:id="1945187068">
          <w:marLeft w:val="480"/>
          <w:marRight w:val="0"/>
          <w:marTop w:val="0"/>
          <w:marBottom w:val="0"/>
          <w:divBdr>
            <w:top w:val="none" w:sz="0" w:space="0" w:color="auto"/>
            <w:left w:val="none" w:sz="0" w:space="0" w:color="auto"/>
            <w:bottom w:val="none" w:sz="0" w:space="0" w:color="auto"/>
            <w:right w:val="none" w:sz="0" w:space="0" w:color="auto"/>
          </w:divBdr>
        </w:div>
        <w:div w:id="141510415">
          <w:marLeft w:val="480"/>
          <w:marRight w:val="0"/>
          <w:marTop w:val="0"/>
          <w:marBottom w:val="0"/>
          <w:divBdr>
            <w:top w:val="none" w:sz="0" w:space="0" w:color="auto"/>
            <w:left w:val="none" w:sz="0" w:space="0" w:color="auto"/>
            <w:bottom w:val="none" w:sz="0" w:space="0" w:color="auto"/>
            <w:right w:val="none" w:sz="0" w:space="0" w:color="auto"/>
          </w:divBdr>
        </w:div>
        <w:div w:id="686558542">
          <w:marLeft w:val="480"/>
          <w:marRight w:val="0"/>
          <w:marTop w:val="0"/>
          <w:marBottom w:val="0"/>
          <w:divBdr>
            <w:top w:val="none" w:sz="0" w:space="0" w:color="auto"/>
            <w:left w:val="none" w:sz="0" w:space="0" w:color="auto"/>
            <w:bottom w:val="none" w:sz="0" w:space="0" w:color="auto"/>
            <w:right w:val="none" w:sz="0" w:space="0" w:color="auto"/>
          </w:divBdr>
        </w:div>
        <w:div w:id="1788422807">
          <w:marLeft w:val="480"/>
          <w:marRight w:val="0"/>
          <w:marTop w:val="0"/>
          <w:marBottom w:val="0"/>
          <w:divBdr>
            <w:top w:val="none" w:sz="0" w:space="0" w:color="auto"/>
            <w:left w:val="none" w:sz="0" w:space="0" w:color="auto"/>
            <w:bottom w:val="none" w:sz="0" w:space="0" w:color="auto"/>
            <w:right w:val="none" w:sz="0" w:space="0" w:color="auto"/>
          </w:divBdr>
        </w:div>
        <w:div w:id="91126888">
          <w:marLeft w:val="480"/>
          <w:marRight w:val="0"/>
          <w:marTop w:val="0"/>
          <w:marBottom w:val="0"/>
          <w:divBdr>
            <w:top w:val="none" w:sz="0" w:space="0" w:color="auto"/>
            <w:left w:val="none" w:sz="0" w:space="0" w:color="auto"/>
            <w:bottom w:val="none" w:sz="0" w:space="0" w:color="auto"/>
            <w:right w:val="none" w:sz="0" w:space="0" w:color="auto"/>
          </w:divBdr>
        </w:div>
        <w:div w:id="1135297140">
          <w:marLeft w:val="480"/>
          <w:marRight w:val="0"/>
          <w:marTop w:val="0"/>
          <w:marBottom w:val="0"/>
          <w:divBdr>
            <w:top w:val="none" w:sz="0" w:space="0" w:color="auto"/>
            <w:left w:val="none" w:sz="0" w:space="0" w:color="auto"/>
            <w:bottom w:val="none" w:sz="0" w:space="0" w:color="auto"/>
            <w:right w:val="none" w:sz="0" w:space="0" w:color="auto"/>
          </w:divBdr>
        </w:div>
        <w:div w:id="141238393">
          <w:marLeft w:val="480"/>
          <w:marRight w:val="0"/>
          <w:marTop w:val="0"/>
          <w:marBottom w:val="0"/>
          <w:divBdr>
            <w:top w:val="none" w:sz="0" w:space="0" w:color="auto"/>
            <w:left w:val="none" w:sz="0" w:space="0" w:color="auto"/>
            <w:bottom w:val="none" w:sz="0" w:space="0" w:color="auto"/>
            <w:right w:val="none" w:sz="0" w:space="0" w:color="auto"/>
          </w:divBdr>
        </w:div>
        <w:div w:id="1350527835">
          <w:marLeft w:val="480"/>
          <w:marRight w:val="0"/>
          <w:marTop w:val="0"/>
          <w:marBottom w:val="0"/>
          <w:divBdr>
            <w:top w:val="none" w:sz="0" w:space="0" w:color="auto"/>
            <w:left w:val="none" w:sz="0" w:space="0" w:color="auto"/>
            <w:bottom w:val="none" w:sz="0" w:space="0" w:color="auto"/>
            <w:right w:val="none" w:sz="0" w:space="0" w:color="auto"/>
          </w:divBdr>
        </w:div>
        <w:div w:id="1018502655">
          <w:marLeft w:val="480"/>
          <w:marRight w:val="0"/>
          <w:marTop w:val="0"/>
          <w:marBottom w:val="0"/>
          <w:divBdr>
            <w:top w:val="none" w:sz="0" w:space="0" w:color="auto"/>
            <w:left w:val="none" w:sz="0" w:space="0" w:color="auto"/>
            <w:bottom w:val="none" w:sz="0" w:space="0" w:color="auto"/>
            <w:right w:val="none" w:sz="0" w:space="0" w:color="auto"/>
          </w:divBdr>
        </w:div>
      </w:divsChild>
    </w:div>
    <w:div w:id="1598293575">
      <w:bodyDiv w:val="1"/>
      <w:marLeft w:val="0"/>
      <w:marRight w:val="0"/>
      <w:marTop w:val="0"/>
      <w:marBottom w:val="0"/>
      <w:divBdr>
        <w:top w:val="none" w:sz="0" w:space="0" w:color="auto"/>
        <w:left w:val="none" w:sz="0" w:space="0" w:color="auto"/>
        <w:bottom w:val="none" w:sz="0" w:space="0" w:color="auto"/>
        <w:right w:val="none" w:sz="0" w:space="0" w:color="auto"/>
      </w:divBdr>
    </w:div>
    <w:div w:id="1599171533">
      <w:bodyDiv w:val="1"/>
      <w:marLeft w:val="0"/>
      <w:marRight w:val="0"/>
      <w:marTop w:val="0"/>
      <w:marBottom w:val="0"/>
      <w:divBdr>
        <w:top w:val="none" w:sz="0" w:space="0" w:color="auto"/>
        <w:left w:val="none" w:sz="0" w:space="0" w:color="auto"/>
        <w:bottom w:val="none" w:sz="0" w:space="0" w:color="auto"/>
        <w:right w:val="none" w:sz="0" w:space="0" w:color="auto"/>
      </w:divBdr>
    </w:div>
    <w:div w:id="1599286634">
      <w:bodyDiv w:val="1"/>
      <w:marLeft w:val="0"/>
      <w:marRight w:val="0"/>
      <w:marTop w:val="0"/>
      <w:marBottom w:val="0"/>
      <w:divBdr>
        <w:top w:val="none" w:sz="0" w:space="0" w:color="auto"/>
        <w:left w:val="none" w:sz="0" w:space="0" w:color="auto"/>
        <w:bottom w:val="none" w:sz="0" w:space="0" w:color="auto"/>
        <w:right w:val="none" w:sz="0" w:space="0" w:color="auto"/>
      </w:divBdr>
    </w:div>
    <w:div w:id="1599362823">
      <w:bodyDiv w:val="1"/>
      <w:marLeft w:val="0"/>
      <w:marRight w:val="0"/>
      <w:marTop w:val="0"/>
      <w:marBottom w:val="0"/>
      <w:divBdr>
        <w:top w:val="none" w:sz="0" w:space="0" w:color="auto"/>
        <w:left w:val="none" w:sz="0" w:space="0" w:color="auto"/>
        <w:bottom w:val="none" w:sz="0" w:space="0" w:color="auto"/>
        <w:right w:val="none" w:sz="0" w:space="0" w:color="auto"/>
      </w:divBdr>
    </w:div>
    <w:div w:id="1599364860">
      <w:bodyDiv w:val="1"/>
      <w:marLeft w:val="0"/>
      <w:marRight w:val="0"/>
      <w:marTop w:val="0"/>
      <w:marBottom w:val="0"/>
      <w:divBdr>
        <w:top w:val="none" w:sz="0" w:space="0" w:color="auto"/>
        <w:left w:val="none" w:sz="0" w:space="0" w:color="auto"/>
        <w:bottom w:val="none" w:sz="0" w:space="0" w:color="auto"/>
        <w:right w:val="none" w:sz="0" w:space="0" w:color="auto"/>
      </w:divBdr>
    </w:div>
    <w:div w:id="1599409007">
      <w:bodyDiv w:val="1"/>
      <w:marLeft w:val="0"/>
      <w:marRight w:val="0"/>
      <w:marTop w:val="0"/>
      <w:marBottom w:val="0"/>
      <w:divBdr>
        <w:top w:val="none" w:sz="0" w:space="0" w:color="auto"/>
        <w:left w:val="none" w:sz="0" w:space="0" w:color="auto"/>
        <w:bottom w:val="none" w:sz="0" w:space="0" w:color="auto"/>
        <w:right w:val="none" w:sz="0" w:space="0" w:color="auto"/>
      </w:divBdr>
    </w:div>
    <w:div w:id="1600288521">
      <w:bodyDiv w:val="1"/>
      <w:marLeft w:val="0"/>
      <w:marRight w:val="0"/>
      <w:marTop w:val="0"/>
      <w:marBottom w:val="0"/>
      <w:divBdr>
        <w:top w:val="none" w:sz="0" w:space="0" w:color="auto"/>
        <w:left w:val="none" w:sz="0" w:space="0" w:color="auto"/>
        <w:bottom w:val="none" w:sz="0" w:space="0" w:color="auto"/>
        <w:right w:val="none" w:sz="0" w:space="0" w:color="auto"/>
      </w:divBdr>
    </w:div>
    <w:div w:id="1600872117">
      <w:bodyDiv w:val="1"/>
      <w:marLeft w:val="0"/>
      <w:marRight w:val="0"/>
      <w:marTop w:val="0"/>
      <w:marBottom w:val="0"/>
      <w:divBdr>
        <w:top w:val="none" w:sz="0" w:space="0" w:color="auto"/>
        <w:left w:val="none" w:sz="0" w:space="0" w:color="auto"/>
        <w:bottom w:val="none" w:sz="0" w:space="0" w:color="auto"/>
        <w:right w:val="none" w:sz="0" w:space="0" w:color="auto"/>
      </w:divBdr>
    </w:div>
    <w:div w:id="1602299446">
      <w:bodyDiv w:val="1"/>
      <w:marLeft w:val="0"/>
      <w:marRight w:val="0"/>
      <w:marTop w:val="0"/>
      <w:marBottom w:val="0"/>
      <w:divBdr>
        <w:top w:val="none" w:sz="0" w:space="0" w:color="auto"/>
        <w:left w:val="none" w:sz="0" w:space="0" w:color="auto"/>
        <w:bottom w:val="none" w:sz="0" w:space="0" w:color="auto"/>
        <w:right w:val="none" w:sz="0" w:space="0" w:color="auto"/>
      </w:divBdr>
    </w:div>
    <w:div w:id="1602450090">
      <w:bodyDiv w:val="1"/>
      <w:marLeft w:val="0"/>
      <w:marRight w:val="0"/>
      <w:marTop w:val="0"/>
      <w:marBottom w:val="0"/>
      <w:divBdr>
        <w:top w:val="none" w:sz="0" w:space="0" w:color="auto"/>
        <w:left w:val="none" w:sz="0" w:space="0" w:color="auto"/>
        <w:bottom w:val="none" w:sz="0" w:space="0" w:color="auto"/>
        <w:right w:val="none" w:sz="0" w:space="0" w:color="auto"/>
      </w:divBdr>
    </w:div>
    <w:div w:id="1602837434">
      <w:bodyDiv w:val="1"/>
      <w:marLeft w:val="0"/>
      <w:marRight w:val="0"/>
      <w:marTop w:val="0"/>
      <w:marBottom w:val="0"/>
      <w:divBdr>
        <w:top w:val="none" w:sz="0" w:space="0" w:color="auto"/>
        <w:left w:val="none" w:sz="0" w:space="0" w:color="auto"/>
        <w:bottom w:val="none" w:sz="0" w:space="0" w:color="auto"/>
        <w:right w:val="none" w:sz="0" w:space="0" w:color="auto"/>
      </w:divBdr>
    </w:div>
    <w:div w:id="1603222047">
      <w:bodyDiv w:val="1"/>
      <w:marLeft w:val="0"/>
      <w:marRight w:val="0"/>
      <w:marTop w:val="0"/>
      <w:marBottom w:val="0"/>
      <w:divBdr>
        <w:top w:val="none" w:sz="0" w:space="0" w:color="auto"/>
        <w:left w:val="none" w:sz="0" w:space="0" w:color="auto"/>
        <w:bottom w:val="none" w:sz="0" w:space="0" w:color="auto"/>
        <w:right w:val="none" w:sz="0" w:space="0" w:color="auto"/>
      </w:divBdr>
    </w:div>
    <w:div w:id="1603299869">
      <w:bodyDiv w:val="1"/>
      <w:marLeft w:val="0"/>
      <w:marRight w:val="0"/>
      <w:marTop w:val="0"/>
      <w:marBottom w:val="0"/>
      <w:divBdr>
        <w:top w:val="none" w:sz="0" w:space="0" w:color="auto"/>
        <w:left w:val="none" w:sz="0" w:space="0" w:color="auto"/>
        <w:bottom w:val="none" w:sz="0" w:space="0" w:color="auto"/>
        <w:right w:val="none" w:sz="0" w:space="0" w:color="auto"/>
      </w:divBdr>
    </w:div>
    <w:div w:id="1604342706">
      <w:bodyDiv w:val="1"/>
      <w:marLeft w:val="0"/>
      <w:marRight w:val="0"/>
      <w:marTop w:val="0"/>
      <w:marBottom w:val="0"/>
      <w:divBdr>
        <w:top w:val="none" w:sz="0" w:space="0" w:color="auto"/>
        <w:left w:val="none" w:sz="0" w:space="0" w:color="auto"/>
        <w:bottom w:val="none" w:sz="0" w:space="0" w:color="auto"/>
        <w:right w:val="none" w:sz="0" w:space="0" w:color="auto"/>
      </w:divBdr>
    </w:div>
    <w:div w:id="1604727358">
      <w:bodyDiv w:val="1"/>
      <w:marLeft w:val="0"/>
      <w:marRight w:val="0"/>
      <w:marTop w:val="0"/>
      <w:marBottom w:val="0"/>
      <w:divBdr>
        <w:top w:val="none" w:sz="0" w:space="0" w:color="auto"/>
        <w:left w:val="none" w:sz="0" w:space="0" w:color="auto"/>
        <w:bottom w:val="none" w:sz="0" w:space="0" w:color="auto"/>
        <w:right w:val="none" w:sz="0" w:space="0" w:color="auto"/>
      </w:divBdr>
    </w:div>
    <w:div w:id="1604799601">
      <w:bodyDiv w:val="1"/>
      <w:marLeft w:val="0"/>
      <w:marRight w:val="0"/>
      <w:marTop w:val="0"/>
      <w:marBottom w:val="0"/>
      <w:divBdr>
        <w:top w:val="none" w:sz="0" w:space="0" w:color="auto"/>
        <w:left w:val="none" w:sz="0" w:space="0" w:color="auto"/>
        <w:bottom w:val="none" w:sz="0" w:space="0" w:color="auto"/>
        <w:right w:val="none" w:sz="0" w:space="0" w:color="auto"/>
      </w:divBdr>
    </w:div>
    <w:div w:id="1605649315">
      <w:bodyDiv w:val="1"/>
      <w:marLeft w:val="0"/>
      <w:marRight w:val="0"/>
      <w:marTop w:val="0"/>
      <w:marBottom w:val="0"/>
      <w:divBdr>
        <w:top w:val="none" w:sz="0" w:space="0" w:color="auto"/>
        <w:left w:val="none" w:sz="0" w:space="0" w:color="auto"/>
        <w:bottom w:val="none" w:sz="0" w:space="0" w:color="auto"/>
        <w:right w:val="none" w:sz="0" w:space="0" w:color="auto"/>
      </w:divBdr>
    </w:div>
    <w:div w:id="1605848019">
      <w:bodyDiv w:val="1"/>
      <w:marLeft w:val="0"/>
      <w:marRight w:val="0"/>
      <w:marTop w:val="0"/>
      <w:marBottom w:val="0"/>
      <w:divBdr>
        <w:top w:val="none" w:sz="0" w:space="0" w:color="auto"/>
        <w:left w:val="none" w:sz="0" w:space="0" w:color="auto"/>
        <w:bottom w:val="none" w:sz="0" w:space="0" w:color="auto"/>
        <w:right w:val="none" w:sz="0" w:space="0" w:color="auto"/>
      </w:divBdr>
    </w:div>
    <w:div w:id="1605964906">
      <w:bodyDiv w:val="1"/>
      <w:marLeft w:val="0"/>
      <w:marRight w:val="0"/>
      <w:marTop w:val="0"/>
      <w:marBottom w:val="0"/>
      <w:divBdr>
        <w:top w:val="none" w:sz="0" w:space="0" w:color="auto"/>
        <w:left w:val="none" w:sz="0" w:space="0" w:color="auto"/>
        <w:bottom w:val="none" w:sz="0" w:space="0" w:color="auto"/>
        <w:right w:val="none" w:sz="0" w:space="0" w:color="auto"/>
      </w:divBdr>
    </w:div>
    <w:div w:id="1606183878">
      <w:bodyDiv w:val="1"/>
      <w:marLeft w:val="0"/>
      <w:marRight w:val="0"/>
      <w:marTop w:val="0"/>
      <w:marBottom w:val="0"/>
      <w:divBdr>
        <w:top w:val="none" w:sz="0" w:space="0" w:color="auto"/>
        <w:left w:val="none" w:sz="0" w:space="0" w:color="auto"/>
        <w:bottom w:val="none" w:sz="0" w:space="0" w:color="auto"/>
        <w:right w:val="none" w:sz="0" w:space="0" w:color="auto"/>
      </w:divBdr>
    </w:div>
    <w:div w:id="1607152750">
      <w:bodyDiv w:val="1"/>
      <w:marLeft w:val="0"/>
      <w:marRight w:val="0"/>
      <w:marTop w:val="0"/>
      <w:marBottom w:val="0"/>
      <w:divBdr>
        <w:top w:val="none" w:sz="0" w:space="0" w:color="auto"/>
        <w:left w:val="none" w:sz="0" w:space="0" w:color="auto"/>
        <w:bottom w:val="none" w:sz="0" w:space="0" w:color="auto"/>
        <w:right w:val="none" w:sz="0" w:space="0" w:color="auto"/>
      </w:divBdr>
    </w:div>
    <w:div w:id="1607157139">
      <w:bodyDiv w:val="1"/>
      <w:marLeft w:val="0"/>
      <w:marRight w:val="0"/>
      <w:marTop w:val="0"/>
      <w:marBottom w:val="0"/>
      <w:divBdr>
        <w:top w:val="none" w:sz="0" w:space="0" w:color="auto"/>
        <w:left w:val="none" w:sz="0" w:space="0" w:color="auto"/>
        <w:bottom w:val="none" w:sz="0" w:space="0" w:color="auto"/>
        <w:right w:val="none" w:sz="0" w:space="0" w:color="auto"/>
      </w:divBdr>
    </w:div>
    <w:div w:id="1607545286">
      <w:bodyDiv w:val="1"/>
      <w:marLeft w:val="0"/>
      <w:marRight w:val="0"/>
      <w:marTop w:val="0"/>
      <w:marBottom w:val="0"/>
      <w:divBdr>
        <w:top w:val="none" w:sz="0" w:space="0" w:color="auto"/>
        <w:left w:val="none" w:sz="0" w:space="0" w:color="auto"/>
        <w:bottom w:val="none" w:sz="0" w:space="0" w:color="auto"/>
        <w:right w:val="none" w:sz="0" w:space="0" w:color="auto"/>
      </w:divBdr>
    </w:div>
    <w:div w:id="1607613794">
      <w:bodyDiv w:val="1"/>
      <w:marLeft w:val="0"/>
      <w:marRight w:val="0"/>
      <w:marTop w:val="0"/>
      <w:marBottom w:val="0"/>
      <w:divBdr>
        <w:top w:val="none" w:sz="0" w:space="0" w:color="auto"/>
        <w:left w:val="none" w:sz="0" w:space="0" w:color="auto"/>
        <w:bottom w:val="none" w:sz="0" w:space="0" w:color="auto"/>
        <w:right w:val="none" w:sz="0" w:space="0" w:color="auto"/>
      </w:divBdr>
    </w:div>
    <w:div w:id="1608276139">
      <w:bodyDiv w:val="1"/>
      <w:marLeft w:val="0"/>
      <w:marRight w:val="0"/>
      <w:marTop w:val="0"/>
      <w:marBottom w:val="0"/>
      <w:divBdr>
        <w:top w:val="none" w:sz="0" w:space="0" w:color="auto"/>
        <w:left w:val="none" w:sz="0" w:space="0" w:color="auto"/>
        <w:bottom w:val="none" w:sz="0" w:space="0" w:color="auto"/>
        <w:right w:val="none" w:sz="0" w:space="0" w:color="auto"/>
      </w:divBdr>
    </w:div>
    <w:div w:id="1608540102">
      <w:bodyDiv w:val="1"/>
      <w:marLeft w:val="0"/>
      <w:marRight w:val="0"/>
      <w:marTop w:val="0"/>
      <w:marBottom w:val="0"/>
      <w:divBdr>
        <w:top w:val="none" w:sz="0" w:space="0" w:color="auto"/>
        <w:left w:val="none" w:sz="0" w:space="0" w:color="auto"/>
        <w:bottom w:val="none" w:sz="0" w:space="0" w:color="auto"/>
        <w:right w:val="none" w:sz="0" w:space="0" w:color="auto"/>
      </w:divBdr>
    </w:div>
    <w:div w:id="1608583537">
      <w:bodyDiv w:val="1"/>
      <w:marLeft w:val="0"/>
      <w:marRight w:val="0"/>
      <w:marTop w:val="0"/>
      <w:marBottom w:val="0"/>
      <w:divBdr>
        <w:top w:val="none" w:sz="0" w:space="0" w:color="auto"/>
        <w:left w:val="none" w:sz="0" w:space="0" w:color="auto"/>
        <w:bottom w:val="none" w:sz="0" w:space="0" w:color="auto"/>
        <w:right w:val="none" w:sz="0" w:space="0" w:color="auto"/>
      </w:divBdr>
    </w:div>
    <w:div w:id="1609433573">
      <w:bodyDiv w:val="1"/>
      <w:marLeft w:val="0"/>
      <w:marRight w:val="0"/>
      <w:marTop w:val="0"/>
      <w:marBottom w:val="0"/>
      <w:divBdr>
        <w:top w:val="none" w:sz="0" w:space="0" w:color="auto"/>
        <w:left w:val="none" w:sz="0" w:space="0" w:color="auto"/>
        <w:bottom w:val="none" w:sz="0" w:space="0" w:color="auto"/>
        <w:right w:val="none" w:sz="0" w:space="0" w:color="auto"/>
      </w:divBdr>
    </w:div>
    <w:div w:id="1609463749">
      <w:bodyDiv w:val="1"/>
      <w:marLeft w:val="0"/>
      <w:marRight w:val="0"/>
      <w:marTop w:val="0"/>
      <w:marBottom w:val="0"/>
      <w:divBdr>
        <w:top w:val="none" w:sz="0" w:space="0" w:color="auto"/>
        <w:left w:val="none" w:sz="0" w:space="0" w:color="auto"/>
        <w:bottom w:val="none" w:sz="0" w:space="0" w:color="auto"/>
        <w:right w:val="none" w:sz="0" w:space="0" w:color="auto"/>
      </w:divBdr>
    </w:div>
    <w:div w:id="1609772352">
      <w:bodyDiv w:val="1"/>
      <w:marLeft w:val="0"/>
      <w:marRight w:val="0"/>
      <w:marTop w:val="0"/>
      <w:marBottom w:val="0"/>
      <w:divBdr>
        <w:top w:val="none" w:sz="0" w:space="0" w:color="auto"/>
        <w:left w:val="none" w:sz="0" w:space="0" w:color="auto"/>
        <w:bottom w:val="none" w:sz="0" w:space="0" w:color="auto"/>
        <w:right w:val="none" w:sz="0" w:space="0" w:color="auto"/>
      </w:divBdr>
    </w:div>
    <w:div w:id="1609966689">
      <w:bodyDiv w:val="1"/>
      <w:marLeft w:val="0"/>
      <w:marRight w:val="0"/>
      <w:marTop w:val="0"/>
      <w:marBottom w:val="0"/>
      <w:divBdr>
        <w:top w:val="none" w:sz="0" w:space="0" w:color="auto"/>
        <w:left w:val="none" w:sz="0" w:space="0" w:color="auto"/>
        <w:bottom w:val="none" w:sz="0" w:space="0" w:color="auto"/>
        <w:right w:val="none" w:sz="0" w:space="0" w:color="auto"/>
      </w:divBdr>
    </w:div>
    <w:div w:id="1609972538">
      <w:bodyDiv w:val="1"/>
      <w:marLeft w:val="0"/>
      <w:marRight w:val="0"/>
      <w:marTop w:val="0"/>
      <w:marBottom w:val="0"/>
      <w:divBdr>
        <w:top w:val="none" w:sz="0" w:space="0" w:color="auto"/>
        <w:left w:val="none" w:sz="0" w:space="0" w:color="auto"/>
        <w:bottom w:val="none" w:sz="0" w:space="0" w:color="auto"/>
        <w:right w:val="none" w:sz="0" w:space="0" w:color="auto"/>
      </w:divBdr>
    </w:div>
    <w:div w:id="1610308464">
      <w:bodyDiv w:val="1"/>
      <w:marLeft w:val="0"/>
      <w:marRight w:val="0"/>
      <w:marTop w:val="0"/>
      <w:marBottom w:val="0"/>
      <w:divBdr>
        <w:top w:val="none" w:sz="0" w:space="0" w:color="auto"/>
        <w:left w:val="none" w:sz="0" w:space="0" w:color="auto"/>
        <w:bottom w:val="none" w:sz="0" w:space="0" w:color="auto"/>
        <w:right w:val="none" w:sz="0" w:space="0" w:color="auto"/>
      </w:divBdr>
    </w:div>
    <w:div w:id="1610507610">
      <w:bodyDiv w:val="1"/>
      <w:marLeft w:val="0"/>
      <w:marRight w:val="0"/>
      <w:marTop w:val="0"/>
      <w:marBottom w:val="0"/>
      <w:divBdr>
        <w:top w:val="none" w:sz="0" w:space="0" w:color="auto"/>
        <w:left w:val="none" w:sz="0" w:space="0" w:color="auto"/>
        <w:bottom w:val="none" w:sz="0" w:space="0" w:color="auto"/>
        <w:right w:val="none" w:sz="0" w:space="0" w:color="auto"/>
      </w:divBdr>
    </w:div>
    <w:div w:id="1610896997">
      <w:bodyDiv w:val="1"/>
      <w:marLeft w:val="0"/>
      <w:marRight w:val="0"/>
      <w:marTop w:val="0"/>
      <w:marBottom w:val="0"/>
      <w:divBdr>
        <w:top w:val="none" w:sz="0" w:space="0" w:color="auto"/>
        <w:left w:val="none" w:sz="0" w:space="0" w:color="auto"/>
        <w:bottom w:val="none" w:sz="0" w:space="0" w:color="auto"/>
        <w:right w:val="none" w:sz="0" w:space="0" w:color="auto"/>
      </w:divBdr>
    </w:div>
    <w:div w:id="1611008187">
      <w:bodyDiv w:val="1"/>
      <w:marLeft w:val="0"/>
      <w:marRight w:val="0"/>
      <w:marTop w:val="0"/>
      <w:marBottom w:val="0"/>
      <w:divBdr>
        <w:top w:val="none" w:sz="0" w:space="0" w:color="auto"/>
        <w:left w:val="none" w:sz="0" w:space="0" w:color="auto"/>
        <w:bottom w:val="none" w:sz="0" w:space="0" w:color="auto"/>
        <w:right w:val="none" w:sz="0" w:space="0" w:color="auto"/>
      </w:divBdr>
    </w:div>
    <w:div w:id="1611550960">
      <w:bodyDiv w:val="1"/>
      <w:marLeft w:val="0"/>
      <w:marRight w:val="0"/>
      <w:marTop w:val="0"/>
      <w:marBottom w:val="0"/>
      <w:divBdr>
        <w:top w:val="none" w:sz="0" w:space="0" w:color="auto"/>
        <w:left w:val="none" w:sz="0" w:space="0" w:color="auto"/>
        <w:bottom w:val="none" w:sz="0" w:space="0" w:color="auto"/>
        <w:right w:val="none" w:sz="0" w:space="0" w:color="auto"/>
      </w:divBdr>
    </w:div>
    <w:div w:id="1612282178">
      <w:bodyDiv w:val="1"/>
      <w:marLeft w:val="0"/>
      <w:marRight w:val="0"/>
      <w:marTop w:val="0"/>
      <w:marBottom w:val="0"/>
      <w:divBdr>
        <w:top w:val="none" w:sz="0" w:space="0" w:color="auto"/>
        <w:left w:val="none" w:sz="0" w:space="0" w:color="auto"/>
        <w:bottom w:val="none" w:sz="0" w:space="0" w:color="auto"/>
        <w:right w:val="none" w:sz="0" w:space="0" w:color="auto"/>
      </w:divBdr>
    </w:div>
    <w:div w:id="1612396272">
      <w:bodyDiv w:val="1"/>
      <w:marLeft w:val="0"/>
      <w:marRight w:val="0"/>
      <w:marTop w:val="0"/>
      <w:marBottom w:val="0"/>
      <w:divBdr>
        <w:top w:val="none" w:sz="0" w:space="0" w:color="auto"/>
        <w:left w:val="none" w:sz="0" w:space="0" w:color="auto"/>
        <w:bottom w:val="none" w:sz="0" w:space="0" w:color="auto"/>
        <w:right w:val="none" w:sz="0" w:space="0" w:color="auto"/>
      </w:divBdr>
    </w:div>
    <w:div w:id="1612516003">
      <w:bodyDiv w:val="1"/>
      <w:marLeft w:val="0"/>
      <w:marRight w:val="0"/>
      <w:marTop w:val="0"/>
      <w:marBottom w:val="0"/>
      <w:divBdr>
        <w:top w:val="none" w:sz="0" w:space="0" w:color="auto"/>
        <w:left w:val="none" w:sz="0" w:space="0" w:color="auto"/>
        <w:bottom w:val="none" w:sz="0" w:space="0" w:color="auto"/>
        <w:right w:val="none" w:sz="0" w:space="0" w:color="auto"/>
      </w:divBdr>
    </w:div>
    <w:div w:id="1612711666">
      <w:bodyDiv w:val="1"/>
      <w:marLeft w:val="0"/>
      <w:marRight w:val="0"/>
      <w:marTop w:val="0"/>
      <w:marBottom w:val="0"/>
      <w:divBdr>
        <w:top w:val="none" w:sz="0" w:space="0" w:color="auto"/>
        <w:left w:val="none" w:sz="0" w:space="0" w:color="auto"/>
        <w:bottom w:val="none" w:sz="0" w:space="0" w:color="auto"/>
        <w:right w:val="none" w:sz="0" w:space="0" w:color="auto"/>
      </w:divBdr>
    </w:div>
    <w:div w:id="1612859489">
      <w:bodyDiv w:val="1"/>
      <w:marLeft w:val="0"/>
      <w:marRight w:val="0"/>
      <w:marTop w:val="0"/>
      <w:marBottom w:val="0"/>
      <w:divBdr>
        <w:top w:val="none" w:sz="0" w:space="0" w:color="auto"/>
        <w:left w:val="none" w:sz="0" w:space="0" w:color="auto"/>
        <w:bottom w:val="none" w:sz="0" w:space="0" w:color="auto"/>
        <w:right w:val="none" w:sz="0" w:space="0" w:color="auto"/>
      </w:divBdr>
    </w:div>
    <w:div w:id="1614552858">
      <w:bodyDiv w:val="1"/>
      <w:marLeft w:val="0"/>
      <w:marRight w:val="0"/>
      <w:marTop w:val="0"/>
      <w:marBottom w:val="0"/>
      <w:divBdr>
        <w:top w:val="none" w:sz="0" w:space="0" w:color="auto"/>
        <w:left w:val="none" w:sz="0" w:space="0" w:color="auto"/>
        <w:bottom w:val="none" w:sz="0" w:space="0" w:color="auto"/>
        <w:right w:val="none" w:sz="0" w:space="0" w:color="auto"/>
      </w:divBdr>
    </w:div>
    <w:div w:id="1614752532">
      <w:bodyDiv w:val="1"/>
      <w:marLeft w:val="0"/>
      <w:marRight w:val="0"/>
      <w:marTop w:val="0"/>
      <w:marBottom w:val="0"/>
      <w:divBdr>
        <w:top w:val="none" w:sz="0" w:space="0" w:color="auto"/>
        <w:left w:val="none" w:sz="0" w:space="0" w:color="auto"/>
        <w:bottom w:val="none" w:sz="0" w:space="0" w:color="auto"/>
        <w:right w:val="none" w:sz="0" w:space="0" w:color="auto"/>
      </w:divBdr>
    </w:div>
    <w:div w:id="1615987249">
      <w:bodyDiv w:val="1"/>
      <w:marLeft w:val="0"/>
      <w:marRight w:val="0"/>
      <w:marTop w:val="0"/>
      <w:marBottom w:val="0"/>
      <w:divBdr>
        <w:top w:val="none" w:sz="0" w:space="0" w:color="auto"/>
        <w:left w:val="none" w:sz="0" w:space="0" w:color="auto"/>
        <w:bottom w:val="none" w:sz="0" w:space="0" w:color="auto"/>
        <w:right w:val="none" w:sz="0" w:space="0" w:color="auto"/>
      </w:divBdr>
    </w:div>
    <w:div w:id="1616865107">
      <w:bodyDiv w:val="1"/>
      <w:marLeft w:val="0"/>
      <w:marRight w:val="0"/>
      <w:marTop w:val="0"/>
      <w:marBottom w:val="0"/>
      <w:divBdr>
        <w:top w:val="none" w:sz="0" w:space="0" w:color="auto"/>
        <w:left w:val="none" w:sz="0" w:space="0" w:color="auto"/>
        <w:bottom w:val="none" w:sz="0" w:space="0" w:color="auto"/>
        <w:right w:val="none" w:sz="0" w:space="0" w:color="auto"/>
      </w:divBdr>
    </w:div>
    <w:div w:id="1616865587">
      <w:bodyDiv w:val="1"/>
      <w:marLeft w:val="0"/>
      <w:marRight w:val="0"/>
      <w:marTop w:val="0"/>
      <w:marBottom w:val="0"/>
      <w:divBdr>
        <w:top w:val="none" w:sz="0" w:space="0" w:color="auto"/>
        <w:left w:val="none" w:sz="0" w:space="0" w:color="auto"/>
        <w:bottom w:val="none" w:sz="0" w:space="0" w:color="auto"/>
        <w:right w:val="none" w:sz="0" w:space="0" w:color="auto"/>
      </w:divBdr>
    </w:div>
    <w:div w:id="1617133234">
      <w:bodyDiv w:val="1"/>
      <w:marLeft w:val="0"/>
      <w:marRight w:val="0"/>
      <w:marTop w:val="0"/>
      <w:marBottom w:val="0"/>
      <w:divBdr>
        <w:top w:val="none" w:sz="0" w:space="0" w:color="auto"/>
        <w:left w:val="none" w:sz="0" w:space="0" w:color="auto"/>
        <w:bottom w:val="none" w:sz="0" w:space="0" w:color="auto"/>
        <w:right w:val="none" w:sz="0" w:space="0" w:color="auto"/>
      </w:divBdr>
    </w:div>
    <w:div w:id="1619332605">
      <w:bodyDiv w:val="1"/>
      <w:marLeft w:val="0"/>
      <w:marRight w:val="0"/>
      <w:marTop w:val="0"/>
      <w:marBottom w:val="0"/>
      <w:divBdr>
        <w:top w:val="none" w:sz="0" w:space="0" w:color="auto"/>
        <w:left w:val="none" w:sz="0" w:space="0" w:color="auto"/>
        <w:bottom w:val="none" w:sz="0" w:space="0" w:color="auto"/>
        <w:right w:val="none" w:sz="0" w:space="0" w:color="auto"/>
      </w:divBdr>
    </w:div>
    <w:div w:id="1620643358">
      <w:bodyDiv w:val="1"/>
      <w:marLeft w:val="0"/>
      <w:marRight w:val="0"/>
      <w:marTop w:val="0"/>
      <w:marBottom w:val="0"/>
      <w:divBdr>
        <w:top w:val="none" w:sz="0" w:space="0" w:color="auto"/>
        <w:left w:val="none" w:sz="0" w:space="0" w:color="auto"/>
        <w:bottom w:val="none" w:sz="0" w:space="0" w:color="auto"/>
        <w:right w:val="none" w:sz="0" w:space="0" w:color="auto"/>
      </w:divBdr>
    </w:div>
    <w:div w:id="1620799726">
      <w:bodyDiv w:val="1"/>
      <w:marLeft w:val="0"/>
      <w:marRight w:val="0"/>
      <w:marTop w:val="0"/>
      <w:marBottom w:val="0"/>
      <w:divBdr>
        <w:top w:val="none" w:sz="0" w:space="0" w:color="auto"/>
        <w:left w:val="none" w:sz="0" w:space="0" w:color="auto"/>
        <w:bottom w:val="none" w:sz="0" w:space="0" w:color="auto"/>
        <w:right w:val="none" w:sz="0" w:space="0" w:color="auto"/>
      </w:divBdr>
    </w:div>
    <w:div w:id="1620917949">
      <w:bodyDiv w:val="1"/>
      <w:marLeft w:val="0"/>
      <w:marRight w:val="0"/>
      <w:marTop w:val="0"/>
      <w:marBottom w:val="0"/>
      <w:divBdr>
        <w:top w:val="none" w:sz="0" w:space="0" w:color="auto"/>
        <w:left w:val="none" w:sz="0" w:space="0" w:color="auto"/>
        <w:bottom w:val="none" w:sz="0" w:space="0" w:color="auto"/>
        <w:right w:val="none" w:sz="0" w:space="0" w:color="auto"/>
      </w:divBdr>
    </w:div>
    <w:div w:id="1621257431">
      <w:bodyDiv w:val="1"/>
      <w:marLeft w:val="0"/>
      <w:marRight w:val="0"/>
      <w:marTop w:val="0"/>
      <w:marBottom w:val="0"/>
      <w:divBdr>
        <w:top w:val="none" w:sz="0" w:space="0" w:color="auto"/>
        <w:left w:val="none" w:sz="0" w:space="0" w:color="auto"/>
        <w:bottom w:val="none" w:sz="0" w:space="0" w:color="auto"/>
        <w:right w:val="none" w:sz="0" w:space="0" w:color="auto"/>
      </w:divBdr>
    </w:div>
    <w:div w:id="1621650266">
      <w:bodyDiv w:val="1"/>
      <w:marLeft w:val="0"/>
      <w:marRight w:val="0"/>
      <w:marTop w:val="0"/>
      <w:marBottom w:val="0"/>
      <w:divBdr>
        <w:top w:val="none" w:sz="0" w:space="0" w:color="auto"/>
        <w:left w:val="none" w:sz="0" w:space="0" w:color="auto"/>
        <w:bottom w:val="none" w:sz="0" w:space="0" w:color="auto"/>
        <w:right w:val="none" w:sz="0" w:space="0" w:color="auto"/>
      </w:divBdr>
    </w:div>
    <w:div w:id="1622540703">
      <w:bodyDiv w:val="1"/>
      <w:marLeft w:val="0"/>
      <w:marRight w:val="0"/>
      <w:marTop w:val="0"/>
      <w:marBottom w:val="0"/>
      <w:divBdr>
        <w:top w:val="none" w:sz="0" w:space="0" w:color="auto"/>
        <w:left w:val="none" w:sz="0" w:space="0" w:color="auto"/>
        <w:bottom w:val="none" w:sz="0" w:space="0" w:color="auto"/>
        <w:right w:val="none" w:sz="0" w:space="0" w:color="auto"/>
      </w:divBdr>
    </w:div>
    <w:div w:id="1622689912">
      <w:bodyDiv w:val="1"/>
      <w:marLeft w:val="0"/>
      <w:marRight w:val="0"/>
      <w:marTop w:val="0"/>
      <w:marBottom w:val="0"/>
      <w:divBdr>
        <w:top w:val="none" w:sz="0" w:space="0" w:color="auto"/>
        <w:left w:val="none" w:sz="0" w:space="0" w:color="auto"/>
        <w:bottom w:val="none" w:sz="0" w:space="0" w:color="auto"/>
        <w:right w:val="none" w:sz="0" w:space="0" w:color="auto"/>
      </w:divBdr>
    </w:div>
    <w:div w:id="1622882672">
      <w:bodyDiv w:val="1"/>
      <w:marLeft w:val="0"/>
      <w:marRight w:val="0"/>
      <w:marTop w:val="0"/>
      <w:marBottom w:val="0"/>
      <w:divBdr>
        <w:top w:val="none" w:sz="0" w:space="0" w:color="auto"/>
        <w:left w:val="none" w:sz="0" w:space="0" w:color="auto"/>
        <w:bottom w:val="none" w:sz="0" w:space="0" w:color="auto"/>
        <w:right w:val="none" w:sz="0" w:space="0" w:color="auto"/>
      </w:divBdr>
    </w:div>
    <w:div w:id="1624459019">
      <w:bodyDiv w:val="1"/>
      <w:marLeft w:val="0"/>
      <w:marRight w:val="0"/>
      <w:marTop w:val="0"/>
      <w:marBottom w:val="0"/>
      <w:divBdr>
        <w:top w:val="none" w:sz="0" w:space="0" w:color="auto"/>
        <w:left w:val="none" w:sz="0" w:space="0" w:color="auto"/>
        <w:bottom w:val="none" w:sz="0" w:space="0" w:color="auto"/>
        <w:right w:val="none" w:sz="0" w:space="0" w:color="auto"/>
      </w:divBdr>
    </w:div>
    <w:div w:id="1625387031">
      <w:bodyDiv w:val="1"/>
      <w:marLeft w:val="0"/>
      <w:marRight w:val="0"/>
      <w:marTop w:val="0"/>
      <w:marBottom w:val="0"/>
      <w:divBdr>
        <w:top w:val="none" w:sz="0" w:space="0" w:color="auto"/>
        <w:left w:val="none" w:sz="0" w:space="0" w:color="auto"/>
        <w:bottom w:val="none" w:sz="0" w:space="0" w:color="auto"/>
        <w:right w:val="none" w:sz="0" w:space="0" w:color="auto"/>
      </w:divBdr>
    </w:div>
    <w:div w:id="1625580908">
      <w:bodyDiv w:val="1"/>
      <w:marLeft w:val="0"/>
      <w:marRight w:val="0"/>
      <w:marTop w:val="0"/>
      <w:marBottom w:val="0"/>
      <w:divBdr>
        <w:top w:val="none" w:sz="0" w:space="0" w:color="auto"/>
        <w:left w:val="none" w:sz="0" w:space="0" w:color="auto"/>
        <w:bottom w:val="none" w:sz="0" w:space="0" w:color="auto"/>
        <w:right w:val="none" w:sz="0" w:space="0" w:color="auto"/>
      </w:divBdr>
    </w:div>
    <w:div w:id="1626236763">
      <w:bodyDiv w:val="1"/>
      <w:marLeft w:val="0"/>
      <w:marRight w:val="0"/>
      <w:marTop w:val="0"/>
      <w:marBottom w:val="0"/>
      <w:divBdr>
        <w:top w:val="none" w:sz="0" w:space="0" w:color="auto"/>
        <w:left w:val="none" w:sz="0" w:space="0" w:color="auto"/>
        <w:bottom w:val="none" w:sz="0" w:space="0" w:color="auto"/>
        <w:right w:val="none" w:sz="0" w:space="0" w:color="auto"/>
      </w:divBdr>
    </w:div>
    <w:div w:id="1626352029">
      <w:bodyDiv w:val="1"/>
      <w:marLeft w:val="0"/>
      <w:marRight w:val="0"/>
      <w:marTop w:val="0"/>
      <w:marBottom w:val="0"/>
      <w:divBdr>
        <w:top w:val="none" w:sz="0" w:space="0" w:color="auto"/>
        <w:left w:val="none" w:sz="0" w:space="0" w:color="auto"/>
        <w:bottom w:val="none" w:sz="0" w:space="0" w:color="auto"/>
        <w:right w:val="none" w:sz="0" w:space="0" w:color="auto"/>
      </w:divBdr>
    </w:div>
    <w:div w:id="1626539307">
      <w:bodyDiv w:val="1"/>
      <w:marLeft w:val="0"/>
      <w:marRight w:val="0"/>
      <w:marTop w:val="0"/>
      <w:marBottom w:val="0"/>
      <w:divBdr>
        <w:top w:val="none" w:sz="0" w:space="0" w:color="auto"/>
        <w:left w:val="none" w:sz="0" w:space="0" w:color="auto"/>
        <w:bottom w:val="none" w:sz="0" w:space="0" w:color="auto"/>
        <w:right w:val="none" w:sz="0" w:space="0" w:color="auto"/>
      </w:divBdr>
    </w:div>
    <w:div w:id="1626616320">
      <w:bodyDiv w:val="1"/>
      <w:marLeft w:val="0"/>
      <w:marRight w:val="0"/>
      <w:marTop w:val="0"/>
      <w:marBottom w:val="0"/>
      <w:divBdr>
        <w:top w:val="none" w:sz="0" w:space="0" w:color="auto"/>
        <w:left w:val="none" w:sz="0" w:space="0" w:color="auto"/>
        <w:bottom w:val="none" w:sz="0" w:space="0" w:color="auto"/>
        <w:right w:val="none" w:sz="0" w:space="0" w:color="auto"/>
      </w:divBdr>
    </w:div>
    <w:div w:id="1627151645">
      <w:bodyDiv w:val="1"/>
      <w:marLeft w:val="0"/>
      <w:marRight w:val="0"/>
      <w:marTop w:val="0"/>
      <w:marBottom w:val="0"/>
      <w:divBdr>
        <w:top w:val="none" w:sz="0" w:space="0" w:color="auto"/>
        <w:left w:val="none" w:sz="0" w:space="0" w:color="auto"/>
        <w:bottom w:val="none" w:sz="0" w:space="0" w:color="auto"/>
        <w:right w:val="none" w:sz="0" w:space="0" w:color="auto"/>
      </w:divBdr>
    </w:div>
    <w:div w:id="1627390704">
      <w:bodyDiv w:val="1"/>
      <w:marLeft w:val="0"/>
      <w:marRight w:val="0"/>
      <w:marTop w:val="0"/>
      <w:marBottom w:val="0"/>
      <w:divBdr>
        <w:top w:val="none" w:sz="0" w:space="0" w:color="auto"/>
        <w:left w:val="none" w:sz="0" w:space="0" w:color="auto"/>
        <w:bottom w:val="none" w:sz="0" w:space="0" w:color="auto"/>
        <w:right w:val="none" w:sz="0" w:space="0" w:color="auto"/>
      </w:divBdr>
    </w:div>
    <w:div w:id="1627394792">
      <w:bodyDiv w:val="1"/>
      <w:marLeft w:val="0"/>
      <w:marRight w:val="0"/>
      <w:marTop w:val="0"/>
      <w:marBottom w:val="0"/>
      <w:divBdr>
        <w:top w:val="none" w:sz="0" w:space="0" w:color="auto"/>
        <w:left w:val="none" w:sz="0" w:space="0" w:color="auto"/>
        <w:bottom w:val="none" w:sz="0" w:space="0" w:color="auto"/>
        <w:right w:val="none" w:sz="0" w:space="0" w:color="auto"/>
      </w:divBdr>
    </w:div>
    <w:div w:id="1627736916">
      <w:bodyDiv w:val="1"/>
      <w:marLeft w:val="0"/>
      <w:marRight w:val="0"/>
      <w:marTop w:val="0"/>
      <w:marBottom w:val="0"/>
      <w:divBdr>
        <w:top w:val="none" w:sz="0" w:space="0" w:color="auto"/>
        <w:left w:val="none" w:sz="0" w:space="0" w:color="auto"/>
        <w:bottom w:val="none" w:sz="0" w:space="0" w:color="auto"/>
        <w:right w:val="none" w:sz="0" w:space="0" w:color="auto"/>
      </w:divBdr>
    </w:div>
    <w:div w:id="1628052074">
      <w:bodyDiv w:val="1"/>
      <w:marLeft w:val="0"/>
      <w:marRight w:val="0"/>
      <w:marTop w:val="0"/>
      <w:marBottom w:val="0"/>
      <w:divBdr>
        <w:top w:val="none" w:sz="0" w:space="0" w:color="auto"/>
        <w:left w:val="none" w:sz="0" w:space="0" w:color="auto"/>
        <w:bottom w:val="none" w:sz="0" w:space="0" w:color="auto"/>
        <w:right w:val="none" w:sz="0" w:space="0" w:color="auto"/>
      </w:divBdr>
    </w:div>
    <w:div w:id="1628122510">
      <w:bodyDiv w:val="1"/>
      <w:marLeft w:val="0"/>
      <w:marRight w:val="0"/>
      <w:marTop w:val="0"/>
      <w:marBottom w:val="0"/>
      <w:divBdr>
        <w:top w:val="none" w:sz="0" w:space="0" w:color="auto"/>
        <w:left w:val="none" w:sz="0" w:space="0" w:color="auto"/>
        <w:bottom w:val="none" w:sz="0" w:space="0" w:color="auto"/>
        <w:right w:val="none" w:sz="0" w:space="0" w:color="auto"/>
      </w:divBdr>
    </w:div>
    <w:div w:id="1628311420">
      <w:bodyDiv w:val="1"/>
      <w:marLeft w:val="0"/>
      <w:marRight w:val="0"/>
      <w:marTop w:val="0"/>
      <w:marBottom w:val="0"/>
      <w:divBdr>
        <w:top w:val="none" w:sz="0" w:space="0" w:color="auto"/>
        <w:left w:val="none" w:sz="0" w:space="0" w:color="auto"/>
        <w:bottom w:val="none" w:sz="0" w:space="0" w:color="auto"/>
        <w:right w:val="none" w:sz="0" w:space="0" w:color="auto"/>
      </w:divBdr>
    </w:div>
    <w:div w:id="1628583357">
      <w:bodyDiv w:val="1"/>
      <w:marLeft w:val="0"/>
      <w:marRight w:val="0"/>
      <w:marTop w:val="0"/>
      <w:marBottom w:val="0"/>
      <w:divBdr>
        <w:top w:val="none" w:sz="0" w:space="0" w:color="auto"/>
        <w:left w:val="none" w:sz="0" w:space="0" w:color="auto"/>
        <w:bottom w:val="none" w:sz="0" w:space="0" w:color="auto"/>
        <w:right w:val="none" w:sz="0" w:space="0" w:color="auto"/>
      </w:divBdr>
    </w:div>
    <w:div w:id="1628974891">
      <w:bodyDiv w:val="1"/>
      <w:marLeft w:val="0"/>
      <w:marRight w:val="0"/>
      <w:marTop w:val="0"/>
      <w:marBottom w:val="0"/>
      <w:divBdr>
        <w:top w:val="none" w:sz="0" w:space="0" w:color="auto"/>
        <w:left w:val="none" w:sz="0" w:space="0" w:color="auto"/>
        <w:bottom w:val="none" w:sz="0" w:space="0" w:color="auto"/>
        <w:right w:val="none" w:sz="0" w:space="0" w:color="auto"/>
      </w:divBdr>
    </w:div>
    <w:div w:id="1630012606">
      <w:bodyDiv w:val="1"/>
      <w:marLeft w:val="0"/>
      <w:marRight w:val="0"/>
      <w:marTop w:val="0"/>
      <w:marBottom w:val="0"/>
      <w:divBdr>
        <w:top w:val="none" w:sz="0" w:space="0" w:color="auto"/>
        <w:left w:val="none" w:sz="0" w:space="0" w:color="auto"/>
        <w:bottom w:val="none" w:sz="0" w:space="0" w:color="auto"/>
        <w:right w:val="none" w:sz="0" w:space="0" w:color="auto"/>
      </w:divBdr>
    </w:div>
    <w:div w:id="1630479017">
      <w:bodyDiv w:val="1"/>
      <w:marLeft w:val="0"/>
      <w:marRight w:val="0"/>
      <w:marTop w:val="0"/>
      <w:marBottom w:val="0"/>
      <w:divBdr>
        <w:top w:val="none" w:sz="0" w:space="0" w:color="auto"/>
        <w:left w:val="none" w:sz="0" w:space="0" w:color="auto"/>
        <w:bottom w:val="none" w:sz="0" w:space="0" w:color="auto"/>
        <w:right w:val="none" w:sz="0" w:space="0" w:color="auto"/>
      </w:divBdr>
      <w:divsChild>
        <w:div w:id="401103068">
          <w:marLeft w:val="0"/>
          <w:marRight w:val="0"/>
          <w:marTop w:val="0"/>
          <w:marBottom w:val="0"/>
          <w:divBdr>
            <w:top w:val="none" w:sz="0" w:space="0" w:color="auto"/>
            <w:left w:val="none" w:sz="0" w:space="0" w:color="auto"/>
            <w:bottom w:val="none" w:sz="0" w:space="0" w:color="auto"/>
            <w:right w:val="none" w:sz="0" w:space="0" w:color="auto"/>
          </w:divBdr>
        </w:div>
        <w:div w:id="226456332">
          <w:marLeft w:val="0"/>
          <w:marRight w:val="0"/>
          <w:marTop w:val="0"/>
          <w:marBottom w:val="0"/>
          <w:divBdr>
            <w:top w:val="none" w:sz="0" w:space="0" w:color="auto"/>
            <w:left w:val="none" w:sz="0" w:space="0" w:color="auto"/>
            <w:bottom w:val="none" w:sz="0" w:space="0" w:color="auto"/>
            <w:right w:val="none" w:sz="0" w:space="0" w:color="auto"/>
          </w:divBdr>
        </w:div>
        <w:div w:id="757019162">
          <w:marLeft w:val="0"/>
          <w:marRight w:val="0"/>
          <w:marTop w:val="0"/>
          <w:marBottom w:val="0"/>
          <w:divBdr>
            <w:top w:val="none" w:sz="0" w:space="0" w:color="auto"/>
            <w:left w:val="none" w:sz="0" w:space="0" w:color="auto"/>
            <w:bottom w:val="none" w:sz="0" w:space="0" w:color="auto"/>
            <w:right w:val="none" w:sz="0" w:space="0" w:color="auto"/>
          </w:divBdr>
        </w:div>
        <w:div w:id="842670149">
          <w:marLeft w:val="0"/>
          <w:marRight w:val="0"/>
          <w:marTop w:val="0"/>
          <w:marBottom w:val="0"/>
          <w:divBdr>
            <w:top w:val="none" w:sz="0" w:space="0" w:color="auto"/>
            <w:left w:val="none" w:sz="0" w:space="0" w:color="auto"/>
            <w:bottom w:val="none" w:sz="0" w:space="0" w:color="auto"/>
            <w:right w:val="none" w:sz="0" w:space="0" w:color="auto"/>
          </w:divBdr>
        </w:div>
        <w:div w:id="44528013">
          <w:marLeft w:val="0"/>
          <w:marRight w:val="0"/>
          <w:marTop w:val="0"/>
          <w:marBottom w:val="0"/>
          <w:divBdr>
            <w:top w:val="none" w:sz="0" w:space="0" w:color="auto"/>
            <w:left w:val="none" w:sz="0" w:space="0" w:color="auto"/>
            <w:bottom w:val="none" w:sz="0" w:space="0" w:color="auto"/>
            <w:right w:val="none" w:sz="0" w:space="0" w:color="auto"/>
          </w:divBdr>
        </w:div>
        <w:div w:id="1371568555">
          <w:marLeft w:val="0"/>
          <w:marRight w:val="0"/>
          <w:marTop w:val="0"/>
          <w:marBottom w:val="0"/>
          <w:divBdr>
            <w:top w:val="none" w:sz="0" w:space="0" w:color="auto"/>
            <w:left w:val="none" w:sz="0" w:space="0" w:color="auto"/>
            <w:bottom w:val="none" w:sz="0" w:space="0" w:color="auto"/>
            <w:right w:val="none" w:sz="0" w:space="0" w:color="auto"/>
          </w:divBdr>
        </w:div>
        <w:div w:id="1094278245">
          <w:marLeft w:val="0"/>
          <w:marRight w:val="0"/>
          <w:marTop w:val="0"/>
          <w:marBottom w:val="0"/>
          <w:divBdr>
            <w:top w:val="none" w:sz="0" w:space="0" w:color="auto"/>
            <w:left w:val="none" w:sz="0" w:space="0" w:color="auto"/>
            <w:bottom w:val="none" w:sz="0" w:space="0" w:color="auto"/>
            <w:right w:val="none" w:sz="0" w:space="0" w:color="auto"/>
          </w:divBdr>
        </w:div>
        <w:div w:id="613365121">
          <w:marLeft w:val="0"/>
          <w:marRight w:val="0"/>
          <w:marTop w:val="0"/>
          <w:marBottom w:val="0"/>
          <w:divBdr>
            <w:top w:val="none" w:sz="0" w:space="0" w:color="auto"/>
            <w:left w:val="none" w:sz="0" w:space="0" w:color="auto"/>
            <w:bottom w:val="none" w:sz="0" w:space="0" w:color="auto"/>
            <w:right w:val="none" w:sz="0" w:space="0" w:color="auto"/>
          </w:divBdr>
        </w:div>
        <w:div w:id="840699851">
          <w:marLeft w:val="0"/>
          <w:marRight w:val="0"/>
          <w:marTop w:val="0"/>
          <w:marBottom w:val="0"/>
          <w:divBdr>
            <w:top w:val="none" w:sz="0" w:space="0" w:color="auto"/>
            <w:left w:val="none" w:sz="0" w:space="0" w:color="auto"/>
            <w:bottom w:val="none" w:sz="0" w:space="0" w:color="auto"/>
            <w:right w:val="none" w:sz="0" w:space="0" w:color="auto"/>
          </w:divBdr>
        </w:div>
        <w:div w:id="1546484849">
          <w:marLeft w:val="0"/>
          <w:marRight w:val="0"/>
          <w:marTop w:val="0"/>
          <w:marBottom w:val="0"/>
          <w:divBdr>
            <w:top w:val="none" w:sz="0" w:space="0" w:color="auto"/>
            <w:left w:val="none" w:sz="0" w:space="0" w:color="auto"/>
            <w:bottom w:val="none" w:sz="0" w:space="0" w:color="auto"/>
            <w:right w:val="none" w:sz="0" w:space="0" w:color="auto"/>
          </w:divBdr>
        </w:div>
        <w:div w:id="360472597">
          <w:marLeft w:val="0"/>
          <w:marRight w:val="0"/>
          <w:marTop w:val="0"/>
          <w:marBottom w:val="0"/>
          <w:divBdr>
            <w:top w:val="none" w:sz="0" w:space="0" w:color="auto"/>
            <w:left w:val="none" w:sz="0" w:space="0" w:color="auto"/>
            <w:bottom w:val="none" w:sz="0" w:space="0" w:color="auto"/>
            <w:right w:val="none" w:sz="0" w:space="0" w:color="auto"/>
          </w:divBdr>
        </w:div>
        <w:div w:id="561722159">
          <w:marLeft w:val="0"/>
          <w:marRight w:val="0"/>
          <w:marTop w:val="0"/>
          <w:marBottom w:val="0"/>
          <w:divBdr>
            <w:top w:val="none" w:sz="0" w:space="0" w:color="auto"/>
            <w:left w:val="none" w:sz="0" w:space="0" w:color="auto"/>
            <w:bottom w:val="none" w:sz="0" w:space="0" w:color="auto"/>
            <w:right w:val="none" w:sz="0" w:space="0" w:color="auto"/>
          </w:divBdr>
        </w:div>
        <w:div w:id="698509866">
          <w:marLeft w:val="0"/>
          <w:marRight w:val="0"/>
          <w:marTop w:val="0"/>
          <w:marBottom w:val="0"/>
          <w:divBdr>
            <w:top w:val="none" w:sz="0" w:space="0" w:color="auto"/>
            <w:left w:val="none" w:sz="0" w:space="0" w:color="auto"/>
            <w:bottom w:val="none" w:sz="0" w:space="0" w:color="auto"/>
            <w:right w:val="none" w:sz="0" w:space="0" w:color="auto"/>
          </w:divBdr>
        </w:div>
        <w:div w:id="1712146449">
          <w:marLeft w:val="0"/>
          <w:marRight w:val="0"/>
          <w:marTop w:val="0"/>
          <w:marBottom w:val="0"/>
          <w:divBdr>
            <w:top w:val="none" w:sz="0" w:space="0" w:color="auto"/>
            <w:left w:val="none" w:sz="0" w:space="0" w:color="auto"/>
            <w:bottom w:val="none" w:sz="0" w:space="0" w:color="auto"/>
            <w:right w:val="none" w:sz="0" w:space="0" w:color="auto"/>
          </w:divBdr>
        </w:div>
        <w:div w:id="1245728468">
          <w:marLeft w:val="0"/>
          <w:marRight w:val="0"/>
          <w:marTop w:val="0"/>
          <w:marBottom w:val="0"/>
          <w:divBdr>
            <w:top w:val="none" w:sz="0" w:space="0" w:color="auto"/>
            <w:left w:val="none" w:sz="0" w:space="0" w:color="auto"/>
            <w:bottom w:val="none" w:sz="0" w:space="0" w:color="auto"/>
            <w:right w:val="none" w:sz="0" w:space="0" w:color="auto"/>
          </w:divBdr>
        </w:div>
        <w:div w:id="1082529839">
          <w:marLeft w:val="0"/>
          <w:marRight w:val="0"/>
          <w:marTop w:val="0"/>
          <w:marBottom w:val="0"/>
          <w:divBdr>
            <w:top w:val="none" w:sz="0" w:space="0" w:color="auto"/>
            <w:left w:val="none" w:sz="0" w:space="0" w:color="auto"/>
            <w:bottom w:val="none" w:sz="0" w:space="0" w:color="auto"/>
            <w:right w:val="none" w:sz="0" w:space="0" w:color="auto"/>
          </w:divBdr>
        </w:div>
        <w:div w:id="1211267206">
          <w:marLeft w:val="0"/>
          <w:marRight w:val="0"/>
          <w:marTop w:val="0"/>
          <w:marBottom w:val="0"/>
          <w:divBdr>
            <w:top w:val="none" w:sz="0" w:space="0" w:color="auto"/>
            <w:left w:val="none" w:sz="0" w:space="0" w:color="auto"/>
            <w:bottom w:val="none" w:sz="0" w:space="0" w:color="auto"/>
            <w:right w:val="none" w:sz="0" w:space="0" w:color="auto"/>
          </w:divBdr>
        </w:div>
        <w:div w:id="1677802174">
          <w:marLeft w:val="0"/>
          <w:marRight w:val="0"/>
          <w:marTop w:val="0"/>
          <w:marBottom w:val="0"/>
          <w:divBdr>
            <w:top w:val="none" w:sz="0" w:space="0" w:color="auto"/>
            <w:left w:val="none" w:sz="0" w:space="0" w:color="auto"/>
            <w:bottom w:val="none" w:sz="0" w:space="0" w:color="auto"/>
            <w:right w:val="none" w:sz="0" w:space="0" w:color="auto"/>
          </w:divBdr>
        </w:div>
        <w:div w:id="513229328">
          <w:marLeft w:val="0"/>
          <w:marRight w:val="0"/>
          <w:marTop w:val="0"/>
          <w:marBottom w:val="0"/>
          <w:divBdr>
            <w:top w:val="none" w:sz="0" w:space="0" w:color="auto"/>
            <w:left w:val="none" w:sz="0" w:space="0" w:color="auto"/>
            <w:bottom w:val="none" w:sz="0" w:space="0" w:color="auto"/>
            <w:right w:val="none" w:sz="0" w:space="0" w:color="auto"/>
          </w:divBdr>
        </w:div>
        <w:div w:id="105664843">
          <w:marLeft w:val="0"/>
          <w:marRight w:val="0"/>
          <w:marTop w:val="0"/>
          <w:marBottom w:val="0"/>
          <w:divBdr>
            <w:top w:val="none" w:sz="0" w:space="0" w:color="auto"/>
            <w:left w:val="none" w:sz="0" w:space="0" w:color="auto"/>
            <w:bottom w:val="none" w:sz="0" w:space="0" w:color="auto"/>
            <w:right w:val="none" w:sz="0" w:space="0" w:color="auto"/>
          </w:divBdr>
        </w:div>
        <w:div w:id="1066958398">
          <w:marLeft w:val="0"/>
          <w:marRight w:val="0"/>
          <w:marTop w:val="0"/>
          <w:marBottom w:val="0"/>
          <w:divBdr>
            <w:top w:val="none" w:sz="0" w:space="0" w:color="auto"/>
            <w:left w:val="none" w:sz="0" w:space="0" w:color="auto"/>
            <w:bottom w:val="none" w:sz="0" w:space="0" w:color="auto"/>
            <w:right w:val="none" w:sz="0" w:space="0" w:color="auto"/>
          </w:divBdr>
        </w:div>
        <w:div w:id="1135022384">
          <w:marLeft w:val="0"/>
          <w:marRight w:val="0"/>
          <w:marTop w:val="0"/>
          <w:marBottom w:val="0"/>
          <w:divBdr>
            <w:top w:val="none" w:sz="0" w:space="0" w:color="auto"/>
            <w:left w:val="none" w:sz="0" w:space="0" w:color="auto"/>
            <w:bottom w:val="none" w:sz="0" w:space="0" w:color="auto"/>
            <w:right w:val="none" w:sz="0" w:space="0" w:color="auto"/>
          </w:divBdr>
        </w:div>
        <w:div w:id="1942838538">
          <w:marLeft w:val="0"/>
          <w:marRight w:val="0"/>
          <w:marTop w:val="0"/>
          <w:marBottom w:val="0"/>
          <w:divBdr>
            <w:top w:val="none" w:sz="0" w:space="0" w:color="auto"/>
            <w:left w:val="none" w:sz="0" w:space="0" w:color="auto"/>
            <w:bottom w:val="none" w:sz="0" w:space="0" w:color="auto"/>
            <w:right w:val="none" w:sz="0" w:space="0" w:color="auto"/>
          </w:divBdr>
        </w:div>
        <w:div w:id="1540120923">
          <w:marLeft w:val="0"/>
          <w:marRight w:val="0"/>
          <w:marTop w:val="0"/>
          <w:marBottom w:val="0"/>
          <w:divBdr>
            <w:top w:val="none" w:sz="0" w:space="0" w:color="auto"/>
            <w:left w:val="none" w:sz="0" w:space="0" w:color="auto"/>
            <w:bottom w:val="none" w:sz="0" w:space="0" w:color="auto"/>
            <w:right w:val="none" w:sz="0" w:space="0" w:color="auto"/>
          </w:divBdr>
        </w:div>
        <w:div w:id="222983229">
          <w:marLeft w:val="0"/>
          <w:marRight w:val="0"/>
          <w:marTop w:val="0"/>
          <w:marBottom w:val="0"/>
          <w:divBdr>
            <w:top w:val="none" w:sz="0" w:space="0" w:color="auto"/>
            <w:left w:val="none" w:sz="0" w:space="0" w:color="auto"/>
            <w:bottom w:val="none" w:sz="0" w:space="0" w:color="auto"/>
            <w:right w:val="none" w:sz="0" w:space="0" w:color="auto"/>
          </w:divBdr>
        </w:div>
        <w:div w:id="1607812509">
          <w:marLeft w:val="0"/>
          <w:marRight w:val="0"/>
          <w:marTop w:val="0"/>
          <w:marBottom w:val="0"/>
          <w:divBdr>
            <w:top w:val="none" w:sz="0" w:space="0" w:color="auto"/>
            <w:left w:val="none" w:sz="0" w:space="0" w:color="auto"/>
            <w:bottom w:val="none" w:sz="0" w:space="0" w:color="auto"/>
            <w:right w:val="none" w:sz="0" w:space="0" w:color="auto"/>
          </w:divBdr>
        </w:div>
        <w:div w:id="948046203">
          <w:marLeft w:val="0"/>
          <w:marRight w:val="0"/>
          <w:marTop w:val="0"/>
          <w:marBottom w:val="0"/>
          <w:divBdr>
            <w:top w:val="none" w:sz="0" w:space="0" w:color="auto"/>
            <w:left w:val="none" w:sz="0" w:space="0" w:color="auto"/>
            <w:bottom w:val="none" w:sz="0" w:space="0" w:color="auto"/>
            <w:right w:val="none" w:sz="0" w:space="0" w:color="auto"/>
          </w:divBdr>
        </w:div>
        <w:div w:id="730466653">
          <w:marLeft w:val="0"/>
          <w:marRight w:val="0"/>
          <w:marTop w:val="0"/>
          <w:marBottom w:val="0"/>
          <w:divBdr>
            <w:top w:val="none" w:sz="0" w:space="0" w:color="auto"/>
            <w:left w:val="none" w:sz="0" w:space="0" w:color="auto"/>
            <w:bottom w:val="none" w:sz="0" w:space="0" w:color="auto"/>
            <w:right w:val="none" w:sz="0" w:space="0" w:color="auto"/>
          </w:divBdr>
        </w:div>
        <w:div w:id="993726199">
          <w:marLeft w:val="0"/>
          <w:marRight w:val="0"/>
          <w:marTop w:val="0"/>
          <w:marBottom w:val="0"/>
          <w:divBdr>
            <w:top w:val="none" w:sz="0" w:space="0" w:color="auto"/>
            <w:left w:val="none" w:sz="0" w:space="0" w:color="auto"/>
            <w:bottom w:val="none" w:sz="0" w:space="0" w:color="auto"/>
            <w:right w:val="none" w:sz="0" w:space="0" w:color="auto"/>
          </w:divBdr>
        </w:div>
        <w:div w:id="928581769">
          <w:marLeft w:val="0"/>
          <w:marRight w:val="0"/>
          <w:marTop w:val="0"/>
          <w:marBottom w:val="0"/>
          <w:divBdr>
            <w:top w:val="none" w:sz="0" w:space="0" w:color="auto"/>
            <w:left w:val="none" w:sz="0" w:space="0" w:color="auto"/>
            <w:bottom w:val="none" w:sz="0" w:space="0" w:color="auto"/>
            <w:right w:val="none" w:sz="0" w:space="0" w:color="auto"/>
          </w:divBdr>
        </w:div>
        <w:div w:id="176651519">
          <w:marLeft w:val="0"/>
          <w:marRight w:val="0"/>
          <w:marTop w:val="0"/>
          <w:marBottom w:val="0"/>
          <w:divBdr>
            <w:top w:val="none" w:sz="0" w:space="0" w:color="auto"/>
            <w:left w:val="none" w:sz="0" w:space="0" w:color="auto"/>
            <w:bottom w:val="none" w:sz="0" w:space="0" w:color="auto"/>
            <w:right w:val="none" w:sz="0" w:space="0" w:color="auto"/>
          </w:divBdr>
        </w:div>
        <w:div w:id="1711344985">
          <w:marLeft w:val="0"/>
          <w:marRight w:val="0"/>
          <w:marTop w:val="0"/>
          <w:marBottom w:val="0"/>
          <w:divBdr>
            <w:top w:val="none" w:sz="0" w:space="0" w:color="auto"/>
            <w:left w:val="none" w:sz="0" w:space="0" w:color="auto"/>
            <w:bottom w:val="none" w:sz="0" w:space="0" w:color="auto"/>
            <w:right w:val="none" w:sz="0" w:space="0" w:color="auto"/>
          </w:divBdr>
        </w:div>
        <w:div w:id="265767926">
          <w:marLeft w:val="0"/>
          <w:marRight w:val="0"/>
          <w:marTop w:val="0"/>
          <w:marBottom w:val="0"/>
          <w:divBdr>
            <w:top w:val="none" w:sz="0" w:space="0" w:color="auto"/>
            <w:left w:val="none" w:sz="0" w:space="0" w:color="auto"/>
            <w:bottom w:val="none" w:sz="0" w:space="0" w:color="auto"/>
            <w:right w:val="none" w:sz="0" w:space="0" w:color="auto"/>
          </w:divBdr>
        </w:div>
        <w:div w:id="1003632020">
          <w:marLeft w:val="0"/>
          <w:marRight w:val="0"/>
          <w:marTop w:val="0"/>
          <w:marBottom w:val="0"/>
          <w:divBdr>
            <w:top w:val="none" w:sz="0" w:space="0" w:color="auto"/>
            <w:left w:val="none" w:sz="0" w:space="0" w:color="auto"/>
            <w:bottom w:val="none" w:sz="0" w:space="0" w:color="auto"/>
            <w:right w:val="none" w:sz="0" w:space="0" w:color="auto"/>
          </w:divBdr>
        </w:div>
        <w:div w:id="1981299895">
          <w:marLeft w:val="0"/>
          <w:marRight w:val="0"/>
          <w:marTop w:val="0"/>
          <w:marBottom w:val="0"/>
          <w:divBdr>
            <w:top w:val="none" w:sz="0" w:space="0" w:color="auto"/>
            <w:left w:val="none" w:sz="0" w:space="0" w:color="auto"/>
            <w:bottom w:val="none" w:sz="0" w:space="0" w:color="auto"/>
            <w:right w:val="none" w:sz="0" w:space="0" w:color="auto"/>
          </w:divBdr>
        </w:div>
      </w:divsChild>
    </w:div>
    <w:div w:id="1630630347">
      <w:bodyDiv w:val="1"/>
      <w:marLeft w:val="0"/>
      <w:marRight w:val="0"/>
      <w:marTop w:val="0"/>
      <w:marBottom w:val="0"/>
      <w:divBdr>
        <w:top w:val="none" w:sz="0" w:space="0" w:color="auto"/>
        <w:left w:val="none" w:sz="0" w:space="0" w:color="auto"/>
        <w:bottom w:val="none" w:sz="0" w:space="0" w:color="auto"/>
        <w:right w:val="none" w:sz="0" w:space="0" w:color="auto"/>
      </w:divBdr>
    </w:div>
    <w:div w:id="1631396534">
      <w:bodyDiv w:val="1"/>
      <w:marLeft w:val="0"/>
      <w:marRight w:val="0"/>
      <w:marTop w:val="0"/>
      <w:marBottom w:val="0"/>
      <w:divBdr>
        <w:top w:val="none" w:sz="0" w:space="0" w:color="auto"/>
        <w:left w:val="none" w:sz="0" w:space="0" w:color="auto"/>
        <w:bottom w:val="none" w:sz="0" w:space="0" w:color="auto"/>
        <w:right w:val="none" w:sz="0" w:space="0" w:color="auto"/>
      </w:divBdr>
    </w:div>
    <w:div w:id="1631471457">
      <w:bodyDiv w:val="1"/>
      <w:marLeft w:val="0"/>
      <w:marRight w:val="0"/>
      <w:marTop w:val="0"/>
      <w:marBottom w:val="0"/>
      <w:divBdr>
        <w:top w:val="none" w:sz="0" w:space="0" w:color="auto"/>
        <w:left w:val="none" w:sz="0" w:space="0" w:color="auto"/>
        <w:bottom w:val="none" w:sz="0" w:space="0" w:color="auto"/>
        <w:right w:val="none" w:sz="0" w:space="0" w:color="auto"/>
      </w:divBdr>
    </w:div>
    <w:div w:id="1631865204">
      <w:bodyDiv w:val="1"/>
      <w:marLeft w:val="0"/>
      <w:marRight w:val="0"/>
      <w:marTop w:val="0"/>
      <w:marBottom w:val="0"/>
      <w:divBdr>
        <w:top w:val="none" w:sz="0" w:space="0" w:color="auto"/>
        <w:left w:val="none" w:sz="0" w:space="0" w:color="auto"/>
        <w:bottom w:val="none" w:sz="0" w:space="0" w:color="auto"/>
        <w:right w:val="none" w:sz="0" w:space="0" w:color="auto"/>
      </w:divBdr>
    </w:div>
    <w:div w:id="1632519578">
      <w:bodyDiv w:val="1"/>
      <w:marLeft w:val="0"/>
      <w:marRight w:val="0"/>
      <w:marTop w:val="0"/>
      <w:marBottom w:val="0"/>
      <w:divBdr>
        <w:top w:val="none" w:sz="0" w:space="0" w:color="auto"/>
        <w:left w:val="none" w:sz="0" w:space="0" w:color="auto"/>
        <w:bottom w:val="none" w:sz="0" w:space="0" w:color="auto"/>
        <w:right w:val="none" w:sz="0" w:space="0" w:color="auto"/>
      </w:divBdr>
    </w:div>
    <w:div w:id="1632593995">
      <w:bodyDiv w:val="1"/>
      <w:marLeft w:val="0"/>
      <w:marRight w:val="0"/>
      <w:marTop w:val="0"/>
      <w:marBottom w:val="0"/>
      <w:divBdr>
        <w:top w:val="none" w:sz="0" w:space="0" w:color="auto"/>
        <w:left w:val="none" w:sz="0" w:space="0" w:color="auto"/>
        <w:bottom w:val="none" w:sz="0" w:space="0" w:color="auto"/>
        <w:right w:val="none" w:sz="0" w:space="0" w:color="auto"/>
      </w:divBdr>
    </w:div>
    <w:div w:id="1632635729">
      <w:bodyDiv w:val="1"/>
      <w:marLeft w:val="0"/>
      <w:marRight w:val="0"/>
      <w:marTop w:val="0"/>
      <w:marBottom w:val="0"/>
      <w:divBdr>
        <w:top w:val="none" w:sz="0" w:space="0" w:color="auto"/>
        <w:left w:val="none" w:sz="0" w:space="0" w:color="auto"/>
        <w:bottom w:val="none" w:sz="0" w:space="0" w:color="auto"/>
        <w:right w:val="none" w:sz="0" w:space="0" w:color="auto"/>
      </w:divBdr>
    </w:div>
    <w:div w:id="1632786008">
      <w:bodyDiv w:val="1"/>
      <w:marLeft w:val="0"/>
      <w:marRight w:val="0"/>
      <w:marTop w:val="0"/>
      <w:marBottom w:val="0"/>
      <w:divBdr>
        <w:top w:val="none" w:sz="0" w:space="0" w:color="auto"/>
        <w:left w:val="none" w:sz="0" w:space="0" w:color="auto"/>
        <w:bottom w:val="none" w:sz="0" w:space="0" w:color="auto"/>
        <w:right w:val="none" w:sz="0" w:space="0" w:color="auto"/>
      </w:divBdr>
    </w:div>
    <w:div w:id="1632856743">
      <w:bodyDiv w:val="1"/>
      <w:marLeft w:val="0"/>
      <w:marRight w:val="0"/>
      <w:marTop w:val="0"/>
      <w:marBottom w:val="0"/>
      <w:divBdr>
        <w:top w:val="none" w:sz="0" w:space="0" w:color="auto"/>
        <w:left w:val="none" w:sz="0" w:space="0" w:color="auto"/>
        <w:bottom w:val="none" w:sz="0" w:space="0" w:color="auto"/>
        <w:right w:val="none" w:sz="0" w:space="0" w:color="auto"/>
      </w:divBdr>
    </w:div>
    <w:div w:id="1633558564">
      <w:bodyDiv w:val="1"/>
      <w:marLeft w:val="0"/>
      <w:marRight w:val="0"/>
      <w:marTop w:val="0"/>
      <w:marBottom w:val="0"/>
      <w:divBdr>
        <w:top w:val="none" w:sz="0" w:space="0" w:color="auto"/>
        <w:left w:val="none" w:sz="0" w:space="0" w:color="auto"/>
        <w:bottom w:val="none" w:sz="0" w:space="0" w:color="auto"/>
        <w:right w:val="none" w:sz="0" w:space="0" w:color="auto"/>
      </w:divBdr>
    </w:div>
    <w:div w:id="1633630842">
      <w:bodyDiv w:val="1"/>
      <w:marLeft w:val="0"/>
      <w:marRight w:val="0"/>
      <w:marTop w:val="0"/>
      <w:marBottom w:val="0"/>
      <w:divBdr>
        <w:top w:val="none" w:sz="0" w:space="0" w:color="auto"/>
        <w:left w:val="none" w:sz="0" w:space="0" w:color="auto"/>
        <w:bottom w:val="none" w:sz="0" w:space="0" w:color="auto"/>
        <w:right w:val="none" w:sz="0" w:space="0" w:color="auto"/>
      </w:divBdr>
    </w:div>
    <w:div w:id="1634168167">
      <w:bodyDiv w:val="1"/>
      <w:marLeft w:val="0"/>
      <w:marRight w:val="0"/>
      <w:marTop w:val="0"/>
      <w:marBottom w:val="0"/>
      <w:divBdr>
        <w:top w:val="none" w:sz="0" w:space="0" w:color="auto"/>
        <w:left w:val="none" w:sz="0" w:space="0" w:color="auto"/>
        <w:bottom w:val="none" w:sz="0" w:space="0" w:color="auto"/>
        <w:right w:val="none" w:sz="0" w:space="0" w:color="auto"/>
      </w:divBdr>
    </w:div>
    <w:div w:id="1634361434">
      <w:bodyDiv w:val="1"/>
      <w:marLeft w:val="0"/>
      <w:marRight w:val="0"/>
      <w:marTop w:val="0"/>
      <w:marBottom w:val="0"/>
      <w:divBdr>
        <w:top w:val="none" w:sz="0" w:space="0" w:color="auto"/>
        <w:left w:val="none" w:sz="0" w:space="0" w:color="auto"/>
        <w:bottom w:val="none" w:sz="0" w:space="0" w:color="auto"/>
        <w:right w:val="none" w:sz="0" w:space="0" w:color="auto"/>
      </w:divBdr>
    </w:div>
    <w:div w:id="1636180964">
      <w:bodyDiv w:val="1"/>
      <w:marLeft w:val="0"/>
      <w:marRight w:val="0"/>
      <w:marTop w:val="0"/>
      <w:marBottom w:val="0"/>
      <w:divBdr>
        <w:top w:val="none" w:sz="0" w:space="0" w:color="auto"/>
        <w:left w:val="none" w:sz="0" w:space="0" w:color="auto"/>
        <w:bottom w:val="none" w:sz="0" w:space="0" w:color="auto"/>
        <w:right w:val="none" w:sz="0" w:space="0" w:color="auto"/>
      </w:divBdr>
    </w:div>
    <w:div w:id="1636639803">
      <w:bodyDiv w:val="1"/>
      <w:marLeft w:val="0"/>
      <w:marRight w:val="0"/>
      <w:marTop w:val="0"/>
      <w:marBottom w:val="0"/>
      <w:divBdr>
        <w:top w:val="none" w:sz="0" w:space="0" w:color="auto"/>
        <w:left w:val="none" w:sz="0" w:space="0" w:color="auto"/>
        <w:bottom w:val="none" w:sz="0" w:space="0" w:color="auto"/>
        <w:right w:val="none" w:sz="0" w:space="0" w:color="auto"/>
      </w:divBdr>
    </w:div>
    <w:div w:id="1636645890">
      <w:bodyDiv w:val="1"/>
      <w:marLeft w:val="0"/>
      <w:marRight w:val="0"/>
      <w:marTop w:val="0"/>
      <w:marBottom w:val="0"/>
      <w:divBdr>
        <w:top w:val="none" w:sz="0" w:space="0" w:color="auto"/>
        <w:left w:val="none" w:sz="0" w:space="0" w:color="auto"/>
        <w:bottom w:val="none" w:sz="0" w:space="0" w:color="auto"/>
        <w:right w:val="none" w:sz="0" w:space="0" w:color="auto"/>
      </w:divBdr>
    </w:div>
    <w:div w:id="1636717606">
      <w:bodyDiv w:val="1"/>
      <w:marLeft w:val="0"/>
      <w:marRight w:val="0"/>
      <w:marTop w:val="0"/>
      <w:marBottom w:val="0"/>
      <w:divBdr>
        <w:top w:val="none" w:sz="0" w:space="0" w:color="auto"/>
        <w:left w:val="none" w:sz="0" w:space="0" w:color="auto"/>
        <w:bottom w:val="none" w:sz="0" w:space="0" w:color="auto"/>
        <w:right w:val="none" w:sz="0" w:space="0" w:color="auto"/>
      </w:divBdr>
    </w:div>
    <w:div w:id="1637032152">
      <w:bodyDiv w:val="1"/>
      <w:marLeft w:val="0"/>
      <w:marRight w:val="0"/>
      <w:marTop w:val="0"/>
      <w:marBottom w:val="0"/>
      <w:divBdr>
        <w:top w:val="none" w:sz="0" w:space="0" w:color="auto"/>
        <w:left w:val="none" w:sz="0" w:space="0" w:color="auto"/>
        <w:bottom w:val="none" w:sz="0" w:space="0" w:color="auto"/>
        <w:right w:val="none" w:sz="0" w:space="0" w:color="auto"/>
      </w:divBdr>
    </w:div>
    <w:div w:id="1637641911">
      <w:bodyDiv w:val="1"/>
      <w:marLeft w:val="0"/>
      <w:marRight w:val="0"/>
      <w:marTop w:val="0"/>
      <w:marBottom w:val="0"/>
      <w:divBdr>
        <w:top w:val="none" w:sz="0" w:space="0" w:color="auto"/>
        <w:left w:val="none" w:sz="0" w:space="0" w:color="auto"/>
        <w:bottom w:val="none" w:sz="0" w:space="0" w:color="auto"/>
        <w:right w:val="none" w:sz="0" w:space="0" w:color="auto"/>
      </w:divBdr>
    </w:div>
    <w:div w:id="1637686988">
      <w:bodyDiv w:val="1"/>
      <w:marLeft w:val="0"/>
      <w:marRight w:val="0"/>
      <w:marTop w:val="0"/>
      <w:marBottom w:val="0"/>
      <w:divBdr>
        <w:top w:val="none" w:sz="0" w:space="0" w:color="auto"/>
        <w:left w:val="none" w:sz="0" w:space="0" w:color="auto"/>
        <w:bottom w:val="none" w:sz="0" w:space="0" w:color="auto"/>
        <w:right w:val="none" w:sz="0" w:space="0" w:color="auto"/>
      </w:divBdr>
    </w:div>
    <w:div w:id="1637761565">
      <w:bodyDiv w:val="1"/>
      <w:marLeft w:val="0"/>
      <w:marRight w:val="0"/>
      <w:marTop w:val="0"/>
      <w:marBottom w:val="0"/>
      <w:divBdr>
        <w:top w:val="none" w:sz="0" w:space="0" w:color="auto"/>
        <w:left w:val="none" w:sz="0" w:space="0" w:color="auto"/>
        <w:bottom w:val="none" w:sz="0" w:space="0" w:color="auto"/>
        <w:right w:val="none" w:sz="0" w:space="0" w:color="auto"/>
      </w:divBdr>
    </w:div>
    <w:div w:id="1637880865">
      <w:bodyDiv w:val="1"/>
      <w:marLeft w:val="0"/>
      <w:marRight w:val="0"/>
      <w:marTop w:val="0"/>
      <w:marBottom w:val="0"/>
      <w:divBdr>
        <w:top w:val="none" w:sz="0" w:space="0" w:color="auto"/>
        <w:left w:val="none" w:sz="0" w:space="0" w:color="auto"/>
        <w:bottom w:val="none" w:sz="0" w:space="0" w:color="auto"/>
        <w:right w:val="none" w:sz="0" w:space="0" w:color="auto"/>
      </w:divBdr>
    </w:div>
    <w:div w:id="1638030132">
      <w:bodyDiv w:val="1"/>
      <w:marLeft w:val="0"/>
      <w:marRight w:val="0"/>
      <w:marTop w:val="0"/>
      <w:marBottom w:val="0"/>
      <w:divBdr>
        <w:top w:val="none" w:sz="0" w:space="0" w:color="auto"/>
        <w:left w:val="none" w:sz="0" w:space="0" w:color="auto"/>
        <w:bottom w:val="none" w:sz="0" w:space="0" w:color="auto"/>
        <w:right w:val="none" w:sz="0" w:space="0" w:color="auto"/>
      </w:divBdr>
    </w:div>
    <w:div w:id="1638488670">
      <w:bodyDiv w:val="1"/>
      <w:marLeft w:val="0"/>
      <w:marRight w:val="0"/>
      <w:marTop w:val="0"/>
      <w:marBottom w:val="0"/>
      <w:divBdr>
        <w:top w:val="none" w:sz="0" w:space="0" w:color="auto"/>
        <w:left w:val="none" w:sz="0" w:space="0" w:color="auto"/>
        <w:bottom w:val="none" w:sz="0" w:space="0" w:color="auto"/>
        <w:right w:val="none" w:sz="0" w:space="0" w:color="auto"/>
      </w:divBdr>
    </w:div>
    <w:div w:id="1638804000">
      <w:bodyDiv w:val="1"/>
      <w:marLeft w:val="0"/>
      <w:marRight w:val="0"/>
      <w:marTop w:val="0"/>
      <w:marBottom w:val="0"/>
      <w:divBdr>
        <w:top w:val="none" w:sz="0" w:space="0" w:color="auto"/>
        <w:left w:val="none" w:sz="0" w:space="0" w:color="auto"/>
        <w:bottom w:val="none" w:sz="0" w:space="0" w:color="auto"/>
        <w:right w:val="none" w:sz="0" w:space="0" w:color="auto"/>
      </w:divBdr>
    </w:div>
    <w:div w:id="1639676979">
      <w:bodyDiv w:val="1"/>
      <w:marLeft w:val="0"/>
      <w:marRight w:val="0"/>
      <w:marTop w:val="0"/>
      <w:marBottom w:val="0"/>
      <w:divBdr>
        <w:top w:val="none" w:sz="0" w:space="0" w:color="auto"/>
        <w:left w:val="none" w:sz="0" w:space="0" w:color="auto"/>
        <w:bottom w:val="none" w:sz="0" w:space="0" w:color="auto"/>
        <w:right w:val="none" w:sz="0" w:space="0" w:color="auto"/>
      </w:divBdr>
    </w:div>
    <w:div w:id="1639914634">
      <w:bodyDiv w:val="1"/>
      <w:marLeft w:val="0"/>
      <w:marRight w:val="0"/>
      <w:marTop w:val="0"/>
      <w:marBottom w:val="0"/>
      <w:divBdr>
        <w:top w:val="none" w:sz="0" w:space="0" w:color="auto"/>
        <w:left w:val="none" w:sz="0" w:space="0" w:color="auto"/>
        <w:bottom w:val="none" w:sz="0" w:space="0" w:color="auto"/>
        <w:right w:val="none" w:sz="0" w:space="0" w:color="auto"/>
      </w:divBdr>
      <w:divsChild>
        <w:div w:id="1382708552">
          <w:marLeft w:val="0"/>
          <w:marRight w:val="0"/>
          <w:marTop w:val="0"/>
          <w:marBottom w:val="0"/>
          <w:divBdr>
            <w:top w:val="none" w:sz="0" w:space="0" w:color="auto"/>
            <w:left w:val="none" w:sz="0" w:space="0" w:color="auto"/>
            <w:bottom w:val="none" w:sz="0" w:space="0" w:color="auto"/>
            <w:right w:val="none" w:sz="0" w:space="0" w:color="auto"/>
          </w:divBdr>
        </w:div>
        <w:div w:id="1801262144">
          <w:marLeft w:val="0"/>
          <w:marRight w:val="0"/>
          <w:marTop w:val="0"/>
          <w:marBottom w:val="0"/>
          <w:divBdr>
            <w:top w:val="none" w:sz="0" w:space="0" w:color="auto"/>
            <w:left w:val="none" w:sz="0" w:space="0" w:color="auto"/>
            <w:bottom w:val="none" w:sz="0" w:space="0" w:color="auto"/>
            <w:right w:val="none" w:sz="0" w:space="0" w:color="auto"/>
          </w:divBdr>
        </w:div>
        <w:div w:id="1673490036">
          <w:marLeft w:val="0"/>
          <w:marRight w:val="0"/>
          <w:marTop w:val="0"/>
          <w:marBottom w:val="0"/>
          <w:divBdr>
            <w:top w:val="none" w:sz="0" w:space="0" w:color="auto"/>
            <w:left w:val="none" w:sz="0" w:space="0" w:color="auto"/>
            <w:bottom w:val="none" w:sz="0" w:space="0" w:color="auto"/>
            <w:right w:val="none" w:sz="0" w:space="0" w:color="auto"/>
          </w:divBdr>
        </w:div>
        <w:div w:id="329211574">
          <w:marLeft w:val="0"/>
          <w:marRight w:val="0"/>
          <w:marTop w:val="0"/>
          <w:marBottom w:val="0"/>
          <w:divBdr>
            <w:top w:val="none" w:sz="0" w:space="0" w:color="auto"/>
            <w:left w:val="none" w:sz="0" w:space="0" w:color="auto"/>
            <w:bottom w:val="none" w:sz="0" w:space="0" w:color="auto"/>
            <w:right w:val="none" w:sz="0" w:space="0" w:color="auto"/>
          </w:divBdr>
        </w:div>
        <w:div w:id="280891094">
          <w:marLeft w:val="0"/>
          <w:marRight w:val="0"/>
          <w:marTop w:val="0"/>
          <w:marBottom w:val="0"/>
          <w:divBdr>
            <w:top w:val="none" w:sz="0" w:space="0" w:color="auto"/>
            <w:left w:val="none" w:sz="0" w:space="0" w:color="auto"/>
            <w:bottom w:val="none" w:sz="0" w:space="0" w:color="auto"/>
            <w:right w:val="none" w:sz="0" w:space="0" w:color="auto"/>
          </w:divBdr>
        </w:div>
        <w:div w:id="894974940">
          <w:marLeft w:val="0"/>
          <w:marRight w:val="0"/>
          <w:marTop w:val="0"/>
          <w:marBottom w:val="0"/>
          <w:divBdr>
            <w:top w:val="none" w:sz="0" w:space="0" w:color="auto"/>
            <w:left w:val="none" w:sz="0" w:space="0" w:color="auto"/>
            <w:bottom w:val="none" w:sz="0" w:space="0" w:color="auto"/>
            <w:right w:val="none" w:sz="0" w:space="0" w:color="auto"/>
          </w:divBdr>
        </w:div>
        <w:div w:id="153685886">
          <w:marLeft w:val="0"/>
          <w:marRight w:val="0"/>
          <w:marTop w:val="0"/>
          <w:marBottom w:val="0"/>
          <w:divBdr>
            <w:top w:val="none" w:sz="0" w:space="0" w:color="auto"/>
            <w:left w:val="none" w:sz="0" w:space="0" w:color="auto"/>
            <w:bottom w:val="none" w:sz="0" w:space="0" w:color="auto"/>
            <w:right w:val="none" w:sz="0" w:space="0" w:color="auto"/>
          </w:divBdr>
        </w:div>
        <w:div w:id="1349673108">
          <w:marLeft w:val="0"/>
          <w:marRight w:val="0"/>
          <w:marTop w:val="0"/>
          <w:marBottom w:val="0"/>
          <w:divBdr>
            <w:top w:val="none" w:sz="0" w:space="0" w:color="auto"/>
            <w:left w:val="none" w:sz="0" w:space="0" w:color="auto"/>
            <w:bottom w:val="none" w:sz="0" w:space="0" w:color="auto"/>
            <w:right w:val="none" w:sz="0" w:space="0" w:color="auto"/>
          </w:divBdr>
        </w:div>
        <w:div w:id="1143885707">
          <w:marLeft w:val="0"/>
          <w:marRight w:val="0"/>
          <w:marTop w:val="0"/>
          <w:marBottom w:val="0"/>
          <w:divBdr>
            <w:top w:val="none" w:sz="0" w:space="0" w:color="auto"/>
            <w:left w:val="none" w:sz="0" w:space="0" w:color="auto"/>
            <w:bottom w:val="none" w:sz="0" w:space="0" w:color="auto"/>
            <w:right w:val="none" w:sz="0" w:space="0" w:color="auto"/>
          </w:divBdr>
        </w:div>
        <w:div w:id="670179494">
          <w:marLeft w:val="0"/>
          <w:marRight w:val="0"/>
          <w:marTop w:val="0"/>
          <w:marBottom w:val="0"/>
          <w:divBdr>
            <w:top w:val="none" w:sz="0" w:space="0" w:color="auto"/>
            <w:left w:val="none" w:sz="0" w:space="0" w:color="auto"/>
            <w:bottom w:val="none" w:sz="0" w:space="0" w:color="auto"/>
            <w:right w:val="none" w:sz="0" w:space="0" w:color="auto"/>
          </w:divBdr>
        </w:div>
        <w:div w:id="67575246">
          <w:marLeft w:val="0"/>
          <w:marRight w:val="0"/>
          <w:marTop w:val="0"/>
          <w:marBottom w:val="0"/>
          <w:divBdr>
            <w:top w:val="none" w:sz="0" w:space="0" w:color="auto"/>
            <w:left w:val="none" w:sz="0" w:space="0" w:color="auto"/>
            <w:bottom w:val="none" w:sz="0" w:space="0" w:color="auto"/>
            <w:right w:val="none" w:sz="0" w:space="0" w:color="auto"/>
          </w:divBdr>
        </w:div>
        <w:div w:id="69278139">
          <w:marLeft w:val="0"/>
          <w:marRight w:val="0"/>
          <w:marTop w:val="0"/>
          <w:marBottom w:val="0"/>
          <w:divBdr>
            <w:top w:val="none" w:sz="0" w:space="0" w:color="auto"/>
            <w:left w:val="none" w:sz="0" w:space="0" w:color="auto"/>
            <w:bottom w:val="none" w:sz="0" w:space="0" w:color="auto"/>
            <w:right w:val="none" w:sz="0" w:space="0" w:color="auto"/>
          </w:divBdr>
        </w:div>
        <w:div w:id="429815126">
          <w:marLeft w:val="0"/>
          <w:marRight w:val="0"/>
          <w:marTop w:val="0"/>
          <w:marBottom w:val="0"/>
          <w:divBdr>
            <w:top w:val="none" w:sz="0" w:space="0" w:color="auto"/>
            <w:left w:val="none" w:sz="0" w:space="0" w:color="auto"/>
            <w:bottom w:val="none" w:sz="0" w:space="0" w:color="auto"/>
            <w:right w:val="none" w:sz="0" w:space="0" w:color="auto"/>
          </w:divBdr>
        </w:div>
        <w:div w:id="46804324">
          <w:marLeft w:val="0"/>
          <w:marRight w:val="0"/>
          <w:marTop w:val="0"/>
          <w:marBottom w:val="0"/>
          <w:divBdr>
            <w:top w:val="none" w:sz="0" w:space="0" w:color="auto"/>
            <w:left w:val="none" w:sz="0" w:space="0" w:color="auto"/>
            <w:bottom w:val="none" w:sz="0" w:space="0" w:color="auto"/>
            <w:right w:val="none" w:sz="0" w:space="0" w:color="auto"/>
          </w:divBdr>
        </w:div>
        <w:div w:id="1962415437">
          <w:marLeft w:val="0"/>
          <w:marRight w:val="0"/>
          <w:marTop w:val="0"/>
          <w:marBottom w:val="0"/>
          <w:divBdr>
            <w:top w:val="none" w:sz="0" w:space="0" w:color="auto"/>
            <w:left w:val="none" w:sz="0" w:space="0" w:color="auto"/>
            <w:bottom w:val="none" w:sz="0" w:space="0" w:color="auto"/>
            <w:right w:val="none" w:sz="0" w:space="0" w:color="auto"/>
          </w:divBdr>
        </w:div>
        <w:div w:id="722171179">
          <w:marLeft w:val="0"/>
          <w:marRight w:val="0"/>
          <w:marTop w:val="0"/>
          <w:marBottom w:val="0"/>
          <w:divBdr>
            <w:top w:val="none" w:sz="0" w:space="0" w:color="auto"/>
            <w:left w:val="none" w:sz="0" w:space="0" w:color="auto"/>
            <w:bottom w:val="none" w:sz="0" w:space="0" w:color="auto"/>
            <w:right w:val="none" w:sz="0" w:space="0" w:color="auto"/>
          </w:divBdr>
        </w:div>
        <w:div w:id="623317811">
          <w:marLeft w:val="0"/>
          <w:marRight w:val="0"/>
          <w:marTop w:val="0"/>
          <w:marBottom w:val="0"/>
          <w:divBdr>
            <w:top w:val="none" w:sz="0" w:space="0" w:color="auto"/>
            <w:left w:val="none" w:sz="0" w:space="0" w:color="auto"/>
            <w:bottom w:val="none" w:sz="0" w:space="0" w:color="auto"/>
            <w:right w:val="none" w:sz="0" w:space="0" w:color="auto"/>
          </w:divBdr>
        </w:div>
        <w:div w:id="513081940">
          <w:marLeft w:val="0"/>
          <w:marRight w:val="0"/>
          <w:marTop w:val="0"/>
          <w:marBottom w:val="0"/>
          <w:divBdr>
            <w:top w:val="none" w:sz="0" w:space="0" w:color="auto"/>
            <w:left w:val="none" w:sz="0" w:space="0" w:color="auto"/>
            <w:bottom w:val="none" w:sz="0" w:space="0" w:color="auto"/>
            <w:right w:val="none" w:sz="0" w:space="0" w:color="auto"/>
          </w:divBdr>
        </w:div>
        <w:div w:id="1205555493">
          <w:marLeft w:val="0"/>
          <w:marRight w:val="0"/>
          <w:marTop w:val="0"/>
          <w:marBottom w:val="0"/>
          <w:divBdr>
            <w:top w:val="none" w:sz="0" w:space="0" w:color="auto"/>
            <w:left w:val="none" w:sz="0" w:space="0" w:color="auto"/>
            <w:bottom w:val="none" w:sz="0" w:space="0" w:color="auto"/>
            <w:right w:val="none" w:sz="0" w:space="0" w:color="auto"/>
          </w:divBdr>
        </w:div>
        <w:div w:id="94179250">
          <w:marLeft w:val="0"/>
          <w:marRight w:val="0"/>
          <w:marTop w:val="0"/>
          <w:marBottom w:val="0"/>
          <w:divBdr>
            <w:top w:val="none" w:sz="0" w:space="0" w:color="auto"/>
            <w:left w:val="none" w:sz="0" w:space="0" w:color="auto"/>
            <w:bottom w:val="none" w:sz="0" w:space="0" w:color="auto"/>
            <w:right w:val="none" w:sz="0" w:space="0" w:color="auto"/>
          </w:divBdr>
        </w:div>
        <w:div w:id="526258705">
          <w:marLeft w:val="0"/>
          <w:marRight w:val="0"/>
          <w:marTop w:val="0"/>
          <w:marBottom w:val="0"/>
          <w:divBdr>
            <w:top w:val="none" w:sz="0" w:space="0" w:color="auto"/>
            <w:left w:val="none" w:sz="0" w:space="0" w:color="auto"/>
            <w:bottom w:val="none" w:sz="0" w:space="0" w:color="auto"/>
            <w:right w:val="none" w:sz="0" w:space="0" w:color="auto"/>
          </w:divBdr>
        </w:div>
        <w:div w:id="318969643">
          <w:marLeft w:val="0"/>
          <w:marRight w:val="0"/>
          <w:marTop w:val="0"/>
          <w:marBottom w:val="0"/>
          <w:divBdr>
            <w:top w:val="none" w:sz="0" w:space="0" w:color="auto"/>
            <w:left w:val="none" w:sz="0" w:space="0" w:color="auto"/>
            <w:bottom w:val="none" w:sz="0" w:space="0" w:color="auto"/>
            <w:right w:val="none" w:sz="0" w:space="0" w:color="auto"/>
          </w:divBdr>
        </w:div>
        <w:div w:id="1517698209">
          <w:marLeft w:val="0"/>
          <w:marRight w:val="0"/>
          <w:marTop w:val="0"/>
          <w:marBottom w:val="0"/>
          <w:divBdr>
            <w:top w:val="none" w:sz="0" w:space="0" w:color="auto"/>
            <w:left w:val="none" w:sz="0" w:space="0" w:color="auto"/>
            <w:bottom w:val="none" w:sz="0" w:space="0" w:color="auto"/>
            <w:right w:val="none" w:sz="0" w:space="0" w:color="auto"/>
          </w:divBdr>
        </w:div>
        <w:div w:id="2124378187">
          <w:marLeft w:val="0"/>
          <w:marRight w:val="0"/>
          <w:marTop w:val="0"/>
          <w:marBottom w:val="0"/>
          <w:divBdr>
            <w:top w:val="none" w:sz="0" w:space="0" w:color="auto"/>
            <w:left w:val="none" w:sz="0" w:space="0" w:color="auto"/>
            <w:bottom w:val="none" w:sz="0" w:space="0" w:color="auto"/>
            <w:right w:val="none" w:sz="0" w:space="0" w:color="auto"/>
          </w:divBdr>
        </w:div>
        <w:div w:id="64644407">
          <w:marLeft w:val="0"/>
          <w:marRight w:val="0"/>
          <w:marTop w:val="0"/>
          <w:marBottom w:val="0"/>
          <w:divBdr>
            <w:top w:val="none" w:sz="0" w:space="0" w:color="auto"/>
            <w:left w:val="none" w:sz="0" w:space="0" w:color="auto"/>
            <w:bottom w:val="none" w:sz="0" w:space="0" w:color="auto"/>
            <w:right w:val="none" w:sz="0" w:space="0" w:color="auto"/>
          </w:divBdr>
        </w:div>
        <w:div w:id="449738869">
          <w:marLeft w:val="0"/>
          <w:marRight w:val="0"/>
          <w:marTop w:val="0"/>
          <w:marBottom w:val="0"/>
          <w:divBdr>
            <w:top w:val="none" w:sz="0" w:space="0" w:color="auto"/>
            <w:left w:val="none" w:sz="0" w:space="0" w:color="auto"/>
            <w:bottom w:val="none" w:sz="0" w:space="0" w:color="auto"/>
            <w:right w:val="none" w:sz="0" w:space="0" w:color="auto"/>
          </w:divBdr>
        </w:div>
        <w:div w:id="1480731035">
          <w:marLeft w:val="0"/>
          <w:marRight w:val="0"/>
          <w:marTop w:val="0"/>
          <w:marBottom w:val="0"/>
          <w:divBdr>
            <w:top w:val="none" w:sz="0" w:space="0" w:color="auto"/>
            <w:left w:val="none" w:sz="0" w:space="0" w:color="auto"/>
            <w:bottom w:val="none" w:sz="0" w:space="0" w:color="auto"/>
            <w:right w:val="none" w:sz="0" w:space="0" w:color="auto"/>
          </w:divBdr>
        </w:div>
        <w:div w:id="720833452">
          <w:marLeft w:val="0"/>
          <w:marRight w:val="0"/>
          <w:marTop w:val="0"/>
          <w:marBottom w:val="0"/>
          <w:divBdr>
            <w:top w:val="none" w:sz="0" w:space="0" w:color="auto"/>
            <w:left w:val="none" w:sz="0" w:space="0" w:color="auto"/>
            <w:bottom w:val="none" w:sz="0" w:space="0" w:color="auto"/>
            <w:right w:val="none" w:sz="0" w:space="0" w:color="auto"/>
          </w:divBdr>
        </w:div>
        <w:div w:id="1269311640">
          <w:marLeft w:val="0"/>
          <w:marRight w:val="0"/>
          <w:marTop w:val="0"/>
          <w:marBottom w:val="0"/>
          <w:divBdr>
            <w:top w:val="none" w:sz="0" w:space="0" w:color="auto"/>
            <w:left w:val="none" w:sz="0" w:space="0" w:color="auto"/>
            <w:bottom w:val="none" w:sz="0" w:space="0" w:color="auto"/>
            <w:right w:val="none" w:sz="0" w:space="0" w:color="auto"/>
          </w:divBdr>
        </w:div>
        <w:div w:id="1734691930">
          <w:marLeft w:val="0"/>
          <w:marRight w:val="0"/>
          <w:marTop w:val="0"/>
          <w:marBottom w:val="0"/>
          <w:divBdr>
            <w:top w:val="none" w:sz="0" w:space="0" w:color="auto"/>
            <w:left w:val="none" w:sz="0" w:space="0" w:color="auto"/>
            <w:bottom w:val="none" w:sz="0" w:space="0" w:color="auto"/>
            <w:right w:val="none" w:sz="0" w:space="0" w:color="auto"/>
          </w:divBdr>
        </w:div>
        <w:div w:id="1169517981">
          <w:marLeft w:val="0"/>
          <w:marRight w:val="0"/>
          <w:marTop w:val="0"/>
          <w:marBottom w:val="0"/>
          <w:divBdr>
            <w:top w:val="none" w:sz="0" w:space="0" w:color="auto"/>
            <w:left w:val="none" w:sz="0" w:space="0" w:color="auto"/>
            <w:bottom w:val="none" w:sz="0" w:space="0" w:color="auto"/>
            <w:right w:val="none" w:sz="0" w:space="0" w:color="auto"/>
          </w:divBdr>
        </w:div>
        <w:div w:id="1531995982">
          <w:marLeft w:val="0"/>
          <w:marRight w:val="0"/>
          <w:marTop w:val="0"/>
          <w:marBottom w:val="0"/>
          <w:divBdr>
            <w:top w:val="none" w:sz="0" w:space="0" w:color="auto"/>
            <w:left w:val="none" w:sz="0" w:space="0" w:color="auto"/>
            <w:bottom w:val="none" w:sz="0" w:space="0" w:color="auto"/>
            <w:right w:val="none" w:sz="0" w:space="0" w:color="auto"/>
          </w:divBdr>
        </w:div>
        <w:div w:id="841047627">
          <w:marLeft w:val="0"/>
          <w:marRight w:val="0"/>
          <w:marTop w:val="0"/>
          <w:marBottom w:val="0"/>
          <w:divBdr>
            <w:top w:val="none" w:sz="0" w:space="0" w:color="auto"/>
            <w:left w:val="none" w:sz="0" w:space="0" w:color="auto"/>
            <w:bottom w:val="none" w:sz="0" w:space="0" w:color="auto"/>
            <w:right w:val="none" w:sz="0" w:space="0" w:color="auto"/>
          </w:divBdr>
        </w:div>
        <w:div w:id="168762226">
          <w:marLeft w:val="0"/>
          <w:marRight w:val="0"/>
          <w:marTop w:val="0"/>
          <w:marBottom w:val="0"/>
          <w:divBdr>
            <w:top w:val="none" w:sz="0" w:space="0" w:color="auto"/>
            <w:left w:val="none" w:sz="0" w:space="0" w:color="auto"/>
            <w:bottom w:val="none" w:sz="0" w:space="0" w:color="auto"/>
            <w:right w:val="none" w:sz="0" w:space="0" w:color="auto"/>
          </w:divBdr>
        </w:div>
        <w:div w:id="70658340">
          <w:marLeft w:val="0"/>
          <w:marRight w:val="0"/>
          <w:marTop w:val="0"/>
          <w:marBottom w:val="0"/>
          <w:divBdr>
            <w:top w:val="none" w:sz="0" w:space="0" w:color="auto"/>
            <w:left w:val="none" w:sz="0" w:space="0" w:color="auto"/>
            <w:bottom w:val="none" w:sz="0" w:space="0" w:color="auto"/>
            <w:right w:val="none" w:sz="0" w:space="0" w:color="auto"/>
          </w:divBdr>
        </w:div>
        <w:div w:id="1723796222">
          <w:marLeft w:val="0"/>
          <w:marRight w:val="0"/>
          <w:marTop w:val="0"/>
          <w:marBottom w:val="0"/>
          <w:divBdr>
            <w:top w:val="none" w:sz="0" w:space="0" w:color="auto"/>
            <w:left w:val="none" w:sz="0" w:space="0" w:color="auto"/>
            <w:bottom w:val="none" w:sz="0" w:space="0" w:color="auto"/>
            <w:right w:val="none" w:sz="0" w:space="0" w:color="auto"/>
          </w:divBdr>
        </w:div>
        <w:div w:id="931427450">
          <w:marLeft w:val="0"/>
          <w:marRight w:val="0"/>
          <w:marTop w:val="0"/>
          <w:marBottom w:val="0"/>
          <w:divBdr>
            <w:top w:val="none" w:sz="0" w:space="0" w:color="auto"/>
            <w:left w:val="none" w:sz="0" w:space="0" w:color="auto"/>
            <w:bottom w:val="none" w:sz="0" w:space="0" w:color="auto"/>
            <w:right w:val="none" w:sz="0" w:space="0" w:color="auto"/>
          </w:divBdr>
        </w:div>
        <w:div w:id="97064431">
          <w:marLeft w:val="0"/>
          <w:marRight w:val="0"/>
          <w:marTop w:val="0"/>
          <w:marBottom w:val="0"/>
          <w:divBdr>
            <w:top w:val="none" w:sz="0" w:space="0" w:color="auto"/>
            <w:left w:val="none" w:sz="0" w:space="0" w:color="auto"/>
            <w:bottom w:val="none" w:sz="0" w:space="0" w:color="auto"/>
            <w:right w:val="none" w:sz="0" w:space="0" w:color="auto"/>
          </w:divBdr>
        </w:div>
        <w:div w:id="57241587">
          <w:marLeft w:val="0"/>
          <w:marRight w:val="0"/>
          <w:marTop w:val="0"/>
          <w:marBottom w:val="0"/>
          <w:divBdr>
            <w:top w:val="none" w:sz="0" w:space="0" w:color="auto"/>
            <w:left w:val="none" w:sz="0" w:space="0" w:color="auto"/>
            <w:bottom w:val="none" w:sz="0" w:space="0" w:color="auto"/>
            <w:right w:val="none" w:sz="0" w:space="0" w:color="auto"/>
          </w:divBdr>
        </w:div>
      </w:divsChild>
    </w:div>
    <w:div w:id="1640725964">
      <w:bodyDiv w:val="1"/>
      <w:marLeft w:val="0"/>
      <w:marRight w:val="0"/>
      <w:marTop w:val="0"/>
      <w:marBottom w:val="0"/>
      <w:divBdr>
        <w:top w:val="none" w:sz="0" w:space="0" w:color="auto"/>
        <w:left w:val="none" w:sz="0" w:space="0" w:color="auto"/>
        <w:bottom w:val="none" w:sz="0" w:space="0" w:color="auto"/>
        <w:right w:val="none" w:sz="0" w:space="0" w:color="auto"/>
      </w:divBdr>
    </w:div>
    <w:div w:id="1640988287">
      <w:bodyDiv w:val="1"/>
      <w:marLeft w:val="0"/>
      <w:marRight w:val="0"/>
      <w:marTop w:val="0"/>
      <w:marBottom w:val="0"/>
      <w:divBdr>
        <w:top w:val="none" w:sz="0" w:space="0" w:color="auto"/>
        <w:left w:val="none" w:sz="0" w:space="0" w:color="auto"/>
        <w:bottom w:val="none" w:sz="0" w:space="0" w:color="auto"/>
        <w:right w:val="none" w:sz="0" w:space="0" w:color="auto"/>
      </w:divBdr>
    </w:div>
    <w:div w:id="1641300950">
      <w:bodyDiv w:val="1"/>
      <w:marLeft w:val="0"/>
      <w:marRight w:val="0"/>
      <w:marTop w:val="0"/>
      <w:marBottom w:val="0"/>
      <w:divBdr>
        <w:top w:val="none" w:sz="0" w:space="0" w:color="auto"/>
        <w:left w:val="none" w:sz="0" w:space="0" w:color="auto"/>
        <w:bottom w:val="none" w:sz="0" w:space="0" w:color="auto"/>
        <w:right w:val="none" w:sz="0" w:space="0" w:color="auto"/>
      </w:divBdr>
    </w:div>
    <w:div w:id="1641305370">
      <w:bodyDiv w:val="1"/>
      <w:marLeft w:val="0"/>
      <w:marRight w:val="0"/>
      <w:marTop w:val="0"/>
      <w:marBottom w:val="0"/>
      <w:divBdr>
        <w:top w:val="none" w:sz="0" w:space="0" w:color="auto"/>
        <w:left w:val="none" w:sz="0" w:space="0" w:color="auto"/>
        <w:bottom w:val="none" w:sz="0" w:space="0" w:color="auto"/>
        <w:right w:val="none" w:sz="0" w:space="0" w:color="auto"/>
      </w:divBdr>
    </w:div>
    <w:div w:id="1641768014">
      <w:bodyDiv w:val="1"/>
      <w:marLeft w:val="0"/>
      <w:marRight w:val="0"/>
      <w:marTop w:val="0"/>
      <w:marBottom w:val="0"/>
      <w:divBdr>
        <w:top w:val="none" w:sz="0" w:space="0" w:color="auto"/>
        <w:left w:val="none" w:sz="0" w:space="0" w:color="auto"/>
        <w:bottom w:val="none" w:sz="0" w:space="0" w:color="auto"/>
        <w:right w:val="none" w:sz="0" w:space="0" w:color="auto"/>
      </w:divBdr>
    </w:div>
    <w:div w:id="1641840362">
      <w:bodyDiv w:val="1"/>
      <w:marLeft w:val="0"/>
      <w:marRight w:val="0"/>
      <w:marTop w:val="0"/>
      <w:marBottom w:val="0"/>
      <w:divBdr>
        <w:top w:val="none" w:sz="0" w:space="0" w:color="auto"/>
        <w:left w:val="none" w:sz="0" w:space="0" w:color="auto"/>
        <w:bottom w:val="none" w:sz="0" w:space="0" w:color="auto"/>
        <w:right w:val="none" w:sz="0" w:space="0" w:color="auto"/>
      </w:divBdr>
    </w:div>
    <w:div w:id="1642228550">
      <w:bodyDiv w:val="1"/>
      <w:marLeft w:val="0"/>
      <w:marRight w:val="0"/>
      <w:marTop w:val="0"/>
      <w:marBottom w:val="0"/>
      <w:divBdr>
        <w:top w:val="none" w:sz="0" w:space="0" w:color="auto"/>
        <w:left w:val="none" w:sz="0" w:space="0" w:color="auto"/>
        <w:bottom w:val="none" w:sz="0" w:space="0" w:color="auto"/>
        <w:right w:val="none" w:sz="0" w:space="0" w:color="auto"/>
      </w:divBdr>
    </w:div>
    <w:div w:id="1642611071">
      <w:bodyDiv w:val="1"/>
      <w:marLeft w:val="0"/>
      <w:marRight w:val="0"/>
      <w:marTop w:val="0"/>
      <w:marBottom w:val="0"/>
      <w:divBdr>
        <w:top w:val="none" w:sz="0" w:space="0" w:color="auto"/>
        <w:left w:val="none" w:sz="0" w:space="0" w:color="auto"/>
        <w:bottom w:val="none" w:sz="0" w:space="0" w:color="auto"/>
        <w:right w:val="none" w:sz="0" w:space="0" w:color="auto"/>
      </w:divBdr>
    </w:div>
    <w:div w:id="1643270476">
      <w:bodyDiv w:val="1"/>
      <w:marLeft w:val="0"/>
      <w:marRight w:val="0"/>
      <w:marTop w:val="0"/>
      <w:marBottom w:val="0"/>
      <w:divBdr>
        <w:top w:val="none" w:sz="0" w:space="0" w:color="auto"/>
        <w:left w:val="none" w:sz="0" w:space="0" w:color="auto"/>
        <w:bottom w:val="none" w:sz="0" w:space="0" w:color="auto"/>
        <w:right w:val="none" w:sz="0" w:space="0" w:color="auto"/>
      </w:divBdr>
    </w:div>
    <w:div w:id="1643341092">
      <w:bodyDiv w:val="1"/>
      <w:marLeft w:val="0"/>
      <w:marRight w:val="0"/>
      <w:marTop w:val="0"/>
      <w:marBottom w:val="0"/>
      <w:divBdr>
        <w:top w:val="none" w:sz="0" w:space="0" w:color="auto"/>
        <w:left w:val="none" w:sz="0" w:space="0" w:color="auto"/>
        <w:bottom w:val="none" w:sz="0" w:space="0" w:color="auto"/>
        <w:right w:val="none" w:sz="0" w:space="0" w:color="auto"/>
      </w:divBdr>
    </w:div>
    <w:div w:id="1643385707">
      <w:bodyDiv w:val="1"/>
      <w:marLeft w:val="0"/>
      <w:marRight w:val="0"/>
      <w:marTop w:val="0"/>
      <w:marBottom w:val="0"/>
      <w:divBdr>
        <w:top w:val="none" w:sz="0" w:space="0" w:color="auto"/>
        <w:left w:val="none" w:sz="0" w:space="0" w:color="auto"/>
        <w:bottom w:val="none" w:sz="0" w:space="0" w:color="auto"/>
        <w:right w:val="none" w:sz="0" w:space="0" w:color="auto"/>
      </w:divBdr>
    </w:div>
    <w:div w:id="1643392102">
      <w:bodyDiv w:val="1"/>
      <w:marLeft w:val="0"/>
      <w:marRight w:val="0"/>
      <w:marTop w:val="0"/>
      <w:marBottom w:val="0"/>
      <w:divBdr>
        <w:top w:val="none" w:sz="0" w:space="0" w:color="auto"/>
        <w:left w:val="none" w:sz="0" w:space="0" w:color="auto"/>
        <w:bottom w:val="none" w:sz="0" w:space="0" w:color="auto"/>
        <w:right w:val="none" w:sz="0" w:space="0" w:color="auto"/>
      </w:divBdr>
    </w:div>
    <w:div w:id="1643730144">
      <w:bodyDiv w:val="1"/>
      <w:marLeft w:val="0"/>
      <w:marRight w:val="0"/>
      <w:marTop w:val="0"/>
      <w:marBottom w:val="0"/>
      <w:divBdr>
        <w:top w:val="none" w:sz="0" w:space="0" w:color="auto"/>
        <w:left w:val="none" w:sz="0" w:space="0" w:color="auto"/>
        <w:bottom w:val="none" w:sz="0" w:space="0" w:color="auto"/>
        <w:right w:val="none" w:sz="0" w:space="0" w:color="auto"/>
      </w:divBdr>
    </w:div>
    <w:div w:id="1644575682">
      <w:bodyDiv w:val="1"/>
      <w:marLeft w:val="0"/>
      <w:marRight w:val="0"/>
      <w:marTop w:val="0"/>
      <w:marBottom w:val="0"/>
      <w:divBdr>
        <w:top w:val="none" w:sz="0" w:space="0" w:color="auto"/>
        <w:left w:val="none" w:sz="0" w:space="0" w:color="auto"/>
        <w:bottom w:val="none" w:sz="0" w:space="0" w:color="auto"/>
        <w:right w:val="none" w:sz="0" w:space="0" w:color="auto"/>
      </w:divBdr>
      <w:divsChild>
        <w:div w:id="1841264503">
          <w:marLeft w:val="640"/>
          <w:marRight w:val="0"/>
          <w:marTop w:val="0"/>
          <w:marBottom w:val="0"/>
          <w:divBdr>
            <w:top w:val="none" w:sz="0" w:space="0" w:color="auto"/>
            <w:left w:val="none" w:sz="0" w:space="0" w:color="auto"/>
            <w:bottom w:val="none" w:sz="0" w:space="0" w:color="auto"/>
            <w:right w:val="none" w:sz="0" w:space="0" w:color="auto"/>
          </w:divBdr>
        </w:div>
        <w:div w:id="1039668774">
          <w:marLeft w:val="640"/>
          <w:marRight w:val="0"/>
          <w:marTop w:val="0"/>
          <w:marBottom w:val="0"/>
          <w:divBdr>
            <w:top w:val="none" w:sz="0" w:space="0" w:color="auto"/>
            <w:left w:val="none" w:sz="0" w:space="0" w:color="auto"/>
            <w:bottom w:val="none" w:sz="0" w:space="0" w:color="auto"/>
            <w:right w:val="none" w:sz="0" w:space="0" w:color="auto"/>
          </w:divBdr>
        </w:div>
        <w:div w:id="1031760567">
          <w:marLeft w:val="640"/>
          <w:marRight w:val="0"/>
          <w:marTop w:val="0"/>
          <w:marBottom w:val="0"/>
          <w:divBdr>
            <w:top w:val="none" w:sz="0" w:space="0" w:color="auto"/>
            <w:left w:val="none" w:sz="0" w:space="0" w:color="auto"/>
            <w:bottom w:val="none" w:sz="0" w:space="0" w:color="auto"/>
            <w:right w:val="none" w:sz="0" w:space="0" w:color="auto"/>
          </w:divBdr>
        </w:div>
        <w:div w:id="332610901">
          <w:marLeft w:val="640"/>
          <w:marRight w:val="0"/>
          <w:marTop w:val="0"/>
          <w:marBottom w:val="0"/>
          <w:divBdr>
            <w:top w:val="none" w:sz="0" w:space="0" w:color="auto"/>
            <w:left w:val="none" w:sz="0" w:space="0" w:color="auto"/>
            <w:bottom w:val="none" w:sz="0" w:space="0" w:color="auto"/>
            <w:right w:val="none" w:sz="0" w:space="0" w:color="auto"/>
          </w:divBdr>
        </w:div>
        <w:div w:id="145706411">
          <w:marLeft w:val="640"/>
          <w:marRight w:val="0"/>
          <w:marTop w:val="0"/>
          <w:marBottom w:val="0"/>
          <w:divBdr>
            <w:top w:val="none" w:sz="0" w:space="0" w:color="auto"/>
            <w:left w:val="none" w:sz="0" w:space="0" w:color="auto"/>
            <w:bottom w:val="none" w:sz="0" w:space="0" w:color="auto"/>
            <w:right w:val="none" w:sz="0" w:space="0" w:color="auto"/>
          </w:divBdr>
        </w:div>
        <w:div w:id="1113597490">
          <w:marLeft w:val="640"/>
          <w:marRight w:val="0"/>
          <w:marTop w:val="0"/>
          <w:marBottom w:val="0"/>
          <w:divBdr>
            <w:top w:val="none" w:sz="0" w:space="0" w:color="auto"/>
            <w:left w:val="none" w:sz="0" w:space="0" w:color="auto"/>
            <w:bottom w:val="none" w:sz="0" w:space="0" w:color="auto"/>
            <w:right w:val="none" w:sz="0" w:space="0" w:color="auto"/>
          </w:divBdr>
        </w:div>
        <w:div w:id="1852064292">
          <w:marLeft w:val="640"/>
          <w:marRight w:val="0"/>
          <w:marTop w:val="0"/>
          <w:marBottom w:val="0"/>
          <w:divBdr>
            <w:top w:val="none" w:sz="0" w:space="0" w:color="auto"/>
            <w:left w:val="none" w:sz="0" w:space="0" w:color="auto"/>
            <w:bottom w:val="none" w:sz="0" w:space="0" w:color="auto"/>
            <w:right w:val="none" w:sz="0" w:space="0" w:color="auto"/>
          </w:divBdr>
        </w:div>
        <w:div w:id="1862741540">
          <w:marLeft w:val="640"/>
          <w:marRight w:val="0"/>
          <w:marTop w:val="0"/>
          <w:marBottom w:val="0"/>
          <w:divBdr>
            <w:top w:val="none" w:sz="0" w:space="0" w:color="auto"/>
            <w:left w:val="none" w:sz="0" w:space="0" w:color="auto"/>
            <w:bottom w:val="none" w:sz="0" w:space="0" w:color="auto"/>
            <w:right w:val="none" w:sz="0" w:space="0" w:color="auto"/>
          </w:divBdr>
        </w:div>
        <w:div w:id="1115563201">
          <w:marLeft w:val="640"/>
          <w:marRight w:val="0"/>
          <w:marTop w:val="0"/>
          <w:marBottom w:val="0"/>
          <w:divBdr>
            <w:top w:val="none" w:sz="0" w:space="0" w:color="auto"/>
            <w:left w:val="none" w:sz="0" w:space="0" w:color="auto"/>
            <w:bottom w:val="none" w:sz="0" w:space="0" w:color="auto"/>
            <w:right w:val="none" w:sz="0" w:space="0" w:color="auto"/>
          </w:divBdr>
        </w:div>
        <w:div w:id="630287803">
          <w:marLeft w:val="640"/>
          <w:marRight w:val="0"/>
          <w:marTop w:val="0"/>
          <w:marBottom w:val="0"/>
          <w:divBdr>
            <w:top w:val="none" w:sz="0" w:space="0" w:color="auto"/>
            <w:left w:val="none" w:sz="0" w:space="0" w:color="auto"/>
            <w:bottom w:val="none" w:sz="0" w:space="0" w:color="auto"/>
            <w:right w:val="none" w:sz="0" w:space="0" w:color="auto"/>
          </w:divBdr>
        </w:div>
        <w:div w:id="1476335078">
          <w:marLeft w:val="640"/>
          <w:marRight w:val="0"/>
          <w:marTop w:val="0"/>
          <w:marBottom w:val="0"/>
          <w:divBdr>
            <w:top w:val="none" w:sz="0" w:space="0" w:color="auto"/>
            <w:left w:val="none" w:sz="0" w:space="0" w:color="auto"/>
            <w:bottom w:val="none" w:sz="0" w:space="0" w:color="auto"/>
            <w:right w:val="none" w:sz="0" w:space="0" w:color="auto"/>
          </w:divBdr>
        </w:div>
        <w:div w:id="825245372">
          <w:marLeft w:val="640"/>
          <w:marRight w:val="0"/>
          <w:marTop w:val="0"/>
          <w:marBottom w:val="0"/>
          <w:divBdr>
            <w:top w:val="none" w:sz="0" w:space="0" w:color="auto"/>
            <w:left w:val="none" w:sz="0" w:space="0" w:color="auto"/>
            <w:bottom w:val="none" w:sz="0" w:space="0" w:color="auto"/>
            <w:right w:val="none" w:sz="0" w:space="0" w:color="auto"/>
          </w:divBdr>
        </w:div>
        <w:div w:id="1589273197">
          <w:marLeft w:val="640"/>
          <w:marRight w:val="0"/>
          <w:marTop w:val="0"/>
          <w:marBottom w:val="0"/>
          <w:divBdr>
            <w:top w:val="none" w:sz="0" w:space="0" w:color="auto"/>
            <w:left w:val="none" w:sz="0" w:space="0" w:color="auto"/>
            <w:bottom w:val="none" w:sz="0" w:space="0" w:color="auto"/>
            <w:right w:val="none" w:sz="0" w:space="0" w:color="auto"/>
          </w:divBdr>
        </w:div>
        <w:div w:id="548105868">
          <w:marLeft w:val="640"/>
          <w:marRight w:val="0"/>
          <w:marTop w:val="0"/>
          <w:marBottom w:val="0"/>
          <w:divBdr>
            <w:top w:val="none" w:sz="0" w:space="0" w:color="auto"/>
            <w:left w:val="none" w:sz="0" w:space="0" w:color="auto"/>
            <w:bottom w:val="none" w:sz="0" w:space="0" w:color="auto"/>
            <w:right w:val="none" w:sz="0" w:space="0" w:color="auto"/>
          </w:divBdr>
        </w:div>
        <w:div w:id="155149793">
          <w:marLeft w:val="640"/>
          <w:marRight w:val="0"/>
          <w:marTop w:val="0"/>
          <w:marBottom w:val="0"/>
          <w:divBdr>
            <w:top w:val="none" w:sz="0" w:space="0" w:color="auto"/>
            <w:left w:val="none" w:sz="0" w:space="0" w:color="auto"/>
            <w:bottom w:val="none" w:sz="0" w:space="0" w:color="auto"/>
            <w:right w:val="none" w:sz="0" w:space="0" w:color="auto"/>
          </w:divBdr>
        </w:div>
        <w:div w:id="175851658">
          <w:marLeft w:val="640"/>
          <w:marRight w:val="0"/>
          <w:marTop w:val="0"/>
          <w:marBottom w:val="0"/>
          <w:divBdr>
            <w:top w:val="none" w:sz="0" w:space="0" w:color="auto"/>
            <w:left w:val="none" w:sz="0" w:space="0" w:color="auto"/>
            <w:bottom w:val="none" w:sz="0" w:space="0" w:color="auto"/>
            <w:right w:val="none" w:sz="0" w:space="0" w:color="auto"/>
          </w:divBdr>
        </w:div>
        <w:div w:id="1777796332">
          <w:marLeft w:val="640"/>
          <w:marRight w:val="0"/>
          <w:marTop w:val="0"/>
          <w:marBottom w:val="0"/>
          <w:divBdr>
            <w:top w:val="none" w:sz="0" w:space="0" w:color="auto"/>
            <w:left w:val="none" w:sz="0" w:space="0" w:color="auto"/>
            <w:bottom w:val="none" w:sz="0" w:space="0" w:color="auto"/>
            <w:right w:val="none" w:sz="0" w:space="0" w:color="auto"/>
          </w:divBdr>
        </w:div>
        <w:div w:id="1307976538">
          <w:marLeft w:val="640"/>
          <w:marRight w:val="0"/>
          <w:marTop w:val="0"/>
          <w:marBottom w:val="0"/>
          <w:divBdr>
            <w:top w:val="none" w:sz="0" w:space="0" w:color="auto"/>
            <w:left w:val="none" w:sz="0" w:space="0" w:color="auto"/>
            <w:bottom w:val="none" w:sz="0" w:space="0" w:color="auto"/>
            <w:right w:val="none" w:sz="0" w:space="0" w:color="auto"/>
          </w:divBdr>
        </w:div>
        <w:div w:id="1205486118">
          <w:marLeft w:val="640"/>
          <w:marRight w:val="0"/>
          <w:marTop w:val="0"/>
          <w:marBottom w:val="0"/>
          <w:divBdr>
            <w:top w:val="none" w:sz="0" w:space="0" w:color="auto"/>
            <w:left w:val="none" w:sz="0" w:space="0" w:color="auto"/>
            <w:bottom w:val="none" w:sz="0" w:space="0" w:color="auto"/>
            <w:right w:val="none" w:sz="0" w:space="0" w:color="auto"/>
          </w:divBdr>
        </w:div>
        <w:div w:id="1297758816">
          <w:marLeft w:val="640"/>
          <w:marRight w:val="0"/>
          <w:marTop w:val="0"/>
          <w:marBottom w:val="0"/>
          <w:divBdr>
            <w:top w:val="none" w:sz="0" w:space="0" w:color="auto"/>
            <w:left w:val="none" w:sz="0" w:space="0" w:color="auto"/>
            <w:bottom w:val="none" w:sz="0" w:space="0" w:color="auto"/>
            <w:right w:val="none" w:sz="0" w:space="0" w:color="auto"/>
          </w:divBdr>
        </w:div>
        <w:div w:id="2115206262">
          <w:marLeft w:val="640"/>
          <w:marRight w:val="0"/>
          <w:marTop w:val="0"/>
          <w:marBottom w:val="0"/>
          <w:divBdr>
            <w:top w:val="none" w:sz="0" w:space="0" w:color="auto"/>
            <w:left w:val="none" w:sz="0" w:space="0" w:color="auto"/>
            <w:bottom w:val="none" w:sz="0" w:space="0" w:color="auto"/>
            <w:right w:val="none" w:sz="0" w:space="0" w:color="auto"/>
          </w:divBdr>
        </w:div>
        <w:div w:id="1630744269">
          <w:marLeft w:val="640"/>
          <w:marRight w:val="0"/>
          <w:marTop w:val="0"/>
          <w:marBottom w:val="0"/>
          <w:divBdr>
            <w:top w:val="none" w:sz="0" w:space="0" w:color="auto"/>
            <w:left w:val="none" w:sz="0" w:space="0" w:color="auto"/>
            <w:bottom w:val="none" w:sz="0" w:space="0" w:color="auto"/>
            <w:right w:val="none" w:sz="0" w:space="0" w:color="auto"/>
          </w:divBdr>
        </w:div>
        <w:div w:id="275059897">
          <w:marLeft w:val="640"/>
          <w:marRight w:val="0"/>
          <w:marTop w:val="0"/>
          <w:marBottom w:val="0"/>
          <w:divBdr>
            <w:top w:val="none" w:sz="0" w:space="0" w:color="auto"/>
            <w:left w:val="none" w:sz="0" w:space="0" w:color="auto"/>
            <w:bottom w:val="none" w:sz="0" w:space="0" w:color="auto"/>
            <w:right w:val="none" w:sz="0" w:space="0" w:color="auto"/>
          </w:divBdr>
        </w:div>
        <w:div w:id="341392508">
          <w:marLeft w:val="640"/>
          <w:marRight w:val="0"/>
          <w:marTop w:val="0"/>
          <w:marBottom w:val="0"/>
          <w:divBdr>
            <w:top w:val="none" w:sz="0" w:space="0" w:color="auto"/>
            <w:left w:val="none" w:sz="0" w:space="0" w:color="auto"/>
            <w:bottom w:val="none" w:sz="0" w:space="0" w:color="auto"/>
            <w:right w:val="none" w:sz="0" w:space="0" w:color="auto"/>
          </w:divBdr>
        </w:div>
        <w:div w:id="185292373">
          <w:marLeft w:val="640"/>
          <w:marRight w:val="0"/>
          <w:marTop w:val="0"/>
          <w:marBottom w:val="0"/>
          <w:divBdr>
            <w:top w:val="none" w:sz="0" w:space="0" w:color="auto"/>
            <w:left w:val="none" w:sz="0" w:space="0" w:color="auto"/>
            <w:bottom w:val="none" w:sz="0" w:space="0" w:color="auto"/>
            <w:right w:val="none" w:sz="0" w:space="0" w:color="auto"/>
          </w:divBdr>
        </w:div>
        <w:div w:id="417561358">
          <w:marLeft w:val="640"/>
          <w:marRight w:val="0"/>
          <w:marTop w:val="0"/>
          <w:marBottom w:val="0"/>
          <w:divBdr>
            <w:top w:val="none" w:sz="0" w:space="0" w:color="auto"/>
            <w:left w:val="none" w:sz="0" w:space="0" w:color="auto"/>
            <w:bottom w:val="none" w:sz="0" w:space="0" w:color="auto"/>
            <w:right w:val="none" w:sz="0" w:space="0" w:color="auto"/>
          </w:divBdr>
        </w:div>
        <w:div w:id="1863006547">
          <w:marLeft w:val="640"/>
          <w:marRight w:val="0"/>
          <w:marTop w:val="0"/>
          <w:marBottom w:val="0"/>
          <w:divBdr>
            <w:top w:val="none" w:sz="0" w:space="0" w:color="auto"/>
            <w:left w:val="none" w:sz="0" w:space="0" w:color="auto"/>
            <w:bottom w:val="none" w:sz="0" w:space="0" w:color="auto"/>
            <w:right w:val="none" w:sz="0" w:space="0" w:color="auto"/>
          </w:divBdr>
        </w:div>
        <w:div w:id="901797860">
          <w:marLeft w:val="640"/>
          <w:marRight w:val="0"/>
          <w:marTop w:val="0"/>
          <w:marBottom w:val="0"/>
          <w:divBdr>
            <w:top w:val="none" w:sz="0" w:space="0" w:color="auto"/>
            <w:left w:val="none" w:sz="0" w:space="0" w:color="auto"/>
            <w:bottom w:val="none" w:sz="0" w:space="0" w:color="auto"/>
            <w:right w:val="none" w:sz="0" w:space="0" w:color="auto"/>
          </w:divBdr>
        </w:div>
        <w:div w:id="1588464901">
          <w:marLeft w:val="640"/>
          <w:marRight w:val="0"/>
          <w:marTop w:val="0"/>
          <w:marBottom w:val="0"/>
          <w:divBdr>
            <w:top w:val="none" w:sz="0" w:space="0" w:color="auto"/>
            <w:left w:val="none" w:sz="0" w:space="0" w:color="auto"/>
            <w:bottom w:val="none" w:sz="0" w:space="0" w:color="auto"/>
            <w:right w:val="none" w:sz="0" w:space="0" w:color="auto"/>
          </w:divBdr>
        </w:div>
        <w:div w:id="40322774">
          <w:marLeft w:val="640"/>
          <w:marRight w:val="0"/>
          <w:marTop w:val="0"/>
          <w:marBottom w:val="0"/>
          <w:divBdr>
            <w:top w:val="none" w:sz="0" w:space="0" w:color="auto"/>
            <w:left w:val="none" w:sz="0" w:space="0" w:color="auto"/>
            <w:bottom w:val="none" w:sz="0" w:space="0" w:color="auto"/>
            <w:right w:val="none" w:sz="0" w:space="0" w:color="auto"/>
          </w:divBdr>
        </w:div>
        <w:div w:id="405346967">
          <w:marLeft w:val="640"/>
          <w:marRight w:val="0"/>
          <w:marTop w:val="0"/>
          <w:marBottom w:val="0"/>
          <w:divBdr>
            <w:top w:val="none" w:sz="0" w:space="0" w:color="auto"/>
            <w:left w:val="none" w:sz="0" w:space="0" w:color="auto"/>
            <w:bottom w:val="none" w:sz="0" w:space="0" w:color="auto"/>
            <w:right w:val="none" w:sz="0" w:space="0" w:color="auto"/>
          </w:divBdr>
        </w:div>
        <w:div w:id="586693634">
          <w:marLeft w:val="640"/>
          <w:marRight w:val="0"/>
          <w:marTop w:val="0"/>
          <w:marBottom w:val="0"/>
          <w:divBdr>
            <w:top w:val="none" w:sz="0" w:space="0" w:color="auto"/>
            <w:left w:val="none" w:sz="0" w:space="0" w:color="auto"/>
            <w:bottom w:val="none" w:sz="0" w:space="0" w:color="auto"/>
            <w:right w:val="none" w:sz="0" w:space="0" w:color="auto"/>
          </w:divBdr>
        </w:div>
        <w:div w:id="1014189252">
          <w:marLeft w:val="640"/>
          <w:marRight w:val="0"/>
          <w:marTop w:val="0"/>
          <w:marBottom w:val="0"/>
          <w:divBdr>
            <w:top w:val="none" w:sz="0" w:space="0" w:color="auto"/>
            <w:left w:val="none" w:sz="0" w:space="0" w:color="auto"/>
            <w:bottom w:val="none" w:sz="0" w:space="0" w:color="auto"/>
            <w:right w:val="none" w:sz="0" w:space="0" w:color="auto"/>
          </w:divBdr>
        </w:div>
        <w:div w:id="303508260">
          <w:marLeft w:val="640"/>
          <w:marRight w:val="0"/>
          <w:marTop w:val="0"/>
          <w:marBottom w:val="0"/>
          <w:divBdr>
            <w:top w:val="none" w:sz="0" w:space="0" w:color="auto"/>
            <w:left w:val="none" w:sz="0" w:space="0" w:color="auto"/>
            <w:bottom w:val="none" w:sz="0" w:space="0" w:color="auto"/>
            <w:right w:val="none" w:sz="0" w:space="0" w:color="auto"/>
          </w:divBdr>
        </w:div>
        <w:div w:id="690187313">
          <w:marLeft w:val="640"/>
          <w:marRight w:val="0"/>
          <w:marTop w:val="0"/>
          <w:marBottom w:val="0"/>
          <w:divBdr>
            <w:top w:val="none" w:sz="0" w:space="0" w:color="auto"/>
            <w:left w:val="none" w:sz="0" w:space="0" w:color="auto"/>
            <w:bottom w:val="none" w:sz="0" w:space="0" w:color="auto"/>
            <w:right w:val="none" w:sz="0" w:space="0" w:color="auto"/>
          </w:divBdr>
        </w:div>
        <w:div w:id="750079538">
          <w:marLeft w:val="640"/>
          <w:marRight w:val="0"/>
          <w:marTop w:val="0"/>
          <w:marBottom w:val="0"/>
          <w:divBdr>
            <w:top w:val="none" w:sz="0" w:space="0" w:color="auto"/>
            <w:left w:val="none" w:sz="0" w:space="0" w:color="auto"/>
            <w:bottom w:val="none" w:sz="0" w:space="0" w:color="auto"/>
            <w:right w:val="none" w:sz="0" w:space="0" w:color="auto"/>
          </w:divBdr>
        </w:div>
        <w:div w:id="2031494467">
          <w:marLeft w:val="640"/>
          <w:marRight w:val="0"/>
          <w:marTop w:val="0"/>
          <w:marBottom w:val="0"/>
          <w:divBdr>
            <w:top w:val="none" w:sz="0" w:space="0" w:color="auto"/>
            <w:left w:val="none" w:sz="0" w:space="0" w:color="auto"/>
            <w:bottom w:val="none" w:sz="0" w:space="0" w:color="auto"/>
            <w:right w:val="none" w:sz="0" w:space="0" w:color="auto"/>
          </w:divBdr>
        </w:div>
        <w:div w:id="2107071355">
          <w:marLeft w:val="640"/>
          <w:marRight w:val="0"/>
          <w:marTop w:val="0"/>
          <w:marBottom w:val="0"/>
          <w:divBdr>
            <w:top w:val="none" w:sz="0" w:space="0" w:color="auto"/>
            <w:left w:val="none" w:sz="0" w:space="0" w:color="auto"/>
            <w:bottom w:val="none" w:sz="0" w:space="0" w:color="auto"/>
            <w:right w:val="none" w:sz="0" w:space="0" w:color="auto"/>
          </w:divBdr>
        </w:div>
        <w:div w:id="255216998">
          <w:marLeft w:val="640"/>
          <w:marRight w:val="0"/>
          <w:marTop w:val="0"/>
          <w:marBottom w:val="0"/>
          <w:divBdr>
            <w:top w:val="none" w:sz="0" w:space="0" w:color="auto"/>
            <w:left w:val="none" w:sz="0" w:space="0" w:color="auto"/>
            <w:bottom w:val="none" w:sz="0" w:space="0" w:color="auto"/>
            <w:right w:val="none" w:sz="0" w:space="0" w:color="auto"/>
          </w:divBdr>
        </w:div>
        <w:div w:id="1434519998">
          <w:marLeft w:val="640"/>
          <w:marRight w:val="0"/>
          <w:marTop w:val="0"/>
          <w:marBottom w:val="0"/>
          <w:divBdr>
            <w:top w:val="none" w:sz="0" w:space="0" w:color="auto"/>
            <w:left w:val="none" w:sz="0" w:space="0" w:color="auto"/>
            <w:bottom w:val="none" w:sz="0" w:space="0" w:color="auto"/>
            <w:right w:val="none" w:sz="0" w:space="0" w:color="auto"/>
          </w:divBdr>
        </w:div>
        <w:div w:id="1232499159">
          <w:marLeft w:val="640"/>
          <w:marRight w:val="0"/>
          <w:marTop w:val="0"/>
          <w:marBottom w:val="0"/>
          <w:divBdr>
            <w:top w:val="none" w:sz="0" w:space="0" w:color="auto"/>
            <w:left w:val="none" w:sz="0" w:space="0" w:color="auto"/>
            <w:bottom w:val="none" w:sz="0" w:space="0" w:color="auto"/>
            <w:right w:val="none" w:sz="0" w:space="0" w:color="auto"/>
          </w:divBdr>
        </w:div>
        <w:div w:id="1835148947">
          <w:marLeft w:val="640"/>
          <w:marRight w:val="0"/>
          <w:marTop w:val="0"/>
          <w:marBottom w:val="0"/>
          <w:divBdr>
            <w:top w:val="none" w:sz="0" w:space="0" w:color="auto"/>
            <w:left w:val="none" w:sz="0" w:space="0" w:color="auto"/>
            <w:bottom w:val="none" w:sz="0" w:space="0" w:color="auto"/>
            <w:right w:val="none" w:sz="0" w:space="0" w:color="auto"/>
          </w:divBdr>
        </w:div>
        <w:div w:id="1649897078">
          <w:marLeft w:val="640"/>
          <w:marRight w:val="0"/>
          <w:marTop w:val="0"/>
          <w:marBottom w:val="0"/>
          <w:divBdr>
            <w:top w:val="none" w:sz="0" w:space="0" w:color="auto"/>
            <w:left w:val="none" w:sz="0" w:space="0" w:color="auto"/>
            <w:bottom w:val="none" w:sz="0" w:space="0" w:color="auto"/>
            <w:right w:val="none" w:sz="0" w:space="0" w:color="auto"/>
          </w:divBdr>
        </w:div>
        <w:div w:id="1544100239">
          <w:marLeft w:val="640"/>
          <w:marRight w:val="0"/>
          <w:marTop w:val="0"/>
          <w:marBottom w:val="0"/>
          <w:divBdr>
            <w:top w:val="none" w:sz="0" w:space="0" w:color="auto"/>
            <w:left w:val="none" w:sz="0" w:space="0" w:color="auto"/>
            <w:bottom w:val="none" w:sz="0" w:space="0" w:color="auto"/>
            <w:right w:val="none" w:sz="0" w:space="0" w:color="auto"/>
          </w:divBdr>
        </w:div>
        <w:div w:id="68114657">
          <w:marLeft w:val="640"/>
          <w:marRight w:val="0"/>
          <w:marTop w:val="0"/>
          <w:marBottom w:val="0"/>
          <w:divBdr>
            <w:top w:val="none" w:sz="0" w:space="0" w:color="auto"/>
            <w:left w:val="none" w:sz="0" w:space="0" w:color="auto"/>
            <w:bottom w:val="none" w:sz="0" w:space="0" w:color="auto"/>
            <w:right w:val="none" w:sz="0" w:space="0" w:color="auto"/>
          </w:divBdr>
        </w:div>
      </w:divsChild>
    </w:div>
    <w:div w:id="1644582573">
      <w:bodyDiv w:val="1"/>
      <w:marLeft w:val="0"/>
      <w:marRight w:val="0"/>
      <w:marTop w:val="0"/>
      <w:marBottom w:val="0"/>
      <w:divBdr>
        <w:top w:val="none" w:sz="0" w:space="0" w:color="auto"/>
        <w:left w:val="none" w:sz="0" w:space="0" w:color="auto"/>
        <w:bottom w:val="none" w:sz="0" w:space="0" w:color="auto"/>
        <w:right w:val="none" w:sz="0" w:space="0" w:color="auto"/>
      </w:divBdr>
    </w:div>
    <w:div w:id="1644847842">
      <w:bodyDiv w:val="1"/>
      <w:marLeft w:val="0"/>
      <w:marRight w:val="0"/>
      <w:marTop w:val="0"/>
      <w:marBottom w:val="0"/>
      <w:divBdr>
        <w:top w:val="none" w:sz="0" w:space="0" w:color="auto"/>
        <w:left w:val="none" w:sz="0" w:space="0" w:color="auto"/>
        <w:bottom w:val="none" w:sz="0" w:space="0" w:color="auto"/>
        <w:right w:val="none" w:sz="0" w:space="0" w:color="auto"/>
      </w:divBdr>
    </w:div>
    <w:div w:id="1645888325">
      <w:bodyDiv w:val="1"/>
      <w:marLeft w:val="0"/>
      <w:marRight w:val="0"/>
      <w:marTop w:val="0"/>
      <w:marBottom w:val="0"/>
      <w:divBdr>
        <w:top w:val="none" w:sz="0" w:space="0" w:color="auto"/>
        <w:left w:val="none" w:sz="0" w:space="0" w:color="auto"/>
        <w:bottom w:val="none" w:sz="0" w:space="0" w:color="auto"/>
        <w:right w:val="none" w:sz="0" w:space="0" w:color="auto"/>
      </w:divBdr>
      <w:divsChild>
        <w:div w:id="2132628916">
          <w:marLeft w:val="480"/>
          <w:marRight w:val="0"/>
          <w:marTop w:val="0"/>
          <w:marBottom w:val="0"/>
          <w:divBdr>
            <w:top w:val="none" w:sz="0" w:space="0" w:color="auto"/>
            <w:left w:val="none" w:sz="0" w:space="0" w:color="auto"/>
            <w:bottom w:val="none" w:sz="0" w:space="0" w:color="auto"/>
            <w:right w:val="none" w:sz="0" w:space="0" w:color="auto"/>
          </w:divBdr>
        </w:div>
        <w:div w:id="2023240304">
          <w:marLeft w:val="480"/>
          <w:marRight w:val="0"/>
          <w:marTop w:val="0"/>
          <w:marBottom w:val="0"/>
          <w:divBdr>
            <w:top w:val="none" w:sz="0" w:space="0" w:color="auto"/>
            <w:left w:val="none" w:sz="0" w:space="0" w:color="auto"/>
            <w:bottom w:val="none" w:sz="0" w:space="0" w:color="auto"/>
            <w:right w:val="none" w:sz="0" w:space="0" w:color="auto"/>
          </w:divBdr>
        </w:div>
        <w:div w:id="42364858">
          <w:marLeft w:val="480"/>
          <w:marRight w:val="0"/>
          <w:marTop w:val="0"/>
          <w:marBottom w:val="0"/>
          <w:divBdr>
            <w:top w:val="none" w:sz="0" w:space="0" w:color="auto"/>
            <w:left w:val="none" w:sz="0" w:space="0" w:color="auto"/>
            <w:bottom w:val="none" w:sz="0" w:space="0" w:color="auto"/>
            <w:right w:val="none" w:sz="0" w:space="0" w:color="auto"/>
          </w:divBdr>
        </w:div>
        <w:div w:id="1736976253">
          <w:marLeft w:val="480"/>
          <w:marRight w:val="0"/>
          <w:marTop w:val="0"/>
          <w:marBottom w:val="0"/>
          <w:divBdr>
            <w:top w:val="none" w:sz="0" w:space="0" w:color="auto"/>
            <w:left w:val="none" w:sz="0" w:space="0" w:color="auto"/>
            <w:bottom w:val="none" w:sz="0" w:space="0" w:color="auto"/>
            <w:right w:val="none" w:sz="0" w:space="0" w:color="auto"/>
          </w:divBdr>
        </w:div>
        <w:div w:id="53437505">
          <w:marLeft w:val="480"/>
          <w:marRight w:val="0"/>
          <w:marTop w:val="0"/>
          <w:marBottom w:val="0"/>
          <w:divBdr>
            <w:top w:val="none" w:sz="0" w:space="0" w:color="auto"/>
            <w:left w:val="none" w:sz="0" w:space="0" w:color="auto"/>
            <w:bottom w:val="none" w:sz="0" w:space="0" w:color="auto"/>
            <w:right w:val="none" w:sz="0" w:space="0" w:color="auto"/>
          </w:divBdr>
        </w:div>
        <w:div w:id="951084850">
          <w:marLeft w:val="480"/>
          <w:marRight w:val="0"/>
          <w:marTop w:val="0"/>
          <w:marBottom w:val="0"/>
          <w:divBdr>
            <w:top w:val="none" w:sz="0" w:space="0" w:color="auto"/>
            <w:left w:val="none" w:sz="0" w:space="0" w:color="auto"/>
            <w:bottom w:val="none" w:sz="0" w:space="0" w:color="auto"/>
            <w:right w:val="none" w:sz="0" w:space="0" w:color="auto"/>
          </w:divBdr>
        </w:div>
        <w:div w:id="427887828">
          <w:marLeft w:val="480"/>
          <w:marRight w:val="0"/>
          <w:marTop w:val="0"/>
          <w:marBottom w:val="0"/>
          <w:divBdr>
            <w:top w:val="none" w:sz="0" w:space="0" w:color="auto"/>
            <w:left w:val="none" w:sz="0" w:space="0" w:color="auto"/>
            <w:bottom w:val="none" w:sz="0" w:space="0" w:color="auto"/>
            <w:right w:val="none" w:sz="0" w:space="0" w:color="auto"/>
          </w:divBdr>
        </w:div>
        <w:div w:id="899827159">
          <w:marLeft w:val="480"/>
          <w:marRight w:val="0"/>
          <w:marTop w:val="0"/>
          <w:marBottom w:val="0"/>
          <w:divBdr>
            <w:top w:val="none" w:sz="0" w:space="0" w:color="auto"/>
            <w:left w:val="none" w:sz="0" w:space="0" w:color="auto"/>
            <w:bottom w:val="none" w:sz="0" w:space="0" w:color="auto"/>
            <w:right w:val="none" w:sz="0" w:space="0" w:color="auto"/>
          </w:divBdr>
        </w:div>
        <w:div w:id="1522819162">
          <w:marLeft w:val="480"/>
          <w:marRight w:val="0"/>
          <w:marTop w:val="0"/>
          <w:marBottom w:val="0"/>
          <w:divBdr>
            <w:top w:val="none" w:sz="0" w:space="0" w:color="auto"/>
            <w:left w:val="none" w:sz="0" w:space="0" w:color="auto"/>
            <w:bottom w:val="none" w:sz="0" w:space="0" w:color="auto"/>
            <w:right w:val="none" w:sz="0" w:space="0" w:color="auto"/>
          </w:divBdr>
        </w:div>
        <w:div w:id="62072244">
          <w:marLeft w:val="480"/>
          <w:marRight w:val="0"/>
          <w:marTop w:val="0"/>
          <w:marBottom w:val="0"/>
          <w:divBdr>
            <w:top w:val="none" w:sz="0" w:space="0" w:color="auto"/>
            <w:left w:val="none" w:sz="0" w:space="0" w:color="auto"/>
            <w:bottom w:val="none" w:sz="0" w:space="0" w:color="auto"/>
            <w:right w:val="none" w:sz="0" w:space="0" w:color="auto"/>
          </w:divBdr>
        </w:div>
        <w:div w:id="155197367">
          <w:marLeft w:val="480"/>
          <w:marRight w:val="0"/>
          <w:marTop w:val="0"/>
          <w:marBottom w:val="0"/>
          <w:divBdr>
            <w:top w:val="none" w:sz="0" w:space="0" w:color="auto"/>
            <w:left w:val="none" w:sz="0" w:space="0" w:color="auto"/>
            <w:bottom w:val="none" w:sz="0" w:space="0" w:color="auto"/>
            <w:right w:val="none" w:sz="0" w:space="0" w:color="auto"/>
          </w:divBdr>
        </w:div>
        <w:div w:id="1378581735">
          <w:marLeft w:val="480"/>
          <w:marRight w:val="0"/>
          <w:marTop w:val="0"/>
          <w:marBottom w:val="0"/>
          <w:divBdr>
            <w:top w:val="none" w:sz="0" w:space="0" w:color="auto"/>
            <w:left w:val="none" w:sz="0" w:space="0" w:color="auto"/>
            <w:bottom w:val="none" w:sz="0" w:space="0" w:color="auto"/>
            <w:right w:val="none" w:sz="0" w:space="0" w:color="auto"/>
          </w:divBdr>
        </w:div>
        <w:div w:id="1525167408">
          <w:marLeft w:val="480"/>
          <w:marRight w:val="0"/>
          <w:marTop w:val="0"/>
          <w:marBottom w:val="0"/>
          <w:divBdr>
            <w:top w:val="none" w:sz="0" w:space="0" w:color="auto"/>
            <w:left w:val="none" w:sz="0" w:space="0" w:color="auto"/>
            <w:bottom w:val="none" w:sz="0" w:space="0" w:color="auto"/>
            <w:right w:val="none" w:sz="0" w:space="0" w:color="auto"/>
          </w:divBdr>
        </w:div>
        <w:div w:id="2090735123">
          <w:marLeft w:val="480"/>
          <w:marRight w:val="0"/>
          <w:marTop w:val="0"/>
          <w:marBottom w:val="0"/>
          <w:divBdr>
            <w:top w:val="none" w:sz="0" w:space="0" w:color="auto"/>
            <w:left w:val="none" w:sz="0" w:space="0" w:color="auto"/>
            <w:bottom w:val="none" w:sz="0" w:space="0" w:color="auto"/>
            <w:right w:val="none" w:sz="0" w:space="0" w:color="auto"/>
          </w:divBdr>
        </w:div>
        <w:div w:id="1981960897">
          <w:marLeft w:val="480"/>
          <w:marRight w:val="0"/>
          <w:marTop w:val="0"/>
          <w:marBottom w:val="0"/>
          <w:divBdr>
            <w:top w:val="none" w:sz="0" w:space="0" w:color="auto"/>
            <w:left w:val="none" w:sz="0" w:space="0" w:color="auto"/>
            <w:bottom w:val="none" w:sz="0" w:space="0" w:color="auto"/>
            <w:right w:val="none" w:sz="0" w:space="0" w:color="auto"/>
          </w:divBdr>
        </w:div>
        <w:div w:id="1591814036">
          <w:marLeft w:val="480"/>
          <w:marRight w:val="0"/>
          <w:marTop w:val="0"/>
          <w:marBottom w:val="0"/>
          <w:divBdr>
            <w:top w:val="none" w:sz="0" w:space="0" w:color="auto"/>
            <w:left w:val="none" w:sz="0" w:space="0" w:color="auto"/>
            <w:bottom w:val="none" w:sz="0" w:space="0" w:color="auto"/>
            <w:right w:val="none" w:sz="0" w:space="0" w:color="auto"/>
          </w:divBdr>
        </w:div>
      </w:divsChild>
    </w:div>
    <w:div w:id="1646347907">
      <w:bodyDiv w:val="1"/>
      <w:marLeft w:val="0"/>
      <w:marRight w:val="0"/>
      <w:marTop w:val="0"/>
      <w:marBottom w:val="0"/>
      <w:divBdr>
        <w:top w:val="none" w:sz="0" w:space="0" w:color="auto"/>
        <w:left w:val="none" w:sz="0" w:space="0" w:color="auto"/>
        <w:bottom w:val="none" w:sz="0" w:space="0" w:color="auto"/>
        <w:right w:val="none" w:sz="0" w:space="0" w:color="auto"/>
      </w:divBdr>
    </w:div>
    <w:div w:id="1646399655">
      <w:bodyDiv w:val="1"/>
      <w:marLeft w:val="0"/>
      <w:marRight w:val="0"/>
      <w:marTop w:val="0"/>
      <w:marBottom w:val="0"/>
      <w:divBdr>
        <w:top w:val="none" w:sz="0" w:space="0" w:color="auto"/>
        <w:left w:val="none" w:sz="0" w:space="0" w:color="auto"/>
        <w:bottom w:val="none" w:sz="0" w:space="0" w:color="auto"/>
        <w:right w:val="none" w:sz="0" w:space="0" w:color="auto"/>
      </w:divBdr>
    </w:div>
    <w:div w:id="1647078977">
      <w:bodyDiv w:val="1"/>
      <w:marLeft w:val="0"/>
      <w:marRight w:val="0"/>
      <w:marTop w:val="0"/>
      <w:marBottom w:val="0"/>
      <w:divBdr>
        <w:top w:val="none" w:sz="0" w:space="0" w:color="auto"/>
        <w:left w:val="none" w:sz="0" w:space="0" w:color="auto"/>
        <w:bottom w:val="none" w:sz="0" w:space="0" w:color="auto"/>
        <w:right w:val="none" w:sz="0" w:space="0" w:color="auto"/>
      </w:divBdr>
    </w:div>
    <w:div w:id="1647667070">
      <w:bodyDiv w:val="1"/>
      <w:marLeft w:val="0"/>
      <w:marRight w:val="0"/>
      <w:marTop w:val="0"/>
      <w:marBottom w:val="0"/>
      <w:divBdr>
        <w:top w:val="none" w:sz="0" w:space="0" w:color="auto"/>
        <w:left w:val="none" w:sz="0" w:space="0" w:color="auto"/>
        <w:bottom w:val="none" w:sz="0" w:space="0" w:color="auto"/>
        <w:right w:val="none" w:sz="0" w:space="0" w:color="auto"/>
      </w:divBdr>
    </w:div>
    <w:div w:id="1647971687">
      <w:bodyDiv w:val="1"/>
      <w:marLeft w:val="0"/>
      <w:marRight w:val="0"/>
      <w:marTop w:val="0"/>
      <w:marBottom w:val="0"/>
      <w:divBdr>
        <w:top w:val="none" w:sz="0" w:space="0" w:color="auto"/>
        <w:left w:val="none" w:sz="0" w:space="0" w:color="auto"/>
        <w:bottom w:val="none" w:sz="0" w:space="0" w:color="auto"/>
        <w:right w:val="none" w:sz="0" w:space="0" w:color="auto"/>
      </w:divBdr>
    </w:div>
    <w:div w:id="1648433664">
      <w:bodyDiv w:val="1"/>
      <w:marLeft w:val="0"/>
      <w:marRight w:val="0"/>
      <w:marTop w:val="0"/>
      <w:marBottom w:val="0"/>
      <w:divBdr>
        <w:top w:val="none" w:sz="0" w:space="0" w:color="auto"/>
        <w:left w:val="none" w:sz="0" w:space="0" w:color="auto"/>
        <w:bottom w:val="none" w:sz="0" w:space="0" w:color="auto"/>
        <w:right w:val="none" w:sz="0" w:space="0" w:color="auto"/>
      </w:divBdr>
    </w:div>
    <w:div w:id="1648782706">
      <w:bodyDiv w:val="1"/>
      <w:marLeft w:val="0"/>
      <w:marRight w:val="0"/>
      <w:marTop w:val="0"/>
      <w:marBottom w:val="0"/>
      <w:divBdr>
        <w:top w:val="none" w:sz="0" w:space="0" w:color="auto"/>
        <w:left w:val="none" w:sz="0" w:space="0" w:color="auto"/>
        <w:bottom w:val="none" w:sz="0" w:space="0" w:color="auto"/>
        <w:right w:val="none" w:sz="0" w:space="0" w:color="auto"/>
      </w:divBdr>
    </w:div>
    <w:div w:id="1649288130">
      <w:bodyDiv w:val="1"/>
      <w:marLeft w:val="0"/>
      <w:marRight w:val="0"/>
      <w:marTop w:val="0"/>
      <w:marBottom w:val="0"/>
      <w:divBdr>
        <w:top w:val="none" w:sz="0" w:space="0" w:color="auto"/>
        <w:left w:val="none" w:sz="0" w:space="0" w:color="auto"/>
        <w:bottom w:val="none" w:sz="0" w:space="0" w:color="auto"/>
        <w:right w:val="none" w:sz="0" w:space="0" w:color="auto"/>
      </w:divBdr>
      <w:divsChild>
        <w:div w:id="560100800">
          <w:marLeft w:val="640"/>
          <w:marRight w:val="0"/>
          <w:marTop w:val="0"/>
          <w:marBottom w:val="0"/>
          <w:divBdr>
            <w:top w:val="none" w:sz="0" w:space="0" w:color="auto"/>
            <w:left w:val="none" w:sz="0" w:space="0" w:color="auto"/>
            <w:bottom w:val="none" w:sz="0" w:space="0" w:color="auto"/>
            <w:right w:val="none" w:sz="0" w:space="0" w:color="auto"/>
          </w:divBdr>
        </w:div>
        <w:div w:id="1717043657">
          <w:marLeft w:val="640"/>
          <w:marRight w:val="0"/>
          <w:marTop w:val="0"/>
          <w:marBottom w:val="0"/>
          <w:divBdr>
            <w:top w:val="none" w:sz="0" w:space="0" w:color="auto"/>
            <w:left w:val="none" w:sz="0" w:space="0" w:color="auto"/>
            <w:bottom w:val="none" w:sz="0" w:space="0" w:color="auto"/>
            <w:right w:val="none" w:sz="0" w:space="0" w:color="auto"/>
          </w:divBdr>
        </w:div>
        <w:div w:id="191767894">
          <w:marLeft w:val="640"/>
          <w:marRight w:val="0"/>
          <w:marTop w:val="0"/>
          <w:marBottom w:val="0"/>
          <w:divBdr>
            <w:top w:val="none" w:sz="0" w:space="0" w:color="auto"/>
            <w:left w:val="none" w:sz="0" w:space="0" w:color="auto"/>
            <w:bottom w:val="none" w:sz="0" w:space="0" w:color="auto"/>
            <w:right w:val="none" w:sz="0" w:space="0" w:color="auto"/>
          </w:divBdr>
        </w:div>
        <w:div w:id="1715544408">
          <w:marLeft w:val="640"/>
          <w:marRight w:val="0"/>
          <w:marTop w:val="0"/>
          <w:marBottom w:val="0"/>
          <w:divBdr>
            <w:top w:val="none" w:sz="0" w:space="0" w:color="auto"/>
            <w:left w:val="none" w:sz="0" w:space="0" w:color="auto"/>
            <w:bottom w:val="none" w:sz="0" w:space="0" w:color="auto"/>
            <w:right w:val="none" w:sz="0" w:space="0" w:color="auto"/>
          </w:divBdr>
        </w:div>
        <w:div w:id="768475403">
          <w:marLeft w:val="640"/>
          <w:marRight w:val="0"/>
          <w:marTop w:val="0"/>
          <w:marBottom w:val="0"/>
          <w:divBdr>
            <w:top w:val="none" w:sz="0" w:space="0" w:color="auto"/>
            <w:left w:val="none" w:sz="0" w:space="0" w:color="auto"/>
            <w:bottom w:val="none" w:sz="0" w:space="0" w:color="auto"/>
            <w:right w:val="none" w:sz="0" w:space="0" w:color="auto"/>
          </w:divBdr>
        </w:div>
        <w:div w:id="385570225">
          <w:marLeft w:val="640"/>
          <w:marRight w:val="0"/>
          <w:marTop w:val="0"/>
          <w:marBottom w:val="0"/>
          <w:divBdr>
            <w:top w:val="none" w:sz="0" w:space="0" w:color="auto"/>
            <w:left w:val="none" w:sz="0" w:space="0" w:color="auto"/>
            <w:bottom w:val="none" w:sz="0" w:space="0" w:color="auto"/>
            <w:right w:val="none" w:sz="0" w:space="0" w:color="auto"/>
          </w:divBdr>
        </w:div>
        <w:div w:id="295645226">
          <w:marLeft w:val="640"/>
          <w:marRight w:val="0"/>
          <w:marTop w:val="0"/>
          <w:marBottom w:val="0"/>
          <w:divBdr>
            <w:top w:val="none" w:sz="0" w:space="0" w:color="auto"/>
            <w:left w:val="none" w:sz="0" w:space="0" w:color="auto"/>
            <w:bottom w:val="none" w:sz="0" w:space="0" w:color="auto"/>
            <w:right w:val="none" w:sz="0" w:space="0" w:color="auto"/>
          </w:divBdr>
        </w:div>
        <w:div w:id="1267078791">
          <w:marLeft w:val="640"/>
          <w:marRight w:val="0"/>
          <w:marTop w:val="0"/>
          <w:marBottom w:val="0"/>
          <w:divBdr>
            <w:top w:val="none" w:sz="0" w:space="0" w:color="auto"/>
            <w:left w:val="none" w:sz="0" w:space="0" w:color="auto"/>
            <w:bottom w:val="none" w:sz="0" w:space="0" w:color="auto"/>
            <w:right w:val="none" w:sz="0" w:space="0" w:color="auto"/>
          </w:divBdr>
        </w:div>
        <w:div w:id="1279213797">
          <w:marLeft w:val="640"/>
          <w:marRight w:val="0"/>
          <w:marTop w:val="0"/>
          <w:marBottom w:val="0"/>
          <w:divBdr>
            <w:top w:val="none" w:sz="0" w:space="0" w:color="auto"/>
            <w:left w:val="none" w:sz="0" w:space="0" w:color="auto"/>
            <w:bottom w:val="none" w:sz="0" w:space="0" w:color="auto"/>
            <w:right w:val="none" w:sz="0" w:space="0" w:color="auto"/>
          </w:divBdr>
        </w:div>
        <w:div w:id="912543284">
          <w:marLeft w:val="640"/>
          <w:marRight w:val="0"/>
          <w:marTop w:val="0"/>
          <w:marBottom w:val="0"/>
          <w:divBdr>
            <w:top w:val="none" w:sz="0" w:space="0" w:color="auto"/>
            <w:left w:val="none" w:sz="0" w:space="0" w:color="auto"/>
            <w:bottom w:val="none" w:sz="0" w:space="0" w:color="auto"/>
            <w:right w:val="none" w:sz="0" w:space="0" w:color="auto"/>
          </w:divBdr>
        </w:div>
        <w:div w:id="1237397327">
          <w:marLeft w:val="640"/>
          <w:marRight w:val="0"/>
          <w:marTop w:val="0"/>
          <w:marBottom w:val="0"/>
          <w:divBdr>
            <w:top w:val="none" w:sz="0" w:space="0" w:color="auto"/>
            <w:left w:val="none" w:sz="0" w:space="0" w:color="auto"/>
            <w:bottom w:val="none" w:sz="0" w:space="0" w:color="auto"/>
            <w:right w:val="none" w:sz="0" w:space="0" w:color="auto"/>
          </w:divBdr>
        </w:div>
        <w:div w:id="2009751587">
          <w:marLeft w:val="640"/>
          <w:marRight w:val="0"/>
          <w:marTop w:val="0"/>
          <w:marBottom w:val="0"/>
          <w:divBdr>
            <w:top w:val="none" w:sz="0" w:space="0" w:color="auto"/>
            <w:left w:val="none" w:sz="0" w:space="0" w:color="auto"/>
            <w:bottom w:val="none" w:sz="0" w:space="0" w:color="auto"/>
            <w:right w:val="none" w:sz="0" w:space="0" w:color="auto"/>
          </w:divBdr>
        </w:div>
        <w:div w:id="888228021">
          <w:marLeft w:val="640"/>
          <w:marRight w:val="0"/>
          <w:marTop w:val="0"/>
          <w:marBottom w:val="0"/>
          <w:divBdr>
            <w:top w:val="none" w:sz="0" w:space="0" w:color="auto"/>
            <w:left w:val="none" w:sz="0" w:space="0" w:color="auto"/>
            <w:bottom w:val="none" w:sz="0" w:space="0" w:color="auto"/>
            <w:right w:val="none" w:sz="0" w:space="0" w:color="auto"/>
          </w:divBdr>
        </w:div>
        <w:div w:id="1807357924">
          <w:marLeft w:val="640"/>
          <w:marRight w:val="0"/>
          <w:marTop w:val="0"/>
          <w:marBottom w:val="0"/>
          <w:divBdr>
            <w:top w:val="none" w:sz="0" w:space="0" w:color="auto"/>
            <w:left w:val="none" w:sz="0" w:space="0" w:color="auto"/>
            <w:bottom w:val="none" w:sz="0" w:space="0" w:color="auto"/>
            <w:right w:val="none" w:sz="0" w:space="0" w:color="auto"/>
          </w:divBdr>
        </w:div>
        <w:div w:id="157774851">
          <w:marLeft w:val="640"/>
          <w:marRight w:val="0"/>
          <w:marTop w:val="0"/>
          <w:marBottom w:val="0"/>
          <w:divBdr>
            <w:top w:val="none" w:sz="0" w:space="0" w:color="auto"/>
            <w:left w:val="none" w:sz="0" w:space="0" w:color="auto"/>
            <w:bottom w:val="none" w:sz="0" w:space="0" w:color="auto"/>
            <w:right w:val="none" w:sz="0" w:space="0" w:color="auto"/>
          </w:divBdr>
        </w:div>
        <w:div w:id="1292052343">
          <w:marLeft w:val="640"/>
          <w:marRight w:val="0"/>
          <w:marTop w:val="0"/>
          <w:marBottom w:val="0"/>
          <w:divBdr>
            <w:top w:val="none" w:sz="0" w:space="0" w:color="auto"/>
            <w:left w:val="none" w:sz="0" w:space="0" w:color="auto"/>
            <w:bottom w:val="none" w:sz="0" w:space="0" w:color="auto"/>
            <w:right w:val="none" w:sz="0" w:space="0" w:color="auto"/>
          </w:divBdr>
        </w:div>
        <w:div w:id="642396192">
          <w:marLeft w:val="640"/>
          <w:marRight w:val="0"/>
          <w:marTop w:val="0"/>
          <w:marBottom w:val="0"/>
          <w:divBdr>
            <w:top w:val="none" w:sz="0" w:space="0" w:color="auto"/>
            <w:left w:val="none" w:sz="0" w:space="0" w:color="auto"/>
            <w:bottom w:val="none" w:sz="0" w:space="0" w:color="auto"/>
            <w:right w:val="none" w:sz="0" w:space="0" w:color="auto"/>
          </w:divBdr>
        </w:div>
        <w:div w:id="1431513191">
          <w:marLeft w:val="640"/>
          <w:marRight w:val="0"/>
          <w:marTop w:val="0"/>
          <w:marBottom w:val="0"/>
          <w:divBdr>
            <w:top w:val="none" w:sz="0" w:space="0" w:color="auto"/>
            <w:left w:val="none" w:sz="0" w:space="0" w:color="auto"/>
            <w:bottom w:val="none" w:sz="0" w:space="0" w:color="auto"/>
            <w:right w:val="none" w:sz="0" w:space="0" w:color="auto"/>
          </w:divBdr>
        </w:div>
        <w:div w:id="453839202">
          <w:marLeft w:val="640"/>
          <w:marRight w:val="0"/>
          <w:marTop w:val="0"/>
          <w:marBottom w:val="0"/>
          <w:divBdr>
            <w:top w:val="none" w:sz="0" w:space="0" w:color="auto"/>
            <w:left w:val="none" w:sz="0" w:space="0" w:color="auto"/>
            <w:bottom w:val="none" w:sz="0" w:space="0" w:color="auto"/>
            <w:right w:val="none" w:sz="0" w:space="0" w:color="auto"/>
          </w:divBdr>
        </w:div>
        <w:div w:id="2068413016">
          <w:marLeft w:val="640"/>
          <w:marRight w:val="0"/>
          <w:marTop w:val="0"/>
          <w:marBottom w:val="0"/>
          <w:divBdr>
            <w:top w:val="none" w:sz="0" w:space="0" w:color="auto"/>
            <w:left w:val="none" w:sz="0" w:space="0" w:color="auto"/>
            <w:bottom w:val="none" w:sz="0" w:space="0" w:color="auto"/>
            <w:right w:val="none" w:sz="0" w:space="0" w:color="auto"/>
          </w:divBdr>
        </w:div>
        <w:div w:id="942609126">
          <w:marLeft w:val="640"/>
          <w:marRight w:val="0"/>
          <w:marTop w:val="0"/>
          <w:marBottom w:val="0"/>
          <w:divBdr>
            <w:top w:val="none" w:sz="0" w:space="0" w:color="auto"/>
            <w:left w:val="none" w:sz="0" w:space="0" w:color="auto"/>
            <w:bottom w:val="none" w:sz="0" w:space="0" w:color="auto"/>
            <w:right w:val="none" w:sz="0" w:space="0" w:color="auto"/>
          </w:divBdr>
        </w:div>
        <w:div w:id="66194971">
          <w:marLeft w:val="640"/>
          <w:marRight w:val="0"/>
          <w:marTop w:val="0"/>
          <w:marBottom w:val="0"/>
          <w:divBdr>
            <w:top w:val="none" w:sz="0" w:space="0" w:color="auto"/>
            <w:left w:val="none" w:sz="0" w:space="0" w:color="auto"/>
            <w:bottom w:val="none" w:sz="0" w:space="0" w:color="auto"/>
            <w:right w:val="none" w:sz="0" w:space="0" w:color="auto"/>
          </w:divBdr>
        </w:div>
        <w:div w:id="448402146">
          <w:marLeft w:val="640"/>
          <w:marRight w:val="0"/>
          <w:marTop w:val="0"/>
          <w:marBottom w:val="0"/>
          <w:divBdr>
            <w:top w:val="none" w:sz="0" w:space="0" w:color="auto"/>
            <w:left w:val="none" w:sz="0" w:space="0" w:color="auto"/>
            <w:bottom w:val="none" w:sz="0" w:space="0" w:color="auto"/>
            <w:right w:val="none" w:sz="0" w:space="0" w:color="auto"/>
          </w:divBdr>
        </w:div>
        <w:div w:id="2048137296">
          <w:marLeft w:val="640"/>
          <w:marRight w:val="0"/>
          <w:marTop w:val="0"/>
          <w:marBottom w:val="0"/>
          <w:divBdr>
            <w:top w:val="none" w:sz="0" w:space="0" w:color="auto"/>
            <w:left w:val="none" w:sz="0" w:space="0" w:color="auto"/>
            <w:bottom w:val="none" w:sz="0" w:space="0" w:color="auto"/>
            <w:right w:val="none" w:sz="0" w:space="0" w:color="auto"/>
          </w:divBdr>
        </w:div>
        <w:div w:id="1341196242">
          <w:marLeft w:val="640"/>
          <w:marRight w:val="0"/>
          <w:marTop w:val="0"/>
          <w:marBottom w:val="0"/>
          <w:divBdr>
            <w:top w:val="none" w:sz="0" w:space="0" w:color="auto"/>
            <w:left w:val="none" w:sz="0" w:space="0" w:color="auto"/>
            <w:bottom w:val="none" w:sz="0" w:space="0" w:color="auto"/>
            <w:right w:val="none" w:sz="0" w:space="0" w:color="auto"/>
          </w:divBdr>
        </w:div>
        <w:div w:id="371999948">
          <w:marLeft w:val="640"/>
          <w:marRight w:val="0"/>
          <w:marTop w:val="0"/>
          <w:marBottom w:val="0"/>
          <w:divBdr>
            <w:top w:val="none" w:sz="0" w:space="0" w:color="auto"/>
            <w:left w:val="none" w:sz="0" w:space="0" w:color="auto"/>
            <w:bottom w:val="none" w:sz="0" w:space="0" w:color="auto"/>
            <w:right w:val="none" w:sz="0" w:space="0" w:color="auto"/>
          </w:divBdr>
        </w:div>
      </w:divsChild>
    </w:div>
    <w:div w:id="1650091137">
      <w:bodyDiv w:val="1"/>
      <w:marLeft w:val="0"/>
      <w:marRight w:val="0"/>
      <w:marTop w:val="0"/>
      <w:marBottom w:val="0"/>
      <w:divBdr>
        <w:top w:val="none" w:sz="0" w:space="0" w:color="auto"/>
        <w:left w:val="none" w:sz="0" w:space="0" w:color="auto"/>
        <w:bottom w:val="none" w:sz="0" w:space="0" w:color="auto"/>
        <w:right w:val="none" w:sz="0" w:space="0" w:color="auto"/>
      </w:divBdr>
    </w:div>
    <w:div w:id="1650789947">
      <w:bodyDiv w:val="1"/>
      <w:marLeft w:val="0"/>
      <w:marRight w:val="0"/>
      <w:marTop w:val="0"/>
      <w:marBottom w:val="0"/>
      <w:divBdr>
        <w:top w:val="none" w:sz="0" w:space="0" w:color="auto"/>
        <w:left w:val="none" w:sz="0" w:space="0" w:color="auto"/>
        <w:bottom w:val="none" w:sz="0" w:space="0" w:color="auto"/>
        <w:right w:val="none" w:sz="0" w:space="0" w:color="auto"/>
      </w:divBdr>
    </w:div>
    <w:div w:id="1650943125">
      <w:bodyDiv w:val="1"/>
      <w:marLeft w:val="0"/>
      <w:marRight w:val="0"/>
      <w:marTop w:val="0"/>
      <w:marBottom w:val="0"/>
      <w:divBdr>
        <w:top w:val="none" w:sz="0" w:space="0" w:color="auto"/>
        <w:left w:val="none" w:sz="0" w:space="0" w:color="auto"/>
        <w:bottom w:val="none" w:sz="0" w:space="0" w:color="auto"/>
        <w:right w:val="none" w:sz="0" w:space="0" w:color="auto"/>
      </w:divBdr>
    </w:div>
    <w:div w:id="1651058335">
      <w:bodyDiv w:val="1"/>
      <w:marLeft w:val="0"/>
      <w:marRight w:val="0"/>
      <w:marTop w:val="0"/>
      <w:marBottom w:val="0"/>
      <w:divBdr>
        <w:top w:val="none" w:sz="0" w:space="0" w:color="auto"/>
        <w:left w:val="none" w:sz="0" w:space="0" w:color="auto"/>
        <w:bottom w:val="none" w:sz="0" w:space="0" w:color="auto"/>
        <w:right w:val="none" w:sz="0" w:space="0" w:color="auto"/>
      </w:divBdr>
    </w:div>
    <w:div w:id="1651326255">
      <w:bodyDiv w:val="1"/>
      <w:marLeft w:val="0"/>
      <w:marRight w:val="0"/>
      <w:marTop w:val="0"/>
      <w:marBottom w:val="0"/>
      <w:divBdr>
        <w:top w:val="none" w:sz="0" w:space="0" w:color="auto"/>
        <w:left w:val="none" w:sz="0" w:space="0" w:color="auto"/>
        <w:bottom w:val="none" w:sz="0" w:space="0" w:color="auto"/>
        <w:right w:val="none" w:sz="0" w:space="0" w:color="auto"/>
      </w:divBdr>
    </w:div>
    <w:div w:id="1651858690">
      <w:bodyDiv w:val="1"/>
      <w:marLeft w:val="0"/>
      <w:marRight w:val="0"/>
      <w:marTop w:val="0"/>
      <w:marBottom w:val="0"/>
      <w:divBdr>
        <w:top w:val="none" w:sz="0" w:space="0" w:color="auto"/>
        <w:left w:val="none" w:sz="0" w:space="0" w:color="auto"/>
        <w:bottom w:val="none" w:sz="0" w:space="0" w:color="auto"/>
        <w:right w:val="none" w:sz="0" w:space="0" w:color="auto"/>
      </w:divBdr>
    </w:div>
    <w:div w:id="1651977228">
      <w:bodyDiv w:val="1"/>
      <w:marLeft w:val="0"/>
      <w:marRight w:val="0"/>
      <w:marTop w:val="0"/>
      <w:marBottom w:val="0"/>
      <w:divBdr>
        <w:top w:val="none" w:sz="0" w:space="0" w:color="auto"/>
        <w:left w:val="none" w:sz="0" w:space="0" w:color="auto"/>
        <w:bottom w:val="none" w:sz="0" w:space="0" w:color="auto"/>
        <w:right w:val="none" w:sz="0" w:space="0" w:color="auto"/>
      </w:divBdr>
    </w:div>
    <w:div w:id="1652445107">
      <w:bodyDiv w:val="1"/>
      <w:marLeft w:val="0"/>
      <w:marRight w:val="0"/>
      <w:marTop w:val="0"/>
      <w:marBottom w:val="0"/>
      <w:divBdr>
        <w:top w:val="none" w:sz="0" w:space="0" w:color="auto"/>
        <w:left w:val="none" w:sz="0" w:space="0" w:color="auto"/>
        <w:bottom w:val="none" w:sz="0" w:space="0" w:color="auto"/>
        <w:right w:val="none" w:sz="0" w:space="0" w:color="auto"/>
      </w:divBdr>
    </w:div>
    <w:div w:id="1652709538">
      <w:bodyDiv w:val="1"/>
      <w:marLeft w:val="0"/>
      <w:marRight w:val="0"/>
      <w:marTop w:val="0"/>
      <w:marBottom w:val="0"/>
      <w:divBdr>
        <w:top w:val="none" w:sz="0" w:space="0" w:color="auto"/>
        <w:left w:val="none" w:sz="0" w:space="0" w:color="auto"/>
        <w:bottom w:val="none" w:sz="0" w:space="0" w:color="auto"/>
        <w:right w:val="none" w:sz="0" w:space="0" w:color="auto"/>
      </w:divBdr>
    </w:div>
    <w:div w:id="1652831557">
      <w:bodyDiv w:val="1"/>
      <w:marLeft w:val="0"/>
      <w:marRight w:val="0"/>
      <w:marTop w:val="0"/>
      <w:marBottom w:val="0"/>
      <w:divBdr>
        <w:top w:val="none" w:sz="0" w:space="0" w:color="auto"/>
        <w:left w:val="none" w:sz="0" w:space="0" w:color="auto"/>
        <w:bottom w:val="none" w:sz="0" w:space="0" w:color="auto"/>
        <w:right w:val="none" w:sz="0" w:space="0" w:color="auto"/>
      </w:divBdr>
    </w:div>
    <w:div w:id="1653362492">
      <w:bodyDiv w:val="1"/>
      <w:marLeft w:val="0"/>
      <w:marRight w:val="0"/>
      <w:marTop w:val="0"/>
      <w:marBottom w:val="0"/>
      <w:divBdr>
        <w:top w:val="none" w:sz="0" w:space="0" w:color="auto"/>
        <w:left w:val="none" w:sz="0" w:space="0" w:color="auto"/>
        <w:bottom w:val="none" w:sz="0" w:space="0" w:color="auto"/>
        <w:right w:val="none" w:sz="0" w:space="0" w:color="auto"/>
      </w:divBdr>
    </w:div>
    <w:div w:id="1653674600">
      <w:bodyDiv w:val="1"/>
      <w:marLeft w:val="0"/>
      <w:marRight w:val="0"/>
      <w:marTop w:val="0"/>
      <w:marBottom w:val="0"/>
      <w:divBdr>
        <w:top w:val="none" w:sz="0" w:space="0" w:color="auto"/>
        <w:left w:val="none" w:sz="0" w:space="0" w:color="auto"/>
        <w:bottom w:val="none" w:sz="0" w:space="0" w:color="auto"/>
        <w:right w:val="none" w:sz="0" w:space="0" w:color="auto"/>
      </w:divBdr>
    </w:div>
    <w:div w:id="1653946137">
      <w:bodyDiv w:val="1"/>
      <w:marLeft w:val="0"/>
      <w:marRight w:val="0"/>
      <w:marTop w:val="0"/>
      <w:marBottom w:val="0"/>
      <w:divBdr>
        <w:top w:val="none" w:sz="0" w:space="0" w:color="auto"/>
        <w:left w:val="none" w:sz="0" w:space="0" w:color="auto"/>
        <w:bottom w:val="none" w:sz="0" w:space="0" w:color="auto"/>
        <w:right w:val="none" w:sz="0" w:space="0" w:color="auto"/>
      </w:divBdr>
    </w:div>
    <w:div w:id="1654331460">
      <w:bodyDiv w:val="1"/>
      <w:marLeft w:val="0"/>
      <w:marRight w:val="0"/>
      <w:marTop w:val="0"/>
      <w:marBottom w:val="0"/>
      <w:divBdr>
        <w:top w:val="none" w:sz="0" w:space="0" w:color="auto"/>
        <w:left w:val="none" w:sz="0" w:space="0" w:color="auto"/>
        <w:bottom w:val="none" w:sz="0" w:space="0" w:color="auto"/>
        <w:right w:val="none" w:sz="0" w:space="0" w:color="auto"/>
      </w:divBdr>
      <w:divsChild>
        <w:div w:id="1364017838">
          <w:marLeft w:val="0"/>
          <w:marRight w:val="0"/>
          <w:marTop w:val="0"/>
          <w:marBottom w:val="0"/>
          <w:divBdr>
            <w:top w:val="none" w:sz="0" w:space="0" w:color="auto"/>
            <w:left w:val="none" w:sz="0" w:space="0" w:color="auto"/>
            <w:bottom w:val="none" w:sz="0" w:space="0" w:color="auto"/>
            <w:right w:val="none" w:sz="0" w:space="0" w:color="auto"/>
          </w:divBdr>
        </w:div>
        <w:div w:id="617950812">
          <w:marLeft w:val="0"/>
          <w:marRight w:val="0"/>
          <w:marTop w:val="0"/>
          <w:marBottom w:val="0"/>
          <w:divBdr>
            <w:top w:val="none" w:sz="0" w:space="0" w:color="auto"/>
            <w:left w:val="none" w:sz="0" w:space="0" w:color="auto"/>
            <w:bottom w:val="none" w:sz="0" w:space="0" w:color="auto"/>
            <w:right w:val="none" w:sz="0" w:space="0" w:color="auto"/>
          </w:divBdr>
        </w:div>
        <w:div w:id="132068458">
          <w:marLeft w:val="0"/>
          <w:marRight w:val="0"/>
          <w:marTop w:val="0"/>
          <w:marBottom w:val="0"/>
          <w:divBdr>
            <w:top w:val="none" w:sz="0" w:space="0" w:color="auto"/>
            <w:left w:val="none" w:sz="0" w:space="0" w:color="auto"/>
            <w:bottom w:val="none" w:sz="0" w:space="0" w:color="auto"/>
            <w:right w:val="none" w:sz="0" w:space="0" w:color="auto"/>
          </w:divBdr>
        </w:div>
        <w:div w:id="1853640029">
          <w:marLeft w:val="0"/>
          <w:marRight w:val="0"/>
          <w:marTop w:val="0"/>
          <w:marBottom w:val="0"/>
          <w:divBdr>
            <w:top w:val="none" w:sz="0" w:space="0" w:color="auto"/>
            <w:left w:val="none" w:sz="0" w:space="0" w:color="auto"/>
            <w:bottom w:val="none" w:sz="0" w:space="0" w:color="auto"/>
            <w:right w:val="none" w:sz="0" w:space="0" w:color="auto"/>
          </w:divBdr>
        </w:div>
        <w:div w:id="323582655">
          <w:marLeft w:val="0"/>
          <w:marRight w:val="0"/>
          <w:marTop w:val="0"/>
          <w:marBottom w:val="0"/>
          <w:divBdr>
            <w:top w:val="none" w:sz="0" w:space="0" w:color="auto"/>
            <w:left w:val="none" w:sz="0" w:space="0" w:color="auto"/>
            <w:bottom w:val="none" w:sz="0" w:space="0" w:color="auto"/>
            <w:right w:val="none" w:sz="0" w:space="0" w:color="auto"/>
          </w:divBdr>
        </w:div>
        <w:div w:id="487670450">
          <w:marLeft w:val="0"/>
          <w:marRight w:val="0"/>
          <w:marTop w:val="0"/>
          <w:marBottom w:val="0"/>
          <w:divBdr>
            <w:top w:val="none" w:sz="0" w:space="0" w:color="auto"/>
            <w:left w:val="none" w:sz="0" w:space="0" w:color="auto"/>
            <w:bottom w:val="none" w:sz="0" w:space="0" w:color="auto"/>
            <w:right w:val="none" w:sz="0" w:space="0" w:color="auto"/>
          </w:divBdr>
        </w:div>
        <w:div w:id="1405028749">
          <w:marLeft w:val="0"/>
          <w:marRight w:val="0"/>
          <w:marTop w:val="0"/>
          <w:marBottom w:val="0"/>
          <w:divBdr>
            <w:top w:val="none" w:sz="0" w:space="0" w:color="auto"/>
            <w:left w:val="none" w:sz="0" w:space="0" w:color="auto"/>
            <w:bottom w:val="none" w:sz="0" w:space="0" w:color="auto"/>
            <w:right w:val="none" w:sz="0" w:space="0" w:color="auto"/>
          </w:divBdr>
        </w:div>
        <w:div w:id="14120232">
          <w:marLeft w:val="0"/>
          <w:marRight w:val="0"/>
          <w:marTop w:val="0"/>
          <w:marBottom w:val="0"/>
          <w:divBdr>
            <w:top w:val="none" w:sz="0" w:space="0" w:color="auto"/>
            <w:left w:val="none" w:sz="0" w:space="0" w:color="auto"/>
            <w:bottom w:val="none" w:sz="0" w:space="0" w:color="auto"/>
            <w:right w:val="none" w:sz="0" w:space="0" w:color="auto"/>
          </w:divBdr>
        </w:div>
        <w:div w:id="956647098">
          <w:marLeft w:val="0"/>
          <w:marRight w:val="0"/>
          <w:marTop w:val="0"/>
          <w:marBottom w:val="0"/>
          <w:divBdr>
            <w:top w:val="none" w:sz="0" w:space="0" w:color="auto"/>
            <w:left w:val="none" w:sz="0" w:space="0" w:color="auto"/>
            <w:bottom w:val="none" w:sz="0" w:space="0" w:color="auto"/>
            <w:right w:val="none" w:sz="0" w:space="0" w:color="auto"/>
          </w:divBdr>
        </w:div>
        <w:div w:id="1825508857">
          <w:marLeft w:val="0"/>
          <w:marRight w:val="0"/>
          <w:marTop w:val="0"/>
          <w:marBottom w:val="0"/>
          <w:divBdr>
            <w:top w:val="none" w:sz="0" w:space="0" w:color="auto"/>
            <w:left w:val="none" w:sz="0" w:space="0" w:color="auto"/>
            <w:bottom w:val="none" w:sz="0" w:space="0" w:color="auto"/>
            <w:right w:val="none" w:sz="0" w:space="0" w:color="auto"/>
          </w:divBdr>
        </w:div>
        <w:div w:id="280308188">
          <w:marLeft w:val="0"/>
          <w:marRight w:val="0"/>
          <w:marTop w:val="0"/>
          <w:marBottom w:val="0"/>
          <w:divBdr>
            <w:top w:val="none" w:sz="0" w:space="0" w:color="auto"/>
            <w:left w:val="none" w:sz="0" w:space="0" w:color="auto"/>
            <w:bottom w:val="none" w:sz="0" w:space="0" w:color="auto"/>
            <w:right w:val="none" w:sz="0" w:space="0" w:color="auto"/>
          </w:divBdr>
        </w:div>
        <w:div w:id="49378747">
          <w:marLeft w:val="0"/>
          <w:marRight w:val="0"/>
          <w:marTop w:val="0"/>
          <w:marBottom w:val="0"/>
          <w:divBdr>
            <w:top w:val="none" w:sz="0" w:space="0" w:color="auto"/>
            <w:left w:val="none" w:sz="0" w:space="0" w:color="auto"/>
            <w:bottom w:val="none" w:sz="0" w:space="0" w:color="auto"/>
            <w:right w:val="none" w:sz="0" w:space="0" w:color="auto"/>
          </w:divBdr>
        </w:div>
        <w:div w:id="973758911">
          <w:marLeft w:val="0"/>
          <w:marRight w:val="0"/>
          <w:marTop w:val="0"/>
          <w:marBottom w:val="0"/>
          <w:divBdr>
            <w:top w:val="none" w:sz="0" w:space="0" w:color="auto"/>
            <w:left w:val="none" w:sz="0" w:space="0" w:color="auto"/>
            <w:bottom w:val="none" w:sz="0" w:space="0" w:color="auto"/>
            <w:right w:val="none" w:sz="0" w:space="0" w:color="auto"/>
          </w:divBdr>
        </w:div>
        <w:div w:id="2091460803">
          <w:marLeft w:val="0"/>
          <w:marRight w:val="0"/>
          <w:marTop w:val="0"/>
          <w:marBottom w:val="0"/>
          <w:divBdr>
            <w:top w:val="none" w:sz="0" w:space="0" w:color="auto"/>
            <w:left w:val="none" w:sz="0" w:space="0" w:color="auto"/>
            <w:bottom w:val="none" w:sz="0" w:space="0" w:color="auto"/>
            <w:right w:val="none" w:sz="0" w:space="0" w:color="auto"/>
          </w:divBdr>
        </w:div>
        <w:div w:id="1701397497">
          <w:marLeft w:val="0"/>
          <w:marRight w:val="0"/>
          <w:marTop w:val="0"/>
          <w:marBottom w:val="0"/>
          <w:divBdr>
            <w:top w:val="none" w:sz="0" w:space="0" w:color="auto"/>
            <w:left w:val="none" w:sz="0" w:space="0" w:color="auto"/>
            <w:bottom w:val="none" w:sz="0" w:space="0" w:color="auto"/>
            <w:right w:val="none" w:sz="0" w:space="0" w:color="auto"/>
          </w:divBdr>
        </w:div>
        <w:div w:id="905262447">
          <w:marLeft w:val="0"/>
          <w:marRight w:val="0"/>
          <w:marTop w:val="0"/>
          <w:marBottom w:val="0"/>
          <w:divBdr>
            <w:top w:val="none" w:sz="0" w:space="0" w:color="auto"/>
            <w:left w:val="none" w:sz="0" w:space="0" w:color="auto"/>
            <w:bottom w:val="none" w:sz="0" w:space="0" w:color="auto"/>
            <w:right w:val="none" w:sz="0" w:space="0" w:color="auto"/>
          </w:divBdr>
        </w:div>
        <w:div w:id="1759210763">
          <w:marLeft w:val="0"/>
          <w:marRight w:val="0"/>
          <w:marTop w:val="0"/>
          <w:marBottom w:val="0"/>
          <w:divBdr>
            <w:top w:val="none" w:sz="0" w:space="0" w:color="auto"/>
            <w:left w:val="none" w:sz="0" w:space="0" w:color="auto"/>
            <w:bottom w:val="none" w:sz="0" w:space="0" w:color="auto"/>
            <w:right w:val="none" w:sz="0" w:space="0" w:color="auto"/>
          </w:divBdr>
        </w:div>
        <w:div w:id="1563518888">
          <w:marLeft w:val="0"/>
          <w:marRight w:val="0"/>
          <w:marTop w:val="0"/>
          <w:marBottom w:val="0"/>
          <w:divBdr>
            <w:top w:val="none" w:sz="0" w:space="0" w:color="auto"/>
            <w:left w:val="none" w:sz="0" w:space="0" w:color="auto"/>
            <w:bottom w:val="none" w:sz="0" w:space="0" w:color="auto"/>
            <w:right w:val="none" w:sz="0" w:space="0" w:color="auto"/>
          </w:divBdr>
        </w:div>
        <w:div w:id="1156920805">
          <w:marLeft w:val="0"/>
          <w:marRight w:val="0"/>
          <w:marTop w:val="0"/>
          <w:marBottom w:val="0"/>
          <w:divBdr>
            <w:top w:val="none" w:sz="0" w:space="0" w:color="auto"/>
            <w:left w:val="none" w:sz="0" w:space="0" w:color="auto"/>
            <w:bottom w:val="none" w:sz="0" w:space="0" w:color="auto"/>
            <w:right w:val="none" w:sz="0" w:space="0" w:color="auto"/>
          </w:divBdr>
        </w:div>
        <w:div w:id="553733558">
          <w:marLeft w:val="0"/>
          <w:marRight w:val="0"/>
          <w:marTop w:val="0"/>
          <w:marBottom w:val="0"/>
          <w:divBdr>
            <w:top w:val="none" w:sz="0" w:space="0" w:color="auto"/>
            <w:left w:val="none" w:sz="0" w:space="0" w:color="auto"/>
            <w:bottom w:val="none" w:sz="0" w:space="0" w:color="auto"/>
            <w:right w:val="none" w:sz="0" w:space="0" w:color="auto"/>
          </w:divBdr>
        </w:div>
        <w:div w:id="1894274558">
          <w:marLeft w:val="0"/>
          <w:marRight w:val="0"/>
          <w:marTop w:val="0"/>
          <w:marBottom w:val="0"/>
          <w:divBdr>
            <w:top w:val="none" w:sz="0" w:space="0" w:color="auto"/>
            <w:left w:val="none" w:sz="0" w:space="0" w:color="auto"/>
            <w:bottom w:val="none" w:sz="0" w:space="0" w:color="auto"/>
            <w:right w:val="none" w:sz="0" w:space="0" w:color="auto"/>
          </w:divBdr>
        </w:div>
        <w:div w:id="393431092">
          <w:marLeft w:val="0"/>
          <w:marRight w:val="0"/>
          <w:marTop w:val="0"/>
          <w:marBottom w:val="0"/>
          <w:divBdr>
            <w:top w:val="none" w:sz="0" w:space="0" w:color="auto"/>
            <w:left w:val="none" w:sz="0" w:space="0" w:color="auto"/>
            <w:bottom w:val="none" w:sz="0" w:space="0" w:color="auto"/>
            <w:right w:val="none" w:sz="0" w:space="0" w:color="auto"/>
          </w:divBdr>
        </w:div>
        <w:div w:id="537352146">
          <w:marLeft w:val="0"/>
          <w:marRight w:val="0"/>
          <w:marTop w:val="0"/>
          <w:marBottom w:val="0"/>
          <w:divBdr>
            <w:top w:val="none" w:sz="0" w:space="0" w:color="auto"/>
            <w:left w:val="none" w:sz="0" w:space="0" w:color="auto"/>
            <w:bottom w:val="none" w:sz="0" w:space="0" w:color="auto"/>
            <w:right w:val="none" w:sz="0" w:space="0" w:color="auto"/>
          </w:divBdr>
        </w:div>
        <w:div w:id="632296934">
          <w:marLeft w:val="0"/>
          <w:marRight w:val="0"/>
          <w:marTop w:val="0"/>
          <w:marBottom w:val="0"/>
          <w:divBdr>
            <w:top w:val="none" w:sz="0" w:space="0" w:color="auto"/>
            <w:left w:val="none" w:sz="0" w:space="0" w:color="auto"/>
            <w:bottom w:val="none" w:sz="0" w:space="0" w:color="auto"/>
            <w:right w:val="none" w:sz="0" w:space="0" w:color="auto"/>
          </w:divBdr>
        </w:div>
        <w:div w:id="741558699">
          <w:marLeft w:val="0"/>
          <w:marRight w:val="0"/>
          <w:marTop w:val="0"/>
          <w:marBottom w:val="0"/>
          <w:divBdr>
            <w:top w:val="none" w:sz="0" w:space="0" w:color="auto"/>
            <w:left w:val="none" w:sz="0" w:space="0" w:color="auto"/>
            <w:bottom w:val="none" w:sz="0" w:space="0" w:color="auto"/>
            <w:right w:val="none" w:sz="0" w:space="0" w:color="auto"/>
          </w:divBdr>
        </w:div>
        <w:div w:id="1215655934">
          <w:marLeft w:val="0"/>
          <w:marRight w:val="0"/>
          <w:marTop w:val="0"/>
          <w:marBottom w:val="0"/>
          <w:divBdr>
            <w:top w:val="none" w:sz="0" w:space="0" w:color="auto"/>
            <w:left w:val="none" w:sz="0" w:space="0" w:color="auto"/>
            <w:bottom w:val="none" w:sz="0" w:space="0" w:color="auto"/>
            <w:right w:val="none" w:sz="0" w:space="0" w:color="auto"/>
          </w:divBdr>
        </w:div>
        <w:div w:id="382097975">
          <w:marLeft w:val="0"/>
          <w:marRight w:val="0"/>
          <w:marTop w:val="0"/>
          <w:marBottom w:val="0"/>
          <w:divBdr>
            <w:top w:val="none" w:sz="0" w:space="0" w:color="auto"/>
            <w:left w:val="none" w:sz="0" w:space="0" w:color="auto"/>
            <w:bottom w:val="none" w:sz="0" w:space="0" w:color="auto"/>
            <w:right w:val="none" w:sz="0" w:space="0" w:color="auto"/>
          </w:divBdr>
        </w:div>
        <w:div w:id="122702393">
          <w:marLeft w:val="0"/>
          <w:marRight w:val="0"/>
          <w:marTop w:val="0"/>
          <w:marBottom w:val="0"/>
          <w:divBdr>
            <w:top w:val="none" w:sz="0" w:space="0" w:color="auto"/>
            <w:left w:val="none" w:sz="0" w:space="0" w:color="auto"/>
            <w:bottom w:val="none" w:sz="0" w:space="0" w:color="auto"/>
            <w:right w:val="none" w:sz="0" w:space="0" w:color="auto"/>
          </w:divBdr>
        </w:div>
        <w:div w:id="372002737">
          <w:marLeft w:val="0"/>
          <w:marRight w:val="0"/>
          <w:marTop w:val="0"/>
          <w:marBottom w:val="0"/>
          <w:divBdr>
            <w:top w:val="none" w:sz="0" w:space="0" w:color="auto"/>
            <w:left w:val="none" w:sz="0" w:space="0" w:color="auto"/>
            <w:bottom w:val="none" w:sz="0" w:space="0" w:color="auto"/>
            <w:right w:val="none" w:sz="0" w:space="0" w:color="auto"/>
          </w:divBdr>
        </w:div>
        <w:div w:id="1695617472">
          <w:marLeft w:val="0"/>
          <w:marRight w:val="0"/>
          <w:marTop w:val="0"/>
          <w:marBottom w:val="0"/>
          <w:divBdr>
            <w:top w:val="none" w:sz="0" w:space="0" w:color="auto"/>
            <w:left w:val="none" w:sz="0" w:space="0" w:color="auto"/>
            <w:bottom w:val="none" w:sz="0" w:space="0" w:color="auto"/>
            <w:right w:val="none" w:sz="0" w:space="0" w:color="auto"/>
          </w:divBdr>
        </w:div>
        <w:div w:id="1970896698">
          <w:marLeft w:val="0"/>
          <w:marRight w:val="0"/>
          <w:marTop w:val="0"/>
          <w:marBottom w:val="0"/>
          <w:divBdr>
            <w:top w:val="none" w:sz="0" w:space="0" w:color="auto"/>
            <w:left w:val="none" w:sz="0" w:space="0" w:color="auto"/>
            <w:bottom w:val="none" w:sz="0" w:space="0" w:color="auto"/>
            <w:right w:val="none" w:sz="0" w:space="0" w:color="auto"/>
          </w:divBdr>
        </w:div>
        <w:div w:id="233203912">
          <w:marLeft w:val="0"/>
          <w:marRight w:val="0"/>
          <w:marTop w:val="0"/>
          <w:marBottom w:val="0"/>
          <w:divBdr>
            <w:top w:val="none" w:sz="0" w:space="0" w:color="auto"/>
            <w:left w:val="none" w:sz="0" w:space="0" w:color="auto"/>
            <w:bottom w:val="none" w:sz="0" w:space="0" w:color="auto"/>
            <w:right w:val="none" w:sz="0" w:space="0" w:color="auto"/>
          </w:divBdr>
        </w:div>
        <w:div w:id="1817450985">
          <w:marLeft w:val="0"/>
          <w:marRight w:val="0"/>
          <w:marTop w:val="0"/>
          <w:marBottom w:val="0"/>
          <w:divBdr>
            <w:top w:val="none" w:sz="0" w:space="0" w:color="auto"/>
            <w:left w:val="none" w:sz="0" w:space="0" w:color="auto"/>
            <w:bottom w:val="none" w:sz="0" w:space="0" w:color="auto"/>
            <w:right w:val="none" w:sz="0" w:space="0" w:color="auto"/>
          </w:divBdr>
        </w:div>
        <w:div w:id="372389516">
          <w:marLeft w:val="0"/>
          <w:marRight w:val="0"/>
          <w:marTop w:val="0"/>
          <w:marBottom w:val="0"/>
          <w:divBdr>
            <w:top w:val="none" w:sz="0" w:space="0" w:color="auto"/>
            <w:left w:val="none" w:sz="0" w:space="0" w:color="auto"/>
            <w:bottom w:val="none" w:sz="0" w:space="0" w:color="auto"/>
            <w:right w:val="none" w:sz="0" w:space="0" w:color="auto"/>
          </w:divBdr>
        </w:div>
        <w:div w:id="581183376">
          <w:marLeft w:val="0"/>
          <w:marRight w:val="0"/>
          <w:marTop w:val="0"/>
          <w:marBottom w:val="0"/>
          <w:divBdr>
            <w:top w:val="none" w:sz="0" w:space="0" w:color="auto"/>
            <w:left w:val="none" w:sz="0" w:space="0" w:color="auto"/>
            <w:bottom w:val="none" w:sz="0" w:space="0" w:color="auto"/>
            <w:right w:val="none" w:sz="0" w:space="0" w:color="auto"/>
          </w:divBdr>
        </w:div>
        <w:div w:id="1256288098">
          <w:marLeft w:val="0"/>
          <w:marRight w:val="0"/>
          <w:marTop w:val="0"/>
          <w:marBottom w:val="0"/>
          <w:divBdr>
            <w:top w:val="none" w:sz="0" w:space="0" w:color="auto"/>
            <w:left w:val="none" w:sz="0" w:space="0" w:color="auto"/>
            <w:bottom w:val="none" w:sz="0" w:space="0" w:color="auto"/>
            <w:right w:val="none" w:sz="0" w:space="0" w:color="auto"/>
          </w:divBdr>
        </w:div>
        <w:div w:id="704721780">
          <w:marLeft w:val="0"/>
          <w:marRight w:val="0"/>
          <w:marTop w:val="0"/>
          <w:marBottom w:val="0"/>
          <w:divBdr>
            <w:top w:val="none" w:sz="0" w:space="0" w:color="auto"/>
            <w:left w:val="none" w:sz="0" w:space="0" w:color="auto"/>
            <w:bottom w:val="none" w:sz="0" w:space="0" w:color="auto"/>
            <w:right w:val="none" w:sz="0" w:space="0" w:color="auto"/>
          </w:divBdr>
        </w:div>
        <w:div w:id="137654311">
          <w:marLeft w:val="0"/>
          <w:marRight w:val="0"/>
          <w:marTop w:val="0"/>
          <w:marBottom w:val="0"/>
          <w:divBdr>
            <w:top w:val="none" w:sz="0" w:space="0" w:color="auto"/>
            <w:left w:val="none" w:sz="0" w:space="0" w:color="auto"/>
            <w:bottom w:val="none" w:sz="0" w:space="0" w:color="auto"/>
            <w:right w:val="none" w:sz="0" w:space="0" w:color="auto"/>
          </w:divBdr>
        </w:div>
        <w:div w:id="1138767931">
          <w:marLeft w:val="0"/>
          <w:marRight w:val="0"/>
          <w:marTop w:val="0"/>
          <w:marBottom w:val="0"/>
          <w:divBdr>
            <w:top w:val="none" w:sz="0" w:space="0" w:color="auto"/>
            <w:left w:val="none" w:sz="0" w:space="0" w:color="auto"/>
            <w:bottom w:val="none" w:sz="0" w:space="0" w:color="auto"/>
            <w:right w:val="none" w:sz="0" w:space="0" w:color="auto"/>
          </w:divBdr>
        </w:div>
        <w:div w:id="1276526071">
          <w:marLeft w:val="0"/>
          <w:marRight w:val="0"/>
          <w:marTop w:val="0"/>
          <w:marBottom w:val="0"/>
          <w:divBdr>
            <w:top w:val="none" w:sz="0" w:space="0" w:color="auto"/>
            <w:left w:val="none" w:sz="0" w:space="0" w:color="auto"/>
            <w:bottom w:val="none" w:sz="0" w:space="0" w:color="auto"/>
            <w:right w:val="none" w:sz="0" w:space="0" w:color="auto"/>
          </w:divBdr>
        </w:div>
        <w:div w:id="1158493371">
          <w:marLeft w:val="0"/>
          <w:marRight w:val="0"/>
          <w:marTop w:val="0"/>
          <w:marBottom w:val="0"/>
          <w:divBdr>
            <w:top w:val="none" w:sz="0" w:space="0" w:color="auto"/>
            <w:left w:val="none" w:sz="0" w:space="0" w:color="auto"/>
            <w:bottom w:val="none" w:sz="0" w:space="0" w:color="auto"/>
            <w:right w:val="none" w:sz="0" w:space="0" w:color="auto"/>
          </w:divBdr>
        </w:div>
        <w:div w:id="1890454669">
          <w:marLeft w:val="0"/>
          <w:marRight w:val="0"/>
          <w:marTop w:val="0"/>
          <w:marBottom w:val="0"/>
          <w:divBdr>
            <w:top w:val="none" w:sz="0" w:space="0" w:color="auto"/>
            <w:left w:val="none" w:sz="0" w:space="0" w:color="auto"/>
            <w:bottom w:val="none" w:sz="0" w:space="0" w:color="auto"/>
            <w:right w:val="none" w:sz="0" w:space="0" w:color="auto"/>
          </w:divBdr>
        </w:div>
        <w:div w:id="7567612">
          <w:marLeft w:val="0"/>
          <w:marRight w:val="0"/>
          <w:marTop w:val="0"/>
          <w:marBottom w:val="0"/>
          <w:divBdr>
            <w:top w:val="none" w:sz="0" w:space="0" w:color="auto"/>
            <w:left w:val="none" w:sz="0" w:space="0" w:color="auto"/>
            <w:bottom w:val="none" w:sz="0" w:space="0" w:color="auto"/>
            <w:right w:val="none" w:sz="0" w:space="0" w:color="auto"/>
          </w:divBdr>
        </w:div>
        <w:div w:id="274409973">
          <w:marLeft w:val="0"/>
          <w:marRight w:val="0"/>
          <w:marTop w:val="0"/>
          <w:marBottom w:val="0"/>
          <w:divBdr>
            <w:top w:val="none" w:sz="0" w:space="0" w:color="auto"/>
            <w:left w:val="none" w:sz="0" w:space="0" w:color="auto"/>
            <w:bottom w:val="none" w:sz="0" w:space="0" w:color="auto"/>
            <w:right w:val="none" w:sz="0" w:space="0" w:color="auto"/>
          </w:divBdr>
        </w:div>
        <w:div w:id="725572553">
          <w:marLeft w:val="0"/>
          <w:marRight w:val="0"/>
          <w:marTop w:val="0"/>
          <w:marBottom w:val="0"/>
          <w:divBdr>
            <w:top w:val="none" w:sz="0" w:space="0" w:color="auto"/>
            <w:left w:val="none" w:sz="0" w:space="0" w:color="auto"/>
            <w:bottom w:val="none" w:sz="0" w:space="0" w:color="auto"/>
            <w:right w:val="none" w:sz="0" w:space="0" w:color="auto"/>
          </w:divBdr>
        </w:div>
        <w:div w:id="1530944781">
          <w:marLeft w:val="0"/>
          <w:marRight w:val="0"/>
          <w:marTop w:val="0"/>
          <w:marBottom w:val="0"/>
          <w:divBdr>
            <w:top w:val="none" w:sz="0" w:space="0" w:color="auto"/>
            <w:left w:val="none" w:sz="0" w:space="0" w:color="auto"/>
            <w:bottom w:val="none" w:sz="0" w:space="0" w:color="auto"/>
            <w:right w:val="none" w:sz="0" w:space="0" w:color="auto"/>
          </w:divBdr>
        </w:div>
        <w:div w:id="1910842930">
          <w:marLeft w:val="0"/>
          <w:marRight w:val="0"/>
          <w:marTop w:val="0"/>
          <w:marBottom w:val="0"/>
          <w:divBdr>
            <w:top w:val="none" w:sz="0" w:space="0" w:color="auto"/>
            <w:left w:val="none" w:sz="0" w:space="0" w:color="auto"/>
            <w:bottom w:val="none" w:sz="0" w:space="0" w:color="auto"/>
            <w:right w:val="none" w:sz="0" w:space="0" w:color="auto"/>
          </w:divBdr>
        </w:div>
      </w:divsChild>
    </w:div>
    <w:div w:id="1654409678">
      <w:bodyDiv w:val="1"/>
      <w:marLeft w:val="0"/>
      <w:marRight w:val="0"/>
      <w:marTop w:val="0"/>
      <w:marBottom w:val="0"/>
      <w:divBdr>
        <w:top w:val="none" w:sz="0" w:space="0" w:color="auto"/>
        <w:left w:val="none" w:sz="0" w:space="0" w:color="auto"/>
        <w:bottom w:val="none" w:sz="0" w:space="0" w:color="auto"/>
        <w:right w:val="none" w:sz="0" w:space="0" w:color="auto"/>
      </w:divBdr>
    </w:div>
    <w:div w:id="1654987812">
      <w:bodyDiv w:val="1"/>
      <w:marLeft w:val="0"/>
      <w:marRight w:val="0"/>
      <w:marTop w:val="0"/>
      <w:marBottom w:val="0"/>
      <w:divBdr>
        <w:top w:val="none" w:sz="0" w:space="0" w:color="auto"/>
        <w:left w:val="none" w:sz="0" w:space="0" w:color="auto"/>
        <w:bottom w:val="none" w:sz="0" w:space="0" w:color="auto"/>
        <w:right w:val="none" w:sz="0" w:space="0" w:color="auto"/>
      </w:divBdr>
    </w:div>
    <w:div w:id="1655260309">
      <w:bodyDiv w:val="1"/>
      <w:marLeft w:val="0"/>
      <w:marRight w:val="0"/>
      <w:marTop w:val="0"/>
      <w:marBottom w:val="0"/>
      <w:divBdr>
        <w:top w:val="none" w:sz="0" w:space="0" w:color="auto"/>
        <w:left w:val="none" w:sz="0" w:space="0" w:color="auto"/>
        <w:bottom w:val="none" w:sz="0" w:space="0" w:color="auto"/>
        <w:right w:val="none" w:sz="0" w:space="0" w:color="auto"/>
      </w:divBdr>
    </w:div>
    <w:div w:id="1655525641">
      <w:bodyDiv w:val="1"/>
      <w:marLeft w:val="0"/>
      <w:marRight w:val="0"/>
      <w:marTop w:val="0"/>
      <w:marBottom w:val="0"/>
      <w:divBdr>
        <w:top w:val="none" w:sz="0" w:space="0" w:color="auto"/>
        <w:left w:val="none" w:sz="0" w:space="0" w:color="auto"/>
        <w:bottom w:val="none" w:sz="0" w:space="0" w:color="auto"/>
        <w:right w:val="none" w:sz="0" w:space="0" w:color="auto"/>
      </w:divBdr>
    </w:div>
    <w:div w:id="1655790473">
      <w:bodyDiv w:val="1"/>
      <w:marLeft w:val="0"/>
      <w:marRight w:val="0"/>
      <w:marTop w:val="0"/>
      <w:marBottom w:val="0"/>
      <w:divBdr>
        <w:top w:val="none" w:sz="0" w:space="0" w:color="auto"/>
        <w:left w:val="none" w:sz="0" w:space="0" w:color="auto"/>
        <w:bottom w:val="none" w:sz="0" w:space="0" w:color="auto"/>
        <w:right w:val="none" w:sz="0" w:space="0" w:color="auto"/>
      </w:divBdr>
    </w:div>
    <w:div w:id="1655913774">
      <w:bodyDiv w:val="1"/>
      <w:marLeft w:val="0"/>
      <w:marRight w:val="0"/>
      <w:marTop w:val="0"/>
      <w:marBottom w:val="0"/>
      <w:divBdr>
        <w:top w:val="none" w:sz="0" w:space="0" w:color="auto"/>
        <w:left w:val="none" w:sz="0" w:space="0" w:color="auto"/>
        <w:bottom w:val="none" w:sz="0" w:space="0" w:color="auto"/>
        <w:right w:val="none" w:sz="0" w:space="0" w:color="auto"/>
      </w:divBdr>
    </w:div>
    <w:div w:id="1656182113">
      <w:bodyDiv w:val="1"/>
      <w:marLeft w:val="0"/>
      <w:marRight w:val="0"/>
      <w:marTop w:val="0"/>
      <w:marBottom w:val="0"/>
      <w:divBdr>
        <w:top w:val="none" w:sz="0" w:space="0" w:color="auto"/>
        <w:left w:val="none" w:sz="0" w:space="0" w:color="auto"/>
        <w:bottom w:val="none" w:sz="0" w:space="0" w:color="auto"/>
        <w:right w:val="none" w:sz="0" w:space="0" w:color="auto"/>
      </w:divBdr>
    </w:div>
    <w:div w:id="1656294617">
      <w:bodyDiv w:val="1"/>
      <w:marLeft w:val="0"/>
      <w:marRight w:val="0"/>
      <w:marTop w:val="0"/>
      <w:marBottom w:val="0"/>
      <w:divBdr>
        <w:top w:val="none" w:sz="0" w:space="0" w:color="auto"/>
        <w:left w:val="none" w:sz="0" w:space="0" w:color="auto"/>
        <w:bottom w:val="none" w:sz="0" w:space="0" w:color="auto"/>
        <w:right w:val="none" w:sz="0" w:space="0" w:color="auto"/>
      </w:divBdr>
    </w:div>
    <w:div w:id="1656454457">
      <w:bodyDiv w:val="1"/>
      <w:marLeft w:val="0"/>
      <w:marRight w:val="0"/>
      <w:marTop w:val="0"/>
      <w:marBottom w:val="0"/>
      <w:divBdr>
        <w:top w:val="none" w:sz="0" w:space="0" w:color="auto"/>
        <w:left w:val="none" w:sz="0" w:space="0" w:color="auto"/>
        <w:bottom w:val="none" w:sz="0" w:space="0" w:color="auto"/>
        <w:right w:val="none" w:sz="0" w:space="0" w:color="auto"/>
      </w:divBdr>
      <w:divsChild>
        <w:div w:id="1031610440">
          <w:marLeft w:val="480"/>
          <w:marRight w:val="0"/>
          <w:marTop w:val="0"/>
          <w:marBottom w:val="0"/>
          <w:divBdr>
            <w:top w:val="none" w:sz="0" w:space="0" w:color="auto"/>
            <w:left w:val="none" w:sz="0" w:space="0" w:color="auto"/>
            <w:bottom w:val="none" w:sz="0" w:space="0" w:color="auto"/>
            <w:right w:val="none" w:sz="0" w:space="0" w:color="auto"/>
          </w:divBdr>
        </w:div>
        <w:div w:id="1888030821">
          <w:marLeft w:val="480"/>
          <w:marRight w:val="0"/>
          <w:marTop w:val="0"/>
          <w:marBottom w:val="0"/>
          <w:divBdr>
            <w:top w:val="none" w:sz="0" w:space="0" w:color="auto"/>
            <w:left w:val="none" w:sz="0" w:space="0" w:color="auto"/>
            <w:bottom w:val="none" w:sz="0" w:space="0" w:color="auto"/>
            <w:right w:val="none" w:sz="0" w:space="0" w:color="auto"/>
          </w:divBdr>
        </w:div>
        <w:div w:id="108165482">
          <w:marLeft w:val="480"/>
          <w:marRight w:val="0"/>
          <w:marTop w:val="0"/>
          <w:marBottom w:val="0"/>
          <w:divBdr>
            <w:top w:val="none" w:sz="0" w:space="0" w:color="auto"/>
            <w:left w:val="none" w:sz="0" w:space="0" w:color="auto"/>
            <w:bottom w:val="none" w:sz="0" w:space="0" w:color="auto"/>
            <w:right w:val="none" w:sz="0" w:space="0" w:color="auto"/>
          </w:divBdr>
        </w:div>
        <w:div w:id="1960330143">
          <w:marLeft w:val="480"/>
          <w:marRight w:val="0"/>
          <w:marTop w:val="0"/>
          <w:marBottom w:val="0"/>
          <w:divBdr>
            <w:top w:val="none" w:sz="0" w:space="0" w:color="auto"/>
            <w:left w:val="none" w:sz="0" w:space="0" w:color="auto"/>
            <w:bottom w:val="none" w:sz="0" w:space="0" w:color="auto"/>
            <w:right w:val="none" w:sz="0" w:space="0" w:color="auto"/>
          </w:divBdr>
        </w:div>
        <w:div w:id="1455443577">
          <w:marLeft w:val="480"/>
          <w:marRight w:val="0"/>
          <w:marTop w:val="0"/>
          <w:marBottom w:val="0"/>
          <w:divBdr>
            <w:top w:val="none" w:sz="0" w:space="0" w:color="auto"/>
            <w:left w:val="none" w:sz="0" w:space="0" w:color="auto"/>
            <w:bottom w:val="none" w:sz="0" w:space="0" w:color="auto"/>
            <w:right w:val="none" w:sz="0" w:space="0" w:color="auto"/>
          </w:divBdr>
        </w:div>
        <w:div w:id="191696295">
          <w:marLeft w:val="480"/>
          <w:marRight w:val="0"/>
          <w:marTop w:val="0"/>
          <w:marBottom w:val="0"/>
          <w:divBdr>
            <w:top w:val="none" w:sz="0" w:space="0" w:color="auto"/>
            <w:left w:val="none" w:sz="0" w:space="0" w:color="auto"/>
            <w:bottom w:val="none" w:sz="0" w:space="0" w:color="auto"/>
            <w:right w:val="none" w:sz="0" w:space="0" w:color="auto"/>
          </w:divBdr>
        </w:div>
        <w:div w:id="1148667294">
          <w:marLeft w:val="480"/>
          <w:marRight w:val="0"/>
          <w:marTop w:val="0"/>
          <w:marBottom w:val="0"/>
          <w:divBdr>
            <w:top w:val="none" w:sz="0" w:space="0" w:color="auto"/>
            <w:left w:val="none" w:sz="0" w:space="0" w:color="auto"/>
            <w:bottom w:val="none" w:sz="0" w:space="0" w:color="auto"/>
            <w:right w:val="none" w:sz="0" w:space="0" w:color="auto"/>
          </w:divBdr>
        </w:div>
        <w:div w:id="1409502994">
          <w:marLeft w:val="480"/>
          <w:marRight w:val="0"/>
          <w:marTop w:val="0"/>
          <w:marBottom w:val="0"/>
          <w:divBdr>
            <w:top w:val="none" w:sz="0" w:space="0" w:color="auto"/>
            <w:left w:val="none" w:sz="0" w:space="0" w:color="auto"/>
            <w:bottom w:val="none" w:sz="0" w:space="0" w:color="auto"/>
            <w:right w:val="none" w:sz="0" w:space="0" w:color="auto"/>
          </w:divBdr>
        </w:div>
        <w:div w:id="2129664736">
          <w:marLeft w:val="480"/>
          <w:marRight w:val="0"/>
          <w:marTop w:val="0"/>
          <w:marBottom w:val="0"/>
          <w:divBdr>
            <w:top w:val="none" w:sz="0" w:space="0" w:color="auto"/>
            <w:left w:val="none" w:sz="0" w:space="0" w:color="auto"/>
            <w:bottom w:val="none" w:sz="0" w:space="0" w:color="auto"/>
            <w:right w:val="none" w:sz="0" w:space="0" w:color="auto"/>
          </w:divBdr>
        </w:div>
        <w:div w:id="485245831">
          <w:marLeft w:val="480"/>
          <w:marRight w:val="0"/>
          <w:marTop w:val="0"/>
          <w:marBottom w:val="0"/>
          <w:divBdr>
            <w:top w:val="none" w:sz="0" w:space="0" w:color="auto"/>
            <w:left w:val="none" w:sz="0" w:space="0" w:color="auto"/>
            <w:bottom w:val="none" w:sz="0" w:space="0" w:color="auto"/>
            <w:right w:val="none" w:sz="0" w:space="0" w:color="auto"/>
          </w:divBdr>
        </w:div>
        <w:div w:id="587889702">
          <w:marLeft w:val="480"/>
          <w:marRight w:val="0"/>
          <w:marTop w:val="0"/>
          <w:marBottom w:val="0"/>
          <w:divBdr>
            <w:top w:val="none" w:sz="0" w:space="0" w:color="auto"/>
            <w:left w:val="none" w:sz="0" w:space="0" w:color="auto"/>
            <w:bottom w:val="none" w:sz="0" w:space="0" w:color="auto"/>
            <w:right w:val="none" w:sz="0" w:space="0" w:color="auto"/>
          </w:divBdr>
        </w:div>
        <w:div w:id="1596402761">
          <w:marLeft w:val="480"/>
          <w:marRight w:val="0"/>
          <w:marTop w:val="0"/>
          <w:marBottom w:val="0"/>
          <w:divBdr>
            <w:top w:val="none" w:sz="0" w:space="0" w:color="auto"/>
            <w:left w:val="none" w:sz="0" w:space="0" w:color="auto"/>
            <w:bottom w:val="none" w:sz="0" w:space="0" w:color="auto"/>
            <w:right w:val="none" w:sz="0" w:space="0" w:color="auto"/>
          </w:divBdr>
        </w:div>
        <w:div w:id="1873030966">
          <w:marLeft w:val="480"/>
          <w:marRight w:val="0"/>
          <w:marTop w:val="0"/>
          <w:marBottom w:val="0"/>
          <w:divBdr>
            <w:top w:val="none" w:sz="0" w:space="0" w:color="auto"/>
            <w:left w:val="none" w:sz="0" w:space="0" w:color="auto"/>
            <w:bottom w:val="none" w:sz="0" w:space="0" w:color="auto"/>
            <w:right w:val="none" w:sz="0" w:space="0" w:color="auto"/>
          </w:divBdr>
        </w:div>
        <w:div w:id="933518745">
          <w:marLeft w:val="480"/>
          <w:marRight w:val="0"/>
          <w:marTop w:val="0"/>
          <w:marBottom w:val="0"/>
          <w:divBdr>
            <w:top w:val="none" w:sz="0" w:space="0" w:color="auto"/>
            <w:left w:val="none" w:sz="0" w:space="0" w:color="auto"/>
            <w:bottom w:val="none" w:sz="0" w:space="0" w:color="auto"/>
            <w:right w:val="none" w:sz="0" w:space="0" w:color="auto"/>
          </w:divBdr>
        </w:div>
        <w:div w:id="1738891474">
          <w:marLeft w:val="480"/>
          <w:marRight w:val="0"/>
          <w:marTop w:val="0"/>
          <w:marBottom w:val="0"/>
          <w:divBdr>
            <w:top w:val="none" w:sz="0" w:space="0" w:color="auto"/>
            <w:left w:val="none" w:sz="0" w:space="0" w:color="auto"/>
            <w:bottom w:val="none" w:sz="0" w:space="0" w:color="auto"/>
            <w:right w:val="none" w:sz="0" w:space="0" w:color="auto"/>
          </w:divBdr>
        </w:div>
        <w:div w:id="2032996356">
          <w:marLeft w:val="480"/>
          <w:marRight w:val="0"/>
          <w:marTop w:val="0"/>
          <w:marBottom w:val="0"/>
          <w:divBdr>
            <w:top w:val="none" w:sz="0" w:space="0" w:color="auto"/>
            <w:left w:val="none" w:sz="0" w:space="0" w:color="auto"/>
            <w:bottom w:val="none" w:sz="0" w:space="0" w:color="auto"/>
            <w:right w:val="none" w:sz="0" w:space="0" w:color="auto"/>
          </w:divBdr>
        </w:div>
        <w:div w:id="2077388003">
          <w:marLeft w:val="480"/>
          <w:marRight w:val="0"/>
          <w:marTop w:val="0"/>
          <w:marBottom w:val="0"/>
          <w:divBdr>
            <w:top w:val="none" w:sz="0" w:space="0" w:color="auto"/>
            <w:left w:val="none" w:sz="0" w:space="0" w:color="auto"/>
            <w:bottom w:val="none" w:sz="0" w:space="0" w:color="auto"/>
            <w:right w:val="none" w:sz="0" w:space="0" w:color="auto"/>
          </w:divBdr>
        </w:div>
        <w:div w:id="1590845841">
          <w:marLeft w:val="480"/>
          <w:marRight w:val="0"/>
          <w:marTop w:val="0"/>
          <w:marBottom w:val="0"/>
          <w:divBdr>
            <w:top w:val="none" w:sz="0" w:space="0" w:color="auto"/>
            <w:left w:val="none" w:sz="0" w:space="0" w:color="auto"/>
            <w:bottom w:val="none" w:sz="0" w:space="0" w:color="auto"/>
            <w:right w:val="none" w:sz="0" w:space="0" w:color="auto"/>
          </w:divBdr>
        </w:div>
        <w:div w:id="707531295">
          <w:marLeft w:val="480"/>
          <w:marRight w:val="0"/>
          <w:marTop w:val="0"/>
          <w:marBottom w:val="0"/>
          <w:divBdr>
            <w:top w:val="none" w:sz="0" w:space="0" w:color="auto"/>
            <w:left w:val="none" w:sz="0" w:space="0" w:color="auto"/>
            <w:bottom w:val="none" w:sz="0" w:space="0" w:color="auto"/>
            <w:right w:val="none" w:sz="0" w:space="0" w:color="auto"/>
          </w:divBdr>
        </w:div>
        <w:div w:id="1250193129">
          <w:marLeft w:val="480"/>
          <w:marRight w:val="0"/>
          <w:marTop w:val="0"/>
          <w:marBottom w:val="0"/>
          <w:divBdr>
            <w:top w:val="none" w:sz="0" w:space="0" w:color="auto"/>
            <w:left w:val="none" w:sz="0" w:space="0" w:color="auto"/>
            <w:bottom w:val="none" w:sz="0" w:space="0" w:color="auto"/>
            <w:right w:val="none" w:sz="0" w:space="0" w:color="auto"/>
          </w:divBdr>
        </w:div>
        <w:div w:id="475222219">
          <w:marLeft w:val="480"/>
          <w:marRight w:val="0"/>
          <w:marTop w:val="0"/>
          <w:marBottom w:val="0"/>
          <w:divBdr>
            <w:top w:val="none" w:sz="0" w:space="0" w:color="auto"/>
            <w:left w:val="none" w:sz="0" w:space="0" w:color="auto"/>
            <w:bottom w:val="none" w:sz="0" w:space="0" w:color="auto"/>
            <w:right w:val="none" w:sz="0" w:space="0" w:color="auto"/>
          </w:divBdr>
        </w:div>
        <w:div w:id="284848236">
          <w:marLeft w:val="480"/>
          <w:marRight w:val="0"/>
          <w:marTop w:val="0"/>
          <w:marBottom w:val="0"/>
          <w:divBdr>
            <w:top w:val="none" w:sz="0" w:space="0" w:color="auto"/>
            <w:left w:val="none" w:sz="0" w:space="0" w:color="auto"/>
            <w:bottom w:val="none" w:sz="0" w:space="0" w:color="auto"/>
            <w:right w:val="none" w:sz="0" w:space="0" w:color="auto"/>
          </w:divBdr>
        </w:div>
        <w:div w:id="429358064">
          <w:marLeft w:val="480"/>
          <w:marRight w:val="0"/>
          <w:marTop w:val="0"/>
          <w:marBottom w:val="0"/>
          <w:divBdr>
            <w:top w:val="none" w:sz="0" w:space="0" w:color="auto"/>
            <w:left w:val="none" w:sz="0" w:space="0" w:color="auto"/>
            <w:bottom w:val="none" w:sz="0" w:space="0" w:color="auto"/>
            <w:right w:val="none" w:sz="0" w:space="0" w:color="auto"/>
          </w:divBdr>
        </w:div>
        <w:div w:id="1368218546">
          <w:marLeft w:val="480"/>
          <w:marRight w:val="0"/>
          <w:marTop w:val="0"/>
          <w:marBottom w:val="0"/>
          <w:divBdr>
            <w:top w:val="none" w:sz="0" w:space="0" w:color="auto"/>
            <w:left w:val="none" w:sz="0" w:space="0" w:color="auto"/>
            <w:bottom w:val="none" w:sz="0" w:space="0" w:color="auto"/>
            <w:right w:val="none" w:sz="0" w:space="0" w:color="auto"/>
          </w:divBdr>
        </w:div>
        <w:div w:id="1592161758">
          <w:marLeft w:val="480"/>
          <w:marRight w:val="0"/>
          <w:marTop w:val="0"/>
          <w:marBottom w:val="0"/>
          <w:divBdr>
            <w:top w:val="none" w:sz="0" w:space="0" w:color="auto"/>
            <w:left w:val="none" w:sz="0" w:space="0" w:color="auto"/>
            <w:bottom w:val="none" w:sz="0" w:space="0" w:color="auto"/>
            <w:right w:val="none" w:sz="0" w:space="0" w:color="auto"/>
          </w:divBdr>
        </w:div>
        <w:div w:id="1636134480">
          <w:marLeft w:val="480"/>
          <w:marRight w:val="0"/>
          <w:marTop w:val="0"/>
          <w:marBottom w:val="0"/>
          <w:divBdr>
            <w:top w:val="none" w:sz="0" w:space="0" w:color="auto"/>
            <w:left w:val="none" w:sz="0" w:space="0" w:color="auto"/>
            <w:bottom w:val="none" w:sz="0" w:space="0" w:color="auto"/>
            <w:right w:val="none" w:sz="0" w:space="0" w:color="auto"/>
          </w:divBdr>
        </w:div>
        <w:div w:id="385908005">
          <w:marLeft w:val="480"/>
          <w:marRight w:val="0"/>
          <w:marTop w:val="0"/>
          <w:marBottom w:val="0"/>
          <w:divBdr>
            <w:top w:val="none" w:sz="0" w:space="0" w:color="auto"/>
            <w:left w:val="none" w:sz="0" w:space="0" w:color="auto"/>
            <w:bottom w:val="none" w:sz="0" w:space="0" w:color="auto"/>
            <w:right w:val="none" w:sz="0" w:space="0" w:color="auto"/>
          </w:divBdr>
        </w:div>
        <w:div w:id="440102146">
          <w:marLeft w:val="480"/>
          <w:marRight w:val="0"/>
          <w:marTop w:val="0"/>
          <w:marBottom w:val="0"/>
          <w:divBdr>
            <w:top w:val="none" w:sz="0" w:space="0" w:color="auto"/>
            <w:left w:val="none" w:sz="0" w:space="0" w:color="auto"/>
            <w:bottom w:val="none" w:sz="0" w:space="0" w:color="auto"/>
            <w:right w:val="none" w:sz="0" w:space="0" w:color="auto"/>
          </w:divBdr>
        </w:div>
        <w:div w:id="395202438">
          <w:marLeft w:val="480"/>
          <w:marRight w:val="0"/>
          <w:marTop w:val="0"/>
          <w:marBottom w:val="0"/>
          <w:divBdr>
            <w:top w:val="none" w:sz="0" w:space="0" w:color="auto"/>
            <w:left w:val="none" w:sz="0" w:space="0" w:color="auto"/>
            <w:bottom w:val="none" w:sz="0" w:space="0" w:color="auto"/>
            <w:right w:val="none" w:sz="0" w:space="0" w:color="auto"/>
          </w:divBdr>
        </w:div>
        <w:div w:id="1756128146">
          <w:marLeft w:val="480"/>
          <w:marRight w:val="0"/>
          <w:marTop w:val="0"/>
          <w:marBottom w:val="0"/>
          <w:divBdr>
            <w:top w:val="none" w:sz="0" w:space="0" w:color="auto"/>
            <w:left w:val="none" w:sz="0" w:space="0" w:color="auto"/>
            <w:bottom w:val="none" w:sz="0" w:space="0" w:color="auto"/>
            <w:right w:val="none" w:sz="0" w:space="0" w:color="auto"/>
          </w:divBdr>
        </w:div>
        <w:div w:id="1858763428">
          <w:marLeft w:val="480"/>
          <w:marRight w:val="0"/>
          <w:marTop w:val="0"/>
          <w:marBottom w:val="0"/>
          <w:divBdr>
            <w:top w:val="none" w:sz="0" w:space="0" w:color="auto"/>
            <w:left w:val="none" w:sz="0" w:space="0" w:color="auto"/>
            <w:bottom w:val="none" w:sz="0" w:space="0" w:color="auto"/>
            <w:right w:val="none" w:sz="0" w:space="0" w:color="auto"/>
          </w:divBdr>
        </w:div>
        <w:div w:id="126172350">
          <w:marLeft w:val="480"/>
          <w:marRight w:val="0"/>
          <w:marTop w:val="0"/>
          <w:marBottom w:val="0"/>
          <w:divBdr>
            <w:top w:val="none" w:sz="0" w:space="0" w:color="auto"/>
            <w:left w:val="none" w:sz="0" w:space="0" w:color="auto"/>
            <w:bottom w:val="none" w:sz="0" w:space="0" w:color="auto"/>
            <w:right w:val="none" w:sz="0" w:space="0" w:color="auto"/>
          </w:divBdr>
        </w:div>
        <w:div w:id="1380744257">
          <w:marLeft w:val="480"/>
          <w:marRight w:val="0"/>
          <w:marTop w:val="0"/>
          <w:marBottom w:val="0"/>
          <w:divBdr>
            <w:top w:val="none" w:sz="0" w:space="0" w:color="auto"/>
            <w:left w:val="none" w:sz="0" w:space="0" w:color="auto"/>
            <w:bottom w:val="none" w:sz="0" w:space="0" w:color="auto"/>
            <w:right w:val="none" w:sz="0" w:space="0" w:color="auto"/>
          </w:divBdr>
        </w:div>
        <w:div w:id="2011908325">
          <w:marLeft w:val="480"/>
          <w:marRight w:val="0"/>
          <w:marTop w:val="0"/>
          <w:marBottom w:val="0"/>
          <w:divBdr>
            <w:top w:val="none" w:sz="0" w:space="0" w:color="auto"/>
            <w:left w:val="none" w:sz="0" w:space="0" w:color="auto"/>
            <w:bottom w:val="none" w:sz="0" w:space="0" w:color="auto"/>
            <w:right w:val="none" w:sz="0" w:space="0" w:color="auto"/>
          </w:divBdr>
        </w:div>
        <w:div w:id="263155584">
          <w:marLeft w:val="480"/>
          <w:marRight w:val="0"/>
          <w:marTop w:val="0"/>
          <w:marBottom w:val="0"/>
          <w:divBdr>
            <w:top w:val="none" w:sz="0" w:space="0" w:color="auto"/>
            <w:left w:val="none" w:sz="0" w:space="0" w:color="auto"/>
            <w:bottom w:val="none" w:sz="0" w:space="0" w:color="auto"/>
            <w:right w:val="none" w:sz="0" w:space="0" w:color="auto"/>
          </w:divBdr>
        </w:div>
        <w:div w:id="514618594">
          <w:marLeft w:val="480"/>
          <w:marRight w:val="0"/>
          <w:marTop w:val="0"/>
          <w:marBottom w:val="0"/>
          <w:divBdr>
            <w:top w:val="none" w:sz="0" w:space="0" w:color="auto"/>
            <w:left w:val="none" w:sz="0" w:space="0" w:color="auto"/>
            <w:bottom w:val="none" w:sz="0" w:space="0" w:color="auto"/>
            <w:right w:val="none" w:sz="0" w:space="0" w:color="auto"/>
          </w:divBdr>
        </w:div>
        <w:div w:id="558247018">
          <w:marLeft w:val="480"/>
          <w:marRight w:val="0"/>
          <w:marTop w:val="0"/>
          <w:marBottom w:val="0"/>
          <w:divBdr>
            <w:top w:val="none" w:sz="0" w:space="0" w:color="auto"/>
            <w:left w:val="none" w:sz="0" w:space="0" w:color="auto"/>
            <w:bottom w:val="none" w:sz="0" w:space="0" w:color="auto"/>
            <w:right w:val="none" w:sz="0" w:space="0" w:color="auto"/>
          </w:divBdr>
        </w:div>
        <w:div w:id="1737583377">
          <w:marLeft w:val="480"/>
          <w:marRight w:val="0"/>
          <w:marTop w:val="0"/>
          <w:marBottom w:val="0"/>
          <w:divBdr>
            <w:top w:val="none" w:sz="0" w:space="0" w:color="auto"/>
            <w:left w:val="none" w:sz="0" w:space="0" w:color="auto"/>
            <w:bottom w:val="none" w:sz="0" w:space="0" w:color="auto"/>
            <w:right w:val="none" w:sz="0" w:space="0" w:color="auto"/>
          </w:divBdr>
        </w:div>
        <w:div w:id="276527587">
          <w:marLeft w:val="480"/>
          <w:marRight w:val="0"/>
          <w:marTop w:val="0"/>
          <w:marBottom w:val="0"/>
          <w:divBdr>
            <w:top w:val="none" w:sz="0" w:space="0" w:color="auto"/>
            <w:left w:val="none" w:sz="0" w:space="0" w:color="auto"/>
            <w:bottom w:val="none" w:sz="0" w:space="0" w:color="auto"/>
            <w:right w:val="none" w:sz="0" w:space="0" w:color="auto"/>
          </w:divBdr>
        </w:div>
        <w:div w:id="861285864">
          <w:marLeft w:val="480"/>
          <w:marRight w:val="0"/>
          <w:marTop w:val="0"/>
          <w:marBottom w:val="0"/>
          <w:divBdr>
            <w:top w:val="none" w:sz="0" w:space="0" w:color="auto"/>
            <w:left w:val="none" w:sz="0" w:space="0" w:color="auto"/>
            <w:bottom w:val="none" w:sz="0" w:space="0" w:color="auto"/>
            <w:right w:val="none" w:sz="0" w:space="0" w:color="auto"/>
          </w:divBdr>
        </w:div>
        <w:div w:id="821655825">
          <w:marLeft w:val="480"/>
          <w:marRight w:val="0"/>
          <w:marTop w:val="0"/>
          <w:marBottom w:val="0"/>
          <w:divBdr>
            <w:top w:val="none" w:sz="0" w:space="0" w:color="auto"/>
            <w:left w:val="none" w:sz="0" w:space="0" w:color="auto"/>
            <w:bottom w:val="none" w:sz="0" w:space="0" w:color="auto"/>
            <w:right w:val="none" w:sz="0" w:space="0" w:color="auto"/>
          </w:divBdr>
        </w:div>
        <w:div w:id="913197865">
          <w:marLeft w:val="480"/>
          <w:marRight w:val="0"/>
          <w:marTop w:val="0"/>
          <w:marBottom w:val="0"/>
          <w:divBdr>
            <w:top w:val="none" w:sz="0" w:space="0" w:color="auto"/>
            <w:left w:val="none" w:sz="0" w:space="0" w:color="auto"/>
            <w:bottom w:val="none" w:sz="0" w:space="0" w:color="auto"/>
            <w:right w:val="none" w:sz="0" w:space="0" w:color="auto"/>
          </w:divBdr>
        </w:div>
        <w:div w:id="2139257410">
          <w:marLeft w:val="480"/>
          <w:marRight w:val="0"/>
          <w:marTop w:val="0"/>
          <w:marBottom w:val="0"/>
          <w:divBdr>
            <w:top w:val="none" w:sz="0" w:space="0" w:color="auto"/>
            <w:left w:val="none" w:sz="0" w:space="0" w:color="auto"/>
            <w:bottom w:val="none" w:sz="0" w:space="0" w:color="auto"/>
            <w:right w:val="none" w:sz="0" w:space="0" w:color="auto"/>
          </w:divBdr>
        </w:div>
        <w:div w:id="1533766415">
          <w:marLeft w:val="480"/>
          <w:marRight w:val="0"/>
          <w:marTop w:val="0"/>
          <w:marBottom w:val="0"/>
          <w:divBdr>
            <w:top w:val="none" w:sz="0" w:space="0" w:color="auto"/>
            <w:left w:val="none" w:sz="0" w:space="0" w:color="auto"/>
            <w:bottom w:val="none" w:sz="0" w:space="0" w:color="auto"/>
            <w:right w:val="none" w:sz="0" w:space="0" w:color="auto"/>
          </w:divBdr>
        </w:div>
        <w:div w:id="1408652512">
          <w:marLeft w:val="480"/>
          <w:marRight w:val="0"/>
          <w:marTop w:val="0"/>
          <w:marBottom w:val="0"/>
          <w:divBdr>
            <w:top w:val="none" w:sz="0" w:space="0" w:color="auto"/>
            <w:left w:val="none" w:sz="0" w:space="0" w:color="auto"/>
            <w:bottom w:val="none" w:sz="0" w:space="0" w:color="auto"/>
            <w:right w:val="none" w:sz="0" w:space="0" w:color="auto"/>
          </w:divBdr>
        </w:div>
        <w:div w:id="935019472">
          <w:marLeft w:val="480"/>
          <w:marRight w:val="0"/>
          <w:marTop w:val="0"/>
          <w:marBottom w:val="0"/>
          <w:divBdr>
            <w:top w:val="none" w:sz="0" w:space="0" w:color="auto"/>
            <w:left w:val="none" w:sz="0" w:space="0" w:color="auto"/>
            <w:bottom w:val="none" w:sz="0" w:space="0" w:color="auto"/>
            <w:right w:val="none" w:sz="0" w:space="0" w:color="auto"/>
          </w:divBdr>
        </w:div>
        <w:div w:id="390464210">
          <w:marLeft w:val="480"/>
          <w:marRight w:val="0"/>
          <w:marTop w:val="0"/>
          <w:marBottom w:val="0"/>
          <w:divBdr>
            <w:top w:val="none" w:sz="0" w:space="0" w:color="auto"/>
            <w:left w:val="none" w:sz="0" w:space="0" w:color="auto"/>
            <w:bottom w:val="none" w:sz="0" w:space="0" w:color="auto"/>
            <w:right w:val="none" w:sz="0" w:space="0" w:color="auto"/>
          </w:divBdr>
        </w:div>
        <w:div w:id="1032458857">
          <w:marLeft w:val="480"/>
          <w:marRight w:val="0"/>
          <w:marTop w:val="0"/>
          <w:marBottom w:val="0"/>
          <w:divBdr>
            <w:top w:val="none" w:sz="0" w:space="0" w:color="auto"/>
            <w:left w:val="none" w:sz="0" w:space="0" w:color="auto"/>
            <w:bottom w:val="none" w:sz="0" w:space="0" w:color="auto"/>
            <w:right w:val="none" w:sz="0" w:space="0" w:color="auto"/>
          </w:divBdr>
        </w:div>
        <w:div w:id="1591355775">
          <w:marLeft w:val="480"/>
          <w:marRight w:val="0"/>
          <w:marTop w:val="0"/>
          <w:marBottom w:val="0"/>
          <w:divBdr>
            <w:top w:val="none" w:sz="0" w:space="0" w:color="auto"/>
            <w:left w:val="none" w:sz="0" w:space="0" w:color="auto"/>
            <w:bottom w:val="none" w:sz="0" w:space="0" w:color="auto"/>
            <w:right w:val="none" w:sz="0" w:space="0" w:color="auto"/>
          </w:divBdr>
        </w:div>
        <w:div w:id="108009932">
          <w:marLeft w:val="480"/>
          <w:marRight w:val="0"/>
          <w:marTop w:val="0"/>
          <w:marBottom w:val="0"/>
          <w:divBdr>
            <w:top w:val="none" w:sz="0" w:space="0" w:color="auto"/>
            <w:left w:val="none" w:sz="0" w:space="0" w:color="auto"/>
            <w:bottom w:val="none" w:sz="0" w:space="0" w:color="auto"/>
            <w:right w:val="none" w:sz="0" w:space="0" w:color="auto"/>
          </w:divBdr>
        </w:div>
        <w:div w:id="946622521">
          <w:marLeft w:val="480"/>
          <w:marRight w:val="0"/>
          <w:marTop w:val="0"/>
          <w:marBottom w:val="0"/>
          <w:divBdr>
            <w:top w:val="none" w:sz="0" w:space="0" w:color="auto"/>
            <w:left w:val="none" w:sz="0" w:space="0" w:color="auto"/>
            <w:bottom w:val="none" w:sz="0" w:space="0" w:color="auto"/>
            <w:right w:val="none" w:sz="0" w:space="0" w:color="auto"/>
          </w:divBdr>
        </w:div>
        <w:div w:id="1193030932">
          <w:marLeft w:val="480"/>
          <w:marRight w:val="0"/>
          <w:marTop w:val="0"/>
          <w:marBottom w:val="0"/>
          <w:divBdr>
            <w:top w:val="none" w:sz="0" w:space="0" w:color="auto"/>
            <w:left w:val="none" w:sz="0" w:space="0" w:color="auto"/>
            <w:bottom w:val="none" w:sz="0" w:space="0" w:color="auto"/>
            <w:right w:val="none" w:sz="0" w:space="0" w:color="auto"/>
          </w:divBdr>
        </w:div>
      </w:divsChild>
    </w:div>
    <w:div w:id="1657882877">
      <w:bodyDiv w:val="1"/>
      <w:marLeft w:val="0"/>
      <w:marRight w:val="0"/>
      <w:marTop w:val="0"/>
      <w:marBottom w:val="0"/>
      <w:divBdr>
        <w:top w:val="none" w:sz="0" w:space="0" w:color="auto"/>
        <w:left w:val="none" w:sz="0" w:space="0" w:color="auto"/>
        <w:bottom w:val="none" w:sz="0" w:space="0" w:color="auto"/>
        <w:right w:val="none" w:sz="0" w:space="0" w:color="auto"/>
      </w:divBdr>
    </w:div>
    <w:div w:id="1657951606">
      <w:bodyDiv w:val="1"/>
      <w:marLeft w:val="0"/>
      <w:marRight w:val="0"/>
      <w:marTop w:val="0"/>
      <w:marBottom w:val="0"/>
      <w:divBdr>
        <w:top w:val="none" w:sz="0" w:space="0" w:color="auto"/>
        <w:left w:val="none" w:sz="0" w:space="0" w:color="auto"/>
        <w:bottom w:val="none" w:sz="0" w:space="0" w:color="auto"/>
        <w:right w:val="none" w:sz="0" w:space="0" w:color="auto"/>
      </w:divBdr>
    </w:div>
    <w:div w:id="1657958504">
      <w:bodyDiv w:val="1"/>
      <w:marLeft w:val="0"/>
      <w:marRight w:val="0"/>
      <w:marTop w:val="0"/>
      <w:marBottom w:val="0"/>
      <w:divBdr>
        <w:top w:val="none" w:sz="0" w:space="0" w:color="auto"/>
        <w:left w:val="none" w:sz="0" w:space="0" w:color="auto"/>
        <w:bottom w:val="none" w:sz="0" w:space="0" w:color="auto"/>
        <w:right w:val="none" w:sz="0" w:space="0" w:color="auto"/>
      </w:divBdr>
    </w:div>
    <w:div w:id="1657998399">
      <w:bodyDiv w:val="1"/>
      <w:marLeft w:val="0"/>
      <w:marRight w:val="0"/>
      <w:marTop w:val="0"/>
      <w:marBottom w:val="0"/>
      <w:divBdr>
        <w:top w:val="none" w:sz="0" w:space="0" w:color="auto"/>
        <w:left w:val="none" w:sz="0" w:space="0" w:color="auto"/>
        <w:bottom w:val="none" w:sz="0" w:space="0" w:color="auto"/>
        <w:right w:val="none" w:sz="0" w:space="0" w:color="auto"/>
      </w:divBdr>
      <w:divsChild>
        <w:div w:id="727461759">
          <w:marLeft w:val="480"/>
          <w:marRight w:val="0"/>
          <w:marTop w:val="0"/>
          <w:marBottom w:val="0"/>
          <w:divBdr>
            <w:top w:val="none" w:sz="0" w:space="0" w:color="auto"/>
            <w:left w:val="none" w:sz="0" w:space="0" w:color="auto"/>
            <w:bottom w:val="none" w:sz="0" w:space="0" w:color="auto"/>
            <w:right w:val="none" w:sz="0" w:space="0" w:color="auto"/>
          </w:divBdr>
        </w:div>
        <w:div w:id="1091900312">
          <w:marLeft w:val="480"/>
          <w:marRight w:val="0"/>
          <w:marTop w:val="0"/>
          <w:marBottom w:val="0"/>
          <w:divBdr>
            <w:top w:val="none" w:sz="0" w:space="0" w:color="auto"/>
            <w:left w:val="none" w:sz="0" w:space="0" w:color="auto"/>
            <w:bottom w:val="none" w:sz="0" w:space="0" w:color="auto"/>
            <w:right w:val="none" w:sz="0" w:space="0" w:color="auto"/>
          </w:divBdr>
        </w:div>
        <w:div w:id="753861310">
          <w:marLeft w:val="480"/>
          <w:marRight w:val="0"/>
          <w:marTop w:val="0"/>
          <w:marBottom w:val="0"/>
          <w:divBdr>
            <w:top w:val="none" w:sz="0" w:space="0" w:color="auto"/>
            <w:left w:val="none" w:sz="0" w:space="0" w:color="auto"/>
            <w:bottom w:val="none" w:sz="0" w:space="0" w:color="auto"/>
            <w:right w:val="none" w:sz="0" w:space="0" w:color="auto"/>
          </w:divBdr>
        </w:div>
        <w:div w:id="923148992">
          <w:marLeft w:val="480"/>
          <w:marRight w:val="0"/>
          <w:marTop w:val="0"/>
          <w:marBottom w:val="0"/>
          <w:divBdr>
            <w:top w:val="none" w:sz="0" w:space="0" w:color="auto"/>
            <w:left w:val="none" w:sz="0" w:space="0" w:color="auto"/>
            <w:bottom w:val="none" w:sz="0" w:space="0" w:color="auto"/>
            <w:right w:val="none" w:sz="0" w:space="0" w:color="auto"/>
          </w:divBdr>
        </w:div>
        <w:div w:id="570307336">
          <w:marLeft w:val="480"/>
          <w:marRight w:val="0"/>
          <w:marTop w:val="0"/>
          <w:marBottom w:val="0"/>
          <w:divBdr>
            <w:top w:val="none" w:sz="0" w:space="0" w:color="auto"/>
            <w:left w:val="none" w:sz="0" w:space="0" w:color="auto"/>
            <w:bottom w:val="none" w:sz="0" w:space="0" w:color="auto"/>
            <w:right w:val="none" w:sz="0" w:space="0" w:color="auto"/>
          </w:divBdr>
        </w:div>
        <w:div w:id="1217736158">
          <w:marLeft w:val="480"/>
          <w:marRight w:val="0"/>
          <w:marTop w:val="0"/>
          <w:marBottom w:val="0"/>
          <w:divBdr>
            <w:top w:val="none" w:sz="0" w:space="0" w:color="auto"/>
            <w:left w:val="none" w:sz="0" w:space="0" w:color="auto"/>
            <w:bottom w:val="none" w:sz="0" w:space="0" w:color="auto"/>
            <w:right w:val="none" w:sz="0" w:space="0" w:color="auto"/>
          </w:divBdr>
        </w:div>
        <w:div w:id="980383939">
          <w:marLeft w:val="480"/>
          <w:marRight w:val="0"/>
          <w:marTop w:val="0"/>
          <w:marBottom w:val="0"/>
          <w:divBdr>
            <w:top w:val="none" w:sz="0" w:space="0" w:color="auto"/>
            <w:left w:val="none" w:sz="0" w:space="0" w:color="auto"/>
            <w:bottom w:val="none" w:sz="0" w:space="0" w:color="auto"/>
            <w:right w:val="none" w:sz="0" w:space="0" w:color="auto"/>
          </w:divBdr>
        </w:div>
        <w:div w:id="86656978">
          <w:marLeft w:val="480"/>
          <w:marRight w:val="0"/>
          <w:marTop w:val="0"/>
          <w:marBottom w:val="0"/>
          <w:divBdr>
            <w:top w:val="none" w:sz="0" w:space="0" w:color="auto"/>
            <w:left w:val="none" w:sz="0" w:space="0" w:color="auto"/>
            <w:bottom w:val="none" w:sz="0" w:space="0" w:color="auto"/>
            <w:right w:val="none" w:sz="0" w:space="0" w:color="auto"/>
          </w:divBdr>
        </w:div>
        <w:div w:id="1377194720">
          <w:marLeft w:val="480"/>
          <w:marRight w:val="0"/>
          <w:marTop w:val="0"/>
          <w:marBottom w:val="0"/>
          <w:divBdr>
            <w:top w:val="none" w:sz="0" w:space="0" w:color="auto"/>
            <w:left w:val="none" w:sz="0" w:space="0" w:color="auto"/>
            <w:bottom w:val="none" w:sz="0" w:space="0" w:color="auto"/>
            <w:right w:val="none" w:sz="0" w:space="0" w:color="auto"/>
          </w:divBdr>
        </w:div>
        <w:div w:id="1769932167">
          <w:marLeft w:val="480"/>
          <w:marRight w:val="0"/>
          <w:marTop w:val="0"/>
          <w:marBottom w:val="0"/>
          <w:divBdr>
            <w:top w:val="none" w:sz="0" w:space="0" w:color="auto"/>
            <w:left w:val="none" w:sz="0" w:space="0" w:color="auto"/>
            <w:bottom w:val="none" w:sz="0" w:space="0" w:color="auto"/>
            <w:right w:val="none" w:sz="0" w:space="0" w:color="auto"/>
          </w:divBdr>
        </w:div>
        <w:div w:id="509565042">
          <w:marLeft w:val="480"/>
          <w:marRight w:val="0"/>
          <w:marTop w:val="0"/>
          <w:marBottom w:val="0"/>
          <w:divBdr>
            <w:top w:val="none" w:sz="0" w:space="0" w:color="auto"/>
            <w:left w:val="none" w:sz="0" w:space="0" w:color="auto"/>
            <w:bottom w:val="none" w:sz="0" w:space="0" w:color="auto"/>
            <w:right w:val="none" w:sz="0" w:space="0" w:color="auto"/>
          </w:divBdr>
        </w:div>
        <w:div w:id="792093390">
          <w:marLeft w:val="480"/>
          <w:marRight w:val="0"/>
          <w:marTop w:val="0"/>
          <w:marBottom w:val="0"/>
          <w:divBdr>
            <w:top w:val="none" w:sz="0" w:space="0" w:color="auto"/>
            <w:left w:val="none" w:sz="0" w:space="0" w:color="auto"/>
            <w:bottom w:val="none" w:sz="0" w:space="0" w:color="auto"/>
            <w:right w:val="none" w:sz="0" w:space="0" w:color="auto"/>
          </w:divBdr>
        </w:div>
        <w:div w:id="258343399">
          <w:marLeft w:val="480"/>
          <w:marRight w:val="0"/>
          <w:marTop w:val="0"/>
          <w:marBottom w:val="0"/>
          <w:divBdr>
            <w:top w:val="none" w:sz="0" w:space="0" w:color="auto"/>
            <w:left w:val="none" w:sz="0" w:space="0" w:color="auto"/>
            <w:bottom w:val="none" w:sz="0" w:space="0" w:color="auto"/>
            <w:right w:val="none" w:sz="0" w:space="0" w:color="auto"/>
          </w:divBdr>
        </w:div>
        <w:div w:id="356319844">
          <w:marLeft w:val="480"/>
          <w:marRight w:val="0"/>
          <w:marTop w:val="0"/>
          <w:marBottom w:val="0"/>
          <w:divBdr>
            <w:top w:val="none" w:sz="0" w:space="0" w:color="auto"/>
            <w:left w:val="none" w:sz="0" w:space="0" w:color="auto"/>
            <w:bottom w:val="none" w:sz="0" w:space="0" w:color="auto"/>
            <w:right w:val="none" w:sz="0" w:space="0" w:color="auto"/>
          </w:divBdr>
        </w:div>
        <w:div w:id="1179463550">
          <w:marLeft w:val="480"/>
          <w:marRight w:val="0"/>
          <w:marTop w:val="0"/>
          <w:marBottom w:val="0"/>
          <w:divBdr>
            <w:top w:val="none" w:sz="0" w:space="0" w:color="auto"/>
            <w:left w:val="none" w:sz="0" w:space="0" w:color="auto"/>
            <w:bottom w:val="none" w:sz="0" w:space="0" w:color="auto"/>
            <w:right w:val="none" w:sz="0" w:space="0" w:color="auto"/>
          </w:divBdr>
        </w:div>
        <w:div w:id="2094234262">
          <w:marLeft w:val="480"/>
          <w:marRight w:val="0"/>
          <w:marTop w:val="0"/>
          <w:marBottom w:val="0"/>
          <w:divBdr>
            <w:top w:val="none" w:sz="0" w:space="0" w:color="auto"/>
            <w:left w:val="none" w:sz="0" w:space="0" w:color="auto"/>
            <w:bottom w:val="none" w:sz="0" w:space="0" w:color="auto"/>
            <w:right w:val="none" w:sz="0" w:space="0" w:color="auto"/>
          </w:divBdr>
        </w:div>
        <w:div w:id="1801343007">
          <w:marLeft w:val="480"/>
          <w:marRight w:val="0"/>
          <w:marTop w:val="0"/>
          <w:marBottom w:val="0"/>
          <w:divBdr>
            <w:top w:val="none" w:sz="0" w:space="0" w:color="auto"/>
            <w:left w:val="none" w:sz="0" w:space="0" w:color="auto"/>
            <w:bottom w:val="none" w:sz="0" w:space="0" w:color="auto"/>
            <w:right w:val="none" w:sz="0" w:space="0" w:color="auto"/>
          </w:divBdr>
        </w:div>
        <w:div w:id="1500458940">
          <w:marLeft w:val="480"/>
          <w:marRight w:val="0"/>
          <w:marTop w:val="0"/>
          <w:marBottom w:val="0"/>
          <w:divBdr>
            <w:top w:val="none" w:sz="0" w:space="0" w:color="auto"/>
            <w:left w:val="none" w:sz="0" w:space="0" w:color="auto"/>
            <w:bottom w:val="none" w:sz="0" w:space="0" w:color="auto"/>
            <w:right w:val="none" w:sz="0" w:space="0" w:color="auto"/>
          </w:divBdr>
        </w:div>
        <w:div w:id="1736392870">
          <w:marLeft w:val="480"/>
          <w:marRight w:val="0"/>
          <w:marTop w:val="0"/>
          <w:marBottom w:val="0"/>
          <w:divBdr>
            <w:top w:val="none" w:sz="0" w:space="0" w:color="auto"/>
            <w:left w:val="none" w:sz="0" w:space="0" w:color="auto"/>
            <w:bottom w:val="none" w:sz="0" w:space="0" w:color="auto"/>
            <w:right w:val="none" w:sz="0" w:space="0" w:color="auto"/>
          </w:divBdr>
        </w:div>
        <w:div w:id="765686383">
          <w:marLeft w:val="480"/>
          <w:marRight w:val="0"/>
          <w:marTop w:val="0"/>
          <w:marBottom w:val="0"/>
          <w:divBdr>
            <w:top w:val="none" w:sz="0" w:space="0" w:color="auto"/>
            <w:left w:val="none" w:sz="0" w:space="0" w:color="auto"/>
            <w:bottom w:val="none" w:sz="0" w:space="0" w:color="auto"/>
            <w:right w:val="none" w:sz="0" w:space="0" w:color="auto"/>
          </w:divBdr>
        </w:div>
        <w:div w:id="844632473">
          <w:marLeft w:val="480"/>
          <w:marRight w:val="0"/>
          <w:marTop w:val="0"/>
          <w:marBottom w:val="0"/>
          <w:divBdr>
            <w:top w:val="none" w:sz="0" w:space="0" w:color="auto"/>
            <w:left w:val="none" w:sz="0" w:space="0" w:color="auto"/>
            <w:bottom w:val="none" w:sz="0" w:space="0" w:color="auto"/>
            <w:right w:val="none" w:sz="0" w:space="0" w:color="auto"/>
          </w:divBdr>
        </w:div>
        <w:div w:id="405956230">
          <w:marLeft w:val="480"/>
          <w:marRight w:val="0"/>
          <w:marTop w:val="0"/>
          <w:marBottom w:val="0"/>
          <w:divBdr>
            <w:top w:val="none" w:sz="0" w:space="0" w:color="auto"/>
            <w:left w:val="none" w:sz="0" w:space="0" w:color="auto"/>
            <w:bottom w:val="none" w:sz="0" w:space="0" w:color="auto"/>
            <w:right w:val="none" w:sz="0" w:space="0" w:color="auto"/>
          </w:divBdr>
        </w:div>
        <w:div w:id="1280069754">
          <w:marLeft w:val="480"/>
          <w:marRight w:val="0"/>
          <w:marTop w:val="0"/>
          <w:marBottom w:val="0"/>
          <w:divBdr>
            <w:top w:val="none" w:sz="0" w:space="0" w:color="auto"/>
            <w:left w:val="none" w:sz="0" w:space="0" w:color="auto"/>
            <w:bottom w:val="none" w:sz="0" w:space="0" w:color="auto"/>
            <w:right w:val="none" w:sz="0" w:space="0" w:color="auto"/>
          </w:divBdr>
        </w:div>
        <w:div w:id="549212">
          <w:marLeft w:val="480"/>
          <w:marRight w:val="0"/>
          <w:marTop w:val="0"/>
          <w:marBottom w:val="0"/>
          <w:divBdr>
            <w:top w:val="none" w:sz="0" w:space="0" w:color="auto"/>
            <w:left w:val="none" w:sz="0" w:space="0" w:color="auto"/>
            <w:bottom w:val="none" w:sz="0" w:space="0" w:color="auto"/>
            <w:right w:val="none" w:sz="0" w:space="0" w:color="auto"/>
          </w:divBdr>
        </w:div>
        <w:div w:id="506291575">
          <w:marLeft w:val="480"/>
          <w:marRight w:val="0"/>
          <w:marTop w:val="0"/>
          <w:marBottom w:val="0"/>
          <w:divBdr>
            <w:top w:val="none" w:sz="0" w:space="0" w:color="auto"/>
            <w:left w:val="none" w:sz="0" w:space="0" w:color="auto"/>
            <w:bottom w:val="none" w:sz="0" w:space="0" w:color="auto"/>
            <w:right w:val="none" w:sz="0" w:space="0" w:color="auto"/>
          </w:divBdr>
        </w:div>
        <w:div w:id="924191388">
          <w:marLeft w:val="480"/>
          <w:marRight w:val="0"/>
          <w:marTop w:val="0"/>
          <w:marBottom w:val="0"/>
          <w:divBdr>
            <w:top w:val="none" w:sz="0" w:space="0" w:color="auto"/>
            <w:left w:val="none" w:sz="0" w:space="0" w:color="auto"/>
            <w:bottom w:val="none" w:sz="0" w:space="0" w:color="auto"/>
            <w:right w:val="none" w:sz="0" w:space="0" w:color="auto"/>
          </w:divBdr>
        </w:div>
        <w:div w:id="2103528171">
          <w:marLeft w:val="480"/>
          <w:marRight w:val="0"/>
          <w:marTop w:val="0"/>
          <w:marBottom w:val="0"/>
          <w:divBdr>
            <w:top w:val="none" w:sz="0" w:space="0" w:color="auto"/>
            <w:left w:val="none" w:sz="0" w:space="0" w:color="auto"/>
            <w:bottom w:val="none" w:sz="0" w:space="0" w:color="auto"/>
            <w:right w:val="none" w:sz="0" w:space="0" w:color="auto"/>
          </w:divBdr>
        </w:div>
        <w:div w:id="690495200">
          <w:marLeft w:val="480"/>
          <w:marRight w:val="0"/>
          <w:marTop w:val="0"/>
          <w:marBottom w:val="0"/>
          <w:divBdr>
            <w:top w:val="none" w:sz="0" w:space="0" w:color="auto"/>
            <w:left w:val="none" w:sz="0" w:space="0" w:color="auto"/>
            <w:bottom w:val="none" w:sz="0" w:space="0" w:color="auto"/>
            <w:right w:val="none" w:sz="0" w:space="0" w:color="auto"/>
          </w:divBdr>
        </w:div>
        <w:div w:id="425268403">
          <w:marLeft w:val="480"/>
          <w:marRight w:val="0"/>
          <w:marTop w:val="0"/>
          <w:marBottom w:val="0"/>
          <w:divBdr>
            <w:top w:val="none" w:sz="0" w:space="0" w:color="auto"/>
            <w:left w:val="none" w:sz="0" w:space="0" w:color="auto"/>
            <w:bottom w:val="none" w:sz="0" w:space="0" w:color="auto"/>
            <w:right w:val="none" w:sz="0" w:space="0" w:color="auto"/>
          </w:divBdr>
        </w:div>
        <w:div w:id="521667332">
          <w:marLeft w:val="480"/>
          <w:marRight w:val="0"/>
          <w:marTop w:val="0"/>
          <w:marBottom w:val="0"/>
          <w:divBdr>
            <w:top w:val="none" w:sz="0" w:space="0" w:color="auto"/>
            <w:left w:val="none" w:sz="0" w:space="0" w:color="auto"/>
            <w:bottom w:val="none" w:sz="0" w:space="0" w:color="auto"/>
            <w:right w:val="none" w:sz="0" w:space="0" w:color="auto"/>
          </w:divBdr>
        </w:div>
        <w:div w:id="719205217">
          <w:marLeft w:val="480"/>
          <w:marRight w:val="0"/>
          <w:marTop w:val="0"/>
          <w:marBottom w:val="0"/>
          <w:divBdr>
            <w:top w:val="none" w:sz="0" w:space="0" w:color="auto"/>
            <w:left w:val="none" w:sz="0" w:space="0" w:color="auto"/>
            <w:bottom w:val="none" w:sz="0" w:space="0" w:color="auto"/>
            <w:right w:val="none" w:sz="0" w:space="0" w:color="auto"/>
          </w:divBdr>
        </w:div>
        <w:div w:id="731584802">
          <w:marLeft w:val="480"/>
          <w:marRight w:val="0"/>
          <w:marTop w:val="0"/>
          <w:marBottom w:val="0"/>
          <w:divBdr>
            <w:top w:val="none" w:sz="0" w:space="0" w:color="auto"/>
            <w:left w:val="none" w:sz="0" w:space="0" w:color="auto"/>
            <w:bottom w:val="none" w:sz="0" w:space="0" w:color="auto"/>
            <w:right w:val="none" w:sz="0" w:space="0" w:color="auto"/>
          </w:divBdr>
        </w:div>
        <w:div w:id="1232543071">
          <w:marLeft w:val="480"/>
          <w:marRight w:val="0"/>
          <w:marTop w:val="0"/>
          <w:marBottom w:val="0"/>
          <w:divBdr>
            <w:top w:val="none" w:sz="0" w:space="0" w:color="auto"/>
            <w:left w:val="none" w:sz="0" w:space="0" w:color="auto"/>
            <w:bottom w:val="none" w:sz="0" w:space="0" w:color="auto"/>
            <w:right w:val="none" w:sz="0" w:space="0" w:color="auto"/>
          </w:divBdr>
        </w:div>
        <w:div w:id="1596479362">
          <w:marLeft w:val="480"/>
          <w:marRight w:val="0"/>
          <w:marTop w:val="0"/>
          <w:marBottom w:val="0"/>
          <w:divBdr>
            <w:top w:val="none" w:sz="0" w:space="0" w:color="auto"/>
            <w:left w:val="none" w:sz="0" w:space="0" w:color="auto"/>
            <w:bottom w:val="none" w:sz="0" w:space="0" w:color="auto"/>
            <w:right w:val="none" w:sz="0" w:space="0" w:color="auto"/>
          </w:divBdr>
        </w:div>
        <w:div w:id="630480939">
          <w:marLeft w:val="480"/>
          <w:marRight w:val="0"/>
          <w:marTop w:val="0"/>
          <w:marBottom w:val="0"/>
          <w:divBdr>
            <w:top w:val="none" w:sz="0" w:space="0" w:color="auto"/>
            <w:left w:val="none" w:sz="0" w:space="0" w:color="auto"/>
            <w:bottom w:val="none" w:sz="0" w:space="0" w:color="auto"/>
            <w:right w:val="none" w:sz="0" w:space="0" w:color="auto"/>
          </w:divBdr>
        </w:div>
        <w:div w:id="2060203281">
          <w:marLeft w:val="480"/>
          <w:marRight w:val="0"/>
          <w:marTop w:val="0"/>
          <w:marBottom w:val="0"/>
          <w:divBdr>
            <w:top w:val="none" w:sz="0" w:space="0" w:color="auto"/>
            <w:left w:val="none" w:sz="0" w:space="0" w:color="auto"/>
            <w:bottom w:val="none" w:sz="0" w:space="0" w:color="auto"/>
            <w:right w:val="none" w:sz="0" w:space="0" w:color="auto"/>
          </w:divBdr>
        </w:div>
        <w:div w:id="1660766636">
          <w:marLeft w:val="480"/>
          <w:marRight w:val="0"/>
          <w:marTop w:val="0"/>
          <w:marBottom w:val="0"/>
          <w:divBdr>
            <w:top w:val="none" w:sz="0" w:space="0" w:color="auto"/>
            <w:left w:val="none" w:sz="0" w:space="0" w:color="auto"/>
            <w:bottom w:val="none" w:sz="0" w:space="0" w:color="auto"/>
            <w:right w:val="none" w:sz="0" w:space="0" w:color="auto"/>
          </w:divBdr>
        </w:div>
        <w:div w:id="1559973829">
          <w:marLeft w:val="480"/>
          <w:marRight w:val="0"/>
          <w:marTop w:val="0"/>
          <w:marBottom w:val="0"/>
          <w:divBdr>
            <w:top w:val="none" w:sz="0" w:space="0" w:color="auto"/>
            <w:left w:val="none" w:sz="0" w:space="0" w:color="auto"/>
            <w:bottom w:val="none" w:sz="0" w:space="0" w:color="auto"/>
            <w:right w:val="none" w:sz="0" w:space="0" w:color="auto"/>
          </w:divBdr>
        </w:div>
        <w:div w:id="1202549213">
          <w:marLeft w:val="480"/>
          <w:marRight w:val="0"/>
          <w:marTop w:val="0"/>
          <w:marBottom w:val="0"/>
          <w:divBdr>
            <w:top w:val="none" w:sz="0" w:space="0" w:color="auto"/>
            <w:left w:val="none" w:sz="0" w:space="0" w:color="auto"/>
            <w:bottom w:val="none" w:sz="0" w:space="0" w:color="auto"/>
            <w:right w:val="none" w:sz="0" w:space="0" w:color="auto"/>
          </w:divBdr>
        </w:div>
        <w:div w:id="1558009253">
          <w:marLeft w:val="480"/>
          <w:marRight w:val="0"/>
          <w:marTop w:val="0"/>
          <w:marBottom w:val="0"/>
          <w:divBdr>
            <w:top w:val="none" w:sz="0" w:space="0" w:color="auto"/>
            <w:left w:val="none" w:sz="0" w:space="0" w:color="auto"/>
            <w:bottom w:val="none" w:sz="0" w:space="0" w:color="auto"/>
            <w:right w:val="none" w:sz="0" w:space="0" w:color="auto"/>
          </w:divBdr>
        </w:div>
        <w:div w:id="1146969794">
          <w:marLeft w:val="480"/>
          <w:marRight w:val="0"/>
          <w:marTop w:val="0"/>
          <w:marBottom w:val="0"/>
          <w:divBdr>
            <w:top w:val="none" w:sz="0" w:space="0" w:color="auto"/>
            <w:left w:val="none" w:sz="0" w:space="0" w:color="auto"/>
            <w:bottom w:val="none" w:sz="0" w:space="0" w:color="auto"/>
            <w:right w:val="none" w:sz="0" w:space="0" w:color="auto"/>
          </w:divBdr>
        </w:div>
        <w:div w:id="1475222825">
          <w:marLeft w:val="480"/>
          <w:marRight w:val="0"/>
          <w:marTop w:val="0"/>
          <w:marBottom w:val="0"/>
          <w:divBdr>
            <w:top w:val="none" w:sz="0" w:space="0" w:color="auto"/>
            <w:left w:val="none" w:sz="0" w:space="0" w:color="auto"/>
            <w:bottom w:val="none" w:sz="0" w:space="0" w:color="auto"/>
            <w:right w:val="none" w:sz="0" w:space="0" w:color="auto"/>
          </w:divBdr>
        </w:div>
        <w:div w:id="781415697">
          <w:marLeft w:val="480"/>
          <w:marRight w:val="0"/>
          <w:marTop w:val="0"/>
          <w:marBottom w:val="0"/>
          <w:divBdr>
            <w:top w:val="none" w:sz="0" w:space="0" w:color="auto"/>
            <w:left w:val="none" w:sz="0" w:space="0" w:color="auto"/>
            <w:bottom w:val="none" w:sz="0" w:space="0" w:color="auto"/>
            <w:right w:val="none" w:sz="0" w:space="0" w:color="auto"/>
          </w:divBdr>
        </w:div>
        <w:div w:id="1250768721">
          <w:marLeft w:val="480"/>
          <w:marRight w:val="0"/>
          <w:marTop w:val="0"/>
          <w:marBottom w:val="0"/>
          <w:divBdr>
            <w:top w:val="none" w:sz="0" w:space="0" w:color="auto"/>
            <w:left w:val="none" w:sz="0" w:space="0" w:color="auto"/>
            <w:bottom w:val="none" w:sz="0" w:space="0" w:color="auto"/>
            <w:right w:val="none" w:sz="0" w:space="0" w:color="auto"/>
          </w:divBdr>
        </w:div>
        <w:div w:id="1151480541">
          <w:marLeft w:val="480"/>
          <w:marRight w:val="0"/>
          <w:marTop w:val="0"/>
          <w:marBottom w:val="0"/>
          <w:divBdr>
            <w:top w:val="none" w:sz="0" w:space="0" w:color="auto"/>
            <w:left w:val="none" w:sz="0" w:space="0" w:color="auto"/>
            <w:bottom w:val="none" w:sz="0" w:space="0" w:color="auto"/>
            <w:right w:val="none" w:sz="0" w:space="0" w:color="auto"/>
          </w:divBdr>
        </w:div>
        <w:div w:id="1339842867">
          <w:marLeft w:val="480"/>
          <w:marRight w:val="0"/>
          <w:marTop w:val="0"/>
          <w:marBottom w:val="0"/>
          <w:divBdr>
            <w:top w:val="none" w:sz="0" w:space="0" w:color="auto"/>
            <w:left w:val="none" w:sz="0" w:space="0" w:color="auto"/>
            <w:bottom w:val="none" w:sz="0" w:space="0" w:color="auto"/>
            <w:right w:val="none" w:sz="0" w:space="0" w:color="auto"/>
          </w:divBdr>
        </w:div>
        <w:div w:id="312954747">
          <w:marLeft w:val="480"/>
          <w:marRight w:val="0"/>
          <w:marTop w:val="0"/>
          <w:marBottom w:val="0"/>
          <w:divBdr>
            <w:top w:val="none" w:sz="0" w:space="0" w:color="auto"/>
            <w:left w:val="none" w:sz="0" w:space="0" w:color="auto"/>
            <w:bottom w:val="none" w:sz="0" w:space="0" w:color="auto"/>
            <w:right w:val="none" w:sz="0" w:space="0" w:color="auto"/>
          </w:divBdr>
        </w:div>
        <w:div w:id="1359550826">
          <w:marLeft w:val="480"/>
          <w:marRight w:val="0"/>
          <w:marTop w:val="0"/>
          <w:marBottom w:val="0"/>
          <w:divBdr>
            <w:top w:val="none" w:sz="0" w:space="0" w:color="auto"/>
            <w:left w:val="none" w:sz="0" w:space="0" w:color="auto"/>
            <w:bottom w:val="none" w:sz="0" w:space="0" w:color="auto"/>
            <w:right w:val="none" w:sz="0" w:space="0" w:color="auto"/>
          </w:divBdr>
        </w:div>
        <w:div w:id="289821690">
          <w:marLeft w:val="480"/>
          <w:marRight w:val="0"/>
          <w:marTop w:val="0"/>
          <w:marBottom w:val="0"/>
          <w:divBdr>
            <w:top w:val="none" w:sz="0" w:space="0" w:color="auto"/>
            <w:left w:val="none" w:sz="0" w:space="0" w:color="auto"/>
            <w:bottom w:val="none" w:sz="0" w:space="0" w:color="auto"/>
            <w:right w:val="none" w:sz="0" w:space="0" w:color="auto"/>
          </w:divBdr>
        </w:div>
        <w:div w:id="1236016565">
          <w:marLeft w:val="480"/>
          <w:marRight w:val="0"/>
          <w:marTop w:val="0"/>
          <w:marBottom w:val="0"/>
          <w:divBdr>
            <w:top w:val="none" w:sz="0" w:space="0" w:color="auto"/>
            <w:left w:val="none" w:sz="0" w:space="0" w:color="auto"/>
            <w:bottom w:val="none" w:sz="0" w:space="0" w:color="auto"/>
            <w:right w:val="none" w:sz="0" w:space="0" w:color="auto"/>
          </w:divBdr>
        </w:div>
        <w:div w:id="1137379871">
          <w:marLeft w:val="480"/>
          <w:marRight w:val="0"/>
          <w:marTop w:val="0"/>
          <w:marBottom w:val="0"/>
          <w:divBdr>
            <w:top w:val="none" w:sz="0" w:space="0" w:color="auto"/>
            <w:left w:val="none" w:sz="0" w:space="0" w:color="auto"/>
            <w:bottom w:val="none" w:sz="0" w:space="0" w:color="auto"/>
            <w:right w:val="none" w:sz="0" w:space="0" w:color="auto"/>
          </w:divBdr>
        </w:div>
        <w:div w:id="1598978484">
          <w:marLeft w:val="480"/>
          <w:marRight w:val="0"/>
          <w:marTop w:val="0"/>
          <w:marBottom w:val="0"/>
          <w:divBdr>
            <w:top w:val="none" w:sz="0" w:space="0" w:color="auto"/>
            <w:left w:val="none" w:sz="0" w:space="0" w:color="auto"/>
            <w:bottom w:val="none" w:sz="0" w:space="0" w:color="auto"/>
            <w:right w:val="none" w:sz="0" w:space="0" w:color="auto"/>
          </w:divBdr>
        </w:div>
        <w:div w:id="515777531">
          <w:marLeft w:val="480"/>
          <w:marRight w:val="0"/>
          <w:marTop w:val="0"/>
          <w:marBottom w:val="0"/>
          <w:divBdr>
            <w:top w:val="none" w:sz="0" w:space="0" w:color="auto"/>
            <w:left w:val="none" w:sz="0" w:space="0" w:color="auto"/>
            <w:bottom w:val="none" w:sz="0" w:space="0" w:color="auto"/>
            <w:right w:val="none" w:sz="0" w:space="0" w:color="auto"/>
          </w:divBdr>
        </w:div>
        <w:div w:id="1544755553">
          <w:marLeft w:val="480"/>
          <w:marRight w:val="0"/>
          <w:marTop w:val="0"/>
          <w:marBottom w:val="0"/>
          <w:divBdr>
            <w:top w:val="none" w:sz="0" w:space="0" w:color="auto"/>
            <w:left w:val="none" w:sz="0" w:space="0" w:color="auto"/>
            <w:bottom w:val="none" w:sz="0" w:space="0" w:color="auto"/>
            <w:right w:val="none" w:sz="0" w:space="0" w:color="auto"/>
          </w:divBdr>
        </w:div>
        <w:div w:id="1064909802">
          <w:marLeft w:val="480"/>
          <w:marRight w:val="0"/>
          <w:marTop w:val="0"/>
          <w:marBottom w:val="0"/>
          <w:divBdr>
            <w:top w:val="none" w:sz="0" w:space="0" w:color="auto"/>
            <w:left w:val="none" w:sz="0" w:space="0" w:color="auto"/>
            <w:bottom w:val="none" w:sz="0" w:space="0" w:color="auto"/>
            <w:right w:val="none" w:sz="0" w:space="0" w:color="auto"/>
          </w:divBdr>
        </w:div>
        <w:div w:id="442194843">
          <w:marLeft w:val="480"/>
          <w:marRight w:val="0"/>
          <w:marTop w:val="0"/>
          <w:marBottom w:val="0"/>
          <w:divBdr>
            <w:top w:val="none" w:sz="0" w:space="0" w:color="auto"/>
            <w:left w:val="none" w:sz="0" w:space="0" w:color="auto"/>
            <w:bottom w:val="none" w:sz="0" w:space="0" w:color="auto"/>
            <w:right w:val="none" w:sz="0" w:space="0" w:color="auto"/>
          </w:divBdr>
        </w:div>
      </w:divsChild>
    </w:div>
    <w:div w:id="1658873780">
      <w:bodyDiv w:val="1"/>
      <w:marLeft w:val="0"/>
      <w:marRight w:val="0"/>
      <w:marTop w:val="0"/>
      <w:marBottom w:val="0"/>
      <w:divBdr>
        <w:top w:val="none" w:sz="0" w:space="0" w:color="auto"/>
        <w:left w:val="none" w:sz="0" w:space="0" w:color="auto"/>
        <w:bottom w:val="none" w:sz="0" w:space="0" w:color="auto"/>
        <w:right w:val="none" w:sz="0" w:space="0" w:color="auto"/>
      </w:divBdr>
    </w:div>
    <w:div w:id="1659116907">
      <w:bodyDiv w:val="1"/>
      <w:marLeft w:val="0"/>
      <w:marRight w:val="0"/>
      <w:marTop w:val="0"/>
      <w:marBottom w:val="0"/>
      <w:divBdr>
        <w:top w:val="none" w:sz="0" w:space="0" w:color="auto"/>
        <w:left w:val="none" w:sz="0" w:space="0" w:color="auto"/>
        <w:bottom w:val="none" w:sz="0" w:space="0" w:color="auto"/>
        <w:right w:val="none" w:sz="0" w:space="0" w:color="auto"/>
      </w:divBdr>
    </w:div>
    <w:div w:id="1659961436">
      <w:bodyDiv w:val="1"/>
      <w:marLeft w:val="0"/>
      <w:marRight w:val="0"/>
      <w:marTop w:val="0"/>
      <w:marBottom w:val="0"/>
      <w:divBdr>
        <w:top w:val="none" w:sz="0" w:space="0" w:color="auto"/>
        <w:left w:val="none" w:sz="0" w:space="0" w:color="auto"/>
        <w:bottom w:val="none" w:sz="0" w:space="0" w:color="auto"/>
        <w:right w:val="none" w:sz="0" w:space="0" w:color="auto"/>
      </w:divBdr>
    </w:div>
    <w:div w:id="1660843375">
      <w:bodyDiv w:val="1"/>
      <w:marLeft w:val="0"/>
      <w:marRight w:val="0"/>
      <w:marTop w:val="0"/>
      <w:marBottom w:val="0"/>
      <w:divBdr>
        <w:top w:val="none" w:sz="0" w:space="0" w:color="auto"/>
        <w:left w:val="none" w:sz="0" w:space="0" w:color="auto"/>
        <w:bottom w:val="none" w:sz="0" w:space="0" w:color="auto"/>
        <w:right w:val="none" w:sz="0" w:space="0" w:color="auto"/>
      </w:divBdr>
    </w:div>
    <w:div w:id="1662267931">
      <w:bodyDiv w:val="1"/>
      <w:marLeft w:val="0"/>
      <w:marRight w:val="0"/>
      <w:marTop w:val="0"/>
      <w:marBottom w:val="0"/>
      <w:divBdr>
        <w:top w:val="none" w:sz="0" w:space="0" w:color="auto"/>
        <w:left w:val="none" w:sz="0" w:space="0" w:color="auto"/>
        <w:bottom w:val="none" w:sz="0" w:space="0" w:color="auto"/>
        <w:right w:val="none" w:sz="0" w:space="0" w:color="auto"/>
      </w:divBdr>
      <w:divsChild>
        <w:div w:id="1106197505">
          <w:marLeft w:val="480"/>
          <w:marRight w:val="0"/>
          <w:marTop w:val="0"/>
          <w:marBottom w:val="0"/>
          <w:divBdr>
            <w:top w:val="none" w:sz="0" w:space="0" w:color="auto"/>
            <w:left w:val="none" w:sz="0" w:space="0" w:color="auto"/>
            <w:bottom w:val="none" w:sz="0" w:space="0" w:color="auto"/>
            <w:right w:val="none" w:sz="0" w:space="0" w:color="auto"/>
          </w:divBdr>
        </w:div>
        <w:div w:id="477066067">
          <w:marLeft w:val="480"/>
          <w:marRight w:val="0"/>
          <w:marTop w:val="0"/>
          <w:marBottom w:val="0"/>
          <w:divBdr>
            <w:top w:val="none" w:sz="0" w:space="0" w:color="auto"/>
            <w:left w:val="none" w:sz="0" w:space="0" w:color="auto"/>
            <w:bottom w:val="none" w:sz="0" w:space="0" w:color="auto"/>
            <w:right w:val="none" w:sz="0" w:space="0" w:color="auto"/>
          </w:divBdr>
        </w:div>
        <w:div w:id="1838105705">
          <w:marLeft w:val="480"/>
          <w:marRight w:val="0"/>
          <w:marTop w:val="0"/>
          <w:marBottom w:val="0"/>
          <w:divBdr>
            <w:top w:val="none" w:sz="0" w:space="0" w:color="auto"/>
            <w:left w:val="none" w:sz="0" w:space="0" w:color="auto"/>
            <w:bottom w:val="none" w:sz="0" w:space="0" w:color="auto"/>
            <w:right w:val="none" w:sz="0" w:space="0" w:color="auto"/>
          </w:divBdr>
        </w:div>
        <w:div w:id="2122794966">
          <w:marLeft w:val="480"/>
          <w:marRight w:val="0"/>
          <w:marTop w:val="0"/>
          <w:marBottom w:val="0"/>
          <w:divBdr>
            <w:top w:val="none" w:sz="0" w:space="0" w:color="auto"/>
            <w:left w:val="none" w:sz="0" w:space="0" w:color="auto"/>
            <w:bottom w:val="none" w:sz="0" w:space="0" w:color="auto"/>
            <w:right w:val="none" w:sz="0" w:space="0" w:color="auto"/>
          </w:divBdr>
        </w:div>
        <w:div w:id="1879512721">
          <w:marLeft w:val="480"/>
          <w:marRight w:val="0"/>
          <w:marTop w:val="0"/>
          <w:marBottom w:val="0"/>
          <w:divBdr>
            <w:top w:val="none" w:sz="0" w:space="0" w:color="auto"/>
            <w:left w:val="none" w:sz="0" w:space="0" w:color="auto"/>
            <w:bottom w:val="none" w:sz="0" w:space="0" w:color="auto"/>
            <w:right w:val="none" w:sz="0" w:space="0" w:color="auto"/>
          </w:divBdr>
        </w:div>
        <w:div w:id="1120489492">
          <w:marLeft w:val="480"/>
          <w:marRight w:val="0"/>
          <w:marTop w:val="0"/>
          <w:marBottom w:val="0"/>
          <w:divBdr>
            <w:top w:val="none" w:sz="0" w:space="0" w:color="auto"/>
            <w:left w:val="none" w:sz="0" w:space="0" w:color="auto"/>
            <w:bottom w:val="none" w:sz="0" w:space="0" w:color="auto"/>
            <w:right w:val="none" w:sz="0" w:space="0" w:color="auto"/>
          </w:divBdr>
        </w:div>
        <w:div w:id="706372487">
          <w:marLeft w:val="480"/>
          <w:marRight w:val="0"/>
          <w:marTop w:val="0"/>
          <w:marBottom w:val="0"/>
          <w:divBdr>
            <w:top w:val="none" w:sz="0" w:space="0" w:color="auto"/>
            <w:left w:val="none" w:sz="0" w:space="0" w:color="auto"/>
            <w:bottom w:val="none" w:sz="0" w:space="0" w:color="auto"/>
            <w:right w:val="none" w:sz="0" w:space="0" w:color="auto"/>
          </w:divBdr>
        </w:div>
        <w:div w:id="1168866879">
          <w:marLeft w:val="480"/>
          <w:marRight w:val="0"/>
          <w:marTop w:val="0"/>
          <w:marBottom w:val="0"/>
          <w:divBdr>
            <w:top w:val="none" w:sz="0" w:space="0" w:color="auto"/>
            <w:left w:val="none" w:sz="0" w:space="0" w:color="auto"/>
            <w:bottom w:val="none" w:sz="0" w:space="0" w:color="auto"/>
            <w:right w:val="none" w:sz="0" w:space="0" w:color="auto"/>
          </w:divBdr>
        </w:div>
        <w:div w:id="2003389548">
          <w:marLeft w:val="480"/>
          <w:marRight w:val="0"/>
          <w:marTop w:val="0"/>
          <w:marBottom w:val="0"/>
          <w:divBdr>
            <w:top w:val="none" w:sz="0" w:space="0" w:color="auto"/>
            <w:left w:val="none" w:sz="0" w:space="0" w:color="auto"/>
            <w:bottom w:val="none" w:sz="0" w:space="0" w:color="auto"/>
            <w:right w:val="none" w:sz="0" w:space="0" w:color="auto"/>
          </w:divBdr>
        </w:div>
        <w:div w:id="1568298378">
          <w:marLeft w:val="480"/>
          <w:marRight w:val="0"/>
          <w:marTop w:val="0"/>
          <w:marBottom w:val="0"/>
          <w:divBdr>
            <w:top w:val="none" w:sz="0" w:space="0" w:color="auto"/>
            <w:left w:val="none" w:sz="0" w:space="0" w:color="auto"/>
            <w:bottom w:val="none" w:sz="0" w:space="0" w:color="auto"/>
            <w:right w:val="none" w:sz="0" w:space="0" w:color="auto"/>
          </w:divBdr>
        </w:div>
        <w:div w:id="791440472">
          <w:marLeft w:val="480"/>
          <w:marRight w:val="0"/>
          <w:marTop w:val="0"/>
          <w:marBottom w:val="0"/>
          <w:divBdr>
            <w:top w:val="none" w:sz="0" w:space="0" w:color="auto"/>
            <w:left w:val="none" w:sz="0" w:space="0" w:color="auto"/>
            <w:bottom w:val="none" w:sz="0" w:space="0" w:color="auto"/>
            <w:right w:val="none" w:sz="0" w:space="0" w:color="auto"/>
          </w:divBdr>
        </w:div>
        <w:div w:id="628246806">
          <w:marLeft w:val="480"/>
          <w:marRight w:val="0"/>
          <w:marTop w:val="0"/>
          <w:marBottom w:val="0"/>
          <w:divBdr>
            <w:top w:val="none" w:sz="0" w:space="0" w:color="auto"/>
            <w:left w:val="none" w:sz="0" w:space="0" w:color="auto"/>
            <w:bottom w:val="none" w:sz="0" w:space="0" w:color="auto"/>
            <w:right w:val="none" w:sz="0" w:space="0" w:color="auto"/>
          </w:divBdr>
        </w:div>
        <w:div w:id="1685863179">
          <w:marLeft w:val="480"/>
          <w:marRight w:val="0"/>
          <w:marTop w:val="0"/>
          <w:marBottom w:val="0"/>
          <w:divBdr>
            <w:top w:val="none" w:sz="0" w:space="0" w:color="auto"/>
            <w:left w:val="none" w:sz="0" w:space="0" w:color="auto"/>
            <w:bottom w:val="none" w:sz="0" w:space="0" w:color="auto"/>
            <w:right w:val="none" w:sz="0" w:space="0" w:color="auto"/>
          </w:divBdr>
        </w:div>
        <w:div w:id="688145125">
          <w:marLeft w:val="480"/>
          <w:marRight w:val="0"/>
          <w:marTop w:val="0"/>
          <w:marBottom w:val="0"/>
          <w:divBdr>
            <w:top w:val="none" w:sz="0" w:space="0" w:color="auto"/>
            <w:left w:val="none" w:sz="0" w:space="0" w:color="auto"/>
            <w:bottom w:val="none" w:sz="0" w:space="0" w:color="auto"/>
            <w:right w:val="none" w:sz="0" w:space="0" w:color="auto"/>
          </w:divBdr>
        </w:div>
        <w:div w:id="1822889088">
          <w:marLeft w:val="480"/>
          <w:marRight w:val="0"/>
          <w:marTop w:val="0"/>
          <w:marBottom w:val="0"/>
          <w:divBdr>
            <w:top w:val="none" w:sz="0" w:space="0" w:color="auto"/>
            <w:left w:val="none" w:sz="0" w:space="0" w:color="auto"/>
            <w:bottom w:val="none" w:sz="0" w:space="0" w:color="auto"/>
            <w:right w:val="none" w:sz="0" w:space="0" w:color="auto"/>
          </w:divBdr>
        </w:div>
        <w:div w:id="1837378019">
          <w:marLeft w:val="480"/>
          <w:marRight w:val="0"/>
          <w:marTop w:val="0"/>
          <w:marBottom w:val="0"/>
          <w:divBdr>
            <w:top w:val="none" w:sz="0" w:space="0" w:color="auto"/>
            <w:left w:val="none" w:sz="0" w:space="0" w:color="auto"/>
            <w:bottom w:val="none" w:sz="0" w:space="0" w:color="auto"/>
            <w:right w:val="none" w:sz="0" w:space="0" w:color="auto"/>
          </w:divBdr>
        </w:div>
        <w:div w:id="1860316989">
          <w:marLeft w:val="480"/>
          <w:marRight w:val="0"/>
          <w:marTop w:val="0"/>
          <w:marBottom w:val="0"/>
          <w:divBdr>
            <w:top w:val="none" w:sz="0" w:space="0" w:color="auto"/>
            <w:left w:val="none" w:sz="0" w:space="0" w:color="auto"/>
            <w:bottom w:val="none" w:sz="0" w:space="0" w:color="auto"/>
            <w:right w:val="none" w:sz="0" w:space="0" w:color="auto"/>
          </w:divBdr>
        </w:div>
        <w:div w:id="1245147510">
          <w:marLeft w:val="480"/>
          <w:marRight w:val="0"/>
          <w:marTop w:val="0"/>
          <w:marBottom w:val="0"/>
          <w:divBdr>
            <w:top w:val="none" w:sz="0" w:space="0" w:color="auto"/>
            <w:left w:val="none" w:sz="0" w:space="0" w:color="auto"/>
            <w:bottom w:val="none" w:sz="0" w:space="0" w:color="auto"/>
            <w:right w:val="none" w:sz="0" w:space="0" w:color="auto"/>
          </w:divBdr>
        </w:div>
        <w:div w:id="1636066005">
          <w:marLeft w:val="480"/>
          <w:marRight w:val="0"/>
          <w:marTop w:val="0"/>
          <w:marBottom w:val="0"/>
          <w:divBdr>
            <w:top w:val="none" w:sz="0" w:space="0" w:color="auto"/>
            <w:left w:val="none" w:sz="0" w:space="0" w:color="auto"/>
            <w:bottom w:val="none" w:sz="0" w:space="0" w:color="auto"/>
            <w:right w:val="none" w:sz="0" w:space="0" w:color="auto"/>
          </w:divBdr>
        </w:div>
        <w:div w:id="1014577625">
          <w:marLeft w:val="480"/>
          <w:marRight w:val="0"/>
          <w:marTop w:val="0"/>
          <w:marBottom w:val="0"/>
          <w:divBdr>
            <w:top w:val="none" w:sz="0" w:space="0" w:color="auto"/>
            <w:left w:val="none" w:sz="0" w:space="0" w:color="auto"/>
            <w:bottom w:val="none" w:sz="0" w:space="0" w:color="auto"/>
            <w:right w:val="none" w:sz="0" w:space="0" w:color="auto"/>
          </w:divBdr>
        </w:div>
      </w:divsChild>
    </w:div>
    <w:div w:id="1663003393">
      <w:bodyDiv w:val="1"/>
      <w:marLeft w:val="0"/>
      <w:marRight w:val="0"/>
      <w:marTop w:val="0"/>
      <w:marBottom w:val="0"/>
      <w:divBdr>
        <w:top w:val="none" w:sz="0" w:space="0" w:color="auto"/>
        <w:left w:val="none" w:sz="0" w:space="0" w:color="auto"/>
        <w:bottom w:val="none" w:sz="0" w:space="0" w:color="auto"/>
        <w:right w:val="none" w:sz="0" w:space="0" w:color="auto"/>
      </w:divBdr>
    </w:div>
    <w:div w:id="1663777153">
      <w:bodyDiv w:val="1"/>
      <w:marLeft w:val="0"/>
      <w:marRight w:val="0"/>
      <w:marTop w:val="0"/>
      <w:marBottom w:val="0"/>
      <w:divBdr>
        <w:top w:val="none" w:sz="0" w:space="0" w:color="auto"/>
        <w:left w:val="none" w:sz="0" w:space="0" w:color="auto"/>
        <w:bottom w:val="none" w:sz="0" w:space="0" w:color="auto"/>
        <w:right w:val="none" w:sz="0" w:space="0" w:color="auto"/>
      </w:divBdr>
      <w:divsChild>
        <w:div w:id="1773623787">
          <w:marLeft w:val="480"/>
          <w:marRight w:val="0"/>
          <w:marTop w:val="0"/>
          <w:marBottom w:val="0"/>
          <w:divBdr>
            <w:top w:val="none" w:sz="0" w:space="0" w:color="auto"/>
            <w:left w:val="none" w:sz="0" w:space="0" w:color="auto"/>
            <w:bottom w:val="none" w:sz="0" w:space="0" w:color="auto"/>
            <w:right w:val="none" w:sz="0" w:space="0" w:color="auto"/>
          </w:divBdr>
        </w:div>
        <w:div w:id="564217913">
          <w:marLeft w:val="480"/>
          <w:marRight w:val="0"/>
          <w:marTop w:val="0"/>
          <w:marBottom w:val="0"/>
          <w:divBdr>
            <w:top w:val="none" w:sz="0" w:space="0" w:color="auto"/>
            <w:left w:val="none" w:sz="0" w:space="0" w:color="auto"/>
            <w:bottom w:val="none" w:sz="0" w:space="0" w:color="auto"/>
            <w:right w:val="none" w:sz="0" w:space="0" w:color="auto"/>
          </w:divBdr>
        </w:div>
      </w:divsChild>
    </w:div>
    <w:div w:id="1664427950">
      <w:bodyDiv w:val="1"/>
      <w:marLeft w:val="0"/>
      <w:marRight w:val="0"/>
      <w:marTop w:val="0"/>
      <w:marBottom w:val="0"/>
      <w:divBdr>
        <w:top w:val="none" w:sz="0" w:space="0" w:color="auto"/>
        <w:left w:val="none" w:sz="0" w:space="0" w:color="auto"/>
        <w:bottom w:val="none" w:sz="0" w:space="0" w:color="auto"/>
        <w:right w:val="none" w:sz="0" w:space="0" w:color="auto"/>
      </w:divBdr>
    </w:div>
    <w:div w:id="1664428685">
      <w:bodyDiv w:val="1"/>
      <w:marLeft w:val="0"/>
      <w:marRight w:val="0"/>
      <w:marTop w:val="0"/>
      <w:marBottom w:val="0"/>
      <w:divBdr>
        <w:top w:val="none" w:sz="0" w:space="0" w:color="auto"/>
        <w:left w:val="none" w:sz="0" w:space="0" w:color="auto"/>
        <w:bottom w:val="none" w:sz="0" w:space="0" w:color="auto"/>
        <w:right w:val="none" w:sz="0" w:space="0" w:color="auto"/>
      </w:divBdr>
      <w:divsChild>
        <w:div w:id="2011830836">
          <w:marLeft w:val="640"/>
          <w:marRight w:val="0"/>
          <w:marTop w:val="0"/>
          <w:marBottom w:val="0"/>
          <w:divBdr>
            <w:top w:val="none" w:sz="0" w:space="0" w:color="auto"/>
            <w:left w:val="none" w:sz="0" w:space="0" w:color="auto"/>
            <w:bottom w:val="none" w:sz="0" w:space="0" w:color="auto"/>
            <w:right w:val="none" w:sz="0" w:space="0" w:color="auto"/>
          </w:divBdr>
        </w:div>
        <w:div w:id="1294209478">
          <w:marLeft w:val="640"/>
          <w:marRight w:val="0"/>
          <w:marTop w:val="0"/>
          <w:marBottom w:val="0"/>
          <w:divBdr>
            <w:top w:val="none" w:sz="0" w:space="0" w:color="auto"/>
            <w:left w:val="none" w:sz="0" w:space="0" w:color="auto"/>
            <w:bottom w:val="none" w:sz="0" w:space="0" w:color="auto"/>
            <w:right w:val="none" w:sz="0" w:space="0" w:color="auto"/>
          </w:divBdr>
        </w:div>
        <w:div w:id="1547527375">
          <w:marLeft w:val="640"/>
          <w:marRight w:val="0"/>
          <w:marTop w:val="0"/>
          <w:marBottom w:val="0"/>
          <w:divBdr>
            <w:top w:val="none" w:sz="0" w:space="0" w:color="auto"/>
            <w:left w:val="none" w:sz="0" w:space="0" w:color="auto"/>
            <w:bottom w:val="none" w:sz="0" w:space="0" w:color="auto"/>
            <w:right w:val="none" w:sz="0" w:space="0" w:color="auto"/>
          </w:divBdr>
        </w:div>
        <w:div w:id="1867324138">
          <w:marLeft w:val="640"/>
          <w:marRight w:val="0"/>
          <w:marTop w:val="0"/>
          <w:marBottom w:val="0"/>
          <w:divBdr>
            <w:top w:val="none" w:sz="0" w:space="0" w:color="auto"/>
            <w:left w:val="none" w:sz="0" w:space="0" w:color="auto"/>
            <w:bottom w:val="none" w:sz="0" w:space="0" w:color="auto"/>
            <w:right w:val="none" w:sz="0" w:space="0" w:color="auto"/>
          </w:divBdr>
        </w:div>
        <w:div w:id="426508328">
          <w:marLeft w:val="640"/>
          <w:marRight w:val="0"/>
          <w:marTop w:val="0"/>
          <w:marBottom w:val="0"/>
          <w:divBdr>
            <w:top w:val="none" w:sz="0" w:space="0" w:color="auto"/>
            <w:left w:val="none" w:sz="0" w:space="0" w:color="auto"/>
            <w:bottom w:val="none" w:sz="0" w:space="0" w:color="auto"/>
            <w:right w:val="none" w:sz="0" w:space="0" w:color="auto"/>
          </w:divBdr>
        </w:div>
        <w:div w:id="36900420">
          <w:marLeft w:val="640"/>
          <w:marRight w:val="0"/>
          <w:marTop w:val="0"/>
          <w:marBottom w:val="0"/>
          <w:divBdr>
            <w:top w:val="none" w:sz="0" w:space="0" w:color="auto"/>
            <w:left w:val="none" w:sz="0" w:space="0" w:color="auto"/>
            <w:bottom w:val="none" w:sz="0" w:space="0" w:color="auto"/>
            <w:right w:val="none" w:sz="0" w:space="0" w:color="auto"/>
          </w:divBdr>
        </w:div>
        <w:div w:id="1472747961">
          <w:marLeft w:val="640"/>
          <w:marRight w:val="0"/>
          <w:marTop w:val="0"/>
          <w:marBottom w:val="0"/>
          <w:divBdr>
            <w:top w:val="none" w:sz="0" w:space="0" w:color="auto"/>
            <w:left w:val="none" w:sz="0" w:space="0" w:color="auto"/>
            <w:bottom w:val="none" w:sz="0" w:space="0" w:color="auto"/>
            <w:right w:val="none" w:sz="0" w:space="0" w:color="auto"/>
          </w:divBdr>
        </w:div>
        <w:div w:id="1139029864">
          <w:marLeft w:val="640"/>
          <w:marRight w:val="0"/>
          <w:marTop w:val="0"/>
          <w:marBottom w:val="0"/>
          <w:divBdr>
            <w:top w:val="none" w:sz="0" w:space="0" w:color="auto"/>
            <w:left w:val="none" w:sz="0" w:space="0" w:color="auto"/>
            <w:bottom w:val="none" w:sz="0" w:space="0" w:color="auto"/>
            <w:right w:val="none" w:sz="0" w:space="0" w:color="auto"/>
          </w:divBdr>
        </w:div>
        <w:div w:id="708532468">
          <w:marLeft w:val="640"/>
          <w:marRight w:val="0"/>
          <w:marTop w:val="0"/>
          <w:marBottom w:val="0"/>
          <w:divBdr>
            <w:top w:val="none" w:sz="0" w:space="0" w:color="auto"/>
            <w:left w:val="none" w:sz="0" w:space="0" w:color="auto"/>
            <w:bottom w:val="none" w:sz="0" w:space="0" w:color="auto"/>
            <w:right w:val="none" w:sz="0" w:space="0" w:color="auto"/>
          </w:divBdr>
        </w:div>
        <w:div w:id="441263642">
          <w:marLeft w:val="640"/>
          <w:marRight w:val="0"/>
          <w:marTop w:val="0"/>
          <w:marBottom w:val="0"/>
          <w:divBdr>
            <w:top w:val="none" w:sz="0" w:space="0" w:color="auto"/>
            <w:left w:val="none" w:sz="0" w:space="0" w:color="auto"/>
            <w:bottom w:val="none" w:sz="0" w:space="0" w:color="auto"/>
            <w:right w:val="none" w:sz="0" w:space="0" w:color="auto"/>
          </w:divBdr>
        </w:div>
        <w:div w:id="1382707596">
          <w:marLeft w:val="640"/>
          <w:marRight w:val="0"/>
          <w:marTop w:val="0"/>
          <w:marBottom w:val="0"/>
          <w:divBdr>
            <w:top w:val="none" w:sz="0" w:space="0" w:color="auto"/>
            <w:left w:val="none" w:sz="0" w:space="0" w:color="auto"/>
            <w:bottom w:val="none" w:sz="0" w:space="0" w:color="auto"/>
            <w:right w:val="none" w:sz="0" w:space="0" w:color="auto"/>
          </w:divBdr>
        </w:div>
        <w:div w:id="698622089">
          <w:marLeft w:val="640"/>
          <w:marRight w:val="0"/>
          <w:marTop w:val="0"/>
          <w:marBottom w:val="0"/>
          <w:divBdr>
            <w:top w:val="none" w:sz="0" w:space="0" w:color="auto"/>
            <w:left w:val="none" w:sz="0" w:space="0" w:color="auto"/>
            <w:bottom w:val="none" w:sz="0" w:space="0" w:color="auto"/>
            <w:right w:val="none" w:sz="0" w:space="0" w:color="auto"/>
          </w:divBdr>
        </w:div>
        <w:div w:id="810370370">
          <w:marLeft w:val="640"/>
          <w:marRight w:val="0"/>
          <w:marTop w:val="0"/>
          <w:marBottom w:val="0"/>
          <w:divBdr>
            <w:top w:val="none" w:sz="0" w:space="0" w:color="auto"/>
            <w:left w:val="none" w:sz="0" w:space="0" w:color="auto"/>
            <w:bottom w:val="none" w:sz="0" w:space="0" w:color="auto"/>
            <w:right w:val="none" w:sz="0" w:space="0" w:color="auto"/>
          </w:divBdr>
        </w:div>
        <w:div w:id="598098256">
          <w:marLeft w:val="640"/>
          <w:marRight w:val="0"/>
          <w:marTop w:val="0"/>
          <w:marBottom w:val="0"/>
          <w:divBdr>
            <w:top w:val="none" w:sz="0" w:space="0" w:color="auto"/>
            <w:left w:val="none" w:sz="0" w:space="0" w:color="auto"/>
            <w:bottom w:val="none" w:sz="0" w:space="0" w:color="auto"/>
            <w:right w:val="none" w:sz="0" w:space="0" w:color="auto"/>
          </w:divBdr>
        </w:div>
        <w:div w:id="981495821">
          <w:marLeft w:val="640"/>
          <w:marRight w:val="0"/>
          <w:marTop w:val="0"/>
          <w:marBottom w:val="0"/>
          <w:divBdr>
            <w:top w:val="none" w:sz="0" w:space="0" w:color="auto"/>
            <w:left w:val="none" w:sz="0" w:space="0" w:color="auto"/>
            <w:bottom w:val="none" w:sz="0" w:space="0" w:color="auto"/>
            <w:right w:val="none" w:sz="0" w:space="0" w:color="auto"/>
          </w:divBdr>
        </w:div>
        <w:div w:id="1144468811">
          <w:marLeft w:val="640"/>
          <w:marRight w:val="0"/>
          <w:marTop w:val="0"/>
          <w:marBottom w:val="0"/>
          <w:divBdr>
            <w:top w:val="none" w:sz="0" w:space="0" w:color="auto"/>
            <w:left w:val="none" w:sz="0" w:space="0" w:color="auto"/>
            <w:bottom w:val="none" w:sz="0" w:space="0" w:color="auto"/>
            <w:right w:val="none" w:sz="0" w:space="0" w:color="auto"/>
          </w:divBdr>
        </w:div>
        <w:div w:id="430971398">
          <w:marLeft w:val="640"/>
          <w:marRight w:val="0"/>
          <w:marTop w:val="0"/>
          <w:marBottom w:val="0"/>
          <w:divBdr>
            <w:top w:val="none" w:sz="0" w:space="0" w:color="auto"/>
            <w:left w:val="none" w:sz="0" w:space="0" w:color="auto"/>
            <w:bottom w:val="none" w:sz="0" w:space="0" w:color="auto"/>
            <w:right w:val="none" w:sz="0" w:space="0" w:color="auto"/>
          </w:divBdr>
        </w:div>
        <w:div w:id="1731688120">
          <w:marLeft w:val="640"/>
          <w:marRight w:val="0"/>
          <w:marTop w:val="0"/>
          <w:marBottom w:val="0"/>
          <w:divBdr>
            <w:top w:val="none" w:sz="0" w:space="0" w:color="auto"/>
            <w:left w:val="none" w:sz="0" w:space="0" w:color="auto"/>
            <w:bottom w:val="none" w:sz="0" w:space="0" w:color="auto"/>
            <w:right w:val="none" w:sz="0" w:space="0" w:color="auto"/>
          </w:divBdr>
        </w:div>
        <w:div w:id="437021463">
          <w:marLeft w:val="640"/>
          <w:marRight w:val="0"/>
          <w:marTop w:val="0"/>
          <w:marBottom w:val="0"/>
          <w:divBdr>
            <w:top w:val="none" w:sz="0" w:space="0" w:color="auto"/>
            <w:left w:val="none" w:sz="0" w:space="0" w:color="auto"/>
            <w:bottom w:val="none" w:sz="0" w:space="0" w:color="auto"/>
            <w:right w:val="none" w:sz="0" w:space="0" w:color="auto"/>
          </w:divBdr>
        </w:div>
        <w:div w:id="1922979837">
          <w:marLeft w:val="640"/>
          <w:marRight w:val="0"/>
          <w:marTop w:val="0"/>
          <w:marBottom w:val="0"/>
          <w:divBdr>
            <w:top w:val="none" w:sz="0" w:space="0" w:color="auto"/>
            <w:left w:val="none" w:sz="0" w:space="0" w:color="auto"/>
            <w:bottom w:val="none" w:sz="0" w:space="0" w:color="auto"/>
            <w:right w:val="none" w:sz="0" w:space="0" w:color="auto"/>
          </w:divBdr>
        </w:div>
        <w:div w:id="354112218">
          <w:marLeft w:val="640"/>
          <w:marRight w:val="0"/>
          <w:marTop w:val="0"/>
          <w:marBottom w:val="0"/>
          <w:divBdr>
            <w:top w:val="none" w:sz="0" w:space="0" w:color="auto"/>
            <w:left w:val="none" w:sz="0" w:space="0" w:color="auto"/>
            <w:bottom w:val="none" w:sz="0" w:space="0" w:color="auto"/>
            <w:right w:val="none" w:sz="0" w:space="0" w:color="auto"/>
          </w:divBdr>
        </w:div>
        <w:div w:id="375082945">
          <w:marLeft w:val="640"/>
          <w:marRight w:val="0"/>
          <w:marTop w:val="0"/>
          <w:marBottom w:val="0"/>
          <w:divBdr>
            <w:top w:val="none" w:sz="0" w:space="0" w:color="auto"/>
            <w:left w:val="none" w:sz="0" w:space="0" w:color="auto"/>
            <w:bottom w:val="none" w:sz="0" w:space="0" w:color="auto"/>
            <w:right w:val="none" w:sz="0" w:space="0" w:color="auto"/>
          </w:divBdr>
        </w:div>
        <w:div w:id="1311910632">
          <w:marLeft w:val="640"/>
          <w:marRight w:val="0"/>
          <w:marTop w:val="0"/>
          <w:marBottom w:val="0"/>
          <w:divBdr>
            <w:top w:val="none" w:sz="0" w:space="0" w:color="auto"/>
            <w:left w:val="none" w:sz="0" w:space="0" w:color="auto"/>
            <w:bottom w:val="none" w:sz="0" w:space="0" w:color="auto"/>
            <w:right w:val="none" w:sz="0" w:space="0" w:color="auto"/>
          </w:divBdr>
        </w:div>
        <w:div w:id="574173240">
          <w:marLeft w:val="640"/>
          <w:marRight w:val="0"/>
          <w:marTop w:val="0"/>
          <w:marBottom w:val="0"/>
          <w:divBdr>
            <w:top w:val="none" w:sz="0" w:space="0" w:color="auto"/>
            <w:left w:val="none" w:sz="0" w:space="0" w:color="auto"/>
            <w:bottom w:val="none" w:sz="0" w:space="0" w:color="auto"/>
            <w:right w:val="none" w:sz="0" w:space="0" w:color="auto"/>
          </w:divBdr>
        </w:div>
        <w:div w:id="1647272460">
          <w:marLeft w:val="640"/>
          <w:marRight w:val="0"/>
          <w:marTop w:val="0"/>
          <w:marBottom w:val="0"/>
          <w:divBdr>
            <w:top w:val="none" w:sz="0" w:space="0" w:color="auto"/>
            <w:left w:val="none" w:sz="0" w:space="0" w:color="auto"/>
            <w:bottom w:val="none" w:sz="0" w:space="0" w:color="auto"/>
            <w:right w:val="none" w:sz="0" w:space="0" w:color="auto"/>
          </w:divBdr>
        </w:div>
        <w:div w:id="2108574597">
          <w:marLeft w:val="640"/>
          <w:marRight w:val="0"/>
          <w:marTop w:val="0"/>
          <w:marBottom w:val="0"/>
          <w:divBdr>
            <w:top w:val="none" w:sz="0" w:space="0" w:color="auto"/>
            <w:left w:val="none" w:sz="0" w:space="0" w:color="auto"/>
            <w:bottom w:val="none" w:sz="0" w:space="0" w:color="auto"/>
            <w:right w:val="none" w:sz="0" w:space="0" w:color="auto"/>
          </w:divBdr>
        </w:div>
        <w:div w:id="1109356582">
          <w:marLeft w:val="640"/>
          <w:marRight w:val="0"/>
          <w:marTop w:val="0"/>
          <w:marBottom w:val="0"/>
          <w:divBdr>
            <w:top w:val="none" w:sz="0" w:space="0" w:color="auto"/>
            <w:left w:val="none" w:sz="0" w:space="0" w:color="auto"/>
            <w:bottom w:val="none" w:sz="0" w:space="0" w:color="auto"/>
            <w:right w:val="none" w:sz="0" w:space="0" w:color="auto"/>
          </w:divBdr>
        </w:div>
        <w:div w:id="2131509982">
          <w:marLeft w:val="640"/>
          <w:marRight w:val="0"/>
          <w:marTop w:val="0"/>
          <w:marBottom w:val="0"/>
          <w:divBdr>
            <w:top w:val="none" w:sz="0" w:space="0" w:color="auto"/>
            <w:left w:val="none" w:sz="0" w:space="0" w:color="auto"/>
            <w:bottom w:val="none" w:sz="0" w:space="0" w:color="auto"/>
            <w:right w:val="none" w:sz="0" w:space="0" w:color="auto"/>
          </w:divBdr>
        </w:div>
        <w:div w:id="1208682892">
          <w:marLeft w:val="640"/>
          <w:marRight w:val="0"/>
          <w:marTop w:val="0"/>
          <w:marBottom w:val="0"/>
          <w:divBdr>
            <w:top w:val="none" w:sz="0" w:space="0" w:color="auto"/>
            <w:left w:val="none" w:sz="0" w:space="0" w:color="auto"/>
            <w:bottom w:val="none" w:sz="0" w:space="0" w:color="auto"/>
            <w:right w:val="none" w:sz="0" w:space="0" w:color="auto"/>
          </w:divBdr>
        </w:div>
        <w:div w:id="1138761711">
          <w:marLeft w:val="640"/>
          <w:marRight w:val="0"/>
          <w:marTop w:val="0"/>
          <w:marBottom w:val="0"/>
          <w:divBdr>
            <w:top w:val="none" w:sz="0" w:space="0" w:color="auto"/>
            <w:left w:val="none" w:sz="0" w:space="0" w:color="auto"/>
            <w:bottom w:val="none" w:sz="0" w:space="0" w:color="auto"/>
            <w:right w:val="none" w:sz="0" w:space="0" w:color="auto"/>
          </w:divBdr>
        </w:div>
        <w:div w:id="802305274">
          <w:marLeft w:val="640"/>
          <w:marRight w:val="0"/>
          <w:marTop w:val="0"/>
          <w:marBottom w:val="0"/>
          <w:divBdr>
            <w:top w:val="none" w:sz="0" w:space="0" w:color="auto"/>
            <w:left w:val="none" w:sz="0" w:space="0" w:color="auto"/>
            <w:bottom w:val="none" w:sz="0" w:space="0" w:color="auto"/>
            <w:right w:val="none" w:sz="0" w:space="0" w:color="auto"/>
          </w:divBdr>
        </w:div>
      </w:divsChild>
    </w:div>
    <w:div w:id="1665160856">
      <w:bodyDiv w:val="1"/>
      <w:marLeft w:val="0"/>
      <w:marRight w:val="0"/>
      <w:marTop w:val="0"/>
      <w:marBottom w:val="0"/>
      <w:divBdr>
        <w:top w:val="none" w:sz="0" w:space="0" w:color="auto"/>
        <w:left w:val="none" w:sz="0" w:space="0" w:color="auto"/>
        <w:bottom w:val="none" w:sz="0" w:space="0" w:color="auto"/>
        <w:right w:val="none" w:sz="0" w:space="0" w:color="auto"/>
      </w:divBdr>
    </w:div>
    <w:div w:id="1665544423">
      <w:bodyDiv w:val="1"/>
      <w:marLeft w:val="0"/>
      <w:marRight w:val="0"/>
      <w:marTop w:val="0"/>
      <w:marBottom w:val="0"/>
      <w:divBdr>
        <w:top w:val="none" w:sz="0" w:space="0" w:color="auto"/>
        <w:left w:val="none" w:sz="0" w:space="0" w:color="auto"/>
        <w:bottom w:val="none" w:sz="0" w:space="0" w:color="auto"/>
        <w:right w:val="none" w:sz="0" w:space="0" w:color="auto"/>
      </w:divBdr>
    </w:div>
    <w:div w:id="1665888449">
      <w:bodyDiv w:val="1"/>
      <w:marLeft w:val="0"/>
      <w:marRight w:val="0"/>
      <w:marTop w:val="0"/>
      <w:marBottom w:val="0"/>
      <w:divBdr>
        <w:top w:val="none" w:sz="0" w:space="0" w:color="auto"/>
        <w:left w:val="none" w:sz="0" w:space="0" w:color="auto"/>
        <w:bottom w:val="none" w:sz="0" w:space="0" w:color="auto"/>
        <w:right w:val="none" w:sz="0" w:space="0" w:color="auto"/>
      </w:divBdr>
    </w:div>
    <w:div w:id="1666322740">
      <w:bodyDiv w:val="1"/>
      <w:marLeft w:val="0"/>
      <w:marRight w:val="0"/>
      <w:marTop w:val="0"/>
      <w:marBottom w:val="0"/>
      <w:divBdr>
        <w:top w:val="none" w:sz="0" w:space="0" w:color="auto"/>
        <w:left w:val="none" w:sz="0" w:space="0" w:color="auto"/>
        <w:bottom w:val="none" w:sz="0" w:space="0" w:color="auto"/>
        <w:right w:val="none" w:sz="0" w:space="0" w:color="auto"/>
      </w:divBdr>
    </w:div>
    <w:div w:id="1666473059">
      <w:bodyDiv w:val="1"/>
      <w:marLeft w:val="0"/>
      <w:marRight w:val="0"/>
      <w:marTop w:val="0"/>
      <w:marBottom w:val="0"/>
      <w:divBdr>
        <w:top w:val="none" w:sz="0" w:space="0" w:color="auto"/>
        <w:left w:val="none" w:sz="0" w:space="0" w:color="auto"/>
        <w:bottom w:val="none" w:sz="0" w:space="0" w:color="auto"/>
        <w:right w:val="none" w:sz="0" w:space="0" w:color="auto"/>
      </w:divBdr>
    </w:div>
    <w:div w:id="1666779853">
      <w:bodyDiv w:val="1"/>
      <w:marLeft w:val="0"/>
      <w:marRight w:val="0"/>
      <w:marTop w:val="0"/>
      <w:marBottom w:val="0"/>
      <w:divBdr>
        <w:top w:val="none" w:sz="0" w:space="0" w:color="auto"/>
        <w:left w:val="none" w:sz="0" w:space="0" w:color="auto"/>
        <w:bottom w:val="none" w:sz="0" w:space="0" w:color="auto"/>
        <w:right w:val="none" w:sz="0" w:space="0" w:color="auto"/>
      </w:divBdr>
    </w:div>
    <w:div w:id="1666854425">
      <w:bodyDiv w:val="1"/>
      <w:marLeft w:val="0"/>
      <w:marRight w:val="0"/>
      <w:marTop w:val="0"/>
      <w:marBottom w:val="0"/>
      <w:divBdr>
        <w:top w:val="none" w:sz="0" w:space="0" w:color="auto"/>
        <w:left w:val="none" w:sz="0" w:space="0" w:color="auto"/>
        <w:bottom w:val="none" w:sz="0" w:space="0" w:color="auto"/>
        <w:right w:val="none" w:sz="0" w:space="0" w:color="auto"/>
      </w:divBdr>
    </w:div>
    <w:div w:id="1666859850">
      <w:bodyDiv w:val="1"/>
      <w:marLeft w:val="0"/>
      <w:marRight w:val="0"/>
      <w:marTop w:val="0"/>
      <w:marBottom w:val="0"/>
      <w:divBdr>
        <w:top w:val="none" w:sz="0" w:space="0" w:color="auto"/>
        <w:left w:val="none" w:sz="0" w:space="0" w:color="auto"/>
        <w:bottom w:val="none" w:sz="0" w:space="0" w:color="auto"/>
        <w:right w:val="none" w:sz="0" w:space="0" w:color="auto"/>
      </w:divBdr>
      <w:divsChild>
        <w:div w:id="1517773325">
          <w:marLeft w:val="0"/>
          <w:marRight w:val="0"/>
          <w:marTop w:val="0"/>
          <w:marBottom w:val="0"/>
          <w:divBdr>
            <w:top w:val="none" w:sz="0" w:space="0" w:color="auto"/>
            <w:left w:val="none" w:sz="0" w:space="0" w:color="auto"/>
            <w:bottom w:val="none" w:sz="0" w:space="0" w:color="auto"/>
            <w:right w:val="none" w:sz="0" w:space="0" w:color="auto"/>
          </w:divBdr>
        </w:div>
        <w:div w:id="1160265571">
          <w:marLeft w:val="0"/>
          <w:marRight w:val="0"/>
          <w:marTop w:val="0"/>
          <w:marBottom w:val="0"/>
          <w:divBdr>
            <w:top w:val="none" w:sz="0" w:space="0" w:color="auto"/>
            <w:left w:val="none" w:sz="0" w:space="0" w:color="auto"/>
            <w:bottom w:val="none" w:sz="0" w:space="0" w:color="auto"/>
            <w:right w:val="none" w:sz="0" w:space="0" w:color="auto"/>
          </w:divBdr>
        </w:div>
        <w:div w:id="1403136425">
          <w:marLeft w:val="0"/>
          <w:marRight w:val="0"/>
          <w:marTop w:val="0"/>
          <w:marBottom w:val="0"/>
          <w:divBdr>
            <w:top w:val="none" w:sz="0" w:space="0" w:color="auto"/>
            <w:left w:val="none" w:sz="0" w:space="0" w:color="auto"/>
            <w:bottom w:val="none" w:sz="0" w:space="0" w:color="auto"/>
            <w:right w:val="none" w:sz="0" w:space="0" w:color="auto"/>
          </w:divBdr>
        </w:div>
        <w:div w:id="1584340661">
          <w:marLeft w:val="0"/>
          <w:marRight w:val="0"/>
          <w:marTop w:val="0"/>
          <w:marBottom w:val="0"/>
          <w:divBdr>
            <w:top w:val="none" w:sz="0" w:space="0" w:color="auto"/>
            <w:left w:val="none" w:sz="0" w:space="0" w:color="auto"/>
            <w:bottom w:val="none" w:sz="0" w:space="0" w:color="auto"/>
            <w:right w:val="none" w:sz="0" w:space="0" w:color="auto"/>
          </w:divBdr>
        </w:div>
        <w:div w:id="208421764">
          <w:marLeft w:val="0"/>
          <w:marRight w:val="0"/>
          <w:marTop w:val="0"/>
          <w:marBottom w:val="0"/>
          <w:divBdr>
            <w:top w:val="none" w:sz="0" w:space="0" w:color="auto"/>
            <w:left w:val="none" w:sz="0" w:space="0" w:color="auto"/>
            <w:bottom w:val="none" w:sz="0" w:space="0" w:color="auto"/>
            <w:right w:val="none" w:sz="0" w:space="0" w:color="auto"/>
          </w:divBdr>
        </w:div>
        <w:div w:id="999697556">
          <w:marLeft w:val="0"/>
          <w:marRight w:val="0"/>
          <w:marTop w:val="0"/>
          <w:marBottom w:val="0"/>
          <w:divBdr>
            <w:top w:val="none" w:sz="0" w:space="0" w:color="auto"/>
            <w:left w:val="none" w:sz="0" w:space="0" w:color="auto"/>
            <w:bottom w:val="none" w:sz="0" w:space="0" w:color="auto"/>
            <w:right w:val="none" w:sz="0" w:space="0" w:color="auto"/>
          </w:divBdr>
        </w:div>
        <w:div w:id="1176111489">
          <w:marLeft w:val="0"/>
          <w:marRight w:val="0"/>
          <w:marTop w:val="0"/>
          <w:marBottom w:val="0"/>
          <w:divBdr>
            <w:top w:val="none" w:sz="0" w:space="0" w:color="auto"/>
            <w:left w:val="none" w:sz="0" w:space="0" w:color="auto"/>
            <w:bottom w:val="none" w:sz="0" w:space="0" w:color="auto"/>
            <w:right w:val="none" w:sz="0" w:space="0" w:color="auto"/>
          </w:divBdr>
        </w:div>
        <w:div w:id="595134168">
          <w:marLeft w:val="0"/>
          <w:marRight w:val="0"/>
          <w:marTop w:val="0"/>
          <w:marBottom w:val="0"/>
          <w:divBdr>
            <w:top w:val="none" w:sz="0" w:space="0" w:color="auto"/>
            <w:left w:val="none" w:sz="0" w:space="0" w:color="auto"/>
            <w:bottom w:val="none" w:sz="0" w:space="0" w:color="auto"/>
            <w:right w:val="none" w:sz="0" w:space="0" w:color="auto"/>
          </w:divBdr>
        </w:div>
        <w:div w:id="73866717">
          <w:marLeft w:val="0"/>
          <w:marRight w:val="0"/>
          <w:marTop w:val="0"/>
          <w:marBottom w:val="0"/>
          <w:divBdr>
            <w:top w:val="none" w:sz="0" w:space="0" w:color="auto"/>
            <w:left w:val="none" w:sz="0" w:space="0" w:color="auto"/>
            <w:bottom w:val="none" w:sz="0" w:space="0" w:color="auto"/>
            <w:right w:val="none" w:sz="0" w:space="0" w:color="auto"/>
          </w:divBdr>
        </w:div>
        <w:div w:id="725687342">
          <w:marLeft w:val="0"/>
          <w:marRight w:val="0"/>
          <w:marTop w:val="0"/>
          <w:marBottom w:val="0"/>
          <w:divBdr>
            <w:top w:val="none" w:sz="0" w:space="0" w:color="auto"/>
            <w:left w:val="none" w:sz="0" w:space="0" w:color="auto"/>
            <w:bottom w:val="none" w:sz="0" w:space="0" w:color="auto"/>
            <w:right w:val="none" w:sz="0" w:space="0" w:color="auto"/>
          </w:divBdr>
        </w:div>
        <w:div w:id="815488741">
          <w:marLeft w:val="0"/>
          <w:marRight w:val="0"/>
          <w:marTop w:val="0"/>
          <w:marBottom w:val="0"/>
          <w:divBdr>
            <w:top w:val="none" w:sz="0" w:space="0" w:color="auto"/>
            <w:left w:val="none" w:sz="0" w:space="0" w:color="auto"/>
            <w:bottom w:val="none" w:sz="0" w:space="0" w:color="auto"/>
            <w:right w:val="none" w:sz="0" w:space="0" w:color="auto"/>
          </w:divBdr>
        </w:div>
        <w:div w:id="453913057">
          <w:marLeft w:val="0"/>
          <w:marRight w:val="0"/>
          <w:marTop w:val="0"/>
          <w:marBottom w:val="0"/>
          <w:divBdr>
            <w:top w:val="none" w:sz="0" w:space="0" w:color="auto"/>
            <w:left w:val="none" w:sz="0" w:space="0" w:color="auto"/>
            <w:bottom w:val="none" w:sz="0" w:space="0" w:color="auto"/>
            <w:right w:val="none" w:sz="0" w:space="0" w:color="auto"/>
          </w:divBdr>
        </w:div>
        <w:div w:id="790784784">
          <w:marLeft w:val="0"/>
          <w:marRight w:val="0"/>
          <w:marTop w:val="0"/>
          <w:marBottom w:val="0"/>
          <w:divBdr>
            <w:top w:val="none" w:sz="0" w:space="0" w:color="auto"/>
            <w:left w:val="none" w:sz="0" w:space="0" w:color="auto"/>
            <w:bottom w:val="none" w:sz="0" w:space="0" w:color="auto"/>
            <w:right w:val="none" w:sz="0" w:space="0" w:color="auto"/>
          </w:divBdr>
        </w:div>
        <w:div w:id="1781417753">
          <w:marLeft w:val="0"/>
          <w:marRight w:val="0"/>
          <w:marTop w:val="0"/>
          <w:marBottom w:val="0"/>
          <w:divBdr>
            <w:top w:val="none" w:sz="0" w:space="0" w:color="auto"/>
            <w:left w:val="none" w:sz="0" w:space="0" w:color="auto"/>
            <w:bottom w:val="none" w:sz="0" w:space="0" w:color="auto"/>
            <w:right w:val="none" w:sz="0" w:space="0" w:color="auto"/>
          </w:divBdr>
        </w:div>
        <w:div w:id="873931325">
          <w:marLeft w:val="0"/>
          <w:marRight w:val="0"/>
          <w:marTop w:val="0"/>
          <w:marBottom w:val="0"/>
          <w:divBdr>
            <w:top w:val="none" w:sz="0" w:space="0" w:color="auto"/>
            <w:left w:val="none" w:sz="0" w:space="0" w:color="auto"/>
            <w:bottom w:val="none" w:sz="0" w:space="0" w:color="auto"/>
            <w:right w:val="none" w:sz="0" w:space="0" w:color="auto"/>
          </w:divBdr>
        </w:div>
        <w:div w:id="393892467">
          <w:marLeft w:val="0"/>
          <w:marRight w:val="0"/>
          <w:marTop w:val="0"/>
          <w:marBottom w:val="0"/>
          <w:divBdr>
            <w:top w:val="none" w:sz="0" w:space="0" w:color="auto"/>
            <w:left w:val="none" w:sz="0" w:space="0" w:color="auto"/>
            <w:bottom w:val="none" w:sz="0" w:space="0" w:color="auto"/>
            <w:right w:val="none" w:sz="0" w:space="0" w:color="auto"/>
          </w:divBdr>
        </w:div>
        <w:div w:id="664285549">
          <w:marLeft w:val="0"/>
          <w:marRight w:val="0"/>
          <w:marTop w:val="0"/>
          <w:marBottom w:val="0"/>
          <w:divBdr>
            <w:top w:val="none" w:sz="0" w:space="0" w:color="auto"/>
            <w:left w:val="none" w:sz="0" w:space="0" w:color="auto"/>
            <w:bottom w:val="none" w:sz="0" w:space="0" w:color="auto"/>
            <w:right w:val="none" w:sz="0" w:space="0" w:color="auto"/>
          </w:divBdr>
        </w:div>
        <w:div w:id="672147060">
          <w:marLeft w:val="0"/>
          <w:marRight w:val="0"/>
          <w:marTop w:val="0"/>
          <w:marBottom w:val="0"/>
          <w:divBdr>
            <w:top w:val="none" w:sz="0" w:space="0" w:color="auto"/>
            <w:left w:val="none" w:sz="0" w:space="0" w:color="auto"/>
            <w:bottom w:val="none" w:sz="0" w:space="0" w:color="auto"/>
            <w:right w:val="none" w:sz="0" w:space="0" w:color="auto"/>
          </w:divBdr>
        </w:div>
        <w:div w:id="1104887321">
          <w:marLeft w:val="0"/>
          <w:marRight w:val="0"/>
          <w:marTop w:val="0"/>
          <w:marBottom w:val="0"/>
          <w:divBdr>
            <w:top w:val="none" w:sz="0" w:space="0" w:color="auto"/>
            <w:left w:val="none" w:sz="0" w:space="0" w:color="auto"/>
            <w:bottom w:val="none" w:sz="0" w:space="0" w:color="auto"/>
            <w:right w:val="none" w:sz="0" w:space="0" w:color="auto"/>
          </w:divBdr>
        </w:div>
        <w:div w:id="1455251193">
          <w:marLeft w:val="0"/>
          <w:marRight w:val="0"/>
          <w:marTop w:val="0"/>
          <w:marBottom w:val="0"/>
          <w:divBdr>
            <w:top w:val="none" w:sz="0" w:space="0" w:color="auto"/>
            <w:left w:val="none" w:sz="0" w:space="0" w:color="auto"/>
            <w:bottom w:val="none" w:sz="0" w:space="0" w:color="auto"/>
            <w:right w:val="none" w:sz="0" w:space="0" w:color="auto"/>
          </w:divBdr>
        </w:div>
        <w:div w:id="583493612">
          <w:marLeft w:val="0"/>
          <w:marRight w:val="0"/>
          <w:marTop w:val="0"/>
          <w:marBottom w:val="0"/>
          <w:divBdr>
            <w:top w:val="none" w:sz="0" w:space="0" w:color="auto"/>
            <w:left w:val="none" w:sz="0" w:space="0" w:color="auto"/>
            <w:bottom w:val="none" w:sz="0" w:space="0" w:color="auto"/>
            <w:right w:val="none" w:sz="0" w:space="0" w:color="auto"/>
          </w:divBdr>
        </w:div>
        <w:div w:id="1929458599">
          <w:marLeft w:val="0"/>
          <w:marRight w:val="0"/>
          <w:marTop w:val="0"/>
          <w:marBottom w:val="0"/>
          <w:divBdr>
            <w:top w:val="none" w:sz="0" w:space="0" w:color="auto"/>
            <w:left w:val="none" w:sz="0" w:space="0" w:color="auto"/>
            <w:bottom w:val="none" w:sz="0" w:space="0" w:color="auto"/>
            <w:right w:val="none" w:sz="0" w:space="0" w:color="auto"/>
          </w:divBdr>
        </w:div>
        <w:div w:id="563951529">
          <w:marLeft w:val="0"/>
          <w:marRight w:val="0"/>
          <w:marTop w:val="0"/>
          <w:marBottom w:val="0"/>
          <w:divBdr>
            <w:top w:val="none" w:sz="0" w:space="0" w:color="auto"/>
            <w:left w:val="none" w:sz="0" w:space="0" w:color="auto"/>
            <w:bottom w:val="none" w:sz="0" w:space="0" w:color="auto"/>
            <w:right w:val="none" w:sz="0" w:space="0" w:color="auto"/>
          </w:divBdr>
        </w:div>
        <w:div w:id="1989555001">
          <w:marLeft w:val="0"/>
          <w:marRight w:val="0"/>
          <w:marTop w:val="0"/>
          <w:marBottom w:val="0"/>
          <w:divBdr>
            <w:top w:val="none" w:sz="0" w:space="0" w:color="auto"/>
            <w:left w:val="none" w:sz="0" w:space="0" w:color="auto"/>
            <w:bottom w:val="none" w:sz="0" w:space="0" w:color="auto"/>
            <w:right w:val="none" w:sz="0" w:space="0" w:color="auto"/>
          </w:divBdr>
        </w:div>
        <w:div w:id="428894182">
          <w:marLeft w:val="0"/>
          <w:marRight w:val="0"/>
          <w:marTop w:val="0"/>
          <w:marBottom w:val="0"/>
          <w:divBdr>
            <w:top w:val="none" w:sz="0" w:space="0" w:color="auto"/>
            <w:left w:val="none" w:sz="0" w:space="0" w:color="auto"/>
            <w:bottom w:val="none" w:sz="0" w:space="0" w:color="auto"/>
            <w:right w:val="none" w:sz="0" w:space="0" w:color="auto"/>
          </w:divBdr>
        </w:div>
        <w:div w:id="2142722815">
          <w:marLeft w:val="0"/>
          <w:marRight w:val="0"/>
          <w:marTop w:val="0"/>
          <w:marBottom w:val="0"/>
          <w:divBdr>
            <w:top w:val="none" w:sz="0" w:space="0" w:color="auto"/>
            <w:left w:val="none" w:sz="0" w:space="0" w:color="auto"/>
            <w:bottom w:val="none" w:sz="0" w:space="0" w:color="auto"/>
            <w:right w:val="none" w:sz="0" w:space="0" w:color="auto"/>
          </w:divBdr>
        </w:div>
        <w:div w:id="476846789">
          <w:marLeft w:val="0"/>
          <w:marRight w:val="0"/>
          <w:marTop w:val="0"/>
          <w:marBottom w:val="0"/>
          <w:divBdr>
            <w:top w:val="none" w:sz="0" w:space="0" w:color="auto"/>
            <w:left w:val="none" w:sz="0" w:space="0" w:color="auto"/>
            <w:bottom w:val="none" w:sz="0" w:space="0" w:color="auto"/>
            <w:right w:val="none" w:sz="0" w:space="0" w:color="auto"/>
          </w:divBdr>
        </w:div>
        <w:div w:id="292443904">
          <w:marLeft w:val="0"/>
          <w:marRight w:val="0"/>
          <w:marTop w:val="0"/>
          <w:marBottom w:val="0"/>
          <w:divBdr>
            <w:top w:val="none" w:sz="0" w:space="0" w:color="auto"/>
            <w:left w:val="none" w:sz="0" w:space="0" w:color="auto"/>
            <w:bottom w:val="none" w:sz="0" w:space="0" w:color="auto"/>
            <w:right w:val="none" w:sz="0" w:space="0" w:color="auto"/>
          </w:divBdr>
        </w:div>
        <w:div w:id="1042704473">
          <w:marLeft w:val="0"/>
          <w:marRight w:val="0"/>
          <w:marTop w:val="0"/>
          <w:marBottom w:val="0"/>
          <w:divBdr>
            <w:top w:val="none" w:sz="0" w:space="0" w:color="auto"/>
            <w:left w:val="none" w:sz="0" w:space="0" w:color="auto"/>
            <w:bottom w:val="none" w:sz="0" w:space="0" w:color="auto"/>
            <w:right w:val="none" w:sz="0" w:space="0" w:color="auto"/>
          </w:divBdr>
        </w:div>
        <w:div w:id="1064139655">
          <w:marLeft w:val="0"/>
          <w:marRight w:val="0"/>
          <w:marTop w:val="0"/>
          <w:marBottom w:val="0"/>
          <w:divBdr>
            <w:top w:val="none" w:sz="0" w:space="0" w:color="auto"/>
            <w:left w:val="none" w:sz="0" w:space="0" w:color="auto"/>
            <w:bottom w:val="none" w:sz="0" w:space="0" w:color="auto"/>
            <w:right w:val="none" w:sz="0" w:space="0" w:color="auto"/>
          </w:divBdr>
        </w:div>
        <w:div w:id="699285399">
          <w:marLeft w:val="0"/>
          <w:marRight w:val="0"/>
          <w:marTop w:val="0"/>
          <w:marBottom w:val="0"/>
          <w:divBdr>
            <w:top w:val="none" w:sz="0" w:space="0" w:color="auto"/>
            <w:left w:val="none" w:sz="0" w:space="0" w:color="auto"/>
            <w:bottom w:val="none" w:sz="0" w:space="0" w:color="auto"/>
            <w:right w:val="none" w:sz="0" w:space="0" w:color="auto"/>
          </w:divBdr>
        </w:div>
        <w:div w:id="484202080">
          <w:marLeft w:val="0"/>
          <w:marRight w:val="0"/>
          <w:marTop w:val="0"/>
          <w:marBottom w:val="0"/>
          <w:divBdr>
            <w:top w:val="none" w:sz="0" w:space="0" w:color="auto"/>
            <w:left w:val="none" w:sz="0" w:space="0" w:color="auto"/>
            <w:bottom w:val="none" w:sz="0" w:space="0" w:color="auto"/>
            <w:right w:val="none" w:sz="0" w:space="0" w:color="auto"/>
          </w:divBdr>
        </w:div>
        <w:div w:id="1073895267">
          <w:marLeft w:val="0"/>
          <w:marRight w:val="0"/>
          <w:marTop w:val="0"/>
          <w:marBottom w:val="0"/>
          <w:divBdr>
            <w:top w:val="none" w:sz="0" w:space="0" w:color="auto"/>
            <w:left w:val="none" w:sz="0" w:space="0" w:color="auto"/>
            <w:bottom w:val="none" w:sz="0" w:space="0" w:color="auto"/>
            <w:right w:val="none" w:sz="0" w:space="0" w:color="auto"/>
          </w:divBdr>
        </w:div>
        <w:div w:id="639654736">
          <w:marLeft w:val="0"/>
          <w:marRight w:val="0"/>
          <w:marTop w:val="0"/>
          <w:marBottom w:val="0"/>
          <w:divBdr>
            <w:top w:val="none" w:sz="0" w:space="0" w:color="auto"/>
            <w:left w:val="none" w:sz="0" w:space="0" w:color="auto"/>
            <w:bottom w:val="none" w:sz="0" w:space="0" w:color="auto"/>
            <w:right w:val="none" w:sz="0" w:space="0" w:color="auto"/>
          </w:divBdr>
        </w:div>
        <w:div w:id="622034254">
          <w:marLeft w:val="0"/>
          <w:marRight w:val="0"/>
          <w:marTop w:val="0"/>
          <w:marBottom w:val="0"/>
          <w:divBdr>
            <w:top w:val="none" w:sz="0" w:space="0" w:color="auto"/>
            <w:left w:val="none" w:sz="0" w:space="0" w:color="auto"/>
            <w:bottom w:val="none" w:sz="0" w:space="0" w:color="auto"/>
            <w:right w:val="none" w:sz="0" w:space="0" w:color="auto"/>
          </w:divBdr>
        </w:div>
        <w:div w:id="1433471148">
          <w:marLeft w:val="0"/>
          <w:marRight w:val="0"/>
          <w:marTop w:val="0"/>
          <w:marBottom w:val="0"/>
          <w:divBdr>
            <w:top w:val="none" w:sz="0" w:space="0" w:color="auto"/>
            <w:left w:val="none" w:sz="0" w:space="0" w:color="auto"/>
            <w:bottom w:val="none" w:sz="0" w:space="0" w:color="auto"/>
            <w:right w:val="none" w:sz="0" w:space="0" w:color="auto"/>
          </w:divBdr>
        </w:div>
        <w:div w:id="1256667234">
          <w:marLeft w:val="0"/>
          <w:marRight w:val="0"/>
          <w:marTop w:val="0"/>
          <w:marBottom w:val="0"/>
          <w:divBdr>
            <w:top w:val="none" w:sz="0" w:space="0" w:color="auto"/>
            <w:left w:val="none" w:sz="0" w:space="0" w:color="auto"/>
            <w:bottom w:val="none" w:sz="0" w:space="0" w:color="auto"/>
            <w:right w:val="none" w:sz="0" w:space="0" w:color="auto"/>
          </w:divBdr>
        </w:div>
        <w:div w:id="463043460">
          <w:marLeft w:val="0"/>
          <w:marRight w:val="0"/>
          <w:marTop w:val="0"/>
          <w:marBottom w:val="0"/>
          <w:divBdr>
            <w:top w:val="none" w:sz="0" w:space="0" w:color="auto"/>
            <w:left w:val="none" w:sz="0" w:space="0" w:color="auto"/>
            <w:bottom w:val="none" w:sz="0" w:space="0" w:color="auto"/>
            <w:right w:val="none" w:sz="0" w:space="0" w:color="auto"/>
          </w:divBdr>
        </w:div>
        <w:div w:id="637304430">
          <w:marLeft w:val="0"/>
          <w:marRight w:val="0"/>
          <w:marTop w:val="0"/>
          <w:marBottom w:val="0"/>
          <w:divBdr>
            <w:top w:val="none" w:sz="0" w:space="0" w:color="auto"/>
            <w:left w:val="none" w:sz="0" w:space="0" w:color="auto"/>
            <w:bottom w:val="none" w:sz="0" w:space="0" w:color="auto"/>
            <w:right w:val="none" w:sz="0" w:space="0" w:color="auto"/>
          </w:divBdr>
        </w:div>
      </w:divsChild>
    </w:div>
    <w:div w:id="1667125885">
      <w:bodyDiv w:val="1"/>
      <w:marLeft w:val="0"/>
      <w:marRight w:val="0"/>
      <w:marTop w:val="0"/>
      <w:marBottom w:val="0"/>
      <w:divBdr>
        <w:top w:val="none" w:sz="0" w:space="0" w:color="auto"/>
        <w:left w:val="none" w:sz="0" w:space="0" w:color="auto"/>
        <w:bottom w:val="none" w:sz="0" w:space="0" w:color="auto"/>
        <w:right w:val="none" w:sz="0" w:space="0" w:color="auto"/>
      </w:divBdr>
    </w:div>
    <w:div w:id="1667826229">
      <w:bodyDiv w:val="1"/>
      <w:marLeft w:val="0"/>
      <w:marRight w:val="0"/>
      <w:marTop w:val="0"/>
      <w:marBottom w:val="0"/>
      <w:divBdr>
        <w:top w:val="none" w:sz="0" w:space="0" w:color="auto"/>
        <w:left w:val="none" w:sz="0" w:space="0" w:color="auto"/>
        <w:bottom w:val="none" w:sz="0" w:space="0" w:color="auto"/>
        <w:right w:val="none" w:sz="0" w:space="0" w:color="auto"/>
      </w:divBdr>
    </w:div>
    <w:div w:id="1667826628">
      <w:bodyDiv w:val="1"/>
      <w:marLeft w:val="0"/>
      <w:marRight w:val="0"/>
      <w:marTop w:val="0"/>
      <w:marBottom w:val="0"/>
      <w:divBdr>
        <w:top w:val="none" w:sz="0" w:space="0" w:color="auto"/>
        <w:left w:val="none" w:sz="0" w:space="0" w:color="auto"/>
        <w:bottom w:val="none" w:sz="0" w:space="0" w:color="auto"/>
        <w:right w:val="none" w:sz="0" w:space="0" w:color="auto"/>
      </w:divBdr>
    </w:div>
    <w:div w:id="1668554521">
      <w:bodyDiv w:val="1"/>
      <w:marLeft w:val="0"/>
      <w:marRight w:val="0"/>
      <w:marTop w:val="0"/>
      <w:marBottom w:val="0"/>
      <w:divBdr>
        <w:top w:val="none" w:sz="0" w:space="0" w:color="auto"/>
        <w:left w:val="none" w:sz="0" w:space="0" w:color="auto"/>
        <w:bottom w:val="none" w:sz="0" w:space="0" w:color="auto"/>
        <w:right w:val="none" w:sz="0" w:space="0" w:color="auto"/>
      </w:divBdr>
    </w:div>
    <w:div w:id="1668634776">
      <w:bodyDiv w:val="1"/>
      <w:marLeft w:val="0"/>
      <w:marRight w:val="0"/>
      <w:marTop w:val="0"/>
      <w:marBottom w:val="0"/>
      <w:divBdr>
        <w:top w:val="none" w:sz="0" w:space="0" w:color="auto"/>
        <w:left w:val="none" w:sz="0" w:space="0" w:color="auto"/>
        <w:bottom w:val="none" w:sz="0" w:space="0" w:color="auto"/>
        <w:right w:val="none" w:sz="0" w:space="0" w:color="auto"/>
      </w:divBdr>
    </w:div>
    <w:div w:id="1669360295">
      <w:bodyDiv w:val="1"/>
      <w:marLeft w:val="0"/>
      <w:marRight w:val="0"/>
      <w:marTop w:val="0"/>
      <w:marBottom w:val="0"/>
      <w:divBdr>
        <w:top w:val="none" w:sz="0" w:space="0" w:color="auto"/>
        <w:left w:val="none" w:sz="0" w:space="0" w:color="auto"/>
        <w:bottom w:val="none" w:sz="0" w:space="0" w:color="auto"/>
        <w:right w:val="none" w:sz="0" w:space="0" w:color="auto"/>
      </w:divBdr>
    </w:div>
    <w:div w:id="1670479083">
      <w:bodyDiv w:val="1"/>
      <w:marLeft w:val="0"/>
      <w:marRight w:val="0"/>
      <w:marTop w:val="0"/>
      <w:marBottom w:val="0"/>
      <w:divBdr>
        <w:top w:val="none" w:sz="0" w:space="0" w:color="auto"/>
        <w:left w:val="none" w:sz="0" w:space="0" w:color="auto"/>
        <w:bottom w:val="none" w:sz="0" w:space="0" w:color="auto"/>
        <w:right w:val="none" w:sz="0" w:space="0" w:color="auto"/>
      </w:divBdr>
    </w:div>
    <w:div w:id="1670479149">
      <w:bodyDiv w:val="1"/>
      <w:marLeft w:val="0"/>
      <w:marRight w:val="0"/>
      <w:marTop w:val="0"/>
      <w:marBottom w:val="0"/>
      <w:divBdr>
        <w:top w:val="none" w:sz="0" w:space="0" w:color="auto"/>
        <w:left w:val="none" w:sz="0" w:space="0" w:color="auto"/>
        <w:bottom w:val="none" w:sz="0" w:space="0" w:color="auto"/>
        <w:right w:val="none" w:sz="0" w:space="0" w:color="auto"/>
      </w:divBdr>
    </w:div>
    <w:div w:id="1670519885">
      <w:bodyDiv w:val="1"/>
      <w:marLeft w:val="0"/>
      <w:marRight w:val="0"/>
      <w:marTop w:val="0"/>
      <w:marBottom w:val="0"/>
      <w:divBdr>
        <w:top w:val="none" w:sz="0" w:space="0" w:color="auto"/>
        <w:left w:val="none" w:sz="0" w:space="0" w:color="auto"/>
        <w:bottom w:val="none" w:sz="0" w:space="0" w:color="auto"/>
        <w:right w:val="none" w:sz="0" w:space="0" w:color="auto"/>
      </w:divBdr>
    </w:div>
    <w:div w:id="1670674755">
      <w:bodyDiv w:val="1"/>
      <w:marLeft w:val="0"/>
      <w:marRight w:val="0"/>
      <w:marTop w:val="0"/>
      <w:marBottom w:val="0"/>
      <w:divBdr>
        <w:top w:val="none" w:sz="0" w:space="0" w:color="auto"/>
        <w:left w:val="none" w:sz="0" w:space="0" w:color="auto"/>
        <w:bottom w:val="none" w:sz="0" w:space="0" w:color="auto"/>
        <w:right w:val="none" w:sz="0" w:space="0" w:color="auto"/>
      </w:divBdr>
    </w:div>
    <w:div w:id="1671450574">
      <w:bodyDiv w:val="1"/>
      <w:marLeft w:val="0"/>
      <w:marRight w:val="0"/>
      <w:marTop w:val="0"/>
      <w:marBottom w:val="0"/>
      <w:divBdr>
        <w:top w:val="none" w:sz="0" w:space="0" w:color="auto"/>
        <w:left w:val="none" w:sz="0" w:space="0" w:color="auto"/>
        <w:bottom w:val="none" w:sz="0" w:space="0" w:color="auto"/>
        <w:right w:val="none" w:sz="0" w:space="0" w:color="auto"/>
      </w:divBdr>
    </w:div>
    <w:div w:id="1671637039">
      <w:bodyDiv w:val="1"/>
      <w:marLeft w:val="0"/>
      <w:marRight w:val="0"/>
      <w:marTop w:val="0"/>
      <w:marBottom w:val="0"/>
      <w:divBdr>
        <w:top w:val="none" w:sz="0" w:space="0" w:color="auto"/>
        <w:left w:val="none" w:sz="0" w:space="0" w:color="auto"/>
        <w:bottom w:val="none" w:sz="0" w:space="0" w:color="auto"/>
        <w:right w:val="none" w:sz="0" w:space="0" w:color="auto"/>
      </w:divBdr>
      <w:divsChild>
        <w:div w:id="653729181">
          <w:marLeft w:val="640"/>
          <w:marRight w:val="0"/>
          <w:marTop w:val="0"/>
          <w:marBottom w:val="0"/>
          <w:divBdr>
            <w:top w:val="none" w:sz="0" w:space="0" w:color="auto"/>
            <w:left w:val="none" w:sz="0" w:space="0" w:color="auto"/>
            <w:bottom w:val="none" w:sz="0" w:space="0" w:color="auto"/>
            <w:right w:val="none" w:sz="0" w:space="0" w:color="auto"/>
          </w:divBdr>
        </w:div>
        <w:div w:id="299657578">
          <w:marLeft w:val="640"/>
          <w:marRight w:val="0"/>
          <w:marTop w:val="0"/>
          <w:marBottom w:val="0"/>
          <w:divBdr>
            <w:top w:val="none" w:sz="0" w:space="0" w:color="auto"/>
            <w:left w:val="none" w:sz="0" w:space="0" w:color="auto"/>
            <w:bottom w:val="none" w:sz="0" w:space="0" w:color="auto"/>
            <w:right w:val="none" w:sz="0" w:space="0" w:color="auto"/>
          </w:divBdr>
        </w:div>
        <w:div w:id="484008044">
          <w:marLeft w:val="640"/>
          <w:marRight w:val="0"/>
          <w:marTop w:val="0"/>
          <w:marBottom w:val="0"/>
          <w:divBdr>
            <w:top w:val="none" w:sz="0" w:space="0" w:color="auto"/>
            <w:left w:val="none" w:sz="0" w:space="0" w:color="auto"/>
            <w:bottom w:val="none" w:sz="0" w:space="0" w:color="auto"/>
            <w:right w:val="none" w:sz="0" w:space="0" w:color="auto"/>
          </w:divBdr>
        </w:div>
        <w:div w:id="1011180865">
          <w:marLeft w:val="640"/>
          <w:marRight w:val="0"/>
          <w:marTop w:val="0"/>
          <w:marBottom w:val="0"/>
          <w:divBdr>
            <w:top w:val="none" w:sz="0" w:space="0" w:color="auto"/>
            <w:left w:val="none" w:sz="0" w:space="0" w:color="auto"/>
            <w:bottom w:val="none" w:sz="0" w:space="0" w:color="auto"/>
            <w:right w:val="none" w:sz="0" w:space="0" w:color="auto"/>
          </w:divBdr>
        </w:div>
        <w:div w:id="480460371">
          <w:marLeft w:val="640"/>
          <w:marRight w:val="0"/>
          <w:marTop w:val="0"/>
          <w:marBottom w:val="0"/>
          <w:divBdr>
            <w:top w:val="none" w:sz="0" w:space="0" w:color="auto"/>
            <w:left w:val="none" w:sz="0" w:space="0" w:color="auto"/>
            <w:bottom w:val="none" w:sz="0" w:space="0" w:color="auto"/>
            <w:right w:val="none" w:sz="0" w:space="0" w:color="auto"/>
          </w:divBdr>
        </w:div>
        <w:div w:id="208880062">
          <w:marLeft w:val="640"/>
          <w:marRight w:val="0"/>
          <w:marTop w:val="0"/>
          <w:marBottom w:val="0"/>
          <w:divBdr>
            <w:top w:val="none" w:sz="0" w:space="0" w:color="auto"/>
            <w:left w:val="none" w:sz="0" w:space="0" w:color="auto"/>
            <w:bottom w:val="none" w:sz="0" w:space="0" w:color="auto"/>
            <w:right w:val="none" w:sz="0" w:space="0" w:color="auto"/>
          </w:divBdr>
        </w:div>
        <w:div w:id="889658316">
          <w:marLeft w:val="640"/>
          <w:marRight w:val="0"/>
          <w:marTop w:val="0"/>
          <w:marBottom w:val="0"/>
          <w:divBdr>
            <w:top w:val="none" w:sz="0" w:space="0" w:color="auto"/>
            <w:left w:val="none" w:sz="0" w:space="0" w:color="auto"/>
            <w:bottom w:val="none" w:sz="0" w:space="0" w:color="auto"/>
            <w:right w:val="none" w:sz="0" w:space="0" w:color="auto"/>
          </w:divBdr>
        </w:div>
        <w:div w:id="2068145767">
          <w:marLeft w:val="640"/>
          <w:marRight w:val="0"/>
          <w:marTop w:val="0"/>
          <w:marBottom w:val="0"/>
          <w:divBdr>
            <w:top w:val="none" w:sz="0" w:space="0" w:color="auto"/>
            <w:left w:val="none" w:sz="0" w:space="0" w:color="auto"/>
            <w:bottom w:val="none" w:sz="0" w:space="0" w:color="auto"/>
            <w:right w:val="none" w:sz="0" w:space="0" w:color="auto"/>
          </w:divBdr>
        </w:div>
        <w:div w:id="505482033">
          <w:marLeft w:val="640"/>
          <w:marRight w:val="0"/>
          <w:marTop w:val="0"/>
          <w:marBottom w:val="0"/>
          <w:divBdr>
            <w:top w:val="none" w:sz="0" w:space="0" w:color="auto"/>
            <w:left w:val="none" w:sz="0" w:space="0" w:color="auto"/>
            <w:bottom w:val="none" w:sz="0" w:space="0" w:color="auto"/>
            <w:right w:val="none" w:sz="0" w:space="0" w:color="auto"/>
          </w:divBdr>
        </w:div>
        <w:div w:id="1465391580">
          <w:marLeft w:val="640"/>
          <w:marRight w:val="0"/>
          <w:marTop w:val="0"/>
          <w:marBottom w:val="0"/>
          <w:divBdr>
            <w:top w:val="none" w:sz="0" w:space="0" w:color="auto"/>
            <w:left w:val="none" w:sz="0" w:space="0" w:color="auto"/>
            <w:bottom w:val="none" w:sz="0" w:space="0" w:color="auto"/>
            <w:right w:val="none" w:sz="0" w:space="0" w:color="auto"/>
          </w:divBdr>
        </w:div>
        <w:div w:id="274682461">
          <w:marLeft w:val="640"/>
          <w:marRight w:val="0"/>
          <w:marTop w:val="0"/>
          <w:marBottom w:val="0"/>
          <w:divBdr>
            <w:top w:val="none" w:sz="0" w:space="0" w:color="auto"/>
            <w:left w:val="none" w:sz="0" w:space="0" w:color="auto"/>
            <w:bottom w:val="none" w:sz="0" w:space="0" w:color="auto"/>
            <w:right w:val="none" w:sz="0" w:space="0" w:color="auto"/>
          </w:divBdr>
        </w:div>
        <w:div w:id="1681272713">
          <w:marLeft w:val="640"/>
          <w:marRight w:val="0"/>
          <w:marTop w:val="0"/>
          <w:marBottom w:val="0"/>
          <w:divBdr>
            <w:top w:val="none" w:sz="0" w:space="0" w:color="auto"/>
            <w:left w:val="none" w:sz="0" w:space="0" w:color="auto"/>
            <w:bottom w:val="none" w:sz="0" w:space="0" w:color="auto"/>
            <w:right w:val="none" w:sz="0" w:space="0" w:color="auto"/>
          </w:divBdr>
        </w:div>
        <w:div w:id="1068042338">
          <w:marLeft w:val="640"/>
          <w:marRight w:val="0"/>
          <w:marTop w:val="0"/>
          <w:marBottom w:val="0"/>
          <w:divBdr>
            <w:top w:val="none" w:sz="0" w:space="0" w:color="auto"/>
            <w:left w:val="none" w:sz="0" w:space="0" w:color="auto"/>
            <w:bottom w:val="none" w:sz="0" w:space="0" w:color="auto"/>
            <w:right w:val="none" w:sz="0" w:space="0" w:color="auto"/>
          </w:divBdr>
        </w:div>
        <w:div w:id="276379714">
          <w:marLeft w:val="640"/>
          <w:marRight w:val="0"/>
          <w:marTop w:val="0"/>
          <w:marBottom w:val="0"/>
          <w:divBdr>
            <w:top w:val="none" w:sz="0" w:space="0" w:color="auto"/>
            <w:left w:val="none" w:sz="0" w:space="0" w:color="auto"/>
            <w:bottom w:val="none" w:sz="0" w:space="0" w:color="auto"/>
            <w:right w:val="none" w:sz="0" w:space="0" w:color="auto"/>
          </w:divBdr>
        </w:div>
        <w:div w:id="1219363554">
          <w:marLeft w:val="640"/>
          <w:marRight w:val="0"/>
          <w:marTop w:val="0"/>
          <w:marBottom w:val="0"/>
          <w:divBdr>
            <w:top w:val="none" w:sz="0" w:space="0" w:color="auto"/>
            <w:left w:val="none" w:sz="0" w:space="0" w:color="auto"/>
            <w:bottom w:val="none" w:sz="0" w:space="0" w:color="auto"/>
            <w:right w:val="none" w:sz="0" w:space="0" w:color="auto"/>
          </w:divBdr>
        </w:div>
        <w:div w:id="495339701">
          <w:marLeft w:val="640"/>
          <w:marRight w:val="0"/>
          <w:marTop w:val="0"/>
          <w:marBottom w:val="0"/>
          <w:divBdr>
            <w:top w:val="none" w:sz="0" w:space="0" w:color="auto"/>
            <w:left w:val="none" w:sz="0" w:space="0" w:color="auto"/>
            <w:bottom w:val="none" w:sz="0" w:space="0" w:color="auto"/>
            <w:right w:val="none" w:sz="0" w:space="0" w:color="auto"/>
          </w:divBdr>
        </w:div>
        <w:div w:id="1483933523">
          <w:marLeft w:val="640"/>
          <w:marRight w:val="0"/>
          <w:marTop w:val="0"/>
          <w:marBottom w:val="0"/>
          <w:divBdr>
            <w:top w:val="none" w:sz="0" w:space="0" w:color="auto"/>
            <w:left w:val="none" w:sz="0" w:space="0" w:color="auto"/>
            <w:bottom w:val="none" w:sz="0" w:space="0" w:color="auto"/>
            <w:right w:val="none" w:sz="0" w:space="0" w:color="auto"/>
          </w:divBdr>
        </w:div>
        <w:div w:id="1914779374">
          <w:marLeft w:val="640"/>
          <w:marRight w:val="0"/>
          <w:marTop w:val="0"/>
          <w:marBottom w:val="0"/>
          <w:divBdr>
            <w:top w:val="none" w:sz="0" w:space="0" w:color="auto"/>
            <w:left w:val="none" w:sz="0" w:space="0" w:color="auto"/>
            <w:bottom w:val="none" w:sz="0" w:space="0" w:color="auto"/>
            <w:right w:val="none" w:sz="0" w:space="0" w:color="auto"/>
          </w:divBdr>
        </w:div>
        <w:div w:id="1302736036">
          <w:marLeft w:val="640"/>
          <w:marRight w:val="0"/>
          <w:marTop w:val="0"/>
          <w:marBottom w:val="0"/>
          <w:divBdr>
            <w:top w:val="none" w:sz="0" w:space="0" w:color="auto"/>
            <w:left w:val="none" w:sz="0" w:space="0" w:color="auto"/>
            <w:bottom w:val="none" w:sz="0" w:space="0" w:color="auto"/>
            <w:right w:val="none" w:sz="0" w:space="0" w:color="auto"/>
          </w:divBdr>
        </w:div>
        <w:div w:id="860820681">
          <w:marLeft w:val="640"/>
          <w:marRight w:val="0"/>
          <w:marTop w:val="0"/>
          <w:marBottom w:val="0"/>
          <w:divBdr>
            <w:top w:val="none" w:sz="0" w:space="0" w:color="auto"/>
            <w:left w:val="none" w:sz="0" w:space="0" w:color="auto"/>
            <w:bottom w:val="none" w:sz="0" w:space="0" w:color="auto"/>
            <w:right w:val="none" w:sz="0" w:space="0" w:color="auto"/>
          </w:divBdr>
        </w:div>
        <w:div w:id="1915511363">
          <w:marLeft w:val="640"/>
          <w:marRight w:val="0"/>
          <w:marTop w:val="0"/>
          <w:marBottom w:val="0"/>
          <w:divBdr>
            <w:top w:val="none" w:sz="0" w:space="0" w:color="auto"/>
            <w:left w:val="none" w:sz="0" w:space="0" w:color="auto"/>
            <w:bottom w:val="none" w:sz="0" w:space="0" w:color="auto"/>
            <w:right w:val="none" w:sz="0" w:space="0" w:color="auto"/>
          </w:divBdr>
        </w:div>
        <w:div w:id="1147166459">
          <w:marLeft w:val="640"/>
          <w:marRight w:val="0"/>
          <w:marTop w:val="0"/>
          <w:marBottom w:val="0"/>
          <w:divBdr>
            <w:top w:val="none" w:sz="0" w:space="0" w:color="auto"/>
            <w:left w:val="none" w:sz="0" w:space="0" w:color="auto"/>
            <w:bottom w:val="none" w:sz="0" w:space="0" w:color="auto"/>
            <w:right w:val="none" w:sz="0" w:space="0" w:color="auto"/>
          </w:divBdr>
        </w:div>
        <w:div w:id="1719817132">
          <w:marLeft w:val="640"/>
          <w:marRight w:val="0"/>
          <w:marTop w:val="0"/>
          <w:marBottom w:val="0"/>
          <w:divBdr>
            <w:top w:val="none" w:sz="0" w:space="0" w:color="auto"/>
            <w:left w:val="none" w:sz="0" w:space="0" w:color="auto"/>
            <w:bottom w:val="none" w:sz="0" w:space="0" w:color="auto"/>
            <w:right w:val="none" w:sz="0" w:space="0" w:color="auto"/>
          </w:divBdr>
        </w:div>
        <w:div w:id="511604213">
          <w:marLeft w:val="640"/>
          <w:marRight w:val="0"/>
          <w:marTop w:val="0"/>
          <w:marBottom w:val="0"/>
          <w:divBdr>
            <w:top w:val="none" w:sz="0" w:space="0" w:color="auto"/>
            <w:left w:val="none" w:sz="0" w:space="0" w:color="auto"/>
            <w:bottom w:val="none" w:sz="0" w:space="0" w:color="auto"/>
            <w:right w:val="none" w:sz="0" w:space="0" w:color="auto"/>
          </w:divBdr>
        </w:div>
      </w:divsChild>
    </w:div>
    <w:div w:id="1671638084">
      <w:bodyDiv w:val="1"/>
      <w:marLeft w:val="0"/>
      <w:marRight w:val="0"/>
      <w:marTop w:val="0"/>
      <w:marBottom w:val="0"/>
      <w:divBdr>
        <w:top w:val="none" w:sz="0" w:space="0" w:color="auto"/>
        <w:left w:val="none" w:sz="0" w:space="0" w:color="auto"/>
        <w:bottom w:val="none" w:sz="0" w:space="0" w:color="auto"/>
        <w:right w:val="none" w:sz="0" w:space="0" w:color="auto"/>
      </w:divBdr>
    </w:div>
    <w:div w:id="1671713284">
      <w:bodyDiv w:val="1"/>
      <w:marLeft w:val="0"/>
      <w:marRight w:val="0"/>
      <w:marTop w:val="0"/>
      <w:marBottom w:val="0"/>
      <w:divBdr>
        <w:top w:val="none" w:sz="0" w:space="0" w:color="auto"/>
        <w:left w:val="none" w:sz="0" w:space="0" w:color="auto"/>
        <w:bottom w:val="none" w:sz="0" w:space="0" w:color="auto"/>
        <w:right w:val="none" w:sz="0" w:space="0" w:color="auto"/>
      </w:divBdr>
      <w:divsChild>
        <w:div w:id="1196582613">
          <w:marLeft w:val="0"/>
          <w:marRight w:val="0"/>
          <w:marTop w:val="0"/>
          <w:marBottom w:val="0"/>
          <w:divBdr>
            <w:top w:val="none" w:sz="0" w:space="0" w:color="auto"/>
            <w:left w:val="none" w:sz="0" w:space="0" w:color="auto"/>
            <w:bottom w:val="none" w:sz="0" w:space="0" w:color="auto"/>
            <w:right w:val="none" w:sz="0" w:space="0" w:color="auto"/>
          </w:divBdr>
        </w:div>
        <w:div w:id="523174827">
          <w:marLeft w:val="0"/>
          <w:marRight w:val="0"/>
          <w:marTop w:val="0"/>
          <w:marBottom w:val="0"/>
          <w:divBdr>
            <w:top w:val="none" w:sz="0" w:space="0" w:color="auto"/>
            <w:left w:val="none" w:sz="0" w:space="0" w:color="auto"/>
            <w:bottom w:val="none" w:sz="0" w:space="0" w:color="auto"/>
            <w:right w:val="none" w:sz="0" w:space="0" w:color="auto"/>
          </w:divBdr>
        </w:div>
        <w:div w:id="1380862190">
          <w:marLeft w:val="0"/>
          <w:marRight w:val="0"/>
          <w:marTop w:val="0"/>
          <w:marBottom w:val="0"/>
          <w:divBdr>
            <w:top w:val="none" w:sz="0" w:space="0" w:color="auto"/>
            <w:left w:val="none" w:sz="0" w:space="0" w:color="auto"/>
            <w:bottom w:val="none" w:sz="0" w:space="0" w:color="auto"/>
            <w:right w:val="none" w:sz="0" w:space="0" w:color="auto"/>
          </w:divBdr>
        </w:div>
        <w:div w:id="1586305045">
          <w:marLeft w:val="0"/>
          <w:marRight w:val="0"/>
          <w:marTop w:val="0"/>
          <w:marBottom w:val="0"/>
          <w:divBdr>
            <w:top w:val="none" w:sz="0" w:space="0" w:color="auto"/>
            <w:left w:val="none" w:sz="0" w:space="0" w:color="auto"/>
            <w:bottom w:val="none" w:sz="0" w:space="0" w:color="auto"/>
            <w:right w:val="none" w:sz="0" w:space="0" w:color="auto"/>
          </w:divBdr>
        </w:div>
        <w:div w:id="1705444094">
          <w:marLeft w:val="0"/>
          <w:marRight w:val="0"/>
          <w:marTop w:val="0"/>
          <w:marBottom w:val="0"/>
          <w:divBdr>
            <w:top w:val="none" w:sz="0" w:space="0" w:color="auto"/>
            <w:left w:val="none" w:sz="0" w:space="0" w:color="auto"/>
            <w:bottom w:val="none" w:sz="0" w:space="0" w:color="auto"/>
            <w:right w:val="none" w:sz="0" w:space="0" w:color="auto"/>
          </w:divBdr>
        </w:div>
        <w:div w:id="1226378122">
          <w:marLeft w:val="0"/>
          <w:marRight w:val="0"/>
          <w:marTop w:val="0"/>
          <w:marBottom w:val="0"/>
          <w:divBdr>
            <w:top w:val="none" w:sz="0" w:space="0" w:color="auto"/>
            <w:left w:val="none" w:sz="0" w:space="0" w:color="auto"/>
            <w:bottom w:val="none" w:sz="0" w:space="0" w:color="auto"/>
            <w:right w:val="none" w:sz="0" w:space="0" w:color="auto"/>
          </w:divBdr>
        </w:div>
        <w:div w:id="1151285944">
          <w:marLeft w:val="0"/>
          <w:marRight w:val="0"/>
          <w:marTop w:val="0"/>
          <w:marBottom w:val="0"/>
          <w:divBdr>
            <w:top w:val="none" w:sz="0" w:space="0" w:color="auto"/>
            <w:left w:val="none" w:sz="0" w:space="0" w:color="auto"/>
            <w:bottom w:val="none" w:sz="0" w:space="0" w:color="auto"/>
            <w:right w:val="none" w:sz="0" w:space="0" w:color="auto"/>
          </w:divBdr>
        </w:div>
        <w:div w:id="1245721396">
          <w:marLeft w:val="0"/>
          <w:marRight w:val="0"/>
          <w:marTop w:val="0"/>
          <w:marBottom w:val="0"/>
          <w:divBdr>
            <w:top w:val="none" w:sz="0" w:space="0" w:color="auto"/>
            <w:left w:val="none" w:sz="0" w:space="0" w:color="auto"/>
            <w:bottom w:val="none" w:sz="0" w:space="0" w:color="auto"/>
            <w:right w:val="none" w:sz="0" w:space="0" w:color="auto"/>
          </w:divBdr>
        </w:div>
        <w:div w:id="1817339282">
          <w:marLeft w:val="0"/>
          <w:marRight w:val="0"/>
          <w:marTop w:val="0"/>
          <w:marBottom w:val="0"/>
          <w:divBdr>
            <w:top w:val="none" w:sz="0" w:space="0" w:color="auto"/>
            <w:left w:val="none" w:sz="0" w:space="0" w:color="auto"/>
            <w:bottom w:val="none" w:sz="0" w:space="0" w:color="auto"/>
            <w:right w:val="none" w:sz="0" w:space="0" w:color="auto"/>
          </w:divBdr>
        </w:div>
        <w:div w:id="807207882">
          <w:marLeft w:val="0"/>
          <w:marRight w:val="0"/>
          <w:marTop w:val="0"/>
          <w:marBottom w:val="0"/>
          <w:divBdr>
            <w:top w:val="none" w:sz="0" w:space="0" w:color="auto"/>
            <w:left w:val="none" w:sz="0" w:space="0" w:color="auto"/>
            <w:bottom w:val="none" w:sz="0" w:space="0" w:color="auto"/>
            <w:right w:val="none" w:sz="0" w:space="0" w:color="auto"/>
          </w:divBdr>
        </w:div>
        <w:div w:id="1999579587">
          <w:marLeft w:val="0"/>
          <w:marRight w:val="0"/>
          <w:marTop w:val="0"/>
          <w:marBottom w:val="0"/>
          <w:divBdr>
            <w:top w:val="none" w:sz="0" w:space="0" w:color="auto"/>
            <w:left w:val="none" w:sz="0" w:space="0" w:color="auto"/>
            <w:bottom w:val="none" w:sz="0" w:space="0" w:color="auto"/>
            <w:right w:val="none" w:sz="0" w:space="0" w:color="auto"/>
          </w:divBdr>
        </w:div>
        <w:div w:id="1152989955">
          <w:marLeft w:val="0"/>
          <w:marRight w:val="0"/>
          <w:marTop w:val="0"/>
          <w:marBottom w:val="0"/>
          <w:divBdr>
            <w:top w:val="none" w:sz="0" w:space="0" w:color="auto"/>
            <w:left w:val="none" w:sz="0" w:space="0" w:color="auto"/>
            <w:bottom w:val="none" w:sz="0" w:space="0" w:color="auto"/>
            <w:right w:val="none" w:sz="0" w:space="0" w:color="auto"/>
          </w:divBdr>
        </w:div>
        <w:div w:id="138352060">
          <w:marLeft w:val="0"/>
          <w:marRight w:val="0"/>
          <w:marTop w:val="0"/>
          <w:marBottom w:val="0"/>
          <w:divBdr>
            <w:top w:val="none" w:sz="0" w:space="0" w:color="auto"/>
            <w:left w:val="none" w:sz="0" w:space="0" w:color="auto"/>
            <w:bottom w:val="none" w:sz="0" w:space="0" w:color="auto"/>
            <w:right w:val="none" w:sz="0" w:space="0" w:color="auto"/>
          </w:divBdr>
        </w:div>
        <w:div w:id="1646155941">
          <w:marLeft w:val="0"/>
          <w:marRight w:val="0"/>
          <w:marTop w:val="0"/>
          <w:marBottom w:val="0"/>
          <w:divBdr>
            <w:top w:val="none" w:sz="0" w:space="0" w:color="auto"/>
            <w:left w:val="none" w:sz="0" w:space="0" w:color="auto"/>
            <w:bottom w:val="none" w:sz="0" w:space="0" w:color="auto"/>
            <w:right w:val="none" w:sz="0" w:space="0" w:color="auto"/>
          </w:divBdr>
        </w:div>
        <w:div w:id="1564828080">
          <w:marLeft w:val="0"/>
          <w:marRight w:val="0"/>
          <w:marTop w:val="0"/>
          <w:marBottom w:val="0"/>
          <w:divBdr>
            <w:top w:val="none" w:sz="0" w:space="0" w:color="auto"/>
            <w:left w:val="none" w:sz="0" w:space="0" w:color="auto"/>
            <w:bottom w:val="none" w:sz="0" w:space="0" w:color="auto"/>
            <w:right w:val="none" w:sz="0" w:space="0" w:color="auto"/>
          </w:divBdr>
        </w:div>
        <w:div w:id="878205966">
          <w:marLeft w:val="0"/>
          <w:marRight w:val="0"/>
          <w:marTop w:val="0"/>
          <w:marBottom w:val="0"/>
          <w:divBdr>
            <w:top w:val="none" w:sz="0" w:space="0" w:color="auto"/>
            <w:left w:val="none" w:sz="0" w:space="0" w:color="auto"/>
            <w:bottom w:val="none" w:sz="0" w:space="0" w:color="auto"/>
            <w:right w:val="none" w:sz="0" w:space="0" w:color="auto"/>
          </w:divBdr>
        </w:div>
        <w:div w:id="500774389">
          <w:marLeft w:val="0"/>
          <w:marRight w:val="0"/>
          <w:marTop w:val="0"/>
          <w:marBottom w:val="0"/>
          <w:divBdr>
            <w:top w:val="none" w:sz="0" w:space="0" w:color="auto"/>
            <w:left w:val="none" w:sz="0" w:space="0" w:color="auto"/>
            <w:bottom w:val="none" w:sz="0" w:space="0" w:color="auto"/>
            <w:right w:val="none" w:sz="0" w:space="0" w:color="auto"/>
          </w:divBdr>
        </w:div>
        <w:div w:id="453448274">
          <w:marLeft w:val="0"/>
          <w:marRight w:val="0"/>
          <w:marTop w:val="0"/>
          <w:marBottom w:val="0"/>
          <w:divBdr>
            <w:top w:val="none" w:sz="0" w:space="0" w:color="auto"/>
            <w:left w:val="none" w:sz="0" w:space="0" w:color="auto"/>
            <w:bottom w:val="none" w:sz="0" w:space="0" w:color="auto"/>
            <w:right w:val="none" w:sz="0" w:space="0" w:color="auto"/>
          </w:divBdr>
        </w:div>
        <w:div w:id="1929654926">
          <w:marLeft w:val="0"/>
          <w:marRight w:val="0"/>
          <w:marTop w:val="0"/>
          <w:marBottom w:val="0"/>
          <w:divBdr>
            <w:top w:val="none" w:sz="0" w:space="0" w:color="auto"/>
            <w:left w:val="none" w:sz="0" w:space="0" w:color="auto"/>
            <w:bottom w:val="none" w:sz="0" w:space="0" w:color="auto"/>
            <w:right w:val="none" w:sz="0" w:space="0" w:color="auto"/>
          </w:divBdr>
        </w:div>
        <w:div w:id="403184135">
          <w:marLeft w:val="0"/>
          <w:marRight w:val="0"/>
          <w:marTop w:val="0"/>
          <w:marBottom w:val="0"/>
          <w:divBdr>
            <w:top w:val="none" w:sz="0" w:space="0" w:color="auto"/>
            <w:left w:val="none" w:sz="0" w:space="0" w:color="auto"/>
            <w:bottom w:val="none" w:sz="0" w:space="0" w:color="auto"/>
            <w:right w:val="none" w:sz="0" w:space="0" w:color="auto"/>
          </w:divBdr>
        </w:div>
        <w:div w:id="417487762">
          <w:marLeft w:val="0"/>
          <w:marRight w:val="0"/>
          <w:marTop w:val="0"/>
          <w:marBottom w:val="0"/>
          <w:divBdr>
            <w:top w:val="none" w:sz="0" w:space="0" w:color="auto"/>
            <w:left w:val="none" w:sz="0" w:space="0" w:color="auto"/>
            <w:bottom w:val="none" w:sz="0" w:space="0" w:color="auto"/>
            <w:right w:val="none" w:sz="0" w:space="0" w:color="auto"/>
          </w:divBdr>
        </w:div>
        <w:div w:id="562907237">
          <w:marLeft w:val="0"/>
          <w:marRight w:val="0"/>
          <w:marTop w:val="0"/>
          <w:marBottom w:val="0"/>
          <w:divBdr>
            <w:top w:val="none" w:sz="0" w:space="0" w:color="auto"/>
            <w:left w:val="none" w:sz="0" w:space="0" w:color="auto"/>
            <w:bottom w:val="none" w:sz="0" w:space="0" w:color="auto"/>
            <w:right w:val="none" w:sz="0" w:space="0" w:color="auto"/>
          </w:divBdr>
        </w:div>
        <w:div w:id="1680814822">
          <w:marLeft w:val="0"/>
          <w:marRight w:val="0"/>
          <w:marTop w:val="0"/>
          <w:marBottom w:val="0"/>
          <w:divBdr>
            <w:top w:val="none" w:sz="0" w:space="0" w:color="auto"/>
            <w:left w:val="none" w:sz="0" w:space="0" w:color="auto"/>
            <w:bottom w:val="none" w:sz="0" w:space="0" w:color="auto"/>
            <w:right w:val="none" w:sz="0" w:space="0" w:color="auto"/>
          </w:divBdr>
        </w:div>
        <w:div w:id="1004358416">
          <w:marLeft w:val="0"/>
          <w:marRight w:val="0"/>
          <w:marTop w:val="0"/>
          <w:marBottom w:val="0"/>
          <w:divBdr>
            <w:top w:val="none" w:sz="0" w:space="0" w:color="auto"/>
            <w:left w:val="none" w:sz="0" w:space="0" w:color="auto"/>
            <w:bottom w:val="none" w:sz="0" w:space="0" w:color="auto"/>
            <w:right w:val="none" w:sz="0" w:space="0" w:color="auto"/>
          </w:divBdr>
        </w:div>
        <w:div w:id="1064720722">
          <w:marLeft w:val="0"/>
          <w:marRight w:val="0"/>
          <w:marTop w:val="0"/>
          <w:marBottom w:val="0"/>
          <w:divBdr>
            <w:top w:val="none" w:sz="0" w:space="0" w:color="auto"/>
            <w:left w:val="none" w:sz="0" w:space="0" w:color="auto"/>
            <w:bottom w:val="none" w:sz="0" w:space="0" w:color="auto"/>
            <w:right w:val="none" w:sz="0" w:space="0" w:color="auto"/>
          </w:divBdr>
        </w:div>
        <w:div w:id="1062144167">
          <w:marLeft w:val="0"/>
          <w:marRight w:val="0"/>
          <w:marTop w:val="0"/>
          <w:marBottom w:val="0"/>
          <w:divBdr>
            <w:top w:val="none" w:sz="0" w:space="0" w:color="auto"/>
            <w:left w:val="none" w:sz="0" w:space="0" w:color="auto"/>
            <w:bottom w:val="none" w:sz="0" w:space="0" w:color="auto"/>
            <w:right w:val="none" w:sz="0" w:space="0" w:color="auto"/>
          </w:divBdr>
        </w:div>
        <w:div w:id="1914273203">
          <w:marLeft w:val="0"/>
          <w:marRight w:val="0"/>
          <w:marTop w:val="0"/>
          <w:marBottom w:val="0"/>
          <w:divBdr>
            <w:top w:val="none" w:sz="0" w:space="0" w:color="auto"/>
            <w:left w:val="none" w:sz="0" w:space="0" w:color="auto"/>
            <w:bottom w:val="none" w:sz="0" w:space="0" w:color="auto"/>
            <w:right w:val="none" w:sz="0" w:space="0" w:color="auto"/>
          </w:divBdr>
        </w:div>
        <w:div w:id="1696803800">
          <w:marLeft w:val="0"/>
          <w:marRight w:val="0"/>
          <w:marTop w:val="0"/>
          <w:marBottom w:val="0"/>
          <w:divBdr>
            <w:top w:val="none" w:sz="0" w:space="0" w:color="auto"/>
            <w:left w:val="none" w:sz="0" w:space="0" w:color="auto"/>
            <w:bottom w:val="none" w:sz="0" w:space="0" w:color="auto"/>
            <w:right w:val="none" w:sz="0" w:space="0" w:color="auto"/>
          </w:divBdr>
        </w:div>
        <w:div w:id="583687633">
          <w:marLeft w:val="0"/>
          <w:marRight w:val="0"/>
          <w:marTop w:val="0"/>
          <w:marBottom w:val="0"/>
          <w:divBdr>
            <w:top w:val="none" w:sz="0" w:space="0" w:color="auto"/>
            <w:left w:val="none" w:sz="0" w:space="0" w:color="auto"/>
            <w:bottom w:val="none" w:sz="0" w:space="0" w:color="auto"/>
            <w:right w:val="none" w:sz="0" w:space="0" w:color="auto"/>
          </w:divBdr>
        </w:div>
        <w:div w:id="1230071562">
          <w:marLeft w:val="0"/>
          <w:marRight w:val="0"/>
          <w:marTop w:val="0"/>
          <w:marBottom w:val="0"/>
          <w:divBdr>
            <w:top w:val="none" w:sz="0" w:space="0" w:color="auto"/>
            <w:left w:val="none" w:sz="0" w:space="0" w:color="auto"/>
            <w:bottom w:val="none" w:sz="0" w:space="0" w:color="auto"/>
            <w:right w:val="none" w:sz="0" w:space="0" w:color="auto"/>
          </w:divBdr>
        </w:div>
        <w:div w:id="407533054">
          <w:marLeft w:val="0"/>
          <w:marRight w:val="0"/>
          <w:marTop w:val="0"/>
          <w:marBottom w:val="0"/>
          <w:divBdr>
            <w:top w:val="none" w:sz="0" w:space="0" w:color="auto"/>
            <w:left w:val="none" w:sz="0" w:space="0" w:color="auto"/>
            <w:bottom w:val="none" w:sz="0" w:space="0" w:color="auto"/>
            <w:right w:val="none" w:sz="0" w:space="0" w:color="auto"/>
          </w:divBdr>
        </w:div>
        <w:div w:id="1245335422">
          <w:marLeft w:val="0"/>
          <w:marRight w:val="0"/>
          <w:marTop w:val="0"/>
          <w:marBottom w:val="0"/>
          <w:divBdr>
            <w:top w:val="none" w:sz="0" w:space="0" w:color="auto"/>
            <w:left w:val="none" w:sz="0" w:space="0" w:color="auto"/>
            <w:bottom w:val="none" w:sz="0" w:space="0" w:color="auto"/>
            <w:right w:val="none" w:sz="0" w:space="0" w:color="auto"/>
          </w:divBdr>
        </w:div>
        <w:div w:id="797379960">
          <w:marLeft w:val="0"/>
          <w:marRight w:val="0"/>
          <w:marTop w:val="0"/>
          <w:marBottom w:val="0"/>
          <w:divBdr>
            <w:top w:val="none" w:sz="0" w:space="0" w:color="auto"/>
            <w:left w:val="none" w:sz="0" w:space="0" w:color="auto"/>
            <w:bottom w:val="none" w:sz="0" w:space="0" w:color="auto"/>
            <w:right w:val="none" w:sz="0" w:space="0" w:color="auto"/>
          </w:divBdr>
        </w:div>
        <w:div w:id="870917461">
          <w:marLeft w:val="0"/>
          <w:marRight w:val="0"/>
          <w:marTop w:val="0"/>
          <w:marBottom w:val="0"/>
          <w:divBdr>
            <w:top w:val="none" w:sz="0" w:space="0" w:color="auto"/>
            <w:left w:val="none" w:sz="0" w:space="0" w:color="auto"/>
            <w:bottom w:val="none" w:sz="0" w:space="0" w:color="auto"/>
            <w:right w:val="none" w:sz="0" w:space="0" w:color="auto"/>
          </w:divBdr>
        </w:div>
        <w:div w:id="1188907026">
          <w:marLeft w:val="0"/>
          <w:marRight w:val="0"/>
          <w:marTop w:val="0"/>
          <w:marBottom w:val="0"/>
          <w:divBdr>
            <w:top w:val="none" w:sz="0" w:space="0" w:color="auto"/>
            <w:left w:val="none" w:sz="0" w:space="0" w:color="auto"/>
            <w:bottom w:val="none" w:sz="0" w:space="0" w:color="auto"/>
            <w:right w:val="none" w:sz="0" w:space="0" w:color="auto"/>
          </w:divBdr>
        </w:div>
        <w:div w:id="1854765262">
          <w:marLeft w:val="0"/>
          <w:marRight w:val="0"/>
          <w:marTop w:val="0"/>
          <w:marBottom w:val="0"/>
          <w:divBdr>
            <w:top w:val="none" w:sz="0" w:space="0" w:color="auto"/>
            <w:left w:val="none" w:sz="0" w:space="0" w:color="auto"/>
            <w:bottom w:val="none" w:sz="0" w:space="0" w:color="auto"/>
            <w:right w:val="none" w:sz="0" w:space="0" w:color="auto"/>
          </w:divBdr>
        </w:div>
        <w:div w:id="337538785">
          <w:marLeft w:val="0"/>
          <w:marRight w:val="0"/>
          <w:marTop w:val="0"/>
          <w:marBottom w:val="0"/>
          <w:divBdr>
            <w:top w:val="none" w:sz="0" w:space="0" w:color="auto"/>
            <w:left w:val="none" w:sz="0" w:space="0" w:color="auto"/>
            <w:bottom w:val="none" w:sz="0" w:space="0" w:color="auto"/>
            <w:right w:val="none" w:sz="0" w:space="0" w:color="auto"/>
          </w:divBdr>
        </w:div>
        <w:div w:id="1419445306">
          <w:marLeft w:val="0"/>
          <w:marRight w:val="0"/>
          <w:marTop w:val="0"/>
          <w:marBottom w:val="0"/>
          <w:divBdr>
            <w:top w:val="none" w:sz="0" w:space="0" w:color="auto"/>
            <w:left w:val="none" w:sz="0" w:space="0" w:color="auto"/>
            <w:bottom w:val="none" w:sz="0" w:space="0" w:color="auto"/>
            <w:right w:val="none" w:sz="0" w:space="0" w:color="auto"/>
          </w:divBdr>
        </w:div>
        <w:div w:id="865948517">
          <w:marLeft w:val="0"/>
          <w:marRight w:val="0"/>
          <w:marTop w:val="0"/>
          <w:marBottom w:val="0"/>
          <w:divBdr>
            <w:top w:val="none" w:sz="0" w:space="0" w:color="auto"/>
            <w:left w:val="none" w:sz="0" w:space="0" w:color="auto"/>
            <w:bottom w:val="none" w:sz="0" w:space="0" w:color="auto"/>
            <w:right w:val="none" w:sz="0" w:space="0" w:color="auto"/>
          </w:divBdr>
        </w:div>
      </w:divsChild>
    </w:div>
    <w:div w:id="1672484584">
      <w:bodyDiv w:val="1"/>
      <w:marLeft w:val="0"/>
      <w:marRight w:val="0"/>
      <w:marTop w:val="0"/>
      <w:marBottom w:val="0"/>
      <w:divBdr>
        <w:top w:val="none" w:sz="0" w:space="0" w:color="auto"/>
        <w:left w:val="none" w:sz="0" w:space="0" w:color="auto"/>
        <w:bottom w:val="none" w:sz="0" w:space="0" w:color="auto"/>
        <w:right w:val="none" w:sz="0" w:space="0" w:color="auto"/>
      </w:divBdr>
    </w:div>
    <w:div w:id="1673490078">
      <w:bodyDiv w:val="1"/>
      <w:marLeft w:val="0"/>
      <w:marRight w:val="0"/>
      <w:marTop w:val="0"/>
      <w:marBottom w:val="0"/>
      <w:divBdr>
        <w:top w:val="none" w:sz="0" w:space="0" w:color="auto"/>
        <w:left w:val="none" w:sz="0" w:space="0" w:color="auto"/>
        <w:bottom w:val="none" w:sz="0" w:space="0" w:color="auto"/>
        <w:right w:val="none" w:sz="0" w:space="0" w:color="auto"/>
      </w:divBdr>
    </w:div>
    <w:div w:id="1673751418">
      <w:bodyDiv w:val="1"/>
      <w:marLeft w:val="0"/>
      <w:marRight w:val="0"/>
      <w:marTop w:val="0"/>
      <w:marBottom w:val="0"/>
      <w:divBdr>
        <w:top w:val="none" w:sz="0" w:space="0" w:color="auto"/>
        <w:left w:val="none" w:sz="0" w:space="0" w:color="auto"/>
        <w:bottom w:val="none" w:sz="0" w:space="0" w:color="auto"/>
        <w:right w:val="none" w:sz="0" w:space="0" w:color="auto"/>
      </w:divBdr>
      <w:divsChild>
        <w:div w:id="2140368598">
          <w:marLeft w:val="480"/>
          <w:marRight w:val="0"/>
          <w:marTop w:val="0"/>
          <w:marBottom w:val="0"/>
          <w:divBdr>
            <w:top w:val="none" w:sz="0" w:space="0" w:color="auto"/>
            <w:left w:val="none" w:sz="0" w:space="0" w:color="auto"/>
            <w:bottom w:val="none" w:sz="0" w:space="0" w:color="auto"/>
            <w:right w:val="none" w:sz="0" w:space="0" w:color="auto"/>
          </w:divBdr>
        </w:div>
        <w:div w:id="641078381">
          <w:marLeft w:val="480"/>
          <w:marRight w:val="0"/>
          <w:marTop w:val="0"/>
          <w:marBottom w:val="0"/>
          <w:divBdr>
            <w:top w:val="none" w:sz="0" w:space="0" w:color="auto"/>
            <w:left w:val="none" w:sz="0" w:space="0" w:color="auto"/>
            <w:bottom w:val="none" w:sz="0" w:space="0" w:color="auto"/>
            <w:right w:val="none" w:sz="0" w:space="0" w:color="auto"/>
          </w:divBdr>
        </w:div>
        <w:div w:id="386690304">
          <w:marLeft w:val="480"/>
          <w:marRight w:val="0"/>
          <w:marTop w:val="0"/>
          <w:marBottom w:val="0"/>
          <w:divBdr>
            <w:top w:val="none" w:sz="0" w:space="0" w:color="auto"/>
            <w:left w:val="none" w:sz="0" w:space="0" w:color="auto"/>
            <w:bottom w:val="none" w:sz="0" w:space="0" w:color="auto"/>
            <w:right w:val="none" w:sz="0" w:space="0" w:color="auto"/>
          </w:divBdr>
        </w:div>
        <w:div w:id="978919980">
          <w:marLeft w:val="480"/>
          <w:marRight w:val="0"/>
          <w:marTop w:val="0"/>
          <w:marBottom w:val="0"/>
          <w:divBdr>
            <w:top w:val="none" w:sz="0" w:space="0" w:color="auto"/>
            <w:left w:val="none" w:sz="0" w:space="0" w:color="auto"/>
            <w:bottom w:val="none" w:sz="0" w:space="0" w:color="auto"/>
            <w:right w:val="none" w:sz="0" w:space="0" w:color="auto"/>
          </w:divBdr>
        </w:div>
        <w:div w:id="2075738241">
          <w:marLeft w:val="480"/>
          <w:marRight w:val="0"/>
          <w:marTop w:val="0"/>
          <w:marBottom w:val="0"/>
          <w:divBdr>
            <w:top w:val="none" w:sz="0" w:space="0" w:color="auto"/>
            <w:left w:val="none" w:sz="0" w:space="0" w:color="auto"/>
            <w:bottom w:val="none" w:sz="0" w:space="0" w:color="auto"/>
            <w:right w:val="none" w:sz="0" w:space="0" w:color="auto"/>
          </w:divBdr>
        </w:div>
        <w:div w:id="542328177">
          <w:marLeft w:val="480"/>
          <w:marRight w:val="0"/>
          <w:marTop w:val="0"/>
          <w:marBottom w:val="0"/>
          <w:divBdr>
            <w:top w:val="none" w:sz="0" w:space="0" w:color="auto"/>
            <w:left w:val="none" w:sz="0" w:space="0" w:color="auto"/>
            <w:bottom w:val="none" w:sz="0" w:space="0" w:color="auto"/>
            <w:right w:val="none" w:sz="0" w:space="0" w:color="auto"/>
          </w:divBdr>
        </w:div>
        <w:div w:id="216429329">
          <w:marLeft w:val="480"/>
          <w:marRight w:val="0"/>
          <w:marTop w:val="0"/>
          <w:marBottom w:val="0"/>
          <w:divBdr>
            <w:top w:val="none" w:sz="0" w:space="0" w:color="auto"/>
            <w:left w:val="none" w:sz="0" w:space="0" w:color="auto"/>
            <w:bottom w:val="none" w:sz="0" w:space="0" w:color="auto"/>
            <w:right w:val="none" w:sz="0" w:space="0" w:color="auto"/>
          </w:divBdr>
        </w:div>
        <w:div w:id="107938032">
          <w:marLeft w:val="480"/>
          <w:marRight w:val="0"/>
          <w:marTop w:val="0"/>
          <w:marBottom w:val="0"/>
          <w:divBdr>
            <w:top w:val="none" w:sz="0" w:space="0" w:color="auto"/>
            <w:left w:val="none" w:sz="0" w:space="0" w:color="auto"/>
            <w:bottom w:val="none" w:sz="0" w:space="0" w:color="auto"/>
            <w:right w:val="none" w:sz="0" w:space="0" w:color="auto"/>
          </w:divBdr>
        </w:div>
        <w:div w:id="241649769">
          <w:marLeft w:val="480"/>
          <w:marRight w:val="0"/>
          <w:marTop w:val="0"/>
          <w:marBottom w:val="0"/>
          <w:divBdr>
            <w:top w:val="none" w:sz="0" w:space="0" w:color="auto"/>
            <w:left w:val="none" w:sz="0" w:space="0" w:color="auto"/>
            <w:bottom w:val="none" w:sz="0" w:space="0" w:color="auto"/>
            <w:right w:val="none" w:sz="0" w:space="0" w:color="auto"/>
          </w:divBdr>
        </w:div>
        <w:div w:id="62607611">
          <w:marLeft w:val="480"/>
          <w:marRight w:val="0"/>
          <w:marTop w:val="0"/>
          <w:marBottom w:val="0"/>
          <w:divBdr>
            <w:top w:val="none" w:sz="0" w:space="0" w:color="auto"/>
            <w:left w:val="none" w:sz="0" w:space="0" w:color="auto"/>
            <w:bottom w:val="none" w:sz="0" w:space="0" w:color="auto"/>
            <w:right w:val="none" w:sz="0" w:space="0" w:color="auto"/>
          </w:divBdr>
        </w:div>
        <w:div w:id="1240865487">
          <w:marLeft w:val="480"/>
          <w:marRight w:val="0"/>
          <w:marTop w:val="0"/>
          <w:marBottom w:val="0"/>
          <w:divBdr>
            <w:top w:val="none" w:sz="0" w:space="0" w:color="auto"/>
            <w:left w:val="none" w:sz="0" w:space="0" w:color="auto"/>
            <w:bottom w:val="none" w:sz="0" w:space="0" w:color="auto"/>
            <w:right w:val="none" w:sz="0" w:space="0" w:color="auto"/>
          </w:divBdr>
        </w:div>
        <w:div w:id="2067877867">
          <w:marLeft w:val="480"/>
          <w:marRight w:val="0"/>
          <w:marTop w:val="0"/>
          <w:marBottom w:val="0"/>
          <w:divBdr>
            <w:top w:val="none" w:sz="0" w:space="0" w:color="auto"/>
            <w:left w:val="none" w:sz="0" w:space="0" w:color="auto"/>
            <w:bottom w:val="none" w:sz="0" w:space="0" w:color="auto"/>
            <w:right w:val="none" w:sz="0" w:space="0" w:color="auto"/>
          </w:divBdr>
        </w:div>
        <w:div w:id="120921577">
          <w:marLeft w:val="480"/>
          <w:marRight w:val="0"/>
          <w:marTop w:val="0"/>
          <w:marBottom w:val="0"/>
          <w:divBdr>
            <w:top w:val="none" w:sz="0" w:space="0" w:color="auto"/>
            <w:left w:val="none" w:sz="0" w:space="0" w:color="auto"/>
            <w:bottom w:val="none" w:sz="0" w:space="0" w:color="auto"/>
            <w:right w:val="none" w:sz="0" w:space="0" w:color="auto"/>
          </w:divBdr>
        </w:div>
        <w:div w:id="269557320">
          <w:marLeft w:val="480"/>
          <w:marRight w:val="0"/>
          <w:marTop w:val="0"/>
          <w:marBottom w:val="0"/>
          <w:divBdr>
            <w:top w:val="none" w:sz="0" w:space="0" w:color="auto"/>
            <w:left w:val="none" w:sz="0" w:space="0" w:color="auto"/>
            <w:bottom w:val="none" w:sz="0" w:space="0" w:color="auto"/>
            <w:right w:val="none" w:sz="0" w:space="0" w:color="auto"/>
          </w:divBdr>
        </w:div>
        <w:div w:id="799305904">
          <w:marLeft w:val="480"/>
          <w:marRight w:val="0"/>
          <w:marTop w:val="0"/>
          <w:marBottom w:val="0"/>
          <w:divBdr>
            <w:top w:val="none" w:sz="0" w:space="0" w:color="auto"/>
            <w:left w:val="none" w:sz="0" w:space="0" w:color="auto"/>
            <w:bottom w:val="none" w:sz="0" w:space="0" w:color="auto"/>
            <w:right w:val="none" w:sz="0" w:space="0" w:color="auto"/>
          </w:divBdr>
        </w:div>
        <w:div w:id="1264723219">
          <w:marLeft w:val="480"/>
          <w:marRight w:val="0"/>
          <w:marTop w:val="0"/>
          <w:marBottom w:val="0"/>
          <w:divBdr>
            <w:top w:val="none" w:sz="0" w:space="0" w:color="auto"/>
            <w:left w:val="none" w:sz="0" w:space="0" w:color="auto"/>
            <w:bottom w:val="none" w:sz="0" w:space="0" w:color="auto"/>
            <w:right w:val="none" w:sz="0" w:space="0" w:color="auto"/>
          </w:divBdr>
        </w:div>
        <w:div w:id="1339891493">
          <w:marLeft w:val="480"/>
          <w:marRight w:val="0"/>
          <w:marTop w:val="0"/>
          <w:marBottom w:val="0"/>
          <w:divBdr>
            <w:top w:val="none" w:sz="0" w:space="0" w:color="auto"/>
            <w:left w:val="none" w:sz="0" w:space="0" w:color="auto"/>
            <w:bottom w:val="none" w:sz="0" w:space="0" w:color="auto"/>
            <w:right w:val="none" w:sz="0" w:space="0" w:color="auto"/>
          </w:divBdr>
        </w:div>
      </w:divsChild>
    </w:div>
    <w:div w:id="1673797766">
      <w:bodyDiv w:val="1"/>
      <w:marLeft w:val="0"/>
      <w:marRight w:val="0"/>
      <w:marTop w:val="0"/>
      <w:marBottom w:val="0"/>
      <w:divBdr>
        <w:top w:val="none" w:sz="0" w:space="0" w:color="auto"/>
        <w:left w:val="none" w:sz="0" w:space="0" w:color="auto"/>
        <w:bottom w:val="none" w:sz="0" w:space="0" w:color="auto"/>
        <w:right w:val="none" w:sz="0" w:space="0" w:color="auto"/>
      </w:divBdr>
    </w:div>
    <w:div w:id="1673870035">
      <w:bodyDiv w:val="1"/>
      <w:marLeft w:val="0"/>
      <w:marRight w:val="0"/>
      <w:marTop w:val="0"/>
      <w:marBottom w:val="0"/>
      <w:divBdr>
        <w:top w:val="none" w:sz="0" w:space="0" w:color="auto"/>
        <w:left w:val="none" w:sz="0" w:space="0" w:color="auto"/>
        <w:bottom w:val="none" w:sz="0" w:space="0" w:color="auto"/>
        <w:right w:val="none" w:sz="0" w:space="0" w:color="auto"/>
      </w:divBdr>
    </w:div>
    <w:div w:id="1674650560">
      <w:bodyDiv w:val="1"/>
      <w:marLeft w:val="0"/>
      <w:marRight w:val="0"/>
      <w:marTop w:val="0"/>
      <w:marBottom w:val="0"/>
      <w:divBdr>
        <w:top w:val="none" w:sz="0" w:space="0" w:color="auto"/>
        <w:left w:val="none" w:sz="0" w:space="0" w:color="auto"/>
        <w:bottom w:val="none" w:sz="0" w:space="0" w:color="auto"/>
        <w:right w:val="none" w:sz="0" w:space="0" w:color="auto"/>
      </w:divBdr>
    </w:div>
    <w:div w:id="1674843669">
      <w:bodyDiv w:val="1"/>
      <w:marLeft w:val="0"/>
      <w:marRight w:val="0"/>
      <w:marTop w:val="0"/>
      <w:marBottom w:val="0"/>
      <w:divBdr>
        <w:top w:val="none" w:sz="0" w:space="0" w:color="auto"/>
        <w:left w:val="none" w:sz="0" w:space="0" w:color="auto"/>
        <w:bottom w:val="none" w:sz="0" w:space="0" w:color="auto"/>
        <w:right w:val="none" w:sz="0" w:space="0" w:color="auto"/>
      </w:divBdr>
    </w:div>
    <w:div w:id="1675261046">
      <w:bodyDiv w:val="1"/>
      <w:marLeft w:val="0"/>
      <w:marRight w:val="0"/>
      <w:marTop w:val="0"/>
      <w:marBottom w:val="0"/>
      <w:divBdr>
        <w:top w:val="none" w:sz="0" w:space="0" w:color="auto"/>
        <w:left w:val="none" w:sz="0" w:space="0" w:color="auto"/>
        <w:bottom w:val="none" w:sz="0" w:space="0" w:color="auto"/>
        <w:right w:val="none" w:sz="0" w:space="0" w:color="auto"/>
      </w:divBdr>
    </w:div>
    <w:div w:id="1675374799">
      <w:bodyDiv w:val="1"/>
      <w:marLeft w:val="0"/>
      <w:marRight w:val="0"/>
      <w:marTop w:val="0"/>
      <w:marBottom w:val="0"/>
      <w:divBdr>
        <w:top w:val="none" w:sz="0" w:space="0" w:color="auto"/>
        <w:left w:val="none" w:sz="0" w:space="0" w:color="auto"/>
        <w:bottom w:val="none" w:sz="0" w:space="0" w:color="auto"/>
        <w:right w:val="none" w:sz="0" w:space="0" w:color="auto"/>
      </w:divBdr>
    </w:div>
    <w:div w:id="1675843589">
      <w:bodyDiv w:val="1"/>
      <w:marLeft w:val="0"/>
      <w:marRight w:val="0"/>
      <w:marTop w:val="0"/>
      <w:marBottom w:val="0"/>
      <w:divBdr>
        <w:top w:val="none" w:sz="0" w:space="0" w:color="auto"/>
        <w:left w:val="none" w:sz="0" w:space="0" w:color="auto"/>
        <w:bottom w:val="none" w:sz="0" w:space="0" w:color="auto"/>
        <w:right w:val="none" w:sz="0" w:space="0" w:color="auto"/>
      </w:divBdr>
    </w:div>
    <w:div w:id="1676569971">
      <w:bodyDiv w:val="1"/>
      <w:marLeft w:val="0"/>
      <w:marRight w:val="0"/>
      <w:marTop w:val="0"/>
      <w:marBottom w:val="0"/>
      <w:divBdr>
        <w:top w:val="none" w:sz="0" w:space="0" w:color="auto"/>
        <w:left w:val="none" w:sz="0" w:space="0" w:color="auto"/>
        <w:bottom w:val="none" w:sz="0" w:space="0" w:color="auto"/>
        <w:right w:val="none" w:sz="0" w:space="0" w:color="auto"/>
      </w:divBdr>
    </w:div>
    <w:div w:id="1677265897">
      <w:bodyDiv w:val="1"/>
      <w:marLeft w:val="0"/>
      <w:marRight w:val="0"/>
      <w:marTop w:val="0"/>
      <w:marBottom w:val="0"/>
      <w:divBdr>
        <w:top w:val="none" w:sz="0" w:space="0" w:color="auto"/>
        <w:left w:val="none" w:sz="0" w:space="0" w:color="auto"/>
        <w:bottom w:val="none" w:sz="0" w:space="0" w:color="auto"/>
        <w:right w:val="none" w:sz="0" w:space="0" w:color="auto"/>
      </w:divBdr>
      <w:divsChild>
        <w:div w:id="883521426">
          <w:marLeft w:val="640"/>
          <w:marRight w:val="0"/>
          <w:marTop w:val="0"/>
          <w:marBottom w:val="0"/>
          <w:divBdr>
            <w:top w:val="none" w:sz="0" w:space="0" w:color="auto"/>
            <w:left w:val="none" w:sz="0" w:space="0" w:color="auto"/>
            <w:bottom w:val="none" w:sz="0" w:space="0" w:color="auto"/>
            <w:right w:val="none" w:sz="0" w:space="0" w:color="auto"/>
          </w:divBdr>
        </w:div>
        <w:div w:id="969818702">
          <w:marLeft w:val="640"/>
          <w:marRight w:val="0"/>
          <w:marTop w:val="0"/>
          <w:marBottom w:val="0"/>
          <w:divBdr>
            <w:top w:val="none" w:sz="0" w:space="0" w:color="auto"/>
            <w:left w:val="none" w:sz="0" w:space="0" w:color="auto"/>
            <w:bottom w:val="none" w:sz="0" w:space="0" w:color="auto"/>
            <w:right w:val="none" w:sz="0" w:space="0" w:color="auto"/>
          </w:divBdr>
        </w:div>
        <w:div w:id="1275284572">
          <w:marLeft w:val="640"/>
          <w:marRight w:val="0"/>
          <w:marTop w:val="0"/>
          <w:marBottom w:val="0"/>
          <w:divBdr>
            <w:top w:val="none" w:sz="0" w:space="0" w:color="auto"/>
            <w:left w:val="none" w:sz="0" w:space="0" w:color="auto"/>
            <w:bottom w:val="none" w:sz="0" w:space="0" w:color="auto"/>
            <w:right w:val="none" w:sz="0" w:space="0" w:color="auto"/>
          </w:divBdr>
        </w:div>
        <w:div w:id="2097627755">
          <w:marLeft w:val="640"/>
          <w:marRight w:val="0"/>
          <w:marTop w:val="0"/>
          <w:marBottom w:val="0"/>
          <w:divBdr>
            <w:top w:val="none" w:sz="0" w:space="0" w:color="auto"/>
            <w:left w:val="none" w:sz="0" w:space="0" w:color="auto"/>
            <w:bottom w:val="none" w:sz="0" w:space="0" w:color="auto"/>
            <w:right w:val="none" w:sz="0" w:space="0" w:color="auto"/>
          </w:divBdr>
        </w:div>
        <w:div w:id="227957044">
          <w:marLeft w:val="640"/>
          <w:marRight w:val="0"/>
          <w:marTop w:val="0"/>
          <w:marBottom w:val="0"/>
          <w:divBdr>
            <w:top w:val="none" w:sz="0" w:space="0" w:color="auto"/>
            <w:left w:val="none" w:sz="0" w:space="0" w:color="auto"/>
            <w:bottom w:val="none" w:sz="0" w:space="0" w:color="auto"/>
            <w:right w:val="none" w:sz="0" w:space="0" w:color="auto"/>
          </w:divBdr>
        </w:div>
        <w:div w:id="825169668">
          <w:marLeft w:val="640"/>
          <w:marRight w:val="0"/>
          <w:marTop w:val="0"/>
          <w:marBottom w:val="0"/>
          <w:divBdr>
            <w:top w:val="none" w:sz="0" w:space="0" w:color="auto"/>
            <w:left w:val="none" w:sz="0" w:space="0" w:color="auto"/>
            <w:bottom w:val="none" w:sz="0" w:space="0" w:color="auto"/>
            <w:right w:val="none" w:sz="0" w:space="0" w:color="auto"/>
          </w:divBdr>
        </w:div>
        <w:div w:id="121385924">
          <w:marLeft w:val="640"/>
          <w:marRight w:val="0"/>
          <w:marTop w:val="0"/>
          <w:marBottom w:val="0"/>
          <w:divBdr>
            <w:top w:val="none" w:sz="0" w:space="0" w:color="auto"/>
            <w:left w:val="none" w:sz="0" w:space="0" w:color="auto"/>
            <w:bottom w:val="none" w:sz="0" w:space="0" w:color="auto"/>
            <w:right w:val="none" w:sz="0" w:space="0" w:color="auto"/>
          </w:divBdr>
        </w:div>
        <w:div w:id="2058309866">
          <w:marLeft w:val="640"/>
          <w:marRight w:val="0"/>
          <w:marTop w:val="0"/>
          <w:marBottom w:val="0"/>
          <w:divBdr>
            <w:top w:val="none" w:sz="0" w:space="0" w:color="auto"/>
            <w:left w:val="none" w:sz="0" w:space="0" w:color="auto"/>
            <w:bottom w:val="none" w:sz="0" w:space="0" w:color="auto"/>
            <w:right w:val="none" w:sz="0" w:space="0" w:color="auto"/>
          </w:divBdr>
        </w:div>
        <w:div w:id="1383601304">
          <w:marLeft w:val="640"/>
          <w:marRight w:val="0"/>
          <w:marTop w:val="0"/>
          <w:marBottom w:val="0"/>
          <w:divBdr>
            <w:top w:val="none" w:sz="0" w:space="0" w:color="auto"/>
            <w:left w:val="none" w:sz="0" w:space="0" w:color="auto"/>
            <w:bottom w:val="none" w:sz="0" w:space="0" w:color="auto"/>
            <w:right w:val="none" w:sz="0" w:space="0" w:color="auto"/>
          </w:divBdr>
        </w:div>
        <w:div w:id="475033894">
          <w:marLeft w:val="640"/>
          <w:marRight w:val="0"/>
          <w:marTop w:val="0"/>
          <w:marBottom w:val="0"/>
          <w:divBdr>
            <w:top w:val="none" w:sz="0" w:space="0" w:color="auto"/>
            <w:left w:val="none" w:sz="0" w:space="0" w:color="auto"/>
            <w:bottom w:val="none" w:sz="0" w:space="0" w:color="auto"/>
            <w:right w:val="none" w:sz="0" w:space="0" w:color="auto"/>
          </w:divBdr>
        </w:div>
        <w:div w:id="1764036745">
          <w:marLeft w:val="640"/>
          <w:marRight w:val="0"/>
          <w:marTop w:val="0"/>
          <w:marBottom w:val="0"/>
          <w:divBdr>
            <w:top w:val="none" w:sz="0" w:space="0" w:color="auto"/>
            <w:left w:val="none" w:sz="0" w:space="0" w:color="auto"/>
            <w:bottom w:val="none" w:sz="0" w:space="0" w:color="auto"/>
            <w:right w:val="none" w:sz="0" w:space="0" w:color="auto"/>
          </w:divBdr>
        </w:div>
        <w:div w:id="1901358358">
          <w:marLeft w:val="640"/>
          <w:marRight w:val="0"/>
          <w:marTop w:val="0"/>
          <w:marBottom w:val="0"/>
          <w:divBdr>
            <w:top w:val="none" w:sz="0" w:space="0" w:color="auto"/>
            <w:left w:val="none" w:sz="0" w:space="0" w:color="auto"/>
            <w:bottom w:val="none" w:sz="0" w:space="0" w:color="auto"/>
            <w:right w:val="none" w:sz="0" w:space="0" w:color="auto"/>
          </w:divBdr>
        </w:div>
        <w:div w:id="2132160890">
          <w:marLeft w:val="640"/>
          <w:marRight w:val="0"/>
          <w:marTop w:val="0"/>
          <w:marBottom w:val="0"/>
          <w:divBdr>
            <w:top w:val="none" w:sz="0" w:space="0" w:color="auto"/>
            <w:left w:val="none" w:sz="0" w:space="0" w:color="auto"/>
            <w:bottom w:val="none" w:sz="0" w:space="0" w:color="auto"/>
            <w:right w:val="none" w:sz="0" w:space="0" w:color="auto"/>
          </w:divBdr>
        </w:div>
        <w:div w:id="462623503">
          <w:marLeft w:val="640"/>
          <w:marRight w:val="0"/>
          <w:marTop w:val="0"/>
          <w:marBottom w:val="0"/>
          <w:divBdr>
            <w:top w:val="none" w:sz="0" w:space="0" w:color="auto"/>
            <w:left w:val="none" w:sz="0" w:space="0" w:color="auto"/>
            <w:bottom w:val="none" w:sz="0" w:space="0" w:color="auto"/>
            <w:right w:val="none" w:sz="0" w:space="0" w:color="auto"/>
          </w:divBdr>
        </w:div>
        <w:div w:id="1131020598">
          <w:marLeft w:val="640"/>
          <w:marRight w:val="0"/>
          <w:marTop w:val="0"/>
          <w:marBottom w:val="0"/>
          <w:divBdr>
            <w:top w:val="none" w:sz="0" w:space="0" w:color="auto"/>
            <w:left w:val="none" w:sz="0" w:space="0" w:color="auto"/>
            <w:bottom w:val="none" w:sz="0" w:space="0" w:color="auto"/>
            <w:right w:val="none" w:sz="0" w:space="0" w:color="auto"/>
          </w:divBdr>
        </w:div>
        <w:div w:id="2002460332">
          <w:marLeft w:val="640"/>
          <w:marRight w:val="0"/>
          <w:marTop w:val="0"/>
          <w:marBottom w:val="0"/>
          <w:divBdr>
            <w:top w:val="none" w:sz="0" w:space="0" w:color="auto"/>
            <w:left w:val="none" w:sz="0" w:space="0" w:color="auto"/>
            <w:bottom w:val="none" w:sz="0" w:space="0" w:color="auto"/>
            <w:right w:val="none" w:sz="0" w:space="0" w:color="auto"/>
          </w:divBdr>
        </w:div>
        <w:div w:id="1050687600">
          <w:marLeft w:val="640"/>
          <w:marRight w:val="0"/>
          <w:marTop w:val="0"/>
          <w:marBottom w:val="0"/>
          <w:divBdr>
            <w:top w:val="none" w:sz="0" w:space="0" w:color="auto"/>
            <w:left w:val="none" w:sz="0" w:space="0" w:color="auto"/>
            <w:bottom w:val="none" w:sz="0" w:space="0" w:color="auto"/>
            <w:right w:val="none" w:sz="0" w:space="0" w:color="auto"/>
          </w:divBdr>
        </w:div>
        <w:div w:id="1029061094">
          <w:marLeft w:val="640"/>
          <w:marRight w:val="0"/>
          <w:marTop w:val="0"/>
          <w:marBottom w:val="0"/>
          <w:divBdr>
            <w:top w:val="none" w:sz="0" w:space="0" w:color="auto"/>
            <w:left w:val="none" w:sz="0" w:space="0" w:color="auto"/>
            <w:bottom w:val="none" w:sz="0" w:space="0" w:color="auto"/>
            <w:right w:val="none" w:sz="0" w:space="0" w:color="auto"/>
          </w:divBdr>
        </w:div>
        <w:div w:id="1422486840">
          <w:marLeft w:val="640"/>
          <w:marRight w:val="0"/>
          <w:marTop w:val="0"/>
          <w:marBottom w:val="0"/>
          <w:divBdr>
            <w:top w:val="none" w:sz="0" w:space="0" w:color="auto"/>
            <w:left w:val="none" w:sz="0" w:space="0" w:color="auto"/>
            <w:bottom w:val="none" w:sz="0" w:space="0" w:color="auto"/>
            <w:right w:val="none" w:sz="0" w:space="0" w:color="auto"/>
          </w:divBdr>
        </w:div>
        <w:div w:id="559512248">
          <w:marLeft w:val="640"/>
          <w:marRight w:val="0"/>
          <w:marTop w:val="0"/>
          <w:marBottom w:val="0"/>
          <w:divBdr>
            <w:top w:val="none" w:sz="0" w:space="0" w:color="auto"/>
            <w:left w:val="none" w:sz="0" w:space="0" w:color="auto"/>
            <w:bottom w:val="none" w:sz="0" w:space="0" w:color="auto"/>
            <w:right w:val="none" w:sz="0" w:space="0" w:color="auto"/>
          </w:divBdr>
        </w:div>
        <w:div w:id="47726215">
          <w:marLeft w:val="640"/>
          <w:marRight w:val="0"/>
          <w:marTop w:val="0"/>
          <w:marBottom w:val="0"/>
          <w:divBdr>
            <w:top w:val="none" w:sz="0" w:space="0" w:color="auto"/>
            <w:left w:val="none" w:sz="0" w:space="0" w:color="auto"/>
            <w:bottom w:val="none" w:sz="0" w:space="0" w:color="auto"/>
            <w:right w:val="none" w:sz="0" w:space="0" w:color="auto"/>
          </w:divBdr>
        </w:div>
        <w:div w:id="1620144497">
          <w:marLeft w:val="640"/>
          <w:marRight w:val="0"/>
          <w:marTop w:val="0"/>
          <w:marBottom w:val="0"/>
          <w:divBdr>
            <w:top w:val="none" w:sz="0" w:space="0" w:color="auto"/>
            <w:left w:val="none" w:sz="0" w:space="0" w:color="auto"/>
            <w:bottom w:val="none" w:sz="0" w:space="0" w:color="auto"/>
            <w:right w:val="none" w:sz="0" w:space="0" w:color="auto"/>
          </w:divBdr>
        </w:div>
        <w:div w:id="629826145">
          <w:marLeft w:val="640"/>
          <w:marRight w:val="0"/>
          <w:marTop w:val="0"/>
          <w:marBottom w:val="0"/>
          <w:divBdr>
            <w:top w:val="none" w:sz="0" w:space="0" w:color="auto"/>
            <w:left w:val="none" w:sz="0" w:space="0" w:color="auto"/>
            <w:bottom w:val="none" w:sz="0" w:space="0" w:color="auto"/>
            <w:right w:val="none" w:sz="0" w:space="0" w:color="auto"/>
          </w:divBdr>
        </w:div>
        <w:div w:id="1061754843">
          <w:marLeft w:val="640"/>
          <w:marRight w:val="0"/>
          <w:marTop w:val="0"/>
          <w:marBottom w:val="0"/>
          <w:divBdr>
            <w:top w:val="none" w:sz="0" w:space="0" w:color="auto"/>
            <w:left w:val="none" w:sz="0" w:space="0" w:color="auto"/>
            <w:bottom w:val="none" w:sz="0" w:space="0" w:color="auto"/>
            <w:right w:val="none" w:sz="0" w:space="0" w:color="auto"/>
          </w:divBdr>
        </w:div>
        <w:div w:id="719786590">
          <w:marLeft w:val="640"/>
          <w:marRight w:val="0"/>
          <w:marTop w:val="0"/>
          <w:marBottom w:val="0"/>
          <w:divBdr>
            <w:top w:val="none" w:sz="0" w:space="0" w:color="auto"/>
            <w:left w:val="none" w:sz="0" w:space="0" w:color="auto"/>
            <w:bottom w:val="none" w:sz="0" w:space="0" w:color="auto"/>
            <w:right w:val="none" w:sz="0" w:space="0" w:color="auto"/>
          </w:divBdr>
        </w:div>
        <w:div w:id="526450771">
          <w:marLeft w:val="640"/>
          <w:marRight w:val="0"/>
          <w:marTop w:val="0"/>
          <w:marBottom w:val="0"/>
          <w:divBdr>
            <w:top w:val="none" w:sz="0" w:space="0" w:color="auto"/>
            <w:left w:val="none" w:sz="0" w:space="0" w:color="auto"/>
            <w:bottom w:val="none" w:sz="0" w:space="0" w:color="auto"/>
            <w:right w:val="none" w:sz="0" w:space="0" w:color="auto"/>
          </w:divBdr>
        </w:div>
        <w:div w:id="1788503982">
          <w:marLeft w:val="640"/>
          <w:marRight w:val="0"/>
          <w:marTop w:val="0"/>
          <w:marBottom w:val="0"/>
          <w:divBdr>
            <w:top w:val="none" w:sz="0" w:space="0" w:color="auto"/>
            <w:left w:val="none" w:sz="0" w:space="0" w:color="auto"/>
            <w:bottom w:val="none" w:sz="0" w:space="0" w:color="auto"/>
            <w:right w:val="none" w:sz="0" w:space="0" w:color="auto"/>
          </w:divBdr>
        </w:div>
        <w:div w:id="542525980">
          <w:marLeft w:val="640"/>
          <w:marRight w:val="0"/>
          <w:marTop w:val="0"/>
          <w:marBottom w:val="0"/>
          <w:divBdr>
            <w:top w:val="none" w:sz="0" w:space="0" w:color="auto"/>
            <w:left w:val="none" w:sz="0" w:space="0" w:color="auto"/>
            <w:bottom w:val="none" w:sz="0" w:space="0" w:color="auto"/>
            <w:right w:val="none" w:sz="0" w:space="0" w:color="auto"/>
          </w:divBdr>
        </w:div>
        <w:div w:id="1106925150">
          <w:marLeft w:val="640"/>
          <w:marRight w:val="0"/>
          <w:marTop w:val="0"/>
          <w:marBottom w:val="0"/>
          <w:divBdr>
            <w:top w:val="none" w:sz="0" w:space="0" w:color="auto"/>
            <w:left w:val="none" w:sz="0" w:space="0" w:color="auto"/>
            <w:bottom w:val="none" w:sz="0" w:space="0" w:color="auto"/>
            <w:right w:val="none" w:sz="0" w:space="0" w:color="auto"/>
          </w:divBdr>
        </w:div>
      </w:divsChild>
    </w:div>
    <w:div w:id="1677269136">
      <w:bodyDiv w:val="1"/>
      <w:marLeft w:val="0"/>
      <w:marRight w:val="0"/>
      <w:marTop w:val="0"/>
      <w:marBottom w:val="0"/>
      <w:divBdr>
        <w:top w:val="none" w:sz="0" w:space="0" w:color="auto"/>
        <w:left w:val="none" w:sz="0" w:space="0" w:color="auto"/>
        <w:bottom w:val="none" w:sz="0" w:space="0" w:color="auto"/>
        <w:right w:val="none" w:sz="0" w:space="0" w:color="auto"/>
      </w:divBdr>
    </w:div>
    <w:div w:id="1678069362">
      <w:bodyDiv w:val="1"/>
      <w:marLeft w:val="0"/>
      <w:marRight w:val="0"/>
      <w:marTop w:val="0"/>
      <w:marBottom w:val="0"/>
      <w:divBdr>
        <w:top w:val="none" w:sz="0" w:space="0" w:color="auto"/>
        <w:left w:val="none" w:sz="0" w:space="0" w:color="auto"/>
        <w:bottom w:val="none" w:sz="0" w:space="0" w:color="auto"/>
        <w:right w:val="none" w:sz="0" w:space="0" w:color="auto"/>
      </w:divBdr>
    </w:div>
    <w:div w:id="1678312132">
      <w:bodyDiv w:val="1"/>
      <w:marLeft w:val="0"/>
      <w:marRight w:val="0"/>
      <w:marTop w:val="0"/>
      <w:marBottom w:val="0"/>
      <w:divBdr>
        <w:top w:val="none" w:sz="0" w:space="0" w:color="auto"/>
        <w:left w:val="none" w:sz="0" w:space="0" w:color="auto"/>
        <w:bottom w:val="none" w:sz="0" w:space="0" w:color="auto"/>
        <w:right w:val="none" w:sz="0" w:space="0" w:color="auto"/>
      </w:divBdr>
    </w:div>
    <w:div w:id="1679038011">
      <w:bodyDiv w:val="1"/>
      <w:marLeft w:val="0"/>
      <w:marRight w:val="0"/>
      <w:marTop w:val="0"/>
      <w:marBottom w:val="0"/>
      <w:divBdr>
        <w:top w:val="none" w:sz="0" w:space="0" w:color="auto"/>
        <w:left w:val="none" w:sz="0" w:space="0" w:color="auto"/>
        <w:bottom w:val="none" w:sz="0" w:space="0" w:color="auto"/>
        <w:right w:val="none" w:sz="0" w:space="0" w:color="auto"/>
      </w:divBdr>
    </w:div>
    <w:div w:id="1679696223">
      <w:bodyDiv w:val="1"/>
      <w:marLeft w:val="0"/>
      <w:marRight w:val="0"/>
      <w:marTop w:val="0"/>
      <w:marBottom w:val="0"/>
      <w:divBdr>
        <w:top w:val="none" w:sz="0" w:space="0" w:color="auto"/>
        <w:left w:val="none" w:sz="0" w:space="0" w:color="auto"/>
        <w:bottom w:val="none" w:sz="0" w:space="0" w:color="auto"/>
        <w:right w:val="none" w:sz="0" w:space="0" w:color="auto"/>
      </w:divBdr>
    </w:div>
    <w:div w:id="1679968161">
      <w:bodyDiv w:val="1"/>
      <w:marLeft w:val="0"/>
      <w:marRight w:val="0"/>
      <w:marTop w:val="0"/>
      <w:marBottom w:val="0"/>
      <w:divBdr>
        <w:top w:val="none" w:sz="0" w:space="0" w:color="auto"/>
        <w:left w:val="none" w:sz="0" w:space="0" w:color="auto"/>
        <w:bottom w:val="none" w:sz="0" w:space="0" w:color="auto"/>
        <w:right w:val="none" w:sz="0" w:space="0" w:color="auto"/>
      </w:divBdr>
    </w:div>
    <w:div w:id="1680235707">
      <w:bodyDiv w:val="1"/>
      <w:marLeft w:val="0"/>
      <w:marRight w:val="0"/>
      <w:marTop w:val="0"/>
      <w:marBottom w:val="0"/>
      <w:divBdr>
        <w:top w:val="none" w:sz="0" w:space="0" w:color="auto"/>
        <w:left w:val="none" w:sz="0" w:space="0" w:color="auto"/>
        <w:bottom w:val="none" w:sz="0" w:space="0" w:color="auto"/>
        <w:right w:val="none" w:sz="0" w:space="0" w:color="auto"/>
      </w:divBdr>
    </w:div>
    <w:div w:id="1680623978">
      <w:bodyDiv w:val="1"/>
      <w:marLeft w:val="0"/>
      <w:marRight w:val="0"/>
      <w:marTop w:val="0"/>
      <w:marBottom w:val="0"/>
      <w:divBdr>
        <w:top w:val="none" w:sz="0" w:space="0" w:color="auto"/>
        <w:left w:val="none" w:sz="0" w:space="0" w:color="auto"/>
        <w:bottom w:val="none" w:sz="0" w:space="0" w:color="auto"/>
        <w:right w:val="none" w:sz="0" w:space="0" w:color="auto"/>
      </w:divBdr>
    </w:div>
    <w:div w:id="1681009442">
      <w:bodyDiv w:val="1"/>
      <w:marLeft w:val="0"/>
      <w:marRight w:val="0"/>
      <w:marTop w:val="0"/>
      <w:marBottom w:val="0"/>
      <w:divBdr>
        <w:top w:val="none" w:sz="0" w:space="0" w:color="auto"/>
        <w:left w:val="none" w:sz="0" w:space="0" w:color="auto"/>
        <w:bottom w:val="none" w:sz="0" w:space="0" w:color="auto"/>
        <w:right w:val="none" w:sz="0" w:space="0" w:color="auto"/>
      </w:divBdr>
      <w:divsChild>
        <w:div w:id="476149642">
          <w:marLeft w:val="480"/>
          <w:marRight w:val="0"/>
          <w:marTop w:val="0"/>
          <w:marBottom w:val="0"/>
          <w:divBdr>
            <w:top w:val="none" w:sz="0" w:space="0" w:color="auto"/>
            <w:left w:val="none" w:sz="0" w:space="0" w:color="auto"/>
            <w:bottom w:val="none" w:sz="0" w:space="0" w:color="auto"/>
            <w:right w:val="none" w:sz="0" w:space="0" w:color="auto"/>
          </w:divBdr>
        </w:div>
        <w:div w:id="618031798">
          <w:marLeft w:val="480"/>
          <w:marRight w:val="0"/>
          <w:marTop w:val="0"/>
          <w:marBottom w:val="0"/>
          <w:divBdr>
            <w:top w:val="none" w:sz="0" w:space="0" w:color="auto"/>
            <w:left w:val="none" w:sz="0" w:space="0" w:color="auto"/>
            <w:bottom w:val="none" w:sz="0" w:space="0" w:color="auto"/>
            <w:right w:val="none" w:sz="0" w:space="0" w:color="auto"/>
          </w:divBdr>
        </w:div>
        <w:div w:id="1990016199">
          <w:marLeft w:val="480"/>
          <w:marRight w:val="0"/>
          <w:marTop w:val="0"/>
          <w:marBottom w:val="0"/>
          <w:divBdr>
            <w:top w:val="none" w:sz="0" w:space="0" w:color="auto"/>
            <w:left w:val="none" w:sz="0" w:space="0" w:color="auto"/>
            <w:bottom w:val="none" w:sz="0" w:space="0" w:color="auto"/>
            <w:right w:val="none" w:sz="0" w:space="0" w:color="auto"/>
          </w:divBdr>
        </w:div>
        <w:div w:id="963733536">
          <w:marLeft w:val="480"/>
          <w:marRight w:val="0"/>
          <w:marTop w:val="0"/>
          <w:marBottom w:val="0"/>
          <w:divBdr>
            <w:top w:val="none" w:sz="0" w:space="0" w:color="auto"/>
            <w:left w:val="none" w:sz="0" w:space="0" w:color="auto"/>
            <w:bottom w:val="none" w:sz="0" w:space="0" w:color="auto"/>
            <w:right w:val="none" w:sz="0" w:space="0" w:color="auto"/>
          </w:divBdr>
        </w:div>
        <w:div w:id="1019429985">
          <w:marLeft w:val="480"/>
          <w:marRight w:val="0"/>
          <w:marTop w:val="0"/>
          <w:marBottom w:val="0"/>
          <w:divBdr>
            <w:top w:val="none" w:sz="0" w:space="0" w:color="auto"/>
            <w:left w:val="none" w:sz="0" w:space="0" w:color="auto"/>
            <w:bottom w:val="none" w:sz="0" w:space="0" w:color="auto"/>
            <w:right w:val="none" w:sz="0" w:space="0" w:color="auto"/>
          </w:divBdr>
        </w:div>
        <w:div w:id="1823618428">
          <w:marLeft w:val="480"/>
          <w:marRight w:val="0"/>
          <w:marTop w:val="0"/>
          <w:marBottom w:val="0"/>
          <w:divBdr>
            <w:top w:val="none" w:sz="0" w:space="0" w:color="auto"/>
            <w:left w:val="none" w:sz="0" w:space="0" w:color="auto"/>
            <w:bottom w:val="none" w:sz="0" w:space="0" w:color="auto"/>
            <w:right w:val="none" w:sz="0" w:space="0" w:color="auto"/>
          </w:divBdr>
        </w:div>
        <w:div w:id="1912963056">
          <w:marLeft w:val="480"/>
          <w:marRight w:val="0"/>
          <w:marTop w:val="0"/>
          <w:marBottom w:val="0"/>
          <w:divBdr>
            <w:top w:val="none" w:sz="0" w:space="0" w:color="auto"/>
            <w:left w:val="none" w:sz="0" w:space="0" w:color="auto"/>
            <w:bottom w:val="none" w:sz="0" w:space="0" w:color="auto"/>
            <w:right w:val="none" w:sz="0" w:space="0" w:color="auto"/>
          </w:divBdr>
        </w:div>
        <w:div w:id="1292394633">
          <w:marLeft w:val="480"/>
          <w:marRight w:val="0"/>
          <w:marTop w:val="0"/>
          <w:marBottom w:val="0"/>
          <w:divBdr>
            <w:top w:val="none" w:sz="0" w:space="0" w:color="auto"/>
            <w:left w:val="none" w:sz="0" w:space="0" w:color="auto"/>
            <w:bottom w:val="none" w:sz="0" w:space="0" w:color="auto"/>
            <w:right w:val="none" w:sz="0" w:space="0" w:color="auto"/>
          </w:divBdr>
        </w:div>
        <w:div w:id="2146392250">
          <w:marLeft w:val="480"/>
          <w:marRight w:val="0"/>
          <w:marTop w:val="0"/>
          <w:marBottom w:val="0"/>
          <w:divBdr>
            <w:top w:val="none" w:sz="0" w:space="0" w:color="auto"/>
            <w:left w:val="none" w:sz="0" w:space="0" w:color="auto"/>
            <w:bottom w:val="none" w:sz="0" w:space="0" w:color="auto"/>
            <w:right w:val="none" w:sz="0" w:space="0" w:color="auto"/>
          </w:divBdr>
        </w:div>
        <w:div w:id="49505329">
          <w:marLeft w:val="480"/>
          <w:marRight w:val="0"/>
          <w:marTop w:val="0"/>
          <w:marBottom w:val="0"/>
          <w:divBdr>
            <w:top w:val="none" w:sz="0" w:space="0" w:color="auto"/>
            <w:left w:val="none" w:sz="0" w:space="0" w:color="auto"/>
            <w:bottom w:val="none" w:sz="0" w:space="0" w:color="auto"/>
            <w:right w:val="none" w:sz="0" w:space="0" w:color="auto"/>
          </w:divBdr>
        </w:div>
        <w:div w:id="1538663231">
          <w:marLeft w:val="480"/>
          <w:marRight w:val="0"/>
          <w:marTop w:val="0"/>
          <w:marBottom w:val="0"/>
          <w:divBdr>
            <w:top w:val="none" w:sz="0" w:space="0" w:color="auto"/>
            <w:left w:val="none" w:sz="0" w:space="0" w:color="auto"/>
            <w:bottom w:val="none" w:sz="0" w:space="0" w:color="auto"/>
            <w:right w:val="none" w:sz="0" w:space="0" w:color="auto"/>
          </w:divBdr>
        </w:div>
        <w:div w:id="859002900">
          <w:marLeft w:val="480"/>
          <w:marRight w:val="0"/>
          <w:marTop w:val="0"/>
          <w:marBottom w:val="0"/>
          <w:divBdr>
            <w:top w:val="none" w:sz="0" w:space="0" w:color="auto"/>
            <w:left w:val="none" w:sz="0" w:space="0" w:color="auto"/>
            <w:bottom w:val="none" w:sz="0" w:space="0" w:color="auto"/>
            <w:right w:val="none" w:sz="0" w:space="0" w:color="auto"/>
          </w:divBdr>
        </w:div>
        <w:div w:id="137189581">
          <w:marLeft w:val="480"/>
          <w:marRight w:val="0"/>
          <w:marTop w:val="0"/>
          <w:marBottom w:val="0"/>
          <w:divBdr>
            <w:top w:val="none" w:sz="0" w:space="0" w:color="auto"/>
            <w:left w:val="none" w:sz="0" w:space="0" w:color="auto"/>
            <w:bottom w:val="none" w:sz="0" w:space="0" w:color="auto"/>
            <w:right w:val="none" w:sz="0" w:space="0" w:color="auto"/>
          </w:divBdr>
        </w:div>
        <w:div w:id="1182625952">
          <w:marLeft w:val="480"/>
          <w:marRight w:val="0"/>
          <w:marTop w:val="0"/>
          <w:marBottom w:val="0"/>
          <w:divBdr>
            <w:top w:val="none" w:sz="0" w:space="0" w:color="auto"/>
            <w:left w:val="none" w:sz="0" w:space="0" w:color="auto"/>
            <w:bottom w:val="none" w:sz="0" w:space="0" w:color="auto"/>
            <w:right w:val="none" w:sz="0" w:space="0" w:color="auto"/>
          </w:divBdr>
        </w:div>
      </w:divsChild>
    </w:div>
    <w:div w:id="1681858910">
      <w:bodyDiv w:val="1"/>
      <w:marLeft w:val="0"/>
      <w:marRight w:val="0"/>
      <w:marTop w:val="0"/>
      <w:marBottom w:val="0"/>
      <w:divBdr>
        <w:top w:val="none" w:sz="0" w:space="0" w:color="auto"/>
        <w:left w:val="none" w:sz="0" w:space="0" w:color="auto"/>
        <w:bottom w:val="none" w:sz="0" w:space="0" w:color="auto"/>
        <w:right w:val="none" w:sz="0" w:space="0" w:color="auto"/>
      </w:divBdr>
    </w:div>
    <w:div w:id="1682508493">
      <w:bodyDiv w:val="1"/>
      <w:marLeft w:val="0"/>
      <w:marRight w:val="0"/>
      <w:marTop w:val="0"/>
      <w:marBottom w:val="0"/>
      <w:divBdr>
        <w:top w:val="none" w:sz="0" w:space="0" w:color="auto"/>
        <w:left w:val="none" w:sz="0" w:space="0" w:color="auto"/>
        <w:bottom w:val="none" w:sz="0" w:space="0" w:color="auto"/>
        <w:right w:val="none" w:sz="0" w:space="0" w:color="auto"/>
      </w:divBdr>
    </w:div>
    <w:div w:id="1682582603">
      <w:bodyDiv w:val="1"/>
      <w:marLeft w:val="0"/>
      <w:marRight w:val="0"/>
      <w:marTop w:val="0"/>
      <w:marBottom w:val="0"/>
      <w:divBdr>
        <w:top w:val="none" w:sz="0" w:space="0" w:color="auto"/>
        <w:left w:val="none" w:sz="0" w:space="0" w:color="auto"/>
        <w:bottom w:val="none" w:sz="0" w:space="0" w:color="auto"/>
        <w:right w:val="none" w:sz="0" w:space="0" w:color="auto"/>
      </w:divBdr>
    </w:div>
    <w:div w:id="1682704828">
      <w:bodyDiv w:val="1"/>
      <w:marLeft w:val="0"/>
      <w:marRight w:val="0"/>
      <w:marTop w:val="0"/>
      <w:marBottom w:val="0"/>
      <w:divBdr>
        <w:top w:val="none" w:sz="0" w:space="0" w:color="auto"/>
        <w:left w:val="none" w:sz="0" w:space="0" w:color="auto"/>
        <w:bottom w:val="none" w:sz="0" w:space="0" w:color="auto"/>
        <w:right w:val="none" w:sz="0" w:space="0" w:color="auto"/>
      </w:divBdr>
    </w:div>
    <w:div w:id="1682975542">
      <w:bodyDiv w:val="1"/>
      <w:marLeft w:val="0"/>
      <w:marRight w:val="0"/>
      <w:marTop w:val="0"/>
      <w:marBottom w:val="0"/>
      <w:divBdr>
        <w:top w:val="none" w:sz="0" w:space="0" w:color="auto"/>
        <w:left w:val="none" w:sz="0" w:space="0" w:color="auto"/>
        <w:bottom w:val="none" w:sz="0" w:space="0" w:color="auto"/>
        <w:right w:val="none" w:sz="0" w:space="0" w:color="auto"/>
      </w:divBdr>
    </w:div>
    <w:div w:id="1683245063">
      <w:bodyDiv w:val="1"/>
      <w:marLeft w:val="0"/>
      <w:marRight w:val="0"/>
      <w:marTop w:val="0"/>
      <w:marBottom w:val="0"/>
      <w:divBdr>
        <w:top w:val="none" w:sz="0" w:space="0" w:color="auto"/>
        <w:left w:val="none" w:sz="0" w:space="0" w:color="auto"/>
        <w:bottom w:val="none" w:sz="0" w:space="0" w:color="auto"/>
        <w:right w:val="none" w:sz="0" w:space="0" w:color="auto"/>
      </w:divBdr>
    </w:div>
    <w:div w:id="1683777539">
      <w:bodyDiv w:val="1"/>
      <w:marLeft w:val="0"/>
      <w:marRight w:val="0"/>
      <w:marTop w:val="0"/>
      <w:marBottom w:val="0"/>
      <w:divBdr>
        <w:top w:val="none" w:sz="0" w:space="0" w:color="auto"/>
        <w:left w:val="none" w:sz="0" w:space="0" w:color="auto"/>
        <w:bottom w:val="none" w:sz="0" w:space="0" w:color="auto"/>
        <w:right w:val="none" w:sz="0" w:space="0" w:color="auto"/>
      </w:divBdr>
    </w:div>
    <w:div w:id="1684018005">
      <w:bodyDiv w:val="1"/>
      <w:marLeft w:val="0"/>
      <w:marRight w:val="0"/>
      <w:marTop w:val="0"/>
      <w:marBottom w:val="0"/>
      <w:divBdr>
        <w:top w:val="none" w:sz="0" w:space="0" w:color="auto"/>
        <w:left w:val="none" w:sz="0" w:space="0" w:color="auto"/>
        <w:bottom w:val="none" w:sz="0" w:space="0" w:color="auto"/>
        <w:right w:val="none" w:sz="0" w:space="0" w:color="auto"/>
      </w:divBdr>
    </w:div>
    <w:div w:id="1684744599">
      <w:bodyDiv w:val="1"/>
      <w:marLeft w:val="0"/>
      <w:marRight w:val="0"/>
      <w:marTop w:val="0"/>
      <w:marBottom w:val="0"/>
      <w:divBdr>
        <w:top w:val="none" w:sz="0" w:space="0" w:color="auto"/>
        <w:left w:val="none" w:sz="0" w:space="0" w:color="auto"/>
        <w:bottom w:val="none" w:sz="0" w:space="0" w:color="auto"/>
        <w:right w:val="none" w:sz="0" w:space="0" w:color="auto"/>
      </w:divBdr>
    </w:div>
    <w:div w:id="1684892556">
      <w:bodyDiv w:val="1"/>
      <w:marLeft w:val="0"/>
      <w:marRight w:val="0"/>
      <w:marTop w:val="0"/>
      <w:marBottom w:val="0"/>
      <w:divBdr>
        <w:top w:val="none" w:sz="0" w:space="0" w:color="auto"/>
        <w:left w:val="none" w:sz="0" w:space="0" w:color="auto"/>
        <w:bottom w:val="none" w:sz="0" w:space="0" w:color="auto"/>
        <w:right w:val="none" w:sz="0" w:space="0" w:color="auto"/>
      </w:divBdr>
    </w:div>
    <w:div w:id="1685012556">
      <w:bodyDiv w:val="1"/>
      <w:marLeft w:val="0"/>
      <w:marRight w:val="0"/>
      <w:marTop w:val="0"/>
      <w:marBottom w:val="0"/>
      <w:divBdr>
        <w:top w:val="none" w:sz="0" w:space="0" w:color="auto"/>
        <w:left w:val="none" w:sz="0" w:space="0" w:color="auto"/>
        <w:bottom w:val="none" w:sz="0" w:space="0" w:color="auto"/>
        <w:right w:val="none" w:sz="0" w:space="0" w:color="auto"/>
      </w:divBdr>
    </w:div>
    <w:div w:id="1685206106">
      <w:bodyDiv w:val="1"/>
      <w:marLeft w:val="0"/>
      <w:marRight w:val="0"/>
      <w:marTop w:val="0"/>
      <w:marBottom w:val="0"/>
      <w:divBdr>
        <w:top w:val="none" w:sz="0" w:space="0" w:color="auto"/>
        <w:left w:val="none" w:sz="0" w:space="0" w:color="auto"/>
        <w:bottom w:val="none" w:sz="0" w:space="0" w:color="auto"/>
        <w:right w:val="none" w:sz="0" w:space="0" w:color="auto"/>
      </w:divBdr>
    </w:div>
    <w:div w:id="1685477752">
      <w:bodyDiv w:val="1"/>
      <w:marLeft w:val="0"/>
      <w:marRight w:val="0"/>
      <w:marTop w:val="0"/>
      <w:marBottom w:val="0"/>
      <w:divBdr>
        <w:top w:val="none" w:sz="0" w:space="0" w:color="auto"/>
        <w:left w:val="none" w:sz="0" w:space="0" w:color="auto"/>
        <w:bottom w:val="none" w:sz="0" w:space="0" w:color="auto"/>
        <w:right w:val="none" w:sz="0" w:space="0" w:color="auto"/>
      </w:divBdr>
    </w:div>
    <w:div w:id="1687291038">
      <w:bodyDiv w:val="1"/>
      <w:marLeft w:val="0"/>
      <w:marRight w:val="0"/>
      <w:marTop w:val="0"/>
      <w:marBottom w:val="0"/>
      <w:divBdr>
        <w:top w:val="none" w:sz="0" w:space="0" w:color="auto"/>
        <w:left w:val="none" w:sz="0" w:space="0" w:color="auto"/>
        <w:bottom w:val="none" w:sz="0" w:space="0" w:color="auto"/>
        <w:right w:val="none" w:sz="0" w:space="0" w:color="auto"/>
      </w:divBdr>
    </w:div>
    <w:div w:id="1687750100">
      <w:bodyDiv w:val="1"/>
      <w:marLeft w:val="0"/>
      <w:marRight w:val="0"/>
      <w:marTop w:val="0"/>
      <w:marBottom w:val="0"/>
      <w:divBdr>
        <w:top w:val="none" w:sz="0" w:space="0" w:color="auto"/>
        <w:left w:val="none" w:sz="0" w:space="0" w:color="auto"/>
        <w:bottom w:val="none" w:sz="0" w:space="0" w:color="auto"/>
        <w:right w:val="none" w:sz="0" w:space="0" w:color="auto"/>
      </w:divBdr>
    </w:div>
    <w:div w:id="1687755097">
      <w:bodyDiv w:val="1"/>
      <w:marLeft w:val="0"/>
      <w:marRight w:val="0"/>
      <w:marTop w:val="0"/>
      <w:marBottom w:val="0"/>
      <w:divBdr>
        <w:top w:val="none" w:sz="0" w:space="0" w:color="auto"/>
        <w:left w:val="none" w:sz="0" w:space="0" w:color="auto"/>
        <w:bottom w:val="none" w:sz="0" w:space="0" w:color="auto"/>
        <w:right w:val="none" w:sz="0" w:space="0" w:color="auto"/>
      </w:divBdr>
    </w:div>
    <w:div w:id="1687830872">
      <w:bodyDiv w:val="1"/>
      <w:marLeft w:val="0"/>
      <w:marRight w:val="0"/>
      <w:marTop w:val="0"/>
      <w:marBottom w:val="0"/>
      <w:divBdr>
        <w:top w:val="none" w:sz="0" w:space="0" w:color="auto"/>
        <w:left w:val="none" w:sz="0" w:space="0" w:color="auto"/>
        <w:bottom w:val="none" w:sz="0" w:space="0" w:color="auto"/>
        <w:right w:val="none" w:sz="0" w:space="0" w:color="auto"/>
      </w:divBdr>
    </w:div>
    <w:div w:id="1688829411">
      <w:bodyDiv w:val="1"/>
      <w:marLeft w:val="0"/>
      <w:marRight w:val="0"/>
      <w:marTop w:val="0"/>
      <w:marBottom w:val="0"/>
      <w:divBdr>
        <w:top w:val="none" w:sz="0" w:space="0" w:color="auto"/>
        <w:left w:val="none" w:sz="0" w:space="0" w:color="auto"/>
        <w:bottom w:val="none" w:sz="0" w:space="0" w:color="auto"/>
        <w:right w:val="none" w:sz="0" w:space="0" w:color="auto"/>
      </w:divBdr>
      <w:divsChild>
        <w:div w:id="2010063470">
          <w:marLeft w:val="480"/>
          <w:marRight w:val="0"/>
          <w:marTop w:val="0"/>
          <w:marBottom w:val="0"/>
          <w:divBdr>
            <w:top w:val="none" w:sz="0" w:space="0" w:color="auto"/>
            <w:left w:val="none" w:sz="0" w:space="0" w:color="auto"/>
            <w:bottom w:val="none" w:sz="0" w:space="0" w:color="auto"/>
            <w:right w:val="none" w:sz="0" w:space="0" w:color="auto"/>
          </w:divBdr>
        </w:div>
        <w:div w:id="1590233634">
          <w:marLeft w:val="480"/>
          <w:marRight w:val="0"/>
          <w:marTop w:val="0"/>
          <w:marBottom w:val="0"/>
          <w:divBdr>
            <w:top w:val="none" w:sz="0" w:space="0" w:color="auto"/>
            <w:left w:val="none" w:sz="0" w:space="0" w:color="auto"/>
            <w:bottom w:val="none" w:sz="0" w:space="0" w:color="auto"/>
            <w:right w:val="none" w:sz="0" w:space="0" w:color="auto"/>
          </w:divBdr>
        </w:div>
        <w:div w:id="1088232357">
          <w:marLeft w:val="480"/>
          <w:marRight w:val="0"/>
          <w:marTop w:val="0"/>
          <w:marBottom w:val="0"/>
          <w:divBdr>
            <w:top w:val="none" w:sz="0" w:space="0" w:color="auto"/>
            <w:left w:val="none" w:sz="0" w:space="0" w:color="auto"/>
            <w:bottom w:val="none" w:sz="0" w:space="0" w:color="auto"/>
            <w:right w:val="none" w:sz="0" w:space="0" w:color="auto"/>
          </w:divBdr>
        </w:div>
        <w:div w:id="187261679">
          <w:marLeft w:val="480"/>
          <w:marRight w:val="0"/>
          <w:marTop w:val="0"/>
          <w:marBottom w:val="0"/>
          <w:divBdr>
            <w:top w:val="none" w:sz="0" w:space="0" w:color="auto"/>
            <w:left w:val="none" w:sz="0" w:space="0" w:color="auto"/>
            <w:bottom w:val="none" w:sz="0" w:space="0" w:color="auto"/>
            <w:right w:val="none" w:sz="0" w:space="0" w:color="auto"/>
          </w:divBdr>
        </w:div>
        <w:div w:id="31616030">
          <w:marLeft w:val="480"/>
          <w:marRight w:val="0"/>
          <w:marTop w:val="0"/>
          <w:marBottom w:val="0"/>
          <w:divBdr>
            <w:top w:val="none" w:sz="0" w:space="0" w:color="auto"/>
            <w:left w:val="none" w:sz="0" w:space="0" w:color="auto"/>
            <w:bottom w:val="none" w:sz="0" w:space="0" w:color="auto"/>
            <w:right w:val="none" w:sz="0" w:space="0" w:color="auto"/>
          </w:divBdr>
        </w:div>
        <w:div w:id="1501044176">
          <w:marLeft w:val="480"/>
          <w:marRight w:val="0"/>
          <w:marTop w:val="0"/>
          <w:marBottom w:val="0"/>
          <w:divBdr>
            <w:top w:val="none" w:sz="0" w:space="0" w:color="auto"/>
            <w:left w:val="none" w:sz="0" w:space="0" w:color="auto"/>
            <w:bottom w:val="none" w:sz="0" w:space="0" w:color="auto"/>
            <w:right w:val="none" w:sz="0" w:space="0" w:color="auto"/>
          </w:divBdr>
        </w:div>
        <w:div w:id="1061441769">
          <w:marLeft w:val="480"/>
          <w:marRight w:val="0"/>
          <w:marTop w:val="0"/>
          <w:marBottom w:val="0"/>
          <w:divBdr>
            <w:top w:val="none" w:sz="0" w:space="0" w:color="auto"/>
            <w:left w:val="none" w:sz="0" w:space="0" w:color="auto"/>
            <w:bottom w:val="none" w:sz="0" w:space="0" w:color="auto"/>
            <w:right w:val="none" w:sz="0" w:space="0" w:color="auto"/>
          </w:divBdr>
        </w:div>
        <w:div w:id="680280289">
          <w:marLeft w:val="480"/>
          <w:marRight w:val="0"/>
          <w:marTop w:val="0"/>
          <w:marBottom w:val="0"/>
          <w:divBdr>
            <w:top w:val="none" w:sz="0" w:space="0" w:color="auto"/>
            <w:left w:val="none" w:sz="0" w:space="0" w:color="auto"/>
            <w:bottom w:val="none" w:sz="0" w:space="0" w:color="auto"/>
            <w:right w:val="none" w:sz="0" w:space="0" w:color="auto"/>
          </w:divBdr>
        </w:div>
        <w:div w:id="483282495">
          <w:marLeft w:val="480"/>
          <w:marRight w:val="0"/>
          <w:marTop w:val="0"/>
          <w:marBottom w:val="0"/>
          <w:divBdr>
            <w:top w:val="none" w:sz="0" w:space="0" w:color="auto"/>
            <w:left w:val="none" w:sz="0" w:space="0" w:color="auto"/>
            <w:bottom w:val="none" w:sz="0" w:space="0" w:color="auto"/>
            <w:right w:val="none" w:sz="0" w:space="0" w:color="auto"/>
          </w:divBdr>
        </w:div>
        <w:div w:id="1623806199">
          <w:marLeft w:val="480"/>
          <w:marRight w:val="0"/>
          <w:marTop w:val="0"/>
          <w:marBottom w:val="0"/>
          <w:divBdr>
            <w:top w:val="none" w:sz="0" w:space="0" w:color="auto"/>
            <w:left w:val="none" w:sz="0" w:space="0" w:color="auto"/>
            <w:bottom w:val="none" w:sz="0" w:space="0" w:color="auto"/>
            <w:right w:val="none" w:sz="0" w:space="0" w:color="auto"/>
          </w:divBdr>
        </w:div>
        <w:div w:id="583228802">
          <w:marLeft w:val="480"/>
          <w:marRight w:val="0"/>
          <w:marTop w:val="0"/>
          <w:marBottom w:val="0"/>
          <w:divBdr>
            <w:top w:val="none" w:sz="0" w:space="0" w:color="auto"/>
            <w:left w:val="none" w:sz="0" w:space="0" w:color="auto"/>
            <w:bottom w:val="none" w:sz="0" w:space="0" w:color="auto"/>
            <w:right w:val="none" w:sz="0" w:space="0" w:color="auto"/>
          </w:divBdr>
        </w:div>
        <w:div w:id="1909338844">
          <w:marLeft w:val="480"/>
          <w:marRight w:val="0"/>
          <w:marTop w:val="0"/>
          <w:marBottom w:val="0"/>
          <w:divBdr>
            <w:top w:val="none" w:sz="0" w:space="0" w:color="auto"/>
            <w:left w:val="none" w:sz="0" w:space="0" w:color="auto"/>
            <w:bottom w:val="none" w:sz="0" w:space="0" w:color="auto"/>
            <w:right w:val="none" w:sz="0" w:space="0" w:color="auto"/>
          </w:divBdr>
        </w:div>
        <w:div w:id="1096095484">
          <w:marLeft w:val="480"/>
          <w:marRight w:val="0"/>
          <w:marTop w:val="0"/>
          <w:marBottom w:val="0"/>
          <w:divBdr>
            <w:top w:val="none" w:sz="0" w:space="0" w:color="auto"/>
            <w:left w:val="none" w:sz="0" w:space="0" w:color="auto"/>
            <w:bottom w:val="none" w:sz="0" w:space="0" w:color="auto"/>
            <w:right w:val="none" w:sz="0" w:space="0" w:color="auto"/>
          </w:divBdr>
        </w:div>
        <w:div w:id="1148084723">
          <w:marLeft w:val="480"/>
          <w:marRight w:val="0"/>
          <w:marTop w:val="0"/>
          <w:marBottom w:val="0"/>
          <w:divBdr>
            <w:top w:val="none" w:sz="0" w:space="0" w:color="auto"/>
            <w:left w:val="none" w:sz="0" w:space="0" w:color="auto"/>
            <w:bottom w:val="none" w:sz="0" w:space="0" w:color="auto"/>
            <w:right w:val="none" w:sz="0" w:space="0" w:color="auto"/>
          </w:divBdr>
        </w:div>
        <w:div w:id="1475641111">
          <w:marLeft w:val="480"/>
          <w:marRight w:val="0"/>
          <w:marTop w:val="0"/>
          <w:marBottom w:val="0"/>
          <w:divBdr>
            <w:top w:val="none" w:sz="0" w:space="0" w:color="auto"/>
            <w:left w:val="none" w:sz="0" w:space="0" w:color="auto"/>
            <w:bottom w:val="none" w:sz="0" w:space="0" w:color="auto"/>
            <w:right w:val="none" w:sz="0" w:space="0" w:color="auto"/>
          </w:divBdr>
        </w:div>
        <w:div w:id="1433286495">
          <w:marLeft w:val="480"/>
          <w:marRight w:val="0"/>
          <w:marTop w:val="0"/>
          <w:marBottom w:val="0"/>
          <w:divBdr>
            <w:top w:val="none" w:sz="0" w:space="0" w:color="auto"/>
            <w:left w:val="none" w:sz="0" w:space="0" w:color="auto"/>
            <w:bottom w:val="none" w:sz="0" w:space="0" w:color="auto"/>
            <w:right w:val="none" w:sz="0" w:space="0" w:color="auto"/>
          </w:divBdr>
        </w:div>
        <w:div w:id="1082025063">
          <w:marLeft w:val="480"/>
          <w:marRight w:val="0"/>
          <w:marTop w:val="0"/>
          <w:marBottom w:val="0"/>
          <w:divBdr>
            <w:top w:val="none" w:sz="0" w:space="0" w:color="auto"/>
            <w:left w:val="none" w:sz="0" w:space="0" w:color="auto"/>
            <w:bottom w:val="none" w:sz="0" w:space="0" w:color="auto"/>
            <w:right w:val="none" w:sz="0" w:space="0" w:color="auto"/>
          </w:divBdr>
        </w:div>
      </w:divsChild>
    </w:div>
    <w:div w:id="1688865810">
      <w:bodyDiv w:val="1"/>
      <w:marLeft w:val="0"/>
      <w:marRight w:val="0"/>
      <w:marTop w:val="0"/>
      <w:marBottom w:val="0"/>
      <w:divBdr>
        <w:top w:val="none" w:sz="0" w:space="0" w:color="auto"/>
        <w:left w:val="none" w:sz="0" w:space="0" w:color="auto"/>
        <w:bottom w:val="none" w:sz="0" w:space="0" w:color="auto"/>
        <w:right w:val="none" w:sz="0" w:space="0" w:color="auto"/>
      </w:divBdr>
    </w:div>
    <w:div w:id="1688872911">
      <w:bodyDiv w:val="1"/>
      <w:marLeft w:val="0"/>
      <w:marRight w:val="0"/>
      <w:marTop w:val="0"/>
      <w:marBottom w:val="0"/>
      <w:divBdr>
        <w:top w:val="none" w:sz="0" w:space="0" w:color="auto"/>
        <w:left w:val="none" w:sz="0" w:space="0" w:color="auto"/>
        <w:bottom w:val="none" w:sz="0" w:space="0" w:color="auto"/>
        <w:right w:val="none" w:sz="0" w:space="0" w:color="auto"/>
      </w:divBdr>
      <w:divsChild>
        <w:div w:id="544559912">
          <w:marLeft w:val="640"/>
          <w:marRight w:val="0"/>
          <w:marTop w:val="0"/>
          <w:marBottom w:val="0"/>
          <w:divBdr>
            <w:top w:val="none" w:sz="0" w:space="0" w:color="auto"/>
            <w:left w:val="none" w:sz="0" w:space="0" w:color="auto"/>
            <w:bottom w:val="none" w:sz="0" w:space="0" w:color="auto"/>
            <w:right w:val="none" w:sz="0" w:space="0" w:color="auto"/>
          </w:divBdr>
        </w:div>
        <w:div w:id="1304197806">
          <w:marLeft w:val="640"/>
          <w:marRight w:val="0"/>
          <w:marTop w:val="0"/>
          <w:marBottom w:val="0"/>
          <w:divBdr>
            <w:top w:val="none" w:sz="0" w:space="0" w:color="auto"/>
            <w:left w:val="none" w:sz="0" w:space="0" w:color="auto"/>
            <w:bottom w:val="none" w:sz="0" w:space="0" w:color="auto"/>
            <w:right w:val="none" w:sz="0" w:space="0" w:color="auto"/>
          </w:divBdr>
        </w:div>
        <w:div w:id="527064877">
          <w:marLeft w:val="640"/>
          <w:marRight w:val="0"/>
          <w:marTop w:val="0"/>
          <w:marBottom w:val="0"/>
          <w:divBdr>
            <w:top w:val="none" w:sz="0" w:space="0" w:color="auto"/>
            <w:left w:val="none" w:sz="0" w:space="0" w:color="auto"/>
            <w:bottom w:val="none" w:sz="0" w:space="0" w:color="auto"/>
            <w:right w:val="none" w:sz="0" w:space="0" w:color="auto"/>
          </w:divBdr>
        </w:div>
        <w:div w:id="1822380643">
          <w:marLeft w:val="640"/>
          <w:marRight w:val="0"/>
          <w:marTop w:val="0"/>
          <w:marBottom w:val="0"/>
          <w:divBdr>
            <w:top w:val="none" w:sz="0" w:space="0" w:color="auto"/>
            <w:left w:val="none" w:sz="0" w:space="0" w:color="auto"/>
            <w:bottom w:val="none" w:sz="0" w:space="0" w:color="auto"/>
            <w:right w:val="none" w:sz="0" w:space="0" w:color="auto"/>
          </w:divBdr>
        </w:div>
        <w:div w:id="924996599">
          <w:marLeft w:val="640"/>
          <w:marRight w:val="0"/>
          <w:marTop w:val="0"/>
          <w:marBottom w:val="0"/>
          <w:divBdr>
            <w:top w:val="none" w:sz="0" w:space="0" w:color="auto"/>
            <w:left w:val="none" w:sz="0" w:space="0" w:color="auto"/>
            <w:bottom w:val="none" w:sz="0" w:space="0" w:color="auto"/>
            <w:right w:val="none" w:sz="0" w:space="0" w:color="auto"/>
          </w:divBdr>
        </w:div>
        <w:div w:id="1371612466">
          <w:marLeft w:val="640"/>
          <w:marRight w:val="0"/>
          <w:marTop w:val="0"/>
          <w:marBottom w:val="0"/>
          <w:divBdr>
            <w:top w:val="none" w:sz="0" w:space="0" w:color="auto"/>
            <w:left w:val="none" w:sz="0" w:space="0" w:color="auto"/>
            <w:bottom w:val="none" w:sz="0" w:space="0" w:color="auto"/>
            <w:right w:val="none" w:sz="0" w:space="0" w:color="auto"/>
          </w:divBdr>
        </w:div>
        <w:div w:id="2145850838">
          <w:marLeft w:val="640"/>
          <w:marRight w:val="0"/>
          <w:marTop w:val="0"/>
          <w:marBottom w:val="0"/>
          <w:divBdr>
            <w:top w:val="none" w:sz="0" w:space="0" w:color="auto"/>
            <w:left w:val="none" w:sz="0" w:space="0" w:color="auto"/>
            <w:bottom w:val="none" w:sz="0" w:space="0" w:color="auto"/>
            <w:right w:val="none" w:sz="0" w:space="0" w:color="auto"/>
          </w:divBdr>
        </w:div>
        <w:div w:id="1232422603">
          <w:marLeft w:val="640"/>
          <w:marRight w:val="0"/>
          <w:marTop w:val="0"/>
          <w:marBottom w:val="0"/>
          <w:divBdr>
            <w:top w:val="none" w:sz="0" w:space="0" w:color="auto"/>
            <w:left w:val="none" w:sz="0" w:space="0" w:color="auto"/>
            <w:bottom w:val="none" w:sz="0" w:space="0" w:color="auto"/>
            <w:right w:val="none" w:sz="0" w:space="0" w:color="auto"/>
          </w:divBdr>
        </w:div>
        <w:div w:id="2028479083">
          <w:marLeft w:val="640"/>
          <w:marRight w:val="0"/>
          <w:marTop w:val="0"/>
          <w:marBottom w:val="0"/>
          <w:divBdr>
            <w:top w:val="none" w:sz="0" w:space="0" w:color="auto"/>
            <w:left w:val="none" w:sz="0" w:space="0" w:color="auto"/>
            <w:bottom w:val="none" w:sz="0" w:space="0" w:color="auto"/>
            <w:right w:val="none" w:sz="0" w:space="0" w:color="auto"/>
          </w:divBdr>
        </w:div>
        <w:div w:id="1904876510">
          <w:marLeft w:val="640"/>
          <w:marRight w:val="0"/>
          <w:marTop w:val="0"/>
          <w:marBottom w:val="0"/>
          <w:divBdr>
            <w:top w:val="none" w:sz="0" w:space="0" w:color="auto"/>
            <w:left w:val="none" w:sz="0" w:space="0" w:color="auto"/>
            <w:bottom w:val="none" w:sz="0" w:space="0" w:color="auto"/>
            <w:right w:val="none" w:sz="0" w:space="0" w:color="auto"/>
          </w:divBdr>
        </w:div>
        <w:div w:id="386342975">
          <w:marLeft w:val="640"/>
          <w:marRight w:val="0"/>
          <w:marTop w:val="0"/>
          <w:marBottom w:val="0"/>
          <w:divBdr>
            <w:top w:val="none" w:sz="0" w:space="0" w:color="auto"/>
            <w:left w:val="none" w:sz="0" w:space="0" w:color="auto"/>
            <w:bottom w:val="none" w:sz="0" w:space="0" w:color="auto"/>
            <w:right w:val="none" w:sz="0" w:space="0" w:color="auto"/>
          </w:divBdr>
        </w:div>
        <w:div w:id="615136593">
          <w:marLeft w:val="640"/>
          <w:marRight w:val="0"/>
          <w:marTop w:val="0"/>
          <w:marBottom w:val="0"/>
          <w:divBdr>
            <w:top w:val="none" w:sz="0" w:space="0" w:color="auto"/>
            <w:left w:val="none" w:sz="0" w:space="0" w:color="auto"/>
            <w:bottom w:val="none" w:sz="0" w:space="0" w:color="auto"/>
            <w:right w:val="none" w:sz="0" w:space="0" w:color="auto"/>
          </w:divBdr>
        </w:div>
        <w:div w:id="1892688004">
          <w:marLeft w:val="640"/>
          <w:marRight w:val="0"/>
          <w:marTop w:val="0"/>
          <w:marBottom w:val="0"/>
          <w:divBdr>
            <w:top w:val="none" w:sz="0" w:space="0" w:color="auto"/>
            <w:left w:val="none" w:sz="0" w:space="0" w:color="auto"/>
            <w:bottom w:val="none" w:sz="0" w:space="0" w:color="auto"/>
            <w:right w:val="none" w:sz="0" w:space="0" w:color="auto"/>
          </w:divBdr>
        </w:div>
        <w:div w:id="113988635">
          <w:marLeft w:val="640"/>
          <w:marRight w:val="0"/>
          <w:marTop w:val="0"/>
          <w:marBottom w:val="0"/>
          <w:divBdr>
            <w:top w:val="none" w:sz="0" w:space="0" w:color="auto"/>
            <w:left w:val="none" w:sz="0" w:space="0" w:color="auto"/>
            <w:bottom w:val="none" w:sz="0" w:space="0" w:color="auto"/>
            <w:right w:val="none" w:sz="0" w:space="0" w:color="auto"/>
          </w:divBdr>
        </w:div>
        <w:div w:id="711878793">
          <w:marLeft w:val="640"/>
          <w:marRight w:val="0"/>
          <w:marTop w:val="0"/>
          <w:marBottom w:val="0"/>
          <w:divBdr>
            <w:top w:val="none" w:sz="0" w:space="0" w:color="auto"/>
            <w:left w:val="none" w:sz="0" w:space="0" w:color="auto"/>
            <w:bottom w:val="none" w:sz="0" w:space="0" w:color="auto"/>
            <w:right w:val="none" w:sz="0" w:space="0" w:color="auto"/>
          </w:divBdr>
        </w:div>
        <w:div w:id="2129205143">
          <w:marLeft w:val="640"/>
          <w:marRight w:val="0"/>
          <w:marTop w:val="0"/>
          <w:marBottom w:val="0"/>
          <w:divBdr>
            <w:top w:val="none" w:sz="0" w:space="0" w:color="auto"/>
            <w:left w:val="none" w:sz="0" w:space="0" w:color="auto"/>
            <w:bottom w:val="none" w:sz="0" w:space="0" w:color="auto"/>
            <w:right w:val="none" w:sz="0" w:space="0" w:color="auto"/>
          </w:divBdr>
        </w:div>
        <w:div w:id="322779889">
          <w:marLeft w:val="640"/>
          <w:marRight w:val="0"/>
          <w:marTop w:val="0"/>
          <w:marBottom w:val="0"/>
          <w:divBdr>
            <w:top w:val="none" w:sz="0" w:space="0" w:color="auto"/>
            <w:left w:val="none" w:sz="0" w:space="0" w:color="auto"/>
            <w:bottom w:val="none" w:sz="0" w:space="0" w:color="auto"/>
            <w:right w:val="none" w:sz="0" w:space="0" w:color="auto"/>
          </w:divBdr>
        </w:div>
        <w:div w:id="1502424176">
          <w:marLeft w:val="640"/>
          <w:marRight w:val="0"/>
          <w:marTop w:val="0"/>
          <w:marBottom w:val="0"/>
          <w:divBdr>
            <w:top w:val="none" w:sz="0" w:space="0" w:color="auto"/>
            <w:left w:val="none" w:sz="0" w:space="0" w:color="auto"/>
            <w:bottom w:val="none" w:sz="0" w:space="0" w:color="auto"/>
            <w:right w:val="none" w:sz="0" w:space="0" w:color="auto"/>
          </w:divBdr>
        </w:div>
        <w:div w:id="1449617549">
          <w:marLeft w:val="640"/>
          <w:marRight w:val="0"/>
          <w:marTop w:val="0"/>
          <w:marBottom w:val="0"/>
          <w:divBdr>
            <w:top w:val="none" w:sz="0" w:space="0" w:color="auto"/>
            <w:left w:val="none" w:sz="0" w:space="0" w:color="auto"/>
            <w:bottom w:val="none" w:sz="0" w:space="0" w:color="auto"/>
            <w:right w:val="none" w:sz="0" w:space="0" w:color="auto"/>
          </w:divBdr>
        </w:div>
        <w:div w:id="585383184">
          <w:marLeft w:val="640"/>
          <w:marRight w:val="0"/>
          <w:marTop w:val="0"/>
          <w:marBottom w:val="0"/>
          <w:divBdr>
            <w:top w:val="none" w:sz="0" w:space="0" w:color="auto"/>
            <w:left w:val="none" w:sz="0" w:space="0" w:color="auto"/>
            <w:bottom w:val="none" w:sz="0" w:space="0" w:color="auto"/>
            <w:right w:val="none" w:sz="0" w:space="0" w:color="auto"/>
          </w:divBdr>
        </w:div>
        <w:div w:id="830103479">
          <w:marLeft w:val="640"/>
          <w:marRight w:val="0"/>
          <w:marTop w:val="0"/>
          <w:marBottom w:val="0"/>
          <w:divBdr>
            <w:top w:val="none" w:sz="0" w:space="0" w:color="auto"/>
            <w:left w:val="none" w:sz="0" w:space="0" w:color="auto"/>
            <w:bottom w:val="none" w:sz="0" w:space="0" w:color="auto"/>
            <w:right w:val="none" w:sz="0" w:space="0" w:color="auto"/>
          </w:divBdr>
        </w:div>
        <w:div w:id="510022880">
          <w:marLeft w:val="640"/>
          <w:marRight w:val="0"/>
          <w:marTop w:val="0"/>
          <w:marBottom w:val="0"/>
          <w:divBdr>
            <w:top w:val="none" w:sz="0" w:space="0" w:color="auto"/>
            <w:left w:val="none" w:sz="0" w:space="0" w:color="auto"/>
            <w:bottom w:val="none" w:sz="0" w:space="0" w:color="auto"/>
            <w:right w:val="none" w:sz="0" w:space="0" w:color="auto"/>
          </w:divBdr>
        </w:div>
        <w:div w:id="1112431860">
          <w:marLeft w:val="640"/>
          <w:marRight w:val="0"/>
          <w:marTop w:val="0"/>
          <w:marBottom w:val="0"/>
          <w:divBdr>
            <w:top w:val="none" w:sz="0" w:space="0" w:color="auto"/>
            <w:left w:val="none" w:sz="0" w:space="0" w:color="auto"/>
            <w:bottom w:val="none" w:sz="0" w:space="0" w:color="auto"/>
            <w:right w:val="none" w:sz="0" w:space="0" w:color="auto"/>
          </w:divBdr>
        </w:div>
        <w:div w:id="508177292">
          <w:marLeft w:val="640"/>
          <w:marRight w:val="0"/>
          <w:marTop w:val="0"/>
          <w:marBottom w:val="0"/>
          <w:divBdr>
            <w:top w:val="none" w:sz="0" w:space="0" w:color="auto"/>
            <w:left w:val="none" w:sz="0" w:space="0" w:color="auto"/>
            <w:bottom w:val="none" w:sz="0" w:space="0" w:color="auto"/>
            <w:right w:val="none" w:sz="0" w:space="0" w:color="auto"/>
          </w:divBdr>
        </w:div>
        <w:div w:id="742485448">
          <w:marLeft w:val="640"/>
          <w:marRight w:val="0"/>
          <w:marTop w:val="0"/>
          <w:marBottom w:val="0"/>
          <w:divBdr>
            <w:top w:val="none" w:sz="0" w:space="0" w:color="auto"/>
            <w:left w:val="none" w:sz="0" w:space="0" w:color="auto"/>
            <w:bottom w:val="none" w:sz="0" w:space="0" w:color="auto"/>
            <w:right w:val="none" w:sz="0" w:space="0" w:color="auto"/>
          </w:divBdr>
        </w:div>
        <w:div w:id="935670338">
          <w:marLeft w:val="640"/>
          <w:marRight w:val="0"/>
          <w:marTop w:val="0"/>
          <w:marBottom w:val="0"/>
          <w:divBdr>
            <w:top w:val="none" w:sz="0" w:space="0" w:color="auto"/>
            <w:left w:val="none" w:sz="0" w:space="0" w:color="auto"/>
            <w:bottom w:val="none" w:sz="0" w:space="0" w:color="auto"/>
            <w:right w:val="none" w:sz="0" w:space="0" w:color="auto"/>
          </w:divBdr>
        </w:div>
        <w:div w:id="897974604">
          <w:marLeft w:val="640"/>
          <w:marRight w:val="0"/>
          <w:marTop w:val="0"/>
          <w:marBottom w:val="0"/>
          <w:divBdr>
            <w:top w:val="none" w:sz="0" w:space="0" w:color="auto"/>
            <w:left w:val="none" w:sz="0" w:space="0" w:color="auto"/>
            <w:bottom w:val="none" w:sz="0" w:space="0" w:color="auto"/>
            <w:right w:val="none" w:sz="0" w:space="0" w:color="auto"/>
          </w:divBdr>
        </w:div>
        <w:div w:id="1076706316">
          <w:marLeft w:val="640"/>
          <w:marRight w:val="0"/>
          <w:marTop w:val="0"/>
          <w:marBottom w:val="0"/>
          <w:divBdr>
            <w:top w:val="none" w:sz="0" w:space="0" w:color="auto"/>
            <w:left w:val="none" w:sz="0" w:space="0" w:color="auto"/>
            <w:bottom w:val="none" w:sz="0" w:space="0" w:color="auto"/>
            <w:right w:val="none" w:sz="0" w:space="0" w:color="auto"/>
          </w:divBdr>
        </w:div>
        <w:div w:id="722220198">
          <w:marLeft w:val="640"/>
          <w:marRight w:val="0"/>
          <w:marTop w:val="0"/>
          <w:marBottom w:val="0"/>
          <w:divBdr>
            <w:top w:val="none" w:sz="0" w:space="0" w:color="auto"/>
            <w:left w:val="none" w:sz="0" w:space="0" w:color="auto"/>
            <w:bottom w:val="none" w:sz="0" w:space="0" w:color="auto"/>
            <w:right w:val="none" w:sz="0" w:space="0" w:color="auto"/>
          </w:divBdr>
        </w:div>
      </w:divsChild>
    </w:div>
    <w:div w:id="1689984475">
      <w:bodyDiv w:val="1"/>
      <w:marLeft w:val="0"/>
      <w:marRight w:val="0"/>
      <w:marTop w:val="0"/>
      <w:marBottom w:val="0"/>
      <w:divBdr>
        <w:top w:val="none" w:sz="0" w:space="0" w:color="auto"/>
        <w:left w:val="none" w:sz="0" w:space="0" w:color="auto"/>
        <w:bottom w:val="none" w:sz="0" w:space="0" w:color="auto"/>
        <w:right w:val="none" w:sz="0" w:space="0" w:color="auto"/>
      </w:divBdr>
    </w:div>
    <w:div w:id="1690449486">
      <w:bodyDiv w:val="1"/>
      <w:marLeft w:val="0"/>
      <w:marRight w:val="0"/>
      <w:marTop w:val="0"/>
      <w:marBottom w:val="0"/>
      <w:divBdr>
        <w:top w:val="none" w:sz="0" w:space="0" w:color="auto"/>
        <w:left w:val="none" w:sz="0" w:space="0" w:color="auto"/>
        <w:bottom w:val="none" w:sz="0" w:space="0" w:color="auto"/>
        <w:right w:val="none" w:sz="0" w:space="0" w:color="auto"/>
      </w:divBdr>
    </w:div>
    <w:div w:id="1690906826">
      <w:bodyDiv w:val="1"/>
      <w:marLeft w:val="0"/>
      <w:marRight w:val="0"/>
      <w:marTop w:val="0"/>
      <w:marBottom w:val="0"/>
      <w:divBdr>
        <w:top w:val="none" w:sz="0" w:space="0" w:color="auto"/>
        <w:left w:val="none" w:sz="0" w:space="0" w:color="auto"/>
        <w:bottom w:val="none" w:sz="0" w:space="0" w:color="auto"/>
        <w:right w:val="none" w:sz="0" w:space="0" w:color="auto"/>
      </w:divBdr>
    </w:div>
    <w:div w:id="1691371646">
      <w:bodyDiv w:val="1"/>
      <w:marLeft w:val="0"/>
      <w:marRight w:val="0"/>
      <w:marTop w:val="0"/>
      <w:marBottom w:val="0"/>
      <w:divBdr>
        <w:top w:val="none" w:sz="0" w:space="0" w:color="auto"/>
        <w:left w:val="none" w:sz="0" w:space="0" w:color="auto"/>
        <w:bottom w:val="none" w:sz="0" w:space="0" w:color="auto"/>
        <w:right w:val="none" w:sz="0" w:space="0" w:color="auto"/>
      </w:divBdr>
    </w:div>
    <w:div w:id="1691492008">
      <w:bodyDiv w:val="1"/>
      <w:marLeft w:val="0"/>
      <w:marRight w:val="0"/>
      <w:marTop w:val="0"/>
      <w:marBottom w:val="0"/>
      <w:divBdr>
        <w:top w:val="none" w:sz="0" w:space="0" w:color="auto"/>
        <w:left w:val="none" w:sz="0" w:space="0" w:color="auto"/>
        <w:bottom w:val="none" w:sz="0" w:space="0" w:color="auto"/>
        <w:right w:val="none" w:sz="0" w:space="0" w:color="auto"/>
      </w:divBdr>
    </w:div>
    <w:div w:id="1691755463">
      <w:bodyDiv w:val="1"/>
      <w:marLeft w:val="0"/>
      <w:marRight w:val="0"/>
      <w:marTop w:val="0"/>
      <w:marBottom w:val="0"/>
      <w:divBdr>
        <w:top w:val="none" w:sz="0" w:space="0" w:color="auto"/>
        <w:left w:val="none" w:sz="0" w:space="0" w:color="auto"/>
        <w:bottom w:val="none" w:sz="0" w:space="0" w:color="auto"/>
        <w:right w:val="none" w:sz="0" w:space="0" w:color="auto"/>
      </w:divBdr>
    </w:div>
    <w:div w:id="1693022518">
      <w:bodyDiv w:val="1"/>
      <w:marLeft w:val="0"/>
      <w:marRight w:val="0"/>
      <w:marTop w:val="0"/>
      <w:marBottom w:val="0"/>
      <w:divBdr>
        <w:top w:val="none" w:sz="0" w:space="0" w:color="auto"/>
        <w:left w:val="none" w:sz="0" w:space="0" w:color="auto"/>
        <w:bottom w:val="none" w:sz="0" w:space="0" w:color="auto"/>
        <w:right w:val="none" w:sz="0" w:space="0" w:color="auto"/>
      </w:divBdr>
    </w:div>
    <w:div w:id="1693457843">
      <w:bodyDiv w:val="1"/>
      <w:marLeft w:val="0"/>
      <w:marRight w:val="0"/>
      <w:marTop w:val="0"/>
      <w:marBottom w:val="0"/>
      <w:divBdr>
        <w:top w:val="none" w:sz="0" w:space="0" w:color="auto"/>
        <w:left w:val="none" w:sz="0" w:space="0" w:color="auto"/>
        <w:bottom w:val="none" w:sz="0" w:space="0" w:color="auto"/>
        <w:right w:val="none" w:sz="0" w:space="0" w:color="auto"/>
      </w:divBdr>
    </w:div>
    <w:div w:id="1693653559">
      <w:bodyDiv w:val="1"/>
      <w:marLeft w:val="0"/>
      <w:marRight w:val="0"/>
      <w:marTop w:val="0"/>
      <w:marBottom w:val="0"/>
      <w:divBdr>
        <w:top w:val="none" w:sz="0" w:space="0" w:color="auto"/>
        <w:left w:val="none" w:sz="0" w:space="0" w:color="auto"/>
        <w:bottom w:val="none" w:sz="0" w:space="0" w:color="auto"/>
        <w:right w:val="none" w:sz="0" w:space="0" w:color="auto"/>
      </w:divBdr>
    </w:div>
    <w:div w:id="1693996928">
      <w:bodyDiv w:val="1"/>
      <w:marLeft w:val="0"/>
      <w:marRight w:val="0"/>
      <w:marTop w:val="0"/>
      <w:marBottom w:val="0"/>
      <w:divBdr>
        <w:top w:val="none" w:sz="0" w:space="0" w:color="auto"/>
        <w:left w:val="none" w:sz="0" w:space="0" w:color="auto"/>
        <w:bottom w:val="none" w:sz="0" w:space="0" w:color="auto"/>
        <w:right w:val="none" w:sz="0" w:space="0" w:color="auto"/>
      </w:divBdr>
    </w:div>
    <w:div w:id="1694839614">
      <w:bodyDiv w:val="1"/>
      <w:marLeft w:val="0"/>
      <w:marRight w:val="0"/>
      <w:marTop w:val="0"/>
      <w:marBottom w:val="0"/>
      <w:divBdr>
        <w:top w:val="none" w:sz="0" w:space="0" w:color="auto"/>
        <w:left w:val="none" w:sz="0" w:space="0" w:color="auto"/>
        <w:bottom w:val="none" w:sz="0" w:space="0" w:color="auto"/>
        <w:right w:val="none" w:sz="0" w:space="0" w:color="auto"/>
      </w:divBdr>
    </w:div>
    <w:div w:id="1694840525">
      <w:bodyDiv w:val="1"/>
      <w:marLeft w:val="0"/>
      <w:marRight w:val="0"/>
      <w:marTop w:val="0"/>
      <w:marBottom w:val="0"/>
      <w:divBdr>
        <w:top w:val="none" w:sz="0" w:space="0" w:color="auto"/>
        <w:left w:val="none" w:sz="0" w:space="0" w:color="auto"/>
        <w:bottom w:val="none" w:sz="0" w:space="0" w:color="auto"/>
        <w:right w:val="none" w:sz="0" w:space="0" w:color="auto"/>
      </w:divBdr>
    </w:div>
    <w:div w:id="1694915017">
      <w:bodyDiv w:val="1"/>
      <w:marLeft w:val="0"/>
      <w:marRight w:val="0"/>
      <w:marTop w:val="0"/>
      <w:marBottom w:val="0"/>
      <w:divBdr>
        <w:top w:val="none" w:sz="0" w:space="0" w:color="auto"/>
        <w:left w:val="none" w:sz="0" w:space="0" w:color="auto"/>
        <w:bottom w:val="none" w:sz="0" w:space="0" w:color="auto"/>
        <w:right w:val="none" w:sz="0" w:space="0" w:color="auto"/>
      </w:divBdr>
    </w:div>
    <w:div w:id="1694921373">
      <w:bodyDiv w:val="1"/>
      <w:marLeft w:val="0"/>
      <w:marRight w:val="0"/>
      <w:marTop w:val="0"/>
      <w:marBottom w:val="0"/>
      <w:divBdr>
        <w:top w:val="none" w:sz="0" w:space="0" w:color="auto"/>
        <w:left w:val="none" w:sz="0" w:space="0" w:color="auto"/>
        <w:bottom w:val="none" w:sz="0" w:space="0" w:color="auto"/>
        <w:right w:val="none" w:sz="0" w:space="0" w:color="auto"/>
      </w:divBdr>
    </w:div>
    <w:div w:id="1695030643">
      <w:bodyDiv w:val="1"/>
      <w:marLeft w:val="0"/>
      <w:marRight w:val="0"/>
      <w:marTop w:val="0"/>
      <w:marBottom w:val="0"/>
      <w:divBdr>
        <w:top w:val="none" w:sz="0" w:space="0" w:color="auto"/>
        <w:left w:val="none" w:sz="0" w:space="0" w:color="auto"/>
        <w:bottom w:val="none" w:sz="0" w:space="0" w:color="auto"/>
        <w:right w:val="none" w:sz="0" w:space="0" w:color="auto"/>
      </w:divBdr>
    </w:div>
    <w:div w:id="1695108768">
      <w:bodyDiv w:val="1"/>
      <w:marLeft w:val="0"/>
      <w:marRight w:val="0"/>
      <w:marTop w:val="0"/>
      <w:marBottom w:val="0"/>
      <w:divBdr>
        <w:top w:val="none" w:sz="0" w:space="0" w:color="auto"/>
        <w:left w:val="none" w:sz="0" w:space="0" w:color="auto"/>
        <w:bottom w:val="none" w:sz="0" w:space="0" w:color="auto"/>
        <w:right w:val="none" w:sz="0" w:space="0" w:color="auto"/>
      </w:divBdr>
    </w:div>
    <w:div w:id="1695184591">
      <w:bodyDiv w:val="1"/>
      <w:marLeft w:val="0"/>
      <w:marRight w:val="0"/>
      <w:marTop w:val="0"/>
      <w:marBottom w:val="0"/>
      <w:divBdr>
        <w:top w:val="none" w:sz="0" w:space="0" w:color="auto"/>
        <w:left w:val="none" w:sz="0" w:space="0" w:color="auto"/>
        <w:bottom w:val="none" w:sz="0" w:space="0" w:color="auto"/>
        <w:right w:val="none" w:sz="0" w:space="0" w:color="auto"/>
      </w:divBdr>
    </w:div>
    <w:div w:id="1695497916">
      <w:bodyDiv w:val="1"/>
      <w:marLeft w:val="0"/>
      <w:marRight w:val="0"/>
      <w:marTop w:val="0"/>
      <w:marBottom w:val="0"/>
      <w:divBdr>
        <w:top w:val="none" w:sz="0" w:space="0" w:color="auto"/>
        <w:left w:val="none" w:sz="0" w:space="0" w:color="auto"/>
        <w:bottom w:val="none" w:sz="0" w:space="0" w:color="auto"/>
        <w:right w:val="none" w:sz="0" w:space="0" w:color="auto"/>
      </w:divBdr>
    </w:div>
    <w:div w:id="1695617087">
      <w:bodyDiv w:val="1"/>
      <w:marLeft w:val="0"/>
      <w:marRight w:val="0"/>
      <w:marTop w:val="0"/>
      <w:marBottom w:val="0"/>
      <w:divBdr>
        <w:top w:val="none" w:sz="0" w:space="0" w:color="auto"/>
        <w:left w:val="none" w:sz="0" w:space="0" w:color="auto"/>
        <w:bottom w:val="none" w:sz="0" w:space="0" w:color="auto"/>
        <w:right w:val="none" w:sz="0" w:space="0" w:color="auto"/>
      </w:divBdr>
    </w:div>
    <w:div w:id="1695960910">
      <w:bodyDiv w:val="1"/>
      <w:marLeft w:val="0"/>
      <w:marRight w:val="0"/>
      <w:marTop w:val="0"/>
      <w:marBottom w:val="0"/>
      <w:divBdr>
        <w:top w:val="none" w:sz="0" w:space="0" w:color="auto"/>
        <w:left w:val="none" w:sz="0" w:space="0" w:color="auto"/>
        <w:bottom w:val="none" w:sz="0" w:space="0" w:color="auto"/>
        <w:right w:val="none" w:sz="0" w:space="0" w:color="auto"/>
      </w:divBdr>
    </w:div>
    <w:div w:id="1696036728">
      <w:bodyDiv w:val="1"/>
      <w:marLeft w:val="0"/>
      <w:marRight w:val="0"/>
      <w:marTop w:val="0"/>
      <w:marBottom w:val="0"/>
      <w:divBdr>
        <w:top w:val="none" w:sz="0" w:space="0" w:color="auto"/>
        <w:left w:val="none" w:sz="0" w:space="0" w:color="auto"/>
        <w:bottom w:val="none" w:sz="0" w:space="0" w:color="auto"/>
        <w:right w:val="none" w:sz="0" w:space="0" w:color="auto"/>
      </w:divBdr>
    </w:div>
    <w:div w:id="1696080038">
      <w:bodyDiv w:val="1"/>
      <w:marLeft w:val="0"/>
      <w:marRight w:val="0"/>
      <w:marTop w:val="0"/>
      <w:marBottom w:val="0"/>
      <w:divBdr>
        <w:top w:val="none" w:sz="0" w:space="0" w:color="auto"/>
        <w:left w:val="none" w:sz="0" w:space="0" w:color="auto"/>
        <w:bottom w:val="none" w:sz="0" w:space="0" w:color="auto"/>
        <w:right w:val="none" w:sz="0" w:space="0" w:color="auto"/>
      </w:divBdr>
    </w:div>
    <w:div w:id="1696421816">
      <w:bodyDiv w:val="1"/>
      <w:marLeft w:val="0"/>
      <w:marRight w:val="0"/>
      <w:marTop w:val="0"/>
      <w:marBottom w:val="0"/>
      <w:divBdr>
        <w:top w:val="none" w:sz="0" w:space="0" w:color="auto"/>
        <w:left w:val="none" w:sz="0" w:space="0" w:color="auto"/>
        <w:bottom w:val="none" w:sz="0" w:space="0" w:color="auto"/>
        <w:right w:val="none" w:sz="0" w:space="0" w:color="auto"/>
      </w:divBdr>
    </w:div>
    <w:div w:id="1696618504">
      <w:bodyDiv w:val="1"/>
      <w:marLeft w:val="0"/>
      <w:marRight w:val="0"/>
      <w:marTop w:val="0"/>
      <w:marBottom w:val="0"/>
      <w:divBdr>
        <w:top w:val="none" w:sz="0" w:space="0" w:color="auto"/>
        <w:left w:val="none" w:sz="0" w:space="0" w:color="auto"/>
        <w:bottom w:val="none" w:sz="0" w:space="0" w:color="auto"/>
        <w:right w:val="none" w:sz="0" w:space="0" w:color="auto"/>
      </w:divBdr>
    </w:div>
    <w:div w:id="1696689628">
      <w:bodyDiv w:val="1"/>
      <w:marLeft w:val="0"/>
      <w:marRight w:val="0"/>
      <w:marTop w:val="0"/>
      <w:marBottom w:val="0"/>
      <w:divBdr>
        <w:top w:val="none" w:sz="0" w:space="0" w:color="auto"/>
        <w:left w:val="none" w:sz="0" w:space="0" w:color="auto"/>
        <w:bottom w:val="none" w:sz="0" w:space="0" w:color="auto"/>
        <w:right w:val="none" w:sz="0" w:space="0" w:color="auto"/>
      </w:divBdr>
    </w:div>
    <w:div w:id="1697152903">
      <w:bodyDiv w:val="1"/>
      <w:marLeft w:val="0"/>
      <w:marRight w:val="0"/>
      <w:marTop w:val="0"/>
      <w:marBottom w:val="0"/>
      <w:divBdr>
        <w:top w:val="none" w:sz="0" w:space="0" w:color="auto"/>
        <w:left w:val="none" w:sz="0" w:space="0" w:color="auto"/>
        <w:bottom w:val="none" w:sz="0" w:space="0" w:color="auto"/>
        <w:right w:val="none" w:sz="0" w:space="0" w:color="auto"/>
      </w:divBdr>
    </w:div>
    <w:div w:id="1697193908">
      <w:bodyDiv w:val="1"/>
      <w:marLeft w:val="0"/>
      <w:marRight w:val="0"/>
      <w:marTop w:val="0"/>
      <w:marBottom w:val="0"/>
      <w:divBdr>
        <w:top w:val="none" w:sz="0" w:space="0" w:color="auto"/>
        <w:left w:val="none" w:sz="0" w:space="0" w:color="auto"/>
        <w:bottom w:val="none" w:sz="0" w:space="0" w:color="auto"/>
        <w:right w:val="none" w:sz="0" w:space="0" w:color="auto"/>
      </w:divBdr>
    </w:div>
    <w:div w:id="1697316941">
      <w:bodyDiv w:val="1"/>
      <w:marLeft w:val="0"/>
      <w:marRight w:val="0"/>
      <w:marTop w:val="0"/>
      <w:marBottom w:val="0"/>
      <w:divBdr>
        <w:top w:val="none" w:sz="0" w:space="0" w:color="auto"/>
        <w:left w:val="none" w:sz="0" w:space="0" w:color="auto"/>
        <w:bottom w:val="none" w:sz="0" w:space="0" w:color="auto"/>
        <w:right w:val="none" w:sz="0" w:space="0" w:color="auto"/>
      </w:divBdr>
    </w:div>
    <w:div w:id="1697581088">
      <w:bodyDiv w:val="1"/>
      <w:marLeft w:val="0"/>
      <w:marRight w:val="0"/>
      <w:marTop w:val="0"/>
      <w:marBottom w:val="0"/>
      <w:divBdr>
        <w:top w:val="none" w:sz="0" w:space="0" w:color="auto"/>
        <w:left w:val="none" w:sz="0" w:space="0" w:color="auto"/>
        <w:bottom w:val="none" w:sz="0" w:space="0" w:color="auto"/>
        <w:right w:val="none" w:sz="0" w:space="0" w:color="auto"/>
      </w:divBdr>
    </w:div>
    <w:div w:id="1697582948">
      <w:bodyDiv w:val="1"/>
      <w:marLeft w:val="0"/>
      <w:marRight w:val="0"/>
      <w:marTop w:val="0"/>
      <w:marBottom w:val="0"/>
      <w:divBdr>
        <w:top w:val="none" w:sz="0" w:space="0" w:color="auto"/>
        <w:left w:val="none" w:sz="0" w:space="0" w:color="auto"/>
        <w:bottom w:val="none" w:sz="0" w:space="0" w:color="auto"/>
        <w:right w:val="none" w:sz="0" w:space="0" w:color="auto"/>
      </w:divBdr>
    </w:div>
    <w:div w:id="1698114322">
      <w:bodyDiv w:val="1"/>
      <w:marLeft w:val="0"/>
      <w:marRight w:val="0"/>
      <w:marTop w:val="0"/>
      <w:marBottom w:val="0"/>
      <w:divBdr>
        <w:top w:val="none" w:sz="0" w:space="0" w:color="auto"/>
        <w:left w:val="none" w:sz="0" w:space="0" w:color="auto"/>
        <w:bottom w:val="none" w:sz="0" w:space="0" w:color="auto"/>
        <w:right w:val="none" w:sz="0" w:space="0" w:color="auto"/>
      </w:divBdr>
    </w:div>
    <w:div w:id="1698583105">
      <w:bodyDiv w:val="1"/>
      <w:marLeft w:val="0"/>
      <w:marRight w:val="0"/>
      <w:marTop w:val="0"/>
      <w:marBottom w:val="0"/>
      <w:divBdr>
        <w:top w:val="none" w:sz="0" w:space="0" w:color="auto"/>
        <w:left w:val="none" w:sz="0" w:space="0" w:color="auto"/>
        <w:bottom w:val="none" w:sz="0" w:space="0" w:color="auto"/>
        <w:right w:val="none" w:sz="0" w:space="0" w:color="auto"/>
      </w:divBdr>
    </w:div>
    <w:div w:id="1699501720">
      <w:bodyDiv w:val="1"/>
      <w:marLeft w:val="0"/>
      <w:marRight w:val="0"/>
      <w:marTop w:val="0"/>
      <w:marBottom w:val="0"/>
      <w:divBdr>
        <w:top w:val="none" w:sz="0" w:space="0" w:color="auto"/>
        <w:left w:val="none" w:sz="0" w:space="0" w:color="auto"/>
        <w:bottom w:val="none" w:sz="0" w:space="0" w:color="auto"/>
        <w:right w:val="none" w:sz="0" w:space="0" w:color="auto"/>
      </w:divBdr>
    </w:div>
    <w:div w:id="1701081117">
      <w:bodyDiv w:val="1"/>
      <w:marLeft w:val="0"/>
      <w:marRight w:val="0"/>
      <w:marTop w:val="0"/>
      <w:marBottom w:val="0"/>
      <w:divBdr>
        <w:top w:val="none" w:sz="0" w:space="0" w:color="auto"/>
        <w:left w:val="none" w:sz="0" w:space="0" w:color="auto"/>
        <w:bottom w:val="none" w:sz="0" w:space="0" w:color="auto"/>
        <w:right w:val="none" w:sz="0" w:space="0" w:color="auto"/>
      </w:divBdr>
      <w:divsChild>
        <w:div w:id="658770565">
          <w:marLeft w:val="0"/>
          <w:marRight w:val="0"/>
          <w:marTop w:val="0"/>
          <w:marBottom w:val="0"/>
          <w:divBdr>
            <w:top w:val="none" w:sz="0" w:space="0" w:color="auto"/>
            <w:left w:val="none" w:sz="0" w:space="0" w:color="auto"/>
            <w:bottom w:val="none" w:sz="0" w:space="0" w:color="auto"/>
            <w:right w:val="none" w:sz="0" w:space="0" w:color="auto"/>
          </w:divBdr>
        </w:div>
        <w:div w:id="501120547">
          <w:marLeft w:val="0"/>
          <w:marRight w:val="0"/>
          <w:marTop w:val="0"/>
          <w:marBottom w:val="0"/>
          <w:divBdr>
            <w:top w:val="none" w:sz="0" w:space="0" w:color="auto"/>
            <w:left w:val="none" w:sz="0" w:space="0" w:color="auto"/>
            <w:bottom w:val="none" w:sz="0" w:space="0" w:color="auto"/>
            <w:right w:val="none" w:sz="0" w:space="0" w:color="auto"/>
          </w:divBdr>
        </w:div>
        <w:div w:id="975794220">
          <w:marLeft w:val="0"/>
          <w:marRight w:val="0"/>
          <w:marTop w:val="0"/>
          <w:marBottom w:val="0"/>
          <w:divBdr>
            <w:top w:val="none" w:sz="0" w:space="0" w:color="auto"/>
            <w:left w:val="none" w:sz="0" w:space="0" w:color="auto"/>
            <w:bottom w:val="none" w:sz="0" w:space="0" w:color="auto"/>
            <w:right w:val="none" w:sz="0" w:space="0" w:color="auto"/>
          </w:divBdr>
        </w:div>
        <w:div w:id="1952932217">
          <w:marLeft w:val="0"/>
          <w:marRight w:val="0"/>
          <w:marTop w:val="0"/>
          <w:marBottom w:val="0"/>
          <w:divBdr>
            <w:top w:val="none" w:sz="0" w:space="0" w:color="auto"/>
            <w:left w:val="none" w:sz="0" w:space="0" w:color="auto"/>
            <w:bottom w:val="none" w:sz="0" w:space="0" w:color="auto"/>
            <w:right w:val="none" w:sz="0" w:space="0" w:color="auto"/>
          </w:divBdr>
        </w:div>
        <w:div w:id="168448662">
          <w:marLeft w:val="0"/>
          <w:marRight w:val="0"/>
          <w:marTop w:val="0"/>
          <w:marBottom w:val="0"/>
          <w:divBdr>
            <w:top w:val="none" w:sz="0" w:space="0" w:color="auto"/>
            <w:left w:val="none" w:sz="0" w:space="0" w:color="auto"/>
            <w:bottom w:val="none" w:sz="0" w:space="0" w:color="auto"/>
            <w:right w:val="none" w:sz="0" w:space="0" w:color="auto"/>
          </w:divBdr>
        </w:div>
        <w:div w:id="2016489518">
          <w:marLeft w:val="0"/>
          <w:marRight w:val="0"/>
          <w:marTop w:val="0"/>
          <w:marBottom w:val="0"/>
          <w:divBdr>
            <w:top w:val="none" w:sz="0" w:space="0" w:color="auto"/>
            <w:left w:val="none" w:sz="0" w:space="0" w:color="auto"/>
            <w:bottom w:val="none" w:sz="0" w:space="0" w:color="auto"/>
            <w:right w:val="none" w:sz="0" w:space="0" w:color="auto"/>
          </w:divBdr>
        </w:div>
        <w:div w:id="1973441546">
          <w:marLeft w:val="0"/>
          <w:marRight w:val="0"/>
          <w:marTop w:val="0"/>
          <w:marBottom w:val="0"/>
          <w:divBdr>
            <w:top w:val="none" w:sz="0" w:space="0" w:color="auto"/>
            <w:left w:val="none" w:sz="0" w:space="0" w:color="auto"/>
            <w:bottom w:val="none" w:sz="0" w:space="0" w:color="auto"/>
            <w:right w:val="none" w:sz="0" w:space="0" w:color="auto"/>
          </w:divBdr>
        </w:div>
        <w:div w:id="585960137">
          <w:marLeft w:val="0"/>
          <w:marRight w:val="0"/>
          <w:marTop w:val="0"/>
          <w:marBottom w:val="0"/>
          <w:divBdr>
            <w:top w:val="none" w:sz="0" w:space="0" w:color="auto"/>
            <w:left w:val="none" w:sz="0" w:space="0" w:color="auto"/>
            <w:bottom w:val="none" w:sz="0" w:space="0" w:color="auto"/>
            <w:right w:val="none" w:sz="0" w:space="0" w:color="auto"/>
          </w:divBdr>
        </w:div>
        <w:div w:id="1472865320">
          <w:marLeft w:val="0"/>
          <w:marRight w:val="0"/>
          <w:marTop w:val="0"/>
          <w:marBottom w:val="0"/>
          <w:divBdr>
            <w:top w:val="none" w:sz="0" w:space="0" w:color="auto"/>
            <w:left w:val="none" w:sz="0" w:space="0" w:color="auto"/>
            <w:bottom w:val="none" w:sz="0" w:space="0" w:color="auto"/>
            <w:right w:val="none" w:sz="0" w:space="0" w:color="auto"/>
          </w:divBdr>
        </w:div>
        <w:div w:id="585573604">
          <w:marLeft w:val="0"/>
          <w:marRight w:val="0"/>
          <w:marTop w:val="0"/>
          <w:marBottom w:val="0"/>
          <w:divBdr>
            <w:top w:val="none" w:sz="0" w:space="0" w:color="auto"/>
            <w:left w:val="none" w:sz="0" w:space="0" w:color="auto"/>
            <w:bottom w:val="none" w:sz="0" w:space="0" w:color="auto"/>
            <w:right w:val="none" w:sz="0" w:space="0" w:color="auto"/>
          </w:divBdr>
        </w:div>
        <w:div w:id="1300529045">
          <w:marLeft w:val="0"/>
          <w:marRight w:val="0"/>
          <w:marTop w:val="0"/>
          <w:marBottom w:val="0"/>
          <w:divBdr>
            <w:top w:val="none" w:sz="0" w:space="0" w:color="auto"/>
            <w:left w:val="none" w:sz="0" w:space="0" w:color="auto"/>
            <w:bottom w:val="none" w:sz="0" w:space="0" w:color="auto"/>
            <w:right w:val="none" w:sz="0" w:space="0" w:color="auto"/>
          </w:divBdr>
        </w:div>
        <w:div w:id="650791194">
          <w:marLeft w:val="0"/>
          <w:marRight w:val="0"/>
          <w:marTop w:val="0"/>
          <w:marBottom w:val="0"/>
          <w:divBdr>
            <w:top w:val="none" w:sz="0" w:space="0" w:color="auto"/>
            <w:left w:val="none" w:sz="0" w:space="0" w:color="auto"/>
            <w:bottom w:val="none" w:sz="0" w:space="0" w:color="auto"/>
            <w:right w:val="none" w:sz="0" w:space="0" w:color="auto"/>
          </w:divBdr>
        </w:div>
        <w:div w:id="453905819">
          <w:marLeft w:val="0"/>
          <w:marRight w:val="0"/>
          <w:marTop w:val="0"/>
          <w:marBottom w:val="0"/>
          <w:divBdr>
            <w:top w:val="none" w:sz="0" w:space="0" w:color="auto"/>
            <w:left w:val="none" w:sz="0" w:space="0" w:color="auto"/>
            <w:bottom w:val="none" w:sz="0" w:space="0" w:color="auto"/>
            <w:right w:val="none" w:sz="0" w:space="0" w:color="auto"/>
          </w:divBdr>
        </w:div>
        <w:div w:id="240067203">
          <w:marLeft w:val="0"/>
          <w:marRight w:val="0"/>
          <w:marTop w:val="0"/>
          <w:marBottom w:val="0"/>
          <w:divBdr>
            <w:top w:val="none" w:sz="0" w:space="0" w:color="auto"/>
            <w:left w:val="none" w:sz="0" w:space="0" w:color="auto"/>
            <w:bottom w:val="none" w:sz="0" w:space="0" w:color="auto"/>
            <w:right w:val="none" w:sz="0" w:space="0" w:color="auto"/>
          </w:divBdr>
        </w:div>
        <w:div w:id="522521961">
          <w:marLeft w:val="0"/>
          <w:marRight w:val="0"/>
          <w:marTop w:val="0"/>
          <w:marBottom w:val="0"/>
          <w:divBdr>
            <w:top w:val="none" w:sz="0" w:space="0" w:color="auto"/>
            <w:left w:val="none" w:sz="0" w:space="0" w:color="auto"/>
            <w:bottom w:val="none" w:sz="0" w:space="0" w:color="auto"/>
            <w:right w:val="none" w:sz="0" w:space="0" w:color="auto"/>
          </w:divBdr>
        </w:div>
        <w:div w:id="33628363">
          <w:marLeft w:val="0"/>
          <w:marRight w:val="0"/>
          <w:marTop w:val="0"/>
          <w:marBottom w:val="0"/>
          <w:divBdr>
            <w:top w:val="none" w:sz="0" w:space="0" w:color="auto"/>
            <w:left w:val="none" w:sz="0" w:space="0" w:color="auto"/>
            <w:bottom w:val="none" w:sz="0" w:space="0" w:color="auto"/>
            <w:right w:val="none" w:sz="0" w:space="0" w:color="auto"/>
          </w:divBdr>
        </w:div>
        <w:div w:id="230775461">
          <w:marLeft w:val="0"/>
          <w:marRight w:val="0"/>
          <w:marTop w:val="0"/>
          <w:marBottom w:val="0"/>
          <w:divBdr>
            <w:top w:val="none" w:sz="0" w:space="0" w:color="auto"/>
            <w:left w:val="none" w:sz="0" w:space="0" w:color="auto"/>
            <w:bottom w:val="none" w:sz="0" w:space="0" w:color="auto"/>
            <w:right w:val="none" w:sz="0" w:space="0" w:color="auto"/>
          </w:divBdr>
        </w:div>
        <w:div w:id="434133262">
          <w:marLeft w:val="0"/>
          <w:marRight w:val="0"/>
          <w:marTop w:val="0"/>
          <w:marBottom w:val="0"/>
          <w:divBdr>
            <w:top w:val="none" w:sz="0" w:space="0" w:color="auto"/>
            <w:left w:val="none" w:sz="0" w:space="0" w:color="auto"/>
            <w:bottom w:val="none" w:sz="0" w:space="0" w:color="auto"/>
            <w:right w:val="none" w:sz="0" w:space="0" w:color="auto"/>
          </w:divBdr>
        </w:div>
        <w:div w:id="531891350">
          <w:marLeft w:val="0"/>
          <w:marRight w:val="0"/>
          <w:marTop w:val="0"/>
          <w:marBottom w:val="0"/>
          <w:divBdr>
            <w:top w:val="none" w:sz="0" w:space="0" w:color="auto"/>
            <w:left w:val="none" w:sz="0" w:space="0" w:color="auto"/>
            <w:bottom w:val="none" w:sz="0" w:space="0" w:color="auto"/>
            <w:right w:val="none" w:sz="0" w:space="0" w:color="auto"/>
          </w:divBdr>
        </w:div>
        <w:div w:id="3632964">
          <w:marLeft w:val="0"/>
          <w:marRight w:val="0"/>
          <w:marTop w:val="0"/>
          <w:marBottom w:val="0"/>
          <w:divBdr>
            <w:top w:val="none" w:sz="0" w:space="0" w:color="auto"/>
            <w:left w:val="none" w:sz="0" w:space="0" w:color="auto"/>
            <w:bottom w:val="none" w:sz="0" w:space="0" w:color="auto"/>
            <w:right w:val="none" w:sz="0" w:space="0" w:color="auto"/>
          </w:divBdr>
        </w:div>
        <w:div w:id="702167440">
          <w:marLeft w:val="0"/>
          <w:marRight w:val="0"/>
          <w:marTop w:val="0"/>
          <w:marBottom w:val="0"/>
          <w:divBdr>
            <w:top w:val="none" w:sz="0" w:space="0" w:color="auto"/>
            <w:left w:val="none" w:sz="0" w:space="0" w:color="auto"/>
            <w:bottom w:val="none" w:sz="0" w:space="0" w:color="auto"/>
            <w:right w:val="none" w:sz="0" w:space="0" w:color="auto"/>
          </w:divBdr>
        </w:div>
        <w:div w:id="1826974128">
          <w:marLeft w:val="0"/>
          <w:marRight w:val="0"/>
          <w:marTop w:val="0"/>
          <w:marBottom w:val="0"/>
          <w:divBdr>
            <w:top w:val="none" w:sz="0" w:space="0" w:color="auto"/>
            <w:left w:val="none" w:sz="0" w:space="0" w:color="auto"/>
            <w:bottom w:val="none" w:sz="0" w:space="0" w:color="auto"/>
            <w:right w:val="none" w:sz="0" w:space="0" w:color="auto"/>
          </w:divBdr>
        </w:div>
        <w:div w:id="517156031">
          <w:marLeft w:val="0"/>
          <w:marRight w:val="0"/>
          <w:marTop w:val="0"/>
          <w:marBottom w:val="0"/>
          <w:divBdr>
            <w:top w:val="none" w:sz="0" w:space="0" w:color="auto"/>
            <w:left w:val="none" w:sz="0" w:space="0" w:color="auto"/>
            <w:bottom w:val="none" w:sz="0" w:space="0" w:color="auto"/>
            <w:right w:val="none" w:sz="0" w:space="0" w:color="auto"/>
          </w:divBdr>
        </w:div>
        <w:div w:id="831334973">
          <w:marLeft w:val="0"/>
          <w:marRight w:val="0"/>
          <w:marTop w:val="0"/>
          <w:marBottom w:val="0"/>
          <w:divBdr>
            <w:top w:val="none" w:sz="0" w:space="0" w:color="auto"/>
            <w:left w:val="none" w:sz="0" w:space="0" w:color="auto"/>
            <w:bottom w:val="none" w:sz="0" w:space="0" w:color="auto"/>
            <w:right w:val="none" w:sz="0" w:space="0" w:color="auto"/>
          </w:divBdr>
        </w:div>
        <w:div w:id="1910266282">
          <w:marLeft w:val="0"/>
          <w:marRight w:val="0"/>
          <w:marTop w:val="0"/>
          <w:marBottom w:val="0"/>
          <w:divBdr>
            <w:top w:val="none" w:sz="0" w:space="0" w:color="auto"/>
            <w:left w:val="none" w:sz="0" w:space="0" w:color="auto"/>
            <w:bottom w:val="none" w:sz="0" w:space="0" w:color="auto"/>
            <w:right w:val="none" w:sz="0" w:space="0" w:color="auto"/>
          </w:divBdr>
        </w:div>
        <w:div w:id="1890190903">
          <w:marLeft w:val="0"/>
          <w:marRight w:val="0"/>
          <w:marTop w:val="0"/>
          <w:marBottom w:val="0"/>
          <w:divBdr>
            <w:top w:val="none" w:sz="0" w:space="0" w:color="auto"/>
            <w:left w:val="none" w:sz="0" w:space="0" w:color="auto"/>
            <w:bottom w:val="none" w:sz="0" w:space="0" w:color="auto"/>
            <w:right w:val="none" w:sz="0" w:space="0" w:color="auto"/>
          </w:divBdr>
        </w:div>
        <w:div w:id="149102112">
          <w:marLeft w:val="0"/>
          <w:marRight w:val="0"/>
          <w:marTop w:val="0"/>
          <w:marBottom w:val="0"/>
          <w:divBdr>
            <w:top w:val="none" w:sz="0" w:space="0" w:color="auto"/>
            <w:left w:val="none" w:sz="0" w:space="0" w:color="auto"/>
            <w:bottom w:val="none" w:sz="0" w:space="0" w:color="auto"/>
            <w:right w:val="none" w:sz="0" w:space="0" w:color="auto"/>
          </w:divBdr>
        </w:div>
        <w:div w:id="1124151269">
          <w:marLeft w:val="0"/>
          <w:marRight w:val="0"/>
          <w:marTop w:val="0"/>
          <w:marBottom w:val="0"/>
          <w:divBdr>
            <w:top w:val="none" w:sz="0" w:space="0" w:color="auto"/>
            <w:left w:val="none" w:sz="0" w:space="0" w:color="auto"/>
            <w:bottom w:val="none" w:sz="0" w:space="0" w:color="auto"/>
            <w:right w:val="none" w:sz="0" w:space="0" w:color="auto"/>
          </w:divBdr>
        </w:div>
        <w:div w:id="2051607971">
          <w:marLeft w:val="0"/>
          <w:marRight w:val="0"/>
          <w:marTop w:val="0"/>
          <w:marBottom w:val="0"/>
          <w:divBdr>
            <w:top w:val="none" w:sz="0" w:space="0" w:color="auto"/>
            <w:left w:val="none" w:sz="0" w:space="0" w:color="auto"/>
            <w:bottom w:val="none" w:sz="0" w:space="0" w:color="auto"/>
            <w:right w:val="none" w:sz="0" w:space="0" w:color="auto"/>
          </w:divBdr>
        </w:div>
        <w:div w:id="604847072">
          <w:marLeft w:val="0"/>
          <w:marRight w:val="0"/>
          <w:marTop w:val="0"/>
          <w:marBottom w:val="0"/>
          <w:divBdr>
            <w:top w:val="none" w:sz="0" w:space="0" w:color="auto"/>
            <w:left w:val="none" w:sz="0" w:space="0" w:color="auto"/>
            <w:bottom w:val="none" w:sz="0" w:space="0" w:color="auto"/>
            <w:right w:val="none" w:sz="0" w:space="0" w:color="auto"/>
          </w:divBdr>
        </w:div>
        <w:div w:id="561450619">
          <w:marLeft w:val="0"/>
          <w:marRight w:val="0"/>
          <w:marTop w:val="0"/>
          <w:marBottom w:val="0"/>
          <w:divBdr>
            <w:top w:val="none" w:sz="0" w:space="0" w:color="auto"/>
            <w:left w:val="none" w:sz="0" w:space="0" w:color="auto"/>
            <w:bottom w:val="none" w:sz="0" w:space="0" w:color="auto"/>
            <w:right w:val="none" w:sz="0" w:space="0" w:color="auto"/>
          </w:divBdr>
        </w:div>
        <w:div w:id="198054357">
          <w:marLeft w:val="0"/>
          <w:marRight w:val="0"/>
          <w:marTop w:val="0"/>
          <w:marBottom w:val="0"/>
          <w:divBdr>
            <w:top w:val="none" w:sz="0" w:space="0" w:color="auto"/>
            <w:left w:val="none" w:sz="0" w:space="0" w:color="auto"/>
            <w:bottom w:val="none" w:sz="0" w:space="0" w:color="auto"/>
            <w:right w:val="none" w:sz="0" w:space="0" w:color="auto"/>
          </w:divBdr>
        </w:div>
        <w:div w:id="874847656">
          <w:marLeft w:val="0"/>
          <w:marRight w:val="0"/>
          <w:marTop w:val="0"/>
          <w:marBottom w:val="0"/>
          <w:divBdr>
            <w:top w:val="none" w:sz="0" w:space="0" w:color="auto"/>
            <w:left w:val="none" w:sz="0" w:space="0" w:color="auto"/>
            <w:bottom w:val="none" w:sz="0" w:space="0" w:color="auto"/>
            <w:right w:val="none" w:sz="0" w:space="0" w:color="auto"/>
          </w:divBdr>
        </w:div>
        <w:div w:id="1452631808">
          <w:marLeft w:val="0"/>
          <w:marRight w:val="0"/>
          <w:marTop w:val="0"/>
          <w:marBottom w:val="0"/>
          <w:divBdr>
            <w:top w:val="none" w:sz="0" w:space="0" w:color="auto"/>
            <w:left w:val="none" w:sz="0" w:space="0" w:color="auto"/>
            <w:bottom w:val="none" w:sz="0" w:space="0" w:color="auto"/>
            <w:right w:val="none" w:sz="0" w:space="0" w:color="auto"/>
          </w:divBdr>
        </w:div>
        <w:div w:id="2126728946">
          <w:marLeft w:val="0"/>
          <w:marRight w:val="0"/>
          <w:marTop w:val="0"/>
          <w:marBottom w:val="0"/>
          <w:divBdr>
            <w:top w:val="none" w:sz="0" w:space="0" w:color="auto"/>
            <w:left w:val="none" w:sz="0" w:space="0" w:color="auto"/>
            <w:bottom w:val="none" w:sz="0" w:space="0" w:color="auto"/>
            <w:right w:val="none" w:sz="0" w:space="0" w:color="auto"/>
          </w:divBdr>
        </w:div>
        <w:div w:id="684675367">
          <w:marLeft w:val="0"/>
          <w:marRight w:val="0"/>
          <w:marTop w:val="0"/>
          <w:marBottom w:val="0"/>
          <w:divBdr>
            <w:top w:val="none" w:sz="0" w:space="0" w:color="auto"/>
            <w:left w:val="none" w:sz="0" w:space="0" w:color="auto"/>
            <w:bottom w:val="none" w:sz="0" w:space="0" w:color="auto"/>
            <w:right w:val="none" w:sz="0" w:space="0" w:color="auto"/>
          </w:divBdr>
        </w:div>
        <w:div w:id="1981038480">
          <w:marLeft w:val="0"/>
          <w:marRight w:val="0"/>
          <w:marTop w:val="0"/>
          <w:marBottom w:val="0"/>
          <w:divBdr>
            <w:top w:val="none" w:sz="0" w:space="0" w:color="auto"/>
            <w:left w:val="none" w:sz="0" w:space="0" w:color="auto"/>
            <w:bottom w:val="none" w:sz="0" w:space="0" w:color="auto"/>
            <w:right w:val="none" w:sz="0" w:space="0" w:color="auto"/>
          </w:divBdr>
        </w:div>
        <w:div w:id="300119544">
          <w:marLeft w:val="0"/>
          <w:marRight w:val="0"/>
          <w:marTop w:val="0"/>
          <w:marBottom w:val="0"/>
          <w:divBdr>
            <w:top w:val="none" w:sz="0" w:space="0" w:color="auto"/>
            <w:left w:val="none" w:sz="0" w:space="0" w:color="auto"/>
            <w:bottom w:val="none" w:sz="0" w:space="0" w:color="auto"/>
            <w:right w:val="none" w:sz="0" w:space="0" w:color="auto"/>
          </w:divBdr>
        </w:div>
        <w:div w:id="1382248874">
          <w:marLeft w:val="0"/>
          <w:marRight w:val="0"/>
          <w:marTop w:val="0"/>
          <w:marBottom w:val="0"/>
          <w:divBdr>
            <w:top w:val="none" w:sz="0" w:space="0" w:color="auto"/>
            <w:left w:val="none" w:sz="0" w:space="0" w:color="auto"/>
            <w:bottom w:val="none" w:sz="0" w:space="0" w:color="auto"/>
            <w:right w:val="none" w:sz="0" w:space="0" w:color="auto"/>
          </w:divBdr>
        </w:div>
        <w:div w:id="975915155">
          <w:marLeft w:val="0"/>
          <w:marRight w:val="0"/>
          <w:marTop w:val="0"/>
          <w:marBottom w:val="0"/>
          <w:divBdr>
            <w:top w:val="none" w:sz="0" w:space="0" w:color="auto"/>
            <w:left w:val="none" w:sz="0" w:space="0" w:color="auto"/>
            <w:bottom w:val="none" w:sz="0" w:space="0" w:color="auto"/>
            <w:right w:val="none" w:sz="0" w:space="0" w:color="auto"/>
          </w:divBdr>
        </w:div>
        <w:div w:id="1439449593">
          <w:marLeft w:val="0"/>
          <w:marRight w:val="0"/>
          <w:marTop w:val="0"/>
          <w:marBottom w:val="0"/>
          <w:divBdr>
            <w:top w:val="none" w:sz="0" w:space="0" w:color="auto"/>
            <w:left w:val="none" w:sz="0" w:space="0" w:color="auto"/>
            <w:bottom w:val="none" w:sz="0" w:space="0" w:color="auto"/>
            <w:right w:val="none" w:sz="0" w:space="0" w:color="auto"/>
          </w:divBdr>
        </w:div>
        <w:div w:id="2043284486">
          <w:marLeft w:val="0"/>
          <w:marRight w:val="0"/>
          <w:marTop w:val="0"/>
          <w:marBottom w:val="0"/>
          <w:divBdr>
            <w:top w:val="none" w:sz="0" w:space="0" w:color="auto"/>
            <w:left w:val="none" w:sz="0" w:space="0" w:color="auto"/>
            <w:bottom w:val="none" w:sz="0" w:space="0" w:color="auto"/>
            <w:right w:val="none" w:sz="0" w:space="0" w:color="auto"/>
          </w:divBdr>
        </w:div>
        <w:div w:id="1616982482">
          <w:marLeft w:val="0"/>
          <w:marRight w:val="0"/>
          <w:marTop w:val="0"/>
          <w:marBottom w:val="0"/>
          <w:divBdr>
            <w:top w:val="none" w:sz="0" w:space="0" w:color="auto"/>
            <w:left w:val="none" w:sz="0" w:space="0" w:color="auto"/>
            <w:bottom w:val="none" w:sz="0" w:space="0" w:color="auto"/>
            <w:right w:val="none" w:sz="0" w:space="0" w:color="auto"/>
          </w:divBdr>
        </w:div>
        <w:div w:id="1237978560">
          <w:marLeft w:val="0"/>
          <w:marRight w:val="0"/>
          <w:marTop w:val="0"/>
          <w:marBottom w:val="0"/>
          <w:divBdr>
            <w:top w:val="none" w:sz="0" w:space="0" w:color="auto"/>
            <w:left w:val="none" w:sz="0" w:space="0" w:color="auto"/>
            <w:bottom w:val="none" w:sz="0" w:space="0" w:color="auto"/>
            <w:right w:val="none" w:sz="0" w:space="0" w:color="auto"/>
          </w:divBdr>
        </w:div>
        <w:div w:id="252665770">
          <w:marLeft w:val="0"/>
          <w:marRight w:val="0"/>
          <w:marTop w:val="0"/>
          <w:marBottom w:val="0"/>
          <w:divBdr>
            <w:top w:val="none" w:sz="0" w:space="0" w:color="auto"/>
            <w:left w:val="none" w:sz="0" w:space="0" w:color="auto"/>
            <w:bottom w:val="none" w:sz="0" w:space="0" w:color="auto"/>
            <w:right w:val="none" w:sz="0" w:space="0" w:color="auto"/>
          </w:divBdr>
        </w:div>
        <w:div w:id="259678046">
          <w:marLeft w:val="0"/>
          <w:marRight w:val="0"/>
          <w:marTop w:val="0"/>
          <w:marBottom w:val="0"/>
          <w:divBdr>
            <w:top w:val="none" w:sz="0" w:space="0" w:color="auto"/>
            <w:left w:val="none" w:sz="0" w:space="0" w:color="auto"/>
            <w:bottom w:val="none" w:sz="0" w:space="0" w:color="auto"/>
            <w:right w:val="none" w:sz="0" w:space="0" w:color="auto"/>
          </w:divBdr>
        </w:div>
        <w:div w:id="879703281">
          <w:marLeft w:val="0"/>
          <w:marRight w:val="0"/>
          <w:marTop w:val="0"/>
          <w:marBottom w:val="0"/>
          <w:divBdr>
            <w:top w:val="none" w:sz="0" w:space="0" w:color="auto"/>
            <w:left w:val="none" w:sz="0" w:space="0" w:color="auto"/>
            <w:bottom w:val="none" w:sz="0" w:space="0" w:color="auto"/>
            <w:right w:val="none" w:sz="0" w:space="0" w:color="auto"/>
          </w:divBdr>
        </w:div>
        <w:div w:id="591084018">
          <w:marLeft w:val="0"/>
          <w:marRight w:val="0"/>
          <w:marTop w:val="0"/>
          <w:marBottom w:val="0"/>
          <w:divBdr>
            <w:top w:val="none" w:sz="0" w:space="0" w:color="auto"/>
            <w:left w:val="none" w:sz="0" w:space="0" w:color="auto"/>
            <w:bottom w:val="none" w:sz="0" w:space="0" w:color="auto"/>
            <w:right w:val="none" w:sz="0" w:space="0" w:color="auto"/>
          </w:divBdr>
        </w:div>
        <w:div w:id="82842241">
          <w:marLeft w:val="0"/>
          <w:marRight w:val="0"/>
          <w:marTop w:val="0"/>
          <w:marBottom w:val="0"/>
          <w:divBdr>
            <w:top w:val="none" w:sz="0" w:space="0" w:color="auto"/>
            <w:left w:val="none" w:sz="0" w:space="0" w:color="auto"/>
            <w:bottom w:val="none" w:sz="0" w:space="0" w:color="auto"/>
            <w:right w:val="none" w:sz="0" w:space="0" w:color="auto"/>
          </w:divBdr>
        </w:div>
      </w:divsChild>
    </w:div>
    <w:div w:id="1702319215">
      <w:bodyDiv w:val="1"/>
      <w:marLeft w:val="0"/>
      <w:marRight w:val="0"/>
      <w:marTop w:val="0"/>
      <w:marBottom w:val="0"/>
      <w:divBdr>
        <w:top w:val="none" w:sz="0" w:space="0" w:color="auto"/>
        <w:left w:val="none" w:sz="0" w:space="0" w:color="auto"/>
        <w:bottom w:val="none" w:sz="0" w:space="0" w:color="auto"/>
        <w:right w:val="none" w:sz="0" w:space="0" w:color="auto"/>
      </w:divBdr>
    </w:div>
    <w:div w:id="1703090539">
      <w:bodyDiv w:val="1"/>
      <w:marLeft w:val="0"/>
      <w:marRight w:val="0"/>
      <w:marTop w:val="0"/>
      <w:marBottom w:val="0"/>
      <w:divBdr>
        <w:top w:val="none" w:sz="0" w:space="0" w:color="auto"/>
        <w:left w:val="none" w:sz="0" w:space="0" w:color="auto"/>
        <w:bottom w:val="none" w:sz="0" w:space="0" w:color="auto"/>
        <w:right w:val="none" w:sz="0" w:space="0" w:color="auto"/>
      </w:divBdr>
      <w:divsChild>
        <w:div w:id="997923913">
          <w:marLeft w:val="480"/>
          <w:marRight w:val="0"/>
          <w:marTop w:val="0"/>
          <w:marBottom w:val="0"/>
          <w:divBdr>
            <w:top w:val="none" w:sz="0" w:space="0" w:color="auto"/>
            <w:left w:val="none" w:sz="0" w:space="0" w:color="auto"/>
            <w:bottom w:val="none" w:sz="0" w:space="0" w:color="auto"/>
            <w:right w:val="none" w:sz="0" w:space="0" w:color="auto"/>
          </w:divBdr>
        </w:div>
        <w:div w:id="1071080568">
          <w:marLeft w:val="480"/>
          <w:marRight w:val="0"/>
          <w:marTop w:val="0"/>
          <w:marBottom w:val="0"/>
          <w:divBdr>
            <w:top w:val="none" w:sz="0" w:space="0" w:color="auto"/>
            <w:left w:val="none" w:sz="0" w:space="0" w:color="auto"/>
            <w:bottom w:val="none" w:sz="0" w:space="0" w:color="auto"/>
            <w:right w:val="none" w:sz="0" w:space="0" w:color="auto"/>
          </w:divBdr>
        </w:div>
        <w:div w:id="2092966507">
          <w:marLeft w:val="480"/>
          <w:marRight w:val="0"/>
          <w:marTop w:val="0"/>
          <w:marBottom w:val="0"/>
          <w:divBdr>
            <w:top w:val="none" w:sz="0" w:space="0" w:color="auto"/>
            <w:left w:val="none" w:sz="0" w:space="0" w:color="auto"/>
            <w:bottom w:val="none" w:sz="0" w:space="0" w:color="auto"/>
            <w:right w:val="none" w:sz="0" w:space="0" w:color="auto"/>
          </w:divBdr>
        </w:div>
        <w:div w:id="2007826820">
          <w:marLeft w:val="480"/>
          <w:marRight w:val="0"/>
          <w:marTop w:val="0"/>
          <w:marBottom w:val="0"/>
          <w:divBdr>
            <w:top w:val="none" w:sz="0" w:space="0" w:color="auto"/>
            <w:left w:val="none" w:sz="0" w:space="0" w:color="auto"/>
            <w:bottom w:val="none" w:sz="0" w:space="0" w:color="auto"/>
            <w:right w:val="none" w:sz="0" w:space="0" w:color="auto"/>
          </w:divBdr>
        </w:div>
        <w:div w:id="1017270720">
          <w:marLeft w:val="480"/>
          <w:marRight w:val="0"/>
          <w:marTop w:val="0"/>
          <w:marBottom w:val="0"/>
          <w:divBdr>
            <w:top w:val="none" w:sz="0" w:space="0" w:color="auto"/>
            <w:left w:val="none" w:sz="0" w:space="0" w:color="auto"/>
            <w:bottom w:val="none" w:sz="0" w:space="0" w:color="auto"/>
            <w:right w:val="none" w:sz="0" w:space="0" w:color="auto"/>
          </w:divBdr>
        </w:div>
        <w:div w:id="1648894417">
          <w:marLeft w:val="480"/>
          <w:marRight w:val="0"/>
          <w:marTop w:val="0"/>
          <w:marBottom w:val="0"/>
          <w:divBdr>
            <w:top w:val="none" w:sz="0" w:space="0" w:color="auto"/>
            <w:left w:val="none" w:sz="0" w:space="0" w:color="auto"/>
            <w:bottom w:val="none" w:sz="0" w:space="0" w:color="auto"/>
            <w:right w:val="none" w:sz="0" w:space="0" w:color="auto"/>
          </w:divBdr>
        </w:div>
        <w:div w:id="1319309094">
          <w:marLeft w:val="480"/>
          <w:marRight w:val="0"/>
          <w:marTop w:val="0"/>
          <w:marBottom w:val="0"/>
          <w:divBdr>
            <w:top w:val="none" w:sz="0" w:space="0" w:color="auto"/>
            <w:left w:val="none" w:sz="0" w:space="0" w:color="auto"/>
            <w:bottom w:val="none" w:sz="0" w:space="0" w:color="auto"/>
            <w:right w:val="none" w:sz="0" w:space="0" w:color="auto"/>
          </w:divBdr>
        </w:div>
        <w:div w:id="1090467421">
          <w:marLeft w:val="480"/>
          <w:marRight w:val="0"/>
          <w:marTop w:val="0"/>
          <w:marBottom w:val="0"/>
          <w:divBdr>
            <w:top w:val="none" w:sz="0" w:space="0" w:color="auto"/>
            <w:left w:val="none" w:sz="0" w:space="0" w:color="auto"/>
            <w:bottom w:val="none" w:sz="0" w:space="0" w:color="auto"/>
            <w:right w:val="none" w:sz="0" w:space="0" w:color="auto"/>
          </w:divBdr>
        </w:div>
        <w:div w:id="747583446">
          <w:marLeft w:val="480"/>
          <w:marRight w:val="0"/>
          <w:marTop w:val="0"/>
          <w:marBottom w:val="0"/>
          <w:divBdr>
            <w:top w:val="none" w:sz="0" w:space="0" w:color="auto"/>
            <w:left w:val="none" w:sz="0" w:space="0" w:color="auto"/>
            <w:bottom w:val="none" w:sz="0" w:space="0" w:color="auto"/>
            <w:right w:val="none" w:sz="0" w:space="0" w:color="auto"/>
          </w:divBdr>
        </w:div>
        <w:div w:id="878128363">
          <w:marLeft w:val="480"/>
          <w:marRight w:val="0"/>
          <w:marTop w:val="0"/>
          <w:marBottom w:val="0"/>
          <w:divBdr>
            <w:top w:val="none" w:sz="0" w:space="0" w:color="auto"/>
            <w:left w:val="none" w:sz="0" w:space="0" w:color="auto"/>
            <w:bottom w:val="none" w:sz="0" w:space="0" w:color="auto"/>
            <w:right w:val="none" w:sz="0" w:space="0" w:color="auto"/>
          </w:divBdr>
        </w:div>
        <w:div w:id="1128671001">
          <w:marLeft w:val="480"/>
          <w:marRight w:val="0"/>
          <w:marTop w:val="0"/>
          <w:marBottom w:val="0"/>
          <w:divBdr>
            <w:top w:val="none" w:sz="0" w:space="0" w:color="auto"/>
            <w:left w:val="none" w:sz="0" w:space="0" w:color="auto"/>
            <w:bottom w:val="none" w:sz="0" w:space="0" w:color="auto"/>
            <w:right w:val="none" w:sz="0" w:space="0" w:color="auto"/>
          </w:divBdr>
        </w:div>
        <w:div w:id="1896503649">
          <w:marLeft w:val="480"/>
          <w:marRight w:val="0"/>
          <w:marTop w:val="0"/>
          <w:marBottom w:val="0"/>
          <w:divBdr>
            <w:top w:val="none" w:sz="0" w:space="0" w:color="auto"/>
            <w:left w:val="none" w:sz="0" w:space="0" w:color="auto"/>
            <w:bottom w:val="none" w:sz="0" w:space="0" w:color="auto"/>
            <w:right w:val="none" w:sz="0" w:space="0" w:color="auto"/>
          </w:divBdr>
        </w:div>
        <w:div w:id="2048948835">
          <w:marLeft w:val="480"/>
          <w:marRight w:val="0"/>
          <w:marTop w:val="0"/>
          <w:marBottom w:val="0"/>
          <w:divBdr>
            <w:top w:val="none" w:sz="0" w:space="0" w:color="auto"/>
            <w:left w:val="none" w:sz="0" w:space="0" w:color="auto"/>
            <w:bottom w:val="none" w:sz="0" w:space="0" w:color="auto"/>
            <w:right w:val="none" w:sz="0" w:space="0" w:color="auto"/>
          </w:divBdr>
        </w:div>
        <w:div w:id="1152258317">
          <w:marLeft w:val="480"/>
          <w:marRight w:val="0"/>
          <w:marTop w:val="0"/>
          <w:marBottom w:val="0"/>
          <w:divBdr>
            <w:top w:val="none" w:sz="0" w:space="0" w:color="auto"/>
            <w:left w:val="none" w:sz="0" w:space="0" w:color="auto"/>
            <w:bottom w:val="none" w:sz="0" w:space="0" w:color="auto"/>
            <w:right w:val="none" w:sz="0" w:space="0" w:color="auto"/>
          </w:divBdr>
        </w:div>
        <w:div w:id="814880329">
          <w:marLeft w:val="480"/>
          <w:marRight w:val="0"/>
          <w:marTop w:val="0"/>
          <w:marBottom w:val="0"/>
          <w:divBdr>
            <w:top w:val="none" w:sz="0" w:space="0" w:color="auto"/>
            <w:left w:val="none" w:sz="0" w:space="0" w:color="auto"/>
            <w:bottom w:val="none" w:sz="0" w:space="0" w:color="auto"/>
            <w:right w:val="none" w:sz="0" w:space="0" w:color="auto"/>
          </w:divBdr>
        </w:div>
        <w:div w:id="2075815439">
          <w:marLeft w:val="480"/>
          <w:marRight w:val="0"/>
          <w:marTop w:val="0"/>
          <w:marBottom w:val="0"/>
          <w:divBdr>
            <w:top w:val="none" w:sz="0" w:space="0" w:color="auto"/>
            <w:left w:val="none" w:sz="0" w:space="0" w:color="auto"/>
            <w:bottom w:val="none" w:sz="0" w:space="0" w:color="auto"/>
            <w:right w:val="none" w:sz="0" w:space="0" w:color="auto"/>
          </w:divBdr>
        </w:div>
        <w:div w:id="1888639836">
          <w:marLeft w:val="480"/>
          <w:marRight w:val="0"/>
          <w:marTop w:val="0"/>
          <w:marBottom w:val="0"/>
          <w:divBdr>
            <w:top w:val="none" w:sz="0" w:space="0" w:color="auto"/>
            <w:left w:val="none" w:sz="0" w:space="0" w:color="auto"/>
            <w:bottom w:val="none" w:sz="0" w:space="0" w:color="auto"/>
            <w:right w:val="none" w:sz="0" w:space="0" w:color="auto"/>
          </w:divBdr>
        </w:div>
        <w:div w:id="1978996094">
          <w:marLeft w:val="480"/>
          <w:marRight w:val="0"/>
          <w:marTop w:val="0"/>
          <w:marBottom w:val="0"/>
          <w:divBdr>
            <w:top w:val="none" w:sz="0" w:space="0" w:color="auto"/>
            <w:left w:val="none" w:sz="0" w:space="0" w:color="auto"/>
            <w:bottom w:val="none" w:sz="0" w:space="0" w:color="auto"/>
            <w:right w:val="none" w:sz="0" w:space="0" w:color="auto"/>
          </w:divBdr>
        </w:div>
        <w:div w:id="430051764">
          <w:marLeft w:val="480"/>
          <w:marRight w:val="0"/>
          <w:marTop w:val="0"/>
          <w:marBottom w:val="0"/>
          <w:divBdr>
            <w:top w:val="none" w:sz="0" w:space="0" w:color="auto"/>
            <w:left w:val="none" w:sz="0" w:space="0" w:color="auto"/>
            <w:bottom w:val="none" w:sz="0" w:space="0" w:color="auto"/>
            <w:right w:val="none" w:sz="0" w:space="0" w:color="auto"/>
          </w:divBdr>
        </w:div>
        <w:div w:id="1033576248">
          <w:marLeft w:val="480"/>
          <w:marRight w:val="0"/>
          <w:marTop w:val="0"/>
          <w:marBottom w:val="0"/>
          <w:divBdr>
            <w:top w:val="none" w:sz="0" w:space="0" w:color="auto"/>
            <w:left w:val="none" w:sz="0" w:space="0" w:color="auto"/>
            <w:bottom w:val="none" w:sz="0" w:space="0" w:color="auto"/>
            <w:right w:val="none" w:sz="0" w:space="0" w:color="auto"/>
          </w:divBdr>
        </w:div>
        <w:div w:id="671103532">
          <w:marLeft w:val="480"/>
          <w:marRight w:val="0"/>
          <w:marTop w:val="0"/>
          <w:marBottom w:val="0"/>
          <w:divBdr>
            <w:top w:val="none" w:sz="0" w:space="0" w:color="auto"/>
            <w:left w:val="none" w:sz="0" w:space="0" w:color="auto"/>
            <w:bottom w:val="none" w:sz="0" w:space="0" w:color="auto"/>
            <w:right w:val="none" w:sz="0" w:space="0" w:color="auto"/>
          </w:divBdr>
        </w:div>
        <w:div w:id="1237321413">
          <w:marLeft w:val="480"/>
          <w:marRight w:val="0"/>
          <w:marTop w:val="0"/>
          <w:marBottom w:val="0"/>
          <w:divBdr>
            <w:top w:val="none" w:sz="0" w:space="0" w:color="auto"/>
            <w:left w:val="none" w:sz="0" w:space="0" w:color="auto"/>
            <w:bottom w:val="none" w:sz="0" w:space="0" w:color="auto"/>
            <w:right w:val="none" w:sz="0" w:space="0" w:color="auto"/>
          </w:divBdr>
        </w:div>
        <w:div w:id="1063604619">
          <w:marLeft w:val="480"/>
          <w:marRight w:val="0"/>
          <w:marTop w:val="0"/>
          <w:marBottom w:val="0"/>
          <w:divBdr>
            <w:top w:val="none" w:sz="0" w:space="0" w:color="auto"/>
            <w:left w:val="none" w:sz="0" w:space="0" w:color="auto"/>
            <w:bottom w:val="none" w:sz="0" w:space="0" w:color="auto"/>
            <w:right w:val="none" w:sz="0" w:space="0" w:color="auto"/>
          </w:divBdr>
        </w:div>
        <w:div w:id="1630479148">
          <w:marLeft w:val="480"/>
          <w:marRight w:val="0"/>
          <w:marTop w:val="0"/>
          <w:marBottom w:val="0"/>
          <w:divBdr>
            <w:top w:val="none" w:sz="0" w:space="0" w:color="auto"/>
            <w:left w:val="none" w:sz="0" w:space="0" w:color="auto"/>
            <w:bottom w:val="none" w:sz="0" w:space="0" w:color="auto"/>
            <w:right w:val="none" w:sz="0" w:space="0" w:color="auto"/>
          </w:divBdr>
        </w:div>
        <w:div w:id="1923641997">
          <w:marLeft w:val="480"/>
          <w:marRight w:val="0"/>
          <w:marTop w:val="0"/>
          <w:marBottom w:val="0"/>
          <w:divBdr>
            <w:top w:val="none" w:sz="0" w:space="0" w:color="auto"/>
            <w:left w:val="none" w:sz="0" w:space="0" w:color="auto"/>
            <w:bottom w:val="none" w:sz="0" w:space="0" w:color="auto"/>
            <w:right w:val="none" w:sz="0" w:space="0" w:color="auto"/>
          </w:divBdr>
        </w:div>
        <w:div w:id="925724001">
          <w:marLeft w:val="480"/>
          <w:marRight w:val="0"/>
          <w:marTop w:val="0"/>
          <w:marBottom w:val="0"/>
          <w:divBdr>
            <w:top w:val="none" w:sz="0" w:space="0" w:color="auto"/>
            <w:left w:val="none" w:sz="0" w:space="0" w:color="auto"/>
            <w:bottom w:val="none" w:sz="0" w:space="0" w:color="auto"/>
            <w:right w:val="none" w:sz="0" w:space="0" w:color="auto"/>
          </w:divBdr>
        </w:div>
        <w:div w:id="1419206536">
          <w:marLeft w:val="480"/>
          <w:marRight w:val="0"/>
          <w:marTop w:val="0"/>
          <w:marBottom w:val="0"/>
          <w:divBdr>
            <w:top w:val="none" w:sz="0" w:space="0" w:color="auto"/>
            <w:left w:val="none" w:sz="0" w:space="0" w:color="auto"/>
            <w:bottom w:val="none" w:sz="0" w:space="0" w:color="auto"/>
            <w:right w:val="none" w:sz="0" w:space="0" w:color="auto"/>
          </w:divBdr>
        </w:div>
        <w:div w:id="154037193">
          <w:marLeft w:val="480"/>
          <w:marRight w:val="0"/>
          <w:marTop w:val="0"/>
          <w:marBottom w:val="0"/>
          <w:divBdr>
            <w:top w:val="none" w:sz="0" w:space="0" w:color="auto"/>
            <w:left w:val="none" w:sz="0" w:space="0" w:color="auto"/>
            <w:bottom w:val="none" w:sz="0" w:space="0" w:color="auto"/>
            <w:right w:val="none" w:sz="0" w:space="0" w:color="auto"/>
          </w:divBdr>
        </w:div>
        <w:div w:id="407649921">
          <w:marLeft w:val="480"/>
          <w:marRight w:val="0"/>
          <w:marTop w:val="0"/>
          <w:marBottom w:val="0"/>
          <w:divBdr>
            <w:top w:val="none" w:sz="0" w:space="0" w:color="auto"/>
            <w:left w:val="none" w:sz="0" w:space="0" w:color="auto"/>
            <w:bottom w:val="none" w:sz="0" w:space="0" w:color="auto"/>
            <w:right w:val="none" w:sz="0" w:space="0" w:color="auto"/>
          </w:divBdr>
        </w:div>
        <w:div w:id="1902322960">
          <w:marLeft w:val="480"/>
          <w:marRight w:val="0"/>
          <w:marTop w:val="0"/>
          <w:marBottom w:val="0"/>
          <w:divBdr>
            <w:top w:val="none" w:sz="0" w:space="0" w:color="auto"/>
            <w:left w:val="none" w:sz="0" w:space="0" w:color="auto"/>
            <w:bottom w:val="none" w:sz="0" w:space="0" w:color="auto"/>
            <w:right w:val="none" w:sz="0" w:space="0" w:color="auto"/>
          </w:divBdr>
        </w:div>
        <w:div w:id="1852140577">
          <w:marLeft w:val="480"/>
          <w:marRight w:val="0"/>
          <w:marTop w:val="0"/>
          <w:marBottom w:val="0"/>
          <w:divBdr>
            <w:top w:val="none" w:sz="0" w:space="0" w:color="auto"/>
            <w:left w:val="none" w:sz="0" w:space="0" w:color="auto"/>
            <w:bottom w:val="none" w:sz="0" w:space="0" w:color="auto"/>
            <w:right w:val="none" w:sz="0" w:space="0" w:color="auto"/>
          </w:divBdr>
        </w:div>
        <w:div w:id="1231691394">
          <w:marLeft w:val="480"/>
          <w:marRight w:val="0"/>
          <w:marTop w:val="0"/>
          <w:marBottom w:val="0"/>
          <w:divBdr>
            <w:top w:val="none" w:sz="0" w:space="0" w:color="auto"/>
            <w:left w:val="none" w:sz="0" w:space="0" w:color="auto"/>
            <w:bottom w:val="none" w:sz="0" w:space="0" w:color="auto"/>
            <w:right w:val="none" w:sz="0" w:space="0" w:color="auto"/>
          </w:divBdr>
        </w:div>
        <w:div w:id="1866285147">
          <w:marLeft w:val="480"/>
          <w:marRight w:val="0"/>
          <w:marTop w:val="0"/>
          <w:marBottom w:val="0"/>
          <w:divBdr>
            <w:top w:val="none" w:sz="0" w:space="0" w:color="auto"/>
            <w:left w:val="none" w:sz="0" w:space="0" w:color="auto"/>
            <w:bottom w:val="none" w:sz="0" w:space="0" w:color="auto"/>
            <w:right w:val="none" w:sz="0" w:space="0" w:color="auto"/>
          </w:divBdr>
        </w:div>
        <w:div w:id="2137677508">
          <w:marLeft w:val="480"/>
          <w:marRight w:val="0"/>
          <w:marTop w:val="0"/>
          <w:marBottom w:val="0"/>
          <w:divBdr>
            <w:top w:val="none" w:sz="0" w:space="0" w:color="auto"/>
            <w:left w:val="none" w:sz="0" w:space="0" w:color="auto"/>
            <w:bottom w:val="none" w:sz="0" w:space="0" w:color="auto"/>
            <w:right w:val="none" w:sz="0" w:space="0" w:color="auto"/>
          </w:divBdr>
        </w:div>
        <w:div w:id="593704516">
          <w:marLeft w:val="480"/>
          <w:marRight w:val="0"/>
          <w:marTop w:val="0"/>
          <w:marBottom w:val="0"/>
          <w:divBdr>
            <w:top w:val="none" w:sz="0" w:space="0" w:color="auto"/>
            <w:left w:val="none" w:sz="0" w:space="0" w:color="auto"/>
            <w:bottom w:val="none" w:sz="0" w:space="0" w:color="auto"/>
            <w:right w:val="none" w:sz="0" w:space="0" w:color="auto"/>
          </w:divBdr>
        </w:div>
        <w:div w:id="1918048396">
          <w:marLeft w:val="480"/>
          <w:marRight w:val="0"/>
          <w:marTop w:val="0"/>
          <w:marBottom w:val="0"/>
          <w:divBdr>
            <w:top w:val="none" w:sz="0" w:space="0" w:color="auto"/>
            <w:left w:val="none" w:sz="0" w:space="0" w:color="auto"/>
            <w:bottom w:val="none" w:sz="0" w:space="0" w:color="auto"/>
            <w:right w:val="none" w:sz="0" w:space="0" w:color="auto"/>
          </w:divBdr>
        </w:div>
        <w:div w:id="946079828">
          <w:marLeft w:val="480"/>
          <w:marRight w:val="0"/>
          <w:marTop w:val="0"/>
          <w:marBottom w:val="0"/>
          <w:divBdr>
            <w:top w:val="none" w:sz="0" w:space="0" w:color="auto"/>
            <w:left w:val="none" w:sz="0" w:space="0" w:color="auto"/>
            <w:bottom w:val="none" w:sz="0" w:space="0" w:color="auto"/>
            <w:right w:val="none" w:sz="0" w:space="0" w:color="auto"/>
          </w:divBdr>
        </w:div>
        <w:div w:id="428039543">
          <w:marLeft w:val="480"/>
          <w:marRight w:val="0"/>
          <w:marTop w:val="0"/>
          <w:marBottom w:val="0"/>
          <w:divBdr>
            <w:top w:val="none" w:sz="0" w:space="0" w:color="auto"/>
            <w:left w:val="none" w:sz="0" w:space="0" w:color="auto"/>
            <w:bottom w:val="none" w:sz="0" w:space="0" w:color="auto"/>
            <w:right w:val="none" w:sz="0" w:space="0" w:color="auto"/>
          </w:divBdr>
        </w:div>
        <w:div w:id="957613407">
          <w:marLeft w:val="480"/>
          <w:marRight w:val="0"/>
          <w:marTop w:val="0"/>
          <w:marBottom w:val="0"/>
          <w:divBdr>
            <w:top w:val="none" w:sz="0" w:space="0" w:color="auto"/>
            <w:left w:val="none" w:sz="0" w:space="0" w:color="auto"/>
            <w:bottom w:val="none" w:sz="0" w:space="0" w:color="auto"/>
            <w:right w:val="none" w:sz="0" w:space="0" w:color="auto"/>
          </w:divBdr>
        </w:div>
        <w:div w:id="315452576">
          <w:marLeft w:val="480"/>
          <w:marRight w:val="0"/>
          <w:marTop w:val="0"/>
          <w:marBottom w:val="0"/>
          <w:divBdr>
            <w:top w:val="none" w:sz="0" w:space="0" w:color="auto"/>
            <w:left w:val="none" w:sz="0" w:space="0" w:color="auto"/>
            <w:bottom w:val="none" w:sz="0" w:space="0" w:color="auto"/>
            <w:right w:val="none" w:sz="0" w:space="0" w:color="auto"/>
          </w:divBdr>
        </w:div>
        <w:div w:id="1814447443">
          <w:marLeft w:val="480"/>
          <w:marRight w:val="0"/>
          <w:marTop w:val="0"/>
          <w:marBottom w:val="0"/>
          <w:divBdr>
            <w:top w:val="none" w:sz="0" w:space="0" w:color="auto"/>
            <w:left w:val="none" w:sz="0" w:space="0" w:color="auto"/>
            <w:bottom w:val="none" w:sz="0" w:space="0" w:color="auto"/>
            <w:right w:val="none" w:sz="0" w:space="0" w:color="auto"/>
          </w:divBdr>
        </w:div>
        <w:div w:id="405540112">
          <w:marLeft w:val="480"/>
          <w:marRight w:val="0"/>
          <w:marTop w:val="0"/>
          <w:marBottom w:val="0"/>
          <w:divBdr>
            <w:top w:val="none" w:sz="0" w:space="0" w:color="auto"/>
            <w:left w:val="none" w:sz="0" w:space="0" w:color="auto"/>
            <w:bottom w:val="none" w:sz="0" w:space="0" w:color="auto"/>
            <w:right w:val="none" w:sz="0" w:space="0" w:color="auto"/>
          </w:divBdr>
        </w:div>
        <w:div w:id="526211268">
          <w:marLeft w:val="480"/>
          <w:marRight w:val="0"/>
          <w:marTop w:val="0"/>
          <w:marBottom w:val="0"/>
          <w:divBdr>
            <w:top w:val="none" w:sz="0" w:space="0" w:color="auto"/>
            <w:left w:val="none" w:sz="0" w:space="0" w:color="auto"/>
            <w:bottom w:val="none" w:sz="0" w:space="0" w:color="auto"/>
            <w:right w:val="none" w:sz="0" w:space="0" w:color="auto"/>
          </w:divBdr>
        </w:div>
        <w:div w:id="1931815772">
          <w:marLeft w:val="480"/>
          <w:marRight w:val="0"/>
          <w:marTop w:val="0"/>
          <w:marBottom w:val="0"/>
          <w:divBdr>
            <w:top w:val="none" w:sz="0" w:space="0" w:color="auto"/>
            <w:left w:val="none" w:sz="0" w:space="0" w:color="auto"/>
            <w:bottom w:val="none" w:sz="0" w:space="0" w:color="auto"/>
            <w:right w:val="none" w:sz="0" w:space="0" w:color="auto"/>
          </w:divBdr>
        </w:div>
        <w:div w:id="2078554268">
          <w:marLeft w:val="480"/>
          <w:marRight w:val="0"/>
          <w:marTop w:val="0"/>
          <w:marBottom w:val="0"/>
          <w:divBdr>
            <w:top w:val="none" w:sz="0" w:space="0" w:color="auto"/>
            <w:left w:val="none" w:sz="0" w:space="0" w:color="auto"/>
            <w:bottom w:val="none" w:sz="0" w:space="0" w:color="auto"/>
            <w:right w:val="none" w:sz="0" w:space="0" w:color="auto"/>
          </w:divBdr>
        </w:div>
        <w:div w:id="1226062227">
          <w:marLeft w:val="480"/>
          <w:marRight w:val="0"/>
          <w:marTop w:val="0"/>
          <w:marBottom w:val="0"/>
          <w:divBdr>
            <w:top w:val="none" w:sz="0" w:space="0" w:color="auto"/>
            <w:left w:val="none" w:sz="0" w:space="0" w:color="auto"/>
            <w:bottom w:val="none" w:sz="0" w:space="0" w:color="auto"/>
            <w:right w:val="none" w:sz="0" w:space="0" w:color="auto"/>
          </w:divBdr>
        </w:div>
        <w:div w:id="1640109572">
          <w:marLeft w:val="480"/>
          <w:marRight w:val="0"/>
          <w:marTop w:val="0"/>
          <w:marBottom w:val="0"/>
          <w:divBdr>
            <w:top w:val="none" w:sz="0" w:space="0" w:color="auto"/>
            <w:left w:val="none" w:sz="0" w:space="0" w:color="auto"/>
            <w:bottom w:val="none" w:sz="0" w:space="0" w:color="auto"/>
            <w:right w:val="none" w:sz="0" w:space="0" w:color="auto"/>
          </w:divBdr>
        </w:div>
        <w:div w:id="673991725">
          <w:marLeft w:val="480"/>
          <w:marRight w:val="0"/>
          <w:marTop w:val="0"/>
          <w:marBottom w:val="0"/>
          <w:divBdr>
            <w:top w:val="none" w:sz="0" w:space="0" w:color="auto"/>
            <w:left w:val="none" w:sz="0" w:space="0" w:color="auto"/>
            <w:bottom w:val="none" w:sz="0" w:space="0" w:color="auto"/>
            <w:right w:val="none" w:sz="0" w:space="0" w:color="auto"/>
          </w:divBdr>
        </w:div>
        <w:div w:id="2033455261">
          <w:marLeft w:val="480"/>
          <w:marRight w:val="0"/>
          <w:marTop w:val="0"/>
          <w:marBottom w:val="0"/>
          <w:divBdr>
            <w:top w:val="none" w:sz="0" w:space="0" w:color="auto"/>
            <w:left w:val="none" w:sz="0" w:space="0" w:color="auto"/>
            <w:bottom w:val="none" w:sz="0" w:space="0" w:color="auto"/>
            <w:right w:val="none" w:sz="0" w:space="0" w:color="auto"/>
          </w:divBdr>
        </w:div>
        <w:div w:id="1803765284">
          <w:marLeft w:val="480"/>
          <w:marRight w:val="0"/>
          <w:marTop w:val="0"/>
          <w:marBottom w:val="0"/>
          <w:divBdr>
            <w:top w:val="none" w:sz="0" w:space="0" w:color="auto"/>
            <w:left w:val="none" w:sz="0" w:space="0" w:color="auto"/>
            <w:bottom w:val="none" w:sz="0" w:space="0" w:color="auto"/>
            <w:right w:val="none" w:sz="0" w:space="0" w:color="auto"/>
          </w:divBdr>
        </w:div>
        <w:div w:id="1880320470">
          <w:marLeft w:val="480"/>
          <w:marRight w:val="0"/>
          <w:marTop w:val="0"/>
          <w:marBottom w:val="0"/>
          <w:divBdr>
            <w:top w:val="none" w:sz="0" w:space="0" w:color="auto"/>
            <w:left w:val="none" w:sz="0" w:space="0" w:color="auto"/>
            <w:bottom w:val="none" w:sz="0" w:space="0" w:color="auto"/>
            <w:right w:val="none" w:sz="0" w:space="0" w:color="auto"/>
          </w:divBdr>
        </w:div>
        <w:div w:id="1322736537">
          <w:marLeft w:val="480"/>
          <w:marRight w:val="0"/>
          <w:marTop w:val="0"/>
          <w:marBottom w:val="0"/>
          <w:divBdr>
            <w:top w:val="none" w:sz="0" w:space="0" w:color="auto"/>
            <w:left w:val="none" w:sz="0" w:space="0" w:color="auto"/>
            <w:bottom w:val="none" w:sz="0" w:space="0" w:color="auto"/>
            <w:right w:val="none" w:sz="0" w:space="0" w:color="auto"/>
          </w:divBdr>
        </w:div>
        <w:div w:id="844321366">
          <w:marLeft w:val="480"/>
          <w:marRight w:val="0"/>
          <w:marTop w:val="0"/>
          <w:marBottom w:val="0"/>
          <w:divBdr>
            <w:top w:val="none" w:sz="0" w:space="0" w:color="auto"/>
            <w:left w:val="none" w:sz="0" w:space="0" w:color="auto"/>
            <w:bottom w:val="none" w:sz="0" w:space="0" w:color="auto"/>
            <w:right w:val="none" w:sz="0" w:space="0" w:color="auto"/>
          </w:divBdr>
        </w:div>
        <w:div w:id="1100955200">
          <w:marLeft w:val="480"/>
          <w:marRight w:val="0"/>
          <w:marTop w:val="0"/>
          <w:marBottom w:val="0"/>
          <w:divBdr>
            <w:top w:val="none" w:sz="0" w:space="0" w:color="auto"/>
            <w:left w:val="none" w:sz="0" w:space="0" w:color="auto"/>
            <w:bottom w:val="none" w:sz="0" w:space="0" w:color="auto"/>
            <w:right w:val="none" w:sz="0" w:space="0" w:color="auto"/>
          </w:divBdr>
        </w:div>
        <w:div w:id="1165701503">
          <w:marLeft w:val="480"/>
          <w:marRight w:val="0"/>
          <w:marTop w:val="0"/>
          <w:marBottom w:val="0"/>
          <w:divBdr>
            <w:top w:val="none" w:sz="0" w:space="0" w:color="auto"/>
            <w:left w:val="none" w:sz="0" w:space="0" w:color="auto"/>
            <w:bottom w:val="none" w:sz="0" w:space="0" w:color="auto"/>
            <w:right w:val="none" w:sz="0" w:space="0" w:color="auto"/>
          </w:divBdr>
        </w:div>
        <w:div w:id="1773159098">
          <w:marLeft w:val="480"/>
          <w:marRight w:val="0"/>
          <w:marTop w:val="0"/>
          <w:marBottom w:val="0"/>
          <w:divBdr>
            <w:top w:val="none" w:sz="0" w:space="0" w:color="auto"/>
            <w:left w:val="none" w:sz="0" w:space="0" w:color="auto"/>
            <w:bottom w:val="none" w:sz="0" w:space="0" w:color="auto"/>
            <w:right w:val="none" w:sz="0" w:space="0" w:color="auto"/>
          </w:divBdr>
        </w:div>
      </w:divsChild>
    </w:div>
    <w:div w:id="1703091969">
      <w:bodyDiv w:val="1"/>
      <w:marLeft w:val="0"/>
      <w:marRight w:val="0"/>
      <w:marTop w:val="0"/>
      <w:marBottom w:val="0"/>
      <w:divBdr>
        <w:top w:val="none" w:sz="0" w:space="0" w:color="auto"/>
        <w:left w:val="none" w:sz="0" w:space="0" w:color="auto"/>
        <w:bottom w:val="none" w:sz="0" w:space="0" w:color="auto"/>
        <w:right w:val="none" w:sz="0" w:space="0" w:color="auto"/>
      </w:divBdr>
    </w:div>
    <w:div w:id="1704087759">
      <w:bodyDiv w:val="1"/>
      <w:marLeft w:val="0"/>
      <w:marRight w:val="0"/>
      <w:marTop w:val="0"/>
      <w:marBottom w:val="0"/>
      <w:divBdr>
        <w:top w:val="none" w:sz="0" w:space="0" w:color="auto"/>
        <w:left w:val="none" w:sz="0" w:space="0" w:color="auto"/>
        <w:bottom w:val="none" w:sz="0" w:space="0" w:color="auto"/>
        <w:right w:val="none" w:sz="0" w:space="0" w:color="auto"/>
      </w:divBdr>
    </w:div>
    <w:div w:id="1704749426">
      <w:bodyDiv w:val="1"/>
      <w:marLeft w:val="0"/>
      <w:marRight w:val="0"/>
      <w:marTop w:val="0"/>
      <w:marBottom w:val="0"/>
      <w:divBdr>
        <w:top w:val="none" w:sz="0" w:space="0" w:color="auto"/>
        <w:left w:val="none" w:sz="0" w:space="0" w:color="auto"/>
        <w:bottom w:val="none" w:sz="0" w:space="0" w:color="auto"/>
        <w:right w:val="none" w:sz="0" w:space="0" w:color="auto"/>
      </w:divBdr>
    </w:div>
    <w:div w:id="1705207186">
      <w:bodyDiv w:val="1"/>
      <w:marLeft w:val="0"/>
      <w:marRight w:val="0"/>
      <w:marTop w:val="0"/>
      <w:marBottom w:val="0"/>
      <w:divBdr>
        <w:top w:val="none" w:sz="0" w:space="0" w:color="auto"/>
        <w:left w:val="none" w:sz="0" w:space="0" w:color="auto"/>
        <w:bottom w:val="none" w:sz="0" w:space="0" w:color="auto"/>
        <w:right w:val="none" w:sz="0" w:space="0" w:color="auto"/>
      </w:divBdr>
    </w:div>
    <w:div w:id="1705323504">
      <w:bodyDiv w:val="1"/>
      <w:marLeft w:val="0"/>
      <w:marRight w:val="0"/>
      <w:marTop w:val="0"/>
      <w:marBottom w:val="0"/>
      <w:divBdr>
        <w:top w:val="none" w:sz="0" w:space="0" w:color="auto"/>
        <w:left w:val="none" w:sz="0" w:space="0" w:color="auto"/>
        <w:bottom w:val="none" w:sz="0" w:space="0" w:color="auto"/>
        <w:right w:val="none" w:sz="0" w:space="0" w:color="auto"/>
      </w:divBdr>
    </w:div>
    <w:div w:id="1705590307">
      <w:bodyDiv w:val="1"/>
      <w:marLeft w:val="0"/>
      <w:marRight w:val="0"/>
      <w:marTop w:val="0"/>
      <w:marBottom w:val="0"/>
      <w:divBdr>
        <w:top w:val="none" w:sz="0" w:space="0" w:color="auto"/>
        <w:left w:val="none" w:sz="0" w:space="0" w:color="auto"/>
        <w:bottom w:val="none" w:sz="0" w:space="0" w:color="auto"/>
        <w:right w:val="none" w:sz="0" w:space="0" w:color="auto"/>
      </w:divBdr>
    </w:div>
    <w:div w:id="1705671290">
      <w:bodyDiv w:val="1"/>
      <w:marLeft w:val="0"/>
      <w:marRight w:val="0"/>
      <w:marTop w:val="0"/>
      <w:marBottom w:val="0"/>
      <w:divBdr>
        <w:top w:val="none" w:sz="0" w:space="0" w:color="auto"/>
        <w:left w:val="none" w:sz="0" w:space="0" w:color="auto"/>
        <w:bottom w:val="none" w:sz="0" w:space="0" w:color="auto"/>
        <w:right w:val="none" w:sz="0" w:space="0" w:color="auto"/>
      </w:divBdr>
    </w:div>
    <w:div w:id="1706519135">
      <w:bodyDiv w:val="1"/>
      <w:marLeft w:val="0"/>
      <w:marRight w:val="0"/>
      <w:marTop w:val="0"/>
      <w:marBottom w:val="0"/>
      <w:divBdr>
        <w:top w:val="none" w:sz="0" w:space="0" w:color="auto"/>
        <w:left w:val="none" w:sz="0" w:space="0" w:color="auto"/>
        <w:bottom w:val="none" w:sz="0" w:space="0" w:color="auto"/>
        <w:right w:val="none" w:sz="0" w:space="0" w:color="auto"/>
      </w:divBdr>
    </w:div>
    <w:div w:id="1706559235">
      <w:bodyDiv w:val="1"/>
      <w:marLeft w:val="0"/>
      <w:marRight w:val="0"/>
      <w:marTop w:val="0"/>
      <w:marBottom w:val="0"/>
      <w:divBdr>
        <w:top w:val="none" w:sz="0" w:space="0" w:color="auto"/>
        <w:left w:val="none" w:sz="0" w:space="0" w:color="auto"/>
        <w:bottom w:val="none" w:sz="0" w:space="0" w:color="auto"/>
        <w:right w:val="none" w:sz="0" w:space="0" w:color="auto"/>
      </w:divBdr>
    </w:div>
    <w:div w:id="1707018982">
      <w:bodyDiv w:val="1"/>
      <w:marLeft w:val="0"/>
      <w:marRight w:val="0"/>
      <w:marTop w:val="0"/>
      <w:marBottom w:val="0"/>
      <w:divBdr>
        <w:top w:val="none" w:sz="0" w:space="0" w:color="auto"/>
        <w:left w:val="none" w:sz="0" w:space="0" w:color="auto"/>
        <w:bottom w:val="none" w:sz="0" w:space="0" w:color="auto"/>
        <w:right w:val="none" w:sz="0" w:space="0" w:color="auto"/>
      </w:divBdr>
    </w:div>
    <w:div w:id="1707028007">
      <w:bodyDiv w:val="1"/>
      <w:marLeft w:val="0"/>
      <w:marRight w:val="0"/>
      <w:marTop w:val="0"/>
      <w:marBottom w:val="0"/>
      <w:divBdr>
        <w:top w:val="none" w:sz="0" w:space="0" w:color="auto"/>
        <w:left w:val="none" w:sz="0" w:space="0" w:color="auto"/>
        <w:bottom w:val="none" w:sz="0" w:space="0" w:color="auto"/>
        <w:right w:val="none" w:sz="0" w:space="0" w:color="auto"/>
      </w:divBdr>
      <w:divsChild>
        <w:div w:id="158885977">
          <w:marLeft w:val="640"/>
          <w:marRight w:val="0"/>
          <w:marTop w:val="0"/>
          <w:marBottom w:val="0"/>
          <w:divBdr>
            <w:top w:val="none" w:sz="0" w:space="0" w:color="auto"/>
            <w:left w:val="none" w:sz="0" w:space="0" w:color="auto"/>
            <w:bottom w:val="none" w:sz="0" w:space="0" w:color="auto"/>
            <w:right w:val="none" w:sz="0" w:space="0" w:color="auto"/>
          </w:divBdr>
        </w:div>
        <w:div w:id="1062212712">
          <w:marLeft w:val="640"/>
          <w:marRight w:val="0"/>
          <w:marTop w:val="0"/>
          <w:marBottom w:val="0"/>
          <w:divBdr>
            <w:top w:val="none" w:sz="0" w:space="0" w:color="auto"/>
            <w:left w:val="none" w:sz="0" w:space="0" w:color="auto"/>
            <w:bottom w:val="none" w:sz="0" w:space="0" w:color="auto"/>
            <w:right w:val="none" w:sz="0" w:space="0" w:color="auto"/>
          </w:divBdr>
        </w:div>
        <w:div w:id="1502545187">
          <w:marLeft w:val="640"/>
          <w:marRight w:val="0"/>
          <w:marTop w:val="0"/>
          <w:marBottom w:val="0"/>
          <w:divBdr>
            <w:top w:val="none" w:sz="0" w:space="0" w:color="auto"/>
            <w:left w:val="none" w:sz="0" w:space="0" w:color="auto"/>
            <w:bottom w:val="none" w:sz="0" w:space="0" w:color="auto"/>
            <w:right w:val="none" w:sz="0" w:space="0" w:color="auto"/>
          </w:divBdr>
        </w:div>
        <w:div w:id="316153361">
          <w:marLeft w:val="640"/>
          <w:marRight w:val="0"/>
          <w:marTop w:val="0"/>
          <w:marBottom w:val="0"/>
          <w:divBdr>
            <w:top w:val="none" w:sz="0" w:space="0" w:color="auto"/>
            <w:left w:val="none" w:sz="0" w:space="0" w:color="auto"/>
            <w:bottom w:val="none" w:sz="0" w:space="0" w:color="auto"/>
            <w:right w:val="none" w:sz="0" w:space="0" w:color="auto"/>
          </w:divBdr>
        </w:div>
        <w:div w:id="86003506">
          <w:marLeft w:val="640"/>
          <w:marRight w:val="0"/>
          <w:marTop w:val="0"/>
          <w:marBottom w:val="0"/>
          <w:divBdr>
            <w:top w:val="none" w:sz="0" w:space="0" w:color="auto"/>
            <w:left w:val="none" w:sz="0" w:space="0" w:color="auto"/>
            <w:bottom w:val="none" w:sz="0" w:space="0" w:color="auto"/>
            <w:right w:val="none" w:sz="0" w:space="0" w:color="auto"/>
          </w:divBdr>
        </w:div>
        <w:div w:id="1532182331">
          <w:marLeft w:val="640"/>
          <w:marRight w:val="0"/>
          <w:marTop w:val="0"/>
          <w:marBottom w:val="0"/>
          <w:divBdr>
            <w:top w:val="none" w:sz="0" w:space="0" w:color="auto"/>
            <w:left w:val="none" w:sz="0" w:space="0" w:color="auto"/>
            <w:bottom w:val="none" w:sz="0" w:space="0" w:color="auto"/>
            <w:right w:val="none" w:sz="0" w:space="0" w:color="auto"/>
          </w:divBdr>
        </w:div>
        <w:div w:id="1223104852">
          <w:marLeft w:val="640"/>
          <w:marRight w:val="0"/>
          <w:marTop w:val="0"/>
          <w:marBottom w:val="0"/>
          <w:divBdr>
            <w:top w:val="none" w:sz="0" w:space="0" w:color="auto"/>
            <w:left w:val="none" w:sz="0" w:space="0" w:color="auto"/>
            <w:bottom w:val="none" w:sz="0" w:space="0" w:color="auto"/>
            <w:right w:val="none" w:sz="0" w:space="0" w:color="auto"/>
          </w:divBdr>
        </w:div>
        <w:div w:id="1269510827">
          <w:marLeft w:val="640"/>
          <w:marRight w:val="0"/>
          <w:marTop w:val="0"/>
          <w:marBottom w:val="0"/>
          <w:divBdr>
            <w:top w:val="none" w:sz="0" w:space="0" w:color="auto"/>
            <w:left w:val="none" w:sz="0" w:space="0" w:color="auto"/>
            <w:bottom w:val="none" w:sz="0" w:space="0" w:color="auto"/>
            <w:right w:val="none" w:sz="0" w:space="0" w:color="auto"/>
          </w:divBdr>
        </w:div>
        <w:div w:id="1887912153">
          <w:marLeft w:val="640"/>
          <w:marRight w:val="0"/>
          <w:marTop w:val="0"/>
          <w:marBottom w:val="0"/>
          <w:divBdr>
            <w:top w:val="none" w:sz="0" w:space="0" w:color="auto"/>
            <w:left w:val="none" w:sz="0" w:space="0" w:color="auto"/>
            <w:bottom w:val="none" w:sz="0" w:space="0" w:color="auto"/>
            <w:right w:val="none" w:sz="0" w:space="0" w:color="auto"/>
          </w:divBdr>
        </w:div>
        <w:div w:id="1368020318">
          <w:marLeft w:val="640"/>
          <w:marRight w:val="0"/>
          <w:marTop w:val="0"/>
          <w:marBottom w:val="0"/>
          <w:divBdr>
            <w:top w:val="none" w:sz="0" w:space="0" w:color="auto"/>
            <w:left w:val="none" w:sz="0" w:space="0" w:color="auto"/>
            <w:bottom w:val="none" w:sz="0" w:space="0" w:color="auto"/>
            <w:right w:val="none" w:sz="0" w:space="0" w:color="auto"/>
          </w:divBdr>
        </w:div>
        <w:div w:id="186066627">
          <w:marLeft w:val="640"/>
          <w:marRight w:val="0"/>
          <w:marTop w:val="0"/>
          <w:marBottom w:val="0"/>
          <w:divBdr>
            <w:top w:val="none" w:sz="0" w:space="0" w:color="auto"/>
            <w:left w:val="none" w:sz="0" w:space="0" w:color="auto"/>
            <w:bottom w:val="none" w:sz="0" w:space="0" w:color="auto"/>
            <w:right w:val="none" w:sz="0" w:space="0" w:color="auto"/>
          </w:divBdr>
        </w:div>
        <w:div w:id="722100587">
          <w:marLeft w:val="640"/>
          <w:marRight w:val="0"/>
          <w:marTop w:val="0"/>
          <w:marBottom w:val="0"/>
          <w:divBdr>
            <w:top w:val="none" w:sz="0" w:space="0" w:color="auto"/>
            <w:left w:val="none" w:sz="0" w:space="0" w:color="auto"/>
            <w:bottom w:val="none" w:sz="0" w:space="0" w:color="auto"/>
            <w:right w:val="none" w:sz="0" w:space="0" w:color="auto"/>
          </w:divBdr>
        </w:div>
        <w:div w:id="1493597519">
          <w:marLeft w:val="640"/>
          <w:marRight w:val="0"/>
          <w:marTop w:val="0"/>
          <w:marBottom w:val="0"/>
          <w:divBdr>
            <w:top w:val="none" w:sz="0" w:space="0" w:color="auto"/>
            <w:left w:val="none" w:sz="0" w:space="0" w:color="auto"/>
            <w:bottom w:val="none" w:sz="0" w:space="0" w:color="auto"/>
            <w:right w:val="none" w:sz="0" w:space="0" w:color="auto"/>
          </w:divBdr>
        </w:div>
        <w:div w:id="2048404223">
          <w:marLeft w:val="640"/>
          <w:marRight w:val="0"/>
          <w:marTop w:val="0"/>
          <w:marBottom w:val="0"/>
          <w:divBdr>
            <w:top w:val="none" w:sz="0" w:space="0" w:color="auto"/>
            <w:left w:val="none" w:sz="0" w:space="0" w:color="auto"/>
            <w:bottom w:val="none" w:sz="0" w:space="0" w:color="auto"/>
            <w:right w:val="none" w:sz="0" w:space="0" w:color="auto"/>
          </w:divBdr>
        </w:div>
        <w:div w:id="524559881">
          <w:marLeft w:val="640"/>
          <w:marRight w:val="0"/>
          <w:marTop w:val="0"/>
          <w:marBottom w:val="0"/>
          <w:divBdr>
            <w:top w:val="none" w:sz="0" w:space="0" w:color="auto"/>
            <w:left w:val="none" w:sz="0" w:space="0" w:color="auto"/>
            <w:bottom w:val="none" w:sz="0" w:space="0" w:color="auto"/>
            <w:right w:val="none" w:sz="0" w:space="0" w:color="auto"/>
          </w:divBdr>
        </w:div>
        <w:div w:id="768548554">
          <w:marLeft w:val="640"/>
          <w:marRight w:val="0"/>
          <w:marTop w:val="0"/>
          <w:marBottom w:val="0"/>
          <w:divBdr>
            <w:top w:val="none" w:sz="0" w:space="0" w:color="auto"/>
            <w:left w:val="none" w:sz="0" w:space="0" w:color="auto"/>
            <w:bottom w:val="none" w:sz="0" w:space="0" w:color="auto"/>
            <w:right w:val="none" w:sz="0" w:space="0" w:color="auto"/>
          </w:divBdr>
        </w:div>
        <w:div w:id="940601012">
          <w:marLeft w:val="640"/>
          <w:marRight w:val="0"/>
          <w:marTop w:val="0"/>
          <w:marBottom w:val="0"/>
          <w:divBdr>
            <w:top w:val="none" w:sz="0" w:space="0" w:color="auto"/>
            <w:left w:val="none" w:sz="0" w:space="0" w:color="auto"/>
            <w:bottom w:val="none" w:sz="0" w:space="0" w:color="auto"/>
            <w:right w:val="none" w:sz="0" w:space="0" w:color="auto"/>
          </w:divBdr>
        </w:div>
        <w:div w:id="700938794">
          <w:marLeft w:val="640"/>
          <w:marRight w:val="0"/>
          <w:marTop w:val="0"/>
          <w:marBottom w:val="0"/>
          <w:divBdr>
            <w:top w:val="none" w:sz="0" w:space="0" w:color="auto"/>
            <w:left w:val="none" w:sz="0" w:space="0" w:color="auto"/>
            <w:bottom w:val="none" w:sz="0" w:space="0" w:color="auto"/>
            <w:right w:val="none" w:sz="0" w:space="0" w:color="auto"/>
          </w:divBdr>
        </w:div>
        <w:div w:id="1515605614">
          <w:marLeft w:val="640"/>
          <w:marRight w:val="0"/>
          <w:marTop w:val="0"/>
          <w:marBottom w:val="0"/>
          <w:divBdr>
            <w:top w:val="none" w:sz="0" w:space="0" w:color="auto"/>
            <w:left w:val="none" w:sz="0" w:space="0" w:color="auto"/>
            <w:bottom w:val="none" w:sz="0" w:space="0" w:color="auto"/>
            <w:right w:val="none" w:sz="0" w:space="0" w:color="auto"/>
          </w:divBdr>
        </w:div>
        <w:div w:id="1981644205">
          <w:marLeft w:val="640"/>
          <w:marRight w:val="0"/>
          <w:marTop w:val="0"/>
          <w:marBottom w:val="0"/>
          <w:divBdr>
            <w:top w:val="none" w:sz="0" w:space="0" w:color="auto"/>
            <w:left w:val="none" w:sz="0" w:space="0" w:color="auto"/>
            <w:bottom w:val="none" w:sz="0" w:space="0" w:color="auto"/>
            <w:right w:val="none" w:sz="0" w:space="0" w:color="auto"/>
          </w:divBdr>
        </w:div>
        <w:div w:id="187529686">
          <w:marLeft w:val="640"/>
          <w:marRight w:val="0"/>
          <w:marTop w:val="0"/>
          <w:marBottom w:val="0"/>
          <w:divBdr>
            <w:top w:val="none" w:sz="0" w:space="0" w:color="auto"/>
            <w:left w:val="none" w:sz="0" w:space="0" w:color="auto"/>
            <w:bottom w:val="none" w:sz="0" w:space="0" w:color="auto"/>
            <w:right w:val="none" w:sz="0" w:space="0" w:color="auto"/>
          </w:divBdr>
        </w:div>
        <w:div w:id="945501661">
          <w:marLeft w:val="640"/>
          <w:marRight w:val="0"/>
          <w:marTop w:val="0"/>
          <w:marBottom w:val="0"/>
          <w:divBdr>
            <w:top w:val="none" w:sz="0" w:space="0" w:color="auto"/>
            <w:left w:val="none" w:sz="0" w:space="0" w:color="auto"/>
            <w:bottom w:val="none" w:sz="0" w:space="0" w:color="auto"/>
            <w:right w:val="none" w:sz="0" w:space="0" w:color="auto"/>
          </w:divBdr>
        </w:div>
        <w:div w:id="40323484">
          <w:marLeft w:val="640"/>
          <w:marRight w:val="0"/>
          <w:marTop w:val="0"/>
          <w:marBottom w:val="0"/>
          <w:divBdr>
            <w:top w:val="none" w:sz="0" w:space="0" w:color="auto"/>
            <w:left w:val="none" w:sz="0" w:space="0" w:color="auto"/>
            <w:bottom w:val="none" w:sz="0" w:space="0" w:color="auto"/>
            <w:right w:val="none" w:sz="0" w:space="0" w:color="auto"/>
          </w:divBdr>
        </w:div>
        <w:div w:id="222065661">
          <w:marLeft w:val="640"/>
          <w:marRight w:val="0"/>
          <w:marTop w:val="0"/>
          <w:marBottom w:val="0"/>
          <w:divBdr>
            <w:top w:val="none" w:sz="0" w:space="0" w:color="auto"/>
            <w:left w:val="none" w:sz="0" w:space="0" w:color="auto"/>
            <w:bottom w:val="none" w:sz="0" w:space="0" w:color="auto"/>
            <w:right w:val="none" w:sz="0" w:space="0" w:color="auto"/>
          </w:divBdr>
        </w:div>
        <w:div w:id="1711177114">
          <w:marLeft w:val="640"/>
          <w:marRight w:val="0"/>
          <w:marTop w:val="0"/>
          <w:marBottom w:val="0"/>
          <w:divBdr>
            <w:top w:val="none" w:sz="0" w:space="0" w:color="auto"/>
            <w:left w:val="none" w:sz="0" w:space="0" w:color="auto"/>
            <w:bottom w:val="none" w:sz="0" w:space="0" w:color="auto"/>
            <w:right w:val="none" w:sz="0" w:space="0" w:color="auto"/>
          </w:divBdr>
        </w:div>
        <w:div w:id="938754158">
          <w:marLeft w:val="640"/>
          <w:marRight w:val="0"/>
          <w:marTop w:val="0"/>
          <w:marBottom w:val="0"/>
          <w:divBdr>
            <w:top w:val="none" w:sz="0" w:space="0" w:color="auto"/>
            <w:left w:val="none" w:sz="0" w:space="0" w:color="auto"/>
            <w:bottom w:val="none" w:sz="0" w:space="0" w:color="auto"/>
            <w:right w:val="none" w:sz="0" w:space="0" w:color="auto"/>
          </w:divBdr>
        </w:div>
        <w:div w:id="1435440130">
          <w:marLeft w:val="640"/>
          <w:marRight w:val="0"/>
          <w:marTop w:val="0"/>
          <w:marBottom w:val="0"/>
          <w:divBdr>
            <w:top w:val="none" w:sz="0" w:space="0" w:color="auto"/>
            <w:left w:val="none" w:sz="0" w:space="0" w:color="auto"/>
            <w:bottom w:val="none" w:sz="0" w:space="0" w:color="auto"/>
            <w:right w:val="none" w:sz="0" w:space="0" w:color="auto"/>
          </w:divBdr>
        </w:div>
        <w:div w:id="360016749">
          <w:marLeft w:val="640"/>
          <w:marRight w:val="0"/>
          <w:marTop w:val="0"/>
          <w:marBottom w:val="0"/>
          <w:divBdr>
            <w:top w:val="none" w:sz="0" w:space="0" w:color="auto"/>
            <w:left w:val="none" w:sz="0" w:space="0" w:color="auto"/>
            <w:bottom w:val="none" w:sz="0" w:space="0" w:color="auto"/>
            <w:right w:val="none" w:sz="0" w:space="0" w:color="auto"/>
          </w:divBdr>
        </w:div>
      </w:divsChild>
    </w:div>
    <w:div w:id="1707480866">
      <w:bodyDiv w:val="1"/>
      <w:marLeft w:val="0"/>
      <w:marRight w:val="0"/>
      <w:marTop w:val="0"/>
      <w:marBottom w:val="0"/>
      <w:divBdr>
        <w:top w:val="none" w:sz="0" w:space="0" w:color="auto"/>
        <w:left w:val="none" w:sz="0" w:space="0" w:color="auto"/>
        <w:bottom w:val="none" w:sz="0" w:space="0" w:color="auto"/>
        <w:right w:val="none" w:sz="0" w:space="0" w:color="auto"/>
      </w:divBdr>
    </w:div>
    <w:div w:id="1707674767">
      <w:bodyDiv w:val="1"/>
      <w:marLeft w:val="0"/>
      <w:marRight w:val="0"/>
      <w:marTop w:val="0"/>
      <w:marBottom w:val="0"/>
      <w:divBdr>
        <w:top w:val="none" w:sz="0" w:space="0" w:color="auto"/>
        <w:left w:val="none" w:sz="0" w:space="0" w:color="auto"/>
        <w:bottom w:val="none" w:sz="0" w:space="0" w:color="auto"/>
        <w:right w:val="none" w:sz="0" w:space="0" w:color="auto"/>
      </w:divBdr>
    </w:div>
    <w:div w:id="1708020545">
      <w:bodyDiv w:val="1"/>
      <w:marLeft w:val="0"/>
      <w:marRight w:val="0"/>
      <w:marTop w:val="0"/>
      <w:marBottom w:val="0"/>
      <w:divBdr>
        <w:top w:val="none" w:sz="0" w:space="0" w:color="auto"/>
        <w:left w:val="none" w:sz="0" w:space="0" w:color="auto"/>
        <w:bottom w:val="none" w:sz="0" w:space="0" w:color="auto"/>
        <w:right w:val="none" w:sz="0" w:space="0" w:color="auto"/>
      </w:divBdr>
    </w:div>
    <w:div w:id="1708027627">
      <w:bodyDiv w:val="1"/>
      <w:marLeft w:val="0"/>
      <w:marRight w:val="0"/>
      <w:marTop w:val="0"/>
      <w:marBottom w:val="0"/>
      <w:divBdr>
        <w:top w:val="none" w:sz="0" w:space="0" w:color="auto"/>
        <w:left w:val="none" w:sz="0" w:space="0" w:color="auto"/>
        <w:bottom w:val="none" w:sz="0" w:space="0" w:color="auto"/>
        <w:right w:val="none" w:sz="0" w:space="0" w:color="auto"/>
      </w:divBdr>
    </w:div>
    <w:div w:id="1708530830">
      <w:bodyDiv w:val="1"/>
      <w:marLeft w:val="0"/>
      <w:marRight w:val="0"/>
      <w:marTop w:val="0"/>
      <w:marBottom w:val="0"/>
      <w:divBdr>
        <w:top w:val="none" w:sz="0" w:space="0" w:color="auto"/>
        <w:left w:val="none" w:sz="0" w:space="0" w:color="auto"/>
        <w:bottom w:val="none" w:sz="0" w:space="0" w:color="auto"/>
        <w:right w:val="none" w:sz="0" w:space="0" w:color="auto"/>
      </w:divBdr>
    </w:div>
    <w:div w:id="1709796862">
      <w:bodyDiv w:val="1"/>
      <w:marLeft w:val="0"/>
      <w:marRight w:val="0"/>
      <w:marTop w:val="0"/>
      <w:marBottom w:val="0"/>
      <w:divBdr>
        <w:top w:val="none" w:sz="0" w:space="0" w:color="auto"/>
        <w:left w:val="none" w:sz="0" w:space="0" w:color="auto"/>
        <w:bottom w:val="none" w:sz="0" w:space="0" w:color="auto"/>
        <w:right w:val="none" w:sz="0" w:space="0" w:color="auto"/>
      </w:divBdr>
    </w:div>
    <w:div w:id="1710911740">
      <w:bodyDiv w:val="1"/>
      <w:marLeft w:val="0"/>
      <w:marRight w:val="0"/>
      <w:marTop w:val="0"/>
      <w:marBottom w:val="0"/>
      <w:divBdr>
        <w:top w:val="none" w:sz="0" w:space="0" w:color="auto"/>
        <w:left w:val="none" w:sz="0" w:space="0" w:color="auto"/>
        <w:bottom w:val="none" w:sz="0" w:space="0" w:color="auto"/>
        <w:right w:val="none" w:sz="0" w:space="0" w:color="auto"/>
      </w:divBdr>
    </w:div>
    <w:div w:id="1710958372">
      <w:bodyDiv w:val="1"/>
      <w:marLeft w:val="0"/>
      <w:marRight w:val="0"/>
      <w:marTop w:val="0"/>
      <w:marBottom w:val="0"/>
      <w:divBdr>
        <w:top w:val="none" w:sz="0" w:space="0" w:color="auto"/>
        <w:left w:val="none" w:sz="0" w:space="0" w:color="auto"/>
        <w:bottom w:val="none" w:sz="0" w:space="0" w:color="auto"/>
        <w:right w:val="none" w:sz="0" w:space="0" w:color="auto"/>
      </w:divBdr>
      <w:divsChild>
        <w:div w:id="1865048469">
          <w:marLeft w:val="0"/>
          <w:marRight w:val="0"/>
          <w:marTop w:val="0"/>
          <w:marBottom w:val="0"/>
          <w:divBdr>
            <w:top w:val="none" w:sz="0" w:space="0" w:color="auto"/>
            <w:left w:val="none" w:sz="0" w:space="0" w:color="auto"/>
            <w:bottom w:val="none" w:sz="0" w:space="0" w:color="auto"/>
            <w:right w:val="none" w:sz="0" w:space="0" w:color="auto"/>
          </w:divBdr>
        </w:div>
        <w:div w:id="737437429">
          <w:marLeft w:val="0"/>
          <w:marRight w:val="0"/>
          <w:marTop w:val="0"/>
          <w:marBottom w:val="0"/>
          <w:divBdr>
            <w:top w:val="none" w:sz="0" w:space="0" w:color="auto"/>
            <w:left w:val="none" w:sz="0" w:space="0" w:color="auto"/>
            <w:bottom w:val="none" w:sz="0" w:space="0" w:color="auto"/>
            <w:right w:val="none" w:sz="0" w:space="0" w:color="auto"/>
          </w:divBdr>
        </w:div>
        <w:div w:id="1900358569">
          <w:marLeft w:val="0"/>
          <w:marRight w:val="0"/>
          <w:marTop w:val="0"/>
          <w:marBottom w:val="0"/>
          <w:divBdr>
            <w:top w:val="none" w:sz="0" w:space="0" w:color="auto"/>
            <w:left w:val="none" w:sz="0" w:space="0" w:color="auto"/>
            <w:bottom w:val="none" w:sz="0" w:space="0" w:color="auto"/>
            <w:right w:val="none" w:sz="0" w:space="0" w:color="auto"/>
          </w:divBdr>
        </w:div>
        <w:div w:id="159586867">
          <w:marLeft w:val="0"/>
          <w:marRight w:val="0"/>
          <w:marTop w:val="0"/>
          <w:marBottom w:val="0"/>
          <w:divBdr>
            <w:top w:val="none" w:sz="0" w:space="0" w:color="auto"/>
            <w:left w:val="none" w:sz="0" w:space="0" w:color="auto"/>
            <w:bottom w:val="none" w:sz="0" w:space="0" w:color="auto"/>
            <w:right w:val="none" w:sz="0" w:space="0" w:color="auto"/>
          </w:divBdr>
        </w:div>
        <w:div w:id="886574538">
          <w:marLeft w:val="0"/>
          <w:marRight w:val="0"/>
          <w:marTop w:val="0"/>
          <w:marBottom w:val="0"/>
          <w:divBdr>
            <w:top w:val="none" w:sz="0" w:space="0" w:color="auto"/>
            <w:left w:val="none" w:sz="0" w:space="0" w:color="auto"/>
            <w:bottom w:val="none" w:sz="0" w:space="0" w:color="auto"/>
            <w:right w:val="none" w:sz="0" w:space="0" w:color="auto"/>
          </w:divBdr>
        </w:div>
        <w:div w:id="271671489">
          <w:marLeft w:val="0"/>
          <w:marRight w:val="0"/>
          <w:marTop w:val="0"/>
          <w:marBottom w:val="0"/>
          <w:divBdr>
            <w:top w:val="none" w:sz="0" w:space="0" w:color="auto"/>
            <w:left w:val="none" w:sz="0" w:space="0" w:color="auto"/>
            <w:bottom w:val="none" w:sz="0" w:space="0" w:color="auto"/>
            <w:right w:val="none" w:sz="0" w:space="0" w:color="auto"/>
          </w:divBdr>
        </w:div>
        <w:div w:id="1713001271">
          <w:marLeft w:val="0"/>
          <w:marRight w:val="0"/>
          <w:marTop w:val="0"/>
          <w:marBottom w:val="0"/>
          <w:divBdr>
            <w:top w:val="none" w:sz="0" w:space="0" w:color="auto"/>
            <w:left w:val="none" w:sz="0" w:space="0" w:color="auto"/>
            <w:bottom w:val="none" w:sz="0" w:space="0" w:color="auto"/>
            <w:right w:val="none" w:sz="0" w:space="0" w:color="auto"/>
          </w:divBdr>
        </w:div>
        <w:div w:id="1981810382">
          <w:marLeft w:val="0"/>
          <w:marRight w:val="0"/>
          <w:marTop w:val="0"/>
          <w:marBottom w:val="0"/>
          <w:divBdr>
            <w:top w:val="none" w:sz="0" w:space="0" w:color="auto"/>
            <w:left w:val="none" w:sz="0" w:space="0" w:color="auto"/>
            <w:bottom w:val="none" w:sz="0" w:space="0" w:color="auto"/>
            <w:right w:val="none" w:sz="0" w:space="0" w:color="auto"/>
          </w:divBdr>
        </w:div>
        <w:div w:id="194122638">
          <w:marLeft w:val="0"/>
          <w:marRight w:val="0"/>
          <w:marTop w:val="0"/>
          <w:marBottom w:val="0"/>
          <w:divBdr>
            <w:top w:val="none" w:sz="0" w:space="0" w:color="auto"/>
            <w:left w:val="none" w:sz="0" w:space="0" w:color="auto"/>
            <w:bottom w:val="none" w:sz="0" w:space="0" w:color="auto"/>
            <w:right w:val="none" w:sz="0" w:space="0" w:color="auto"/>
          </w:divBdr>
        </w:div>
        <w:div w:id="754204534">
          <w:marLeft w:val="0"/>
          <w:marRight w:val="0"/>
          <w:marTop w:val="0"/>
          <w:marBottom w:val="0"/>
          <w:divBdr>
            <w:top w:val="none" w:sz="0" w:space="0" w:color="auto"/>
            <w:left w:val="none" w:sz="0" w:space="0" w:color="auto"/>
            <w:bottom w:val="none" w:sz="0" w:space="0" w:color="auto"/>
            <w:right w:val="none" w:sz="0" w:space="0" w:color="auto"/>
          </w:divBdr>
        </w:div>
        <w:div w:id="931859026">
          <w:marLeft w:val="0"/>
          <w:marRight w:val="0"/>
          <w:marTop w:val="0"/>
          <w:marBottom w:val="0"/>
          <w:divBdr>
            <w:top w:val="none" w:sz="0" w:space="0" w:color="auto"/>
            <w:left w:val="none" w:sz="0" w:space="0" w:color="auto"/>
            <w:bottom w:val="none" w:sz="0" w:space="0" w:color="auto"/>
            <w:right w:val="none" w:sz="0" w:space="0" w:color="auto"/>
          </w:divBdr>
        </w:div>
        <w:div w:id="99376701">
          <w:marLeft w:val="0"/>
          <w:marRight w:val="0"/>
          <w:marTop w:val="0"/>
          <w:marBottom w:val="0"/>
          <w:divBdr>
            <w:top w:val="none" w:sz="0" w:space="0" w:color="auto"/>
            <w:left w:val="none" w:sz="0" w:space="0" w:color="auto"/>
            <w:bottom w:val="none" w:sz="0" w:space="0" w:color="auto"/>
            <w:right w:val="none" w:sz="0" w:space="0" w:color="auto"/>
          </w:divBdr>
        </w:div>
        <w:div w:id="2052918225">
          <w:marLeft w:val="0"/>
          <w:marRight w:val="0"/>
          <w:marTop w:val="0"/>
          <w:marBottom w:val="0"/>
          <w:divBdr>
            <w:top w:val="none" w:sz="0" w:space="0" w:color="auto"/>
            <w:left w:val="none" w:sz="0" w:space="0" w:color="auto"/>
            <w:bottom w:val="none" w:sz="0" w:space="0" w:color="auto"/>
            <w:right w:val="none" w:sz="0" w:space="0" w:color="auto"/>
          </w:divBdr>
        </w:div>
        <w:div w:id="1318919930">
          <w:marLeft w:val="0"/>
          <w:marRight w:val="0"/>
          <w:marTop w:val="0"/>
          <w:marBottom w:val="0"/>
          <w:divBdr>
            <w:top w:val="none" w:sz="0" w:space="0" w:color="auto"/>
            <w:left w:val="none" w:sz="0" w:space="0" w:color="auto"/>
            <w:bottom w:val="none" w:sz="0" w:space="0" w:color="auto"/>
            <w:right w:val="none" w:sz="0" w:space="0" w:color="auto"/>
          </w:divBdr>
        </w:div>
        <w:div w:id="1798642971">
          <w:marLeft w:val="0"/>
          <w:marRight w:val="0"/>
          <w:marTop w:val="0"/>
          <w:marBottom w:val="0"/>
          <w:divBdr>
            <w:top w:val="none" w:sz="0" w:space="0" w:color="auto"/>
            <w:left w:val="none" w:sz="0" w:space="0" w:color="auto"/>
            <w:bottom w:val="none" w:sz="0" w:space="0" w:color="auto"/>
            <w:right w:val="none" w:sz="0" w:space="0" w:color="auto"/>
          </w:divBdr>
        </w:div>
        <w:div w:id="351884601">
          <w:marLeft w:val="0"/>
          <w:marRight w:val="0"/>
          <w:marTop w:val="0"/>
          <w:marBottom w:val="0"/>
          <w:divBdr>
            <w:top w:val="none" w:sz="0" w:space="0" w:color="auto"/>
            <w:left w:val="none" w:sz="0" w:space="0" w:color="auto"/>
            <w:bottom w:val="none" w:sz="0" w:space="0" w:color="auto"/>
            <w:right w:val="none" w:sz="0" w:space="0" w:color="auto"/>
          </w:divBdr>
        </w:div>
        <w:div w:id="75908217">
          <w:marLeft w:val="0"/>
          <w:marRight w:val="0"/>
          <w:marTop w:val="0"/>
          <w:marBottom w:val="0"/>
          <w:divBdr>
            <w:top w:val="none" w:sz="0" w:space="0" w:color="auto"/>
            <w:left w:val="none" w:sz="0" w:space="0" w:color="auto"/>
            <w:bottom w:val="none" w:sz="0" w:space="0" w:color="auto"/>
            <w:right w:val="none" w:sz="0" w:space="0" w:color="auto"/>
          </w:divBdr>
        </w:div>
        <w:div w:id="1998264412">
          <w:marLeft w:val="0"/>
          <w:marRight w:val="0"/>
          <w:marTop w:val="0"/>
          <w:marBottom w:val="0"/>
          <w:divBdr>
            <w:top w:val="none" w:sz="0" w:space="0" w:color="auto"/>
            <w:left w:val="none" w:sz="0" w:space="0" w:color="auto"/>
            <w:bottom w:val="none" w:sz="0" w:space="0" w:color="auto"/>
            <w:right w:val="none" w:sz="0" w:space="0" w:color="auto"/>
          </w:divBdr>
        </w:div>
        <w:div w:id="80107142">
          <w:marLeft w:val="0"/>
          <w:marRight w:val="0"/>
          <w:marTop w:val="0"/>
          <w:marBottom w:val="0"/>
          <w:divBdr>
            <w:top w:val="none" w:sz="0" w:space="0" w:color="auto"/>
            <w:left w:val="none" w:sz="0" w:space="0" w:color="auto"/>
            <w:bottom w:val="none" w:sz="0" w:space="0" w:color="auto"/>
            <w:right w:val="none" w:sz="0" w:space="0" w:color="auto"/>
          </w:divBdr>
        </w:div>
        <w:div w:id="1832716496">
          <w:marLeft w:val="0"/>
          <w:marRight w:val="0"/>
          <w:marTop w:val="0"/>
          <w:marBottom w:val="0"/>
          <w:divBdr>
            <w:top w:val="none" w:sz="0" w:space="0" w:color="auto"/>
            <w:left w:val="none" w:sz="0" w:space="0" w:color="auto"/>
            <w:bottom w:val="none" w:sz="0" w:space="0" w:color="auto"/>
            <w:right w:val="none" w:sz="0" w:space="0" w:color="auto"/>
          </w:divBdr>
        </w:div>
        <w:div w:id="557861958">
          <w:marLeft w:val="0"/>
          <w:marRight w:val="0"/>
          <w:marTop w:val="0"/>
          <w:marBottom w:val="0"/>
          <w:divBdr>
            <w:top w:val="none" w:sz="0" w:space="0" w:color="auto"/>
            <w:left w:val="none" w:sz="0" w:space="0" w:color="auto"/>
            <w:bottom w:val="none" w:sz="0" w:space="0" w:color="auto"/>
            <w:right w:val="none" w:sz="0" w:space="0" w:color="auto"/>
          </w:divBdr>
        </w:div>
        <w:div w:id="1163162465">
          <w:marLeft w:val="0"/>
          <w:marRight w:val="0"/>
          <w:marTop w:val="0"/>
          <w:marBottom w:val="0"/>
          <w:divBdr>
            <w:top w:val="none" w:sz="0" w:space="0" w:color="auto"/>
            <w:left w:val="none" w:sz="0" w:space="0" w:color="auto"/>
            <w:bottom w:val="none" w:sz="0" w:space="0" w:color="auto"/>
            <w:right w:val="none" w:sz="0" w:space="0" w:color="auto"/>
          </w:divBdr>
        </w:div>
        <w:div w:id="2088844338">
          <w:marLeft w:val="0"/>
          <w:marRight w:val="0"/>
          <w:marTop w:val="0"/>
          <w:marBottom w:val="0"/>
          <w:divBdr>
            <w:top w:val="none" w:sz="0" w:space="0" w:color="auto"/>
            <w:left w:val="none" w:sz="0" w:space="0" w:color="auto"/>
            <w:bottom w:val="none" w:sz="0" w:space="0" w:color="auto"/>
            <w:right w:val="none" w:sz="0" w:space="0" w:color="auto"/>
          </w:divBdr>
        </w:div>
        <w:div w:id="1865172663">
          <w:marLeft w:val="0"/>
          <w:marRight w:val="0"/>
          <w:marTop w:val="0"/>
          <w:marBottom w:val="0"/>
          <w:divBdr>
            <w:top w:val="none" w:sz="0" w:space="0" w:color="auto"/>
            <w:left w:val="none" w:sz="0" w:space="0" w:color="auto"/>
            <w:bottom w:val="none" w:sz="0" w:space="0" w:color="auto"/>
            <w:right w:val="none" w:sz="0" w:space="0" w:color="auto"/>
          </w:divBdr>
        </w:div>
        <w:div w:id="2062433416">
          <w:marLeft w:val="0"/>
          <w:marRight w:val="0"/>
          <w:marTop w:val="0"/>
          <w:marBottom w:val="0"/>
          <w:divBdr>
            <w:top w:val="none" w:sz="0" w:space="0" w:color="auto"/>
            <w:left w:val="none" w:sz="0" w:space="0" w:color="auto"/>
            <w:bottom w:val="none" w:sz="0" w:space="0" w:color="auto"/>
            <w:right w:val="none" w:sz="0" w:space="0" w:color="auto"/>
          </w:divBdr>
        </w:div>
        <w:div w:id="1293946988">
          <w:marLeft w:val="0"/>
          <w:marRight w:val="0"/>
          <w:marTop w:val="0"/>
          <w:marBottom w:val="0"/>
          <w:divBdr>
            <w:top w:val="none" w:sz="0" w:space="0" w:color="auto"/>
            <w:left w:val="none" w:sz="0" w:space="0" w:color="auto"/>
            <w:bottom w:val="none" w:sz="0" w:space="0" w:color="auto"/>
            <w:right w:val="none" w:sz="0" w:space="0" w:color="auto"/>
          </w:divBdr>
        </w:div>
        <w:div w:id="347875771">
          <w:marLeft w:val="0"/>
          <w:marRight w:val="0"/>
          <w:marTop w:val="0"/>
          <w:marBottom w:val="0"/>
          <w:divBdr>
            <w:top w:val="none" w:sz="0" w:space="0" w:color="auto"/>
            <w:left w:val="none" w:sz="0" w:space="0" w:color="auto"/>
            <w:bottom w:val="none" w:sz="0" w:space="0" w:color="auto"/>
            <w:right w:val="none" w:sz="0" w:space="0" w:color="auto"/>
          </w:divBdr>
        </w:div>
        <w:div w:id="2013070849">
          <w:marLeft w:val="0"/>
          <w:marRight w:val="0"/>
          <w:marTop w:val="0"/>
          <w:marBottom w:val="0"/>
          <w:divBdr>
            <w:top w:val="none" w:sz="0" w:space="0" w:color="auto"/>
            <w:left w:val="none" w:sz="0" w:space="0" w:color="auto"/>
            <w:bottom w:val="none" w:sz="0" w:space="0" w:color="auto"/>
            <w:right w:val="none" w:sz="0" w:space="0" w:color="auto"/>
          </w:divBdr>
        </w:div>
        <w:div w:id="1356154880">
          <w:marLeft w:val="0"/>
          <w:marRight w:val="0"/>
          <w:marTop w:val="0"/>
          <w:marBottom w:val="0"/>
          <w:divBdr>
            <w:top w:val="none" w:sz="0" w:space="0" w:color="auto"/>
            <w:left w:val="none" w:sz="0" w:space="0" w:color="auto"/>
            <w:bottom w:val="none" w:sz="0" w:space="0" w:color="auto"/>
            <w:right w:val="none" w:sz="0" w:space="0" w:color="auto"/>
          </w:divBdr>
        </w:div>
        <w:div w:id="1253586618">
          <w:marLeft w:val="0"/>
          <w:marRight w:val="0"/>
          <w:marTop w:val="0"/>
          <w:marBottom w:val="0"/>
          <w:divBdr>
            <w:top w:val="none" w:sz="0" w:space="0" w:color="auto"/>
            <w:left w:val="none" w:sz="0" w:space="0" w:color="auto"/>
            <w:bottom w:val="none" w:sz="0" w:space="0" w:color="auto"/>
            <w:right w:val="none" w:sz="0" w:space="0" w:color="auto"/>
          </w:divBdr>
        </w:div>
        <w:div w:id="82921860">
          <w:marLeft w:val="0"/>
          <w:marRight w:val="0"/>
          <w:marTop w:val="0"/>
          <w:marBottom w:val="0"/>
          <w:divBdr>
            <w:top w:val="none" w:sz="0" w:space="0" w:color="auto"/>
            <w:left w:val="none" w:sz="0" w:space="0" w:color="auto"/>
            <w:bottom w:val="none" w:sz="0" w:space="0" w:color="auto"/>
            <w:right w:val="none" w:sz="0" w:space="0" w:color="auto"/>
          </w:divBdr>
        </w:div>
        <w:div w:id="1987080831">
          <w:marLeft w:val="0"/>
          <w:marRight w:val="0"/>
          <w:marTop w:val="0"/>
          <w:marBottom w:val="0"/>
          <w:divBdr>
            <w:top w:val="none" w:sz="0" w:space="0" w:color="auto"/>
            <w:left w:val="none" w:sz="0" w:space="0" w:color="auto"/>
            <w:bottom w:val="none" w:sz="0" w:space="0" w:color="auto"/>
            <w:right w:val="none" w:sz="0" w:space="0" w:color="auto"/>
          </w:divBdr>
        </w:div>
        <w:div w:id="296223984">
          <w:marLeft w:val="0"/>
          <w:marRight w:val="0"/>
          <w:marTop w:val="0"/>
          <w:marBottom w:val="0"/>
          <w:divBdr>
            <w:top w:val="none" w:sz="0" w:space="0" w:color="auto"/>
            <w:left w:val="none" w:sz="0" w:space="0" w:color="auto"/>
            <w:bottom w:val="none" w:sz="0" w:space="0" w:color="auto"/>
            <w:right w:val="none" w:sz="0" w:space="0" w:color="auto"/>
          </w:divBdr>
        </w:div>
        <w:div w:id="1841000372">
          <w:marLeft w:val="0"/>
          <w:marRight w:val="0"/>
          <w:marTop w:val="0"/>
          <w:marBottom w:val="0"/>
          <w:divBdr>
            <w:top w:val="none" w:sz="0" w:space="0" w:color="auto"/>
            <w:left w:val="none" w:sz="0" w:space="0" w:color="auto"/>
            <w:bottom w:val="none" w:sz="0" w:space="0" w:color="auto"/>
            <w:right w:val="none" w:sz="0" w:space="0" w:color="auto"/>
          </w:divBdr>
        </w:div>
        <w:div w:id="1874152273">
          <w:marLeft w:val="0"/>
          <w:marRight w:val="0"/>
          <w:marTop w:val="0"/>
          <w:marBottom w:val="0"/>
          <w:divBdr>
            <w:top w:val="none" w:sz="0" w:space="0" w:color="auto"/>
            <w:left w:val="none" w:sz="0" w:space="0" w:color="auto"/>
            <w:bottom w:val="none" w:sz="0" w:space="0" w:color="auto"/>
            <w:right w:val="none" w:sz="0" w:space="0" w:color="auto"/>
          </w:divBdr>
        </w:div>
        <w:div w:id="208348181">
          <w:marLeft w:val="0"/>
          <w:marRight w:val="0"/>
          <w:marTop w:val="0"/>
          <w:marBottom w:val="0"/>
          <w:divBdr>
            <w:top w:val="none" w:sz="0" w:space="0" w:color="auto"/>
            <w:left w:val="none" w:sz="0" w:space="0" w:color="auto"/>
            <w:bottom w:val="none" w:sz="0" w:space="0" w:color="auto"/>
            <w:right w:val="none" w:sz="0" w:space="0" w:color="auto"/>
          </w:divBdr>
        </w:div>
        <w:div w:id="1294479564">
          <w:marLeft w:val="0"/>
          <w:marRight w:val="0"/>
          <w:marTop w:val="0"/>
          <w:marBottom w:val="0"/>
          <w:divBdr>
            <w:top w:val="none" w:sz="0" w:space="0" w:color="auto"/>
            <w:left w:val="none" w:sz="0" w:space="0" w:color="auto"/>
            <w:bottom w:val="none" w:sz="0" w:space="0" w:color="auto"/>
            <w:right w:val="none" w:sz="0" w:space="0" w:color="auto"/>
          </w:divBdr>
        </w:div>
        <w:div w:id="502361319">
          <w:marLeft w:val="0"/>
          <w:marRight w:val="0"/>
          <w:marTop w:val="0"/>
          <w:marBottom w:val="0"/>
          <w:divBdr>
            <w:top w:val="none" w:sz="0" w:space="0" w:color="auto"/>
            <w:left w:val="none" w:sz="0" w:space="0" w:color="auto"/>
            <w:bottom w:val="none" w:sz="0" w:space="0" w:color="auto"/>
            <w:right w:val="none" w:sz="0" w:space="0" w:color="auto"/>
          </w:divBdr>
        </w:div>
        <w:div w:id="275450557">
          <w:marLeft w:val="0"/>
          <w:marRight w:val="0"/>
          <w:marTop w:val="0"/>
          <w:marBottom w:val="0"/>
          <w:divBdr>
            <w:top w:val="none" w:sz="0" w:space="0" w:color="auto"/>
            <w:left w:val="none" w:sz="0" w:space="0" w:color="auto"/>
            <w:bottom w:val="none" w:sz="0" w:space="0" w:color="auto"/>
            <w:right w:val="none" w:sz="0" w:space="0" w:color="auto"/>
          </w:divBdr>
        </w:div>
        <w:div w:id="274870149">
          <w:marLeft w:val="0"/>
          <w:marRight w:val="0"/>
          <w:marTop w:val="0"/>
          <w:marBottom w:val="0"/>
          <w:divBdr>
            <w:top w:val="none" w:sz="0" w:space="0" w:color="auto"/>
            <w:left w:val="none" w:sz="0" w:space="0" w:color="auto"/>
            <w:bottom w:val="none" w:sz="0" w:space="0" w:color="auto"/>
            <w:right w:val="none" w:sz="0" w:space="0" w:color="auto"/>
          </w:divBdr>
        </w:div>
        <w:div w:id="429472069">
          <w:marLeft w:val="0"/>
          <w:marRight w:val="0"/>
          <w:marTop w:val="0"/>
          <w:marBottom w:val="0"/>
          <w:divBdr>
            <w:top w:val="none" w:sz="0" w:space="0" w:color="auto"/>
            <w:left w:val="none" w:sz="0" w:space="0" w:color="auto"/>
            <w:bottom w:val="none" w:sz="0" w:space="0" w:color="auto"/>
            <w:right w:val="none" w:sz="0" w:space="0" w:color="auto"/>
          </w:divBdr>
        </w:div>
        <w:div w:id="640236921">
          <w:marLeft w:val="0"/>
          <w:marRight w:val="0"/>
          <w:marTop w:val="0"/>
          <w:marBottom w:val="0"/>
          <w:divBdr>
            <w:top w:val="none" w:sz="0" w:space="0" w:color="auto"/>
            <w:left w:val="none" w:sz="0" w:space="0" w:color="auto"/>
            <w:bottom w:val="none" w:sz="0" w:space="0" w:color="auto"/>
            <w:right w:val="none" w:sz="0" w:space="0" w:color="auto"/>
          </w:divBdr>
        </w:div>
        <w:div w:id="1691027987">
          <w:marLeft w:val="0"/>
          <w:marRight w:val="0"/>
          <w:marTop w:val="0"/>
          <w:marBottom w:val="0"/>
          <w:divBdr>
            <w:top w:val="none" w:sz="0" w:space="0" w:color="auto"/>
            <w:left w:val="none" w:sz="0" w:space="0" w:color="auto"/>
            <w:bottom w:val="none" w:sz="0" w:space="0" w:color="auto"/>
            <w:right w:val="none" w:sz="0" w:space="0" w:color="auto"/>
          </w:divBdr>
        </w:div>
        <w:div w:id="140083169">
          <w:marLeft w:val="0"/>
          <w:marRight w:val="0"/>
          <w:marTop w:val="0"/>
          <w:marBottom w:val="0"/>
          <w:divBdr>
            <w:top w:val="none" w:sz="0" w:space="0" w:color="auto"/>
            <w:left w:val="none" w:sz="0" w:space="0" w:color="auto"/>
            <w:bottom w:val="none" w:sz="0" w:space="0" w:color="auto"/>
            <w:right w:val="none" w:sz="0" w:space="0" w:color="auto"/>
          </w:divBdr>
        </w:div>
        <w:div w:id="245388262">
          <w:marLeft w:val="0"/>
          <w:marRight w:val="0"/>
          <w:marTop w:val="0"/>
          <w:marBottom w:val="0"/>
          <w:divBdr>
            <w:top w:val="none" w:sz="0" w:space="0" w:color="auto"/>
            <w:left w:val="none" w:sz="0" w:space="0" w:color="auto"/>
            <w:bottom w:val="none" w:sz="0" w:space="0" w:color="auto"/>
            <w:right w:val="none" w:sz="0" w:space="0" w:color="auto"/>
          </w:divBdr>
        </w:div>
        <w:div w:id="823274907">
          <w:marLeft w:val="0"/>
          <w:marRight w:val="0"/>
          <w:marTop w:val="0"/>
          <w:marBottom w:val="0"/>
          <w:divBdr>
            <w:top w:val="none" w:sz="0" w:space="0" w:color="auto"/>
            <w:left w:val="none" w:sz="0" w:space="0" w:color="auto"/>
            <w:bottom w:val="none" w:sz="0" w:space="0" w:color="auto"/>
            <w:right w:val="none" w:sz="0" w:space="0" w:color="auto"/>
          </w:divBdr>
        </w:div>
        <w:div w:id="573201844">
          <w:marLeft w:val="0"/>
          <w:marRight w:val="0"/>
          <w:marTop w:val="0"/>
          <w:marBottom w:val="0"/>
          <w:divBdr>
            <w:top w:val="none" w:sz="0" w:space="0" w:color="auto"/>
            <w:left w:val="none" w:sz="0" w:space="0" w:color="auto"/>
            <w:bottom w:val="none" w:sz="0" w:space="0" w:color="auto"/>
            <w:right w:val="none" w:sz="0" w:space="0" w:color="auto"/>
          </w:divBdr>
        </w:div>
      </w:divsChild>
    </w:div>
    <w:div w:id="1712150857">
      <w:bodyDiv w:val="1"/>
      <w:marLeft w:val="0"/>
      <w:marRight w:val="0"/>
      <w:marTop w:val="0"/>
      <w:marBottom w:val="0"/>
      <w:divBdr>
        <w:top w:val="none" w:sz="0" w:space="0" w:color="auto"/>
        <w:left w:val="none" w:sz="0" w:space="0" w:color="auto"/>
        <w:bottom w:val="none" w:sz="0" w:space="0" w:color="auto"/>
        <w:right w:val="none" w:sz="0" w:space="0" w:color="auto"/>
      </w:divBdr>
    </w:div>
    <w:div w:id="1712263212">
      <w:bodyDiv w:val="1"/>
      <w:marLeft w:val="0"/>
      <w:marRight w:val="0"/>
      <w:marTop w:val="0"/>
      <w:marBottom w:val="0"/>
      <w:divBdr>
        <w:top w:val="none" w:sz="0" w:space="0" w:color="auto"/>
        <w:left w:val="none" w:sz="0" w:space="0" w:color="auto"/>
        <w:bottom w:val="none" w:sz="0" w:space="0" w:color="auto"/>
        <w:right w:val="none" w:sz="0" w:space="0" w:color="auto"/>
      </w:divBdr>
    </w:div>
    <w:div w:id="1712918687">
      <w:bodyDiv w:val="1"/>
      <w:marLeft w:val="0"/>
      <w:marRight w:val="0"/>
      <w:marTop w:val="0"/>
      <w:marBottom w:val="0"/>
      <w:divBdr>
        <w:top w:val="none" w:sz="0" w:space="0" w:color="auto"/>
        <w:left w:val="none" w:sz="0" w:space="0" w:color="auto"/>
        <w:bottom w:val="none" w:sz="0" w:space="0" w:color="auto"/>
        <w:right w:val="none" w:sz="0" w:space="0" w:color="auto"/>
      </w:divBdr>
    </w:div>
    <w:div w:id="1713966658">
      <w:bodyDiv w:val="1"/>
      <w:marLeft w:val="0"/>
      <w:marRight w:val="0"/>
      <w:marTop w:val="0"/>
      <w:marBottom w:val="0"/>
      <w:divBdr>
        <w:top w:val="none" w:sz="0" w:space="0" w:color="auto"/>
        <w:left w:val="none" w:sz="0" w:space="0" w:color="auto"/>
        <w:bottom w:val="none" w:sz="0" w:space="0" w:color="auto"/>
        <w:right w:val="none" w:sz="0" w:space="0" w:color="auto"/>
      </w:divBdr>
    </w:div>
    <w:div w:id="1714235266">
      <w:bodyDiv w:val="1"/>
      <w:marLeft w:val="0"/>
      <w:marRight w:val="0"/>
      <w:marTop w:val="0"/>
      <w:marBottom w:val="0"/>
      <w:divBdr>
        <w:top w:val="none" w:sz="0" w:space="0" w:color="auto"/>
        <w:left w:val="none" w:sz="0" w:space="0" w:color="auto"/>
        <w:bottom w:val="none" w:sz="0" w:space="0" w:color="auto"/>
        <w:right w:val="none" w:sz="0" w:space="0" w:color="auto"/>
      </w:divBdr>
    </w:div>
    <w:div w:id="1715080685">
      <w:bodyDiv w:val="1"/>
      <w:marLeft w:val="0"/>
      <w:marRight w:val="0"/>
      <w:marTop w:val="0"/>
      <w:marBottom w:val="0"/>
      <w:divBdr>
        <w:top w:val="none" w:sz="0" w:space="0" w:color="auto"/>
        <w:left w:val="none" w:sz="0" w:space="0" w:color="auto"/>
        <w:bottom w:val="none" w:sz="0" w:space="0" w:color="auto"/>
        <w:right w:val="none" w:sz="0" w:space="0" w:color="auto"/>
      </w:divBdr>
    </w:div>
    <w:div w:id="1715538951">
      <w:bodyDiv w:val="1"/>
      <w:marLeft w:val="0"/>
      <w:marRight w:val="0"/>
      <w:marTop w:val="0"/>
      <w:marBottom w:val="0"/>
      <w:divBdr>
        <w:top w:val="none" w:sz="0" w:space="0" w:color="auto"/>
        <w:left w:val="none" w:sz="0" w:space="0" w:color="auto"/>
        <w:bottom w:val="none" w:sz="0" w:space="0" w:color="auto"/>
        <w:right w:val="none" w:sz="0" w:space="0" w:color="auto"/>
      </w:divBdr>
    </w:div>
    <w:div w:id="1715620329">
      <w:bodyDiv w:val="1"/>
      <w:marLeft w:val="0"/>
      <w:marRight w:val="0"/>
      <w:marTop w:val="0"/>
      <w:marBottom w:val="0"/>
      <w:divBdr>
        <w:top w:val="none" w:sz="0" w:space="0" w:color="auto"/>
        <w:left w:val="none" w:sz="0" w:space="0" w:color="auto"/>
        <w:bottom w:val="none" w:sz="0" w:space="0" w:color="auto"/>
        <w:right w:val="none" w:sz="0" w:space="0" w:color="auto"/>
      </w:divBdr>
    </w:div>
    <w:div w:id="1715810400">
      <w:bodyDiv w:val="1"/>
      <w:marLeft w:val="0"/>
      <w:marRight w:val="0"/>
      <w:marTop w:val="0"/>
      <w:marBottom w:val="0"/>
      <w:divBdr>
        <w:top w:val="none" w:sz="0" w:space="0" w:color="auto"/>
        <w:left w:val="none" w:sz="0" w:space="0" w:color="auto"/>
        <w:bottom w:val="none" w:sz="0" w:space="0" w:color="auto"/>
        <w:right w:val="none" w:sz="0" w:space="0" w:color="auto"/>
      </w:divBdr>
    </w:div>
    <w:div w:id="1716737769">
      <w:bodyDiv w:val="1"/>
      <w:marLeft w:val="0"/>
      <w:marRight w:val="0"/>
      <w:marTop w:val="0"/>
      <w:marBottom w:val="0"/>
      <w:divBdr>
        <w:top w:val="none" w:sz="0" w:space="0" w:color="auto"/>
        <w:left w:val="none" w:sz="0" w:space="0" w:color="auto"/>
        <w:bottom w:val="none" w:sz="0" w:space="0" w:color="auto"/>
        <w:right w:val="none" w:sz="0" w:space="0" w:color="auto"/>
      </w:divBdr>
    </w:div>
    <w:div w:id="1717270926">
      <w:bodyDiv w:val="1"/>
      <w:marLeft w:val="0"/>
      <w:marRight w:val="0"/>
      <w:marTop w:val="0"/>
      <w:marBottom w:val="0"/>
      <w:divBdr>
        <w:top w:val="none" w:sz="0" w:space="0" w:color="auto"/>
        <w:left w:val="none" w:sz="0" w:space="0" w:color="auto"/>
        <w:bottom w:val="none" w:sz="0" w:space="0" w:color="auto"/>
        <w:right w:val="none" w:sz="0" w:space="0" w:color="auto"/>
      </w:divBdr>
    </w:div>
    <w:div w:id="1717392840">
      <w:bodyDiv w:val="1"/>
      <w:marLeft w:val="0"/>
      <w:marRight w:val="0"/>
      <w:marTop w:val="0"/>
      <w:marBottom w:val="0"/>
      <w:divBdr>
        <w:top w:val="none" w:sz="0" w:space="0" w:color="auto"/>
        <w:left w:val="none" w:sz="0" w:space="0" w:color="auto"/>
        <w:bottom w:val="none" w:sz="0" w:space="0" w:color="auto"/>
        <w:right w:val="none" w:sz="0" w:space="0" w:color="auto"/>
      </w:divBdr>
    </w:div>
    <w:div w:id="1717583418">
      <w:bodyDiv w:val="1"/>
      <w:marLeft w:val="0"/>
      <w:marRight w:val="0"/>
      <w:marTop w:val="0"/>
      <w:marBottom w:val="0"/>
      <w:divBdr>
        <w:top w:val="none" w:sz="0" w:space="0" w:color="auto"/>
        <w:left w:val="none" w:sz="0" w:space="0" w:color="auto"/>
        <w:bottom w:val="none" w:sz="0" w:space="0" w:color="auto"/>
        <w:right w:val="none" w:sz="0" w:space="0" w:color="auto"/>
      </w:divBdr>
    </w:div>
    <w:div w:id="1718116491">
      <w:bodyDiv w:val="1"/>
      <w:marLeft w:val="0"/>
      <w:marRight w:val="0"/>
      <w:marTop w:val="0"/>
      <w:marBottom w:val="0"/>
      <w:divBdr>
        <w:top w:val="none" w:sz="0" w:space="0" w:color="auto"/>
        <w:left w:val="none" w:sz="0" w:space="0" w:color="auto"/>
        <w:bottom w:val="none" w:sz="0" w:space="0" w:color="auto"/>
        <w:right w:val="none" w:sz="0" w:space="0" w:color="auto"/>
      </w:divBdr>
    </w:div>
    <w:div w:id="1719275954">
      <w:bodyDiv w:val="1"/>
      <w:marLeft w:val="0"/>
      <w:marRight w:val="0"/>
      <w:marTop w:val="0"/>
      <w:marBottom w:val="0"/>
      <w:divBdr>
        <w:top w:val="none" w:sz="0" w:space="0" w:color="auto"/>
        <w:left w:val="none" w:sz="0" w:space="0" w:color="auto"/>
        <w:bottom w:val="none" w:sz="0" w:space="0" w:color="auto"/>
        <w:right w:val="none" w:sz="0" w:space="0" w:color="auto"/>
      </w:divBdr>
    </w:div>
    <w:div w:id="1719625328">
      <w:bodyDiv w:val="1"/>
      <w:marLeft w:val="0"/>
      <w:marRight w:val="0"/>
      <w:marTop w:val="0"/>
      <w:marBottom w:val="0"/>
      <w:divBdr>
        <w:top w:val="none" w:sz="0" w:space="0" w:color="auto"/>
        <w:left w:val="none" w:sz="0" w:space="0" w:color="auto"/>
        <w:bottom w:val="none" w:sz="0" w:space="0" w:color="auto"/>
        <w:right w:val="none" w:sz="0" w:space="0" w:color="auto"/>
      </w:divBdr>
    </w:div>
    <w:div w:id="1719931811">
      <w:bodyDiv w:val="1"/>
      <w:marLeft w:val="0"/>
      <w:marRight w:val="0"/>
      <w:marTop w:val="0"/>
      <w:marBottom w:val="0"/>
      <w:divBdr>
        <w:top w:val="none" w:sz="0" w:space="0" w:color="auto"/>
        <w:left w:val="none" w:sz="0" w:space="0" w:color="auto"/>
        <w:bottom w:val="none" w:sz="0" w:space="0" w:color="auto"/>
        <w:right w:val="none" w:sz="0" w:space="0" w:color="auto"/>
      </w:divBdr>
    </w:div>
    <w:div w:id="1720783593">
      <w:bodyDiv w:val="1"/>
      <w:marLeft w:val="0"/>
      <w:marRight w:val="0"/>
      <w:marTop w:val="0"/>
      <w:marBottom w:val="0"/>
      <w:divBdr>
        <w:top w:val="none" w:sz="0" w:space="0" w:color="auto"/>
        <w:left w:val="none" w:sz="0" w:space="0" w:color="auto"/>
        <w:bottom w:val="none" w:sz="0" w:space="0" w:color="auto"/>
        <w:right w:val="none" w:sz="0" w:space="0" w:color="auto"/>
      </w:divBdr>
    </w:div>
    <w:div w:id="1721200320">
      <w:bodyDiv w:val="1"/>
      <w:marLeft w:val="0"/>
      <w:marRight w:val="0"/>
      <w:marTop w:val="0"/>
      <w:marBottom w:val="0"/>
      <w:divBdr>
        <w:top w:val="none" w:sz="0" w:space="0" w:color="auto"/>
        <w:left w:val="none" w:sz="0" w:space="0" w:color="auto"/>
        <w:bottom w:val="none" w:sz="0" w:space="0" w:color="auto"/>
        <w:right w:val="none" w:sz="0" w:space="0" w:color="auto"/>
      </w:divBdr>
    </w:div>
    <w:div w:id="1721248281">
      <w:bodyDiv w:val="1"/>
      <w:marLeft w:val="0"/>
      <w:marRight w:val="0"/>
      <w:marTop w:val="0"/>
      <w:marBottom w:val="0"/>
      <w:divBdr>
        <w:top w:val="none" w:sz="0" w:space="0" w:color="auto"/>
        <w:left w:val="none" w:sz="0" w:space="0" w:color="auto"/>
        <w:bottom w:val="none" w:sz="0" w:space="0" w:color="auto"/>
        <w:right w:val="none" w:sz="0" w:space="0" w:color="auto"/>
      </w:divBdr>
    </w:div>
    <w:div w:id="1721635002">
      <w:bodyDiv w:val="1"/>
      <w:marLeft w:val="0"/>
      <w:marRight w:val="0"/>
      <w:marTop w:val="0"/>
      <w:marBottom w:val="0"/>
      <w:divBdr>
        <w:top w:val="none" w:sz="0" w:space="0" w:color="auto"/>
        <w:left w:val="none" w:sz="0" w:space="0" w:color="auto"/>
        <w:bottom w:val="none" w:sz="0" w:space="0" w:color="auto"/>
        <w:right w:val="none" w:sz="0" w:space="0" w:color="auto"/>
      </w:divBdr>
    </w:div>
    <w:div w:id="1721636747">
      <w:bodyDiv w:val="1"/>
      <w:marLeft w:val="0"/>
      <w:marRight w:val="0"/>
      <w:marTop w:val="0"/>
      <w:marBottom w:val="0"/>
      <w:divBdr>
        <w:top w:val="none" w:sz="0" w:space="0" w:color="auto"/>
        <w:left w:val="none" w:sz="0" w:space="0" w:color="auto"/>
        <w:bottom w:val="none" w:sz="0" w:space="0" w:color="auto"/>
        <w:right w:val="none" w:sz="0" w:space="0" w:color="auto"/>
      </w:divBdr>
    </w:div>
    <w:div w:id="1721662343">
      <w:bodyDiv w:val="1"/>
      <w:marLeft w:val="0"/>
      <w:marRight w:val="0"/>
      <w:marTop w:val="0"/>
      <w:marBottom w:val="0"/>
      <w:divBdr>
        <w:top w:val="none" w:sz="0" w:space="0" w:color="auto"/>
        <w:left w:val="none" w:sz="0" w:space="0" w:color="auto"/>
        <w:bottom w:val="none" w:sz="0" w:space="0" w:color="auto"/>
        <w:right w:val="none" w:sz="0" w:space="0" w:color="auto"/>
      </w:divBdr>
    </w:div>
    <w:div w:id="1721830430">
      <w:bodyDiv w:val="1"/>
      <w:marLeft w:val="0"/>
      <w:marRight w:val="0"/>
      <w:marTop w:val="0"/>
      <w:marBottom w:val="0"/>
      <w:divBdr>
        <w:top w:val="none" w:sz="0" w:space="0" w:color="auto"/>
        <w:left w:val="none" w:sz="0" w:space="0" w:color="auto"/>
        <w:bottom w:val="none" w:sz="0" w:space="0" w:color="auto"/>
        <w:right w:val="none" w:sz="0" w:space="0" w:color="auto"/>
      </w:divBdr>
    </w:div>
    <w:div w:id="1722047572">
      <w:bodyDiv w:val="1"/>
      <w:marLeft w:val="0"/>
      <w:marRight w:val="0"/>
      <w:marTop w:val="0"/>
      <w:marBottom w:val="0"/>
      <w:divBdr>
        <w:top w:val="none" w:sz="0" w:space="0" w:color="auto"/>
        <w:left w:val="none" w:sz="0" w:space="0" w:color="auto"/>
        <w:bottom w:val="none" w:sz="0" w:space="0" w:color="auto"/>
        <w:right w:val="none" w:sz="0" w:space="0" w:color="auto"/>
      </w:divBdr>
    </w:div>
    <w:div w:id="1722240919">
      <w:bodyDiv w:val="1"/>
      <w:marLeft w:val="0"/>
      <w:marRight w:val="0"/>
      <w:marTop w:val="0"/>
      <w:marBottom w:val="0"/>
      <w:divBdr>
        <w:top w:val="none" w:sz="0" w:space="0" w:color="auto"/>
        <w:left w:val="none" w:sz="0" w:space="0" w:color="auto"/>
        <w:bottom w:val="none" w:sz="0" w:space="0" w:color="auto"/>
        <w:right w:val="none" w:sz="0" w:space="0" w:color="auto"/>
      </w:divBdr>
    </w:div>
    <w:div w:id="1722627986">
      <w:bodyDiv w:val="1"/>
      <w:marLeft w:val="0"/>
      <w:marRight w:val="0"/>
      <w:marTop w:val="0"/>
      <w:marBottom w:val="0"/>
      <w:divBdr>
        <w:top w:val="none" w:sz="0" w:space="0" w:color="auto"/>
        <w:left w:val="none" w:sz="0" w:space="0" w:color="auto"/>
        <w:bottom w:val="none" w:sz="0" w:space="0" w:color="auto"/>
        <w:right w:val="none" w:sz="0" w:space="0" w:color="auto"/>
      </w:divBdr>
    </w:div>
    <w:div w:id="1722706039">
      <w:bodyDiv w:val="1"/>
      <w:marLeft w:val="0"/>
      <w:marRight w:val="0"/>
      <w:marTop w:val="0"/>
      <w:marBottom w:val="0"/>
      <w:divBdr>
        <w:top w:val="none" w:sz="0" w:space="0" w:color="auto"/>
        <w:left w:val="none" w:sz="0" w:space="0" w:color="auto"/>
        <w:bottom w:val="none" w:sz="0" w:space="0" w:color="auto"/>
        <w:right w:val="none" w:sz="0" w:space="0" w:color="auto"/>
      </w:divBdr>
    </w:div>
    <w:div w:id="1722973082">
      <w:bodyDiv w:val="1"/>
      <w:marLeft w:val="0"/>
      <w:marRight w:val="0"/>
      <w:marTop w:val="0"/>
      <w:marBottom w:val="0"/>
      <w:divBdr>
        <w:top w:val="none" w:sz="0" w:space="0" w:color="auto"/>
        <w:left w:val="none" w:sz="0" w:space="0" w:color="auto"/>
        <w:bottom w:val="none" w:sz="0" w:space="0" w:color="auto"/>
        <w:right w:val="none" w:sz="0" w:space="0" w:color="auto"/>
      </w:divBdr>
    </w:div>
    <w:div w:id="1723285318">
      <w:bodyDiv w:val="1"/>
      <w:marLeft w:val="0"/>
      <w:marRight w:val="0"/>
      <w:marTop w:val="0"/>
      <w:marBottom w:val="0"/>
      <w:divBdr>
        <w:top w:val="none" w:sz="0" w:space="0" w:color="auto"/>
        <w:left w:val="none" w:sz="0" w:space="0" w:color="auto"/>
        <w:bottom w:val="none" w:sz="0" w:space="0" w:color="auto"/>
        <w:right w:val="none" w:sz="0" w:space="0" w:color="auto"/>
      </w:divBdr>
    </w:div>
    <w:div w:id="1724869977">
      <w:bodyDiv w:val="1"/>
      <w:marLeft w:val="0"/>
      <w:marRight w:val="0"/>
      <w:marTop w:val="0"/>
      <w:marBottom w:val="0"/>
      <w:divBdr>
        <w:top w:val="none" w:sz="0" w:space="0" w:color="auto"/>
        <w:left w:val="none" w:sz="0" w:space="0" w:color="auto"/>
        <w:bottom w:val="none" w:sz="0" w:space="0" w:color="auto"/>
        <w:right w:val="none" w:sz="0" w:space="0" w:color="auto"/>
      </w:divBdr>
    </w:div>
    <w:div w:id="1724988036">
      <w:bodyDiv w:val="1"/>
      <w:marLeft w:val="0"/>
      <w:marRight w:val="0"/>
      <w:marTop w:val="0"/>
      <w:marBottom w:val="0"/>
      <w:divBdr>
        <w:top w:val="none" w:sz="0" w:space="0" w:color="auto"/>
        <w:left w:val="none" w:sz="0" w:space="0" w:color="auto"/>
        <w:bottom w:val="none" w:sz="0" w:space="0" w:color="auto"/>
        <w:right w:val="none" w:sz="0" w:space="0" w:color="auto"/>
      </w:divBdr>
    </w:div>
    <w:div w:id="1725178185">
      <w:bodyDiv w:val="1"/>
      <w:marLeft w:val="0"/>
      <w:marRight w:val="0"/>
      <w:marTop w:val="0"/>
      <w:marBottom w:val="0"/>
      <w:divBdr>
        <w:top w:val="none" w:sz="0" w:space="0" w:color="auto"/>
        <w:left w:val="none" w:sz="0" w:space="0" w:color="auto"/>
        <w:bottom w:val="none" w:sz="0" w:space="0" w:color="auto"/>
        <w:right w:val="none" w:sz="0" w:space="0" w:color="auto"/>
      </w:divBdr>
    </w:div>
    <w:div w:id="1725639215">
      <w:bodyDiv w:val="1"/>
      <w:marLeft w:val="0"/>
      <w:marRight w:val="0"/>
      <w:marTop w:val="0"/>
      <w:marBottom w:val="0"/>
      <w:divBdr>
        <w:top w:val="none" w:sz="0" w:space="0" w:color="auto"/>
        <w:left w:val="none" w:sz="0" w:space="0" w:color="auto"/>
        <w:bottom w:val="none" w:sz="0" w:space="0" w:color="auto"/>
        <w:right w:val="none" w:sz="0" w:space="0" w:color="auto"/>
      </w:divBdr>
    </w:div>
    <w:div w:id="1725987111">
      <w:bodyDiv w:val="1"/>
      <w:marLeft w:val="0"/>
      <w:marRight w:val="0"/>
      <w:marTop w:val="0"/>
      <w:marBottom w:val="0"/>
      <w:divBdr>
        <w:top w:val="none" w:sz="0" w:space="0" w:color="auto"/>
        <w:left w:val="none" w:sz="0" w:space="0" w:color="auto"/>
        <w:bottom w:val="none" w:sz="0" w:space="0" w:color="auto"/>
        <w:right w:val="none" w:sz="0" w:space="0" w:color="auto"/>
      </w:divBdr>
    </w:div>
    <w:div w:id="1726026581">
      <w:bodyDiv w:val="1"/>
      <w:marLeft w:val="0"/>
      <w:marRight w:val="0"/>
      <w:marTop w:val="0"/>
      <w:marBottom w:val="0"/>
      <w:divBdr>
        <w:top w:val="none" w:sz="0" w:space="0" w:color="auto"/>
        <w:left w:val="none" w:sz="0" w:space="0" w:color="auto"/>
        <w:bottom w:val="none" w:sz="0" w:space="0" w:color="auto"/>
        <w:right w:val="none" w:sz="0" w:space="0" w:color="auto"/>
      </w:divBdr>
    </w:div>
    <w:div w:id="1726181757">
      <w:bodyDiv w:val="1"/>
      <w:marLeft w:val="0"/>
      <w:marRight w:val="0"/>
      <w:marTop w:val="0"/>
      <w:marBottom w:val="0"/>
      <w:divBdr>
        <w:top w:val="none" w:sz="0" w:space="0" w:color="auto"/>
        <w:left w:val="none" w:sz="0" w:space="0" w:color="auto"/>
        <w:bottom w:val="none" w:sz="0" w:space="0" w:color="auto"/>
        <w:right w:val="none" w:sz="0" w:space="0" w:color="auto"/>
      </w:divBdr>
    </w:div>
    <w:div w:id="1727299248">
      <w:bodyDiv w:val="1"/>
      <w:marLeft w:val="0"/>
      <w:marRight w:val="0"/>
      <w:marTop w:val="0"/>
      <w:marBottom w:val="0"/>
      <w:divBdr>
        <w:top w:val="none" w:sz="0" w:space="0" w:color="auto"/>
        <w:left w:val="none" w:sz="0" w:space="0" w:color="auto"/>
        <w:bottom w:val="none" w:sz="0" w:space="0" w:color="auto"/>
        <w:right w:val="none" w:sz="0" w:space="0" w:color="auto"/>
      </w:divBdr>
    </w:div>
    <w:div w:id="1727534496">
      <w:bodyDiv w:val="1"/>
      <w:marLeft w:val="0"/>
      <w:marRight w:val="0"/>
      <w:marTop w:val="0"/>
      <w:marBottom w:val="0"/>
      <w:divBdr>
        <w:top w:val="none" w:sz="0" w:space="0" w:color="auto"/>
        <w:left w:val="none" w:sz="0" w:space="0" w:color="auto"/>
        <w:bottom w:val="none" w:sz="0" w:space="0" w:color="auto"/>
        <w:right w:val="none" w:sz="0" w:space="0" w:color="auto"/>
      </w:divBdr>
    </w:div>
    <w:div w:id="1728604695">
      <w:bodyDiv w:val="1"/>
      <w:marLeft w:val="0"/>
      <w:marRight w:val="0"/>
      <w:marTop w:val="0"/>
      <w:marBottom w:val="0"/>
      <w:divBdr>
        <w:top w:val="none" w:sz="0" w:space="0" w:color="auto"/>
        <w:left w:val="none" w:sz="0" w:space="0" w:color="auto"/>
        <w:bottom w:val="none" w:sz="0" w:space="0" w:color="auto"/>
        <w:right w:val="none" w:sz="0" w:space="0" w:color="auto"/>
      </w:divBdr>
    </w:div>
    <w:div w:id="1728650141">
      <w:bodyDiv w:val="1"/>
      <w:marLeft w:val="0"/>
      <w:marRight w:val="0"/>
      <w:marTop w:val="0"/>
      <w:marBottom w:val="0"/>
      <w:divBdr>
        <w:top w:val="none" w:sz="0" w:space="0" w:color="auto"/>
        <w:left w:val="none" w:sz="0" w:space="0" w:color="auto"/>
        <w:bottom w:val="none" w:sz="0" w:space="0" w:color="auto"/>
        <w:right w:val="none" w:sz="0" w:space="0" w:color="auto"/>
      </w:divBdr>
    </w:div>
    <w:div w:id="1728725488">
      <w:bodyDiv w:val="1"/>
      <w:marLeft w:val="0"/>
      <w:marRight w:val="0"/>
      <w:marTop w:val="0"/>
      <w:marBottom w:val="0"/>
      <w:divBdr>
        <w:top w:val="none" w:sz="0" w:space="0" w:color="auto"/>
        <w:left w:val="none" w:sz="0" w:space="0" w:color="auto"/>
        <w:bottom w:val="none" w:sz="0" w:space="0" w:color="auto"/>
        <w:right w:val="none" w:sz="0" w:space="0" w:color="auto"/>
      </w:divBdr>
    </w:div>
    <w:div w:id="1729454185">
      <w:bodyDiv w:val="1"/>
      <w:marLeft w:val="0"/>
      <w:marRight w:val="0"/>
      <w:marTop w:val="0"/>
      <w:marBottom w:val="0"/>
      <w:divBdr>
        <w:top w:val="none" w:sz="0" w:space="0" w:color="auto"/>
        <w:left w:val="none" w:sz="0" w:space="0" w:color="auto"/>
        <w:bottom w:val="none" w:sz="0" w:space="0" w:color="auto"/>
        <w:right w:val="none" w:sz="0" w:space="0" w:color="auto"/>
      </w:divBdr>
    </w:div>
    <w:div w:id="1729499652">
      <w:bodyDiv w:val="1"/>
      <w:marLeft w:val="0"/>
      <w:marRight w:val="0"/>
      <w:marTop w:val="0"/>
      <w:marBottom w:val="0"/>
      <w:divBdr>
        <w:top w:val="none" w:sz="0" w:space="0" w:color="auto"/>
        <w:left w:val="none" w:sz="0" w:space="0" w:color="auto"/>
        <w:bottom w:val="none" w:sz="0" w:space="0" w:color="auto"/>
        <w:right w:val="none" w:sz="0" w:space="0" w:color="auto"/>
      </w:divBdr>
    </w:div>
    <w:div w:id="1730686758">
      <w:bodyDiv w:val="1"/>
      <w:marLeft w:val="0"/>
      <w:marRight w:val="0"/>
      <w:marTop w:val="0"/>
      <w:marBottom w:val="0"/>
      <w:divBdr>
        <w:top w:val="none" w:sz="0" w:space="0" w:color="auto"/>
        <w:left w:val="none" w:sz="0" w:space="0" w:color="auto"/>
        <w:bottom w:val="none" w:sz="0" w:space="0" w:color="auto"/>
        <w:right w:val="none" w:sz="0" w:space="0" w:color="auto"/>
      </w:divBdr>
    </w:div>
    <w:div w:id="1731228844">
      <w:bodyDiv w:val="1"/>
      <w:marLeft w:val="0"/>
      <w:marRight w:val="0"/>
      <w:marTop w:val="0"/>
      <w:marBottom w:val="0"/>
      <w:divBdr>
        <w:top w:val="none" w:sz="0" w:space="0" w:color="auto"/>
        <w:left w:val="none" w:sz="0" w:space="0" w:color="auto"/>
        <w:bottom w:val="none" w:sz="0" w:space="0" w:color="auto"/>
        <w:right w:val="none" w:sz="0" w:space="0" w:color="auto"/>
      </w:divBdr>
    </w:div>
    <w:div w:id="1731689362">
      <w:bodyDiv w:val="1"/>
      <w:marLeft w:val="0"/>
      <w:marRight w:val="0"/>
      <w:marTop w:val="0"/>
      <w:marBottom w:val="0"/>
      <w:divBdr>
        <w:top w:val="none" w:sz="0" w:space="0" w:color="auto"/>
        <w:left w:val="none" w:sz="0" w:space="0" w:color="auto"/>
        <w:bottom w:val="none" w:sz="0" w:space="0" w:color="auto"/>
        <w:right w:val="none" w:sz="0" w:space="0" w:color="auto"/>
      </w:divBdr>
    </w:div>
    <w:div w:id="1731998076">
      <w:bodyDiv w:val="1"/>
      <w:marLeft w:val="0"/>
      <w:marRight w:val="0"/>
      <w:marTop w:val="0"/>
      <w:marBottom w:val="0"/>
      <w:divBdr>
        <w:top w:val="none" w:sz="0" w:space="0" w:color="auto"/>
        <w:left w:val="none" w:sz="0" w:space="0" w:color="auto"/>
        <w:bottom w:val="none" w:sz="0" w:space="0" w:color="auto"/>
        <w:right w:val="none" w:sz="0" w:space="0" w:color="auto"/>
      </w:divBdr>
    </w:div>
    <w:div w:id="1732531971">
      <w:bodyDiv w:val="1"/>
      <w:marLeft w:val="0"/>
      <w:marRight w:val="0"/>
      <w:marTop w:val="0"/>
      <w:marBottom w:val="0"/>
      <w:divBdr>
        <w:top w:val="none" w:sz="0" w:space="0" w:color="auto"/>
        <w:left w:val="none" w:sz="0" w:space="0" w:color="auto"/>
        <w:bottom w:val="none" w:sz="0" w:space="0" w:color="auto"/>
        <w:right w:val="none" w:sz="0" w:space="0" w:color="auto"/>
      </w:divBdr>
    </w:div>
    <w:div w:id="1732728915">
      <w:bodyDiv w:val="1"/>
      <w:marLeft w:val="0"/>
      <w:marRight w:val="0"/>
      <w:marTop w:val="0"/>
      <w:marBottom w:val="0"/>
      <w:divBdr>
        <w:top w:val="none" w:sz="0" w:space="0" w:color="auto"/>
        <w:left w:val="none" w:sz="0" w:space="0" w:color="auto"/>
        <w:bottom w:val="none" w:sz="0" w:space="0" w:color="auto"/>
        <w:right w:val="none" w:sz="0" w:space="0" w:color="auto"/>
      </w:divBdr>
    </w:div>
    <w:div w:id="1732846122">
      <w:bodyDiv w:val="1"/>
      <w:marLeft w:val="0"/>
      <w:marRight w:val="0"/>
      <w:marTop w:val="0"/>
      <w:marBottom w:val="0"/>
      <w:divBdr>
        <w:top w:val="none" w:sz="0" w:space="0" w:color="auto"/>
        <w:left w:val="none" w:sz="0" w:space="0" w:color="auto"/>
        <w:bottom w:val="none" w:sz="0" w:space="0" w:color="auto"/>
        <w:right w:val="none" w:sz="0" w:space="0" w:color="auto"/>
      </w:divBdr>
    </w:div>
    <w:div w:id="1733238378">
      <w:bodyDiv w:val="1"/>
      <w:marLeft w:val="0"/>
      <w:marRight w:val="0"/>
      <w:marTop w:val="0"/>
      <w:marBottom w:val="0"/>
      <w:divBdr>
        <w:top w:val="none" w:sz="0" w:space="0" w:color="auto"/>
        <w:left w:val="none" w:sz="0" w:space="0" w:color="auto"/>
        <w:bottom w:val="none" w:sz="0" w:space="0" w:color="auto"/>
        <w:right w:val="none" w:sz="0" w:space="0" w:color="auto"/>
      </w:divBdr>
    </w:div>
    <w:div w:id="1733262782">
      <w:bodyDiv w:val="1"/>
      <w:marLeft w:val="0"/>
      <w:marRight w:val="0"/>
      <w:marTop w:val="0"/>
      <w:marBottom w:val="0"/>
      <w:divBdr>
        <w:top w:val="none" w:sz="0" w:space="0" w:color="auto"/>
        <w:left w:val="none" w:sz="0" w:space="0" w:color="auto"/>
        <w:bottom w:val="none" w:sz="0" w:space="0" w:color="auto"/>
        <w:right w:val="none" w:sz="0" w:space="0" w:color="auto"/>
      </w:divBdr>
    </w:div>
    <w:div w:id="1733650195">
      <w:bodyDiv w:val="1"/>
      <w:marLeft w:val="0"/>
      <w:marRight w:val="0"/>
      <w:marTop w:val="0"/>
      <w:marBottom w:val="0"/>
      <w:divBdr>
        <w:top w:val="none" w:sz="0" w:space="0" w:color="auto"/>
        <w:left w:val="none" w:sz="0" w:space="0" w:color="auto"/>
        <w:bottom w:val="none" w:sz="0" w:space="0" w:color="auto"/>
        <w:right w:val="none" w:sz="0" w:space="0" w:color="auto"/>
      </w:divBdr>
    </w:div>
    <w:div w:id="1734310783">
      <w:bodyDiv w:val="1"/>
      <w:marLeft w:val="0"/>
      <w:marRight w:val="0"/>
      <w:marTop w:val="0"/>
      <w:marBottom w:val="0"/>
      <w:divBdr>
        <w:top w:val="none" w:sz="0" w:space="0" w:color="auto"/>
        <w:left w:val="none" w:sz="0" w:space="0" w:color="auto"/>
        <w:bottom w:val="none" w:sz="0" w:space="0" w:color="auto"/>
        <w:right w:val="none" w:sz="0" w:space="0" w:color="auto"/>
      </w:divBdr>
    </w:div>
    <w:div w:id="1735542694">
      <w:bodyDiv w:val="1"/>
      <w:marLeft w:val="0"/>
      <w:marRight w:val="0"/>
      <w:marTop w:val="0"/>
      <w:marBottom w:val="0"/>
      <w:divBdr>
        <w:top w:val="none" w:sz="0" w:space="0" w:color="auto"/>
        <w:left w:val="none" w:sz="0" w:space="0" w:color="auto"/>
        <w:bottom w:val="none" w:sz="0" w:space="0" w:color="auto"/>
        <w:right w:val="none" w:sz="0" w:space="0" w:color="auto"/>
      </w:divBdr>
    </w:div>
    <w:div w:id="1735926651">
      <w:bodyDiv w:val="1"/>
      <w:marLeft w:val="0"/>
      <w:marRight w:val="0"/>
      <w:marTop w:val="0"/>
      <w:marBottom w:val="0"/>
      <w:divBdr>
        <w:top w:val="none" w:sz="0" w:space="0" w:color="auto"/>
        <w:left w:val="none" w:sz="0" w:space="0" w:color="auto"/>
        <w:bottom w:val="none" w:sz="0" w:space="0" w:color="auto"/>
        <w:right w:val="none" w:sz="0" w:space="0" w:color="auto"/>
      </w:divBdr>
    </w:div>
    <w:div w:id="1736661963">
      <w:bodyDiv w:val="1"/>
      <w:marLeft w:val="0"/>
      <w:marRight w:val="0"/>
      <w:marTop w:val="0"/>
      <w:marBottom w:val="0"/>
      <w:divBdr>
        <w:top w:val="none" w:sz="0" w:space="0" w:color="auto"/>
        <w:left w:val="none" w:sz="0" w:space="0" w:color="auto"/>
        <w:bottom w:val="none" w:sz="0" w:space="0" w:color="auto"/>
        <w:right w:val="none" w:sz="0" w:space="0" w:color="auto"/>
      </w:divBdr>
    </w:div>
    <w:div w:id="1736929239">
      <w:bodyDiv w:val="1"/>
      <w:marLeft w:val="0"/>
      <w:marRight w:val="0"/>
      <w:marTop w:val="0"/>
      <w:marBottom w:val="0"/>
      <w:divBdr>
        <w:top w:val="none" w:sz="0" w:space="0" w:color="auto"/>
        <w:left w:val="none" w:sz="0" w:space="0" w:color="auto"/>
        <w:bottom w:val="none" w:sz="0" w:space="0" w:color="auto"/>
        <w:right w:val="none" w:sz="0" w:space="0" w:color="auto"/>
      </w:divBdr>
      <w:divsChild>
        <w:div w:id="1341085481">
          <w:marLeft w:val="640"/>
          <w:marRight w:val="0"/>
          <w:marTop w:val="0"/>
          <w:marBottom w:val="0"/>
          <w:divBdr>
            <w:top w:val="none" w:sz="0" w:space="0" w:color="auto"/>
            <w:left w:val="none" w:sz="0" w:space="0" w:color="auto"/>
            <w:bottom w:val="none" w:sz="0" w:space="0" w:color="auto"/>
            <w:right w:val="none" w:sz="0" w:space="0" w:color="auto"/>
          </w:divBdr>
        </w:div>
        <w:div w:id="1422021642">
          <w:marLeft w:val="640"/>
          <w:marRight w:val="0"/>
          <w:marTop w:val="0"/>
          <w:marBottom w:val="0"/>
          <w:divBdr>
            <w:top w:val="none" w:sz="0" w:space="0" w:color="auto"/>
            <w:left w:val="none" w:sz="0" w:space="0" w:color="auto"/>
            <w:bottom w:val="none" w:sz="0" w:space="0" w:color="auto"/>
            <w:right w:val="none" w:sz="0" w:space="0" w:color="auto"/>
          </w:divBdr>
        </w:div>
        <w:div w:id="538399742">
          <w:marLeft w:val="640"/>
          <w:marRight w:val="0"/>
          <w:marTop w:val="0"/>
          <w:marBottom w:val="0"/>
          <w:divBdr>
            <w:top w:val="none" w:sz="0" w:space="0" w:color="auto"/>
            <w:left w:val="none" w:sz="0" w:space="0" w:color="auto"/>
            <w:bottom w:val="none" w:sz="0" w:space="0" w:color="auto"/>
            <w:right w:val="none" w:sz="0" w:space="0" w:color="auto"/>
          </w:divBdr>
        </w:div>
        <w:div w:id="1553925799">
          <w:marLeft w:val="640"/>
          <w:marRight w:val="0"/>
          <w:marTop w:val="0"/>
          <w:marBottom w:val="0"/>
          <w:divBdr>
            <w:top w:val="none" w:sz="0" w:space="0" w:color="auto"/>
            <w:left w:val="none" w:sz="0" w:space="0" w:color="auto"/>
            <w:bottom w:val="none" w:sz="0" w:space="0" w:color="auto"/>
            <w:right w:val="none" w:sz="0" w:space="0" w:color="auto"/>
          </w:divBdr>
        </w:div>
        <w:div w:id="962152669">
          <w:marLeft w:val="640"/>
          <w:marRight w:val="0"/>
          <w:marTop w:val="0"/>
          <w:marBottom w:val="0"/>
          <w:divBdr>
            <w:top w:val="none" w:sz="0" w:space="0" w:color="auto"/>
            <w:left w:val="none" w:sz="0" w:space="0" w:color="auto"/>
            <w:bottom w:val="none" w:sz="0" w:space="0" w:color="auto"/>
            <w:right w:val="none" w:sz="0" w:space="0" w:color="auto"/>
          </w:divBdr>
        </w:div>
        <w:div w:id="1688823794">
          <w:marLeft w:val="640"/>
          <w:marRight w:val="0"/>
          <w:marTop w:val="0"/>
          <w:marBottom w:val="0"/>
          <w:divBdr>
            <w:top w:val="none" w:sz="0" w:space="0" w:color="auto"/>
            <w:left w:val="none" w:sz="0" w:space="0" w:color="auto"/>
            <w:bottom w:val="none" w:sz="0" w:space="0" w:color="auto"/>
            <w:right w:val="none" w:sz="0" w:space="0" w:color="auto"/>
          </w:divBdr>
        </w:div>
        <w:div w:id="1307591918">
          <w:marLeft w:val="640"/>
          <w:marRight w:val="0"/>
          <w:marTop w:val="0"/>
          <w:marBottom w:val="0"/>
          <w:divBdr>
            <w:top w:val="none" w:sz="0" w:space="0" w:color="auto"/>
            <w:left w:val="none" w:sz="0" w:space="0" w:color="auto"/>
            <w:bottom w:val="none" w:sz="0" w:space="0" w:color="auto"/>
            <w:right w:val="none" w:sz="0" w:space="0" w:color="auto"/>
          </w:divBdr>
        </w:div>
        <w:div w:id="167840405">
          <w:marLeft w:val="640"/>
          <w:marRight w:val="0"/>
          <w:marTop w:val="0"/>
          <w:marBottom w:val="0"/>
          <w:divBdr>
            <w:top w:val="none" w:sz="0" w:space="0" w:color="auto"/>
            <w:left w:val="none" w:sz="0" w:space="0" w:color="auto"/>
            <w:bottom w:val="none" w:sz="0" w:space="0" w:color="auto"/>
            <w:right w:val="none" w:sz="0" w:space="0" w:color="auto"/>
          </w:divBdr>
        </w:div>
        <w:div w:id="1919827223">
          <w:marLeft w:val="640"/>
          <w:marRight w:val="0"/>
          <w:marTop w:val="0"/>
          <w:marBottom w:val="0"/>
          <w:divBdr>
            <w:top w:val="none" w:sz="0" w:space="0" w:color="auto"/>
            <w:left w:val="none" w:sz="0" w:space="0" w:color="auto"/>
            <w:bottom w:val="none" w:sz="0" w:space="0" w:color="auto"/>
            <w:right w:val="none" w:sz="0" w:space="0" w:color="auto"/>
          </w:divBdr>
        </w:div>
        <w:div w:id="1038243248">
          <w:marLeft w:val="640"/>
          <w:marRight w:val="0"/>
          <w:marTop w:val="0"/>
          <w:marBottom w:val="0"/>
          <w:divBdr>
            <w:top w:val="none" w:sz="0" w:space="0" w:color="auto"/>
            <w:left w:val="none" w:sz="0" w:space="0" w:color="auto"/>
            <w:bottom w:val="none" w:sz="0" w:space="0" w:color="auto"/>
            <w:right w:val="none" w:sz="0" w:space="0" w:color="auto"/>
          </w:divBdr>
        </w:div>
        <w:div w:id="1375429588">
          <w:marLeft w:val="640"/>
          <w:marRight w:val="0"/>
          <w:marTop w:val="0"/>
          <w:marBottom w:val="0"/>
          <w:divBdr>
            <w:top w:val="none" w:sz="0" w:space="0" w:color="auto"/>
            <w:left w:val="none" w:sz="0" w:space="0" w:color="auto"/>
            <w:bottom w:val="none" w:sz="0" w:space="0" w:color="auto"/>
            <w:right w:val="none" w:sz="0" w:space="0" w:color="auto"/>
          </w:divBdr>
        </w:div>
        <w:div w:id="1812482816">
          <w:marLeft w:val="640"/>
          <w:marRight w:val="0"/>
          <w:marTop w:val="0"/>
          <w:marBottom w:val="0"/>
          <w:divBdr>
            <w:top w:val="none" w:sz="0" w:space="0" w:color="auto"/>
            <w:left w:val="none" w:sz="0" w:space="0" w:color="auto"/>
            <w:bottom w:val="none" w:sz="0" w:space="0" w:color="auto"/>
            <w:right w:val="none" w:sz="0" w:space="0" w:color="auto"/>
          </w:divBdr>
        </w:div>
        <w:div w:id="1362517142">
          <w:marLeft w:val="640"/>
          <w:marRight w:val="0"/>
          <w:marTop w:val="0"/>
          <w:marBottom w:val="0"/>
          <w:divBdr>
            <w:top w:val="none" w:sz="0" w:space="0" w:color="auto"/>
            <w:left w:val="none" w:sz="0" w:space="0" w:color="auto"/>
            <w:bottom w:val="none" w:sz="0" w:space="0" w:color="auto"/>
            <w:right w:val="none" w:sz="0" w:space="0" w:color="auto"/>
          </w:divBdr>
        </w:div>
        <w:div w:id="2044286360">
          <w:marLeft w:val="640"/>
          <w:marRight w:val="0"/>
          <w:marTop w:val="0"/>
          <w:marBottom w:val="0"/>
          <w:divBdr>
            <w:top w:val="none" w:sz="0" w:space="0" w:color="auto"/>
            <w:left w:val="none" w:sz="0" w:space="0" w:color="auto"/>
            <w:bottom w:val="none" w:sz="0" w:space="0" w:color="auto"/>
            <w:right w:val="none" w:sz="0" w:space="0" w:color="auto"/>
          </w:divBdr>
        </w:div>
        <w:div w:id="1554730442">
          <w:marLeft w:val="640"/>
          <w:marRight w:val="0"/>
          <w:marTop w:val="0"/>
          <w:marBottom w:val="0"/>
          <w:divBdr>
            <w:top w:val="none" w:sz="0" w:space="0" w:color="auto"/>
            <w:left w:val="none" w:sz="0" w:space="0" w:color="auto"/>
            <w:bottom w:val="none" w:sz="0" w:space="0" w:color="auto"/>
            <w:right w:val="none" w:sz="0" w:space="0" w:color="auto"/>
          </w:divBdr>
        </w:div>
        <w:div w:id="1470711780">
          <w:marLeft w:val="640"/>
          <w:marRight w:val="0"/>
          <w:marTop w:val="0"/>
          <w:marBottom w:val="0"/>
          <w:divBdr>
            <w:top w:val="none" w:sz="0" w:space="0" w:color="auto"/>
            <w:left w:val="none" w:sz="0" w:space="0" w:color="auto"/>
            <w:bottom w:val="none" w:sz="0" w:space="0" w:color="auto"/>
            <w:right w:val="none" w:sz="0" w:space="0" w:color="auto"/>
          </w:divBdr>
        </w:div>
        <w:div w:id="61369195">
          <w:marLeft w:val="640"/>
          <w:marRight w:val="0"/>
          <w:marTop w:val="0"/>
          <w:marBottom w:val="0"/>
          <w:divBdr>
            <w:top w:val="none" w:sz="0" w:space="0" w:color="auto"/>
            <w:left w:val="none" w:sz="0" w:space="0" w:color="auto"/>
            <w:bottom w:val="none" w:sz="0" w:space="0" w:color="auto"/>
            <w:right w:val="none" w:sz="0" w:space="0" w:color="auto"/>
          </w:divBdr>
        </w:div>
        <w:div w:id="404226684">
          <w:marLeft w:val="640"/>
          <w:marRight w:val="0"/>
          <w:marTop w:val="0"/>
          <w:marBottom w:val="0"/>
          <w:divBdr>
            <w:top w:val="none" w:sz="0" w:space="0" w:color="auto"/>
            <w:left w:val="none" w:sz="0" w:space="0" w:color="auto"/>
            <w:bottom w:val="none" w:sz="0" w:space="0" w:color="auto"/>
            <w:right w:val="none" w:sz="0" w:space="0" w:color="auto"/>
          </w:divBdr>
        </w:div>
        <w:div w:id="1423839236">
          <w:marLeft w:val="640"/>
          <w:marRight w:val="0"/>
          <w:marTop w:val="0"/>
          <w:marBottom w:val="0"/>
          <w:divBdr>
            <w:top w:val="none" w:sz="0" w:space="0" w:color="auto"/>
            <w:left w:val="none" w:sz="0" w:space="0" w:color="auto"/>
            <w:bottom w:val="none" w:sz="0" w:space="0" w:color="auto"/>
            <w:right w:val="none" w:sz="0" w:space="0" w:color="auto"/>
          </w:divBdr>
        </w:div>
        <w:div w:id="1758749387">
          <w:marLeft w:val="640"/>
          <w:marRight w:val="0"/>
          <w:marTop w:val="0"/>
          <w:marBottom w:val="0"/>
          <w:divBdr>
            <w:top w:val="none" w:sz="0" w:space="0" w:color="auto"/>
            <w:left w:val="none" w:sz="0" w:space="0" w:color="auto"/>
            <w:bottom w:val="none" w:sz="0" w:space="0" w:color="auto"/>
            <w:right w:val="none" w:sz="0" w:space="0" w:color="auto"/>
          </w:divBdr>
        </w:div>
        <w:div w:id="484249001">
          <w:marLeft w:val="640"/>
          <w:marRight w:val="0"/>
          <w:marTop w:val="0"/>
          <w:marBottom w:val="0"/>
          <w:divBdr>
            <w:top w:val="none" w:sz="0" w:space="0" w:color="auto"/>
            <w:left w:val="none" w:sz="0" w:space="0" w:color="auto"/>
            <w:bottom w:val="none" w:sz="0" w:space="0" w:color="auto"/>
            <w:right w:val="none" w:sz="0" w:space="0" w:color="auto"/>
          </w:divBdr>
        </w:div>
        <w:div w:id="581915923">
          <w:marLeft w:val="640"/>
          <w:marRight w:val="0"/>
          <w:marTop w:val="0"/>
          <w:marBottom w:val="0"/>
          <w:divBdr>
            <w:top w:val="none" w:sz="0" w:space="0" w:color="auto"/>
            <w:left w:val="none" w:sz="0" w:space="0" w:color="auto"/>
            <w:bottom w:val="none" w:sz="0" w:space="0" w:color="auto"/>
            <w:right w:val="none" w:sz="0" w:space="0" w:color="auto"/>
          </w:divBdr>
        </w:div>
        <w:div w:id="1825076202">
          <w:marLeft w:val="640"/>
          <w:marRight w:val="0"/>
          <w:marTop w:val="0"/>
          <w:marBottom w:val="0"/>
          <w:divBdr>
            <w:top w:val="none" w:sz="0" w:space="0" w:color="auto"/>
            <w:left w:val="none" w:sz="0" w:space="0" w:color="auto"/>
            <w:bottom w:val="none" w:sz="0" w:space="0" w:color="auto"/>
            <w:right w:val="none" w:sz="0" w:space="0" w:color="auto"/>
          </w:divBdr>
        </w:div>
        <w:div w:id="1873959319">
          <w:marLeft w:val="640"/>
          <w:marRight w:val="0"/>
          <w:marTop w:val="0"/>
          <w:marBottom w:val="0"/>
          <w:divBdr>
            <w:top w:val="none" w:sz="0" w:space="0" w:color="auto"/>
            <w:left w:val="none" w:sz="0" w:space="0" w:color="auto"/>
            <w:bottom w:val="none" w:sz="0" w:space="0" w:color="auto"/>
            <w:right w:val="none" w:sz="0" w:space="0" w:color="auto"/>
          </w:divBdr>
        </w:div>
        <w:div w:id="197593111">
          <w:marLeft w:val="640"/>
          <w:marRight w:val="0"/>
          <w:marTop w:val="0"/>
          <w:marBottom w:val="0"/>
          <w:divBdr>
            <w:top w:val="none" w:sz="0" w:space="0" w:color="auto"/>
            <w:left w:val="none" w:sz="0" w:space="0" w:color="auto"/>
            <w:bottom w:val="none" w:sz="0" w:space="0" w:color="auto"/>
            <w:right w:val="none" w:sz="0" w:space="0" w:color="auto"/>
          </w:divBdr>
        </w:div>
        <w:div w:id="1709987692">
          <w:marLeft w:val="640"/>
          <w:marRight w:val="0"/>
          <w:marTop w:val="0"/>
          <w:marBottom w:val="0"/>
          <w:divBdr>
            <w:top w:val="none" w:sz="0" w:space="0" w:color="auto"/>
            <w:left w:val="none" w:sz="0" w:space="0" w:color="auto"/>
            <w:bottom w:val="none" w:sz="0" w:space="0" w:color="auto"/>
            <w:right w:val="none" w:sz="0" w:space="0" w:color="auto"/>
          </w:divBdr>
        </w:div>
        <w:div w:id="1799058601">
          <w:marLeft w:val="640"/>
          <w:marRight w:val="0"/>
          <w:marTop w:val="0"/>
          <w:marBottom w:val="0"/>
          <w:divBdr>
            <w:top w:val="none" w:sz="0" w:space="0" w:color="auto"/>
            <w:left w:val="none" w:sz="0" w:space="0" w:color="auto"/>
            <w:bottom w:val="none" w:sz="0" w:space="0" w:color="auto"/>
            <w:right w:val="none" w:sz="0" w:space="0" w:color="auto"/>
          </w:divBdr>
        </w:div>
        <w:div w:id="673268253">
          <w:marLeft w:val="640"/>
          <w:marRight w:val="0"/>
          <w:marTop w:val="0"/>
          <w:marBottom w:val="0"/>
          <w:divBdr>
            <w:top w:val="none" w:sz="0" w:space="0" w:color="auto"/>
            <w:left w:val="none" w:sz="0" w:space="0" w:color="auto"/>
            <w:bottom w:val="none" w:sz="0" w:space="0" w:color="auto"/>
            <w:right w:val="none" w:sz="0" w:space="0" w:color="auto"/>
          </w:divBdr>
        </w:div>
        <w:div w:id="1571579574">
          <w:marLeft w:val="640"/>
          <w:marRight w:val="0"/>
          <w:marTop w:val="0"/>
          <w:marBottom w:val="0"/>
          <w:divBdr>
            <w:top w:val="none" w:sz="0" w:space="0" w:color="auto"/>
            <w:left w:val="none" w:sz="0" w:space="0" w:color="auto"/>
            <w:bottom w:val="none" w:sz="0" w:space="0" w:color="auto"/>
            <w:right w:val="none" w:sz="0" w:space="0" w:color="auto"/>
          </w:divBdr>
        </w:div>
        <w:div w:id="190846290">
          <w:marLeft w:val="640"/>
          <w:marRight w:val="0"/>
          <w:marTop w:val="0"/>
          <w:marBottom w:val="0"/>
          <w:divBdr>
            <w:top w:val="none" w:sz="0" w:space="0" w:color="auto"/>
            <w:left w:val="none" w:sz="0" w:space="0" w:color="auto"/>
            <w:bottom w:val="none" w:sz="0" w:space="0" w:color="auto"/>
            <w:right w:val="none" w:sz="0" w:space="0" w:color="auto"/>
          </w:divBdr>
        </w:div>
        <w:div w:id="83888926">
          <w:marLeft w:val="640"/>
          <w:marRight w:val="0"/>
          <w:marTop w:val="0"/>
          <w:marBottom w:val="0"/>
          <w:divBdr>
            <w:top w:val="none" w:sz="0" w:space="0" w:color="auto"/>
            <w:left w:val="none" w:sz="0" w:space="0" w:color="auto"/>
            <w:bottom w:val="none" w:sz="0" w:space="0" w:color="auto"/>
            <w:right w:val="none" w:sz="0" w:space="0" w:color="auto"/>
          </w:divBdr>
        </w:div>
        <w:div w:id="372967733">
          <w:marLeft w:val="640"/>
          <w:marRight w:val="0"/>
          <w:marTop w:val="0"/>
          <w:marBottom w:val="0"/>
          <w:divBdr>
            <w:top w:val="none" w:sz="0" w:space="0" w:color="auto"/>
            <w:left w:val="none" w:sz="0" w:space="0" w:color="auto"/>
            <w:bottom w:val="none" w:sz="0" w:space="0" w:color="auto"/>
            <w:right w:val="none" w:sz="0" w:space="0" w:color="auto"/>
          </w:divBdr>
        </w:div>
        <w:div w:id="828863291">
          <w:marLeft w:val="640"/>
          <w:marRight w:val="0"/>
          <w:marTop w:val="0"/>
          <w:marBottom w:val="0"/>
          <w:divBdr>
            <w:top w:val="none" w:sz="0" w:space="0" w:color="auto"/>
            <w:left w:val="none" w:sz="0" w:space="0" w:color="auto"/>
            <w:bottom w:val="none" w:sz="0" w:space="0" w:color="auto"/>
            <w:right w:val="none" w:sz="0" w:space="0" w:color="auto"/>
          </w:divBdr>
        </w:div>
        <w:div w:id="1410077312">
          <w:marLeft w:val="640"/>
          <w:marRight w:val="0"/>
          <w:marTop w:val="0"/>
          <w:marBottom w:val="0"/>
          <w:divBdr>
            <w:top w:val="none" w:sz="0" w:space="0" w:color="auto"/>
            <w:left w:val="none" w:sz="0" w:space="0" w:color="auto"/>
            <w:bottom w:val="none" w:sz="0" w:space="0" w:color="auto"/>
            <w:right w:val="none" w:sz="0" w:space="0" w:color="auto"/>
          </w:divBdr>
        </w:div>
        <w:div w:id="1376655074">
          <w:marLeft w:val="640"/>
          <w:marRight w:val="0"/>
          <w:marTop w:val="0"/>
          <w:marBottom w:val="0"/>
          <w:divBdr>
            <w:top w:val="none" w:sz="0" w:space="0" w:color="auto"/>
            <w:left w:val="none" w:sz="0" w:space="0" w:color="auto"/>
            <w:bottom w:val="none" w:sz="0" w:space="0" w:color="auto"/>
            <w:right w:val="none" w:sz="0" w:space="0" w:color="auto"/>
          </w:divBdr>
        </w:div>
        <w:div w:id="1471753344">
          <w:marLeft w:val="640"/>
          <w:marRight w:val="0"/>
          <w:marTop w:val="0"/>
          <w:marBottom w:val="0"/>
          <w:divBdr>
            <w:top w:val="none" w:sz="0" w:space="0" w:color="auto"/>
            <w:left w:val="none" w:sz="0" w:space="0" w:color="auto"/>
            <w:bottom w:val="none" w:sz="0" w:space="0" w:color="auto"/>
            <w:right w:val="none" w:sz="0" w:space="0" w:color="auto"/>
          </w:divBdr>
        </w:div>
        <w:div w:id="903563033">
          <w:marLeft w:val="640"/>
          <w:marRight w:val="0"/>
          <w:marTop w:val="0"/>
          <w:marBottom w:val="0"/>
          <w:divBdr>
            <w:top w:val="none" w:sz="0" w:space="0" w:color="auto"/>
            <w:left w:val="none" w:sz="0" w:space="0" w:color="auto"/>
            <w:bottom w:val="none" w:sz="0" w:space="0" w:color="auto"/>
            <w:right w:val="none" w:sz="0" w:space="0" w:color="auto"/>
          </w:divBdr>
        </w:div>
        <w:div w:id="391538499">
          <w:marLeft w:val="640"/>
          <w:marRight w:val="0"/>
          <w:marTop w:val="0"/>
          <w:marBottom w:val="0"/>
          <w:divBdr>
            <w:top w:val="none" w:sz="0" w:space="0" w:color="auto"/>
            <w:left w:val="none" w:sz="0" w:space="0" w:color="auto"/>
            <w:bottom w:val="none" w:sz="0" w:space="0" w:color="auto"/>
            <w:right w:val="none" w:sz="0" w:space="0" w:color="auto"/>
          </w:divBdr>
        </w:div>
        <w:div w:id="323164374">
          <w:marLeft w:val="640"/>
          <w:marRight w:val="0"/>
          <w:marTop w:val="0"/>
          <w:marBottom w:val="0"/>
          <w:divBdr>
            <w:top w:val="none" w:sz="0" w:space="0" w:color="auto"/>
            <w:left w:val="none" w:sz="0" w:space="0" w:color="auto"/>
            <w:bottom w:val="none" w:sz="0" w:space="0" w:color="auto"/>
            <w:right w:val="none" w:sz="0" w:space="0" w:color="auto"/>
          </w:divBdr>
        </w:div>
      </w:divsChild>
    </w:div>
    <w:div w:id="1736970988">
      <w:bodyDiv w:val="1"/>
      <w:marLeft w:val="0"/>
      <w:marRight w:val="0"/>
      <w:marTop w:val="0"/>
      <w:marBottom w:val="0"/>
      <w:divBdr>
        <w:top w:val="none" w:sz="0" w:space="0" w:color="auto"/>
        <w:left w:val="none" w:sz="0" w:space="0" w:color="auto"/>
        <w:bottom w:val="none" w:sz="0" w:space="0" w:color="auto"/>
        <w:right w:val="none" w:sz="0" w:space="0" w:color="auto"/>
      </w:divBdr>
    </w:div>
    <w:div w:id="1737246100">
      <w:bodyDiv w:val="1"/>
      <w:marLeft w:val="0"/>
      <w:marRight w:val="0"/>
      <w:marTop w:val="0"/>
      <w:marBottom w:val="0"/>
      <w:divBdr>
        <w:top w:val="none" w:sz="0" w:space="0" w:color="auto"/>
        <w:left w:val="none" w:sz="0" w:space="0" w:color="auto"/>
        <w:bottom w:val="none" w:sz="0" w:space="0" w:color="auto"/>
        <w:right w:val="none" w:sz="0" w:space="0" w:color="auto"/>
      </w:divBdr>
    </w:div>
    <w:div w:id="1737702518">
      <w:bodyDiv w:val="1"/>
      <w:marLeft w:val="0"/>
      <w:marRight w:val="0"/>
      <w:marTop w:val="0"/>
      <w:marBottom w:val="0"/>
      <w:divBdr>
        <w:top w:val="none" w:sz="0" w:space="0" w:color="auto"/>
        <w:left w:val="none" w:sz="0" w:space="0" w:color="auto"/>
        <w:bottom w:val="none" w:sz="0" w:space="0" w:color="auto"/>
        <w:right w:val="none" w:sz="0" w:space="0" w:color="auto"/>
      </w:divBdr>
      <w:divsChild>
        <w:div w:id="2129273912">
          <w:marLeft w:val="640"/>
          <w:marRight w:val="0"/>
          <w:marTop w:val="0"/>
          <w:marBottom w:val="0"/>
          <w:divBdr>
            <w:top w:val="none" w:sz="0" w:space="0" w:color="auto"/>
            <w:left w:val="none" w:sz="0" w:space="0" w:color="auto"/>
            <w:bottom w:val="none" w:sz="0" w:space="0" w:color="auto"/>
            <w:right w:val="none" w:sz="0" w:space="0" w:color="auto"/>
          </w:divBdr>
        </w:div>
        <w:div w:id="41757939">
          <w:marLeft w:val="640"/>
          <w:marRight w:val="0"/>
          <w:marTop w:val="0"/>
          <w:marBottom w:val="0"/>
          <w:divBdr>
            <w:top w:val="none" w:sz="0" w:space="0" w:color="auto"/>
            <w:left w:val="none" w:sz="0" w:space="0" w:color="auto"/>
            <w:bottom w:val="none" w:sz="0" w:space="0" w:color="auto"/>
            <w:right w:val="none" w:sz="0" w:space="0" w:color="auto"/>
          </w:divBdr>
        </w:div>
        <w:div w:id="1808624876">
          <w:marLeft w:val="640"/>
          <w:marRight w:val="0"/>
          <w:marTop w:val="0"/>
          <w:marBottom w:val="0"/>
          <w:divBdr>
            <w:top w:val="none" w:sz="0" w:space="0" w:color="auto"/>
            <w:left w:val="none" w:sz="0" w:space="0" w:color="auto"/>
            <w:bottom w:val="none" w:sz="0" w:space="0" w:color="auto"/>
            <w:right w:val="none" w:sz="0" w:space="0" w:color="auto"/>
          </w:divBdr>
        </w:div>
        <w:div w:id="1391005219">
          <w:marLeft w:val="640"/>
          <w:marRight w:val="0"/>
          <w:marTop w:val="0"/>
          <w:marBottom w:val="0"/>
          <w:divBdr>
            <w:top w:val="none" w:sz="0" w:space="0" w:color="auto"/>
            <w:left w:val="none" w:sz="0" w:space="0" w:color="auto"/>
            <w:bottom w:val="none" w:sz="0" w:space="0" w:color="auto"/>
            <w:right w:val="none" w:sz="0" w:space="0" w:color="auto"/>
          </w:divBdr>
        </w:div>
        <w:div w:id="1506944095">
          <w:marLeft w:val="640"/>
          <w:marRight w:val="0"/>
          <w:marTop w:val="0"/>
          <w:marBottom w:val="0"/>
          <w:divBdr>
            <w:top w:val="none" w:sz="0" w:space="0" w:color="auto"/>
            <w:left w:val="none" w:sz="0" w:space="0" w:color="auto"/>
            <w:bottom w:val="none" w:sz="0" w:space="0" w:color="auto"/>
            <w:right w:val="none" w:sz="0" w:space="0" w:color="auto"/>
          </w:divBdr>
        </w:div>
        <w:div w:id="1919552596">
          <w:marLeft w:val="640"/>
          <w:marRight w:val="0"/>
          <w:marTop w:val="0"/>
          <w:marBottom w:val="0"/>
          <w:divBdr>
            <w:top w:val="none" w:sz="0" w:space="0" w:color="auto"/>
            <w:left w:val="none" w:sz="0" w:space="0" w:color="auto"/>
            <w:bottom w:val="none" w:sz="0" w:space="0" w:color="auto"/>
            <w:right w:val="none" w:sz="0" w:space="0" w:color="auto"/>
          </w:divBdr>
        </w:div>
        <w:div w:id="187567905">
          <w:marLeft w:val="640"/>
          <w:marRight w:val="0"/>
          <w:marTop w:val="0"/>
          <w:marBottom w:val="0"/>
          <w:divBdr>
            <w:top w:val="none" w:sz="0" w:space="0" w:color="auto"/>
            <w:left w:val="none" w:sz="0" w:space="0" w:color="auto"/>
            <w:bottom w:val="none" w:sz="0" w:space="0" w:color="auto"/>
            <w:right w:val="none" w:sz="0" w:space="0" w:color="auto"/>
          </w:divBdr>
        </w:div>
        <w:div w:id="1800339637">
          <w:marLeft w:val="640"/>
          <w:marRight w:val="0"/>
          <w:marTop w:val="0"/>
          <w:marBottom w:val="0"/>
          <w:divBdr>
            <w:top w:val="none" w:sz="0" w:space="0" w:color="auto"/>
            <w:left w:val="none" w:sz="0" w:space="0" w:color="auto"/>
            <w:bottom w:val="none" w:sz="0" w:space="0" w:color="auto"/>
            <w:right w:val="none" w:sz="0" w:space="0" w:color="auto"/>
          </w:divBdr>
        </w:div>
        <w:div w:id="383215281">
          <w:marLeft w:val="640"/>
          <w:marRight w:val="0"/>
          <w:marTop w:val="0"/>
          <w:marBottom w:val="0"/>
          <w:divBdr>
            <w:top w:val="none" w:sz="0" w:space="0" w:color="auto"/>
            <w:left w:val="none" w:sz="0" w:space="0" w:color="auto"/>
            <w:bottom w:val="none" w:sz="0" w:space="0" w:color="auto"/>
            <w:right w:val="none" w:sz="0" w:space="0" w:color="auto"/>
          </w:divBdr>
        </w:div>
        <w:div w:id="1040782734">
          <w:marLeft w:val="640"/>
          <w:marRight w:val="0"/>
          <w:marTop w:val="0"/>
          <w:marBottom w:val="0"/>
          <w:divBdr>
            <w:top w:val="none" w:sz="0" w:space="0" w:color="auto"/>
            <w:left w:val="none" w:sz="0" w:space="0" w:color="auto"/>
            <w:bottom w:val="none" w:sz="0" w:space="0" w:color="auto"/>
            <w:right w:val="none" w:sz="0" w:space="0" w:color="auto"/>
          </w:divBdr>
        </w:div>
        <w:div w:id="18434274">
          <w:marLeft w:val="640"/>
          <w:marRight w:val="0"/>
          <w:marTop w:val="0"/>
          <w:marBottom w:val="0"/>
          <w:divBdr>
            <w:top w:val="none" w:sz="0" w:space="0" w:color="auto"/>
            <w:left w:val="none" w:sz="0" w:space="0" w:color="auto"/>
            <w:bottom w:val="none" w:sz="0" w:space="0" w:color="auto"/>
            <w:right w:val="none" w:sz="0" w:space="0" w:color="auto"/>
          </w:divBdr>
        </w:div>
        <w:div w:id="692145907">
          <w:marLeft w:val="640"/>
          <w:marRight w:val="0"/>
          <w:marTop w:val="0"/>
          <w:marBottom w:val="0"/>
          <w:divBdr>
            <w:top w:val="none" w:sz="0" w:space="0" w:color="auto"/>
            <w:left w:val="none" w:sz="0" w:space="0" w:color="auto"/>
            <w:bottom w:val="none" w:sz="0" w:space="0" w:color="auto"/>
            <w:right w:val="none" w:sz="0" w:space="0" w:color="auto"/>
          </w:divBdr>
        </w:div>
        <w:div w:id="1799715824">
          <w:marLeft w:val="640"/>
          <w:marRight w:val="0"/>
          <w:marTop w:val="0"/>
          <w:marBottom w:val="0"/>
          <w:divBdr>
            <w:top w:val="none" w:sz="0" w:space="0" w:color="auto"/>
            <w:left w:val="none" w:sz="0" w:space="0" w:color="auto"/>
            <w:bottom w:val="none" w:sz="0" w:space="0" w:color="auto"/>
            <w:right w:val="none" w:sz="0" w:space="0" w:color="auto"/>
          </w:divBdr>
        </w:div>
        <w:div w:id="1271088116">
          <w:marLeft w:val="640"/>
          <w:marRight w:val="0"/>
          <w:marTop w:val="0"/>
          <w:marBottom w:val="0"/>
          <w:divBdr>
            <w:top w:val="none" w:sz="0" w:space="0" w:color="auto"/>
            <w:left w:val="none" w:sz="0" w:space="0" w:color="auto"/>
            <w:bottom w:val="none" w:sz="0" w:space="0" w:color="auto"/>
            <w:right w:val="none" w:sz="0" w:space="0" w:color="auto"/>
          </w:divBdr>
        </w:div>
        <w:div w:id="1918707834">
          <w:marLeft w:val="640"/>
          <w:marRight w:val="0"/>
          <w:marTop w:val="0"/>
          <w:marBottom w:val="0"/>
          <w:divBdr>
            <w:top w:val="none" w:sz="0" w:space="0" w:color="auto"/>
            <w:left w:val="none" w:sz="0" w:space="0" w:color="auto"/>
            <w:bottom w:val="none" w:sz="0" w:space="0" w:color="auto"/>
            <w:right w:val="none" w:sz="0" w:space="0" w:color="auto"/>
          </w:divBdr>
        </w:div>
        <w:div w:id="1849558232">
          <w:marLeft w:val="640"/>
          <w:marRight w:val="0"/>
          <w:marTop w:val="0"/>
          <w:marBottom w:val="0"/>
          <w:divBdr>
            <w:top w:val="none" w:sz="0" w:space="0" w:color="auto"/>
            <w:left w:val="none" w:sz="0" w:space="0" w:color="auto"/>
            <w:bottom w:val="none" w:sz="0" w:space="0" w:color="auto"/>
            <w:right w:val="none" w:sz="0" w:space="0" w:color="auto"/>
          </w:divBdr>
        </w:div>
        <w:div w:id="1772773623">
          <w:marLeft w:val="640"/>
          <w:marRight w:val="0"/>
          <w:marTop w:val="0"/>
          <w:marBottom w:val="0"/>
          <w:divBdr>
            <w:top w:val="none" w:sz="0" w:space="0" w:color="auto"/>
            <w:left w:val="none" w:sz="0" w:space="0" w:color="auto"/>
            <w:bottom w:val="none" w:sz="0" w:space="0" w:color="auto"/>
            <w:right w:val="none" w:sz="0" w:space="0" w:color="auto"/>
          </w:divBdr>
        </w:div>
        <w:div w:id="2068142944">
          <w:marLeft w:val="640"/>
          <w:marRight w:val="0"/>
          <w:marTop w:val="0"/>
          <w:marBottom w:val="0"/>
          <w:divBdr>
            <w:top w:val="none" w:sz="0" w:space="0" w:color="auto"/>
            <w:left w:val="none" w:sz="0" w:space="0" w:color="auto"/>
            <w:bottom w:val="none" w:sz="0" w:space="0" w:color="auto"/>
            <w:right w:val="none" w:sz="0" w:space="0" w:color="auto"/>
          </w:divBdr>
        </w:div>
        <w:div w:id="160001390">
          <w:marLeft w:val="640"/>
          <w:marRight w:val="0"/>
          <w:marTop w:val="0"/>
          <w:marBottom w:val="0"/>
          <w:divBdr>
            <w:top w:val="none" w:sz="0" w:space="0" w:color="auto"/>
            <w:left w:val="none" w:sz="0" w:space="0" w:color="auto"/>
            <w:bottom w:val="none" w:sz="0" w:space="0" w:color="auto"/>
            <w:right w:val="none" w:sz="0" w:space="0" w:color="auto"/>
          </w:divBdr>
        </w:div>
        <w:div w:id="1142962561">
          <w:marLeft w:val="640"/>
          <w:marRight w:val="0"/>
          <w:marTop w:val="0"/>
          <w:marBottom w:val="0"/>
          <w:divBdr>
            <w:top w:val="none" w:sz="0" w:space="0" w:color="auto"/>
            <w:left w:val="none" w:sz="0" w:space="0" w:color="auto"/>
            <w:bottom w:val="none" w:sz="0" w:space="0" w:color="auto"/>
            <w:right w:val="none" w:sz="0" w:space="0" w:color="auto"/>
          </w:divBdr>
        </w:div>
        <w:div w:id="507522972">
          <w:marLeft w:val="640"/>
          <w:marRight w:val="0"/>
          <w:marTop w:val="0"/>
          <w:marBottom w:val="0"/>
          <w:divBdr>
            <w:top w:val="none" w:sz="0" w:space="0" w:color="auto"/>
            <w:left w:val="none" w:sz="0" w:space="0" w:color="auto"/>
            <w:bottom w:val="none" w:sz="0" w:space="0" w:color="auto"/>
            <w:right w:val="none" w:sz="0" w:space="0" w:color="auto"/>
          </w:divBdr>
        </w:div>
        <w:div w:id="238755918">
          <w:marLeft w:val="640"/>
          <w:marRight w:val="0"/>
          <w:marTop w:val="0"/>
          <w:marBottom w:val="0"/>
          <w:divBdr>
            <w:top w:val="none" w:sz="0" w:space="0" w:color="auto"/>
            <w:left w:val="none" w:sz="0" w:space="0" w:color="auto"/>
            <w:bottom w:val="none" w:sz="0" w:space="0" w:color="auto"/>
            <w:right w:val="none" w:sz="0" w:space="0" w:color="auto"/>
          </w:divBdr>
        </w:div>
        <w:div w:id="1570992725">
          <w:marLeft w:val="640"/>
          <w:marRight w:val="0"/>
          <w:marTop w:val="0"/>
          <w:marBottom w:val="0"/>
          <w:divBdr>
            <w:top w:val="none" w:sz="0" w:space="0" w:color="auto"/>
            <w:left w:val="none" w:sz="0" w:space="0" w:color="auto"/>
            <w:bottom w:val="none" w:sz="0" w:space="0" w:color="auto"/>
            <w:right w:val="none" w:sz="0" w:space="0" w:color="auto"/>
          </w:divBdr>
        </w:div>
        <w:div w:id="1108499692">
          <w:marLeft w:val="640"/>
          <w:marRight w:val="0"/>
          <w:marTop w:val="0"/>
          <w:marBottom w:val="0"/>
          <w:divBdr>
            <w:top w:val="none" w:sz="0" w:space="0" w:color="auto"/>
            <w:left w:val="none" w:sz="0" w:space="0" w:color="auto"/>
            <w:bottom w:val="none" w:sz="0" w:space="0" w:color="auto"/>
            <w:right w:val="none" w:sz="0" w:space="0" w:color="auto"/>
          </w:divBdr>
        </w:div>
        <w:div w:id="2104497010">
          <w:marLeft w:val="640"/>
          <w:marRight w:val="0"/>
          <w:marTop w:val="0"/>
          <w:marBottom w:val="0"/>
          <w:divBdr>
            <w:top w:val="none" w:sz="0" w:space="0" w:color="auto"/>
            <w:left w:val="none" w:sz="0" w:space="0" w:color="auto"/>
            <w:bottom w:val="none" w:sz="0" w:space="0" w:color="auto"/>
            <w:right w:val="none" w:sz="0" w:space="0" w:color="auto"/>
          </w:divBdr>
        </w:div>
        <w:div w:id="2090806737">
          <w:marLeft w:val="640"/>
          <w:marRight w:val="0"/>
          <w:marTop w:val="0"/>
          <w:marBottom w:val="0"/>
          <w:divBdr>
            <w:top w:val="none" w:sz="0" w:space="0" w:color="auto"/>
            <w:left w:val="none" w:sz="0" w:space="0" w:color="auto"/>
            <w:bottom w:val="none" w:sz="0" w:space="0" w:color="auto"/>
            <w:right w:val="none" w:sz="0" w:space="0" w:color="auto"/>
          </w:divBdr>
        </w:div>
        <w:div w:id="921718937">
          <w:marLeft w:val="640"/>
          <w:marRight w:val="0"/>
          <w:marTop w:val="0"/>
          <w:marBottom w:val="0"/>
          <w:divBdr>
            <w:top w:val="none" w:sz="0" w:space="0" w:color="auto"/>
            <w:left w:val="none" w:sz="0" w:space="0" w:color="auto"/>
            <w:bottom w:val="none" w:sz="0" w:space="0" w:color="auto"/>
            <w:right w:val="none" w:sz="0" w:space="0" w:color="auto"/>
          </w:divBdr>
        </w:div>
        <w:div w:id="567034946">
          <w:marLeft w:val="640"/>
          <w:marRight w:val="0"/>
          <w:marTop w:val="0"/>
          <w:marBottom w:val="0"/>
          <w:divBdr>
            <w:top w:val="none" w:sz="0" w:space="0" w:color="auto"/>
            <w:left w:val="none" w:sz="0" w:space="0" w:color="auto"/>
            <w:bottom w:val="none" w:sz="0" w:space="0" w:color="auto"/>
            <w:right w:val="none" w:sz="0" w:space="0" w:color="auto"/>
          </w:divBdr>
        </w:div>
        <w:div w:id="858467059">
          <w:marLeft w:val="640"/>
          <w:marRight w:val="0"/>
          <w:marTop w:val="0"/>
          <w:marBottom w:val="0"/>
          <w:divBdr>
            <w:top w:val="none" w:sz="0" w:space="0" w:color="auto"/>
            <w:left w:val="none" w:sz="0" w:space="0" w:color="auto"/>
            <w:bottom w:val="none" w:sz="0" w:space="0" w:color="auto"/>
            <w:right w:val="none" w:sz="0" w:space="0" w:color="auto"/>
          </w:divBdr>
        </w:div>
        <w:div w:id="1151479540">
          <w:marLeft w:val="640"/>
          <w:marRight w:val="0"/>
          <w:marTop w:val="0"/>
          <w:marBottom w:val="0"/>
          <w:divBdr>
            <w:top w:val="none" w:sz="0" w:space="0" w:color="auto"/>
            <w:left w:val="none" w:sz="0" w:space="0" w:color="auto"/>
            <w:bottom w:val="none" w:sz="0" w:space="0" w:color="auto"/>
            <w:right w:val="none" w:sz="0" w:space="0" w:color="auto"/>
          </w:divBdr>
        </w:div>
        <w:div w:id="1428233677">
          <w:marLeft w:val="640"/>
          <w:marRight w:val="0"/>
          <w:marTop w:val="0"/>
          <w:marBottom w:val="0"/>
          <w:divBdr>
            <w:top w:val="none" w:sz="0" w:space="0" w:color="auto"/>
            <w:left w:val="none" w:sz="0" w:space="0" w:color="auto"/>
            <w:bottom w:val="none" w:sz="0" w:space="0" w:color="auto"/>
            <w:right w:val="none" w:sz="0" w:space="0" w:color="auto"/>
          </w:divBdr>
        </w:div>
        <w:div w:id="1079250633">
          <w:marLeft w:val="640"/>
          <w:marRight w:val="0"/>
          <w:marTop w:val="0"/>
          <w:marBottom w:val="0"/>
          <w:divBdr>
            <w:top w:val="none" w:sz="0" w:space="0" w:color="auto"/>
            <w:left w:val="none" w:sz="0" w:space="0" w:color="auto"/>
            <w:bottom w:val="none" w:sz="0" w:space="0" w:color="auto"/>
            <w:right w:val="none" w:sz="0" w:space="0" w:color="auto"/>
          </w:divBdr>
        </w:div>
        <w:div w:id="881596384">
          <w:marLeft w:val="640"/>
          <w:marRight w:val="0"/>
          <w:marTop w:val="0"/>
          <w:marBottom w:val="0"/>
          <w:divBdr>
            <w:top w:val="none" w:sz="0" w:space="0" w:color="auto"/>
            <w:left w:val="none" w:sz="0" w:space="0" w:color="auto"/>
            <w:bottom w:val="none" w:sz="0" w:space="0" w:color="auto"/>
            <w:right w:val="none" w:sz="0" w:space="0" w:color="auto"/>
          </w:divBdr>
        </w:div>
        <w:div w:id="206796500">
          <w:marLeft w:val="640"/>
          <w:marRight w:val="0"/>
          <w:marTop w:val="0"/>
          <w:marBottom w:val="0"/>
          <w:divBdr>
            <w:top w:val="none" w:sz="0" w:space="0" w:color="auto"/>
            <w:left w:val="none" w:sz="0" w:space="0" w:color="auto"/>
            <w:bottom w:val="none" w:sz="0" w:space="0" w:color="auto"/>
            <w:right w:val="none" w:sz="0" w:space="0" w:color="auto"/>
          </w:divBdr>
        </w:div>
        <w:div w:id="1531453936">
          <w:marLeft w:val="640"/>
          <w:marRight w:val="0"/>
          <w:marTop w:val="0"/>
          <w:marBottom w:val="0"/>
          <w:divBdr>
            <w:top w:val="none" w:sz="0" w:space="0" w:color="auto"/>
            <w:left w:val="none" w:sz="0" w:space="0" w:color="auto"/>
            <w:bottom w:val="none" w:sz="0" w:space="0" w:color="auto"/>
            <w:right w:val="none" w:sz="0" w:space="0" w:color="auto"/>
          </w:divBdr>
        </w:div>
        <w:div w:id="150601804">
          <w:marLeft w:val="640"/>
          <w:marRight w:val="0"/>
          <w:marTop w:val="0"/>
          <w:marBottom w:val="0"/>
          <w:divBdr>
            <w:top w:val="none" w:sz="0" w:space="0" w:color="auto"/>
            <w:left w:val="none" w:sz="0" w:space="0" w:color="auto"/>
            <w:bottom w:val="none" w:sz="0" w:space="0" w:color="auto"/>
            <w:right w:val="none" w:sz="0" w:space="0" w:color="auto"/>
          </w:divBdr>
        </w:div>
        <w:div w:id="1622566280">
          <w:marLeft w:val="640"/>
          <w:marRight w:val="0"/>
          <w:marTop w:val="0"/>
          <w:marBottom w:val="0"/>
          <w:divBdr>
            <w:top w:val="none" w:sz="0" w:space="0" w:color="auto"/>
            <w:left w:val="none" w:sz="0" w:space="0" w:color="auto"/>
            <w:bottom w:val="none" w:sz="0" w:space="0" w:color="auto"/>
            <w:right w:val="none" w:sz="0" w:space="0" w:color="auto"/>
          </w:divBdr>
        </w:div>
        <w:div w:id="799886324">
          <w:marLeft w:val="640"/>
          <w:marRight w:val="0"/>
          <w:marTop w:val="0"/>
          <w:marBottom w:val="0"/>
          <w:divBdr>
            <w:top w:val="none" w:sz="0" w:space="0" w:color="auto"/>
            <w:left w:val="none" w:sz="0" w:space="0" w:color="auto"/>
            <w:bottom w:val="none" w:sz="0" w:space="0" w:color="auto"/>
            <w:right w:val="none" w:sz="0" w:space="0" w:color="auto"/>
          </w:divBdr>
        </w:div>
        <w:div w:id="1574731302">
          <w:marLeft w:val="640"/>
          <w:marRight w:val="0"/>
          <w:marTop w:val="0"/>
          <w:marBottom w:val="0"/>
          <w:divBdr>
            <w:top w:val="none" w:sz="0" w:space="0" w:color="auto"/>
            <w:left w:val="none" w:sz="0" w:space="0" w:color="auto"/>
            <w:bottom w:val="none" w:sz="0" w:space="0" w:color="auto"/>
            <w:right w:val="none" w:sz="0" w:space="0" w:color="auto"/>
          </w:divBdr>
        </w:div>
        <w:div w:id="538279624">
          <w:marLeft w:val="640"/>
          <w:marRight w:val="0"/>
          <w:marTop w:val="0"/>
          <w:marBottom w:val="0"/>
          <w:divBdr>
            <w:top w:val="none" w:sz="0" w:space="0" w:color="auto"/>
            <w:left w:val="none" w:sz="0" w:space="0" w:color="auto"/>
            <w:bottom w:val="none" w:sz="0" w:space="0" w:color="auto"/>
            <w:right w:val="none" w:sz="0" w:space="0" w:color="auto"/>
          </w:divBdr>
        </w:div>
        <w:div w:id="1610576834">
          <w:marLeft w:val="640"/>
          <w:marRight w:val="0"/>
          <w:marTop w:val="0"/>
          <w:marBottom w:val="0"/>
          <w:divBdr>
            <w:top w:val="none" w:sz="0" w:space="0" w:color="auto"/>
            <w:left w:val="none" w:sz="0" w:space="0" w:color="auto"/>
            <w:bottom w:val="none" w:sz="0" w:space="0" w:color="auto"/>
            <w:right w:val="none" w:sz="0" w:space="0" w:color="auto"/>
          </w:divBdr>
        </w:div>
        <w:div w:id="1947273044">
          <w:marLeft w:val="640"/>
          <w:marRight w:val="0"/>
          <w:marTop w:val="0"/>
          <w:marBottom w:val="0"/>
          <w:divBdr>
            <w:top w:val="none" w:sz="0" w:space="0" w:color="auto"/>
            <w:left w:val="none" w:sz="0" w:space="0" w:color="auto"/>
            <w:bottom w:val="none" w:sz="0" w:space="0" w:color="auto"/>
            <w:right w:val="none" w:sz="0" w:space="0" w:color="auto"/>
          </w:divBdr>
        </w:div>
        <w:div w:id="824278786">
          <w:marLeft w:val="640"/>
          <w:marRight w:val="0"/>
          <w:marTop w:val="0"/>
          <w:marBottom w:val="0"/>
          <w:divBdr>
            <w:top w:val="none" w:sz="0" w:space="0" w:color="auto"/>
            <w:left w:val="none" w:sz="0" w:space="0" w:color="auto"/>
            <w:bottom w:val="none" w:sz="0" w:space="0" w:color="auto"/>
            <w:right w:val="none" w:sz="0" w:space="0" w:color="auto"/>
          </w:divBdr>
        </w:div>
        <w:div w:id="286279229">
          <w:marLeft w:val="640"/>
          <w:marRight w:val="0"/>
          <w:marTop w:val="0"/>
          <w:marBottom w:val="0"/>
          <w:divBdr>
            <w:top w:val="none" w:sz="0" w:space="0" w:color="auto"/>
            <w:left w:val="none" w:sz="0" w:space="0" w:color="auto"/>
            <w:bottom w:val="none" w:sz="0" w:space="0" w:color="auto"/>
            <w:right w:val="none" w:sz="0" w:space="0" w:color="auto"/>
          </w:divBdr>
        </w:div>
        <w:div w:id="526871330">
          <w:marLeft w:val="640"/>
          <w:marRight w:val="0"/>
          <w:marTop w:val="0"/>
          <w:marBottom w:val="0"/>
          <w:divBdr>
            <w:top w:val="none" w:sz="0" w:space="0" w:color="auto"/>
            <w:left w:val="none" w:sz="0" w:space="0" w:color="auto"/>
            <w:bottom w:val="none" w:sz="0" w:space="0" w:color="auto"/>
            <w:right w:val="none" w:sz="0" w:space="0" w:color="auto"/>
          </w:divBdr>
        </w:div>
        <w:div w:id="338777717">
          <w:marLeft w:val="640"/>
          <w:marRight w:val="0"/>
          <w:marTop w:val="0"/>
          <w:marBottom w:val="0"/>
          <w:divBdr>
            <w:top w:val="none" w:sz="0" w:space="0" w:color="auto"/>
            <w:left w:val="none" w:sz="0" w:space="0" w:color="auto"/>
            <w:bottom w:val="none" w:sz="0" w:space="0" w:color="auto"/>
            <w:right w:val="none" w:sz="0" w:space="0" w:color="auto"/>
          </w:divBdr>
        </w:div>
        <w:div w:id="1514800871">
          <w:marLeft w:val="640"/>
          <w:marRight w:val="0"/>
          <w:marTop w:val="0"/>
          <w:marBottom w:val="0"/>
          <w:divBdr>
            <w:top w:val="none" w:sz="0" w:space="0" w:color="auto"/>
            <w:left w:val="none" w:sz="0" w:space="0" w:color="auto"/>
            <w:bottom w:val="none" w:sz="0" w:space="0" w:color="auto"/>
            <w:right w:val="none" w:sz="0" w:space="0" w:color="auto"/>
          </w:divBdr>
        </w:div>
      </w:divsChild>
    </w:div>
    <w:div w:id="1737975688">
      <w:bodyDiv w:val="1"/>
      <w:marLeft w:val="0"/>
      <w:marRight w:val="0"/>
      <w:marTop w:val="0"/>
      <w:marBottom w:val="0"/>
      <w:divBdr>
        <w:top w:val="none" w:sz="0" w:space="0" w:color="auto"/>
        <w:left w:val="none" w:sz="0" w:space="0" w:color="auto"/>
        <w:bottom w:val="none" w:sz="0" w:space="0" w:color="auto"/>
        <w:right w:val="none" w:sz="0" w:space="0" w:color="auto"/>
      </w:divBdr>
    </w:div>
    <w:div w:id="1738279190">
      <w:bodyDiv w:val="1"/>
      <w:marLeft w:val="0"/>
      <w:marRight w:val="0"/>
      <w:marTop w:val="0"/>
      <w:marBottom w:val="0"/>
      <w:divBdr>
        <w:top w:val="none" w:sz="0" w:space="0" w:color="auto"/>
        <w:left w:val="none" w:sz="0" w:space="0" w:color="auto"/>
        <w:bottom w:val="none" w:sz="0" w:space="0" w:color="auto"/>
        <w:right w:val="none" w:sz="0" w:space="0" w:color="auto"/>
      </w:divBdr>
    </w:div>
    <w:div w:id="1739208560">
      <w:bodyDiv w:val="1"/>
      <w:marLeft w:val="0"/>
      <w:marRight w:val="0"/>
      <w:marTop w:val="0"/>
      <w:marBottom w:val="0"/>
      <w:divBdr>
        <w:top w:val="none" w:sz="0" w:space="0" w:color="auto"/>
        <w:left w:val="none" w:sz="0" w:space="0" w:color="auto"/>
        <w:bottom w:val="none" w:sz="0" w:space="0" w:color="auto"/>
        <w:right w:val="none" w:sz="0" w:space="0" w:color="auto"/>
      </w:divBdr>
    </w:div>
    <w:div w:id="1739983754">
      <w:bodyDiv w:val="1"/>
      <w:marLeft w:val="0"/>
      <w:marRight w:val="0"/>
      <w:marTop w:val="0"/>
      <w:marBottom w:val="0"/>
      <w:divBdr>
        <w:top w:val="none" w:sz="0" w:space="0" w:color="auto"/>
        <w:left w:val="none" w:sz="0" w:space="0" w:color="auto"/>
        <w:bottom w:val="none" w:sz="0" w:space="0" w:color="auto"/>
        <w:right w:val="none" w:sz="0" w:space="0" w:color="auto"/>
      </w:divBdr>
    </w:div>
    <w:div w:id="1740249386">
      <w:bodyDiv w:val="1"/>
      <w:marLeft w:val="0"/>
      <w:marRight w:val="0"/>
      <w:marTop w:val="0"/>
      <w:marBottom w:val="0"/>
      <w:divBdr>
        <w:top w:val="none" w:sz="0" w:space="0" w:color="auto"/>
        <w:left w:val="none" w:sz="0" w:space="0" w:color="auto"/>
        <w:bottom w:val="none" w:sz="0" w:space="0" w:color="auto"/>
        <w:right w:val="none" w:sz="0" w:space="0" w:color="auto"/>
      </w:divBdr>
    </w:div>
    <w:div w:id="1741707026">
      <w:bodyDiv w:val="1"/>
      <w:marLeft w:val="0"/>
      <w:marRight w:val="0"/>
      <w:marTop w:val="0"/>
      <w:marBottom w:val="0"/>
      <w:divBdr>
        <w:top w:val="none" w:sz="0" w:space="0" w:color="auto"/>
        <w:left w:val="none" w:sz="0" w:space="0" w:color="auto"/>
        <w:bottom w:val="none" w:sz="0" w:space="0" w:color="auto"/>
        <w:right w:val="none" w:sz="0" w:space="0" w:color="auto"/>
      </w:divBdr>
    </w:div>
    <w:div w:id="1742094280">
      <w:bodyDiv w:val="1"/>
      <w:marLeft w:val="0"/>
      <w:marRight w:val="0"/>
      <w:marTop w:val="0"/>
      <w:marBottom w:val="0"/>
      <w:divBdr>
        <w:top w:val="none" w:sz="0" w:space="0" w:color="auto"/>
        <w:left w:val="none" w:sz="0" w:space="0" w:color="auto"/>
        <w:bottom w:val="none" w:sz="0" w:space="0" w:color="auto"/>
        <w:right w:val="none" w:sz="0" w:space="0" w:color="auto"/>
      </w:divBdr>
    </w:div>
    <w:div w:id="1743602337">
      <w:bodyDiv w:val="1"/>
      <w:marLeft w:val="0"/>
      <w:marRight w:val="0"/>
      <w:marTop w:val="0"/>
      <w:marBottom w:val="0"/>
      <w:divBdr>
        <w:top w:val="none" w:sz="0" w:space="0" w:color="auto"/>
        <w:left w:val="none" w:sz="0" w:space="0" w:color="auto"/>
        <w:bottom w:val="none" w:sz="0" w:space="0" w:color="auto"/>
        <w:right w:val="none" w:sz="0" w:space="0" w:color="auto"/>
      </w:divBdr>
    </w:div>
    <w:div w:id="1743723325">
      <w:bodyDiv w:val="1"/>
      <w:marLeft w:val="0"/>
      <w:marRight w:val="0"/>
      <w:marTop w:val="0"/>
      <w:marBottom w:val="0"/>
      <w:divBdr>
        <w:top w:val="none" w:sz="0" w:space="0" w:color="auto"/>
        <w:left w:val="none" w:sz="0" w:space="0" w:color="auto"/>
        <w:bottom w:val="none" w:sz="0" w:space="0" w:color="auto"/>
        <w:right w:val="none" w:sz="0" w:space="0" w:color="auto"/>
      </w:divBdr>
    </w:div>
    <w:div w:id="1744718328">
      <w:bodyDiv w:val="1"/>
      <w:marLeft w:val="0"/>
      <w:marRight w:val="0"/>
      <w:marTop w:val="0"/>
      <w:marBottom w:val="0"/>
      <w:divBdr>
        <w:top w:val="none" w:sz="0" w:space="0" w:color="auto"/>
        <w:left w:val="none" w:sz="0" w:space="0" w:color="auto"/>
        <w:bottom w:val="none" w:sz="0" w:space="0" w:color="auto"/>
        <w:right w:val="none" w:sz="0" w:space="0" w:color="auto"/>
      </w:divBdr>
    </w:div>
    <w:div w:id="1745488804">
      <w:bodyDiv w:val="1"/>
      <w:marLeft w:val="0"/>
      <w:marRight w:val="0"/>
      <w:marTop w:val="0"/>
      <w:marBottom w:val="0"/>
      <w:divBdr>
        <w:top w:val="none" w:sz="0" w:space="0" w:color="auto"/>
        <w:left w:val="none" w:sz="0" w:space="0" w:color="auto"/>
        <w:bottom w:val="none" w:sz="0" w:space="0" w:color="auto"/>
        <w:right w:val="none" w:sz="0" w:space="0" w:color="auto"/>
      </w:divBdr>
    </w:div>
    <w:div w:id="1746487064">
      <w:bodyDiv w:val="1"/>
      <w:marLeft w:val="0"/>
      <w:marRight w:val="0"/>
      <w:marTop w:val="0"/>
      <w:marBottom w:val="0"/>
      <w:divBdr>
        <w:top w:val="none" w:sz="0" w:space="0" w:color="auto"/>
        <w:left w:val="none" w:sz="0" w:space="0" w:color="auto"/>
        <w:bottom w:val="none" w:sz="0" w:space="0" w:color="auto"/>
        <w:right w:val="none" w:sz="0" w:space="0" w:color="auto"/>
      </w:divBdr>
    </w:div>
    <w:div w:id="1746565878">
      <w:bodyDiv w:val="1"/>
      <w:marLeft w:val="0"/>
      <w:marRight w:val="0"/>
      <w:marTop w:val="0"/>
      <w:marBottom w:val="0"/>
      <w:divBdr>
        <w:top w:val="none" w:sz="0" w:space="0" w:color="auto"/>
        <w:left w:val="none" w:sz="0" w:space="0" w:color="auto"/>
        <w:bottom w:val="none" w:sz="0" w:space="0" w:color="auto"/>
        <w:right w:val="none" w:sz="0" w:space="0" w:color="auto"/>
      </w:divBdr>
    </w:div>
    <w:div w:id="1746877802">
      <w:bodyDiv w:val="1"/>
      <w:marLeft w:val="0"/>
      <w:marRight w:val="0"/>
      <w:marTop w:val="0"/>
      <w:marBottom w:val="0"/>
      <w:divBdr>
        <w:top w:val="none" w:sz="0" w:space="0" w:color="auto"/>
        <w:left w:val="none" w:sz="0" w:space="0" w:color="auto"/>
        <w:bottom w:val="none" w:sz="0" w:space="0" w:color="auto"/>
        <w:right w:val="none" w:sz="0" w:space="0" w:color="auto"/>
      </w:divBdr>
    </w:div>
    <w:div w:id="1747073389">
      <w:bodyDiv w:val="1"/>
      <w:marLeft w:val="0"/>
      <w:marRight w:val="0"/>
      <w:marTop w:val="0"/>
      <w:marBottom w:val="0"/>
      <w:divBdr>
        <w:top w:val="none" w:sz="0" w:space="0" w:color="auto"/>
        <w:left w:val="none" w:sz="0" w:space="0" w:color="auto"/>
        <w:bottom w:val="none" w:sz="0" w:space="0" w:color="auto"/>
        <w:right w:val="none" w:sz="0" w:space="0" w:color="auto"/>
      </w:divBdr>
    </w:div>
    <w:div w:id="1747337818">
      <w:bodyDiv w:val="1"/>
      <w:marLeft w:val="0"/>
      <w:marRight w:val="0"/>
      <w:marTop w:val="0"/>
      <w:marBottom w:val="0"/>
      <w:divBdr>
        <w:top w:val="none" w:sz="0" w:space="0" w:color="auto"/>
        <w:left w:val="none" w:sz="0" w:space="0" w:color="auto"/>
        <w:bottom w:val="none" w:sz="0" w:space="0" w:color="auto"/>
        <w:right w:val="none" w:sz="0" w:space="0" w:color="auto"/>
      </w:divBdr>
    </w:div>
    <w:div w:id="1747342520">
      <w:bodyDiv w:val="1"/>
      <w:marLeft w:val="0"/>
      <w:marRight w:val="0"/>
      <w:marTop w:val="0"/>
      <w:marBottom w:val="0"/>
      <w:divBdr>
        <w:top w:val="none" w:sz="0" w:space="0" w:color="auto"/>
        <w:left w:val="none" w:sz="0" w:space="0" w:color="auto"/>
        <w:bottom w:val="none" w:sz="0" w:space="0" w:color="auto"/>
        <w:right w:val="none" w:sz="0" w:space="0" w:color="auto"/>
      </w:divBdr>
    </w:div>
    <w:div w:id="1747461032">
      <w:bodyDiv w:val="1"/>
      <w:marLeft w:val="0"/>
      <w:marRight w:val="0"/>
      <w:marTop w:val="0"/>
      <w:marBottom w:val="0"/>
      <w:divBdr>
        <w:top w:val="none" w:sz="0" w:space="0" w:color="auto"/>
        <w:left w:val="none" w:sz="0" w:space="0" w:color="auto"/>
        <w:bottom w:val="none" w:sz="0" w:space="0" w:color="auto"/>
        <w:right w:val="none" w:sz="0" w:space="0" w:color="auto"/>
      </w:divBdr>
    </w:div>
    <w:div w:id="1747607199">
      <w:bodyDiv w:val="1"/>
      <w:marLeft w:val="0"/>
      <w:marRight w:val="0"/>
      <w:marTop w:val="0"/>
      <w:marBottom w:val="0"/>
      <w:divBdr>
        <w:top w:val="none" w:sz="0" w:space="0" w:color="auto"/>
        <w:left w:val="none" w:sz="0" w:space="0" w:color="auto"/>
        <w:bottom w:val="none" w:sz="0" w:space="0" w:color="auto"/>
        <w:right w:val="none" w:sz="0" w:space="0" w:color="auto"/>
      </w:divBdr>
      <w:divsChild>
        <w:div w:id="500657897">
          <w:marLeft w:val="640"/>
          <w:marRight w:val="0"/>
          <w:marTop w:val="0"/>
          <w:marBottom w:val="0"/>
          <w:divBdr>
            <w:top w:val="none" w:sz="0" w:space="0" w:color="auto"/>
            <w:left w:val="none" w:sz="0" w:space="0" w:color="auto"/>
            <w:bottom w:val="none" w:sz="0" w:space="0" w:color="auto"/>
            <w:right w:val="none" w:sz="0" w:space="0" w:color="auto"/>
          </w:divBdr>
        </w:div>
        <w:div w:id="2044553839">
          <w:marLeft w:val="640"/>
          <w:marRight w:val="0"/>
          <w:marTop w:val="0"/>
          <w:marBottom w:val="0"/>
          <w:divBdr>
            <w:top w:val="none" w:sz="0" w:space="0" w:color="auto"/>
            <w:left w:val="none" w:sz="0" w:space="0" w:color="auto"/>
            <w:bottom w:val="none" w:sz="0" w:space="0" w:color="auto"/>
            <w:right w:val="none" w:sz="0" w:space="0" w:color="auto"/>
          </w:divBdr>
        </w:div>
        <w:div w:id="999582578">
          <w:marLeft w:val="640"/>
          <w:marRight w:val="0"/>
          <w:marTop w:val="0"/>
          <w:marBottom w:val="0"/>
          <w:divBdr>
            <w:top w:val="none" w:sz="0" w:space="0" w:color="auto"/>
            <w:left w:val="none" w:sz="0" w:space="0" w:color="auto"/>
            <w:bottom w:val="none" w:sz="0" w:space="0" w:color="auto"/>
            <w:right w:val="none" w:sz="0" w:space="0" w:color="auto"/>
          </w:divBdr>
        </w:div>
        <w:div w:id="553852187">
          <w:marLeft w:val="640"/>
          <w:marRight w:val="0"/>
          <w:marTop w:val="0"/>
          <w:marBottom w:val="0"/>
          <w:divBdr>
            <w:top w:val="none" w:sz="0" w:space="0" w:color="auto"/>
            <w:left w:val="none" w:sz="0" w:space="0" w:color="auto"/>
            <w:bottom w:val="none" w:sz="0" w:space="0" w:color="auto"/>
            <w:right w:val="none" w:sz="0" w:space="0" w:color="auto"/>
          </w:divBdr>
        </w:div>
        <w:div w:id="728263448">
          <w:marLeft w:val="640"/>
          <w:marRight w:val="0"/>
          <w:marTop w:val="0"/>
          <w:marBottom w:val="0"/>
          <w:divBdr>
            <w:top w:val="none" w:sz="0" w:space="0" w:color="auto"/>
            <w:left w:val="none" w:sz="0" w:space="0" w:color="auto"/>
            <w:bottom w:val="none" w:sz="0" w:space="0" w:color="auto"/>
            <w:right w:val="none" w:sz="0" w:space="0" w:color="auto"/>
          </w:divBdr>
        </w:div>
        <w:div w:id="569731641">
          <w:marLeft w:val="640"/>
          <w:marRight w:val="0"/>
          <w:marTop w:val="0"/>
          <w:marBottom w:val="0"/>
          <w:divBdr>
            <w:top w:val="none" w:sz="0" w:space="0" w:color="auto"/>
            <w:left w:val="none" w:sz="0" w:space="0" w:color="auto"/>
            <w:bottom w:val="none" w:sz="0" w:space="0" w:color="auto"/>
            <w:right w:val="none" w:sz="0" w:space="0" w:color="auto"/>
          </w:divBdr>
        </w:div>
        <w:div w:id="568151196">
          <w:marLeft w:val="640"/>
          <w:marRight w:val="0"/>
          <w:marTop w:val="0"/>
          <w:marBottom w:val="0"/>
          <w:divBdr>
            <w:top w:val="none" w:sz="0" w:space="0" w:color="auto"/>
            <w:left w:val="none" w:sz="0" w:space="0" w:color="auto"/>
            <w:bottom w:val="none" w:sz="0" w:space="0" w:color="auto"/>
            <w:right w:val="none" w:sz="0" w:space="0" w:color="auto"/>
          </w:divBdr>
        </w:div>
        <w:div w:id="245303925">
          <w:marLeft w:val="640"/>
          <w:marRight w:val="0"/>
          <w:marTop w:val="0"/>
          <w:marBottom w:val="0"/>
          <w:divBdr>
            <w:top w:val="none" w:sz="0" w:space="0" w:color="auto"/>
            <w:left w:val="none" w:sz="0" w:space="0" w:color="auto"/>
            <w:bottom w:val="none" w:sz="0" w:space="0" w:color="auto"/>
            <w:right w:val="none" w:sz="0" w:space="0" w:color="auto"/>
          </w:divBdr>
        </w:div>
        <w:div w:id="718364422">
          <w:marLeft w:val="640"/>
          <w:marRight w:val="0"/>
          <w:marTop w:val="0"/>
          <w:marBottom w:val="0"/>
          <w:divBdr>
            <w:top w:val="none" w:sz="0" w:space="0" w:color="auto"/>
            <w:left w:val="none" w:sz="0" w:space="0" w:color="auto"/>
            <w:bottom w:val="none" w:sz="0" w:space="0" w:color="auto"/>
            <w:right w:val="none" w:sz="0" w:space="0" w:color="auto"/>
          </w:divBdr>
        </w:div>
        <w:div w:id="80101034">
          <w:marLeft w:val="640"/>
          <w:marRight w:val="0"/>
          <w:marTop w:val="0"/>
          <w:marBottom w:val="0"/>
          <w:divBdr>
            <w:top w:val="none" w:sz="0" w:space="0" w:color="auto"/>
            <w:left w:val="none" w:sz="0" w:space="0" w:color="auto"/>
            <w:bottom w:val="none" w:sz="0" w:space="0" w:color="auto"/>
            <w:right w:val="none" w:sz="0" w:space="0" w:color="auto"/>
          </w:divBdr>
        </w:div>
        <w:div w:id="712778684">
          <w:marLeft w:val="640"/>
          <w:marRight w:val="0"/>
          <w:marTop w:val="0"/>
          <w:marBottom w:val="0"/>
          <w:divBdr>
            <w:top w:val="none" w:sz="0" w:space="0" w:color="auto"/>
            <w:left w:val="none" w:sz="0" w:space="0" w:color="auto"/>
            <w:bottom w:val="none" w:sz="0" w:space="0" w:color="auto"/>
            <w:right w:val="none" w:sz="0" w:space="0" w:color="auto"/>
          </w:divBdr>
        </w:div>
        <w:div w:id="1852917579">
          <w:marLeft w:val="640"/>
          <w:marRight w:val="0"/>
          <w:marTop w:val="0"/>
          <w:marBottom w:val="0"/>
          <w:divBdr>
            <w:top w:val="none" w:sz="0" w:space="0" w:color="auto"/>
            <w:left w:val="none" w:sz="0" w:space="0" w:color="auto"/>
            <w:bottom w:val="none" w:sz="0" w:space="0" w:color="auto"/>
            <w:right w:val="none" w:sz="0" w:space="0" w:color="auto"/>
          </w:divBdr>
        </w:div>
        <w:div w:id="616524924">
          <w:marLeft w:val="640"/>
          <w:marRight w:val="0"/>
          <w:marTop w:val="0"/>
          <w:marBottom w:val="0"/>
          <w:divBdr>
            <w:top w:val="none" w:sz="0" w:space="0" w:color="auto"/>
            <w:left w:val="none" w:sz="0" w:space="0" w:color="auto"/>
            <w:bottom w:val="none" w:sz="0" w:space="0" w:color="auto"/>
            <w:right w:val="none" w:sz="0" w:space="0" w:color="auto"/>
          </w:divBdr>
        </w:div>
        <w:div w:id="1759979600">
          <w:marLeft w:val="640"/>
          <w:marRight w:val="0"/>
          <w:marTop w:val="0"/>
          <w:marBottom w:val="0"/>
          <w:divBdr>
            <w:top w:val="none" w:sz="0" w:space="0" w:color="auto"/>
            <w:left w:val="none" w:sz="0" w:space="0" w:color="auto"/>
            <w:bottom w:val="none" w:sz="0" w:space="0" w:color="auto"/>
            <w:right w:val="none" w:sz="0" w:space="0" w:color="auto"/>
          </w:divBdr>
        </w:div>
        <w:div w:id="189492568">
          <w:marLeft w:val="640"/>
          <w:marRight w:val="0"/>
          <w:marTop w:val="0"/>
          <w:marBottom w:val="0"/>
          <w:divBdr>
            <w:top w:val="none" w:sz="0" w:space="0" w:color="auto"/>
            <w:left w:val="none" w:sz="0" w:space="0" w:color="auto"/>
            <w:bottom w:val="none" w:sz="0" w:space="0" w:color="auto"/>
            <w:right w:val="none" w:sz="0" w:space="0" w:color="auto"/>
          </w:divBdr>
        </w:div>
        <w:div w:id="1710834470">
          <w:marLeft w:val="640"/>
          <w:marRight w:val="0"/>
          <w:marTop w:val="0"/>
          <w:marBottom w:val="0"/>
          <w:divBdr>
            <w:top w:val="none" w:sz="0" w:space="0" w:color="auto"/>
            <w:left w:val="none" w:sz="0" w:space="0" w:color="auto"/>
            <w:bottom w:val="none" w:sz="0" w:space="0" w:color="auto"/>
            <w:right w:val="none" w:sz="0" w:space="0" w:color="auto"/>
          </w:divBdr>
        </w:div>
        <w:div w:id="924800558">
          <w:marLeft w:val="640"/>
          <w:marRight w:val="0"/>
          <w:marTop w:val="0"/>
          <w:marBottom w:val="0"/>
          <w:divBdr>
            <w:top w:val="none" w:sz="0" w:space="0" w:color="auto"/>
            <w:left w:val="none" w:sz="0" w:space="0" w:color="auto"/>
            <w:bottom w:val="none" w:sz="0" w:space="0" w:color="auto"/>
            <w:right w:val="none" w:sz="0" w:space="0" w:color="auto"/>
          </w:divBdr>
        </w:div>
        <w:div w:id="984815432">
          <w:marLeft w:val="640"/>
          <w:marRight w:val="0"/>
          <w:marTop w:val="0"/>
          <w:marBottom w:val="0"/>
          <w:divBdr>
            <w:top w:val="none" w:sz="0" w:space="0" w:color="auto"/>
            <w:left w:val="none" w:sz="0" w:space="0" w:color="auto"/>
            <w:bottom w:val="none" w:sz="0" w:space="0" w:color="auto"/>
            <w:right w:val="none" w:sz="0" w:space="0" w:color="auto"/>
          </w:divBdr>
        </w:div>
        <w:div w:id="835417182">
          <w:marLeft w:val="640"/>
          <w:marRight w:val="0"/>
          <w:marTop w:val="0"/>
          <w:marBottom w:val="0"/>
          <w:divBdr>
            <w:top w:val="none" w:sz="0" w:space="0" w:color="auto"/>
            <w:left w:val="none" w:sz="0" w:space="0" w:color="auto"/>
            <w:bottom w:val="none" w:sz="0" w:space="0" w:color="auto"/>
            <w:right w:val="none" w:sz="0" w:space="0" w:color="auto"/>
          </w:divBdr>
        </w:div>
        <w:div w:id="1876700050">
          <w:marLeft w:val="640"/>
          <w:marRight w:val="0"/>
          <w:marTop w:val="0"/>
          <w:marBottom w:val="0"/>
          <w:divBdr>
            <w:top w:val="none" w:sz="0" w:space="0" w:color="auto"/>
            <w:left w:val="none" w:sz="0" w:space="0" w:color="auto"/>
            <w:bottom w:val="none" w:sz="0" w:space="0" w:color="auto"/>
            <w:right w:val="none" w:sz="0" w:space="0" w:color="auto"/>
          </w:divBdr>
        </w:div>
        <w:div w:id="414909827">
          <w:marLeft w:val="640"/>
          <w:marRight w:val="0"/>
          <w:marTop w:val="0"/>
          <w:marBottom w:val="0"/>
          <w:divBdr>
            <w:top w:val="none" w:sz="0" w:space="0" w:color="auto"/>
            <w:left w:val="none" w:sz="0" w:space="0" w:color="auto"/>
            <w:bottom w:val="none" w:sz="0" w:space="0" w:color="auto"/>
            <w:right w:val="none" w:sz="0" w:space="0" w:color="auto"/>
          </w:divBdr>
        </w:div>
        <w:div w:id="1804034376">
          <w:marLeft w:val="640"/>
          <w:marRight w:val="0"/>
          <w:marTop w:val="0"/>
          <w:marBottom w:val="0"/>
          <w:divBdr>
            <w:top w:val="none" w:sz="0" w:space="0" w:color="auto"/>
            <w:left w:val="none" w:sz="0" w:space="0" w:color="auto"/>
            <w:bottom w:val="none" w:sz="0" w:space="0" w:color="auto"/>
            <w:right w:val="none" w:sz="0" w:space="0" w:color="auto"/>
          </w:divBdr>
        </w:div>
        <w:div w:id="890457865">
          <w:marLeft w:val="640"/>
          <w:marRight w:val="0"/>
          <w:marTop w:val="0"/>
          <w:marBottom w:val="0"/>
          <w:divBdr>
            <w:top w:val="none" w:sz="0" w:space="0" w:color="auto"/>
            <w:left w:val="none" w:sz="0" w:space="0" w:color="auto"/>
            <w:bottom w:val="none" w:sz="0" w:space="0" w:color="auto"/>
            <w:right w:val="none" w:sz="0" w:space="0" w:color="auto"/>
          </w:divBdr>
        </w:div>
        <w:div w:id="905528276">
          <w:marLeft w:val="640"/>
          <w:marRight w:val="0"/>
          <w:marTop w:val="0"/>
          <w:marBottom w:val="0"/>
          <w:divBdr>
            <w:top w:val="none" w:sz="0" w:space="0" w:color="auto"/>
            <w:left w:val="none" w:sz="0" w:space="0" w:color="auto"/>
            <w:bottom w:val="none" w:sz="0" w:space="0" w:color="auto"/>
            <w:right w:val="none" w:sz="0" w:space="0" w:color="auto"/>
          </w:divBdr>
        </w:div>
        <w:div w:id="669796677">
          <w:marLeft w:val="640"/>
          <w:marRight w:val="0"/>
          <w:marTop w:val="0"/>
          <w:marBottom w:val="0"/>
          <w:divBdr>
            <w:top w:val="none" w:sz="0" w:space="0" w:color="auto"/>
            <w:left w:val="none" w:sz="0" w:space="0" w:color="auto"/>
            <w:bottom w:val="none" w:sz="0" w:space="0" w:color="auto"/>
            <w:right w:val="none" w:sz="0" w:space="0" w:color="auto"/>
          </w:divBdr>
        </w:div>
      </w:divsChild>
    </w:div>
    <w:div w:id="1747610084">
      <w:bodyDiv w:val="1"/>
      <w:marLeft w:val="0"/>
      <w:marRight w:val="0"/>
      <w:marTop w:val="0"/>
      <w:marBottom w:val="0"/>
      <w:divBdr>
        <w:top w:val="none" w:sz="0" w:space="0" w:color="auto"/>
        <w:left w:val="none" w:sz="0" w:space="0" w:color="auto"/>
        <w:bottom w:val="none" w:sz="0" w:space="0" w:color="auto"/>
        <w:right w:val="none" w:sz="0" w:space="0" w:color="auto"/>
      </w:divBdr>
    </w:div>
    <w:div w:id="1747653805">
      <w:bodyDiv w:val="1"/>
      <w:marLeft w:val="0"/>
      <w:marRight w:val="0"/>
      <w:marTop w:val="0"/>
      <w:marBottom w:val="0"/>
      <w:divBdr>
        <w:top w:val="none" w:sz="0" w:space="0" w:color="auto"/>
        <w:left w:val="none" w:sz="0" w:space="0" w:color="auto"/>
        <w:bottom w:val="none" w:sz="0" w:space="0" w:color="auto"/>
        <w:right w:val="none" w:sz="0" w:space="0" w:color="auto"/>
      </w:divBdr>
    </w:div>
    <w:div w:id="1748915001">
      <w:bodyDiv w:val="1"/>
      <w:marLeft w:val="0"/>
      <w:marRight w:val="0"/>
      <w:marTop w:val="0"/>
      <w:marBottom w:val="0"/>
      <w:divBdr>
        <w:top w:val="none" w:sz="0" w:space="0" w:color="auto"/>
        <w:left w:val="none" w:sz="0" w:space="0" w:color="auto"/>
        <w:bottom w:val="none" w:sz="0" w:space="0" w:color="auto"/>
        <w:right w:val="none" w:sz="0" w:space="0" w:color="auto"/>
      </w:divBdr>
    </w:div>
    <w:div w:id="1748989613">
      <w:bodyDiv w:val="1"/>
      <w:marLeft w:val="0"/>
      <w:marRight w:val="0"/>
      <w:marTop w:val="0"/>
      <w:marBottom w:val="0"/>
      <w:divBdr>
        <w:top w:val="none" w:sz="0" w:space="0" w:color="auto"/>
        <w:left w:val="none" w:sz="0" w:space="0" w:color="auto"/>
        <w:bottom w:val="none" w:sz="0" w:space="0" w:color="auto"/>
        <w:right w:val="none" w:sz="0" w:space="0" w:color="auto"/>
      </w:divBdr>
    </w:div>
    <w:div w:id="1750275973">
      <w:bodyDiv w:val="1"/>
      <w:marLeft w:val="0"/>
      <w:marRight w:val="0"/>
      <w:marTop w:val="0"/>
      <w:marBottom w:val="0"/>
      <w:divBdr>
        <w:top w:val="none" w:sz="0" w:space="0" w:color="auto"/>
        <w:left w:val="none" w:sz="0" w:space="0" w:color="auto"/>
        <w:bottom w:val="none" w:sz="0" w:space="0" w:color="auto"/>
        <w:right w:val="none" w:sz="0" w:space="0" w:color="auto"/>
      </w:divBdr>
    </w:div>
    <w:div w:id="1750469327">
      <w:bodyDiv w:val="1"/>
      <w:marLeft w:val="0"/>
      <w:marRight w:val="0"/>
      <w:marTop w:val="0"/>
      <w:marBottom w:val="0"/>
      <w:divBdr>
        <w:top w:val="none" w:sz="0" w:space="0" w:color="auto"/>
        <w:left w:val="none" w:sz="0" w:space="0" w:color="auto"/>
        <w:bottom w:val="none" w:sz="0" w:space="0" w:color="auto"/>
        <w:right w:val="none" w:sz="0" w:space="0" w:color="auto"/>
      </w:divBdr>
    </w:div>
    <w:div w:id="1750540330">
      <w:bodyDiv w:val="1"/>
      <w:marLeft w:val="0"/>
      <w:marRight w:val="0"/>
      <w:marTop w:val="0"/>
      <w:marBottom w:val="0"/>
      <w:divBdr>
        <w:top w:val="none" w:sz="0" w:space="0" w:color="auto"/>
        <w:left w:val="none" w:sz="0" w:space="0" w:color="auto"/>
        <w:bottom w:val="none" w:sz="0" w:space="0" w:color="auto"/>
        <w:right w:val="none" w:sz="0" w:space="0" w:color="auto"/>
      </w:divBdr>
    </w:div>
    <w:div w:id="1751806982">
      <w:bodyDiv w:val="1"/>
      <w:marLeft w:val="0"/>
      <w:marRight w:val="0"/>
      <w:marTop w:val="0"/>
      <w:marBottom w:val="0"/>
      <w:divBdr>
        <w:top w:val="none" w:sz="0" w:space="0" w:color="auto"/>
        <w:left w:val="none" w:sz="0" w:space="0" w:color="auto"/>
        <w:bottom w:val="none" w:sz="0" w:space="0" w:color="auto"/>
        <w:right w:val="none" w:sz="0" w:space="0" w:color="auto"/>
      </w:divBdr>
    </w:div>
    <w:div w:id="1751846439">
      <w:bodyDiv w:val="1"/>
      <w:marLeft w:val="0"/>
      <w:marRight w:val="0"/>
      <w:marTop w:val="0"/>
      <w:marBottom w:val="0"/>
      <w:divBdr>
        <w:top w:val="none" w:sz="0" w:space="0" w:color="auto"/>
        <w:left w:val="none" w:sz="0" w:space="0" w:color="auto"/>
        <w:bottom w:val="none" w:sz="0" w:space="0" w:color="auto"/>
        <w:right w:val="none" w:sz="0" w:space="0" w:color="auto"/>
      </w:divBdr>
    </w:div>
    <w:div w:id="1751999204">
      <w:bodyDiv w:val="1"/>
      <w:marLeft w:val="0"/>
      <w:marRight w:val="0"/>
      <w:marTop w:val="0"/>
      <w:marBottom w:val="0"/>
      <w:divBdr>
        <w:top w:val="none" w:sz="0" w:space="0" w:color="auto"/>
        <w:left w:val="none" w:sz="0" w:space="0" w:color="auto"/>
        <w:bottom w:val="none" w:sz="0" w:space="0" w:color="auto"/>
        <w:right w:val="none" w:sz="0" w:space="0" w:color="auto"/>
      </w:divBdr>
    </w:div>
    <w:div w:id="1753358912">
      <w:bodyDiv w:val="1"/>
      <w:marLeft w:val="0"/>
      <w:marRight w:val="0"/>
      <w:marTop w:val="0"/>
      <w:marBottom w:val="0"/>
      <w:divBdr>
        <w:top w:val="none" w:sz="0" w:space="0" w:color="auto"/>
        <w:left w:val="none" w:sz="0" w:space="0" w:color="auto"/>
        <w:bottom w:val="none" w:sz="0" w:space="0" w:color="auto"/>
        <w:right w:val="none" w:sz="0" w:space="0" w:color="auto"/>
      </w:divBdr>
    </w:div>
    <w:div w:id="1755006742">
      <w:bodyDiv w:val="1"/>
      <w:marLeft w:val="0"/>
      <w:marRight w:val="0"/>
      <w:marTop w:val="0"/>
      <w:marBottom w:val="0"/>
      <w:divBdr>
        <w:top w:val="none" w:sz="0" w:space="0" w:color="auto"/>
        <w:left w:val="none" w:sz="0" w:space="0" w:color="auto"/>
        <w:bottom w:val="none" w:sz="0" w:space="0" w:color="auto"/>
        <w:right w:val="none" w:sz="0" w:space="0" w:color="auto"/>
      </w:divBdr>
    </w:div>
    <w:div w:id="1756047597">
      <w:bodyDiv w:val="1"/>
      <w:marLeft w:val="0"/>
      <w:marRight w:val="0"/>
      <w:marTop w:val="0"/>
      <w:marBottom w:val="0"/>
      <w:divBdr>
        <w:top w:val="none" w:sz="0" w:space="0" w:color="auto"/>
        <w:left w:val="none" w:sz="0" w:space="0" w:color="auto"/>
        <w:bottom w:val="none" w:sz="0" w:space="0" w:color="auto"/>
        <w:right w:val="none" w:sz="0" w:space="0" w:color="auto"/>
      </w:divBdr>
    </w:div>
    <w:div w:id="1756320065">
      <w:bodyDiv w:val="1"/>
      <w:marLeft w:val="0"/>
      <w:marRight w:val="0"/>
      <w:marTop w:val="0"/>
      <w:marBottom w:val="0"/>
      <w:divBdr>
        <w:top w:val="none" w:sz="0" w:space="0" w:color="auto"/>
        <w:left w:val="none" w:sz="0" w:space="0" w:color="auto"/>
        <w:bottom w:val="none" w:sz="0" w:space="0" w:color="auto"/>
        <w:right w:val="none" w:sz="0" w:space="0" w:color="auto"/>
      </w:divBdr>
    </w:div>
    <w:div w:id="1756515811">
      <w:bodyDiv w:val="1"/>
      <w:marLeft w:val="0"/>
      <w:marRight w:val="0"/>
      <w:marTop w:val="0"/>
      <w:marBottom w:val="0"/>
      <w:divBdr>
        <w:top w:val="none" w:sz="0" w:space="0" w:color="auto"/>
        <w:left w:val="none" w:sz="0" w:space="0" w:color="auto"/>
        <w:bottom w:val="none" w:sz="0" w:space="0" w:color="auto"/>
        <w:right w:val="none" w:sz="0" w:space="0" w:color="auto"/>
      </w:divBdr>
    </w:div>
    <w:div w:id="1756975662">
      <w:bodyDiv w:val="1"/>
      <w:marLeft w:val="0"/>
      <w:marRight w:val="0"/>
      <w:marTop w:val="0"/>
      <w:marBottom w:val="0"/>
      <w:divBdr>
        <w:top w:val="none" w:sz="0" w:space="0" w:color="auto"/>
        <w:left w:val="none" w:sz="0" w:space="0" w:color="auto"/>
        <w:bottom w:val="none" w:sz="0" w:space="0" w:color="auto"/>
        <w:right w:val="none" w:sz="0" w:space="0" w:color="auto"/>
      </w:divBdr>
      <w:divsChild>
        <w:div w:id="160631965">
          <w:marLeft w:val="480"/>
          <w:marRight w:val="0"/>
          <w:marTop w:val="0"/>
          <w:marBottom w:val="0"/>
          <w:divBdr>
            <w:top w:val="none" w:sz="0" w:space="0" w:color="auto"/>
            <w:left w:val="none" w:sz="0" w:space="0" w:color="auto"/>
            <w:bottom w:val="none" w:sz="0" w:space="0" w:color="auto"/>
            <w:right w:val="none" w:sz="0" w:space="0" w:color="auto"/>
          </w:divBdr>
        </w:div>
        <w:div w:id="1711496316">
          <w:marLeft w:val="480"/>
          <w:marRight w:val="0"/>
          <w:marTop w:val="0"/>
          <w:marBottom w:val="0"/>
          <w:divBdr>
            <w:top w:val="none" w:sz="0" w:space="0" w:color="auto"/>
            <w:left w:val="none" w:sz="0" w:space="0" w:color="auto"/>
            <w:bottom w:val="none" w:sz="0" w:space="0" w:color="auto"/>
            <w:right w:val="none" w:sz="0" w:space="0" w:color="auto"/>
          </w:divBdr>
        </w:div>
        <w:div w:id="810563438">
          <w:marLeft w:val="480"/>
          <w:marRight w:val="0"/>
          <w:marTop w:val="0"/>
          <w:marBottom w:val="0"/>
          <w:divBdr>
            <w:top w:val="none" w:sz="0" w:space="0" w:color="auto"/>
            <w:left w:val="none" w:sz="0" w:space="0" w:color="auto"/>
            <w:bottom w:val="none" w:sz="0" w:space="0" w:color="auto"/>
            <w:right w:val="none" w:sz="0" w:space="0" w:color="auto"/>
          </w:divBdr>
        </w:div>
        <w:div w:id="114452502">
          <w:marLeft w:val="480"/>
          <w:marRight w:val="0"/>
          <w:marTop w:val="0"/>
          <w:marBottom w:val="0"/>
          <w:divBdr>
            <w:top w:val="none" w:sz="0" w:space="0" w:color="auto"/>
            <w:left w:val="none" w:sz="0" w:space="0" w:color="auto"/>
            <w:bottom w:val="none" w:sz="0" w:space="0" w:color="auto"/>
            <w:right w:val="none" w:sz="0" w:space="0" w:color="auto"/>
          </w:divBdr>
        </w:div>
        <w:div w:id="690297123">
          <w:marLeft w:val="480"/>
          <w:marRight w:val="0"/>
          <w:marTop w:val="0"/>
          <w:marBottom w:val="0"/>
          <w:divBdr>
            <w:top w:val="none" w:sz="0" w:space="0" w:color="auto"/>
            <w:left w:val="none" w:sz="0" w:space="0" w:color="auto"/>
            <w:bottom w:val="none" w:sz="0" w:space="0" w:color="auto"/>
            <w:right w:val="none" w:sz="0" w:space="0" w:color="auto"/>
          </w:divBdr>
        </w:div>
        <w:div w:id="1859538006">
          <w:marLeft w:val="480"/>
          <w:marRight w:val="0"/>
          <w:marTop w:val="0"/>
          <w:marBottom w:val="0"/>
          <w:divBdr>
            <w:top w:val="none" w:sz="0" w:space="0" w:color="auto"/>
            <w:left w:val="none" w:sz="0" w:space="0" w:color="auto"/>
            <w:bottom w:val="none" w:sz="0" w:space="0" w:color="auto"/>
            <w:right w:val="none" w:sz="0" w:space="0" w:color="auto"/>
          </w:divBdr>
        </w:div>
        <w:div w:id="554314213">
          <w:marLeft w:val="480"/>
          <w:marRight w:val="0"/>
          <w:marTop w:val="0"/>
          <w:marBottom w:val="0"/>
          <w:divBdr>
            <w:top w:val="none" w:sz="0" w:space="0" w:color="auto"/>
            <w:left w:val="none" w:sz="0" w:space="0" w:color="auto"/>
            <w:bottom w:val="none" w:sz="0" w:space="0" w:color="auto"/>
            <w:right w:val="none" w:sz="0" w:space="0" w:color="auto"/>
          </w:divBdr>
        </w:div>
        <w:div w:id="1362776574">
          <w:marLeft w:val="480"/>
          <w:marRight w:val="0"/>
          <w:marTop w:val="0"/>
          <w:marBottom w:val="0"/>
          <w:divBdr>
            <w:top w:val="none" w:sz="0" w:space="0" w:color="auto"/>
            <w:left w:val="none" w:sz="0" w:space="0" w:color="auto"/>
            <w:bottom w:val="none" w:sz="0" w:space="0" w:color="auto"/>
            <w:right w:val="none" w:sz="0" w:space="0" w:color="auto"/>
          </w:divBdr>
        </w:div>
        <w:div w:id="503277307">
          <w:marLeft w:val="480"/>
          <w:marRight w:val="0"/>
          <w:marTop w:val="0"/>
          <w:marBottom w:val="0"/>
          <w:divBdr>
            <w:top w:val="none" w:sz="0" w:space="0" w:color="auto"/>
            <w:left w:val="none" w:sz="0" w:space="0" w:color="auto"/>
            <w:bottom w:val="none" w:sz="0" w:space="0" w:color="auto"/>
            <w:right w:val="none" w:sz="0" w:space="0" w:color="auto"/>
          </w:divBdr>
        </w:div>
        <w:div w:id="1445077979">
          <w:marLeft w:val="480"/>
          <w:marRight w:val="0"/>
          <w:marTop w:val="0"/>
          <w:marBottom w:val="0"/>
          <w:divBdr>
            <w:top w:val="none" w:sz="0" w:space="0" w:color="auto"/>
            <w:left w:val="none" w:sz="0" w:space="0" w:color="auto"/>
            <w:bottom w:val="none" w:sz="0" w:space="0" w:color="auto"/>
            <w:right w:val="none" w:sz="0" w:space="0" w:color="auto"/>
          </w:divBdr>
        </w:div>
        <w:div w:id="463547579">
          <w:marLeft w:val="480"/>
          <w:marRight w:val="0"/>
          <w:marTop w:val="0"/>
          <w:marBottom w:val="0"/>
          <w:divBdr>
            <w:top w:val="none" w:sz="0" w:space="0" w:color="auto"/>
            <w:left w:val="none" w:sz="0" w:space="0" w:color="auto"/>
            <w:bottom w:val="none" w:sz="0" w:space="0" w:color="auto"/>
            <w:right w:val="none" w:sz="0" w:space="0" w:color="auto"/>
          </w:divBdr>
        </w:div>
        <w:div w:id="668336761">
          <w:marLeft w:val="480"/>
          <w:marRight w:val="0"/>
          <w:marTop w:val="0"/>
          <w:marBottom w:val="0"/>
          <w:divBdr>
            <w:top w:val="none" w:sz="0" w:space="0" w:color="auto"/>
            <w:left w:val="none" w:sz="0" w:space="0" w:color="auto"/>
            <w:bottom w:val="none" w:sz="0" w:space="0" w:color="auto"/>
            <w:right w:val="none" w:sz="0" w:space="0" w:color="auto"/>
          </w:divBdr>
        </w:div>
      </w:divsChild>
    </w:div>
    <w:div w:id="1757509912">
      <w:bodyDiv w:val="1"/>
      <w:marLeft w:val="0"/>
      <w:marRight w:val="0"/>
      <w:marTop w:val="0"/>
      <w:marBottom w:val="0"/>
      <w:divBdr>
        <w:top w:val="none" w:sz="0" w:space="0" w:color="auto"/>
        <w:left w:val="none" w:sz="0" w:space="0" w:color="auto"/>
        <w:bottom w:val="none" w:sz="0" w:space="0" w:color="auto"/>
        <w:right w:val="none" w:sz="0" w:space="0" w:color="auto"/>
      </w:divBdr>
    </w:div>
    <w:div w:id="1759211425">
      <w:bodyDiv w:val="1"/>
      <w:marLeft w:val="0"/>
      <w:marRight w:val="0"/>
      <w:marTop w:val="0"/>
      <w:marBottom w:val="0"/>
      <w:divBdr>
        <w:top w:val="none" w:sz="0" w:space="0" w:color="auto"/>
        <w:left w:val="none" w:sz="0" w:space="0" w:color="auto"/>
        <w:bottom w:val="none" w:sz="0" w:space="0" w:color="auto"/>
        <w:right w:val="none" w:sz="0" w:space="0" w:color="auto"/>
      </w:divBdr>
    </w:div>
    <w:div w:id="1760057654">
      <w:bodyDiv w:val="1"/>
      <w:marLeft w:val="0"/>
      <w:marRight w:val="0"/>
      <w:marTop w:val="0"/>
      <w:marBottom w:val="0"/>
      <w:divBdr>
        <w:top w:val="none" w:sz="0" w:space="0" w:color="auto"/>
        <w:left w:val="none" w:sz="0" w:space="0" w:color="auto"/>
        <w:bottom w:val="none" w:sz="0" w:space="0" w:color="auto"/>
        <w:right w:val="none" w:sz="0" w:space="0" w:color="auto"/>
      </w:divBdr>
    </w:div>
    <w:div w:id="1760329238">
      <w:bodyDiv w:val="1"/>
      <w:marLeft w:val="0"/>
      <w:marRight w:val="0"/>
      <w:marTop w:val="0"/>
      <w:marBottom w:val="0"/>
      <w:divBdr>
        <w:top w:val="none" w:sz="0" w:space="0" w:color="auto"/>
        <w:left w:val="none" w:sz="0" w:space="0" w:color="auto"/>
        <w:bottom w:val="none" w:sz="0" w:space="0" w:color="auto"/>
        <w:right w:val="none" w:sz="0" w:space="0" w:color="auto"/>
      </w:divBdr>
    </w:div>
    <w:div w:id="1760441544">
      <w:bodyDiv w:val="1"/>
      <w:marLeft w:val="0"/>
      <w:marRight w:val="0"/>
      <w:marTop w:val="0"/>
      <w:marBottom w:val="0"/>
      <w:divBdr>
        <w:top w:val="none" w:sz="0" w:space="0" w:color="auto"/>
        <w:left w:val="none" w:sz="0" w:space="0" w:color="auto"/>
        <w:bottom w:val="none" w:sz="0" w:space="0" w:color="auto"/>
        <w:right w:val="none" w:sz="0" w:space="0" w:color="auto"/>
      </w:divBdr>
    </w:div>
    <w:div w:id="1760523506">
      <w:bodyDiv w:val="1"/>
      <w:marLeft w:val="0"/>
      <w:marRight w:val="0"/>
      <w:marTop w:val="0"/>
      <w:marBottom w:val="0"/>
      <w:divBdr>
        <w:top w:val="none" w:sz="0" w:space="0" w:color="auto"/>
        <w:left w:val="none" w:sz="0" w:space="0" w:color="auto"/>
        <w:bottom w:val="none" w:sz="0" w:space="0" w:color="auto"/>
        <w:right w:val="none" w:sz="0" w:space="0" w:color="auto"/>
      </w:divBdr>
    </w:div>
    <w:div w:id="1760716843">
      <w:bodyDiv w:val="1"/>
      <w:marLeft w:val="0"/>
      <w:marRight w:val="0"/>
      <w:marTop w:val="0"/>
      <w:marBottom w:val="0"/>
      <w:divBdr>
        <w:top w:val="none" w:sz="0" w:space="0" w:color="auto"/>
        <w:left w:val="none" w:sz="0" w:space="0" w:color="auto"/>
        <w:bottom w:val="none" w:sz="0" w:space="0" w:color="auto"/>
        <w:right w:val="none" w:sz="0" w:space="0" w:color="auto"/>
      </w:divBdr>
    </w:div>
    <w:div w:id="1760909431">
      <w:bodyDiv w:val="1"/>
      <w:marLeft w:val="0"/>
      <w:marRight w:val="0"/>
      <w:marTop w:val="0"/>
      <w:marBottom w:val="0"/>
      <w:divBdr>
        <w:top w:val="none" w:sz="0" w:space="0" w:color="auto"/>
        <w:left w:val="none" w:sz="0" w:space="0" w:color="auto"/>
        <w:bottom w:val="none" w:sz="0" w:space="0" w:color="auto"/>
        <w:right w:val="none" w:sz="0" w:space="0" w:color="auto"/>
      </w:divBdr>
    </w:div>
    <w:div w:id="1762221137">
      <w:bodyDiv w:val="1"/>
      <w:marLeft w:val="0"/>
      <w:marRight w:val="0"/>
      <w:marTop w:val="0"/>
      <w:marBottom w:val="0"/>
      <w:divBdr>
        <w:top w:val="none" w:sz="0" w:space="0" w:color="auto"/>
        <w:left w:val="none" w:sz="0" w:space="0" w:color="auto"/>
        <w:bottom w:val="none" w:sz="0" w:space="0" w:color="auto"/>
        <w:right w:val="none" w:sz="0" w:space="0" w:color="auto"/>
      </w:divBdr>
    </w:div>
    <w:div w:id="1763256202">
      <w:bodyDiv w:val="1"/>
      <w:marLeft w:val="0"/>
      <w:marRight w:val="0"/>
      <w:marTop w:val="0"/>
      <w:marBottom w:val="0"/>
      <w:divBdr>
        <w:top w:val="none" w:sz="0" w:space="0" w:color="auto"/>
        <w:left w:val="none" w:sz="0" w:space="0" w:color="auto"/>
        <w:bottom w:val="none" w:sz="0" w:space="0" w:color="auto"/>
        <w:right w:val="none" w:sz="0" w:space="0" w:color="auto"/>
      </w:divBdr>
    </w:div>
    <w:div w:id="1763257139">
      <w:bodyDiv w:val="1"/>
      <w:marLeft w:val="0"/>
      <w:marRight w:val="0"/>
      <w:marTop w:val="0"/>
      <w:marBottom w:val="0"/>
      <w:divBdr>
        <w:top w:val="none" w:sz="0" w:space="0" w:color="auto"/>
        <w:left w:val="none" w:sz="0" w:space="0" w:color="auto"/>
        <w:bottom w:val="none" w:sz="0" w:space="0" w:color="auto"/>
        <w:right w:val="none" w:sz="0" w:space="0" w:color="auto"/>
      </w:divBdr>
    </w:div>
    <w:div w:id="1763986615">
      <w:bodyDiv w:val="1"/>
      <w:marLeft w:val="0"/>
      <w:marRight w:val="0"/>
      <w:marTop w:val="0"/>
      <w:marBottom w:val="0"/>
      <w:divBdr>
        <w:top w:val="none" w:sz="0" w:space="0" w:color="auto"/>
        <w:left w:val="none" w:sz="0" w:space="0" w:color="auto"/>
        <w:bottom w:val="none" w:sz="0" w:space="0" w:color="auto"/>
        <w:right w:val="none" w:sz="0" w:space="0" w:color="auto"/>
      </w:divBdr>
      <w:divsChild>
        <w:div w:id="934171505">
          <w:marLeft w:val="480"/>
          <w:marRight w:val="0"/>
          <w:marTop w:val="0"/>
          <w:marBottom w:val="0"/>
          <w:divBdr>
            <w:top w:val="none" w:sz="0" w:space="0" w:color="auto"/>
            <w:left w:val="none" w:sz="0" w:space="0" w:color="auto"/>
            <w:bottom w:val="none" w:sz="0" w:space="0" w:color="auto"/>
            <w:right w:val="none" w:sz="0" w:space="0" w:color="auto"/>
          </w:divBdr>
        </w:div>
        <w:div w:id="693580169">
          <w:marLeft w:val="480"/>
          <w:marRight w:val="0"/>
          <w:marTop w:val="0"/>
          <w:marBottom w:val="0"/>
          <w:divBdr>
            <w:top w:val="none" w:sz="0" w:space="0" w:color="auto"/>
            <w:left w:val="none" w:sz="0" w:space="0" w:color="auto"/>
            <w:bottom w:val="none" w:sz="0" w:space="0" w:color="auto"/>
            <w:right w:val="none" w:sz="0" w:space="0" w:color="auto"/>
          </w:divBdr>
        </w:div>
        <w:div w:id="1793207299">
          <w:marLeft w:val="480"/>
          <w:marRight w:val="0"/>
          <w:marTop w:val="0"/>
          <w:marBottom w:val="0"/>
          <w:divBdr>
            <w:top w:val="none" w:sz="0" w:space="0" w:color="auto"/>
            <w:left w:val="none" w:sz="0" w:space="0" w:color="auto"/>
            <w:bottom w:val="none" w:sz="0" w:space="0" w:color="auto"/>
            <w:right w:val="none" w:sz="0" w:space="0" w:color="auto"/>
          </w:divBdr>
        </w:div>
        <w:div w:id="377818709">
          <w:marLeft w:val="480"/>
          <w:marRight w:val="0"/>
          <w:marTop w:val="0"/>
          <w:marBottom w:val="0"/>
          <w:divBdr>
            <w:top w:val="none" w:sz="0" w:space="0" w:color="auto"/>
            <w:left w:val="none" w:sz="0" w:space="0" w:color="auto"/>
            <w:bottom w:val="none" w:sz="0" w:space="0" w:color="auto"/>
            <w:right w:val="none" w:sz="0" w:space="0" w:color="auto"/>
          </w:divBdr>
        </w:div>
        <w:div w:id="1599948085">
          <w:marLeft w:val="480"/>
          <w:marRight w:val="0"/>
          <w:marTop w:val="0"/>
          <w:marBottom w:val="0"/>
          <w:divBdr>
            <w:top w:val="none" w:sz="0" w:space="0" w:color="auto"/>
            <w:left w:val="none" w:sz="0" w:space="0" w:color="auto"/>
            <w:bottom w:val="none" w:sz="0" w:space="0" w:color="auto"/>
            <w:right w:val="none" w:sz="0" w:space="0" w:color="auto"/>
          </w:divBdr>
        </w:div>
        <w:div w:id="561256846">
          <w:marLeft w:val="480"/>
          <w:marRight w:val="0"/>
          <w:marTop w:val="0"/>
          <w:marBottom w:val="0"/>
          <w:divBdr>
            <w:top w:val="none" w:sz="0" w:space="0" w:color="auto"/>
            <w:left w:val="none" w:sz="0" w:space="0" w:color="auto"/>
            <w:bottom w:val="none" w:sz="0" w:space="0" w:color="auto"/>
            <w:right w:val="none" w:sz="0" w:space="0" w:color="auto"/>
          </w:divBdr>
        </w:div>
        <w:div w:id="1810705928">
          <w:marLeft w:val="480"/>
          <w:marRight w:val="0"/>
          <w:marTop w:val="0"/>
          <w:marBottom w:val="0"/>
          <w:divBdr>
            <w:top w:val="none" w:sz="0" w:space="0" w:color="auto"/>
            <w:left w:val="none" w:sz="0" w:space="0" w:color="auto"/>
            <w:bottom w:val="none" w:sz="0" w:space="0" w:color="auto"/>
            <w:right w:val="none" w:sz="0" w:space="0" w:color="auto"/>
          </w:divBdr>
        </w:div>
        <w:div w:id="222451567">
          <w:marLeft w:val="480"/>
          <w:marRight w:val="0"/>
          <w:marTop w:val="0"/>
          <w:marBottom w:val="0"/>
          <w:divBdr>
            <w:top w:val="none" w:sz="0" w:space="0" w:color="auto"/>
            <w:left w:val="none" w:sz="0" w:space="0" w:color="auto"/>
            <w:bottom w:val="none" w:sz="0" w:space="0" w:color="auto"/>
            <w:right w:val="none" w:sz="0" w:space="0" w:color="auto"/>
          </w:divBdr>
        </w:div>
        <w:div w:id="1871989126">
          <w:marLeft w:val="480"/>
          <w:marRight w:val="0"/>
          <w:marTop w:val="0"/>
          <w:marBottom w:val="0"/>
          <w:divBdr>
            <w:top w:val="none" w:sz="0" w:space="0" w:color="auto"/>
            <w:left w:val="none" w:sz="0" w:space="0" w:color="auto"/>
            <w:bottom w:val="none" w:sz="0" w:space="0" w:color="auto"/>
            <w:right w:val="none" w:sz="0" w:space="0" w:color="auto"/>
          </w:divBdr>
        </w:div>
        <w:div w:id="816579424">
          <w:marLeft w:val="480"/>
          <w:marRight w:val="0"/>
          <w:marTop w:val="0"/>
          <w:marBottom w:val="0"/>
          <w:divBdr>
            <w:top w:val="none" w:sz="0" w:space="0" w:color="auto"/>
            <w:left w:val="none" w:sz="0" w:space="0" w:color="auto"/>
            <w:bottom w:val="none" w:sz="0" w:space="0" w:color="auto"/>
            <w:right w:val="none" w:sz="0" w:space="0" w:color="auto"/>
          </w:divBdr>
        </w:div>
        <w:div w:id="1970622923">
          <w:marLeft w:val="480"/>
          <w:marRight w:val="0"/>
          <w:marTop w:val="0"/>
          <w:marBottom w:val="0"/>
          <w:divBdr>
            <w:top w:val="none" w:sz="0" w:space="0" w:color="auto"/>
            <w:left w:val="none" w:sz="0" w:space="0" w:color="auto"/>
            <w:bottom w:val="none" w:sz="0" w:space="0" w:color="auto"/>
            <w:right w:val="none" w:sz="0" w:space="0" w:color="auto"/>
          </w:divBdr>
        </w:div>
        <w:div w:id="82117973">
          <w:marLeft w:val="480"/>
          <w:marRight w:val="0"/>
          <w:marTop w:val="0"/>
          <w:marBottom w:val="0"/>
          <w:divBdr>
            <w:top w:val="none" w:sz="0" w:space="0" w:color="auto"/>
            <w:left w:val="none" w:sz="0" w:space="0" w:color="auto"/>
            <w:bottom w:val="none" w:sz="0" w:space="0" w:color="auto"/>
            <w:right w:val="none" w:sz="0" w:space="0" w:color="auto"/>
          </w:divBdr>
        </w:div>
        <w:div w:id="212229745">
          <w:marLeft w:val="480"/>
          <w:marRight w:val="0"/>
          <w:marTop w:val="0"/>
          <w:marBottom w:val="0"/>
          <w:divBdr>
            <w:top w:val="none" w:sz="0" w:space="0" w:color="auto"/>
            <w:left w:val="none" w:sz="0" w:space="0" w:color="auto"/>
            <w:bottom w:val="none" w:sz="0" w:space="0" w:color="auto"/>
            <w:right w:val="none" w:sz="0" w:space="0" w:color="auto"/>
          </w:divBdr>
        </w:div>
        <w:div w:id="967971778">
          <w:marLeft w:val="480"/>
          <w:marRight w:val="0"/>
          <w:marTop w:val="0"/>
          <w:marBottom w:val="0"/>
          <w:divBdr>
            <w:top w:val="none" w:sz="0" w:space="0" w:color="auto"/>
            <w:left w:val="none" w:sz="0" w:space="0" w:color="auto"/>
            <w:bottom w:val="none" w:sz="0" w:space="0" w:color="auto"/>
            <w:right w:val="none" w:sz="0" w:space="0" w:color="auto"/>
          </w:divBdr>
        </w:div>
        <w:div w:id="364721789">
          <w:marLeft w:val="480"/>
          <w:marRight w:val="0"/>
          <w:marTop w:val="0"/>
          <w:marBottom w:val="0"/>
          <w:divBdr>
            <w:top w:val="none" w:sz="0" w:space="0" w:color="auto"/>
            <w:left w:val="none" w:sz="0" w:space="0" w:color="auto"/>
            <w:bottom w:val="none" w:sz="0" w:space="0" w:color="auto"/>
            <w:right w:val="none" w:sz="0" w:space="0" w:color="auto"/>
          </w:divBdr>
        </w:div>
        <w:div w:id="1963268928">
          <w:marLeft w:val="480"/>
          <w:marRight w:val="0"/>
          <w:marTop w:val="0"/>
          <w:marBottom w:val="0"/>
          <w:divBdr>
            <w:top w:val="none" w:sz="0" w:space="0" w:color="auto"/>
            <w:left w:val="none" w:sz="0" w:space="0" w:color="auto"/>
            <w:bottom w:val="none" w:sz="0" w:space="0" w:color="auto"/>
            <w:right w:val="none" w:sz="0" w:space="0" w:color="auto"/>
          </w:divBdr>
        </w:div>
        <w:div w:id="2133163191">
          <w:marLeft w:val="480"/>
          <w:marRight w:val="0"/>
          <w:marTop w:val="0"/>
          <w:marBottom w:val="0"/>
          <w:divBdr>
            <w:top w:val="none" w:sz="0" w:space="0" w:color="auto"/>
            <w:left w:val="none" w:sz="0" w:space="0" w:color="auto"/>
            <w:bottom w:val="none" w:sz="0" w:space="0" w:color="auto"/>
            <w:right w:val="none" w:sz="0" w:space="0" w:color="auto"/>
          </w:divBdr>
        </w:div>
        <w:div w:id="686563188">
          <w:marLeft w:val="480"/>
          <w:marRight w:val="0"/>
          <w:marTop w:val="0"/>
          <w:marBottom w:val="0"/>
          <w:divBdr>
            <w:top w:val="none" w:sz="0" w:space="0" w:color="auto"/>
            <w:left w:val="none" w:sz="0" w:space="0" w:color="auto"/>
            <w:bottom w:val="none" w:sz="0" w:space="0" w:color="auto"/>
            <w:right w:val="none" w:sz="0" w:space="0" w:color="auto"/>
          </w:divBdr>
        </w:div>
        <w:div w:id="872960859">
          <w:marLeft w:val="480"/>
          <w:marRight w:val="0"/>
          <w:marTop w:val="0"/>
          <w:marBottom w:val="0"/>
          <w:divBdr>
            <w:top w:val="none" w:sz="0" w:space="0" w:color="auto"/>
            <w:left w:val="none" w:sz="0" w:space="0" w:color="auto"/>
            <w:bottom w:val="none" w:sz="0" w:space="0" w:color="auto"/>
            <w:right w:val="none" w:sz="0" w:space="0" w:color="auto"/>
          </w:divBdr>
        </w:div>
        <w:div w:id="1862739702">
          <w:marLeft w:val="480"/>
          <w:marRight w:val="0"/>
          <w:marTop w:val="0"/>
          <w:marBottom w:val="0"/>
          <w:divBdr>
            <w:top w:val="none" w:sz="0" w:space="0" w:color="auto"/>
            <w:left w:val="none" w:sz="0" w:space="0" w:color="auto"/>
            <w:bottom w:val="none" w:sz="0" w:space="0" w:color="auto"/>
            <w:right w:val="none" w:sz="0" w:space="0" w:color="auto"/>
          </w:divBdr>
        </w:div>
        <w:div w:id="1303390948">
          <w:marLeft w:val="480"/>
          <w:marRight w:val="0"/>
          <w:marTop w:val="0"/>
          <w:marBottom w:val="0"/>
          <w:divBdr>
            <w:top w:val="none" w:sz="0" w:space="0" w:color="auto"/>
            <w:left w:val="none" w:sz="0" w:space="0" w:color="auto"/>
            <w:bottom w:val="none" w:sz="0" w:space="0" w:color="auto"/>
            <w:right w:val="none" w:sz="0" w:space="0" w:color="auto"/>
          </w:divBdr>
        </w:div>
        <w:div w:id="1999963543">
          <w:marLeft w:val="480"/>
          <w:marRight w:val="0"/>
          <w:marTop w:val="0"/>
          <w:marBottom w:val="0"/>
          <w:divBdr>
            <w:top w:val="none" w:sz="0" w:space="0" w:color="auto"/>
            <w:left w:val="none" w:sz="0" w:space="0" w:color="auto"/>
            <w:bottom w:val="none" w:sz="0" w:space="0" w:color="auto"/>
            <w:right w:val="none" w:sz="0" w:space="0" w:color="auto"/>
          </w:divBdr>
        </w:div>
        <w:div w:id="2112117679">
          <w:marLeft w:val="480"/>
          <w:marRight w:val="0"/>
          <w:marTop w:val="0"/>
          <w:marBottom w:val="0"/>
          <w:divBdr>
            <w:top w:val="none" w:sz="0" w:space="0" w:color="auto"/>
            <w:left w:val="none" w:sz="0" w:space="0" w:color="auto"/>
            <w:bottom w:val="none" w:sz="0" w:space="0" w:color="auto"/>
            <w:right w:val="none" w:sz="0" w:space="0" w:color="auto"/>
          </w:divBdr>
        </w:div>
        <w:div w:id="1879275583">
          <w:marLeft w:val="480"/>
          <w:marRight w:val="0"/>
          <w:marTop w:val="0"/>
          <w:marBottom w:val="0"/>
          <w:divBdr>
            <w:top w:val="none" w:sz="0" w:space="0" w:color="auto"/>
            <w:left w:val="none" w:sz="0" w:space="0" w:color="auto"/>
            <w:bottom w:val="none" w:sz="0" w:space="0" w:color="auto"/>
            <w:right w:val="none" w:sz="0" w:space="0" w:color="auto"/>
          </w:divBdr>
        </w:div>
        <w:div w:id="839392103">
          <w:marLeft w:val="480"/>
          <w:marRight w:val="0"/>
          <w:marTop w:val="0"/>
          <w:marBottom w:val="0"/>
          <w:divBdr>
            <w:top w:val="none" w:sz="0" w:space="0" w:color="auto"/>
            <w:left w:val="none" w:sz="0" w:space="0" w:color="auto"/>
            <w:bottom w:val="none" w:sz="0" w:space="0" w:color="auto"/>
            <w:right w:val="none" w:sz="0" w:space="0" w:color="auto"/>
          </w:divBdr>
        </w:div>
        <w:div w:id="1261181761">
          <w:marLeft w:val="480"/>
          <w:marRight w:val="0"/>
          <w:marTop w:val="0"/>
          <w:marBottom w:val="0"/>
          <w:divBdr>
            <w:top w:val="none" w:sz="0" w:space="0" w:color="auto"/>
            <w:left w:val="none" w:sz="0" w:space="0" w:color="auto"/>
            <w:bottom w:val="none" w:sz="0" w:space="0" w:color="auto"/>
            <w:right w:val="none" w:sz="0" w:space="0" w:color="auto"/>
          </w:divBdr>
        </w:div>
        <w:div w:id="682323442">
          <w:marLeft w:val="480"/>
          <w:marRight w:val="0"/>
          <w:marTop w:val="0"/>
          <w:marBottom w:val="0"/>
          <w:divBdr>
            <w:top w:val="none" w:sz="0" w:space="0" w:color="auto"/>
            <w:left w:val="none" w:sz="0" w:space="0" w:color="auto"/>
            <w:bottom w:val="none" w:sz="0" w:space="0" w:color="auto"/>
            <w:right w:val="none" w:sz="0" w:space="0" w:color="auto"/>
          </w:divBdr>
        </w:div>
        <w:div w:id="2001493963">
          <w:marLeft w:val="480"/>
          <w:marRight w:val="0"/>
          <w:marTop w:val="0"/>
          <w:marBottom w:val="0"/>
          <w:divBdr>
            <w:top w:val="none" w:sz="0" w:space="0" w:color="auto"/>
            <w:left w:val="none" w:sz="0" w:space="0" w:color="auto"/>
            <w:bottom w:val="none" w:sz="0" w:space="0" w:color="auto"/>
            <w:right w:val="none" w:sz="0" w:space="0" w:color="auto"/>
          </w:divBdr>
        </w:div>
        <w:div w:id="594245986">
          <w:marLeft w:val="480"/>
          <w:marRight w:val="0"/>
          <w:marTop w:val="0"/>
          <w:marBottom w:val="0"/>
          <w:divBdr>
            <w:top w:val="none" w:sz="0" w:space="0" w:color="auto"/>
            <w:left w:val="none" w:sz="0" w:space="0" w:color="auto"/>
            <w:bottom w:val="none" w:sz="0" w:space="0" w:color="auto"/>
            <w:right w:val="none" w:sz="0" w:space="0" w:color="auto"/>
          </w:divBdr>
        </w:div>
        <w:div w:id="1350449576">
          <w:marLeft w:val="480"/>
          <w:marRight w:val="0"/>
          <w:marTop w:val="0"/>
          <w:marBottom w:val="0"/>
          <w:divBdr>
            <w:top w:val="none" w:sz="0" w:space="0" w:color="auto"/>
            <w:left w:val="none" w:sz="0" w:space="0" w:color="auto"/>
            <w:bottom w:val="none" w:sz="0" w:space="0" w:color="auto"/>
            <w:right w:val="none" w:sz="0" w:space="0" w:color="auto"/>
          </w:divBdr>
        </w:div>
        <w:div w:id="1828399001">
          <w:marLeft w:val="480"/>
          <w:marRight w:val="0"/>
          <w:marTop w:val="0"/>
          <w:marBottom w:val="0"/>
          <w:divBdr>
            <w:top w:val="none" w:sz="0" w:space="0" w:color="auto"/>
            <w:left w:val="none" w:sz="0" w:space="0" w:color="auto"/>
            <w:bottom w:val="none" w:sz="0" w:space="0" w:color="auto"/>
            <w:right w:val="none" w:sz="0" w:space="0" w:color="auto"/>
          </w:divBdr>
        </w:div>
        <w:div w:id="692268927">
          <w:marLeft w:val="480"/>
          <w:marRight w:val="0"/>
          <w:marTop w:val="0"/>
          <w:marBottom w:val="0"/>
          <w:divBdr>
            <w:top w:val="none" w:sz="0" w:space="0" w:color="auto"/>
            <w:left w:val="none" w:sz="0" w:space="0" w:color="auto"/>
            <w:bottom w:val="none" w:sz="0" w:space="0" w:color="auto"/>
            <w:right w:val="none" w:sz="0" w:space="0" w:color="auto"/>
          </w:divBdr>
        </w:div>
        <w:div w:id="884022127">
          <w:marLeft w:val="480"/>
          <w:marRight w:val="0"/>
          <w:marTop w:val="0"/>
          <w:marBottom w:val="0"/>
          <w:divBdr>
            <w:top w:val="none" w:sz="0" w:space="0" w:color="auto"/>
            <w:left w:val="none" w:sz="0" w:space="0" w:color="auto"/>
            <w:bottom w:val="none" w:sz="0" w:space="0" w:color="auto"/>
            <w:right w:val="none" w:sz="0" w:space="0" w:color="auto"/>
          </w:divBdr>
        </w:div>
        <w:div w:id="159736840">
          <w:marLeft w:val="480"/>
          <w:marRight w:val="0"/>
          <w:marTop w:val="0"/>
          <w:marBottom w:val="0"/>
          <w:divBdr>
            <w:top w:val="none" w:sz="0" w:space="0" w:color="auto"/>
            <w:left w:val="none" w:sz="0" w:space="0" w:color="auto"/>
            <w:bottom w:val="none" w:sz="0" w:space="0" w:color="auto"/>
            <w:right w:val="none" w:sz="0" w:space="0" w:color="auto"/>
          </w:divBdr>
        </w:div>
        <w:div w:id="788940116">
          <w:marLeft w:val="480"/>
          <w:marRight w:val="0"/>
          <w:marTop w:val="0"/>
          <w:marBottom w:val="0"/>
          <w:divBdr>
            <w:top w:val="none" w:sz="0" w:space="0" w:color="auto"/>
            <w:left w:val="none" w:sz="0" w:space="0" w:color="auto"/>
            <w:bottom w:val="none" w:sz="0" w:space="0" w:color="auto"/>
            <w:right w:val="none" w:sz="0" w:space="0" w:color="auto"/>
          </w:divBdr>
        </w:div>
        <w:div w:id="923487775">
          <w:marLeft w:val="480"/>
          <w:marRight w:val="0"/>
          <w:marTop w:val="0"/>
          <w:marBottom w:val="0"/>
          <w:divBdr>
            <w:top w:val="none" w:sz="0" w:space="0" w:color="auto"/>
            <w:left w:val="none" w:sz="0" w:space="0" w:color="auto"/>
            <w:bottom w:val="none" w:sz="0" w:space="0" w:color="auto"/>
            <w:right w:val="none" w:sz="0" w:space="0" w:color="auto"/>
          </w:divBdr>
        </w:div>
        <w:div w:id="365254641">
          <w:marLeft w:val="480"/>
          <w:marRight w:val="0"/>
          <w:marTop w:val="0"/>
          <w:marBottom w:val="0"/>
          <w:divBdr>
            <w:top w:val="none" w:sz="0" w:space="0" w:color="auto"/>
            <w:left w:val="none" w:sz="0" w:space="0" w:color="auto"/>
            <w:bottom w:val="none" w:sz="0" w:space="0" w:color="auto"/>
            <w:right w:val="none" w:sz="0" w:space="0" w:color="auto"/>
          </w:divBdr>
        </w:div>
        <w:div w:id="1255743815">
          <w:marLeft w:val="480"/>
          <w:marRight w:val="0"/>
          <w:marTop w:val="0"/>
          <w:marBottom w:val="0"/>
          <w:divBdr>
            <w:top w:val="none" w:sz="0" w:space="0" w:color="auto"/>
            <w:left w:val="none" w:sz="0" w:space="0" w:color="auto"/>
            <w:bottom w:val="none" w:sz="0" w:space="0" w:color="auto"/>
            <w:right w:val="none" w:sz="0" w:space="0" w:color="auto"/>
          </w:divBdr>
        </w:div>
        <w:div w:id="1104305214">
          <w:marLeft w:val="480"/>
          <w:marRight w:val="0"/>
          <w:marTop w:val="0"/>
          <w:marBottom w:val="0"/>
          <w:divBdr>
            <w:top w:val="none" w:sz="0" w:space="0" w:color="auto"/>
            <w:left w:val="none" w:sz="0" w:space="0" w:color="auto"/>
            <w:bottom w:val="none" w:sz="0" w:space="0" w:color="auto"/>
            <w:right w:val="none" w:sz="0" w:space="0" w:color="auto"/>
          </w:divBdr>
        </w:div>
        <w:div w:id="1764184176">
          <w:marLeft w:val="480"/>
          <w:marRight w:val="0"/>
          <w:marTop w:val="0"/>
          <w:marBottom w:val="0"/>
          <w:divBdr>
            <w:top w:val="none" w:sz="0" w:space="0" w:color="auto"/>
            <w:left w:val="none" w:sz="0" w:space="0" w:color="auto"/>
            <w:bottom w:val="none" w:sz="0" w:space="0" w:color="auto"/>
            <w:right w:val="none" w:sz="0" w:space="0" w:color="auto"/>
          </w:divBdr>
        </w:div>
        <w:div w:id="100492545">
          <w:marLeft w:val="480"/>
          <w:marRight w:val="0"/>
          <w:marTop w:val="0"/>
          <w:marBottom w:val="0"/>
          <w:divBdr>
            <w:top w:val="none" w:sz="0" w:space="0" w:color="auto"/>
            <w:left w:val="none" w:sz="0" w:space="0" w:color="auto"/>
            <w:bottom w:val="none" w:sz="0" w:space="0" w:color="auto"/>
            <w:right w:val="none" w:sz="0" w:space="0" w:color="auto"/>
          </w:divBdr>
        </w:div>
        <w:div w:id="2135706589">
          <w:marLeft w:val="480"/>
          <w:marRight w:val="0"/>
          <w:marTop w:val="0"/>
          <w:marBottom w:val="0"/>
          <w:divBdr>
            <w:top w:val="none" w:sz="0" w:space="0" w:color="auto"/>
            <w:left w:val="none" w:sz="0" w:space="0" w:color="auto"/>
            <w:bottom w:val="none" w:sz="0" w:space="0" w:color="auto"/>
            <w:right w:val="none" w:sz="0" w:space="0" w:color="auto"/>
          </w:divBdr>
        </w:div>
        <w:div w:id="116922033">
          <w:marLeft w:val="480"/>
          <w:marRight w:val="0"/>
          <w:marTop w:val="0"/>
          <w:marBottom w:val="0"/>
          <w:divBdr>
            <w:top w:val="none" w:sz="0" w:space="0" w:color="auto"/>
            <w:left w:val="none" w:sz="0" w:space="0" w:color="auto"/>
            <w:bottom w:val="none" w:sz="0" w:space="0" w:color="auto"/>
            <w:right w:val="none" w:sz="0" w:space="0" w:color="auto"/>
          </w:divBdr>
        </w:div>
        <w:div w:id="484274317">
          <w:marLeft w:val="480"/>
          <w:marRight w:val="0"/>
          <w:marTop w:val="0"/>
          <w:marBottom w:val="0"/>
          <w:divBdr>
            <w:top w:val="none" w:sz="0" w:space="0" w:color="auto"/>
            <w:left w:val="none" w:sz="0" w:space="0" w:color="auto"/>
            <w:bottom w:val="none" w:sz="0" w:space="0" w:color="auto"/>
            <w:right w:val="none" w:sz="0" w:space="0" w:color="auto"/>
          </w:divBdr>
        </w:div>
        <w:div w:id="194972260">
          <w:marLeft w:val="480"/>
          <w:marRight w:val="0"/>
          <w:marTop w:val="0"/>
          <w:marBottom w:val="0"/>
          <w:divBdr>
            <w:top w:val="none" w:sz="0" w:space="0" w:color="auto"/>
            <w:left w:val="none" w:sz="0" w:space="0" w:color="auto"/>
            <w:bottom w:val="none" w:sz="0" w:space="0" w:color="auto"/>
            <w:right w:val="none" w:sz="0" w:space="0" w:color="auto"/>
          </w:divBdr>
        </w:div>
        <w:div w:id="457458793">
          <w:marLeft w:val="480"/>
          <w:marRight w:val="0"/>
          <w:marTop w:val="0"/>
          <w:marBottom w:val="0"/>
          <w:divBdr>
            <w:top w:val="none" w:sz="0" w:space="0" w:color="auto"/>
            <w:left w:val="none" w:sz="0" w:space="0" w:color="auto"/>
            <w:bottom w:val="none" w:sz="0" w:space="0" w:color="auto"/>
            <w:right w:val="none" w:sz="0" w:space="0" w:color="auto"/>
          </w:divBdr>
        </w:div>
        <w:div w:id="2053115267">
          <w:marLeft w:val="480"/>
          <w:marRight w:val="0"/>
          <w:marTop w:val="0"/>
          <w:marBottom w:val="0"/>
          <w:divBdr>
            <w:top w:val="none" w:sz="0" w:space="0" w:color="auto"/>
            <w:left w:val="none" w:sz="0" w:space="0" w:color="auto"/>
            <w:bottom w:val="none" w:sz="0" w:space="0" w:color="auto"/>
            <w:right w:val="none" w:sz="0" w:space="0" w:color="auto"/>
          </w:divBdr>
        </w:div>
        <w:div w:id="1878934613">
          <w:marLeft w:val="480"/>
          <w:marRight w:val="0"/>
          <w:marTop w:val="0"/>
          <w:marBottom w:val="0"/>
          <w:divBdr>
            <w:top w:val="none" w:sz="0" w:space="0" w:color="auto"/>
            <w:left w:val="none" w:sz="0" w:space="0" w:color="auto"/>
            <w:bottom w:val="none" w:sz="0" w:space="0" w:color="auto"/>
            <w:right w:val="none" w:sz="0" w:space="0" w:color="auto"/>
          </w:divBdr>
        </w:div>
        <w:div w:id="40792750">
          <w:marLeft w:val="480"/>
          <w:marRight w:val="0"/>
          <w:marTop w:val="0"/>
          <w:marBottom w:val="0"/>
          <w:divBdr>
            <w:top w:val="none" w:sz="0" w:space="0" w:color="auto"/>
            <w:left w:val="none" w:sz="0" w:space="0" w:color="auto"/>
            <w:bottom w:val="none" w:sz="0" w:space="0" w:color="auto"/>
            <w:right w:val="none" w:sz="0" w:space="0" w:color="auto"/>
          </w:divBdr>
        </w:div>
        <w:div w:id="869564356">
          <w:marLeft w:val="480"/>
          <w:marRight w:val="0"/>
          <w:marTop w:val="0"/>
          <w:marBottom w:val="0"/>
          <w:divBdr>
            <w:top w:val="none" w:sz="0" w:space="0" w:color="auto"/>
            <w:left w:val="none" w:sz="0" w:space="0" w:color="auto"/>
            <w:bottom w:val="none" w:sz="0" w:space="0" w:color="auto"/>
            <w:right w:val="none" w:sz="0" w:space="0" w:color="auto"/>
          </w:divBdr>
        </w:div>
        <w:div w:id="1129476803">
          <w:marLeft w:val="480"/>
          <w:marRight w:val="0"/>
          <w:marTop w:val="0"/>
          <w:marBottom w:val="0"/>
          <w:divBdr>
            <w:top w:val="none" w:sz="0" w:space="0" w:color="auto"/>
            <w:left w:val="none" w:sz="0" w:space="0" w:color="auto"/>
            <w:bottom w:val="none" w:sz="0" w:space="0" w:color="auto"/>
            <w:right w:val="none" w:sz="0" w:space="0" w:color="auto"/>
          </w:divBdr>
        </w:div>
        <w:div w:id="1001735502">
          <w:marLeft w:val="480"/>
          <w:marRight w:val="0"/>
          <w:marTop w:val="0"/>
          <w:marBottom w:val="0"/>
          <w:divBdr>
            <w:top w:val="none" w:sz="0" w:space="0" w:color="auto"/>
            <w:left w:val="none" w:sz="0" w:space="0" w:color="auto"/>
            <w:bottom w:val="none" w:sz="0" w:space="0" w:color="auto"/>
            <w:right w:val="none" w:sz="0" w:space="0" w:color="auto"/>
          </w:divBdr>
        </w:div>
      </w:divsChild>
    </w:div>
    <w:div w:id="1765032490">
      <w:bodyDiv w:val="1"/>
      <w:marLeft w:val="0"/>
      <w:marRight w:val="0"/>
      <w:marTop w:val="0"/>
      <w:marBottom w:val="0"/>
      <w:divBdr>
        <w:top w:val="none" w:sz="0" w:space="0" w:color="auto"/>
        <w:left w:val="none" w:sz="0" w:space="0" w:color="auto"/>
        <w:bottom w:val="none" w:sz="0" w:space="0" w:color="auto"/>
        <w:right w:val="none" w:sz="0" w:space="0" w:color="auto"/>
      </w:divBdr>
    </w:div>
    <w:div w:id="1765106053">
      <w:bodyDiv w:val="1"/>
      <w:marLeft w:val="0"/>
      <w:marRight w:val="0"/>
      <w:marTop w:val="0"/>
      <w:marBottom w:val="0"/>
      <w:divBdr>
        <w:top w:val="none" w:sz="0" w:space="0" w:color="auto"/>
        <w:left w:val="none" w:sz="0" w:space="0" w:color="auto"/>
        <w:bottom w:val="none" w:sz="0" w:space="0" w:color="auto"/>
        <w:right w:val="none" w:sz="0" w:space="0" w:color="auto"/>
      </w:divBdr>
    </w:div>
    <w:div w:id="1765227015">
      <w:bodyDiv w:val="1"/>
      <w:marLeft w:val="0"/>
      <w:marRight w:val="0"/>
      <w:marTop w:val="0"/>
      <w:marBottom w:val="0"/>
      <w:divBdr>
        <w:top w:val="none" w:sz="0" w:space="0" w:color="auto"/>
        <w:left w:val="none" w:sz="0" w:space="0" w:color="auto"/>
        <w:bottom w:val="none" w:sz="0" w:space="0" w:color="auto"/>
        <w:right w:val="none" w:sz="0" w:space="0" w:color="auto"/>
      </w:divBdr>
    </w:div>
    <w:div w:id="1765763652">
      <w:bodyDiv w:val="1"/>
      <w:marLeft w:val="0"/>
      <w:marRight w:val="0"/>
      <w:marTop w:val="0"/>
      <w:marBottom w:val="0"/>
      <w:divBdr>
        <w:top w:val="none" w:sz="0" w:space="0" w:color="auto"/>
        <w:left w:val="none" w:sz="0" w:space="0" w:color="auto"/>
        <w:bottom w:val="none" w:sz="0" w:space="0" w:color="auto"/>
        <w:right w:val="none" w:sz="0" w:space="0" w:color="auto"/>
      </w:divBdr>
    </w:div>
    <w:div w:id="1766077335">
      <w:bodyDiv w:val="1"/>
      <w:marLeft w:val="0"/>
      <w:marRight w:val="0"/>
      <w:marTop w:val="0"/>
      <w:marBottom w:val="0"/>
      <w:divBdr>
        <w:top w:val="none" w:sz="0" w:space="0" w:color="auto"/>
        <w:left w:val="none" w:sz="0" w:space="0" w:color="auto"/>
        <w:bottom w:val="none" w:sz="0" w:space="0" w:color="auto"/>
        <w:right w:val="none" w:sz="0" w:space="0" w:color="auto"/>
      </w:divBdr>
    </w:div>
    <w:div w:id="1766921726">
      <w:bodyDiv w:val="1"/>
      <w:marLeft w:val="0"/>
      <w:marRight w:val="0"/>
      <w:marTop w:val="0"/>
      <w:marBottom w:val="0"/>
      <w:divBdr>
        <w:top w:val="none" w:sz="0" w:space="0" w:color="auto"/>
        <w:left w:val="none" w:sz="0" w:space="0" w:color="auto"/>
        <w:bottom w:val="none" w:sz="0" w:space="0" w:color="auto"/>
        <w:right w:val="none" w:sz="0" w:space="0" w:color="auto"/>
      </w:divBdr>
    </w:div>
    <w:div w:id="1767579003">
      <w:bodyDiv w:val="1"/>
      <w:marLeft w:val="0"/>
      <w:marRight w:val="0"/>
      <w:marTop w:val="0"/>
      <w:marBottom w:val="0"/>
      <w:divBdr>
        <w:top w:val="none" w:sz="0" w:space="0" w:color="auto"/>
        <w:left w:val="none" w:sz="0" w:space="0" w:color="auto"/>
        <w:bottom w:val="none" w:sz="0" w:space="0" w:color="auto"/>
        <w:right w:val="none" w:sz="0" w:space="0" w:color="auto"/>
      </w:divBdr>
    </w:div>
    <w:div w:id="1767798494">
      <w:bodyDiv w:val="1"/>
      <w:marLeft w:val="0"/>
      <w:marRight w:val="0"/>
      <w:marTop w:val="0"/>
      <w:marBottom w:val="0"/>
      <w:divBdr>
        <w:top w:val="none" w:sz="0" w:space="0" w:color="auto"/>
        <w:left w:val="none" w:sz="0" w:space="0" w:color="auto"/>
        <w:bottom w:val="none" w:sz="0" w:space="0" w:color="auto"/>
        <w:right w:val="none" w:sz="0" w:space="0" w:color="auto"/>
      </w:divBdr>
    </w:div>
    <w:div w:id="1767848109">
      <w:bodyDiv w:val="1"/>
      <w:marLeft w:val="0"/>
      <w:marRight w:val="0"/>
      <w:marTop w:val="0"/>
      <w:marBottom w:val="0"/>
      <w:divBdr>
        <w:top w:val="none" w:sz="0" w:space="0" w:color="auto"/>
        <w:left w:val="none" w:sz="0" w:space="0" w:color="auto"/>
        <w:bottom w:val="none" w:sz="0" w:space="0" w:color="auto"/>
        <w:right w:val="none" w:sz="0" w:space="0" w:color="auto"/>
      </w:divBdr>
    </w:div>
    <w:div w:id="1768304408">
      <w:bodyDiv w:val="1"/>
      <w:marLeft w:val="0"/>
      <w:marRight w:val="0"/>
      <w:marTop w:val="0"/>
      <w:marBottom w:val="0"/>
      <w:divBdr>
        <w:top w:val="none" w:sz="0" w:space="0" w:color="auto"/>
        <w:left w:val="none" w:sz="0" w:space="0" w:color="auto"/>
        <w:bottom w:val="none" w:sz="0" w:space="0" w:color="auto"/>
        <w:right w:val="none" w:sz="0" w:space="0" w:color="auto"/>
      </w:divBdr>
    </w:div>
    <w:div w:id="1768689673">
      <w:bodyDiv w:val="1"/>
      <w:marLeft w:val="0"/>
      <w:marRight w:val="0"/>
      <w:marTop w:val="0"/>
      <w:marBottom w:val="0"/>
      <w:divBdr>
        <w:top w:val="none" w:sz="0" w:space="0" w:color="auto"/>
        <w:left w:val="none" w:sz="0" w:space="0" w:color="auto"/>
        <w:bottom w:val="none" w:sz="0" w:space="0" w:color="auto"/>
        <w:right w:val="none" w:sz="0" w:space="0" w:color="auto"/>
      </w:divBdr>
    </w:div>
    <w:div w:id="1768698411">
      <w:bodyDiv w:val="1"/>
      <w:marLeft w:val="0"/>
      <w:marRight w:val="0"/>
      <w:marTop w:val="0"/>
      <w:marBottom w:val="0"/>
      <w:divBdr>
        <w:top w:val="none" w:sz="0" w:space="0" w:color="auto"/>
        <w:left w:val="none" w:sz="0" w:space="0" w:color="auto"/>
        <w:bottom w:val="none" w:sz="0" w:space="0" w:color="auto"/>
        <w:right w:val="none" w:sz="0" w:space="0" w:color="auto"/>
      </w:divBdr>
    </w:div>
    <w:div w:id="1769540211">
      <w:bodyDiv w:val="1"/>
      <w:marLeft w:val="0"/>
      <w:marRight w:val="0"/>
      <w:marTop w:val="0"/>
      <w:marBottom w:val="0"/>
      <w:divBdr>
        <w:top w:val="none" w:sz="0" w:space="0" w:color="auto"/>
        <w:left w:val="none" w:sz="0" w:space="0" w:color="auto"/>
        <w:bottom w:val="none" w:sz="0" w:space="0" w:color="auto"/>
        <w:right w:val="none" w:sz="0" w:space="0" w:color="auto"/>
      </w:divBdr>
      <w:divsChild>
        <w:div w:id="282688286">
          <w:marLeft w:val="480"/>
          <w:marRight w:val="0"/>
          <w:marTop w:val="0"/>
          <w:marBottom w:val="0"/>
          <w:divBdr>
            <w:top w:val="none" w:sz="0" w:space="0" w:color="auto"/>
            <w:left w:val="none" w:sz="0" w:space="0" w:color="auto"/>
            <w:bottom w:val="none" w:sz="0" w:space="0" w:color="auto"/>
            <w:right w:val="none" w:sz="0" w:space="0" w:color="auto"/>
          </w:divBdr>
        </w:div>
        <w:div w:id="1836803614">
          <w:marLeft w:val="480"/>
          <w:marRight w:val="0"/>
          <w:marTop w:val="0"/>
          <w:marBottom w:val="0"/>
          <w:divBdr>
            <w:top w:val="none" w:sz="0" w:space="0" w:color="auto"/>
            <w:left w:val="none" w:sz="0" w:space="0" w:color="auto"/>
            <w:bottom w:val="none" w:sz="0" w:space="0" w:color="auto"/>
            <w:right w:val="none" w:sz="0" w:space="0" w:color="auto"/>
          </w:divBdr>
        </w:div>
        <w:div w:id="958532538">
          <w:marLeft w:val="480"/>
          <w:marRight w:val="0"/>
          <w:marTop w:val="0"/>
          <w:marBottom w:val="0"/>
          <w:divBdr>
            <w:top w:val="none" w:sz="0" w:space="0" w:color="auto"/>
            <w:left w:val="none" w:sz="0" w:space="0" w:color="auto"/>
            <w:bottom w:val="none" w:sz="0" w:space="0" w:color="auto"/>
            <w:right w:val="none" w:sz="0" w:space="0" w:color="auto"/>
          </w:divBdr>
        </w:div>
        <w:div w:id="1635136256">
          <w:marLeft w:val="480"/>
          <w:marRight w:val="0"/>
          <w:marTop w:val="0"/>
          <w:marBottom w:val="0"/>
          <w:divBdr>
            <w:top w:val="none" w:sz="0" w:space="0" w:color="auto"/>
            <w:left w:val="none" w:sz="0" w:space="0" w:color="auto"/>
            <w:bottom w:val="none" w:sz="0" w:space="0" w:color="auto"/>
            <w:right w:val="none" w:sz="0" w:space="0" w:color="auto"/>
          </w:divBdr>
        </w:div>
        <w:div w:id="352848497">
          <w:marLeft w:val="480"/>
          <w:marRight w:val="0"/>
          <w:marTop w:val="0"/>
          <w:marBottom w:val="0"/>
          <w:divBdr>
            <w:top w:val="none" w:sz="0" w:space="0" w:color="auto"/>
            <w:left w:val="none" w:sz="0" w:space="0" w:color="auto"/>
            <w:bottom w:val="none" w:sz="0" w:space="0" w:color="auto"/>
            <w:right w:val="none" w:sz="0" w:space="0" w:color="auto"/>
          </w:divBdr>
        </w:div>
        <w:div w:id="494565274">
          <w:marLeft w:val="480"/>
          <w:marRight w:val="0"/>
          <w:marTop w:val="0"/>
          <w:marBottom w:val="0"/>
          <w:divBdr>
            <w:top w:val="none" w:sz="0" w:space="0" w:color="auto"/>
            <w:left w:val="none" w:sz="0" w:space="0" w:color="auto"/>
            <w:bottom w:val="none" w:sz="0" w:space="0" w:color="auto"/>
            <w:right w:val="none" w:sz="0" w:space="0" w:color="auto"/>
          </w:divBdr>
        </w:div>
        <w:div w:id="2089765714">
          <w:marLeft w:val="480"/>
          <w:marRight w:val="0"/>
          <w:marTop w:val="0"/>
          <w:marBottom w:val="0"/>
          <w:divBdr>
            <w:top w:val="none" w:sz="0" w:space="0" w:color="auto"/>
            <w:left w:val="none" w:sz="0" w:space="0" w:color="auto"/>
            <w:bottom w:val="none" w:sz="0" w:space="0" w:color="auto"/>
            <w:right w:val="none" w:sz="0" w:space="0" w:color="auto"/>
          </w:divBdr>
        </w:div>
        <w:div w:id="755368177">
          <w:marLeft w:val="480"/>
          <w:marRight w:val="0"/>
          <w:marTop w:val="0"/>
          <w:marBottom w:val="0"/>
          <w:divBdr>
            <w:top w:val="none" w:sz="0" w:space="0" w:color="auto"/>
            <w:left w:val="none" w:sz="0" w:space="0" w:color="auto"/>
            <w:bottom w:val="none" w:sz="0" w:space="0" w:color="auto"/>
            <w:right w:val="none" w:sz="0" w:space="0" w:color="auto"/>
          </w:divBdr>
        </w:div>
        <w:div w:id="342317100">
          <w:marLeft w:val="480"/>
          <w:marRight w:val="0"/>
          <w:marTop w:val="0"/>
          <w:marBottom w:val="0"/>
          <w:divBdr>
            <w:top w:val="none" w:sz="0" w:space="0" w:color="auto"/>
            <w:left w:val="none" w:sz="0" w:space="0" w:color="auto"/>
            <w:bottom w:val="none" w:sz="0" w:space="0" w:color="auto"/>
            <w:right w:val="none" w:sz="0" w:space="0" w:color="auto"/>
          </w:divBdr>
        </w:div>
        <w:div w:id="544953672">
          <w:marLeft w:val="480"/>
          <w:marRight w:val="0"/>
          <w:marTop w:val="0"/>
          <w:marBottom w:val="0"/>
          <w:divBdr>
            <w:top w:val="none" w:sz="0" w:space="0" w:color="auto"/>
            <w:left w:val="none" w:sz="0" w:space="0" w:color="auto"/>
            <w:bottom w:val="none" w:sz="0" w:space="0" w:color="auto"/>
            <w:right w:val="none" w:sz="0" w:space="0" w:color="auto"/>
          </w:divBdr>
        </w:div>
        <w:div w:id="1245870678">
          <w:marLeft w:val="480"/>
          <w:marRight w:val="0"/>
          <w:marTop w:val="0"/>
          <w:marBottom w:val="0"/>
          <w:divBdr>
            <w:top w:val="none" w:sz="0" w:space="0" w:color="auto"/>
            <w:left w:val="none" w:sz="0" w:space="0" w:color="auto"/>
            <w:bottom w:val="none" w:sz="0" w:space="0" w:color="auto"/>
            <w:right w:val="none" w:sz="0" w:space="0" w:color="auto"/>
          </w:divBdr>
        </w:div>
        <w:div w:id="1583224259">
          <w:marLeft w:val="480"/>
          <w:marRight w:val="0"/>
          <w:marTop w:val="0"/>
          <w:marBottom w:val="0"/>
          <w:divBdr>
            <w:top w:val="none" w:sz="0" w:space="0" w:color="auto"/>
            <w:left w:val="none" w:sz="0" w:space="0" w:color="auto"/>
            <w:bottom w:val="none" w:sz="0" w:space="0" w:color="auto"/>
            <w:right w:val="none" w:sz="0" w:space="0" w:color="auto"/>
          </w:divBdr>
        </w:div>
        <w:div w:id="1663309957">
          <w:marLeft w:val="480"/>
          <w:marRight w:val="0"/>
          <w:marTop w:val="0"/>
          <w:marBottom w:val="0"/>
          <w:divBdr>
            <w:top w:val="none" w:sz="0" w:space="0" w:color="auto"/>
            <w:left w:val="none" w:sz="0" w:space="0" w:color="auto"/>
            <w:bottom w:val="none" w:sz="0" w:space="0" w:color="auto"/>
            <w:right w:val="none" w:sz="0" w:space="0" w:color="auto"/>
          </w:divBdr>
        </w:div>
        <w:div w:id="876744432">
          <w:marLeft w:val="480"/>
          <w:marRight w:val="0"/>
          <w:marTop w:val="0"/>
          <w:marBottom w:val="0"/>
          <w:divBdr>
            <w:top w:val="none" w:sz="0" w:space="0" w:color="auto"/>
            <w:left w:val="none" w:sz="0" w:space="0" w:color="auto"/>
            <w:bottom w:val="none" w:sz="0" w:space="0" w:color="auto"/>
            <w:right w:val="none" w:sz="0" w:space="0" w:color="auto"/>
          </w:divBdr>
        </w:div>
        <w:div w:id="322785819">
          <w:marLeft w:val="480"/>
          <w:marRight w:val="0"/>
          <w:marTop w:val="0"/>
          <w:marBottom w:val="0"/>
          <w:divBdr>
            <w:top w:val="none" w:sz="0" w:space="0" w:color="auto"/>
            <w:left w:val="none" w:sz="0" w:space="0" w:color="auto"/>
            <w:bottom w:val="none" w:sz="0" w:space="0" w:color="auto"/>
            <w:right w:val="none" w:sz="0" w:space="0" w:color="auto"/>
          </w:divBdr>
        </w:div>
        <w:div w:id="1709258618">
          <w:marLeft w:val="480"/>
          <w:marRight w:val="0"/>
          <w:marTop w:val="0"/>
          <w:marBottom w:val="0"/>
          <w:divBdr>
            <w:top w:val="none" w:sz="0" w:space="0" w:color="auto"/>
            <w:left w:val="none" w:sz="0" w:space="0" w:color="auto"/>
            <w:bottom w:val="none" w:sz="0" w:space="0" w:color="auto"/>
            <w:right w:val="none" w:sz="0" w:space="0" w:color="auto"/>
          </w:divBdr>
        </w:div>
        <w:div w:id="1541553182">
          <w:marLeft w:val="480"/>
          <w:marRight w:val="0"/>
          <w:marTop w:val="0"/>
          <w:marBottom w:val="0"/>
          <w:divBdr>
            <w:top w:val="none" w:sz="0" w:space="0" w:color="auto"/>
            <w:left w:val="none" w:sz="0" w:space="0" w:color="auto"/>
            <w:bottom w:val="none" w:sz="0" w:space="0" w:color="auto"/>
            <w:right w:val="none" w:sz="0" w:space="0" w:color="auto"/>
          </w:divBdr>
        </w:div>
        <w:div w:id="1941335625">
          <w:marLeft w:val="480"/>
          <w:marRight w:val="0"/>
          <w:marTop w:val="0"/>
          <w:marBottom w:val="0"/>
          <w:divBdr>
            <w:top w:val="none" w:sz="0" w:space="0" w:color="auto"/>
            <w:left w:val="none" w:sz="0" w:space="0" w:color="auto"/>
            <w:bottom w:val="none" w:sz="0" w:space="0" w:color="auto"/>
            <w:right w:val="none" w:sz="0" w:space="0" w:color="auto"/>
          </w:divBdr>
        </w:div>
        <w:div w:id="124005225">
          <w:marLeft w:val="480"/>
          <w:marRight w:val="0"/>
          <w:marTop w:val="0"/>
          <w:marBottom w:val="0"/>
          <w:divBdr>
            <w:top w:val="none" w:sz="0" w:space="0" w:color="auto"/>
            <w:left w:val="none" w:sz="0" w:space="0" w:color="auto"/>
            <w:bottom w:val="none" w:sz="0" w:space="0" w:color="auto"/>
            <w:right w:val="none" w:sz="0" w:space="0" w:color="auto"/>
          </w:divBdr>
        </w:div>
        <w:div w:id="1644313620">
          <w:marLeft w:val="480"/>
          <w:marRight w:val="0"/>
          <w:marTop w:val="0"/>
          <w:marBottom w:val="0"/>
          <w:divBdr>
            <w:top w:val="none" w:sz="0" w:space="0" w:color="auto"/>
            <w:left w:val="none" w:sz="0" w:space="0" w:color="auto"/>
            <w:bottom w:val="none" w:sz="0" w:space="0" w:color="auto"/>
            <w:right w:val="none" w:sz="0" w:space="0" w:color="auto"/>
          </w:divBdr>
        </w:div>
        <w:div w:id="1754278023">
          <w:marLeft w:val="480"/>
          <w:marRight w:val="0"/>
          <w:marTop w:val="0"/>
          <w:marBottom w:val="0"/>
          <w:divBdr>
            <w:top w:val="none" w:sz="0" w:space="0" w:color="auto"/>
            <w:left w:val="none" w:sz="0" w:space="0" w:color="auto"/>
            <w:bottom w:val="none" w:sz="0" w:space="0" w:color="auto"/>
            <w:right w:val="none" w:sz="0" w:space="0" w:color="auto"/>
          </w:divBdr>
        </w:div>
        <w:div w:id="1468283074">
          <w:marLeft w:val="480"/>
          <w:marRight w:val="0"/>
          <w:marTop w:val="0"/>
          <w:marBottom w:val="0"/>
          <w:divBdr>
            <w:top w:val="none" w:sz="0" w:space="0" w:color="auto"/>
            <w:left w:val="none" w:sz="0" w:space="0" w:color="auto"/>
            <w:bottom w:val="none" w:sz="0" w:space="0" w:color="auto"/>
            <w:right w:val="none" w:sz="0" w:space="0" w:color="auto"/>
          </w:divBdr>
        </w:div>
        <w:div w:id="202520549">
          <w:marLeft w:val="480"/>
          <w:marRight w:val="0"/>
          <w:marTop w:val="0"/>
          <w:marBottom w:val="0"/>
          <w:divBdr>
            <w:top w:val="none" w:sz="0" w:space="0" w:color="auto"/>
            <w:left w:val="none" w:sz="0" w:space="0" w:color="auto"/>
            <w:bottom w:val="none" w:sz="0" w:space="0" w:color="auto"/>
            <w:right w:val="none" w:sz="0" w:space="0" w:color="auto"/>
          </w:divBdr>
        </w:div>
        <w:div w:id="1926525004">
          <w:marLeft w:val="480"/>
          <w:marRight w:val="0"/>
          <w:marTop w:val="0"/>
          <w:marBottom w:val="0"/>
          <w:divBdr>
            <w:top w:val="none" w:sz="0" w:space="0" w:color="auto"/>
            <w:left w:val="none" w:sz="0" w:space="0" w:color="auto"/>
            <w:bottom w:val="none" w:sz="0" w:space="0" w:color="auto"/>
            <w:right w:val="none" w:sz="0" w:space="0" w:color="auto"/>
          </w:divBdr>
        </w:div>
        <w:div w:id="1243373964">
          <w:marLeft w:val="480"/>
          <w:marRight w:val="0"/>
          <w:marTop w:val="0"/>
          <w:marBottom w:val="0"/>
          <w:divBdr>
            <w:top w:val="none" w:sz="0" w:space="0" w:color="auto"/>
            <w:left w:val="none" w:sz="0" w:space="0" w:color="auto"/>
            <w:bottom w:val="none" w:sz="0" w:space="0" w:color="auto"/>
            <w:right w:val="none" w:sz="0" w:space="0" w:color="auto"/>
          </w:divBdr>
        </w:div>
        <w:div w:id="1731995730">
          <w:marLeft w:val="480"/>
          <w:marRight w:val="0"/>
          <w:marTop w:val="0"/>
          <w:marBottom w:val="0"/>
          <w:divBdr>
            <w:top w:val="none" w:sz="0" w:space="0" w:color="auto"/>
            <w:left w:val="none" w:sz="0" w:space="0" w:color="auto"/>
            <w:bottom w:val="none" w:sz="0" w:space="0" w:color="auto"/>
            <w:right w:val="none" w:sz="0" w:space="0" w:color="auto"/>
          </w:divBdr>
        </w:div>
        <w:div w:id="1499922639">
          <w:marLeft w:val="480"/>
          <w:marRight w:val="0"/>
          <w:marTop w:val="0"/>
          <w:marBottom w:val="0"/>
          <w:divBdr>
            <w:top w:val="none" w:sz="0" w:space="0" w:color="auto"/>
            <w:left w:val="none" w:sz="0" w:space="0" w:color="auto"/>
            <w:bottom w:val="none" w:sz="0" w:space="0" w:color="auto"/>
            <w:right w:val="none" w:sz="0" w:space="0" w:color="auto"/>
          </w:divBdr>
        </w:div>
        <w:div w:id="84571138">
          <w:marLeft w:val="480"/>
          <w:marRight w:val="0"/>
          <w:marTop w:val="0"/>
          <w:marBottom w:val="0"/>
          <w:divBdr>
            <w:top w:val="none" w:sz="0" w:space="0" w:color="auto"/>
            <w:left w:val="none" w:sz="0" w:space="0" w:color="auto"/>
            <w:bottom w:val="none" w:sz="0" w:space="0" w:color="auto"/>
            <w:right w:val="none" w:sz="0" w:space="0" w:color="auto"/>
          </w:divBdr>
        </w:div>
        <w:div w:id="774667459">
          <w:marLeft w:val="480"/>
          <w:marRight w:val="0"/>
          <w:marTop w:val="0"/>
          <w:marBottom w:val="0"/>
          <w:divBdr>
            <w:top w:val="none" w:sz="0" w:space="0" w:color="auto"/>
            <w:left w:val="none" w:sz="0" w:space="0" w:color="auto"/>
            <w:bottom w:val="none" w:sz="0" w:space="0" w:color="auto"/>
            <w:right w:val="none" w:sz="0" w:space="0" w:color="auto"/>
          </w:divBdr>
        </w:div>
        <w:div w:id="1991253619">
          <w:marLeft w:val="480"/>
          <w:marRight w:val="0"/>
          <w:marTop w:val="0"/>
          <w:marBottom w:val="0"/>
          <w:divBdr>
            <w:top w:val="none" w:sz="0" w:space="0" w:color="auto"/>
            <w:left w:val="none" w:sz="0" w:space="0" w:color="auto"/>
            <w:bottom w:val="none" w:sz="0" w:space="0" w:color="auto"/>
            <w:right w:val="none" w:sz="0" w:space="0" w:color="auto"/>
          </w:divBdr>
        </w:div>
        <w:div w:id="830482621">
          <w:marLeft w:val="480"/>
          <w:marRight w:val="0"/>
          <w:marTop w:val="0"/>
          <w:marBottom w:val="0"/>
          <w:divBdr>
            <w:top w:val="none" w:sz="0" w:space="0" w:color="auto"/>
            <w:left w:val="none" w:sz="0" w:space="0" w:color="auto"/>
            <w:bottom w:val="none" w:sz="0" w:space="0" w:color="auto"/>
            <w:right w:val="none" w:sz="0" w:space="0" w:color="auto"/>
          </w:divBdr>
        </w:div>
      </w:divsChild>
    </w:div>
    <w:div w:id="1770926171">
      <w:bodyDiv w:val="1"/>
      <w:marLeft w:val="0"/>
      <w:marRight w:val="0"/>
      <w:marTop w:val="0"/>
      <w:marBottom w:val="0"/>
      <w:divBdr>
        <w:top w:val="none" w:sz="0" w:space="0" w:color="auto"/>
        <w:left w:val="none" w:sz="0" w:space="0" w:color="auto"/>
        <w:bottom w:val="none" w:sz="0" w:space="0" w:color="auto"/>
        <w:right w:val="none" w:sz="0" w:space="0" w:color="auto"/>
      </w:divBdr>
    </w:div>
    <w:div w:id="1771318710">
      <w:bodyDiv w:val="1"/>
      <w:marLeft w:val="0"/>
      <w:marRight w:val="0"/>
      <w:marTop w:val="0"/>
      <w:marBottom w:val="0"/>
      <w:divBdr>
        <w:top w:val="none" w:sz="0" w:space="0" w:color="auto"/>
        <w:left w:val="none" w:sz="0" w:space="0" w:color="auto"/>
        <w:bottom w:val="none" w:sz="0" w:space="0" w:color="auto"/>
        <w:right w:val="none" w:sz="0" w:space="0" w:color="auto"/>
      </w:divBdr>
    </w:div>
    <w:div w:id="1771732180">
      <w:bodyDiv w:val="1"/>
      <w:marLeft w:val="0"/>
      <w:marRight w:val="0"/>
      <w:marTop w:val="0"/>
      <w:marBottom w:val="0"/>
      <w:divBdr>
        <w:top w:val="none" w:sz="0" w:space="0" w:color="auto"/>
        <w:left w:val="none" w:sz="0" w:space="0" w:color="auto"/>
        <w:bottom w:val="none" w:sz="0" w:space="0" w:color="auto"/>
        <w:right w:val="none" w:sz="0" w:space="0" w:color="auto"/>
      </w:divBdr>
    </w:div>
    <w:div w:id="1772243709">
      <w:bodyDiv w:val="1"/>
      <w:marLeft w:val="0"/>
      <w:marRight w:val="0"/>
      <w:marTop w:val="0"/>
      <w:marBottom w:val="0"/>
      <w:divBdr>
        <w:top w:val="none" w:sz="0" w:space="0" w:color="auto"/>
        <w:left w:val="none" w:sz="0" w:space="0" w:color="auto"/>
        <w:bottom w:val="none" w:sz="0" w:space="0" w:color="auto"/>
        <w:right w:val="none" w:sz="0" w:space="0" w:color="auto"/>
      </w:divBdr>
    </w:div>
    <w:div w:id="1772319251">
      <w:bodyDiv w:val="1"/>
      <w:marLeft w:val="0"/>
      <w:marRight w:val="0"/>
      <w:marTop w:val="0"/>
      <w:marBottom w:val="0"/>
      <w:divBdr>
        <w:top w:val="none" w:sz="0" w:space="0" w:color="auto"/>
        <w:left w:val="none" w:sz="0" w:space="0" w:color="auto"/>
        <w:bottom w:val="none" w:sz="0" w:space="0" w:color="auto"/>
        <w:right w:val="none" w:sz="0" w:space="0" w:color="auto"/>
      </w:divBdr>
    </w:div>
    <w:div w:id="1772509605">
      <w:bodyDiv w:val="1"/>
      <w:marLeft w:val="0"/>
      <w:marRight w:val="0"/>
      <w:marTop w:val="0"/>
      <w:marBottom w:val="0"/>
      <w:divBdr>
        <w:top w:val="none" w:sz="0" w:space="0" w:color="auto"/>
        <w:left w:val="none" w:sz="0" w:space="0" w:color="auto"/>
        <w:bottom w:val="none" w:sz="0" w:space="0" w:color="auto"/>
        <w:right w:val="none" w:sz="0" w:space="0" w:color="auto"/>
      </w:divBdr>
    </w:div>
    <w:div w:id="1772626831">
      <w:bodyDiv w:val="1"/>
      <w:marLeft w:val="0"/>
      <w:marRight w:val="0"/>
      <w:marTop w:val="0"/>
      <w:marBottom w:val="0"/>
      <w:divBdr>
        <w:top w:val="none" w:sz="0" w:space="0" w:color="auto"/>
        <w:left w:val="none" w:sz="0" w:space="0" w:color="auto"/>
        <w:bottom w:val="none" w:sz="0" w:space="0" w:color="auto"/>
        <w:right w:val="none" w:sz="0" w:space="0" w:color="auto"/>
      </w:divBdr>
    </w:div>
    <w:div w:id="1773091563">
      <w:bodyDiv w:val="1"/>
      <w:marLeft w:val="0"/>
      <w:marRight w:val="0"/>
      <w:marTop w:val="0"/>
      <w:marBottom w:val="0"/>
      <w:divBdr>
        <w:top w:val="none" w:sz="0" w:space="0" w:color="auto"/>
        <w:left w:val="none" w:sz="0" w:space="0" w:color="auto"/>
        <w:bottom w:val="none" w:sz="0" w:space="0" w:color="auto"/>
        <w:right w:val="none" w:sz="0" w:space="0" w:color="auto"/>
      </w:divBdr>
    </w:div>
    <w:div w:id="1773427945">
      <w:bodyDiv w:val="1"/>
      <w:marLeft w:val="0"/>
      <w:marRight w:val="0"/>
      <w:marTop w:val="0"/>
      <w:marBottom w:val="0"/>
      <w:divBdr>
        <w:top w:val="none" w:sz="0" w:space="0" w:color="auto"/>
        <w:left w:val="none" w:sz="0" w:space="0" w:color="auto"/>
        <w:bottom w:val="none" w:sz="0" w:space="0" w:color="auto"/>
        <w:right w:val="none" w:sz="0" w:space="0" w:color="auto"/>
      </w:divBdr>
    </w:div>
    <w:div w:id="1773428646">
      <w:bodyDiv w:val="1"/>
      <w:marLeft w:val="0"/>
      <w:marRight w:val="0"/>
      <w:marTop w:val="0"/>
      <w:marBottom w:val="0"/>
      <w:divBdr>
        <w:top w:val="none" w:sz="0" w:space="0" w:color="auto"/>
        <w:left w:val="none" w:sz="0" w:space="0" w:color="auto"/>
        <w:bottom w:val="none" w:sz="0" w:space="0" w:color="auto"/>
        <w:right w:val="none" w:sz="0" w:space="0" w:color="auto"/>
      </w:divBdr>
    </w:div>
    <w:div w:id="1773433184">
      <w:bodyDiv w:val="1"/>
      <w:marLeft w:val="0"/>
      <w:marRight w:val="0"/>
      <w:marTop w:val="0"/>
      <w:marBottom w:val="0"/>
      <w:divBdr>
        <w:top w:val="none" w:sz="0" w:space="0" w:color="auto"/>
        <w:left w:val="none" w:sz="0" w:space="0" w:color="auto"/>
        <w:bottom w:val="none" w:sz="0" w:space="0" w:color="auto"/>
        <w:right w:val="none" w:sz="0" w:space="0" w:color="auto"/>
      </w:divBdr>
    </w:div>
    <w:div w:id="1773473624">
      <w:bodyDiv w:val="1"/>
      <w:marLeft w:val="0"/>
      <w:marRight w:val="0"/>
      <w:marTop w:val="0"/>
      <w:marBottom w:val="0"/>
      <w:divBdr>
        <w:top w:val="none" w:sz="0" w:space="0" w:color="auto"/>
        <w:left w:val="none" w:sz="0" w:space="0" w:color="auto"/>
        <w:bottom w:val="none" w:sz="0" w:space="0" w:color="auto"/>
        <w:right w:val="none" w:sz="0" w:space="0" w:color="auto"/>
      </w:divBdr>
    </w:div>
    <w:div w:id="1774089692">
      <w:bodyDiv w:val="1"/>
      <w:marLeft w:val="0"/>
      <w:marRight w:val="0"/>
      <w:marTop w:val="0"/>
      <w:marBottom w:val="0"/>
      <w:divBdr>
        <w:top w:val="none" w:sz="0" w:space="0" w:color="auto"/>
        <w:left w:val="none" w:sz="0" w:space="0" w:color="auto"/>
        <w:bottom w:val="none" w:sz="0" w:space="0" w:color="auto"/>
        <w:right w:val="none" w:sz="0" w:space="0" w:color="auto"/>
      </w:divBdr>
    </w:div>
    <w:div w:id="1774938824">
      <w:bodyDiv w:val="1"/>
      <w:marLeft w:val="0"/>
      <w:marRight w:val="0"/>
      <w:marTop w:val="0"/>
      <w:marBottom w:val="0"/>
      <w:divBdr>
        <w:top w:val="none" w:sz="0" w:space="0" w:color="auto"/>
        <w:left w:val="none" w:sz="0" w:space="0" w:color="auto"/>
        <w:bottom w:val="none" w:sz="0" w:space="0" w:color="auto"/>
        <w:right w:val="none" w:sz="0" w:space="0" w:color="auto"/>
      </w:divBdr>
    </w:div>
    <w:div w:id="1775057787">
      <w:bodyDiv w:val="1"/>
      <w:marLeft w:val="0"/>
      <w:marRight w:val="0"/>
      <w:marTop w:val="0"/>
      <w:marBottom w:val="0"/>
      <w:divBdr>
        <w:top w:val="none" w:sz="0" w:space="0" w:color="auto"/>
        <w:left w:val="none" w:sz="0" w:space="0" w:color="auto"/>
        <w:bottom w:val="none" w:sz="0" w:space="0" w:color="auto"/>
        <w:right w:val="none" w:sz="0" w:space="0" w:color="auto"/>
      </w:divBdr>
    </w:div>
    <w:div w:id="1776054575">
      <w:bodyDiv w:val="1"/>
      <w:marLeft w:val="0"/>
      <w:marRight w:val="0"/>
      <w:marTop w:val="0"/>
      <w:marBottom w:val="0"/>
      <w:divBdr>
        <w:top w:val="none" w:sz="0" w:space="0" w:color="auto"/>
        <w:left w:val="none" w:sz="0" w:space="0" w:color="auto"/>
        <w:bottom w:val="none" w:sz="0" w:space="0" w:color="auto"/>
        <w:right w:val="none" w:sz="0" w:space="0" w:color="auto"/>
      </w:divBdr>
    </w:div>
    <w:div w:id="1776092168">
      <w:bodyDiv w:val="1"/>
      <w:marLeft w:val="0"/>
      <w:marRight w:val="0"/>
      <w:marTop w:val="0"/>
      <w:marBottom w:val="0"/>
      <w:divBdr>
        <w:top w:val="none" w:sz="0" w:space="0" w:color="auto"/>
        <w:left w:val="none" w:sz="0" w:space="0" w:color="auto"/>
        <w:bottom w:val="none" w:sz="0" w:space="0" w:color="auto"/>
        <w:right w:val="none" w:sz="0" w:space="0" w:color="auto"/>
      </w:divBdr>
    </w:div>
    <w:div w:id="1777170535">
      <w:bodyDiv w:val="1"/>
      <w:marLeft w:val="0"/>
      <w:marRight w:val="0"/>
      <w:marTop w:val="0"/>
      <w:marBottom w:val="0"/>
      <w:divBdr>
        <w:top w:val="none" w:sz="0" w:space="0" w:color="auto"/>
        <w:left w:val="none" w:sz="0" w:space="0" w:color="auto"/>
        <w:bottom w:val="none" w:sz="0" w:space="0" w:color="auto"/>
        <w:right w:val="none" w:sz="0" w:space="0" w:color="auto"/>
      </w:divBdr>
    </w:div>
    <w:div w:id="1777795188">
      <w:bodyDiv w:val="1"/>
      <w:marLeft w:val="0"/>
      <w:marRight w:val="0"/>
      <w:marTop w:val="0"/>
      <w:marBottom w:val="0"/>
      <w:divBdr>
        <w:top w:val="none" w:sz="0" w:space="0" w:color="auto"/>
        <w:left w:val="none" w:sz="0" w:space="0" w:color="auto"/>
        <w:bottom w:val="none" w:sz="0" w:space="0" w:color="auto"/>
        <w:right w:val="none" w:sz="0" w:space="0" w:color="auto"/>
      </w:divBdr>
    </w:div>
    <w:div w:id="1778135702">
      <w:bodyDiv w:val="1"/>
      <w:marLeft w:val="0"/>
      <w:marRight w:val="0"/>
      <w:marTop w:val="0"/>
      <w:marBottom w:val="0"/>
      <w:divBdr>
        <w:top w:val="none" w:sz="0" w:space="0" w:color="auto"/>
        <w:left w:val="none" w:sz="0" w:space="0" w:color="auto"/>
        <w:bottom w:val="none" w:sz="0" w:space="0" w:color="auto"/>
        <w:right w:val="none" w:sz="0" w:space="0" w:color="auto"/>
      </w:divBdr>
    </w:div>
    <w:div w:id="1778519556">
      <w:bodyDiv w:val="1"/>
      <w:marLeft w:val="0"/>
      <w:marRight w:val="0"/>
      <w:marTop w:val="0"/>
      <w:marBottom w:val="0"/>
      <w:divBdr>
        <w:top w:val="none" w:sz="0" w:space="0" w:color="auto"/>
        <w:left w:val="none" w:sz="0" w:space="0" w:color="auto"/>
        <w:bottom w:val="none" w:sz="0" w:space="0" w:color="auto"/>
        <w:right w:val="none" w:sz="0" w:space="0" w:color="auto"/>
      </w:divBdr>
    </w:div>
    <w:div w:id="1778985942">
      <w:bodyDiv w:val="1"/>
      <w:marLeft w:val="0"/>
      <w:marRight w:val="0"/>
      <w:marTop w:val="0"/>
      <w:marBottom w:val="0"/>
      <w:divBdr>
        <w:top w:val="none" w:sz="0" w:space="0" w:color="auto"/>
        <w:left w:val="none" w:sz="0" w:space="0" w:color="auto"/>
        <w:bottom w:val="none" w:sz="0" w:space="0" w:color="auto"/>
        <w:right w:val="none" w:sz="0" w:space="0" w:color="auto"/>
      </w:divBdr>
    </w:div>
    <w:div w:id="1779063483">
      <w:bodyDiv w:val="1"/>
      <w:marLeft w:val="0"/>
      <w:marRight w:val="0"/>
      <w:marTop w:val="0"/>
      <w:marBottom w:val="0"/>
      <w:divBdr>
        <w:top w:val="none" w:sz="0" w:space="0" w:color="auto"/>
        <w:left w:val="none" w:sz="0" w:space="0" w:color="auto"/>
        <w:bottom w:val="none" w:sz="0" w:space="0" w:color="auto"/>
        <w:right w:val="none" w:sz="0" w:space="0" w:color="auto"/>
      </w:divBdr>
    </w:div>
    <w:div w:id="1779720366">
      <w:bodyDiv w:val="1"/>
      <w:marLeft w:val="0"/>
      <w:marRight w:val="0"/>
      <w:marTop w:val="0"/>
      <w:marBottom w:val="0"/>
      <w:divBdr>
        <w:top w:val="none" w:sz="0" w:space="0" w:color="auto"/>
        <w:left w:val="none" w:sz="0" w:space="0" w:color="auto"/>
        <w:bottom w:val="none" w:sz="0" w:space="0" w:color="auto"/>
        <w:right w:val="none" w:sz="0" w:space="0" w:color="auto"/>
      </w:divBdr>
    </w:div>
    <w:div w:id="1779761720">
      <w:bodyDiv w:val="1"/>
      <w:marLeft w:val="0"/>
      <w:marRight w:val="0"/>
      <w:marTop w:val="0"/>
      <w:marBottom w:val="0"/>
      <w:divBdr>
        <w:top w:val="none" w:sz="0" w:space="0" w:color="auto"/>
        <w:left w:val="none" w:sz="0" w:space="0" w:color="auto"/>
        <w:bottom w:val="none" w:sz="0" w:space="0" w:color="auto"/>
        <w:right w:val="none" w:sz="0" w:space="0" w:color="auto"/>
      </w:divBdr>
    </w:div>
    <w:div w:id="1779913495">
      <w:bodyDiv w:val="1"/>
      <w:marLeft w:val="0"/>
      <w:marRight w:val="0"/>
      <w:marTop w:val="0"/>
      <w:marBottom w:val="0"/>
      <w:divBdr>
        <w:top w:val="none" w:sz="0" w:space="0" w:color="auto"/>
        <w:left w:val="none" w:sz="0" w:space="0" w:color="auto"/>
        <w:bottom w:val="none" w:sz="0" w:space="0" w:color="auto"/>
        <w:right w:val="none" w:sz="0" w:space="0" w:color="auto"/>
      </w:divBdr>
    </w:div>
    <w:div w:id="1780491548">
      <w:bodyDiv w:val="1"/>
      <w:marLeft w:val="0"/>
      <w:marRight w:val="0"/>
      <w:marTop w:val="0"/>
      <w:marBottom w:val="0"/>
      <w:divBdr>
        <w:top w:val="none" w:sz="0" w:space="0" w:color="auto"/>
        <w:left w:val="none" w:sz="0" w:space="0" w:color="auto"/>
        <w:bottom w:val="none" w:sz="0" w:space="0" w:color="auto"/>
        <w:right w:val="none" w:sz="0" w:space="0" w:color="auto"/>
      </w:divBdr>
    </w:div>
    <w:div w:id="1780761907">
      <w:bodyDiv w:val="1"/>
      <w:marLeft w:val="0"/>
      <w:marRight w:val="0"/>
      <w:marTop w:val="0"/>
      <w:marBottom w:val="0"/>
      <w:divBdr>
        <w:top w:val="none" w:sz="0" w:space="0" w:color="auto"/>
        <w:left w:val="none" w:sz="0" w:space="0" w:color="auto"/>
        <w:bottom w:val="none" w:sz="0" w:space="0" w:color="auto"/>
        <w:right w:val="none" w:sz="0" w:space="0" w:color="auto"/>
      </w:divBdr>
      <w:divsChild>
        <w:div w:id="1358315278">
          <w:marLeft w:val="0"/>
          <w:marRight w:val="0"/>
          <w:marTop w:val="0"/>
          <w:marBottom w:val="0"/>
          <w:divBdr>
            <w:top w:val="none" w:sz="0" w:space="0" w:color="auto"/>
            <w:left w:val="none" w:sz="0" w:space="0" w:color="auto"/>
            <w:bottom w:val="none" w:sz="0" w:space="0" w:color="auto"/>
            <w:right w:val="none" w:sz="0" w:space="0" w:color="auto"/>
          </w:divBdr>
        </w:div>
        <w:div w:id="521630284">
          <w:marLeft w:val="0"/>
          <w:marRight w:val="0"/>
          <w:marTop w:val="0"/>
          <w:marBottom w:val="0"/>
          <w:divBdr>
            <w:top w:val="none" w:sz="0" w:space="0" w:color="auto"/>
            <w:left w:val="none" w:sz="0" w:space="0" w:color="auto"/>
            <w:bottom w:val="none" w:sz="0" w:space="0" w:color="auto"/>
            <w:right w:val="none" w:sz="0" w:space="0" w:color="auto"/>
          </w:divBdr>
        </w:div>
        <w:div w:id="1892035635">
          <w:marLeft w:val="0"/>
          <w:marRight w:val="0"/>
          <w:marTop w:val="0"/>
          <w:marBottom w:val="0"/>
          <w:divBdr>
            <w:top w:val="none" w:sz="0" w:space="0" w:color="auto"/>
            <w:left w:val="none" w:sz="0" w:space="0" w:color="auto"/>
            <w:bottom w:val="none" w:sz="0" w:space="0" w:color="auto"/>
            <w:right w:val="none" w:sz="0" w:space="0" w:color="auto"/>
          </w:divBdr>
        </w:div>
        <w:div w:id="1209679644">
          <w:marLeft w:val="0"/>
          <w:marRight w:val="0"/>
          <w:marTop w:val="0"/>
          <w:marBottom w:val="0"/>
          <w:divBdr>
            <w:top w:val="none" w:sz="0" w:space="0" w:color="auto"/>
            <w:left w:val="none" w:sz="0" w:space="0" w:color="auto"/>
            <w:bottom w:val="none" w:sz="0" w:space="0" w:color="auto"/>
            <w:right w:val="none" w:sz="0" w:space="0" w:color="auto"/>
          </w:divBdr>
        </w:div>
        <w:div w:id="844058574">
          <w:marLeft w:val="0"/>
          <w:marRight w:val="0"/>
          <w:marTop w:val="0"/>
          <w:marBottom w:val="0"/>
          <w:divBdr>
            <w:top w:val="none" w:sz="0" w:space="0" w:color="auto"/>
            <w:left w:val="none" w:sz="0" w:space="0" w:color="auto"/>
            <w:bottom w:val="none" w:sz="0" w:space="0" w:color="auto"/>
            <w:right w:val="none" w:sz="0" w:space="0" w:color="auto"/>
          </w:divBdr>
        </w:div>
        <w:div w:id="971443257">
          <w:marLeft w:val="0"/>
          <w:marRight w:val="0"/>
          <w:marTop w:val="0"/>
          <w:marBottom w:val="0"/>
          <w:divBdr>
            <w:top w:val="none" w:sz="0" w:space="0" w:color="auto"/>
            <w:left w:val="none" w:sz="0" w:space="0" w:color="auto"/>
            <w:bottom w:val="none" w:sz="0" w:space="0" w:color="auto"/>
            <w:right w:val="none" w:sz="0" w:space="0" w:color="auto"/>
          </w:divBdr>
        </w:div>
        <w:div w:id="2006588980">
          <w:marLeft w:val="0"/>
          <w:marRight w:val="0"/>
          <w:marTop w:val="0"/>
          <w:marBottom w:val="0"/>
          <w:divBdr>
            <w:top w:val="none" w:sz="0" w:space="0" w:color="auto"/>
            <w:left w:val="none" w:sz="0" w:space="0" w:color="auto"/>
            <w:bottom w:val="none" w:sz="0" w:space="0" w:color="auto"/>
            <w:right w:val="none" w:sz="0" w:space="0" w:color="auto"/>
          </w:divBdr>
        </w:div>
        <w:div w:id="1339580836">
          <w:marLeft w:val="0"/>
          <w:marRight w:val="0"/>
          <w:marTop w:val="0"/>
          <w:marBottom w:val="0"/>
          <w:divBdr>
            <w:top w:val="none" w:sz="0" w:space="0" w:color="auto"/>
            <w:left w:val="none" w:sz="0" w:space="0" w:color="auto"/>
            <w:bottom w:val="none" w:sz="0" w:space="0" w:color="auto"/>
            <w:right w:val="none" w:sz="0" w:space="0" w:color="auto"/>
          </w:divBdr>
        </w:div>
        <w:div w:id="1775786075">
          <w:marLeft w:val="0"/>
          <w:marRight w:val="0"/>
          <w:marTop w:val="0"/>
          <w:marBottom w:val="0"/>
          <w:divBdr>
            <w:top w:val="none" w:sz="0" w:space="0" w:color="auto"/>
            <w:left w:val="none" w:sz="0" w:space="0" w:color="auto"/>
            <w:bottom w:val="none" w:sz="0" w:space="0" w:color="auto"/>
            <w:right w:val="none" w:sz="0" w:space="0" w:color="auto"/>
          </w:divBdr>
        </w:div>
        <w:div w:id="1255669930">
          <w:marLeft w:val="0"/>
          <w:marRight w:val="0"/>
          <w:marTop w:val="0"/>
          <w:marBottom w:val="0"/>
          <w:divBdr>
            <w:top w:val="none" w:sz="0" w:space="0" w:color="auto"/>
            <w:left w:val="none" w:sz="0" w:space="0" w:color="auto"/>
            <w:bottom w:val="none" w:sz="0" w:space="0" w:color="auto"/>
            <w:right w:val="none" w:sz="0" w:space="0" w:color="auto"/>
          </w:divBdr>
        </w:div>
        <w:div w:id="258101387">
          <w:marLeft w:val="0"/>
          <w:marRight w:val="0"/>
          <w:marTop w:val="0"/>
          <w:marBottom w:val="0"/>
          <w:divBdr>
            <w:top w:val="none" w:sz="0" w:space="0" w:color="auto"/>
            <w:left w:val="none" w:sz="0" w:space="0" w:color="auto"/>
            <w:bottom w:val="none" w:sz="0" w:space="0" w:color="auto"/>
            <w:right w:val="none" w:sz="0" w:space="0" w:color="auto"/>
          </w:divBdr>
        </w:div>
        <w:div w:id="262960851">
          <w:marLeft w:val="0"/>
          <w:marRight w:val="0"/>
          <w:marTop w:val="0"/>
          <w:marBottom w:val="0"/>
          <w:divBdr>
            <w:top w:val="none" w:sz="0" w:space="0" w:color="auto"/>
            <w:left w:val="none" w:sz="0" w:space="0" w:color="auto"/>
            <w:bottom w:val="none" w:sz="0" w:space="0" w:color="auto"/>
            <w:right w:val="none" w:sz="0" w:space="0" w:color="auto"/>
          </w:divBdr>
        </w:div>
        <w:div w:id="702754809">
          <w:marLeft w:val="0"/>
          <w:marRight w:val="0"/>
          <w:marTop w:val="0"/>
          <w:marBottom w:val="0"/>
          <w:divBdr>
            <w:top w:val="none" w:sz="0" w:space="0" w:color="auto"/>
            <w:left w:val="none" w:sz="0" w:space="0" w:color="auto"/>
            <w:bottom w:val="none" w:sz="0" w:space="0" w:color="auto"/>
            <w:right w:val="none" w:sz="0" w:space="0" w:color="auto"/>
          </w:divBdr>
        </w:div>
        <w:div w:id="1736127995">
          <w:marLeft w:val="0"/>
          <w:marRight w:val="0"/>
          <w:marTop w:val="0"/>
          <w:marBottom w:val="0"/>
          <w:divBdr>
            <w:top w:val="none" w:sz="0" w:space="0" w:color="auto"/>
            <w:left w:val="none" w:sz="0" w:space="0" w:color="auto"/>
            <w:bottom w:val="none" w:sz="0" w:space="0" w:color="auto"/>
            <w:right w:val="none" w:sz="0" w:space="0" w:color="auto"/>
          </w:divBdr>
        </w:div>
        <w:div w:id="1901862465">
          <w:marLeft w:val="0"/>
          <w:marRight w:val="0"/>
          <w:marTop w:val="0"/>
          <w:marBottom w:val="0"/>
          <w:divBdr>
            <w:top w:val="none" w:sz="0" w:space="0" w:color="auto"/>
            <w:left w:val="none" w:sz="0" w:space="0" w:color="auto"/>
            <w:bottom w:val="none" w:sz="0" w:space="0" w:color="auto"/>
            <w:right w:val="none" w:sz="0" w:space="0" w:color="auto"/>
          </w:divBdr>
        </w:div>
        <w:div w:id="619923387">
          <w:marLeft w:val="0"/>
          <w:marRight w:val="0"/>
          <w:marTop w:val="0"/>
          <w:marBottom w:val="0"/>
          <w:divBdr>
            <w:top w:val="none" w:sz="0" w:space="0" w:color="auto"/>
            <w:left w:val="none" w:sz="0" w:space="0" w:color="auto"/>
            <w:bottom w:val="none" w:sz="0" w:space="0" w:color="auto"/>
            <w:right w:val="none" w:sz="0" w:space="0" w:color="auto"/>
          </w:divBdr>
        </w:div>
        <w:div w:id="2134932615">
          <w:marLeft w:val="0"/>
          <w:marRight w:val="0"/>
          <w:marTop w:val="0"/>
          <w:marBottom w:val="0"/>
          <w:divBdr>
            <w:top w:val="none" w:sz="0" w:space="0" w:color="auto"/>
            <w:left w:val="none" w:sz="0" w:space="0" w:color="auto"/>
            <w:bottom w:val="none" w:sz="0" w:space="0" w:color="auto"/>
            <w:right w:val="none" w:sz="0" w:space="0" w:color="auto"/>
          </w:divBdr>
        </w:div>
        <w:div w:id="2121365287">
          <w:marLeft w:val="0"/>
          <w:marRight w:val="0"/>
          <w:marTop w:val="0"/>
          <w:marBottom w:val="0"/>
          <w:divBdr>
            <w:top w:val="none" w:sz="0" w:space="0" w:color="auto"/>
            <w:left w:val="none" w:sz="0" w:space="0" w:color="auto"/>
            <w:bottom w:val="none" w:sz="0" w:space="0" w:color="auto"/>
            <w:right w:val="none" w:sz="0" w:space="0" w:color="auto"/>
          </w:divBdr>
        </w:div>
        <w:div w:id="973753243">
          <w:marLeft w:val="0"/>
          <w:marRight w:val="0"/>
          <w:marTop w:val="0"/>
          <w:marBottom w:val="0"/>
          <w:divBdr>
            <w:top w:val="none" w:sz="0" w:space="0" w:color="auto"/>
            <w:left w:val="none" w:sz="0" w:space="0" w:color="auto"/>
            <w:bottom w:val="none" w:sz="0" w:space="0" w:color="auto"/>
            <w:right w:val="none" w:sz="0" w:space="0" w:color="auto"/>
          </w:divBdr>
        </w:div>
        <w:div w:id="573317298">
          <w:marLeft w:val="0"/>
          <w:marRight w:val="0"/>
          <w:marTop w:val="0"/>
          <w:marBottom w:val="0"/>
          <w:divBdr>
            <w:top w:val="none" w:sz="0" w:space="0" w:color="auto"/>
            <w:left w:val="none" w:sz="0" w:space="0" w:color="auto"/>
            <w:bottom w:val="none" w:sz="0" w:space="0" w:color="auto"/>
            <w:right w:val="none" w:sz="0" w:space="0" w:color="auto"/>
          </w:divBdr>
        </w:div>
        <w:div w:id="1568763429">
          <w:marLeft w:val="0"/>
          <w:marRight w:val="0"/>
          <w:marTop w:val="0"/>
          <w:marBottom w:val="0"/>
          <w:divBdr>
            <w:top w:val="none" w:sz="0" w:space="0" w:color="auto"/>
            <w:left w:val="none" w:sz="0" w:space="0" w:color="auto"/>
            <w:bottom w:val="none" w:sz="0" w:space="0" w:color="auto"/>
            <w:right w:val="none" w:sz="0" w:space="0" w:color="auto"/>
          </w:divBdr>
        </w:div>
        <w:div w:id="1021589732">
          <w:marLeft w:val="0"/>
          <w:marRight w:val="0"/>
          <w:marTop w:val="0"/>
          <w:marBottom w:val="0"/>
          <w:divBdr>
            <w:top w:val="none" w:sz="0" w:space="0" w:color="auto"/>
            <w:left w:val="none" w:sz="0" w:space="0" w:color="auto"/>
            <w:bottom w:val="none" w:sz="0" w:space="0" w:color="auto"/>
            <w:right w:val="none" w:sz="0" w:space="0" w:color="auto"/>
          </w:divBdr>
        </w:div>
        <w:div w:id="551575086">
          <w:marLeft w:val="0"/>
          <w:marRight w:val="0"/>
          <w:marTop w:val="0"/>
          <w:marBottom w:val="0"/>
          <w:divBdr>
            <w:top w:val="none" w:sz="0" w:space="0" w:color="auto"/>
            <w:left w:val="none" w:sz="0" w:space="0" w:color="auto"/>
            <w:bottom w:val="none" w:sz="0" w:space="0" w:color="auto"/>
            <w:right w:val="none" w:sz="0" w:space="0" w:color="auto"/>
          </w:divBdr>
        </w:div>
        <w:div w:id="698317753">
          <w:marLeft w:val="0"/>
          <w:marRight w:val="0"/>
          <w:marTop w:val="0"/>
          <w:marBottom w:val="0"/>
          <w:divBdr>
            <w:top w:val="none" w:sz="0" w:space="0" w:color="auto"/>
            <w:left w:val="none" w:sz="0" w:space="0" w:color="auto"/>
            <w:bottom w:val="none" w:sz="0" w:space="0" w:color="auto"/>
            <w:right w:val="none" w:sz="0" w:space="0" w:color="auto"/>
          </w:divBdr>
        </w:div>
        <w:div w:id="317805171">
          <w:marLeft w:val="0"/>
          <w:marRight w:val="0"/>
          <w:marTop w:val="0"/>
          <w:marBottom w:val="0"/>
          <w:divBdr>
            <w:top w:val="none" w:sz="0" w:space="0" w:color="auto"/>
            <w:left w:val="none" w:sz="0" w:space="0" w:color="auto"/>
            <w:bottom w:val="none" w:sz="0" w:space="0" w:color="auto"/>
            <w:right w:val="none" w:sz="0" w:space="0" w:color="auto"/>
          </w:divBdr>
        </w:div>
        <w:div w:id="328288773">
          <w:marLeft w:val="0"/>
          <w:marRight w:val="0"/>
          <w:marTop w:val="0"/>
          <w:marBottom w:val="0"/>
          <w:divBdr>
            <w:top w:val="none" w:sz="0" w:space="0" w:color="auto"/>
            <w:left w:val="none" w:sz="0" w:space="0" w:color="auto"/>
            <w:bottom w:val="none" w:sz="0" w:space="0" w:color="auto"/>
            <w:right w:val="none" w:sz="0" w:space="0" w:color="auto"/>
          </w:divBdr>
        </w:div>
        <w:div w:id="952899513">
          <w:marLeft w:val="0"/>
          <w:marRight w:val="0"/>
          <w:marTop w:val="0"/>
          <w:marBottom w:val="0"/>
          <w:divBdr>
            <w:top w:val="none" w:sz="0" w:space="0" w:color="auto"/>
            <w:left w:val="none" w:sz="0" w:space="0" w:color="auto"/>
            <w:bottom w:val="none" w:sz="0" w:space="0" w:color="auto"/>
            <w:right w:val="none" w:sz="0" w:space="0" w:color="auto"/>
          </w:divBdr>
        </w:div>
        <w:div w:id="882860994">
          <w:marLeft w:val="0"/>
          <w:marRight w:val="0"/>
          <w:marTop w:val="0"/>
          <w:marBottom w:val="0"/>
          <w:divBdr>
            <w:top w:val="none" w:sz="0" w:space="0" w:color="auto"/>
            <w:left w:val="none" w:sz="0" w:space="0" w:color="auto"/>
            <w:bottom w:val="none" w:sz="0" w:space="0" w:color="auto"/>
            <w:right w:val="none" w:sz="0" w:space="0" w:color="auto"/>
          </w:divBdr>
        </w:div>
        <w:div w:id="1052922570">
          <w:marLeft w:val="0"/>
          <w:marRight w:val="0"/>
          <w:marTop w:val="0"/>
          <w:marBottom w:val="0"/>
          <w:divBdr>
            <w:top w:val="none" w:sz="0" w:space="0" w:color="auto"/>
            <w:left w:val="none" w:sz="0" w:space="0" w:color="auto"/>
            <w:bottom w:val="none" w:sz="0" w:space="0" w:color="auto"/>
            <w:right w:val="none" w:sz="0" w:space="0" w:color="auto"/>
          </w:divBdr>
        </w:div>
        <w:div w:id="1048338214">
          <w:marLeft w:val="0"/>
          <w:marRight w:val="0"/>
          <w:marTop w:val="0"/>
          <w:marBottom w:val="0"/>
          <w:divBdr>
            <w:top w:val="none" w:sz="0" w:space="0" w:color="auto"/>
            <w:left w:val="none" w:sz="0" w:space="0" w:color="auto"/>
            <w:bottom w:val="none" w:sz="0" w:space="0" w:color="auto"/>
            <w:right w:val="none" w:sz="0" w:space="0" w:color="auto"/>
          </w:divBdr>
        </w:div>
        <w:div w:id="1569487908">
          <w:marLeft w:val="0"/>
          <w:marRight w:val="0"/>
          <w:marTop w:val="0"/>
          <w:marBottom w:val="0"/>
          <w:divBdr>
            <w:top w:val="none" w:sz="0" w:space="0" w:color="auto"/>
            <w:left w:val="none" w:sz="0" w:space="0" w:color="auto"/>
            <w:bottom w:val="none" w:sz="0" w:space="0" w:color="auto"/>
            <w:right w:val="none" w:sz="0" w:space="0" w:color="auto"/>
          </w:divBdr>
        </w:div>
        <w:div w:id="563300038">
          <w:marLeft w:val="0"/>
          <w:marRight w:val="0"/>
          <w:marTop w:val="0"/>
          <w:marBottom w:val="0"/>
          <w:divBdr>
            <w:top w:val="none" w:sz="0" w:space="0" w:color="auto"/>
            <w:left w:val="none" w:sz="0" w:space="0" w:color="auto"/>
            <w:bottom w:val="none" w:sz="0" w:space="0" w:color="auto"/>
            <w:right w:val="none" w:sz="0" w:space="0" w:color="auto"/>
          </w:divBdr>
        </w:div>
        <w:div w:id="731270685">
          <w:marLeft w:val="0"/>
          <w:marRight w:val="0"/>
          <w:marTop w:val="0"/>
          <w:marBottom w:val="0"/>
          <w:divBdr>
            <w:top w:val="none" w:sz="0" w:space="0" w:color="auto"/>
            <w:left w:val="none" w:sz="0" w:space="0" w:color="auto"/>
            <w:bottom w:val="none" w:sz="0" w:space="0" w:color="auto"/>
            <w:right w:val="none" w:sz="0" w:space="0" w:color="auto"/>
          </w:divBdr>
        </w:div>
        <w:div w:id="1624579613">
          <w:marLeft w:val="0"/>
          <w:marRight w:val="0"/>
          <w:marTop w:val="0"/>
          <w:marBottom w:val="0"/>
          <w:divBdr>
            <w:top w:val="none" w:sz="0" w:space="0" w:color="auto"/>
            <w:left w:val="none" w:sz="0" w:space="0" w:color="auto"/>
            <w:bottom w:val="none" w:sz="0" w:space="0" w:color="auto"/>
            <w:right w:val="none" w:sz="0" w:space="0" w:color="auto"/>
          </w:divBdr>
        </w:div>
        <w:div w:id="1235552918">
          <w:marLeft w:val="0"/>
          <w:marRight w:val="0"/>
          <w:marTop w:val="0"/>
          <w:marBottom w:val="0"/>
          <w:divBdr>
            <w:top w:val="none" w:sz="0" w:space="0" w:color="auto"/>
            <w:left w:val="none" w:sz="0" w:space="0" w:color="auto"/>
            <w:bottom w:val="none" w:sz="0" w:space="0" w:color="auto"/>
            <w:right w:val="none" w:sz="0" w:space="0" w:color="auto"/>
          </w:divBdr>
        </w:div>
        <w:div w:id="827869274">
          <w:marLeft w:val="0"/>
          <w:marRight w:val="0"/>
          <w:marTop w:val="0"/>
          <w:marBottom w:val="0"/>
          <w:divBdr>
            <w:top w:val="none" w:sz="0" w:space="0" w:color="auto"/>
            <w:left w:val="none" w:sz="0" w:space="0" w:color="auto"/>
            <w:bottom w:val="none" w:sz="0" w:space="0" w:color="auto"/>
            <w:right w:val="none" w:sz="0" w:space="0" w:color="auto"/>
          </w:divBdr>
        </w:div>
        <w:div w:id="1048803693">
          <w:marLeft w:val="0"/>
          <w:marRight w:val="0"/>
          <w:marTop w:val="0"/>
          <w:marBottom w:val="0"/>
          <w:divBdr>
            <w:top w:val="none" w:sz="0" w:space="0" w:color="auto"/>
            <w:left w:val="none" w:sz="0" w:space="0" w:color="auto"/>
            <w:bottom w:val="none" w:sz="0" w:space="0" w:color="auto"/>
            <w:right w:val="none" w:sz="0" w:space="0" w:color="auto"/>
          </w:divBdr>
        </w:div>
        <w:div w:id="356756">
          <w:marLeft w:val="0"/>
          <w:marRight w:val="0"/>
          <w:marTop w:val="0"/>
          <w:marBottom w:val="0"/>
          <w:divBdr>
            <w:top w:val="none" w:sz="0" w:space="0" w:color="auto"/>
            <w:left w:val="none" w:sz="0" w:space="0" w:color="auto"/>
            <w:bottom w:val="none" w:sz="0" w:space="0" w:color="auto"/>
            <w:right w:val="none" w:sz="0" w:space="0" w:color="auto"/>
          </w:divBdr>
        </w:div>
        <w:div w:id="1614554921">
          <w:marLeft w:val="0"/>
          <w:marRight w:val="0"/>
          <w:marTop w:val="0"/>
          <w:marBottom w:val="0"/>
          <w:divBdr>
            <w:top w:val="none" w:sz="0" w:space="0" w:color="auto"/>
            <w:left w:val="none" w:sz="0" w:space="0" w:color="auto"/>
            <w:bottom w:val="none" w:sz="0" w:space="0" w:color="auto"/>
            <w:right w:val="none" w:sz="0" w:space="0" w:color="auto"/>
          </w:divBdr>
        </w:div>
      </w:divsChild>
    </w:div>
    <w:div w:id="1781140554">
      <w:bodyDiv w:val="1"/>
      <w:marLeft w:val="0"/>
      <w:marRight w:val="0"/>
      <w:marTop w:val="0"/>
      <w:marBottom w:val="0"/>
      <w:divBdr>
        <w:top w:val="none" w:sz="0" w:space="0" w:color="auto"/>
        <w:left w:val="none" w:sz="0" w:space="0" w:color="auto"/>
        <w:bottom w:val="none" w:sz="0" w:space="0" w:color="auto"/>
        <w:right w:val="none" w:sz="0" w:space="0" w:color="auto"/>
      </w:divBdr>
    </w:div>
    <w:div w:id="1781292944">
      <w:bodyDiv w:val="1"/>
      <w:marLeft w:val="0"/>
      <w:marRight w:val="0"/>
      <w:marTop w:val="0"/>
      <w:marBottom w:val="0"/>
      <w:divBdr>
        <w:top w:val="none" w:sz="0" w:space="0" w:color="auto"/>
        <w:left w:val="none" w:sz="0" w:space="0" w:color="auto"/>
        <w:bottom w:val="none" w:sz="0" w:space="0" w:color="auto"/>
        <w:right w:val="none" w:sz="0" w:space="0" w:color="auto"/>
      </w:divBdr>
    </w:div>
    <w:div w:id="1781532742">
      <w:bodyDiv w:val="1"/>
      <w:marLeft w:val="0"/>
      <w:marRight w:val="0"/>
      <w:marTop w:val="0"/>
      <w:marBottom w:val="0"/>
      <w:divBdr>
        <w:top w:val="none" w:sz="0" w:space="0" w:color="auto"/>
        <w:left w:val="none" w:sz="0" w:space="0" w:color="auto"/>
        <w:bottom w:val="none" w:sz="0" w:space="0" w:color="auto"/>
        <w:right w:val="none" w:sz="0" w:space="0" w:color="auto"/>
      </w:divBdr>
    </w:div>
    <w:div w:id="1781802325">
      <w:bodyDiv w:val="1"/>
      <w:marLeft w:val="0"/>
      <w:marRight w:val="0"/>
      <w:marTop w:val="0"/>
      <w:marBottom w:val="0"/>
      <w:divBdr>
        <w:top w:val="none" w:sz="0" w:space="0" w:color="auto"/>
        <w:left w:val="none" w:sz="0" w:space="0" w:color="auto"/>
        <w:bottom w:val="none" w:sz="0" w:space="0" w:color="auto"/>
        <w:right w:val="none" w:sz="0" w:space="0" w:color="auto"/>
      </w:divBdr>
    </w:div>
    <w:div w:id="1782146657">
      <w:bodyDiv w:val="1"/>
      <w:marLeft w:val="0"/>
      <w:marRight w:val="0"/>
      <w:marTop w:val="0"/>
      <w:marBottom w:val="0"/>
      <w:divBdr>
        <w:top w:val="none" w:sz="0" w:space="0" w:color="auto"/>
        <w:left w:val="none" w:sz="0" w:space="0" w:color="auto"/>
        <w:bottom w:val="none" w:sz="0" w:space="0" w:color="auto"/>
        <w:right w:val="none" w:sz="0" w:space="0" w:color="auto"/>
      </w:divBdr>
    </w:div>
    <w:div w:id="1782215736">
      <w:bodyDiv w:val="1"/>
      <w:marLeft w:val="0"/>
      <w:marRight w:val="0"/>
      <w:marTop w:val="0"/>
      <w:marBottom w:val="0"/>
      <w:divBdr>
        <w:top w:val="none" w:sz="0" w:space="0" w:color="auto"/>
        <w:left w:val="none" w:sz="0" w:space="0" w:color="auto"/>
        <w:bottom w:val="none" w:sz="0" w:space="0" w:color="auto"/>
        <w:right w:val="none" w:sz="0" w:space="0" w:color="auto"/>
      </w:divBdr>
      <w:divsChild>
        <w:div w:id="121846489">
          <w:marLeft w:val="480"/>
          <w:marRight w:val="0"/>
          <w:marTop w:val="0"/>
          <w:marBottom w:val="0"/>
          <w:divBdr>
            <w:top w:val="none" w:sz="0" w:space="0" w:color="auto"/>
            <w:left w:val="none" w:sz="0" w:space="0" w:color="auto"/>
            <w:bottom w:val="none" w:sz="0" w:space="0" w:color="auto"/>
            <w:right w:val="none" w:sz="0" w:space="0" w:color="auto"/>
          </w:divBdr>
        </w:div>
        <w:div w:id="934167950">
          <w:marLeft w:val="480"/>
          <w:marRight w:val="0"/>
          <w:marTop w:val="0"/>
          <w:marBottom w:val="0"/>
          <w:divBdr>
            <w:top w:val="none" w:sz="0" w:space="0" w:color="auto"/>
            <w:left w:val="none" w:sz="0" w:space="0" w:color="auto"/>
            <w:bottom w:val="none" w:sz="0" w:space="0" w:color="auto"/>
            <w:right w:val="none" w:sz="0" w:space="0" w:color="auto"/>
          </w:divBdr>
        </w:div>
        <w:div w:id="1916157921">
          <w:marLeft w:val="480"/>
          <w:marRight w:val="0"/>
          <w:marTop w:val="0"/>
          <w:marBottom w:val="0"/>
          <w:divBdr>
            <w:top w:val="none" w:sz="0" w:space="0" w:color="auto"/>
            <w:left w:val="none" w:sz="0" w:space="0" w:color="auto"/>
            <w:bottom w:val="none" w:sz="0" w:space="0" w:color="auto"/>
            <w:right w:val="none" w:sz="0" w:space="0" w:color="auto"/>
          </w:divBdr>
        </w:div>
        <w:div w:id="752438409">
          <w:marLeft w:val="480"/>
          <w:marRight w:val="0"/>
          <w:marTop w:val="0"/>
          <w:marBottom w:val="0"/>
          <w:divBdr>
            <w:top w:val="none" w:sz="0" w:space="0" w:color="auto"/>
            <w:left w:val="none" w:sz="0" w:space="0" w:color="auto"/>
            <w:bottom w:val="none" w:sz="0" w:space="0" w:color="auto"/>
            <w:right w:val="none" w:sz="0" w:space="0" w:color="auto"/>
          </w:divBdr>
        </w:div>
        <w:div w:id="878396941">
          <w:marLeft w:val="480"/>
          <w:marRight w:val="0"/>
          <w:marTop w:val="0"/>
          <w:marBottom w:val="0"/>
          <w:divBdr>
            <w:top w:val="none" w:sz="0" w:space="0" w:color="auto"/>
            <w:left w:val="none" w:sz="0" w:space="0" w:color="auto"/>
            <w:bottom w:val="none" w:sz="0" w:space="0" w:color="auto"/>
            <w:right w:val="none" w:sz="0" w:space="0" w:color="auto"/>
          </w:divBdr>
        </w:div>
        <w:div w:id="49616605">
          <w:marLeft w:val="480"/>
          <w:marRight w:val="0"/>
          <w:marTop w:val="0"/>
          <w:marBottom w:val="0"/>
          <w:divBdr>
            <w:top w:val="none" w:sz="0" w:space="0" w:color="auto"/>
            <w:left w:val="none" w:sz="0" w:space="0" w:color="auto"/>
            <w:bottom w:val="none" w:sz="0" w:space="0" w:color="auto"/>
            <w:right w:val="none" w:sz="0" w:space="0" w:color="auto"/>
          </w:divBdr>
        </w:div>
        <w:div w:id="941962019">
          <w:marLeft w:val="480"/>
          <w:marRight w:val="0"/>
          <w:marTop w:val="0"/>
          <w:marBottom w:val="0"/>
          <w:divBdr>
            <w:top w:val="none" w:sz="0" w:space="0" w:color="auto"/>
            <w:left w:val="none" w:sz="0" w:space="0" w:color="auto"/>
            <w:bottom w:val="none" w:sz="0" w:space="0" w:color="auto"/>
            <w:right w:val="none" w:sz="0" w:space="0" w:color="auto"/>
          </w:divBdr>
        </w:div>
        <w:div w:id="1496795496">
          <w:marLeft w:val="480"/>
          <w:marRight w:val="0"/>
          <w:marTop w:val="0"/>
          <w:marBottom w:val="0"/>
          <w:divBdr>
            <w:top w:val="none" w:sz="0" w:space="0" w:color="auto"/>
            <w:left w:val="none" w:sz="0" w:space="0" w:color="auto"/>
            <w:bottom w:val="none" w:sz="0" w:space="0" w:color="auto"/>
            <w:right w:val="none" w:sz="0" w:space="0" w:color="auto"/>
          </w:divBdr>
        </w:div>
        <w:div w:id="1131706773">
          <w:marLeft w:val="480"/>
          <w:marRight w:val="0"/>
          <w:marTop w:val="0"/>
          <w:marBottom w:val="0"/>
          <w:divBdr>
            <w:top w:val="none" w:sz="0" w:space="0" w:color="auto"/>
            <w:left w:val="none" w:sz="0" w:space="0" w:color="auto"/>
            <w:bottom w:val="none" w:sz="0" w:space="0" w:color="auto"/>
            <w:right w:val="none" w:sz="0" w:space="0" w:color="auto"/>
          </w:divBdr>
        </w:div>
        <w:div w:id="22291609">
          <w:marLeft w:val="480"/>
          <w:marRight w:val="0"/>
          <w:marTop w:val="0"/>
          <w:marBottom w:val="0"/>
          <w:divBdr>
            <w:top w:val="none" w:sz="0" w:space="0" w:color="auto"/>
            <w:left w:val="none" w:sz="0" w:space="0" w:color="auto"/>
            <w:bottom w:val="none" w:sz="0" w:space="0" w:color="auto"/>
            <w:right w:val="none" w:sz="0" w:space="0" w:color="auto"/>
          </w:divBdr>
        </w:div>
        <w:div w:id="75127468">
          <w:marLeft w:val="480"/>
          <w:marRight w:val="0"/>
          <w:marTop w:val="0"/>
          <w:marBottom w:val="0"/>
          <w:divBdr>
            <w:top w:val="none" w:sz="0" w:space="0" w:color="auto"/>
            <w:left w:val="none" w:sz="0" w:space="0" w:color="auto"/>
            <w:bottom w:val="none" w:sz="0" w:space="0" w:color="auto"/>
            <w:right w:val="none" w:sz="0" w:space="0" w:color="auto"/>
          </w:divBdr>
        </w:div>
        <w:div w:id="771320736">
          <w:marLeft w:val="480"/>
          <w:marRight w:val="0"/>
          <w:marTop w:val="0"/>
          <w:marBottom w:val="0"/>
          <w:divBdr>
            <w:top w:val="none" w:sz="0" w:space="0" w:color="auto"/>
            <w:left w:val="none" w:sz="0" w:space="0" w:color="auto"/>
            <w:bottom w:val="none" w:sz="0" w:space="0" w:color="auto"/>
            <w:right w:val="none" w:sz="0" w:space="0" w:color="auto"/>
          </w:divBdr>
        </w:div>
        <w:div w:id="286788046">
          <w:marLeft w:val="480"/>
          <w:marRight w:val="0"/>
          <w:marTop w:val="0"/>
          <w:marBottom w:val="0"/>
          <w:divBdr>
            <w:top w:val="none" w:sz="0" w:space="0" w:color="auto"/>
            <w:left w:val="none" w:sz="0" w:space="0" w:color="auto"/>
            <w:bottom w:val="none" w:sz="0" w:space="0" w:color="auto"/>
            <w:right w:val="none" w:sz="0" w:space="0" w:color="auto"/>
          </w:divBdr>
        </w:div>
        <w:div w:id="555435342">
          <w:marLeft w:val="480"/>
          <w:marRight w:val="0"/>
          <w:marTop w:val="0"/>
          <w:marBottom w:val="0"/>
          <w:divBdr>
            <w:top w:val="none" w:sz="0" w:space="0" w:color="auto"/>
            <w:left w:val="none" w:sz="0" w:space="0" w:color="auto"/>
            <w:bottom w:val="none" w:sz="0" w:space="0" w:color="auto"/>
            <w:right w:val="none" w:sz="0" w:space="0" w:color="auto"/>
          </w:divBdr>
        </w:div>
        <w:div w:id="1692416591">
          <w:marLeft w:val="480"/>
          <w:marRight w:val="0"/>
          <w:marTop w:val="0"/>
          <w:marBottom w:val="0"/>
          <w:divBdr>
            <w:top w:val="none" w:sz="0" w:space="0" w:color="auto"/>
            <w:left w:val="none" w:sz="0" w:space="0" w:color="auto"/>
            <w:bottom w:val="none" w:sz="0" w:space="0" w:color="auto"/>
            <w:right w:val="none" w:sz="0" w:space="0" w:color="auto"/>
          </w:divBdr>
        </w:div>
        <w:div w:id="253319369">
          <w:marLeft w:val="480"/>
          <w:marRight w:val="0"/>
          <w:marTop w:val="0"/>
          <w:marBottom w:val="0"/>
          <w:divBdr>
            <w:top w:val="none" w:sz="0" w:space="0" w:color="auto"/>
            <w:left w:val="none" w:sz="0" w:space="0" w:color="auto"/>
            <w:bottom w:val="none" w:sz="0" w:space="0" w:color="auto"/>
            <w:right w:val="none" w:sz="0" w:space="0" w:color="auto"/>
          </w:divBdr>
        </w:div>
        <w:div w:id="645167823">
          <w:marLeft w:val="480"/>
          <w:marRight w:val="0"/>
          <w:marTop w:val="0"/>
          <w:marBottom w:val="0"/>
          <w:divBdr>
            <w:top w:val="none" w:sz="0" w:space="0" w:color="auto"/>
            <w:left w:val="none" w:sz="0" w:space="0" w:color="auto"/>
            <w:bottom w:val="none" w:sz="0" w:space="0" w:color="auto"/>
            <w:right w:val="none" w:sz="0" w:space="0" w:color="auto"/>
          </w:divBdr>
        </w:div>
        <w:div w:id="384257345">
          <w:marLeft w:val="480"/>
          <w:marRight w:val="0"/>
          <w:marTop w:val="0"/>
          <w:marBottom w:val="0"/>
          <w:divBdr>
            <w:top w:val="none" w:sz="0" w:space="0" w:color="auto"/>
            <w:left w:val="none" w:sz="0" w:space="0" w:color="auto"/>
            <w:bottom w:val="none" w:sz="0" w:space="0" w:color="auto"/>
            <w:right w:val="none" w:sz="0" w:space="0" w:color="auto"/>
          </w:divBdr>
        </w:div>
        <w:div w:id="1190995056">
          <w:marLeft w:val="480"/>
          <w:marRight w:val="0"/>
          <w:marTop w:val="0"/>
          <w:marBottom w:val="0"/>
          <w:divBdr>
            <w:top w:val="none" w:sz="0" w:space="0" w:color="auto"/>
            <w:left w:val="none" w:sz="0" w:space="0" w:color="auto"/>
            <w:bottom w:val="none" w:sz="0" w:space="0" w:color="auto"/>
            <w:right w:val="none" w:sz="0" w:space="0" w:color="auto"/>
          </w:divBdr>
        </w:div>
        <w:div w:id="2109887809">
          <w:marLeft w:val="480"/>
          <w:marRight w:val="0"/>
          <w:marTop w:val="0"/>
          <w:marBottom w:val="0"/>
          <w:divBdr>
            <w:top w:val="none" w:sz="0" w:space="0" w:color="auto"/>
            <w:left w:val="none" w:sz="0" w:space="0" w:color="auto"/>
            <w:bottom w:val="none" w:sz="0" w:space="0" w:color="auto"/>
            <w:right w:val="none" w:sz="0" w:space="0" w:color="auto"/>
          </w:divBdr>
        </w:div>
        <w:div w:id="1229270012">
          <w:marLeft w:val="480"/>
          <w:marRight w:val="0"/>
          <w:marTop w:val="0"/>
          <w:marBottom w:val="0"/>
          <w:divBdr>
            <w:top w:val="none" w:sz="0" w:space="0" w:color="auto"/>
            <w:left w:val="none" w:sz="0" w:space="0" w:color="auto"/>
            <w:bottom w:val="none" w:sz="0" w:space="0" w:color="auto"/>
            <w:right w:val="none" w:sz="0" w:space="0" w:color="auto"/>
          </w:divBdr>
        </w:div>
        <w:div w:id="2031837605">
          <w:marLeft w:val="480"/>
          <w:marRight w:val="0"/>
          <w:marTop w:val="0"/>
          <w:marBottom w:val="0"/>
          <w:divBdr>
            <w:top w:val="none" w:sz="0" w:space="0" w:color="auto"/>
            <w:left w:val="none" w:sz="0" w:space="0" w:color="auto"/>
            <w:bottom w:val="none" w:sz="0" w:space="0" w:color="auto"/>
            <w:right w:val="none" w:sz="0" w:space="0" w:color="auto"/>
          </w:divBdr>
        </w:div>
        <w:div w:id="377632248">
          <w:marLeft w:val="480"/>
          <w:marRight w:val="0"/>
          <w:marTop w:val="0"/>
          <w:marBottom w:val="0"/>
          <w:divBdr>
            <w:top w:val="none" w:sz="0" w:space="0" w:color="auto"/>
            <w:left w:val="none" w:sz="0" w:space="0" w:color="auto"/>
            <w:bottom w:val="none" w:sz="0" w:space="0" w:color="auto"/>
            <w:right w:val="none" w:sz="0" w:space="0" w:color="auto"/>
          </w:divBdr>
        </w:div>
        <w:div w:id="326055138">
          <w:marLeft w:val="480"/>
          <w:marRight w:val="0"/>
          <w:marTop w:val="0"/>
          <w:marBottom w:val="0"/>
          <w:divBdr>
            <w:top w:val="none" w:sz="0" w:space="0" w:color="auto"/>
            <w:left w:val="none" w:sz="0" w:space="0" w:color="auto"/>
            <w:bottom w:val="none" w:sz="0" w:space="0" w:color="auto"/>
            <w:right w:val="none" w:sz="0" w:space="0" w:color="auto"/>
          </w:divBdr>
        </w:div>
        <w:div w:id="1745638278">
          <w:marLeft w:val="480"/>
          <w:marRight w:val="0"/>
          <w:marTop w:val="0"/>
          <w:marBottom w:val="0"/>
          <w:divBdr>
            <w:top w:val="none" w:sz="0" w:space="0" w:color="auto"/>
            <w:left w:val="none" w:sz="0" w:space="0" w:color="auto"/>
            <w:bottom w:val="none" w:sz="0" w:space="0" w:color="auto"/>
            <w:right w:val="none" w:sz="0" w:space="0" w:color="auto"/>
          </w:divBdr>
        </w:div>
        <w:div w:id="1575506452">
          <w:marLeft w:val="480"/>
          <w:marRight w:val="0"/>
          <w:marTop w:val="0"/>
          <w:marBottom w:val="0"/>
          <w:divBdr>
            <w:top w:val="none" w:sz="0" w:space="0" w:color="auto"/>
            <w:left w:val="none" w:sz="0" w:space="0" w:color="auto"/>
            <w:bottom w:val="none" w:sz="0" w:space="0" w:color="auto"/>
            <w:right w:val="none" w:sz="0" w:space="0" w:color="auto"/>
          </w:divBdr>
        </w:div>
        <w:div w:id="1574393926">
          <w:marLeft w:val="480"/>
          <w:marRight w:val="0"/>
          <w:marTop w:val="0"/>
          <w:marBottom w:val="0"/>
          <w:divBdr>
            <w:top w:val="none" w:sz="0" w:space="0" w:color="auto"/>
            <w:left w:val="none" w:sz="0" w:space="0" w:color="auto"/>
            <w:bottom w:val="none" w:sz="0" w:space="0" w:color="auto"/>
            <w:right w:val="none" w:sz="0" w:space="0" w:color="auto"/>
          </w:divBdr>
        </w:div>
        <w:div w:id="346250954">
          <w:marLeft w:val="480"/>
          <w:marRight w:val="0"/>
          <w:marTop w:val="0"/>
          <w:marBottom w:val="0"/>
          <w:divBdr>
            <w:top w:val="none" w:sz="0" w:space="0" w:color="auto"/>
            <w:left w:val="none" w:sz="0" w:space="0" w:color="auto"/>
            <w:bottom w:val="none" w:sz="0" w:space="0" w:color="auto"/>
            <w:right w:val="none" w:sz="0" w:space="0" w:color="auto"/>
          </w:divBdr>
        </w:div>
        <w:div w:id="475030552">
          <w:marLeft w:val="480"/>
          <w:marRight w:val="0"/>
          <w:marTop w:val="0"/>
          <w:marBottom w:val="0"/>
          <w:divBdr>
            <w:top w:val="none" w:sz="0" w:space="0" w:color="auto"/>
            <w:left w:val="none" w:sz="0" w:space="0" w:color="auto"/>
            <w:bottom w:val="none" w:sz="0" w:space="0" w:color="auto"/>
            <w:right w:val="none" w:sz="0" w:space="0" w:color="auto"/>
          </w:divBdr>
        </w:div>
        <w:div w:id="49427716">
          <w:marLeft w:val="480"/>
          <w:marRight w:val="0"/>
          <w:marTop w:val="0"/>
          <w:marBottom w:val="0"/>
          <w:divBdr>
            <w:top w:val="none" w:sz="0" w:space="0" w:color="auto"/>
            <w:left w:val="none" w:sz="0" w:space="0" w:color="auto"/>
            <w:bottom w:val="none" w:sz="0" w:space="0" w:color="auto"/>
            <w:right w:val="none" w:sz="0" w:space="0" w:color="auto"/>
          </w:divBdr>
        </w:div>
        <w:div w:id="1781561760">
          <w:marLeft w:val="480"/>
          <w:marRight w:val="0"/>
          <w:marTop w:val="0"/>
          <w:marBottom w:val="0"/>
          <w:divBdr>
            <w:top w:val="none" w:sz="0" w:space="0" w:color="auto"/>
            <w:left w:val="none" w:sz="0" w:space="0" w:color="auto"/>
            <w:bottom w:val="none" w:sz="0" w:space="0" w:color="auto"/>
            <w:right w:val="none" w:sz="0" w:space="0" w:color="auto"/>
          </w:divBdr>
        </w:div>
        <w:div w:id="473446952">
          <w:marLeft w:val="480"/>
          <w:marRight w:val="0"/>
          <w:marTop w:val="0"/>
          <w:marBottom w:val="0"/>
          <w:divBdr>
            <w:top w:val="none" w:sz="0" w:space="0" w:color="auto"/>
            <w:left w:val="none" w:sz="0" w:space="0" w:color="auto"/>
            <w:bottom w:val="none" w:sz="0" w:space="0" w:color="auto"/>
            <w:right w:val="none" w:sz="0" w:space="0" w:color="auto"/>
          </w:divBdr>
        </w:div>
        <w:div w:id="699860447">
          <w:marLeft w:val="480"/>
          <w:marRight w:val="0"/>
          <w:marTop w:val="0"/>
          <w:marBottom w:val="0"/>
          <w:divBdr>
            <w:top w:val="none" w:sz="0" w:space="0" w:color="auto"/>
            <w:left w:val="none" w:sz="0" w:space="0" w:color="auto"/>
            <w:bottom w:val="none" w:sz="0" w:space="0" w:color="auto"/>
            <w:right w:val="none" w:sz="0" w:space="0" w:color="auto"/>
          </w:divBdr>
        </w:div>
        <w:div w:id="1218395249">
          <w:marLeft w:val="480"/>
          <w:marRight w:val="0"/>
          <w:marTop w:val="0"/>
          <w:marBottom w:val="0"/>
          <w:divBdr>
            <w:top w:val="none" w:sz="0" w:space="0" w:color="auto"/>
            <w:left w:val="none" w:sz="0" w:space="0" w:color="auto"/>
            <w:bottom w:val="none" w:sz="0" w:space="0" w:color="auto"/>
            <w:right w:val="none" w:sz="0" w:space="0" w:color="auto"/>
          </w:divBdr>
        </w:div>
        <w:div w:id="1315529897">
          <w:marLeft w:val="480"/>
          <w:marRight w:val="0"/>
          <w:marTop w:val="0"/>
          <w:marBottom w:val="0"/>
          <w:divBdr>
            <w:top w:val="none" w:sz="0" w:space="0" w:color="auto"/>
            <w:left w:val="none" w:sz="0" w:space="0" w:color="auto"/>
            <w:bottom w:val="none" w:sz="0" w:space="0" w:color="auto"/>
            <w:right w:val="none" w:sz="0" w:space="0" w:color="auto"/>
          </w:divBdr>
        </w:div>
        <w:div w:id="1260917902">
          <w:marLeft w:val="480"/>
          <w:marRight w:val="0"/>
          <w:marTop w:val="0"/>
          <w:marBottom w:val="0"/>
          <w:divBdr>
            <w:top w:val="none" w:sz="0" w:space="0" w:color="auto"/>
            <w:left w:val="none" w:sz="0" w:space="0" w:color="auto"/>
            <w:bottom w:val="none" w:sz="0" w:space="0" w:color="auto"/>
            <w:right w:val="none" w:sz="0" w:space="0" w:color="auto"/>
          </w:divBdr>
        </w:div>
        <w:div w:id="210659346">
          <w:marLeft w:val="480"/>
          <w:marRight w:val="0"/>
          <w:marTop w:val="0"/>
          <w:marBottom w:val="0"/>
          <w:divBdr>
            <w:top w:val="none" w:sz="0" w:space="0" w:color="auto"/>
            <w:left w:val="none" w:sz="0" w:space="0" w:color="auto"/>
            <w:bottom w:val="none" w:sz="0" w:space="0" w:color="auto"/>
            <w:right w:val="none" w:sz="0" w:space="0" w:color="auto"/>
          </w:divBdr>
        </w:div>
        <w:div w:id="583878125">
          <w:marLeft w:val="480"/>
          <w:marRight w:val="0"/>
          <w:marTop w:val="0"/>
          <w:marBottom w:val="0"/>
          <w:divBdr>
            <w:top w:val="none" w:sz="0" w:space="0" w:color="auto"/>
            <w:left w:val="none" w:sz="0" w:space="0" w:color="auto"/>
            <w:bottom w:val="none" w:sz="0" w:space="0" w:color="auto"/>
            <w:right w:val="none" w:sz="0" w:space="0" w:color="auto"/>
          </w:divBdr>
        </w:div>
        <w:div w:id="855271840">
          <w:marLeft w:val="480"/>
          <w:marRight w:val="0"/>
          <w:marTop w:val="0"/>
          <w:marBottom w:val="0"/>
          <w:divBdr>
            <w:top w:val="none" w:sz="0" w:space="0" w:color="auto"/>
            <w:left w:val="none" w:sz="0" w:space="0" w:color="auto"/>
            <w:bottom w:val="none" w:sz="0" w:space="0" w:color="auto"/>
            <w:right w:val="none" w:sz="0" w:space="0" w:color="auto"/>
          </w:divBdr>
        </w:div>
        <w:div w:id="1335568293">
          <w:marLeft w:val="480"/>
          <w:marRight w:val="0"/>
          <w:marTop w:val="0"/>
          <w:marBottom w:val="0"/>
          <w:divBdr>
            <w:top w:val="none" w:sz="0" w:space="0" w:color="auto"/>
            <w:left w:val="none" w:sz="0" w:space="0" w:color="auto"/>
            <w:bottom w:val="none" w:sz="0" w:space="0" w:color="auto"/>
            <w:right w:val="none" w:sz="0" w:space="0" w:color="auto"/>
          </w:divBdr>
        </w:div>
        <w:div w:id="1999335051">
          <w:marLeft w:val="480"/>
          <w:marRight w:val="0"/>
          <w:marTop w:val="0"/>
          <w:marBottom w:val="0"/>
          <w:divBdr>
            <w:top w:val="none" w:sz="0" w:space="0" w:color="auto"/>
            <w:left w:val="none" w:sz="0" w:space="0" w:color="auto"/>
            <w:bottom w:val="none" w:sz="0" w:space="0" w:color="auto"/>
            <w:right w:val="none" w:sz="0" w:space="0" w:color="auto"/>
          </w:divBdr>
        </w:div>
        <w:div w:id="1711612151">
          <w:marLeft w:val="480"/>
          <w:marRight w:val="0"/>
          <w:marTop w:val="0"/>
          <w:marBottom w:val="0"/>
          <w:divBdr>
            <w:top w:val="none" w:sz="0" w:space="0" w:color="auto"/>
            <w:left w:val="none" w:sz="0" w:space="0" w:color="auto"/>
            <w:bottom w:val="none" w:sz="0" w:space="0" w:color="auto"/>
            <w:right w:val="none" w:sz="0" w:space="0" w:color="auto"/>
          </w:divBdr>
        </w:div>
        <w:div w:id="1049302615">
          <w:marLeft w:val="480"/>
          <w:marRight w:val="0"/>
          <w:marTop w:val="0"/>
          <w:marBottom w:val="0"/>
          <w:divBdr>
            <w:top w:val="none" w:sz="0" w:space="0" w:color="auto"/>
            <w:left w:val="none" w:sz="0" w:space="0" w:color="auto"/>
            <w:bottom w:val="none" w:sz="0" w:space="0" w:color="auto"/>
            <w:right w:val="none" w:sz="0" w:space="0" w:color="auto"/>
          </w:divBdr>
        </w:div>
        <w:div w:id="129858633">
          <w:marLeft w:val="480"/>
          <w:marRight w:val="0"/>
          <w:marTop w:val="0"/>
          <w:marBottom w:val="0"/>
          <w:divBdr>
            <w:top w:val="none" w:sz="0" w:space="0" w:color="auto"/>
            <w:left w:val="none" w:sz="0" w:space="0" w:color="auto"/>
            <w:bottom w:val="none" w:sz="0" w:space="0" w:color="auto"/>
            <w:right w:val="none" w:sz="0" w:space="0" w:color="auto"/>
          </w:divBdr>
        </w:div>
        <w:div w:id="981538126">
          <w:marLeft w:val="480"/>
          <w:marRight w:val="0"/>
          <w:marTop w:val="0"/>
          <w:marBottom w:val="0"/>
          <w:divBdr>
            <w:top w:val="none" w:sz="0" w:space="0" w:color="auto"/>
            <w:left w:val="none" w:sz="0" w:space="0" w:color="auto"/>
            <w:bottom w:val="none" w:sz="0" w:space="0" w:color="auto"/>
            <w:right w:val="none" w:sz="0" w:space="0" w:color="auto"/>
          </w:divBdr>
        </w:div>
        <w:div w:id="1521967735">
          <w:marLeft w:val="480"/>
          <w:marRight w:val="0"/>
          <w:marTop w:val="0"/>
          <w:marBottom w:val="0"/>
          <w:divBdr>
            <w:top w:val="none" w:sz="0" w:space="0" w:color="auto"/>
            <w:left w:val="none" w:sz="0" w:space="0" w:color="auto"/>
            <w:bottom w:val="none" w:sz="0" w:space="0" w:color="auto"/>
            <w:right w:val="none" w:sz="0" w:space="0" w:color="auto"/>
          </w:divBdr>
        </w:div>
        <w:div w:id="364911213">
          <w:marLeft w:val="480"/>
          <w:marRight w:val="0"/>
          <w:marTop w:val="0"/>
          <w:marBottom w:val="0"/>
          <w:divBdr>
            <w:top w:val="none" w:sz="0" w:space="0" w:color="auto"/>
            <w:left w:val="none" w:sz="0" w:space="0" w:color="auto"/>
            <w:bottom w:val="none" w:sz="0" w:space="0" w:color="auto"/>
            <w:right w:val="none" w:sz="0" w:space="0" w:color="auto"/>
          </w:divBdr>
        </w:div>
        <w:div w:id="1563443944">
          <w:marLeft w:val="480"/>
          <w:marRight w:val="0"/>
          <w:marTop w:val="0"/>
          <w:marBottom w:val="0"/>
          <w:divBdr>
            <w:top w:val="none" w:sz="0" w:space="0" w:color="auto"/>
            <w:left w:val="none" w:sz="0" w:space="0" w:color="auto"/>
            <w:bottom w:val="none" w:sz="0" w:space="0" w:color="auto"/>
            <w:right w:val="none" w:sz="0" w:space="0" w:color="auto"/>
          </w:divBdr>
        </w:div>
        <w:div w:id="1586182956">
          <w:marLeft w:val="480"/>
          <w:marRight w:val="0"/>
          <w:marTop w:val="0"/>
          <w:marBottom w:val="0"/>
          <w:divBdr>
            <w:top w:val="none" w:sz="0" w:space="0" w:color="auto"/>
            <w:left w:val="none" w:sz="0" w:space="0" w:color="auto"/>
            <w:bottom w:val="none" w:sz="0" w:space="0" w:color="auto"/>
            <w:right w:val="none" w:sz="0" w:space="0" w:color="auto"/>
          </w:divBdr>
        </w:div>
        <w:div w:id="453447473">
          <w:marLeft w:val="480"/>
          <w:marRight w:val="0"/>
          <w:marTop w:val="0"/>
          <w:marBottom w:val="0"/>
          <w:divBdr>
            <w:top w:val="none" w:sz="0" w:space="0" w:color="auto"/>
            <w:left w:val="none" w:sz="0" w:space="0" w:color="auto"/>
            <w:bottom w:val="none" w:sz="0" w:space="0" w:color="auto"/>
            <w:right w:val="none" w:sz="0" w:space="0" w:color="auto"/>
          </w:divBdr>
        </w:div>
        <w:div w:id="1751731074">
          <w:marLeft w:val="480"/>
          <w:marRight w:val="0"/>
          <w:marTop w:val="0"/>
          <w:marBottom w:val="0"/>
          <w:divBdr>
            <w:top w:val="none" w:sz="0" w:space="0" w:color="auto"/>
            <w:left w:val="none" w:sz="0" w:space="0" w:color="auto"/>
            <w:bottom w:val="none" w:sz="0" w:space="0" w:color="auto"/>
            <w:right w:val="none" w:sz="0" w:space="0" w:color="auto"/>
          </w:divBdr>
        </w:div>
        <w:div w:id="1409614952">
          <w:marLeft w:val="480"/>
          <w:marRight w:val="0"/>
          <w:marTop w:val="0"/>
          <w:marBottom w:val="0"/>
          <w:divBdr>
            <w:top w:val="none" w:sz="0" w:space="0" w:color="auto"/>
            <w:left w:val="none" w:sz="0" w:space="0" w:color="auto"/>
            <w:bottom w:val="none" w:sz="0" w:space="0" w:color="auto"/>
            <w:right w:val="none" w:sz="0" w:space="0" w:color="auto"/>
          </w:divBdr>
        </w:div>
        <w:div w:id="179976277">
          <w:marLeft w:val="480"/>
          <w:marRight w:val="0"/>
          <w:marTop w:val="0"/>
          <w:marBottom w:val="0"/>
          <w:divBdr>
            <w:top w:val="none" w:sz="0" w:space="0" w:color="auto"/>
            <w:left w:val="none" w:sz="0" w:space="0" w:color="auto"/>
            <w:bottom w:val="none" w:sz="0" w:space="0" w:color="auto"/>
            <w:right w:val="none" w:sz="0" w:space="0" w:color="auto"/>
          </w:divBdr>
        </w:div>
        <w:div w:id="526021529">
          <w:marLeft w:val="480"/>
          <w:marRight w:val="0"/>
          <w:marTop w:val="0"/>
          <w:marBottom w:val="0"/>
          <w:divBdr>
            <w:top w:val="none" w:sz="0" w:space="0" w:color="auto"/>
            <w:left w:val="none" w:sz="0" w:space="0" w:color="auto"/>
            <w:bottom w:val="none" w:sz="0" w:space="0" w:color="auto"/>
            <w:right w:val="none" w:sz="0" w:space="0" w:color="auto"/>
          </w:divBdr>
        </w:div>
        <w:div w:id="1814642913">
          <w:marLeft w:val="480"/>
          <w:marRight w:val="0"/>
          <w:marTop w:val="0"/>
          <w:marBottom w:val="0"/>
          <w:divBdr>
            <w:top w:val="none" w:sz="0" w:space="0" w:color="auto"/>
            <w:left w:val="none" w:sz="0" w:space="0" w:color="auto"/>
            <w:bottom w:val="none" w:sz="0" w:space="0" w:color="auto"/>
            <w:right w:val="none" w:sz="0" w:space="0" w:color="auto"/>
          </w:divBdr>
        </w:div>
        <w:div w:id="600072107">
          <w:marLeft w:val="480"/>
          <w:marRight w:val="0"/>
          <w:marTop w:val="0"/>
          <w:marBottom w:val="0"/>
          <w:divBdr>
            <w:top w:val="none" w:sz="0" w:space="0" w:color="auto"/>
            <w:left w:val="none" w:sz="0" w:space="0" w:color="auto"/>
            <w:bottom w:val="none" w:sz="0" w:space="0" w:color="auto"/>
            <w:right w:val="none" w:sz="0" w:space="0" w:color="auto"/>
          </w:divBdr>
        </w:div>
        <w:div w:id="945887230">
          <w:marLeft w:val="480"/>
          <w:marRight w:val="0"/>
          <w:marTop w:val="0"/>
          <w:marBottom w:val="0"/>
          <w:divBdr>
            <w:top w:val="none" w:sz="0" w:space="0" w:color="auto"/>
            <w:left w:val="none" w:sz="0" w:space="0" w:color="auto"/>
            <w:bottom w:val="none" w:sz="0" w:space="0" w:color="auto"/>
            <w:right w:val="none" w:sz="0" w:space="0" w:color="auto"/>
          </w:divBdr>
        </w:div>
      </w:divsChild>
    </w:div>
    <w:div w:id="1782869446">
      <w:bodyDiv w:val="1"/>
      <w:marLeft w:val="0"/>
      <w:marRight w:val="0"/>
      <w:marTop w:val="0"/>
      <w:marBottom w:val="0"/>
      <w:divBdr>
        <w:top w:val="none" w:sz="0" w:space="0" w:color="auto"/>
        <w:left w:val="none" w:sz="0" w:space="0" w:color="auto"/>
        <w:bottom w:val="none" w:sz="0" w:space="0" w:color="auto"/>
        <w:right w:val="none" w:sz="0" w:space="0" w:color="auto"/>
      </w:divBdr>
    </w:div>
    <w:div w:id="1783377326">
      <w:bodyDiv w:val="1"/>
      <w:marLeft w:val="0"/>
      <w:marRight w:val="0"/>
      <w:marTop w:val="0"/>
      <w:marBottom w:val="0"/>
      <w:divBdr>
        <w:top w:val="none" w:sz="0" w:space="0" w:color="auto"/>
        <w:left w:val="none" w:sz="0" w:space="0" w:color="auto"/>
        <w:bottom w:val="none" w:sz="0" w:space="0" w:color="auto"/>
        <w:right w:val="none" w:sz="0" w:space="0" w:color="auto"/>
      </w:divBdr>
    </w:div>
    <w:div w:id="1783647883">
      <w:bodyDiv w:val="1"/>
      <w:marLeft w:val="0"/>
      <w:marRight w:val="0"/>
      <w:marTop w:val="0"/>
      <w:marBottom w:val="0"/>
      <w:divBdr>
        <w:top w:val="none" w:sz="0" w:space="0" w:color="auto"/>
        <w:left w:val="none" w:sz="0" w:space="0" w:color="auto"/>
        <w:bottom w:val="none" w:sz="0" w:space="0" w:color="auto"/>
        <w:right w:val="none" w:sz="0" w:space="0" w:color="auto"/>
      </w:divBdr>
    </w:div>
    <w:div w:id="1783842205">
      <w:bodyDiv w:val="1"/>
      <w:marLeft w:val="0"/>
      <w:marRight w:val="0"/>
      <w:marTop w:val="0"/>
      <w:marBottom w:val="0"/>
      <w:divBdr>
        <w:top w:val="none" w:sz="0" w:space="0" w:color="auto"/>
        <w:left w:val="none" w:sz="0" w:space="0" w:color="auto"/>
        <w:bottom w:val="none" w:sz="0" w:space="0" w:color="auto"/>
        <w:right w:val="none" w:sz="0" w:space="0" w:color="auto"/>
      </w:divBdr>
    </w:div>
    <w:div w:id="1785267044">
      <w:bodyDiv w:val="1"/>
      <w:marLeft w:val="0"/>
      <w:marRight w:val="0"/>
      <w:marTop w:val="0"/>
      <w:marBottom w:val="0"/>
      <w:divBdr>
        <w:top w:val="none" w:sz="0" w:space="0" w:color="auto"/>
        <w:left w:val="none" w:sz="0" w:space="0" w:color="auto"/>
        <w:bottom w:val="none" w:sz="0" w:space="0" w:color="auto"/>
        <w:right w:val="none" w:sz="0" w:space="0" w:color="auto"/>
      </w:divBdr>
    </w:div>
    <w:div w:id="1785953106">
      <w:bodyDiv w:val="1"/>
      <w:marLeft w:val="0"/>
      <w:marRight w:val="0"/>
      <w:marTop w:val="0"/>
      <w:marBottom w:val="0"/>
      <w:divBdr>
        <w:top w:val="none" w:sz="0" w:space="0" w:color="auto"/>
        <w:left w:val="none" w:sz="0" w:space="0" w:color="auto"/>
        <w:bottom w:val="none" w:sz="0" w:space="0" w:color="auto"/>
        <w:right w:val="none" w:sz="0" w:space="0" w:color="auto"/>
      </w:divBdr>
    </w:div>
    <w:div w:id="1786539388">
      <w:bodyDiv w:val="1"/>
      <w:marLeft w:val="0"/>
      <w:marRight w:val="0"/>
      <w:marTop w:val="0"/>
      <w:marBottom w:val="0"/>
      <w:divBdr>
        <w:top w:val="none" w:sz="0" w:space="0" w:color="auto"/>
        <w:left w:val="none" w:sz="0" w:space="0" w:color="auto"/>
        <w:bottom w:val="none" w:sz="0" w:space="0" w:color="auto"/>
        <w:right w:val="none" w:sz="0" w:space="0" w:color="auto"/>
      </w:divBdr>
    </w:div>
    <w:div w:id="1786994611">
      <w:bodyDiv w:val="1"/>
      <w:marLeft w:val="0"/>
      <w:marRight w:val="0"/>
      <w:marTop w:val="0"/>
      <w:marBottom w:val="0"/>
      <w:divBdr>
        <w:top w:val="none" w:sz="0" w:space="0" w:color="auto"/>
        <w:left w:val="none" w:sz="0" w:space="0" w:color="auto"/>
        <w:bottom w:val="none" w:sz="0" w:space="0" w:color="auto"/>
        <w:right w:val="none" w:sz="0" w:space="0" w:color="auto"/>
      </w:divBdr>
    </w:div>
    <w:div w:id="1787657752">
      <w:bodyDiv w:val="1"/>
      <w:marLeft w:val="0"/>
      <w:marRight w:val="0"/>
      <w:marTop w:val="0"/>
      <w:marBottom w:val="0"/>
      <w:divBdr>
        <w:top w:val="none" w:sz="0" w:space="0" w:color="auto"/>
        <w:left w:val="none" w:sz="0" w:space="0" w:color="auto"/>
        <w:bottom w:val="none" w:sz="0" w:space="0" w:color="auto"/>
        <w:right w:val="none" w:sz="0" w:space="0" w:color="auto"/>
      </w:divBdr>
    </w:div>
    <w:div w:id="1788042009">
      <w:bodyDiv w:val="1"/>
      <w:marLeft w:val="0"/>
      <w:marRight w:val="0"/>
      <w:marTop w:val="0"/>
      <w:marBottom w:val="0"/>
      <w:divBdr>
        <w:top w:val="none" w:sz="0" w:space="0" w:color="auto"/>
        <w:left w:val="none" w:sz="0" w:space="0" w:color="auto"/>
        <w:bottom w:val="none" w:sz="0" w:space="0" w:color="auto"/>
        <w:right w:val="none" w:sz="0" w:space="0" w:color="auto"/>
      </w:divBdr>
    </w:div>
    <w:div w:id="1788892169">
      <w:bodyDiv w:val="1"/>
      <w:marLeft w:val="0"/>
      <w:marRight w:val="0"/>
      <w:marTop w:val="0"/>
      <w:marBottom w:val="0"/>
      <w:divBdr>
        <w:top w:val="none" w:sz="0" w:space="0" w:color="auto"/>
        <w:left w:val="none" w:sz="0" w:space="0" w:color="auto"/>
        <w:bottom w:val="none" w:sz="0" w:space="0" w:color="auto"/>
        <w:right w:val="none" w:sz="0" w:space="0" w:color="auto"/>
      </w:divBdr>
    </w:div>
    <w:div w:id="1789348487">
      <w:bodyDiv w:val="1"/>
      <w:marLeft w:val="0"/>
      <w:marRight w:val="0"/>
      <w:marTop w:val="0"/>
      <w:marBottom w:val="0"/>
      <w:divBdr>
        <w:top w:val="none" w:sz="0" w:space="0" w:color="auto"/>
        <w:left w:val="none" w:sz="0" w:space="0" w:color="auto"/>
        <w:bottom w:val="none" w:sz="0" w:space="0" w:color="auto"/>
        <w:right w:val="none" w:sz="0" w:space="0" w:color="auto"/>
      </w:divBdr>
    </w:div>
    <w:div w:id="1789468383">
      <w:bodyDiv w:val="1"/>
      <w:marLeft w:val="0"/>
      <w:marRight w:val="0"/>
      <w:marTop w:val="0"/>
      <w:marBottom w:val="0"/>
      <w:divBdr>
        <w:top w:val="none" w:sz="0" w:space="0" w:color="auto"/>
        <w:left w:val="none" w:sz="0" w:space="0" w:color="auto"/>
        <w:bottom w:val="none" w:sz="0" w:space="0" w:color="auto"/>
        <w:right w:val="none" w:sz="0" w:space="0" w:color="auto"/>
      </w:divBdr>
    </w:div>
    <w:div w:id="1790128765">
      <w:bodyDiv w:val="1"/>
      <w:marLeft w:val="0"/>
      <w:marRight w:val="0"/>
      <w:marTop w:val="0"/>
      <w:marBottom w:val="0"/>
      <w:divBdr>
        <w:top w:val="none" w:sz="0" w:space="0" w:color="auto"/>
        <w:left w:val="none" w:sz="0" w:space="0" w:color="auto"/>
        <w:bottom w:val="none" w:sz="0" w:space="0" w:color="auto"/>
        <w:right w:val="none" w:sz="0" w:space="0" w:color="auto"/>
      </w:divBdr>
    </w:div>
    <w:div w:id="1790590320">
      <w:bodyDiv w:val="1"/>
      <w:marLeft w:val="0"/>
      <w:marRight w:val="0"/>
      <w:marTop w:val="0"/>
      <w:marBottom w:val="0"/>
      <w:divBdr>
        <w:top w:val="none" w:sz="0" w:space="0" w:color="auto"/>
        <w:left w:val="none" w:sz="0" w:space="0" w:color="auto"/>
        <w:bottom w:val="none" w:sz="0" w:space="0" w:color="auto"/>
        <w:right w:val="none" w:sz="0" w:space="0" w:color="auto"/>
      </w:divBdr>
    </w:div>
    <w:div w:id="1791167701">
      <w:bodyDiv w:val="1"/>
      <w:marLeft w:val="0"/>
      <w:marRight w:val="0"/>
      <w:marTop w:val="0"/>
      <w:marBottom w:val="0"/>
      <w:divBdr>
        <w:top w:val="none" w:sz="0" w:space="0" w:color="auto"/>
        <w:left w:val="none" w:sz="0" w:space="0" w:color="auto"/>
        <w:bottom w:val="none" w:sz="0" w:space="0" w:color="auto"/>
        <w:right w:val="none" w:sz="0" w:space="0" w:color="auto"/>
      </w:divBdr>
    </w:div>
    <w:div w:id="1791244828">
      <w:bodyDiv w:val="1"/>
      <w:marLeft w:val="0"/>
      <w:marRight w:val="0"/>
      <w:marTop w:val="0"/>
      <w:marBottom w:val="0"/>
      <w:divBdr>
        <w:top w:val="none" w:sz="0" w:space="0" w:color="auto"/>
        <w:left w:val="none" w:sz="0" w:space="0" w:color="auto"/>
        <w:bottom w:val="none" w:sz="0" w:space="0" w:color="auto"/>
        <w:right w:val="none" w:sz="0" w:space="0" w:color="auto"/>
      </w:divBdr>
    </w:div>
    <w:div w:id="1791630471">
      <w:bodyDiv w:val="1"/>
      <w:marLeft w:val="0"/>
      <w:marRight w:val="0"/>
      <w:marTop w:val="0"/>
      <w:marBottom w:val="0"/>
      <w:divBdr>
        <w:top w:val="none" w:sz="0" w:space="0" w:color="auto"/>
        <w:left w:val="none" w:sz="0" w:space="0" w:color="auto"/>
        <w:bottom w:val="none" w:sz="0" w:space="0" w:color="auto"/>
        <w:right w:val="none" w:sz="0" w:space="0" w:color="auto"/>
      </w:divBdr>
    </w:div>
    <w:div w:id="1791896612">
      <w:bodyDiv w:val="1"/>
      <w:marLeft w:val="0"/>
      <w:marRight w:val="0"/>
      <w:marTop w:val="0"/>
      <w:marBottom w:val="0"/>
      <w:divBdr>
        <w:top w:val="none" w:sz="0" w:space="0" w:color="auto"/>
        <w:left w:val="none" w:sz="0" w:space="0" w:color="auto"/>
        <w:bottom w:val="none" w:sz="0" w:space="0" w:color="auto"/>
        <w:right w:val="none" w:sz="0" w:space="0" w:color="auto"/>
      </w:divBdr>
    </w:div>
    <w:div w:id="1792046931">
      <w:bodyDiv w:val="1"/>
      <w:marLeft w:val="0"/>
      <w:marRight w:val="0"/>
      <w:marTop w:val="0"/>
      <w:marBottom w:val="0"/>
      <w:divBdr>
        <w:top w:val="none" w:sz="0" w:space="0" w:color="auto"/>
        <w:left w:val="none" w:sz="0" w:space="0" w:color="auto"/>
        <w:bottom w:val="none" w:sz="0" w:space="0" w:color="auto"/>
        <w:right w:val="none" w:sz="0" w:space="0" w:color="auto"/>
      </w:divBdr>
    </w:div>
    <w:div w:id="1792092771">
      <w:bodyDiv w:val="1"/>
      <w:marLeft w:val="0"/>
      <w:marRight w:val="0"/>
      <w:marTop w:val="0"/>
      <w:marBottom w:val="0"/>
      <w:divBdr>
        <w:top w:val="none" w:sz="0" w:space="0" w:color="auto"/>
        <w:left w:val="none" w:sz="0" w:space="0" w:color="auto"/>
        <w:bottom w:val="none" w:sz="0" w:space="0" w:color="auto"/>
        <w:right w:val="none" w:sz="0" w:space="0" w:color="auto"/>
      </w:divBdr>
    </w:div>
    <w:div w:id="1792168368">
      <w:bodyDiv w:val="1"/>
      <w:marLeft w:val="0"/>
      <w:marRight w:val="0"/>
      <w:marTop w:val="0"/>
      <w:marBottom w:val="0"/>
      <w:divBdr>
        <w:top w:val="none" w:sz="0" w:space="0" w:color="auto"/>
        <w:left w:val="none" w:sz="0" w:space="0" w:color="auto"/>
        <w:bottom w:val="none" w:sz="0" w:space="0" w:color="auto"/>
        <w:right w:val="none" w:sz="0" w:space="0" w:color="auto"/>
      </w:divBdr>
    </w:div>
    <w:div w:id="1792285517">
      <w:bodyDiv w:val="1"/>
      <w:marLeft w:val="0"/>
      <w:marRight w:val="0"/>
      <w:marTop w:val="0"/>
      <w:marBottom w:val="0"/>
      <w:divBdr>
        <w:top w:val="none" w:sz="0" w:space="0" w:color="auto"/>
        <w:left w:val="none" w:sz="0" w:space="0" w:color="auto"/>
        <w:bottom w:val="none" w:sz="0" w:space="0" w:color="auto"/>
        <w:right w:val="none" w:sz="0" w:space="0" w:color="auto"/>
      </w:divBdr>
    </w:div>
    <w:div w:id="1792748025">
      <w:bodyDiv w:val="1"/>
      <w:marLeft w:val="0"/>
      <w:marRight w:val="0"/>
      <w:marTop w:val="0"/>
      <w:marBottom w:val="0"/>
      <w:divBdr>
        <w:top w:val="none" w:sz="0" w:space="0" w:color="auto"/>
        <w:left w:val="none" w:sz="0" w:space="0" w:color="auto"/>
        <w:bottom w:val="none" w:sz="0" w:space="0" w:color="auto"/>
        <w:right w:val="none" w:sz="0" w:space="0" w:color="auto"/>
      </w:divBdr>
    </w:div>
    <w:div w:id="1793134647">
      <w:bodyDiv w:val="1"/>
      <w:marLeft w:val="0"/>
      <w:marRight w:val="0"/>
      <w:marTop w:val="0"/>
      <w:marBottom w:val="0"/>
      <w:divBdr>
        <w:top w:val="none" w:sz="0" w:space="0" w:color="auto"/>
        <w:left w:val="none" w:sz="0" w:space="0" w:color="auto"/>
        <w:bottom w:val="none" w:sz="0" w:space="0" w:color="auto"/>
        <w:right w:val="none" w:sz="0" w:space="0" w:color="auto"/>
      </w:divBdr>
    </w:div>
    <w:div w:id="1793547151">
      <w:bodyDiv w:val="1"/>
      <w:marLeft w:val="0"/>
      <w:marRight w:val="0"/>
      <w:marTop w:val="0"/>
      <w:marBottom w:val="0"/>
      <w:divBdr>
        <w:top w:val="none" w:sz="0" w:space="0" w:color="auto"/>
        <w:left w:val="none" w:sz="0" w:space="0" w:color="auto"/>
        <w:bottom w:val="none" w:sz="0" w:space="0" w:color="auto"/>
        <w:right w:val="none" w:sz="0" w:space="0" w:color="auto"/>
      </w:divBdr>
    </w:div>
    <w:div w:id="1793671274">
      <w:bodyDiv w:val="1"/>
      <w:marLeft w:val="0"/>
      <w:marRight w:val="0"/>
      <w:marTop w:val="0"/>
      <w:marBottom w:val="0"/>
      <w:divBdr>
        <w:top w:val="none" w:sz="0" w:space="0" w:color="auto"/>
        <w:left w:val="none" w:sz="0" w:space="0" w:color="auto"/>
        <w:bottom w:val="none" w:sz="0" w:space="0" w:color="auto"/>
        <w:right w:val="none" w:sz="0" w:space="0" w:color="auto"/>
      </w:divBdr>
    </w:div>
    <w:div w:id="1794786045">
      <w:bodyDiv w:val="1"/>
      <w:marLeft w:val="0"/>
      <w:marRight w:val="0"/>
      <w:marTop w:val="0"/>
      <w:marBottom w:val="0"/>
      <w:divBdr>
        <w:top w:val="none" w:sz="0" w:space="0" w:color="auto"/>
        <w:left w:val="none" w:sz="0" w:space="0" w:color="auto"/>
        <w:bottom w:val="none" w:sz="0" w:space="0" w:color="auto"/>
        <w:right w:val="none" w:sz="0" w:space="0" w:color="auto"/>
      </w:divBdr>
    </w:div>
    <w:div w:id="1794984107">
      <w:bodyDiv w:val="1"/>
      <w:marLeft w:val="0"/>
      <w:marRight w:val="0"/>
      <w:marTop w:val="0"/>
      <w:marBottom w:val="0"/>
      <w:divBdr>
        <w:top w:val="none" w:sz="0" w:space="0" w:color="auto"/>
        <w:left w:val="none" w:sz="0" w:space="0" w:color="auto"/>
        <w:bottom w:val="none" w:sz="0" w:space="0" w:color="auto"/>
        <w:right w:val="none" w:sz="0" w:space="0" w:color="auto"/>
      </w:divBdr>
    </w:div>
    <w:div w:id="1795367772">
      <w:bodyDiv w:val="1"/>
      <w:marLeft w:val="0"/>
      <w:marRight w:val="0"/>
      <w:marTop w:val="0"/>
      <w:marBottom w:val="0"/>
      <w:divBdr>
        <w:top w:val="none" w:sz="0" w:space="0" w:color="auto"/>
        <w:left w:val="none" w:sz="0" w:space="0" w:color="auto"/>
        <w:bottom w:val="none" w:sz="0" w:space="0" w:color="auto"/>
        <w:right w:val="none" w:sz="0" w:space="0" w:color="auto"/>
      </w:divBdr>
    </w:div>
    <w:div w:id="1795639733">
      <w:bodyDiv w:val="1"/>
      <w:marLeft w:val="0"/>
      <w:marRight w:val="0"/>
      <w:marTop w:val="0"/>
      <w:marBottom w:val="0"/>
      <w:divBdr>
        <w:top w:val="none" w:sz="0" w:space="0" w:color="auto"/>
        <w:left w:val="none" w:sz="0" w:space="0" w:color="auto"/>
        <w:bottom w:val="none" w:sz="0" w:space="0" w:color="auto"/>
        <w:right w:val="none" w:sz="0" w:space="0" w:color="auto"/>
      </w:divBdr>
    </w:div>
    <w:div w:id="1796099357">
      <w:bodyDiv w:val="1"/>
      <w:marLeft w:val="0"/>
      <w:marRight w:val="0"/>
      <w:marTop w:val="0"/>
      <w:marBottom w:val="0"/>
      <w:divBdr>
        <w:top w:val="none" w:sz="0" w:space="0" w:color="auto"/>
        <w:left w:val="none" w:sz="0" w:space="0" w:color="auto"/>
        <w:bottom w:val="none" w:sz="0" w:space="0" w:color="auto"/>
        <w:right w:val="none" w:sz="0" w:space="0" w:color="auto"/>
      </w:divBdr>
    </w:div>
    <w:div w:id="1796826018">
      <w:bodyDiv w:val="1"/>
      <w:marLeft w:val="0"/>
      <w:marRight w:val="0"/>
      <w:marTop w:val="0"/>
      <w:marBottom w:val="0"/>
      <w:divBdr>
        <w:top w:val="none" w:sz="0" w:space="0" w:color="auto"/>
        <w:left w:val="none" w:sz="0" w:space="0" w:color="auto"/>
        <w:bottom w:val="none" w:sz="0" w:space="0" w:color="auto"/>
        <w:right w:val="none" w:sz="0" w:space="0" w:color="auto"/>
      </w:divBdr>
    </w:div>
    <w:div w:id="1797020557">
      <w:bodyDiv w:val="1"/>
      <w:marLeft w:val="0"/>
      <w:marRight w:val="0"/>
      <w:marTop w:val="0"/>
      <w:marBottom w:val="0"/>
      <w:divBdr>
        <w:top w:val="none" w:sz="0" w:space="0" w:color="auto"/>
        <w:left w:val="none" w:sz="0" w:space="0" w:color="auto"/>
        <w:bottom w:val="none" w:sz="0" w:space="0" w:color="auto"/>
        <w:right w:val="none" w:sz="0" w:space="0" w:color="auto"/>
      </w:divBdr>
    </w:div>
    <w:div w:id="1797487992">
      <w:bodyDiv w:val="1"/>
      <w:marLeft w:val="0"/>
      <w:marRight w:val="0"/>
      <w:marTop w:val="0"/>
      <w:marBottom w:val="0"/>
      <w:divBdr>
        <w:top w:val="none" w:sz="0" w:space="0" w:color="auto"/>
        <w:left w:val="none" w:sz="0" w:space="0" w:color="auto"/>
        <w:bottom w:val="none" w:sz="0" w:space="0" w:color="auto"/>
        <w:right w:val="none" w:sz="0" w:space="0" w:color="auto"/>
      </w:divBdr>
    </w:div>
    <w:div w:id="1797789931">
      <w:bodyDiv w:val="1"/>
      <w:marLeft w:val="0"/>
      <w:marRight w:val="0"/>
      <w:marTop w:val="0"/>
      <w:marBottom w:val="0"/>
      <w:divBdr>
        <w:top w:val="none" w:sz="0" w:space="0" w:color="auto"/>
        <w:left w:val="none" w:sz="0" w:space="0" w:color="auto"/>
        <w:bottom w:val="none" w:sz="0" w:space="0" w:color="auto"/>
        <w:right w:val="none" w:sz="0" w:space="0" w:color="auto"/>
      </w:divBdr>
      <w:divsChild>
        <w:div w:id="5714124">
          <w:marLeft w:val="480"/>
          <w:marRight w:val="0"/>
          <w:marTop w:val="0"/>
          <w:marBottom w:val="0"/>
          <w:divBdr>
            <w:top w:val="none" w:sz="0" w:space="0" w:color="auto"/>
            <w:left w:val="none" w:sz="0" w:space="0" w:color="auto"/>
            <w:bottom w:val="none" w:sz="0" w:space="0" w:color="auto"/>
            <w:right w:val="none" w:sz="0" w:space="0" w:color="auto"/>
          </w:divBdr>
        </w:div>
        <w:div w:id="647783269">
          <w:marLeft w:val="480"/>
          <w:marRight w:val="0"/>
          <w:marTop w:val="0"/>
          <w:marBottom w:val="0"/>
          <w:divBdr>
            <w:top w:val="none" w:sz="0" w:space="0" w:color="auto"/>
            <w:left w:val="none" w:sz="0" w:space="0" w:color="auto"/>
            <w:bottom w:val="none" w:sz="0" w:space="0" w:color="auto"/>
            <w:right w:val="none" w:sz="0" w:space="0" w:color="auto"/>
          </w:divBdr>
        </w:div>
        <w:div w:id="1098066556">
          <w:marLeft w:val="480"/>
          <w:marRight w:val="0"/>
          <w:marTop w:val="0"/>
          <w:marBottom w:val="0"/>
          <w:divBdr>
            <w:top w:val="none" w:sz="0" w:space="0" w:color="auto"/>
            <w:left w:val="none" w:sz="0" w:space="0" w:color="auto"/>
            <w:bottom w:val="none" w:sz="0" w:space="0" w:color="auto"/>
            <w:right w:val="none" w:sz="0" w:space="0" w:color="auto"/>
          </w:divBdr>
        </w:div>
        <w:div w:id="2069302043">
          <w:marLeft w:val="480"/>
          <w:marRight w:val="0"/>
          <w:marTop w:val="0"/>
          <w:marBottom w:val="0"/>
          <w:divBdr>
            <w:top w:val="none" w:sz="0" w:space="0" w:color="auto"/>
            <w:left w:val="none" w:sz="0" w:space="0" w:color="auto"/>
            <w:bottom w:val="none" w:sz="0" w:space="0" w:color="auto"/>
            <w:right w:val="none" w:sz="0" w:space="0" w:color="auto"/>
          </w:divBdr>
        </w:div>
        <w:div w:id="579364150">
          <w:marLeft w:val="480"/>
          <w:marRight w:val="0"/>
          <w:marTop w:val="0"/>
          <w:marBottom w:val="0"/>
          <w:divBdr>
            <w:top w:val="none" w:sz="0" w:space="0" w:color="auto"/>
            <w:left w:val="none" w:sz="0" w:space="0" w:color="auto"/>
            <w:bottom w:val="none" w:sz="0" w:space="0" w:color="auto"/>
            <w:right w:val="none" w:sz="0" w:space="0" w:color="auto"/>
          </w:divBdr>
        </w:div>
        <w:div w:id="1991979185">
          <w:marLeft w:val="480"/>
          <w:marRight w:val="0"/>
          <w:marTop w:val="0"/>
          <w:marBottom w:val="0"/>
          <w:divBdr>
            <w:top w:val="none" w:sz="0" w:space="0" w:color="auto"/>
            <w:left w:val="none" w:sz="0" w:space="0" w:color="auto"/>
            <w:bottom w:val="none" w:sz="0" w:space="0" w:color="auto"/>
            <w:right w:val="none" w:sz="0" w:space="0" w:color="auto"/>
          </w:divBdr>
        </w:div>
        <w:div w:id="464465037">
          <w:marLeft w:val="480"/>
          <w:marRight w:val="0"/>
          <w:marTop w:val="0"/>
          <w:marBottom w:val="0"/>
          <w:divBdr>
            <w:top w:val="none" w:sz="0" w:space="0" w:color="auto"/>
            <w:left w:val="none" w:sz="0" w:space="0" w:color="auto"/>
            <w:bottom w:val="none" w:sz="0" w:space="0" w:color="auto"/>
            <w:right w:val="none" w:sz="0" w:space="0" w:color="auto"/>
          </w:divBdr>
        </w:div>
        <w:div w:id="592515956">
          <w:marLeft w:val="480"/>
          <w:marRight w:val="0"/>
          <w:marTop w:val="0"/>
          <w:marBottom w:val="0"/>
          <w:divBdr>
            <w:top w:val="none" w:sz="0" w:space="0" w:color="auto"/>
            <w:left w:val="none" w:sz="0" w:space="0" w:color="auto"/>
            <w:bottom w:val="none" w:sz="0" w:space="0" w:color="auto"/>
            <w:right w:val="none" w:sz="0" w:space="0" w:color="auto"/>
          </w:divBdr>
        </w:div>
        <w:div w:id="1345668725">
          <w:marLeft w:val="480"/>
          <w:marRight w:val="0"/>
          <w:marTop w:val="0"/>
          <w:marBottom w:val="0"/>
          <w:divBdr>
            <w:top w:val="none" w:sz="0" w:space="0" w:color="auto"/>
            <w:left w:val="none" w:sz="0" w:space="0" w:color="auto"/>
            <w:bottom w:val="none" w:sz="0" w:space="0" w:color="auto"/>
            <w:right w:val="none" w:sz="0" w:space="0" w:color="auto"/>
          </w:divBdr>
        </w:div>
        <w:div w:id="235625975">
          <w:marLeft w:val="480"/>
          <w:marRight w:val="0"/>
          <w:marTop w:val="0"/>
          <w:marBottom w:val="0"/>
          <w:divBdr>
            <w:top w:val="none" w:sz="0" w:space="0" w:color="auto"/>
            <w:left w:val="none" w:sz="0" w:space="0" w:color="auto"/>
            <w:bottom w:val="none" w:sz="0" w:space="0" w:color="auto"/>
            <w:right w:val="none" w:sz="0" w:space="0" w:color="auto"/>
          </w:divBdr>
        </w:div>
        <w:div w:id="57873508">
          <w:marLeft w:val="480"/>
          <w:marRight w:val="0"/>
          <w:marTop w:val="0"/>
          <w:marBottom w:val="0"/>
          <w:divBdr>
            <w:top w:val="none" w:sz="0" w:space="0" w:color="auto"/>
            <w:left w:val="none" w:sz="0" w:space="0" w:color="auto"/>
            <w:bottom w:val="none" w:sz="0" w:space="0" w:color="auto"/>
            <w:right w:val="none" w:sz="0" w:space="0" w:color="auto"/>
          </w:divBdr>
        </w:div>
        <w:div w:id="1631518844">
          <w:marLeft w:val="480"/>
          <w:marRight w:val="0"/>
          <w:marTop w:val="0"/>
          <w:marBottom w:val="0"/>
          <w:divBdr>
            <w:top w:val="none" w:sz="0" w:space="0" w:color="auto"/>
            <w:left w:val="none" w:sz="0" w:space="0" w:color="auto"/>
            <w:bottom w:val="none" w:sz="0" w:space="0" w:color="auto"/>
            <w:right w:val="none" w:sz="0" w:space="0" w:color="auto"/>
          </w:divBdr>
        </w:div>
        <w:div w:id="754669983">
          <w:marLeft w:val="480"/>
          <w:marRight w:val="0"/>
          <w:marTop w:val="0"/>
          <w:marBottom w:val="0"/>
          <w:divBdr>
            <w:top w:val="none" w:sz="0" w:space="0" w:color="auto"/>
            <w:left w:val="none" w:sz="0" w:space="0" w:color="auto"/>
            <w:bottom w:val="none" w:sz="0" w:space="0" w:color="auto"/>
            <w:right w:val="none" w:sz="0" w:space="0" w:color="auto"/>
          </w:divBdr>
        </w:div>
        <w:div w:id="1314679964">
          <w:marLeft w:val="480"/>
          <w:marRight w:val="0"/>
          <w:marTop w:val="0"/>
          <w:marBottom w:val="0"/>
          <w:divBdr>
            <w:top w:val="none" w:sz="0" w:space="0" w:color="auto"/>
            <w:left w:val="none" w:sz="0" w:space="0" w:color="auto"/>
            <w:bottom w:val="none" w:sz="0" w:space="0" w:color="auto"/>
            <w:right w:val="none" w:sz="0" w:space="0" w:color="auto"/>
          </w:divBdr>
        </w:div>
        <w:div w:id="1084451892">
          <w:marLeft w:val="480"/>
          <w:marRight w:val="0"/>
          <w:marTop w:val="0"/>
          <w:marBottom w:val="0"/>
          <w:divBdr>
            <w:top w:val="none" w:sz="0" w:space="0" w:color="auto"/>
            <w:left w:val="none" w:sz="0" w:space="0" w:color="auto"/>
            <w:bottom w:val="none" w:sz="0" w:space="0" w:color="auto"/>
            <w:right w:val="none" w:sz="0" w:space="0" w:color="auto"/>
          </w:divBdr>
        </w:div>
        <w:div w:id="746415341">
          <w:marLeft w:val="480"/>
          <w:marRight w:val="0"/>
          <w:marTop w:val="0"/>
          <w:marBottom w:val="0"/>
          <w:divBdr>
            <w:top w:val="none" w:sz="0" w:space="0" w:color="auto"/>
            <w:left w:val="none" w:sz="0" w:space="0" w:color="auto"/>
            <w:bottom w:val="none" w:sz="0" w:space="0" w:color="auto"/>
            <w:right w:val="none" w:sz="0" w:space="0" w:color="auto"/>
          </w:divBdr>
        </w:div>
        <w:div w:id="247929338">
          <w:marLeft w:val="480"/>
          <w:marRight w:val="0"/>
          <w:marTop w:val="0"/>
          <w:marBottom w:val="0"/>
          <w:divBdr>
            <w:top w:val="none" w:sz="0" w:space="0" w:color="auto"/>
            <w:left w:val="none" w:sz="0" w:space="0" w:color="auto"/>
            <w:bottom w:val="none" w:sz="0" w:space="0" w:color="auto"/>
            <w:right w:val="none" w:sz="0" w:space="0" w:color="auto"/>
          </w:divBdr>
        </w:div>
        <w:div w:id="172570233">
          <w:marLeft w:val="480"/>
          <w:marRight w:val="0"/>
          <w:marTop w:val="0"/>
          <w:marBottom w:val="0"/>
          <w:divBdr>
            <w:top w:val="none" w:sz="0" w:space="0" w:color="auto"/>
            <w:left w:val="none" w:sz="0" w:space="0" w:color="auto"/>
            <w:bottom w:val="none" w:sz="0" w:space="0" w:color="auto"/>
            <w:right w:val="none" w:sz="0" w:space="0" w:color="auto"/>
          </w:divBdr>
        </w:div>
      </w:divsChild>
    </w:div>
    <w:div w:id="1797791684">
      <w:bodyDiv w:val="1"/>
      <w:marLeft w:val="0"/>
      <w:marRight w:val="0"/>
      <w:marTop w:val="0"/>
      <w:marBottom w:val="0"/>
      <w:divBdr>
        <w:top w:val="none" w:sz="0" w:space="0" w:color="auto"/>
        <w:left w:val="none" w:sz="0" w:space="0" w:color="auto"/>
        <w:bottom w:val="none" w:sz="0" w:space="0" w:color="auto"/>
        <w:right w:val="none" w:sz="0" w:space="0" w:color="auto"/>
      </w:divBdr>
    </w:div>
    <w:div w:id="1798142796">
      <w:bodyDiv w:val="1"/>
      <w:marLeft w:val="0"/>
      <w:marRight w:val="0"/>
      <w:marTop w:val="0"/>
      <w:marBottom w:val="0"/>
      <w:divBdr>
        <w:top w:val="none" w:sz="0" w:space="0" w:color="auto"/>
        <w:left w:val="none" w:sz="0" w:space="0" w:color="auto"/>
        <w:bottom w:val="none" w:sz="0" w:space="0" w:color="auto"/>
        <w:right w:val="none" w:sz="0" w:space="0" w:color="auto"/>
      </w:divBdr>
    </w:div>
    <w:div w:id="1798256707">
      <w:bodyDiv w:val="1"/>
      <w:marLeft w:val="0"/>
      <w:marRight w:val="0"/>
      <w:marTop w:val="0"/>
      <w:marBottom w:val="0"/>
      <w:divBdr>
        <w:top w:val="none" w:sz="0" w:space="0" w:color="auto"/>
        <w:left w:val="none" w:sz="0" w:space="0" w:color="auto"/>
        <w:bottom w:val="none" w:sz="0" w:space="0" w:color="auto"/>
        <w:right w:val="none" w:sz="0" w:space="0" w:color="auto"/>
      </w:divBdr>
    </w:div>
    <w:div w:id="1798451059">
      <w:bodyDiv w:val="1"/>
      <w:marLeft w:val="0"/>
      <w:marRight w:val="0"/>
      <w:marTop w:val="0"/>
      <w:marBottom w:val="0"/>
      <w:divBdr>
        <w:top w:val="none" w:sz="0" w:space="0" w:color="auto"/>
        <w:left w:val="none" w:sz="0" w:space="0" w:color="auto"/>
        <w:bottom w:val="none" w:sz="0" w:space="0" w:color="auto"/>
        <w:right w:val="none" w:sz="0" w:space="0" w:color="auto"/>
      </w:divBdr>
    </w:div>
    <w:div w:id="1798646636">
      <w:bodyDiv w:val="1"/>
      <w:marLeft w:val="0"/>
      <w:marRight w:val="0"/>
      <w:marTop w:val="0"/>
      <w:marBottom w:val="0"/>
      <w:divBdr>
        <w:top w:val="none" w:sz="0" w:space="0" w:color="auto"/>
        <w:left w:val="none" w:sz="0" w:space="0" w:color="auto"/>
        <w:bottom w:val="none" w:sz="0" w:space="0" w:color="auto"/>
        <w:right w:val="none" w:sz="0" w:space="0" w:color="auto"/>
      </w:divBdr>
    </w:div>
    <w:div w:id="1799032273">
      <w:bodyDiv w:val="1"/>
      <w:marLeft w:val="0"/>
      <w:marRight w:val="0"/>
      <w:marTop w:val="0"/>
      <w:marBottom w:val="0"/>
      <w:divBdr>
        <w:top w:val="none" w:sz="0" w:space="0" w:color="auto"/>
        <w:left w:val="none" w:sz="0" w:space="0" w:color="auto"/>
        <w:bottom w:val="none" w:sz="0" w:space="0" w:color="auto"/>
        <w:right w:val="none" w:sz="0" w:space="0" w:color="auto"/>
      </w:divBdr>
    </w:div>
    <w:div w:id="1799564117">
      <w:bodyDiv w:val="1"/>
      <w:marLeft w:val="0"/>
      <w:marRight w:val="0"/>
      <w:marTop w:val="0"/>
      <w:marBottom w:val="0"/>
      <w:divBdr>
        <w:top w:val="none" w:sz="0" w:space="0" w:color="auto"/>
        <w:left w:val="none" w:sz="0" w:space="0" w:color="auto"/>
        <w:bottom w:val="none" w:sz="0" w:space="0" w:color="auto"/>
        <w:right w:val="none" w:sz="0" w:space="0" w:color="auto"/>
      </w:divBdr>
      <w:divsChild>
        <w:div w:id="686369115">
          <w:marLeft w:val="640"/>
          <w:marRight w:val="0"/>
          <w:marTop w:val="0"/>
          <w:marBottom w:val="0"/>
          <w:divBdr>
            <w:top w:val="none" w:sz="0" w:space="0" w:color="auto"/>
            <w:left w:val="none" w:sz="0" w:space="0" w:color="auto"/>
            <w:bottom w:val="none" w:sz="0" w:space="0" w:color="auto"/>
            <w:right w:val="none" w:sz="0" w:space="0" w:color="auto"/>
          </w:divBdr>
        </w:div>
        <w:div w:id="319192538">
          <w:marLeft w:val="640"/>
          <w:marRight w:val="0"/>
          <w:marTop w:val="0"/>
          <w:marBottom w:val="0"/>
          <w:divBdr>
            <w:top w:val="none" w:sz="0" w:space="0" w:color="auto"/>
            <w:left w:val="none" w:sz="0" w:space="0" w:color="auto"/>
            <w:bottom w:val="none" w:sz="0" w:space="0" w:color="auto"/>
            <w:right w:val="none" w:sz="0" w:space="0" w:color="auto"/>
          </w:divBdr>
        </w:div>
        <w:div w:id="1380669459">
          <w:marLeft w:val="640"/>
          <w:marRight w:val="0"/>
          <w:marTop w:val="0"/>
          <w:marBottom w:val="0"/>
          <w:divBdr>
            <w:top w:val="none" w:sz="0" w:space="0" w:color="auto"/>
            <w:left w:val="none" w:sz="0" w:space="0" w:color="auto"/>
            <w:bottom w:val="none" w:sz="0" w:space="0" w:color="auto"/>
            <w:right w:val="none" w:sz="0" w:space="0" w:color="auto"/>
          </w:divBdr>
        </w:div>
        <w:div w:id="1771467225">
          <w:marLeft w:val="640"/>
          <w:marRight w:val="0"/>
          <w:marTop w:val="0"/>
          <w:marBottom w:val="0"/>
          <w:divBdr>
            <w:top w:val="none" w:sz="0" w:space="0" w:color="auto"/>
            <w:left w:val="none" w:sz="0" w:space="0" w:color="auto"/>
            <w:bottom w:val="none" w:sz="0" w:space="0" w:color="auto"/>
            <w:right w:val="none" w:sz="0" w:space="0" w:color="auto"/>
          </w:divBdr>
        </w:div>
        <w:div w:id="883520477">
          <w:marLeft w:val="640"/>
          <w:marRight w:val="0"/>
          <w:marTop w:val="0"/>
          <w:marBottom w:val="0"/>
          <w:divBdr>
            <w:top w:val="none" w:sz="0" w:space="0" w:color="auto"/>
            <w:left w:val="none" w:sz="0" w:space="0" w:color="auto"/>
            <w:bottom w:val="none" w:sz="0" w:space="0" w:color="auto"/>
            <w:right w:val="none" w:sz="0" w:space="0" w:color="auto"/>
          </w:divBdr>
        </w:div>
        <w:div w:id="345179550">
          <w:marLeft w:val="640"/>
          <w:marRight w:val="0"/>
          <w:marTop w:val="0"/>
          <w:marBottom w:val="0"/>
          <w:divBdr>
            <w:top w:val="none" w:sz="0" w:space="0" w:color="auto"/>
            <w:left w:val="none" w:sz="0" w:space="0" w:color="auto"/>
            <w:bottom w:val="none" w:sz="0" w:space="0" w:color="auto"/>
            <w:right w:val="none" w:sz="0" w:space="0" w:color="auto"/>
          </w:divBdr>
        </w:div>
        <w:div w:id="76051171">
          <w:marLeft w:val="640"/>
          <w:marRight w:val="0"/>
          <w:marTop w:val="0"/>
          <w:marBottom w:val="0"/>
          <w:divBdr>
            <w:top w:val="none" w:sz="0" w:space="0" w:color="auto"/>
            <w:left w:val="none" w:sz="0" w:space="0" w:color="auto"/>
            <w:bottom w:val="none" w:sz="0" w:space="0" w:color="auto"/>
            <w:right w:val="none" w:sz="0" w:space="0" w:color="auto"/>
          </w:divBdr>
        </w:div>
        <w:div w:id="374236401">
          <w:marLeft w:val="640"/>
          <w:marRight w:val="0"/>
          <w:marTop w:val="0"/>
          <w:marBottom w:val="0"/>
          <w:divBdr>
            <w:top w:val="none" w:sz="0" w:space="0" w:color="auto"/>
            <w:left w:val="none" w:sz="0" w:space="0" w:color="auto"/>
            <w:bottom w:val="none" w:sz="0" w:space="0" w:color="auto"/>
            <w:right w:val="none" w:sz="0" w:space="0" w:color="auto"/>
          </w:divBdr>
        </w:div>
        <w:div w:id="429860007">
          <w:marLeft w:val="640"/>
          <w:marRight w:val="0"/>
          <w:marTop w:val="0"/>
          <w:marBottom w:val="0"/>
          <w:divBdr>
            <w:top w:val="none" w:sz="0" w:space="0" w:color="auto"/>
            <w:left w:val="none" w:sz="0" w:space="0" w:color="auto"/>
            <w:bottom w:val="none" w:sz="0" w:space="0" w:color="auto"/>
            <w:right w:val="none" w:sz="0" w:space="0" w:color="auto"/>
          </w:divBdr>
        </w:div>
        <w:div w:id="912814321">
          <w:marLeft w:val="640"/>
          <w:marRight w:val="0"/>
          <w:marTop w:val="0"/>
          <w:marBottom w:val="0"/>
          <w:divBdr>
            <w:top w:val="none" w:sz="0" w:space="0" w:color="auto"/>
            <w:left w:val="none" w:sz="0" w:space="0" w:color="auto"/>
            <w:bottom w:val="none" w:sz="0" w:space="0" w:color="auto"/>
            <w:right w:val="none" w:sz="0" w:space="0" w:color="auto"/>
          </w:divBdr>
        </w:div>
        <w:div w:id="43797218">
          <w:marLeft w:val="640"/>
          <w:marRight w:val="0"/>
          <w:marTop w:val="0"/>
          <w:marBottom w:val="0"/>
          <w:divBdr>
            <w:top w:val="none" w:sz="0" w:space="0" w:color="auto"/>
            <w:left w:val="none" w:sz="0" w:space="0" w:color="auto"/>
            <w:bottom w:val="none" w:sz="0" w:space="0" w:color="auto"/>
            <w:right w:val="none" w:sz="0" w:space="0" w:color="auto"/>
          </w:divBdr>
        </w:div>
        <w:div w:id="1599757372">
          <w:marLeft w:val="640"/>
          <w:marRight w:val="0"/>
          <w:marTop w:val="0"/>
          <w:marBottom w:val="0"/>
          <w:divBdr>
            <w:top w:val="none" w:sz="0" w:space="0" w:color="auto"/>
            <w:left w:val="none" w:sz="0" w:space="0" w:color="auto"/>
            <w:bottom w:val="none" w:sz="0" w:space="0" w:color="auto"/>
            <w:right w:val="none" w:sz="0" w:space="0" w:color="auto"/>
          </w:divBdr>
        </w:div>
        <w:div w:id="40372478">
          <w:marLeft w:val="640"/>
          <w:marRight w:val="0"/>
          <w:marTop w:val="0"/>
          <w:marBottom w:val="0"/>
          <w:divBdr>
            <w:top w:val="none" w:sz="0" w:space="0" w:color="auto"/>
            <w:left w:val="none" w:sz="0" w:space="0" w:color="auto"/>
            <w:bottom w:val="none" w:sz="0" w:space="0" w:color="auto"/>
            <w:right w:val="none" w:sz="0" w:space="0" w:color="auto"/>
          </w:divBdr>
        </w:div>
        <w:div w:id="4402308">
          <w:marLeft w:val="640"/>
          <w:marRight w:val="0"/>
          <w:marTop w:val="0"/>
          <w:marBottom w:val="0"/>
          <w:divBdr>
            <w:top w:val="none" w:sz="0" w:space="0" w:color="auto"/>
            <w:left w:val="none" w:sz="0" w:space="0" w:color="auto"/>
            <w:bottom w:val="none" w:sz="0" w:space="0" w:color="auto"/>
            <w:right w:val="none" w:sz="0" w:space="0" w:color="auto"/>
          </w:divBdr>
        </w:div>
        <w:div w:id="1265192101">
          <w:marLeft w:val="640"/>
          <w:marRight w:val="0"/>
          <w:marTop w:val="0"/>
          <w:marBottom w:val="0"/>
          <w:divBdr>
            <w:top w:val="none" w:sz="0" w:space="0" w:color="auto"/>
            <w:left w:val="none" w:sz="0" w:space="0" w:color="auto"/>
            <w:bottom w:val="none" w:sz="0" w:space="0" w:color="auto"/>
            <w:right w:val="none" w:sz="0" w:space="0" w:color="auto"/>
          </w:divBdr>
        </w:div>
        <w:div w:id="79497363">
          <w:marLeft w:val="640"/>
          <w:marRight w:val="0"/>
          <w:marTop w:val="0"/>
          <w:marBottom w:val="0"/>
          <w:divBdr>
            <w:top w:val="none" w:sz="0" w:space="0" w:color="auto"/>
            <w:left w:val="none" w:sz="0" w:space="0" w:color="auto"/>
            <w:bottom w:val="none" w:sz="0" w:space="0" w:color="auto"/>
            <w:right w:val="none" w:sz="0" w:space="0" w:color="auto"/>
          </w:divBdr>
        </w:div>
        <w:div w:id="1893614328">
          <w:marLeft w:val="640"/>
          <w:marRight w:val="0"/>
          <w:marTop w:val="0"/>
          <w:marBottom w:val="0"/>
          <w:divBdr>
            <w:top w:val="none" w:sz="0" w:space="0" w:color="auto"/>
            <w:left w:val="none" w:sz="0" w:space="0" w:color="auto"/>
            <w:bottom w:val="none" w:sz="0" w:space="0" w:color="auto"/>
            <w:right w:val="none" w:sz="0" w:space="0" w:color="auto"/>
          </w:divBdr>
        </w:div>
        <w:div w:id="866675099">
          <w:marLeft w:val="640"/>
          <w:marRight w:val="0"/>
          <w:marTop w:val="0"/>
          <w:marBottom w:val="0"/>
          <w:divBdr>
            <w:top w:val="none" w:sz="0" w:space="0" w:color="auto"/>
            <w:left w:val="none" w:sz="0" w:space="0" w:color="auto"/>
            <w:bottom w:val="none" w:sz="0" w:space="0" w:color="auto"/>
            <w:right w:val="none" w:sz="0" w:space="0" w:color="auto"/>
          </w:divBdr>
        </w:div>
        <w:div w:id="112410506">
          <w:marLeft w:val="640"/>
          <w:marRight w:val="0"/>
          <w:marTop w:val="0"/>
          <w:marBottom w:val="0"/>
          <w:divBdr>
            <w:top w:val="none" w:sz="0" w:space="0" w:color="auto"/>
            <w:left w:val="none" w:sz="0" w:space="0" w:color="auto"/>
            <w:bottom w:val="none" w:sz="0" w:space="0" w:color="auto"/>
            <w:right w:val="none" w:sz="0" w:space="0" w:color="auto"/>
          </w:divBdr>
        </w:div>
        <w:div w:id="804470280">
          <w:marLeft w:val="640"/>
          <w:marRight w:val="0"/>
          <w:marTop w:val="0"/>
          <w:marBottom w:val="0"/>
          <w:divBdr>
            <w:top w:val="none" w:sz="0" w:space="0" w:color="auto"/>
            <w:left w:val="none" w:sz="0" w:space="0" w:color="auto"/>
            <w:bottom w:val="none" w:sz="0" w:space="0" w:color="auto"/>
            <w:right w:val="none" w:sz="0" w:space="0" w:color="auto"/>
          </w:divBdr>
        </w:div>
        <w:div w:id="1606116179">
          <w:marLeft w:val="640"/>
          <w:marRight w:val="0"/>
          <w:marTop w:val="0"/>
          <w:marBottom w:val="0"/>
          <w:divBdr>
            <w:top w:val="none" w:sz="0" w:space="0" w:color="auto"/>
            <w:left w:val="none" w:sz="0" w:space="0" w:color="auto"/>
            <w:bottom w:val="none" w:sz="0" w:space="0" w:color="auto"/>
            <w:right w:val="none" w:sz="0" w:space="0" w:color="auto"/>
          </w:divBdr>
        </w:div>
        <w:div w:id="431560184">
          <w:marLeft w:val="640"/>
          <w:marRight w:val="0"/>
          <w:marTop w:val="0"/>
          <w:marBottom w:val="0"/>
          <w:divBdr>
            <w:top w:val="none" w:sz="0" w:space="0" w:color="auto"/>
            <w:left w:val="none" w:sz="0" w:space="0" w:color="auto"/>
            <w:bottom w:val="none" w:sz="0" w:space="0" w:color="auto"/>
            <w:right w:val="none" w:sz="0" w:space="0" w:color="auto"/>
          </w:divBdr>
        </w:div>
      </w:divsChild>
    </w:div>
    <w:div w:id="1799881162">
      <w:bodyDiv w:val="1"/>
      <w:marLeft w:val="0"/>
      <w:marRight w:val="0"/>
      <w:marTop w:val="0"/>
      <w:marBottom w:val="0"/>
      <w:divBdr>
        <w:top w:val="none" w:sz="0" w:space="0" w:color="auto"/>
        <w:left w:val="none" w:sz="0" w:space="0" w:color="auto"/>
        <w:bottom w:val="none" w:sz="0" w:space="0" w:color="auto"/>
        <w:right w:val="none" w:sz="0" w:space="0" w:color="auto"/>
      </w:divBdr>
    </w:div>
    <w:div w:id="1800028100">
      <w:bodyDiv w:val="1"/>
      <w:marLeft w:val="0"/>
      <w:marRight w:val="0"/>
      <w:marTop w:val="0"/>
      <w:marBottom w:val="0"/>
      <w:divBdr>
        <w:top w:val="none" w:sz="0" w:space="0" w:color="auto"/>
        <w:left w:val="none" w:sz="0" w:space="0" w:color="auto"/>
        <w:bottom w:val="none" w:sz="0" w:space="0" w:color="auto"/>
        <w:right w:val="none" w:sz="0" w:space="0" w:color="auto"/>
      </w:divBdr>
    </w:div>
    <w:div w:id="1800223854">
      <w:bodyDiv w:val="1"/>
      <w:marLeft w:val="0"/>
      <w:marRight w:val="0"/>
      <w:marTop w:val="0"/>
      <w:marBottom w:val="0"/>
      <w:divBdr>
        <w:top w:val="none" w:sz="0" w:space="0" w:color="auto"/>
        <w:left w:val="none" w:sz="0" w:space="0" w:color="auto"/>
        <w:bottom w:val="none" w:sz="0" w:space="0" w:color="auto"/>
        <w:right w:val="none" w:sz="0" w:space="0" w:color="auto"/>
      </w:divBdr>
    </w:div>
    <w:div w:id="1800340767">
      <w:bodyDiv w:val="1"/>
      <w:marLeft w:val="0"/>
      <w:marRight w:val="0"/>
      <w:marTop w:val="0"/>
      <w:marBottom w:val="0"/>
      <w:divBdr>
        <w:top w:val="none" w:sz="0" w:space="0" w:color="auto"/>
        <w:left w:val="none" w:sz="0" w:space="0" w:color="auto"/>
        <w:bottom w:val="none" w:sz="0" w:space="0" w:color="auto"/>
        <w:right w:val="none" w:sz="0" w:space="0" w:color="auto"/>
      </w:divBdr>
    </w:div>
    <w:div w:id="1800954154">
      <w:bodyDiv w:val="1"/>
      <w:marLeft w:val="0"/>
      <w:marRight w:val="0"/>
      <w:marTop w:val="0"/>
      <w:marBottom w:val="0"/>
      <w:divBdr>
        <w:top w:val="none" w:sz="0" w:space="0" w:color="auto"/>
        <w:left w:val="none" w:sz="0" w:space="0" w:color="auto"/>
        <w:bottom w:val="none" w:sz="0" w:space="0" w:color="auto"/>
        <w:right w:val="none" w:sz="0" w:space="0" w:color="auto"/>
      </w:divBdr>
    </w:div>
    <w:div w:id="1801145185">
      <w:bodyDiv w:val="1"/>
      <w:marLeft w:val="0"/>
      <w:marRight w:val="0"/>
      <w:marTop w:val="0"/>
      <w:marBottom w:val="0"/>
      <w:divBdr>
        <w:top w:val="none" w:sz="0" w:space="0" w:color="auto"/>
        <w:left w:val="none" w:sz="0" w:space="0" w:color="auto"/>
        <w:bottom w:val="none" w:sz="0" w:space="0" w:color="auto"/>
        <w:right w:val="none" w:sz="0" w:space="0" w:color="auto"/>
      </w:divBdr>
    </w:div>
    <w:div w:id="1801335268">
      <w:bodyDiv w:val="1"/>
      <w:marLeft w:val="0"/>
      <w:marRight w:val="0"/>
      <w:marTop w:val="0"/>
      <w:marBottom w:val="0"/>
      <w:divBdr>
        <w:top w:val="none" w:sz="0" w:space="0" w:color="auto"/>
        <w:left w:val="none" w:sz="0" w:space="0" w:color="auto"/>
        <w:bottom w:val="none" w:sz="0" w:space="0" w:color="auto"/>
        <w:right w:val="none" w:sz="0" w:space="0" w:color="auto"/>
      </w:divBdr>
    </w:div>
    <w:div w:id="1801611510">
      <w:bodyDiv w:val="1"/>
      <w:marLeft w:val="0"/>
      <w:marRight w:val="0"/>
      <w:marTop w:val="0"/>
      <w:marBottom w:val="0"/>
      <w:divBdr>
        <w:top w:val="none" w:sz="0" w:space="0" w:color="auto"/>
        <w:left w:val="none" w:sz="0" w:space="0" w:color="auto"/>
        <w:bottom w:val="none" w:sz="0" w:space="0" w:color="auto"/>
        <w:right w:val="none" w:sz="0" w:space="0" w:color="auto"/>
      </w:divBdr>
    </w:div>
    <w:div w:id="1802453126">
      <w:bodyDiv w:val="1"/>
      <w:marLeft w:val="0"/>
      <w:marRight w:val="0"/>
      <w:marTop w:val="0"/>
      <w:marBottom w:val="0"/>
      <w:divBdr>
        <w:top w:val="none" w:sz="0" w:space="0" w:color="auto"/>
        <w:left w:val="none" w:sz="0" w:space="0" w:color="auto"/>
        <w:bottom w:val="none" w:sz="0" w:space="0" w:color="auto"/>
        <w:right w:val="none" w:sz="0" w:space="0" w:color="auto"/>
      </w:divBdr>
    </w:div>
    <w:div w:id="1802730060">
      <w:bodyDiv w:val="1"/>
      <w:marLeft w:val="0"/>
      <w:marRight w:val="0"/>
      <w:marTop w:val="0"/>
      <w:marBottom w:val="0"/>
      <w:divBdr>
        <w:top w:val="none" w:sz="0" w:space="0" w:color="auto"/>
        <w:left w:val="none" w:sz="0" w:space="0" w:color="auto"/>
        <w:bottom w:val="none" w:sz="0" w:space="0" w:color="auto"/>
        <w:right w:val="none" w:sz="0" w:space="0" w:color="auto"/>
      </w:divBdr>
    </w:div>
    <w:div w:id="1803307192">
      <w:bodyDiv w:val="1"/>
      <w:marLeft w:val="0"/>
      <w:marRight w:val="0"/>
      <w:marTop w:val="0"/>
      <w:marBottom w:val="0"/>
      <w:divBdr>
        <w:top w:val="none" w:sz="0" w:space="0" w:color="auto"/>
        <w:left w:val="none" w:sz="0" w:space="0" w:color="auto"/>
        <w:bottom w:val="none" w:sz="0" w:space="0" w:color="auto"/>
        <w:right w:val="none" w:sz="0" w:space="0" w:color="auto"/>
      </w:divBdr>
    </w:div>
    <w:div w:id="1803571549">
      <w:bodyDiv w:val="1"/>
      <w:marLeft w:val="0"/>
      <w:marRight w:val="0"/>
      <w:marTop w:val="0"/>
      <w:marBottom w:val="0"/>
      <w:divBdr>
        <w:top w:val="none" w:sz="0" w:space="0" w:color="auto"/>
        <w:left w:val="none" w:sz="0" w:space="0" w:color="auto"/>
        <w:bottom w:val="none" w:sz="0" w:space="0" w:color="auto"/>
        <w:right w:val="none" w:sz="0" w:space="0" w:color="auto"/>
      </w:divBdr>
    </w:div>
    <w:div w:id="1806506260">
      <w:bodyDiv w:val="1"/>
      <w:marLeft w:val="0"/>
      <w:marRight w:val="0"/>
      <w:marTop w:val="0"/>
      <w:marBottom w:val="0"/>
      <w:divBdr>
        <w:top w:val="none" w:sz="0" w:space="0" w:color="auto"/>
        <w:left w:val="none" w:sz="0" w:space="0" w:color="auto"/>
        <w:bottom w:val="none" w:sz="0" w:space="0" w:color="auto"/>
        <w:right w:val="none" w:sz="0" w:space="0" w:color="auto"/>
      </w:divBdr>
    </w:div>
    <w:div w:id="1806654599">
      <w:bodyDiv w:val="1"/>
      <w:marLeft w:val="0"/>
      <w:marRight w:val="0"/>
      <w:marTop w:val="0"/>
      <w:marBottom w:val="0"/>
      <w:divBdr>
        <w:top w:val="none" w:sz="0" w:space="0" w:color="auto"/>
        <w:left w:val="none" w:sz="0" w:space="0" w:color="auto"/>
        <w:bottom w:val="none" w:sz="0" w:space="0" w:color="auto"/>
        <w:right w:val="none" w:sz="0" w:space="0" w:color="auto"/>
      </w:divBdr>
    </w:div>
    <w:div w:id="1806779473">
      <w:bodyDiv w:val="1"/>
      <w:marLeft w:val="0"/>
      <w:marRight w:val="0"/>
      <w:marTop w:val="0"/>
      <w:marBottom w:val="0"/>
      <w:divBdr>
        <w:top w:val="none" w:sz="0" w:space="0" w:color="auto"/>
        <w:left w:val="none" w:sz="0" w:space="0" w:color="auto"/>
        <w:bottom w:val="none" w:sz="0" w:space="0" w:color="auto"/>
        <w:right w:val="none" w:sz="0" w:space="0" w:color="auto"/>
      </w:divBdr>
    </w:div>
    <w:div w:id="1806893534">
      <w:bodyDiv w:val="1"/>
      <w:marLeft w:val="0"/>
      <w:marRight w:val="0"/>
      <w:marTop w:val="0"/>
      <w:marBottom w:val="0"/>
      <w:divBdr>
        <w:top w:val="none" w:sz="0" w:space="0" w:color="auto"/>
        <w:left w:val="none" w:sz="0" w:space="0" w:color="auto"/>
        <w:bottom w:val="none" w:sz="0" w:space="0" w:color="auto"/>
        <w:right w:val="none" w:sz="0" w:space="0" w:color="auto"/>
      </w:divBdr>
    </w:div>
    <w:div w:id="1807619326">
      <w:bodyDiv w:val="1"/>
      <w:marLeft w:val="0"/>
      <w:marRight w:val="0"/>
      <w:marTop w:val="0"/>
      <w:marBottom w:val="0"/>
      <w:divBdr>
        <w:top w:val="none" w:sz="0" w:space="0" w:color="auto"/>
        <w:left w:val="none" w:sz="0" w:space="0" w:color="auto"/>
        <w:bottom w:val="none" w:sz="0" w:space="0" w:color="auto"/>
        <w:right w:val="none" w:sz="0" w:space="0" w:color="auto"/>
      </w:divBdr>
    </w:div>
    <w:div w:id="1807621766">
      <w:bodyDiv w:val="1"/>
      <w:marLeft w:val="0"/>
      <w:marRight w:val="0"/>
      <w:marTop w:val="0"/>
      <w:marBottom w:val="0"/>
      <w:divBdr>
        <w:top w:val="none" w:sz="0" w:space="0" w:color="auto"/>
        <w:left w:val="none" w:sz="0" w:space="0" w:color="auto"/>
        <w:bottom w:val="none" w:sz="0" w:space="0" w:color="auto"/>
        <w:right w:val="none" w:sz="0" w:space="0" w:color="auto"/>
      </w:divBdr>
    </w:div>
    <w:div w:id="1808013890">
      <w:bodyDiv w:val="1"/>
      <w:marLeft w:val="0"/>
      <w:marRight w:val="0"/>
      <w:marTop w:val="0"/>
      <w:marBottom w:val="0"/>
      <w:divBdr>
        <w:top w:val="none" w:sz="0" w:space="0" w:color="auto"/>
        <w:left w:val="none" w:sz="0" w:space="0" w:color="auto"/>
        <w:bottom w:val="none" w:sz="0" w:space="0" w:color="auto"/>
        <w:right w:val="none" w:sz="0" w:space="0" w:color="auto"/>
      </w:divBdr>
    </w:div>
    <w:div w:id="1809396115">
      <w:bodyDiv w:val="1"/>
      <w:marLeft w:val="0"/>
      <w:marRight w:val="0"/>
      <w:marTop w:val="0"/>
      <w:marBottom w:val="0"/>
      <w:divBdr>
        <w:top w:val="none" w:sz="0" w:space="0" w:color="auto"/>
        <w:left w:val="none" w:sz="0" w:space="0" w:color="auto"/>
        <w:bottom w:val="none" w:sz="0" w:space="0" w:color="auto"/>
        <w:right w:val="none" w:sz="0" w:space="0" w:color="auto"/>
      </w:divBdr>
    </w:div>
    <w:div w:id="1809663574">
      <w:bodyDiv w:val="1"/>
      <w:marLeft w:val="0"/>
      <w:marRight w:val="0"/>
      <w:marTop w:val="0"/>
      <w:marBottom w:val="0"/>
      <w:divBdr>
        <w:top w:val="none" w:sz="0" w:space="0" w:color="auto"/>
        <w:left w:val="none" w:sz="0" w:space="0" w:color="auto"/>
        <w:bottom w:val="none" w:sz="0" w:space="0" w:color="auto"/>
        <w:right w:val="none" w:sz="0" w:space="0" w:color="auto"/>
      </w:divBdr>
    </w:div>
    <w:div w:id="1809860599">
      <w:bodyDiv w:val="1"/>
      <w:marLeft w:val="0"/>
      <w:marRight w:val="0"/>
      <w:marTop w:val="0"/>
      <w:marBottom w:val="0"/>
      <w:divBdr>
        <w:top w:val="none" w:sz="0" w:space="0" w:color="auto"/>
        <w:left w:val="none" w:sz="0" w:space="0" w:color="auto"/>
        <w:bottom w:val="none" w:sz="0" w:space="0" w:color="auto"/>
        <w:right w:val="none" w:sz="0" w:space="0" w:color="auto"/>
      </w:divBdr>
    </w:div>
    <w:div w:id="1810052557">
      <w:bodyDiv w:val="1"/>
      <w:marLeft w:val="0"/>
      <w:marRight w:val="0"/>
      <w:marTop w:val="0"/>
      <w:marBottom w:val="0"/>
      <w:divBdr>
        <w:top w:val="none" w:sz="0" w:space="0" w:color="auto"/>
        <w:left w:val="none" w:sz="0" w:space="0" w:color="auto"/>
        <w:bottom w:val="none" w:sz="0" w:space="0" w:color="auto"/>
        <w:right w:val="none" w:sz="0" w:space="0" w:color="auto"/>
      </w:divBdr>
    </w:div>
    <w:div w:id="1810055387">
      <w:bodyDiv w:val="1"/>
      <w:marLeft w:val="0"/>
      <w:marRight w:val="0"/>
      <w:marTop w:val="0"/>
      <w:marBottom w:val="0"/>
      <w:divBdr>
        <w:top w:val="none" w:sz="0" w:space="0" w:color="auto"/>
        <w:left w:val="none" w:sz="0" w:space="0" w:color="auto"/>
        <w:bottom w:val="none" w:sz="0" w:space="0" w:color="auto"/>
        <w:right w:val="none" w:sz="0" w:space="0" w:color="auto"/>
      </w:divBdr>
    </w:div>
    <w:div w:id="1810440442">
      <w:bodyDiv w:val="1"/>
      <w:marLeft w:val="0"/>
      <w:marRight w:val="0"/>
      <w:marTop w:val="0"/>
      <w:marBottom w:val="0"/>
      <w:divBdr>
        <w:top w:val="none" w:sz="0" w:space="0" w:color="auto"/>
        <w:left w:val="none" w:sz="0" w:space="0" w:color="auto"/>
        <w:bottom w:val="none" w:sz="0" w:space="0" w:color="auto"/>
        <w:right w:val="none" w:sz="0" w:space="0" w:color="auto"/>
      </w:divBdr>
      <w:divsChild>
        <w:div w:id="147215908">
          <w:marLeft w:val="0"/>
          <w:marRight w:val="0"/>
          <w:marTop w:val="0"/>
          <w:marBottom w:val="0"/>
          <w:divBdr>
            <w:top w:val="none" w:sz="0" w:space="0" w:color="auto"/>
            <w:left w:val="none" w:sz="0" w:space="0" w:color="auto"/>
            <w:bottom w:val="none" w:sz="0" w:space="0" w:color="auto"/>
            <w:right w:val="none" w:sz="0" w:space="0" w:color="auto"/>
          </w:divBdr>
        </w:div>
        <w:div w:id="1018969213">
          <w:marLeft w:val="0"/>
          <w:marRight w:val="0"/>
          <w:marTop w:val="0"/>
          <w:marBottom w:val="0"/>
          <w:divBdr>
            <w:top w:val="none" w:sz="0" w:space="0" w:color="auto"/>
            <w:left w:val="none" w:sz="0" w:space="0" w:color="auto"/>
            <w:bottom w:val="none" w:sz="0" w:space="0" w:color="auto"/>
            <w:right w:val="none" w:sz="0" w:space="0" w:color="auto"/>
          </w:divBdr>
        </w:div>
        <w:div w:id="621420884">
          <w:marLeft w:val="0"/>
          <w:marRight w:val="0"/>
          <w:marTop w:val="0"/>
          <w:marBottom w:val="0"/>
          <w:divBdr>
            <w:top w:val="none" w:sz="0" w:space="0" w:color="auto"/>
            <w:left w:val="none" w:sz="0" w:space="0" w:color="auto"/>
            <w:bottom w:val="none" w:sz="0" w:space="0" w:color="auto"/>
            <w:right w:val="none" w:sz="0" w:space="0" w:color="auto"/>
          </w:divBdr>
        </w:div>
        <w:div w:id="367535619">
          <w:marLeft w:val="0"/>
          <w:marRight w:val="0"/>
          <w:marTop w:val="0"/>
          <w:marBottom w:val="0"/>
          <w:divBdr>
            <w:top w:val="none" w:sz="0" w:space="0" w:color="auto"/>
            <w:left w:val="none" w:sz="0" w:space="0" w:color="auto"/>
            <w:bottom w:val="none" w:sz="0" w:space="0" w:color="auto"/>
            <w:right w:val="none" w:sz="0" w:space="0" w:color="auto"/>
          </w:divBdr>
        </w:div>
        <w:div w:id="1385637426">
          <w:marLeft w:val="0"/>
          <w:marRight w:val="0"/>
          <w:marTop w:val="0"/>
          <w:marBottom w:val="0"/>
          <w:divBdr>
            <w:top w:val="none" w:sz="0" w:space="0" w:color="auto"/>
            <w:left w:val="none" w:sz="0" w:space="0" w:color="auto"/>
            <w:bottom w:val="none" w:sz="0" w:space="0" w:color="auto"/>
            <w:right w:val="none" w:sz="0" w:space="0" w:color="auto"/>
          </w:divBdr>
        </w:div>
        <w:div w:id="1470198477">
          <w:marLeft w:val="0"/>
          <w:marRight w:val="0"/>
          <w:marTop w:val="0"/>
          <w:marBottom w:val="0"/>
          <w:divBdr>
            <w:top w:val="none" w:sz="0" w:space="0" w:color="auto"/>
            <w:left w:val="none" w:sz="0" w:space="0" w:color="auto"/>
            <w:bottom w:val="none" w:sz="0" w:space="0" w:color="auto"/>
            <w:right w:val="none" w:sz="0" w:space="0" w:color="auto"/>
          </w:divBdr>
        </w:div>
        <w:div w:id="1152911062">
          <w:marLeft w:val="0"/>
          <w:marRight w:val="0"/>
          <w:marTop w:val="0"/>
          <w:marBottom w:val="0"/>
          <w:divBdr>
            <w:top w:val="none" w:sz="0" w:space="0" w:color="auto"/>
            <w:left w:val="none" w:sz="0" w:space="0" w:color="auto"/>
            <w:bottom w:val="none" w:sz="0" w:space="0" w:color="auto"/>
            <w:right w:val="none" w:sz="0" w:space="0" w:color="auto"/>
          </w:divBdr>
        </w:div>
        <w:div w:id="1228801043">
          <w:marLeft w:val="0"/>
          <w:marRight w:val="0"/>
          <w:marTop w:val="0"/>
          <w:marBottom w:val="0"/>
          <w:divBdr>
            <w:top w:val="none" w:sz="0" w:space="0" w:color="auto"/>
            <w:left w:val="none" w:sz="0" w:space="0" w:color="auto"/>
            <w:bottom w:val="none" w:sz="0" w:space="0" w:color="auto"/>
            <w:right w:val="none" w:sz="0" w:space="0" w:color="auto"/>
          </w:divBdr>
        </w:div>
        <w:div w:id="1736004020">
          <w:marLeft w:val="0"/>
          <w:marRight w:val="0"/>
          <w:marTop w:val="0"/>
          <w:marBottom w:val="0"/>
          <w:divBdr>
            <w:top w:val="none" w:sz="0" w:space="0" w:color="auto"/>
            <w:left w:val="none" w:sz="0" w:space="0" w:color="auto"/>
            <w:bottom w:val="none" w:sz="0" w:space="0" w:color="auto"/>
            <w:right w:val="none" w:sz="0" w:space="0" w:color="auto"/>
          </w:divBdr>
        </w:div>
        <w:div w:id="287594642">
          <w:marLeft w:val="0"/>
          <w:marRight w:val="0"/>
          <w:marTop w:val="0"/>
          <w:marBottom w:val="0"/>
          <w:divBdr>
            <w:top w:val="none" w:sz="0" w:space="0" w:color="auto"/>
            <w:left w:val="none" w:sz="0" w:space="0" w:color="auto"/>
            <w:bottom w:val="none" w:sz="0" w:space="0" w:color="auto"/>
            <w:right w:val="none" w:sz="0" w:space="0" w:color="auto"/>
          </w:divBdr>
        </w:div>
        <w:div w:id="1952929518">
          <w:marLeft w:val="0"/>
          <w:marRight w:val="0"/>
          <w:marTop w:val="0"/>
          <w:marBottom w:val="0"/>
          <w:divBdr>
            <w:top w:val="none" w:sz="0" w:space="0" w:color="auto"/>
            <w:left w:val="none" w:sz="0" w:space="0" w:color="auto"/>
            <w:bottom w:val="none" w:sz="0" w:space="0" w:color="auto"/>
            <w:right w:val="none" w:sz="0" w:space="0" w:color="auto"/>
          </w:divBdr>
        </w:div>
        <w:div w:id="437217499">
          <w:marLeft w:val="0"/>
          <w:marRight w:val="0"/>
          <w:marTop w:val="0"/>
          <w:marBottom w:val="0"/>
          <w:divBdr>
            <w:top w:val="none" w:sz="0" w:space="0" w:color="auto"/>
            <w:left w:val="none" w:sz="0" w:space="0" w:color="auto"/>
            <w:bottom w:val="none" w:sz="0" w:space="0" w:color="auto"/>
            <w:right w:val="none" w:sz="0" w:space="0" w:color="auto"/>
          </w:divBdr>
        </w:div>
        <w:div w:id="1134983951">
          <w:marLeft w:val="0"/>
          <w:marRight w:val="0"/>
          <w:marTop w:val="0"/>
          <w:marBottom w:val="0"/>
          <w:divBdr>
            <w:top w:val="none" w:sz="0" w:space="0" w:color="auto"/>
            <w:left w:val="none" w:sz="0" w:space="0" w:color="auto"/>
            <w:bottom w:val="none" w:sz="0" w:space="0" w:color="auto"/>
            <w:right w:val="none" w:sz="0" w:space="0" w:color="auto"/>
          </w:divBdr>
        </w:div>
        <w:div w:id="770471756">
          <w:marLeft w:val="0"/>
          <w:marRight w:val="0"/>
          <w:marTop w:val="0"/>
          <w:marBottom w:val="0"/>
          <w:divBdr>
            <w:top w:val="none" w:sz="0" w:space="0" w:color="auto"/>
            <w:left w:val="none" w:sz="0" w:space="0" w:color="auto"/>
            <w:bottom w:val="none" w:sz="0" w:space="0" w:color="auto"/>
            <w:right w:val="none" w:sz="0" w:space="0" w:color="auto"/>
          </w:divBdr>
        </w:div>
        <w:div w:id="1446848302">
          <w:marLeft w:val="0"/>
          <w:marRight w:val="0"/>
          <w:marTop w:val="0"/>
          <w:marBottom w:val="0"/>
          <w:divBdr>
            <w:top w:val="none" w:sz="0" w:space="0" w:color="auto"/>
            <w:left w:val="none" w:sz="0" w:space="0" w:color="auto"/>
            <w:bottom w:val="none" w:sz="0" w:space="0" w:color="auto"/>
            <w:right w:val="none" w:sz="0" w:space="0" w:color="auto"/>
          </w:divBdr>
        </w:div>
        <w:div w:id="375393451">
          <w:marLeft w:val="0"/>
          <w:marRight w:val="0"/>
          <w:marTop w:val="0"/>
          <w:marBottom w:val="0"/>
          <w:divBdr>
            <w:top w:val="none" w:sz="0" w:space="0" w:color="auto"/>
            <w:left w:val="none" w:sz="0" w:space="0" w:color="auto"/>
            <w:bottom w:val="none" w:sz="0" w:space="0" w:color="auto"/>
            <w:right w:val="none" w:sz="0" w:space="0" w:color="auto"/>
          </w:divBdr>
        </w:div>
        <w:div w:id="37514566">
          <w:marLeft w:val="0"/>
          <w:marRight w:val="0"/>
          <w:marTop w:val="0"/>
          <w:marBottom w:val="0"/>
          <w:divBdr>
            <w:top w:val="none" w:sz="0" w:space="0" w:color="auto"/>
            <w:left w:val="none" w:sz="0" w:space="0" w:color="auto"/>
            <w:bottom w:val="none" w:sz="0" w:space="0" w:color="auto"/>
            <w:right w:val="none" w:sz="0" w:space="0" w:color="auto"/>
          </w:divBdr>
        </w:div>
        <w:div w:id="916280364">
          <w:marLeft w:val="0"/>
          <w:marRight w:val="0"/>
          <w:marTop w:val="0"/>
          <w:marBottom w:val="0"/>
          <w:divBdr>
            <w:top w:val="none" w:sz="0" w:space="0" w:color="auto"/>
            <w:left w:val="none" w:sz="0" w:space="0" w:color="auto"/>
            <w:bottom w:val="none" w:sz="0" w:space="0" w:color="auto"/>
            <w:right w:val="none" w:sz="0" w:space="0" w:color="auto"/>
          </w:divBdr>
        </w:div>
        <w:div w:id="901721941">
          <w:marLeft w:val="0"/>
          <w:marRight w:val="0"/>
          <w:marTop w:val="0"/>
          <w:marBottom w:val="0"/>
          <w:divBdr>
            <w:top w:val="none" w:sz="0" w:space="0" w:color="auto"/>
            <w:left w:val="none" w:sz="0" w:space="0" w:color="auto"/>
            <w:bottom w:val="none" w:sz="0" w:space="0" w:color="auto"/>
            <w:right w:val="none" w:sz="0" w:space="0" w:color="auto"/>
          </w:divBdr>
        </w:div>
        <w:div w:id="1942882420">
          <w:marLeft w:val="0"/>
          <w:marRight w:val="0"/>
          <w:marTop w:val="0"/>
          <w:marBottom w:val="0"/>
          <w:divBdr>
            <w:top w:val="none" w:sz="0" w:space="0" w:color="auto"/>
            <w:left w:val="none" w:sz="0" w:space="0" w:color="auto"/>
            <w:bottom w:val="none" w:sz="0" w:space="0" w:color="auto"/>
            <w:right w:val="none" w:sz="0" w:space="0" w:color="auto"/>
          </w:divBdr>
        </w:div>
        <w:div w:id="1734087866">
          <w:marLeft w:val="0"/>
          <w:marRight w:val="0"/>
          <w:marTop w:val="0"/>
          <w:marBottom w:val="0"/>
          <w:divBdr>
            <w:top w:val="none" w:sz="0" w:space="0" w:color="auto"/>
            <w:left w:val="none" w:sz="0" w:space="0" w:color="auto"/>
            <w:bottom w:val="none" w:sz="0" w:space="0" w:color="auto"/>
            <w:right w:val="none" w:sz="0" w:space="0" w:color="auto"/>
          </w:divBdr>
        </w:div>
        <w:div w:id="612788670">
          <w:marLeft w:val="0"/>
          <w:marRight w:val="0"/>
          <w:marTop w:val="0"/>
          <w:marBottom w:val="0"/>
          <w:divBdr>
            <w:top w:val="none" w:sz="0" w:space="0" w:color="auto"/>
            <w:left w:val="none" w:sz="0" w:space="0" w:color="auto"/>
            <w:bottom w:val="none" w:sz="0" w:space="0" w:color="auto"/>
            <w:right w:val="none" w:sz="0" w:space="0" w:color="auto"/>
          </w:divBdr>
        </w:div>
        <w:div w:id="1457791004">
          <w:marLeft w:val="0"/>
          <w:marRight w:val="0"/>
          <w:marTop w:val="0"/>
          <w:marBottom w:val="0"/>
          <w:divBdr>
            <w:top w:val="none" w:sz="0" w:space="0" w:color="auto"/>
            <w:left w:val="none" w:sz="0" w:space="0" w:color="auto"/>
            <w:bottom w:val="none" w:sz="0" w:space="0" w:color="auto"/>
            <w:right w:val="none" w:sz="0" w:space="0" w:color="auto"/>
          </w:divBdr>
        </w:div>
        <w:div w:id="1877739800">
          <w:marLeft w:val="0"/>
          <w:marRight w:val="0"/>
          <w:marTop w:val="0"/>
          <w:marBottom w:val="0"/>
          <w:divBdr>
            <w:top w:val="none" w:sz="0" w:space="0" w:color="auto"/>
            <w:left w:val="none" w:sz="0" w:space="0" w:color="auto"/>
            <w:bottom w:val="none" w:sz="0" w:space="0" w:color="auto"/>
            <w:right w:val="none" w:sz="0" w:space="0" w:color="auto"/>
          </w:divBdr>
        </w:div>
        <w:div w:id="1506048732">
          <w:marLeft w:val="0"/>
          <w:marRight w:val="0"/>
          <w:marTop w:val="0"/>
          <w:marBottom w:val="0"/>
          <w:divBdr>
            <w:top w:val="none" w:sz="0" w:space="0" w:color="auto"/>
            <w:left w:val="none" w:sz="0" w:space="0" w:color="auto"/>
            <w:bottom w:val="none" w:sz="0" w:space="0" w:color="auto"/>
            <w:right w:val="none" w:sz="0" w:space="0" w:color="auto"/>
          </w:divBdr>
        </w:div>
        <w:div w:id="1935824599">
          <w:marLeft w:val="0"/>
          <w:marRight w:val="0"/>
          <w:marTop w:val="0"/>
          <w:marBottom w:val="0"/>
          <w:divBdr>
            <w:top w:val="none" w:sz="0" w:space="0" w:color="auto"/>
            <w:left w:val="none" w:sz="0" w:space="0" w:color="auto"/>
            <w:bottom w:val="none" w:sz="0" w:space="0" w:color="auto"/>
            <w:right w:val="none" w:sz="0" w:space="0" w:color="auto"/>
          </w:divBdr>
        </w:div>
        <w:div w:id="644119444">
          <w:marLeft w:val="0"/>
          <w:marRight w:val="0"/>
          <w:marTop w:val="0"/>
          <w:marBottom w:val="0"/>
          <w:divBdr>
            <w:top w:val="none" w:sz="0" w:space="0" w:color="auto"/>
            <w:left w:val="none" w:sz="0" w:space="0" w:color="auto"/>
            <w:bottom w:val="none" w:sz="0" w:space="0" w:color="auto"/>
            <w:right w:val="none" w:sz="0" w:space="0" w:color="auto"/>
          </w:divBdr>
        </w:div>
        <w:div w:id="90273552">
          <w:marLeft w:val="0"/>
          <w:marRight w:val="0"/>
          <w:marTop w:val="0"/>
          <w:marBottom w:val="0"/>
          <w:divBdr>
            <w:top w:val="none" w:sz="0" w:space="0" w:color="auto"/>
            <w:left w:val="none" w:sz="0" w:space="0" w:color="auto"/>
            <w:bottom w:val="none" w:sz="0" w:space="0" w:color="auto"/>
            <w:right w:val="none" w:sz="0" w:space="0" w:color="auto"/>
          </w:divBdr>
        </w:div>
        <w:div w:id="1569070837">
          <w:marLeft w:val="0"/>
          <w:marRight w:val="0"/>
          <w:marTop w:val="0"/>
          <w:marBottom w:val="0"/>
          <w:divBdr>
            <w:top w:val="none" w:sz="0" w:space="0" w:color="auto"/>
            <w:left w:val="none" w:sz="0" w:space="0" w:color="auto"/>
            <w:bottom w:val="none" w:sz="0" w:space="0" w:color="auto"/>
            <w:right w:val="none" w:sz="0" w:space="0" w:color="auto"/>
          </w:divBdr>
        </w:div>
        <w:div w:id="1015690412">
          <w:marLeft w:val="0"/>
          <w:marRight w:val="0"/>
          <w:marTop w:val="0"/>
          <w:marBottom w:val="0"/>
          <w:divBdr>
            <w:top w:val="none" w:sz="0" w:space="0" w:color="auto"/>
            <w:left w:val="none" w:sz="0" w:space="0" w:color="auto"/>
            <w:bottom w:val="none" w:sz="0" w:space="0" w:color="auto"/>
            <w:right w:val="none" w:sz="0" w:space="0" w:color="auto"/>
          </w:divBdr>
        </w:div>
        <w:div w:id="1410157014">
          <w:marLeft w:val="0"/>
          <w:marRight w:val="0"/>
          <w:marTop w:val="0"/>
          <w:marBottom w:val="0"/>
          <w:divBdr>
            <w:top w:val="none" w:sz="0" w:space="0" w:color="auto"/>
            <w:left w:val="none" w:sz="0" w:space="0" w:color="auto"/>
            <w:bottom w:val="none" w:sz="0" w:space="0" w:color="auto"/>
            <w:right w:val="none" w:sz="0" w:space="0" w:color="auto"/>
          </w:divBdr>
        </w:div>
        <w:div w:id="621040549">
          <w:marLeft w:val="0"/>
          <w:marRight w:val="0"/>
          <w:marTop w:val="0"/>
          <w:marBottom w:val="0"/>
          <w:divBdr>
            <w:top w:val="none" w:sz="0" w:space="0" w:color="auto"/>
            <w:left w:val="none" w:sz="0" w:space="0" w:color="auto"/>
            <w:bottom w:val="none" w:sz="0" w:space="0" w:color="auto"/>
            <w:right w:val="none" w:sz="0" w:space="0" w:color="auto"/>
          </w:divBdr>
        </w:div>
        <w:div w:id="185411770">
          <w:marLeft w:val="0"/>
          <w:marRight w:val="0"/>
          <w:marTop w:val="0"/>
          <w:marBottom w:val="0"/>
          <w:divBdr>
            <w:top w:val="none" w:sz="0" w:space="0" w:color="auto"/>
            <w:left w:val="none" w:sz="0" w:space="0" w:color="auto"/>
            <w:bottom w:val="none" w:sz="0" w:space="0" w:color="auto"/>
            <w:right w:val="none" w:sz="0" w:space="0" w:color="auto"/>
          </w:divBdr>
        </w:div>
        <w:div w:id="1881431807">
          <w:marLeft w:val="0"/>
          <w:marRight w:val="0"/>
          <w:marTop w:val="0"/>
          <w:marBottom w:val="0"/>
          <w:divBdr>
            <w:top w:val="none" w:sz="0" w:space="0" w:color="auto"/>
            <w:left w:val="none" w:sz="0" w:space="0" w:color="auto"/>
            <w:bottom w:val="none" w:sz="0" w:space="0" w:color="auto"/>
            <w:right w:val="none" w:sz="0" w:space="0" w:color="auto"/>
          </w:divBdr>
        </w:div>
        <w:div w:id="1887715534">
          <w:marLeft w:val="0"/>
          <w:marRight w:val="0"/>
          <w:marTop w:val="0"/>
          <w:marBottom w:val="0"/>
          <w:divBdr>
            <w:top w:val="none" w:sz="0" w:space="0" w:color="auto"/>
            <w:left w:val="none" w:sz="0" w:space="0" w:color="auto"/>
            <w:bottom w:val="none" w:sz="0" w:space="0" w:color="auto"/>
            <w:right w:val="none" w:sz="0" w:space="0" w:color="auto"/>
          </w:divBdr>
        </w:div>
        <w:div w:id="797183820">
          <w:marLeft w:val="0"/>
          <w:marRight w:val="0"/>
          <w:marTop w:val="0"/>
          <w:marBottom w:val="0"/>
          <w:divBdr>
            <w:top w:val="none" w:sz="0" w:space="0" w:color="auto"/>
            <w:left w:val="none" w:sz="0" w:space="0" w:color="auto"/>
            <w:bottom w:val="none" w:sz="0" w:space="0" w:color="auto"/>
            <w:right w:val="none" w:sz="0" w:space="0" w:color="auto"/>
          </w:divBdr>
        </w:div>
        <w:div w:id="1902015770">
          <w:marLeft w:val="0"/>
          <w:marRight w:val="0"/>
          <w:marTop w:val="0"/>
          <w:marBottom w:val="0"/>
          <w:divBdr>
            <w:top w:val="none" w:sz="0" w:space="0" w:color="auto"/>
            <w:left w:val="none" w:sz="0" w:space="0" w:color="auto"/>
            <w:bottom w:val="none" w:sz="0" w:space="0" w:color="auto"/>
            <w:right w:val="none" w:sz="0" w:space="0" w:color="auto"/>
          </w:divBdr>
        </w:div>
        <w:div w:id="245458426">
          <w:marLeft w:val="0"/>
          <w:marRight w:val="0"/>
          <w:marTop w:val="0"/>
          <w:marBottom w:val="0"/>
          <w:divBdr>
            <w:top w:val="none" w:sz="0" w:space="0" w:color="auto"/>
            <w:left w:val="none" w:sz="0" w:space="0" w:color="auto"/>
            <w:bottom w:val="none" w:sz="0" w:space="0" w:color="auto"/>
            <w:right w:val="none" w:sz="0" w:space="0" w:color="auto"/>
          </w:divBdr>
        </w:div>
        <w:div w:id="1377587588">
          <w:marLeft w:val="0"/>
          <w:marRight w:val="0"/>
          <w:marTop w:val="0"/>
          <w:marBottom w:val="0"/>
          <w:divBdr>
            <w:top w:val="none" w:sz="0" w:space="0" w:color="auto"/>
            <w:left w:val="none" w:sz="0" w:space="0" w:color="auto"/>
            <w:bottom w:val="none" w:sz="0" w:space="0" w:color="auto"/>
            <w:right w:val="none" w:sz="0" w:space="0" w:color="auto"/>
          </w:divBdr>
        </w:div>
        <w:div w:id="1668751169">
          <w:marLeft w:val="0"/>
          <w:marRight w:val="0"/>
          <w:marTop w:val="0"/>
          <w:marBottom w:val="0"/>
          <w:divBdr>
            <w:top w:val="none" w:sz="0" w:space="0" w:color="auto"/>
            <w:left w:val="none" w:sz="0" w:space="0" w:color="auto"/>
            <w:bottom w:val="none" w:sz="0" w:space="0" w:color="auto"/>
            <w:right w:val="none" w:sz="0" w:space="0" w:color="auto"/>
          </w:divBdr>
        </w:div>
        <w:div w:id="181559017">
          <w:marLeft w:val="0"/>
          <w:marRight w:val="0"/>
          <w:marTop w:val="0"/>
          <w:marBottom w:val="0"/>
          <w:divBdr>
            <w:top w:val="none" w:sz="0" w:space="0" w:color="auto"/>
            <w:left w:val="none" w:sz="0" w:space="0" w:color="auto"/>
            <w:bottom w:val="none" w:sz="0" w:space="0" w:color="auto"/>
            <w:right w:val="none" w:sz="0" w:space="0" w:color="auto"/>
          </w:divBdr>
        </w:div>
        <w:div w:id="964314733">
          <w:marLeft w:val="0"/>
          <w:marRight w:val="0"/>
          <w:marTop w:val="0"/>
          <w:marBottom w:val="0"/>
          <w:divBdr>
            <w:top w:val="none" w:sz="0" w:space="0" w:color="auto"/>
            <w:left w:val="none" w:sz="0" w:space="0" w:color="auto"/>
            <w:bottom w:val="none" w:sz="0" w:space="0" w:color="auto"/>
            <w:right w:val="none" w:sz="0" w:space="0" w:color="auto"/>
          </w:divBdr>
        </w:div>
        <w:div w:id="1655060921">
          <w:marLeft w:val="0"/>
          <w:marRight w:val="0"/>
          <w:marTop w:val="0"/>
          <w:marBottom w:val="0"/>
          <w:divBdr>
            <w:top w:val="none" w:sz="0" w:space="0" w:color="auto"/>
            <w:left w:val="none" w:sz="0" w:space="0" w:color="auto"/>
            <w:bottom w:val="none" w:sz="0" w:space="0" w:color="auto"/>
            <w:right w:val="none" w:sz="0" w:space="0" w:color="auto"/>
          </w:divBdr>
        </w:div>
        <w:div w:id="272715837">
          <w:marLeft w:val="0"/>
          <w:marRight w:val="0"/>
          <w:marTop w:val="0"/>
          <w:marBottom w:val="0"/>
          <w:divBdr>
            <w:top w:val="none" w:sz="0" w:space="0" w:color="auto"/>
            <w:left w:val="none" w:sz="0" w:space="0" w:color="auto"/>
            <w:bottom w:val="none" w:sz="0" w:space="0" w:color="auto"/>
            <w:right w:val="none" w:sz="0" w:space="0" w:color="auto"/>
          </w:divBdr>
        </w:div>
        <w:div w:id="1296566779">
          <w:marLeft w:val="0"/>
          <w:marRight w:val="0"/>
          <w:marTop w:val="0"/>
          <w:marBottom w:val="0"/>
          <w:divBdr>
            <w:top w:val="none" w:sz="0" w:space="0" w:color="auto"/>
            <w:left w:val="none" w:sz="0" w:space="0" w:color="auto"/>
            <w:bottom w:val="none" w:sz="0" w:space="0" w:color="auto"/>
            <w:right w:val="none" w:sz="0" w:space="0" w:color="auto"/>
          </w:divBdr>
        </w:div>
        <w:div w:id="1721440306">
          <w:marLeft w:val="0"/>
          <w:marRight w:val="0"/>
          <w:marTop w:val="0"/>
          <w:marBottom w:val="0"/>
          <w:divBdr>
            <w:top w:val="none" w:sz="0" w:space="0" w:color="auto"/>
            <w:left w:val="none" w:sz="0" w:space="0" w:color="auto"/>
            <w:bottom w:val="none" w:sz="0" w:space="0" w:color="auto"/>
            <w:right w:val="none" w:sz="0" w:space="0" w:color="auto"/>
          </w:divBdr>
        </w:div>
        <w:div w:id="1234853844">
          <w:marLeft w:val="0"/>
          <w:marRight w:val="0"/>
          <w:marTop w:val="0"/>
          <w:marBottom w:val="0"/>
          <w:divBdr>
            <w:top w:val="none" w:sz="0" w:space="0" w:color="auto"/>
            <w:left w:val="none" w:sz="0" w:space="0" w:color="auto"/>
            <w:bottom w:val="none" w:sz="0" w:space="0" w:color="auto"/>
            <w:right w:val="none" w:sz="0" w:space="0" w:color="auto"/>
          </w:divBdr>
        </w:div>
      </w:divsChild>
    </w:div>
    <w:div w:id="1811239482">
      <w:bodyDiv w:val="1"/>
      <w:marLeft w:val="0"/>
      <w:marRight w:val="0"/>
      <w:marTop w:val="0"/>
      <w:marBottom w:val="0"/>
      <w:divBdr>
        <w:top w:val="none" w:sz="0" w:space="0" w:color="auto"/>
        <w:left w:val="none" w:sz="0" w:space="0" w:color="auto"/>
        <w:bottom w:val="none" w:sz="0" w:space="0" w:color="auto"/>
        <w:right w:val="none" w:sz="0" w:space="0" w:color="auto"/>
      </w:divBdr>
    </w:div>
    <w:div w:id="1811557800">
      <w:bodyDiv w:val="1"/>
      <w:marLeft w:val="0"/>
      <w:marRight w:val="0"/>
      <w:marTop w:val="0"/>
      <w:marBottom w:val="0"/>
      <w:divBdr>
        <w:top w:val="none" w:sz="0" w:space="0" w:color="auto"/>
        <w:left w:val="none" w:sz="0" w:space="0" w:color="auto"/>
        <w:bottom w:val="none" w:sz="0" w:space="0" w:color="auto"/>
        <w:right w:val="none" w:sz="0" w:space="0" w:color="auto"/>
      </w:divBdr>
    </w:div>
    <w:div w:id="1812014257">
      <w:bodyDiv w:val="1"/>
      <w:marLeft w:val="0"/>
      <w:marRight w:val="0"/>
      <w:marTop w:val="0"/>
      <w:marBottom w:val="0"/>
      <w:divBdr>
        <w:top w:val="none" w:sz="0" w:space="0" w:color="auto"/>
        <w:left w:val="none" w:sz="0" w:space="0" w:color="auto"/>
        <w:bottom w:val="none" w:sz="0" w:space="0" w:color="auto"/>
        <w:right w:val="none" w:sz="0" w:space="0" w:color="auto"/>
      </w:divBdr>
    </w:div>
    <w:div w:id="1812208468">
      <w:bodyDiv w:val="1"/>
      <w:marLeft w:val="0"/>
      <w:marRight w:val="0"/>
      <w:marTop w:val="0"/>
      <w:marBottom w:val="0"/>
      <w:divBdr>
        <w:top w:val="none" w:sz="0" w:space="0" w:color="auto"/>
        <w:left w:val="none" w:sz="0" w:space="0" w:color="auto"/>
        <w:bottom w:val="none" w:sz="0" w:space="0" w:color="auto"/>
        <w:right w:val="none" w:sz="0" w:space="0" w:color="auto"/>
      </w:divBdr>
    </w:div>
    <w:div w:id="1812215025">
      <w:bodyDiv w:val="1"/>
      <w:marLeft w:val="0"/>
      <w:marRight w:val="0"/>
      <w:marTop w:val="0"/>
      <w:marBottom w:val="0"/>
      <w:divBdr>
        <w:top w:val="none" w:sz="0" w:space="0" w:color="auto"/>
        <w:left w:val="none" w:sz="0" w:space="0" w:color="auto"/>
        <w:bottom w:val="none" w:sz="0" w:space="0" w:color="auto"/>
        <w:right w:val="none" w:sz="0" w:space="0" w:color="auto"/>
      </w:divBdr>
      <w:divsChild>
        <w:div w:id="1325010493">
          <w:marLeft w:val="0"/>
          <w:marRight w:val="0"/>
          <w:marTop w:val="0"/>
          <w:marBottom w:val="0"/>
          <w:divBdr>
            <w:top w:val="none" w:sz="0" w:space="0" w:color="auto"/>
            <w:left w:val="none" w:sz="0" w:space="0" w:color="auto"/>
            <w:bottom w:val="none" w:sz="0" w:space="0" w:color="auto"/>
            <w:right w:val="none" w:sz="0" w:space="0" w:color="auto"/>
          </w:divBdr>
        </w:div>
        <w:div w:id="1450277676">
          <w:marLeft w:val="0"/>
          <w:marRight w:val="0"/>
          <w:marTop w:val="0"/>
          <w:marBottom w:val="0"/>
          <w:divBdr>
            <w:top w:val="none" w:sz="0" w:space="0" w:color="auto"/>
            <w:left w:val="none" w:sz="0" w:space="0" w:color="auto"/>
            <w:bottom w:val="none" w:sz="0" w:space="0" w:color="auto"/>
            <w:right w:val="none" w:sz="0" w:space="0" w:color="auto"/>
          </w:divBdr>
        </w:div>
        <w:div w:id="2128355834">
          <w:marLeft w:val="0"/>
          <w:marRight w:val="0"/>
          <w:marTop w:val="0"/>
          <w:marBottom w:val="0"/>
          <w:divBdr>
            <w:top w:val="none" w:sz="0" w:space="0" w:color="auto"/>
            <w:left w:val="none" w:sz="0" w:space="0" w:color="auto"/>
            <w:bottom w:val="none" w:sz="0" w:space="0" w:color="auto"/>
            <w:right w:val="none" w:sz="0" w:space="0" w:color="auto"/>
          </w:divBdr>
        </w:div>
        <w:div w:id="303506566">
          <w:marLeft w:val="0"/>
          <w:marRight w:val="0"/>
          <w:marTop w:val="0"/>
          <w:marBottom w:val="0"/>
          <w:divBdr>
            <w:top w:val="none" w:sz="0" w:space="0" w:color="auto"/>
            <w:left w:val="none" w:sz="0" w:space="0" w:color="auto"/>
            <w:bottom w:val="none" w:sz="0" w:space="0" w:color="auto"/>
            <w:right w:val="none" w:sz="0" w:space="0" w:color="auto"/>
          </w:divBdr>
        </w:div>
        <w:div w:id="687489566">
          <w:marLeft w:val="0"/>
          <w:marRight w:val="0"/>
          <w:marTop w:val="0"/>
          <w:marBottom w:val="0"/>
          <w:divBdr>
            <w:top w:val="none" w:sz="0" w:space="0" w:color="auto"/>
            <w:left w:val="none" w:sz="0" w:space="0" w:color="auto"/>
            <w:bottom w:val="none" w:sz="0" w:space="0" w:color="auto"/>
            <w:right w:val="none" w:sz="0" w:space="0" w:color="auto"/>
          </w:divBdr>
        </w:div>
        <w:div w:id="588274060">
          <w:marLeft w:val="0"/>
          <w:marRight w:val="0"/>
          <w:marTop w:val="0"/>
          <w:marBottom w:val="0"/>
          <w:divBdr>
            <w:top w:val="none" w:sz="0" w:space="0" w:color="auto"/>
            <w:left w:val="none" w:sz="0" w:space="0" w:color="auto"/>
            <w:bottom w:val="none" w:sz="0" w:space="0" w:color="auto"/>
            <w:right w:val="none" w:sz="0" w:space="0" w:color="auto"/>
          </w:divBdr>
        </w:div>
        <w:div w:id="1936133830">
          <w:marLeft w:val="0"/>
          <w:marRight w:val="0"/>
          <w:marTop w:val="0"/>
          <w:marBottom w:val="0"/>
          <w:divBdr>
            <w:top w:val="none" w:sz="0" w:space="0" w:color="auto"/>
            <w:left w:val="none" w:sz="0" w:space="0" w:color="auto"/>
            <w:bottom w:val="none" w:sz="0" w:space="0" w:color="auto"/>
            <w:right w:val="none" w:sz="0" w:space="0" w:color="auto"/>
          </w:divBdr>
        </w:div>
        <w:div w:id="1103577504">
          <w:marLeft w:val="0"/>
          <w:marRight w:val="0"/>
          <w:marTop w:val="0"/>
          <w:marBottom w:val="0"/>
          <w:divBdr>
            <w:top w:val="none" w:sz="0" w:space="0" w:color="auto"/>
            <w:left w:val="none" w:sz="0" w:space="0" w:color="auto"/>
            <w:bottom w:val="none" w:sz="0" w:space="0" w:color="auto"/>
            <w:right w:val="none" w:sz="0" w:space="0" w:color="auto"/>
          </w:divBdr>
        </w:div>
        <w:div w:id="1135946561">
          <w:marLeft w:val="0"/>
          <w:marRight w:val="0"/>
          <w:marTop w:val="0"/>
          <w:marBottom w:val="0"/>
          <w:divBdr>
            <w:top w:val="none" w:sz="0" w:space="0" w:color="auto"/>
            <w:left w:val="none" w:sz="0" w:space="0" w:color="auto"/>
            <w:bottom w:val="none" w:sz="0" w:space="0" w:color="auto"/>
            <w:right w:val="none" w:sz="0" w:space="0" w:color="auto"/>
          </w:divBdr>
        </w:div>
        <w:div w:id="1654218519">
          <w:marLeft w:val="0"/>
          <w:marRight w:val="0"/>
          <w:marTop w:val="0"/>
          <w:marBottom w:val="0"/>
          <w:divBdr>
            <w:top w:val="none" w:sz="0" w:space="0" w:color="auto"/>
            <w:left w:val="none" w:sz="0" w:space="0" w:color="auto"/>
            <w:bottom w:val="none" w:sz="0" w:space="0" w:color="auto"/>
            <w:right w:val="none" w:sz="0" w:space="0" w:color="auto"/>
          </w:divBdr>
        </w:div>
        <w:div w:id="394667297">
          <w:marLeft w:val="0"/>
          <w:marRight w:val="0"/>
          <w:marTop w:val="0"/>
          <w:marBottom w:val="0"/>
          <w:divBdr>
            <w:top w:val="none" w:sz="0" w:space="0" w:color="auto"/>
            <w:left w:val="none" w:sz="0" w:space="0" w:color="auto"/>
            <w:bottom w:val="none" w:sz="0" w:space="0" w:color="auto"/>
            <w:right w:val="none" w:sz="0" w:space="0" w:color="auto"/>
          </w:divBdr>
        </w:div>
        <w:div w:id="1735934947">
          <w:marLeft w:val="0"/>
          <w:marRight w:val="0"/>
          <w:marTop w:val="0"/>
          <w:marBottom w:val="0"/>
          <w:divBdr>
            <w:top w:val="none" w:sz="0" w:space="0" w:color="auto"/>
            <w:left w:val="none" w:sz="0" w:space="0" w:color="auto"/>
            <w:bottom w:val="none" w:sz="0" w:space="0" w:color="auto"/>
            <w:right w:val="none" w:sz="0" w:space="0" w:color="auto"/>
          </w:divBdr>
        </w:div>
        <w:div w:id="1945531916">
          <w:marLeft w:val="0"/>
          <w:marRight w:val="0"/>
          <w:marTop w:val="0"/>
          <w:marBottom w:val="0"/>
          <w:divBdr>
            <w:top w:val="none" w:sz="0" w:space="0" w:color="auto"/>
            <w:left w:val="none" w:sz="0" w:space="0" w:color="auto"/>
            <w:bottom w:val="none" w:sz="0" w:space="0" w:color="auto"/>
            <w:right w:val="none" w:sz="0" w:space="0" w:color="auto"/>
          </w:divBdr>
        </w:div>
        <w:div w:id="1297028220">
          <w:marLeft w:val="0"/>
          <w:marRight w:val="0"/>
          <w:marTop w:val="0"/>
          <w:marBottom w:val="0"/>
          <w:divBdr>
            <w:top w:val="none" w:sz="0" w:space="0" w:color="auto"/>
            <w:left w:val="none" w:sz="0" w:space="0" w:color="auto"/>
            <w:bottom w:val="none" w:sz="0" w:space="0" w:color="auto"/>
            <w:right w:val="none" w:sz="0" w:space="0" w:color="auto"/>
          </w:divBdr>
        </w:div>
        <w:div w:id="1801680193">
          <w:marLeft w:val="0"/>
          <w:marRight w:val="0"/>
          <w:marTop w:val="0"/>
          <w:marBottom w:val="0"/>
          <w:divBdr>
            <w:top w:val="none" w:sz="0" w:space="0" w:color="auto"/>
            <w:left w:val="none" w:sz="0" w:space="0" w:color="auto"/>
            <w:bottom w:val="none" w:sz="0" w:space="0" w:color="auto"/>
            <w:right w:val="none" w:sz="0" w:space="0" w:color="auto"/>
          </w:divBdr>
        </w:div>
        <w:div w:id="1524898354">
          <w:marLeft w:val="0"/>
          <w:marRight w:val="0"/>
          <w:marTop w:val="0"/>
          <w:marBottom w:val="0"/>
          <w:divBdr>
            <w:top w:val="none" w:sz="0" w:space="0" w:color="auto"/>
            <w:left w:val="none" w:sz="0" w:space="0" w:color="auto"/>
            <w:bottom w:val="none" w:sz="0" w:space="0" w:color="auto"/>
            <w:right w:val="none" w:sz="0" w:space="0" w:color="auto"/>
          </w:divBdr>
        </w:div>
        <w:div w:id="95946791">
          <w:marLeft w:val="0"/>
          <w:marRight w:val="0"/>
          <w:marTop w:val="0"/>
          <w:marBottom w:val="0"/>
          <w:divBdr>
            <w:top w:val="none" w:sz="0" w:space="0" w:color="auto"/>
            <w:left w:val="none" w:sz="0" w:space="0" w:color="auto"/>
            <w:bottom w:val="none" w:sz="0" w:space="0" w:color="auto"/>
            <w:right w:val="none" w:sz="0" w:space="0" w:color="auto"/>
          </w:divBdr>
        </w:div>
        <w:div w:id="1238706582">
          <w:marLeft w:val="0"/>
          <w:marRight w:val="0"/>
          <w:marTop w:val="0"/>
          <w:marBottom w:val="0"/>
          <w:divBdr>
            <w:top w:val="none" w:sz="0" w:space="0" w:color="auto"/>
            <w:left w:val="none" w:sz="0" w:space="0" w:color="auto"/>
            <w:bottom w:val="none" w:sz="0" w:space="0" w:color="auto"/>
            <w:right w:val="none" w:sz="0" w:space="0" w:color="auto"/>
          </w:divBdr>
        </w:div>
        <w:div w:id="92669908">
          <w:marLeft w:val="0"/>
          <w:marRight w:val="0"/>
          <w:marTop w:val="0"/>
          <w:marBottom w:val="0"/>
          <w:divBdr>
            <w:top w:val="none" w:sz="0" w:space="0" w:color="auto"/>
            <w:left w:val="none" w:sz="0" w:space="0" w:color="auto"/>
            <w:bottom w:val="none" w:sz="0" w:space="0" w:color="auto"/>
            <w:right w:val="none" w:sz="0" w:space="0" w:color="auto"/>
          </w:divBdr>
        </w:div>
        <w:div w:id="1729108055">
          <w:marLeft w:val="0"/>
          <w:marRight w:val="0"/>
          <w:marTop w:val="0"/>
          <w:marBottom w:val="0"/>
          <w:divBdr>
            <w:top w:val="none" w:sz="0" w:space="0" w:color="auto"/>
            <w:left w:val="none" w:sz="0" w:space="0" w:color="auto"/>
            <w:bottom w:val="none" w:sz="0" w:space="0" w:color="auto"/>
            <w:right w:val="none" w:sz="0" w:space="0" w:color="auto"/>
          </w:divBdr>
        </w:div>
        <w:div w:id="1478567666">
          <w:marLeft w:val="0"/>
          <w:marRight w:val="0"/>
          <w:marTop w:val="0"/>
          <w:marBottom w:val="0"/>
          <w:divBdr>
            <w:top w:val="none" w:sz="0" w:space="0" w:color="auto"/>
            <w:left w:val="none" w:sz="0" w:space="0" w:color="auto"/>
            <w:bottom w:val="none" w:sz="0" w:space="0" w:color="auto"/>
            <w:right w:val="none" w:sz="0" w:space="0" w:color="auto"/>
          </w:divBdr>
        </w:div>
        <w:div w:id="362444620">
          <w:marLeft w:val="0"/>
          <w:marRight w:val="0"/>
          <w:marTop w:val="0"/>
          <w:marBottom w:val="0"/>
          <w:divBdr>
            <w:top w:val="none" w:sz="0" w:space="0" w:color="auto"/>
            <w:left w:val="none" w:sz="0" w:space="0" w:color="auto"/>
            <w:bottom w:val="none" w:sz="0" w:space="0" w:color="auto"/>
            <w:right w:val="none" w:sz="0" w:space="0" w:color="auto"/>
          </w:divBdr>
        </w:div>
        <w:div w:id="1384135208">
          <w:marLeft w:val="0"/>
          <w:marRight w:val="0"/>
          <w:marTop w:val="0"/>
          <w:marBottom w:val="0"/>
          <w:divBdr>
            <w:top w:val="none" w:sz="0" w:space="0" w:color="auto"/>
            <w:left w:val="none" w:sz="0" w:space="0" w:color="auto"/>
            <w:bottom w:val="none" w:sz="0" w:space="0" w:color="auto"/>
            <w:right w:val="none" w:sz="0" w:space="0" w:color="auto"/>
          </w:divBdr>
        </w:div>
        <w:div w:id="503861049">
          <w:marLeft w:val="0"/>
          <w:marRight w:val="0"/>
          <w:marTop w:val="0"/>
          <w:marBottom w:val="0"/>
          <w:divBdr>
            <w:top w:val="none" w:sz="0" w:space="0" w:color="auto"/>
            <w:left w:val="none" w:sz="0" w:space="0" w:color="auto"/>
            <w:bottom w:val="none" w:sz="0" w:space="0" w:color="auto"/>
            <w:right w:val="none" w:sz="0" w:space="0" w:color="auto"/>
          </w:divBdr>
        </w:div>
        <w:div w:id="1481924763">
          <w:marLeft w:val="0"/>
          <w:marRight w:val="0"/>
          <w:marTop w:val="0"/>
          <w:marBottom w:val="0"/>
          <w:divBdr>
            <w:top w:val="none" w:sz="0" w:space="0" w:color="auto"/>
            <w:left w:val="none" w:sz="0" w:space="0" w:color="auto"/>
            <w:bottom w:val="none" w:sz="0" w:space="0" w:color="auto"/>
            <w:right w:val="none" w:sz="0" w:space="0" w:color="auto"/>
          </w:divBdr>
        </w:div>
        <w:div w:id="812253976">
          <w:marLeft w:val="0"/>
          <w:marRight w:val="0"/>
          <w:marTop w:val="0"/>
          <w:marBottom w:val="0"/>
          <w:divBdr>
            <w:top w:val="none" w:sz="0" w:space="0" w:color="auto"/>
            <w:left w:val="none" w:sz="0" w:space="0" w:color="auto"/>
            <w:bottom w:val="none" w:sz="0" w:space="0" w:color="auto"/>
            <w:right w:val="none" w:sz="0" w:space="0" w:color="auto"/>
          </w:divBdr>
        </w:div>
        <w:div w:id="854808203">
          <w:marLeft w:val="0"/>
          <w:marRight w:val="0"/>
          <w:marTop w:val="0"/>
          <w:marBottom w:val="0"/>
          <w:divBdr>
            <w:top w:val="none" w:sz="0" w:space="0" w:color="auto"/>
            <w:left w:val="none" w:sz="0" w:space="0" w:color="auto"/>
            <w:bottom w:val="none" w:sz="0" w:space="0" w:color="auto"/>
            <w:right w:val="none" w:sz="0" w:space="0" w:color="auto"/>
          </w:divBdr>
        </w:div>
        <w:div w:id="984822690">
          <w:marLeft w:val="0"/>
          <w:marRight w:val="0"/>
          <w:marTop w:val="0"/>
          <w:marBottom w:val="0"/>
          <w:divBdr>
            <w:top w:val="none" w:sz="0" w:space="0" w:color="auto"/>
            <w:left w:val="none" w:sz="0" w:space="0" w:color="auto"/>
            <w:bottom w:val="none" w:sz="0" w:space="0" w:color="auto"/>
            <w:right w:val="none" w:sz="0" w:space="0" w:color="auto"/>
          </w:divBdr>
        </w:div>
        <w:div w:id="1513566195">
          <w:marLeft w:val="0"/>
          <w:marRight w:val="0"/>
          <w:marTop w:val="0"/>
          <w:marBottom w:val="0"/>
          <w:divBdr>
            <w:top w:val="none" w:sz="0" w:space="0" w:color="auto"/>
            <w:left w:val="none" w:sz="0" w:space="0" w:color="auto"/>
            <w:bottom w:val="none" w:sz="0" w:space="0" w:color="auto"/>
            <w:right w:val="none" w:sz="0" w:space="0" w:color="auto"/>
          </w:divBdr>
        </w:div>
        <w:div w:id="533157761">
          <w:marLeft w:val="0"/>
          <w:marRight w:val="0"/>
          <w:marTop w:val="0"/>
          <w:marBottom w:val="0"/>
          <w:divBdr>
            <w:top w:val="none" w:sz="0" w:space="0" w:color="auto"/>
            <w:left w:val="none" w:sz="0" w:space="0" w:color="auto"/>
            <w:bottom w:val="none" w:sz="0" w:space="0" w:color="auto"/>
            <w:right w:val="none" w:sz="0" w:space="0" w:color="auto"/>
          </w:divBdr>
        </w:div>
        <w:div w:id="587226522">
          <w:marLeft w:val="0"/>
          <w:marRight w:val="0"/>
          <w:marTop w:val="0"/>
          <w:marBottom w:val="0"/>
          <w:divBdr>
            <w:top w:val="none" w:sz="0" w:space="0" w:color="auto"/>
            <w:left w:val="none" w:sz="0" w:space="0" w:color="auto"/>
            <w:bottom w:val="none" w:sz="0" w:space="0" w:color="auto"/>
            <w:right w:val="none" w:sz="0" w:space="0" w:color="auto"/>
          </w:divBdr>
        </w:div>
        <w:div w:id="255748309">
          <w:marLeft w:val="0"/>
          <w:marRight w:val="0"/>
          <w:marTop w:val="0"/>
          <w:marBottom w:val="0"/>
          <w:divBdr>
            <w:top w:val="none" w:sz="0" w:space="0" w:color="auto"/>
            <w:left w:val="none" w:sz="0" w:space="0" w:color="auto"/>
            <w:bottom w:val="none" w:sz="0" w:space="0" w:color="auto"/>
            <w:right w:val="none" w:sz="0" w:space="0" w:color="auto"/>
          </w:divBdr>
        </w:div>
        <w:div w:id="1465925379">
          <w:marLeft w:val="0"/>
          <w:marRight w:val="0"/>
          <w:marTop w:val="0"/>
          <w:marBottom w:val="0"/>
          <w:divBdr>
            <w:top w:val="none" w:sz="0" w:space="0" w:color="auto"/>
            <w:left w:val="none" w:sz="0" w:space="0" w:color="auto"/>
            <w:bottom w:val="none" w:sz="0" w:space="0" w:color="auto"/>
            <w:right w:val="none" w:sz="0" w:space="0" w:color="auto"/>
          </w:divBdr>
        </w:div>
        <w:div w:id="1814522127">
          <w:marLeft w:val="0"/>
          <w:marRight w:val="0"/>
          <w:marTop w:val="0"/>
          <w:marBottom w:val="0"/>
          <w:divBdr>
            <w:top w:val="none" w:sz="0" w:space="0" w:color="auto"/>
            <w:left w:val="none" w:sz="0" w:space="0" w:color="auto"/>
            <w:bottom w:val="none" w:sz="0" w:space="0" w:color="auto"/>
            <w:right w:val="none" w:sz="0" w:space="0" w:color="auto"/>
          </w:divBdr>
        </w:div>
        <w:div w:id="221068046">
          <w:marLeft w:val="0"/>
          <w:marRight w:val="0"/>
          <w:marTop w:val="0"/>
          <w:marBottom w:val="0"/>
          <w:divBdr>
            <w:top w:val="none" w:sz="0" w:space="0" w:color="auto"/>
            <w:left w:val="none" w:sz="0" w:space="0" w:color="auto"/>
            <w:bottom w:val="none" w:sz="0" w:space="0" w:color="auto"/>
            <w:right w:val="none" w:sz="0" w:space="0" w:color="auto"/>
          </w:divBdr>
        </w:div>
        <w:div w:id="637151064">
          <w:marLeft w:val="0"/>
          <w:marRight w:val="0"/>
          <w:marTop w:val="0"/>
          <w:marBottom w:val="0"/>
          <w:divBdr>
            <w:top w:val="none" w:sz="0" w:space="0" w:color="auto"/>
            <w:left w:val="none" w:sz="0" w:space="0" w:color="auto"/>
            <w:bottom w:val="none" w:sz="0" w:space="0" w:color="auto"/>
            <w:right w:val="none" w:sz="0" w:space="0" w:color="auto"/>
          </w:divBdr>
        </w:div>
        <w:div w:id="1930654866">
          <w:marLeft w:val="0"/>
          <w:marRight w:val="0"/>
          <w:marTop w:val="0"/>
          <w:marBottom w:val="0"/>
          <w:divBdr>
            <w:top w:val="none" w:sz="0" w:space="0" w:color="auto"/>
            <w:left w:val="none" w:sz="0" w:space="0" w:color="auto"/>
            <w:bottom w:val="none" w:sz="0" w:space="0" w:color="auto"/>
            <w:right w:val="none" w:sz="0" w:space="0" w:color="auto"/>
          </w:divBdr>
        </w:div>
        <w:div w:id="487594723">
          <w:marLeft w:val="0"/>
          <w:marRight w:val="0"/>
          <w:marTop w:val="0"/>
          <w:marBottom w:val="0"/>
          <w:divBdr>
            <w:top w:val="none" w:sz="0" w:space="0" w:color="auto"/>
            <w:left w:val="none" w:sz="0" w:space="0" w:color="auto"/>
            <w:bottom w:val="none" w:sz="0" w:space="0" w:color="auto"/>
            <w:right w:val="none" w:sz="0" w:space="0" w:color="auto"/>
          </w:divBdr>
        </w:div>
        <w:div w:id="2115468690">
          <w:marLeft w:val="0"/>
          <w:marRight w:val="0"/>
          <w:marTop w:val="0"/>
          <w:marBottom w:val="0"/>
          <w:divBdr>
            <w:top w:val="none" w:sz="0" w:space="0" w:color="auto"/>
            <w:left w:val="none" w:sz="0" w:space="0" w:color="auto"/>
            <w:bottom w:val="none" w:sz="0" w:space="0" w:color="auto"/>
            <w:right w:val="none" w:sz="0" w:space="0" w:color="auto"/>
          </w:divBdr>
        </w:div>
        <w:div w:id="1834680633">
          <w:marLeft w:val="0"/>
          <w:marRight w:val="0"/>
          <w:marTop w:val="0"/>
          <w:marBottom w:val="0"/>
          <w:divBdr>
            <w:top w:val="none" w:sz="0" w:space="0" w:color="auto"/>
            <w:left w:val="none" w:sz="0" w:space="0" w:color="auto"/>
            <w:bottom w:val="none" w:sz="0" w:space="0" w:color="auto"/>
            <w:right w:val="none" w:sz="0" w:space="0" w:color="auto"/>
          </w:divBdr>
        </w:div>
        <w:div w:id="1719010614">
          <w:marLeft w:val="0"/>
          <w:marRight w:val="0"/>
          <w:marTop w:val="0"/>
          <w:marBottom w:val="0"/>
          <w:divBdr>
            <w:top w:val="none" w:sz="0" w:space="0" w:color="auto"/>
            <w:left w:val="none" w:sz="0" w:space="0" w:color="auto"/>
            <w:bottom w:val="none" w:sz="0" w:space="0" w:color="auto"/>
            <w:right w:val="none" w:sz="0" w:space="0" w:color="auto"/>
          </w:divBdr>
        </w:div>
        <w:div w:id="1845508846">
          <w:marLeft w:val="0"/>
          <w:marRight w:val="0"/>
          <w:marTop w:val="0"/>
          <w:marBottom w:val="0"/>
          <w:divBdr>
            <w:top w:val="none" w:sz="0" w:space="0" w:color="auto"/>
            <w:left w:val="none" w:sz="0" w:space="0" w:color="auto"/>
            <w:bottom w:val="none" w:sz="0" w:space="0" w:color="auto"/>
            <w:right w:val="none" w:sz="0" w:space="0" w:color="auto"/>
          </w:divBdr>
        </w:div>
        <w:div w:id="1596671061">
          <w:marLeft w:val="0"/>
          <w:marRight w:val="0"/>
          <w:marTop w:val="0"/>
          <w:marBottom w:val="0"/>
          <w:divBdr>
            <w:top w:val="none" w:sz="0" w:space="0" w:color="auto"/>
            <w:left w:val="none" w:sz="0" w:space="0" w:color="auto"/>
            <w:bottom w:val="none" w:sz="0" w:space="0" w:color="auto"/>
            <w:right w:val="none" w:sz="0" w:space="0" w:color="auto"/>
          </w:divBdr>
        </w:div>
        <w:div w:id="388575633">
          <w:marLeft w:val="0"/>
          <w:marRight w:val="0"/>
          <w:marTop w:val="0"/>
          <w:marBottom w:val="0"/>
          <w:divBdr>
            <w:top w:val="none" w:sz="0" w:space="0" w:color="auto"/>
            <w:left w:val="none" w:sz="0" w:space="0" w:color="auto"/>
            <w:bottom w:val="none" w:sz="0" w:space="0" w:color="auto"/>
            <w:right w:val="none" w:sz="0" w:space="0" w:color="auto"/>
          </w:divBdr>
        </w:div>
        <w:div w:id="652487020">
          <w:marLeft w:val="0"/>
          <w:marRight w:val="0"/>
          <w:marTop w:val="0"/>
          <w:marBottom w:val="0"/>
          <w:divBdr>
            <w:top w:val="none" w:sz="0" w:space="0" w:color="auto"/>
            <w:left w:val="none" w:sz="0" w:space="0" w:color="auto"/>
            <w:bottom w:val="none" w:sz="0" w:space="0" w:color="auto"/>
            <w:right w:val="none" w:sz="0" w:space="0" w:color="auto"/>
          </w:divBdr>
        </w:div>
        <w:div w:id="943027819">
          <w:marLeft w:val="0"/>
          <w:marRight w:val="0"/>
          <w:marTop w:val="0"/>
          <w:marBottom w:val="0"/>
          <w:divBdr>
            <w:top w:val="none" w:sz="0" w:space="0" w:color="auto"/>
            <w:left w:val="none" w:sz="0" w:space="0" w:color="auto"/>
            <w:bottom w:val="none" w:sz="0" w:space="0" w:color="auto"/>
            <w:right w:val="none" w:sz="0" w:space="0" w:color="auto"/>
          </w:divBdr>
        </w:div>
        <w:div w:id="595092043">
          <w:marLeft w:val="0"/>
          <w:marRight w:val="0"/>
          <w:marTop w:val="0"/>
          <w:marBottom w:val="0"/>
          <w:divBdr>
            <w:top w:val="none" w:sz="0" w:space="0" w:color="auto"/>
            <w:left w:val="none" w:sz="0" w:space="0" w:color="auto"/>
            <w:bottom w:val="none" w:sz="0" w:space="0" w:color="auto"/>
            <w:right w:val="none" w:sz="0" w:space="0" w:color="auto"/>
          </w:divBdr>
        </w:div>
      </w:divsChild>
    </w:div>
    <w:div w:id="1812862214">
      <w:bodyDiv w:val="1"/>
      <w:marLeft w:val="0"/>
      <w:marRight w:val="0"/>
      <w:marTop w:val="0"/>
      <w:marBottom w:val="0"/>
      <w:divBdr>
        <w:top w:val="none" w:sz="0" w:space="0" w:color="auto"/>
        <w:left w:val="none" w:sz="0" w:space="0" w:color="auto"/>
        <w:bottom w:val="none" w:sz="0" w:space="0" w:color="auto"/>
        <w:right w:val="none" w:sz="0" w:space="0" w:color="auto"/>
      </w:divBdr>
    </w:div>
    <w:div w:id="1812863750">
      <w:bodyDiv w:val="1"/>
      <w:marLeft w:val="0"/>
      <w:marRight w:val="0"/>
      <w:marTop w:val="0"/>
      <w:marBottom w:val="0"/>
      <w:divBdr>
        <w:top w:val="none" w:sz="0" w:space="0" w:color="auto"/>
        <w:left w:val="none" w:sz="0" w:space="0" w:color="auto"/>
        <w:bottom w:val="none" w:sz="0" w:space="0" w:color="auto"/>
        <w:right w:val="none" w:sz="0" w:space="0" w:color="auto"/>
      </w:divBdr>
    </w:div>
    <w:div w:id="1814717616">
      <w:bodyDiv w:val="1"/>
      <w:marLeft w:val="0"/>
      <w:marRight w:val="0"/>
      <w:marTop w:val="0"/>
      <w:marBottom w:val="0"/>
      <w:divBdr>
        <w:top w:val="none" w:sz="0" w:space="0" w:color="auto"/>
        <w:left w:val="none" w:sz="0" w:space="0" w:color="auto"/>
        <w:bottom w:val="none" w:sz="0" w:space="0" w:color="auto"/>
        <w:right w:val="none" w:sz="0" w:space="0" w:color="auto"/>
      </w:divBdr>
    </w:div>
    <w:div w:id="1816095376">
      <w:bodyDiv w:val="1"/>
      <w:marLeft w:val="0"/>
      <w:marRight w:val="0"/>
      <w:marTop w:val="0"/>
      <w:marBottom w:val="0"/>
      <w:divBdr>
        <w:top w:val="none" w:sz="0" w:space="0" w:color="auto"/>
        <w:left w:val="none" w:sz="0" w:space="0" w:color="auto"/>
        <w:bottom w:val="none" w:sz="0" w:space="0" w:color="auto"/>
        <w:right w:val="none" w:sz="0" w:space="0" w:color="auto"/>
      </w:divBdr>
    </w:div>
    <w:div w:id="1816141492">
      <w:bodyDiv w:val="1"/>
      <w:marLeft w:val="0"/>
      <w:marRight w:val="0"/>
      <w:marTop w:val="0"/>
      <w:marBottom w:val="0"/>
      <w:divBdr>
        <w:top w:val="none" w:sz="0" w:space="0" w:color="auto"/>
        <w:left w:val="none" w:sz="0" w:space="0" w:color="auto"/>
        <w:bottom w:val="none" w:sz="0" w:space="0" w:color="auto"/>
        <w:right w:val="none" w:sz="0" w:space="0" w:color="auto"/>
      </w:divBdr>
    </w:div>
    <w:div w:id="1816946605">
      <w:bodyDiv w:val="1"/>
      <w:marLeft w:val="0"/>
      <w:marRight w:val="0"/>
      <w:marTop w:val="0"/>
      <w:marBottom w:val="0"/>
      <w:divBdr>
        <w:top w:val="none" w:sz="0" w:space="0" w:color="auto"/>
        <w:left w:val="none" w:sz="0" w:space="0" w:color="auto"/>
        <w:bottom w:val="none" w:sz="0" w:space="0" w:color="auto"/>
        <w:right w:val="none" w:sz="0" w:space="0" w:color="auto"/>
      </w:divBdr>
    </w:div>
    <w:div w:id="1816951146">
      <w:bodyDiv w:val="1"/>
      <w:marLeft w:val="0"/>
      <w:marRight w:val="0"/>
      <w:marTop w:val="0"/>
      <w:marBottom w:val="0"/>
      <w:divBdr>
        <w:top w:val="none" w:sz="0" w:space="0" w:color="auto"/>
        <w:left w:val="none" w:sz="0" w:space="0" w:color="auto"/>
        <w:bottom w:val="none" w:sz="0" w:space="0" w:color="auto"/>
        <w:right w:val="none" w:sz="0" w:space="0" w:color="auto"/>
      </w:divBdr>
    </w:div>
    <w:div w:id="1817143793">
      <w:bodyDiv w:val="1"/>
      <w:marLeft w:val="0"/>
      <w:marRight w:val="0"/>
      <w:marTop w:val="0"/>
      <w:marBottom w:val="0"/>
      <w:divBdr>
        <w:top w:val="none" w:sz="0" w:space="0" w:color="auto"/>
        <w:left w:val="none" w:sz="0" w:space="0" w:color="auto"/>
        <w:bottom w:val="none" w:sz="0" w:space="0" w:color="auto"/>
        <w:right w:val="none" w:sz="0" w:space="0" w:color="auto"/>
      </w:divBdr>
    </w:div>
    <w:div w:id="1818036644">
      <w:bodyDiv w:val="1"/>
      <w:marLeft w:val="0"/>
      <w:marRight w:val="0"/>
      <w:marTop w:val="0"/>
      <w:marBottom w:val="0"/>
      <w:divBdr>
        <w:top w:val="none" w:sz="0" w:space="0" w:color="auto"/>
        <w:left w:val="none" w:sz="0" w:space="0" w:color="auto"/>
        <w:bottom w:val="none" w:sz="0" w:space="0" w:color="auto"/>
        <w:right w:val="none" w:sz="0" w:space="0" w:color="auto"/>
      </w:divBdr>
    </w:div>
    <w:div w:id="1818179809">
      <w:bodyDiv w:val="1"/>
      <w:marLeft w:val="0"/>
      <w:marRight w:val="0"/>
      <w:marTop w:val="0"/>
      <w:marBottom w:val="0"/>
      <w:divBdr>
        <w:top w:val="none" w:sz="0" w:space="0" w:color="auto"/>
        <w:left w:val="none" w:sz="0" w:space="0" w:color="auto"/>
        <w:bottom w:val="none" w:sz="0" w:space="0" w:color="auto"/>
        <w:right w:val="none" w:sz="0" w:space="0" w:color="auto"/>
      </w:divBdr>
    </w:div>
    <w:div w:id="1818453518">
      <w:bodyDiv w:val="1"/>
      <w:marLeft w:val="0"/>
      <w:marRight w:val="0"/>
      <w:marTop w:val="0"/>
      <w:marBottom w:val="0"/>
      <w:divBdr>
        <w:top w:val="none" w:sz="0" w:space="0" w:color="auto"/>
        <w:left w:val="none" w:sz="0" w:space="0" w:color="auto"/>
        <w:bottom w:val="none" w:sz="0" w:space="0" w:color="auto"/>
        <w:right w:val="none" w:sz="0" w:space="0" w:color="auto"/>
      </w:divBdr>
    </w:div>
    <w:div w:id="1818692353">
      <w:bodyDiv w:val="1"/>
      <w:marLeft w:val="0"/>
      <w:marRight w:val="0"/>
      <w:marTop w:val="0"/>
      <w:marBottom w:val="0"/>
      <w:divBdr>
        <w:top w:val="none" w:sz="0" w:space="0" w:color="auto"/>
        <w:left w:val="none" w:sz="0" w:space="0" w:color="auto"/>
        <w:bottom w:val="none" w:sz="0" w:space="0" w:color="auto"/>
        <w:right w:val="none" w:sz="0" w:space="0" w:color="auto"/>
      </w:divBdr>
    </w:div>
    <w:div w:id="1819495606">
      <w:bodyDiv w:val="1"/>
      <w:marLeft w:val="0"/>
      <w:marRight w:val="0"/>
      <w:marTop w:val="0"/>
      <w:marBottom w:val="0"/>
      <w:divBdr>
        <w:top w:val="none" w:sz="0" w:space="0" w:color="auto"/>
        <w:left w:val="none" w:sz="0" w:space="0" w:color="auto"/>
        <w:bottom w:val="none" w:sz="0" w:space="0" w:color="auto"/>
        <w:right w:val="none" w:sz="0" w:space="0" w:color="auto"/>
      </w:divBdr>
    </w:div>
    <w:div w:id="1820153499">
      <w:bodyDiv w:val="1"/>
      <w:marLeft w:val="0"/>
      <w:marRight w:val="0"/>
      <w:marTop w:val="0"/>
      <w:marBottom w:val="0"/>
      <w:divBdr>
        <w:top w:val="none" w:sz="0" w:space="0" w:color="auto"/>
        <w:left w:val="none" w:sz="0" w:space="0" w:color="auto"/>
        <w:bottom w:val="none" w:sz="0" w:space="0" w:color="auto"/>
        <w:right w:val="none" w:sz="0" w:space="0" w:color="auto"/>
      </w:divBdr>
      <w:divsChild>
        <w:div w:id="1775904812">
          <w:marLeft w:val="480"/>
          <w:marRight w:val="0"/>
          <w:marTop w:val="0"/>
          <w:marBottom w:val="0"/>
          <w:divBdr>
            <w:top w:val="none" w:sz="0" w:space="0" w:color="auto"/>
            <w:left w:val="none" w:sz="0" w:space="0" w:color="auto"/>
            <w:bottom w:val="none" w:sz="0" w:space="0" w:color="auto"/>
            <w:right w:val="none" w:sz="0" w:space="0" w:color="auto"/>
          </w:divBdr>
        </w:div>
        <w:div w:id="710687282">
          <w:marLeft w:val="480"/>
          <w:marRight w:val="0"/>
          <w:marTop w:val="0"/>
          <w:marBottom w:val="0"/>
          <w:divBdr>
            <w:top w:val="none" w:sz="0" w:space="0" w:color="auto"/>
            <w:left w:val="none" w:sz="0" w:space="0" w:color="auto"/>
            <w:bottom w:val="none" w:sz="0" w:space="0" w:color="auto"/>
            <w:right w:val="none" w:sz="0" w:space="0" w:color="auto"/>
          </w:divBdr>
        </w:div>
        <w:div w:id="805126673">
          <w:marLeft w:val="480"/>
          <w:marRight w:val="0"/>
          <w:marTop w:val="0"/>
          <w:marBottom w:val="0"/>
          <w:divBdr>
            <w:top w:val="none" w:sz="0" w:space="0" w:color="auto"/>
            <w:left w:val="none" w:sz="0" w:space="0" w:color="auto"/>
            <w:bottom w:val="none" w:sz="0" w:space="0" w:color="auto"/>
            <w:right w:val="none" w:sz="0" w:space="0" w:color="auto"/>
          </w:divBdr>
        </w:div>
        <w:div w:id="832339292">
          <w:marLeft w:val="480"/>
          <w:marRight w:val="0"/>
          <w:marTop w:val="0"/>
          <w:marBottom w:val="0"/>
          <w:divBdr>
            <w:top w:val="none" w:sz="0" w:space="0" w:color="auto"/>
            <w:left w:val="none" w:sz="0" w:space="0" w:color="auto"/>
            <w:bottom w:val="none" w:sz="0" w:space="0" w:color="auto"/>
            <w:right w:val="none" w:sz="0" w:space="0" w:color="auto"/>
          </w:divBdr>
        </w:div>
        <w:div w:id="1328904387">
          <w:marLeft w:val="480"/>
          <w:marRight w:val="0"/>
          <w:marTop w:val="0"/>
          <w:marBottom w:val="0"/>
          <w:divBdr>
            <w:top w:val="none" w:sz="0" w:space="0" w:color="auto"/>
            <w:left w:val="none" w:sz="0" w:space="0" w:color="auto"/>
            <w:bottom w:val="none" w:sz="0" w:space="0" w:color="auto"/>
            <w:right w:val="none" w:sz="0" w:space="0" w:color="auto"/>
          </w:divBdr>
        </w:div>
        <w:div w:id="1849249604">
          <w:marLeft w:val="480"/>
          <w:marRight w:val="0"/>
          <w:marTop w:val="0"/>
          <w:marBottom w:val="0"/>
          <w:divBdr>
            <w:top w:val="none" w:sz="0" w:space="0" w:color="auto"/>
            <w:left w:val="none" w:sz="0" w:space="0" w:color="auto"/>
            <w:bottom w:val="none" w:sz="0" w:space="0" w:color="auto"/>
            <w:right w:val="none" w:sz="0" w:space="0" w:color="auto"/>
          </w:divBdr>
        </w:div>
        <w:div w:id="2127697943">
          <w:marLeft w:val="480"/>
          <w:marRight w:val="0"/>
          <w:marTop w:val="0"/>
          <w:marBottom w:val="0"/>
          <w:divBdr>
            <w:top w:val="none" w:sz="0" w:space="0" w:color="auto"/>
            <w:left w:val="none" w:sz="0" w:space="0" w:color="auto"/>
            <w:bottom w:val="none" w:sz="0" w:space="0" w:color="auto"/>
            <w:right w:val="none" w:sz="0" w:space="0" w:color="auto"/>
          </w:divBdr>
        </w:div>
        <w:div w:id="1130787415">
          <w:marLeft w:val="480"/>
          <w:marRight w:val="0"/>
          <w:marTop w:val="0"/>
          <w:marBottom w:val="0"/>
          <w:divBdr>
            <w:top w:val="none" w:sz="0" w:space="0" w:color="auto"/>
            <w:left w:val="none" w:sz="0" w:space="0" w:color="auto"/>
            <w:bottom w:val="none" w:sz="0" w:space="0" w:color="auto"/>
            <w:right w:val="none" w:sz="0" w:space="0" w:color="auto"/>
          </w:divBdr>
        </w:div>
        <w:div w:id="432097496">
          <w:marLeft w:val="480"/>
          <w:marRight w:val="0"/>
          <w:marTop w:val="0"/>
          <w:marBottom w:val="0"/>
          <w:divBdr>
            <w:top w:val="none" w:sz="0" w:space="0" w:color="auto"/>
            <w:left w:val="none" w:sz="0" w:space="0" w:color="auto"/>
            <w:bottom w:val="none" w:sz="0" w:space="0" w:color="auto"/>
            <w:right w:val="none" w:sz="0" w:space="0" w:color="auto"/>
          </w:divBdr>
        </w:div>
        <w:div w:id="433861235">
          <w:marLeft w:val="480"/>
          <w:marRight w:val="0"/>
          <w:marTop w:val="0"/>
          <w:marBottom w:val="0"/>
          <w:divBdr>
            <w:top w:val="none" w:sz="0" w:space="0" w:color="auto"/>
            <w:left w:val="none" w:sz="0" w:space="0" w:color="auto"/>
            <w:bottom w:val="none" w:sz="0" w:space="0" w:color="auto"/>
            <w:right w:val="none" w:sz="0" w:space="0" w:color="auto"/>
          </w:divBdr>
        </w:div>
        <w:div w:id="1963993368">
          <w:marLeft w:val="480"/>
          <w:marRight w:val="0"/>
          <w:marTop w:val="0"/>
          <w:marBottom w:val="0"/>
          <w:divBdr>
            <w:top w:val="none" w:sz="0" w:space="0" w:color="auto"/>
            <w:left w:val="none" w:sz="0" w:space="0" w:color="auto"/>
            <w:bottom w:val="none" w:sz="0" w:space="0" w:color="auto"/>
            <w:right w:val="none" w:sz="0" w:space="0" w:color="auto"/>
          </w:divBdr>
        </w:div>
        <w:div w:id="525411305">
          <w:marLeft w:val="480"/>
          <w:marRight w:val="0"/>
          <w:marTop w:val="0"/>
          <w:marBottom w:val="0"/>
          <w:divBdr>
            <w:top w:val="none" w:sz="0" w:space="0" w:color="auto"/>
            <w:left w:val="none" w:sz="0" w:space="0" w:color="auto"/>
            <w:bottom w:val="none" w:sz="0" w:space="0" w:color="auto"/>
            <w:right w:val="none" w:sz="0" w:space="0" w:color="auto"/>
          </w:divBdr>
        </w:div>
        <w:div w:id="725834830">
          <w:marLeft w:val="480"/>
          <w:marRight w:val="0"/>
          <w:marTop w:val="0"/>
          <w:marBottom w:val="0"/>
          <w:divBdr>
            <w:top w:val="none" w:sz="0" w:space="0" w:color="auto"/>
            <w:left w:val="none" w:sz="0" w:space="0" w:color="auto"/>
            <w:bottom w:val="none" w:sz="0" w:space="0" w:color="auto"/>
            <w:right w:val="none" w:sz="0" w:space="0" w:color="auto"/>
          </w:divBdr>
        </w:div>
        <w:div w:id="1350066871">
          <w:marLeft w:val="480"/>
          <w:marRight w:val="0"/>
          <w:marTop w:val="0"/>
          <w:marBottom w:val="0"/>
          <w:divBdr>
            <w:top w:val="none" w:sz="0" w:space="0" w:color="auto"/>
            <w:left w:val="none" w:sz="0" w:space="0" w:color="auto"/>
            <w:bottom w:val="none" w:sz="0" w:space="0" w:color="auto"/>
            <w:right w:val="none" w:sz="0" w:space="0" w:color="auto"/>
          </w:divBdr>
        </w:div>
        <w:div w:id="591085258">
          <w:marLeft w:val="480"/>
          <w:marRight w:val="0"/>
          <w:marTop w:val="0"/>
          <w:marBottom w:val="0"/>
          <w:divBdr>
            <w:top w:val="none" w:sz="0" w:space="0" w:color="auto"/>
            <w:left w:val="none" w:sz="0" w:space="0" w:color="auto"/>
            <w:bottom w:val="none" w:sz="0" w:space="0" w:color="auto"/>
            <w:right w:val="none" w:sz="0" w:space="0" w:color="auto"/>
          </w:divBdr>
        </w:div>
        <w:div w:id="1941375601">
          <w:marLeft w:val="480"/>
          <w:marRight w:val="0"/>
          <w:marTop w:val="0"/>
          <w:marBottom w:val="0"/>
          <w:divBdr>
            <w:top w:val="none" w:sz="0" w:space="0" w:color="auto"/>
            <w:left w:val="none" w:sz="0" w:space="0" w:color="auto"/>
            <w:bottom w:val="none" w:sz="0" w:space="0" w:color="auto"/>
            <w:right w:val="none" w:sz="0" w:space="0" w:color="auto"/>
          </w:divBdr>
        </w:div>
        <w:div w:id="600459318">
          <w:marLeft w:val="480"/>
          <w:marRight w:val="0"/>
          <w:marTop w:val="0"/>
          <w:marBottom w:val="0"/>
          <w:divBdr>
            <w:top w:val="none" w:sz="0" w:space="0" w:color="auto"/>
            <w:left w:val="none" w:sz="0" w:space="0" w:color="auto"/>
            <w:bottom w:val="none" w:sz="0" w:space="0" w:color="auto"/>
            <w:right w:val="none" w:sz="0" w:space="0" w:color="auto"/>
          </w:divBdr>
        </w:div>
        <w:div w:id="1737583870">
          <w:marLeft w:val="480"/>
          <w:marRight w:val="0"/>
          <w:marTop w:val="0"/>
          <w:marBottom w:val="0"/>
          <w:divBdr>
            <w:top w:val="none" w:sz="0" w:space="0" w:color="auto"/>
            <w:left w:val="none" w:sz="0" w:space="0" w:color="auto"/>
            <w:bottom w:val="none" w:sz="0" w:space="0" w:color="auto"/>
            <w:right w:val="none" w:sz="0" w:space="0" w:color="auto"/>
          </w:divBdr>
        </w:div>
      </w:divsChild>
    </w:div>
    <w:div w:id="1820612862">
      <w:bodyDiv w:val="1"/>
      <w:marLeft w:val="0"/>
      <w:marRight w:val="0"/>
      <w:marTop w:val="0"/>
      <w:marBottom w:val="0"/>
      <w:divBdr>
        <w:top w:val="none" w:sz="0" w:space="0" w:color="auto"/>
        <w:left w:val="none" w:sz="0" w:space="0" w:color="auto"/>
        <w:bottom w:val="none" w:sz="0" w:space="0" w:color="auto"/>
        <w:right w:val="none" w:sz="0" w:space="0" w:color="auto"/>
      </w:divBdr>
    </w:div>
    <w:div w:id="1820726501">
      <w:bodyDiv w:val="1"/>
      <w:marLeft w:val="0"/>
      <w:marRight w:val="0"/>
      <w:marTop w:val="0"/>
      <w:marBottom w:val="0"/>
      <w:divBdr>
        <w:top w:val="none" w:sz="0" w:space="0" w:color="auto"/>
        <w:left w:val="none" w:sz="0" w:space="0" w:color="auto"/>
        <w:bottom w:val="none" w:sz="0" w:space="0" w:color="auto"/>
        <w:right w:val="none" w:sz="0" w:space="0" w:color="auto"/>
      </w:divBdr>
    </w:div>
    <w:div w:id="1820731627">
      <w:bodyDiv w:val="1"/>
      <w:marLeft w:val="0"/>
      <w:marRight w:val="0"/>
      <w:marTop w:val="0"/>
      <w:marBottom w:val="0"/>
      <w:divBdr>
        <w:top w:val="none" w:sz="0" w:space="0" w:color="auto"/>
        <w:left w:val="none" w:sz="0" w:space="0" w:color="auto"/>
        <w:bottom w:val="none" w:sz="0" w:space="0" w:color="auto"/>
        <w:right w:val="none" w:sz="0" w:space="0" w:color="auto"/>
      </w:divBdr>
    </w:div>
    <w:div w:id="1821534682">
      <w:bodyDiv w:val="1"/>
      <w:marLeft w:val="0"/>
      <w:marRight w:val="0"/>
      <w:marTop w:val="0"/>
      <w:marBottom w:val="0"/>
      <w:divBdr>
        <w:top w:val="none" w:sz="0" w:space="0" w:color="auto"/>
        <w:left w:val="none" w:sz="0" w:space="0" w:color="auto"/>
        <w:bottom w:val="none" w:sz="0" w:space="0" w:color="auto"/>
        <w:right w:val="none" w:sz="0" w:space="0" w:color="auto"/>
      </w:divBdr>
    </w:div>
    <w:div w:id="1821775276">
      <w:bodyDiv w:val="1"/>
      <w:marLeft w:val="0"/>
      <w:marRight w:val="0"/>
      <w:marTop w:val="0"/>
      <w:marBottom w:val="0"/>
      <w:divBdr>
        <w:top w:val="none" w:sz="0" w:space="0" w:color="auto"/>
        <w:left w:val="none" w:sz="0" w:space="0" w:color="auto"/>
        <w:bottom w:val="none" w:sz="0" w:space="0" w:color="auto"/>
        <w:right w:val="none" w:sz="0" w:space="0" w:color="auto"/>
      </w:divBdr>
    </w:div>
    <w:div w:id="1821842157">
      <w:bodyDiv w:val="1"/>
      <w:marLeft w:val="0"/>
      <w:marRight w:val="0"/>
      <w:marTop w:val="0"/>
      <w:marBottom w:val="0"/>
      <w:divBdr>
        <w:top w:val="none" w:sz="0" w:space="0" w:color="auto"/>
        <w:left w:val="none" w:sz="0" w:space="0" w:color="auto"/>
        <w:bottom w:val="none" w:sz="0" w:space="0" w:color="auto"/>
        <w:right w:val="none" w:sz="0" w:space="0" w:color="auto"/>
      </w:divBdr>
    </w:div>
    <w:div w:id="1821920100">
      <w:bodyDiv w:val="1"/>
      <w:marLeft w:val="0"/>
      <w:marRight w:val="0"/>
      <w:marTop w:val="0"/>
      <w:marBottom w:val="0"/>
      <w:divBdr>
        <w:top w:val="none" w:sz="0" w:space="0" w:color="auto"/>
        <w:left w:val="none" w:sz="0" w:space="0" w:color="auto"/>
        <w:bottom w:val="none" w:sz="0" w:space="0" w:color="auto"/>
        <w:right w:val="none" w:sz="0" w:space="0" w:color="auto"/>
      </w:divBdr>
    </w:div>
    <w:div w:id="1821995362">
      <w:bodyDiv w:val="1"/>
      <w:marLeft w:val="0"/>
      <w:marRight w:val="0"/>
      <w:marTop w:val="0"/>
      <w:marBottom w:val="0"/>
      <w:divBdr>
        <w:top w:val="none" w:sz="0" w:space="0" w:color="auto"/>
        <w:left w:val="none" w:sz="0" w:space="0" w:color="auto"/>
        <w:bottom w:val="none" w:sz="0" w:space="0" w:color="auto"/>
        <w:right w:val="none" w:sz="0" w:space="0" w:color="auto"/>
      </w:divBdr>
    </w:div>
    <w:div w:id="1822310348">
      <w:bodyDiv w:val="1"/>
      <w:marLeft w:val="0"/>
      <w:marRight w:val="0"/>
      <w:marTop w:val="0"/>
      <w:marBottom w:val="0"/>
      <w:divBdr>
        <w:top w:val="none" w:sz="0" w:space="0" w:color="auto"/>
        <w:left w:val="none" w:sz="0" w:space="0" w:color="auto"/>
        <w:bottom w:val="none" w:sz="0" w:space="0" w:color="auto"/>
        <w:right w:val="none" w:sz="0" w:space="0" w:color="auto"/>
      </w:divBdr>
    </w:div>
    <w:div w:id="1822698285">
      <w:bodyDiv w:val="1"/>
      <w:marLeft w:val="0"/>
      <w:marRight w:val="0"/>
      <w:marTop w:val="0"/>
      <w:marBottom w:val="0"/>
      <w:divBdr>
        <w:top w:val="none" w:sz="0" w:space="0" w:color="auto"/>
        <w:left w:val="none" w:sz="0" w:space="0" w:color="auto"/>
        <w:bottom w:val="none" w:sz="0" w:space="0" w:color="auto"/>
        <w:right w:val="none" w:sz="0" w:space="0" w:color="auto"/>
      </w:divBdr>
      <w:divsChild>
        <w:div w:id="1807888998">
          <w:marLeft w:val="480"/>
          <w:marRight w:val="0"/>
          <w:marTop w:val="0"/>
          <w:marBottom w:val="0"/>
          <w:divBdr>
            <w:top w:val="none" w:sz="0" w:space="0" w:color="auto"/>
            <w:left w:val="none" w:sz="0" w:space="0" w:color="auto"/>
            <w:bottom w:val="none" w:sz="0" w:space="0" w:color="auto"/>
            <w:right w:val="none" w:sz="0" w:space="0" w:color="auto"/>
          </w:divBdr>
        </w:div>
        <w:div w:id="40178728">
          <w:marLeft w:val="480"/>
          <w:marRight w:val="0"/>
          <w:marTop w:val="0"/>
          <w:marBottom w:val="0"/>
          <w:divBdr>
            <w:top w:val="none" w:sz="0" w:space="0" w:color="auto"/>
            <w:left w:val="none" w:sz="0" w:space="0" w:color="auto"/>
            <w:bottom w:val="none" w:sz="0" w:space="0" w:color="auto"/>
            <w:right w:val="none" w:sz="0" w:space="0" w:color="auto"/>
          </w:divBdr>
        </w:div>
        <w:div w:id="1485320417">
          <w:marLeft w:val="480"/>
          <w:marRight w:val="0"/>
          <w:marTop w:val="0"/>
          <w:marBottom w:val="0"/>
          <w:divBdr>
            <w:top w:val="none" w:sz="0" w:space="0" w:color="auto"/>
            <w:left w:val="none" w:sz="0" w:space="0" w:color="auto"/>
            <w:bottom w:val="none" w:sz="0" w:space="0" w:color="auto"/>
            <w:right w:val="none" w:sz="0" w:space="0" w:color="auto"/>
          </w:divBdr>
        </w:div>
        <w:div w:id="764153958">
          <w:marLeft w:val="480"/>
          <w:marRight w:val="0"/>
          <w:marTop w:val="0"/>
          <w:marBottom w:val="0"/>
          <w:divBdr>
            <w:top w:val="none" w:sz="0" w:space="0" w:color="auto"/>
            <w:left w:val="none" w:sz="0" w:space="0" w:color="auto"/>
            <w:bottom w:val="none" w:sz="0" w:space="0" w:color="auto"/>
            <w:right w:val="none" w:sz="0" w:space="0" w:color="auto"/>
          </w:divBdr>
        </w:div>
        <w:div w:id="677079532">
          <w:marLeft w:val="480"/>
          <w:marRight w:val="0"/>
          <w:marTop w:val="0"/>
          <w:marBottom w:val="0"/>
          <w:divBdr>
            <w:top w:val="none" w:sz="0" w:space="0" w:color="auto"/>
            <w:left w:val="none" w:sz="0" w:space="0" w:color="auto"/>
            <w:bottom w:val="none" w:sz="0" w:space="0" w:color="auto"/>
            <w:right w:val="none" w:sz="0" w:space="0" w:color="auto"/>
          </w:divBdr>
        </w:div>
        <w:div w:id="609436027">
          <w:marLeft w:val="480"/>
          <w:marRight w:val="0"/>
          <w:marTop w:val="0"/>
          <w:marBottom w:val="0"/>
          <w:divBdr>
            <w:top w:val="none" w:sz="0" w:space="0" w:color="auto"/>
            <w:left w:val="none" w:sz="0" w:space="0" w:color="auto"/>
            <w:bottom w:val="none" w:sz="0" w:space="0" w:color="auto"/>
            <w:right w:val="none" w:sz="0" w:space="0" w:color="auto"/>
          </w:divBdr>
        </w:div>
        <w:div w:id="572350285">
          <w:marLeft w:val="480"/>
          <w:marRight w:val="0"/>
          <w:marTop w:val="0"/>
          <w:marBottom w:val="0"/>
          <w:divBdr>
            <w:top w:val="none" w:sz="0" w:space="0" w:color="auto"/>
            <w:left w:val="none" w:sz="0" w:space="0" w:color="auto"/>
            <w:bottom w:val="none" w:sz="0" w:space="0" w:color="auto"/>
            <w:right w:val="none" w:sz="0" w:space="0" w:color="auto"/>
          </w:divBdr>
        </w:div>
        <w:div w:id="1021055060">
          <w:marLeft w:val="480"/>
          <w:marRight w:val="0"/>
          <w:marTop w:val="0"/>
          <w:marBottom w:val="0"/>
          <w:divBdr>
            <w:top w:val="none" w:sz="0" w:space="0" w:color="auto"/>
            <w:left w:val="none" w:sz="0" w:space="0" w:color="auto"/>
            <w:bottom w:val="none" w:sz="0" w:space="0" w:color="auto"/>
            <w:right w:val="none" w:sz="0" w:space="0" w:color="auto"/>
          </w:divBdr>
        </w:div>
        <w:div w:id="1889487836">
          <w:marLeft w:val="480"/>
          <w:marRight w:val="0"/>
          <w:marTop w:val="0"/>
          <w:marBottom w:val="0"/>
          <w:divBdr>
            <w:top w:val="none" w:sz="0" w:space="0" w:color="auto"/>
            <w:left w:val="none" w:sz="0" w:space="0" w:color="auto"/>
            <w:bottom w:val="none" w:sz="0" w:space="0" w:color="auto"/>
            <w:right w:val="none" w:sz="0" w:space="0" w:color="auto"/>
          </w:divBdr>
        </w:div>
        <w:div w:id="1586842022">
          <w:marLeft w:val="480"/>
          <w:marRight w:val="0"/>
          <w:marTop w:val="0"/>
          <w:marBottom w:val="0"/>
          <w:divBdr>
            <w:top w:val="none" w:sz="0" w:space="0" w:color="auto"/>
            <w:left w:val="none" w:sz="0" w:space="0" w:color="auto"/>
            <w:bottom w:val="none" w:sz="0" w:space="0" w:color="auto"/>
            <w:right w:val="none" w:sz="0" w:space="0" w:color="auto"/>
          </w:divBdr>
        </w:div>
        <w:div w:id="1985693445">
          <w:marLeft w:val="480"/>
          <w:marRight w:val="0"/>
          <w:marTop w:val="0"/>
          <w:marBottom w:val="0"/>
          <w:divBdr>
            <w:top w:val="none" w:sz="0" w:space="0" w:color="auto"/>
            <w:left w:val="none" w:sz="0" w:space="0" w:color="auto"/>
            <w:bottom w:val="none" w:sz="0" w:space="0" w:color="auto"/>
            <w:right w:val="none" w:sz="0" w:space="0" w:color="auto"/>
          </w:divBdr>
        </w:div>
        <w:div w:id="622617389">
          <w:marLeft w:val="480"/>
          <w:marRight w:val="0"/>
          <w:marTop w:val="0"/>
          <w:marBottom w:val="0"/>
          <w:divBdr>
            <w:top w:val="none" w:sz="0" w:space="0" w:color="auto"/>
            <w:left w:val="none" w:sz="0" w:space="0" w:color="auto"/>
            <w:bottom w:val="none" w:sz="0" w:space="0" w:color="auto"/>
            <w:right w:val="none" w:sz="0" w:space="0" w:color="auto"/>
          </w:divBdr>
        </w:div>
        <w:div w:id="1537621206">
          <w:marLeft w:val="480"/>
          <w:marRight w:val="0"/>
          <w:marTop w:val="0"/>
          <w:marBottom w:val="0"/>
          <w:divBdr>
            <w:top w:val="none" w:sz="0" w:space="0" w:color="auto"/>
            <w:left w:val="none" w:sz="0" w:space="0" w:color="auto"/>
            <w:bottom w:val="none" w:sz="0" w:space="0" w:color="auto"/>
            <w:right w:val="none" w:sz="0" w:space="0" w:color="auto"/>
          </w:divBdr>
        </w:div>
        <w:div w:id="1849707461">
          <w:marLeft w:val="480"/>
          <w:marRight w:val="0"/>
          <w:marTop w:val="0"/>
          <w:marBottom w:val="0"/>
          <w:divBdr>
            <w:top w:val="none" w:sz="0" w:space="0" w:color="auto"/>
            <w:left w:val="none" w:sz="0" w:space="0" w:color="auto"/>
            <w:bottom w:val="none" w:sz="0" w:space="0" w:color="auto"/>
            <w:right w:val="none" w:sz="0" w:space="0" w:color="auto"/>
          </w:divBdr>
        </w:div>
        <w:div w:id="1912037514">
          <w:marLeft w:val="480"/>
          <w:marRight w:val="0"/>
          <w:marTop w:val="0"/>
          <w:marBottom w:val="0"/>
          <w:divBdr>
            <w:top w:val="none" w:sz="0" w:space="0" w:color="auto"/>
            <w:left w:val="none" w:sz="0" w:space="0" w:color="auto"/>
            <w:bottom w:val="none" w:sz="0" w:space="0" w:color="auto"/>
            <w:right w:val="none" w:sz="0" w:space="0" w:color="auto"/>
          </w:divBdr>
        </w:div>
        <w:div w:id="1166631092">
          <w:marLeft w:val="480"/>
          <w:marRight w:val="0"/>
          <w:marTop w:val="0"/>
          <w:marBottom w:val="0"/>
          <w:divBdr>
            <w:top w:val="none" w:sz="0" w:space="0" w:color="auto"/>
            <w:left w:val="none" w:sz="0" w:space="0" w:color="auto"/>
            <w:bottom w:val="none" w:sz="0" w:space="0" w:color="auto"/>
            <w:right w:val="none" w:sz="0" w:space="0" w:color="auto"/>
          </w:divBdr>
        </w:div>
        <w:div w:id="11693590">
          <w:marLeft w:val="480"/>
          <w:marRight w:val="0"/>
          <w:marTop w:val="0"/>
          <w:marBottom w:val="0"/>
          <w:divBdr>
            <w:top w:val="none" w:sz="0" w:space="0" w:color="auto"/>
            <w:left w:val="none" w:sz="0" w:space="0" w:color="auto"/>
            <w:bottom w:val="none" w:sz="0" w:space="0" w:color="auto"/>
            <w:right w:val="none" w:sz="0" w:space="0" w:color="auto"/>
          </w:divBdr>
        </w:div>
        <w:div w:id="1682702606">
          <w:marLeft w:val="480"/>
          <w:marRight w:val="0"/>
          <w:marTop w:val="0"/>
          <w:marBottom w:val="0"/>
          <w:divBdr>
            <w:top w:val="none" w:sz="0" w:space="0" w:color="auto"/>
            <w:left w:val="none" w:sz="0" w:space="0" w:color="auto"/>
            <w:bottom w:val="none" w:sz="0" w:space="0" w:color="auto"/>
            <w:right w:val="none" w:sz="0" w:space="0" w:color="auto"/>
          </w:divBdr>
        </w:div>
        <w:div w:id="221603729">
          <w:marLeft w:val="480"/>
          <w:marRight w:val="0"/>
          <w:marTop w:val="0"/>
          <w:marBottom w:val="0"/>
          <w:divBdr>
            <w:top w:val="none" w:sz="0" w:space="0" w:color="auto"/>
            <w:left w:val="none" w:sz="0" w:space="0" w:color="auto"/>
            <w:bottom w:val="none" w:sz="0" w:space="0" w:color="auto"/>
            <w:right w:val="none" w:sz="0" w:space="0" w:color="auto"/>
          </w:divBdr>
        </w:div>
        <w:div w:id="1599213858">
          <w:marLeft w:val="480"/>
          <w:marRight w:val="0"/>
          <w:marTop w:val="0"/>
          <w:marBottom w:val="0"/>
          <w:divBdr>
            <w:top w:val="none" w:sz="0" w:space="0" w:color="auto"/>
            <w:left w:val="none" w:sz="0" w:space="0" w:color="auto"/>
            <w:bottom w:val="none" w:sz="0" w:space="0" w:color="auto"/>
            <w:right w:val="none" w:sz="0" w:space="0" w:color="auto"/>
          </w:divBdr>
        </w:div>
        <w:div w:id="1100611794">
          <w:marLeft w:val="480"/>
          <w:marRight w:val="0"/>
          <w:marTop w:val="0"/>
          <w:marBottom w:val="0"/>
          <w:divBdr>
            <w:top w:val="none" w:sz="0" w:space="0" w:color="auto"/>
            <w:left w:val="none" w:sz="0" w:space="0" w:color="auto"/>
            <w:bottom w:val="none" w:sz="0" w:space="0" w:color="auto"/>
            <w:right w:val="none" w:sz="0" w:space="0" w:color="auto"/>
          </w:divBdr>
        </w:div>
        <w:div w:id="137453279">
          <w:marLeft w:val="480"/>
          <w:marRight w:val="0"/>
          <w:marTop w:val="0"/>
          <w:marBottom w:val="0"/>
          <w:divBdr>
            <w:top w:val="none" w:sz="0" w:space="0" w:color="auto"/>
            <w:left w:val="none" w:sz="0" w:space="0" w:color="auto"/>
            <w:bottom w:val="none" w:sz="0" w:space="0" w:color="auto"/>
            <w:right w:val="none" w:sz="0" w:space="0" w:color="auto"/>
          </w:divBdr>
        </w:div>
        <w:div w:id="850335982">
          <w:marLeft w:val="480"/>
          <w:marRight w:val="0"/>
          <w:marTop w:val="0"/>
          <w:marBottom w:val="0"/>
          <w:divBdr>
            <w:top w:val="none" w:sz="0" w:space="0" w:color="auto"/>
            <w:left w:val="none" w:sz="0" w:space="0" w:color="auto"/>
            <w:bottom w:val="none" w:sz="0" w:space="0" w:color="auto"/>
            <w:right w:val="none" w:sz="0" w:space="0" w:color="auto"/>
          </w:divBdr>
        </w:div>
        <w:div w:id="1899776465">
          <w:marLeft w:val="480"/>
          <w:marRight w:val="0"/>
          <w:marTop w:val="0"/>
          <w:marBottom w:val="0"/>
          <w:divBdr>
            <w:top w:val="none" w:sz="0" w:space="0" w:color="auto"/>
            <w:left w:val="none" w:sz="0" w:space="0" w:color="auto"/>
            <w:bottom w:val="none" w:sz="0" w:space="0" w:color="auto"/>
            <w:right w:val="none" w:sz="0" w:space="0" w:color="auto"/>
          </w:divBdr>
        </w:div>
        <w:div w:id="117333068">
          <w:marLeft w:val="480"/>
          <w:marRight w:val="0"/>
          <w:marTop w:val="0"/>
          <w:marBottom w:val="0"/>
          <w:divBdr>
            <w:top w:val="none" w:sz="0" w:space="0" w:color="auto"/>
            <w:left w:val="none" w:sz="0" w:space="0" w:color="auto"/>
            <w:bottom w:val="none" w:sz="0" w:space="0" w:color="auto"/>
            <w:right w:val="none" w:sz="0" w:space="0" w:color="auto"/>
          </w:divBdr>
        </w:div>
        <w:div w:id="1869441940">
          <w:marLeft w:val="480"/>
          <w:marRight w:val="0"/>
          <w:marTop w:val="0"/>
          <w:marBottom w:val="0"/>
          <w:divBdr>
            <w:top w:val="none" w:sz="0" w:space="0" w:color="auto"/>
            <w:left w:val="none" w:sz="0" w:space="0" w:color="auto"/>
            <w:bottom w:val="none" w:sz="0" w:space="0" w:color="auto"/>
            <w:right w:val="none" w:sz="0" w:space="0" w:color="auto"/>
          </w:divBdr>
        </w:div>
        <w:div w:id="894583513">
          <w:marLeft w:val="480"/>
          <w:marRight w:val="0"/>
          <w:marTop w:val="0"/>
          <w:marBottom w:val="0"/>
          <w:divBdr>
            <w:top w:val="none" w:sz="0" w:space="0" w:color="auto"/>
            <w:left w:val="none" w:sz="0" w:space="0" w:color="auto"/>
            <w:bottom w:val="none" w:sz="0" w:space="0" w:color="auto"/>
            <w:right w:val="none" w:sz="0" w:space="0" w:color="auto"/>
          </w:divBdr>
        </w:div>
        <w:div w:id="139660437">
          <w:marLeft w:val="480"/>
          <w:marRight w:val="0"/>
          <w:marTop w:val="0"/>
          <w:marBottom w:val="0"/>
          <w:divBdr>
            <w:top w:val="none" w:sz="0" w:space="0" w:color="auto"/>
            <w:left w:val="none" w:sz="0" w:space="0" w:color="auto"/>
            <w:bottom w:val="none" w:sz="0" w:space="0" w:color="auto"/>
            <w:right w:val="none" w:sz="0" w:space="0" w:color="auto"/>
          </w:divBdr>
        </w:div>
        <w:div w:id="1225873655">
          <w:marLeft w:val="480"/>
          <w:marRight w:val="0"/>
          <w:marTop w:val="0"/>
          <w:marBottom w:val="0"/>
          <w:divBdr>
            <w:top w:val="none" w:sz="0" w:space="0" w:color="auto"/>
            <w:left w:val="none" w:sz="0" w:space="0" w:color="auto"/>
            <w:bottom w:val="none" w:sz="0" w:space="0" w:color="auto"/>
            <w:right w:val="none" w:sz="0" w:space="0" w:color="auto"/>
          </w:divBdr>
        </w:div>
        <w:div w:id="535697145">
          <w:marLeft w:val="480"/>
          <w:marRight w:val="0"/>
          <w:marTop w:val="0"/>
          <w:marBottom w:val="0"/>
          <w:divBdr>
            <w:top w:val="none" w:sz="0" w:space="0" w:color="auto"/>
            <w:left w:val="none" w:sz="0" w:space="0" w:color="auto"/>
            <w:bottom w:val="none" w:sz="0" w:space="0" w:color="auto"/>
            <w:right w:val="none" w:sz="0" w:space="0" w:color="auto"/>
          </w:divBdr>
        </w:div>
        <w:div w:id="1323656638">
          <w:marLeft w:val="480"/>
          <w:marRight w:val="0"/>
          <w:marTop w:val="0"/>
          <w:marBottom w:val="0"/>
          <w:divBdr>
            <w:top w:val="none" w:sz="0" w:space="0" w:color="auto"/>
            <w:left w:val="none" w:sz="0" w:space="0" w:color="auto"/>
            <w:bottom w:val="none" w:sz="0" w:space="0" w:color="auto"/>
            <w:right w:val="none" w:sz="0" w:space="0" w:color="auto"/>
          </w:divBdr>
        </w:div>
        <w:div w:id="1542862565">
          <w:marLeft w:val="480"/>
          <w:marRight w:val="0"/>
          <w:marTop w:val="0"/>
          <w:marBottom w:val="0"/>
          <w:divBdr>
            <w:top w:val="none" w:sz="0" w:space="0" w:color="auto"/>
            <w:left w:val="none" w:sz="0" w:space="0" w:color="auto"/>
            <w:bottom w:val="none" w:sz="0" w:space="0" w:color="auto"/>
            <w:right w:val="none" w:sz="0" w:space="0" w:color="auto"/>
          </w:divBdr>
        </w:div>
        <w:div w:id="168830878">
          <w:marLeft w:val="480"/>
          <w:marRight w:val="0"/>
          <w:marTop w:val="0"/>
          <w:marBottom w:val="0"/>
          <w:divBdr>
            <w:top w:val="none" w:sz="0" w:space="0" w:color="auto"/>
            <w:left w:val="none" w:sz="0" w:space="0" w:color="auto"/>
            <w:bottom w:val="none" w:sz="0" w:space="0" w:color="auto"/>
            <w:right w:val="none" w:sz="0" w:space="0" w:color="auto"/>
          </w:divBdr>
        </w:div>
        <w:div w:id="1724332674">
          <w:marLeft w:val="480"/>
          <w:marRight w:val="0"/>
          <w:marTop w:val="0"/>
          <w:marBottom w:val="0"/>
          <w:divBdr>
            <w:top w:val="none" w:sz="0" w:space="0" w:color="auto"/>
            <w:left w:val="none" w:sz="0" w:space="0" w:color="auto"/>
            <w:bottom w:val="none" w:sz="0" w:space="0" w:color="auto"/>
            <w:right w:val="none" w:sz="0" w:space="0" w:color="auto"/>
          </w:divBdr>
        </w:div>
        <w:div w:id="369961969">
          <w:marLeft w:val="480"/>
          <w:marRight w:val="0"/>
          <w:marTop w:val="0"/>
          <w:marBottom w:val="0"/>
          <w:divBdr>
            <w:top w:val="none" w:sz="0" w:space="0" w:color="auto"/>
            <w:left w:val="none" w:sz="0" w:space="0" w:color="auto"/>
            <w:bottom w:val="none" w:sz="0" w:space="0" w:color="auto"/>
            <w:right w:val="none" w:sz="0" w:space="0" w:color="auto"/>
          </w:divBdr>
        </w:div>
        <w:div w:id="1492022872">
          <w:marLeft w:val="480"/>
          <w:marRight w:val="0"/>
          <w:marTop w:val="0"/>
          <w:marBottom w:val="0"/>
          <w:divBdr>
            <w:top w:val="none" w:sz="0" w:space="0" w:color="auto"/>
            <w:left w:val="none" w:sz="0" w:space="0" w:color="auto"/>
            <w:bottom w:val="none" w:sz="0" w:space="0" w:color="auto"/>
            <w:right w:val="none" w:sz="0" w:space="0" w:color="auto"/>
          </w:divBdr>
        </w:div>
        <w:div w:id="908612854">
          <w:marLeft w:val="480"/>
          <w:marRight w:val="0"/>
          <w:marTop w:val="0"/>
          <w:marBottom w:val="0"/>
          <w:divBdr>
            <w:top w:val="none" w:sz="0" w:space="0" w:color="auto"/>
            <w:left w:val="none" w:sz="0" w:space="0" w:color="auto"/>
            <w:bottom w:val="none" w:sz="0" w:space="0" w:color="auto"/>
            <w:right w:val="none" w:sz="0" w:space="0" w:color="auto"/>
          </w:divBdr>
        </w:div>
        <w:div w:id="354230208">
          <w:marLeft w:val="480"/>
          <w:marRight w:val="0"/>
          <w:marTop w:val="0"/>
          <w:marBottom w:val="0"/>
          <w:divBdr>
            <w:top w:val="none" w:sz="0" w:space="0" w:color="auto"/>
            <w:left w:val="none" w:sz="0" w:space="0" w:color="auto"/>
            <w:bottom w:val="none" w:sz="0" w:space="0" w:color="auto"/>
            <w:right w:val="none" w:sz="0" w:space="0" w:color="auto"/>
          </w:divBdr>
        </w:div>
        <w:div w:id="596251289">
          <w:marLeft w:val="480"/>
          <w:marRight w:val="0"/>
          <w:marTop w:val="0"/>
          <w:marBottom w:val="0"/>
          <w:divBdr>
            <w:top w:val="none" w:sz="0" w:space="0" w:color="auto"/>
            <w:left w:val="none" w:sz="0" w:space="0" w:color="auto"/>
            <w:bottom w:val="none" w:sz="0" w:space="0" w:color="auto"/>
            <w:right w:val="none" w:sz="0" w:space="0" w:color="auto"/>
          </w:divBdr>
        </w:div>
        <w:div w:id="184632523">
          <w:marLeft w:val="480"/>
          <w:marRight w:val="0"/>
          <w:marTop w:val="0"/>
          <w:marBottom w:val="0"/>
          <w:divBdr>
            <w:top w:val="none" w:sz="0" w:space="0" w:color="auto"/>
            <w:left w:val="none" w:sz="0" w:space="0" w:color="auto"/>
            <w:bottom w:val="none" w:sz="0" w:space="0" w:color="auto"/>
            <w:right w:val="none" w:sz="0" w:space="0" w:color="auto"/>
          </w:divBdr>
        </w:div>
        <w:div w:id="1250044602">
          <w:marLeft w:val="480"/>
          <w:marRight w:val="0"/>
          <w:marTop w:val="0"/>
          <w:marBottom w:val="0"/>
          <w:divBdr>
            <w:top w:val="none" w:sz="0" w:space="0" w:color="auto"/>
            <w:left w:val="none" w:sz="0" w:space="0" w:color="auto"/>
            <w:bottom w:val="none" w:sz="0" w:space="0" w:color="auto"/>
            <w:right w:val="none" w:sz="0" w:space="0" w:color="auto"/>
          </w:divBdr>
        </w:div>
        <w:div w:id="1187521853">
          <w:marLeft w:val="480"/>
          <w:marRight w:val="0"/>
          <w:marTop w:val="0"/>
          <w:marBottom w:val="0"/>
          <w:divBdr>
            <w:top w:val="none" w:sz="0" w:space="0" w:color="auto"/>
            <w:left w:val="none" w:sz="0" w:space="0" w:color="auto"/>
            <w:bottom w:val="none" w:sz="0" w:space="0" w:color="auto"/>
            <w:right w:val="none" w:sz="0" w:space="0" w:color="auto"/>
          </w:divBdr>
        </w:div>
        <w:div w:id="374742478">
          <w:marLeft w:val="480"/>
          <w:marRight w:val="0"/>
          <w:marTop w:val="0"/>
          <w:marBottom w:val="0"/>
          <w:divBdr>
            <w:top w:val="none" w:sz="0" w:space="0" w:color="auto"/>
            <w:left w:val="none" w:sz="0" w:space="0" w:color="auto"/>
            <w:bottom w:val="none" w:sz="0" w:space="0" w:color="auto"/>
            <w:right w:val="none" w:sz="0" w:space="0" w:color="auto"/>
          </w:divBdr>
        </w:div>
        <w:div w:id="1856772370">
          <w:marLeft w:val="480"/>
          <w:marRight w:val="0"/>
          <w:marTop w:val="0"/>
          <w:marBottom w:val="0"/>
          <w:divBdr>
            <w:top w:val="none" w:sz="0" w:space="0" w:color="auto"/>
            <w:left w:val="none" w:sz="0" w:space="0" w:color="auto"/>
            <w:bottom w:val="none" w:sz="0" w:space="0" w:color="auto"/>
            <w:right w:val="none" w:sz="0" w:space="0" w:color="auto"/>
          </w:divBdr>
        </w:div>
        <w:div w:id="1535073956">
          <w:marLeft w:val="480"/>
          <w:marRight w:val="0"/>
          <w:marTop w:val="0"/>
          <w:marBottom w:val="0"/>
          <w:divBdr>
            <w:top w:val="none" w:sz="0" w:space="0" w:color="auto"/>
            <w:left w:val="none" w:sz="0" w:space="0" w:color="auto"/>
            <w:bottom w:val="none" w:sz="0" w:space="0" w:color="auto"/>
            <w:right w:val="none" w:sz="0" w:space="0" w:color="auto"/>
          </w:divBdr>
        </w:div>
        <w:div w:id="1272014777">
          <w:marLeft w:val="480"/>
          <w:marRight w:val="0"/>
          <w:marTop w:val="0"/>
          <w:marBottom w:val="0"/>
          <w:divBdr>
            <w:top w:val="none" w:sz="0" w:space="0" w:color="auto"/>
            <w:left w:val="none" w:sz="0" w:space="0" w:color="auto"/>
            <w:bottom w:val="none" w:sz="0" w:space="0" w:color="auto"/>
            <w:right w:val="none" w:sz="0" w:space="0" w:color="auto"/>
          </w:divBdr>
        </w:div>
        <w:div w:id="1235165393">
          <w:marLeft w:val="480"/>
          <w:marRight w:val="0"/>
          <w:marTop w:val="0"/>
          <w:marBottom w:val="0"/>
          <w:divBdr>
            <w:top w:val="none" w:sz="0" w:space="0" w:color="auto"/>
            <w:left w:val="none" w:sz="0" w:space="0" w:color="auto"/>
            <w:bottom w:val="none" w:sz="0" w:space="0" w:color="auto"/>
            <w:right w:val="none" w:sz="0" w:space="0" w:color="auto"/>
          </w:divBdr>
        </w:div>
        <w:div w:id="71319733">
          <w:marLeft w:val="480"/>
          <w:marRight w:val="0"/>
          <w:marTop w:val="0"/>
          <w:marBottom w:val="0"/>
          <w:divBdr>
            <w:top w:val="none" w:sz="0" w:space="0" w:color="auto"/>
            <w:left w:val="none" w:sz="0" w:space="0" w:color="auto"/>
            <w:bottom w:val="none" w:sz="0" w:space="0" w:color="auto"/>
            <w:right w:val="none" w:sz="0" w:space="0" w:color="auto"/>
          </w:divBdr>
        </w:div>
        <w:div w:id="104816664">
          <w:marLeft w:val="480"/>
          <w:marRight w:val="0"/>
          <w:marTop w:val="0"/>
          <w:marBottom w:val="0"/>
          <w:divBdr>
            <w:top w:val="none" w:sz="0" w:space="0" w:color="auto"/>
            <w:left w:val="none" w:sz="0" w:space="0" w:color="auto"/>
            <w:bottom w:val="none" w:sz="0" w:space="0" w:color="auto"/>
            <w:right w:val="none" w:sz="0" w:space="0" w:color="auto"/>
          </w:divBdr>
        </w:div>
        <w:div w:id="464129639">
          <w:marLeft w:val="480"/>
          <w:marRight w:val="0"/>
          <w:marTop w:val="0"/>
          <w:marBottom w:val="0"/>
          <w:divBdr>
            <w:top w:val="none" w:sz="0" w:space="0" w:color="auto"/>
            <w:left w:val="none" w:sz="0" w:space="0" w:color="auto"/>
            <w:bottom w:val="none" w:sz="0" w:space="0" w:color="auto"/>
            <w:right w:val="none" w:sz="0" w:space="0" w:color="auto"/>
          </w:divBdr>
        </w:div>
        <w:div w:id="519005984">
          <w:marLeft w:val="480"/>
          <w:marRight w:val="0"/>
          <w:marTop w:val="0"/>
          <w:marBottom w:val="0"/>
          <w:divBdr>
            <w:top w:val="none" w:sz="0" w:space="0" w:color="auto"/>
            <w:left w:val="none" w:sz="0" w:space="0" w:color="auto"/>
            <w:bottom w:val="none" w:sz="0" w:space="0" w:color="auto"/>
            <w:right w:val="none" w:sz="0" w:space="0" w:color="auto"/>
          </w:divBdr>
        </w:div>
        <w:div w:id="1513691274">
          <w:marLeft w:val="480"/>
          <w:marRight w:val="0"/>
          <w:marTop w:val="0"/>
          <w:marBottom w:val="0"/>
          <w:divBdr>
            <w:top w:val="none" w:sz="0" w:space="0" w:color="auto"/>
            <w:left w:val="none" w:sz="0" w:space="0" w:color="auto"/>
            <w:bottom w:val="none" w:sz="0" w:space="0" w:color="auto"/>
            <w:right w:val="none" w:sz="0" w:space="0" w:color="auto"/>
          </w:divBdr>
        </w:div>
        <w:div w:id="1665670279">
          <w:marLeft w:val="480"/>
          <w:marRight w:val="0"/>
          <w:marTop w:val="0"/>
          <w:marBottom w:val="0"/>
          <w:divBdr>
            <w:top w:val="none" w:sz="0" w:space="0" w:color="auto"/>
            <w:left w:val="none" w:sz="0" w:space="0" w:color="auto"/>
            <w:bottom w:val="none" w:sz="0" w:space="0" w:color="auto"/>
            <w:right w:val="none" w:sz="0" w:space="0" w:color="auto"/>
          </w:divBdr>
        </w:div>
        <w:div w:id="11423086">
          <w:marLeft w:val="480"/>
          <w:marRight w:val="0"/>
          <w:marTop w:val="0"/>
          <w:marBottom w:val="0"/>
          <w:divBdr>
            <w:top w:val="none" w:sz="0" w:space="0" w:color="auto"/>
            <w:left w:val="none" w:sz="0" w:space="0" w:color="auto"/>
            <w:bottom w:val="none" w:sz="0" w:space="0" w:color="auto"/>
            <w:right w:val="none" w:sz="0" w:space="0" w:color="auto"/>
          </w:divBdr>
        </w:div>
        <w:div w:id="603809540">
          <w:marLeft w:val="480"/>
          <w:marRight w:val="0"/>
          <w:marTop w:val="0"/>
          <w:marBottom w:val="0"/>
          <w:divBdr>
            <w:top w:val="none" w:sz="0" w:space="0" w:color="auto"/>
            <w:left w:val="none" w:sz="0" w:space="0" w:color="auto"/>
            <w:bottom w:val="none" w:sz="0" w:space="0" w:color="auto"/>
            <w:right w:val="none" w:sz="0" w:space="0" w:color="auto"/>
          </w:divBdr>
        </w:div>
        <w:div w:id="676887320">
          <w:marLeft w:val="480"/>
          <w:marRight w:val="0"/>
          <w:marTop w:val="0"/>
          <w:marBottom w:val="0"/>
          <w:divBdr>
            <w:top w:val="none" w:sz="0" w:space="0" w:color="auto"/>
            <w:left w:val="none" w:sz="0" w:space="0" w:color="auto"/>
            <w:bottom w:val="none" w:sz="0" w:space="0" w:color="auto"/>
            <w:right w:val="none" w:sz="0" w:space="0" w:color="auto"/>
          </w:divBdr>
        </w:div>
      </w:divsChild>
    </w:div>
    <w:div w:id="1822846720">
      <w:bodyDiv w:val="1"/>
      <w:marLeft w:val="0"/>
      <w:marRight w:val="0"/>
      <w:marTop w:val="0"/>
      <w:marBottom w:val="0"/>
      <w:divBdr>
        <w:top w:val="none" w:sz="0" w:space="0" w:color="auto"/>
        <w:left w:val="none" w:sz="0" w:space="0" w:color="auto"/>
        <w:bottom w:val="none" w:sz="0" w:space="0" w:color="auto"/>
        <w:right w:val="none" w:sz="0" w:space="0" w:color="auto"/>
      </w:divBdr>
      <w:divsChild>
        <w:div w:id="1741439575">
          <w:marLeft w:val="480"/>
          <w:marRight w:val="0"/>
          <w:marTop w:val="0"/>
          <w:marBottom w:val="0"/>
          <w:divBdr>
            <w:top w:val="none" w:sz="0" w:space="0" w:color="auto"/>
            <w:left w:val="none" w:sz="0" w:space="0" w:color="auto"/>
            <w:bottom w:val="none" w:sz="0" w:space="0" w:color="auto"/>
            <w:right w:val="none" w:sz="0" w:space="0" w:color="auto"/>
          </w:divBdr>
        </w:div>
        <w:div w:id="597373307">
          <w:marLeft w:val="480"/>
          <w:marRight w:val="0"/>
          <w:marTop w:val="0"/>
          <w:marBottom w:val="0"/>
          <w:divBdr>
            <w:top w:val="none" w:sz="0" w:space="0" w:color="auto"/>
            <w:left w:val="none" w:sz="0" w:space="0" w:color="auto"/>
            <w:bottom w:val="none" w:sz="0" w:space="0" w:color="auto"/>
            <w:right w:val="none" w:sz="0" w:space="0" w:color="auto"/>
          </w:divBdr>
        </w:div>
        <w:div w:id="1523781378">
          <w:marLeft w:val="480"/>
          <w:marRight w:val="0"/>
          <w:marTop w:val="0"/>
          <w:marBottom w:val="0"/>
          <w:divBdr>
            <w:top w:val="none" w:sz="0" w:space="0" w:color="auto"/>
            <w:left w:val="none" w:sz="0" w:space="0" w:color="auto"/>
            <w:bottom w:val="none" w:sz="0" w:space="0" w:color="auto"/>
            <w:right w:val="none" w:sz="0" w:space="0" w:color="auto"/>
          </w:divBdr>
        </w:div>
        <w:div w:id="1302463117">
          <w:marLeft w:val="480"/>
          <w:marRight w:val="0"/>
          <w:marTop w:val="0"/>
          <w:marBottom w:val="0"/>
          <w:divBdr>
            <w:top w:val="none" w:sz="0" w:space="0" w:color="auto"/>
            <w:left w:val="none" w:sz="0" w:space="0" w:color="auto"/>
            <w:bottom w:val="none" w:sz="0" w:space="0" w:color="auto"/>
            <w:right w:val="none" w:sz="0" w:space="0" w:color="auto"/>
          </w:divBdr>
        </w:div>
        <w:div w:id="1535921827">
          <w:marLeft w:val="480"/>
          <w:marRight w:val="0"/>
          <w:marTop w:val="0"/>
          <w:marBottom w:val="0"/>
          <w:divBdr>
            <w:top w:val="none" w:sz="0" w:space="0" w:color="auto"/>
            <w:left w:val="none" w:sz="0" w:space="0" w:color="auto"/>
            <w:bottom w:val="none" w:sz="0" w:space="0" w:color="auto"/>
            <w:right w:val="none" w:sz="0" w:space="0" w:color="auto"/>
          </w:divBdr>
        </w:div>
        <w:div w:id="1739473508">
          <w:marLeft w:val="480"/>
          <w:marRight w:val="0"/>
          <w:marTop w:val="0"/>
          <w:marBottom w:val="0"/>
          <w:divBdr>
            <w:top w:val="none" w:sz="0" w:space="0" w:color="auto"/>
            <w:left w:val="none" w:sz="0" w:space="0" w:color="auto"/>
            <w:bottom w:val="none" w:sz="0" w:space="0" w:color="auto"/>
            <w:right w:val="none" w:sz="0" w:space="0" w:color="auto"/>
          </w:divBdr>
        </w:div>
        <w:div w:id="123430949">
          <w:marLeft w:val="480"/>
          <w:marRight w:val="0"/>
          <w:marTop w:val="0"/>
          <w:marBottom w:val="0"/>
          <w:divBdr>
            <w:top w:val="none" w:sz="0" w:space="0" w:color="auto"/>
            <w:left w:val="none" w:sz="0" w:space="0" w:color="auto"/>
            <w:bottom w:val="none" w:sz="0" w:space="0" w:color="auto"/>
            <w:right w:val="none" w:sz="0" w:space="0" w:color="auto"/>
          </w:divBdr>
        </w:div>
        <w:div w:id="25177902">
          <w:marLeft w:val="480"/>
          <w:marRight w:val="0"/>
          <w:marTop w:val="0"/>
          <w:marBottom w:val="0"/>
          <w:divBdr>
            <w:top w:val="none" w:sz="0" w:space="0" w:color="auto"/>
            <w:left w:val="none" w:sz="0" w:space="0" w:color="auto"/>
            <w:bottom w:val="none" w:sz="0" w:space="0" w:color="auto"/>
            <w:right w:val="none" w:sz="0" w:space="0" w:color="auto"/>
          </w:divBdr>
        </w:div>
        <w:div w:id="93674564">
          <w:marLeft w:val="480"/>
          <w:marRight w:val="0"/>
          <w:marTop w:val="0"/>
          <w:marBottom w:val="0"/>
          <w:divBdr>
            <w:top w:val="none" w:sz="0" w:space="0" w:color="auto"/>
            <w:left w:val="none" w:sz="0" w:space="0" w:color="auto"/>
            <w:bottom w:val="none" w:sz="0" w:space="0" w:color="auto"/>
            <w:right w:val="none" w:sz="0" w:space="0" w:color="auto"/>
          </w:divBdr>
        </w:div>
        <w:div w:id="792165247">
          <w:marLeft w:val="480"/>
          <w:marRight w:val="0"/>
          <w:marTop w:val="0"/>
          <w:marBottom w:val="0"/>
          <w:divBdr>
            <w:top w:val="none" w:sz="0" w:space="0" w:color="auto"/>
            <w:left w:val="none" w:sz="0" w:space="0" w:color="auto"/>
            <w:bottom w:val="none" w:sz="0" w:space="0" w:color="auto"/>
            <w:right w:val="none" w:sz="0" w:space="0" w:color="auto"/>
          </w:divBdr>
        </w:div>
        <w:div w:id="1784379175">
          <w:marLeft w:val="480"/>
          <w:marRight w:val="0"/>
          <w:marTop w:val="0"/>
          <w:marBottom w:val="0"/>
          <w:divBdr>
            <w:top w:val="none" w:sz="0" w:space="0" w:color="auto"/>
            <w:left w:val="none" w:sz="0" w:space="0" w:color="auto"/>
            <w:bottom w:val="none" w:sz="0" w:space="0" w:color="auto"/>
            <w:right w:val="none" w:sz="0" w:space="0" w:color="auto"/>
          </w:divBdr>
        </w:div>
        <w:div w:id="1196043342">
          <w:marLeft w:val="480"/>
          <w:marRight w:val="0"/>
          <w:marTop w:val="0"/>
          <w:marBottom w:val="0"/>
          <w:divBdr>
            <w:top w:val="none" w:sz="0" w:space="0" w:color="auto"/>
            <w:left w:val="none" w:sz="0" w:space="0" w:color="auto"/>
            <w:bottom w:val="none" w:sz="0" w:space="0" w:color="auto"/>
            <w:right w:val="none" w:sz="0" w:space="0" w:color="auto"/>
          </w:divBdr>
        </w:div>
        <w:div w:id="823548234">
          <w:marLeft w:val="480"/>
          <w:marRight w:val="0"/>
          <w:marTop w:val="0"/>
          <w:marBottom w:val="0"/>
          <w:divBdr>
            <w:top w:val="none" w:sz="0" w:space="0" w:color="auto"/>
            <w:left w:val="none" w:sz="0" w:space="0" w:color="auto"/>
            <w:bottom w:val="none" w:sz="0" w:space="0" w:color="auto"/>
            <w:right w:val="none" w:sz="0" w:space="0" w:color="auto"/>
          </w:divBdr>
        </w:div>
        <w:div w:id="2115325797">
          <w:marLeft w:val="480"/>
          <w:marRight w:val="0"/>
          <w:marTop w:val="0"/>
          <w:marBottom w:val="0"/>
          <w:divBdr>
            <w:top w:val="none" w:sz="0" w:space="0" w:color="auto"/>
            <w:left w:val="none" w:sz="0" w:space="0" w:color="auto"/>
            <w:bottom w:val="none" w:sz="0" w:space="0" w:color="auto"/>
            <w:right w:val="none" w:sz="0" w:space="0" w:color="auto"/>
          </w:divBdr>
        </w:div>
        <w:div w:id="2098479824">
          <w:marLeft w:val="480"/>
          <w:marRight w:val="0"/>
          <w:marTop w:val="0"/>
          <w:marBottom w:val="0"/>
          <w:divBdr>
            <w:top w:val="none" w:sz="0" w:space="0" w:color="auto"/>
            <w:left w:val="none" w:sz="0" w:space="0" w:color="auto"/>
            <w:bottom w:val="none" w:sz="0" w:space="0" w:color="auto"/>
            <w:right w:val="none" w:sz="0" w:space="0" w:color="auto"/>
          </w:divBdr>
        </w:div>
        <w:div w:id="802767800">
          <w:marLeft w:val="480"/>
          <w:marRight w:val="0"/>
          <w:marTop w:val="0"/>
          <w:marBottom w:val="0"/>
          <w:divBdr>
            <w:top w:val="none" w:sz="0" w:space="0" w:color="auto"/>
            <w:left w:val="none" w:sz="0" w:space="0" w:color="auto"/>
            <w:bottom w:val="none" w:sz="0" w:space="0" w:color="auto"/>
            <w:right w:val="none" w:sz="0" w:space="0" w:color="auto"/>
          </w:divBdr>
        </w:div>
        <w:div w:id="2118404902">
          <w:marLeft w:val="480"/>
          <w:marRight w:val="0"/>
          <w:marTop w:val="0"/>
          <w:marBottom w:val="0"/>
          <w:divBdr>
            <w:top w:val="none" w:sz="0" w:space="0" w:color="auto"/>
            <w:left w:val="none" w:sz="0" w:space="0" w:color="auto"/>
            <w:bottom w:val="none" w:sz="0" w:space="0" w:color="auto"/>
            <w:right w:val="none" w:sz="0" w:space="0" w:color="auto"/>
          </w:divBdr>
        </w:div>
        <w:div w:id="66804345">
          <w:marLeft w:val="480"/>
          <w:marRight w:val="0"/>
          <w:marTop w:val="0"/>
          <w:marBottom w:val="0"/>
          <w:divBdr>
            <w:top w:val="none" w:sz="0" w:space="0" w:color="auto"/>
            <w:left w:val="none" w:sz="0" w:space="0" w:color="auto"/>
            <w:bottom w:val="none" w:sz="0" w:space="0" w:color="auto"/>
            <w:right w:val="none" w:sz="0" w:space="0" w:color="auto"/>
          </w:divBdr>
        </w:div>
        <w:div w:id="1999921512">
          <w:marLeft w:val="480"/>
          <w:marRight w:val="0"/>
          <w:marTop w:val="0"/>
          <w:marBottom w:val="0"/>
          <w:divBdr>
            <w:top w:val="none" w:sz="0" w:space="0" w:color="auto"/>
            <w:left w:val="none" w:sz="0" w:space="0" w:color="auto"/>
            <w:bottom w:val="none" w:sz="0" w:space="0" w:color="auto"/>
            <w:right w:val="none" w:sz="0" w:space="0" w:color="auto"/>
          </w:divBdr>
        </w:div>
        <w:div w:id="1729575232">
          <w:marLeft w:val="480"/>
          <w:marRight w:val="0"/>
          <w:marTop w:val="0"/>
          <w:marBottom w:val="0"/>
          <w:divBdr>
            <w:top w:val="none" w:sz="0" w:space="0" w:color="auto"/>
            <w:left w:val="none" w:sz="0" w:space="0" w:color="auto"/>
            <w:bottom w:val="none" w:sz="0" w:space="0" w:color="auto"/>
            <w:right w:val="none" w:sz="0" w:space="0" w:color="auto"/>
          </w:divBdr>
        </w:div>
        <w:div w:id="1580824287">
          <w:marLeft w:val="480"/>
          <w:marRight w:val="0"/>
          <w:marTop w:val="0"/>
          <w:marBottom w:val="0"/>
          <w:divBdr>
            <w:top w:val="none" w:sz="0" w:space="0" w:color="auto"/>
            <w:left w:val="none" w:sz="0" w:space="0" w:color="auto"/>
            <w:bottom w:val="none" w:sz="0" w:space="0" w:color="auto"/>
            <w:right w:val="none" w:sz="0" w:space="0" w:color="auto"/>
          </w:divBdr>
        </w:div>
        <w:div w:id="2088183218">
          <w:marLeft w:val="480"/>
          <w:marRight w:val="0"/>
          <w:marTop w:val="0"/>
          <w:marBottom w:val="0"/>
          <w:divBdr>
            <w:top w:val="none" w:sz="0" w:space="0" w:color="auto"/>
            <w:left w:val="none" w:sz="0" w:space="0" w:color="auto"/>
            <w:bottom w:val="none" w:sz="0" w:space="0" w:color="auto"/>
            <w:right w:val="none" w:sz="0" w:space="0" w:color="auto"/>
          </w:divBdr>
        </w:div>
        <w:div w:id="923951835">
          <w:marLeft w:val="480"/>
          <w:marRight w:val="0"/>
          <w:marTop w:val="0"/>
          <w:marBottom w:val="0"/>
          <w:divBdr>
            <w:top w:val="none" w:sz="0" w:space="0" w:color="auto"/>
            <w:left w:val="none" w:sz="0" w:space="0" w:color="auto"/>
            <w:bottom w:val="none" w:sz="0" w:space="0" w:color="auto"/>
            <w:right w:val="none" w:sz="0" w:space="0" w:color="auto"/>
          </w:divBdr>
        </w:div>
        <w:div w:id="480973670">
          <w:marLeft w:val="480"/>
          <w:marRight w:val="0"/>
          <w:marTop w:val="0"/>
          <w:marBottom w:val="0"/>
          <w:divBdr>
            <w:top w:val="none" w:sz="0" w:space="0" w:color="auto"/>
            <w:left w:val="none" w:sz="0" w:space="0" w:color="auto"/>
            <w:bottom w:val="none" w:sz="0" w:space="0" w:color="auto"/>
            <w:right w:val="none" w:sz="0" w:space="0" w:color="auto"/>
          </w:divBdr>
        </w:div>
        <w:div w:id="730738489">
          <w:marLeft w:val="480"/>
          <w:marRight w:val="0"/>
          <w:marTop w:val="0"/>
          <w:marBottom w:val="0"/>
          <w:divBdr>
            <w:top w:val="none" w:sz="0" w:space="0" w:color="auto"/>
            <w:left w:val="none" w:sz="0" w:space="0" w:color="auto"/>
            <w:bottom w:val="none" w:sz="0" w:space="0" w:color="auto"/>
            <w:right w:val="none" w:sz="0" w:space="0" w:color="auto"/>
          </w:divBdr>
        </w:div>
        <w:div w:id="582881070">
          <w:marLeft w:val="480"/>
          <w:marRight w:val="0"/>
          <w:marTop w:val="0"/>
          <w:marBottom w:val="0"/>
          <w:divBdr>
            <w:top w:val="none" w:sz="0" w:space="0" w:color="auto"/>
            <w:left w:val="none" w:sz="0" w:space="0" w:color="auto"/>
            <w:bottom w:val="none" w:sz="0" w:space="0" w:color="auto"/>
            <w:right w:val="none" w:sz="0" w:space="0" w:color="auto"/>
          </w:divBdr>
        </w:div>
        <w:div w:id="1657026220">
          <w:marLeft w:val="480"/>
          <w:marRight w:val="0"/>
          <w:marTop w:val="0"/>
          <w:marBottom w:val="0"/>
          <w:divBdr>
            <w:top w:val="none" w:sz="0" w:space="0" w:color="auto"/>
            <w:left w:val="none" w:sz="0" w:space="0" w:color="auto"/>
            <w:bottom w:val="none" w:sz="0" w:space="0" w:color="auto"/>
            <w:right w:val="none" w:sz="0" w:space="0" w:color="auto"/>
          </w:divBdr>
        </w:div>
        <w:div w:id="1827630610">
          <w:marLeft w:val="480"/>
          <w:marRight w:val="0"/>
          <w:marTop w:val="0"/>
          <w:marBottom w:val="0"/>
          <w:divBdr>
            <w:top w:val="none" w:sz="0" w:space="0" w:color="auto"/>
            <w:left w:val="none" w:sz="0" w:space="0" w:color="auto"/>
            <w:bottom w:val="none" w:sz="0" w:space="0" w:color="auto"/>
            <w:right w:val="none" w:sz="0" w:space="0" w:color="auto"/>
          </w:divBdr>
        </w:div>
        <w:div w:id="1066025134">
          <w:marLeft w:val="480"/>
          <w:marRight w:val="0"/>
          <w:marTop w:val="0"/>
          <w:marBottom w:val="0"/>
          <w:divBdr>
            <w:top w:val="none" w:sz="0" w:space="0" w:color="auto"/>
            <w:left w:val="none" w:sz="0" w:space="0" w:color="auto"/>
            <w:bottom w:val="none" w:sz="0" w:space="0" w:color="auto"/>
            <w:right w:val="none" w:sz="0" w:space="0" w:color="auto"/>
          </w:divBdr>
        </w:div>
        <w:div w:id="1559054424">
          <w:marLeft w:val="480"/>
          <w:marRight w:val="0"/>
          <w:marTop w:val="0"/>
          <w:marBottom w:val="0"/>
          <w:divBdr>
            <w:top w:val="none" w:sz="0" w:space="0" w:color="auto"/>
            <w:left w:val="none" w:sz="0" w:space="0" w:color="auto"/>
            <w:bottom w:val="none" w:sz="0" w:space="0" w:color="auto"/>
            <w:right w:val="none" w:sz="0" w:space="0" w:color="auto"/>
          </w:divBdr>
        </w:div>
        <w:div w:id="1898664792">
          <w:marLeft w:val="480"/>
          <w:marRight w:val="0"/>
          <w:marTop w:val="0"/>
          <w:marBottom w:val="0"/>
          <w:divBdr>
            <w:top w:val="none" w:sz="0" w:space="0" w:color="auto"/>
            <w:left w:val="none" w:sz="0" w:space="0" w:color="auto"/>
            <w:bottom w:val="none" w:sz="0" w:space="0" w:color="auto"/>
            <w:right w:val="none" w:sz="0" w:space="0" w:color="auto"/>
          </w:divBdr>
        </w:div>
        <w:div w:id="1922518011">
          <w:marLeft w:val="480"/>
          <w:marRight w:val="0"/>
          <w:marTop w:val="0"/>
          <w:marBottom w:val="0"/>
          <w:divBdr>
            <w:top w:val="none" w:sz="0" w:space="0" w:color="auto"/>
            <w:left w:val="none" w:sz="0" w:space="0" w:color="auto"/>
            <w:bottom w:val="none" w:sz="0" w:space="0" w:color="auto"/>
            <w:right w:val="none" w:sz="0" w:space="0" w:color="auto"/>
          </w:divBdr>
        </w:div>
        <w:div w:id="113257500">
          <w:marLeft w:val="480"/>
          <w:marRight w:val="0"/>
          <w:marTop w:val="0"/>
          <w:marBottom w:val="0"/>
          <w:divBdr>
            <w:top w:val="none" w:sz="0" w:space="0" w:color="auto"/>
            <w:left w:val="none" w:sz="0" w:space="0" w:color="auto"/>
            <w:bottom w:val="none" w:sz="0" w:space="0" w:color="auto"/>
            <w:right w:val="none" w:sz="0" w:space="0" w:color="auto"/>
          </w:divBdr>
        </w:div>
        <w:div w:id="997341923">
          <w:marLeft w:val="480"/>
          <w:marRight w:val="0"/>
          <w:marTop w:val="0"/>
          <w:marBottom w:val="0"/>
          <w:divBdr>
            <w:top w:val="none" w:sz="0" w:space="0" w:color="auto"/>
            <w:left w:val="none" w:sz="0" w:space="0" w:color="auto"/>
            <w:bottom w:val="none" w:sz="0" w:space="0" w:color="auto"/>
            <w:right w:val="none" w:sz="0" w:space="0" w:color="auto"/>
          </w:divBdr>
        </w:div>
        <w:div w:id="647055828">
          <w:marLeft w:val="480"/>
          <w:marRight w:val="0"/>
          <w:marTop w:val="0"/>
          <w:marBottom w:val="0"/>
          <w:divBdr>
            <w:top w:val="none" w:sz="0" w:space="0" w:color="auto"/>
            <w:left w:val="none" w:sz="0" w:space="0" w:color="auto"/>
            <w:bottom w:val="none" w:sz="0" w:space="0" w:color="auto"/>
            <w:right w:val="none" w:sz="0" w:space="0" w:color="auto"/>
          </w:divBdr>
        </w:div>
        <w:div w:id="1929464738">
          <w:marLeft w:val="480"/>
          <w:marRight w:val="0"/>
          <w:marTop w:val="0"/>
          <w:marBottom w:val="0"/>
          <w:divBdr>
            <w:top w:val="none" w:sz="0" w:space="0" w:color="auto"/>
            <w:left w:val="none" w:sz="0" w:space="0" w:color="auto"/>
            <w:bottom w:val="none" w:sz="0" w:space="0" w:color="auto"/>
            <w:right w:val="none" w:sz="0" w:space="0" w:color="auto"/>
          </w:divBdr>
        </w:div>
        <w:div w:id="865600735">
          <w:marLeft w:val="480"/>
          <w:marRight w:val="0"/>
          <w:marTop w:val="0"/>
          <w:marBottom w:val="0"/>
          <w:divBdr>
            <w:top w:val="none" w:sz="0" w:space="0" w:color="auto"/>
            <w:left w:val="none" w:sz="0" w:space="0" w:color="auto"/>
            <w:bottom w:val="none" w:sz="0" w:space="0" w:color="auto"/>
            <w:right w:val="none" w:sz="0" w:space="0" w:color="auto"/>
          </w:divBdr>
        </w:div>
        <w:div w:id="1715423680">
          <w:marLeft w:val="480"/>
          <w:marRight w:val="0"/>
          <w:marTop w:val="0"/>
          <w:marBottom w:val="0"/>
          <w:divBdr>
            <w:top w:val="none" w:sz="0" w:space="0" w:color="auto"/>
            <w:left w:val="none" w:sz="0" w:space="0" w:color="auto"/>
            <w:bottom w:val="none" w:sz="0" w:space="0" w:color="auto"/>
            <w:right w:val="none" w:sz="0" w:space="0" w:color="auto"/>
          </w:divBdr>
        </w:div>
        <w:div w:id="1827551860">
          <w:marLeft w:val="480"/>
          <w:marRight w:val="0"/>
          <w:marTop w:val="0"/>
          <w:marBottom w:val="0"/>
          <w:divBdr>
            <w:top w:val="none" w:sz="0" w:space="0" w:color="auto"/>
            <w:left w:val="none" w:sz="0" w:space="0" w:color="auto"/>
            <w:bottom w:val="none" w:sz="0" w:space="0" w:color="auto"/>
            <w:right w:val="none" w:sz="0" w:space="0" w:color="auto"/>
          </w:divBdr>
        </w:div>
        <w:div w:id="3632953">
          <w:marLeft w:val="480"/>
          <w:marRight w:val="0"/>
          <w:marTop w:val="0"/>
          <w:marBottom w:val="0"/>
          <w:divBdr>
            <w:top w:val="none" w:sz="0" w:space="0" w:color="auto"/>
            <w:left w:val="none" w:sz="0" w:space="0" w:color="auto"/>
            <w:bottom w:val="none" w:sz="0" w:space="0" w:color="auto"/>
            <w:right w:val="none" w:sz="0" w:space="0" w:color="auto"/>
          </w:divBdr>
        </w:div>
        <w:div w:id="2077705248">
          <w:marLeft w:val="480"/>
          <w:marRight w:val="0"/>
          <w:marTop w:val="0"/>
          <w:marBottom w:val="0"/>
          <w:divBdr>
            <w:top w:val="none" w:sz="0" w:space="0" w:color="auto"/>
            <w:left w:val="none" w:sz="0" w:space="0" w:color="auto"/>
            <w:bottom w:val="none" w:sz="0" w:space="0" w:color="auto"/>
            <w:right w:val="none" w:sz="0" w:space="0" w:color="auto"/>
          </w:divBdr>
        </w:div>
        <w:div w:id="216554713">
          <w:marLeft w:val="480"/>
          <w:marRight w:val="0"/>
          <w:marTop w:val="0"/>
          <w:marBottom w:val="0"/>
          <w:divBdr>
            <w:top w:val="none" w:sz="0" w:space="0" w:color="auto"/>
            <w:left w:val="none" w:sz="0" w:space="0" w:color="auto"/>
            <w:bottom w:val="none" w:sz="0" w:space="0" w:color="auto"/>
            <w:right w:val="none" w:sz="0" w:space="0" w:color="auto"/>
          </w:divBdr>
        </w:div>
        <w:div w:id="191891424">
          <w:marLeft w:val="480"/>
          <w:marRight w:val="0"/>
          <w:marTop w:val="0"/>
          <w:marBottom w:val="0"/>
          <w:divBdr>
            <w:top w:val="none" w:sz="0" w:space="0" w:color="auto"/>
            <w:left w:val="none" w:sz="0" w:space="0" w:color="auto"/>
            <w:bottom w:val="none" w:sz="0" w:space="0" w:color="auto"/>
            <w:right w:val="none" w:sz="0" w:space="0" w:color="auto"/>
          </w:divBdr>
        </w:div>
        <w:div w:id="418604654">
          <w:marLeft w:val="480"/>
          <w:marRight w:val="0"/>
          <w:marTop w:val="0"/>
          <w:marBottom w:val="0"/>
          <w:divBdr>
            <w:top w:val="none" w:sz="0" w:space="0" w:color="auto"/>
            <w:left w:val="none" w:sz="0" w:space="0" w:color="auto"/>
            <w:bottom w:val="none" w:sz="0" w:space="0" w:color="auto"/>
            <w:right w:val="none" w:sz="0" w:space="0" w:color="auto"/>
          </w:divBdr>
        </w:div>
        <w:div w:id="768357129">
          <w:marLeft w:val="480"/>
          <w:marRight w:val="0"/>
          <w:marTop w:val="0"/>
          <w:marBottom w:val="0"/>
          <w:divBdr>
            <w:top w:val="none" w:sz="0" w:space="0" w:color="auto"/>
            <w:left w:val="none" w:sz="0" w:space="0" w:color="auto"/>
            <w:bottom w:val="none" w:sz="0" w:space="0" w:color="auto"/>
            <w:right w:val="none" w:sz="0" w:space="0" w:color="auto"/>
          </w:divBdr>
        </w:div>
        <w:div w:id="1959795800">
          <w:marLeft w:val="480"/>
          <w:marRight w:val="0"/>
          <w:marTop w:val="0"/>
          <w:marBottom w:val="0"/>
          <w:divBdr>
            <w:top w:val="none" w:sz="0" w:space="0" w:color="auto"/>
            <w:left w:val="none" w:sz="0" w:space="0" w:color="auto"/>
            <w:bottom w:val="none" w:sz="0" w:space="0" w:color="auto"/>
            <w:right w:val="none" w:sz="0" w:space="0" w:color="auto"/>
          </w:divBdr>
        </w:div>
        <w:div w:id="1761020963">
          <w:marLeft w:val="480"/>
          <w:marRight w:val="0"/>
          <w:marTop w:val="0"/>
          <w:marBottom w:val="0"/>
          <w:divBdr>
            <w:top w:val="none" w:sz="0" w:space="0" w:color="auto"/>
            <w:left w:val="none" w:sz="0" w:space="0" w:color="auto"/>
            <w:bottom w:val="none" w:sz="0" w:space="0" w:color="auto"/>
            <w:right w:val="none" w:sz="0" w:space="0" w:color="auto"/>
          </w:divBdr>
        </w:div>
        <w:div w:id="621036576">
          <w:marLeft w:val="480"/>
          <w:marRight w:val="0"/>
          <w:marTop w:val="0"/>
          <w:marBottom w:val="0"/>
          <w:divBdr>
            <w:top w:val="none" w:sz="0" w:space="0" w:color="auto"/>
            <w:left w:val="none" w:sz="0" w:space="0" w:color="auto"/>
            <w:bottom w:val="none" w:sz="0" w:space="0" w:color="auto"/>
            <w:right w:val="none" w:sz="0" w:space="0" w:color="auto"/>
          </w:divBdr>
        </w:div>
        <w:div w:id="160001739">
          <w:marLeft w:val="480"/>
          <w:marRight w:val="0"/>
          <w:marTop w:val="0"/>
          <w:marBottom w:val="0"/>
          <w:divBdr>
            <w:top w:val="none" w:sz="0" w:space="0" w:color="auto"/>
            <w:left w:val="none" w:sz="0" w:space="0" w:color="auto"/>
            <w:bottom w:val="none" w:sz="0" w:space="0" w:color="auto"/>
            <w:right w:val="none" w:sz="0" w:space="0" w:color="auto"/>
          </w:divBdr>
        </w:div>
        <w:div w:id="2072191261">
          <w:marLeft w:val="480"/>
          <w:marRight w:val="0"/>
          <w:marTop w:val="0"/>
          <w:marBottom w:val="0"/>
          <w:divBdr>
            <w:top w:val="none" w:sz="0" w:space="0" w:color="auto"/>
            <w:left w:val="none" w:sz="0" w:space="0" w:color="auto"/>
            <w:bottom w:val="none" w:sz="0" w:space="0" w:color="auto"/>
            <w:right w:val="none" w:sz="0" w:space="0" w:color="auto"/>
          </w:divBdr>
        </w:div>
        <w:div w:id="1766489826">
          <w:marLeft w:val="480"/>
          <w:marRight w:val="0"/>
          <w:marTop w:val="0"/>
          <w:marBottom w:val="0"/>
          <w:divBdr>
            <w:top w:val="none" w:sz="0" w:space="0" w:color="auto"/>
            <w:left w:val="none" w:sz="0" w:space="0" w:color="auto"/>
            <w:bottom w:val="none" w:sz="0" w:space="0" w:color="auto"/>
            <w:right w:val="none" w:sz="0" w:space="0" w:color="auto"/>
          </w:divBdr>
        </w:div>
        <w:div w:id="1525898506">
          <w:marLeft w:val="480"/>
          <w:marRight w:val="0"/>
          <w:marTop w:val="0"/>
          <w:marBottom w:val="0"/>
          <w:divBdr>
            <w:top w:val="none" w:sz="0" w:space="0" w:color="auto"/>
            <w:left w:val="none" w:sz="0" w:space="0" w:color="auto"/>
            <w:bottom w:val="none" w:sz="0" w:space="0" w:color="auto"/>
            <w:right w:val="none" w:sz="0" w:space="0" w:color="auto"/>
          </w:divBdr>
        </w:div>
      </w:divsChild>
    </w:div>
    <w:div w:id="1823233849">
      <w:bodyDiv w:val="1"/>
      <w:marLeft w:val="0"/>
      <w:marRight w:val="0"/>
      <w:marTop w:val="0"/>
      <w:marBottom w:val="0"/>
      <w:divBdr>
        <w:top w:val="none" w:sz="0" w:space="0" w:color="auto"/>
        <w:left w:val="none" w:sz="0" w:space="0" w:color="auto"/>
        <w:bottom w:val="none" w:sz="0" w:space="0" w:color="auto"/>
        <w:right w:val="none" w:sz="0" w:space="0" w:color="auto"/>
      </w:divBdr>
    </w:div>
    <w:div w:id="1824081187">
      <w:bodyDiv w:val="1"/>
      <w:marLeft w:val="0"/>
      <w:marRight w:val="0"/>
      <w:marTop w:val="0"/>
      <w:marBottom w:val="0"/>
      <w:divBdr>
        <w:top w:val="none" w:sz="0" w:space="0" w:color="auto"/>
        <w:left w:val="none" w:sz="0" w:space="0" w:color="auto"/>
        <w:bottom w:val="none" w:sz="0" w:space="0" w:color="auto"/>
        <w:right w:val="none" w:sz="0" w:space="0" w:color="auto"/>
      </w:divBdr>
    </w:div>
    <w:div w:id="1824226988">
      <w:bodyDiv w:val="1"/>
      <w:marLeft w:val="0"/>
      <w:marRight w:val="0"/>
      <w:marTop w:val="0"/>
      <w:marBottom w:val="0"/>
      <w:divBdr>
        <w:top w:val="none" w:sz="0" w:space="0" w:color="auto"/>
        <w:left w:val="none" w:sz="0" w:space="0" w:color="auto"/>
        <w:bottom w:val="none" w:sz="0" w:space="0" w:color="auto"/>
        <w:right w:val="none" w:sz="0" w:space="0" w:color="auto"/>
      </w:divBdr>
      <w:divsChild>
        <w:div w:id="1677346994">
          <w:marLeft w:val="640"/>
          <w:marRight w:val="0"/>
          <w:marTop w:val="0"/>
          <w:marBottom w:val="0"/>
          <w:divBdr>
            <w:top w:val="none" w:sz="0" w:space="0" w:color="auto"/>
            <w:left w:val="none" w:sz="0" w:space="0" w:color="auto"/>
            <w:bottom w:val="none" w:sz="0" w:space="0" w:color="auto"/>
            <w:right w:val="none" w:sz="0" w:space="0" w:color="auto"/>
          </w:divBdr>
        </w:div>
        <w:div w:id="2044017044">
          <w:marLeft w:val="640"/>
          <w:marRight w:val="0"/>
          <w:marTop w:val="0"/>
          <w:marBottom w:val="0"/>
          <w:divBdr>
            <w:top w:val="none" w:sz="0" w:space="0" w:color="auto"/>
            <w:left w:val="none" w:sz="0" w:space="0" w:color="auto"/>
            <w:bottom w:val="none" w:sz="0" w:space="0" w:color="auto"/>
            <w:right w:val="none" w:sz="0" w:space="0" w:color="auto"/>
          </w:divBdr>
        </w:div>
        <w:div w:id="1862351009">
          <w:marLeft w:val="640"/>
          <w:marRight w:val="0"/>
          <w:marTop w:val="0"/>
          <w:marBottom w:val="0"/>
          <w:divBdr>
            <w:top w:val="none" w:sz="0" w:space="0" w:color="auto"/>
            <w:left w:val="none" w:sz="0" w:space="0" w:color="auto"/>
            <w:bottom w:val="none" w:sz="0" w:space="0" w:color="auto"/>
            <w:right w:val="none" w:sz="0" w:space="0" w:color="auto"/>
          </w:divBdr>
        </w:div>
        <w:div w:id="139737051">
          <w:marLeft w:val="640"/>
          <w:marRight w:val="0"/>
          <w:marTop w:val="0"/>
          <w:marBottom w:val="0"/>
          <w:divBdr>
            <w:top w:val="none" w:sz="0" w:space="0" w:color="auto"/>
            <w:left w:val="none" w:sz="0" w:space="0" w:color="auto"/>
            <w:bottom w:val="none" w:sz="0" w:space="0" w:color="auto"/>
            <w:right w:val="none" w:sz="0" w:space="0" w:color="auto"/>
          </w:divBdr>
        </w:div>
        <w:div w:id="1967738850">
          <w:marLeft w:val="640"/>
          <w:marRight w:val="0"/>
          <w:marTop w:val="0"/>
          <w:marBottom w:val="0"/>
          <w:divBdr>
            <w:top w:val="none" w:sz="0" w:space="0" w:color="auto"/>
            <w:left w:val="none" w:sz="0" w:space="0" w:color="auto"/>
            <w:bottom w:val="none" w:sz="0" w:space="0" w:color="auto"/>
            <w:right w:val="none" w:sz="0" w:space="0" w:color="auto"/>
          </w:divBdr>
        </w:div>
        <w:div w:id="821044628">
          <w:marLeft w:val="640"/>
          <w:marRight w:val="0"/>
          <w:marTop w:val="0"/>
          <w:marBottom w:val="0"/>
          <w:divBdr>
            <w:top w:val="none" w:sz="0" w:space="0" w:color="auto"/>
            <w:left w:val="none" w:sz="0" w:space="0" w:color="auto"/>
            <w:bottom w:val="none" w:sz="0" w:space="0" w:color="auto"/>
            <w:right w:val="none" w:sz="0" w:space="0" w:color="auto"/>
          </w:divBdr>
        </w:div>
        <w:div w:id="763185870">
          <w:marLeft w:val="640"/>
          <w:marRight w:val="0"/>
          <w:marTop w:val="0"/>
          <w:marBottom w:val="0"/>
          <w:divBdr>
            <w:top w:val="none" w:sz="0" w:space="0" w:color="auto"/>
            <w:left w:val="none" w:sz="0" w:space="0" w:color="auto"/>
            <w:bottom w:val="none" w:sz="0" w:space="0" w:color="auto"/>
            <w:right w:val="none" w:sz="0" w:space="0" w:color="auto"/>
          </w:divBdr>
        </w:div>
        <w:div w:id="1782144134">
          <w:marLeft w:val="640"/>
          <w:marRight w:val="0"/>
          <w:marTop w:val="0"/>
          <w:marBottom w:val="0"/>
          <w:divBdr>
            <w:top w:val="none" w:sz="0" w:space="0" w:color="auto"/>
            <w:left w:val="none" w:sz="0" w:space="0" w:color="auto"/>
            <w:bottom w:val="none" w:sz="0" w:space="0" w:color="auto"/>
            <w:right w:val="none" w:sz="0" w:space="0" w:color="auto"/>
          </w:divBdr>
        </w:div>
        <w:div w:id="681510570">
          <w:marLeft w:val="640"/>
          <w:marRight w:val="0"/>
          <w:marTop w:val="0"/>
          <w:marBottom w:val="0"/>
          <w:divBdr>
            <w:top w:val="none" w:sz="0" w:space="0" w:color="auto"/>
            <w:left w:val="none" w:sz="0" w:space="0" w:color="auto"/>
            <w:bottom w:val="none" w:sz="0" w:space="0" w:color="auto"/>
            <w:right w:val="none" w:sz="0" w:space="0" w:color="auto"/>
          </w:divBdr>
        </w:div>
        <w:div w:id="712341637">
          <w:marLeft w:val="640"/>
          <w:marRight w:val="0"/>
          <w:marTop w:val="0"/>
          <w:marBottom w:val="0"/>
          <w:divBdr>
            <w:top w:val="none" w:sz="0" w:space="0" w:color="auto"/>
            <w:left w:val="none" w:sz="0" w:space="0" w:color="auto"/>
            <w:bottom w:val="none" w:sz="0" w:space="0" w:color="auto"/>
            <w:right w:val="none" w:sz="0" w:space="0" w:color="auto"/>
          </w:divBdr>
        </w:div>
        <w:div w:id="955209194">
          <w:marLeft w:val="640"/>
          <w:marRight w:val="0"/>
          <w:marTop w:val="0"/>
          <w:marBottom w:val="0"/>
          <w:divBdr>
            <w:top w:val="none" w:sz="0" w:space="0" w:color="auto"/>
            <w:left w:val="none" w:sz="0" w:space="0" w:color="auto"/>
            <w:bottom w:val="none" w:sz="0" w:space="0" w:color="auto"/>
            <w:right w:val="none" w:sz="0" w:space="0" w:color="auto"/>
          </w:divBdr>
        </w:div>
        <w:div w:id="619192115">
          <w:marLeft w:val="640"/>
          <w:marRight w:val="0"/>
          <w:marTop w:val="0"/>
          <w:marBottom w:val="0"/>
          <w:divBdr>
            <w:top w:val="none" w:sz="0" w:space="0" w:color="auto"/>
            <w:left w:val="none" w:sz="0" w:space="0" w:color="auto"/>
            <w:bottom w:val="none" w:sz="0" w:space="0" w:color="auto"/>
            <w:right w:val="none" w:sz="0" w:space="0" w:color="auto"/>
          </w:divBdr>
        </w:div>
        <w:div w:id="1748527313">
          <w:marLeft w:val="640"/>
          <w:marRight w:val="0"/>
          <w:marTop w:val="0"/>
          <w:marBottom w:val="0"/>
          <w:divBdr>
            <w:top w:val="none" w:sz="0" w:space="0" w:color="auto"/>
            <w:left w:val="none" w:sz="0" w:space="0" w:color="auto"/>
            <w:bottom w:val="none" w:sz="0" w:space="0" w:color="auto"/>
            <w:right w:val="none" w:sz="0" w:space="0" w:color="auto"/>
          </w:divBdr>
        </w:div>
        <w:div w:id="1371764884">
          <w:marLeft w:val="640"/>
          <w:marRight w:val="0"/>
          <w:marTop w:val="0"/>
          <w:marBottom w:val="0"/>
          <w:divBdr>
            <w:top w:val="none" w:sz="0" w:space="0" w:color="auto"/>
            <w:left w:val="none" w:sz="0" w:space="0" w:color="auto"/>
            <w:bottom w:val="none" w:sz="0" w:space="0" w:color="auto"/>
            <w:right w:val="none" w:sz="0" w:space="0" w:color="auto"/>
          </w:divBdr>
        </w:div>
        <w:div w:id="2025128629">
          <w:marLeft w:val="640"/>
          <w:marRight w:val="0"/>
          <w:marTop w:val="0"/>
          <w:marBottom w:val="0"/>
          <w:divBdr>
            <w:top w:val="none" w:sz="0" w:space="0" w:color="auto"/>
            <w:left w:val="none" w:sz="0" w:space="0" w:color="auto"/>
            <w:bottom w:val="none" w:sz="0" w:space="0" w:color="auto"/>
            <w:right w:val="none" w:sz="0" w:space="0" w:color="auto"/>
          </w:divBdr>
        </w:div>
        <w:div w:id="1570916514">
          <w:marLeft w:val="640"/>
          <w:marRight w:val="0"/>
          <w:marTop w:val="0"/>
          <w:marBottom w:val="0"/>
          <w:divBdr>
            <w:top w:val="none" w:sz="0" w:space="0" w:color="auto"/>
            <w:left w:val="none" w:sz="0" w:space="0" w:color="auto"/>
            <w:bottom w:val="none" w:sz="0" w:space="0" w:color="auto"/>
            <w:right w:val="none" w:sz="0" w:space="0" w:color="auto"/>
          </w:divBdr>
        </w:div>
        <w:div w:id="410350447">
          <w:marLeft w:val="640"/>
          <w:marRight w:val="0"/>
          <w:marTop w:val="0"/>
          <w:marBottom w:val="0"/>
          <w:divBdr>
            <w:top w:val="none" w:sz="0" w:space="0" w:color="auto"/>
            <w:left w:val="none" w:sz="0" w:space="0" w:color="auto"/>
            <w:bottom w:val="none" w:sz="0" w:space="0" w:color="auto"/>
            <w:right w:val="none" w:sz="0" w:space="0" w:color="auto"/>
          </w:divBdr>
        </w:div>
        <w:div w:id="301815801">
          <w:marLeft w:val="640"/>
          <w:marRight w:val="0"/>
          <w:marTop w:val="0"/>
          <w:marBottom w:val="0"/>
          <w:divBdr>
            <w:top w:val="none" w:sz="0" w:space="0" w:color="auto"/>
            <w:left w:val="none" w:sz="0" w:space="0" w:color="auto"/>
            <w:bottom w:val="none" w:sz="0" w:space="0" w:color="auto"/>
            <w:right w:val="none" w:sz="0" w:space="0" w:color="auto"/>
          </w:divBdr>
        </w:div>
        <w:div w:id="388845401">
          <w:marLeft w:val="640"/>
          <w:marRight w:val="0"/>
          <w:marTop w:val="0"/>
          <w:marBottom w:val="0"/>
          <w:divBdr>
            <w:top w:val="none" w:sz="0" w:space="0" w:color="auto"/>
            <w:left w:val="none" w:sz="0" w:space="0" w:color="auto"/>
            <w:bottom w:val="none" w:sz="0" w:space="0" w:color="auto"/>
            <w:right w:val="none" w:sz="0" w:space="0" w:color="auto"/>
          </w:divBdr>
        </w:div>
        <w:div w:id="419525257">
          <w:marLeft w:val="640"/>
          <w:marRight w:val="0"/>
          <w:marTop w:val="0"/>
          <w:marBottom w:val="0"/>
          <w:divBdr>
            <w:top w:val="none" w:sz="0" w:space="0" w:color="auto"/>
            <w:left w:val="none" w:sz="0" w:space="0" w:color="auto"/>
            <w:bottom w:val="none" w:sz="0" w:space="0" w:color="auto"/>
            <w:right w:val="none" w:sz="0" w:space="0" w:color="auto"/>
          </w:divBdr>
        </w:div>
        <w:div w:id="245313199">
          <w:marLeft w:val="640"/>
          <w:marRight w:val="0"/>
          <w:marTop w:val="0"/>
          <w:marBottom w:val="0"/>
          <w:divBdr>
            <w:top w:val="none" w:sz="0" w:space="0" w:color="auto"/>
            <w:left w:val="none" w:sz="0" w:space="0" w:color="auto"/>
            <w:bottom w:val="none" w:sz="0" w:space="0" w:color="auto"/>
            <w:right w:val="none" w:sz="0" w:space="0" w:color="auto"/>
          </w:divBdr>
        </w:div>
        <w:div w:id="2113820407">
          <w:marLeft w:val="640"/>
          <w:marRight w:val="0"/>
          <w:marTop w:val="0"/>
          <w:marBottom w:val="0"/>
          <w:divBdr>
            <w:top w:val="none" w:sz="0" w:space="0" w:color="auto"/>
            <w:left w:val="none" w:sz="0" w:space="0" w:color="auto"/>
            <w:bottom w:val="none" w:sz="0" w:space="0" w:color="auto"/>
            <w:right w:val="none" w:sz="0" w:space="0" w:color="auto"/>
          </w:divBdr>
        </w:div>
        <w:div w:id="1948152086">
          <w:marLeft w:val="640"/>
          <w:marRight w:val="0"/>
          <w:marTop w:val="0"/>
          <w:marBottom w:val="0"/>
          <w:divBdr>
            <w:top w:val="none" w:sz="0" w:space="0" w:color="auto"/>
            <w:left w:val="none" w:sz="0" w:space="0" w:color="auto"/>
            <w:bottom w:val="none" w:sz="0" w:space="0" w:color="auto"/>
            <w:right w:val="none" w:sz="0" w:space="0" w:color="auto"/>
          </w:divBdr>
        </w:div>
        <w:div w:id="1925064200">
          <w:marLeft w:val="640"/>
          <w:marRight w:val="0"/>
          <w:marTop w:val="0"/>
          <w:marBottom w:val="0"/>
          <w:divBdr>
            <w:top w:val="none" w:sz="0" w:space="0" w:color="auto"/>
            <w:left w:val="none" w:sz="0" w:space="0" w:color="auto"/>
            <w:bottom w:val="none" w:sz="0" w:space="0" w:color="auto"/>
            <w:right w:val="none" w:sz="0" w:space="0" w:color="auto"/>
          </w:divBdr>
        </w:div>
        <w:div w:id="515340387">
          <w:marLeft w:val="640"/>
          <w:marRight w:val="0"/>
          <w:marTop w:val="0"/>
          <w:marBottom w:val="0"/>
          <w:divBdr>
            <w:top w:val="none" w:sz="0" w:space="0" w:color="auto"/>
            <w:left w:val="none" w:sz="0" w:space="0" w:color="auto"/>
            <w:bottom w:val="none" w:sz="0" w:space="0" w:color="auto"/>
            <w:right w:val="none" w:sz="0" w:space="0" w:color="auto"/>
          </w:divBdr>
        </w:div>
        <w:div w:id="197403243">
          <w:marLeft w:val="640"/>
          <w:marRight w:val="0"/>
          <w:marTop w:val="0"/>
          <w:marBottom w:val="0"/>
          <w:divBdr>
            <w:top w:val="none" w:sz="0" w:space="0" w:color="auto"/>
            <w:left w:val="none" w:sz="0" w:space="0" w:color="auto"/>
            <w:bottom w:val="none" w:sz="0" w:space="0" w:color="auto"/>
            <w:right w:val="none" w:sz="0" w:space="0" w:color="auto"/>
          </w:divBdr>
        </w:div>
        <w:div w:id="2054956965">
          <w:marLeft w:val="640"/>
          <w:marRight w:val="0"/>
          <w:marTop w:val="0"/>
          <w:marBottom w:val="0"/>
          <w:divBdr>
            <w:top w:val="none" w:sz="0" w:space="0" w:color="auto"/>
            <w:left w:val="none" w:sz="0" w:space="0" w:color="auto"/>
            <w:bottom w:val="none" w:sz="0" w:space="0" w:color="auto"/>
            <w:right w:val="none" w:sz="0" w:space="0" w:color="auto"/>
          </w:divBdr>
        </w:div>
        <w:div w:id="112138121">
          <w:marLeft w:val="640"/>
          <w:marRight w:val="0"/>
          <w:marTop w:val="0"/>
          <w:marBottom w:val="0"/>
          <w:divBdr>
            <w:top w:val="none" w:sz="0" w:space="0" w:color="auto"/>
            <w:left w:val="none" w:sz="0" w:space="0" w:color="auto"/>
            <w:bottom w:val="none" w:sz="0" w:space="0" w:color="auto"/>
            <w:right w:val="none" w:sz="0" w:space="0" w:color="auto"/>
          </w:divBdr>
        </w:div>
        <w:div w:id="2137916255">
          <w:marLeft w:val="640"/>
          <w:marRight w:val="0"/>
          <w:marTop w:val="0"/>
          <w:marBottom w:val="0"/>
          <w:divBdr>
            <w:top w:val="none" w:sz="0" w:space="0" w:color="auto"/>
            <w:left w:val="none" w:sz="0" w:space="0" w:color="auto"/>
            <w:bottom w:val="none" w:sz="0" w:space="0" w:color="auto"/>
            <w:right w:val="none" w:sz="0" w:space="0" w:color="auto"/>
          </w:divBdr>
        </w:div>
      </w:divsChild>
    </w:div>
    <w:div w:id="1824346831">
      <w:bodyDiv w:val="1"/>
      <w:marLeft w:val="0"/>
      <w:marRight w:val="0"/>
      <w:marTop w:val="0"/>
      <w:marBottom w:val="0"/>
      <w:divBdr>
        <w:top w:val="none" w:sz="0" w:space="0" w:color="auto"/>
        <w:left w:val="none" w:sz="0" w:space="0" w:color="auto"/>
        <w:bottom w:val="none" w:sz="0" w:space="0" w:color="auto"/>
        <w:right w:val="none" w:sz="0" w:space="0" w:color="auto"/>
      </w:divBdr>
    </w:div>
    <w:div w:id="1824738445">
      <w:bodyDiv w:val="1"/>
      <w:marLeft w:val="0"/>
      <w:marRight w:val="0"/>
      <w:marTop w:val="0"/>
      <w:marBottom w:val="0"/>
      <w:divBdr>
        <w:top w:val="none" w:sz="0" w:space="0" w:color="auto"/>
        <w:left w:val="none" w:sz="0" w:space="0" w:color="auto"/>
        <w:bottom w:val="none" w:sz="0" w:space="0" w:color="auto"/>
        <w:right w:val="none" w:sz="0" w:space="0" w:color="auto"/>
      </w:divBdr>
    </w:div>
    <w:div w:id="1824929400">
      <w:bodyDiv w:val="1"/>
      <w:marLeft w:val="0"/>
      <w:marRight w:val="0"/>
      <w:marTop w:val="0"/>
      <w:marBottom w:val="0"/>
      <w:divBdr>
        <w:top w:val="none" w:sz="0" w:space="0" w:color="auto"/>
        <w:left w:val="none" w:sz="0" w:space="0" w:color="auto"/>
        <w:bottom w:val="none" w:sz="0" w:space="0" w:color="auto"/>
        <w:right w:val="none" w:sz="0" w:space="0" w:color="auto"/>
      </w:divBdr>
    </w:div>
    <w:div w:id="1825008195">
      <w:bodyDiv w:val="1"/>
      <w:marLeft w:val="0"/>
      <w:marRight w:val="0"/>
      <w:marTop w:val="0"/>
      <w:marBottom w:val="0"/>
      <w:divBdr>
        <w:top w:val="none" w:sz="0" w:space="0" w:color="auto"/>
        <w:left w:val="none" w:sz="0" w:space="0" w:color="auto"/>
        <w:bottom w:val="none" w:sz="0" w:space="0" w:color="auto"/>
        <w:right w:val="none" w:sz="0" w:space="0" w:color="auto"/>
      </w:divBdr>
    </w:div>
    <w:div w:id="1825462396">
      <w:bodyDiv w:val="1"/>
      <w:marLeft w:val="0"/>
      <w:marRight w:val="0"/>
      <w:marTop w:val="0"/>
      <w:marBottom w:val="0"/>
      <w:divBdr>
        <w:top w:val="none" w:sz="0" w:space="0" w:color="auto"/>
        <w:left w:val="none" w:sz="0" w:space="0" w:color="auto"/>
        <w:bottom w:val="none" w:sz="0" w:space="0" w:color="auto"/>
        <w:right w:val="none" w:sz="0" w:space="0" w:color="auto"/>
      </w:divBdr>
    </w:div>
    <w:div w:id="1825731717">
      <w:bodyDiv w:val="1"/>
      <w:marLeft w:val="0"/>
      <w:marRight w:val="0"/>
      <w:marTop w:val="0"/>
      <w:marBottom w:val="0"/>
      <w:divBdr>
        <w:top w:val="none" w:sz="0" w:space="0" w:color="auto"/>
        <w:left w:val="none" w:sz="0" w:space="0" w:color="auto"/>
        <w:bottom w:val="none" w:sz="0" w:space="0" w:color="auto"/>
        <w:right w:val="none" w:sz="0" w:space="0" w:color="auto"/>
      </w:divBdr>
    </w:div>
    <w:div w:id="1826122918">
      <w:bodyDiv w:val="1"/>
      <w:marLeft w:val="0"/>
      <w:marRight w:val="0"/>
      <w:marTop w:val="0"/>
      <w:marBottom w:val="0"/>
      <w:divBdr>
        <w:top w:val="none" w:sz="0" w:space="0" w:color="auto"/>
        <w:left w:val="none" w:sz="0" w:space="0" w:color="auto"/>
        <w:bottom w:val="none" w:sz="0" w:space="0" w:color="auto"/>
        <w:right w:val="none" w:sz="0" w:space="0" w:color="auto"/>
      </w:divBdr>
    </w:div>
    <w:div w:id="1826388129">
      <w:bodyDiv w:val="1"/>
      <w:marLeft w:val="0"/>
      <w:marRight w:val="0"/>
      <w:marTop w:val="0"/>
      <w:marBottom w:val="0"/>
      <w:divBdr>
        <w:top w:val="none" w:sz="0" w:space="0" w:color="auto"/>
        <w:left w:val="none" w:sz="0" w:space="0" w:color="auto"/>
        <w:bottom w:val="none" w:sz="0" w:space="0" w:color="auto"/>
        <w:right w:val="none" w:sz="0" w:space="0" w:color="auto"/>
      </w:divBdr>
    </w:div>
    <w:div w:id="1826582185">
      <w:bodyDiv w:val="1"/>
      <w:marLeft w:val="0"/>
      <w:marRight w:val="0"/>
      <w:marTop w:val="0"/>
      <w:marBottom w:val="0"/>
      <w:divBdr>
        <w:top w:val="none" w:sz="0" w:space="0" w:color="auto"/>
        <w:left w:val="none" w:sz="0" w:space="0" w:color="auto"/>
        <w:bottom w:val="none" w:sz="0" w:space="0" w:color="auto"/>
        <w:right w:val="none" w:sz="0" w:space="0" w:color="auto"/>
      </w:divBdr>
    </w:div>
    <w:div w:id="1826700993">
      <w:bodyDiv w:val="1"/>
      <w:marLeft w:val="0"/>
      <w:marRight w:val="0"/>
      <w:marTop w:val="0"/>
      <w:marBottom w:val="0"/>
      <w:divBdr>
        <w:top w:val="none" w:sz="0" w:space="0" w:color="auto"/>
        <w:left w:val="none" w:sz="0" w:space="0" w:color="auto"/>
        <w:bottom w:val="none" w:sz="0" w:space="0" w:color="auto"/>
        <w:right w:val="none" w:sz="0" w:space="0" w:color="auto"/>
      </w:divBdr>
    </w:div>
    <w:div w:id="1827282283">
      <w:bodyDiv w:val="1"/>
      <w:marLeft w:val="0"/>
      <w:marRight w:val="0"/>
      <w:marTop w:val="0"/>
      <w:marBottom w:val="0"/>
      <w:divBdr>
        <w:top w:val="none" w:sz="0" w:space="0" w:color="auto"/>
        <w:left w:val="none" w:sz="0" w:space="0" w:color="auto"/>
        <w:bottom w:val="none" w:sz="0" w:space="0" w:color="auto"/>
        <w:right w:val="none" w:sz="0" w:space="0" w:color="auto"/>
      </w:divBdr>
    </w:div>
    <w:div w:id="1828471660">
      <w:bodyDiv w:val="1"/>
      <w:marLeft w:val="0"/>
      <w:marRight w:val="0"/>
      <w:marTop w:val="0"/>
      <w:marBottom w:val="0"/>
      <w:divBdr>
        <w:top w:val="none" w:sz="0" w:space="0" w:color="auto"/>
        <w:left w:val="none" w:sz="0" w:space="0" w:color="auto"/>
        <w:bottom w:val="none" w:sz="0" w:space="0" w:color="auto"/>
        <w:right w:val="none" w:sz="0" w:space="0" w:color="auto"/>
      </w:divBdr>
      <w:divsChild>
        <w:div w:id="772480986">
          <w:marLeft w:val="0"/>
          <w:marRight w:val="0"/>
          <w:marTop w:val="0"/>
          <w:marBottom w:val="0"/>
          <w:divBdr>
            <w:top w:val="none" w:sz="0" w:space="0" w:color="auto"/>
            <w:left w:val="none" w:sz="0" w:space="0" w:color="auto"/>
            <w:bottom w:val="none" w:sz="0" w:space="0" w:color="auto"/>
            <w:right w:val="none" w:sz="0" w:space="0" w:color="auto"/>
          </w:divBdr>
        </w:div>
        <w:div w:id="1867987964">
          <w:marLeft w:val="0"/>
          <w:marRight w:val="0"/>
          <w:marTop w:val="0"/>
          <w:marBottom w:val="0"/>
          <w:divBdr>
            <w:top w:val="none" w:sz="0" w:space="0" w:color="auto"/>
            <w:left w:val="none" w:sz="0" w:space="0" w:color="auto"/>
            <w:bottom w:val="none" w:sz="0" w:space="0" w:color="auto"/>
            <w:right w:val="none" w:sz="0" w:space="0" w:color="auto"/>
          </w:divBdr>
        </w:div>
        <w:div w:id="1118187194">
          <w:marLeft w:val="0"/>
          <w:marRight w:val="0"/>
          <w:marTop w:val="0"/>
          <w:marBottom w:val="0"/>
          <w:divBdr>
            <w:top w:val="none" w:sz="0" w:space="0" w:color="auto"/>
            <w:left w:val="none" w:sz="0" w:space="0" w:color="auto"/>
            <w:bottom w:val="none" w:sz="0" w:space="0" w:color="auto"/>
            <w:right w:val="none" w:sz="0" w:space="0" w:color="auto"/>
          </w:divBdr>
        </w:div>
        <w:div w:id="813521813">
          <w:marLeft w:val="0"/>
          <w:marRight w:val="0"/>
          <w:marTop w:val="0"/>
          <w:marBottom w:val="0"/>
          <w:divBdr>
            <w:top w:val="none" w:sz="0" w:space="0" w:color="auto"/>
            <w:left w:val="none" w:sz="0" w:space="0" w:color="auto"/>
            <w:bottom w:val="none" w:sz="0" w:space="0" w:color="auto"/>
            <w:right w:val="none" w:sz="0" w:space="0" w:color="auto"/>
          </w:divBdr>
        </w:div>
        <w:div w:id="31538632">
          <w:marLeft w:val="0"/>
          <w:marRight w:val="0"/>
          <w:marTop w:val="0"/>
          <w:marBottom w:val="0"/>
          <w:divBdr>
            <w:top w:val="none" w:sz="0" w:space="0" w:color="auto"/>
            <w:left w:val="none" w:sz="0" w:space="0" w:color="auto"/>
            <w:bottom w:val="none" w:sz="0" w:space="0" w:color="auto"/>
            <w:right w:val="none" w:sz="0" w:space="0" w:color="auto"/>
          </w:divBdr>
        </w:div>
        <w:div w:id="996423564">
          <w:marLeft w:val="0"/>
          <w:marRight w:val="0"/>
          <w:marTop w:val="0"/>
          <w:marBottom w:val="0"/>
          <w:divBdr>
            <w:top w:val="none" w:sz="0" w:space="0" w:color="auto"/>
            <w:left w:val="none" w:sz="0" w:space="0" w:color="auto"/>
            <w:bottom w:val="none" w:sz="0" w:space="0" w:color="auto"/>
            <w:right w:val="none" w:sz="0" w:space="0" w:color="auto"/>
          </w:divBdr>
        </w:div>
        <w:div w:id="541787261">
          <w:marLeft w:val="0"/>
          <w:marRight w:val="0"/>
          <w:marTop w:val="0"/>
          <w:marBottom w:val="0"/>
          <w:divBdr>
            <w:top w:val="none" w:sz="0" w:space="0" w:color="auto"/>
            <w:left w:val="none" w:sz="0" w:space="0" w:color="auto"/>
            <w:bottom w:val="none" w:sz="0" w:space="0" w:color="auto"/>
            <w:right w:val="none" w:sz="0" w:space="0" w:color="auto"/>
          </w:divBdr>
        </w:div>
        <w:div w:id="747187537">
          <w:marLeft w:val="0"/>
          <w:marRight w:val="0"/>
          <w:marTop w:val="0"/>
          <w:marBottom w:val="0"/>
          <w:divBdr>
            <w:top w:val="none" w:sz="0" w:space="0" w:color="auto"/>
            <w:left w:val="none" w:sz="0" w:space="0" w:color="auto"/>
            <w:bottom w:val="none" w:sz="0" w:space="0" w:color="auto"/>
            <w:right w:val="none" w:sz="0" w:space="0" w:color="auto"/>
          </w:divBdr>
        </w:div>
        <w:div w:id="191655713">
          <w:marLeft w:val="0"/>
          <w:marRight w:val="0"/>
          <w:marTop w:val="0"/>
          <w:marBottom w:val="0"/>
          <w:divBdr>
            <w:top w:val="none" w:sz="0" w:space="0" w:color="auto"/>
            <w:left w:val="none" w:sz="0" w:space="0" w:color="auto"/>
            <w:bottom w:val="none" w:sz="0" w:space="0" w:color="auto"/>
            <w:right w:val="none" w:sz="0" w:space="0" w:color="auto"/>
          </w:divBdr>
        </w:div>
        <w:div w:id="1583444083">
          <w:marLeft w:val="0"/>
          <w:marRight w:val="0"/>
          <w:marTop w:val="0"/>
          <w:marBottom w:val="0"/>
          <w:divBdr>
            <w:top w:val="none" w:sz="0" w:space="0" w:color="auto"/>
            <w:left w:val="none" w:sz="0" w:space="0" w:color="auto"/>
            <w:bottom w:val="none" w:sz="0" w:space="0" w:color="auto"/>
            <w:right w:val="none" w:sz="0" w:space="0" w:color="auto"/>
          </w:divBdr>
        </w:div>
        <w:div w:id="641615074">
          <w:marLeft w:val="0"/>
          <w:marRight w:val="0"/>
          <w:marTop w:val="0"/>
          <w:marBottom w:val="0"/>
          <w:divBdr>
            <w:top w:val="none" w:sz="0" w:space="0" w:color="auto"/>
            <w:left w:val="none" w:sz="0" w:space="0" w:color="auto"/>
            <w:bottom w:val="none" w:sz="0" w:space="0" w:color="auto"/>
            <w:right w:val="none" w:sz="0" w:space="0" w:color="auto"/>
          </w:divBdr>
        </w:div>
        <w:div w:id="1082721188">
          <w:marLeft w:val="0"/>
          <w:marRight w:val="0"/>
          <w:marTop w:val="0"/>
          <w:marBottom w:val="0"/>
          <w:divBdr>
            <w:top w:val="none" w:sz="0" w:space="0" w:color="auto"/>
            <w:left w:val="none" w:sz="0" w:space="0" w:color="auto"/>
            <w:bottom w:val="none" w:sz="0" w:space="0" w:color="auto"/>
            <w:right w:val="none" w:sz="0" w:space="0" w:color="auto"/>
          </w:divBdr>
        </w:div>
        <w:div w:id="764377673">
          <w:marLeft w:val="0"/>
          <w:marRight w:val="0"/>
          <w:marTop w:val="0"/>
          <w:marBottom w:val="0"/>
          <w:divBdr>
            <w:top w:val="none" w:sz="0" w:space="0" w:color="auto"/>
            <w:left w:val="none" w:sz="0" w:space="0" w:color="auto"/>
            <w:bottom w:val="none" w:sz="0" w:space="0" w:color="auto"/>
            <w:right w:val="none" w:sz="0" w:space="0" w:color="auto"/>
          </w:divBdr>
        </w:div>
        <w:div w:id="1877623585">
          <w:marLeft w:val="0"/>
          <w:marRight w:val="0"/>
          <w:marTop w:val="0"/>
          <w:marBottom w:val="0"/>
          <w:divBdr>
            <w:top w:val="none" w:sz="0" w:space="0" w:color="auto"/>
            <w:left w:val="none" w:sz="0" w:space="0" w:color="auto"/>
            <w:bottom w:val="none" w:sz="0" w:space="0" w:color="auto"/>
            <w:right w:val="none" w:sz="0" w:space="0" w:color="auto"/>
          </w:divBdr>
        </w:div>
        <w:div w:id="1936941059">
          <w:marLeft w:val="0"/>
          <w:marRight w:val="0"/>
          <w:marTop w:val="0"/>
          <w:marBottom w:val="0"/>
          <w:divBdr>
            <w:top w:val="none" w:sz="0" w:space="0" w:color="auto"/>
            <w:left w:val="none" w:sz="0" w:space="0" w:color="auto"/>
            <w:bottom w:val="none" w:sz="0" w:space="0" w:color="auto"/>
            <w:right w:val="none" w:sz="0" w:space="0" w:color="auto"/>
          </w:divBdr>
        </w:div>
        <w:div w:id="1901668063">
          <w:marLeft w:val="0"/>
          <w:marRight w:val="0"/>
          <w:marTop w:val="0"/>
          <w:marBottom w:val="0"/>
          <w:divBdr>
            <w:top w:val="none" w:sz="0" w:space="0" w:color="auto"/>
            <w:left w:val="none" w:sz="0" w:space="0" w:color="auto"/>
            <w:bottom w:val="none" w:sz="0" w:space="0" w:color="auto"/>
            <w:right w:val="none" w:sz="0" w:space="0" w:color="auto"/>
          </w:divBdr>
        </w:div>
        <w:div w:id="1248879037">
          <w:marLeft w:val="0"/>
          <w:marRight w:val="0"/>
          <w:marTop w:val="0"/>
          <w:marBottom w:val="0"/>
          <w:divBdr>
            <w:top w:val="none" w:sz="0" w:space="0" w:color="auto"/>
            <w:left w:val="none" w:sz="0" w:space="0" w:color="auto"/>
            <w:bottom w:val="none" w:sz="0" w:space="0" w:color="auto"/>
            <w:right w:val="none" w:sz="0" w:space="0" w:color="auto"/>
          </w:divBdr>
        </w:div>
        <w:div w:id="1170632308">
          <w:marLeft w:val="0"/>
          <w:marRight w:val="0"/>
          <w:marTop w:val="0"/>
          <w:marBottom w:val="0"/>
          <w:divBdr>
            <w:top w:val="none" w:sz="0" w:space="0" w:color="auto"/>
            <w:left w:val="none" w:sz="0" w:space="0" w:color="auto"/>
            <w:bottom w:val="none" w:sz="0" w:space="0" w:color="auto"/>
            <w:right w:val="none" w:sz="0" w:space="0" w:color="auto"/>
          </w:divBdr>
        </w:div>
        <w:div w:id="2033070306">
          <w:marLeft w:val="0"/>
          <w:marRight w:val="0"/>
          <w:marTop w:val="0"/>
          <w:marBottom w:val="0"/>
          <w:divBdr>
            <w:top w:val="none" w:sz="0" w:space="0" w:color="auto"/>
            <w:left w:val="none" w:sz="0" w:space="0" w:color="auto"/>
            <w:bottom w:val="none" w:sz="0" w:space="0" w:color="auto"/>
            <w:right w:val="none" w:sz="0" w:space="0" w:color="auto"/>
          </w:divBdr>
        </w:div>
        <w:div w:id="1736704879">
          <w:marLeft w:val="0"/>
          <w:marRight w:val="0"/>
          <w:marTop w:val="0"/>
          <w:marBottom w:val="0"/>
          <w:divBdr>
            <w:top w:val="none" w:sz="0" w:space="0" w:color="auto"/>
            <w:left w:val="none" w:sz="0" w:space="0" w:color="auto"/>
            <w:bottom w:val="none" w:sz="0" w:space="0" w:color="auto"/>
            <w:right w:val="none" w:sz="0" w:space="0" w:color="auto"/>
          </w:divBdr>
        </w:div>
        <w:div w:id="1030109080">
          <w:marLeft w:val="0"/>
          <w:marRight w:val="0"/>
          <w:marTop w:val="0"/>
          <w:marBottom w:val="0"/>
          <w:divBdr>
            <w:top w:val="none" w:sz="0" w:space="0" w:color="auto"/>
            <w:left w:val="none" w:sz="0" w:space="0" w:color="auto"/>
            <w:bottom w:val="none" w:sz="0" w:space="0" w:color="auto"/>
            <w:right w:val="none" w:sz="0" w:space="0" w:color="auto"/>
          </w:divBdr>
        </w:div>
        <w:div w:id="1407604402">
          <w:marLeft w:val="0"/>
          <w:marRight w:val="0"/>
          <w:marTop w:val="0"/>
          <w:marBottom w:val="0"/>
          <w:divBdr>
            <w:top w:val="none" w:sz="0" w:space="0" w:color="auto"/>
            <w:left w:val="none" w:sz="0" w:space="0" w:color="auto"/>
            <w:bottom w:val="none" w:sz="0" w:space="0" w:color="auto"/>
            <w:right w:val="none" w:sz="0" w:space="0" w:color="auto"/>
          </w:divBdr>
        </w:div>
        <w:div w:id="396319459">
          <w:marLeft w:val="0"/>
          <w:marRight w:val="0"/>
          <w:marTop w:val="0"/>
          <w:marBottom w:val="0"/>
          <w:divBdr>
            <w:top w:val="none" w:sz="0" w:space="0" w:color="auto"/>
            <w:left w:val="none" w:sz="0" w:space="0" w:color="auto"/>
            <w:bottom w:val="none" w:sz="0" w:space="0" w:color="auto"/>
            <w:right w:val="none" w:sz="0" w:space="0" w:color="auto"/>
          </w:divBdr>
        </w:div>
        <w:div w:id="1452626181">
          <w:marLeft w:val="0"/>
          <w:marRight w:val="0"/>
          <w:marTop w:val="0"/>
          <w:marBottom w:val="0"/>
          <w:divBdr>
            <w:top w:val="none" w:sz="0" w:space="0" w:color="auto"/>
            <w:left w:val="none" w:sz="0" w:space="0" w:color="auto"/>
            <w:bottom w:val="none" w:sz="0" w:space="0" w:color="auto"/>
            <w:right w:val="none" w:sz="0" w:space="0" w:color="auto"/>
          </w:divBdr>
        </w:div>
        <w:div w:id="1453094361">
          <w:marLeft w:val="0"/>
          <w:marRight w:val="0"/>
          <w:marTop w:val="0"/>
          <w:marBottom w:val="0"/>
          <w:divBdr>
            <w:top w:val="none" w:sz="0" w:space="0" w:color="auto"/>
            <w:left w:val="none" w:sz="0" w:space="0" w:color="auto"/>
            <w:bottom w:val="none" w:sz="0" w:space="0" w:color="auto"/>
            <w:right w:val="none" w:sz="0" w:space="0" w:color="auto"/>
          </w:divBdr>
        </w:div>
        <w:div w:id="1035233886">
          <w:marLeft w:val="0"/>
          <w:marRight w:val="0"/>
          <w:marTop w:val="0"/>
          <w:marBottom w:val="0"/>
          <w:divBdr>
            <w:top w:val="none" w:sz="0" w:space="0" w:color="auto"/>
            <w:left w:val="none" w:sz="0" w:space="0" w:color="auto"/>
            <w:bottom w:val="none" w:sz="0" w:space="0" w:color="auto"/>
            <w:right w:val="none" w:sz="0" w:space="0" w:color="auto"/>
          </w:divBdr>
        </w:div>
        <w:div w:id="1308432940">
          <w:marLeft w:val="0"/>
          <w:marRight w:val="0"/>
          <w:marTop w:val="0"/>
          <w:marBottom w:val="0"/>
          <w:divBdr>
            <w:top w:val="none" w:sz="0" w:space="0" w:color="auto"/>
            <w:left w:val="none" w:sz="0" w:space="0" w:color="auto"/>
            <w:bottom w:val="none" w:sz="0" w:space="0" w:color="auto"/>
            <w:right w:val="none" w:sz="0" w:space="0" w:color="auto"/>
          </w:divBdr>
        </w:div>
        <w:div w:id="681012415">
          <w:marLeft w:val="0"/>
          <w:marRight w:val="0"/>
          <w:marTop w:val="0"/>
          <w:marBottom w:val="0"/>
          <w:divBdr>
            <w:top w:val="none" w:sz="0" w:space="0" w:color="auto"/>
            <w:left w:val="none" w:sz="0" w:space="0" w:color="auto"/>
            <w:bottom w:val="none" w:sz="0" w:space="0" w:color="auto"/>
            <w:right w:val="none" w:sz="0" w:space="0" w:color="auto"/>
          </w:divBdr>
        </w:div>
        <w:div w:id="157893048">
          <w:marLeft w:val="0"/>
          <w:marRight w:val="0"/>
          <w:marTop w:val="0"/>
          <w:marBottom w:val="0"/>
          <w:divBdr>
            <w:top w:val="none" w:sz="0" w:space="0" w:color="auto"/>
            <w:left w:val="none" w:sz="0" w:space="0" w:color="auto"/>
            <w:bottom w:val="none" w:sz="0" w:space="0" w:color="auto"/>
            <w:right w:val="none" w:sz="0" w:space="0" w:color="auto"/>
          </w:divBdr>
        </w:div>
        <w:div w:id="1186361679">
          <w:marLeft w:val="0"/>
          <w:marRight w:val="0"/>
          <w:marTop w:val="0"/>
          <w:marBottom w:val="0"/>
          <w:divBdr>
            <w:top w:val="none" w:sz="0" w:space="0" w:color="auto"/>
            <w:left w:val="none" w:sz="0" w:space="0" w:color="auto"/>
            <w:bottom w:val="none" w:sz="0" w:space="0" w:color="auto"/>
            <w:right w:val="none" w:sz="0" w:space="0" w:color="auto"/>
          </w:divBdr>
        </w:div>
        <w:div w:id="135267695">
          <w:marLeft w:val="0"/>
          <w:marRight w:val="0"/>
          <w:marTop w:val="0"/>
          <w:marBottom w:val="0"/>
          <w:divBdr>
            <w:top w:val="none" w:sz="0" w:space="0" w:color="auto"/>
            <w:left w:val="none" w:sz="0" w:space="0" w:color="auto"/>
            <w:bottom w:val="none" w:sz="0" w:space="0" w:color="auto"/>
            <w:right w:val="none" w:sz="0" w:space="0" w:color="auto"/>
          </w:divBdr>
        </w:div>
        <w:div w:id="195891861">
          <w:marLeft w:val="0"/>
          <w:marRight w:val="0"/>
          <w:marTop w:val="0"/>
          <w:marBottom w:val="0"/>
          <w:divBdr>
            <w:top w:val="none" w:sz="0" w:space="0" w:color="auto"/>
            <w:left w:val="none" w:sz="0" w:space="0" w:color="auto"/>
            <w:bottom w:val="none" w:sz="0" w:space="0" w:color="auto"/>
            <w:right w:val="none" w:sz="0" w:space="0" w:color="auto"/>
          </w:divBdr>
        </w:div>
        <w:div w:id="1952515761">
          <w:marLeft w:val="0"/>
          <w:marRight w:val="0"/>
          <w:marTop w:val="0"/>
          <w:marBottom w:val="0"/>
          <w:divBdr>
            <w:top w:val="none" w:sz="0" w:space="0" w:color="auto"/>
            <w:left w:val="none" w:sz="0" w:space="0" w:color="auto"/>
            <w:bottom w:val="none" w:sz="0" w:space="0" w:color="auto"/>
            <w:right w:val="none" w:sz="0" w:space="0" w:color="auto"/>
          </w:divBdr>
        </w:div>
        <w:div w:id="1285307545">
          <w:marLeft w:val="0"/>
          <w:marRight w:val="0"/>
          <w:marTop w:val="0"/>
          <w:marBottom w:val="0"/>
          <w:divBdr>
            <w:top w:val="none" w:sz="0" w:space="0" w:color="auto"/>
            <w:left w:val="none" w:sz="0" w:space="0" w:color="auto"/>
            <w:bottom w:val="none" w:sz="0" w:space="0" w:color="auto"/>
            <w:right w:val="none" w:sz="0" w:space="0" w:color="auto"/>
          </w:divBdr>
        </w:div>
        <w:div w:id="1485853711">
          <w:marLeft w:val="0"/>
          <w:marRight w:val="0"/>
          <w:marTop w:val="0"/>
          <w:marBottom w:val="0"/>
          <w:divBdr>
            <w:top w:val="none" w:sz="0" w:space="0" w:color="auto"/>
            <w:left w:val="none" w:sz="0" w:space="0" w:color="auto"/>
            <w:bottom w:val="none" w:sz="0" w:space="0" w:color="auto"/>
            <w:right w:val="none" w:sz="0" w:space="0" w:color="auto"/>
          </w:divBdr>
        </w:div>
        <w:div w:id="1907572626">
          <w:marLeft w:val="0"/>
          <w:marRight w:val="0"/>
          <w:marTop w:val="0"/>
          <w:marBottom w:val="0"/>
          <w:divBdr>
            <w:top w:val="none" w:sz="0" w:space="0" w:color="auto"/>
            <w:left w:val="none" w:sz="0" w:space="0" w:color="auto"/>
            <w:bottom w:val="none" w:sz="0" w:space="0" w:color="auto"/>
            <w:right w:val="none" w:sz="0" w:space="0" w:color="auto"/>
          </w:divBdr>
        </w:div>
        <w:div w:id="1765416551">
          <w:marLeft w:val="0"/>
          <w:marRight w:val="0"/>
          <w:marTop w:val="0"/>
          <w:marBottom w:val="0"/>
          <w:divBdr>
            <w:top w:val="none" w:sz="0" w:space="0" w:color="auto"/>
            <w:left w:val="none" w:sz="0" w:space="0" w:color="auto"/>
            <w:bottom w:val="none" w:sz="0" w:space="0" w:color="auto"/>
            <w:right w:val="none" w:sz="0" w:space="0" w:color="auto"/>
          </w:divBdr>
        </w:div>
        <w:div w:id="1962615083">
          <w:marLeft w:val="0"/>
          <w:marRight w:val="0"/>
          <w:marTop w:val="0"/>
          <w:marBottom w:val="0"/>
          <w:divBdr>
            <w:top w:val="none" w:sz="0" w:space="0" w:color="auto"/>
            <w:left w:val="none" w:sz="0" w:space="0" w:color="auto"/>
            <w:bottom w:val="none" w:sz="0" w:space="0" w:color="auto"/>
            <w:right w:val="none" w:sz="0" w:space="0" w:color="auto"/>
          </w:divBdr>
        </w:div>
        <w:div w:id="314722405">
          <w:marLeft w:val="0"/>
          <w:marRight w:val="0"/>
          <w:marTop w:val="0"/>
          <w:marBottom w:val="0"/>
          <w:divBdr>
            <w:top w:val="none" w:sz="0" w:space="0" w:color="auto"/>
            <w:left w:val="none" w:sz="0" w:space="0" w:color="auto"/>
            <w:bottom w:val="none" w:sz="0" w:space="0" w:color="auto"/>
            <w:right w:val="none" w:sz="0" w:space="0" w:color="auto"/>
          </w:divBdr>
        </w:div>
      </w:divsChild>
    </w:div>
    <w:div w:id="1828593027">
      <w:bodyDiv w:val="1"/>
      <w:marLeft w:val="0"/>
      <w:marRight w:val="0"/>
      <w:marTop w:val="0"/>
      <w:marBottom w:val="0"/>
      <w:divBdr>
        <w:top w:val="none" w:sz="0" w:space="0" w:color="auto"/>
        <w:left w:val="none" w:sz="0" w:space="0" w:color="auto"/>
        <w:bottom w:val="none" w:sz="0" w:space="0" w:color="auto"/>
        <w:right w:val="none" w:sz="0" w:space="0" w:color="auto"/>
      </w:divBdr>
    </w:div>
    <w:div w:id="1829710068">
      <w:bodyDiv w:val="1"/>
      <w:marLeft w:val="0"/>
      <w:marRight w:val="0"/>
      <w:marTop w:val="0"/>
      <w:marBottom w:val="0"/>
      <w:divBdr>
        <w:top w:val="none" w:sz="0" w:space="0" w:color="auto"/>
        <w:left w:val="none" w:sz="0" w:space="0" w:color="auto"/>
        <w:bottom w:val="none" w:sz="0" w:space="0" w:color="auto"/>
        <w:right w:val="none" w:sz="0" w:space="0" w:color="auto"/>
      </w:divBdr>
    </w:div>
    <w:div w:id="1829787797">
      <w:bodyDiv w:val="1"/>
      <w:marLeft w:val="0"/>
      <w:marRight w:val="0"/>
      <w:marTop w:val="0"/>
      <w:marBottom w:val="0"/>
      <w:divBdr>
        <w:top w:val="none" w:sz="0" w:space="0" w:color="auto"/>
        <w:left w:val="none" w:sz="0" w:space="0" w:color="auto"/>
        <w:bottom w:val="none" w:sz="0" w:space="0" w:color="auto"/>
        <w:right w:val="none" w:sz="0" w:space="0" w:color="auto"/>
      </w:divBdr>
    </w:div>
    <w:div w:id="1829974368">
      <w:bodyDiv w:val="1"/>
      <w:marLeft w:val="0"/>
      <w:marRight w:val="0"/>
      <w:marTop w:val="0"/>
      <w:marBottom w:val="0"/>
      <w:divBdr>
        <w:top w:val="none" w:sz="0" w:space="0" w:color="auto"/>
        <w:left w:val="none" w:sz="0" w:space="0" w:color="auto"/>
        <w:bottom w:val="none" w:sz="0" w:space="0" w:color="auto"/>
        <w:right w:val="none" w:sz="0" w:space="0" w:color="auto"/>
      </w:divBdr>
    </w:div>
    <w:div w:id="1830173260">
      <w:bodyDiv w:val="1"/>
      <w:marLeft w:val="0"/>
      <w:marRight w:val="0"/>
      <w:marTop w:val="0"/>
      <w:marBottom w:val="0"/>
      <w:divBdr>
        <w:top w:val="none" w:sz="0" w:space="0" w:color="auto"/>
        <w:left w:val="none" w:sz="0" w:space="0" w:color="auto"/>
        <w:bottom w:val="none" w:sz="0" w:space="0" w:color="auto"/>
        <w:right w:val="none" w:sz="0" w:space="0" w:color="auto"/>
      </w:divBdr>
    </w:div>
    <w:div w:id="1830242701">
      <w:bodyDiv w:val="1"/>
      <w:marLeft w:val="0"/>
      <w:marRight w:val="0"/>
      <w:marTop w:val="0"/>
      <w:marBottom w:val="0"/>
      <w:divBdr>
        <w:top w:val="none" w:sz="0" w:space="0" w:color="auto"/>
        <w:left w:val="none" w:sz="0" w:space="0" w:color="auto"/>
        <w:bottom w:val="none" w:sz="0" w:space="0" w:color="auto"/>
        <w:right w:val="none" w:sz="0" w:space="0" w:color="auto"/>
      </w:divBdr>
    </w:div>
    <w:div w:id="1830435753">
      <w:bodyDiv w:val="1"/>
      <w:marLeft w:val="0"/>
      <w:marRight w:val="0"/>
      <w:marTop w:val="0"/>
      <w:marBottom w:val="0"/>
      <w:divBdr>
        <w:top w:val="none" w:sz="0" w:space="0" w:color="auto"/>
        <w:left w:val="none" w:sz="0" w:space="0" w:color="auto"/>
        <w:bottom w:val="none" w:sz="0" w:space="0" w:color="auto"/>
        <w:right w:val="none" w:sz="0" w:space="0" w:color="auto"/>
      </w:divBdr>
    </w:div>
    <w:div w:id="1831864425">
      <w:bodyDiv w:val="1"/>
      <w:marLeft w:val="0"/>
      <w:marRight w:val="0"/>
      <w:marTop w:val="0"/>
      <w:marBottom w:val="0"/>
      <w:divBdr>
        <w:top w:val="none" w:sz="0" w:space="0" w:color="auto"/>
        <w:left w:val="none" w:sz="0" w:space="0" w:color="auto"/>
        <w:bottom w:val="none" w:sz="0" w:space="0" w:color="auto"/>
        <w:right w:val="none" w:sz="0" w:space="0" w:color="auto"/>
      </w:divBdr>
    </w:div>
    <w:div w:id="1833641803">
      <w:bodyDiv w:val="1"/>
      <w:marLeft w:val="0"/>
      <w:marRight w:val="0"/>
      <w:marTop w:val="0"/>
      <w:marBottom w:val="0"/>
      <w:divBdr>
        <w:top w:val="none" w:sz="0" w:space="0" w:color="auto"/>
        <w:left w:val="none" w:sz="0" w:space="0" w:color="auto"/>
        <w:bottom w:val="none" w:sz="0" w:space="0" w:color="auto"/>
        <w:right w:val="none" w:sz="0" w:space="0" w:color="auto"/>
      </w:divBdr>
    </w:div>
    <w:div w:id="1833908808">
      <w:bodyDiv w:val="1"/>
      <w:marLeft w:val="0"/>
      <w:marRight w:val="0"/>
      <w:marTop w:val="0"/>
      <w:marBottom w:val="0"/>
      <w:divBdr>
        <w:top w:val="none" w:sz="0" w:space="0" w:color="auto"/>
        <w:left w:val="none" w:sz="0" w:space="0" w:color="auto"/>
        <w:bottom w:val="none" w:sz="0" w:space="0" w:color="auto"/>
        <w:right w:val="none" w:sz="0" w:space="0" w:color="auto"/>
      </w:divBdr>
    </w:div>
    <w:div w:id="1834907281">
      <w:bodyDiv w:val="1"/>
      <w:marLeft w:val="0"/>
      <w:marRight w:val="0"/>
      <w:marTop w:val="0"/>
      <w:marBottom w:val="0"/>
      <w:divBdr>
        <w:top w:val="none" w:sz="0" w:space="0" w:color="auto"/>
        <w:left w:val="none" w:sz="0" w:space="0" w:color="auto"/>
        <w:bottom w:val="none" w:sz="0" w:space="0" w:color="auto"/>
        <w:right w:val="none" w:sz="0" w:space="0" w:color="auto"/>
      </w:divBdr>
    </w:div>
    <w:div w:id="1835221651">
      <w:bodyDiv w:val="1"/>
      <w:marLeft w:val="0"/>
      <w:marRight w:val="0"/>
      <w:marTop w:val="0"/>
      <w:marBottom w:val="0"/>
      <w:divBdr>
        <w:top w:val="none" w:sz="0" w:space="0" w:color="auto"/>
        <w:left w:val="none" w:sz="0" w:space="0" w:color="auto"/>
        <w:bottom w:val="none" w:sz="0" w:space="0" w:color="auto"/>
        <w:right w:val="none" w:sz="0" w:space="0" w:color="auto"/>
      </w:divBdr>
    </w:div>
    <w:div w:id="1835606251">
      <w:bodyDiv w:val="1"/>
      <w:marLeft w:val="0"/>
      <w:marRight w:val="0"/>
      <w:marTop w:val="0"/>
      <w:marBottom w:val="0"/>
      <w:divBdr>
        <w:top w:val="none" w:sz="0" w:space="0" w:color="auto"/>
        <w:left w:val="none" w:sz="0" w:space="0" w:color="auto"/>
        <w:bottom w:val="none" w:sz="0" w:space="0" w:color="auto"/>
        <w:right w:val="none" w:sz="0" w:space="0" w:color="auto"/>
      </w:divBdr>
    </w:div>
    <w:div w:id="1835991565">
      <w:bodyDiv w:val="1"/>
      <w:marLeft w:val="0"/>
      <w:marRight w:val="0"/>
      <w:marTop w:val="0"/>
      <w:marBottom w:val="0"/>
      <w:divBdr>
        <w:top w:val="none" w:sz="0" w:space="0" w:color="auto"/>
        <w:left w:val="none" w:sz="0" w:space="0" w:color="auto"/>
        <w:bottom w:val="none" w:sz="0" w:space="0" w:color="auto"/>
        <w:right w:val="none" w:sz="0" w:space="0" w:color="auto"/>
      </w:divBdr>
    </w:div>
    <w:div w:id="1836142519">
      <w:bodyDiv w:val="1"/>
      <w:marLeft w:val="0"/>
      <w:marRight w:val="0"/>
      <w:marTop w:val="0"/>
      <w:marBottom w:val="0"/>
      <w:divBdr>
        <w:top w:val="none" w:sz="0" w:space="0" w:color="auto"/>
        <w:left w:val="none" w:sz="0" w:space="0" w:color="auto"/>
        <w:bottom w:val="none" w:sz="0" w:space="0" w:color="auto"/>
        <w:right w:val="none" w:sz="0" w:space="0" w:color="auto"/>
      </w:divBdr>
    </w:div>
    <w:div w:id="1836218415">
      <w:bodyDiv w:val="1"/>
      <w:marLeft w:val="0"/>
      <w:marRight w:val="0"/>
      <w:marTop w:val="0"/>
      <w:marBottom w:val="0"/>
      <w:divBdr>
        <w:top w:val="none" w:sz="0" w:space="0" w:color="auto"/>
        <w:left w:val="none" w:sz="0" w:space="0" w:color="auto"/>
        <w:bottom w:val="none" w:sz="0" w:space="0" w:color="auto"/>
        <w:right w:val="none" w:sz="0" w:space="0" w:color="auto"/>
      </w:divBdr>
    </w:div>
    <w:div w:id="1836605433">
      <w:bodyDiv w:val="1"/>
      <w:marLeft w:val="0"/>
      <w:marRight w:val="0"/>
      <w:marTop w:val="0"/>
      <w:marBottom w:val="0"/>
      <w:divBdr>
        <w:top w:val="none" w:sz="0" w:space="0" w:color="auto"/>
        <w:left w:val="none" w:sz="0" w:space="0" w:color="auto"/>
        <w:bottom w:val="none" w:sz="0" w:space="0" w:color="auto"/>
        <w:right w:val="none" w:sz="0" w:space="0" w:color="auto"/>
      </w:divBdr>
    </w:div>
    <w:div w:id="1837070135">
      <w:bodyDiv w:val="1"/>
      <w:marLeft w:val="0"/>
      <w:marRight w:val="0"/>
      <w:marTop w:val="0"/>
      <w:marBottom w:val="0"/>
      <w:divBdr>
        <w:top w:val="none" w:sz="0" w:space="0" w:color="auto"/>
        <w:left w:val="none" w:sz="0" w:space="0" w:color="auto"/>
        <w:bottom w:val="none" w:sz="0" w:space="0" w:color="auto"/>
        <w:right w:val="none" w:sz="0" w:space="0" w:color="auto"/>
      </w:divBdr>
    </w:div>
    <w:div w:id="1837450442">
      <w:bodyDiv w:val="1"/>
      <w:marLeft w:val="0"/>
      <w:marRight w:val="0"/>
      <w:marTop w:val="0"/>
      <w:marBottom w:val="0"/>
      <w:divBdr>
        <w:top w:val="none" w:sz="0" w:space="0" w:color="auto"/>
        <w:left w:val="none" w:sz="0" w:space="0" w:color="auto"/>
        <w:bottom w:val="none" w:sz="0" w:space="0" w:color="auto"/>
        <w:right w:val="none" w:sz="0" w:space="0" w:color="auto"/>
      </w:divBdr>
      <w:divsChild>
        <w:div w:id="1404109217">
          <w:marLeft w:val="640"/>
          <w:marRight w:val="0"/>
          <w:marTop w:val="0"/>
          <w:marBottom w:val="0"/>
          <w:divBdr>
            <w:top w:val="none" w:sz="0" w:space="0" w:color="auto"/>
            <w:left w:val="none" w:sz="0" w:space="0" w:color="auto"/>
            <w:bottom w:val="none" w:sz="0" w:space="0" w:color="auto"/>
            <w:right w:val="none" w:sz="0" w:space="0" w:color="auto"/>
          </w:divBdr>
        </w:div>
        <w:div w:id="353773969">
          <w:marLeft w:val="640"/>
          <w:marRight w:val="0"/>
          <w:marTop w:val="0"/>
          <w:marBottom w:val="0"/>
          <w:divBdr>
            <w:top w:val="none" w:sz="0" w:space="0" w:color="auto"/>
            <w:left w:val="none" w:sz="0" w:space="0" w:color="auto"/>
            <w:bottom w:val="none" w:sz="0" w:space="0" w:color="auto"/>
            <w:right w:val="none" w:sz="0" w:space="0" w:color="auto"/>
          </w:divBdr>
        </w:div>
        <w:div w:id="589192831">
          <w:marLeft w:val="640"/>
          <w:marRight w:val="0"/>
          <w:marTop w:val="0"/>
          <w:marBottom w:val="0"/>
          <w:divBdr>
            <w:top w:val="none" w:sz="0" w:space="0" w:color="auto"/>
            <w:left w:val="none" w:sz="0" w:space="0" w:color="auto"/>
            <w:bottom w:val="none" w:sz="0" w:space="0" w:color="auto"/>
            <w:right w:val="none" w:sz="0" w:space="0" w:color="auto"/>
          </w:divBdr>
        </w:div>
        <w:div w:id="1537768499">
          <w:marLeft w:val="640"/>
          <w:marRight w:val="0"/>
          <w:marTop w:val="0"/>
          <w:marBottom w:val="0"/>
          <w:divBdr>
            <w:top w:val="none" w:sz="0" w:space="0" w:color="auto"/>
            <w:left w:val="none" w:sz="0" w:space="0" w:color="auto"/>
            <w:bottom w:val="none" w:sz="0" w:space="0" w:color="auto"/>
            <w:right w:val="none" w:sz="0" w:space="0" w:color="auto"/>
          </w:divBdr>
        </w:div>
        <w:div w:id="1428621800">
          <w:marLeft w:val="640"/>
          <w:marRight w:val="0"/>
          <w:marTop w:val="0"/>
          <w:marBottom w:val="0"/>
          <w:divBdr>
            <w:top w:val="none" w:sz="0" w:space="0" w:color="auto"/>
            <w:left w:val="none" w:sz="0" w:space="0" w:color="auto"/>
            <w:bottom w:val="none" w:sz="0" w:space="0" w:color="auto"/>
            <w:right w:val="none" w:sz="0" w:space="0" w:color="auto"/>
          </w:divBdr>
        </w:div>
        <w:div w:id="309137725">
          <w:marLeft w:val="640"/>
          <w:marRight w:val="0"/>
          <w:marTop w:val="0"/>
          <w:marBottom w:val="0"/>
          <w:divBdr>
            <w:top w:val="none" w:sz="0" w:space="0" w:color="auto"/>
            <w:left w:val="none" w:sz="0" w:space="0" w:color="auto"/>
            <w:bottom w:val="none" w:sz="0" w:space="0" w:color="auto"/>
            <w:right w:val="none" w:sz="0" w:space="0" w:color="auto"/>
          </w:divBdr>
        </w:div>
        <w:div w:id="1451242495">
          <w:marLeft w:val="640"/>
          <w:marRight w:val="0"/>
          <w:marTop w:val="0"/>
          <w:marBottom w:val="0"/>
          <w:divBdr>
            <w:top w:val="none" w:sz="0" w:space="0" w:color="auto"/>
            <w:left w:val="none" w:sz="0" w:space="0" w:color="auto"/>
            <w:bottom w:val="none" w:sz="0" w:space="0" w:color="auto"/>
            <w:right w:val="none" w:sz="0" w:space="0" w:color="auto"/>
          </w:divBdr>
        </w:div>
        <w:div w:id="1693919707">
          <w:marLeft w:val="640"/>
          <w:marRight w:val="0"/>
          <w:marTop w:val="0"/>
          <w:marBottom w:val="0"/>
          <w:divBdr>
            <w:top w:val="none" w:sz="0" w:space="0" w:color="auto"/>
            <w:left w:val="none" w:sz="0" w:space="0" w:color="auto"/>
            <w:bottom w:val="none" w:sz="0" w:space="0" w:color="auto"/>
            <w:right w:val="none" w:sz="0" w:space="0" w:color="auto"/>
          </w:divBdr>
        </w:div>
        <w:div w:id="1180463509">
          <w:marLeft w:val="640"/>
          <w:marRight w:val="0"/>
          <w:marTop w:val="0"/>
          <w:marBottom w:val="0"/>
          <w:divBdr>
            <w:top w:val="none" w:sz="0" w:space="0" w:color="auto"/>
            <w:left w:val="none" w:sz="0" w:space="0" w:color="auto"/>
            <w:bottom w:val="none" w:sz="0" w:space="0" w:color="auto"/>
            <w:right w:val="none" w:sz="0" w:space="0" w:color="auto"/>
          </w:divBdr>
        </w:div>
        <w:div w:id="67656743">
          <w:marLeft w:val="640"/>
          <w:marRight w:val="0"/>
          <w:marTop w:val="0"/>
          <w:marBottom w:val="0"/>
          <w:divBdr>
            <w:top w:val="none" w:sz="0" w:space="0" w:color="auto"/>
            <w:left w:val="none" w:sz="0" w:space="0" w:color="auto"/>
            <w:bottom w:val="none" w:sz="0" w:space="0" w:color="auto"/>
            <w:right w:val="none" w:sz="0" w:space="0" w:color="auto"/>
          </w:divBdr>
        </w:div>
        <w:div w:id="1635285377">
          <w:marLeft w:val="640"/>
          <w:marRight w:val="0"/>
          <w:marTop w:val="0"/>
          <w:marBottom w:val="0"/>
          <w:divBdr>
            <w:top w:val="none" w:sz="0" w:space="0" w:color="auto"/>
            <w:left w:val="none" w:sz="0" w:space="0" w:color="auto"/>
            <w:bottom w:val="none" w:sz="0" w:space="0" w:color="auto"/>
            <w:right w:val="none" w:sz="0" w:space="0" w:color="auto"/>
          </w:divBdr>
        </w:div>
        <w:div w:id="1925454257">
          <w:marLeft w:val="640"/>
          <w:marRight w:val="0"/>
          <w:marTop w:val="0"/>
          <w:marBottom w:val="0"/>
          <w:divBdr>
            <w:top w:val="none" w:sz="0" w:space="0" w:color="auto"/>
            <w:left w:val="none" w:sz="0" w:space="0" w:color="auto"/>
            <w:bottom w:val="none" w:sz="0" w:space="0" w:color="auto"/>
            <w:right w:val="none" w:sz="0" w:space="0" w:color="auto"/>
          </w:divBdr>
        </w:div>
        <w:div w:id="399793269">
          <w:marLeft w:val="640"/>
          <w:marRight w:val="0"/>
          <w:marTop w:val="0"/>
          <w:marBottom w:val="0"/>
          <w:divBdr>
            <w:top w:val="none" w:sz="0" w:space="0" w:color="auto"/>
            <w:left w:val="none" w:sz="0" w:space="0" w:color="auto"/>
            <w:bottom w:val="none" w:sz="0" w:space="0" w:color="auto"/>
            <w:right w:val="none" w:sz="0" w:space="0" w:color="auto"/>
          </w:divBdr>
        </w:div>
        <w:div w:id="285427998">
          <w:marLeft w:val="640"/>
          <w:marRight w:val="0"/>
          <w:marTop w:val="0"/>
          <w:marBottom w:val="0"/>
          <w:divBdr>
            <w:top w:val="none" w:sz="0" w:space="0" w:color="auto"/>
            <w:left w:val="none" w:sz="0" w:space="0" w:color="auto"/>
            <w:bottom w:val="none" w:sz="0" w:space="0" w:color="auto"/>
            <w:right w:val="none" w:sz="0" w:space="0" w:color="auto"/>
          </w:divBdr>
        </w:div>
        <w:div w:id="479227374">
          <w:marLeft w:val="640"/>
          <w:marRight w:val="0"/>
          <w:marTop w:val="0"/>
          <w:marBottom w:val="0"/>
          <w:divBdr>
            <w:top w:val="none" w:sz="0" w:space="0" w:color="auto"/>
            <w:left w:val="none" w:sz="0" w:space="0" w:color="auto"/>
            <w:bottom w:val="none" w:sz="0" w:space="0" w:color="auto"/>
            <w:right w:val="none" w:sz="0" w:space="0" w:color="auto"/>
          </w:divBdr>
        </w:div>
        <w:div w:id="1495952907">
          <w:marLeft w:val="640"/>
          <w:marRight w:val="0"/>
          <w:marTop w:val="0"/>
          <w:marBottom w:val="0"/>
          <w:divBdr>
            <w:top w:val="none" w:sz="0" w:space="0" w:color="auto"/>
            <w:left w:val="none" w:sz="0" w:space="0" w:color="auto"/>
            <w:bottom w:val="none" w:sz="0" w:space="0" w:color="auto"/>
            <w:right w:val="none" w:sz="0" w:space="0" w:color="auto"/>
          </w:divBdr>
        </w:div>
        <w:div w:id="1224758013">
          <w:marLeft w:val="640"/>
          <w:marRight w:val="0"/>
          <w:marTop w:val="0"/>
          <w:marBottom w:val="0"/>
          <w:divBdr>
            <w:top w:val="none" w:sz="0" w:space="0" w:color="auto"/>
            <w:left w:val="none" w:sz="0" w:space="0" w:color="auto"/>
            <w:bottom w:val="none" w:sz="0" w:space="0" w:color="auto"/>
            <w:right w:val="none" w:sz="0" w:space="0" w:color="auto"/>
          </w:divBdr>
        </w:div>
        <w:div w:id="1338654080">
          <w:marLeft w:val="640"/>
          <w:marRight w:val="0"/>
          <w:marTop w:val="0"/>
          <w:marBottom w:val="0"/>
          <w:divBdr>
            <w:top w:val="none" w:sz="0" w:space="0" w:color="auto"/>
            <w:left w:val="none" w:sz="0" w:space="0" w:color="auto"/>
            <w:bottom w:val="none" w:sz="0" w:space="0" w:color="auto"/>
            <w:right w:val="none" w:sz="0" w:space="0" w:color="auto"/>
          </w:divBdr>
        </w:div>
        <w:div w:id="1879471028">
          <w:marLeft w:val="640"/>
          <w:marRight w:val="0"/>
          <w:marTop w:val="0"/>
          <w:marBottom w:val="0"/>
          <w:divBdr>
            <w:top w:val="none" w:sz="0" w:space="0" w:color="auto"/>
            <w:left w:val="none" w:sz="0" w:space="0" w:color="auto"/>
            <w:bottom w:val="none" w:sz="0" w:space="0" w:color="auto"/>
            <w:right w:val="none" w:sz="0" w:space="0" w:color="auto"/>
          </w:divBdr>
        </w:div>
        <w:div w:id="1673215359">
          <w:marLeft w:val="640"/>
          <w:marRight w:val="0"/>
          <w:marTop w:val="0"/>
          <w:marBottom w:val="0"/>
          <w:divBdr>
            <w:top w:val="none" w:sz="0" w:space="0" w:color="auto"/>
            <w:left w:val="none" w:sz="0" w:space="0" w:color="auto"/>
            <w:bottom w:val="none" w:sz="0" w:space="0" w:color="auto"/>
            <w:right w:val="none" w:sz="0" w:space="0" w:color="auto"/>
          </w:divBdr>
        </w:div>
        <w:div w:id="1190295490">
          <w:marLeft w:val="640"/>
          <w:marRight w:val="0"/>
          <w:marTop w:val="0"/>
          <w:marBottom w:val="0"/>
          <w:divBdr>
            <w:top w:val="none" w:sz="0" w:space="0" w:color="auto"/>
            <w:left w:val="none" w:sz="0" w:space="0" w:color="auto"/>
            <w:bottom w:val="none" w:sz="0" w:space="0" w:color="auto"/>
            <w:right w:val="none" w:sz="0" w:space="0" w:color="auto"/>
          </w:divBdr>
        </w:div>
        <w:div w:id="2138638427">
          <w:marLeft w:val="640"/>
          <w:marRight w:val="0"/>
          <w:marTop w:val="0"/>
          <w:marBottom w:val="0"/>
          <w:divBdr>
            <w:top w:val="none" w:sz="0" w:space="0" w:color="auto"/>
            <w:left w:val="none" w:sz="0" w:space="0" w:color="auto"/>
            <w:bottom w:val="none" w:sz="0" w:space="0" w:color="auto"/>
            <w:right w:val="none" w:sz="0" w:space="0" w:color="auto"/>
          </w:divBdr>
        </w:div>
        <w:div w:id="430901982">
          <w:marLeft w:val="640"/>
          <w:marRight w:val="0"/>
          <w:marTop w:val="0"/>
          <w:marBottom w:val="0"/>
          <w:divBdr>
            <w:top w:val="none" w:sz="0" w:space="0" w:color="auto"/>
            <w:left w:val="none" w:sz="0" w:space="0" w:color="auto"/>
            <w:bottom w:val="none" w:sz="0" w:space="0" w:color="auto"/>
            <w:right w:val="none" w:sz="0" w:space="0" w:color="auto"/>
          </w:divBdr>
        </w:div>
        <w:div w:id="1859611234">
          <w:marLeft w:val="640"/>
          <w:marRight w:val="0"/>
          <w:marTop w:val="0"/>
          <w:marBottom w:val="0"/>
          <w:divBdr>
            <w:top w:val="none" w:sz="0" w:space="0" w:color="auto"/>
            <w:left w:val="none" w:sz="0" w:space="0" w:color="auto"/>
            <w:bottom w:val="none" w:sz="0" w:space="0" w:color="auto"/>
            <w:right w:val="none" w:sz="0" w:space="0" w:color="auto"/>
          </w:divBdr>
        </w:div>
        <w:div w:id="1268848146">
          <w:marLeft w:val="640"/>
          <w:marRight w:val="0"/>
          <w:marTop w:val="0"/>
          <w:marBottom w:val="0"/>
          <w:divBdr>
            <w:top w:val="none" w:sz="0" w:space="0" w:color="auto"/>
            <w:left w:val="none" w:sz="0" w:space="0" w:color="auto"/>
            <w:bottom w:val="none" w:sz="0" w:space="0" w:color="auto"/>
            <w:right w:val="none" w:sz="0" w:space="0" w:color="auto"/>
          </w:divBdr>
        </w:div>
        <w:div w:id="1322849193">
          <w:marLeft w:val="640"/>
          <w:marRight w:val="0"/>
          <w:marTop w:val="0"/>
          <w:marBottom w:val="0"/>
          <w:divBdr>
            <w:top w:val="none" w:sz="0" w:space="0" w:color="auto"/>
            <w:left w:val="none" w:sz="0" w:space="0" w:color="auto"/>
            <w:bottom w:val="none" w:sz="0" w:space="0" w:color="auto"/>
            <w:right w:val="none" w:sz="0" w:space="0" w:color="auto"/>
          </w:divBdr>
        </w:div>
        <w:div w:id="1461222127">
          <w:marLeft w:val="640"/>
          <w:marRight w:val="0"/>
          <w:marTop w:val="0"/>
          <w:marBottom w:val="0"/>
          <w:divBdr>
            <w:top w:val="none" w:sz="0" w:space="0" w:color="auto"/>
            <w:left w:val="none" w:sz="0" w:space="0" w:color="auto"/>
            <w:bottom w:val="none" w:sz="0" w:space="0" w:color="auto"/>
            <w:right w:val="none" w:sz="0" w:space="0" w:color="auto"/>
          </w:divBdr>
        </w:div>
        <w:div w:id="1202741397">
          <w:marLeft w:val="640"/>
          <w:marRight w:val="0"/>
          <w:marTop w:val="0"/>
          <w:marBottom w:val="0"/>
          <w:divBdr>
            <w:top w:val="none" w:sz="0" w:space="0" w:color="auto"/>
            <w:left w:val="none" w:sz="0" w:space="0" w:color="auto"/>
            <w:bottom w:val="none" w:sz="0" w:space="0" w:color="auto"/>
            <w:right w:val="none" w:sz="0" w:space="0" w:color="auto"/>
          </w:divBdr>
        </w:div>
        <w:div w:id="1628511507">
          <w:marLeft w:val="640"/>
          <w:marRight w:val="0"/>
          <w:marTop w:val="0"/>
          <w:marBottom w:val="0"/>
          <w:divBdr>
            <w:top w:val="none" w:sz="0" w:space="0" w:color="auto"/>
            <w:left w:val="none" w:sz="0" w:space="0" w:color="auto"/>
            <w:bottom w:val="none" w:sz="0" w:space="0" w:color="auto"/>
            <w:right w:val="none" w:sz="0" w:space="0" w:color="auto"/>
          </w:divBdr>
        </w:div>
      </w:divsChild>
    </w:div>
    <w:div w:id="1837453921">
      <w:bodyDiv w:val="1"/>
      <w:marLeft w:val="0"/>
      <w:marRight w:val="0"/>
      <w:marTop w:val="0"/>
      <w:marBottom w:val="0"/>
      <w:divBdr>
        <w:top w:val="none" w:sz="0" w:space="0" w:color="auto"/>
        <w:left w:val="none" w:sz="0" w:space="0" w:color="auto"/>
        <w:bottom w:val="none" w:sz="0" w:space="0" w:color="auto"/>
        <w:right w:val="none" w:sz="0" w:space="0" w:color="auto"/>
      </w:divBdr>
    </w:div>
    <w:div w:id="1837456471">
      <w:bodyDiv w:val="1"/>
      <w:marLeft w:val="0"/>
      <w:marRight w:val="0"/>
      <w:marTop w:val="0"/>
      <w:marBottom w:val="0"/>
      <w:divBdr>
        <w:top w:val="none" w:sz="0" w:space="0" w:color="auto"/>
        <w:left w:val="none" w:sz="0" w:space="0" w:color="auto"/>
        <w:bottom w:val="none" w:sz="0" w:space="0" w:color="auto"/>
        <w:right w:val="none" w:sz="0" w:space="0" w:color="auto"/>
      </w:divBdr>
    </w:div>
    <w:div w:id="1837458768">
      <w:bodyDiv w:val="1"/>
      <w:marLeft w:val="0"/>
      <w:marRight w:val="0"/>
      <w:marTop w:val="0"/>
      <w:marBottom w:val="0"/>
      <w:divBdr>
        <w:top w:val="none" w:sz="0" w:space="0" w:color="auto"/>
        <w:left w:val="none" w:sz="0" w:space="0" w:color="auto"/>
        <w:bottom w:val="none" w:sz="0" w:space="0" w:color="auto"/>
        <w:right w:val="none" w:sz="0" w:space="0" w:color="auto"/>
      </w:divBdr>
    </w:div>
    <w:div w:id="1837501418">
      <w:bodyDiv w:val="1"/>
      <w:marLeft w:val="0"/>
      <w:marRight w:val="0"/>
      <w:marTop w:val="0"/>
      <w:marBottom w:val="0"/>
      <w:divBdr>
        <w:top w:val="none" w:sz="0" w:space="0" w:color="auto"/>
        <w:left w:val="none" w:sz="0" w:space="0" w:color="auto"/>
        <w:bottom w:val="none" w:sz="0" w:space="0" w:color="auto"/>
        <w:right w:val="none" w:sz="0" w:space="0" w:color="auto"/>
      </w:divBdr>
    </w:div>
    <w:div w:id="1838382039">
      <w:bodyDiv w:val="1"/>
      <w:marLeft w:val="0"/>
      <w:marRight w:val="0"/>
      <w:marTop w:val="0"/>
      <w:marBottom w:val="0"/>
      <w:divBdr>
        <w:top w:val="none" w:sz="0" w:space="0" w:color="auto"/>
        <w:left w:val="none" w:sz="0" w:space="0" w:color="auto"/>
        <w:bottom w:val="none" w:sz="0" w:space="0" w:color="auto"/>
        <w:right w:val="none" w:sz="0" w:space="0" w:color="auto"/>
      </w:divBdr>
    </w:div>
    <w:div w:id="1838576295">
      <w:bodyDiv w:val="1"/>
      <w:marLeft w:val="0"/>
      <w:marRight w:val="0"/>
      <w:marTop w:val="0"/>
      <w:marBottom w:val="0"/>
      <w:divBdr>
        <w:top w:val="none" w:sz="0" w:space="0" w:color="auto"/>
        <w:left w:val="none" w:sz="0" w:space="0" w:color="auto"/>
        <w:bottom w:val="none" w:sz="0" w:space="0" w:color="auto"/>
        <w:right w:val="none" w:sz="0" w:space="0" w:color="auto"/>
      </w:divBdr>
      <w:divsChild>
        <w:div w:id="999818205">
          <w:marLeft w:val="0"/>
          <w:marRight w:val="0"/>
          <w:marTop w:val="0"/>
          <w:marBottom w:val="0"/>
          <w:divBdr>
            <w:top w:val="none" w:sz="0" w:space="0" w:color="auto"/>
            <w:left w:val="none" w:sz="0" w:space="0" w:color="auto"/>
            <w:bottom w:val="none" w:sz="0" w:space="0" w:color="auto"/>
            <w:right w:val="none" w:sz="0" w:space="0" w:color="auto"/>
          </w:divBdr>
        </w:div>
        <w:div w:id="823859047">
          <w:marLeft w:val="0"/>
          <w:marRight w:val="0"/>
          <w:marTop w:val="0"/>
          <w:marBottom w:val="0"/>
          <w:divBdr>
            <w:top w:val="none" w:sz="0" w:space="0" w:color="auto"/>
            <w:left w:val="none" w:sz="0" w:space="0" w:color="auto"/>
            <w:bottom w:val="none" w:sz="0" w:space="0" w:color="auto"/>
            <w:right w:val="none" w:sz="0" w:space="0" w:color="auto"/>
          </w:divBdr>
        </w:div>
        <w:div w:id="1683823485">
          <w:marLeft w:val="0"/>
          <w:marRight w:val="0"/>
          <w:marTop w:val="0"/>
          <w:marBottom w:val="0"/>
          <w:divBdr>
            <w:top w:val="none" w:sz="0" w:space="0" w:color="auto"/>
            <w:left w:val="none" w:sz="0" w:space="0" w:color="auto"/>
            <w:bottom w:val="none" w:sz="0" w:space="0" w:color="auto"/>
            <w:right w:val="none" w:sz="0" w:space="0" w:color="auto"/>
          </w:divBdr>
        </w:div>
        <w:div w:id="445545943">
          <w:marLeft w:val="0"/>
          <w:marRight w:val="0"/>
          <w:marTop w:val="0"/>
          <w:marBottom w:val="0"/>
          <w:divBdr>
            <w:top w:val="none" w:sz="0" w:space="0" w:color="auto"/>
            <w:left w:val="none" w:sz="0" w:space="0" w:color="auto"/>
            <w:bottom w:val="none" w:sz="0" w:space="0" w:color="auto"/>
            <w:right w:val="none" w:sz="0" w:space="0" w:color="auto"/>
          </w:divBdr>
        </w:div>
        <w:div w:id="1564565013">
          <w:marLeft w:val="0"/>
          <w:marRight w:val="0"/>
          <w:marTop w:val="0"/>
          <w:marBottom w:val="0"/>
          <w:divBdr>
            <w:top w:val="none" w:sz="0" w:space="0" w:color="auto"/>
            <w:left w:val="none" w:sz="0" w:space="0" w:color="auto"/>
            <w:bottom w:val="none" w:sz="0" w:space="0" w:color="auto"/>
            <w:right w:val="none" w:sz="0" w:space="0" w:color="auto"/>
          </w:divBdr>
        </w:div>
        <w:div w:id="1987346177">
          <w:marLeft w:val="0"/>
          <w:marRight w:val="0"/>
          <w:marTop w:val="0"/>
          <w:marBottom w:val="0"/>
          <w:divBdr>
            <w:top w:val="none" w:sz="0" w:space="0" w:color="auto"/>
            <w:left w:val="none" w:sz="0" w:space="0" w:color="auto"/>
            <w:bottom w:val="none" w:sz="0" w:space="0" w:color="auto"/>
            <w:right w:val="none" w:sz="0" w:space="0" w:color="auto"/>
          </w:divBdr>
        </w:div>
        <w:div w:id="1721633232">
          <w:marLeft w:val="0"/>
          <w:marRight w:val="0"/>
          <w:marTop w:val="0"/>
          <w:marBottom w:val="0"/>
          <w:divBdr>
            <w:top w:val="none" w:sz="0" w:space="0" w:color="auto"/>
            <w:left w:val="none" w:sz="0" w:space="0" w:color="auto"/>
            <w:bottom w:val="none" w:sz="0" w:space="0" w:color="auto"/>
            <w:right w:val="none" w:sz="0" w:space="0" w:color="auto"/>
          </w:divBdr>
        </w:div>
        <w:div w:id="1757313920">
          <w:marLeft w:val="0"/>
          <w:marRight w:val="0"/>
          <w:marTop w:val="0"/>
          <w:marBottom w:val="0"/>
          <w:divBdr>
            <w:top w:val="none" w:sz="0" w:space="0" w:color="auto"/>
            <w:left w:val="none" w:sz="0" w:space="0" w:color="auto"/>
            <w:bottom w:val="none" w:sz="0" w:space="0" w:color="auto"/>
            <w:right w:val="none" w:sz="0" w:space="0" w:color="auto"/>
          </w:divBdr>
        </w:div>
        <w:div w:id="218786078">
          <w:marLeft w:val="0"/>
          <w:marRight w:val="0"/>
          <w:marTop w:val="0"/>
          <w:marBottom w:val="0"/>
          <w:divBdr>
            <w:top w:val="none" w:sz="0" w:space="0" w:color="auto"/>
            <w:left w:val="none" w:sz="0" w:space="0" w:color="auto"/>
            <w:bottom w:val="none" w:sz="0" w:space="0" w:color="auto"/>
            <w:right w:val="none" w:sz="0" w:space="0" w:color="auto"/>
          </w:divBdr>
        </w:div>
        <w:div w:id="1010183344">
          <w:marLeft w:val="0"/>
          <w:marRight w:val="0"/>
          <w:marTop w:val="0"/>
          <w:marBottom w:val="0"/>
          <w:divBdr>
            <w:top w:val="none" w:sz="0" w:space="0" w:color="auto"/>
            <w:left w:val="none" w:sz="0" w:space="0" w:color="auto"/>
            <w:bottom w:val="none" w:sz="0" w:space="0" w:color="auto"/>
            <w:right w:val="none" w:sz="0" w:space="0" w:color="auto"/>
          </w:divBdr>
        </w:div>
        <w:div w:id="2054229070">
          <w:marLeft w:val="0"/>
          <w:marRight w:val="0"/>
          <w:marTop w:val="0"/>
          <w:marBottom w:val="0"/>
          <w:divBdr>
            <w:top w:val="none" w:sz="0" w:space="0" w:color="auto"/>
            <w:left w:val="none" w:sz="0" w:space="0" w:color="auto"/>
            <w:bottom w:val="none" w:sz="0" w:space="0" w:color="auto"/>
            <w:right w:val="none" w:sz="0" w:space="0" w:color="auto"/>
          </w:divBdr>
        </w:div>
        <w:div w:id="686063189">
          <w:marLeft w:val="0"/>
          <w:marRight w:val="0"/>
          <w:marTop w:val="0"/>
          <w:marBottom w:val="0"/>
          <w:divBdr>
            <w:top w:val="none" w:sz="0" w:space="0" w:color="auto"/>
            <w:left w:val="none" w:sz="0" w:space="0" w:color="auto"/>
            <w:bottom w:val="none" w:sz="0" w:space="0" w:color="auto"/>
            <w:right w:val="none" w:sz="0" w:space="0" w:color="auto"/>
          </w:divBdr>
        </w:div>
        <w:div w:id="1097142350">
          <w:marLeft w:val="0"/>
          <w:marRight w:val="0"/>
          <w:marTop w:val="0"/>
          <w:marBottom w:val="0"/>
          <w:divBdr>
            <w:top w:val="none" w:sz="0" w:space="0" w:color="auto"/>
            <w:left w:val="none" w:sz="0" w:space="0" w:color="auto"/>
            <w:bottom w:val="none" w:sz="0" w:space="0" w:color="auto"/>
            <w:right w:val="none" w:sz="0" w:space="0" w:color="auto"/>
          </w:divBdr>
        </w:div>
        <w:div w:id="229002405">
          <w:marLeft w:val="0"/>
          <w:marRight w:val="0"/>
          <w:marTop w:val="0"/>
          <w:marBottom w:val="0"/>
          <w:divBdr>
            <w:top w:val="none" w:sz="0" w:space="0" w:color="auto"/>
            <w:left w:val="none" w:sz="0" w:space="0" w:color="auto"/>
            <w:bottom w:val="none" w:sz="0" w:space="0" w:color="auto"/>
            <w:right w:val="none" w:sz="0" w:space="0" w:color="auto"/>
          </w:divBdr>
        </w:div>
        <w:div w:id="1715881811">
          <w:marLeft w:val="0"/>
          <w:marRight w:val="0"/>
          <w:marTop w:val="0"/>
          <w:marBottom w:val="0"/>
          <w:divBdr>
            <w:top w:val="none" w:sz="0" w:space="0" w:color="auto"/>
            <w:left w:val="none" w:sz="0" w:space="0" w:color="auto"/>
            <w:bottom w:val="none" w:sz="0" w:space="0" w:color="auto"/>
            <w:right w:val="none" w:sz="0" w:space="0" w:color="auto"/>
          </w:divBdr>
        </w:div>
        <w:div w:id="1376275703">
          <w:marLeft w:val="0"/>
          <w:marRight w:val="0"/>
          <w:marTop w:val="0"/>
          <w:marBottom w:val="0"/>
          <w:divBdr>
            <w:top w:val="none" w:sz="0" w:space="0" w:color="auto"/>
            <w:left w:val="none" w:sz="0" w:space="0" w:color="auto"/>
            <w:bottom w:val="none" w:sz="0" w:space="0" w:color="auto"/>
            <w:right w:val="none" w:sz="0" w:space="0" w:color="auto"/>
          </w:divBdr>
        </w:div>
        <w:div w:id="964241484">
          <w:marLeft w:val="0"/>
          <w:marRight w:val="0"/>
          <w:marTop w:val="0"/>
          <w:marBottom w:val="0"/>
          <w:divBdr>
            <w:top w:val="none" w:sz="0" w:space="0" w:color="auto"/>
            <w:left w:val="none" w:sz="0" w:space="0" w:color="auto"/>
            <w:bottom w:val="none" w:sz="0" w:space="0" w:color="auto"/>
            <w:right w:val="none" w:sz="0" w:space="0" w:color="auto"/>
          </w:divBdr>
        </w:div>
        <w:div w:id="1939831873">
          <w:marLeft w:val="0"/>
          <w:marRight w:val="0"/>
          <w:marTop w:val="0"/>
          <w:marBottom w:val="0"/>
          <w:divBdr>
            <w:top w:val="none" w:sz="0" w:space="0" w:color="auto"/>
            <w:left w:val="none" w:sz="0" w:space="0" w:color="auto"/>
            <w:bottom w:val="none" w:sz="0" w:space="0" w:color="auto"/>
            <w:right w:val="none" w:sz="0" w:space="0" w:color="auto"/>
          </w:divBdr>
        </w:div>
        <w:div w:id="68963759">
          <w:marLeft w:val="0"/>
          <w:marRight w:val="0"/>
          <w:marTop w:val="0"/>
          <w:marBottom w:val="0"/>
          <w:divBdr>
            <w:top w:val="none" w:sz="0" w:space="0" w:color="auto"/>
            <w:left w:val="none" w:sz="0" w:space="0" w:color="auto"/>
            <w:bottom w:val="none" w:sz="0" w:space="0" w:color="auto"/>
            <w:right w:val="none" w:sz="0" w:space="0" w:color="auto"/>
          </w:divBdr>
        </w:div>
        <w:div w:id="1489054899">
          <w:marLeft w:val="0"/>
          <w:marRight w:val="0"/>
          <w:marTop w:val="0"/>
          <w:marBottom w:val="0"/>
          <w:divBdr>
            <w:top w:val="none" w:sz="0" w:space="0" w:color="auto"/>
            <w:left w:val="none" w:sz="0" w:space="0" w:color="auto"/>
            <w:bottom w:val="none" w:sz="0" w:space="0" w:color="auto"/>
            <w:right w:val="none" w:sz="0" w:space="0" w:color="auto"/>
          </w:divBdr>
        </w:div>
        <w:div w:id="1669291163">
          <w:marLeft w:val="0"/>
          <w:marRight w:val="0"/>
          <w:marTop w:val="0"/>
          <w:marBottom w:val="0"/>
          <w:divBdr>
            <w:top w:val="none" w:sz="0" w:space="0" w:color="auto"/>
            <w:left w:val="none" w:sz="0" w:space="0" w:color="auto"/>
            <w:bottom w:val="none" w:sz="0" w:space="0" w:color="auto"/>
            <w:right w:val="none" w:sz="0" w:space="0" w:color="auto"/>
          </w:divBdr>
        </w:div>
        <w:div w:id="1290672849">
          <w:marLeft w:val="0"/>
          <w:marRight w:val="0"/>
          <w:marTop w:val="0"/>
          <w:marBottom w:val="0"/>
          <w:divBdr>
            <w:top w:val="none" w:sz="0" w:space="0" w:color="auto"/>
            <w:left w:val="none" w:sz="0" w:space="0" w:color="auto"/>
            <w:bottom w:val="none" w:sz="0" w:space="0" w:color="auto"/>
            <w:right w:val="none" w:sz="0" w:space="0" w:color="auto"/>
          </w:divBdr>
        </w:div>
        <w:div w:id="1439982714">
          <w:marLeft w:val="0"/>
          <w:marRight w:val="0"/>
          <w:marTop w:val="0"/>
          <w:marBottom w:val="0"/>
          <w:divBdr>
            <w:top w:val="none" w:sz="0" w:space="0" w:color="auto"/>
            <w:left w:val="none" w:sz="0" w:space="0" w:color="auto"/>
            <w:bottom w:val="none" w:sz="0" w:space="0" w:color="auto"/>
            <w:right w:val="none" w:sz="0" w:space="0" w:color="auto"/>
          </w:divBdr>
        </w:div>
        <w:div w:id="1042055116">
          <w:marLeft w:val="0"/>
          <w:marRight w:val="0"/>
          <w:marTop w:val="0"/>
          <w:marBottom w:val="0"/>
          <w:divBdr>
            <w:top w:val="none" w:sz="0" w:space="0" w:color="auto"/>
            <w:left w:val="none" w:sz="0" w:space="0" w:color="auto"/>
            <w:bottom w:val="none" w:sz="0" w:space="0" w:color="auto"/>
            <w:right w:val="none" w:sz="0" w:space="0" w:color="auto"/>
          </w:divBdr>
        </w:div>
        <w:div w:id="1917860713">
          <w:marLeft w:val="0"/>
          <w:marRight w:val="0"/>
          <w:marTop w:val="0"/>
          <w:marBottom w:val="0"/>
          <w:divBdr>
            <w:top w:val="none" w:sz="0" w:space="0" w:color="auto"/>
            <w:left w:val="none" w:sz="0" w:space="0" w:color="auto"/>
            <w:bottom w:val="none" w:sz="0" w:space="0" w:color="auto"/>
            <w:right w:val="none" w:sz="0" w:space="0" w:color="auto"/>
          </w:divBdr>
        </w:div>
        <w:div w:id="1198856944">
          <w:marLeft w:val="0"/>
          <w:marRight w:val="0"/>
          <w:marTop w:val="0"/>
          <w:marBottom w:val="0"/>
          <w:divBdr>
            <w:top w:val="none" w:sz="0" w:space="0" w:color="auto"/>
            <w:left w:val="none" w:sz="0" w:space="0" w:color="auto"/>
            <w:bottom w:val="none" w:sz="0" w:space="0" w:color="auto"/>
            <w:right w:val="none" w:sz="0" w:space="0" w:color="auto"/>
          </w:divBdr>
        </w:div>
        <w:div w:id="148057131">
          <w:marLeft w:val="0"/>
          <w:marRight w:val="0"/>
          <w:marTop w:val="0"/>
          <w:marBottom w:val="0"/>
          <w:divBdr>
            <w:top w:val="none" w:sz="0" w:space="0" w:color="auto"/>
            <w:left w:val="none" w:sz="0" w:space="0" w:color="auto"/>
            <w:bottom w:val="none" w:sz="0" w:space="0" w:color="auto"/>
            <w:right w:val="none" w:sz="0" w:space="0" w:color="auto"/>
          </w:divBdr>
        </w:div>
        <w:div w:id="2018463264">
          <w:marLeft w:val="0"/>
          <w:marRight w:val="0"/>
          <w:marTop w:val="0"/>
          <w:marBottom w:val="0"/>
          <w:divBdr>
            <w:top w:val="none" w:sz="0" w:space="0" w:color="auto"/>
            <w:left w:val="none" w:sz="0" w:space="0" w:color="auto"/>
            <w:bottom w:val="none" w:sz="0" w:space="0" w:color="auto"/>
            <w:right w:val="none" w:sz="0" w:space="0" w:color="auto"/>
          </w:divBdr>
        </w:div>
        <w:div w:id="1166559151">
          <w:marLeft w:val="0"/>
          <w:marRight w:val="0"/>
          <w:marTop w:val="0"/>
          <w:marBottom w:val="0"/>
          <w:divBdr>
            <w:top w:val="none" w:sz="0" w:space="0" w:color="auto"/>
            <w:left w:val="none" w:sz="0" w:space="0" w:color="auto"/>
            <w:bottom w:val="none" w:sz="0" w:space="0" w:color="auto"/>
            <w:right w:val="none" w:sz="0" w:space="0" w:color="auto"/>
          </w:divBdr>
        </w:div>
        <w:div w:id="634651106">
          <w:marLeft w:val="0"/>
          <w:marRight w:val="0"/>
          <w:marTop w:val="0"/>
          <w:marBottom w:val="0"/>
          <w:divBdr>
            <w:top w:val="none" w:sz="0" w:space="0" w:color="auto"/>
            <w:left w:val="none" w:sz="0" w:space="0" w:color="auto"/>
            <w:bottom w:val="none" w:sz="0" w:space="0" w:color="auto"/>
            <w:right w:val="none" w:sz="0" w:space="0" w:color="auto"/>
          </w:divBdr>
        </w:div>
        <w:div w:id="985865669">
          <w:marLeft w:val="0"/>
          <w:marRight w:val="0"/>
          <w:marTop w:val="0"/>
          <w:marBottom w:val="0"/>
          <w:divBdr>
            <w:top w:val="none" w:sz="0" w:space="0" w:color="auto"/>
            <w:left w:val="none" w:sz="0" w:space="0" w:color="auto"/>
            <w:bottom w:val="none" w:sz="0" w:space="0" w:color="auto"/>
            <w:right w:val="none" w:sz="0" w:space="0" w:color="auto"/>
          </w:divBdr>
        </w:div>
        <w:div w:id="233590028">
          <w:marLeft w:val="0"/>
          <w:marRight w:val="0"/>
          <w:marTop w:val="0"/>
          <w:marBottom w:val="0"/>
          <w:divBdr>
            <w:top w:val="none" w:sz="0" w:space="0" w:color="auto"/>
            <w:left w:val="none" w:sz="0" w:space="0" w:color="auto"/>
            <w:bottom w:val="none" w:sz="0" w:space="0" w:color="auto"/>
            <w:right w:val="none" w:sz="0" w:space="0" w:color="auto"/>
          </w:divBdr>
        </w:div>
        <w:div w:id="1983004808">
          <w:marLeft w:val="0"/>
          <w:marRight w:val="0"/>
          <w:marTop w:val="0"/>
          <w:marBottom w:val="0"/>
          <w:divBdr>
            <w:top w:val="none" w:sz="0" w:space="0" w:color="auto"/>
            <w:left w:val="none" w:sz="0" w:space="0" w:color="auto"/>
            <w:bottom w:val="none" w:sz="0" w:space="0" w:color="auto"/>
            <w:right w:val="none" w:sz="0" w:space="0" w:color="auto"/>
          </w:divBdr>
        </w:div>
        <w:div w:id="1055083956">
          <w:marLeft w:val="0"/>
          <w:marRight w:val="0"/>
          <w:marTop w:val="0"/>
          <w:marBottom w:val="0"/>
          <w:divBdr>
            <w:top w:val="none" w:sz="0" w:space="0" w:color="auto"/>
            <w:left w:val="none" w:sz="0" w:space="0" w:color="auto"/>
            <w:bottom w:val="none" w:sz="0" w:space="0" w:color="auto"/>
            <w:right w:val="none" w:sz="0" w:space="0" w:color="auto"/>
          </w:divBdr>
        </w:div>
        <w:div w:id="538051837">
          <w:marLeft w:val="0"/>
          <w:marRight w:val="0"/>
          <w:marTop w:val="0"/>
          <w:marBottom w:val="0"/>
          <w:divBdr>
            <w:top w:val="none" w:sz="0" w:space="0" w:color="auto"/>
            <w:left w:val="none" w:sz="0" w:space="0" w:color="auto"/>
            <w:bottom w:val="none" w:sz="0" w:space="0" w:color="auto"/>
            <w:right w:val="none" w:sz="0" w:space="0" w:color="auto"/>
          </w:divBdr>
        </w:div>
        <w:div w:id="1571496215">
          <w:marLeft w:val="0"/>
          <w:marRight w:val="0"/>
          <w:marTop w:val="0"/>
          <w:marBottom w:val="0"/>
          <w:divBdr>
            <w:top w:val="none" w:sz="0" w:space="0" w:color="auto"/>
            <w:left w:val="none" w:sz="0" w:space="0" w:color="auto"/>
            <w:bottom w:val="none" w:sz="0" w:space="0" w:color="auto"/>
            <w:right w:val="none" w:sz="0" w:space="0" w:color="auto"/>
          </w:divBdr>
        </w:div>
        <w:div w:id="2058890245">
          <w:marLeft w:val="0"/>
          <w:marRight w:val="0"/>
          <w:marTop w:val="0"/>
          <w:marBottom w:val="0"/>
          <w:divBdr>
            <w:top w:val="none" w:sz="0" w:space="0" w:color="auto"/>
            <w:left w:val="none" w:sz="0" w:space="0" w:color="auto"/>
            <w:bottom w:val="none" w:sz="0" w:space="0" w:color="auto"/>
            <w:right w:val="none" w:sz="0" w:space="0" w:color="auto"/>
          </w:divBdr>
        </w:div>
        <w:div w:id="1280262737">
          <w:marLeft w:val="0"/>
          <w:marRight w:val="0"/>
          <w:marTop w:val="0"/>
          <w:marBottom w:val="0"/>
          <w:divBdr>
            <w:top w:val="none" w:sz="0" w:space="0" w:color="auto"/>
            <w:left w:val="none" w:sz="0" w:space="0" w:color="auto"/>
            <w:bottom w:val="none" w:sz="0" w:space="0" w:color="auto"/>
            <w:right w:val="none" w:sz="0" w:space="0" w:color="auto"/>
          </w:divBdr>
        </w:div>
        <w:div w:id="698555080">
          <w:marLeft w:val="0"/>
          <w:marRight w:val="0"/>
          <w:marTop w:val="0"/>
          <w:marBottom w:val="0"/>
          <w:divBdr>
            <w:top w:val="none" w:sz="0" w:space="0" w:color="auto"/>
            <w:left w:val="none" w:sz="0" w:space="0" w:color="auto"/>
            <w:bottom w:val="none" w:sz="0" w:space="0" w:color="auto"/>
            <w:right w:val="none" w:sz="0" w:space="0" w:color="auto"/>
          </w:divBdr>
        </w:div>
      </w:divsChild>
    </w:div>
    <w:div w:id="1840195374">
      <w:bodyDiv w:val="1"/>
      <w:marLeft w:val="0"/>
      <w:marRight w:val="0"/>
      <w:marTop w:val="0"/>
      <w:marBottom w:val="0"/>
      <w:divBdr>
        <w:top w:val="none" w:sz="0" w:space="0" w:color="auto"/>
        <w:left w:val="none" w:sz="0" w:space="0" w:color="auto"/>
        <w:bottom w:val="none" w:sz="0" w:space="0" w:color="auto"/>
        <w:right w:val="none" w:sz="0" w:space="0" w:color="auto"/>
      </w:divBdr>
    </w:div>
    <w:div w:id="1840269759">
      <w:bodyDiv w:val="1"/>
      <w:marLeft w:val="0"/>
      <w:marRight w:val="0"/>
      <w:marTop w:val="0"/>
      <w:marBottom w:val="0"/>
      <w:divBdr>
        <w:top w:val="none" w:sz="0" w:space="0" w:color="auto"/>
        <w:left w:val="none" w:sz="0" w:space="0" w:color="auto"/>
        <w:bottom w:val="none" w:sz="0" w:space="0" w:color="auto"/>
        <w:right w:val="none" w:sz="0" w:space="0" w:color="auto"/>
      </w:divBdr>
    </w:div>
    <w:div w:id="1840460551">
      <w:bodyDiv w:val="1"/>
      <w:marLeft w:val="0"/>
      <w:marRight w:val="0"/>
      <w:marTop w:val="0"/>
      <w:marBottom w:val="0"/>
      <w:divBdr>
        <w:top w:val="none" w:sz="0" w:space="0" w:color="auto"/>
        <w:left w:val="none" w:sz="0" w:space="0" w:color="auto"/>
        <w:bottom w:val="none" w:sz="0" w:space="0" w:color="auto"/>
        <w:right w:val="none" w:sz="0" w:space="0" w:color="auto"/>
      </w:divBdr>
    </w:div>
    <w:div w:id="1840726725">
      <w:bodyDiv w:val="1"/>
      <w:marLeft w:val="0"/>
      <w:marRight w:val="0"/>
      <w:marTop w:val="0"/>
      <w:marBottom w:val="0"/>
      <w:divBdr>
        <w:top w:val="none" w:sz="0" w:space="0" w:color="auto"/>
        <w:left w:val="none" w:sz="0" w:space="0" w:color="auto"/>
        <w:bottom w:val="none" w:sz="0" w:space="0" w:color="auto"/>
        <w:right w:val="none" w:sz="0" w:space="0" w:color="auto"/>
      </w:divBdr>
    </w:div>
    <w:div w:id="1840733134">
      <w:bodyDiv w:val="1"/>
      <w:marLeft w:val="0"/>
      <w:marRight w:val="0"/>
      <w:marTop w:val="0"/>
      <w:marBottom w:val="0"/>
      <w:divBdr>
        <w:top w:val="none" w:sz="0" w:space="0" w:color="auto"/>
        <w:left w:val="none" w:sz="0" w:space="0" w:color="auto"/>
        <w:bottom w:val="none" w:sz="0" w:space="0" w:color="auto"/>
        <w:right w:val="none" w:sz="0" w:space="0" w:color="auto"/>
      </w:divBdr>
    </w:div>
    <w:div w:id="1841306837">
      <w:bodyDiv w:val="1"/>
      <w:marLeft w:val="0"/>
      <w:marRight w:val="0"/>
      <w:marTop w:val="0"/>
      <w:marBottom w:val="0"/>
      <w:divBdr>
        <w:top w:val="none" w:sz="0" w:space="0" w:color="auto"/>
        <w:left w:val="none" w:sz="0" w:space="0" w:color="auto"/>
        <w:bottom w:val="none" w:sz="0" w:space="0" w:color="auto"/>
        <w:right w:val="none" w:sz="0" w:space="0" w:color="auto"/>
      </w:divBdr>
    </w:div>
    <w:div w:id="1841311150">
      <w:bodyDiv w:val="1"/>
      <w:marLeft w:val="0"/>
      <w:marRight w:val="0"/>
      <w:marTop w:val="0"/>
      <w:marBottom w:val="0"/>
      <w:divBdr>
        <w:top w:val="none" w:sz="0" w:space="0" w:color="auto"/>
        <w:left w:val="none" w:sz="0" w:space="0" w:color="auto"/>
        <w:bottom w:val="none" w:sz="0" w:space="0" w:color="auto"/>
        <w:right w:val="none" w:sz="0" w:space="0" w:color="auto"/>
      </w:divBdr>
    </w:div>
    <w:div w:id="1841385112">
      <w:bodyDiv w:val="1"/>
      <w:marLeft w:val="0"/>
      <w:marRight w:val="0"/>
      <w:marTop w:val="0"/>
      <w:marBottom w:val="0"/>
      <w:divBdr>
        <w:top w:val="none" w:sz="0" w:space="0" w:color="auto"/>
        <w:left w:val="none" w:sz="0" w:space="0" w:color="auto"/>
        <w:bottom w:val="none" w:sz="0" w:space="0" w:color="auto"/>
        <w:right w:val="none" w:sz="0" w:space="0" w:color="auto"/>
      </w:divBdr>
    </w:div>
    <w:div w:id="1841460175">
      <w:bodyDiv w:val="1"/>
      <w:marLeft w:val="0"/>
      <w:marRight w:val="0"/>
      <w:marTop w:val="0"/>
      <w:marBottom w:val="0"/>
      <w:divBdr>
        <w:top w:val="none" w:sz="0" w:space="0" w:color="auto"/>
        <w:left w:val="none" w:sz="0" w:space="0" w:color="auto"/>
        <w:bottom w:val="none" w:sz="0" w:space="0" w:color="auto"/>
        <w:right w:val="none" w:sz="0" w:space="0" w:color="auto"/>
      </w:divBdr>
      <w:divsChild>
        <w:div w:id="454715162">
          <w:marLeft w:val="0"/>
          <w:marRight w:val="0"/>
          <w:marTop w:val="0"/>
          <w:marBottom w:val="0"/>
          <w:divBdr>
            <w:top w:val="none" w:sz="0" w:space="0" w:color="auto"/>
            <w:left w:val="none" w:sz="0" w:space="0" w:color="auto"/>
            <w:bottom w:val="none" w:sz="0" w:space="0" w:color="auto"/>
            <w:right w:val="none" w:sz="0" w:space="0" w:color="auto"/>
          </w:divBdr>
        </w:div>
        <w:div w:id="2137142954">
          <w:marLeft w:val="0"/>
          <w:marRight w:val="0"/>
          <w:marTop w:val="0"/>
          <w:marBottom w:val="0"/>
          <w:divBdr>
            <w:top w:val="none" w:sz="0" w:space="0" w:color="auto"/>
            <w:left w:val="none" w:sz="0" w:space="0" w:color="auto"/>
            <w:bottom w:val="none" w:sz="0" w:space="0" w:color="auto"/>
            <w:right w:val="none" w:sz="0" w:space="0" w:color="auto"/>
          </w:divBdr>
        </w:div>
        <w:div w:id="714619030">
          <w:marLeft w:val="0"/>
          <w:marRight w:val="0"/>
          <w:marTop w:val="0"/>
          <w:marBottom w:val="0"/>
          <w:divBdr>
            <w:top w:val="none" w:sz="0" w:space="0" w:color="auto"/>
            <w:left w:val="none" w:sz="0" w:space="0" w:color="auto"/>
            <w:bottom w:val="none" w:sz="0" w:space="0" w:color="auto"/>
            <w:right w:val="none" w:sz="0" w:space="0" w:color="auto"/>
          </w:divBdr>
        </w:div>
        <w:div w:id="1494759669">
          <w:marLeft w:val="0"/>
          <w:marRight w:val="0"/>
          <w:marTop w:val="0"/>
          <w:marBottom w:val="0"/>
          <w:divBdr>
            <w:top w:val="none" w:sz="0" w:space="0" w:color="auto"/>
            <w:left w:val="none" w:sz="0" w:space="0" w:color="auto"/>
            <w:bottom w:val="none" w:sz="0" w:space="0" w:color="auto"/>
            <w:right w:val="none" w:sz="0" w:space="0" w:color="auto"/>
          </w:divBdr>
        </w:div>
        <w:div w:id="564218697">
          <w:marLeft w:val="0"/>
          <w:marRight w:val="0"/>
          <w:marTop w:val="0"/>
          <w:marBottom w:val="0"/>
          <w:divBdr>
            <w:top w:val="none" w:sz="0" w:space="0" w:color="auto"/>
            <w:left w:val="none" w:sz="0" w:space="0" w:color="auto"/>
            <w:bottom w:val="none" w:sz="0" w:space="0" w:color="auto"/>
            <w:right w:val="none" w:sz="0" w:space="0" w:color="auto"/>
          </w:divBdr>
        </w:div>
        <w:div w:id="1406341483">
          <w:marLeft w:val="0"/>
          <w:marRight w:val="0"/>
          <w:marTop w:val="0"/>
          <w:marBottom w:val="0"/>
          <w:divBdr>
            <w:top w:val="none" w:sz="0" w:space="0" w:color="auto"/>
            <w:left w:val="none" w:sz="0" w:space="0" w:color="auto"/>
            <w:bottom w:val="none" w:sz="0" w:space="0" w:color="auto"/>
            <w:right w:val="none" w:sz="0" w:space="0" w:color="auto"/>
          </w:divBdr>
        </w:div>
        <w:div w:id="1221360181">
          <w:marLeft w:val="0"/>
          <w:marRight w:val="0"/>
          <w:marTop w:val="0"/>
          <w:marBottom w:val="0"/>
          <w:divBdr>
            <w:top w:val="none" w:sz="0" w:space="0" w:color="auto"/>
            <w:left w:val="none" w:sz="0" w:space="0" w:color="auto"/>
            <w:bottom w:val="none" w:sz="0" w:space="0" w:color="auto"/>
            <w:right w:val="none" w:sz="0" w:space="0" w:color="auto"/>
          </w:divBdr>
        </w:div>
        <w:div w:id="1592659172">
          <w:marLeft w:val="0"/>
          <w:marRight w:val="0"/>
          <w:marTop w:val="0"/>
          <w:marBottom w:val="0"/>
          <w:divBdr>
            <w:top w:val="none" w:sz="0" w:space="0" w:color="auto"/>
            <w:left w:val="none" w:sz="0" w:space="0" w:color="auto"/>
            <w:bottom w:val="none" w:sz="0" w:space="0" w:color="auto"/>
            <w:right w:val="none" w:sz="0" w:space="0" w:color="auto"/>
          </w:divBdr>
        </w:div>
        <w:div w:id="376707032">
          <w:marLeft w:val="0"/>
          <w:marRight w:val="0"/>
          <w:marTop w:val="0"/>
          <w:marBottom w:val="0"/>
          <w:divBdr>
            <w:top w:val="none" w:sz="0" w:space="0" w:color="auto"/>
            <w:left w:val="none" w:sz="0" w:space="0" w:color="auto"/>
            <w:bottom w:val="none" w:sz="0" w:space="0" w:color="auto"/>
            <w:right w:val="none" w:sz="0" w:space="0" w:color="auto"/>
          </w:divBdr>
        </w:div>
        <w:div w:id="1247494764">
          <w:marLeft w:val="0"/>
          <w:marRight w:val="0"/>
          <w:marTop w:val="0"/>
          <w:marBottom w:val="0"/>
          <w:divBdr>
            <w:top w:val="none" w:sz="0" w:space="0" w:color="auto"/>
            <w:left w:val="none" w:sz="0" w:space="0" w:color="auto"/>
            <w:bottom w:val="none" w:sz="0" w:space="0" w:color="auto"/>
            <w:right w:val="none" w:sz="0" w:space="0" w:color="auto"/>
          </w:divBdr>
        </w:div>
        <w:div w:id="974407263">
          <w:marLeft w:val="0"/>
          <w:marRight w:val="0"/>
          <w:marTop w:val="0"/>
          <w:marBottom w:val="0"/>
          <w:divBdr>
            <w:top w:val="none" w:sz="0" w:space="0" w:color="auto"/>
            <w:left w:val="none" w:sz="0" w:space="0" w:color="auto"/>
            <w:bottom w:val="none" w:sz="0" w:space="0" w:color="auto"/>
            <w:right w:val="none" w:sz="0" w:space="0" w:color="auto"/>
          </w:divBdr>
        </w:div>
        <w:div w:id="1064987814">
          <w:marLeft w:val="0"/>
          <w:marRight w:val="0"/>
          <w:marTop w:val="0"/>
          <w:marBottom w:val="0"/>
          <w:divBdr>
            <w:top w:val="none" w:sz="0" w:space="0" w:color="auto"/>
            <w:left w:val="none" w:sz="0" w:space="0" w:color="auto"/>
            <w:bottom w:val="none" w:sz="0" w:space="0" w:color="auto"/>
            <w:right w:val="none" w:sz="0" w:space="0" w:color="auto"/>
          </w:divBdr>
        </w:div>
        <w:div w:id="1003625128">
          <w:marLeft w:val="0"/>
          <w:marRight w:val="0"/>
          <w:marTop w:val="0"/>
          <w:marBottom w:val="0"/>
          <w:divBdr>
            <w:top w:val="none" w:sz="0" w:space="0" w:color="auto"/>
            <w:left w:val="none" w:sz="0" w:space="0" w:color="auto"/>
            <w:bottom w:val="none" w:sz="0" w:space="0" w:color="auto"/>
            <w:right w:val="none" w:sz="0" w:space="0" w:color="auto"/>
          </w:divBdr>
        </w:div>
        <w:div w:id="704912751">
          <w:marLeft w:val="0"/>
          <w:marRight w:val="0"/>
          <w:marTop w:val="0"/>
          <w:marBottom w:val="0"/>
          <w:divBdr>
            <w:top w:val="none" w:sz="0" w:space="0" w:color="auto"/>
            <w:left w:val="none" w:sz="0" w:space="0" w:color="auto"/>
            <w:bottom w:val="none" w:sz="0" w:space="0" w:color="auto"/>
            <w:right w:val="none" w:sz="0" w:space="0" w:color="auto"/>
          </w:divBdr>
        </w:div>
        <w:div w:id="862208699">
          <w:marLeft w:val="0"/>
          <w:marRight w:val="0"/>
          <w:marTop w:val="0"/>
          <w:marBottom w:val="0"/>
          <w:divBdr>
            <w:top w:val="none" w:sz="0" w:space="0" w:color="auto"/>
            <w:left w:val="none" w:sz="0" w:space="0" w:color="auto"/>
            <w:bottom w:val="none" w:sz="0" w:space="0" w:color="auto"/>
            <w:right w:val="none" w:sz="0" w:space="0" w:color="auto"/>
          </w:divBdr>
        </w:div>
        <w:div w:id="252977634">
          <w:marLeft w:val="0"/>
          <w:marRight w:val="0"/>
          <w:marTop w:val="0"/>
          <w:marBottom w:val="0"/>
          <w:divBdr>
            <w:top w:val="none" w:sz="0" w:space="0" w:color="auto"/>
            <w:left w:val="none" w:sz="0" w:space="0" w:color="auto"/>
            <w:bottom w:val="none" w:sz="0" w:space="0" w:color="auto"/>
            <w:right w:val="none" w:sz="0" w:space="0" w:color="auto"/>
          </w:divBdr>
        </w:div>
        <w:div w:id="1754620334">
          <w:marLeft w:val="0"/>
          <w:marRight w:val="0"/>
          <w:marTop w:val="0"/>
          <w:marBottom w:val="0"/>
          <w:divBdr>
            <w:top w:val="none" w:sz="0" w:space="0" w:color="auto"/>
            <w:left w:val="none" w:sz="0" w:space="0" w:color="auto"/>
            <w:bottom w:val="none" w:sz="0" w:space="0" w:color="auto"/>
            <w:right w:val="none" w:sz="0" w:space="0" w:color="auto"/>
          </w:divBdr>
        </w:div>
        <w:div w:id="91900814">
          <w:marLeft w:val="0"/>
          <w:marRight w:val="0"/>
          <w:marTop w:val="0"/>
          <w:marBottom w:val="0"/>
          <w:divBdr>
            <w:top w:val="none" w:sz="0" w:space="0" w:color="auto"/>
            <w:left w:val="none" w:sz="0" w:space="0" w:color="auto"/>
            <w:bottom w:val="none" w:sz="0" w:space="0" w:color="auto"/>
            <w:right w:val="none" w:sz="0" w:space="0" w:color="auto"/>
          </w:divBdr>
        </w:div>
        <w:div w:id="590236255">
          <w:marLeft w:val="0"/>
          <w:marRight w:val="0"/>
          <w:marTop w:val="0"/>
          <w:marBottom w:val="0"/>
          <w:divBdr>
            <w:top w:val="none" w:sz="0" w:space="0" w:color="auto"/>
            <w:left w:val="none" w:sz="0" w:space="0" w:color="auto"/>
            <w:bottom w:val="none" w:sz="0" w:space="0" w:color="auto"/>
            <w:right w:val="none" w:sz="0" w:space="0" w:color="auto"/>
          </w:divBdr>
        </w:div>
        <w:div w:id="1182860693">
          <w:marLeft w:val="0"/>
          <w:marRight w:val="0"/>
          <w:marTop w:val="0"/>
          <w:marBottom w:val="0"/>
          <w:divBdr>
            <w:top w:val="none" w:sz="0" w:space="0" w:color="auto"/>
            <w:left w:val="none" w:sz="0" w:space="0" w:color="auto"/>
            <w:bottom w:val="none" w:sz="0" w:space="0" w:color="auto"/>
            <w:right w:val="none" w:sz="0" w:space="0" w:color="auto"/>
          </w:divBdr>
        </w:div>
        <w:div w:id="903414095">
          <w:marLeft w:val="0"/>
          <w:marRight w:val="0"/>
          <w:marTop w:val="0"/>
          <w:marBottom w:val="0"/>
          <w:divBdr>
            <w:top w:val="none" w:sz="0" w:space="0" w:color="auto"/>
            <w:left w:val="none" w:sz="0" w:space="0" w:color="auto"/>
            <w:bottom w:val="none" w:sz="0" w:space="0" w:color="auto"/>
            <w:right w:val="none" w:sz="0" w:space="0" w:color="auto"/>
          </w:divBdr>
        </w:div>
        <w:div w:id="862062005">
          <w:marLeft w:val="0"/>
          <w:marRight w:val="0"/>
          <w:marTop w:val="0"/>
          <w:marBottom w:val="0"/>
          <w:divBdr>
            <w:top w:val="none" w:sz="0" w:space="0" w:color="auto"/>
            <w:left w:val="none" w:sz="0" w:space="0" w:color="auto"/>
            <w:bottom w:val="none" w:sz="0" w:space="0" w:color="auto"/>
            <w:right w:val="none" w:sz="0" w:space="0" w:color="auto"/>
          </w:divBdr>
        </w:div>
        <w:div w:id="1842963632">
          <w:marLeft w:val="0"/>
          <w:marRight w:val="0"/>
          <w:marTop w:val="0"/>
          <w:marBottom w:val="0"/>
          <w:divBdr>
            <w:top w:val="none" w:sz="0" w:space="0" w:color="auto"/>
            <w:left w:val="none" w:sz="0" w:space="0" w:color="auto"/>
            <w:bottom w:val="none" w:sz="0" w:space="0" w:color="auto"/>
            <w:right w:val="none" w:sz="0" w:space="0" w:color="auto"/>
          </w:divBdr>
        </w:div>
        <w:div w:id="1317221534">
          <w:marLeft w:val="0"/>
          <w:marRight w:val="0"/>
          <w:marTop w:val="0"/>
          <w:marBottom w:val="0"/>
          <w:divBdr>
            <w:top w:val="none" w:sz="0" w:space="0" w:color="auto"/>
            <w:left w:val="none" w:sz="0" w:space="0" w:color="auto"/>
            <w:bottom w:val="none" w:sz="0" w:space="0" w:color="auto"/>
            <w:right w:val="none" w:sz="0" w:space="0" w:color="auto"/>
          </w:divBdr>
        </w:div>
        <w:div w:id="684985410">
          <w:marLeft w:val="0"/>
          <w:marRight w:val="0"/>
          <w:marTop w:val="0"/>
          <w:marBottom w:val="0"/>
          <w:divBdr>
            <w:top w:val="none" w:sz="0" w:space="0" w:color="auto"/>
            <w:left w:val="none" w:sz="0" w:space="0" w:color="auto"/>
            <w:bottom w:val="none" w:sz="0" w:space="0" w:color="auto"/>
            <w:right w:val="none" w:sz="0" w:space="0" w:color="auto"/>
          </w:divBdr>
        </w:div>
        <w:div w:id="1515724899">
          <w:marLeft w:val="0"/>
          <w:marRight w:val="0"/>
          <w:marTop w:val="0"/>
          <w:marBottom w:val="0"/>
          <w:divBdr>
            <w:top w:val="none" w:sz="0" w:space="0" w:color="auto"/>
            <w:left w:val="none" w:sz="0" w:space="0" w:color="auto"/>
            <w:bottom w:val="none" w:sz="0" w:space="0" w:color="auto"/>
            <w:right w:val="none" w:sz="0" w:space="0" w:color="auto"/>
          </w:divBdr>
        </w:div>
        <w:div w:id="170216880">
          <w:marLeft w:val="0"/>
          <w:marRight w:val="0"/>
          <w:marTop w:val="0"/>
          <w:marBottom w:val="0"/>
          <w:divBdr>
            <w:top w:val="none" w:sz="0" w:space="0" w:color="auto"/>
            <w:left w:val="none" w:sz="0" w:space="0" w:color="auto"/>
            <w:bottom w:val="none" w:sz="0" w:space="0" w:color="auto"/>
            <w:right w:val="none" w:sz="0" w:space="0" w:color="auto"/>
          </w:divBdr>
        </w:div>
        <w:div w:id="1884709183">
          <w:marLeft w:val="0"/>
          <w:marRight w:val="0"/>
          <w:marTop w:val="0"/>
          <w:marBottom w:val="0"/>
          <w:divBdr>
            <w:top w:val="none" w:sz="0" w:space="0" w:color="auto"/>
            <w:left w:val="none" w:sz="0" w:space="0" w:color="auto"/>
            <w:bottom w:val="none" w:sz="0" w:space="0" w:color="auto"/>
            <w:right w:val="none" w:sz="0" w:space="0" w:color="auto"/>
          </w:divBdr>
        </w:div>
        <w:div w:id="1465656358">
          <w:marLeft w:val="0"/>
          <w:marRight w:val="0"/>
          <w:marTop w:val="0"/>
          <w:marBottom w:val="0"/>
          <w:divBdr>
            <w:top w:val="none" w:sz="0" w:space="0" w:color="auto"/>
            <w:left w:val="none" w:sz="0" w:space="0" w:color="auto"/>
            <w:bottom w:val="none" w:sz="0" w:space="0" w:color="auto"/>
            <w:right w:val="none" w:sz="0" w:space="0" w:color="auto"/>
          </w:divBdr>
        </w:div>
        <w:div w:id="1359820630">
          <w:marLeft w:val="0"/>
          <w:marRight w:val="0"/>
          <w:marTop w:val="0"/>
          <w:marBottom w:val="0"/>
          <w:divBdr>
            <w:top w:val="none" w:sz="0" w:space="0" w:color="auto"/>
            <w:left w:val="none" w:sz="0" w:space="0" w:color="auto"/>
            <w:bottom w:val="none" w:sz="0" w:space="0" w:color="auto"/>
            <w:right w:val="none" w:sz="0" w:space="0" w:color="auto"/>
          </w:divBdr>
        </w:div>
        <w:div w:id="2044667501">
          <w:marLeft w:val="0"/>
          <w:marRight w:val="0"/>
          <w:marTop w:val="0"/>
          <w:marBottom w:val="0"/>
          <w:divBdr>
            <w:top w:val="none" w:sz="0" w:space="0" w:color="auto"/>
            <w:left w:val="none" w:sz="0" w:space="0" w:color="auto"/>
            <w:bottom w:val="none" w:sz="0" w:space="0" w:color="auto"/>
            <w:right w:val="none" w:sz="0" w:space="0" w:color="auto"/>
          </w:divBdr>
        </w:div>
        <w:div w:id="867375562">
          <w:marLeft w:val="0"/>
          <w:marRight w:val="0"/>
          <w:marTop w:val="0"/>
          <w:marBottom w:val="0"/>
          <w:divBdr>
            <w:top w:val="none" w:sz="0" w:space="0" w:color="auto"/>
            <w:left w:val="none" w:sz="0" w:space="0" w:color="auto"/>
            <w:bottom w:val="none" w:sz="0" w:space="0" w:color="auto"/>
            <w:right w:val="none" w:sz="0" w:space="0" w:color="auto"/>
          </w:divBdr>
        </w:div>
        <w:div w:id="1922565206">
          <w:marLeft w:val="0"/>
          <w:marRight w:val="0"/>
          <w:marTop w:val="0"/>
          <w:marBottom w:val="0"/>
          <w:divBdr>
            <w:top w:val="none" w:sz="0" w:space="0" w:color="auto"/>
            <w:left w:val="none" w:sz="0" w:space="0" w:color="auto"/>
            <w:bottom w:val="none" w:sz="0" w:space="0" w:color="auto"/>
            <w:right w:val="none" w:sz="0" w:space="0" w:color="auto"/>
          </w:divBdr>
        </w:div>
        <w:div w:id="1685132240">
          <w:marLeft w:val="0"/>
          <w:marRight w:val="0"/>
          <w:marTop w:val="0"/>
          <w:marBottom w:val="0"/>
          <w:divBdr>
            <w:top w:val="none" w:sz="0" w:space="0" w:color="auto"/>
            <w:left w:val="none" w:sz="0" w:space="0" w:color="auto"/>
            <w:bottom w:val="none" w:sz="0" w:space="0" w:color="auto"/>
            <w:right w:val="none" w:sz="0" w:space="0" w:color="auto"/>
          </w:divBdr>
        </w:div>
        <w:div w:id="813989874">
          <w:marLeft w:val="0"/>
          <w:marRight w:val="0"/>
          <w:marTop w:val="0"/>
          <w:marBottom w:val="0"/>
          <w:divBdr>
            <w:top w:val="none" w:sz="0" w:space="0" w:color="auto"/>
            <w:left w:val="none" w:sz="0" w:space="0" w:color="auto"/>
            <w:bottom w:val="none" w:sz="0" w:space="0" w:color="auto"/>
            <w:right w:val="none" w:sz="0" w:space="0" w:color="auto"/>
          </w:divBdr>
        </w:div>
        <w:div w:id="307393942">
          <w:marLeft w:val="0"/>
          <w:marRight w:val="0"/>
          <w:marTop w:val="0"/>
          <w:marBottom w:val="0"/>
          <w:divBdr>
            <w:top w:val="none" w:sz="0" w:space="0" w:color="auto"/>
            <w:left w:val="none" w:sz="0" w:space="0" w:color="auto"/>
            <w:bottom w:val="none" w:sz="0" w:space="0" w:color="auto"/>
            <w:right w:val="none" w:sz="0" w:space="0" w:color="auto"/>
          </w:divBdr>
        </w:div>
        <w:div w:id="743190033">
          <w:marLeft w:val="0"/>
          <w:marRight w:val="0"/>
          <w:marTop w:val="0"/>
          <w:marBottom w:val="0"/>
          <w:divBdr>
            <w:top w:val="none" w:sz="0" w:space="0" w:color="auto"/>
            <w:left w:val="none" w:sz="0" w:space="0" w:color="auto"/>
            <w:bottom w:val="none" w:sz="0" w:space="0" w:color="auto"/>
            <w:right w:val="none" w:sz="0" w:space="0" w:color="auto"/>
          </w:divBdr>
        </w:div>
        <w:div w:id="1794245474">
          <w:marLeft w:val="0"/>
          <w:marRight w:val="0"/>
          <w:marTop w:val="0"/>
          <w:marBottom w:val="0"/>
          <w:divBdr>
            <w:top w:val="none" w:sz="0" w:space="0" w:color="auto"/>
            <w:left w:val="none" w:sz="0" w:space="0" w:color="auto"/>
            <w:bottom w:val="none" w:sz="0" w:space="0" w:color="auto"/>
            <w:right w:val="none" w:sz="0" w:space="0" w:color="auto"/>
          </w:divBdr>
        </w:div>
        <w:div w:id="1634292401">
          <w:marLeft w:val="0"/>
          <w:marRight w:val="0"/>
          <w:marTop w:val="0"/>
          <w:marBottom w:val="0"/>
          <w:divBdr>
            <w:top w:val="none" w:sz="0" w:space="0" w:color="auto"/>
            <w:left w:val="none" w:sz="0" w:space="0" w:color="auto"/>
            <w:bottom w:val="none" w:sz="0" w:space="0" w:color="auto"/>
            <w:right w:val="none" w:sz="0" w:space="0" w:color="auto"/>
          </w:divBdr>
        </w:div>
      </w:divsChild>
    </w:div>
    <w:div w:id="1841657654">
      <w:bodyDiv w:val="1"/>
      <w:marLeft w:val="0"/>
      <w:marRight w:val="0"/>
      <w:marTop w:val="0"/>
      <w:marBottom w:val="0"/>
      <w:divBdr>
        <w:top w:val="none" w:sz="0" w:space="0" w:color="auto"/>
        <w:left w:val="none" w:sz="0" w:space="0" w:color="auto"/>
        <w:bottom w:val="none" w:sz="0" w:space="0" w:color="auto"/>
        <w:right w:val="none" w:sz="0" w:space="0" w:color="auto"/>
      </w:divBdr>
    </w:div>
    <w:div w:id="1842238470">
      <w:bodyDiv w:val="1"/>
      <w:marLeft w:val="0"/>
      <w:marRight w:val="0"/>
      <w:marTop w:val="0"/>
      <w:marBottom w:val="0"/>
      <w:divBdr>
        <w:top w:val="none" w:sz="0" w:space="0" w:color="auto"/>
        <w:left w:val="none" w:sz="0" w:space="0" w:color="auto"/>
        <w:bottom w:val="none" w:sz="0" w:space="0" w:color="auto"/>
        <w:right w:val="none" w:sz="0" w:space="0" w:color="auto"/>
      </w:divBdr>
    </w:div>
    <w:div w:id="1842315173">
      <w:bodyDiv w:val="1"/>
      <w:marLeft w:val="0"/>
      <w:marRight w:val="0"/>
      <w:marTop w:val="0"/>
      <w:marBottom w:val="0"/>
      <w:divBdr>
        <w:top w:val="none" w:sz="0" w:space="0" w:color="auto"/>
        <w:left w:val="none" w:sz="0" w:space="0" w:color="auto"/>
        <w:bottom w:val="none" w:sz="0" w:space="0" w:color="auto"/>
        <w:right w:val="none" w:sz="0" w:space="0" w:color="auto"/>
      </w:divBdr>
    </w:div>
    <w:div w:id="1842617752">
      <w:bodyDiv w:val="1"/>
      <w:marLeft w:val="0"/>
      <w:marRight w:val="0"/>
      <w:marTop w:val="0"/>
      <w:marBottom w:val="0"/>
      <w:divBdr>
        <w:top w:val="none" w:sz="0" w:space="0" w:color="auto"/>
        <w:left w:val="none" w:sz="0" w:space="0" w:color="auto"/>
        <w:bottom w:val="none" w:sz="0" w:space="0" w:color="auto"/>
        <w:right w:val="none" w:sz="0" w:space="0" w:color="auto"/>
      </w:divBdr>
    </w:div>
    <w:div w:id="1842692580">
      <w:bodyDiv w:val="1"/>
      <w:marLeft w:val="0"/>
      <w:marRight w:val="0"/>
      <w:marTop w:val="0"/>
      <w:marBottom w:val="0"/>
      <w:divBdr>
        <w:top w:val="none" w:sz="0" w:space="0" w:color="auto"/>
        <w:left w:val="none" w:sz="0" w:space="0" w:color="auto"/>
        <w:bottom w:val="none" w:sz="0" w:space="0" w:color="auto"/>
        <w:right w:val="none" w:sz="0" w:space="0" w:color="auto"/>
      </w:divBdr>
    </w:div>
    <w:div w:id="1843154354">
      <w:bodyDiv w:val="1"/>
      <w:marLeft w:val="0"/>
      <w:marRight w:val="0"/>
      <w:marTop w:val="0"/>
      <w:marBottom w:val="0"/>
      <w:divBdr>
        <w:top w:val="none" w:sz="0" w:space="0" w:color="auto"/>
        <w:left w:val="none" w:sz="0" w:space="0" w:color="auto"/>
        <w:bottom w:val="none" w:sz="0" w:space="0" w:color="auto"/>
        <w:right w:val="none" w:sz="0" w:space="0" w:color="auto"/>
      </w:divBdr>
    </w:div>
    <w:div w:id="1843154881">
      <w:bodyDiv w:val="1"/>
      <w:marLeft w:val="0"/>
      <w:marRight w:val="0"/>
      <w:marTop w:val="0"/>
      <w:marBottom w:val="0"/>
      <w:divBdr>
        <w:top w:val="none" w:sz="0" w:space="0" w:color="auto"/>
        <w:left w:val="none" w:sz="0" w:space="0" w:color="auto"/>
        <w:bottom w:val="none" w:sz="0" w:space="0" w:color="auto"/>
        <w:right w:val="none" w:sz="0" w:space="0" w:color="auto"/>
      </w:divBdr>
    </w:div>
    <w:div w:id="1843200833">
      <w:bodyDiv w:val="1"/>
      <w:marLeft w:val="0"/>
      <w:marRight w:val="0"/>
      <w:marTop w:val="0"/>
      <w:marBottom w:val="0"/>
      <w:divBdr>
        <w:top w:val="none" w:sz="0" w:space="0" w:color="auto"/>
        <w:left w:val="none" w:sz="0" w:space="0" w:color="auto"/>
        <w:bottom w:val="none" w:sz="0" w:space="0" w:color="auto"/>
        <w:right w:val="none" w:sz="0" w:space="0" w:color="auto"/>
      </w:divBdr>
    </w:div>
    <w:div w:id="1843281100">
      <w:bodyDiv w:val="1"/>
      <w:marLeft w:val="0"/>
      <w:marRight w:val="0"/>
      <w:marTop w:val="0"/>
      <w:marBottom w:val="0"/>
      <w:divBdr>
        <w:top w:val="none" w:sz="0" w:space="0" w:color="auto"/>
        <w:left w:val="none" w:sz="0" w:space="0" w:color="auto"/>
        <w:bottom w:val="none" w:sz="0" w:space="0" w:color="auto"/>
        <w:right w:val="none" w:sz="0" w:space="0" w:color="auto"/>
      </w:divBdr>
    </w:div>
    <w:div w:id="1844205281">
      <w:bodyDiv w:val="1"/>
      <w:marLeft w:val="0"/>
      <w:marRight w:val="0"/>
      <w:marTop w:val="0"/>
      <w:marBottom w:val="0"/>
      <w:divBdr>
        <w:top w:val="none" w:sz="0" w:space="0" w:color="auto"/>
        <w:left w:val="none" w:sz="0" w:space="0" w:color="auto"/>
        <w:bottom w:val="none" w:sz="0" w:space="0" w:color="auto"/>
        <w:right w:val="none" w:sz="0" w:space="0" w:color="auto"/>
      </w:divBdr>
    </w:div>
    <w:div w:id="1844516166">
      <w:bodyDiv w:val="1"/>
      <w:marLeft w:val="0"/>
      <w:marRight w:val="0"/>
      <w:marTop w:val="0"/>
      <w:marBottom w:val="0"/>
      <w:divBdr>
        <w:top w:val="none" w:sz="0" w:space="0" w:color="auto"/>
        <w:left w:val="none" w:sz="0" w:space="0" w:color="auto"/>
        <w:bottom w:val="none" w:sz="0" w:space="0" w:color="auto"/>
        <w:right w:val="none" w:sz="0" w:space="0" w:color="auto"/>
      </w:divBdr>
    </w:div>
    <w:div w:id="1845239244">
      <w:bodyDiv w:val="1"/>
      <w:marLeft w:val="0"/>
      <w:marRight w:val="0"/>
      <w:marTop w:val="0"/>
      <w:marBottom w:val="0"/>
      <w:divBdr>
        <w:top w:val="none" w:sz="0" w:space="0" w:color="auto"/>
        <w:left w:val="none" w:sz="0" w:space="0" w:color="auto"/>
        <w:bottom w:val="none" w:sz="0" w:space="0" w:color="auto"/>
        <w:right w:val="none" w:sz="0" w:space="0" w:color="auto"/>
      </w:divBdr>
    </w:div>
    <w:div w:id="1845702884">
      <w:bodyDiv w:val="1"/>
      <w:marLeft w:val="0"/>
      <w:marRight w:val="0"/>
      <w:marTop w:val="0"/>
      <w:marBottom w:val="0"/>
      <w:divBdr>
        <w:top w:val="none" w:sz="0" w:space="0" w:color="auto"/>
        <w:left w:val="none" w:sz="0" w:space="0" w:color="auto"/>
        <w:bottom w:val="none" w:sz="0" w:space="0" w:color="auto"/>
        <w:right w:val="none" w:sz="0" w:space="0" w:color="auto"/>
      </w:divBdr>
    </w:div>
    <w:div w:id="1846940331">
      <w:bodyDiv w:val="1"/>
      <w:marLeft w:val="0"/>
      <w:marRight w:val="0"/>
      <w:marTop w:val="0"/>
      <w:marBottom w:val="0"/>
      <w:divBdr>
        <w:top w:val="none" w:sz="0" w:space="0" w:color="auto"/>
        <w:left w:val="none" w:sz="0" w:space="0" w:color="auto"/>
        <w:bottom w:val="none" w:sz="0" w:space="0" w:color="auto"/>
        <w:right w:val="none" w:sz="0" w:space="0" w:color="auto"/>
      </w:divBdr>
    </w:div>
    <w:div w:id="1847161174">
      <w:bodyDiv w:val="1"/>
      <w:marLeft w:val="0"/>
      <w:marRight w:val="0"/>
      <w:marTop w:val="0"/>
      <w:marBottom w:val="0"/>
      <w:divBdr>
        <w:top w:val="none" w:sz="0" w:space="0" w:color="auto"/>
        <w:left w:val="none" w:sz="0" w:space="0" w:color="auto"/>
        <w:bottom w:val="none" w:sz="0" w:space="0" w:color="auto"/>
        <w:right w:val="none" w:sz="0" w:space="0" w:color="auto"/>
      </w:divBdr>
    </w:div>
    <w:div w:id="1847357148">
      <w:bodyDiv w:val="1"/>
      <w:marLeft w:val="0"/>
      <w:marRight w:val="0"/>
      <w:marTop w:val="0"/>
      <w:marBottom w:val="0"/>
      <w:divBdr>
        <w:top w:val="none" w:sz="0" w:space="0" w:color="auto"/>
        <w:left w:val="none" w:sz="0" w:space="0" w:color="auto"/>
        <w:bottom w:val="none" w:sz="0" w:space="0" w:color="auto"/>
        <w:right w:val="none" w:sz="0" w:space="0" w:color="auto"/>
      </w:divBdr>
    </w:div>
    <w:div w:id="1847941763">
      <w:bodyDiv w:val="1"/>
      <w:marLeft w:val="0"/>
      <w:marRight w:val="0"/>
      <w:marTop w:val="0"/>
      <w:marBottom w:val="0"/>
      <w:divBdr>
        <w:top w:val="none" w:sz="0" w:space="0" w:color="auto"/>
        <w:left w:val="none" w:sz="0" w:space="0" w:color="auto"/>
        <w:bottom w:val="none" w:sz="0" w:space="0" w:color="auto"/>
        <w:right w:val="none" w:sz="0" w:space="0" w:color="auto"/>
      </w:divBdr>
    </w:div>
    <w:div w:id="1848132439">
      <w:bodyDiv w:val="1"/>
      <w:marLeft w:val="0"/>
      <w:marRight w:val="0"/>
      <w:marTop w:val="0"/>
      <w:marBottom w:val="0"/>
      <w:divBdr>
        <w:top w:val="none" w:sz="0" w:space="0" w:color="auto"/>
        <w:left w:val="none" w:sz="0" w:space="0" w:color="auto"/>
        <w:bottom w:val="none" w:sz="0" w:space="0" w:color="auto"/>
        <w:right w:val="none" w:sz="0" w:space="0" w:color="auto"/>
      </w:divBdr>
      <w:divsChild>
        <w:div w:id="1926570784">
          <w:marLeft w:val="640"/>
          <w:marRight w:val="0"/>
          <w:marTop w:val="0"/>
          <w:marBottom w:val="0"/>
          <w:divBdr>
            <w:top w:val="none" w:sz="0" w:space="0" w:color="auto"/>
            <w:left w:val="none" w:sz="0" w:space="0" w:color="auto"/>
            <w:bottom w:val="none" w:sz="0" w:space="0" w:color="auto"/>
            <w:right w:val="none" w:sz="0" w:space="0" w:color="auto"/>
          </w:divBdr>
        </w:div>
        <w:div w:id="482309946">
          <w:marLeft w:val="640"/>
          <w:marRight w:val="0"/>
          <w:marTop w:val="0"/>
          <w:marBottom w:val="0"/>
          <w:divBdr>
            <w:top w:val="none" w:sz="0" w:space="0" w:color="auto"/>
            <w:left w:val="none" w:sz="0" w:space="0" w:color="auto"/>
            <w:bottom w:val="none" w:sz="0" w:space="0" w:color="auto"/>
            <w:right w:val="none" w:sz="0" w:space="0" w:color="auto"/>
          </w:divBdr>
        </w:div>
        <w:div w:id="695037261">
          <w:marLeft w:val="640"/>
          <w:marRight w:val="0"/>
          <w:marTop w:val="0"/>
          <w:marBottom w:val="0"/>
          <w:divBdr>
            <w:top w:val="none" w:sz="0" w:space="0" w:color="auto"/>
            <w:left w:val="none" w:sz="0" w:space="0" w:color="auto"/>
            <w:bottom w:val="none" w:sz="0" w:space="0" w:color="auto"/>
            <w:right w:val="none" w:sz="0" w:space="0" w:color="auto"/>
          </w:divBdr>
        </w:div>
        <w:div w:id="949311660">
          <w:marLeft w:val="640"/>
          <w:marRight w:val="0"/>
          <w:marTop w:val="0"/>
          <w:marBottom w:val="0"/>
          <w:divBdr>
            <w:top w:val="none" w:sz="0" w:space="0" w:color="auto"/>
            <w:left w:val="none" w:sz="0" w:space="0" w:color="auto"/>
            <w:bottom w:val="none" w:sz="0" w:space="0" w:color="auto"/>
            <w:right w:val="none" w:sz="0" w:space="0" w:color="auto"/>
          </w:divBdr>
        </w:div>
        <w:div w:id="1671326629">
          <w:marLeft w:val="640"/>
          <w:marRight w:val="0"/>
          <w:marTop w:val="0"/>
          <w:marBottom w:val="0"/>
          <w:divBdr>
            <w:top w:val="none" w:sz="0" w:space="0" w:color="auto"/>
            <w:left w:val="none" w:sz="0" w:space="0" w:color="auto"/>
            <w:bottom w:val="none" w:sz="0" w:space="0" w:color="auto"/>
            <w:right w:val="none" w:sz="0" w:space="0" w:color="auto"/>
          </w:divBdr>
        </w:div>
        <w:div w:id="1165433554">
          <w:marLeft w:val="640"/>
          <w:marRight w:val="0"/>
          <w:marTop w:val="0"/>
          <w:marBottom w:val="0"/>
          <w:divBdr>
            <w:top w:val="none" w:sz="0" w:space="0" w:color="auto"/>
            <w:left w:val="none" w:sz="0" w:space="0" w:color="auto"/>
            <w:bottom w:val="none" w:sz="0" w:space="0" w:color="auto"/>
            <w:right w:val="none" w:sz="0" w:space="0" w:color="auto"/>
          </w:divBdr>
        </w:div>
        <w:div w:id="1890650699">
          <w:marLeft w:val="640"/>
          <w:marRight w:val="0"/>
          <w:marTop w:val="0"/>
          <w:marBottom w:val="0"/>
          <w:divBdr>
            <w:top w:val="none" w:sz="0" w:space="0" w:color="auto"/>
            <w:left w:val="none" w:sz="0" w:space="0" w:color="auto"/>
            <w:bottom w:val="none" w:sz="0" w:space="0" w:color="auto"/>
            <w:right w:val="none" w:sz="0" w:space="0" w:color="auto"/>
          </w:divBdr>
        </w:div>
        <w:div w:id="1914852090">
          <w:marLeft w:val="640"/>
          <w:marRight w:val="0"/>
          <w:marTop w:val="0"/>
          <w:marBottom w:val="0"/>
          <w:divBdr>
            <w:top w:val="none" w:sz="0" w:space="0" w:color="auto"/>
            <w:left w:val="none" w:sz="0" w:space="0" w:color="auto"/>
            <w:bottom w:val="none" w:sz="0" w:space="0" w:color="auto"/>
            <w:right w:val="none" w:sz="0" w:space="0" w:color="auto"/>
          </w:divBdr>
        </w:div>
        <w:div w:id="1723213753">
          <w:marLeft w:val="640"/>
          <w:marRight w:val="0"/>
          <w:marTop w:val="0"/>
          <w:marBottom w:val="0"/>
          <w:divBdr>
            <w:top w:val="none" w:sz="0" w:space="0" w:color="auto"/>
            <w:left w:val="none" w:sz="0" w:space="0" w:color="auto"/>
            <w:bottom w:val="none" w:sz="0" w:space="0" w:color="auto"/>
            <w:right w:val="none" w:sz="0" w:space="0" w:color="auto"/>
          </w:divBdr>
        </w:div>
        <w:div w:id="2090812301">
          <w:marLeft w:val="640"/>
          <w:marRight w:val="0"/>
          <w:marTop w:val="0"/>
          <w:marBottom w:val="0"/>
          <w:divBdr>
            <w:top w:val="none" w:sz="0" w:space="0" w:color="auto"/>
            <w:left w:val="none" w:sz="0" w:space="0" w:color="auto"/>
            <w:bottom w:val="none" w:sz="0" w:space="0" w:color="auto"/>
            <w:right w:val="none" w:sz="0" w:space="0" w:color="auto"/>
          </w:divBdr>
        </w:div>
        <w:div w:id="89857213">
          <w:marLeft w:val="640"/>
          <w:marRight w:val="0"/>
          <w:marTop w:val="0"/>
          <w:marBottom w:val="0"/>
          <w:divBdr>
            <w:top w:val="none" w:sz="0" w:space="0" w:color="auto"/>
            <w:left w:val="none" w:sz="0" w:space="0" w:color="auto"/>
            <w:bottom w:val="none" w:sz="0" w:space="0" w:color="auto"/>
            <w:right w:val="none" w:sz="0" w:space="0" w:color="auto"/>
          </w:divBdr>
        </w:div>
        <w:div w:id="251819638">
          <w:marLeft w:val="640"/>
          <w:marRight w:val="0"/>
          <w:marTop w:val="0"/>
          <w:marBottom w:val="0"/>
          <w:divBdr>
            <w:top w:val="none" w:sz="0" w:space="0" w:color="auto"/>
            <w:left w:val="none" w:sz="0" w:space="0" w:color="auto"/>
            <w:bottom w:val="none" w:sz="0" w:space="0" w:color="auto"/>
            <w:right w:val="none" w:sz="0" w:space="0" w:color="auto"/>
          </w:divBdr>
        </w:div>
        <w:div w:id="891387532">
          <w:marLeft w:val="640"/>
          <w:marRight w:val="0"/>
          <w:marTop w:val="0"/>
          <w:marBottom w:val="0"/>
          <w:divBdr>
            <w:top w:val="none" w:sz="0" w:space="0" w:color="auto"/>
            <w:left w:val="none" w:sz="0" w:space="0" w:color="auto"/>
            <w:bottom w:val="none" w:sz="0" w:space="0" w:color="auto"/>
            <w:right w:val="none" w:sz="0" w:space="0" w:color="auto"/>
          </w:divBdr>
        </w:div>
        <w:div w:id="1937472655">
          <w:marLeft w:val="640"/>
          <w:marRight w:val="0"/>
          <w:marTop w:val="0"/>
          <w:marBottom w:val="0"/>
          <w:divBdr>
            <w:top w:val="none" w:sz="0" w:space="0" w:color="auto"/>
            <w:left w:val="none" w:sz="0" w:space="0" w:color="auto"/>
            <w:bottom w:val="none" w:sz="0" w:space="0" w:color="auto"/>
            <w:right w:val="none" w:sz="0" w:space="0" w:color="auto"/>
          </w:divBdr>
        </w:div>
        <w:div w:id="745497660">
          <w:marLeft w:val="640"/>
          <w:marRight w:val="0"/>
          <w:marTop w:val="0"/>
          <w:marBottom w:val="0"/>
          <w:divBdr>
            <w:top w:val="none" w:sz="0" w:space="0" w:color="auto"/>
            <w:left w:val="none" w:sz="0" w:space="0" w:color="auto"/>
            <w:bottom w:val="none" w:sz="0" w:space="0" w:color="auto"/>
            <w:right w:val="none" w:sz="0" w:space="0" w:color="auto"/>
          </w:divBdr>
        </w:div>
        <w:div w:id="2108578255">
          <w:marLeft w:val="640"/>
          <w:marRight w:val="0"/>
          <w:marTop w:val="0"/>
          <w:marBottom w:val="0"/>
          <w:divBdr>
            <w:top w:val="none" w:sz="0" w:space="0" w:color="auto"/>
            <w:left w:val="none" w:sz="0" w:space="0" w:color="auto"/>
            <w:bottom w:val="none" w:sz="0" w:space="0" w:color="auto"/>
            <w:right w:val="none" w:sz="0" w:space="0" w:color="auto"/>
          </w:divBdr>
        </w:div>
        <w:div w:id="96407021">
          <w:marLeft w:val="640"/>
          <w:marRight w:val="0"/>
          <w:marTop w:val="0"/>
          <w:marBottom w:val="0"/>
          <w:divBdr>
            <w:top w:val="none" w:sz="0" w:space="0" w:color="auto"/>
            <w:left w:val="none" w:sz="0" w:space="0" w:color="auto"/>
            <w:bottom w:val="none" w:sz="0" w:space="0" w:color="auto"/>
            <w:right w:val="none" w:sz="0" w:space="0" w:color="auto"/>
          </w:divBdr>
        </w:div>
        <w:div w:id="1075199615">
          <w:marLeft w:val="640"/>
          <w:marRight w:val="0"/>
          <w:marTop w:val="0"/>
          <w:marBottom w:val="0"/>
          <w:divBdr>
            <w:top w:val="none" w:sz="0" w:space="0" w:color="auto"/>
            <w:left w:val="none" w:sz="0" w:space="0" w:color="auto"/>
            <w:bottom w:val="none" w:sz="0" w:space="0" w:color="auto"/>
            <w:right w:val="none" w:sz="0" w:space="0" w:color="auto"/>
          </w:divBdr>
        </w:div>
        <w:div w:id="812522388">
          <w:marLeft w:val="640"/>
          <w:marRight w:val="0"/>
          <w:marTop w:val="0"/>
          <w:marBottom w:val="0"/>
          <w:divBdr>
            <w:top w:val="none" w:sz="0" w:space="0" w:color="auto"/>
            <w:left w:val="none" w:sz="0" w:space="0" w:color="auto"/>
            <w:bottom w:val="none" w:sz="0" w:space="0" w:color="auto"/>
            <w:right w:val="none" w:sz="0" w:space="0" w:color="auto"/>
          </w:divBdr>
        </w:div>
        <w:div w:id="362436741">
          <w:marLeft w:val="640"/>
          <w:marRight w:val="0"/>
          <w:marTop w:val="0"/>
          <w:marBottom w:val="0"/>
          <w:divBdr>
            <w:top w:val="none" w:sz="0" w:space="0" w:color="auto"/>
            <w:left w:val="none" w:sz="0" w:space="0" w:color="auto"/>
            <w:bottom w:val="none" w:sz="0" w:space="0" w:color="auto"/>
            <w:right w:val="none" w:sz="0" w:space="0" w:color="auto"/>
          </w:divBdr>
        </w:div>
        <w:div w:id="2085908754">
          <w:marLeft w:val="640"/>
          <w:marRight w:val="0"/>
          <w:marTop w:val="0"/>
          <w:marBottom w:val="0"/>
          <w:divBdr>
            <w:top w:val="none" w:sz="0" w:space="0" w:color="auto"/>
            <w:left w:val="none" w:sz="0" w:space="0" w:color="auto"/>
            <w:bottom w:val="none" w:sz="0" w:space="0" w:color="auto"/>
            <w:right w:val="none" w:sz="0" w:space="0" w:color="auto"/>
          </w:divBdr>
        </w:div>
        <w:div w:id="1892769716">
          <w:marLeft w:val="640"/>
          <w:marRight w:val="0"/>
          <w:marTop w:val="0"/>
          <w:marBottom w:val="0"/>
          <w:divBdr>
            <w:top w:val="none" w:sz="0" w:space="0" w:color="auto"/>
            <w:left w:val="none" w:sz="0" w:space="0" w:color="auto"/>
            <w:bottom w:val="none" w:sz="0" w:space="0" w:color="auto"/>
            <w:right w:val="none" w:sz="0" w:space="0" w:color="auto"/>
          </w:divBdr>
        </w:div>
        <w:div w:id="520512431">
          <w:marLeft w:val="640"/>
          <w:marRight w:val="0"/>
          <w:marTop w:val="0"/>
          <w:marBottom w:val="0"/>
          <w:divBdr>
            <w:top w:val="none" w:sz="0" w:space="0" w:color="auto"/>
            <w:left w:val="none" w:sz="0" w:space="0" w:color="auto"/>
            <w:bottom w:val="none" w:sz="0" w:space="0" w:color="auto"/>
            <w:right w:val="none" w:sz="0" w:space="0" w:color="auto"/>
          </w:divBdr>
        </w:div>
        <w:div w:id="1616788230">
          <w:marLeft w:val="640"/>
          <w:marRight w:val="0"/>
          <w:marTop w:val="0"/>
          <w:marBottom w:val="0"/>
          <w:divBdr>
            <w:top w:val="none" w:sz="0" w:space="0" w:color="auto"/>
            <w:left w:val="none" w:sz="0" w:space="0" w:color="auto"/>
            <w:bottom w:val="none" w:sz="0" w:space="0" w:color="auto"/>
            <w:right w:val="none" w:sz="0" w:space="0" w:color="auto"/>
          </w:divBdr>
        </w:div>
      </w:divsChild>
    </w:div>
    <w:div w:id="1848205093">
      <w:bodyDiv w:val="1"/>
      <w:marLeft w:val="0"/>
      <w:marRight w:val="0"/>
      <w:marTop w:val="0"/>
      <w:marBottom w:val="0"/>
      <w:divBdr>
        <w:top w:val="none" w:sz="0" w:space="0" w:color="auto"/>
        <w:left w:val="none" w:sz="0" w:space="0" w:color="auto"/>
        <w:bottom w:val="none" w:sz="0" w:space="0" w:color="auto"/>
        <w:right w:val="none" w:sz="0" w:space="0" w:color="auto"/>
      </w:divBdr>
    </w:div>
    <w:div w:id="1850019739">
      <w:bodyDiv w:val="1"/>
      <w:marLeft w:val="0"/>
      <w:marRight w:val="0"/>
      <w:marTop w:val="0"/>
      <w:marBottom w:val="0"/>
      <w:divBdr>
        <w:top w:val="none" w:sz="0" w:space="0" w:color="auto"/>
        <w:left w:val="none" w:sz="0" w:space="0" w:color="auto"/>
        <w:bottom w:val="none" w:sz="0" w:space="0" w:color="auto"/>
        <w:right w:val="none" w:sz="0" w:space="0" w:color="auto"/>
      </w:divBdr>
    </w:div>
    <w:div w:id="1850486291">
      <w:bodyDiv w:val="1"/>
      <w:marLeft w:val="0"/>
      <w:marRight w:val="0"/>
      <w:marTop w:val="0"/>
      <w:marBottom w:val="0"/>
      <w:divBdr>
        <w:top w:val="none" w:sz="0" w:space="0" w:color="auto"/>
        <w:left w:val="none" w:sz="0" w:space="0" w:color="auto"/>
        <w:bottom w:val="none" w:sz="0" w:space="0" w:color="auto"/>
        <w:right w:val="none" w:sz="0" w:space="0" w:color="auto"/>
      </w:divBdr>
    </w:div>
    <w:div w:id="1851410253">
      <w:bodyDiv w:val="1"/>
      <w:marLeft w:val="0"/>
      <w:marRight w:val="0"/>
      <w:marTop w:val="0"/>
      <w:marBottom w:val="0"/>
      <w:divBdr>
        <w:top w:val="none" w:sz="0" w:space="0" w:color="auto"/>
        <w:left w:val="none" w:sz="0" w:space="0" w:color="auto"/>
        <w:bottom w:val="none" w:sz="0" w:space="0" w:color="auto"/>
        <w:right w:val="none" w:sz="0" w:space="0" w:color="auto"/>
      </w:divBdr>
    </w:div>
    <w:div w:id="1851798236">
      <w:bodyDiv w:val="1"/>
      <w:marLeft w:val="0"/>
      <w:marRight w:val="0"/>
      <w:marTop w:val="0"/>
      <w:marBottom w:val="0"/>
      <w:divBdr>
        <w:top w:val="none" w:sz="0" w:space="0" w:color="auto"/>
        <w:left w:val="none" w:sz="0" w:space="0" w:color="auto"/>
        <w:bottom w:val="none" w:sz="0" w:space="0" w:color="auto"/>
        <w:right w:val="none" w:sz="0" w:space="0" w:color="auto"/>
      </w:divBdr>
    </w:div>
    <w:div w:id="1852523137">
      <w:bodyDiv w:val="1"/>
      <w:marLeft w:val="0"/>
      <w:marRight w:val="0"/>
      <w:marTop w:val="0"/>
      <w:marBottom w:val="0"/>
      <w:divBdr>
        <w:top w:val="none" w:sz="0" w:space="0" w:color="auto"/>
        <w:left w:val="none" w:sz="0" w:space="0" w:color="auto"/>
        <w:bottom w:val="none" w:sz="0" w:space="0" w:color="auto"/>
        <w:right w:val="none" w:sz="0" w:space="0" w:color="auto"/>
      </w:divBdr>
    </w:div>
    <w:div w:id="1852988458">
      <w:bodyDiv w:val="1"/>
      <w:marLeft w:val="0"/>
      <w:marRight w:val="0"/>
      <w:marTop w:val="0"/>
      <w:marBottom w:val="0"/>
      <w:divBdr>
        <w:top w:val="none" w:sz="0" w:space="0" w:color="auto"/>
        <w:left w:val="none" w:sz="0" w:space="0" w:color="auto"/>
        <w:bottom w:val="none" w:sz="0" w:space="0" w:color="auto"/>
        <w:right w:val="none" w:sz="0" w:space="0" w:color="auto"/>
      </w:divBdr>
      <w:divsChild>
        <w:div w:id="93206879">
          <w:marLeft w:val="640"/>
          <w:marRight w:val="0"/>
          <w:marTop w:val="0"/>
          <w:marBottom w:val="0"/>
          <w:divBdr>
            <w:top w:val="none" w:sz="0" w:space="0" w:color="auto"/>
            <w:left w:val="none" w:sz="0" w:space="0" w:color="auto"/>
            <w:bottom w:val="none" w:sz="0" w:space="0" w:color="auto"/>
            <w:right w:val="none" w:sz="0" w:space="0" w:color="auto"/>
          </w:divBdr>
        </w:div>
        <w:div w:id="87043615">
          <w:marLeft w:val="640"/>
          <w:marRight w:val="0"/>
          <w:marTop w:val="0"/>
          <w:marBottom w:val="0"/>
          <w:divBdr>
            <w:top w:val="none" w:sz="0" w:space="0" w:color="auto"/>
            <w:left w:val="none" w:sz="0" w:space="0" w:color="auto"/>
            <w:bottom w:val="none" w:sz="0" w:space="0" w:color="auto"/>
            <w:right w:val="none" w:sz="0" w:space="0" w:color="auto"/>
          </w:divBdr>
        </w:div>
        <w:div w:id="1610817814">
          <w:marLeft w:val="640"/>
          <w:marRight w:val="0"/>
          <w:marTop w:val="0"/>
          <w:marBottom w:val="0"/>
          <w:divBdr>
            <w:top w:val="none" w:sz="0" w:space="0" w:color="auto"/>
            <w:left w:val="none" w:sz="0" w:space="0" w:color="auto"/>
            <w:bottom w:val="none" w:sz="0" w:space="0" w:color="auto"/>
            <w:right w:val="none" w:sz="0" w:space="0" w:color="auto"/>
          </w:divBdr>
        </w:div>
        <w:div w:id="1455102389">
          <w:marLeft w:val="640"/>
          <w:marRight w:val="0"/>
          <w:marTop w:val="0"/>
          <w:marBottom w:val="0"/>
          <w:divBdr>
            <w:top w:val="none" w:sz="0" w:space="0" w:color="auto"/>
            <w:left w:val="none" w:sz="0" w:space="0" w:color="auto"/>
            <w:bottom w:val="none" w:sz="0" w:space="0" w:color="auto"/>
            <w:right w:val="none" w:sz="0" w:space="0" w:color="auto"/>
          </w:divBdr>
        </w:div>
        <w:div w:id="1041516428">
          <w:marLeft w:val="640"/>
          <w:marRight w:val="0"/>
          <w:marTop w:val="0"/>
          <w:marBottom w:val="0"/>
          <w:divBdr>
            <w:top w:val="none" w:sz="0" w:space="0" w:color="auto"/>
            <w:left w:val="none" w:sz="0" w:space="0" w:color="auto"/>
            <w:bottom w:val="none" w:sz="0" w:space="0" w:color="auto"/>
            <w:right w:val="none" w:sz="0" w:space="0" w:color="auto"/>
          </w:divBdr>
        </w:div>
        <w:div w:id="1973056394">
          <w:marLeft w:val="640"/>
          <w:marRight w:val="0"/>
          <w:marTop w:val="0"/>
          <w:marBottom w:val="0"/>
          <w:divBdr>
            <w:top w:val="none" w:sz="0" w:space="0" w:color="auto"/>
            <w:left w:val="none" w:sz="0" w:space="0" w:color="auto"/>
            <w:bottom w:val="none" w:sz="0" w:space="0" w:color="auto"/>
            <w:right w:val="none" w:sz="0" w:space="0" w:color="auto"/>
          </w:divBdr>
        </w:div>
        <w:div w:id="819659102">
          <w:marLeft w:val="640"/>
          <w:marRight w:val="0"/>
          <w:marTop w:val="0"/>
          <w:marBottom w:val="0"/>
          <w:divBdr>
            <w:top w:val="none" w:sz="0" w:space="0" w:color="auto"/>
            <w:left w:val="none" w:sz="0" w:space="0" w:color="auto"/>
            <w:bottom w:val="none" w:sz="0" w:space="0" w:color="auto"/>
            <w:right w:val="none" w:sz="0" w:space="0" w:color="auto"/>
          </w:divBdr>
        </w:div>
        <w:div w:id="1893076826">
          <w:marLeft w:val="640"/>
          <w:marRight w:val="0"/>
          <w:marTop w:val="0"/>
          <w:marBottom w:val="0"/>
          <w:divBdr>
            <w:top w:val="none" w:sz="0" w:space="0" w:color="auto"/>
            <w:left w:val="none" w:sz="0" w:space="0" w:color="auto"/>
            <w:bottom w:val="none" w:sz="0" w:space="0" w:color="auto"/>
            <w:right w:val="none" w:sz="0" w:space="0" w:color="auto"/>
          </w:divBdr>
        </w:div>
        <w:div w:id="1857959086">
          <w:marLeft w:val="640"/>
          <w:marRight w:val="0"/>
          <w:marTop w:val="0"/>
          <w:marBottom w:val="0"/>
          <w:divBdr>
            <w:top w:val="none" w:sz="0" w:space="0" w:color="auto"/>
            <w:left w:val="none" w:sz="0" w:space="0" w:color="auto"/>
            <w:bottom w:val="none" w:sz="0" w:space="0" w:color="auto"/>
            <w:right w:val="none" w:sz="0" w:space="0" w:color="auto"/>
          </w:divBdr>
        </w:div>
        <w:div w:id="535705154">
          <w:marLeft w:val="640"/>
          <w:marRight w:val="0"/>
          <w:marTop w:val="0"/>
          <w:marBottom w:val="0"/>
          <w:divBdr>
            <w:top w:val="none" w:sz="0" w:space="0" w:color="auto"/>
            <w:left w:val="none" w:sz="0" w:space="0" w:color="auto"/>
            <w:bottom w:val="none" w:sz="0" w:space="0" w:color="auto"/>
            <w:right w:val="none" w:sz="0" w:space="0" w:color="auto"/>
          </w:divBdr>
        </w:div>
        <w:div w:id="356395848">
          <w:marLeft w:val="640"/>
          <w:marRight w:val="0"/>
          <w:marTop w:val="0"/>
          <w:marBottom w:val="0"/>
          <w:divBdr>
            <w:top w:val="none" w:sz="0" w:space="0" w:color="auto"/>
            <w:left w:val="none" w:sz="0" w:space="0" w:color="auto"/>
            <w:bottom w:val="none" w:sz="0" w:space="0" w:color="auto"/>
            <w:right w:val="none" w:sz="0" w:space="0" w:color="auto"/>
          </w:divBdr>
        </w:div>
        <w:div w:id="147862158">
          <w:marLeft w:val="640"/>
          <w:marRight w:val="0"/>
          <w:marTop w:val="0"/>
          <w:marBottom w:val="0"/>
          <w:divBdr>
            <w:top w:val="none" w:sz="0" w:space="0" w:color="auto"/>
            <w:left w:val="none" w:sz="0" w:space="0" w:color="auto"/>
            <w:bottom w:val="none" w:sz="0" w:space="0" w:color="auto"/>
            <w:right w:val="none" w:sz="0" w:space="0" w:color="auto"/>
          </w:divBdr>
        </w:div>
        <w:div w:id="2029332274">
          <w:marLeft w:val="640"/>
          <w:marRight w:val="0"/>
          <w:marTop w:val="0"/>
          <w:marBottom w:val="0"/>
          <w:divBdr>
            <w:top w:val="none" w:sz="0" w:space="0" w:color="auto"/>
            <w:left w:val="none" w:sz="0" w:space="0" w:color="auto"/>
            <w:bottom w:val="none" w:sz="0" w:space="0" w:color="auto"/>
            <w:right w:val="none" w:sz="0" w:space="0" w:color="auto"/>
          </w:divBdr>
        </w:div>
        <w:div w:id="1257984030">
          <w:marLeft w:val="640"/>
          <w:marRight w:val="0"/>
          <w:marTop w:val="0"/>
          <w:marBottom w:val="0"/>
          <w:divBdr>
            <w:top w:val="none" w:sz="0" w:space="0" w:color="auto"/>
            <w:left w:val="none" w:sz="0" w:space="0" w:color="auto"/>
            <w:bottom w:val="none" w:sz="0" w:space="0" w:color="auto"/>
            <w:right w:val="none" w:sz="0" w:space="0" w:color="auto"/>
          </w:divBdr>
        </w:div>
        <w:div w:id="874120982">
          <w:marLeft w:val="640"/>
          <w:marRight w:val="0"/>
          <w:marTop w:val="0"/>
          <w:marBottom w:val="0"/>
          <w:divBdr>
            <w:top w:val="none" w:sz="0" w:space="0" w:color="auto"/>
            <w:left w:val="none" w:sz="0" w:space="0" w:color="auto"/>
            <w:bottom w:val="none" w:sz="0" w:space="0" w:color="auto"/>
            <w:right w:val="none" w:sz="0" w:space="0" w:color="auto"/>
          </w:divBdr>
        </w:div>
        <w:div w:id="1556038526">
          <w:marLeft w:val="640"/>
          <w:marRight w:val="0"/>
          <w:marTop w:val="0"/>
          <w:marBottom w:val="0"/>
          <w:divBdr>
            <w:top w:val="none" w:sz="0" w:space="0" w:color="auto"/>
            <w:left w:val="none" w:sz="0" w:space="0" w:color="auto"/>
            <w:bottom w:val="none" w:sz="0" w:space="0" w:color="auto"/>
            <w:right w:val="none" w:sz="0" w:space="0" w:color="auto"/>
          </w:divBdr>
        </w:div>
        <w:div w:id="1684360392">
          <w:marLeft w:val="640"/>
          <w:marRight w:val="0"/>
          <w:marTop w:val="0"/>
          <w:marBottom w:val="0"/>
          <w:divBdr>
            <w:top w:val="none" w:sz="0" w:space="0" w:color="auto"/>
            <w:left w:val="none" w:sz="0" w:space="0" w:color="auto"/>
            <w:bottom w:val="none" w:sz="0" w:space="0" w:color="auto"/>
            <w:right w:val="none" w:sz="0" w:space="0" w:color="auto"/>
          </w:divBdr>
        </w:div>
        <w:div w:id="822551546">
          <w:marLeft w:val="640"/>
          <w:marRight w:val="0"/>
          <w:marTop w:val="0"/>
          <w:marBottom w:val="0"/>
          <w:divBdr>
            <w:top w:val="none" w:sz="0" w:space="0" w:color="auto"/>
            <w:left w:val="none" w:sz="0" w:space="0" w:color="auto"/>
            <w:bottom w:val="none" w:sz="0" w:space="0" w:color="auto"/>
            <w:right w:val="none" w:sz="0" w:space="0" w:color="auto"/>
          </w:divBdr>
        </w:div>
        <w:div w:id="961692821">
          <w:marLeft w:val="640"/>
          <w:marRight w:val="0"/>
          <w:marTop w:val="0"/>
          <w:marBottom w:val="0"/>
          <w:divBdr>
            <w:top w:val="none" w:sz="0" w:space="0" w:color="auto"/>
            <w:left w:val="none" w:sz="0" w:space="0" w:color="auto"/>
            <w:bottom w:val="none" w:sz="0" w:space="0" w:color="auto"/>
            <w:right w:val="none" w:sz="0" w:space="0" w:color="auto"/>
          </w:divBdr>
        </w:div>
        <w:div w:id="672101095">
          <w:marLeft w:val="640"/>
          <w:marRight w:val="0"/>
          <w:marTop w:val="0"/>
          <w:marBottom w:val="0"/>
          <w:divBdr>
            <w:top w:val="none" w:sz="0" w:space="0" w:color="auto"/>
            <w:left w:val="none" w:sz="0" w:space="0" w:color="auto"/>
            <w:bottom w:val="none" w:sz="0" w:space="0" w:color="auto"/>
            <w:right w:val="none" w:sz="0" w:space="0" w:color="auto"/>
          </w:divBdr>
        </w:div>
        <w:div w:id="655377114">
          <w:marLeft w:val="640"/>
          <w:marRight w:val="0"/>
          <w:marTop w:val="0"/>
          <w:marBottom w:val="0"/>
          <w:divBdr>
            <w:top w:val="none" w:sz="0" w:space="0" w:color="auto"/>
            <w:left w:val="none" w:sz="0" w:space="0" w:color="auto"/>
            <w:bottom w:val="none" w:sz="0" w:space="0" w:color="auto"/>
            <w:right w:val="none" w:sz="0" w:space="0" w:color="auto"/>
          </w:divBdr>
        </w:div>
        <w:div w:id="1390424470">
          <w:marLeft w:val="640"/>
          <w:marRight w:val="0"/>
          <w:marTop w:val="0"/>
          <w:marBottom w:val="0"/>
          <w:divBdr>
            <w:top w:val="none" w:sz="0" w:space="0" w:color="auto"/>
            <w:left w:val="none" w:sz="0" w:space="0" w:color="auto"/>
            <w:bottom w:val="none" w:sz="0" w:space="0" w:color="auto"/>
            <w:right w:val="none" w:sz="0" w:space="0" w:color="auto"/>
          </w:divBdr>
        </w:div>
        <w:div w:id="1366562703">
          <w:marLeft w:val="640"/>
          <w:marRight w:val="0"/>
          <w:marTop w:val="0"/>
          <w:marBottom w:val="0"/>
          <w:divBdr>
            <w:top w:val="none" w:sz="0" w:space="0" w:color="auto"/>
            <w:left w:val="none" w:sz="0" w:space="0" w:color="auto"/>
            <w:bottom w:val="none" w:sz="0" w:space="0" w:color="auto"/>
            <w:right w:val="none" w:sz="0" w:space="0" w:color="auto"/>
          </w:divBdr>
        </w:div>
        <w:div w:id="1308507393">
          <w:marLeft w:val="640"/>
          <w:marRight w:val="0"/>
          <w:marTop w:val="0"/>
          <w:marBottom w:val="0"/>
          <w:divBdr>
            <w:top w:val="none" w:sz="0" w:space="0" w:color="auto"/>
            <w:left w:val="none" w:sz="0" w:space="0" w:color="auto"/>
            <w:bottom w:val="none" w:sz="0" w:space="0" w:color="auto"/>
            <w:right w:val="none" w:sz="0" w:space="0" w:color="auto"/>
          </w:divBdr>
        </w:div>
        <w:div w:id="1872256311">
          <w:marLeft w:val="640"/>
          <w:marRight w:val="0"/>
          <w:marTop w:val="0"/>
          <w:marBottom w:val="0"/>
          <w:divBdr>
            <w:top w:val="none" w:sz="0" w:space="0" w:color="auto"/>
            <w:left w:val="none" w:sz="0" w:space="0" w:color="auto"/>
            <w:bottom w:val="none" w:sz="0" w:space="0" w:color="auto"/>
            <w:right w:val="none" w:sz="0" w:space="0" w:color="auto"/>
          </w:divBdr>
        </w:div>
        <w:div w:id="745296994">
          <w:marLeft w:val="640"/>
          <w:marRight w:val="0"/>
          <w:marTop w:val="0"/>
          <w:marBottom w:val="0"/>
          <w:divBdr>
            <w:top w:val="none" w:sz="0" w:space="0" w:color="auto"/>
            <w:left w:val="none" w:sz="0" w:space="0" w:color="auto"/>
            <w:bottom w:val="none" w:sz="0" w:space="0" w:color="auto"/>
            <w:right w:val="none" w:sz="0" w:space="0" w:color="auto"/>
          </w:divBdr>
        </w:div>
        <w:div w:id="1693452170">
          <w:marLeft w:val="640"/>
          <w:marRight w:val="0"/>
          <w:marTop w:val="0"/>
          <w:marBottom w:val="0"/>
          <w:divBdr>
            <w:top w:val="none" w:sz="0" w:space="0" w:color="auto"/>
            <w:left w:val="none" w:sz="0" w:space="0" w:color="auto"/>
            <w:bottom w:val="none" w:sz="0" w:space="0" w:color="auto"/>
            <w:right w:val="none" w:sz="0" w:space="0" w:color="auto"/>
          </w:divBdr>
        </w:div>
        <w:div w:id="1290936202">
          <w:marLeft w:val="640"/>
          <w:marRight w:val="0"/>
          <w:marTop w:val="0"/>
          <w:marBottom w:val="0"/>
          <w:divBdr>
            <w:top w:val="none" w:sz="0" w:space="0" w:color="auto"/>
            <w:left w:val="none" w:sz="0" w:space="0" w:color="auto"/>
            <w:bottom w:val="none" w:sz="0" w:space="0" w:color="auto"/>
            <w:right w:val="none" w:sz="0" w:space="0" w:color="auto"/>
          </w:divBdr>
        </w:div>
        <w:div w:id="2021471889">
          <w:marLeft w:val="640"/>
          <w:marRight w:val="0"/>
          <w:marTop w:val="0"/>
          <w:marBottom w:val="0"/>
          <w:divBdr>
            <w:top w:val="none" w:sz="0" w:space="0" w:color="auto"/>
            <w:left w:val="none" w:sz="0" w:space="0" w:color="auto"/>
            <w:bottom w:val="none" w:sz="0" w:space="0" w:color="auto"/>
            <w:right w:val="none" w:sz="0" w:space="0" w:color="auto"/>
          </w:divBdr>
        </w:div>
        <w:div w:id="1836724480">
          <w:marLeft w:val="640"/>
          <w:marRight w:val="0"/>
          <w:marTop w:val="0"/>
          <w:marBottom w:val="0"/>
          <w:divBdr>
            <w:top w:val="none" w:sz="0" w:space="0" w:color="auto"/>
            <w:left w:val="none" w:sz="0" w:space="0" w:color="auto"/>
            <w:bottom w:val="none" w:sz="0" w:space="0" w:color="auto"/>
            <w:right w:val="none" w:sz="0" w:space="0" w:color="auto"/>
          </w:divBdr>
        </w:div>
        <w:div w:id="1962808624">
          <w:marLeft w:val="640"/>
          <w:marRight w:val="0"/>
          <w:marTop w:val="0"/>
          <w:marBottom w:val="0"/>
          <w:divBdr>
            <w:top w:val="none" w:sz="0" w:space="0" w:color="auto"/>
            <w:left w:val="none" w:sz="0" w:space="0" w:color="auto"/>
            <w:bottom w:val="none" w:sz="0" w:space="0" w:color="auto"/>
            <w:right w:val="none" w:sz="0" w:space="0" w:color="auto"/>
          </w:divBdr>
        </w:div>
        <w:div w:id="1352414812">
          <w:marLeft w:val="640"/>
          <w:marRight w:val="0"/>
          <w:marTop w:val="0"/>
          <w:marBottom w:val="0"/>
          <w:divBdr>
            <w:top w:val="none" w:sz="0" w:space="0" w:color="auto"/>
            <w:left w:val="none" w:sz="0" w:space="0" w:color="auto"/>
            <w:bottom w:val="none" w:sz="0" w:space="0" w:color="auto"/>
            <w:right w:val="none" w:sz="0" w:space="0" w:color="auto"/>
          </w:divBdr>
        </w:div>
      </w:divsChild>
    </w:div>
    <w:div w:id="1853839594">
      <w:bodyDiv w:val="1"/>
      <w:marLeft w:val="0"/>
      <w:marRight w:val="0"/>
      <w:marTop w:val="0"/>
      <w:marBottom w:val="0"/>
      <w:divBdr>
        <w:top w:val="none" w:sz="0" w:space="0" w:color="auto"/>
        <w:left w:val="none" w:sz="0" w:space="0" w:color="auto"/>
        <w:bottom w:val="none" w:sz="0" w:space="0" w:color="auto"/>
        <w:right w:val="none" w:sz="0" w:space="0" w:color="auto"/>
      </w:divBdr>
    </w:div>
    <w:div w:id="1853840455">
      <w:bodyDiv w:val="1"/>
      <w:marLeft w:val="0"/>
      <w:marRight w:val="0"/>
      <w:marTop w:val="0"/>
      <w:marBottom w:val="0"/>
      <w:divBdr>
        <w:top w:val="none" w:sz="0" w:space="0" w:color="auto"/>
        <w:left w:val="none" w:sz="0" w:space="0" w:color="auto"/>
        <w:bottom w:val="none" w:sz="0" w:space="0" w:color="auto"/>
        <w:right w:val="none" w:sz="0" w:space="0" w:color="auto"/>
      </w:divBdr>
    </w:div>
    <w:div w:id="1853951761">
      <w:bodyDiv w:val="1"/>
      <w:marLeft w:val="0"/>
      <w:marRight w:val="0"/>
      <w:marTop w:val="0"/>
      <w:marBottom w:val="0"/>
      <w:divBdr>
        <w:top w:val="none" w:sz="0" w:space="0" w:color="auto"/>
        <w:left w:val="none" w:sz="0" w:space="0" w:color="auto"/>
        <w:bottom w:val="none" w:sz="0" w:space="0" w:color="auto"/>
        <w:right w:val="none" w:sz="0" w:space="0" w:color="auto"/>
      </w:divBdr>
    </w:div>
    <w:div w:id="1854220510">
      <w:bodyDiv w:val="1"/>
      <w:marLeft w:val="0"/>
      <w:marRight w:val="0"/>
      <w:marTop w:val="0"/>
      <w:marBottom w:val="0"/>
      <w:divBdr>
        <w:top w:val="none" w:sz="0" w:space="0" w:color="auto"/>
        <w:left w:val="none" w:sz="0" w:space="0" w:color="auto"/>
        <w:bottom w:val="none" w:sz="0" w:space="0" w:color="auto"/>
        <w:right w:val="none" w:sz="0" w:space="0" w:color="auto"/>
      </w:divBdr>
    </w:div>
    <w:div w:id="1854421188">
      <w:bodyDiv w:val="1"/>
      <w:marLeft w:val="0"/>
      <w:marRight w:val="0"/>
      <w:marTop w:val="0"/>
      <w:marBottom w:val="0"/>
      <w:divBdr>
        <w:top w:val="none" w:sz="0" w:space="0" w:color="auto"/>
        <w:left w:val="none" w:sz="0" w:space="0" w:color="auto"/>
        <w:bottom w:val="none" w:sz="0" w:space="0" w:color="auto"/>
        <w:right w:val="none" w:sz="0" w:space="0" w:color="auto"/>
      </w:divBdr>
    </w:div>
    <w:div w:id="1854614640">
      <w:bodyDiv w:val="1"/>
      <w:marLeft w:val="0"/>
      <w:marRight w:val="0"/>
      <w:marTop w:val="0"/>
      <w:marBottom w:val="0"/>
      <w:divBdr>
        <w:top w:val="none" w:sz="0" w:space="0" w:color="auto"/>
        <w:left w:val="none" w:sz="0" w:space="0" w:color="auto"/>
        <w:bottom w:val="none" w:sz="0" w:space="0" w:color="auto"/>
        <w:right w:val="none" w:sz="0" w:space="0" w:color="auto"/>
      </w:divBdr>
    </w:div>
    <w:div w:id="1855613094">
      <w:bodyDiv w:val="1"/>
      <w:marLeft w:val="0"/>
      <w:marRight w:val="0"/>
      <w:marTop w:val="0"/>
      <w:marBottom w:val="0"/>
      <w:divBdr>
        <w:top w:val="none" w:sz="0" w:space="0" w:color="auto"/>
        <w:left w:val="none" w:sz="0" w:space="0" w:color="auto"/>
        <w:bottom w:val="none" w:sz="0" w:space="0" w:color="auto"/>
        <w:right w:val="none" w:sz="0" w:space="0" w:color="auto"/>
      </w:divBdr>
    </w:div>
    <w:div w:id="1855991837">
      <w:bodyDiv w:val="1"/>
      <w:marLeft w:val="0"/>
      <w:marRight w:val="0"/>
      <w:marTop w:val="0"/>
      <w:marBottom w:val="0"/>
      <w:divBdr>
        <w:top w:val="none" w:sz="0" w:space="0" w:color="auto"/>
        <w:left w:val="none" w:sz="0" w:space="0" w:color="auto"/>
        <w:bottom w:val="none" w:sz="0" w:space="0" w:color="auto"/>
        <w:right w:val="none" w:sz="0" w:space="0" w:color="auto"/>
      </w:divBdr>
    </w:div>
    <w:div w:id="1856259893">
      <w:bodyDiv w:val="1"/>
      <w:marLeft w:val="0"/>
      <w:marRight w:val="0"/>
      <w:marTop w:val="0"/>
      <w:marBottom w:val="0"/>
      <w:divBdr>
        <w:top w:val="none" w:sz="0" w:space="0" w:color="auto"/>
        <w:left w:val="none" w:sz="0" w:space="0" w:color="auto"/>
        <w:bottom w:val="none" w:sz="0" w:space="0" w:color="auto"/>
        <w:right w:val="none" w:sz="0" w:space="0" w:color="auto"/>
      </w:divBdr>
    </w:div>
    <w:div w:id="1856730299">
      <w:bodyDiv w:val="1"/>
      <w:marLeft w:val="0"/>
      <w:marRight w:val="0"/>
      <w:marTop w:val="0"/>
      <w:marBottom w:val="0"/>
      <w:divBdr>
        <w:top w:val="none" w:sz="0" w:space="0" w:color="auto"/>
        <w:left w:val="none" w:sz="0" w:space="0" w:color="auto"/>
        <w:bottom w:val="none" w:sz="0" w:space="0" w:color="auto"/>
        <w:right w:val="none" w:sz="0" w:space="0" w:color="auto"/>
      </w:divBdr>
    </w:div>
    <w:div w:id="1858226816">
      <w:bodyDiv w:val="1"/>
      <w:marLeft w:val="0"/>
      <w:marRight w:val="0"/>
      <w:marTop w:val="0"/>
      <w:marBottom w:val="0"/>
      <w:divBdr>
        <w:top w:val="none" w:sz="0" w:space="0" w:color="auto"/>
        <w:left w:val="none" w:sz="0" w:space="0" w:color="auto"/>
        <w:bottom w:val="none" w:sz="0" w:space="0" w:color="auto"/>
        <w:right w:val="none" w:sz="0" w:space="0" w:color="auto"/>
      </w:divBdr>
    </w:div>
    <w:div w:id="1858228637">
      <w:bodyDiv w:val="1"/>
      <w:marLeft w:val="0"/>
      <w:marRight w:val="0"/>
      <w:marTop w:val="0"/>
      <w:marBottom w:val="0"/>
      <w:divBdr>
        <w:top w:val="none" w:sz="0" w:space="0" w:color="auto"/>
        <w:left w:val="none" w:sz="0" w:space="0" w:color="auto"/>
        <w:bottom w:val="none" w:sz="0" w:space="0" w:color="auto"/>
        <w:right w:val="none" w:sz="0" w:space="0" w:color="auto"/>
      </w:divBdr>
    </w:div>
    <w:div w:id="1859394459">
      <w:bodyDiv w:val="1"/>
      <w:marLeft w:val="0"/>
      <w:marRight w:val="0"/>
      <w:marTop w:val="0"/>
      <w:marBottom w:val="0"/>
      <w:divBdr>
        <w:top w:val="none" w:sz="0" w:space="0" w:color="auto"/>
        <w:left w:val="none" w:sz="0" w:space="0" w:color="auto"/>
        <w:bottom w:val="none" w:sz="0" w:space="0" w:color="auto"/>
        <w:right w:val="none" w:sz="0" w:space="0" w:color="auto"/>
      </w:divBdr>
    </w:div>
    <w:div w:id="1859585926">
      <w:bodyDiv w:val="1"/>
      <w:marLeft w:val="0"/>
      <w:marRight w:val="0"/>
      <w:marTop w:val="0"/>
      <w:marBottom w:val="0"/>
      <w:divBdr>
        <w:top w:val="none" w:sz="0" w:space="0" w:color="auto"/>
        <w:left w:val="none" w:sz="0" w:space="0" w:color="auto"/>
        <w:bottom w:val="none" w:sz="0" w:space="0" w:color="auto"/>
        <w:right w:val="none" w:sz="0" w:space="0" w:color="auto"/>
      </w:divBdr>
    </w:div>
    <w:div w:id="1859925921">
      <w:bodyDiv w:val="1"/>
      <w:marLeft w:val="0"/>
      <w:marRight w:val="0"/>
      <w:marTop w:val="0"/>
      <w:marBottom w:val="0"/>
      <w:divBdr>
        <w:top w:val="none" w:sz="0" w:space="0" w:color="auto"/>
        <w:left w:val="none" w:sz="0" w:space="0" w:color="auto"/>
        <w:bottom w:val="none" w:sz="0" w:space="0" w:color="auto"/>
        <w:right w:val="none" w:sz="0" w:space="0" w:color="auto"/>
      </w:divBdr>
    </w:div>
    <w:div w:id="1860197548">
      <w:bodyDiv w:val="1"/>
      <w:marLeft w:val="0"/>
      <w:marRight w:val="0"/>
      <w:marTop w:val="0"/>
      <w:marBottom w:val="0"/>
      <w:divBdr>
        <w:top w:val="none" w:sz="0" w:space="0" w:color="auto"/>
        <w:left w:val="none" w:sz="0" w:space="0" w:color="auto"/>
        <w:bottom w:val="none" w:sz="0" w:space="0" w:color="auto"/>
        <w:right w:val="none" w:sz="0" w:space="0" w:color="auto"/>
      </w:divBdr>
    </w:div>
    <w:div w:id="1860506077">
      <w:bodyDiv w:val="1"/>
      <w:marLeft w:val="0"/>
      <w:marRight w:val="0"/>
      <w:marTop w:val="0"/>
      <w:marBottom w:val="0"/>
      <w:divBdr>
        <w:top w:val="none" w:sz="0" w:space="0" w:color="auto"/>
        <w:left w:val="none" w:sz="0" w:space="0" w:color="auto"/>
        <w:bottom w:val="none" w:sz="0" w:space="0" w:color="auto"/>
        <w:right w:val="none" w:sz="0" w:space="0" w:color="auto"/>
      </w:divBdr>
    </w:div>
    <w:div w:id="1861040455">
      <w:bodyDiv w:val="1"/>
      <w:marLeft w:val="0"/>
      <w:marRight w:val="0"/>
      <w:marTop w:val="0"/>
      <w:marBottom w:val="0"/>
      <w:divBdr>
        <w:top w:val="none" w:sz="0" w:space="0" w:color="auto"/>
        <w:left w:val="none" w:sz="0" w:space="0" w:color="auto"/>
        <w:bottom w:val="none" w:sz="0" w:space="0" w:color="auto"/>
        <w:right w:val="none" w:sz="0" w:space="0" w:color="auto"/>
      </w:divBdr>
    </w:div>
    <w:div w:id="1861435441">
      <w:bodyDiv w:val="1"/>
      <w:marLeft w:val="0"/>
      <w:marRight w:val="0"/>
      <w:marTop w:val="0"/>
      <w:marBottom w:val="0"/>
      <w:divBdr>
        <w:top w:val="none" w:sz="0" w:space="0" w:color="auto"/>
        <w:left w:val="none" w:sz="0" w:space="0" w:color="auto"/>
        <w:bottom w:val="none" w:sz="0" w:space="0" w:color="auto"/>
        <w:right w:val="none" w:sz="0" w:space="0" w:color="auto"/>
      </w:divBdr>
    </w:div>
    <w:div w:id="1862351538">
      <w:bodyDiv w:val="1"/>
      <w:marLeft w:val="0"/>
      <w:marRight w:val="0"/>
      <w:marTop w:val="0"/>
      <w:marBottom w:val="0"/>
      <w:divBdr>
        <w:top w:val="none" w:sz="0" w:space="0" w:color="auto"/>
        <w:left w:val="none" w:sz="0" w:space="0" w:color="auto"/>
        <w:bottom w:val="none" w:sz="0" w:space="0" w:color="auto"/>
        <w:right w:val="none" w:sz="0" w:space="0" w:color="auto"/>
      </w:divBdr>
    </w:div>
    <w:div w:id="1862353564">
      <w:bodyDiv w:val="1"/>
      <w:marLeft w:val="0"/>
      <w:marRight w:val="0"/>
      <w:marTop w:val="0"/>
      <w:marBottom w:val="0"/>
      <w:divBdr>
        <w:top w:val="none" w:sz="0" w:space="0" w:color="auto"/>
        <w:left w:val="none" w:sz="0" w:space="0" w:color="auto"/>
        <w:bottom w:val="none" w:sz="0" w:space="0" w:color="auto"/>
        <w:right w:val="none" w:sz="0" w:space="0" w:color="auto"/>
      </w:divBdr>
    </w:div>
    <w:div w:id="1862470629">
      <w:bodyDiv w:val="1"/>
      <w:marLeft w:val="0"/>
      <w:marRight w:val="0"/>
      <w:marTop w:val="0"/>
      <w:marBottom w:val="0"/>
      <w:divBdr>
        <w:top w:val="none" w:sz="0" w:space="0" w:color="auto"/>
        <w:left w:val="none" w:sz="0" w:space="0" w:color="auto"/>
        <w:bottom w:val="none" w:sz="0" w:space="0" w:color="auto"/>
        <w:right w:val="none" w:sz="0" w:space="0" w:color="auto"/>
      </w:divBdr>
    </w:div>
    <w:div w:id="1862552993">
      <w:bodyDiv w:val="1"/>
      <w:marLeft w:val="0"/>
      <w:marRight w:val="0"/>
      <w:marTop w:val="0"/>
      <w:marBottom w:val="0"/>
      <w:divBdr>
        <w:top w:val="none" w:sz="0" w:space="0" w:color="auto"/>
        <w:left w:val="none" w:sz="0" w:space="0" w:color="auto"/>
        <w:bottom w:val="none" w:sz="0" w:space="0" w:color="auto"/>
        <w:right w:val="none" w:sz="0" w:space="0" w:color="auto"/>
      </w:divBdr>
    </w:div>
    <w:div w:id="1862818453">
      <w:bodyDiv w:val="1"/>
      <w:marLeft w:val="0"/>
      <w:marRight w:val="0"/>
      <w:marTop w:val="0"/>
      <w:marBottom w:val="0"/>
      <w:divBdr>
        <w:top w:val="none" w:sz="0" w:space="0" w:color="auto"/>
        <w:left w:val="none" w:sz="0" w:space="0" w:color="auto"/>
        <w:bottom w:val="none" w:sz="0" w:space="0" w:color="auto"/>
        <w:right w:val="none" w:sz="0" w:space="0" w:color="auto"/>
      </w:divBdr>
    </w:div>
    <w:div w:id="1863281958">
      <w:bodyDiv w:val="1"/>
      <w:marLeft w:val="0"/>
      <w:marRight w:val="0"/>
      <w:marTop w:val="0"/>
      <w:marBottom w:val="0"/>
      <w:divBdr>
        <w:top w:val="none" w:sz="0" w:space="0" w:color="auto"/>
        <w:left w:val="none" w:sz="0" w:space="0" w:color="auto"/>
        <w:bottom w:val="none" w:sz="0" w:space="0" w:color="auto"/>
        <w:right w:val="none" w:sz="0" w:space="0" w:color="auto"/>
      </w:divBdr>
    </w:div>
    <w:div w:id="1863323487">
      <w:bodyDiv w:val="1"/>
      <w:marLeft w:val="0"/>
      <w:marRight w:val="0"/>
      <w:marTop w:val="0"/>
      <w:marBottom w:val="0"/>
      <w:divBdr>
        <w:top w:val="none" w:sz="0" w:space="0" w:color="auto"/>
        <w:left w:val="none" w:sz="0" w:space="0" w:color="auto"/>
        <w:bottom w:val="none" w:sz="0" w:space="0" w:color="auto"/>
        <w:right w:val="none" w:sz="0" w:space="0" w:color="auto"/>
      </w:divBdr>
      <w:divsChild>
        <w:div w:id="39793435">
          <w:marLeft w:val="0"/>
          <w:marRight w:val="0"/>
          <w:marTop w:val="0"/>
          <w:marBottom w:val="0"/>
          <w:divBdr>
            <w:top w:val="none" w:sz="0" w:space="0" w:color="auto"/>
            <w:left w:val="none" w:sz="0" w:space="0" w:color="auto"/>
            <w:bottom w:val="none" w:sz="0" w:space="0" w:color="auto"/>
            <w:right w:val="none" w:sz="0" w:space="0" w:color="auto"/>
          </w:divBdr>
        </w:div>
        <w:div w:id="400568786">
          <w:marLeft w:val="0"/>
          <w:marRight w:val="0"/>
          <w:marTop w:val="0"/>
          <w:marBottom w:val="0"/>
          <w:divBdr>
            <w:top w:val="none" w:sz="0" w:space="0" w:color="auto"/>
            <w:left w:val="none" w:sz="0" w:space="0" w:color="auto"/>
            <w:bottom w:val="none" w:sz="0" w:space="0" w:color="auto"/>
            <w:right w:val="none" w:sz="0" w:space="0" w:color="auto"/>
          </w:divBdr>
        </w:div>
        <w:div w:id="1260411157">
          <w:marLeft w:val="0"/>
          <w:marRight w:val="0"/>
          <w:marTop w:val="0"/>
          <w:marBottom w:val="0"/>
          <w:divBdr>
            <w:top w:val="none" w:sz="0" w:space="0" w:color="auto"/>
            <w:left w:val="none" w:sz="0" w:space="0" w:color="auto"/>
            <w:bottom w:val="none" w:sz="0" w:space="0" w:color="auto"/>
            <w:right w:val="none" w:sz="0" w:space="0" w:color="auto"/>
          </w:divBdr>
        </w:div>
        <w:div w:id="238637766">
          <w:marLeft w:val="0"/>
          <w:marRight w:val="0"/>
          <w:marTop w:val="0"/>
          <w:marBottom w:val="0"/>
          <w:divBdr>
            <w:top w:val="none" w:sz="0" w:space="0" w:color="auto"/>
            <w:left w:val="none" w:sz="0" w:space="0" w:color="auto"/>
            <w:bottom w:val="none" w:sz="0" w:space="0" w:color="auto"/>
            <w:right w:val="none" w:sz="0" w:space="0" w:color="auto"/>
          </w:divBdr>
        </w:div>
        <w:div w:id="205993984">
          <w:marLeft w:val="0"/>
          <w:marRight w:val="0"/>
          <w:marTop w:val="0"/>
          <w:marBottom w:val="0"/>
          <w:divBdr>
            <w:top w:val="none" w:sz="0" w:space="0" w:color="auto"/>
            <w:left w:val="none" w:sz="0" w:space="0" w:color="auto"/>
            <w:bottom w:val="none" w:sz="0" w:space="0" w:color="auto"/>
            <w:right w:val="none" w:sz="0" w:space="0" w:color="auto"/>
          </w:divBdr>
        </w:div>
        <w:div w:id="1624187144">
          <w:marLeft w:val="0"/>
          <w:marRight w:val="0"/>
          <w:marTop w:val="0"/>
          <w:marBottom w:val="0"/>
          <w:divBdr>
            <w:top w:val="none" w:sz="0" w:space="0" w:color="auto"/>
            <w:left w:val="none" w:sz="0" w:space="0" w:color="auto"/>
            <w:bottom w:val="none" w:sz="0" w:space="0" w:color="auto"/>
            <w:right w:val="none" w:sz="0" w:space="0" w:color="auto"/>
          </w:divBdr>
        </w:div>
        <w:div w:id="878591614">
          <w:marLeft w:val="0"/>
          <w:marRight w:val="0"/>
          <w:marTop w:val="0"/>
          <w:marBottom w:val="0"/>
          <w:divBdr>
            <w:top w:val="none" w:sz="0" w:space="0" w:color="auto"/>
            <w:left w:val="none" w:sz="0" w:space="0" w:color="auto"/>
            <w:bottom w:val="none" w:sz="0" w:space="0" w:color="auto"/>
            <w:right w:val="none" w:sz="0" w:space="0" w:color="auto"/>
          </w:divBdr>
        </w:div>
        <w:div w:id="2073188567">
          <w:marLeft w:val="0"/>
          <w:marRight w:val="0"/>
          <w:marTop w:val="0"/>
          <w:marBottom w:val="0"/>
          <w:divBdr>
            <w:top w:val="none" w:sz="0" w:space="0" w:color="auto"/>
            <w:left w:val="none" w:sz="0" w:space="0" w:color="auto"/>
            <w:bottom w:val="none" w:sz="0" w:space="0" w:color="auto"/>
            <w:right w:val="none" w:sz="0" w:space="0" w:color="auto"/>
          </w:divBdr>
        </w:div>
        <w:div w:id="1327052418">
          <w:marLeft w:val="0"/>
          <w:marRight w:val="0"/>
          <w:marTop w:val="0"/>
          <w:marBottom w:val="0"/>
          <w:divBdr>
            <w:top w:val="none" w:sz="0" w:space="0" w:color="auto"/>
            <w:left w:val="none" w:sz="0" w:space="0" w:color="auto"/>
            <w:bottom w:val="none" w:sz="0" w:space="0" w:color="auto"/>
            <w:right w:val="none" w:sz="0" w:space="0" w:color="auto"/>
          </w:divBdr>
        </w:div>
        <w:div w:id="1019968886">
          <w:marLeft w:val="0"/>
          <w:marRight w:val="0"/>
          <w:marTop w:val="0"/>
          <w:marBottom w:val="0"/>
          <w:divBdr>
            <w:top w:val="none" w:sz="0" w:space="0" w:color="auto"/>
            <w:left w:val="none" w:sz="0" w:space="0" w:color="auto"/>
            <w:bottom w:val="none" w:sz="0" w:space="0" w:color="auto"/>
            <w:right w:val="none" w:sz="0" w:space="0" w:color="auto"/>
          </w:divBdr>
        </w:div>
        <w:div w:id="1352030373">
          <w:marLeft w:val="0"/>
          <w:marRight w:val="0"/>
          <w:marTop w:val="0"/>
          <w:marBottom w:val="0"/>
          <w:divBdr>
            <w:top w:val="none" w:sz="0" w:space="0" w:color="auto"/>
            <w:left w:val="none" w:sz="0" w:space="0" w:color="auto"/>
            <w:bottom w:val="none" w:sz="0" w:space="0" w:color="auto"/>
            <w:right w:val="none" w:sz="0" w:space="0" w:color="auto"/>
          </w:divBdr>
        </w:div>
        <w:div w:id="1214198617">
          <w:marLeft w:val="0"/>
          <w:marRight w:val="0"/>
          <w:marTop w:val="0"/>
          <w:marBottom w:val="0"/>
          <w:divBdr>
            <w:top w:val="none" w:sz="0" w:space="0" w:color="auto"/>
            <w:left w:val="none" w:sz="0" w:space="0" w:color="auto"/>
            <w:bottom w:val="none" w:sz="0" w:space="0" w:color="auto"/>
            <w:right w:val="none" w:sz="0" w:space="0" w:color="auto"/>
          </w:divBdr>
        </w:div>
        <w:div w:id="1865512460">
          <w:marLeft w:val="0"/>
          <w:marRight w:val="0"/>
          <w:marTop w:val="0"/>
          <w:marBottom w:val="0"/>
          <w:divBdr>
            <w:top w:val="none" w:sz="0" w:space="0" w:color="auto"/>
            <w:left w:val="none" w:sz="0" w:space="0" w:color="auto"/>
            <w:bottom w:val="none" w:sz="0" w:space="0" w:color="auto"/>
            <w:right w:val="none" w:sz="0" w:space="0" w:color="auto"/>
          </w:divBdr>
        </w:div>
        <w:div w:id="1220164334">
          <w:marLeft w:val="0"/>
          <w:marRight w:val="0"/>
          <w:marTop w:val="0"/>
          <w:marBottom w:val="0"/>
          <w:divBdr>
            <w:top w:val="none" w:sz="0" w:space="0" w:color="auto"/>
            <w:left w:val="none" w:sz="0" w:space="0" w:color="auto"/>
            <w:bottom w:val="none" w:sz="0" w:space="0" w:color="auto"/>
            <w:right w:val="none" w:sz="0" w:space="0" w:color="auto"/>
          </w:divBdr>
        </w:div>
        <w:div w:id="1564365927">
          <w:marLeft w:val="0"/>
          <w:marRight w:val="0"/>
          <w:marTop w:val="0"/>
          <w:marBottom w:val="0"/>
          <w:divBdr>
            <w:top w:val="none" w:sz="0" w:space="0" w:color="auto"/>
            <w:left w:val="none" w:sz="0" w:space="0" w:color="auto"/>
            <w:bottom w:val="none" w:sz="0" w:space="0" w:color="auto"/>
            <w:right w:val="none" w:sz="0" w:space="0" w:color="auto"/>
          </w:divBdr>
        </w:div>
        <w:div w:id="243297263">
          <w:marLeft w:val="0"/>
          <w:marRight w:val="0"/>
          <w:marTop w:val="0"/>
          <w:marBottom w:val="0"/>
          <w:divBdr>
            <w:top w:val="none" w:sz="0" w:space="0" w:color="auto"/>
            <w:left w:val="none" w:sz="0" w:space="0" w:color="auto"/>
            <w:bottom w:val="none" w:sz="0" w:space="0" w:color="auto"/>
            <w:right w:val="none" w:sz="0" w:space="0" w:color="auto"/>
          </w:divBdr>
        </w:div>
        <w:div w:id="1335183458">
          <w:marLeft w:val="0"/>
          <w:marRight w:val="0"/>
          <w:marTop w:val="0"/>
          <w:marBottom w:val="0"/>
          <w:divBdr>
            <w:top w:val="none" w:sz="0" w:space="0" w:color="auto"/>
            <w:left w:val="none" w:sz="0" w:space="0" w:color="auto"/>
            <w:bottom w:val="none" w:sz="0" w:space="0" w:color="auto"/>
            <w:right w:val="none" w:sz="0" w:space="0" w:color="auto"/>
          </w:divBdr>
        </w:div>
        <w:div w:id="1727413324">
          <w:marLeft w:val="0"/>
          <w:marRight w:val="0"/>
          <w:marTop w:val="0"/>
          <w:marBottom w:val="0"/>
          <w:divBdr>
            <w:top w:val="none" w:sz="0" w:space="0" w:color="auto"/>
            <w:left w:val="none" w:sz="0" w:space="0" w:color="auto"/>
            <w:bottom w:val="none" w:sz="0" w:space="0" w:color="auto"/>
            <w:right w:val="none" w:sz="0" w:space="0" w:color="auto"/>
          </w:divBdr>
        </w:div>
        <w:div w:id="1392727327">
          <w:marLeft w:val="0"/>
          <w:marRight w:val="0"/>
          <w:marTop w:val="0"/>
          <w:marBottom w:val="0"/>
          <w:divBdr>
            <w:top w:val="none" w:sz="0" w:space="0" w:color="auto"/>
            <w:left w:val="none" w:sz="0" w:space="0" w:color="auto"/>
            <w:bottom w:val="none" w:sz="0" w:space="0" w:color="auto"/>
            <w:right w:val="none" w:sz="0" w:space="0" w:color="auto"/>
          </w:divBdr>
        </w:div>
        <w:div w:id="475881852">
          <w:marLeft w:val="0"/>
          <w:marRight w:val="0"/>
          <w:marTop w:val="0"/>
          <w:marBottom w:val="0"/>
          <w:divBdr>
            <w:top w:val="none" w:sz="0" w:space="0" w:color="auto"/>
            <w:left w:val="none" w:sz="0" w:space="0" w:color="auto"/>
            <w:bottom w:val="none" w:sz="0" w:space="0" w:color="auto"/>
            <w:right w:val="none" w:sz="0" w:space="0" w:color="auto"/>
          </w:divBdr>
        </w:div>
        <w:div w:id="1930119278">
          <w:marLeft w:val="0"/>
          <w:marRight w:val="0"/>
          <w:marTop w:val="0"/>
          <w:marBottom w:val="0"/>
          <w:divBdr>
            <w:top w:val="none" w:sz="0" w:space="0" w:color="auto"/>
            <w:left w:val="none" w:sz="0" w:space="0" w:color="auto"/>
            <w:bottom w:val="none" w:sz="0" w:space="0" w:color="auto"/>
            <w:right w:val="none" w:sz="0" w:space="0" w:color="auto"/>
          </w:divBdr>
        </w:div>
        <w:div w:id="1138453380">
          <w:marLeft w:val="0"/>
          <w:marRight w:val="0"/>
          <w:marTop w:val="0"/>
          <w:marBottom w:val="0"/>
          <w:divBdr>
            <w:top w:val="none" w:sz="0" w:space="0" w:color="auto"/>
            <w:left w:val="none" w:sz="0" w:space="0" w:color="auto"/>
            <w:bottom w:val="none" w:sz="0" w:space="0" w:color="auto"/>
            <w:right w:val="none" w:sz="0" w:space="0" w:color="auto"/>
          </w:divBdr>
        </w:div>
        <w:div w:id="1482622898">
          <w:marLeft w:val="0"/>
          <w:marRight w:val="0"/>
          <w:marTop w:val="0"/>
          <w:marBottom w:val="0"/>
          <w:divBdr>
            <w:top w:val="none" w:sz="0" w:space="0" w:color="auto"/>
            <w:left w:val="none" w:sz="0" w:space="0" w:color="auto"/>
            <w:bottom w:val="none" w:sz="0" w:space="0" w:color="auto"/>
            <w:right w:val="none" w:sz="0" w:space="0" w:color="auto"/>
          </w:divBdr>
        </w:div>
        <w:div w:id="1251617509">
          <w:marLeft w:val="0"/>
          <w:marRight w:val="0"/>
          <w:marTop w:val="0"/>
          <w:marBottom w:val="0"/>
          <w:divBdr>
            <w:top w:val="none" w:sz="0" w:space="0" w:color="auto"/>
            <w:left w:val="none" w:sz="0" w:space="0" w:color="auto"/>
            <w:bottom w:val="none" w:sz="0" w:space="0" w:color="auto"/>
            <w:right w:val="none" w:sz="0" w:space="0" w:color="auto"/>
          </w:divBdr>
        </w:div>
        <w:div w:id="914124890">
          <w:marLeft w:val="0"/>
          <w:marRight w:val="0"/>
          <w:marTop w:val="0"/>
          <w:marBottom w:val="0"/>
          <w:divBdr>
            <w:top w:val="none" w:sz="0" w:space="0" w:color="auto"/>
            <w:left w:val="none" w:sz="0" w:space="0" w:color="auto"/>
            <w:bottom w:val="none" w:sz="0" w:space="0" w:color="auto"/>
            <w:right w:val="none" w:sz="0" w:space="0" w:color="auto"/>
          </w:divBdr>
        </w:div>
        <w:div w:id="1748459593">
          <w:marLeft w:val="0"/>
          <w:marRight w:val="0"/>
          <w:marTop w:val="0"/>
          <w:marBottom w:val="0"/>
          <w:divBdr>
            <w:top w:val="none" w:sz="0" w:space="0" w:color="auto"/>
            <w:left w:val="none" w:sz="0" w:space="0" w:color="auto"/>
            <w:bottom w:val="none" w:sz="0" w:space="0" w:color="auto"/>
            <w:right w:val="none" w:sz="0" w:space="0" w:color="auto"/>
          </w:divBdr>
        </w:div>
        <w:div w:id="87703622">
          <w:marLeft w:val="0"/>
          <w:marRight w:val="0"/>
          <w:marTop w:val="0"/>
          <w:marBottom w:val="0"/>
          <w:divBdr>
            <w:top w:val="none" w:sz="0" w:space="0" w:color="auto"/>
            <w:left w:val="none" w:sz="0" w:space="0" w:color="auto"/>
            <w:bottom w:val="none" w:sz="0" w:space="0" w:color="auto"/>
            <w:right w:val="none" w:sz="0" w:space="0" w:color="auto"/>
          </w:divBdr>
        </w:div>
        <w:div w:id="1368021598">
          <w:marLeft w:val="0"/>
          <w:marRight w:val="0"/>
          <w:marTop w:val="0"/>
          <w:marBottom w:val="0"/>
          <w:divBdr>
            <w:top w:val="none" w:sz="0" w:space="0" w:color="auto"/>
            <w:left w:val="none" w:sz="0" w:space="0" w:color="auto"/>
            <w:bottom w:val="none" w:sz="0" w:space="0" w:color="auto"/>
            <w:right w:val="none" w:sz="0" w:space="0" w:color="auto"/>
          </w:divBdr>
        </w:div>
        <w:div w:id="1634434955">
          <w:marLeft w:val="0"/>
          <w:marRight w:val="0"/>
          <w:marTop w:val="0"/>
          <w:marBottom w:val="0"/>
          <w:divBdr>
            <w:top w:val="none" w:sz="0" w:space="0" w:color="auto"/>
            <w:left w:val="none" w:sz="0" w:space="0" w:color="auto"/>
            <w:bottom w:val="none" w:sz="0" w:space="0" w:color="auto"/>
            <w:right w:val="none" w:sz="0" w:space="0" w:color="auto"/>
          </w:divBdr>
        </w:div>
        <w:div w:id="899363207">
          <w:marLeft w:val="0"/>
          <w:marRight w:val="0"/>
          <w:marTop w:val="0"/>
          <w:marBottom w:val="0"/>
          <w:divBdr>
            <w:top w:val="none" w:sz="0" w:space="0" w:color="auto"/>
            <w:left w:val="none" w:sz="0" w:space="0" w:color="auto"/>
            <w:bottom w:val="none" w:sz="0" w:space="0" w:color="auto"/>
            <w:right w:val="none" w:sz="0" w:space="0" w:color="auto"/>
          </w:divBdr>
        </w:div>
        <w:div w:id="561450847">
          <w:marLeft w:val="0"/>
          <w:marRight w:val="0"/>
          <w:marTop w:val="0"/>
          <w:marBottom w:val="0"/>
          <w:divBdr>
            <w:top w:val="none" w:sz="0" w:space="0" w:color="auto"/>
            <w:left w:val="none" w:sz="0" w:space="0" w:color="auto"/>
            <w:bottom w:val="none" w:sz="0" w:space="0" w:color="auto"/>
            <w:right w:val="none" w:sz="0" w:space="0" w:color="auto"/>
          </w:divBdr>
        </w:div>
        <w:div w:id="1215003106">
          <w:marLeft w:val="0"/>
          <w:marRight w:val="0"/>
          <w:marTop w:val="0"/>
          <w:marBottom w:val="0"/>
          <w:divBdr>
            <w:top w:val="none" w:sz="0" w:space="0" w:color="auto"/>
            <w:left w:val="none" w:sz="0" w:space="0" w:color="auto"/>
            <w:bottom w:val="none" w:sz="0" w:space="0" w:color="auto"/>
            <w:right w:val="none" w:sz="0" w:space="0" w:color="auto"/>
          </w:divBdr>
        </w:div>
        <w:div w:id="1842505841">
          <w:marLeft w:val="0"/>
          <w:marRight w:val="0"/>
          <w:marTop w:val="0"/>
          <w:marBottom w:val="0"/>
          <w:divBdr>
            <w:top w:val="none" w:sz="0" w:space="0" w:color="auto"/>
            <w:left w:val="none" w:sz="0" w:space="0" w:color="auto"/>
            <w:bottom w:val="none" w:sz="0" w:space="0" w:color="auto"/>
            <w:right w:val="none" w:sz="0" w:space="0" w:color="auto"/>
          </w:divBdr>
        </w:div>
        <w:div w:id="1534422317">
          <w:marLeft w:val="0"/>
          <w:marRight w:val="0"/>
          <w:marTop w:val="0"/>
          <w:marBottom w:val="0"/>
          <w:divBdr>
            <w:top w:val="none" w:sz="0" w:space="0" w:color="auto"/>
            <w:left w:val="none" w:sz="0" w:space="0" w:color="auto"/>
            <w:bottom w:val="none" w:sz="0" w:space="0" w:color="auto"/>
            <w:right w:val="none" w:sz="0" w:space="0" w:color="auto"/>
          </w:divBdr>
        </w:div>
        <w:div w:id="2058628480">
          <w:marLeft w:val="0"/>
          <w:marRight w:val="0"/>
          <w:marTop w:val="0"/>
          <w:marBottom w:val="0"/>
          <w:divBdr>
            <w:top w:val="none" w:sz="0" w:space="0" w:color="auto"/>
            <w:left w:val="none" w:sz="0" w:space="0" w:color="auto"/>
            <w:bottom w:val="none" w:sz="0" w:space="0" w:color="auto"/>
            <w:right w:val="none" w:sz="0" w:space="0" w:color="auto"/>
          </w:divBdr>
        </w:div>
        <w:div w:id="386687256">
          <w:marLeft w:val="0"/>
          <w:marRight w:val="0"/>
          <w:marTop w:val="0"/>
          <w:marBottom w:val="0"/>
          <w:divBdr>
            <w:top w:val="none" w:sz="0" w:space="0" w:color="auto"/>
            <w:left w:val="none" w:sz="0" w:space="0" w:color="auto"/>
            <w:bottom w:val="none" w:sz="0" w:space="0" w:color="auto"/>
            <w:right w:val="none" w:sz="0" w:space="0" w:color="auto"/>
          </w:divBdr>
        </w:div>
        <w:div w:id="1916740877">
          <w:marLeft w:val="0"/>
          <w:marRight w:val="0"/>
          <w:marTop w:val="0"/>
          <w:marBottom w:val="0"/>
          <w:divBdr>
            <w:top w:val="none" w:sz="0" w:space="0" w:color="auto"/>
            <w:left w:val="none" w:sz="0" w:space="0" w:color="auto"/>
            <w:bottom w:val="none" w:sz="0" w:space="0" w:color="auto"/>
            <w:right w:val="none" w:sz="0" w:space="0" w:color="auto"/>
          </w:divBdr>
        </w:div>
        <w:div w:id="1848206883">
          <w:marLeft w:val="0"/>
          <w:marRight w:val="0"/>
          <w:marTop w:val="0"/>
          <w:marBottom w:val="0"/>
          <w:divBdr>
            <w:top w:val="none" w:sz="0" w:space="0" w:color="auto"/>
            <w:left w:val="none" w:sz="0" w:space="0" w:color="auto"/>
            <w:bottom w:val="none" w:sz="0" w:space="0" w:color="auto"/>
            <w:right w:val="none" w:sz="0" w:space="0" w:color="auto"/>
          </w:divBdr>
        </w:div>
        <w:div w:id="1806969685">
          <w:marLeft w:val="0"/>
          <w:marRight w:val="0"/>
          <w:marTop w:val="0"/>
          <w:marBottom w:val="0"/>
          <w:divBdr>
            <w:top w:val="none" w:sz="0" w:space="0" w:color="auto"/>
            <w:left w:val="none" w:sz="0" w:space="0" w:color="auto"/>
            <w:bottom w:val="none" w:sz="0" w:space="0" w:color="auto"/>
            <w:right w:val="none" w:sz="0" w:space="0" w:color="auto"/>
          </w:divBdr>
        </w:div>
      </w:divsChild>
    </w:div>
    <w:div w:id="1864202013">
      <w:bodyDiv w:val="1"/>
      <w:marLeft w:val="0"/>
      <w:marRight w:val="0"/>
      <w:marTop w:val="0"/>
      <w:marBottom w:val="0"/>
      <w:divBdr>
        <w:top w:val="none" w:sz="0" w:space="0" w:color="auto"/>
        <w:left w:val="none" w:sz="0" w:space="0" w:color="auto"/>
        <w:bottom w:val="none" w:sz="0" w:space="0" w:color="auto"/>
        <w:right w:val="none" w:sz="0" w:space="0" w:color="auto"/>
      </w:divBdr>
    </w:div>
    <w:div w:id="1864785181">
      <w:bodyDiv w:val="1"/>
      <w:marLeft w:val="0"/>
      <w:marRight w:val="0"/>
      <w:marTop w:val="0"/>
      <w:marBottom w:val="0"/>
      <w:divBdr>
        <w:top w:val="none" w:sz="0" w:space="0" w:color="auto"/>
        <w:left w:val="none" w:sz="0" w:space="0" w:color="auto"/>
        <w:bottom w:val="none" w:sz="0" w:space="0" w:color="auto"/>
        <w:right w:val="none" w:sz="0" w:space="0" w:color="auto"/>
      </w:divBdr>
    </w:div>
    <w:div w:id="1866166347">
      <w:bodyDiv w:val="1"/>
      <w:marLeft w:val="0"/>
      <w:marRight w:val="0"/>
      <w:marTop w:val="0"/>
      <w:marBottom w:val="0"/>
      <w:divBdr>
        <w:top w:val="none" w:sz="0" w:space="0" w:color="auto"/>
        <w:left w:val="none" w:sz="0" w:space="0" w:color="auto"/>
        <w:bottom w:val="none" w:sz="0" w:space="0" w:color="auto"/>
        <w:right w:val="none" w:sz="0" w:space="0" w:color="auto"/>
      </w:divBdr>
    </w:div>
    <w:div w:id="1866744635">
      <w:bodyDiv w:val="1"/>
      <w:marLeft w:val="0"/>
      <w:marRight w:val="0"/>
      <w:marTop w:val="0"/>
      <w:marBottom w:val="0"/>
      <w:divBdr>
        <w:top w:val="none" w:sz="0" w:space="0" w:color="auto"/>
        <w:left w:val="none" w:sz="0" w:space="0" w:color="auto"/>
        <w:bottom w:val="none" w:sz="0" w:space="0" w:color="auto"/>
        <w:right w:val="none" w:sz="0" w:space="0" w:color="auto"/>
      </w:divBdr>
    </w:div>
    <w:div w:id="1867018353">
      <w:bodyDiv w:val="1"/>
      <w:marLeft w:val="0"/>
      <w:marRight w:val="0"/>
      <w:marTop w:val="0"/>
      <w:marBottom w:val="0"/>
      <w:divBdr>
        <w:top w:val="none" w:sz="0" w:space="0" w:color="auto"/>
        <w:left w:val="none" w:sz="0" w:space="0" w:color="auto"/>
        <w:bottom w:val="none" w:sz="0" w:space="0" w:color="auto"/>
        <w:right w:val="none" w:sz="0" w:space="0" w:color="auto"/>
      </w:divBdr>
    </w:div>
    <w:div w:id="1867907325">
      <w:bodyDiv w:val="1"/>
      <w:marLeft w:val="0"/>
      <w:marRight w:val="0"/>
      <w:marTop w:val="0"/>
      <w:marBottom w:val="0"/>
      <w:divBdr>
        <w:top w:val="none" w:sz="0" w:space="0" w:color="auto"/>
        <w:left w:val="none" w:sz="0" w:space="0" w:color="auto"/>
        <w:bottom w:val="none" w:sz="0" w:space="0" w:color="auto"/>
        <w:right w:val="none" w:sz="0" w:space="0" w:color="auto"/>
      </w:divBdr>
    </w:div>
    <w:div w:id="1868131626">
      <w:bodyDiv w:val="1"/>
      <w:marLeft w:val="0"/>
      <w:marRight w:val="0"/>
      <w:marTop w:val="0"/>
      <w:marBottom w:val="0"/>
      <w:divBdr>
        <w:top w:val="none" w:sz="0" w:space="0" w:color="auto"/>
        <w:left w:val="none" w:sz="0" w:space="0" w:color="auto"/>
        <w:bottom w:val="none" w:sz="0" w:space="0" w:color="auto"/>
        <w:right w:val="none" w:sz="0" w:space="0" w:color="auto"/>
      </w:divBdr>
    </w:div>
    <w:div w:id="1868375368">
      <w:bodyDiv w:val="1"/>
      <w:marLeft w:val="0"/>
      <w:marRight w:val="0"/>
      <w:marTop w:val="0"/>
      <w:marBottom w:val="0"/>
      <w:divBdr>
        <w:top w:val="none" w:sz="0" w:space="0" w:color="auto"/>
        <w:left w:val="none" w:sz="0" w:space="0" w:color="auto"/>
        <w:bottom w:val="none" w:sz="0" w:space="0" w:color="auto"/>
        <w:right w:val="none" w:sz="0" w:space="0" w:color="auto"/>
      </w:divBdr>
    </w:div>
    <w:div w:id="1868787151">
      <w:bodyDiv w:val="1"/>
      <w:marLeft w:val="0"/>
      <w:marRight w:val="0"/>
      <w:marTop w:val="0"/>
      <w:marBottom w:val="0"/>
      <w:divBdr>
        <w:top w:val="none" w:sz="0" w:space="0" w:color="auto"/>
        <w:left w:val="none" w:sz="0" w:space="0" w:color="auto"/>
        <w:bottom w:val="none" w:sz="0" w:space="0" w:color="auto"/>
        <w:right w:val="none" w:sz="0" w:space="0" w:color="auto"/>
      </w:divBdr>
    </w:div>
    <w:div w:id="1868904543">
      <w:bodyDiv w:val="1"/>
      <w:marLeft w:val="0"/>
      <w:marRight w:val="0"/>
      <w:marTop w:val="0"/>
      <w:marBottom w:val="0"/>
      <w:divBdr>
        <w:top w:val="none" w:sz="0" w:space="0" w:color="auto"/>
        <w:left w:val="none" w:sz="0" w:space="0" w:color="auto"/>
        <w:bottom w:val="none" w:sz="0" w:space="0" w:color="auto"/>
        <w:right w:val="none" w:sz="0" w:space="0" w:color="auto"/>
      </w:divBdr>
    </w:div>
    <w:div w:id="1868985202">
      <w:bodyDiv w:val="1"/>
      <w:marLeft w:val="0"/>
      <w:marRight w:val="0"/>
      <w:marTop w:val="0"/>
      <w:marBottom w:val="0"/>
      <w:divBdr>
        <w:top w:val="none" w:sz="0" w:space="0" w:color="auto"/>
        <w:left w:val="none" w:sz="0" w:space="0" w:color="auto"/>
        <w:bottom w:val="none" w:sz="0" w:space="0" w:color="auto"/>
        <w:right w:val="none" w:sz="0" w:space="0" w:color="auto"/>
      </w:divBdr>
    </w:div>
    <w:div w:id="1869100655">
      <w:bodyDiv w:val="1"/>
      <w:marLeft w:val="0"/>
      <w:marRight w:val="0"/>
      <w:marTop w:val="0"/>
      <w:marBottom w:val="0"/>
      <w:divBdr>
        <w:top w:val="none" w:sz="0" w:space="0" w:color="auto"/>
        <w:left w:val="none" w:sz="0" w:space="0" w:color="auto"/>
        <w:bottom w:val="none" w:sz="0" w:space="0" w:color="auto"/>
        <w:right w:val="none" w:sz="0" w:space="0" w:color="auto"/>
      </w:divBdr>
    </w:div>
    <w:div w:id="1869484747">
      <w:bodyDiv w:val="1"/>
      <w:marLeft w:val="0"/>
      <w:marRight w:val="0"/>
      <w:marTop w:val="0"/>
      <w:marBottom w:val="0"/>
      <w:divBdr>
        <w:top w:val="none" w:sz="0" w:space="0" w:color="auto"/>
        <w:left w:val="none" w:sz="0" w:space="0" w:color="auto"/>
        <w:bottom w:val="none" w:sz="0" w:space="0" w:color="auto"/>
        <w:right w:val="none" w:sz="0" w:space="0" w:color="auto"/>
      </w:divBdr>
    </w:div>
    <w:div w:id="1869484936">
      <w:bodyDiv w:val="1"/>
      <w:marLeft w:val="0"/>
      <w:marRight w:val="0"/>
      <w:marTop w:val="0"/>
      <w:marBottom w:val="0"/>
      <w:divBdr>
        <w:top w:val="none" w:sz="0" w:space="0" w:color="auto"/>
        <w:left w:val="none" w:sz="0" w:space="0" w:color="auto"/>
        <w:bottom w:val="none" w:sz="0" w:space="0" w:color="auto"/>
        <w:right w:val="none" w:sz="0" w:space="0" w:color="auto"/>
      </w:divBdr>
    </w:div>
    <w:div w:id="1869636413">
      <w:bodyDiv w:val="1"/>
      <w:marLeft w:val="0"/>
      <w:marRight w:val="0"/>
      <w:marTop w:val="0"/>
      <w:marBottom w:val="0"/>
      <w:divBdr>
        <w:top w:val="none" w:sz="0" w:space="0" w:color="auto"/>
        <w:left w:val="none" w:sz="0" w:space="0" w:color="auto"/>
        <w:bottom w:val="none" w:sz="0" w:space="0" w:color="auto"/>
        <w:right w:val="none" w:sz="0" w:space="0" w:color="auto"/>
      </w:divBdr>
    </w:div>
    <w:div w:id="1869680964">
      <w:bodyDiv w:val="1"/>
      <w:marLeft w:val="0"/>
      <w:marRight w:val="0"/>
      <w:marTop w:val="0"/>
      <w:marBottom w:val="0"/>
      <w:divBdr>
        <w:top w:val="none" w:sz="0" w:space="0" w:color="auto"/>
        <w:left w:val="none" w:sz="0" w:space="0" w:color="auto"/>
        <w:bottom w:val="none" w:sz="0" w:space="0" w:color="auto"/>
        <w:right w:val="none" w:sz="0" w:space="0" w:color="auto"/>
      </w:divBdr>
    </w:div>
    <w:div w:id="1869757983">
      <w:bodyDiv w:val="1"/>
      <w:marLeft w:val="0"/>
      <w:marRight w:val="0"/>
      <w:marTop w:val="0"/>
      <w:marBottom w:val="0"/>
      <w:divBdr>
        <w:top w:val="none" w:sz="0" w:space="0" w:color="auto"/>
        <w:left w:val="none" w:sz="0" w:space="0" w:color="auto"/>
        <w:bottom w:val="none" w:sz="0" w:space="0" w:color="auto"/>
        <w:right w:val="none" w:sz="0" w:space="0" w:color="auto"/>
      </w:divBdr>
    </w:div>
    <w:div w:id="1870876867">
      <w:bodyDiv w:val="1"/>
      <w:marLeft w:val="0"/>
      <w:marRight w:val="0"/>
      <w:marTop w:val="0"/>
      <w:marBottom w:val="0"/>
      <w:divBdr>
        <w:top w:val="none" w:sz="0" w:space="0" w:color="auto"/>
        <w:left w:val="none" w:sz="0" w:space="0" w:color="auto"/>
        <w:bottom w:val="none" w:sz="0" w:space="0" w:color="auto"/>
        <w:right w:val="none" w:sz="0" w:space="0" w:color="auto"/>
      </w:divBdr>
      <w:divsChild>
        <w:div w:id="1544560313">
          <w:marLeft w:val="640"/>
          <w:marRight w:val="0"/>
          <w:marTop w:val="0"/>
          <w:marBottom w:val="0"/>
          <w:divBdr>
            <w:top w:val="none" w:sz="0" w:space="0" w:color="auto"/>
            <w:left w:val="none" w:sz="0" w:space="0" w:color="auto"/>
            <w:bottom w:val="none" w:sz="0" w:space="0" w:color="auto"/>
            <w:right w:val="none" w:sz="0" w:space="0" w:color="auto"/>
          </w:divBdr>
        </w:div>
        <w:div w:id="815495145">
          <w:marLeft w:val="640"/>
          <w:marRight w:val="0"/>
          <w:marTop w:val="0"/>
          <w:marBottom w:val="0"/>
          <w:divBdr>
            <w:top w:val="none" w:sz="0" w:space="0" w:color="auto"/>
            <w:left w:val="none" w:sz="0" w:space="0" w:color="auto"/>
            <w:bottom w:val="none" w:sz="0" w:space="0" w:color="auto"/>
            <w:right w:val="none" w:sz="0" w:space="0" w:color="auto"/>
          </w:divBdr>
        </w:div>
        <w:div w:id="1261059759">
          <w:marLeft w:val="640"/>
          <w:marRight w:val="0"/>
          <w:marTop w:val="0"/>
          <w:marBottom w:val="0"/>
          <w:divBdr>
            <w:top w:val="none" w:sz="0" w:space="0" w:color="auto"/>
            <w:left w:val="none" w:sz="0" w:space="0" w:color="auto"/>
            <w:bottom w:val="none" w:sz="0" w:space="0" w:color="auto"/>
            <w:right w:val="none" w:sz="0" w:space="0" w:color="auto"/>
          </w:divBdr>
        </w:div>
        <w:div w:id="1233396765">
          <w:marLeft w:val="640"/>
          <w:marRight w:val="0"/>
          <w:marTop w:val="0"/>
          <w:marBottom w:val="0"/>
          <w:divBdr>
            <w:top w:val="none" w:sz="0" w:space="0" w:color="auto"/>
            <w:left w:val="none" w:sz="0" w:space="0" w:color="auto"/>
            <w:bottom w:val="none" w:sz="0" w:space="0" w:color="auto"/>
            <w:right w:val="none" w:sz="0" w:space="0" w:color="auto"/>
          </w:divBdr>
        </w:div>
        <w:div w:id="2044940901">
          <w:marLeft w:val="640"/>
          <w:marRight w:val="0"/>
          <w:marTop w:val="0"/>
          <w:marBottom w:val="0"/>
          <w:divBdr>
            <w:top w:val="none" w:sz="0" w:space="0" w:color="auto"/>
            <w:left w:val="none" w:sz="0" w:space="0" w:color="auto"/>
            <w:bottom w:val="none" w:sz="0" w:space="0" w:color="auto"/>
            <w:right w:val="none" w:sz="0" w:space="0" w:color="auto"/>
          </w:divBdr>
        </w:div>
        <w:div w:id="464128310">
          <w:marLeft w:val="640"/>
          <w:marRight w:val="0"/>
          <w:marTop w:val="0"/>
          <w:marBottom w:val="0"/>
          <w:divBdr>
            <w:top w:val="none" w:sz="0" w:space="0" w:color="auto"/>
            <w:left w:val="none" w:sz="0" w:space="0" w:color="auto"/>
            <w:bottom w:val="none" w:sz="0" w:space="0" w:color="auto"/>
            <w:right w:val="none" w:sz="0" w:space="0" w:color="auto"/>
          </w:divBdr>
        </w:div>
        <w:div w:id="1752778947">
          <w:marLeft w:val="640"/>
          <w:marRight w:val="0"/>
          <w:marTop w:val="0"/>
          <w:marBottom w:val="0"/>
          <w:divBdr>
            <w:top w:val="none" w:sz="0" w:space="0" w:color="auto"/>
            <w:left w:val="none" w:sz="0" w:space="0" w:color="auto"/>
            <w:bottom w:val="none" w:sz="0" w:space="0" w:color="auto"/>
            <w:right w:val="none" w:sz="0" w:space="0" w:color="auto"/>
          </w:divBdr>
        </w:div>
        <w:div w:id="1876653298">
          <w:marLeft w:val="640"/>
          <w:marRight w:val="0"/>
          <w:marTop w:val="0"/>
          <w:marBottom w:val="0"/>
          <w:divBdr>
            <w:top w:val="none" w:sz="0" w:space="0" w:color="auto"/>
            <w:left w:val="none" w:sz="0" w:space="0" w:color="auto"/>
            <w:bottom w:val="none" w:sz="0" w:space="0" w:color="auto"/>
            <w:right w:val="none" w:sz="0" w:space="0" w:color="auto"/>
          </w:divBdr>
        </w:div>
        <w:div w:id="535434066">
          <w:marLeft w:val="640"/>
          <w:marRight w:val="0"/>
          <w:marTop w:val="0"/>
          <w:marBottom w:val="0"/>
          <w:divBdr>
            <w:top w:val="none" w:sz="0" w:space="0" w:color="auto"/>
            <w:left w:val="none" w:sz="0" w:space="0" w:color="auto"/>
            <w:bottom w:val="none" w:sz="0" w:space="0" w:color="auto"/>
            <w:right w:val="none" w:sz="0" w:space="0" w:color="auto"/>
          </w:divBdr>
        </w:div>
        <w:div w:id="1356269695">
          <w:marLeft w:val="640"/>
          <w:marRight w:val="0"/>
          <w:marTop w:val="0"/>
          <w:marBottom w:val="0"/>
          <w:divBdr>
            <w:top w:val="none" w:sz="0" w:space="0" w:color="auto"/>
            <w:left w:val="none" w:sz="0" w:space="0" w:color="auto"/>
            <w:bottom w:val="none" w:sz="0" w:space="0" w:color="auto"/>
            <w:right w:val="none" w:sz="0" w:space="0" w:color="auto"/>
          </w:divBdr>
        </w:div>
        <w:div w:id="1874272242">
          <w:marLeft w:val="640"/>
          <w:marRight w:val="0"/>
          <w:marTop w:val="0"/>
          <w:marBottom w:val="0"/>
          <w:divBdr>
            <w:top w:val="none" w:sz="0" w:space="0" w:color="auto"/>
            <w:left w:val="none" w:sz="0" w:space="0" w:color="auto"/>
            <w:bottom w:val="none" w:sz="0" w:space="0" w:color="auto"/>
            <w:right w:val="none" w:sz="0" w:space="0" w:color="auto"/>
          </w:divBdr>
        </w:div>
        <w:div w:id="434637058">
          <w:marLeft w:val="640"/>
          <w:marRight w:val="0"/>
          <w:marTop w:val="0"/>
          <w:marBottom w:val="0"/>
          <w:divBdr>
            <w:top w:val="none" w:sz="0" w:space="0" w:color="auto"/>
            <w:left w:val="none" w:sz="0" w:space="0" w:color="auto"/>
            <w:bottom w:val="none" w:sz="0" w:space="0" w:color="auto"/>
            <w:right w:val="none" w:sz="0" w:space="0" w:color="auto"/>
          </w:divBdr>
        </w:div>
        <w:div w:id="372193703">
          <w:marLeft w:val="640"/>
          <w:marRight w:val="0"/>
          <w:marTop w:val="0"/>
          <w:marBottom w:val="0"/>
          <w:divBdr>
            <w:top w:val="none" w:sz="0" w:space="0" w:color="auto"/>
            <w:left w:val="none" w:sz="0" w:space="0" w:color="auto"/>
            <w:bottom w:val="none" w:sz="0" w:space="0" w:color="auto"/>
            <w:right w:val="none" w:sz="0" w:space="0" w:color="auto"/>
          </w:divBdr>
        </w:div>
        <w:div w:id="1166090159">
          <w:marLeft w:val="640"/>
          <w:marRight w:val="0"/>
          <w:marTop w:val="0"/>
          <w:marBottom w:val="0"/>
          <w:divBdr>
            <w:top w:val="none" w:sz="0" w:space="0" w:color="auto"/>
            <w:left w:val="none" w:sz="0" w:space="0" w:color="auto"/>
            <w:bottom w:val="none" w:sz="0" w:space="0" w:color="auto"/>
            <w:right w:val="none" w:sz="0" w:space="0" w:color="auto"/>
          </w:divBdr>
        </w:div>
        <w:div w:id="518545898">
          <w:marLeft w:val="640"/>
          <w:marRight w:val="0"/>
          <w:marTop w:val="0"/>
          <w:marBottom w:val="0"/>
          <w:divBdr>
            <w:top w:val="none" w:sz="0" w:space="0" w:color="auto"/>
            <w:left w:val="none" w:sz="0" w:space="0" w:color="auto"/>
            <w:bottom w:val="none" w:sz="0" w:space="0" w:color="auto"/>
            <w:right w:val="none" w:sz="0" w:space="0" w:color="auto"/>
          </w:divBdr>
        </w:div>
        <w:div w:id="1969512036">
          <w:marLeft w:val="640"/>
          <w:marRight w:val="0"/>
          <w:marTop w:val="0"/>
          <w:marBottom w:val="0"/>
          <w:divBdr>
            <w:top w:val="none" w:sz="0" w:space="0" w:color="auto"/>
            <w:left w:val="none" w:sz="0" w:space="0" w:color="auto"/>
            <w:bottom w:val="none" w:sz="0" w:space="0" w:color="auto"/>
            <w:right w:val="none" w:sz="0" w:space="0" w:color="auto"/>
          </w:divBdr>
        </w:div>
        <w:div w:id="1348754404">
          <w:marLeft w:val="640"/>
          <w:marRight w:val="0"/>
          <w:marTop w:val="0"/>
          <w:marBottom w:val="0"/>
          <w:divBdr>
            <w:top w:val="none" w:sz="0" w:space="0" w:color="auto"/>
            <w:left w:val="none" w:sz="0" w:space="0" w:color="auto"/>
            <w:bottom w:val="none" w:sz="0" w:space="0" w:color="auto"/>
            <w:right w:val="none" w:sz="0" w:space="0" w:color="auto"/>
          </w:divBdr>
        </w:div>
        <w:div w:id="1637031238">
          <w:marLeft w:val="640"/>
          <w:marRight w:val="0"/>
          <w:marTop w:val="0"/>
          <w:marBottom w:val="0"/>
          <w:divBdr>
            <w:top w:val="none" w:sz="0" w:space="0" w:color="auto"/>
            <w:left w:val="none" w:sz="0" w:space="0" w:color="auto"/>
            <w:bottom w:val="none" w:sz="0" w:space="0" w:color="auto"/>
            <w:right w:val="none" w:sz="0" w:space="0" w:color="auto"/>
          </w:divBdr>
        </w:div>
        <w:div w:id="302198391">
          <w:marLeft w:val="640"/>
          <w:marRight w:val="0"/>
          <w:marTop w:val="0"/>
          <w:marBottom w:val="0"/>
          <w:divBdr>
            <w:top w:val="none" w:sz="0" w:space="0" w:color="auto"/>
            <w:left w:val="none" w:sz="0" w:space="0" w:color="auto"/>
            <w:bottom w:val="none" w:sz="0" w:space="0" w:color="auto"/>
            <w:right w:val="none" w:sz="0" w:space="0" w:color="auto"/>
          </w:divBdr>
        </w:div>
        <w:div w:id="352614911">
          <w:marLeft w:val="640"/>
          <w:marRight w:val="0"/>
          <w:marTop w:val="0"/>
          <w:marBottom w:val="0"/>
          <w:divBdr>
            <w:top w:val="none" w:sz="0" w:space="0" w:color="auto"/>
            <w:left w:val="none" w:sz="0" w:space="0" w:color="auto"/>
            <w:bottom w:val="none" w:sz="0" w:space="0" w:color="auto"/>
            <w:right w:val="none" w:sz="0" w:space="0" w:color="auto"/>
          </w:divBdr>
        </w:div>
        <w:div w:id="1585072487">
          <w:marLeft w:val="640"/>
          <w:marRight w:val="0"/>
          <w:marTop w:val="0"/>
          <w:marBottom w:val="0"/>
          <w:divBdr>
            <w:top w:val="none" w:sz="0" w:space="0" w:color="auto"/>
            <w:left w:val="none" w:sz="0" w:space="0" w:color="auto"/>
            <w:bottom w:val="none" w:sz="0" w:space="0" w:color="auto"/>
            <w:right w:val="none" w:sz="0" w:space="0" w:color="auto"/>
          </w:divBdr>
        </w:div>
        <w:div w:id="208609884">
          <w:marLeft w:val="640"/>
          <w:marRight w:val="0"/>
          <w:marTop w:val="0"/>
          <w:marBottom w:val="0"/>
          <w:divBdr>
            <w:top w:val="none" w:sz="0" w:space="0" w:color="auto"/>
            <w:left w:val="none" w:sz="0" w:space="0" w:color="auto"/>
            <w:bottom w:val="none" w:sz="0" w:space="0" w:color="auto"/>
            <w:right w:val="none" w:sz="0" w:space="0" w:color="auto"/>
          </w:divBdr>
        </w:div>
        <w:div w:id="1004356312">
          <w:marLeft w:val="640"/>
          <w:marRight w:val="0"/>
          <w:marTop w:val="0"/>
          <w:marBottom w:val="0"/>
          <w:divBdr>
            <w:top w:val="none" w:sz="0" w:space="0" w:color="auto"/>
            <w:left w:val="none" w:sz="0" w:space="0" w:color="auto"/>
            <w:bottom w:val="none" w:sz="0" w:space="0" w:color="auto"/>
            <w:right w:val="none" w:sz="0" w:space="0" w:color="auto"/>
          </w:divBdr>
        </w:div>
        <w:div w:id="1783718878">
          <w:marLeft w:val="640"/>
          <w:marRight w:val="0"/>
          <w:marTop w:val="0"/>
          <w:marBottom w:val="0"/>
          <w:divBdr>
            <w:top w:val="none" w:sz="0" w:space="0" w:color="auto"/>
            <w:left w:val="none" w:sz="0" w:space="0" w:color="auto"/>
            <w:bottom w:val="none" w:sz="0" w:space="0" w:color="auto"/>
            <w:right w:val="none" w:sz="0" w:space="0" w:color="auto"/>
          </w:divBdr>
        </w:div>
        <w:div w:id="1834564930">
          <w:marLeft w:val="640"/>
          <w:marRight w:val="0"/>
          <w:marTop w:val="0"/>
          <w:marBottom w:val="0"/>
          <w:divBdr>
            <w:top w:val="none" w:sz="0" w:space="0" w:color="auto"/>
            <w:left w:val="none" w:sz="0" w:space="0" w:color="auto"/>
            <w:bottom w:val="none" w:sz="0" w:space="0" w:color="auto"/>
            <w:right w:val="none" w:sz="0" w:space="0" w:color="auto"/>
          </w:divBdr>
        </w:div>
        <w:div w:id="593125481">
          <w:marLeft w:val="640"/>
          <w:marRight w:val="0"/>
          <w:marTop w:val="0"/>
          <w:marBottom w:val="0"/>
          <w:divBdr>
            <w:top w:val="none" w:sz="0" w:space="0" w:color="auto"/>
            <w:left w:val="none" w:sz="0" w:space="0" w:color="auto"/>
            <w:bottom w:val="none" w:sz="0" w:space="0" w:color="auto"/>
            <w:right w:val="none" w:sz="0" w:space="0" w:color="auto"/>
          </w:divBdr>
        </w:div>
        <w:div w:id="1141269411">
          <w:marLeft w:val="640"/>
          <w:marRight w:val="0"/>
          <w:marTop w:val="0"/>
          <w:marBottom w:val="0"/>
          <w:divBdr>
            <w:top w:val="none" w:sz="0" w:space="0" w:color="auto"/>
            <w:left w:val="none" w:sz="0" w:space="0" w:color="auto"/>
            <w:bottom w:val="none" w:sz="0" w:space="0" w:color="auto"/>
            <w:right w:val="none" w:sz="0" w:space="0" w:color="auto"/>
          </w:divBdr>
        </w:div>
        <w:div w:id="377898343">
          <w:marLeft w:val="640"/>
          <w:marRight w:val="0"/>
          <w:marTop w:val="0"/>
          <w:marBottom w:val="0"/>
          <w:divBdr>
            <w:top w:val="none" w:sz="0" w:space="0" w:color="auto"/>
            <w:left w:val="none" w:sz="0" w:space="0" w:color="auto"/>
            <w:bottom w:val="none" w:sz="0" w:space="0" w:color="auto"/>
            <w:right w:val="none" w:sz="0" w:space="0" w:color="auto"/>
          </w:divBdr>
        </w:div>
        <w:div w:id="442653086">
          <w:marLeft w:val="640"/>
          <w:marRight w:val="0"/>
          <w:marTop w:val="0"/>
          <w:marBottom w:val="0"/>
          <w:divBdr>
            <w:top w:val="none" w:sz="0" w:space="0" w:color="auto"/>
            <w:left w:val="none" w:sz="0" w:space="0" w:color="auto"/>
            <w:bottom w:val="none" w:sz="0" w:space="0" w:color="auto"/>
            <w:right w:val="none" w:sz="0" w:space="0" w:color="auto"/>
          </w:divBdr>
        </w:div>
        <w:div w:id="420955656">
          <w:marLeft w:val="640"/>
          <w:marRight w:val="0"/>
          <w:marTop w:val="0"/>
          <w:marBottom w:val="0"/>
          <w:divBdr>
            <w:top w:val="none" w:sz="0" w:space="0" w:color="auto"/>
            <w:left w:val="none" w:sz="0" w:space="0" w:color="auto"/>
            <w:bottom w:val="none" w:sz="0" w:space="0" w:color="auto"/>
            <w:right w:val="none" w:sz="0" w:space="0" w:color="auto"/>
          </w:divBdr>
        </w:div>
        <w:div w:id="826213571">
          <w:marLeft w:val="640"/>
          <w:marRight w:val="0"/>
          <w:marTop w:val="0"/>
          <w:marBottom w:val="0"/>
          <w:divBdr>
            <w:top w:val="none" w:sz="0" w:space="0" w:color="auto"/>
            <w:left w:val="none" w:sz="0" w:space="0" w:color="auto"/>
            <w:bottom w:val="none" w:sz="0" w:space="0" w:color="auto"/>
            <w:right w:val="none" w:sz="0" w:space="0" w:color="auto"/>
          </w:divBdr>
        </w:div>
        <w:div w:id="929586493">
          <w:marLeft w:val="640"/>
          <w:marRight w:val="0"/>
          <w:marTop w:val="0"/>
          <w:marBottom w:val="0"/>
          <w:divBdr>
            <w:top w:val="none" w:sz="0" w:space="0" w:color="auto"/>
            <w:left w:val="none" w:sz="0" w:space="0" w:color="auto"/>
            <w:bottom w:val="none" w:sz="0" w:space="0" w:color="auto"/>
            <w:right w:val="none" w:sz="0" w:space="0" w:color="auto"/>
          </w:divBdr>
        </w:div>
        <w:div w:id="195853089">
          <w:marLeft w:val="640"/>
          <w:marRight w:val="0"/>
          <w:marTop w:val="0"/>
          <w:marBottom w:val="0"/>
          <w:divBdr>
            <w:top w:val="none" w:sz="0" w:space="0" w:color="auto"/>
            <w:left w:val="none" w:sz="0" w:space="0" w:color="auto"/>
            <w:bottom w:val="none" w:sz="0" w:space="0" w:color="auto"/>
            <w:right w:val="none" w:sz="0" w:space="0" w:color="auto"/>
          </w:divBdr>
        </w:div>
        <w:div w:id="1608653518">
          <w:marLeft w:val="640"/>
          <w:marRight w:val="0"/>
          <w:marTop w:val="0"/>
          <w:marBottom w:val="0"/>
          <w:divBdr>
            <w:top w:val="none" w:sz="0" w:space="0" w:color="auto"/>
            <w:left w:val="none" w:sz="0" w:space="0" w:color="auto"/>
            <w:bottom w:val="none" w:sz="0" w:space="0" w:color="auto"/>
            <w:right w:val="none" w:sz="0" w:space="0" w:color="auto"/>
          </w:divBdr>
        </w:div>
        <w:div w:id="1810635262">
          <w:marLeft w:val="640"/>
          <w:marRight w:val="0"/>
          <w:marTop w:val="0"/>
          <w:marBottom w:val="0"/>
          <w:divBdr>
            <w:top w:val="none" w:sz="0" w:space="0" w:color="auto"/>
            <w:left w:val="none" w:sz="0" w:space="0" w:color="auto"/>
            <w:bottom w:val="none" w:sz="0" w:space="0" w:color="auto"/>
            <w:right w:val="none" w:sz="0" w:space="0" w:color="auto"/>
          </w:divBdr>
        </w:div>
        <w:div w:id="902330591">
          <w:marLeft w:val="640"/>
          <w:marRight w:val="0"/>
          <w:marTop w:val="0"/>
          <w:marBottom w:val="0"/>
          <w:divBdr>
            <w:top w:val="none" w:sz="0" w:space="0" w:color="auto"/>
            <w:left w:val="none" w:sz="0" w:space="0" w:color="auto"/>
            <w:bottom w:val="none" w:sz="0" w:space="0" w:color="auto"/>
            <w:right w:val="none" w:sz="0" w:space="0" w:color="auto"/>
          </w:divBdr>
        </w:div>
        <w:div w:id="952980136">
          <w:marLeft w:val="640"/>
          <w:marRight w:val="0"/>
          <w:marTop w:val="0"/>
          <w:marBottom w:val="0"/>
          <w:divBdr>
            <w:top w:val="none" w:sz="0" w:space="0" w:color="auto"/>
            <w:left w:val="none" w:sz="0" w:space="0" w:color="auto"/>
            <w:bottom w:val="none" w:sz="0" w:space="0" w:color="auto"/>
            <w:right w:val="none" w:sz="0" w:space="0" w:color="auto"/>
          </w:divBdr>
        </w:div>
        <w:div w:id="570190344">
          <w:marLeft w:val="640"/>
          <w:marRight w:val="0"/>
          <w:marTop w:val="0"/>
          <w:marBottom w:val="0"/>
          <w:divBdr>
            <w:top w:val="none" w:sz="0" w:space="0" w:color="auto"/>
            <w:left w:val="none" w:sz="0" w:space="0" w:color="auto"/>
            <w:bottom w:val="none" w:sz="0" w:space="0" w:color="auto"/>
            <w:right w:val="none" w:sz="0" w:space="0" w:color="auto"/>
          </w:divBdr>
        </w:div>
        <w:div w:id="1702781254">
          <w:marLeft w:val="640"/>
          <w:marRight w:val="0"/>
          <w:marTop w:val="0"/>
          <w:marBottom w:val="0"/>
          <w:divBdr>
            <w:top w:val="none" w:sz="0" w:space="0" w:color="auto"/>
            <w:left w:val="none" w:sz="0" w:space="0" w:color="auto"/>
            <w:bottom w:val="none" w:sz="0" w:space="0" w:color="auto"/>
            <w:right w:val="none" w:sz="0" w:space="0" w:color="auto"/>
          </w:divBdr>
        </w:div>
        <w:div w:id="1280258522">
          <w:marLeft w:val="640"/>
          <w:marRight w:val="0"/>
          <w:marTop w:val="0"/>
          <w:marBottom w:val="0"/>
          <w:divBdr>
            <w:top w:val="none" w:sz="0" w:space="0" w:color="auto"/>
            <w:left w:val="none" w:sz="0" w:space="0" w:color="auto"/>
            <w:bottom w:val="none" w:sz="0" w:space="0" w:color="auto"/>
            <w:right w:val="none" w:sz="0" w:space="0" w:color="auto"/>
          </w:divBdr>
        </w:div>
        <w:div w:id="484198855">
          <w:marLeft w:val="640"/>
          <w:marRight w:val="0"/>
          <w:marTop w:val="0"/>
          <w:marBottom w:val="0"/>
          <w:divBdr>
            <w:top w:val="none" w:sz="0" w:space="0" w:color="auto"/>
            <w:left w:val="none" w:sz="0" w:space="0" w:color="auto"/>
            <w:bottom w:val="none" w:sz="0" w:space="0" w:color="auto"/>
            <w:right w:val="none" w:sz="0" w:space="0" w:color="auto"/>
          </w:divBdr>
        </w:div>
        <w:div w:id="1807161525">
          <w:marLeft w:val="640"/>
          <w:marRight w:val="0"/>
          <w:marTop w:val="0"/>
          <w:marBottom w:val="0"/>
          <w:divBdr>
            <w:top w:val="none" w:sz="0" w:space="0" w:color="auto"/>
            <w:left w:val="none" w:sz="0" w:space="0" w:color="auto"/>
            <w:bottom w:val="none" w:sz="0" w:space="0" w:color="auto"/>
            <w:right w:val="none" w:sz="0" w:space="0" w:color="auto"/>
          </w:divBdr>
        </w:div>
        <w:div w:id="1600720142">
          <w:marLeft w:val="640"/>
          <w:marRight w:val="0"/>
          <w:marTop w:val="0"/>
          <w:marBottom w:val="0"/>
          <w:divBdr>
            <w:top w:val="none" w:sz="0" w:space="0" w:color="auto"/>
            <w:left w:val="none" w:sz="0" w:space="0" w:color="auto"/>
            <w:bottom w:val="none" w:sz="0" w:space="0" w:color="auto"/>
            <w:right w:val="none" w:sz="0" w:space="0" w:color="auto"/>
          </w:divBdr>
        </w:div>
        <w:div w:id="1600213841">
          <w:marLeft w:val="640"/>
          <w:marRight w:val="0"/>
          <w:marTop w:val="0"/>
          <w:marBottom w:val="0"/>
          <w:divBdr>
            <w:top w:val="none" w:sz="0" w:space="0" w:color="auto"/>
            <w:left w:val="none" w:sz="0" w:space="0" w:color="auto"/>
            <w:bottom w:val="none" w:sz="0" w:space="0" w:color="auto"/>
            <w:right w:val="none" w:sz="0" w:space="0" w:color="auto"/>
          </w:divBdr>
        </w:div>
        <w:div w:id="1758818485">
          <w:marLeft w:val="640"/>
          <w:marRight w:val="0"/>
          <w:marTop w:val="0"/>
          <w:marBottom w:val="0"/>
          <w:divBdr>
            <w:top w:val="none" w:sz="0" w:space="0" w:color="auto"/>
            <w:left w:val="none" w:sz="0" w:space="0" w:color="auto"/>
            <w:bottom w:val="none" w:sz="0" w:space="0" w:color="auto"/>
            <w:right w:val="none" w:sz="0" w:space="0" w:color="auto"/>
          </w:divBdr>
        </w:div>
        <w:div w:id="88893955">
          <w:marLeft w:val="640"/>
          <w:marRight w:val="0"/>
          <w:marTop w:val="0"/>
          <w:marBottom w:val="0"/>
          <w:divBdr>
            <w:top w:val="none" w:sz="0" w:space="0" w:color="auto"/>
            <w:left w:val="none" w:sz="0" w:space="0" w:color="auto"/>
            <w:bottom w:val="none" w:sz="0" w:space="0" w:color="auto"/>
            <w:right w:val="none" w:sz="0" w:space="0" w:color="auto"/>
          </w:divBdr>
        </w:div>
        <w:div w:id="738796015">
          <w:marLeft w:val="640"/>
          <w:marRight w:val="0"/>
          <w:marTop w:val="0"/>
          <w:marBottom w:val="0"/>
          <w:divBdr>
            <w:top w:val="none" w:sz="0" w:space="0" w:color="auto"/>
            <w:left w:val="none" w:sz="0" w:space="0" w:color="auto"/>
            <w:bottom w:val="none" w:sz="0" w:space="0" w:color="auto"/>
            <w:right w:val="none" w:sz="0" w:space="0" w:color="auto"/>
          </w:divBdr>
        </w:div>
      </w:divsChild>
    </w:div>
    <w:div w:id="1872186736">
      <w:bodyDiv w:val="1"/>
      <w:marLeft w:val="0"/>
      <w:marRight w:val="0"/>
      <w:marTop w:val="0"/>
      <w:marBottom w:val="0"/>
      <w:divBdr>
        <w:top w:val="none" w:sz="0" w:space="0" w:color="auto"/>
        <w:left w:val="none" w:sz="0" w:space="0" w:color="auto"/>
        <w:bottom w:val="none" w:sz="0" w:space="0" w:color="auto"/>
        <w:right w:val="none" w:sz="0" w:space="0" w:color="auto"/>
      </w:divBdr>
    </w:div>
    <w:div w:id="1872523467">
      <w:bodyDiv w:val="1"/>
      <w:marLeft w:val="0"/>
      <w:marRight w:val="0"/>
      <w:marTop w:val="0"/>
      <w:marBottom w:val="0"/>
      <w:divBdr>
        <w:top w:val="none" w:sz="0" w:space="0" w:color="auto"/>
        <w:left w:val="none" w:sz="0" w:space="0" w:color="auto"/>
        <w:bottom w:val="none" w:sz="0" w:space="0" w:color="auto"/>
        <w:right w:val="none" w:sz="0" w:space="0" w:color="auto"/>
      </w:divBdr>
    </w:div>
    <w:div w:id="1872691916">
      <w:bodyDiv w:val="1"/>
      <w:marLeft w:val="0"/>
      <w:marRight w:val="0"/>
      <w:marTop w:val="0"/>
      <w:marBottom w:val="0"/>
      <w:divBdr>
        <w:top w:val="none" w:sz="0" w:space="0" w:color="auto"/>
        <w:left w:val="none" w:sz="0" w:space="0" w:color="auto"/>
        <w:bottom w:val="none" w:sz="0" w:space="0" w:color="auto"/>
        <w:right w:val="none" w:sz="0" w:space="0" w:color="auto"/>
      </w:divBdr>
    </w:div>
    <w:div w:id="1872721486">
      <w:bodyDiv w:val="1"/>
      <w:marLeft w:val="0"/>
      <w:marRight w:val="0"/>
      <w:marTop w:val="0"/>
      <w:marBottom w:val="0"/>
      <w:divBdr>
        <w:top w:val="none" w:sz="0" w:space="0" w:color="auto"/>
        <w:left w:val="none" w:sz="0" w:space="0" w:color="auto"/>
        <w:bottom w:val="none" w:sz="0" w:space="0" w:color="auto"/>
        <w:right w:val="none" w:sz="0" w:space="0" w:color="auto"/>
      </w:divBdr>
    </w:div>
    <w:div w:id="1872837471">
      <w:bodyDiv w:val="1"/>
      <w:marLeft w:val="0"/>
      <w:marRight w:val="0"/>
      <w:marTop w:val="0"/>
      <w:marBottom w:val="0"/>
      <w:divBdr>
        <w:top w:val="none" w:sz="0" w:space="0" w:color="auto"/>
        <w:left w:val="none" w:sz="0" w:space="0" w:color="auto"/>
        <w:bottom w:val="none" w:sz="0" w:space="0" w:color="auto"/>
        <w:right w:val="none" w:sz="0" w:space="0" w:color="auto"/>
      </w:divBdr>
    </w:div>
    <w:div w:id="1873154027">
      <w:bodyDiv w:val="1"/>
      <w:marLeft w:val="0"/>
      <w:marRight w:val="0"/>
      <w:marTop w:val="0"/>
      <w:marBottom w:val="0"/>
      <w:divBdr>
        <w:top w:val="none" w:sz="0" w:space="0" w:color="auto"/>
        <w:left w:val="none" w:sz="0" w:space="0" w:color="auto"/>
        <w:bottom w:val="none" w:sz="0" w:space="0" w:color="auto"/>
        <w:right w:val="none" w:sz="0" w:space="0" w:color="auto"/>
      </w:divBdr>
    </w:div>
    <w:div w:id="1873570125">
      <w:bodyDiv w:val="1"/>
      <w:marLeft w:val="0"/>
      <w:marRight w:val="0"/>
      <w:marTop w:val="0"/>
      <w:marBottom w:val="0"/>
      <w:divBdr>
        <w:top w:val="none" w:sz="0" w:space="0" w:color="auto"/>
        <w:left w:val="none" w:sz="0" w:space="0" w:color="auto"/>
        <w:bottom w:val="none" w:sz="0" w:space="0" w:color="auto"/>
        <w:right w:val="none" w:sz="0" w:space="0" w:color="auto"/>
      </w:divBdr>
    </w:div>
    <w:div w:id="1874147041">
      <w:bodyDiv w:val="1"/>
      <w:marLeft w:val="0"/>
      <w:marRight w:val="0"/>
      <w:marTop w:val="0"/>
      <w:marBottom w:val="0"/>
      <w:divBdr>
        <w:top w:val="none" w:sz="0" w:space="0" w:color="auto"/>
        <w:left w:val="none" w:sz="0" w:space="0" w:color="auto"/>
        <w:bottom w:val="none" w:sz="0" w:space="0" w:color="auto"/>
        <w:right w:val="none" w:sz="0" w:space="0" w:color="auto"/>
      </w:divBdr>
    </w:div>
    <w:div w:id="1874151677">
      <w:bodyDiv w:val="1"/>
      <w:marLeft w:val="0"/>
      <w:marRight w:val="0"/>
      <w:marTop w:val="0"/>
      <w:marBottom w:val="0"/>
      <w:divBdr>
        <w:top w:val="none" w:sz="0" w:space="0" w:color="auto"/>
        <w:left w:val="none" w:sz="0" w:space="0" w:color="auto"/>
        <w:bottom w:val="none" w:sz="0" w:space="0" w:color="auto"/>
        <w:right w:val="none" w:sz="0" w:space="0" w:color="auto"/>
      </w:divBdr>
    </w:div>
    <w:div w:id="1874927074">
      <w:bodyDiv w:val="1"/>
      <w:marLeft w:val="0"/>
      <w:marRight w:val="0"/>
      <w:marTop w:val="0"/>
      <w:marBottom w:val="0"/>
      <w:divBdr>
        <w:top w:val="none" w:sz="0" w:space="0" w:color="auto"/>
        <w:left w:val="none" w:sz="0" w:space="0" w:color="auto"/>
        <w:bottom w:val="none" w:sz="0" w:space="0" w:color="auto"/>
        <w:right w:val="none" w:sz="0" w:space="0" w:color="auto"/>
      </w:divBdr>
      <w:divsChild>
        <w:div w:id="1862737429">
          <w:marLeft w:val="640"/>
          <w:marRight w:val="0"/>
          <w:marTop w:val="0"/>
          <w:marBottom w:val="0"/>
          <w:divBdr>
            <w:top w:val="none" w:sz="0" w:space="0" w:color="auto"/>
            <w:left w:val="none" w:sz="0" w:space="0" w:color="auto"/>
            <w:bottom w:val="none" w:sz="0" w:space="0" w:color="auto"/>
            <w:right w:val="none" w:sz="0" w:space="0" w:color="auto"/>
          </w:divBdr>
        </w:div>
        <w:div w:id="373231882">
          <w:marLeft w:val="640"/>
          <w:marRight w:val="0"/>
          <w:marTop w:val="0"/>
          <w:marBottom w:val="0"/>
          <w:divBdr>
            <w:top w:val="none" w:sz="0" w:space="0" w:color="auto"/>
            <w:left w:val="none" w:sz="0" w:space="0" w:color="auto"/>
            <w:bottom w:val="none" w:sz="0" w:space="0" w:color="auto"/>
            <w:right w:val="none" w:sz="0" w:space="0" w:color="auto"/>
          </w:divBdr>
        </w:div>
        <w:div w:id="916673074">
          <w:marLeft w:val="640"/>
          <w:marRight w:val="0"/>
          <w:marTop w:val="0"/>
          <w:marBottom w:val="0"/>
          <w:divBdr>
            <w:top w:val="none" w:sz="0" w:space="0" w:color="auto"/>
            <w:left w:val="none" w:sz="0" w:space="0" w:color="auto"/>
            <w:bottom w:val="none" w:sz="0" w:space="0" w:color="auto"/>
            <w:right w:val="none" w:sz="0" w:space="0" w:color="auto"/>
          </w:divBdr>
        </w:div>
        <w:div w:id="2069913855">
          <w:marLeft w:val="640"/>
          <w:marRight w:val="0"/>
          <w:marTop w:val="0"/>
          <w:marBottom w:val="0"/>
          <w:divBdr>
            <w:top w:val="none" w:sz="0" w:space="0" w:color="auto"/>
            <w:left w:val="none" w:sz="0" w:space="0" w:color="auto"/>
            <w:bottom w:val="none" w:sz="0" w:space="0" w:color="auto"/>
            <w:right w:val="none" w:sz="0" w:space="0" w:color="auto"/>
          </w:divBdr>
        </w:div>
        <w:div w:id="1148328264">
          <w:marLeft w:val="640"/>
          <w:marRight w:val="0"/>
          <w:marTop w:val="0"/>
          <w:marBottom w:val="0"/>
          <w:divBdr>
            <w:top w:val="none" w:sz="0" w:space="0" w:color="auto"/>
            <w:left w:val="none" w:sz="0" w:space="0" w:color="auto"/>
            <w:bottom w:val="none" w:sz="0" w:space="0" w:color="auto"/>
            <w:right w:val="none" w:sz="0" w:space="0" w:color="auto"/>
          </w:divBdr>
        </w:div>
        <w:div w:id="2054839649">
          <w:marLeft w:val="640"/>
          <w:marRight w:val="0"/>
          <w:marTop w:val="0"/>
          <w:marBottom w:val="0"/>
          <w:divBdr>
            <w:top w:val="none" w:sz="0" w:space="0" w:color="auto"/>
            <w:left w:val="none" w:sz="0" w:space="0" w:color="auto"/>
            <w:bottom w:val="none" w:sz="0" w:space="0" w:color="auto"/>
            <w:right w:val="none" w:sz="0" w:space="0" w:color="auto"/>
          </w:divBdr>
        </w:div>
        <w:div w:id="2135442192">
          <w:marLeft w:val="640"/>
          <w:marRight w:val="0"/>
          <w:marTop w:val="0"/>
          <w:marBottom w:val="0"/>
          <w:divBdr>
            <w:top w:val="none" w:sz="0" w:space="0" w:color="auto"/>
            <w:left w:val="none" w:sz="0" w:space="0" w:color="auto"/>
            <w:bottom w:val="none" w:sz="0" w:space="0" w:color="auto"/>
            <w:right w:val="none" w:sz="0" w:space="0" w:color="auto"/>
          </w:divBdr>
        </w:div>
        <w:div w:id="1171946684">
          <w:marLeft w:val="640"/>
          <w:marRight w:val="0"/>
          <w:marTop w:val="0"/>
          <w:marBottom w:val="0"/>
          <w:divBdr>
            <w:top w:val="none" w:sz="0" w:space="0" w:color="auto"/>
            <w:left w:val="none" w:sz="0" w:space="0" w:color="auto"/>
            <w:bottom w:val="none" w:sz="0" w:space="0" w:color="auto"/>
            <w:right w:val="none" w:sz="0" w:space="0" w:color="auto"/>
          </w:divBdr>
        </w:div>
        <w:div w:id="1714035511">
          <w:marLeft w:val="640"/>
          <w:marRight w:val="0"/>
          <w:marTop w:val="0"/>
          <w:marBottom w:val="0"/>
          <w:divBdr>
            <w:top w:val="none" w:sz="0" w:space="0" w:color="auto"/>
            <w:left w:val="none" w:sz="0" w:space="0" w:color="auto"/>
            <w:bottom w:val="none" w:sz="0" w:space="0" w:color="auto"/>
            <w:right w:val="none" w:sz="0" w:space="0" w:color="auto"/>
          </w:divBdr>
        </w:div>
        <w:div w:id="345523681">
          <w:marLeft w:val="640"/>
          <w:marRight w:val="0"/>
          <w:marTop w:val="0"/>
          <w:marBottom w:val="0"/>
          <w:divBdr>
            <w:top w:val="none" w:sz="0" w:space="0" w:color="auto"/>
            <w:left w:val="none" w:sz="0" w:space="0" w:color="auto"/>
            <w:bottom w:val="none" w:sz="0" w:space="0" w:color="auto"/>
            <w:right w:val="none" w:sz="0" w:space="0" w:color="auto"/>
          </w:divBdr>
        </w:div>
        <w:div w:id="1428580367">
          <w:marLeft w:val="640"/>
          <w:marRight w:val="0"/>
          <w:marTop w:val="0"/>
          <w:marBottom w:val="0"/>
          <w:divBdr>
            <w:top w:val="none" w:sz="0" w:space="0" w:color="auto"/>
            <w:left w:val="none" w:sz="0" w:space="0" w:color="auto"/>
            <w:bottom w:val="none" w:sz="0" w:space="0" w:color="auto"/>
            <w:right w:val="none" w:sz="0" w:space="0" w:color="auto"/>
          </w:divBdr>
        </w:div>
        <w:div w:id="996881891">
          <w:marLeft w:val="640"/>
          <w:marRight w:val="0"/>
          <w:marTop w:val="0"/>
          <w:marBottom w:val="0"/>
          <w:divBdr>
            <w:top w:val="none" w:sz="0" w:space="0" w:color="auto"/>
            <w:left w:val="none" w:sz="0" w:space="0" w:color="auto"/>
            <w:bottom w:val="none" w:sz="0" w:space="0" w:color="auto"/>
            <w:right w:val="none" w:sz="0" w:space="0" w:color="auto"/>
          </w:divBdr>
        </w:div>
        <w:div w:id="1806269574">
          <w:marLeft w:val="640"/>
          <w:marRight w:val="0"/>
          <w:marTop w:val="0"/>
          <w:marBottom w:val="0"/>
          <w:divBdr>
            <w:top w:val="none" w:sz="0" w:space="0" w:color="auto"/>
            <w:left w:val="none" w:sz="0" w:space="0" w:color="auto"/>
            <w:bottom w:val="none" w:sz="0" w:space="0" w:color="auto"/>
            <w:right w:val="none" w:sz="0" w:space="0" w:color="auto"/>
          </w:divBdr>
        </w:div>
        <w:div w:id="1230582279">
          <w:marLeft w:val="640"/>
          <w:marRight w:val="0"/>
          <w:marTop w:val="0"/>
          <w:marBottom w:val="0"/>
          <w:divBdr>
            <w:top w:val="none" w:sz="0" w:space="0" w:color="auto"/>
            <w:left w:val="none" w:sz="0" w:space="0" w:color="auto"/>
            <w:bottom w:val="none" w:sz="0" w:space="0" w:color="auto"/>
            <w:right w:val="none" w:sz="0" w:space="0" w:color="auto"/>
          </w:divBdr>
        </w:div>
        <w:div w:id="1278829463">
          <w:marLeft w:val="640"/>
          <w:marRight w:val="0"/>
          <w:marTop w:val="0"/>
          <w:marBottom w:val="0"/>
          <w:divBdr>
            <w:top w:val="none" w:sz="0" w:space="0" w:color="auto"/>
            <w:left w:val="none" w:sz="0" w:space="0" w:color="auto"/>
            <w:bottom w:val="none" w:sz="0" w:space="0" w:color="auto"/>
            <w:right w:val="none" w:sz="0" w:space="0" w:color="auto"/>
          </w:divBdr>
        </w:div>
        <w:div w:id="988679542">
          <w:marLeft w:val="640"/>
          <w:marRight w:val="0"/>
          <w:marTop w:val="0"/>
          <w:marBottom w:val="0"/>
          <w:divBdr>
            <w:top w:val="none" w:sz="0" w:space="0" w:color="auto"/>
            <w:left w:val="none" w:sz="0" w:space="0" w:color="auto"/>
            <w:bottom w:val="none" w:sz="0" w:space="0" w:color="auto"/>
            <w:right w:val="none" w:sz="0" w:space="0" w:color="auto"/>
          </w:divBdr>
        </w:div>
        <w:div w:id="1949462331">
          <w:marLeft w:val="640"/>
          <w:marRight w:val="0"/>
          <w:marTop w:val="0"/>
          <w:marBottom w:val="0"/>
          <w:divBdr>
            <w:top w:val="none" w:sz="0" w:space="0" w:color="auto"/>
            <w:left w:val="none" w:sz="0" w:space="0" w:color="auto"/>
            <w:bottom w:val="none" w:sz="0" w:space="0" w:color="auto"/>
            <w:right w:val="none" w:sz="0" w:space="0" w:color="auto"/>
          </w:divBdr>
        </w:div>
        <w:div w:id="1174690288">
          <w:marLeft w:val="640"/>
          <w:marRight w:val="0"/>
          <w:marTop w:val="0"/>
          <w:marBottom w:val="0"/>
          <w:divBdr>
            <w:top w:val="none" w:sz="0" w:space="0" w:color="auto"/>
            <w:left w:val="none" w:sz="0" w:space="0" w:color="auto"/>
            <w:bottom w:val="none" w:sz="0" w:space="0" w:color="auto"/>
            <w:right w:val="none" w:sz="0" w:space="0" w:color="auto"/>
          </w:divBdr>
        </w:div>
        <w:div w:id="1978954675">
          <w:marLeft w:val="640"/>
          <w:marRight w:val="0"/>
          <w:marTop w:val="0"/>
          <w:marBottom w:val="0"/>
          <w:divBdr>
            <w:top w:val="none" w:sz="0" w:space="0" w:color="auto"/>
            <w:left w:val="none" w:sz="0" w:space="0" w:color="auto"/>
            <w:bottom w:val="none" w:sz="0" w:space="0" w:color="auto"/>
            <w:right w:val="none" w:sz="0" w:space="0" w:color="auto"/>
          </w:divBdr>
        </w:div>
        <w:div w:id="1352998340">
          <w:marLeft w:val="640"/>
          <w:marRight w:val="0"/>
          <w:marTop w:val="0"/>
          <w:marBottom w:val="0"/>
          <w:divBdr>
            <w:top w:val="none" w:sz="0" w:space="0" w:color="auto"/>
            <w:left w:val="none" w:sz="0" w:space="0" w:color="auto"/>
            <w:bottom w:val="none" w:sz="0" w:space="0" w:color="auto"/>
            <w:right w:val="none" w:sz="0" w:space="0" w:color="auto"/>
          </w:divBdr>
        </w:div>
        <w:div w:id="1854490124">
          <w:marLeft w:val="640"/>
          <w:marRight w:val="0"/>
          <w:marTop w:val="0"/>
          <w:marBottom w:val="0"/>
          <w:divBdr>
            <w:top w:val="none" w:sz="0" w:space="0" w:color="auto"/>
            <w:left w:val="none" w:sz="0" w:space="0" w:color="auto"/>
            <w:bottom w:val="none" w:sz="0" w:space="0" w:color="auto"/>
            <w:right w:val="none" w:sz="0" w:space="0" w:color="auto"/>
          </w:divBdr>
        </w:div>
        <w:div w:id="1518033626">
          <w:marLeft w:val="640"/>
          <w:marRight w:val="0"/>
          <w:marTop w:val="0"/>
          <w:marBottom w:val="0"/>
          <w:divBdr>
            <w:top w:val="none" w:sz="0" w:space="0" w:color="auto"/>
            <w:left w:val="none" w:sz="0" w:space="0" w:color="auto"/>
            <w:bottom w:val="none" w:sz="0" w:space="0" w:color="auto"/>
            <w:right w:val="none" w:sz="0" w:space="0" w:color="auto"/>
          </w:divBdr>
        </w:div>
        <w:div w:id="108595822">
          <w:marLeft w:val="640"/>
          <w:marRight w:val="0"/>
          <w:marTop w:val="0"/>
          <w:marBottom w:val="0"/>
          <w:divBdr>
            <w:top w:val="none" w:sz="0" w:space="0" w:color="auto"/>
            <w:left w:val="none" w:sz="0" w:space="0" w:color="auto"/>
            <w:bottom w:val="none" w:sz="0" w:space="0" w:color="auto"/>
            <w:right w:val="none" w:sz="0" w:space="0" w:color="auto"/>
          </w:divBdr>
        </w:div>
        <w:div w:id="553811494">
          <w:marLeft w:val="640"/>
          <w:marRight w:val="0"/>
          <w:marTop w:val="0"/>
          <w:marBottom w:val="0"/>
          <w:divBdr>
            <w:top w:val="none" w:sz="0" w:space="0" w:color="auto"/>
            <w:left w:val="none" w:sz="0" w:space="0" w:color="auto"/>
            <w:bottom w:val="none" w:sz="0" w:space="0" w:color="auto"/>
            <w:right w:val="none" w:sz="0" w:space="0" w:color="auto"/>
          </w:divBdr>
        </w:div>
        <w:div w:id="774904867">
          <w:marLeft w:val="640"/>
          <w:marRight w:val="0"/>
          <w:marTop w:val="0"/>
          <w:marBottom w:val="0"/>
          <w:divBdr>
            <w:top w:val="none" w:sz="0" w:space="0" w:color="auto"/>
            <w:left w:val="none" w:sz="0" w:space="0" w:color="auto"/>
            <w:bottom w:val="none" w:sz="0" w:space="0" w:color="auto"/>
            <w:right w:val="none" w:sz="0" w:space="0" w:color="auto"/>
          </w:divBdr>
        </w:div>
        <w:div w:id="1870945163">
          <w:marLeft w:val="640"/>
          <w:marRight w:val="0"/>
          <w:marTop w:val="0"/>
          <w:marBottom w:val="0"/>
          <w:divBdr>
            <w:top w:val="none" w:sz="0" w:space="0" w:color="auto"/>
            <w:left w:val="none" w:sz="0" w:space="0" w:color="auto"/>
            <w:bottom w:val="none" w:sz="0" w:space="0" w:color="auto"/>
            <w:right w:val="none" w:sz="0" w:space="0" w:color="auto"/>
          </w:divBdr>
        </w:div>
        <w:div w:id="19553640">
          <w:marLeft w:val="640"/>
          <w:marRight w:val="0"/>
          <w:marTop w:val="0"/>
          <w:marBottom w:val="0"/>
          <w:divBdr>
            <w:top w:val="none" w:sz="0" w:space="0" w:color="auto"/>
            <w:left w:val="none" w:sz="0" w:space="0" w:color="auto"/>
            <w:bottom w:val="none" w:sz="0" w:space="0" w:color="auto"/>
            <w:right w:val="none" w:sz="0" w:space="0" w:color="auto"/>
          </w:divBdr>
        </w:div>
        <w:div w:id="232352417">
          <w:marLeft w:val="640"/>
          <w:marRight w:val="0"/>
          <w:marTop w:val="0"/>
          <w:marBottom w:val="0"/>
          <w:divBdr>
            <w:top w:val="none" w:sz="0" w:space="0" w:color="auto"/>
            <w:left w:val="none" w:sz="0" w:space="0" w:color="auto"/>
            <w:bottom w:val="none" w:sz="0" w:space="0" w:color="auto"/>
            <w:right w:val="none" w:sz="0" w:space="0" w:color="auto"/>
          </w:divBdr>
        </w:div>
        <w:div w:id="1102724384">
          <w:marLeft w:val="640"/>
          <w:marRight w:val="0"/>
          <w:marTop w:val="0"/>
          <w:marBottom w:val="0"/>
          <w:divBdr>
            <w:top w:val="none" w:sz="0" w:space="0" w:color="auto"/>
            <w:left w:val="none" w:sz="0" w:space="0" w:color="auto"/>
            <w:bottom w:val="none" w:sz="0" w:space="0" w:color="auto"/>
            <w:right w:val="none" w:sz="0" w:space="0" w:color="auto"/>
          </w:divBdr>
        </w:div>
        <w:div w:id="284583451">
          <w:marLeft w:val="640"/>
          <w:marRight w:val="0"/>
          <w:marTop w:val="0"/>
          <w:marBottom w:val="0"/>
          <w:divBdr>
            <w:top w:val="none" w:sz="0" w:space="0" w:color="auto"/>
            <w:left w:val="none" w:sz="0" w:space="0" w:color="auto"/>
            <w:bottom w:val="none" w:sz="0" w:space="0" w:color="auto"/>
            <w:right w:val="none" w:sz="0" w:space="0" w:color="auto"/>
          </w:divBdr>
        </w:div>
        <w:div w:id="1240559970">
          <w:marLeft w:val="640"/>
          <w:marRight w:val="0"/>
          <w:marTop w:val="0"/>
          <w:marBottom w:val="0"/>
          <w:divBdr>
            <w:top w:val="none" w:sz="0" w:space="0" w:color="auto"/>
            <w:left w:val="none" w:sz="0" w:space="0" w:color="auto"/>
            <w:bottom w:val="none" w:sz="0" w:space="0" w:color="auto"/>
            <w:right w:val="none" w:sz="0" w:space="0" w:color="auto"/>
          </w:divBdr>
        </w:div>
        <w:div w:id="1445729025">
          <w:marLeft w:val="640"/>
          <w:marRight w:val="0"/>
          <w:marTop w:val="0"/>
          <w:marBottom w:val="0"/>
          <w:divBdr>
            <w:top w:val="none" w:sz="0" w:space="0" w:color="auto"/>
            <w:left w:val="none" w:sz="0" w:space="0" w:color="auto"/>
            <w:bottom w:val="none" w:sz="0" w:space="0" w:color="auto"/>
            <w:right w:val="none" w:sz="0" w:space="0" w:color="auto"/>
          </w:divBdr>
        </w:div>
        <w:div w:id="589436010">
          <w:marLeft w:val="640"/>
          <w:marRight w:val="0"/>
          <w:marTop w:val="0"/>
          <w:marBottom w:val="0"/>
          <w:divBdr>
            <w:top w:val="none" w:sz="0" w:space="0" w:color="auto"/>
            <w:left w:val="none" w:sz="0" w:space="0" w:color="auto"/>
            <w:bottom w:val="none" w:sz="0" w:space="0" w:color="auto"/>
            <w:right w:val="none" w:sz="0" w:space="0" w:color="auto"/>
          </w:divBdr>
        </w:div>
        <w:div w:id="709497799">
          <w:marLeft w:val="640"/>
          <w:marRight w:val="0"/>
          <w:marTop w:val="0"/>
          <w:marBottom w:val="0"/>
          <w:divBdr>
            <w:top w:val="none" w:sz="0" w:space="0" w:color="auto"/>
            <w:left w:val="none" w:sz="0" w:space="0" w:color="auto"/>
            <w:bottom w:val="none" w:sz="0" w:space="0" w:color="auto"/>
            <w:right w:val="none" w:sz="0" w:space="0" w:color="auto"/>
          </w:divBdr>
        </w:div>
        <w:div w:id="1292318897">
          <w:marLeft w:val="640"/>
          <w:marRight w:val="0"/>
          <w:marTop w:val="0"/>
          <w:marBottom w:val="0"/>
          <w:divBdr>
            <w:top w:val="none" w:sz="0" w:space="0" w:color="auto"/>
            <w:left w:val="none" w:sz="0" w:space="0" w:color="auto"/>
            <w:bottom w:val="none" w:sz="0" w:space="0" w:color="auto"/>
            <w:right w:val="none" w:sz="0" w:space="0" w:color="auto"/>
          </w:divBdr>
        </w:div>
        <w:div w:id="1999116670">
          <w:marLeft w:val="640"/>
          <w:marRight w:val="0"/>
          <w:marTop w:val="0"/>
          <w:marBottom w:val="0"/>
          <w:divBdr>
            <w:top w:val="none" w:sz="0" w:space="0" w:color="auto"/>
            <w:left w:val="none" w:sz="0" w:space="0" w:color="auto"/>
            <w:bottom w:val="none" w:sz="0" w:space="0" w:color="auto"/>
            <w:right w:val="none" w:sz="0" w:space="0" w:color="auto"/>
          </w:divBdr>
        </w:div>
        <w:div w:id="232669019">
          <w:marLeft w:val="640"/>
          <w:marRight w:val="0"/>
          <w:marTop w:val="0"/>
          <w:marBottom w:val="0"/>
          <w:divBdr>
            <w:top w:val="none" w:sz="0" w:space="0" w:color="auto"/>
            <w:left w:val="none" w:sz="0" w:space="0" w:color="auto"/>
            <w:bottom w:val="none" w:sz="0" w:space="0" w:color="auto"/>
            <w:right w:val="none" w:sz="0" w:space="0" w:color="auto"/>
          </w:divBdr>
        </w:div>
        <w:div w:id="752975633">
          <w:marLeft w:val="640"/>
          <w:marRight w:val="0"/>
          <w:marTop w:val="0"/>
          <w:marBottom w:val="0"/>
          <w:divBdr>
            <w:top w:val="none" w:sz="0" w:space="0" w:color="auto"/>
            <w:left w:val="none" w:sz="0" w:space="0" w:color="auto"/>
            <w:bottom w:val="none" w:sz="0" w:space="0" w:color="auto"/>
            <w:right w:val="none" w:sz="0" w:space="0" w:color="auto"/>
          </w:divBdr>
        </w:div>
        <w:div w:id="1738818400">
          <w:marLeft w:val="640"/>
          <w:marRight w:val="0"/>
          <w:marTop w:val="0"/>
          <w:marBottom w:val="0"/>
          <w:divBdr>
            <w:top w:val="none" w:sz="0" w:space="0" w:color="auto"/>
            <w:left w:val="none" w:sz="0" w:space="0" w:color="auto"/>
            <w:bottom w:val="none" w:sz="0" w:space="0" w:color="auto"/>
            <w:right w:val="none" w:sz="0" w:space="0" w:color="auto"/>
          </w:divBdr>
        </w:div>
        <w:div w:id="1740246552">
          <w:marLeft w:val="640"/>
          <w:marRight w:val="0"/>
          <w:marTop w:val="0"/>
          <w:marBottom w:val="0"/>
          <w:divBdr>
            <w:top w:val="none" w:sz="0" w:space="0" w:color="auto"/>
            <w:left w:val="none" w:sz="0" w:space="0" w:color="auto"/>
            <w:bottom w:val="none" w:sz="0" w:space="0" w:color="auto"/>
            <w:right w:val="none" w:sz="0" w:space="0" w:color="auto"/>
          </w:divBdr>
        </w:div>
        <w:div w:id="723794460">
          <w:marLeft w:val="640"/>
          <w:marRight w:val="0"/>
          <w:marTop w:val="0"/>
          <w:marBottom w:val="0"/>
          <w:divBdr>
            <w:top w:val="none" w:sz="0" w:space="0" w:color="auto"/>
            <w:left w:val="none" w:sz="0" w:space="0" w:color="auto"/>
            <w:bottom w:val="none" w:sz="0" w:space="0" w:color="auto"/>
            <w:right w:val="none" w:sz="0" w:space="0" w:color="auto"/>
          </w:divBdr>
        </w:div>
        <w:div w:id="1792701433">
          <w:marLeft w:val="640"/>
          <w:marRight w:val="0"/>
          <w:marTop w:val="0"/>
          <w:marBottom w:val="0"/>
          <w:divBdr>
            <w:top w:val="none" w:sz="0" w:space="0" w:color="auto"/>
            <w:left w:val="none" w:sz="0" w:space="0" w:color="auto"/>
            <w:bottom w:val="none" w:sz="0" w:space="0" w:color="auto"/>
            <w:right w:val="none" w:sz="0" w:space="0" w:color="auto"/>
          </w:divBdr>
        </w:div>
        <w:div w:id="1157844651">
          <w:marLeft w:val="640"/>
          <w:marRight w:val="0"/>
          <w:marTop w:val="0"/>
          <w:marBottom w:val="0"/>
          <w:divBdr>
            <w:top w:val="none" w:sz="0" w:space="0" w:color="auto"/>
            <w:left w:val="none" w:sz="0" w:space="0" w:color="auto"/>
            <w:bottom w:val="none" w:sz="0" w:space="0" w:color="auto"/>
            <w:right w:val="none" w:sz="0" w:space="0" w:color="auto"/>
          </w:divBdr>
        </w:div>
        <w:div w:id="407189471">
          <w:marLeft w:val="640"/>
          <w:marRight w:val="0"/>
          <w:marTop w:val="0"/>
          <w:marBottom w:val="0"/>
          <w:divBdr>
            <w:top w:val="none" w:sz="0" w:space="0" w:color="auto"/>
            <w:left w:val="none" w:sz="0" w:space="0" w:color="auto"/>
            <w:bottom w:val="none" w:sz="0" w:space="0" w:color="auto"/>
            <w:right w:val="none" w:sz="0" w:space="0" w:color="auto"/>
          </w:divBdr>
        </w:div>
        <w:div w:id="1995067554">
          <w:marLeft w:val="640"/>
          <w:marRight w:val="0"/>
          <w:marTop w:val="0"/>
          <w:marBottom w:val="0"/>
          <w:divBdr>
            <w:top w:val="none" w:sz="0" w:space="0" w:color="auto"/>
            <w:left w:val="none" w:sz="0" w:space="0" w:color="auto"/>
            <w:bottom w:val="none" w:sz="0" w:space="0" w:color="auto"/>
            <w:right w:val="none" w:sz="0" w:space="0" w:color="auto"/>
          </w:divBdr>
        </w:div>
        <w:div w:id="2038655430">
          <w:marLeft w:val="640"/>
          <w:marRight w:val="0"/>
          <w:marTop w:val="0"/>
          <w:marBottom w:val="0"/>
          <w:divBdr>
            <w:top w:val="none" w:sz="0" w:space="0" w:color="auto"/>
            <w:left w:val="none" w:sz="0" w:space="0" w:color="auto"/>
            <w:bottom w:val="none" w:sz="0" w:space="0" w:color="auto"/>
            <w:right w:val="none" w:sz="0" w:space="0" w:color="auto"/>
          </w:divBdr>
        </w:div>
      </w:divsChild>
    </w:div>
    <w:div w:id="1874996251">
      <w:bodyDiv w:val="1"/>
      <w:marLeft w:val="0"/>
      <w:marRight w:val="0"/>
      <w:marTop w:val="0"/>
      <w:marBottom w:val="0"/>
      <w:divBdr>
        <w:top w:val="none" w:sz="0" w:space="0" w:color="auto"/>
        <w:left w:val="none" w:sz="0" w:space="0" w:color="auto"/>
        <w:bottom w:val="none" w:sz="0" w:space="0" w:color="auto"/>
        <w:right w:val="none" w:sz="0" w:space="0" w:color="auto"/>
      </w:divBdr>
    </w:div>
    <w:div w:id="1875774782">
      <w:bodyDiv w:val="1"/>
      <w:marLeft w:val="0"/>
      <w:marRight w:val="0"/>
      <w:marTop w:val="0"/>
      <w:marBottom w:val="0"/>
      <w:divBdr>
        <w:top w:val="none" w:sz="0" w:space="0" w:color="auto"/>
        <w:left w:val="none" w:sz="0" w:space="0" w:color="auto"/>
        <w:bottom w:val="none" w:sz="0" w:space="0" w:color="auto"/>
        <w:right w:val="none" w:sz="0" w:space="0" w:color="auto"/>
      </w:divBdr>
    </w:div>
    <w:div w:id="1876969253">
      <w:bodyDiv w:val="1"/>
      <w:marLeft w:val="0"/>
      <w:marRight w:val="0"/>
      <w:marTop w:val="0"/>
      <w:marBottom w:val="0"/>
      <w:divBdr>
        <w:top w:val="none" w:sz="0" w:space="0" w:color="auto"/>
        <w:left w:val="none" w:sz="0" w:space="0" w:color="auto"/>
        <w:bottom w:val="none" w:sz="0" w:space="0" w:color="auto"/>
        <w:right w:val="none" w:sz="0" w:space="0" w:color="auto"/>
      </w:divBdr>
    </w:div>
    <w:div w:id="1877044530">
      <w:bodyDiv w:val="1"/>
      <w:marLeft w:val="0"/>
      <w:marRight w:val="0"/>
      <w:marTop w:val="0"/>
      <w:marBottom w:val="0"/>
      <w:divBdr>
        <w:top w:val="none" w:sz="0" w:space="0" w:color="auto"/>
        <w:left w:val="none" w:sz="0" w:space="0" w:color="auto"/>
        <w:bottom w:val="none" w:sz="0" w:space="0" w:color="auto"/>
        <w:right w:val="none" w:sz="0" w:space="0" w:color="auto"/>
      </w:divBdr>
    </w:div>
    <w:div w:id="1877506618">
      <w:bodyDiv w:val="1"/>
      <w:marLeft w:val="0"/>
      <w:marRight w:val="0"/>
      <w:marTop w:val="0"/>
      <w:marBottom w:val="0"/>
      <w:divBdr>
        <w:top w:val="none" w:sz="0" w:space="0" w:color="auto"/>
        <w:left w:val="none" w:sz="0" w:space="0" w:color="auto"/>
        <w:bottom w:val="none" w:sz="0" w:space="0" w:color="auto"/>
        <w:right w:val="none" w:sz="0" w:space="0" w:color="auto"/>
      </w:divBdr>
    </w:div>
    <w:div w:id="1877888626">
      <w:bodyDiv w:val="1"/>
      <w:marLeft w:val="0"/>
      <w:marRight w:val="0"/>
      <w:marTop w:val="0"/>
      <w:marBottom w:val="0"/>
      <w:divBdr>
        <w:top w:val="none" w:sz="0" w:space="0" w:color="auto"/>
        <w:left w:val="none" w:sz="0" w:space="0" w:color="auto"/>
        <w:bottom w:val="none" w:sz="0" w:space="0" w:color="auto"/>
        <w:right w:val="none" w:sz="0" w:space="0" w:color="auto"/>
      </w:divBdr>
    </w:div>
    <w:div w:id="1878155941">
      <w:bodyDiv w:val="1"/>
      <w:marLeft w:val="0"/>
      <w:marRight w:val="0"/>
      <w:marTop w:val="0"/>
      <w:marBottom w:val="0"/>
      <w:divBdr>
        <w:top w:val="none" w:sz="0" w:space="0" w:color="auto"/>
        <w:left w:val="none" w:sz="0" w:space="0" w:color="auto"/>
        <w:bottom w:val="none" w:sz="0" w:space="0" w:color="auto"/>
        <w:right w:val="none" w:sz="0" w:space="0" w:color="auto"/>
      </w:divBdr>
    </w:div>
    <w:div w:id="1878393337">
      <w:bodyDiv w:val="1"/>
      <w:marLeft w:val="0"/>
      <w:marRight w:val="0"/>
      <w:marTop w:val="0"/>
      <w:marBottom w:val="0"/>
      <w:divBdr>
        <w:top w:val="none" w:sz="0" w:space="0" w:color="auto"/>
        <w:left w:val="none" w:sz="0" w:space="0" w:color="auto"/>
        <w:bottom w:val="none" w:sz="0" w:space="0" w:color="auto"/>
        <w:right w:val="none" w:sz="0" w:space="0" w:color="auto"/>
      </w:divBdr>
    </w:div>
    <w:div w:id="1878814093">
      <w:bodyDiv w:val="1"/>
      <w:marLeft w:val="0"/>
      <w:marRight w:val="0"/>
      <w:marTop w:val="0"/>
      <w:marBottom w:val="0"/>
      <w:divBdr>
        <w:top w:val="none" w:sz="0" w:space="0" w:color="auto"/>
        <w:left w:val="none" w:sz="0" w:space="0" w:color="auto"/>
        <w:bottom w:val="none" w:sz="0" w:space="0" w:color="auto"/>
        <w:right w:val="none" w:sz="0" w:space="0" w:color="auto"/>
      </w:divBdr>
    </w:div>
    <w:div w:id="1879122120">
      <w:bodyDiv w:val="1"/>
      <w:marLeft w:val="0"/>
      <w:marRight w:val="0"/>
      <w:marTop w:val="0"/>
      <w:marBottom w:val="0"/>
      <w:divBdr>
        <w:top w:val="none" w:sz="0" w:space="0" w:color="auto"/>
        <w:left w:val="none" w:sz="0" w:space="0" w:color="auto"/>
        <w:bottom w:val="none" w:sz="0" w:space="0" w:color="auto"/>
        <w:right w:val="none" w:sz="0" w:space="0" w:color="auto"/>
      </w:divBdr>
    </w:div>
    <w:div w:id="1879313531">
      <w:bodyDiv w:val="1"/>
      <w:marLeft w:val="0"/>
      <w:marRight w:val="0"/>
      <w:marTop w:val="0"/>
      <w:marBottom w:val="0"/>
      <w:divBdr>
        <w:top w:val="none" w:sz="0" w:space="0" w:color="auto"/>
        <w:left w:val="none" w:sz="0" w:space="0" w:color="auto"/>
        <w:bottom w:val="none" w:sz="0" w:space="0" w:color="auto"/>
        <w:right w:val="none" w:sz="0" w:space="0" w:color="auto"/>
      </w:divBdr>
    </w:div>
    <w:div w:id="1879538642">
      <w:bodyDiv w:val="1"/>
      <w:marLeft w:val="0"/>
      <w:marRight w:val="0"/>
      <w:marTop w:val="0"/>
      <w:marBottom w:val="0"/>
      <w:divBdr>
        <w:top w:val="none" w:sz="0" w:space="0" w:color="auto"/>
        <w:left w:val="none" w:sz="0" w:space="0" w:color="auto"/>
        <w:bottom w:val="none" w:sz="0" w:space="0" w:color="auto"/>
        <w:right w:val="none" w:sz="0" w:space="0" w:color="auto"/>
      </w:divBdr>
    </w:div>
    <w:div w:id="1880193569">
      <w:bodyDiv w:val="1"/>
      <w:marLeft w:val="0"/>
      <w:marRight w:val="0"/>
      <w:marTop w:val="0"/>
      <w:marBottom w:val="0"/>
      <w:divBdr>
        <w:top w:val="none" w:sz="0" w:space="0" w:color="auto"/>
        <w:left w:val="none" w:sz="0" w:space="0" w:color="auto"/>
        <w:bottom w:val="none" w:sz="0" w:space="0" w:color="auto"/>
        <w:right w:val="none" w:sz="0" w:space="0" w:color="auto"/>
      </w:divBdr>
    </w:div>
    <w:div w:id="1881281548">
      <w:bodyDiv w:val="1"/>
      <w:marLeft w:val="0"/>
      <w:marRight w:val="0"/>
      <w:marTop w:val="0"/>
      <w:marBottom w:val="0"/>
      <w:divBdr>
        <w:top w:val="none" w:sz="0" w:space="0" w:color="auto"/>
        <w:left w:val="none" w:sz="0" w:space="0" w:color="auto"/>
        <w:bottom w:val="none" w:sz="0" w:space="0" w:color="auto"/>
        <w:right w:val="none" w:sz="0" w:space="0" w:color="auto"/>
      </w:divBdr>
    </w:div>
    <w:div w:id="1881504576">
      <w:bodyDiv w:val="1"/>
      <w:marLeft w:val="0"/>
      <w:marRight w:val="0"/>
      <w:marTop w:val="0"/>
      <w:marBottom w:val="0"/>
      <w:divBdr>
        <w:top w:val="none" w:sz="0" w:space="0" w:color="auto"/>
        <w:left w:val="none" w:sz="0" w:space="0" w:color="auto"/>
        <w:bottom w:val="none" w:sz="0" w:space="0" w:color="auto"/>
        <w:right w:val="none" w:sz="0" w:space="0" w:color="auto"/>
      </w:divBdr>
    </w:div>
    <w:div w:id="1882858731">
      <w:bodyDiv w:val="1"/>
      <w:marLeft w:val="0"/>
      <w:marRight w:val="0"/>
      <w:marTop w:val="0"/>
      <w:marBottom w:val="0"/>
      <w:divBdr>
        <w:top w:val="none" w:sz="0" w:space="0" w:color="auto"/>
        <w:left w:val="none" w:sz="0" w:space="0" w:color="auto"/>
        <w:bottom w:val="none" w:sz="0" w:space="0" w:color="auto"/>
        <w:right w:val="none" w:sz="0" w:space="0" w:color="auto"/>
      </w:divBdr>
    </w:div>
    <w:div w:id="1883053339">
      <w:bodyDiv w:val="1"/>
      <w:marLeft w:val="0"/>
      <w:marRight w:val="0"/>
      <w:marTop w:val="0"/>
      <w:marBottom w:val="0"/>
      <w:divBdr>
        <w:top w:val="none" w:sz="0" w:space="0" w:color="auto"/>
        <w:left w:val="none" w:sz="0" w:space="0" w:color="auto"/>
        <w:bottom w:val="none" w:sz="0" w:space="0" w:color="auto"/>
        <w:right w:val="none" w:sz="0" w:space="0" w:color="auto"/>
      </w:divBdr>
    </w:div>
    <w:div w:id="1883134425">
      <w:bodyDiv w:val="1"/>
      <w:marLeft w:val="0"/>
      <w:marRight w:val="0"/>
      <w:marTop w:val="0"/>
      <w:marBottom w:val="0"/>
      <w:divBdr>
        <w:top w:val="none" w:sz="0" w:space="0" w:color="auto"/>
        <w:left w:val="none" w:sz="0" w:space="0" w:color="auto"/>
        <w:bottom w:val="none" w:sz="0" w:space="0" w:color="auto"/>
        <w:right w:val="none" w:sz="0" w:space="0" w:color="auto"/>
      </w:divBdr>
    </w:div>
    <w:div w:id="1883862683">
      <w:bodyDiv w:val="1"/>
      <w:marLeft w:val="0"/>
      <w:marRight w:val="0"/>
      <w:marTop w:val="0"/>
      <w:marBottom w:val="0"/>
      <w:divBdr>
        <w:top w:val="none" w:sz="0" w:space="0" w:color="auto"/>
        <w:left w:val="none" w:sz="0" w:space="0" w:color="auto"/>
        <w:bottom w:val="none" w:sz="0" w:space="0" w:color="auto"/>
        <w:right w:val="none" w:sz="0" w:space="0" w:color="auto"/>
      </w:divBdr>
    </w:div>
    <w:div w:id="1884125651">
      <w:bodyDiv w:val="1"/>
      <w:marLeft w:val="0"/>
      <w:marRight w:val="0"/>
      <w:marTop w:val="0"/>
      <w:marBottom w:val="0"/>
      <w:divBdr>
        <w:top w:val="none" w:sz="0" w:space="0" w:color="auto"/>
        <w:left w:val="none" w:sz="0" w:space="0" w:color="auto"/>
        <w:bottom w:val="none" w:sz="0" w:space="0" w:color="auto"/>
        <w:right w:val="none" w:sz="0" w:space="0" w:color="auto"/>
      </w:divBdr>
    </w:div>
    <w:div w:id="1884171794">
      <w:bodyDiv w:val="1"/>
      <w:marLeft w:val="0"/>
      <w:marRight w:val="0"/>
      <w:marTop w:val="0"/>
      <w:marBottom w:val="0"/>
      <w:divBdr>
        <w:top w:val="none" w:sz="0" w:space="0" w:color="auto"/>
        <w:left w:val="none" w:sz="0" w:space="0" w:color="auto"/>
        <w:bottom w:val="none" w:sz="0" w:space="0" w:color="auto"/>
        <w:right w:val="none" w:sz="0" w:space="0" w:color="auto"/>
      </w:divBdr>
    </w:div>
    <w:div w:id="1884907711">
      <w:bodyDiv w:val="1"/>
      <w:marLeft w:val="0"/>
      <w:marRight w:val="0"/>
      <w:marTop w:val="0"/>
      <w:marBottom w:val="0"/>
      <w:divBdr>
        <w:top w:val="none" w:sz="0" w:space="0" w:color="auto"/>
        <w:left w:val="none" w:sz="0" w:space="0" w:color="auto"/>
        <w:bottom w:val="none" w:sz="0" w:space="0" w:color="auto"/>
        <w:right w:val="none" w:sz="0" w:space="0" w:color="auto"/>
      </w:divBdr>
    </w:div>
    <w:div w:id="1887063064">
      <w:bodyDiv w:val="1"/>
      <w:marLeft w:val="0"/>
      <w:marRight w:val="0"/>
      <w:marTop w:val="0"/>
      <w:marBottom w:val="0"/>
      <w:divBdr>
        <w:top w:val="none" w:sz="0" w:space="0" w:color="auto"/>
        <w:left w:val="none" w:sz="0" w:space="0" w:color="auto"/>
        <w:bottom w:val="none" w:sz="0" w:space="0" w:color="auto"/>
        <w:right w:val="none" w:sz="0" w:space="0" w:color="auto"/>
      </w:divBdr>
    </w:div>
    <w:div w:id="1887183624">
      <w:bodyDiv w:val="1"/>
      <w:marLeft w:val="0"/>
      <w:marRight w:val="0"/>
      <w:marTop w:val="0"/>
      <w:marBottom w:val="0"/>
      <w:divBdr>
        <w:top w:val="none" w:sz="0" w:space="0" w:color="auto"/>
        <w:left w:val="none" w:sz="0" w:space="0" w:color="auto"/>
        <w:bottom w:val="none" w:sz="0" w:space="0" w:color="auto"/>
        <w:right w:val="none" w:sz="0" w:space="0" w:color="auto"/>
      </w:divBdr>
    </w:div>
    <w:div w:id="1887906963">
      <w:bodyDiv w:val="1"/>
      <w:marLeft w:val="0"/>
      <w:marRight w:val="0"/>
      <w:marTop w:val="0"/>
      <w:marBottom w:val="0"/>
      <w:divBdr>
        <w:top w:val="none" w:sz="0" w:space="0" w:color="auto"/>
        <w:left w:val="none" w:sz="0" w:space="0" w:color="auto"/>
        <w:bottom w:val="none" w:sz="0" w:space="0" w:color="auto"/>
        <w:right w:val="none" w:sz="0" w:space="0" w:color="auto"/>
      </w:divBdr>
    </w:div>
    <w:div w:id="1888490109">
      <w:bodyDiv w:val="1"/>
      <w:marLeft w:val="0"/>
      <w:marRight w:val="0"/>
      <w:marTop w:val="0"/>
      <w:marBottom w:val="0"/>
      <w:divBdr>
        <w:top w:val="none" w:sz="0" w:space="0" w:color="auto"/>
        <w:left w:val="none" w:sz="0" w:space="0" w:color="auto"/>
        <w:bottom w:val="none" w:sz="0" w:space="0" w:color="auto"/>
        <w:right w:val="none" w:sz="0" w:space="0" w:color="auto"/>
      </w:divBdr>
    </w:div>
    <w:div w:id="1888645128">
      <w:bodyDiv w:val="1"/>
      <w:marLeft w:val="0"/>
      <w:marRight w:val="0"/>
      <w:marTop w:val="0"/>
      <w:marBottom w:val="0"/>
      <w:divBdr>
        <w:top w:val="none" w:sz="0" w:space="0" w:color="auto"/>
        <w:left w:val="none" w:sz="0" w:space="0" w:color="auto"/>
        <w:bottom w:val="none" w:sz="0" w:space="0" w:color="auto"/>
        <w:right w:val="none" w:sz="0" w:space="0" w:color="auto"/>
      </w:divBdr>
    </w:div>
    <w:div w:id="1889147209">
      <w:bodyDiv w:val="1"/>
      <w:marLeft w:val="0"/>
      <w:marRight w:val="0"/>
      <w:marTop w:val="0"/>
      <w:marBottom w:val="0"/>
      <w:divBdr>
        <w:top w:val="none" w:sz="0" w:space="0" w:color="auto"/>
        <w:left w:val="none" w:sz="0" w:space="0" w:color="auto"/>
        <w:bottom w:val="none" w:sz="0" w:space="0" w:color="auto"/>
        <w:right w:val="none" w:sz="0" w:space="0" w:color="auto"/>
      </w:divBdr>
    </w:div>
    <w:div w:id="1889611211">
      <w:bodyDiv w:val="1"/>
      <w:marLeft w:val="0"/>
      <w:marRight w:val="0"/>
      <w:marTop w:val="0"/>
      <w:marBottom w:val="0"/>
      <w:divBdr>
        <w:top w:val="none" w:sz="0" w:space="0" w:color="auto"/>
        <w:left w:val="none" w:sz="0" w:space="0" w:color="auto"/>
        <w:bottom w:val="none" w:sz="0" w:space="0" w:color="auto"/>
        <w:right w:val="none" w:sz="0" w:space="0" w:color="auto"/>
      </w:divBdr>
    </w:div>
    <w:div w:id="1889951477">
      <w:bodyDiv w:val="1"/>
      <w:marLeft w:val="0"/>
      <w:marRight w:val="0"/>
      <w:marTop w:val="0"/>
      <w:marBottom w:val="0"/>
      <w:divBdr>
        <w:top w:val="none" w:sz="0" w:space="0" w:color="auto"/>
        <w:left w:val="none" w:sz="0" w:space="0" w:color="auto"/>
        <w:bottom w:val="none" w:sz="0" w:space="0" w:color="auto"/>
        <w:right w:val="none" w:sz="0" w:space="0" w:color="auto"/>
      </w:divBdr>
    </w:div>
    <w:div w:id="1890648478">
      <w:bodyDiv w:val="1"/>
      <w:marLeft w:val="0"/>
      <w:marRight w:val="0"/>
      <w:marTop w:val="0"/>
      <w:marBottom w:val="0"/>
      <w:divBdr>
        <w:top w:val="none" w:sz="0" w:space="0" w:color="auto"/>
        <w:left w:val="none" w:sz="0" w:space="0" w:color="auto"/>
        <w:bottom w:val="none" w:sz="0" w:space="0" w:color="auto"/>
        <w:right w:val="none" w:sz="0" w:space="0" w:color="auto"/>
      </w:divBdr>
    </w:div>
    <w:div w:id="1890992673">
      <w:bodyDiv w:val="1"/>
      <w:marLeft w:val="0"/>
      <w:marRight w:val="0"/>
      <w:marTop w:val="0"/>
      <w:marBottom w:val="0"/>
      <w:divBdr>
        <w:top w:val="none" w:sz="0" w:space="0" w:color="auto"/>
        <w:left w:val="none" w:sz="0" w:space="0" w:color="auto"/>
        <w:bottom w:val="none" w:sz="0" w:space="0" w:color="auto"/>
        <w:right w:val="none" w:sz="0" w:space="0" w:color="auto"/>
      </w:divBdr>
    </w:div>
    <w:div w:id="1891109385">
      <w:bodyDiv w:val="1"/>
      <w:marLeft w:val="0"/>
      <w:marRight w:val="0"/>
      <w:marTop w:val="0"/>
      <w:marBottom w:val="0"/>
      <w:divBdr>
        <w:top w:val="none" w:sz="0" w:space="0" w:color="auto"/>
        <w:left w:val="none" w:sz="0" w:space="0" w:color="auto"/>
        <w:bottom w:val="none" w:sz="0" w:space="0" w:color="auto"/>
        <w:right w:val="none" w:sz="0" w:space="0" w:color="auto"/>
      </w:divBdr>
    </w:div>
    <w:div w:id="1891646487">
      <w:bodyDiv w:val="1"/>
      <w:marLeft w:val="0"/>
      <w:marRight w:val="0"/>
      <w:marTop w:val="0"/>
      <w:marBottom w:val="0"/>
      <w:divBdr>
        <w:top w:val="none" w:sz="0" w:space="0" w:color="auto"/>
        <w:left w:val="none" w:sz="0" w:space="0" w:color="auto"/>
        <w:bottom w:val="none" w:sz="0" w:space="0" w:color="auto"/>
        <w:right w:val="none" w:sz="0" w:space="0" w:color="auto"/>
      </w:divBdr>
    </w:div>
    <w:div w:id="1891652111">
      <w:bodyDiv w:val="1"/>
      <w:marLeft w:val="0"/>
      <w:marRight w:val="0"/>
      <w:marTop w:val="0"/>
      <w:marBottom w:val="0"/>
      <w:divBdr>
        <w:top w:val="none" w:sz="0" w:space="0" w:color="auto"/>
        <w:left w:val="none" w:sz="0" w:space="0" w:color="auto"/>
        <w:bottom w:val="none" w:sz="0" w:space="0" w:color="auto"/>
        <w:right w:val="none" w:sz="0" w:space="0" w:color="auto"/>
      </w:divBdr>
    </w:div>
    <w:div w:id="1891719476">
      <w:bodyDiv w:val="1"/>
      <w:marLeft w:val="0"/>
      <w:marRight w:val="0"/>
      <w:marTop w:val="0"/>
      <w:marBottom w:val="0"/>
      <w:divBdr>
        <w:top w:val="none" w:sz="0" w:space="0" w:color="auto"/>
        <w:left w:val="none" w:sz="0" w:space="0" w:color="auto"/>
        <w:bottom w:val="none" w:sz="0" w:space="0" w:color="auto"/>
        <w:right w:val="none" w:sz="0" w:space="0" w:color="auto"/>
      </w:divBdr>
    </w:div>
    <w:div w:id="1892034818">
      <w:bodyDiv w:val="1"/>
      <w:marLeft w:val="0"/>
      <w:marRight w:val="0"/>
      <w:marTop w:val="0"/>
      <w:marBottom w:val="0"/>
      <w:divBdr>
        <w:top w:val="none" w:sz="0" w:space="0" w:color="auto"/>
        <w:left w:val="none" w:sz="0" w:space="0" w:color="auto"/>
        <w:bottom w:val="none" w:sz="0" w:space="0" w:color="auto"/>
        <w:right w:val="none" w:sz="0" w:space="0" w:color="auto"/>
      </w:divBdr>
    </w:div>
    <w:div w:id="1892837041">
      <w:bodyDiv w:val="1"/>
      <w:marLeft w:val="0"/>
      <w:marRight w:val="0"/>
      <w:marTop w:val="0"/>
      <w:marBottom w:val="0"/>
      <w:divBdr>
        <w:top w:val="none" w:sz="0" w:space="0" w:color="auto"/>
        <w:left w:val="none" w:sz="0" w:space="0" w:color="auto"/>
        <w:bottom w:val="none" w:sz="0" w:space="0" w:color="auto"/>
        <w:right w:val="none" w:sz="0" w:space="0" w:color="auto"/>
      </w:divBdr>
    </w:div>
    <w:div w:id="1893349725">
      <w:bodyDiv w:val="1"/>
      <w:marLeft w:val="0"/>
      <w:marRight w:val="0"/>
      <w:marTop w:val="0"/>
      <w:marBottom w:val="0"/>
      <w:divBdr>
        <w:top w:val="none" w:sz="0" w:space="0" w:color="auto"/>
        <w:left w:val="none" w:sz="0" w:space="0" w:color="auto"/>
        <w:bottom w:val="none" w:sz="0" w:space="0" w:color="auto"/>
        <w:right w:val="none" w:sz="0" w:space="0" w:color="auto"/>
      </w:divBdr>
      <w:divsChild>
        <w:div w:id="1089807882">
          <w:marLeft w:val="480"/>
          <w:marRight w:val="0"/>
          <w:marTop w:val="0"/>
          <w:marBottom w:val="0"/>
          <w:divBdr>
            <w:top w:val="none" w:sz="0" w:space="0" w:color="auto"/>
            <w:left w:val="none" w:sz="0" w:space="0" w:color="auto"/>
            <w:bottom w:val="none" w:sz="0" w:space="0" w:color="auto"/>
            <w:right w:val="none" w:sz="0" w:space="0" w:color="auto"/>
          </w:divBdr>
        </w:div>
        <w:div w:id="1399864000">
          <w:marLeft w:val="480"/>
          <w:marRight w:val="0"/>
          <w:marTop w:val="0"/>
          <w:marBottom w:val="0"/>
          <w:divBdr>
            <w:top w:val="none" w:sz="0" w:space="0" w:color="auto"/>
            <w:left w:val="none" w:sz="0" w:space="0" w:color="auto"/>
            <w:bottom w:val="none" w:sz="0" w:space="0" w:color="auto"/>
            <w:right w:val="none" w:sz="0" w:space="0" w:color="auto"/>
          </w:divBdr>
        </w:div>
        <w:div w:id="2016884104">
          <w:marLeft w:val="480"/>
          <w:marRight w:val="0"/>
          <w:marTop w:val="0"/>
          <w:marBottom w:val="0"/>
          <w:divBdr>
            <w:top w:val="none" w:sz="0" w:space="0" w:color="auto"/>
            <w:left w:val="none" w:sz="0" w:space="0" w:color="auto"/>
            <w:bottom w:val="none" w:sz="0" w:space="0" w:color="auto"/>
            <w:right w:val="none" w:sz="0" w:space="0" w:color="auto"/>
          </w:divBdr>
        </w:div>
        <w:div w:id="1064180335">
          <w:marLeft w:val="480"/>
          <w:marRight w:val="0"/>
          <w:marTop w:val="0"/>
          <w:marBottom w:val="0"/>
          <w:divBdr>
            <w:top w:val="none" w:sz="0" w:space="0" w:color="auto"/>
            <w:left w:val="none" w:sz="0" w:space="0" w:color="auto"/>
            <w:bottom w:val="none" w:sz="0" w:space="0" w:color="auto"/>
            <w:right w:val="none" w:sz="0" w:space="0" w:color="auto"/>
          </w:divBdr>
        </w:div>
        <w:div w:id="811871000">
          <w:marLeft w:val="480"/>
          <w:marRight w:val="0"/>
          <w:marTop w:val="0"/>
          <w:marBottom w:val="0"/>
          <w:divBdr>
            <w:top w:val="none" w:sz="0" w:space="0" w:color="auto"/>
            <w:left w:val="none" w:sz="0" w:space="0" w:color="auto"/>
            <w:bottom w:val="none" w:sz="0" w:space="0" w:color="auto"/>
            <w:right w:val="none" w:sz="0" w:space="0" w:color="auto"/>
          </w:divBdr>
        </w:div>
        <w:div w:id="1065101660">
          <w:marLeft w:val="480"/>
          <w:marRight w:val="0"/>
          <w:marTop w:val="0"/>
          <w:marBottom w:val="0"/>
          <w:divBdr>
            <w:top w:val="none" w:sz="0" w:space="0" w:color="auto"/>
            <w:left w:val="none" w:sz="0" w:space="0" w:color="auto"/>
            <w:bottom w:val="none" w:sz="0" w:space="0" w:color="auto"/>
            <w:right w:val="none" w:sz="0" w:space="0" w:color="auto"/>
          </w:divBdr>
        </w:div>
        <w:div w:id="1136219009">
          <w:marLeft w:val="480"/>
          <w:marRight w:val="0"/>
          <w:marTop w:val="0"/>
          <w:marBottom w:val="0"/>
          <w:divBdr>
            <w:top w:val="none" w:sz="0" w:space="0" w:color="auto"/>
            <w:left w:val="none" w:sz="0" w:space="0" w:color="auto"/>
            <w:bottom w:val="none" w:sz="0" w:space="0" w:color="auto"/>
            <w:right w:val="none" w:sz="0" w:space="0" w:color="auto"/>
          </w:divBdr>
        </w:div>
        <w:div w:id="524249381">
          <w:marLeft w:val="480"/>
          <w:marRight w:val="0"/>
          <w:marTop w:val="0"/>
          <w:marBottom w:val="0"/>
          <w:divBdr>
            <w:top w:val="none" w:sz="0" w:space="0" w:color="auto"/>
            <w:left w:val="none" w:sz="0" w:space="0" w:color="auto"/>
            <w:bottom w:val="none" w:sz="0" w:space="0" w:color="auto"/>
            <w:right w:val="none" w:sz="0" w:space="0" w:color="auto"/>
          </w:divBdr>
        </w:div>
        <w:div w:id="1514762780">
          <w:marLeft w:val="480"/>
          <w:marRight w:val="0"/>
          <w:marTop w:val="0"/>
          <w:marBottom w:val="0"/>
          <w:divBdr>
            <w:top w:val="none" w:sz="0" w:space="0" w:color="auto"/>
            <w:left w:val="none" w:sz="0" w:space="0" w:color="auto"/>
            <w:bottom w:val="none" w:sz="0" w:space="0" w:color="auto"/>
            <w:right w:val="none" w:sz="0" w:space="0" w:color="auto"/>
          </w:divBdr>
        </w:div>
        <w:div w:id="1026129750">
          <w:marLeft w:val="480"/>
          <w:marRight w:val="0"/>
          <w:marTop w:val="0"/>
          <w:marBottom w:val="0"/>
          <w:divBdr>
            <w:top w:val="none" w:sz="0" w:space="0" w:color="auto"/>
            <w:left w:val="none" w:sz="0" w:space="0" w:color="auto"/>
            <w:bottom w:val="none" w:sz="0" w:space="0" w:color="auto"/>
            <w:right w:val="none" w:sz="0" w:space="0" w:color="auto"/>
          </w:divBdr>
        </w:div>
        <w:div w:id="618337692">
          <w:marLeft w:val="480"/>
          <w:marRight w:val="0"/>
          <w:marTop w:val="0"/>
          <w:marBottom w:val="0"/>
          <w:divBdr>
            <w:top w:val="none" w:sz="0" w:space="0" w:color="auto"/>
            <w:left w:val="none" w:sz="0" w:space="0" w:color="auto"/>
            <w:bottom w:val="none" w:sz="0" w:space="0" w:color="auto"/>
            <w:right w:val="none" w:sz="0" w:space="0" w:color="auto"/>
          </w:divBdr>
        </w:div>
        <w:div w:id="279797690">
          <w:marLeft w:val="480"/>
          <w:marRight w:val="0"/>
          <w:marTop w:val="0"/>
          <w:marBottom w:val="0"/>
          <w:divBdr>
            <w:top w:val="none" w:sz="0" w:space="0" w:color="auto"/>
            <w:left w:val="none" w:sz="0" w:space="0" w:color="auto"/>
            <w:bottom w:val="none" w:sz="0" w:space="0" w:color="auto"/>
            <w:right w:val="none" w:sz="0" w:space="0" w:color="auto"/>
          </w:divBdr>
        </w:div>
        <w:div w:id="2014337734">
          <w:marLeft w:val="480"/>
          <w:marRight w:val="0"/>
          <w:marTop w:val="0"/>
          <w:marBottom w:val="0"/>
          <w:divBdr>
            <w:top w:val="none" w:sz="0" w:space="0" w:color="auto"/>
            <w:left w:val="none" w:sz="0" w:space="0" w:color="auto"/>
            <w:bottom w:val="none" w:sz="0" w:space="0" w:color="auto"/>
            <w:right w:val="none" w:sz="0" w:space="0" w:color="auto"/>
          </w:divBdr>
        </w:div>
        <w:div w:id="2102944247">
          <w:marLeft w:val="480"/>
          <w:marRight w:val="0"/>
          <w:marTop w:val="0"/>
          <w:marBottom w:val="0"/>
          <w:divBdr>
            <w:top w:val="none" w:sz="0" w:space="0" w:color="auto"/>
            <w:left w:val="none" w:sz="0" w:space="0" w:color="auto"/>
            <w:bottom w:val="none" w:sz="0" w:space="0" w:color="auto"/>
            <w:right w:val="none" w:sz="0" w:space="0" w:color="auto"/>
          </w:divBdr>
        </w:div>
        <w:div w:id="1931692110">
          <w:marLeft w:val="480"/>
          <w:marRight w:val="0"/>
          <w:marTop w:val="0"/>
          <w:marBottom w:val="0"/>
          <w:divBdr>
            <w:top w:val="none" w:sz="0" w:space="0" w:color="auto"/>
            <w:left w:val="none" w:sz="0" w:space="0" w:color="auto"/>
            <w:bottom w:val="none" w:sz="0" w:space="0" w:color="auto"/>
            <w:right w:val="none" w:sz="0" w:space="0" w:color="auto"/>
          </w:divBdr>
        </w:div>
        <w:div w:id="1683580810">
          <w:marLeft w:val="480"/>
          <w:marRight w:val="0"/>
          <w:marTop w:val="0"/>
          <w:marBottom w:val="0"/>
          <w:divBdr>
            <w:top w:val="none" w:sz="0" w:space="0" w:color="auto"/>
            <w:left w:val="none" w:sz="0" w:space="0" w:color="auto"/>
            <w:bottom w:val="none" w:sz="0" w:space="0" w:color="auto"/>
            <w:right w:val="none" w:sz="0" w:space="0" w:color="auto"/>
          </w:divBdr>
        </w:div>
        <w:div w:id="977223425">
          <w:marLeft w:val="480"/>
          <w:marRight w:val="0"/>
          <w:marTop w:val="0"/>
          <w:marBottom w:val="0"/>
          <w:divBdr>
            <w:top w:val="none" w:sz="0" w:space="0" w:color="auto"/>
            <w:left w:val="none" w:sz="0" w:space="0" w:color="auto"/>
            <w:bottom w:val="none" w:sz="0" w:space="0" w:color="auto"/>
            <w:right w:val="none" w:sz="0" w:space="0" w:color="auto"/>
          </w:divBdr>
        </w:div>
        <w:div w:id="694817042">
          <w:marLeft w:val="480"/>
          <w:marRight w:val="0"/>
          <w:marTop w:val="0"/>
          <w:marBottom w:val="0"/>
          <w:divBdr>
            <w:top w:val="none" w:sz="0" w:space="0" w:color="auto"/>
            <w:left w:val="none" w:sz="0" w:space="0" w:color="auto"/>
            <w:bottom w:val="none" w:sz="0" w:space="0" w:color="auto"/>
            <w:right w:val="none" w:sz="0" w:space="0" w:color="auto"/>
          </w:divBdr>
        </w:div>
      </w:divsChild>
    </w:div>
    <w:div w:id="1893418441">
      <w:bodyDiv w:val="1"/>
      <w:marLeft w:val="0"/>
      <w:marRight w:val="0"/>
      <w:marTop w:val="0"/>
      <w:marBottom w:val="0"/>
      <w:divBdr>
        <w:top w:val="none" w:sz="0" w:space="0" w:color="auto"/>
        <w:left w:val="none" w:sz="0" w:space="0" w:color="auto"/>
        <w:bottom w:val="none" w:sz="0" w:space="0" w:color="auto"/>
        <w:right w:val="none" w:sz="0" w:space="0" w:color="auto"/>
      </w:divBdr>
    </w:div>
    <w:div w:id="1893539380">
      <w:bodyDiv w:val="1"/>
      <w:marLeft w:val="0"/>
      <w:marRight w:val="0"/>
      <w:marTop w:val="0"/>
      <w:marBottom w:val="0"/>
      <w:divBdr>
        <w:top w:val="none" w:sz="0" w:space="0" w:color="auto"/>
        <w:left w:val="none" w:sz="0" w:space="0" w:color="auto"/>
        <w:bottom w:val="none" w:sz="0" w:space="0" w:color="auto"/>
        <w:right w:val="none" w:sz="0" w:space="0" w:color="auto"/>
      </w:divBdr>
    </w:div>
    <w:div w:id="1893804882">
      <w:bodyDiv w:val="1"/>
      <w:marLeft w:val="0"/>
      <w:marRight w:val="0"/>
      <w:marTop w:val="0"/>
      <w:marBottom w:val="0"/>
      <w:divBdr>
        <w:top w:val="none" w:sz="0" w:space="0" w:color="auto"/>
        <w:left w:val="none" w:sz="0" w:space="0" w:color="auto"/>
        <w:bottom w:val="none" w:sz="0" w:space="0" w:color="auto"/>
        <w:right w:val="none" w:sz="0" w:space="0" w:color="auto"/>
      </w:divBdr>
    </w:div>
    <w:div w:id="1894190621">
      <w:bodyDiv w:val="1"/>
      <w:marLeft w:val="0"/>
      <w:marRight w:val="0"/>
      <w:marTop w:val="0"/>
      <w:marBottom w:val="0"/>
      <w:divBdr>
        <w:top w:val="none" w:sz="0" w:space="0" w:color="auto"/>
        <w:left w:val="none" w:sz="0" w:space="0" w:color="auto"/>
        <w:bottom w:val="none" w:sz="0" w:space="0" w:color="auto"/>
        <w:right w:val="none" w:sz="0" w:space="0" w:color="auto"/>
      </w:divBdr>
    </w:div>
    <w:div w:id="1895119314">
      <w:bodyDiv w:val="1"/>
      <w:marLeft w:val="0"/>
      <w:marRight w:val="0"/>
      <w:marTop w:val="0"/>
      <w:marBottom w:val="0"/>
      <w:divBdr>
        <w:top w:val="none" w:sz="0" w:space="0" w:color="auto"/>
        <w:left w:val="none" w:sz="0" w:space="0" w:color="auto"/>
        <w:bottom w:val="none" w:sz="0" w:space="0" w:color="auto"/>
        <w:right w:val="none" w:sz="0" w:space="0" w:color="auto"/>
      </w:divBdr>
    </w:div>
    <w:div w:id="1895696810">
      <w:bodyDiv w:val="1"/>
      <w:marLeft w:val="0"/>
      <w:marRight w:val="0"/>
      <w:marTop w:val="0"/>
      <w:marBottom w:val="0"/>
      <w:divBdr>
        <w:top w:val="none" w:sz="0" w:space="0" w:color="auto"/>
        <w:left w:val="none" w:sz="0" w:space="0" w:color="auto"/>
        <w:bottom w:val="none" w:sz="0" w:space="0" w:color="auto"/>
        <w:right w:val="none" w:sz="0" w:space="0" w:color="auto"/>
      </w:divBdr>
    </w:div>
    <w:div w:id="1896355739">
      <w:bodyDiv w:val="1"/>
      <w:marLeft w:val="0"/>
      <w:marRight w:val="0"/>
      <w:marTop w:val="0"/>
      <w:marBottom w:val="0"/>
      <w:divBdr>
        <w:top w:val="none" w:sz="0" w:space="0" w:color="auto"/>
        <w:left w:val="none" w:sz="0" w:space="0" w:color="auto"/>
        <w:bottom w:val="none" w:sz="0" w:space="0" w:color="auto"/>
        <w:right w:val="none" w:sz="0" w:space="0" w:color="auto"/>
      </w:divBdr>
    </w:div>
    <w:div w:id="1896624289">
      <w:bodyDiv w:val="1"/>
      <w:marLeft w:val="0"/>
      <w:marRight w:val="0"/>
      <w:marTop w:val="0"/>
      <w:marBottom w:val="0"/>
      <w:divBdr>
        <w:top w:val="none" w:sz="0" w:space="0" w:color="auto"/>
        <w:left w:val="none" w:sz="0" w:space="0" w:color="auto"/>
        <w:bottom w:val="none" w:sz="0" w:space="0" w:color="auto"/>
        <w:right w:val="none" w:sz="0" w:space="0" w:color="auto"/>
      </w:divBdr>
    </w:div>
    <w:div w:id="1897546065">
      <w:bodyDiv w:val="1"/>
      <w:marLeft w:val="0"/>
      <w:marRight w:val="0"/>
      <w:marTop w:val="0"/>
      <w:marBottom w:val="0"/>
      <w:divBdr>
        <w:top w:val="none" w:sz="0" w:space="0" w:color="auto"/>
        <w:left w:val="none" w:sz="0" w:space="0" w:color="auto"/>
        <w:bottom w:val="none" w:sz="0" w:space="0" w:color="auto"/>
        <w:right w:val="none" w:sz="0" w:space="0" w:color="auto"/>
      </w:divBdr>
    </w:div>
    <w:div w:id="1897812801">
      <w:bodyDiv w:val="1"/>
      <w:marLeft w:val="0"/>
      <w:marRight w:val="0"/>
      <w:marTop w:val="0"/>
      <w:marBottom w:val="0"/>
      <w:divBdr>
        <w:top w:val="none" w:sz="0" w:space="0" w:color="auto"/>
        <w:left w:val="none" w:sz="0" w:space="0" w:color="auto"/>
        <w:bottom w:val="none" w:sz="0" w:space="0" w:color="auto"/>
        <w:right w:val="none" w:sz="0" w:space="0" w:color="auto"/>
      </w:divBdr>
    </w:div>
    <w:div w:id="1898123109">
      <w:bodyDiv w:val="1"/>
      <w:marLeft w:val="0"/>
      <w:marRight w:val="0"/>
      <w:marTop w:val="0"/>
      <w:marBottom w:val="0"/>
      <w:divBdr>
        <w:top w:val="none" w:sz="0" w:space="0" w:color="auto"/>
        <w:left w:val="none" w:sz="0" w:space="0" w:color="auto"/>
        <w:bottom w:val="none" w:sz="0" w:space="0" w:color="auto"/>
        <w:right w:val="none" w:sz="0" w:space="0" w:color="auto"/>
      </w:divBdr>
    </w:div>
    <w:div w:id="1898123575">
      <w:bodyDiv w:val="1"/>
      <w:marLeft w:val="0"/>
      <w:marRight w:val="0"/>
      <w:marTop w:val="0"/>
      <w:marBottom w:val="0"/>
      <w:divBdr>
        <w:top w:val="none" w:sz="0" w:space="0" w:color="auto"/>
        <w:left w:val="none" w:sz="0" w:space="0" w:color="auto"/>
        <w:bottom w:val="none" w:sz="0" w:space="0" w:color="auto"/>
        <w:right w:val="none" w:sz="0" w:space="0" w:color="auto"/>
      </w:divBdr>
    </w:div>
    <w:div w:id="1898585847">
      <w:bodyDiv w:val="1"/>
      <w:marLeft w:val="0"/>
      <w:marRight w:val="0"/>
      <w:marTop w:val="0"/>
      <w:marBottom w:val="0"/>
      <w:divBdr>
        <w:top w:val="none" w:sz="0" w:space="0" w:color="auto"/>
        <w:left w:val="none" w:sz="0" w:space="0" w:color="auto"/>
        <w:bottom w:val="none" w:sz="0" w:space="0" w:color="auto"/>
        <w:right w:val="none" w:sz="0" w:space="0" w:color="auto"/>
      </w:divBdr>
    </w:div>
    <w:div w:id="1901359147">
      <w:bodyDiv w:val="1"/>
      <w:marLeft w:val="0"/>
      <w:marRight w:val="0"/>
      <w:marTop w:val="0"/>
      <w:marBottom w:val="0"/>
      <w:divBdr>
        <w:top w:val="none" w:sz="0" w:space="0" w:color="auto"/>
        <w:left w:val="none" w:sz="0" w:space="0" w:color="auto"/>
        <w:bottom w:val="none" w:sz="0" w:space="0" w:color="auto"/>
        <w:right w:val="none" w:sz="0" w:space="0" w:color="auto"/>
      </w:divBdr>
      <w:divsChild>
        <w:div w:id="1666784727">
          <w:marLeft w:val="480"/>
          <w:marRight w:val="0"/>
          <w:marTop w:val="0"/>
          <w:marBottom w:val="0"/>
          <w:divBdr>
            <w:top w:val="none" w:sz="0" w:space="0" w:color="auto"/>
            <w:left w:val="none" w:sz="0" w:space="0" w:color="auto"/>
            <w:bottom w:val="none" w:sz="0" w:space="0" w:color="auto"/>
            <w:right w:val="none" w:sz="0" w:space="0" w:color="auto"/>
          </w:divBdr>
        </w:div>
        <w:div w:id="1211382796">
          <w:marLeft w:val="480"/>
          <w:marRight w:val="0"/>
          <w:marTop w:val="0"/>
          <w:marBottom w:val="0"/>
          <w:divBdr>
            <w:top w:val="none" w:sz="0" w:space="0" w:color="auto"/>
            <w:left w:val="none" w:sz="0" w:space="0" w:color="auto"/>
            <w:bottom w:val="none" w:sz="0" w:space="0" w:color="auto"/>
            <w:right w:val="none" w:sz="0" w:space="0" w:color="auto"/>
          </w:divBdr>
        </w:div>
        <w:div w:id="1054038440">
          <w:marLeft w:val="480"/>
          <w:marRight w:val="0"/>
          <w:marTop w:val="0"/>
          <w:marBottom w:val="0"/>
          <w:divBdr>
            <w:top w:val="none" w:sz="0" w:space="0" w:color="auto"/>
            <w:left w:val="none" w:sz="0" w:space="0" w:color="auto"/>
            <w:bottom w:val="none" w:sz="0" w:space="0" w:color="auto"/>
            <w:right w:val="none" w:sz="0" w:space="0" w:color="auto"/>
          </w:divBdr>
        </w:div>
        <w:div w:id="624239377">
          <w:marLeft w:val="480"/>
          <w:marRight w:val="0"/>
          <w:marTop w:val="0"/>
          <w:marBottom w:val="0"/>
          <w:divBdr>
            <w:top w:val="none" w:sz="0" w:space="0" w:color="auto"/>
            <w:left w:val="none" w:sz="0" w:space="0" w:color="auto"/>
            <w:bottom w:val="none" w:sz="0" w:space="0" w:color="auto"/>
            <w:right w:val="none" w:sz="0" w:space="0" w:color="auto"/>
          </w:divBdr>
        </w:div>
        <w:div w:id="1399785207">
          <w:marLeft w:val="480"/>
          <w:marRight w:val="0"/>
          <w:marTop w:val="0"/>
          <w:marBottom w:val="0"/>
          <w:divBdr>
            <w:top w:val="none" w:sz="0" w:space="0" w:color="auto"/>
            <w:left w:val="none" w:sz="0" w:space="0" w:color="auto"/>
            <w:bottom w:val="none" w:sz="0" w:space="0" w:color="auto"/>
            <w:right w:val="none" w:sz="0" w:space="0" w:color="auto"/>
          </w:divBdr>
        </w:div>
        <w:div w:id="1035042370">
          <w:marLeft w:val="480"/>
          <w:marRight w:val="0"/>
          <w:marTop w:val="0"/>
          <w:marBottom w:val="0"/>
          <w:divBdr>
            <w:top w:val="none" w:sz="0" w:space="0" w:color="auto"/>
            <w:left w:val="none" w:sz="0" w:space="0" w:color="auto"/>
            <w:bottom w:val="none" w:sz="0" w:space="0" w:color="auto"/>
            <w:right w:val="none" w:sz="0" w:space="0" w:color="auto"/>
          </w:divBdr>
        </w:div>
        <w:div w:id="1269042155">
          <w:marLeft w:val="480"/>
          <w:marRight w:val="0"/>
          <w:marTop w:val="0"/>
          <w:marBottom w:val="0"/>
          <w:divBdr>
            <w:top w:val="none" w:sz="0" w:space="0" w:color="auto"/>
            <w:left w:val="none" w:sz="0" w:space="0" w:color="auto"/>
            <w:bottom w:val="none" w:sz="0" w:space="0" w:color="auto"/>
            <w:right w:val="none" w:sz="0" w:space="0" w:color="auto"/>
          </w:divBdr>
        </w:div>
        <w:div w:id="893463891">
          <w:marLeft w:val="480"/>
          <w:marRight w:val="0"/>
          <w:marTop w:val="0"/>
          <w:marBottom w:val="0"/>
          <w:divBdr>
            <w:top w:val="none" w:sz="0" w:space="0" w:color="auto"/>
            <w:left w:val="none" w:sz="0" w:space="0" w:color="auto"/>
            <w:bottom w:val="none" w:sz="0" w:space="0" w:color="auto"/>
            <w:right w:val="none" w:sz="0" w:space="0" w:color="auto"/>
          </w:divBdr>
        </w:div>
        <w:div w:id="1362900740">
          <w:marLeft w:val="480"/>
          <w:marRight w:val="0"/>
          <w:marTop w:val="0"/>
          <w:marBottom w:val="0"/>
          <w:divBdr>
            <w:top w:val="none" w:sz="0" w:space="0" w:color="auto"/>
            <w:left w:val="none" w:sz="0" w:space="0" w:color="auto"/>
            <w:bottom w:val="none" w:sz="0" w:space="0" w:color="auto"/>
            <w:right w:val="none" w:sz="0" w:space="0" w:color="auto"/>
          </w:divBdr>
        </w:div>
        <w:div w:id="931470661">
          <w:marLeft w:val="480"/>
          <w:marRight w:val="0"/>
          <w:marTop w:val="0"/>
          <w:marBottom w:val="0"/>
          <w:divBdr>
            <w:top w:val="none" w:sz="0" w:space="0" w:color="auto"/>
            <w:left w:val="none" w:sz="0" w:space="0" w:color="auto"/>
            <w:bottom w:val="none" w:sz="0" w:space="0" w:color="auto"/>
            <w:right w:val="none" w:sz="0" w:space="0" w:color="auto"/>
          </w:divBdr>
        </w:div>
        <w:div w:id="1985088033">
          <w:marLeft w:val="480"/>
          <w:marRight w:val="0"/>
          <w:marTop w:val="0"/>
          <w:marBottom w:val="0"/>
          <w:divBdr>
            <w:top w:val="none" w:sz="0" w:space="0" w:color="auto"/>
            <w:left w:val="none" w:sz="0" w:space="0" w:color="auto"/>
            <w:bottom w:val="none" w:sz="0" w:space="0" w:color="auto"/>
            <w:right w:val="none" w:sz="0" w:space="0" w:color="auto"/>
          </w:divBdr>
        </w:div>
        <w:div w:id="662273199">
          <w:marLeft w:val="480"/>
          <w:marRight w:val="0"/>
          <w:marTop w:val="0"/>
          <w:marBottom w:val="0"/>
          <w:divBdr>
            <w:top w:val="none" w:sz="0" w:space="0" w:color="auto"/>
            <w:left w:val="none" w:sz="0" w:space="0" w:color="auto"/>
            <w:bottom w:val="none" w:sz="0" w:space="0" w:color="auto"/>
            <w:right w:val="none" w:sz="0" w:space="0" w:color="auto"/>
          </w:divBdr>
        </w:div>
      </w:divsChild>
    </w:div>
    <w:div w:id="1902056580">
      <w:bodyDiv w:val="1"/>
      <w:marLeft w:val="0"/>
      <w:marRight w:val="0"/>
      <w:marTop w:val="0"/>
      <w:marBottom w:val="0"/>
      <w:divBdr>
        <w:top w:val="none" w:sz="0" w:space="0" w:color="auto"/>
        <w:left w:val="none" w:sz="0" w:space="0" w:color="auto"/>
        <w:bottom w:val="none" w:sz="0" w:space="0" w:color="auto"/>
        <w:right w:val="none" w:sz="0" w:space="0" w:color="auto"/>
      </w:divBdr>
    </w:div>
    <w:div w:id="1902666867">
      <w:bodyDiv w:val="1"/>
      <w:marLeft w:val="0"/>
      <w:marRight w:val="0"/>
      <w:marTop w:val="0"/>
      <w:marBottom w:val="0"/>
      <w:divBdr>
        <w:top w:val="none" w:sz="0" w:space="0" w:color="auto"/>
        <w:left w:val="none" w:sz="0" w:space="0" w:color="auto"/>
        <w:bottom w:val="none" w:sz="0" w:space="0" w:color="auto"/>
        <w:right w:val="none" w:sz="0" w:space="0" w:color="auto"/>
      </w:divBdr>
    </w:div>
    <w:div w:id="1902671729">
      <w:bodyDiv w:val="1"/>
      <w:marLeft w:val="0"/>
      <w:marRight w:val="0"/>
      <w:marTop w:val="0"/>
      <w:marBottom w:val="0"/>
      <w:divBdr>
        <w:top w:val="none" w:sz="0" w:space="0" w:color="auto"/>
        <w:left w:val="none" w:sz="0" w:space="0" w:color="auto"/>
        <w:bottom w:val="none" w:sz="0" w:space="0" w:color="auto"/>
        <w:right w:val="none" w:sz="0" w:space="0" w:color="auto"/>
      </w:divBdr>
    </w:div>
    <w:div w:id="1903328502">
      <w:bodyDiv w:val="1"/>
      <w:marLeft w:val="0"/>
      <w:marRight w:val="0"/>
      <w:marTop w:val="0"/>
      <w:marBottom w:val="0"/>
      <w:divBdr>
        <w:top w:val="none" w:sz="0" w:space="0" w:color="auto"/>
        <w:left w:val="none" w:sz="0" w:space="0" w:color="auto"/>
        <w:bottom w:val="none" w:sz="0" w:space="0" w:color="auto"/>
        <w:right w:val="none" w:sz="0" w:space="0" w:color="auto"/>
      </w:divBdr>
    </w:div>
    <w:div w:id="1903447304">
      <w:bodyDiv w:val="1"/>
      <w:marLeft w:val="0"/>
      <w:marRight w:val="0"/>
      <w:marTop w:val="0"/>
      <w:marBottom w:val="0"/>
      <w:divBdr>
        <w:top w:val="none" w:sz="0" w:space="0" w:color="auto"/>
        <w:left w:val="none" w:sz="0" w:space="0" w:color="auto"/>
        <w:bottom w:val="none" w:sz="0" w:space="0" w:color="auto"/>
        <w:right w:val="none" w:sz="0" w:space="0" w:color="auto"/>
      </w:divBdr>
    </w:div>
    <w:div w:id="1904439709">
      <w:bodyDiv w:val="1"/>
      <w:marLeft w:val="0"/>
      <w:marRight w:val="0"/>
      <w:marTop w:val="0"/>
      <w:marBottom w:val="0"/>
      <w:divBdr>
        <w:top w:val="none" w:sz="0" w:space="0" w:color="auto"/>
        <w:left w:val="none" w:sz="0" w:space="0" w:color="auto"/>
        <w:bottom w:val="none" w:sz="0" w:space="0" w:color="auto"/>
        <w:right w:val="none" w:sz="0" w:space="0" w:color="auto"/>
      </w:divBdr>
    </w:div>
    <w:div w:id="1904633030">
      <w:bodyDiv w:val="1"/>
      <w:marLeft w:val="0"/>
      <w:marRight w:val="0"/>
      <w:marTop w:val="0"/>
      <w:marBottom w:val="0"/>
      <w:divBdr>
        <w:top w:val="none" w:sz="0" w:space="0" w:color="auto"/>
        <w:left w:val="none" w:sz="0" w:space="0" w:color="auto"/>
        <w:bottom w:val="none" w:sz="0" w:space="0" w:color="auto"/>
        <w:right w:val="none" w:sz="0" w:space="0" w:color="auto"/>
      </w:divBdr>
    </w:div>
    <w:div w:id="1904828615">
      <w:bodyDiv w:val="1"/>
      <w:marLeft w:val="0"/>
      <w:marRight w:val="0"/>
      <w:marTop w:val="0"/>
      <w:marBottom w:val="0"/>
      <w:divBdr>
        <w:top w:val="none" w:sz="0" w:space="0" w:color="auto"/>
        <w:left w:val="none" w:sz="0" w:space="0" w:color="auto"/>
        <w:bottom w:val="none" w:sz="0" w:space="0" w:color="auto"/>
        <w:right w:val="none" w:sz="0" w:space="0" w:color="auto"/>
      </w:divBdr>
    </w:div>
    <w:div w:id="1905023678">
      <w:bodyDiv w:val="1"/>
      <w:marLeft w:val="0"/>
      <w:marRight w:val="0"/>
      <w:marTop w:val="0"/>
      <w:marBottom w:val="0"/>
      <w:divBdr>
        <w:top w:val="none" w:sz="0" w:space="0" w:color="auto"/>
        <w:left w:val="none" w:sz="0" w:space="0" w:color="auto"/>
        <w:bottom w:val="none" w:sz="0" w:space="0" w:color="auto"/>
        <w:right w:val="none" w:sz="0" w:space="0" w:color="auto"/>
      </w:divBdr>
    </w:div>
    <w:div w:id="1906182372">
      <w:bodyDiv w:val="1"/>
      <w:marLeft w:val="0"/>
      <w:marRight w:val="0"/>
      <w:marTop w:val="0"/>
      <w:marBottom w:val="0"/>
      <w:divBdr>
        <w:top w:val="none" w:sz="0" w:space="0" w:color="auto"/>
        <w:left w:val="none" w:sz="0" w:space="0" w:color="auto"/>
        <w:bottom w:val="none" w:sz="0" w:space="0" w:color="auto"/>
        <w:right w:val="none" w:sz="0" w:space="0" w:color="auto"/>
      </w:divBdr>
    </w:div>
    <w:div w:id="1906452978">
      <w:bodyDiv w:val="1"/>
      <w:marLeft w:val="0"/>
      <w:marRight w:val="0"/>
      <w:marTop w:val="0"/>
      <w:marBottom w:val="0"/>
      <w:divBdr>
        <w:top w:val="none" w:sz="0" w:space="0" w:color="auto"/>
        <w:left w:val="none" w:sz="0" w:space="0" w:color="auto"/>
        <w:bottom w:val="none" w:sz="0" w:space="0" w:color="auto"/>
        <w:right w:val="none" w:sz="0" w:space="0" w:color="auto"/>
      </w:divBdr>
    </w:div>
    <w:div w:id="1906455513">
      <w:bodyDiv w:val="1"/>
      <w:marLeft w:val="0"/>
      <w:marRight w:val="0"/>
      <w:marTop w:val="0"/>
      <w:marBottom w:val="0"/>
      <w:divBdr>
        <w:top w:val="none" w:sz="0" w:space="0" w:color="auto"/>
        <w:left w:val="none" w:sz="0" w:space="0" w:color="auto"/>
        <w:bottom w:val="none" w:sz="0" w:space="0" w:color="auto"/>
        <w:right w:val="none" w:sz="0" w:space="0" w:color="auto"/>
      </w:divBdr>
    </w:div>
    <w:div w:id="1906868100">
      <w:bodyDiv w:val="1"/>
      <w:marLeft w:val="0"/>
      <w:marRight w:val="0"/>
      <w:marTop w:val="0"/>
      <w:marBottom w:val="0"/>
      <w:divBdr>
        <w:top w:val="none" w:sz="0" w:space="0" w:color="auto"/>
        <w:left w:val="none" w:sz="0" w:space="0" w:color="auto"/>
        <w:bottom w:val="none" w:sz="0" w:space="0" w:color="auto"/>
        <w:right w:val="none" w:sz="0" w:space="0" w:color="auto"/>
      </w:divBdr>
    </w:div>
    <w:div w:id="1906913549">
      <w:bodyDiv w:val="1"/>
      <w:marLeft w:val="0"/>
      <w:marRight w:val="0"/>
      <w:marTop w:val="0"/>
      <w:marBottom w:val="0"/>
      <w:divBdr>
        <w:top w:val="none" w:sz="0" w:space="0" w:color="auto"/>
        <w:left w:val="none" w:sz="0" w:space="0" w:color="auto"/>
        <w:bottom w:val="none" w:sz="0" w:space="0" w:color="auto"/>
        <w:right w:val="none" w:sz="0" w:space="0" w:color="auto"/>
      </w:divBdr>
    </w:div>
    <w:div w:id="1907374974">
      <w:bodyDiv w:val="1"/>
      <w:marLeft w:val="0"/>
      <w:marRight w:val="0"/>
      <w:marTop w:val="0"/>
      <w:marBottom w:val="0"/>
      <w:divBdr>
        <w:top w:val="none" w:sz="0" w:space="0" w:color="auto"/>
        <w:left w:val="none" w:sz="0" w:space="0" w:color="auto"/>
        <w:bottom w:val="none" w:sz="0" w:space="0" w:color="auto"/>
        <w:right w:val="none" w:sz="0" w:space="0" w:color="auto"/>
      </w:divBdr>
    </w:div>
    <w:div w:id="1907566127">
      <w:bodyDiv w:val="1"/>
      <w:marLeft w:val="0"/>
      <w:marRight w:val="0"/>
      <w:marTop w:val="0"/>
      <w:marBottom w:val="0"/>
      <w:divBdr>
        <w:top w:val="none" w:sz="0" w:space="0" w:color="auto"/>
        <w:left w:val="none" w:sz="0" w:space="0" w:color="auto"/>
        <w:bottom w:val="none" w:sz="0" w:space="0" w:color="auto"/>
        <w:right w:val="none" w:sz="0" w:space="0" w:color="auto"/>
      </w:divBdr>
    </w:div>
    <w:div w:id="1908028513">
      <w:bodyDiv w:val="1"/>
      <w:marLeft w:val="0"/>
      <w:marRight w:val="0"/>
      <w:marTop w:val="0"/>
      <w:marBottom w:val="0"/>
      <w:divBdr>
        <w:top w:val="none" w:sz="0" w:space="0" w:color="auto"/>
        <w:left w:val="none" w:sz="0" w:space="0" w:color="auto"/>
        <w:bottom w:val="none" w:sz="0" w:space="0" w:color="auto"/>
        <w:right w:val="none" w:sz="0" w:space="0" w:color="auto"/>
      </w:divBdr>
    </w:div>
    <w:div w:id="1908220497">
      <w:bodyDiv w:val="1"/>
      <w:marLeft w:val="0"/>
      <w:marRight w:val="0"/>
      <w:marTop w:val="0"/>
      <w:marBottom w:val="0"/>
      <w:divBdr>
        <w:top w:val="none" w:sz="0" w:space="0" w:color="auto"/>
        <w:left w:val="none" w:sz="0" w:space="0" w:color="auto"/>
        <w:bottom w:val="none" w:sz="0" w:space="0" w:color="auto"/>
        <w:right w:val="none" w:sz="0" w:space="0" w:color="auto"/>
      </w:divBdr>
    </w:div>
    <w:div w:id="1909143643">
      <w:bodyDiv w:val="1"/>
      <w:marLeft w:val="0"/>
      <w:marRight w:val="0"/>
      <w:marTop w:val="0"/>
      <w:marBottom w:val="0"/>
      <w:divBdr>
        <w:top w:val="none" w:sz="0" w:space="0" w:color="auto"/>
        <w:left w:val="none" w:sz="0" w:space="0" w:color="auto"/>
        <w:bottom w:val="none" w:sz="0" w:space="0" w:color="auto"/>
        <w:right w:val="none" w:sz="0" w:space="0" w:color="auto"/>
      </w:divBdr>
    </w:div>
    <w:div w:id="1909798970">
      <w:bodyDiv w:val="1"/>
      <w:marLeft w:val="0"/>
      <w:marRight w:val="0"/>
      <w:marTop w:val="0"/>
      <w:marBottom w:val="0"/>
      <w:divBdr>
        <w:top w:val="none" w:sz="0" w:space="0" w:color="auto"/>
        <w:left w:val="none" w:sz="0" w:space="0" w:color="auto"/>
        <w:bottom w:val="none" w:sz="0" w:space="0" w:color="auto"/>
        <w:right w:val="none" w:sz="0" w:space="0" w:color="auto"/>
      </w:divBdr>
    </w:div>
    <w:div w:id="1910267439">
      <w:bodyDiv w:val="1"/>
      <w:marLeft w:val="0"/>
      <w:marRight w:val="0"/>
      <w:marTop w:val="0"/>
      <w:marBottom w:val="0"/>
      <w:divBdr>
        <w:top w:val="none" w:sz="0" w:space="0" w:color="auto"/>
        <w:left w:val="none" w:sz="0" w:space="0" w:color="auto"/>
        <w:bottom w:val="none" w:sz="0" w:space="0" w:color="auto"/>
        <w:right w:val="none" w:sz="0" w:space="0" w:color="auto"/>
      </w:divBdr>
    </w:div>
    <w:div w:id="1910456690">
      <w:bodyDiv w:val="1"/>
      <w:marLeft w:val="0"/>
      <w:marRight w:val="0"/>
      <w:marTop w:val="0"/>
      <w:marBottom w:val="0"/>
      <w:divBdr>
        <w:top w:val="none" w:sz="0" w:space="0" w:color="auto"/>
        <w:left w:val="none" w:sz="0" w:space="0" w:color="auto"/>
        <w:bottom w:val="none" w:sz="0" w:space="0" w:color="auto"/>
        <w:right w:val="none" w:sz="0" w:space="0" w:color="auto"/>
      </w:divBdr>
      <w:divsChild>
        <w:div w:id="1251739536">
          <w:marLeft w:val="0"/>
          <w:marRight w:val="0"/>
          <w:marTop w:val="0"/>
          <w:marBottom w:val="0"/>
          <w:divBdr>
            <w:top w:val="none" w:sz="0" w:space="0" w:color="auto"/>
            <w:left w:val="none" w:sz="0" w:space="0" w:color="auto"/>
            <w:bottom w:val="none" w:sz="0" w:space="0" w:color="auto"/>
            <w:right w:val="none" w:sz="0" w:space="0" w:color="auto"/>
          </w:divBdr>
        </w:div>
        <w:div w:id="775175790">
          <w:marLeft w:val="0"/>
          <w:marRight w:val="0"/>
          <w:marTop w:val="0"/>
          <w:marBottom w:val="0"/>
          <w:divBdr>
            <w:top w:val="none" w:sz="0" w:space="0" w:color="auto"/>
            <w:left w:val="none" w:sz="0" w:space="0" w:color="auto"/>
            <w:bottom w:val="none" w:sz="0" w:space="0" w:color="auto"/>
            <w:right w:val="none" w:sz="0" w:space="0" w:color="auto"/>
          </w:divBdr>
        </w:div>
        <w:div w:id="541206973">
          <w:marLeft w:val="0"/>
          <w:marRight w:val="0"/>
          <w:marTop w:val="0"/>
          <w:marBottom w:val="0"/>
          <w:divBdr>
            <w:top w:val="none" w:sz="0" w:space="0" w:color="auto"/>
            <w:left w:val="none" w:sz="0" w:space="0" w:color="auto"/>
            <w:bottom w:val="none" w:sz="0" w:space="0" w:color="auto"/>
            <w:right w:val="none" w:sz="0" w:space="0" w:color="auto"/>
          </w:divBdr>
        </w:div>
        <w:div w:id="1116603485">
          <w:marLeft w:val="0"/>
          <w:marRight w:val="0"/>
          <w:marTop w:val="0"/>
          <w:marBottom w:val="0"/>
          <w:divBdr>
            <w:top w:val="none" w:sz="0" w:space="0" w:color="auto"/>
            <w:left w:val="none" w:sz="0" w:space="0" w:color="auto"/>
            <w:bottom w:val="none" w:sz="0" w:space="0" w:color="auto"/>
            <w:right w:val="none" w:sz="0" w:space="0" w:color="auto"/>
          </w:divBdr>
        </w:div>
        <w:div w:id="1511525591">
          <w:marLeft w:val="0"/>
          <w:marRight w:val="0"/>
          <w:marTop w:val="0"/>
          <w:marBottom w:val="0"/>
          <w:divBdr>
            <w:top w:val="none" w:sz="0" w:space="0" w:color="auto"/>
            <w:left w:val="none" w:sz="0" w:space="0" w:color="auto"/>
            <w:bottom w:val="none" w:sz="0" w:space="0" w:color="auto"/>
            <w:right w:val="none" w:sz="0" w:space="0" w:color="auto"/>
          </w:divBdr>
        </w:div>
        <w:div w:id="673411341">
          <w:marLeft w:val="0"/>
          <w:marRight w:val="0"/>
          <w:marTop w:val="0"/>
          <w:marBottom w:val="0"/>
          <w:divBdr>
            <w:top w:val="none" w:sz="0" w:space="0" w:color="auto"/>
            <w:left w:val="none" w:sz="0" w:space="0" w:color="auto"/>
            <w:bottom w:val="none" w:sz="0" w:space="0" w:color="auto"/>
            <w:right w:val="none" w:sz="0" w:space="0" w:color="auto"/>
          </w:divBdr>
        </w:div>
        <w:div w:id="795871610">
          <w:marLeft w:val="0"/>
          <w:marRight w:val="0"/>
          <w:marTop w:val="0"/>
          <w:marBottom w:val="0"/>
          <w:divBdr>
            <w:top w:val="none" w:sz="0" w:space="0" w:color="auto"/>
            <w:left w:val="none" w:sz="0" w:space="0" w:color="auto"/>
            <w:bottom w:val="none" w:sz="0" w:space="0" w:color="auto"/>
            <w:right w:val="none" w:sz="0" w:space="0" w:color="auto"/>
          </w:divBdr>
        </w:div>
        <w:div w:id="680401607">
          <w:marLeft w:val="0"/>
          <w:marRight w:val="0"/>
          <w:marTop w:val="0"/>
          <w:marBottom w:val="0"/>
          <w:divBdr>
            <w:top w:val="none" w:sz="0" w:space="0" w:color="auto"/>
            <w:left w:val="none" w:sz="0" w:space="0" w:color="auto"/>
            <w:bottom w:val="none" w:sz="0" w:space="0" w:color="auto"/>
            <w:right w:val="none" w:sz="0" w:space="0" w:color="auto"/>
          </w:divBdr>
        </w:div>
        <w:div w:id="1728409627">
          <w:marLeft w:val="0"/>
          <w:marRight w:val="0"/>
          <w:marTop w:val="0"/>
          <w:marBottom w:val="0"/>
          <w:divBdr>
            <w:top w:val="none" w:sz="0" w:space="0" w:color="auto"/>
            <w:left w:val="none" w:sz="0" w:space="0" w:color="auto"/>
            <w:bottom w:val="none" w:sz="0" w:space="0" w:color="auto"/>
            <w:right w:val="none" w:sz="0" w:space="0" w:color="auto"/>
          </w:divBdr>
        </w:div>
        <w:div w:id="1944150403">
          <w:marLeft w:val="0"/>
          <w:marRight w:val="0"/>
          <w:marTop w:val="0"/>
          <w:marBottom w:val="0"/>
          <w:divBdr>
            <w:top w:val="none" w:sz="0" w:space="0" w:color="auto"/>
            <w:left w:val="none" w:sz="0" w:space="0" w:color="auto"/>
            <w:bottom w:val="none" w:sz="0" w:space="0" w:color="auto"/>
            <w:right w:val="none" w:sz="0" w:space="0" w:color="auto"/>
          </w:divBdr>
        </w:div>
        <w:div w:id="113255136">
          <w:marLeft w:val="0"/>
          <w:marRight w:val="0"/>
          <w:marTop w:val="0"/>
          <w:marBottom w:val="0"/>
          <w:divBdr>
            <w:top w:val="none" w:sz="0" w:space="0" w:color="auto"/>
            <w:left w:val="none" w:sz="0" w:space="0" w:color="auto"/>
            <w:bottom w:val="none" w:sz="0" w:space="0" w:color="auto"/>
            <w:right w:val="none" w:sz="0" w:space="0" w:color="auto"/>
          </w:divBdr>
        </w:div>
        <w:div w:id="281157479">
          <w:marLeft w:val="0"/>
          <w:marRight w:val="0"/>
          <w:marTop w:val="0"/>
          <w:marBottom w:val="0"/>
          <w:divBdr>
            <w:top w:val="none" w:sz="0" w:space="0" w:color="auto"/>
            <w:left w:val="none" w:sz="0" w:space="0" w:color="auto"/>
            <w:bottom w:val="none" w:sz="0" w:space="0" w:color="auto"/>
            <w:right w:val="none" w:sz="0" w:space="0" w:color="auto"/>
          </w:divBdr>
        </w:div>
        <w:div w:id="1030182194">
          <w:marLeft w:val="0"/>
          <w:marRight w:val="0"/>
          <w:marTop w:val="0"/>
          <w:marBottom w:val="0"/>
          <w:divBdr>
            <w:top w:val="none" w:sz="0" w:space="0" w:color="auto"/>
            <w:left w:val="none" w:sz="0" w:space="0" w:color="auto"/>
            <w:bottom w:val="none" w:sz="0" w:space="0" w:color="auto"/>
            <w:right w:val="none" w:sz="0" w:space="0" w:color="auto"/>
          </w:divBdr>
        </w:div>
        <w:div w:id="298189989">
          <w:marLeft w:val="0"/>
          <w:marRight w:val="0"/>
          <w:marTop w:val="0"/>
          <w:marBottom w:val="0"/>
          <w:divBdr>
            <w:top w:val="none" w:sz="0" w:space="0" w:color="auto"/>
            <w:left w:val="none" w:sz="0" w:space="0" w:color="auto"/>
            <w:bottom w:val="none" w:sz="0" w:space="0" w:color="auto"/>
            <w:right w:val="none" w:sz="0" w:space="0" w:color="auto"/>
          </w:divBdr>
        </w:div>
        <w:div w:id="989943701">
          <w:marLeft w:val="0"/>
          <w:marRight w:val="0"/>
          <w:marTop w:val="0"/>
          <w:marBottom w:val="0"/>
          <w:divBdr>
            <w:top w:val="none" w:sz="0" w:space="0" w:color="auto"/>
            <w:left w:val="none" w:sz="0" w:space="0" w:color="auto"/>
            <w:bottom w:val="none" w:sz="0" w:space="0" w:color="auto"/>
            <w:right w:val="none" w:sz="0" w:space="0" w:color="auto"/>
          </w:divBdr>
        </w:div>
        <w:div w:id="582567028">
          <w:marLeft w:val="0"/>
          <w:marRight w:val="0"/>
          <w:marTop w:val="0"/>
          <w:marBottom w:val="0"/>
          <w:divBdr>
            <w:top w:val="none" w:sz="0" w:space="0" w:color="auto"/>
            <w:left w:val="none" w:sz="0" w:space="0" w:color="auto"/>
            <w:bottom w:val="none" w:sz="0" w:space="0" w:color="auto"/>
            <w:right w:val="none" w:sz="0" w:space="0" w:color="auto"/>
          </w:divBdr>
        </w:div>
        <w:div w:id="783888478">
          <w:marLeft w:val="0"/>
          <w:marRight w:val="0"/>
          <w:marTop w:val="0"/>
          <w:marBottom w:val="0"/>
          <w:divBdr>
            <w:top w:val="none" w:sz="0" w:space="0" w:color="auto"/>
            <w:left w:val="none" w:sz="0" w:space="0" w:color="auto"/>
            <w:bottom w:val="none" w:sz="0" w:space="0" w:color="auto"/>
            <w:right w:val="none" w:sz="0" w:space="0" w:color="auto"/>
          </w:divBdr>
        </w:div>
        <w:div w:id="703286260">
          <w:marLeft w:val="0"/>
          <w:marRight w:val="0"/>
          <w:marTop w:val="0"/>
          <w:marBottom w:val="0"/>
          <w:divBdr>
            <w:top w:val="none" w:sz="0" w:space="0" w:color="auto"/>
            <w:left w:val="none" w:sz="0" w:space="0" w:color="auto"/>
            <w:bottom w:val="none" w:sz="0" w:space="0" w:color="auto"/>
            <w:right w:val="none" w:sz="0" w:space="0" w:color="auto"/>
          </w:divBdr>
        </w:div>
        <w:div w:id="2122994388">
          <w:marLeft w:val="0"/>
          <w:marRight w:val="0"/>
          <w:marTop w:val="0"/>
          <w:marBottom w:val="0"/>
          <w:divBdr>
            <w:top w:val="none" w:sz="0" w:space="0" w:color="auto"/>
            <w:left w:val="none" w:sz="0" w:space="0" w:color="auto"/>
            <w:bottom w:val="none" w:sz="0" w:space="0" w:color="auto"/>
            <w:right w:val="none" w:sz="0" w:space="0" w:color="auto"/>
          </w:divBdr>
        </w:div>
        <w:div w:id="568881465">
          <w:marLeft w:val="0"/>
          <w:marRight w:val="0"/>
          <w:marTop w:val="0"/>
          <w:marBottom w:val="0"/>
          <w:divBdr>
            <w:top w:val="none" w:sz="0" w:space="0" w:color="auto"/>
            <w:left w:val="none" w:sz="0" w:space="0" w:color="auto"/>
            <w:bottom w:val="none" w:sz="0" w:space="0" w:color="auto"/>
            <w:right w:val="none" w:sz="0" w:space="0" w:color="auto"/>
          </w:divBdr>
        </w:div>
        <w:div w:id="1351680873">
          <w:marLeft w:val="0"/>
          <w:marRight w:val="0"/>
          <w:marTop w:val="0"/>
          <w:marBottom w:val="0"/>
          <w:divBdr>
            <w:top w:val="none" w:sz="0" w:space="0" w:color="auto"/>
            <w:left w:val="none" w:sz="0" w:space="0" w:color="auto"/>
            <w:bottom w:val="none" w:sz="0" w:space="0" w:color="auto"/>
            <w:right w:val="none" w:sz="0" w:space="0" w:color="auto"/>
          </w:divBdr>
        </w:div>
        <w:div w:id="1499541844">
          <w:marLeft w:val="0"/>
          <w:marRight w:val="0"/>
          <w:marTop w:val="0"/>
          <w:marBottom w:val="0"/>
          <w:divBdr>
            <w:top w:val="none" w:sz="0" w:space="0" w:color="auto"/>
            <w:left w:val="none" w:sz="0" w:space="0" w:color="auto"/>
            <w:bottom w:val="none" w:sz="0" w:space="0" w:color="auto"/>
            <w:right w:val="none" w:sz="0" w:space="0" w:color="auto"/>
          </w:divBdr>
        </w:div>
        <w:div w:id="166213250">
          <w:marLeft w:val="0"/>
          <w:marRight w:val="0"/>
          <w:marTop w:val="0"/>
          <w:marBottom w:val="0"/>
          <w:divBdr>
            <w:top w:val="none" w:sz="0" w:space="0" w:color="auto"/>
            <w:left w:val="none" w:sz="0" w:space="0" w:color="auto"/>
            <w:bottom w:val="none" w:sz="0" w:space="0" w:color="auto"/>
            <w:right w:val="none" w:sz="0" w:space="0" w:color="auto"/>
          </w:divBdr>
        </w:div>
        <w:div w:id="1105927471">
          <w:marLeft w:val="0"/>
          <w:marRight w:val="0"/>
          <w:marTop w:val="0"/>
          <w:marBottom w:val="0"/>
          <w:divBdr>
            <w:top w:val="none" w:sz="0" w:space="0" w:color="auto"/>
            <w:left w:val="none" w:sz="0" w:space="0" w:color="auto"/>
            <w:bottom w:val="none" w:sz="0" w:space="0" w:color="auto"/>
            <w:right w:val="none" w:sz="0" w:space="0" w:color="auto"/>
          </w:divBdr>
        </w:div>
        <w:div w:id="310139732">
          <w:marLeft w:val="0"/>
          <w:marRight w:val="0"/>
          <w:marTop w:val="0"/>
          <w:marBottom w:val="0"/>
          <w:divBdr>
            <w:top w:val="none" w:sz="0" w:space="0" w:color="auto"/>
            <w:left w:val="none" w:sz="0" w:space="0" w:color="auto"/>
            <w:bottom w:val="none" w:sz="0" w:space="0" w:color="auto"/>
            <w:right w:val="none" w:sz="0" w:space="0" w:color="auto"/>
          </w:divBdr>
        </w:div>
        <w:div w:id="916207413">
          <w:marLeft w:val="0"/>
          <w:marRight w:val="0"/>
          <w:marTop w:val="0"/>
          <w:marBottom w:val="0"/>
          <w:divBdr>
            <w:top w:val="none" w:sz="0" w:space="0" w:color="auto"/>
            <w:left w:val="none" w:sz="0" w:space="0" w:color="auto"/>
            <w:bottom w:val="none" w:sz="0" w:space="0" w:color="auto"/>
            <w:right w:val="none" w:sz="0" w:space="0" w:color="auto"/>
          </w:divBdr>
        </w:div>
        <w:div w:id="266279975">
          <w:marLeft w:val="0"/>
          <w:marRight w:val="0"/>
          <w:marTop w:val="0"/>
          <w:marBottom w:val="0"/>
          <w:divBdr>
            <w:top w:val="none" w:sz="0" w:space="0" w:color="auto"/>
            <w:left w:val="none" w:sz="0" w:space="0" w:color="auto"/>
            <w:bottom w:val="none" w:sz="0" w:space="0" w:color="auto"/>
            <w:right w:val="none" w:sz="0" w:space="0" w:color="auto"/>
          </w:divBdr>
        </w:div>
        <w:div w:id="556824043">
          <w:marLeft w:val="0"/>
          <w:marRight w:val="0"/>
          <w:marTop w:val="0"/>
          <w:marBottom w:val="0"/>
          <w:divBdr>
            <w:top w:val="none" w:sz="0" w:space="0" w:color="auto"/>
            <w:left w:val="none" w:sz="0" w:space="0" w:color="auto"/>
            <w:bottom w:val="none" w:sz="0" w:space="0" w:color="auto"/>
            <w:right w:val="none" w:sz="0" w:space="0" w:color="auto"/>
          </w:divBdr>
        </w:div>
        <w:div w:id="1777479491">
          <w:marLeft w:val="0"/>
          <w:marRight w:val="0"/>
          <w:marTop w:val="0"/>
          <w:marBottom w:val="0"/>
          <w:divBdr>
            <w:top w:val="none" w:sz="0" w:space="0" w:color="auto"/>
            <w:left w:val="none" w:sz="0" w:space="0" w:color="auto"/>
            <w:bottom w:val="none" w:sz="0" w:space="0" w:color="auto"/>
            <w:right w:val="none" w:sz="0" w:space="0" w:color="auto"/>
          </w:divBdr>
        </w:div>
        <w:div w:id="1075739112">
          <w:marLeft w:val="0"/>
          <w:marRight w:val="0"/>
          <w:marTop w:val="0"/>
          <w:marBottom w:val="0"/>
          <w:divBdr>
            <w:top w:val="none" w:sz="0" w:space="0" w:color="auto"/>
            <w:left w:val="none" w:sz="0" w:space="0" w:color="auto"/>
            <w:bottom w:val="none" w:sz="0" w:space="0" w:color="auto"/>
            <w:right w:val="none" w:sz="0" w:space="0" w:color="auto"/>
          </w:divBdr>
        </w:div>
        <w:div w:id="1595894283">
          <w:marLeft w:val="0"/>
          <w:marRight w:val="0"/>
          <w:marTop w:val="0"/>
          <w:marBottom w:val="0"/>
          <w:divBdr>
            <w:top w:val="none" w:sz="0" w:space="0" w:color="auto"/>
            <w:left w:val="none" w:sz="0" w:space="0" w:color="auto"/>
            <w:bottom w:val="none" w:sz="0" w:space="0" w:color="auto"/>
            <w:right w:val="none" w:sz="0" w:space="0" w:color="auto"/>
          </w:divBdr>
        </w:div>
        <w:div w:id="1476338538">
          <w:marLeft w:val="0"/>
          <w:marRight w:val="0"/>
          <w:marTop w:val="0"/>
          <w:marBottom w:val="0"/>
          <w:divBdr>
            <w:top w:val="none" w:sz="0" w:space="0" w:color="auto"/>
            <w:left w:val="none" w:sz="0" w:space="0" w:color="auto"/>
            <w:bottom w:val="none" w:sz="0" w:space="0" w:color="auto"/>
            <w:right w:val="none" w:sz="0" w:space="0" w:color="auto"/>
          </w:divBdr>
        </w:div>
        <w:div w:id="1050880434">
          <w:marLeft w:val="0"/>
          <w:marRight w:val="0"/>
          <w:marTop w:val="0"/>
          <w:marBottom w:val="0"/>
          <w:divBdr>
            <w:top w:val="none" w:sz="0" w:space="0" w:color="auto"/>
            <w:left w:val="none" w:sz="0" w:space="0" w:color="auto"/>
            <w:bottom w:val="none" w:sz="0" w:space="0" w:color="auto"/>
            <w:right w:val="none" w:sz="0" w:space="0" w:color="auto"/>
          </w:divBdr>
        </w:div>
        <w:div w:id="548032581">
          <w:marLeft w:val="0"/>
          <w:marRight w:val="0"/>
          <w:marTop w:val="0"/>
          <w:marBottom w:val="0"/>
          <w:divBdr>
            <w:top w:val="none" w:sz="0" w:space="0" w:color="auto"/>
            <w:left w:val="none" w:sz="0" w:space="0" w:color="auto"/>
            <w:bottom w:val="none" w:sz="0" w:space="0" w:color="auto"/>
            <w:right w:val="none" w:sz="0" w:space="0" w:color="auto"/>
          </w:divBdr>
        </w:div>
        <w:div w:id="162864514">
          <w:marLeft w:val="0"/>
          <w:marRight w:val="0"/>
          <w:marTop w:val="0"/>
          <w:marBottom w:val="0"/>
          <w:divBdr>
            <w:top w:val="none" w:sz="0" w:space="0" w:color="auto"/>
            <w:left w:val="none" w:sz="0" w:space="0" w:color="auto"/>
            <w:bottom w:val="none" w:sz="0" w:space="0" w:color="auto"/>
            <w:right w:val="none" w:sz="0" w:space="0" w:color="auto"/>
          </w:divBdr>
        </w:div>
        <w:div w:id="230391246">
          <w:marLeft w:val="0"/>
          <w:marRight w:val="0"/>
          <w:marTop w:val="0"/>
          <w:marBottom w:val="0"/>
          <w:divBdr>
            <w:top w:val="none" w:sz="0" w:space="0" w:color="auto"/>
            <w:left w:val="none" w:sz="0" w:space="0" w:color="auto"/>
            <w:bottom w:val="none" w:sz="0" w:space="0" w:color="auto"/>
            <w:right w:val="none" w:sz="0" w:space="0" w:color="auto"/>
          </w:divBdr>
        </w:div>
        <w:div w:id="24601775">
          <w:marLeft w:val="0"/>
          <w:marRight w:val="0"/>
          <w:marTop w:val="0"/>
          <w:marBottom w:val="0"/>
          <w:divBdr>
            <w:top w:val="none" w:sz="0" w:space="0" w:color="auto"/>
            <w:left w:val="none" w:sz="0" w:space="0" w:color="auto"/>
            <w:bottom w:val="none" w:sz="0" w:space="0" w:color="auto"/>
            <w:right w:val="none" w:sz="0" w:space="0" w:color="auto"/>
          </w:divBdr>
        </w:div>
        <w:div w:id="580916076">
          <w:marLeft w:val="0"/>
          <w:marRight w:val="0"/>
          <w:marTop w:val="0"/>
          <w:marBottom w:val="0"/>
          <w:divBdr>
            <w:top w:val="none" w:sz="0" w:space="0" w:color="auto"/>
            <w:left w:val="none" w:sz="0" w:space="0" w:color="auto"/>
            <w:bottom w:val="none" w:sz="0" w:space="0" w:color="auto"/>
            <w:right w:val="none" w:sz="0" w:space="0" w:color="auto"/>
          </w:divBdr>
        </w:div>
        <w:div w:id="364018352">
          <w:marLeft w:val="0"/>
          <w:marRight w:val="0"/>
          <w:marTop w:val="0"/>
          <w:marBottom w:val="0"/>
          <w:divBdr>
            <w:top w:val="none" w:sz="0" w:space="0" w:color="auto"/>
            <w:left w:val="none" w:sz="0" w:space="0" w:color="auto"/>
            <w:bottom w:val="none" w:sz="0" w:space="0" w:color="auto"/>
            <w:right w:val="none" w:sz="0" w:space="0" w:color="auto"/>
          </w:divBdr>
        </w:div>
        <w:div w:id="1780173404">
          <w:marLeft w:val="0"/>
          <w:marRight w:val="0"/>
          <w:marTop w:val="0"/>
          <w:marBottom w:val="0"/>
          <w:divBdr>
            <w:top w:val="none" w:sz="0" w:space="0" w:color="auto"/>
            <w:left w:val="none" w:sz="0" w:space="0" w:color="auto"/>
            <w:bottom w:val="none" w:sz="0" w:space="0" w:color="auto"/>
            <w:right w:val="none" w:sz="0" w:space="0" w:color="auto"/>
          </w:divBdr>
        </w:div>
        <w:div w:id="1527789610">
          <w:marLeft w:val="0"/>
          <w:marRight w:val="0"/>
          <w:marTop w:val="0"/>
          <w:marBottom w:val="0"/>
          <w:divBdr>
            <w:top w:val="none" w:sz="0" w:space="0" w:color="auto"/>
            <w:left w:val="none" w:sz="0" w:space="0" w:color="auto"/>
            <w:bottom w:val="none" w:sz="0" w:space="0" w:color="auto"/>
            <w:right w:val="none" w:sz="0" w:space="0" w:color="auto"/>
          </w:divBdr>
        </w:div>
        <w:div w:id="1176193860">
          <w:marLeft w:val="0"/>
          <w:marRight w:val="0"/>
          <w:marTop w:val="0"/>
          <w:marBottom w:val="0"/>
          <w:divBdr>
            <w:top w:val="none" w:sz="0" w:space="0" w:color="auto"/>
            <w:left w:val="none" w:sz="0" w:space="0" w:color="auto"/>
            <w:bottom w:val="none" w:sz="0" w:space="0" w:color="auto"/>
            <w:right w:val="none" w:sz="0" w:space="0" w:color="auto"/>
          </w:divBdr>
        </w:div>
        <w:div w:id="150416976">
          <w:marLeft w:val="0"/>
          <w:marRight w:val="0"/>
          <w:marTop w:val="0"/>
          <w:marBottom w:val="0"/>
          <w:divBdr>
            <w:top w:val="none" w:sz="0" w:space="0" w:color="auto"/>
            <w:left w:val="none" w:sz="0" w:space="0" w:color="auto"/>
            <w:bottom w:val="none" w:sz="0" w:space="0" w:color="auto"/>
            <w:right w:val="none" w:sz="0" w:space="0" w:color="auto"/>
          </w:divBdr>
        </w:div>
        <w:div w:id="1288050377">
          <w:marLeft w:val="0"/>
          <w:marRight w:val="0"/>
          <w:marTop w:val="0"/>
          <w:marBottom w:val="0"/>
          <w:divBdr>
            <w:top w:val="none" w:sz="0" w:space="0" w:color="auto"/>
            <w:left w:val="none" w:sz="0" w:space="0" w:color="auto"/>
            <w:bottom w:val="none" w:sz="0" w:space="0" w:color="auto"/>
            <w:right w:val="none" w:sz="0" w:space="0" w:color="auto"/>
          </w:divBdr>
        </w:div>
        <w:div w:id="730614042">
          <w:marLeft w:val="0"/>
          <w:marRight w:val="0"/>
          <w:marTop w:val="0"/>
          <w:marBottom w:val="0"/>
          <w:divBdr>
            <w:top w:val="none" w:sz="0" w:space="0" w:color="auto"/>
            <w:left w:val="none" w:sz="0" w:space="0" w:color="auto"/>
            <w:bottom w:val="none" w:sz="0" w:space="0" w:color="auto"/>
            <w:right w:val="none" w:sz="0" w:space="0" w:color="auto"/>
          </w:divBdr>
        </w:div>
        <w:div w:id="330567856">
          <w:marLeft w:val="0"/>
          <w:marRight w:val="0"/>
          <w:marTop w:val="0"/>
          <w:marBottom w:val="0"/>
          <w:divBdr>
            <w:top w:val="none" w:sz="0" w:space="0" w:color="auto"/>
            <w:left w:val="none" w:sz="0" w:space="0" w:color="auto"/>
            <w:bottom w:val="none" w:sz="0" w:space="0" w:color="auto"/>
            <w:right w:val="none" w:sz="0" w:space="0" w:color="auto"/>
          </w:divBdr>
        </w:div>
        <w:div w:id="1314094822">
          <w:marLeft w:val="0"/>
          <w:marRight w:val="0"/>
          <w:marTop w:val="0"/>
          <w:marBottom w:val="0"/>
          <w:divBdr>
            <w:top w:val="none" w:sz="0" w:space="0" w:color="auto"/>
            <w:left w:val="none" w:sz="0" w:space="0" w:color="auto"/>
            <w:bottom w:val="none" w:sz="0" w:space="0" w:color="auto"/>
            <w:right w:val="none" w:sz="0" w:space="0" w:color="auto"/>
          </w:divBdr>
        </w:div>
        <w:div w:id="2066835079">
          <w:marLeft w:val="0"/>
          <w:marRight w:val="0"/>
          <w:marTop w:val="0"/>
          <w:marBottom w:val="0"/>
          <w:divBdr>
            <w:top w:val="none" w:sz="0" w:space="0" w:color="auto"/>
            <w:left w:val="none" w:sz="0" w:space="0" w:color="auto"/>
            <w:bottom w:val="none" w:sz="0" w:space="0" w:color="auto"/>
            <w:right w:val="none" w:sz="0" w:space="0" w:color="auto"/>
          </w:divBdr>
        </w:div>
        <w:div w:id="1637760773">
          <w:marLeft w:val="0"/>
          <w:marRight w:val="0"/>
          <w:marTop w:val="0"/>
          <w:marBottom w:val="0"/>
          <w:divBdr>
            <w:top w:val="none" w:sz="0" w:space="0" w:color="auto"/>
            <w:left w:val="none" w:sz="0" w:space="0" w:color="auto"/>
            <w:bottom w:val="none" w:sz="0" w:space="0" w:color="auto"/>
            <w:right w:val="none" w:sz="0" w:space="0" w:color="auto"/>
          </w:divBdr>
        </w:div>
        <w:div w:id="1233391146">
          <w:marLeft w:val="0"/>
          <w:marRight w:val="0"/>
          <w:marTop w:val="0"/>
          <w:marBottom w:val="0"/>
          <w:divBdr>
            <w:top w:val="none" w:sz="0" w:space="0" w:color="auto"/>
            <w:left w:val="none" w:sz="0" w:space="0" w:color="auto"/>
            <w:bottom w:val="none" w:sz="0" w:space="0" w:color="auto"/>
            <w:right w:val="none" w:sz="0" w:space="0" w:color="auto"/>
          </w:divBdr>
        </w:div>
      </w:divsChild>
    </w:div>
    <w:div w:id="1910576922">
      <w:bodyDiv w:val="1"/>
      <w:marLeft w:val="0"/>
      <w:marRight w:val="0"/>
      <w:marTop w:val="0"/>
      <w:marBottom w:val="0"/>
      <w:divBdr>
        <w:top w:val="none" w:sz="0" w:space="0" w:color="auto"/>
        <w:left w:val="none" w:sz="0" w:space="0" w:color="auto"/>
        <w:bottom w:val="none" w:sz="0" w:space="0" w:color="auto"/>
        <w:right w:val="none" w:sz="0" w:space="0" w:color="auto"/>
      </w:divBdr>
    </w:div>
    <w:div w:id="1911161219">
      <w:bodyDiv w:val="1"/>
      <w:marLeft w:val="0"/>
      <w:marRight w:val="0"/>
      <w:marTop w:val="0"/>
      <w:marBottom w:val="0"/>
      <w:divBdr>
        <w:top w:val="none" w:sz="0" w:space="0" w:color="auto"/>
        <w:left w:val="none" w:sz="0" w:space="0" w:color="auto"/>
        <w:bottom w:val="none" w:sz="0" w:space="0" w:color="auto"/>
        <w:right w:val="none" w:sz="0" w:space="0" w:color="auto"/>
      </w:divBdr>
    </w:div>
    <w:div w:id="1912079989">
      <w:bodyDiv w:val="1"/>
      <w:marLeft w:val="0"/>
      <w:marRight w:val="0"/>
      <w:marTop w:val="0"/>
      <w:marBottom w:val="0"/>
      <w:divBdr>
        <w:top w:val="none" w:sz="0" w:space="0" w:color="auto"/>
        <w:left w:val="none" w:sz="0" w:space="0" w:color="auto"/>
        <w:bottom w:val="none" w:sz="0" w:space="0" w:color="auto"/>
        <w:right w:val="none" w:sz="0" w:space="0" w:color="auto"/>
      </w:divBdr>
    </w:div>
    <w:div w:id="1912429047">
      <w:bodyDiv w:val="1"/>
      <w:marLeft w:val="0"/>
      <w:marRight w:val="0"/>
      <w:marTop w:val="0"/>
      <w:marBottom w:val="0"/>
      <w:divBdr>
        <w:top w:val="none" w:sz="0" w:space="0" w:color="auto"/>
        <w:left w:val="none" w:sz="0" w:space="0" w:color="auto"/>
        <w:bottom w:val="none" w:sz="0" w:space="0" w:color="auto"/>
        <w:right w:val="none" w:sz="0" w:space="0" w:color="auto"/>
      </w:divBdr>
    </w:div>
    <w:div w:id="1912694439">
      <w:bodyDiv w:val="1"/>
      <w:marLeft w:val="0"/>
      <w:marRight w:val="0"/>
      <w:marTop w:val="0"/>
      <w:marBottom w:val="0"/>
      <w:divBdr>
        <w:top w:val="none" w:sz="0" w:space="0" w:color="auto"/>
        <w:left w:val="none" w:sz="0" w:space="0" w:color="auto"/>
        <w:bottom w:val="none" w:sz="0" w:space="0" w:color="auto"/>
        <w:right w:val="none" w:sz="0" w:space="0" w:color="auto"/>
      </w:divBdr>
    </w:div>
    <w:div w:id="1912696204">
      <w:bodyDiv w:val="1"/>
      <w:marLeft w:val="0"/>
      <w:marRight w:val="0"/>
      <w:marTop w:val="0"/>
      <w:marBottom w:val="0"/>
      <w:divBdr>
        <w:top w:val="none" w:sz="0" w:space="0" w:color="auto"/>
        <w:left w:val="none" w:sz="0" w:space="0" w:color="auto"/>
        <w:bottom w:val="none" w:sz="0" w:space="0" w:color="auto"/>
        <w:right w:val="none" w:sz="0" w:space="0" w:color="auto"/>
      </w:divBdr>
    </w:div>
    <w:div w:id="1913158759">
      <w:bodyDiv w:val="1"/>
      <w:marLeft w:val="0"/>
      <w:marRight w:val="0"/>
      <w:marTop w:val="0"/>
      <w:marBottom w:val="0"/>
      <w:divBdr>
        <w:top w:val="none" w:sz="0" w:space="0" w:color="auto"/>
        <w:left w:val="none" w:sz="0" w:space="0" w:color="auto"/>
        <w:bottom w:val="none" w:sz="0" w:space="0" w:color="auto"/>
        <w:right w:val="none" w:sz="0" w:space="0" w:color="auto"/>
      </w:divBdr>
    </w:div>
    <w:div w:id="1913615587">
      <w:bodyDiv w:val="1"/>
      <w:marLeft w:val="0"/>
      <w:marRight w:val="0"/>
      <w:marTop w:val="0"/>
      <w:marBottom w:val="0"/>
      <w:divBdr>
        <w:top w:val="none" w:sz="0" w:space="0" w:color="auto"/>
        <w:left w:val="none" w:sz="0" w:space="0" w:color="auto"/>
        <w:bottom w:val="none" w:sz="0" w:space="0" w:color="auto"/>
        <w:right w:val="none" w:sz="0" w:space="0" w:color="auto"/>
      </w:divBdr>
    </w:div>
    <w:div w:id="1913658182">
      <w:bodyDiv w:val="1"/>
      <w:marLeft w:val="0"/>
      <w:marRight w:val="0"/>
      <w:marTop w:val="0"/>
      <w:marBottom w:val="0"/>
      <w:divBdr>
        <w:top w:val="none" w:sz="0" w:space="0" w:color="auto"/>
        <w:left w:val="none" w:sz="0" w:space="0" w:color="auto"/>
        <w:bottom w:val="none" w:sz="0" w:space="0" w:color="auto"/>
        <w:right w:val="none" w:sz="0" w:space="0" w:color="auto"/>
      </w:divBdr>
    </w:div>
    <w:div w:id="1913848270">
      <w:bodyDiv w:val="1"/>
      <w:marLeft w:val="0"/>
      <w:marRight w:val="0"/>
      <w:marTop w:val="0"/>
      <w:marBottom w:val="0"/>
      <w:divBdr>
        <w:top w:val="none" w:sz="0" w:space="0" w:color="auto"/>
        <w:left w:val="none" w:sz="0" w:space="0" w:color="auto"/>
        <w:bottom w:val="none" w:sz="0" w:space="0" w:color="auto"/>
        <w:right w:val="none" w:sz="0" w:space="0" w:color="auto"/>
      </w:divBdr>
    </w:div>
    <w:div w:id="1914468595">
      <w:bodyDiv w:val="1"/>
      <w:marLeft w:val="0"/>
      <w:marRight w:val="0"/>
      <w:marTop w:val="0"/>
      <w:marBottom w:val="0"/>
      <w:divBdr>
        <w:top w:val="none" w:sz="0" w:space="0" w:color="auto"/>
        <w:left w:val="none" w:sz="0" w:space="0" w:color="auto"/>
        <w:bottom w:val="none" w:sz="0" w:space="0" w:color="auto"/>
        <w:right w:val="none" w:sz="0" w:space="0" w:color="auto"/>
      </w:divBdr>
    </w:div>
    <w:div w:id="1915045940">
      <w:bodyDiv w:val="1"/>
      <w:marLeft w:val="0"/>
      <w:marRight w:val="0"/>
      <w:marTop w:val="0"/>
      <w:marBottom w:val="0"/>
      <w:divBdr>
        <w:top w:val="none" w:sz="0" w:space="0" w:color="auto"/>
        <w:left w:val="none" w:sz="0" w:space="0" w:color="auto"/>
        <w:bottom w:val="none" w:sz="0" w:space="0" w:color="auto"/>
        <w:right w:val="none" w:sz="0" w:space="0" w:color="auto"/>
      </w:divBdr>
    </w:div>
    <w:div w:id="1915124801">
      <w:bodyDiv w:val="1"/>
      <w:marLeft w:val="0"/>
      <w:marRight w:val="0"/>
      <w:marTop w:val="0"/>
      <w:marBottom w:val="0"/>
      <w:divBdr>
        <w:top w:val="none" w:sz="0" w:space="0" w:color="auto"/>
        <w:left w:val="none" w:sz="0" w:space="0" w:color="auto"/>
        <w:bottom w:val="none" w:sz="0" w:space="0" w:color="auto"/>
        <w:right w:val="none" w:sz="0" w:space="0" w:color="auto"/>
      </w:divBdr>
    </w:div>
    <w:div w:id="1915163877">
      <w:bodyDiv w:val="1"/>
      <w:marLeft w:val="0"/>
      <w:marRight w:val="0"/>
      <w:marTop w:val="0"/>
      <w:marBottom w:val="0"/>
      <w:divBdr>
        <w:top w:val="none" w:sz="0" w:space="0" w:color="auto"/>
        <w:left w:val="none" w:sz="0" w:space="0" w:color="auto"/>
        <w:bottom w:val="none" w:sz="0" w:space="0" w:color="auto"/>
        <w:right w:val="none" w:sz="0" w:space="0" w:color="auto"/>
      </w:divBdr>
    </w:div>
    <w:div w:id="1915429581">
      <w:bodyDiv w:val="1"/>
      <w:marLeft w:val="0"/>
      <w:marRight w:val="0"/>
      <w:marTop w:val="0"/>
      <w:marBottom w:val="0"/>
      <w:divBdr>
        <w:top w:val="none" w:sz="0" w:space="0" w:color="auto"/>
        <w:left w:val="none" w:sz="0" w:space="0" w:color="auto"/>
        <w:bottom w:val="none" w:sz="0" w:space="0" w:color="auto"/>
        <w:right w:val="none" w:sz="0" w:space="0" w:color="auto"/>
      </w:divBdr>
    </w:div>
    <w:div w:id="1915507032">
      <w:bodyDiv w:val="1"/>
      <w:marLeft w:val="0"/>
      <w:marRight w:val="0"/>
      <w:marTop w:val="0"/>
      <w:marBottom w:val="0"/>
      <w:divBdr>
        <w:top w:val="none" w:sz="0" w:space="0" w:color="auto"/>
        <w:left w:val="none" w:sz="0" w:space="0" w:color="auto"/>
        <w:bottom w:val="none" w:sz="0" w:space="0" w:color="auto"/>
        <w:right w:val="none" w:sz="0" w:space="0" w:color="auto"/>
      </w:divBdr>
    </w:div>
    <w:div w:id="1916744567">
      <w:bodyDiv w:val="1"/>
      <w:marLeft w:val="0"/>
      <w:marRight w:val="0"/>
      <w:marTop w:val="0"/>
      <w:marBottom w:val="0"/>
      <w:divBdr>
        <w:top w:val="none" w:sz="0" w:space="0" w:color="auto"/>
        <w:left w:val="none" w:sz="0" w:space="0" w:color="auto"/>
        <w:bottom w:val="none" w:sz="0" w:space="0" w:color="auto"/>
        <w:right w:val="none" w:sz="0" w:space="0" w:color="auto"/>
      </w:divBdr>
      <w:divsChild>
        <w:div w:id="941306188">
          <w:marLeft w:val="0"/>
          <w:marRight w:val="0"/>
          <w:marTop w:val="0"/>
          <w:marBottom w:val="0"/>
          <w:divBdr>
            <w:top w:val="none" w:sz="0" w:space="0" w:color="auto"/>
            <w:left w:val="none" w:sz="0" w:space="0" w:color="auto"/>
            <w:bottom w:val="none" w:sz="0" w:space="0" w:color="auto"/>
            <w:right w:val="none" w:sz="0" w:space="0" w:color="auto"/>
          </w:divBdr>
        </w:div>
        <w:div w:id="1172647911">
          <w:marLeft w:val="0"/>
          <w:marRight w:val="0"/>
          <w:marTop w:val="0"/>
          <w:marBottom w:val="0"/>
          <w:divBdr>
            <w:top w:val="none" w:sz="0" w:space="0" w:color="auto"/>
            <w:left w:val="none" w:sz="0" w:space="0" w:color="auto"/>
            <w:bottom w:val="none" w:sz="0" w:space="0" w:color="auto"/>
            <w:right w:val="none" w:sz="0" w:space="0" w:color="auto"/>
          </w:divBdr>
        </w:div>
        <w:div w:id="1292326298">
          <w:marLeft w:val="0"/>
          <w:marRight w:val="0"/>
          <w:marTop w:val="0"/>
          <w:marBottom w:val="0"/>
          <w:divBdr>
            <w:top w:val="none" w:sz="0" w:space="0" w:color="auto"/>
            <w:left w:val="none" w:sz="0" w:space="0" w:color="auto"/>
            <w:bottom w:val="none" w:sz="0" w:space="0" w:color="auto"/>
            <w:right w:val="none" w:sz="0" w:space="0" w:color="auto"/>
          </w:divBdr>
        </w:div>
        <w:div w:id="498958296">
          <w:marLeft w:val="0"/>
          <w:marRight w:val="0"/>
          <w:marTop w:val="0"/>
          <w:marBottom w:val="0"/>
          <w:divBdr>
            <w:top w:val="none" w:sz="0" w:space="0" w:color="auto"/>
            <w:left w:val="none" w:sz="0" w:space="0" w:color="auto"/>
            <w:bottom w:val="none" w:sz="0" w:space="0" w:color="auto"/>
            <w:right w:val="none" w:sz="0" w:space="0" w:color="auto"/>
          </w:divBdr>
        </w:div>
        <w:div w:id="977489980">
          <w:marLeft w:val="0"/>
          <w:marRight w:val="0"/>
          <w:marTop w:val="0"/>
          <w:marBottom w:val="0"/>
          <w:divBdr>
            <w:top w:val="none" w:sz="0" w:space="0" w:color="auto"/>
            <w:left w:val="none" w:sz="0" w:space="0" w:color="auto"/>
            <w:bottom w:val="none" w:sz="0" w:space="0" w:color="auto"/>
            <w:right w:val="none" w:sz="0" w:space="0" w:color="auto"/>
          </w:divBdr>
        </w:div>
        <w:div w:id="776558133">
          <w:marLeft w:val="0"/>
          <w:marRight w:val="0"/>
          <w:marTop w:val="0"/>
          <w:marBottom w:val="0"/>
          <w:divBdr>
            <w:top w:val="none" w:sz="0" w:space="0" w:color="auto"/>
            <w:left w:val="none" w:sz="0" w:space="0" w:color="auto"/>
            <w:bottom w:val="none" w:sz="0" w:space="0" w:color="auto"/>
            <w:right w:val="none" w:sz="0" w:space="0" w:color="auto"/>
          </w:divBdr>
        </w:div>
        <w:div w:id="1390688230">
          <w:marLeft w:val="0"/>
          <w:marRight w:val="0"/>
          <w:marTop w:val="0"/>
          <w:marBottom w:val="0"/>
          <w:divBdr>
            <w:top w:val="none" w:sz="0" w:space="0" w:color="auto"/>
            <w:left w:val="none" w:sz="0" w:space="0" w:color="auto"/>
            <w:bottom w:val="none" w:sz="0" w:space="0" w:color="auto"/>
            <w:right w:val="none" w:sz="0" w:space="0" w:color="auto"/>
          </w:divBdr>
        </w:div>
        <w:div w:id="195822134">
          <w:marLeft w:val="0"/>
          <w:marRight w:val="0"/>
          <w:marTop w:val="0"/>
          <w:marBottom w:val="0"/>
          <w:divBdr>
            <w:top w:val="none" w:sz="0" w:space="0" w:color="auto"/>
            <w:left w:val="none" w:sz="0" w:space="0" w:color="auto"/>
            <w:bottom w:val="none" w:sz="0" w:space="0" w:color="auto"/>
            <w:right w:val="none" w:sz="0" w:space="0" w:color="auto"/>
          </w:divBdr>
        </w:div>
        <w:div w:id="1237786003">
          <w:marLeft w:val="0"/>
          <w:marRight w:val="0"/>
          <w:marTop w:val="0"/>
          <w:marBottom w:val="0"/>
          <w:divBdr>
            <w:top w:val="none" w:sz="0" w:space="0" w:color="auto"/>
            <w:left w:val="none" w:sz="0" w:space="0" w:color="auto"/>
            <w:bottom w:val="none" w:sz="0" w:space="0" w:color="auto"/>
            <w:right w:val="none" w:sz="0" w:space="0" w:color="auto"/>
          </w:divBdr>
        </w:div>
        <w:div w:id="492910264">
          <w:marLeft w:val="0"/>
          <w:marRight w:val="0"/>
          <w:marTop w:val="0"/>
          <w:marBottom w:val="0"/>
          <w:divBdr>
            <w:top w:val="none" w:sz="0" w:space="0" w:color="auto"/>
            <w:left w:val="none" w:sz="0" w:space="0" w:color="auto"/>
            <w:bottom w:val="none" w:sz="0" w:space="0" w:color="auto"/>
            <w:right w:val="none" w:sz="0" w:space="0" w:color="auto"/>
          </w:divBdr>
        </w:div>
        <w:div w:id="1080058495">
          <w:marLeft w:val="0"/>
          <w:marRight w:val="0"/>
          <w:marTop w:val="0"/>
          <w:marBottom w:val="0"/>
          <w:divBdr>
            <w:top w:val="none" w:sz="0" w:space="0" w:color="auto"/>
            <w:left w:val="none" w:sz="0" w:space="0" w:color="auto"/>
            <w:bottom w:val="none" w:sz="0" w:space="0" w:color="auto"/>
            <w:right w:val="none" w:sz="0" w:space="0" w:color="auto"/>
          </w:divBdr>
        </w:div>
        <w:div w:id="1301767207">
          <w:marLeft w:val="0"/>
          <w:marRight w:val="0"/>
          <w:marTop w:val="0"/>
          <w:marBottom w:val="0"/>
          <w:divBdr>
            <w:top w:val="none" w:sz="0" w:space="0" w:color="auto"/>
            <w:left w:val="none" w:sz="0" w:space="0" w:color="auto"/>
            <w:bottom w:val="none" w:sz="0" w:space="0" w:color="auto"/>
            <w:right w:val="none" w:sz="0" w:space="0" w:color="auto"/>
          </w:divBdr>
        </w:div>
        <w:div w:id="1376852711">
          <w:marLeft w:val="0"/>
          <w:marRight w:val="0"/>
          <w:marTop w:val="0"/>
          <w:marBottom w:val="0"/>
          <w:divBdr>
            <w:top w:val="none" w:sz="0" w:space="0" w:color="auto"/>
            <w:left w:val="none" w:sz="0" w:space="0" w:color="auto"/>
            <w:bottom w:val="none" w:sz="0" w:space="0" w:color="auto"/>
            <w:right w:val="none" w:sz="0" w:space="0" w:color="auto"/>
          </w:divBdr>
        </w:div>
        <w:div w:id="494885431">
          <w:marLeft w:val="0"/>
          <w:marRight w:val="0"/>
          <w:marTop w:val="0"/>
          <w:marBottom w:val="0"/>
          <w:divBdr>
            <w:top w:val="none" w:sz="0" w:space="0" w:color="auto"/>
            <w:left w:val="none" w:sz="0" w:space="0" w:color="auto"/>
            <w:bottom w:val="none" w:sz="0" w:space="0" w:color="auto"/>
            <w:right w:val="none" w:sz="0" w:space="0" w:color="auto"/>
          </w:divBdr>
        </w:div>
        <w:div w:id="345838170">
          <w:marLeft w:val="0"/>
          <w:marRight w:val="0"/>
          <w:marTop w:val="0"/>
          <w:marBottom w:val="0"/>
          <w:divBdr>
            <w:top w:val="none" w:sz="0" w:space="0" w:color="auto"/>
            <w:left w:val="none" w:sz="0" w:space="0" w:color="auto"/>
            <w:bottom w:val="none" w:sz="0" w:space="0" w:color="auto"/>
            <w:right w:val="none" w:sz="0" w:space="0" w:color="auto"/>
          </w:divBdr>
        </w:div>
        <w:div w:id="86653192">
          <w:marLeft w:val="0"/>
          <w:marRight w:val="0"/>
          <w:marTop w:val="0"/>
          <w:marBottom w:val="0"/>
          <w:divBdr>
            <w:top w:val="none" w:sz="0" w:space="0" w:color="auto"/>
            <w:left w:val="none" w:sz="0" w:space="0" w:color="auto"/>
            <w:bottom w:val="none" w:sz="0" w:space="0" w:color="auto"/>
            <w:right w:val="none" w:sz="0" w:space="0" w:color="auto"/>
          </w:divBdr>
        </w:div>
        <w:div w:id="2128234013">
          <w:marLeft w:val="0"/>
          <w:marRight w:val="0"/>
          <w:marTop w:val="0"/>
          <w:marBottom w:val="0"/>
          <w:divBdr>
            <w:top w:val="none" w:sz="0" w:space="0" w:color="auto"/>
            <w:left w:val="none" w:sz="0" w:space="0" w:color="auto"/>
            <w:bottom w:val="none" w:sz="0" w:space="0" w:color="auto"/>
            <w:right w:val="none" w:sz="0" w:space="0" w:color="auto"/>
          </w:divBdr>
        </w:div>
        <w:div w:id="1656761431">
          <w:marLeft w:val="0"/>
          <w:marRight w:val="0"/>
          <w:marTop w:val="0"/>
          <w:marBottom w:val="0"/>
          <w:divBdr>
            <w:top w:val="none" w:sz="0" w:space="0" w:color="auto"/>
            <w:left w:val="none" w:sz="0" w:space="0" w:color="auto"/>
            <w:bottom w:val="none" w:sz="0" w:space="0" w:color="auto"/>
            <w:right w:val="none" w:sz="0" w:space="0" w:color="auto"/>
          </w:divBdr>
        </w:div>
        <w:div w:id="250237910">
          <w:marLeft w:val="0"/>
          <w:marRight w:val="0"/>
          <w:marTop w:val="0"/>
          <w:marBottom w:val="0"/>
          <w:divBdr>
            <w:top w:val="none" w:sz="0" w:space="0" w:color="auto"/>
            <w:left w:val="none" w:sz="0" w:space="0" w:color="auto"/>
            <w:bottom w:val="none" w:sz="0" w:space="0" w:color="auto"/>
            <w:right w:val="none" w:sz="0" w:space="0" w:color="auto"/>
          </w:divBdr>
        </w:div>
        <w:div w:id="1749231953">
          <w:marLeft w:val="0"/>
          <w:marRight w:val="0"/>
          <w:marTop w:val="0"/>
          <w:marBottom w:val="0"/>
          <w:divBdr>
            <w:top w:val="none" w:sz="0" w:space="0" w:color="auto"/>
            <w:left w:val="none" w:sz="0" w:space="0" w:color="auto"/>
            <w:bottom w:val="none" w:sz="0" w:space="0" w:color="auto"/>
            <w:right w:val="none" w:sz="0" w:space="0" w:color="auto"/>
          </w:divBdr>
        </w:div>
        <w:div w:id="402988240">
          <w:marLeft w:val="0"/>
          <w:marRight w:val="0"/>
          <w:marTop w:val="0"/>
          <w:marBottom w:val="0"/>
          <w:divBdr>
            <w:top w:val="none" w:sz="0" w:space="0" w:color="auto"/>
            <w:left w:val="none" w:sz="0" w:space="0" w:color="auto"/>
            <w:bottom w:val="none" w:sz="0" w:space="0" w:color="auto"/>
            <w:right w:val="none" w:sz="0" w:space="0" w:color="auto"/>
          </w:divBdr>
        </w:div>
        <w:div w:id="1446459608">
          <w:marLeft w:val="0"/>
          <w:marRight w:val="0"/>
          <w:marTop w:val="0"/>
          <w:marBottom w:val="0"/>
          <w:divBdr>
            <w:top w:val="none" w:sz="0" w:space="0" w:color="auto"/>
            <w:left w:val="none" w:sz="0" w:space="0" w:color="auto"/>
            <w:bottom w:val="none" w:sz="0" w:space="0" w:color="auto"/>
            <w:right w:val="none" w:sz="0" w:space="0" w:color="auto"/>
          </w:divBdr>
        </w:div>
        <w:div w:id="1095787807">
          <w:marLeft w:val="0"/>
          <w:marRight w:val="0"/>
          <w:marTop w:val="0"/>
          <w:marBottom w:val="0"/>
          <w:divBdr>
            <w:top w:val="none" w:sz="0" w:space="0" w:color="auto"/>
            <w:left w:val="none" w:sz="0" w:space="0" w:color="auto"/>
            <w:bottom w:val="none" w:sz="0" w:space="0" w:color="auto"/>
            <w:right w:val="none" w:sz="0" w:space="0" w:color="auto"/>
          </w:divBdr>
        </w:div>
        <w:div w:id="1809320070">
          <w:marLeft w:val="0"/>
          <w:marRight w:val="0"/>
          <w:marTop w:val="0"/>
          <w:marBottom w:val="0"/>
          <w:divBdr>
            <w:top w:val="none" w:sz="0" w:space="0" w:color="auto"/>
            <w:left w:val="none" w:sz="0" w:space="0" w:color="auto"/>
            <w:bottom w:val="none" w:sz="0" w:space="0" w:color="auto"/>
            <w:right w:val="none" w:sz="0" w:space="0" w:color="auto"/>
          </w:divBdr>
        </w:div>
        <w:div w:id="299385643">
          <w:marLeft w:val="0"/>
          <w:marRight w:val="0"/>
          <w:marTop w:val="0"/>
          <w:marBottom w:val="0"/>
          <w:divBdr>
            <w:top w:val="none" w:sz="0" w:space="0" w:color="auto"/>
            <w:left w:val="none" w:sz="0" w:space="0" w:color="auto"/>
            <w:bottom w:val="none" w:sz="0" w:space="0" w:color="auto"/>
            <w:right w:val="none" w:sz="0" w:space="0" w:color="auto"/>
          </w:divBdr>
        </w:div>
        <w:div w:id="1607080844">
          <w:marLeft w:val="0"/>
          <w:marRight w:val="0"/>
          <w:marTop w:val="0"/>
          <w:marBottom w:val="0"/>
          <w:divBdr>
            <w:top w:val="none" w:sz="0" w:space="0" w:color="auto"/>
            <w:left w:val="none" w:sz="0" w:space="0" w:color="auto"/>
            <w:bottom w:val="none" w:sz="0" w:space="0" w:color="auto"/>
            <w:right w:val="none" w:sz="0" w:space="0" w:color="auto"/>
          </w:divBdr>
        </w:div>
        <w:div w:id="1678538991">
          <w:marLeft w:val="0"/>
          <w:marRight w:val="0"/>
          <w:marTop w:val="0"/>
          <w:marBottom w:val="0"/>
          <w:divBdr>
            <w:top w:val="none" w:sz="0" w:space="0" w:color="auto"/>
            <w:left w:val="none" w:sz="0" w:space="0" w:color="auto"/>
            <w:bottom w:val="none" w:sz="0" w:space="0" w:color="auto"/>
            <w:right w:val="none" w:sz="0" w:space="0" w:color="auto"/>
          </w:divBdr>
        </w:div>
        <w:div w:id="251546950">
          <w:marLeft w:val="0"/>
          <w:marRight w:val="0"/>
          <w:marTop w:val="0"/>
          <w:marBottom w:val="0"/>
          <w:divBdr>
            <w:top w:val="none" w:sz="0" w:space="0" w:color="auto"/>
            <w:left w:val="none" w:sz="0" w:space="0" w:color="auto"/>
            <w:bottom w:val="none" w:sz="0" w:space="0" w:color="auto"/>
            <w:right w:val="none" w:sz="0" w:space="0" w:color="auto"/>
          </w:divBdr>
        </w:div>
        <w:div w:id="63456257">
          <w:marLeft w:val="0"/>
          <w:marRight w:val="0"/>
          <w:marTop w:val="0"/>
          <w:marBottom w:val="0"/>
          <w:divBdr>
            <w:top w:val="none" w:sz="0" w:space="0" w:color="auto"/>
            <w:left w:val="none" w:sz="0" w:space="0" w:color="auto"/>
            <w:bottom w:val="none" w:sz="0" w:space="0" w:color="auto"/>
            <w:right w:val="none" w:sz="0" w:space="0" w:color="auto"/>
          </w:divBdr>
        </w:div>
        <w:div w:id="89663863">
          <w:marLeft w:val="0"/>
          <w:marRight w:val="0"/>
          <w:marTop w:val="0"/>
          <w:marBottom w:val="0"/>
          <w:divBdr>
            <w:top w:val="none" w:sz="0" w:space="0" w:color="auto"/>
            <w:left w:val="none" w:sz="0" w:space="0" w:color="auto"/>
            <w:bottom w:val="none" w:sz="0" w:space="0" w:color="auto"/>
            <w:right w:val="none" w:sz="0" w:space="0" w:color="auto"/>
          </w:divBdr>
        </w:div>
        <w:div w:id="1446196488">
          <w:marLeft w:val="0"/>
          <w:marRight w:val="0"/>
          <w:marTop w:val="0"/>
          <w:marBottom w:val="0"/>
          <w:divBdr>
            <w:top w:val="none" w:sz="0" w:space="0" w:color="auto"/>
            <w:left w:val="none" w:sz="0" w:space="0" w:color="auto"/>
            <w:bottom w:val="none" w:sz="0" w:space="0" w:color="auto"/>
            <w:right w:val="none" w:sz="0" w:space="0" w:color="auto"/>
          </w:divBdr>
        </w:div>
        <w:div w:id="176382423">
          <w:marLeft w:val="0"/>
          <w:marRight w:val="0"/>
          <w:marTop w:val="0"/>
          <w:marBottom w:val="0"/>
          <w:divBdr>
            <w:top w:val="none" w:sz="0" w:space="0" w:color="auto"/>
            <w:left w:val="none" w:sz="0" w:space="0" w:color="auto"/>
            <w:bottom w:val="none" w:sz="0" w:space="0" w:color="auto"/>
            <w:right w:val="none" w:sz="0" w:space="0" w:color="auto"/>
          </w:divBdr>
        </w:div>
        <w:div w:id="127285707">
          <w:marLeft w:val="0"/>
          <w:marRight w:val="0"/>
          <w:marTop w:val="0"/>
          <w:marBottom w:val="0"/>
          <w:divBdr>
            <w:top w:val="none" w:sz="0" w:space="0" w:color="auto"/>
            <w:left w:val="none" w:sz="0" w:space="0" w:color="auto"/>
            <w:bottom w:val="none" w:sz="0" w:space="0" w:color="auto"/>
            <w:right w:val="none" w:sz="0" w:space="0" w:color="auto"/>
          </w:divBdr>
        </w:div>
        <w:div w:id="1122580394">
          <w:marLeft w:val="0"/>
          <w:marRight w:val="0"/>
          <w:marTop w:val="0"/>
          <w:marBottom w:val="0"/>
          <w:divBdr>
            <w:top w:val="none" w:sz="0" w:space="0" w:color="auto"/>
            <w:left w:val="none" w:sz="0" w:space="0" w:color="auto"/>
            <w:bottom w:val="none" w:sz="0" w:space="0" w:color="auto"/>
            <w:right w:val="none" w:sz="0" w:space="0" w:color="auto"/>
          </w:divBdr>
        </w:div>
        <w:div w:id="60761710">
          <w:marLeft w:val="0"/>
          <w:marRight w:val="0"/>
          <w:marTop w:val="0"/>
          <w:marBottom w:val="0"/>
          <w:divBdr>
            <w:top w:val="none" w:sz="0" w:space="0" w:color="auto"/>
            <w:left w:val="none" w:sz="0" w:space="0" w:color="auto"/>
            <w:bottom w:val="none" w:sz="0" w:space="0" w:color="auto"/>
            <w:right w:val="none" w:sz="0" w:space="0" w:color="auto"/>
          </w:divBdr>
        </w:div>
        <w:div w:id="1453859034">
          <w:marLeft w:val="0"/>
          <w:marRight w:val="0"/>
          <w:marTop w:val="0"/>
          <w:marBottom w:val="0"/>
          <w:divBdr>
            <w:top w:val="none" w:sz="0" w:space="0" w:color="auto"/>
            <w:left w:val="none" w:sz="0" w:space="0" w:color="auto"/>
            <w:bottom w:val="none" w:sz="0" w:space="0" w:color="auto"/>
            <w:right w:val="none" w:sz="0" w:space="0" w:color="auto"/>
          </w:divBdr>
        </w:div>
        <w:div w:id="1436248766">
          <w:marLeft w:val="0"/>
          <w:marRight w:val="0"/>
          <w:marTop w:val="0"/>
          <w:marBottom w:val="0"/>
          <w:divBdr>
            <w:top w:val="none" w:sz="0" w:space="0" w:color="auto"/>
            <w:left w:val="none" w:sz="0" w:space="0" w:color="auto"/>
            <w:bottom w:val="none" w:sz="0" w:space="0" w:color="auto"/>
            <w:right w:val="none" w:sz="0" w:space="0" w:color="auto"/>
          </w:divBdr>
        </w:div>
        <w:div w:id="287467912">
          <w:marLeft w:val="0"/>
          <w:marRight w:val="0"/>
          <w:marTop w:val="0"/>
          <w:marBottom w:val="0"/>
          <w:divBdr>
            <w:top w:val="none" w:sz="0" w:space="0" w:color="auto"/>
            <w:left w:val="none" w:sz="0" w:space="0" w:color="auto"/>
            <w:bottom w:val="none" w:sz="0" w:space="0" w:color="auto"/>
            <w:right w:val="none" w:sz="0" w:space="0" w:color="auto"/>
          </w:divBdr>
        </w:div>
        <w:div w:id="697269074">
          <w:marLeft w:val="0"/>
          <w:marRight w:val="0"/>
          <w:marTop w:val="0"/>
          <w:marBottom w:val="0"/>
          <w:divBdr>
            <w:top w:val="none" w:sz="0" w:space="0" w:color="auto"/>
            <w:left w:val="none" w:sz="0" w:space="0" w:color="auto"/>
            <w:bottom w:val="none" w:sz="0" w:space="0" w:color="auto"/>
            <w:right w:val="none" w:sz="0" w:space="0" w:color="auto"/>
          </w:divBdr>
        </w:div>
        <w:div w:id="766736678">
          <w:marLeft w:val="0"/>
          <w:marRight w:val="0"/>
          <w:marTop w:val="0"/>
          <w:marBottom w:val="0"/>
          <w:divBdr>
            <w:top w:val="none" w:sz="0" w:space="0" w:color="auto"/>
            <w:left w:val="none" w:sz="0" w:space="0" w:color="auto"/>
            <w:bottom w:val="none" w:sz="0" w:space="0" w:color="auto"/>
            <w:right w:val="none" w:sz="0" w:space="0" w:color="auto"/>
          </w:divBdr>
        </w:div>
        <w:div w:id="1360160144">
          <w:marLeft w:val="0"/>
          <w:marRight w:val="0"/>
          <w:marTop w:val="0"/>
          <w:marBottom w:val="0"/>
          <w:divBdr>
            <w:top w:val="none" w:sz="0" w:space="0" w:color="auto"/>
            <w:left w:val="none" w:sz="0" w:space="0" w:color="auto"/>
            <w:bottom w:val="none" w:sz="0" w:space="0" w:color="auto"/>
            <w:right w:val="none" w:sz="0" w:space="0" w:color="auto"/>
          </w:divBdr>
        </w:div>
        <w:div w:id="1972709656">
          <w:marLeft w:val="0"/>
          <w:marRight w:val="0"/>
          <w:marTop w:val="0"/>
          <w:marBottom w:val="0"/>
          <w:divBdr>
            <w:top w:val="none" w:sz="0" w:space="0" w:color="auto"/>
            <w:left w:val="none" w:sz="0" w:space="0" w:color="auto"/>
            <w:bottom w:val="none" w:sz="0" w:space="0" w:color="auto"/>
            <w:right w:val="none" w:sz="0" w:space="0" w:color="auto"/>
          </w:divBdr>
        </w:div>
        <w:div w:id="139275704">
          <w:marLeft w:val="0"/>
          <w:marRight w:val="0"/>
          <w:marTop w:val="0"/>
          <w:marBottom w:val="0"/>
          <w:divBdr>
            <w:top w:val="none" w:sz="0" w:space="0" w:color="auto"/>
            <w:left w:val="none" w:sz="0" w:space="0" w:color="auto"/>
            <w:bottom w:val="none" w:sz="0" w:space="0" w:color="auto"/>
            <w:right w:val="none" w:sz="0" w:space="0" w:color="auto"/>
          </w:divBdr>
        </w:div>
        <w:div w:id="2062367686">
          <w:marLeft w:val="0"/>
          <w:marRight w:val="0"/>
          <w:marTop w:val="0"/>
          <w:marBottom w:val="0"/>
          <w:divBdr>
            <w:top w:val="none" w:sz="0" w:space="0" w:color="auto"/>
            <w:left w:val="none" w:sz="0" w:space="0" w:color="auto"/>
            <w:bottom w:val="none" w:sz="0" w:space="0" w:color="auto"/>
            <w:right w:val="none" w:sz="0" w:space="0" w:color="auto"/>
          </w:divBdr>
        </w:div>
        <w:div w:id="1037584315">
          <w:marLeft w:val="0"/>
          <w:marRight w:val="0"/>
          <w:marTop w:val="0"/>
          <w:marBottom w:val="0"/>
          <w:divBdr>
            <w:top w:val="none" w:sz="0" w:space="0" w:color="auto"/>
            <w:left w:val="none" w:sz="0" w:space="0" w:color="auto"/>
            <w:bottom w:val="none" w:sz="0" w:space="0" w:color="auto"/>
            <w:right w:val="none" w:sz="0" w:space="0" w:color="auto"/>
          </w:divBdr>
        </w:div>
        <w:div w:id="2139911029">
          <w:marLeft w:val="0"/>
          <w:marRight w:val="0"/>
          <w:marTop w:val="0"/>
          <w:marBottom w:val="0"/>
          <w:divBdr>
            <w:top w:val="none" w:sz="0" w:space="0" w:color="auto"/>
            <w:left w:val="none" w:sz="0" w:space="0" w:color="auto"/>
            <w:bottom w:val="none" w:sz="0" w:space="0" w:color="auto"/>
            <w:right w:val="none" w:sz="0" w:space="0" w:color="auto"/>
          </w:divBdr>
        </w:div>
        <w:div w:id="1751803594">
          <w:marLeft w:val="0"/>
          <w:marRight w:val="0"/>
          <w:marTop w:val="0"/>
          <w:marBottom w:val="0"/>
          <w:divBdr>
            <w:top w:val="none" w:sz="0" w:space="0" w:color="auto"/>
            <w:left w:val="none" w:sz="0" w:space="0" w:color="auto"/>
            <w:bottom w:val="none" w:sz="0" w:space="0" w:color="auto"/>
            <w:right w:val="none" w:sz="0" w:space="0" w:color="auto"/>
          </w:divBdr>
        </w:div>
        <w:div w:id="3559485">
          <w:marLeft w:val="0"/>
          <w:marRight w:val="0"/>
          <w:marTop w:val="0"/>
          <w:marBottom w:val="0"/>
          <w:divBdr>
            <w:top w:val="none" w:sz="0" w:space="0" w:color="auto"/>
            <w:left w:val="none" w:sz="0" w:space="0" w:color="auto"/>
            <w:bottom w:val="none" w:sz="0" w:space="0" w:color="auto"/>
            <w:right w:val="none" w:sz="0" w:space="0" w:color="auto"/>
          </w:divBdr>
        </w:div>
        <w:div w:id="1266378075">
          <w:marLeft w:val="0"/>
          <w:marRight w:val="0"/>
          <w:marTop w:val="0"/>
          <w:marBottom w:val="0"/>
          <w:divBdr>
            <w:top w:val="none" w:sz="0" w:space="0" w:color="auto"/>
            <w:left w:val="none" w:sz="0" w:space="0" w:color="auto"/>
            <w:bottom w:val="none" w:sz="0" w:space="0" w:color="auto"/>
            <w:right w:val="none" w:sz="0" w:space="0" w:color="auto"/>
          </w:divBdr>
        </w:div>
      </w:divsChild>
    </w:div>
    <w:div w:id="1917473347">
      <w:bodyDiv w:val="1"/>
      <w:marLeft w:val="0"/>
      <w:marRight w:val="0"/>
      <w:marTop w:val="0"/>
      <w:marBottom w:val="0"/>
      <w:divBdr>
        <w:top w:val="none" w:sz="0" w:space="0" w:color="auto"/>
        <w:left w:val="none" w:sz="0" w:space="0" w:color="auto"/>
        <w:bottom w:val="none" w:sz="0" w:space="0" w:color="auto"/>
        <w:right w:val="none" w:sz="0" w:space="0" w:color="auto"/>
      </w:divBdr>
    </w:div>
    <w:div w:id="1917592798">
      <w:bodyDiv w:val="1"/>
      <w:marLeft w:val="0"/>
      <w:marRight w:val="0"/>
      <w:marTop w:val="0"/>
      <w:marBottom w:val="0"/>
      <w:divBdr>
        <w:top w:val="none" w:sz="0" w:space="0" w:color="auto"/>
        <w:left w:val="none" w:sz="0" w:space="0" w:color="auto"/>
        <w:bottom w:val="none" w:sz="0" w:space="0" w:color="auto"/>
        <w:right w:val="none" w:sz="0" w:space="0" w:color="auto"/>
      </w:divBdr>
    </w:div>
    <w:div w:id="1917745152">
      <w:bodyDiv w:val="1"/>
      <w:marLeft w:val="0"/>
      <w:marRight w:val="0"/>
      <w:marTop w:val="0"/>
      <w:marBottom w:val="0"/>
      <w:divBdr>
        <w:top w:val="none" w:sz="0" w:space="0" w:color="auto"/>
        <w:left w:val="none" w:sz="0" w:space="0" w:color="auto"/>
        <w:bottom w:val="none" w:sz="0" w:space="0" w:color="auto"/>
        <w:right w:val="none" w:sz="0" w:space="0" w:color="auto"/>
      </w:divBdr>
    </w:div>
    <w:div w:id="1917979426">
      <w:bodyDiv w:val="1"/>
      <w:marLeft w:val="0"/>
      <w:marRight w:val="0"/>
      <w:marTop w:val="0"/>
      <w:marBottom w:val="0"/>
      <w:divBdr>
        <w:top w:val="none" w:sz="0" w:space="0" w:color="auto"/>
        <w:left w:val="none" w:sz="0" w:space="0" w:color="auto"/>
        <w:bottom w:val="none" w:sz="0" w:space="0" w:color="auto"/>
        <w:right w:val="none" w:sz="0" w:space="0" w:color="auto"/>
      </w:divBdr>
    </w:div>
    <w:div w:id="1918200077">
      <w:bodyDiv w:val="1"/>
      <w:marLeft w:val="0"/>
      <w:marRight w:val="0"/>
      <w:marTop w:val="0"/>
      <w:marBottom w:val="0"/>
      <w:divBdr>
        <w:top w:val="none" w:sz="0" w:space="0" w:color="auto"/>
        <w:left w:val="none" w:sz="0" w:space="0" w:color="auto"/>
        <w:bottom w:val="none" w:sz="0" w:space="0" w:color="auto"/>
        <w:right w:val="none" w:sz="0" w:space="0" w:color="auto"/>
      </w:divBdr>
    </w:div>
    <w:div w:id="1918399689">
      <w:bodyDiv w:val="1"/>
      <w:marLeft w:val="0"/>
      <w:marRight w:val="0"/>
      <w:marTop w:val="0"/>
      <w:marBottom w:val="0"/>
      <w:divBdr>
        <w:top w:val="none" w:sz="0" w:space="0" w:color="auto"/>
        <w:left w:val="none" w:sz="0" w:space="0" w:color="auto"/>
        <w:bottom w:val="none" w:sz="0" w:space="0" w:color="auto"/>
        <w:right w:val="none" w:sz="0" w:space="0" w:color="auto"/>
      </w:divBdr>
    </w:div>
    <w:div w:id="1918705872">
      <w:bodyDiv w:val="1"/>
      <w:marLeft w:val="0"/>
      <w:marRight w:val="0"/>
      <w:marTop w:val="0"/>
      <w:marBottom w:val="0"/>
      <w:divBdr>
        <w:top w:val="none" w:sz="0" w:space="0" w:color="auto"/>
        <w:left w:val="none" w:sz="0" w:space="0" w:color="auto"/>
        <w:bottom w:val="none" w:sz="0" w:space="0" w:color="auto"/>
        <w:right w:val="none" w:sz="0" w:space="0" w:color="auto"/>
      </w:divBdr>
    </w:div>
    <w:div w:id="1919360726">
      <w:bodyDiv w:val="1"/>
      <w:marLeft w:val="0"/>
      <w:marRight w:val="0"/>
      <w:marTop w:val="0"/>
      <w:marBottom w:val="0"/>
      <w:divBdr>
        <w:top w:val="none" w:sz="0" w:space="0" w:color="auto"/>
        <w:left w:val="none" w:sz="0" w:space="0" w:color="auto"/>
        <w:bottom w:val="none" w:sz="0" w:space="0" w:color="auto"/>
        <w:right w:val="none" w:sz="0" w:space="0" w:color="auto"/>
      </w:divBdr>
    </w:div>
    <w:div w:id="1921327304">
      <w:bodyDiv w:val="1"/>
      <w:marLeft w:val="0"/>
      <w:marRight w:val="0"/>
      <w:marTop w:val="0"/>
      <w:marBottom w:val="0"/>
      <w:divBdr>
        <w:top w:val="none" w:sz="0" w:space="0" w:color="auto"/>
        <w:left w:val="none" w:sz="0" w:space="0" w:color="auto"/>
        <w:bottom w:val="none" w:sz="0" w:space="0" w:color="auto"/>
        <w:right w:val="none" w:sz="0" w:space="0" w:color="auto"/>
      </w:divBdr>
    </w:div>
    <w:div w:id="1921713944">
      <w:bodyDiv w:val="1"/>
      <w:marLeft w:val="0"/>
      <w:marRight w:val="0"/>
      <w:marTop w:val="0"/>
      <w:marBottom w:val="0"/>
      <w:divBdr>
        <w:top w:val="none" w:sz="0" w:space="0" w:color="auto"/>
        <w:left w:val="none" w:sz="0" w:space="0" w:color="auto"/>
        <w:bottom w:val="none" w:sz="0" w:space="0" w:color="auto"/>
        <w:right w:val="none" w:sz="0" w:space="0" w:color="auto"/>
      </w:divBdr>
    </w:div>
    <w:div w:id="1921869145">
      <w:bodyDiv w:val="1"/>
      <w:marLeft w:val="0"/>
      <w:marRight w:val="0"/>
      <w:marTop w:val="0"/>
      <w:marBottom w:val="0"/>
      <w:divBdr>
        <w:top w:val="none" w:sz="0" w:space="0" w:color="auto"/>
        <w:left w:val="none" w:sz="0" w:space="0" w:color="auto"/>
        <w:bottom w:val="none" w:sz="0" w:space="0" w:color="auto"/>
        <w:right w:val="none" w:sz="0" w:space="0" w:color="auto"/>
      </w:divBdr>
    </w:div>
    <w:div w:id="1921871510">
      <w:bodyDiv w:val="1"/>
      <w:marLeft w:val="0"/>
      <w:marRight w:val="0"/>
      <w:marTop w:val="0"/>
      <w:marBottom w:val="0"/>
      <w:divBdr>
        <w:top w:val="none" w:sz="0" w:space="0" w:color="auto"/>
        <w:left w:val="none" w:sz="0" w:space="0" w:color="auto"/>
        <w:bottom w:val="none" w:sz="0" w:space="0" w:color="auto"/>
        <w:right w:val="none" w:sz="0" w:space="0" w:color="auto"/>
      </w:divBdr>
    </w:div>
    <w:div w:id="1921937550">
      <w:bodyDiv w:val="1"/>
      <w:marLeft w:val="0"/>
      <w:marRight w:val="0"/>
      <w:marTop w:val="0"/>
      <w:marBottom w:val="0"/>
      <w:divBdr>
        <w:top w:val="none" w:sz="0" w:space="0" w:color="auto"/>
        <w:left w:val="none" w:sz="0" w:space="0" w:color="auto"/>
        <w:bottom w:val="none" w:sz="0" w:space="0" w:color="auto"/>
        <w:right w:val="none" w:sz="0" w:space="0" w:color="auto"/>
      </w:divBdr>
    </w:div>
    <w:div w:id="1922792350">
      <w:bodyDiv w:val="1"/>
      <w:marLeft w:val="0"/>
      <w:marRight w:val="0"/>
      <w:marTop w:val="0"/>
      <w:marBottom w:val="0"/>
      <w:divBdr>
        <w:top w:val="none" w:sz="0" w:space="0" w:color="auto"/>
        <w:left w:val="none" w:sz="0" w:space="0" w:color="auto"/>
        <w:bottom w:val="none" w:sz="0" w:space="0" w:color="auto"/>
        <w:right w:val="none" w:sz="0" w:space="0" w:color="auto"/>
      </w:divBdr>
    </w:div>
    <w:div w:id="1922979153">
      <w:bodyDiv w:val="1"/>
      <w:marLeft w:val="0"/>
      <w:marRight w:val="0"/>
      <w:marTop w:val="0"/>
      <w:marBottom w:val="0"/>
      <w:divBdr>
        <w:top w:val="none" w:sz="0" w:space="0" w:color="auto"/>
        <w:left w:val="none" w:sz="0" w:space="0" w:color="auto"/>
        <w:bottom w:val="none" w:sz="0" w:space="0" w:color="auto"/>
        <w:right w:val="none" w:sz="0" w:space="0" w:color="auto"/>
      </w:divBdr>
    </w:div>
    <w:div w:id="1923030188">
      <w:bodyDiv w:val="1"/>
      <w:marLeft w:val="0"/>
      <w:marRight w:val="0"/>
      <w:marTop w:val="0"/>
      <w:marBottom w:val="0"/>
      <w:divBdr>
        <w:top w:val="none" w:sz="0" w:space="0" w:color="auto"/>
        <w:left w:val="none" w:sz="0" w:space="0" w:color="auto"/>
        <w:bottom w:val="none" w:sz="0" w:space="0" w:color="auto"/>
        <w:right w:val="none" w:sz="0" w:space="0" w:color="auto"/>
      </w:divBdr>
    </w:div>
    <w:div w:id="1923101323">
      <w:bodyDiv w:val="1"/>
      <w:marLeft w:val="0"/>
      <w:marRight w:val="0"/>
      <w:marTop w:val="0"/>
      <w:marBottom w:val="0"/>
      <w:divBdr>
        <w:top w:val="none" w:sz="0" w:space="0" w:color="auto"/>
        <w:left w:val="none" w:sz="0" w:space="0" w:color="auto"/>
        <w:bottom w:val="none" w:sz="0" w:space="0" w:color="auto"/>
        <w:right w:val="none" w:sz="0" w:space="0" w:color="auto"/>
      </w:divBdr>
    </w:div>
    <w:div w:id="1924102101">
      <w:bodyDiv w:val="1"/>
      <w:marLeft w:val="0"/>
      <w:marRight w:val="0"/>
      <w:marTop w:val="0"/>
      <w:marBottom w:val="0"/>
      <w:divBdr>
        <w:top w:val="none" w:sz="0" w:space="0" w:color="auto"/>
        <w:left w:val="none" w:sz="0" w:space="0" w:color="auto"/>
        <w:bottom w:val="none" w:sz="0" w:space="0" w:color="auto"/>
        <w:right w:val="none" w:sz="0" w:space="0" w:color="auto"/>
      </w:divBdr>
    </w:div>
    <w:div w:id="1924796883">
      <w:bodyDiv w:val="1"/>
      <w:marLeft w:val="0"/>
      <w:marRight w:val="0"/>
      <w:marTop w:val="0"/>
      <w:marBottom w:val="0"/>
      <w:divBdr>
        <w:top w:val="none" w:sz="0" w:space="0" w:color="auto"/>
        <w:left w:val="none" w:sz="0" w:space="0" w:color="auto"/>
        <w:bottom w:val="none" w:sz="0" w:space="0" w:color="auto"/>
        <w:right w:val="none" w:sz="0" w:space="0" w:color="auto"/>
      </w:divBdr>
    </w:div>
    <w:div w:id="1925020397">
      <w:bodyDiv w:val="1"/>
      <w:marLeft w:val="0"/>
      <w:marRight w:val="0"/>
      <w:marTop w:val="0"/>
      <w:marBottom w:val="0"/>
      <w:divBdr>
        <w:top w:val="none" w:sz="0" w:space="0" w:color="auto"/>
        <w:left w:val="none" w:sz="0" w:space="0" w:color="auto"/>
        <w:bottom w:val="none" w:sz="0" w:space="0" w:color="auto"/>
        <w:right w:val="none" w:sz="0" w:space="0" w:color="auto"/>
      </w:divBdr>
    </w:div>
    <w:div w:id="1925256845">
      <w:bodyDiv w:val="1"/>
      <w:marLeft w:val="0"/>
      <w:marRight w:val="0"/>
      <w:marTop w:val="0"/>
      <w:marBottom w:val="0"/>
      <w:divBdr>
        <w:top w:val="none" w:sz="0" w:space="0" w:color="auto"/>
        <w:left w:val="none" w:sz="0" w:space="0" w:color="auto"/>
        <w:bottom w:val="none" w:sz="0" w:space="0" w:color="auto"/>
        <w:right w:val="none" w:sz="0" w:space="0" w:color="auto"/>
      </w:divBdr>
    </w:div>
    <w:div w:id="1925871365">
      <w:bodyDiv w:val="1"/>
      <w:marLeft w:val="0"/>
      <w:marRight w:val="0"/>
      <w:marTop w:val="0"/>
      <w:marBottom w:val="0"/>
      <w:divBdr>
        <w:top w:val="none" w:sz="0" w:space="0" w:color="auto"/>
        <w:left w:val="none" w:sz="0" w:space="0" w:color="auto"/>
        <w:bottom w:val="none" w:sz="0" w:space="0" w:color="auto"/>
        <w:right w:val="none" w:sz="0" w:space="0" w:color="auto"/>
      </w:divBdr>
    </w:div>
    <w:div w:id="1926068910">
      <w:bodyDiv w:val="1"/>
      <w:marLeft w:val="0"/>
      <w:marRight w:val="0"/>
      <w:marTop w:val="0"/>
      <w:marBottom w:val="0"/>
      <w:divBdr>
        <w:top w:val="none" w:sz="0" w:space="0" w:color="auto"/>
        <w:left w:val="none" w:sz="0" w:space="0" w:color="auto"/>
        <w:bottom w:val="none" w:sz="0" w:space="0" w:color="auto"/>
        <w:right w:val="none" w:sz="0" w:space="0" w:color="auto"/>
      </w:divBdr>
    </w:div>
    <w:div w:id="1926181425">
      <w:bodyDiv w:val="1"/>
      <w:marLeft w:val="0"/>
      <w:marRight w:val="0"/>
      <w:marTop w:val="0"/>
      <w:marBottom w:val="0"/>
      <w:divBdr>
        <w:top w:val="none" w:sz="0" w:space="0" w:color="auto"/>
        <w:left w:val="none" w:sz="0" w:space="0" w:color="auto"/>
        <w:bottom w:val="none" w:sz="0" w:space="0" w:color="auto"/>
        <w:right w:val="none" w:sz="0" w:space="0" w:color="auto"/>
      </w:divBdr>
    </w:div>
    <w:div w:id="1926524892">
      <w:bodyDiv w:val="1"/>
      <w:marLeft w:val="0"/>
      <w:marRight w:val="0"/>
      <w:marTop w:val="0"/>
      <w:marBottom w:val="0"/>
      <w:divBdr>
        <w:top w:val="none" w:sz="0" w:space="0" w:color="auto"/>
        <w:left w:val="none" w:sz="0" w:space="0" w:color="auto"/>
        <w:bottom w:val="none" w:sz="0" w:space="0" w:color="auto"/>
        <w:right w:val="none" w:sz="0" w:space="0" w:color="auto"/>
      </w:divBdr>
    </w:div>
    <w:div w:id="1926647138">
      <w:bodyDiv w:val="1"/>
      <w:marLeft w:val="0"/>
      <w:marRight w:val="0"/>
      <w:marTop w:val="0"/>
      <w:marBottom w:val="0"/>
      <w:divBdr>
        <w:top w:val="none" w:sz="0" w:space="0" w:color="auto"/>
        <w:left w:val="none" w:sz="0" w:space="0" w:color="auto"/>
        <w:bottom w:val="none" w:sz="0" w:space="0" w:color="auto"/>
        <w:right w:val="none" w:sz="0" w:space="0" w:color="auto"/>
      </w:divBdr>
    </w:div>
    <w:div w:id="1927230128">
      <w:bodyDiv w:val="1"/>
      <w:marLeft w:val="0"/>
      <w:marRight w:val="0"/>
      <w:marTop w:val="0"/>
      <w:marBottom w:val="0"/>
      <w:divBdr>
        <w:top w:val="none" w:sz="0" w:space="0" w:color="auto"/>
        <w:left w:val="none" w:sz="0" w:space="0" w:color="auto"/>
        <w:bottom w:val="none" w:sz="0" w:space="0" w:color="auto"/>
        <w:right w:val="none" w:sz="0" w:space="0" w:color="auto"/>
      </w:divBdr>
    </w:div>
    <w:div w:id="1927417735">
      <w:bodyDiv w:val="1"/>
      <w:marLeft w:val="0"/>
      <w:marRight w:val="0"/>
      <w:marTop w:val="0"/>
      <w:marBottom w:val="0"/>
      <w:divBdr>
        <w:top w:val="none" w:sz="0" w:space="0" w:color="auto"/>
        <w:left w:val="none" w:sz="0" w:space="0" w:color="auto"/>
        <w:bottom w:val="none" w:sz="0" w:space="0" w:color="auto"/>
        <w:right w:val="none" w:sz="0" w:space="0" w:color="auto"/>
      </w:divBdr>
    </w:div>
    <w:div w:id="1927762910">
      <w:bodyDiv w:val="1"/>
      <w:marLeft w:val="0"/>
      <w:marRight w:val="0"/>
      <w:marTop w:val="0"/>
      <w:marBottom w:val="0"/>
      <w:divBdr>
        <w:top w:val="none" w:sz="0" w:space="0" w:color="auto"/>
        <w:left w:val="none" w:sz="0" w:space="0" w:color="auto"/>
        <w:bottom w:val="none" w:sz="0" w:space="0" w:color="auto"/>
        <w:right w:val="none" w:sz="0" w:space="0" w:color="auto"/>
      </w:divBdr>
    </w:div>
    <w:div w:id="1929383628">
      <w:bodyDiv w:val="1"/>
      <w:marLeft w:val="0"/>
      <w:marRight w:val="0"/>
      <w:marTop w:val="0"/>
      <w:marBottom w:val="0"/>
      <w:divBdr>
        <w:top w:val="none" w:sz="0" w:space="0" w:color="auto"/>
        <w:left w:val="none" w:sz="0" w:space="0" w:color="auto"/>
        <w:bottom w:val="none" w:sz="0" w:space="0" w:color="auto"/>
        <w:right w:val="none" w:sz="0" w:space="0" w:color="auto"/>
      </w:divBdr>
    </w:div>
    <w:div w:id="1929727959">
      <w:bodyDiv w:val="1"/>
      <w:marLeft w:val="0"/>
      <w:marRight w:val="0"/>
      <w:marTop w:val="0"/>
      <w:marBottom w:val="0"/>
      <w:divBdr>
        <w:top w:val="none" w:sz="0" w:space="0" w:color="auto"/>
        <w:left w:val="none" w:sz="0" w:space="0" w:color="auto"/>
        <w:bottom w:val="none" w:sz="0" w:space="0" w:color="auto"/>
        <w:right w:val="none" w:sz="0" w:space="0" w:color="auto"/>
      </w:divBdr>
    </w:div>
    <w:div w:id="1929925583">
      <w:bodyDiv w:val="1"/>
      <w:marLeft w:val="0"/>
      <w:marRight w:val="0"/>
      <w:marTop w:val="0"/>
      <w:marBottom w:val="0"/>
      <w:divBdr>
        <w:top w:val="none" w:sz="0" w:space="0" w:color="auto"/>
        <w:left w:val="none" w:sz="0" w:space="0" w:color="auto"/>
        <w:bottom w:val="none" w:sz="0" w:space="0" w:color="auto"/>
        <w:right w:val="none" w:sz="0" w:space="0" w:color="auto"/>
      </w:divBdr>
    </w:div>
    <w:div w:id="1930116070">
      <w:bodyDiv w:val="1"/>
      <w:marLeft w:val="0"/>
      <w:marRight w:val="0"/>
      <w:marTop w:val="0"/>
      <w:marBottom w:val="0"/>
      <w:divBdr>
        <w:top w:val="none" w:sz="0" w:space="0" w:color="auto"/>
        <w:left w:val="none" w:sz="0" w:space="0" w:color="auto"/>
        <w:bottom w:val="none" w:sz="0" w:space="0" w:color="auto"/>
        <w:right w:val="none" w:sz="0" w:space="0" w:color="auto"/>
      </w:divBdr>
    </w:div>
    <w:div w:id="1930188990">
      <w:bodyDiv w:val="1"/>
      <w:marLeft w:val="0"/>
      <w:marRight w:val="0"/>
      <w:marTop w:val="0"/>
      <w:marBottom w:val="0"/>
      <w:divBdr>
        <w:top w:val="none" w:sz="0" w:space="0" w:color="auto"/>
        <w:left w:val="none" w:sz="0" w:space="0" w:color="auto"/>
        <w:bottom w:val="none" w:sz="0" w:space="0" w:color="auto"/>
        <w:right w:val="none" w:sz="0" w:space="0" w:color="auto"/>
      </w:divBdr>
      <w:divsChild>
        <w:div w:id="659966117">
          <w:marLeft w:val="0"/>
          <w:marRight w:val="0"/>
          <w:marTop w:val="0"/>
          <w:marBottom w:val="0"/>
          <w:divBdr>
            <w:top w:val="none" w:sz="0" w:space="0" w:color="auto"/>
            <w:left w:val="none" w:sz="0" w:space="0" w:color="auto"/>
            <w:bottom w:val="none" w:sz="0" w:space="0" w:color="auto"/>
            <w:right w:val="none" w:sz="0" w:space="0" w:color="auto"/>
          </w:divBdr>
        </w:div>
        <w:div w:id="1933471305">
          <w:marLeft w:val="0"/>
          <w:marRight w:val="0"/>
          <w:marTop w:val="0"/>
          <w:marBottom w:val="0"/>
          <w:divBdr>
            <w:top w:val="none" w:sz="0" w:space="0" w:color="auto"/>
            <w:left w:val="none" w:sz="0" w:space="0" w:color="auto"/>
            <w:bottom w:val="none" w:sz="0" w:space="0" w:color="auto"/>
            <w:right w:val="none" w:sz="0" w:space="0" w:color="auto"/>
          </w:divBdr>
        </w:div>
        <w:div w:id="2087413168">
          <w:marLeft w:val="0"/>
          <w:marRight w:val="0"/>
          <w:marTop w:val="0"/>
          <w:marBottom w:val="0"/>
          <w:divBdr>
            <w:top w:val="none" w:sz="0" w:space="0" w:color="auto"/>
            <w:left w:val="none" w:sz="0" w:space="0" w:color="auto"/>
            <w:bottom w:val="none" w:sz="0" w:space="0" w:color="auto"/>
            <w:right w:val="none" w:sz="0" w:space="0" w:color="auto"/>
          </w:divBdr>
        </w:div>
        <w:div w:id="1080298240">
          <w:marLeft w:val="0"/>
          <w:marRight w:val="0"/>
          <w:marTop w:val="0"/>
          <w:marBottom w:val="0"/>
          <w:divBdr>
            <w:top w:val="none" w:sz="0" w:space="0" w:color="auto"/>
            <w:left w:val="none" w:sz="0" w:space="0" w:color="auto"/>
            <w:bottom w:val="none" w:sz="0" w:space="0" w:color="auto"/>
            <w:right w:val="none" w:sz="0" w:space="0" w:color="auto"/>
          </w:divBdr>
        </w:div>
        <w:div w:id="2048333061">
          <w:marLeft w:val="0"/>
          <w:marRight w:val="0"/>
          <w:marTop w:val="0"/>
          <w:marBottom w:val="0"/>
          <w:divBdr>
            <w:top w:val="none" w:sz="0" w:space="0" w:color="auto"/>
            <w:left w:val="none" w:sz="0" w:space="0" w:color="auto"/>
            <w:bottom w:val="none" w:sz="0" w:space="0" w:color="auto"/>
            <w:right w:val="none" w:sz="0" w:space="0" w:color="auto"/>
          </w:divBdr>
        </w:div>
        <w:div w:id="1945771574">
          <w:marLeft w:val="0"/>
          <w:marRight w:val="0"/>
          <w:marTop w:val="0"/>
          <w:marBottom w:val="0"/>
          <w:divBdr>
            <w:top w:val="none" w:sz="0" w:space="0" w:color="auto"/>
            <w:left w:val="none" w:sz="0" w:space="0" w:color="auto"/>
            <w:bottom w:val="none" w:sz="0" w:space="0" w:color="auto"/>
            <w:right w:val="none" w:sz="0" w:space="0" w:color="auto"/>
          </w:divBdr>
        </w:div>
        <w:div w:id="416219657">
          <w:marLeft w:val="0"/>
          <w:marRight w:val="0"/>
          <w:marTop w:val="0"/>
          <w:marBottom w:val="0"/>
          <w:divBdr>
            <w:top w:val="none" w:sz="0" w:space="0" w:color="auto"/>
            <w:left w:val="none" w:sz="0" w:space="0" w:color="auto"/>
            <w:bottom w:val="none" w:sz="0" w:space="0" w:color="auto"/>
            <w:right w:val="none" w:sz="0" w:space="0" w:color="auto"/>
          </w:divBdr>
        </w:div>
        <w:div w:id="196085356">
          <w:marLeft w:val="0"/>
          <w:marRight w:val="0"/>
          <w:marTop w:val="0"/>
          <w:marBottom w:val="0"/>
          <w:divBdr>
            <w:top w:val="none" w:sz="0" w:space="0" w:color="auto"/>
            <w:left w:val="none" w:sz="0" w:space="0" w:color="auto"/>
            <w:bottom w:val="none" w:sz="0" w:space="0" w:color="auto"/>
            <w:right w:val="none" w:sz="0" w:space="0" w:color="auto"/>
          </w:divBdr>
        </w:div>
        <w:div w:id="2003778657">
          <w:marLeft w:val="0"/>
          <w:marRight w:val="0"/>
          <w:marTop w:val="0"/>
          <w:marBottom w:val="0"/>
          <w:divBdr>
            <w:top w:val="none" w:sz="0" w:space="0" w:color="auto"/>
            <w:left w:val="none" w:sz="0" w:space="0" w:color="auto"/>
            <w:bottom w:val="none" w:sz="0" w:space="0" w:color="auto"/>
            <w:right w:val="none" w:sz="0" w:space="0" w:color="auto"/>
          </w:divBdr>
        </w:div>
        <w:div w:id="1939167808">
          <w:marLeft w:val="0"/>
          <w:marRight w:val="0"/>
          <w:marTop w:val="0"/>
          <w:marBottom w:val="0"/>
          <w:divBdr>
            <w:top w:val="none" w:sz="0" w:space="0" w:color="auto"/>
            <w:left w:val="none" w:sz="0" w:space="0" w:color="auto"/>
            <w:bottom w:val="none" w:sz="0" w:space="0" w:color="auto"/>
            <w:right w:val="none" w:sz="0" w:space="0" w:color="auto"/>
          </w:divBdr>
        </w:div>
        <w:div w:id="1989044717">
          <w:marLeft w:val="0"/>
          <w:marRight w:val="0"/>
          <w:marTop w:val="0"/>
          <w:marBottom w:val="0"/>
          <w:divBdr>
            <w:top w:val="none" w:sz="0" w:space="0" w:color="auto"/>
            <w:left w:val="none" w:sz="0" w:space="0" w:color="auto"/>
            <w:bottom w:val="none" w:sz="0" w:space="0" w:color="auto"/>
            <w:right w:val="none" w:sz="0" w:space="0" w:color="auto"/>
          </w:divBdr>
        </w:div>
        <w:div w:id="1258561526">
          <w:marLeft w:val="0"/>
          <w:marRight w:val="0"/>
          <w:marTop w:val="0"/>
          <w:marBottom w:val="0"/>
          <w:divBdr>
            <w:top w:val="none" w:sz="0" w:space="0" w:color="auto"/>
            <w:left w:val="none" w:sz="0" w:space="0" w:color="auto"/>
            <w:bottom w:val="none" w:sz="0" w:space="0" w:color="auto"/>
            <w:right w:val="none" w:sz="0" w:space="0" w:color="auto"/>
          </w:divBdr>
        </w:div>
        <w:div w:id="876502287">
          <w:marLeft w:val="0"/>
          <w:marRight w:val="0"/>
          <w:marTop w:val="0"/>
          <w:marBottom w:val="0"/>
          <w:divBdr>
            <w:top w:val="none" w:sz="0" w:space="0" w:color="auto"/>
            <w:left w:val="none" w:sz="0" w:space="0" w:color="auto"/>
            <w:bottom w:val="none" w:sz="0" w:space="0" w:color="auto"/>
            <w:right w:val="none" w:sz="0" w:space="0" w:color="auto"/>
          </w:divBdr>
        </w:div>
        <w:div w:id="1007174886">
          <w:marLeft w:val="0"/>
          <w:marRight w:val="0"/>
          <w:marTop w:val="0"/>
          <w:marBottom w:val="0"/>
          <w:divBdr>
            <w:top w:val="none" w:sz="0" w:space="0" w:color="auto"/>
            <w:left w:val="none" w:sz="0" w:space="0" w:color="auto"/>
            <w:bottom w:val="none" w:sz="0" w:space="0" w:color="auto"/>
            <w:right w:val="none" w:sz="0" w:space="0" w:color="auto"/>
          </w:divBdr>
        </w:div>
        <w:div w:id="1461387352">
          <w:marLeft w:val="0"/>
          <w:marRight w:val="0"/>
          <w:marTop w:val="0"/>
          <w:marBottom w:val="0"/>
          <w:divBdr>
            <w:top w:val="none" w:sz="0" w:space="0" w:color="auto"/>
            <w:left w:val="none" w:sz="0" w:space="0" w:color="auto"/>
            <w:bottom w:val="none" w:sz="0" w:space="0" w:color="auto"/>
            <w:right w:val="none" w:sz="0" w:space="0" w:color="auto"/>
          </w:divBdr>
        </w:div>
        <w:div w:id="1224755359">
          <w:marLeft w:val="0"/>
          <w:marRight w:val="0"/>
          <w:marTop w:val="0"/>
          <w:marBottom w:val="0"/>
          <w:divBdr>
            <w:top w:val="none" w:sz="0" w:space="0" w:color="auto"/>
            <w:left w:val="none" w:sz="0" w:space="0" w:color="auto"/>
            <w:bottom w:val="none" w:sz="0" w:space="0" w:color="auto"/>
            <w:right w:val="none" w:sz="0" w:space="0" w:color="auto"/>
          </w:divBdr>
        </w:div>
        <w:div w:id="142814780">
          <w:marLeft w:val="0"/>
          <w:marRight w:val="0"/>
          <w:marTop w:val="0"/>
          <w:marBottom w:val="0"/>
          <w:divBdr>
            <w:top w:val="none" w:sz="0" w:space="0" w:color="auto"/>
            <w:left w:val="none" w:sz="0" w:space="0" w:color="auto"/>
            <w:bottom w:val="none" w:sz="0" w:space="0" w:color="auto"/>
            <w:right w:val="none" w:sz="0" w:space="0" w:color="auto"/>
          </w:divBdr>
        </w:div>
        <w:div w:id="1515918238">
          <w:marLeft w:val="0"/>
          <w:marRight w:val="0"/>
          <w:marTop w:val="0"/>
          <w:marBottom w:val="0"/>
          <w:divBdr>
            <w:top w:val="none" w:sz="0" w:space="0" w:color="auto"/>
            <w:left w:val="none" w:sz="0" w:space="0" w:color="auto"/>
            <w:bottom w:val="none" w:sz="0" w:space="0" w:color="auto"/>
            <w:right w:val="none" w:sz="0" w:space="0" w:color="auto"/>
          </w:divBdr>
        </w:div>
        <w:div w:id="302581873">
          <w:marLeft w:val="0"/>
          <w:marRight w:val="0"/>
          <w:marTop w:val="0"/>
          <w:marBottom w:val="0"/>
          <w:divBdr>
            <w:top w:val="none" w:sz="0" w:space="0" w:color="auto"/>
            <w:left w:val="none" w:sz="0" w:space="0" w:color="auto"/>
            <w:bottom w:val="none" w:sz="0" w:space="0" w:color="auto"/>
            <w:right w:val="none" w:sz="0" w:space="0" w:color="auto"/>
          </w:divBdr>
        </w:div>
        <w:div w:id="1690451041">
          <w:marLeft w:val="0"/>
          <w:marRight w:val="0"/>
          <w:marTop w:val="0"/>
          <w:marBottom w:val="0"/>
          <w:divBdr>
            <w:top w:val="none" w:sz="0" w:space="0" w:color="auto"/>
            <w:left w:val="none" w:sz="0" w:space="0" w:color="auto"/>
            <w:bottom w:val="none" w:sz="0" w:space="0" w:color="auto"/>
            <w:right w:val="none" w:sz="0" w:space="0" w:color="auto"/>
          </w:divBdr>
        </w:div>
        <w:div w:id="35736188">
          <w:marLeft w:val="0"/>
          <w:marRight w:val="0"/>
          <w:marTop w:val="0"/>
          <w:marBottom w:val="0"/>
          <w:divBdr>
            <w:top w:val="none" w:sz="0" w:space="0" w:color="auto"/>
            <w:left w:val="none" w:sz="0" w:space="0" w:color="auto"/>
            <w:bottom w:val="none" w:sz="0" w:space="0" w:color="auto"/>
            <w:right w:val="none" w:sz="0" w:space="0" w:color="auto"/>
          </w:divBdr>
        </w:div>
        <w:div w:id="359748051">
          <w:marLeft w:val="0"/>
          <w:marRight w:val="0"/>
          <w:marTop w:val="0"/>
          <w:marBottom w:val="0"/>
          <w:divBdr>
            <w:top w:val="none" w:sz="0" w:space="0" w:color="auto"/>
            <w:left w:val="none" w:sz="0" w:space="0" w:color="auto"/>
            <w:bottom w:val="none" w:sz="0" w:space="0" w:color="auto"/>
            <w:right w:val="none" w:sz="0" w:space="0" w:color="auto"/>
          </w:divBdr>
        </w:div>
        <w:div w:id="976571416">
          <w:marLeft w:val="0"/>
          <w:marRight w:val="0"/>
          <w:marTop w:val="0"/>
          <w:marBottom w:val="0"/>
          <w:divBdr>
            <w:top w:val="none" w:sz="0" w:space="0" w:color="auto"/>
            <w:left w:val="none" w:sz="0" w:space="0" w:color="auto"/>
            <w:bottom w:val="none" w:sz="0" w:space="0" w:color="auto"/>
            <w:right w:val="none" w:sz="0" w:space="0" w:color="auto"/>
          </w:divBdr>
        </w:div>
        <w:div w:id="1681353082">
          <w:marLeft w:val="0"/>
          <w:marRight w:val="0"/>
          <w:marTop w:val="0"/>
          <w:marBottom w:val="0"/>
          <w:divBdr>
            <w:top w:val="none" w:sz="0" w:space="0" w:color="auto"/>
            <w:left w:val="none" w:sz="0" w:space="0" w:color="auto"/>
            <w:bottom w:val="none" w:sz="0" w:space="0" w:color="auto"/>
            <w:right w:val="none" w:sz="0" w:space="0" w:color="auto"/>
          </w:divBdr>
        </w:div>
        <w:div w:id="564418733">
          <w:marLeft w:val="0"/>
          <w:marRight w:val="0"/>
          <w:marTop w:val="0"/>
          <w:marBottom w:val="0"/>
          <w:divBdr>
            <w:top w:val="none" w:sz="0" w:space="0" w:color="auto"/>
            <w:left w:val="none" w:sz="0" w:space="0" w:color="auto"/>
            <w:bottom w:val="none" w:sz="0" w:space="0" w:color="auto"/>
            <w:right w:val="none" w:sz="0" w:space="0" w:color="auto"/>
          </w:divBdr>
        </w:div>
        <w:div w:id="318391594">
          <w:marLeft w:val="0"/>
          <w:marRight w:val="0"/>
          <w:marTop w:val="0"/>
          <w:marBottom w:val="0"/>
          <w:divBdr>
            <w:top w:val="none" w:sz="0" w:space="0" w:color="auto"/>
            <w:left w:val="none" w:sz="0" w:space="0" w:color="auto"/>
            <w:bottom w:val="none" w:sz="0" w:space="0" w:color="auto"/>
            <w:right w:val="none" w:sz="0" w:space="0" w:color="auto"/>
          </w:divBdr>
        </w:div>
        <w:div w:id="2078161726">
          <w:marLeft w:val="0"/>
          <w:marRight w:val="0"/>
          <w:marTop w:val="0"/>
          <w:marBottom w:val="0"/>
          <w:divBdr>
            <w:top w:val="none" w:sz="0" w:space="0" w:color="auto"/>
            <w:left w:val="none" w:sz="0" w:space="0" w:color="auto"/>
            <w:bottom w:val="none" w:sz="0" w:space="0" w:color="auto"/>
            <w:right w:val="none" w:sz="0" w:space="0" w:color="auto"/>
          </w:divBdr>
        </w:div>
        <w:div w:id="1577982436">
          <w:marLeft w:val="0"/>
          <w:marRight w:val="0"/>
          <w:marTop w:val="0"/>
          <w:marBottom w:val="0"/>
          <w:divBdr>
            <w:top w:val="none" w:sz="0" w:space="0" w:color="auto"/>
            <w:left w:val="none" w:sz="0" w:space="0" w:color="auto"/>
            <w:bottom w:val="none" w:sz="0" w:space="0" w:color="auto"/>
            <w:right w:val="none" w:sz="0" w:space="0" w:color="auto"/>
          </w:divBdr>
        </w:div>
        <w:div w:id="1044524425">
          <w:marLeft w:val="0"/>
          <w:marRight w:val="0"/>
          <w:marTop w:val="0"/>
          <w:marBottom w:val="0"/>
          <w:divBdr>
            <w:top w:val="none" w:sz="0" w:space="0" w:color="auto"/>
            <w:left w:val="none" w:sz="0" w:space="0" w:color="auto"/>
            <w:bottom w:val="none" w:sz="0" w:space="0" w:color="auto"/>
            <w:right w:val="none" w:sz="0" w:space="0" w:color="auto"/>
          </w:divBdr>
        </w:div>
        <w:div w:id="1696417937">
          <w:marLeft w:val="0"/>
          <w:marRight w:val="0"/>
          <w:marTop w:val="0"/>
          <w:marBottom w:val="0"/>
          <w:divBdr>
            <w:top w:val="none" w:sz="0" w:space="0" w:color="auto"/>
            <w:left w:val="none" w:sz="0" w:space="0" w:color="auto"/>
            <w:bottom w:val="none" w:sz="0" w:space="0" w:color="auto"/>
            <w:right w:val="none" w:sz="0" w:space="0" w:color="auto"/>
          </w:divBdr>
        </w:div>
        <w:div w:id="93674656">
          <w:marLeft w:val="0"/>
          <w:marRight w:val="0"/>
          <w:marTop w:val="0"/>
          <w:marBottom w:val="0"/>
          <w:divBdr>
            <w:top w:val="none" w:sz="0" w:space="0" w:color="auto"/>
            <w:left w:val="none" w:sz="0" w:space="0" w:color="auto"/>
            <w:bottom w:val="none" w:sz="0" w:space="0" w:color="auto"/>
            <w:right w:val="none" w:sz="0" w:space="0" w:color="auto"/>
          </w:divBdr>
        </w:div>
        <w:div w:id="88308342">
          <w:marLeft w:val="0"/>
          <w:marRight w:val="0"/>
          <w:marTop w:val="0"/>
          <w:marBottom w:val="0"/>
          <w:divBdr>
            <w:top w:val="none" w:sz="0" w:space="0" w:color="auto"/>
            <w:left w:val="none" w:sz="0" w:space="0" w:color="auto"/>
            <w:bottom w:val="none" w:sz="0" w:space="0" w:color="auto"/>
            <w:right w:val="none" w:sz="0" w:space="0" w:color="auto"/>
          </w:divBdr>
        </w:div>
        <w:div w:id="814957859">
          <w:marLeft w:val="0"/>
          <w:marRight w:val="0"/>
          <w:marTop w:val="0"/>
          <w:marBottom w:val="0"/>
          <w:divBdr>
            <w:top w:val="none" w:sz="0" w:space="0" w:color="auto"/>
            <w:left w:val="none" w:sz="0" w:space="0" w:color="auto"/>
            <w:bottom w:val="none" w:sz="0" w:space="0" w:color="auto"/>
            <w:right w:val="none" w:sz="0" w:space="0" w:color="auto"/>
          </w:divBdr>
        </w:div>
        <w:div w:id="2125539247">
          <w:marLeft w:val="0"/>
          <w:marRight w:val="0"/>
          <w:marTop w:val="0"/>
          <w:marBottom w:val="0"/>
          <w:divBdr>
            <w:top w:val="none" w:sz="0" w:space="0" w:color="auto"/>
            <w:left w:val="none" w:sz="0" w:space="0" w:color="auto"/>
            <w:bottom w:val="none" w:sz="0" w:space="0" w:color="auto"/>
            <w:right w:val="none" w:sz="0" w:space="0" w:color="auto"/>
          </w:divBdr>
        </w:div>
        <w:div w:id="2006930005">
          <w:marLeft w:val="0"/>
          <w:marRight w:val="0"/>
          <w:marTop w:val="0"/>
          <w:marBottom w:val="0"/>
          <w:divBdr>
            <w:top w:val="none" w:sz="0" w:space="0" w:color="auto"/>
            <w:left w:val="none" w:sz="0" w:space="0" w:color="auto"/>
            <w:bottom w:val="none" w:sz="0" w:space="0" w:color="auto"/>
            <w:right w:val="none" w:sz="0" w:space="0" w:color="auto"/>
          </w:divBdr>
        </w:div>
        <w:div w:id="797185965">
          <w:marLeft w:val="0"/>
          <w:marRight w:val="0"/>
          <w:marTop w:val="0"/>
          <w:marBottom w:val="0"/>
          <w:divBdr>
            <w:top w:val="none" w:sz="0" w:space="0" w:color="auto"/>
            <w:left w:val="none" w:sz="0" w:space="0" w:color="auto"/>
            <w:bottom w:val="none" w:sz="0" w:space="0" w:color="auto"/>
            <w:right w:val="none" w:sz="0" w:space="0" w:color="auto"/>
          </w:divBdr>
        </w:div>
        <w:div w:id="1392925920">
          <w:marLeft w:val="0"/>
          <w:marRight w:val="0"/>
          <w:marTop w:val="0"/>
          <w:marBottom w:val="0"/>
          <w:divBdr>
            <w:top w:val="none" w:sz="0" w:space="0" w:color="auto"/>
            <w:left w:val="none" w:sz="0" w:space="0" w:color="auto"/>
            <w:bottom w:val="none" w:sz="0" w:space="0" w:color="auto"/>
            <w:right w:val="none" w:sz="0" w:space="0" w:color="auto"/>
          </w:divBdr>
        </w:div>
        <w:div w:id="370763187">
          <w:marLeft w:val="0"/>
          <w:marRight w:val="0"/>
          <w:marTop w:val="0"/>
          <w:marBottom w:val="0"/>
          <w:divBdr>
            <w:top w:val="none" w:sz="0" w:space="0" w:color="auto"/>
            <w:left w:val="none" w:sz="0" w:space="0" w:color="auto"/>
            <w:bottom w:val="none" w:sz="0" w:space="0" w:color="auto"/>
            <w:right w:val="none" w:sz="0" w:space="0" w:color="auto"/>
          </w:divBdr>
        </w:div>
        <w:div w:id="969089546">
          <w:marLeft w:val="0"/>
          <w:marRight w:val="0"/>
          <w:marTop w:val="0"/>
          <w:marBottom w:val="0"/>
          <w:divBdr>
            <w:top w:val="none" w:sz="0" w:space="0" w:color="auto"/>
            <w:left w:val="none" w:sz="0" w:space="0" w:color="auto"/>
            <w:bottom w:val="none" w:sz="0" w:space="0" w:color="auto"/>
            <w:right w:val="none" w:sz="0" w:space="0" w:color="auto"/>
          </w:divBdr>
        </w:div>
      </w:divsChild>
    </w:div>
    <w:div w:id="1930700841">
      <w:bodyDiv w:val="1"/>
      <w:marLeft w:val="0"/>
      <w:marRight w:val="0"/>
      <w:marTop w:val="0"/>
      <w:marBottom w:val="0"/>
      <w:divBdr>
        <w:top w:val="none" w:sz="0" w:space="0" w:color="auto"/>
        <w:left w:val="none" w:sz="0" w:space="0" w:color="auto"/>
        <w:bottom w:val="none" w:sz="0" w:space="0" w:color="auto"/>
        <w:right w:val="none" w:sz="0" w:space="0" w:color="auto"/>
      </w:divBdr>
    </w:div>
    <w:div w:id="1930770659">
      <w:bodyDiv w:val="1"/>
      <w:marLeft w:val="0"/>
      <w:marRight w:val="0"/>
      <w:marTop w:val="0"/>
      <w:marBottom w:val="0"/>
      <w:divBdr>
        <w:top w:val="none" w:sz="0" w:space="0" w:color="auto"/>
        <w:left w:val="none" w:sz="0" w:space="0" w:color="auto"/>
        <w:bottom w:val="none" w:sz="0" w:space="0" w:color="auto"/>
        <w:right w:val="none" w:sz="0" w:space="0" w:color="auto"/>
      </w:divBdr>
    </w:div>
    <w:div w:id="1930889416">
      <w:bodyDiv w:val="1"/>
      <w:marLeft w:val="0"/>
      <w:marRight w:val="0"/>
      <w:marTop w:val="0"/>
      <w:marBottom w:val="0"/>
      <w:divBdr>
        <w:top w:val="none" w:sz="0" w:space="0" w:color="auto"/>
        <w:left w:val="none" w:sz="0" w:space="0" w:color="auto"/>
        <w:bottom w:val="none" w:sz="0" w:space="0" w:color="auto"/>
        <w:right w:val="none" w:sz="0" w:space="0" w:color="auto"/>
      </w:divBdr>
    </w:div>
    <w:div w:id="1931766274">
      <w:bodyDiv w:val="1"/>
      <w:marLeft w:val="0"/>
      <w:marRight w:val="0"/>
      <w:marTop w:val="0"/>
      <w:marBottom w:val="0"/>
      <w:divBdr>
        <w:top w:val="none" w:sz="0" w:space="0" w:color="auto"/>
        <w:left w:val="none" w:sz="0" w:space="0" w:color="auto"/>
        <w:bottom w:val="none" w:sz="0" w:space="0" w:color="auto"/>
        <w:right w:val="none" w:sz="0" w:space="0" w:color="auto"/>
      </w:divBdr>
    </w:div>
    <w:div w:id="1932541627">
      <w:bodyDiv w:val="1"/>
      <w:marLeft w:val="0"/>
      <w:marRight w:val="0"/>
      <w:marTop w:val="0"/>
      <w:marBottom w:val="0"/>
      <w:divBdr>
        <w:top w:val="none" w:sz="0" w:space="0" w:color="auto"/>
        <w:left w:val="none" w:sz="0" w:space="0" w:color="auto"/>
        <w:bottom w:val="none" w:sz="0" w:space="0" w:color="auto"/>
        <w:right w:val="none" w:sz="0" w:space="0" w:color="auto"/>
      </w:divBdr>
      <w:divsChild>
        <w:div w:id="809635517">
          <w:marLeft w:val="480"/>
          <w:marRight w:val="0"/>
          <w:marTop w:val="0"/>
          <w:marBottom w:val="0"/>
          <w:divBdr>
            <w:top w:val="none" w:sz="0" w:space="0" w:color="auto"/>
            <w:left w:val="none" w:sz="0" w:space="0" w:color="auto"/>
            <w:bottom w:val="none" w:sz="0" w:space="0" w:color="auto"/>
            <w:right w:val="none" w:sz="0" w:space="0" w:color="auto"/>
          </w:divBdr>
        </w:div>
        <w:div w:id="1735733318">
          <w:marLeft w:val="480"/>
          <w:marRight w:val="0"/>
          <w:marTop w:val="0"/>
          <w:marBottom w:val="0"/>
          <w:divBdr>
            <w:top w:val="none" w:sz="0" w:space="0" w:color="auto"/>
            <w:left w:val="none" w:sz="0" w:space="0" w:color="auto"/>
            <w:bottom w:val="none" w:sz="0" w:space="0" w:color="auto"/>
            <w:right w:val="none" w:sz="0" w:space="0" w:color="auto"/>
          </w:divBdr>
        </w:div>
        <w:div w:id="122963478">
          <w:marLeft w:val="480"/>
          <w:marRight w:val="0"/>
          <w:marTop w:val="0"/>
          <w:marBottom w:val="0"/>
          <w:divBdr>
            <w:top w:val="none" w:sz="0" w:space="0" w:color="auto"/>
            <w:left w:val="none" w:sz="0" w:space="0" w:color="auto"/>
            <w:bottom w:val="none" w:sz="0" w:space="0" w:color="auto"/>
            <w:right w:val="none" w:sz="0" w:space="0" w:color="auto"/>
          </w:divBdr>
        </w:div>
        <w:div w:id="1332291228">
          <w:marLeft w:val="480"/>
          <w:marRight w:val="0"/>
          <w:marTop w:val="0"/>
          <w:marBottom w:val="0"/>
          <w:divBdr>
            <w:top w:val="none" w:sz="0" w:space="0" w:color="auto"/>
            <w:left w:val="none" w:sz="0" w:space="0" w:color="auto"/>
            <w:bottom w:val="none" w:sz="0" w:space="0" w:color="auto"/>
            <w:right w:val="none" w:sz="0" w:space="0" w:color="auto"/>
          </w:divBdr>
        </w:div>
        <w:div w:id="895622997">
          <w:marLeft w:val="480"/>
          <w:marRight w:val="0"/>
          <w:marTop w:val="0"/>
          <w:marBottom w:val="0"/>
          <w:divBdr>
            <w:top w:val="none" w:sz="0" w:space="0" w:color="auto"/>
            <w:left w:val="none" w:sz="0" w:space="0" w:color="auto"/>
            <w:bottom w:val="none" w:sz="0" w:space="0" w:color="auto"/>
            <w:right w:val="none" w:sz="0" w:space="0" w:color="auto"/>
          </w:divBdr>
        </w:div>
        <w:div w:id="442190575">
          <w:marLeft w:val="480"/>
          <w:marRight w:val="0"/>
          <w:marTop w:val="0"/>
          <w:marBottom w:val="0"/>
          <w:divBdr>
            <w:top w:val="none" w:sz="0" w:space="0" w:color="auto"/>
            <w:left w:val="none" w:sz="0" w:space="0" w:color="auto"/>
            <w:bottom w:val="none" w:sz="0" w:space="0" w:color="auto"/>
            <w:right w:val="none" w:sz="0" w:space="0" w:color="auto"/>
          </w:divBdr>
        </w:div>
        <w:div w:id="1227567096">
          <w:marLeft w:val="480"/>
          <w:marRight w:val="0"/>
          <w:marTop w:val="0"/>
          <w:marBottom w:val="0"/>
          <w:divBdr>
            <w:top w:val="none" w:sz="0" w:space="0" w:color="auto"/>
            <w:left w:val="none" w:sz="0" w:space="0" w:color="auto"/>
            <w:bottom w:val="none" w:sz="0" w:space="0" w:color="auto"/>
            <w:right w:val="none" w:sz="0" w:space="0" w:color="auto"/>
          </w:divBdr>
        </w:div>
        <w:div w:id="1204749390">
          <w:marLeft w:val="480"/>
          <w:marRight w:val="0"/>
          <w:marTop w:val="0"/>
          <w:marBottom w:val="0"/>
          <w:divBdr>
            <w:top w:val="none" w:sz="0" w:space="0" w:color="auto"/>
            <w:left w:val="none" w:sz="0" w:space="0" w:color="auto"/>
            <w:bottom w:val="none" w:sz="0" w:space="0" w:color="auto"/>
            <w:right w:val="none" w:sz="0" w:space="0" w:color="auto"/>
          </w:divBdr>
        </w:div>
        <w:div w:id="965625418">
          <w:marLeft w:val="480"/>
          <w:marRight w:val="0"/>
          <w:marTop w:val="0"/>
          <w:marBottom w:val="0"/>
          <w:divBdr>
            <w:top w:val="none" w:sz="0" w:space="0" w:color="auto"/>
            <w:left w:val="none" w:sz="0" w:space="0" w:color="auto"/>
            <w:bottom w:val="none" w:sz="0" w:space="0" w:color="auto"/>
            <w:right w:val="none" w:sz="0" w:space="0" w:color="auto"/>
          </w:divBdr>
        </w:div>
        <w:div w:id="809174692">
          <w:marLeft w:val="480"/>
          <w:marRight w:val="0"/>
          <w:marTop w:val="0"/>
          <w:marBottom w:val="0"/>
          <w:divBdr>
            <w:top w:val="none" w:sz="0" w:space="0" w:color="auto"/>
            <w:left w:val="none" w:sz="0" w:space="0" w:color="auto"/>
            <w:bottom w:val="none" w:sz="0" w:space="0" w:color="auto"/>
            <w:right w:val="none" w:sz="0" w:space="0" w:color="auto"/>
          </w:divBdr>
        </w:div>
        <w:div w:id="1479152408">
          <w:marLeft w:val="480"/>
          <w:marRight w:val="0"/>
          <w:marTop w:val="0"/>
          <w:marBottom w:val="0"/>
          <w:divBdr>
            <w:top w:val="none" w:sz="0" w:space="0" w:color="auto"/>
            <w:left w:val="none" w:sz="0" w:space="0" w:color="auto"/>
            <w:bottom w:val="none" w:sz="0" w:space="0" w:color="auto"/>
            <w:right w:val="none" w:sz="0" w:space="0" w:color="auto"/>
          </w:divBdr>
        </w:div>
        <w:div w:id="160001314">
          <w:marLeft w:val="480"/>
          <w:marRight w:val="0"/>
          <w:marTop w:val="0"/>
          <w:marBottom w:val="0"/>
          <w:divBdr>
            <w:top w:val="none" w:sz="0" w:space="0" w:color="auto"/>
            <w:left w:val="none" w:sz="0" w:space="0" w:color="auto"/>
            <w:bottom w:val="none" w:sz="0" w:space="0" w:color="auto"/>
            <w:right w:val="none" w:sz="0" w:space="0" w:color="auto"/>
          </w:divBdr>
        </w:div>
        <w:div w:id="1742017525">
          <w:marLeft w:val="480"/>
          <w:marRight w:val="0"/>
          <w:marTop w:val="0"/>
          <w:marBottom w:val="0"/>
          <w:divBdr>
            <w:top w:val="none" w:sz="0" w:space="0" w:color="auto"/>
            <w:left w:val="none" w:sz="0" w:space="0" w:color="auto"/>
            <w:bottom w:val="none" w:sz="0" w:space="0" w:color="auto"/>
            <w:right w:val="none" w:sz="0" w:space="0" w:color="auto"/>
          </w:divBdr>
        </w:div>
        <w:div w:id="1034843950">
          <w:marLeft w:val="480"/>
          <w:marRight w:val="0"/>
          <w:marTop w:val="0"/>
          <w:marBottom w:val="0"/>
          <w:divBdr>
            <w:top w:val="none" w:sz="0" w:space="0" w:color="auto"/>
            <w:left w:val="none" w:sz="0" w:space="0" w:color="auto"/>
            <w:bottom w:val="none" w:sz="0" w:space="0" w:color="auto"/>
            <w:right w:val="none" w:sz="0" w:space="0" w:color="auto"/>
          </w:divBdr>
        </w:div>
        <w:div w:id="1451321272">
          <w:marLeft w:val="480"/>
          <w:marRight w:val="0"/>
          <w:marTop w:val="0"/>
          <w:marBottom w:val="0"/>
          <w:divBdr>
            <w:top w:val="none" w:sz="0" w:space="0" w:color="auto"/>
            <w:left w:val="none" w:sz="0" w:space="0" w:color="auto"/>
            <w:bottom w:val="none" w:sz="0" w:space="0" w:color="auto"/>
            <w:right w:val="none" w:sz="0" w:space="0" w:color="auto"/>
          </w:divBdr>
        </w:div>
        <w:div w:id="332995690">
          <w:marLeft w:val="480"/>
          <w:marRight w:val="0"/>
          <w:marTop w:val="0"/>
          <w:marBottom w:val="0"/>
          <w:divBdr>
            <w:top w:val="none" w:sz="0" w:space="0" w:color="auto"/>
            <w:left w:val="none" w:sz="0" w:space="0" w:color="auto"/>
            <w:bottom w:val="none" w:sz="0" w:space="0" w:color="auto"/>
            <w:right w:val="none" w:sz="0" w:space="0" w:color="auto"/>
          </w:divBdr>
        </w:div>
        <w:div w:id="217866114">
          <w:marLeft w:val="480"/>
          <w:marRight w:val="0"/>
          <w:marTop w:val="0"/>
          <w:marBottom w:val="0"/>
          <w:divBdr>
            <w:top w:val="none" w:sz="0" w:space="0" w:color="auto"/>
            <w:left w:val="none" w:sz="0" w:space="0" w:color="auto"/>
            <w:bottom w:val="none" w:sz="0" w:space="0" w:color="auto"/>
            <w:right w:val="none" w:sz="0" w:space="0" w:color="auto"/>
          </w:divBdr>
        </w:div>
        <w:div w:id="413160787">
          <w:marLeft w:val="480"/>
          <w:marRight w:val="0"/>
          <w:marTop w:val="0"/>
          <w:marBottom w:val="0"/>
          <w:divBdr>
            <w:top w:val="none" w:sz="0" w:space="0" w:color="auto"/>
            <w:left w:val="none" w:sz="0" w:space="0" w:color="auto"/>
            <w:bottom w:val="none" w:sz="0" w:space="0" w:color="auto"/>
            <w:right w:val="none" w:sz="0" w:space="0" w:color="auto"/>
          </w:divBdr>
        </w:div>
        <w:div w:id="62025031">
          <w:marLeft w:val="480"/>
          <w:marRight w:val="0"/>
          <w:marTop w:val="0"/>
          <w:marBottom w:val="0"/>
          <w:divBdr>
            <w:top w:val="none" w:sz="0" w:space="0" w:color="auto"/>
            <w:left w:val="none" w:sz="0" w:space="0" w:color="auto"/>
            <w:bottom w:val="none" w:sz="0" w:space="0" w:color="auto"/>
            <w:right w:val="none" w:sz="0" w:space="0" w:color="auto"/>
          </w:divBdr>
        </w:div>
        <w:div w:id="1922173084">
          <w:marLeft w:val="480"/>
          <w:marRight w:val="0"/>
          <w:marTop w:val="0"/>
          <w:marBottom w:val="0"/>
          <w:divBdr>
            <w:top w:val="none" w:sz="0" w:space="0" w:color="auto"/>
            <w:left w:val="none" w:sz="0" w:space="0" w:color="auto"/>
            <w:bottom w:val="none" w:sz="0" w:space="0" w:color="auto"/>
            <w:right w:val="none" w:sz="0" w:space="0" w:color="auto"/>
          </w:divBdr>
        </w:div>
        <w:div w:id="1303273522">
          <w:marLeft w:val="480"/>
          <w:marRight w:val="0"/>
          <w:marTop w:val="0"/>
          <w:marBottom w:val="0"/>
          <w:divBdr>
            <w:top w:val="none" w:sz="0" w:space="0" w:color="auto"/>
            <w:left w:val="none" w:sz="0" w:space="0" w:color="auto"/>
            <w:bottom w:val="none" w:sz="0" w:space="0" w:color="auto"/>
            <w:right w:val="none" w:sz="0" w:space="0" w:color="auto"/>
          </w:divBdr>
        </w:div>
      </w:divsChild>
    </w:div>
    <w:div w:id="1932542854">
      <w:bodyDiv w:val="1"/>
      <w:marLeft w:val="0"/>
      <w:marRight w:val="0"/>
      <w:marTop w:val="0"/>
      <w:marBottom w:val="0"/>
      <w:divBdr>
        <w:top w:val="none" w:sz="0" w:space="0" w:color="auto"/>
        <w:left w:val="none" w:sz="0" w:space="0" w:color="auto"/>
        <w:bottom w:val="none" w:sz="0" w:space="0" w:color="auto"/>
        <w:right w:val="none" w:sz="0" w:space="0" w:color="auto"/>
      </w:divBdr>
    </w:div>
    <w:div w:id="1932548996">
      <w:bodyDiv w:val="1"/>
      <w:marLeft w:val="0"/>
      <w:marRight w:val="0"/>
      <w:marTop w:val="0"/>
      <w:marBottom w:val="0"/>
      <w:divBdr>
        <w:top w:val="none" w:sz="0" w:space="0" w:color="auto"/>
        <w:left w:val="none" w:sz="0" w:space="0" w:color="auto"/>
        <w:bottom w:val="none" w:sz="0" w:space="0" w:color="auto"/>
        <w:right w:val="none" w:sz="0" w:space="0" w:color="auto"/>
      </w:divBdr>
    </w:div>
    <w:div w:id="1933125630">
      <w:bodyDiv w:val="1"/>
      <w:marLeft w:val="0"/>
      <w:marRight w:val="0"/>
      <w:marTop w:val="0"/>
      <w:marBottom w:val="0"/>
      <w:divBdr>
        <w:top w:val="none" w:sz="0" w:space="0" w:color="auto"/>
        <w:left w:val="none" w:sz="0" w:space="0" w:color="auto"/>
        <w:bottom w:val="none" w:sz="0" w:space="0" w:color="auto"/>
        <w:right w:val="none" w:sz="0" w:space="0" w:color="auto"/>
      </w:divBdr>
    </w:div>
    <w:div w:id="1933317327">
      <w:bodyDiv w:val="1"/>
      <w:marLeft w:val="0"/>
      <w:marRight w:val="0"/>
      <w:marTop w:val="0"/>
      <w:marBottom w:val="0"/>
      <w:divBdr>
        <w:top w:val="none" w:sz="0" w:space="0" w:color="auto"/>
        <w:left w:val="none" w:sz="0" w:space="0" w:color="auto"/>
        <w:bottom w:val="none" w:sz="0" w:space="0" w:color="auto"/>
        <w:right w:val="none" w:sz="0" w:space="0" w:color="auto"/>
      </w:divBdr>
      <w:divsChild>
        <w:div w:id="894659564">
          <w:marLeft w:val="0"/>
          <w:marRight w:val="0"/>
          <w:marTop w:val="0"/>
          <w:marBottom w:val="0"/>
          <w:divBdr>
            <w:top w:val="none" w:sz="0" w:space="0" w:color="auto"/>
            <w:left w:val="none" w:sz="0" w:space="0" w:color="auto"/>
            <w:bottom w:val="none" w:sz="0" w:space="0" w:color="auto"/>
            <w:right w:val="none" w:sz="0" w:space="0" w:color="auto"/>
          </w:divBdr>
        </w:div>
        <w:div w:id="1720399558">
          <w:marLeft w:val="0"/>
          <w:marRight w:val="0"/>
          <w:marTop w:val="0"/>
          <w:marBottom w:val="0"/>
          <w:divBdr>
            <w:top w:val="none" w:sz="0" w:space="0" w:color="auto"/>
            <w:left w:val="none" w:sz="0" w:space="0" w:color="auto"/>
            <w:bottom w:val="none" w:sz="0" w:space="0" w:color="auto"/>
            <w:right w:val="none" w:sz="0" w:space="0" w:color="auto"/>
          </w:divBdr>
        </w:div>
        <w:div w:id="1680112932">
          <w:marLeft w:val="0"/>
          <w:marRight w:val="0"/>
          <w:marTop w:val="0"/>
          <w:marBottom w:val="0"/>
          <w:divBdr>
            <w:top w:val="none" w:sz="0" w:space="0" w:color="auto"/>
            <w:left w:val="none" w:sz="0" w:space="0" w:color="auto"/>
            <w:bottom w:val="none" w:sz="0" w:space="0" w:color="auto"/>
            <w:right w:val="none" w:sz="0" w:space="0" w:color="auto"/>
          </w:divBdr>
        </w:div>
        <w:div w:id="87191301">
          <w:marLeft w:val="0"/>
          <w:marRight w:val="0"/>
          <w:marTop w:val="0"/>
          <w:marBottom w:val="0"/>
          <w:divBdr>
            <w:top w:val="none" w:sz="0" w:space="0" w:color="auto"/>
            <w:left w:val="none" w:sz="0" w:space="0" w:color="auto"/>
            <w:bottom w:val="none" w:sz="0" w:space="0" w:color="auto"/>
            <w:right w:val="none" w:sz="0" w:space="0" w:color="auto"/>
          </w:divBdr>
        </w:div>
        <w:div w:id="1249535496">
          <w:marLeft w:val="0"/>
          <w:marRight w:val="0"/>
          <w:marTop w:val="0"/>
          <w:marBottom w:val="0"/>
          <w:divBdr>
            <w:top w:val="none" w:sz="0" w:space="0" w:color="auto"/>
            <w:left w:val="none" w:sz="0" w:space="0" w:color="auto"/>
            <w:bottom w:val="none" w:sz="0" w:space="0" w:color="auto"/>
            <w:right w:val="none" w:sz="0" w:space="0" w:color="auto"/>
          </w:divBdr>
        </w:div>
        <w:div w:id="1593781891">
          <w:marLeft w:val="0"/>
          <w:marRight w:val="0"/>
          <w:marTop w:val="0"/>
          <w:marBottom w:val="0"/>
          <w:divBdr>
            <w:top w:val="none" w:sz="0" w:space="0" w:color="auto"/>
            <w:left w:val="none" w:sz="0" w:space="0" w:color="auto"/>
            <w:bottom w:val="none" w:sz="0" w:space="0" w:color="auto"/>
            <w:right w:val="none" w:sz="0" w:space="0" w:color="auto"/>
          </w:divBdr>
        </w:div>
        <w:div w:id="1889143190">
          <w:marLeft w:val="0"/>
          <w:marRight w:val="0"/>
          <w:marTop w:val="0"/>
          <w:marBottom w:val="0"/>
          <w:divBdr>
            <w:top w:val="none" w:sz="0" w:space="0" w:color="auto"/>
            <w:left w:val="none" w:sz="0" w:space="0" w:color="auto"/>
            <w:bottom w:val="none" w:sz="0" w:space="0" w:color="auto"/>
            <w:right w:val="none" w:sz="0" w:space="0" w:color="auto"/>
          </w:divBdr>
        </w:div>
        <w:div w:id="1545561710">
          <w:marLeft w:val="0"/>
          <w:marRight w:val="0"/>
          <w:marTop w:val="0"/>
          <w:marBottom w:val="0"/>
          <w:divBdr>
            <w:top w:val="none" w:sz="0" w:space="0" w:color="auto"/>
            <w:left w:val="none" w:sz="0" w:space="0" w:color="auto"/>
            <w:bottom w:val="none" w:sz="0" w:space="0" w:color="auto"/>
            <w:right w:val="none" w:sz="0" w:space="0" w:color="auto"/>
          </w:divBdr>
        </w:div>
        <w:div w:id="1068840917">
          <w:marLeft w:val="0"/>
          <w:marRight w:val="0"/>
          <w:marTop w:val="0"/>
          <w:marBottom w:val="0"/>
          <w:divBdr>
            <w:top w:val="none" w:sz="0" w:space="0" w:color="auto"/>
            <w:left w:val="none" w:sz="0" w:space="0" w:color="auto"/>
            <w:bottom w:val="none" w:sz="0" w:space="0" w:color="auto"/>
            <w:right w:val="none" w:sz="0" w:space="0" w:color="auto"/>
          </w:divBdr>
        </w:div>
        <w:div w:id="2004041005">
          <w:marLeft w:val="0"/>
          <w:marRight w:val="0"/>
          <w:marTop w:val="0"/>
          <w:marBottom w:val="0"/>
          <w:divBdr>
            <w:top w:val="none" w:sz="0" w:space="0" w:color="auto"/>
            <w:left w:val="none" w:sz="0" w:space="0" w:color="auto"/>
            <w:bottom w:val="none" w:sz="0" w:space="0" w:color="auto"/>
            <w:right w:val="none" w:sz="0" w:space="0" w:color="auto"/>
          </w:divBdr>
        </w:div>
        <w:div w:id="92165790">
          <w:marLeft w:val="0"/>
          <w:marRight w:val="0"/>
          <w:marTop w:val="0"/>
          <w:marBottom w:val="0"/>
          <w:divBdr>
            <w:top w:val="none" w:sz="0" w:space="0" w:color="auto"/>
            <w:left w:val="none" w:sz="0" w:space="0" w:color="auto"/>
            <w:bottom w:val="none" w:sz="0" w:space="0" w:color="auto"/>
            <w:right w:val="none" w:sz="0" w:space="0" w:color="auto"/>
          </w:divBdr>
        </w:div>
        <w:div w:id="255557004">
          <w:marLeft w:val="0"/>
          <w:marRight w:val="0"/>
          <w:marTop w:val="0"/>
          <w:marBottom w:val="0"/>
          <w:divBdr>
            <w:top w:val="none" w:sz="0" w:space="0" w:color="auto"/>
            <w:left w:val="none" w:sz="0" w:space="0" w:color="auto"/>
            <w:bottom w:val="none" w:sz="0" w:space="0" w:color="auto"/>
            <w:right w:val="none" w:sz="0" w:space="0" w:color="auto"/>
          </w:divBdr>
        </w:div>
        <w:div w:id="137961101">
          <w:marLeft w:val="0"/>
          <w:marRight w:val="0"/>
          <w:marTop w:val="0"/>
          <w:marBottom w:val="0"/>
          <w:divBdr>
            <w:top w:val="none" w:sz="0" w:space="0" w:color="auto"/>
            <w:left w:val="none" w:sz="0" w:space="0" w:color="auto"/>
            <w:bottom w:val="none" w:sz="0" w:space="0" w:color="auto"/>
            <w:right w:val="none" w:sz="0" w:space="0" w:color="auto"/>
          </w:divBdr>
        </w:div>
        <w:div w:id="307824116">
          <w:marLeft w:val="0"/>
          <w:marRight w:val="0"/>
          <w:marTop w:val="0"/>
          <w:marBottom w:val="0"/>
          <w:divBdr>
            <w:top w:val="none" w:sz="0" w:space="0" w:color="auto"/>
            <w:left w:val="none" w:sz="0" w:space="0" w:color="auto"/>
            <w:bottom w:val="none" w:sz="0" w:space="0" w:color="auto"/>
            <w:right w:val="none" w:sz="0" w:space="0" w:color="auto"/>
          </w:divBdr>
        </w:div>
        <w:div w:id="1863590975">
          <w:marLeft w:val="0"/>
          <w:marRight w:val="0"/>
          <w:marTop w:val="0"/>
          <w:marBottom w:val="0"/>
          <w:divBdr>
            <w:top w:val="none" w:sz="0" w:space="0" w:color="auto"/>
            <w:left w:val="none" w:sz="0" w:space="0" w:color="auto"/>
            <w:bottom w:val="none" w:sz="0" w:space="0" w:color="auto"/>
            <w:right w:val="none" w:sz="0" w:space="0" w:color="auto"/>
          </w:divBdr>
        </w:div>
        <w:div w:id="284970703">
          <w:marLeft w:val="0"/>
          <w:marRight w:val="0"/>
          <w:marTop w:val="0"/>
          <w:marBottom w:val="0"/>
          <w:divBdr>
            <w:top w:val="none" w:sz="0" w:space="0" w:color="auto"/>
            <w:left w:val="none" w:sz="0" w:space="0" w:color="auto"/>
            <w:bottom w:val="none" w:sz="0" w:space="0" w:color="auto"/>
            <w:right w:val="none" w:sz="0" w:space="0" w:color="auto"/>
          </w:divBdr>
        </w:div>
        <w:div w:id="12609736">
          <w:marLeft w:val="0"/>
          <w:marRight w:val="0"/>
          <w:marTop w:val="0"/>
          <w:marBottom w:val="0"/>
          <w:divBdr>
            <w:top w:val="none" w:sz="0" w:space="0" w:color="auto"/>
            <w:left w:val="none" w:sz="0" w:space="0" w:color="auto"/>
            <w:bottom w:val="none" w:sz="0" w:space="0" w:color="auto"/>
            <w:right w:val="none" w:sz="0" w:space="0" w:color="auto"/>
          </w:divBdr>
        </w:div>
        <w:div w:id="1878548426">
          <w:marLeft w:val="0"/>
          <w:marRight w:val="0"/>
          <w:marTop w:val="0"/>
          <w:marBottom w:val="0"/>
          <w:divBdr>
            <w:top w:val="none" w:sz="0" w:space="0" w:color="auto"/>
            <w:left w:val="none" w:sz="0" w:space="0" w:color="auto"/>
            <w:bottom w:val="none" w:sz="0" w:space="0" w:color="auto"/>
            <w:right w:val="none" w:sz="0" w:space="0" w:color="auto"/>
          </w:divBdr>
        </w:div>
        <w:div w:id="1794640886">
          <w:marLeft w:val="0"/>
          <w:marRight w:val="0"/>
          <w:marTop w:val="0"/>
          <w:marBottom w:val="0"/>
          <w:divBdr>
            <w:top w:val="none" w:sz="0" w:space="0" w:color="auto"/>
            <w:left w:val="none" w:sz="0" w:space="0" w:color="auto"/>
            <w:bottom w:val="none" w:sz="0" w:space="0" w:color="auto"/>
            <w:right w:val="none" w:sz="0" w:space="0" w:color="auto"/>
          </w:divBdr>
        </w:div>
        <w:div w:id="1727877383">
          <w:marLeft w:val="0"/>
          <w:marRight w:val="0"/>
          <w:marTop w:val="0"/>
          <w:marBottom w:val="0"/>
          <w:divBdr>
            <w:top w:val="none" w:sz="0" w:space="0" w:color="auto"/>
            <w:left w:val="none" w:sz="0" w:space="0" w:color="auto"/>
            <w:bottom w:val="none" w:sz="0" w:space="0" w:color="auto"/>
            <w:right w:val="none" w:sz="0" w:space="0" w:color="auto"/>
          </w:divBdr>
        </w:div>
        <w:div w:id="575087536">
          <w:marLeft w:val="0"/>
          <w:marRight w:val="0"/>
          <w:marTop w:val="0"/>
          <w:marBottom w:val="0"/>
          <w:divBdr>
            <w:top w:val="none" w:sz="0" w:space="0" w:color="auto"/>
            <w:left w:val="none" w:sz="0" w:space="0" w:color="auto"/>
            <w:bottom w:val="none" w:sz="0" w:space="0" w:color="auto"/>
            <w:right w:val="none" w:sz="0" w:space="0" w:color="auto"/>
          </w:divBdr>
        </w:div>
        <w:div w:id="654189637">
          <w:marLeft w:val="0"/>
          <w:marRight w:val="0"/>
          <w:marTop w:val="0"/>
          <w:marBottom w:val="0"/>
          <w:divBdr>
            <w:top w:val="none" w:sz="0" w:space="0" w:color="auto"/>
            <w:left w:val="none" w:sz="0" w:space="0" w:color="auto"/>
            <w:bottom w:val="none" w:sz="0" w:space="0" w:color="auto"/>
            <w:right w:val="none" w:sz="0" w:space="0" w:color="auto"/>
          </w:divBdr>
        </w:div>
        <w:div w:id="10956986">
          <w:marLeft w:val="0"/>
          <w:marRight w:val="0"/>
          <w:marTop w:val="0"/>
          <w:marBottom w:val="0"/>
          <w:divBdr>
            <w:top w:val="none" w:sz="0" w:space="0" w:color="auto"/>
            <w:left w:val="none" w:sz="0" w:space="0" w:color="auto"/>
            <w:bottom w:val="none" w:sz="0" w:space="0" w:color="auto"/>
            <w:right w:val="none" w:sz="0" w:space="0" w:color="auto"/>
          </w:divBdr>
        </w:div>
        <w:div w:id="1695499177">
          <w:marLeft w:val="0"/>
          <w:marRight w:val="0"/>
          <w:marTop w:val="0"/>
          <w:marBottom w:val="0"/>
          <w:divBdr>
            <w:top w:val="none" w:sz="0" w:space="0" w:color="auto"/>
            <w:left w:val="none" w:sz="0" w:space="0" w:color="auto"/>
            <w:bottom w:val="none" w:sz="0" w:space="0" w:color="auto"/>
            <w:right w:val="none" w:sz="0" w:space="0" w:color="auto"/>
          </w:divBdr>
        </w:div>
        <w:div w:id="1131900369">
          <w:marLeft w:val="0"/>
          <w:marRight w:val="0"/>
          <w:marTop w:val="0"/>
          <w:marBottom w:val="0"/>
          <w:divBdr>
            <w:top w:val="none" w:sz="0" w:space="0" w:color="auto"/>
            <w:left w:val="none" w:sz="0" w:space="0" w:color="auto"/>
            <w:bottom w:val="none" w:sz="0" w:space="0" w:color="auto"/>
            <w:right w:val="none" w:sz="0" w:space="0" w:color="auto"/>
          </w:divBdr>
        </w:div>
        <w:div w:id="315035161">
          <w:marLeft w:val="0"/>
          <w:marRight w:val="0"/>
          <w:marTop w:val="0"/>
          <w:marBottom w:val="0"/>
          <w:divBdr>
            <w:top w:val="none" w:sz="0" w:space="0" w:color="auto"/>
            <w:left w:val="none" w:sz="0" w:space="0" w:color="auto"/>
            <w:bottom w:val="none" w:sz="0" w:space="0" w:color="auto"/>
            <w:right w:val="none" w:sz="0" w:space="0" w:color="auto"/>
          </w:divBdr>
        </w:div>
        <w:div w:id="1641884015">
          <w:marLeft w:val="0"/>
          <w:marRight w:val="0"/>
          <w:marTop w:val="0"/>
          <w:marBottom w:val="0"/>
          <w:divBdr>
            <w:top w:val="none" w:sz="0" w:space="0" w:color="auto"/>
            <w:left w:val="none" w:sz="0" w:space="0" w:color="auto"/>
            <w:bottom w:val="none" w:sz="0" w:space="0" w:color="auto"/>
            <w:right w:val="none" w:sz="0" w:space="0" w:color="auto"/>
          </w:divBdr>
        </w:div>
        <w:div w:id="576594669">
          <w:marLeft w:val="0"/>
          <w:marRight w:val="0"/>
          <w:marTop w:val="0"/>
          <w:marBottom w:val="0"/>
          <w:divBdr>
            <w:top w:val="none" w:sz="0" w:space="0" w:color="auto"/>
            <w:left w:val="none" w:sz="0" w:space="0" w:color="auto"/>
            <w:bottom w:val="none" w:sz="0" w:space="0" w:color="auto"/>
            <w:right w:val="none" w:sz="0" w:space="0" w:color="auto"/>
          </w:divBdr>
        </w:div>
        <w:div w:id="1628587046">
          <w:marLeft w:val="0"/>
          <w:marRight w:val="0"/>
          <w:marTop w:val="0"/>
          <w:marBottom w:val="0"/>
          <w:divBdr>
            <w:top w:val="none" w:sz="0" w:space="0" w:color="auto"/>
            <w:left w:val="none" w:sz="0" w:space="0" w:color="auto"/>
            <w:bottom w:val="none" w:sz="0" w:space="0" w:color="auto"/>
            <w:right w:val="none" w:sz="0" w:space="0" w:color="auto"/>
          </w:divBdr>
        </w:div>
        <w:div w:id="132337942">
          <w:marLeft w:val="0"/>
          <w:marRight w:val="0"/>
          <w:marTop w:val="0"/>
          <w:marBottom w:val="0"/>
          <w:divBdr>
            <w:top w:val="none" w:sz="0" w:space="0" w:color="auto"/>
            <w:left w:val="none" w:sz="0" w:space="0" w:color="auto"/>
            <w:bottom w:val="none" w:sz="0" w:space="0" w:color="auto"/>
            <w:right w:val="none" w:sz="0" w:space="0" w:color="auto"/>
          </w:divBdr>
        </w:div>
        <w:div w:id="1384867757">
          <w:marLeft w:val="0"/>
          <w:marRight w:val="0"/>
          <w:marTop w:val="0"/>
          <w:marBottom w:val="0"/>
          <w:divBdr>
            <w:top w:val="none" w:sz="0" w:space="0" w:color="auto"/>
            <w:left w:val="none" w:sz="0" w:space="0" w:color="auto"/>
            <w:bottom w:val="none" w:sz="0" w:space="0" w:color="auto"/>
            <w:right w:val="none" w:sz="0" w:space="0" w:color="auto"/>
          </w:divBdr>
        </w:div>
        <w:div w:id="1892033596">
          <w:marLeft w:val="0"/>
          <w:marRight w:val="0"/>
          <w:marTop w:val="0"/>
          <w:marBottom w:val="0"/>
          <w:divBdr>
            <w:top w:val="none" w:sz="0" w:space="0" w:color="auto"/>
            <w:left w:val="none" w:sz="0" w:space="0" w:color="auto"/>
            <w:bottom w:val="none" w:sz="0" w:space="0" w:color="auto"/>
            <w:right w:val="none" w:sz="0" w:space="0" w:color="auto"/>
          </w:divBdr>
        </w:div>
        <w:div w:id="683747271">
          <w:marLeft w:val="0"/>
          <w:marRight w:val="0"/>
          <w:marTop w:val="0"/>
          <w:marBottom w:val="0"/>
          <w:divBdr>
            <w:top w:val="none" w:sz="0" w:space="0" w:color="auto"/>
            <w:left w:val="none" w:sz="0" w:space="0" w:color="auto"/>
            <w:bottom w:val="none" w:sz="0" w:space="0" w:color="auto"/>
            <w:right w:val="none" w:sz="0" w:space="0" w:color="auto"/>
          </w:divBdr>
        </w:div>
        <w:div w:id="2136605265">
          <w:marLeft w:val="0"/>
          <w:marRight w:val="0"/>
          <w:marTop w:val="0"/>
          <w:marBottom w:val="0"/>
          <w:divBdr>
            <w:top w:val="none" w:sz="0" w:space="0" w:color="auto"/>
            <w:left w:val="none" w:sz="0" w:space="0" w:color="auto"/>
            <w:bottom w:val="none" w:sz="0" w:space="0" w:color="auto"/>
            <w:right w:val="none" w:sz="0" w:space="0" w:color="auto"/>
          </w:divBdr>
        </w:div>
        <w:div w:id="1416897683">
          <w:marLeft w:val="0"/>
          <w:marRight w:val="0"/>
          <w:marTop w:val="0"/>
          <w:marBottom w:val="0"/>
          <w:divBdr>
            <w:top w:val="none" w:sz="0" w:space="0" w:color="auto"/>
            <w:left w:val="none" w:sz="0" w:space="0" w:color="auto"/>
            <w:bottom w:val="none" w:sz="0" w:space="0" w:color="auto"/>
            <w:right w:val="none" w:sz="0" w:space="0" w:color="auto"/>
          </w:divBdr>
        </w:div>
        <w:div w:id="688213485">
          <w:marLeft w:val="0"/>
          <w:marRight w:val="0"/>
          <w:marTop w:val="0"/>
          <w:marBottom w:val="0"/>
          <w:divBdr>
            <w:top w:val="none" w:sz="0" w:space="0" w:color="auto"/>
            <w:left w:val="none" w:sz="0" w:space="0" w:color="auto"/>
            <w:bottom w:val="none" w:sz="0" w:space="0" w:color="auto"/>
            <w:right w:val="none" w:sz="0" w:space="0" w:color="auto"/>
          </w:divBdr>
        </w:div>
        <w:div w:id="761145581">
          <w:marLeft w:val="0"/>
          <w:marRight w:val="0"/>
          <w:marTop w:val="0"/>
          <w:marBottom w:val="0"/>
          <w:divBdr>
            <w:top w:val="none" w:sz="0" w:space="0" w:color="auto"/>
            <w:left w:val="none" w:sz="0" w:space="0" w:color="auto"/>
            <w:bottom w:val="none" w:sz="0" w:space="0" w:color="auto"/>
            <w:right w:val="none" w:sz="0" w:space="0" w:color="auto"/>
          </w:divBdr>
        </w:div>
        <w:div w:id="816922999">
          <w:marLeft w:val="0"/>
          <w:marRight w:val="0"/>
          <w:marTop w:val="0"/>
          <w:marBottom w:val="0"/>
          <w:divBdr>
            <w:top w:val="none" w:sz="0" w:space="0" w:color="auto"/>
            <w:left w:val="none" w:sz="0" w:space="0" w:color="auto"/>
            <w:bottom w:val="none" w:sz="0" w:space="0" w:color="auto"/>
            <w:right w:val="none" w:sz="0" w:space="0" w:color="auto"/>
          </w:divBdr>
        </w:div>
        <w:div w:id="362247685">
          <w:marLeft w:val="0"/>
          <w:marRight w:val="0"/>
          <w:marTop w:val="0"/>
          <w:marBottom w:val="0"/>
          <w:divBdr>
            <w:top w:val="none" w:sz="0" w:space="0" w:color="auto"/>
            <w:left w:val="none" w:sz="0" w:space="0" w:color="auto"/>
            <w:bottom w:val="none" w:sz="0" w:space="0" w:color="auto"/>
            <w:right w:val="none" w:sz="0" w:space="0" w:color="auto"/>
          </w:divBdr>
        </w:div>
        <w:div w:id="1221744385">
          <w:marLeft w:val="0"/>
          <w:marRight w:val="0"/>
          <w:marTop w:val="0"/>
          <w:marBottom w:val="0"/>
          <w:divBdr>
            <w:top w:val="none" w:sz="0" w:space="0" w:color="auto"/>
            <w:left w:val="none" w:sz="0" w:space="0" w:color="auto"/>
            <w:bottom w:val="none" w:sz="0" w:space="0" w:color="auto"/>
            <w:right w:val="none" w:sz="0" w:space="0" w:color="auto"/>
          </w:divBdr>
        </w:div>
        <w:div w:id="1729499319">
          <w:marLeft w:val="0"/>
          <w:marRight w:val="0"/>
          <w:marTop w:val="0"/>
          <w:marBottom w:val="0"/>
          <w:divBdr>
            <w:top w:val="none" w:sz="0" w:space="0" w:color="auto"/>
            <w:left w:val="none" w:sz="0" w:space="0" w:color="auto"/>
            <w:bottom w:val="none" w:sz="0" w:space="0" w:color="auto"/>
            <w:right w:val="none" w:sz="0" w:space="0" w:color="auto"/>
          </w:divBdr>
        </w:div>
        <w:div w:id="1467820760">
          <w:marLeft w:val="0"/>
          <w:marRight w:val="0"/>
          <w:marTop w:val="0"/>
          <w:marBottom w:val="0"/>
          <w:divBdr>
            <w:top w:val="none" w:sz="0" w:space="0" w:color="auto"/>
            <w:left w:val="none" w:sz="0" w:space="0" w:color="auto"/>
            <w:bottom w:val="none" w:sz="0" w:space="0" w:color="auto"/>
            <w:right w:val="none" w:sz="0" w:space="0" w:color="auto"/>
          </w:divBdr>
        </w:div>
        <w:div w:id="607388952">
          <w:marLeft w:val="0"/>
          <w:marRight w:val="0"/>
          <w:marTop w:val="0"/>
          <w:marBottom w:val="0"/>
          <w:divBdr>
            <w:top w:val="none" w:sz="0" w:space="0" w:color="auto"/>
            <w:left w:val="none" w:sz="0" w:space="0" w:color="auto"/>
            <w:bottom w:val="none" w:sz="0" w:space="0" w:color="auto"/>
            <w:right w:val="none" w:sz="0" w:space="0" w:color="auto"/>
          </w:divBdr>
        </w:div>
        <w:div w:id="2035767641">
          <w:marLeft w:val="0"/>
          <w:marRight w:val="0"/>
          <w:marTop w:val="0"/>
          <w:marBottom w:val="0"/>
          <w:divBdr>
            <w:top w:val="none" w:sz="0" w:space="0" w:color="auto"/>
            <w:left w:val="none" w:sz="0" w:space="0" w:color="auto"/>
            <w:bottom w:val="none" w:sz="0" w:space="0" w:color="auto"/>
            <w:right w:val="none" w:sz="0" w:space="0" w:color="auto"/>
          </w:divBdr>
        </w:div>
        <w:div w:id="1106509990">
          <w:marLeft w:val="0"/>
          <w:marRight w:val="0"/>
          <w:marTop w:val="0"/>
          <w:marBottom w:val="0"/>
          <w:divBdr>
            <w:top w:val="none" w:sz="0" w:space="0" w:color="auto"/>
            <w:left w:val="none" w:sz="0" w:space="0" w:color="auto"/>
            <w:bottom w:val="none" w:sz="0" w:space="0" w:color="auto"/>
            <w:right w:val="none" w:sz="0" w:space="0" w:color="auto"/>
          </w:divBdr>
        </w:div>
        <w:div w:id="1988432002">
          <w:marLeft w:val="0"/>
          <w:marRight w:val="0"/>
          <w:marTop w:val="0"/>
          <w:marBottom w:val="0"/>
          <w:divBdr>
            <w:top w:val="none" w:sz="0" w:space="0" w:color="auto"/>
            <w:left w:val="none" w:sz="0" w:space="0" w:color="auto"/>
            <w:bottom w:val="none" w:sz="0" w:space="0" w:color="auto"/>
            <w:right w:val="none" w:sz="0" w:space="0" w:color="auto"/>
          </w:divBdr>
        </w:div>
        <w:div w:id="1583375707">
          <w:marLeft w:val="0"/>
          <w:marRight w:val="0"/>
          <w:marTop w:val="0"/>
          <w:marBottom w:val="0"/>
          <w:divBdr>
            <w:top w:val="none" w:sz="0" w:space="0" w:color="auto"/>
            <w:left w:val="none" w:sz="0" w:space="0" w:color="auto"/>
            <w:bottom w:val="none" w:sz="0" w:space="0" w:color="auto"/>
            <w:right w:val="none" w:sz="0" w:space="0" w:color="auto"/>
          </w:divBdr>
        </w:div>
      </w:divsChild>
    </w:div>
    <w:div w:id="1933582116">
      <w:bodyDiv w:val="1"/>
      <w:marLeft w:val="0"/>
      <w:marRight w:val="0"/>
      <w:marTop w:val="0"/>
      <w:marBottom w:val="0"/>
      <w:divBdr>
        <w:top w:val="none" w:sz="0" w:space="0" w:color="auto"/>
        <w:left w:val="none" w:sz="0" w:space="0" w:color="auto"/>
        <w:bottom w:val="none" w:sz="0" w:space="0" w:color="auto"/>
        <w:right w:val="none" w:sz="0" w:space="0" w:color="auto"/>
      </w:divBdr>
    </w:div>
    <w:div w:id="1933850440">
      <w:bodyDiv w:val="1"/>
      <w:marLeft w:val="0"/>
      <w:marRight w:val="0"/>
      <w:marTop w:val="0"/>
      <w:marBottom w:val="0"/>
      <w:divBdr>
        <w:top w:val="none" w:sz="0" w:space="0" w:color="auto"/>
        <w:left w:val="none" w:sz="0" w:space="0" w:color="auto"/>
        <w:bottom w:val="none" w:sz="0" w:space="0" w:color="auto"/>
        <w:right w:val="none" w:sz="0" w:space="0" w:color="auto"/>
      </w:divBdr>
    </w:div>
    <w:div w:id="1934169056">
      <w:bodyDiv w:val="1"/>
      <w:marLeft w:val="0"/>
      <w:marRight w:val="0"/>
      <w:marTop w:val="0"/>
      <w:marBottom w:val="0"/>
      <w:divBdr>
        <w:top w:val="none" w:sz="0" w:space="0" w:color="auto"/>
        <w:left w:val="none" w:sz="0" w:space="0" w:color="auto"/>
        <w:bottom w:val="none" w:sz="0" w:space="0" w:color="auto"/>
        <w:right w:val="none" w:sz="0" w:space="0" w:color="auto"/>
      </w:divBdr>
    </w:div>
    <w:div w:id="1934781472">
      <w:bodyDiv w:val="1"/>
      <w:marLeft w:val="0"/>
      <w:marRight w:val="0"/>
      <w:marTop w:val="0"/>
      <w:marBottom w:val="0"/>
      <w:divBdr>
        <w:top w:val="none" w:sz="0" w:space="0" w:color="auto"/>
        <w:left w:val="none" w:sz="0" w:space="0" w:color="auto"/>
        <w:bottom w:val="none" w:sz="0" w:space="0" w:color="auto"/>
        <w:right w:val="none" w:sz="0" w:space="0" w:color="auto"/>
      </w:divBdr>
    </w:div>
    <w:div w:id="1935244360">
      <w:bodyDiv w:val="1"/>
      <w:marLeft w:val="0"/>
      <w:marRight w:val="0"/>
      <w:marTop w:val="0"/>
      <w:marBottom w:val="0"/>
      <w:divBdr>
        <w:top w:val="none" w:sz="0" w:space="0" w:color="auto"/>
        <w:left w:val="none" w:sz="0" w:space="0" w:color="auto"/>
        <w:bottom w:val="none" w:sz="0" w:space="0" w:color="auto"/>
        <w:right w:val="none" w:sz="0" w:space="0" w:color="auto"/>
      </w:divBdr>
    </w:div>
    <w:div w:id="1935359573">
      <w:bodyDiv w:val="1"/>
      <w:marLeft w:val="0"/>
      <w:marRight w:val="0"/>
      <w:marTop w:val="0"/>
      <w:marBottom w:val="0"/>
      <w:divBdr>
        <w:top w:val="none" w:sz="0" w:space="0" w:color="auto"/>
        <w:left w:val="none" w:sz="0" w:space="0" w:color="auto"/>
        <w:bottom w:val="none" w:sz="0" w:space="0" w:color="auto"/>
        <w:right w:val="none" w:sz="0" w:space="0" w:color="auto"/>
      </w:divBdr>
    </w:div>
    <w:div w:id="1935942247">
      <w:bodyDiv w:val="1"/>
      <w:marLeft w:val="0"/>
      <w:marRight w:val="0"/>
      <w:marTop w:val="0"/>
      <w:marBottom w:val="0"/>
      <w:divBdr>
        <w:top w:val="none" w:sz="0" w:space="0" w:color="auto"/>
        <w:left w:val="none" w:sz="0" w:space="0" w:color="auto"/>
        <w:bottom w:val="none" w:sz="0" w:space="0" w:color="auto"/>
        <w:right w:val="none" w:sz="0" w:space="0" w:color="auto"/>
      </w:divBdr>
    </w:div>
    <w:div w:id="1936478935">
      <w:bodyDiv w:val="1"/>
      <w:marLeft w:val="0"/>
      <w:marRight w:val="0"/>
      <w:marTop w:val="0"/>
      <w:marBottom w:val="0"/>
      <w:divBdr>
        <w:top w:val="none" w:sz="0" w:space="0" w:color="auto"/>
        <w:left w:val="none" w:sz="0" w:space="0" w:color="auto"/>
        <w:bottom w:val="none" w:sz="0" w:space="0" w:color="auto"/>
        <w:right w:val="none" w:sz="0" w:space="0" w:color="auto"/>
      </w:divBdr>
    </w:div>
    <w:div w:id="1936591380">
      <w:bodyDiv w:val="1"/>
      <w:marLeft w:val="0"/>
      <w:marRight w:val="0"/>
      <w:marTop w:val="0"/>
      <w:marBottom w:val="0"/>
      <w:divBdr>
        <w:top w:val="none" w:sz="0" w:space="0" w:color="auto"/>
        <w:left w:val="none" w:sz="0" w:space="0" w:color="auto"/>
        <w:bottom w:val="none" w:sz="0" w:space="0" w:color="auto"/>
        <w:right w:val="none" w:sz="0" w:space="0" w:color="auto"/>
      </w:divBdr>
    </w:div>
    <w:div w:id="1936593222">
      <w:bodyDiv w:val="1"/>
      <w:marLeft w:val="0"/>
      <w:marRight w:val="0"/>
      <w:marTop w:val="0"/>
      <w:marBottom w:val="0"/>
      <w:divBdr>
        <w:top w:val="none" w:sz="0" w:space="0" w:color="auto"/>
        <w:left w:val="none" w:sz="0" w:space="0" w:color="auto"/>
        <w:bottom w:val="none" w:sz="0" w:space="0" w:color="auto"/>
        <w:right w:val="none" w:sz="0" w:space="0" w:color="auto"/>
      </w:divBdr>
    </w:div>
    <w:div w:id="1937059243">
      <w:bodyDiv w:val="1"/>
      <w:marLeft w:val="0"/>
      <w:marRight w:val="0"/>
      <w:marTop w:val="0"/>
      <w:marBottom w:val="0"/>
      <w:divBdr>
        <w:top w:val="none" w:sz="0" w:space="0" w:color="auto"/>
        <w:left w:val="none" w:sz="0" w:space="0" w:color="auto"/>
        <w:bottom w:val="none" w:sz="0" w:space="0" w:color="auto"/>
        <w:right w:val="none" w:sz="0" w:space="0" w:color="auto"/>
      </w:divBdr>
    </w:div>
    <w:div w:id="1937208632">
      <w:bodyDiv w:val="1"/>
      <w:marLeft w:val="0"/>
      <w:marRight w:val="0"/>
      <w:marTop w:val="0"/>
      <w:marBottom w:val="0"/>
      <w:divBdr>
        <w:top w:val="none" w:sz="0" w:space="0" w:color="auto"/>
        <w:left w:val="none" w:sz="0" w:space="0" w:color="auto"/>
        <w:bottom w:val="none" w:sz="0" w:space="0" w:color="auto"/>
        <w:right w:val="none" w:sz="0" w:space="0" w:color="auto"/>
      </w:divBdr>
    </w:div>
    <w:div w:id="1937322604">
      <w:bodyDiv w:val="1"/>
      <w:marLeft w:val="0"/>
      <w:marRight w:val="0"/>
      <w:marTop w:val="0"/>
      <w:marBottom w:val="0"/>
      <w:divBdr>
        <w:top w:val="none" w:sz="0" w:space="0" w:color="auto"/>
        <w:left w:val="none" w:sz="0" w:space="0" w:color="auto"/>
        <w:bottom w:val="none" w:sz="0" w:space="0" w:color="auto"/>
        <w:right w:val="none" w:sz="0" w:space="0" w:color="auto"/>
      </w:divBdr>
    </w:div>
    <w:div w:id="1937902731">
      <w:bodyDiv w:val="1"/>
      <w:marLeft w:val="0"/>
      <w:marRight w:val="0"/>
      <w:marTop w:val="0"/>
      <w:marBottom w:val="0"/>
      <w:divBdr>
        <w:top w:val="none" w:sz="0" w:space="0" w:color="auto"/>
        <w:left w:val="none" w:sz="0" w:space="0" w:color="auto"/>
        <w:bottom w:val="none" w:sz="0" w:space="0" w:color="auto"/>
        <w:right w:val="none" w:sz="0" w:space="0" w:color="auto"/>
      </w:divBdr>
    </w:div>
    <w:div w:id="1938518494">
      <w:bodyDiv w:val="1"/>
      <w:marLeft w:val="0"/>
      <w:marRight w:val="0"/>
      <w:marTop w:val="0"/>
      <w:marBottom w:val="0"/>
      <w:divBdr>
        <w:top w:val="none" w:sz="0" w:space="0" w:color="auto"/>
        <w:left w:val="none" w:sz="0" w:space="0" w:color="auto"/>
        <w:bottom w:val="none" w:sz="0" w:space="0" w:color="auto"/>
        <w:right w:val="none" w:sz="0" w:space="0" w:color="auto"/>
      </w:divBdr>
    </w:div>
    <w:div w:id="1938901222">
      <w:bodyDiv w:val="1"/>
      <w:marLeft w:val="0"/>
      <w:marRight w:val="0"/>
      <w:marTop w:val="0"/>
      <w:marBottom w:val="0"/>
      <w:divBdr>
        <w:top w:val="none" w:sz="0" w:space="0" w:color="auto"/>
        <w:left w:val="none" w:sz="0" w:space="0" w:color="auto"/>
        <w:bottom w:val="none" w:sz="0" w:space="0" w:color="auto"/>
        <w:right w:val="none" w:sz="0" w:space="0" w:color="auto"/>
      </w:divBdr>
    </w:div>
    <w:div w:id="1939174628">
      <w:bodyDiv w:val="1"/>
      <w:marLeft w:val="0"/>
      <w:marRight w:val="0"/>
      <w:marTop w:val="0"/>
      <w:marBottom w:val="0"/>
      <w:divBdr>
        <w:top w:val="none" w:sz="0" w:space="0" w:color="auto"/>
        <w:left w:val="none" w:sz="0" w:space="0" w:color="auto"/>
        <w:bottom w:val="none" w:sz="0" w:space="0" w:color="auto"/>
        <w:right w:val="none" w:sz="0" w:space="0" w:color="auto"/>
      </w:divBdr>
    </w:div>
    <w:div w:id="1939947400">
      <w:bodyDiv w:val="1"/>
      <w:marLeft w:val="0"/>
      <w:marRight w:val="0"/>
      <w:marTop w:val="0"/>
      <w:marBottom w:val="0"/>
      <w:divBdr>
        <w:top w:val="none" w:sz="0" w:space="0" w:color="auto"/>
        <w:left w:val="none" w:sz="0" w:space="0" w:color="auto"/>
        <w:bottom w:val="none" w:sz="0" w:space="0" w:color="auto"/>
        <w:right w:val="none" w:sz="0" w:space="0" w:color="auto"/>
      </w:divBdr>
    </w:div>
    <w:div w:id="1940485018">
      <w:bodyDiv w:val="1"/>
      <w:marLeft w:val="0"/>
      <w:marRight w:val="0"/>
      <w:marTop w:val="0"/>
      <w:marBottom w:val="0"/>
      <w:divBdr>
        <w:top w:val="none" w:sz="0" w:space="0" w:color="auto"/>
        <w:left w:val="none" w:sz="0" w:space="0" w:color="auto"/>
        <w:bottom w:val="none" w:sz="0" w:space="0" w:color="auto"/>
        <w:right w:val="none" w:sz="0" w:space="0" w:color="auto"/>
      </w:divBdr>
    </w:div>
    <w:div w:id="1941257345">
      <w:bodyDiv w:val="1"/>
      <w:marLeft w:val="0"/>
      <w:marRight w:val="0"/>
      <w:marTop w:val="0"/>
      <w:marBottom w:val="0"/>
      <w:divBdr>
        <w:top w:val="none" w:sz="0" w:space="0" w:color="auto"/>
        <w:left w:val="none" w:sz="0" w:space="0" w:color="auto"/>
        <w:bottom w:val="none" w:sz="0" w:space="0" w:color="auto"/>
        <w:right w:val="none" w:sz="0" w:space="0" w:color="auto"/>
      </w:divBdr>
      <w:divsChild>
        <w:div w:id="2029524589">
          <w:marLeft w:val="480"/>
          <w:marRight w:val="0"/>
          <w:marTop w:val="0"/>
          <w:marBottom w:val="0"/>
          <w:divBdr>
            <w:top w:val="none" w:sz="0" w:space="0" w:color="auto"/>
            <w:left w:val="none" w:sz="0" w:space="0" w:color="auto"/>
            <w:bottom w:val="none" w:sz="0" w:space="0" w:color="auto"/>
            <w:right w:val="none" w:sz="0" w:space="0" w:color="auto"/>
          </w:divBdr>
        </w:div>
        <w:div w:id="1789082641">
          <w:marLeft w:val="480"/>
          <w:marRight w:val="0"/>
          <w:marTop w:val="0"/>
          <w:marBottom w:val="0"/>
          <w:divBdr>
            <w:top w:val="none" w:sz="0" w:space="0" w:color="auto"/>
            <w:left w:val="none" w:sz="0" w:space="0" w:color="auto"/>
            <w:bottom w:val="none" w:sz="0" w:space="0" w:color="auto"/>
            <w:right w:val="none" w:sz="0" w:space="0" w:color="auto"/>
          </w:divBdr>
        </w:div>
        <w:div w:id="1913467966">
          <w:marLeft w:val="480"/>
          <w:marRight w:val="0"/>
          <w:marTop w:val="0"/>
          <w:marBottom w:val="0"/>
          <w:divBdr>
            <w:top w:val="none" w:sz="0" w:space="0" w:color="auto"/>
            <w:left w:val="none" w:sz="0" w:space="0" w:color="auto"/>
            <w:bottom w:val="none" w:sz="0" w:space="0" w:color="auto"/>
            <w:right w:val="none" w:sz="0" w:space="0" w:color="auto"/>
          </w:divBdr>
        </w:div>
        <w:div w:id="1341739030">
          <w:marLeft w:val="480"/>
          <w:marRight w:val="0"/>
          <w:marTop w:val="0"/>
          <w:marBottom w:val="0"/>
          <w:divBdr>
            <w:top w:val="none" w:sz="0" w:space="0" w:color="auto"/>
            <w:left w:val="none" w:sz="0" w:space="0" w:color="auto"/>
            <w:bottom w:val="none" w:sz="0" w:space="0" w:color="auto"/>
            <w:right w:val="none" w:sz="0" w:space="0" w:color="auto"/>
          </w:divBdr>
        </w:div>
        <w:div w:id="1805417984">
          <w:marLeft w:val="480"/>
          <w:marRight w:val="0"/>
          <w:marTop w:val="0"/>
          <w:marBottom w:val="0"/>
          <w:divBdr>
            <w:top w:val="none" w:sz="0" w:space="0" w:color="auto"/>
            <w:left w:val="none" w:sz="0" w:space="0" w:color="auto"/>
            <w:bottom w:val="none" w:sz="0" w:space="0" w:color="auto"/>
            <w:right w:val="none" w:sz="0" w:space="0" w:color="auto"/>
          </w:divBdr>
        </w:div>
        <w:div w:id="1798065718">
          <w:marLeft w:val="480"/>
          <w:marRight w:val="0"/>
          <w:marTop w:val="0"/>
          <w:marBottom w:val="0"/>
          <w:divBdr>
            <w:top w:val="none" w:sz="0" w:space="0" w:color="auto"/>
            <w:left w:val="none" w:sz="0" w:space="0" w:color="auto"/>
            <w:bottom w:val="none" w:sz="0" w:space="0" w:color="auto"/>
            <w:right w:val="none" w:sz="0" w:space="0" w:color="auto"/>
          </w:divBdr>
        </w:div>
        <w:div w:id="50155192">
          <w:marLeft w:val="480"/>
          <w:marRight w:val="0"/>
          <w:marTop w:val="0"/>
          <w:marBottom w:val="0"/>
          <w:divBdr>
            <w:top w:val="none" w:sz="0" w:space="0" w:color="auto"/>
            <w:left w:val="none" w:sz="0" w:space="0" w:color="auto"/>
            <w:bottom w:val="none" w:sz="0" w:space="0" w:color="auto"/>
            <w:right w:val="none" w:sz="0" w:space="0" w:color="auto"/>
          </w:divBdr>
        </w:div>
        <w:div w:id="387803583">
          <w:marLeft w:val="480"/>
          <w:marRight w:val="0"/>
          <w:marTop w:val="0"/>
          <w:marBottom w:val="0"/>
          <w:divBdr>
            <w:top w:val="none" w:sz="0" w:space="0" w:color="auto"/>
            <w:left w:val="none" w:sz="0" w:space="0" w:color="auto"/>
            <w:bottom w:val="none" w:sz="0" w:space="0" w:color="auto"/>
            <w:right w:val="none" w:sz="0" w:space="0" w:color="auto"/>
          </w:divBdr>
        </w:div>
        <w:div w:id="1815947498">
          <w:marLeft w:val="480"/>
          <w:marRight w:val="0"/>
          <w:marTop w:val="0"/>
          <w:marBottom w:val="0"/>
          <w:divBdr>
            <w:top w:val="none" w:sz="0" w:space="0" w:color="auto"/>
            <w:left w:val="none" w:sz="0" w:space="0" w:color="auto"/>
            <w:bottom w:val="none" w:sz="0" w:space="0" w:color="auto"/>
            <w:right w:val="none" w:sz="0" w:space="0" w:color="auto"/>
          </w:divBdr>
        </w:div>
        <w:div w:id="934482308">
          <w:marLeft w:val="480"/>
          <w:marRight w:val="0"/>
          <w:marTop w:val="0"/>
          <w:marBottom w:val="0"/>
          <w:divBdr>
            <w:top w:val="none" w:sz="0" w:space="0" w:color="auto"/>
            <w:left w:val="none" w:sz="0" w:space="0" w:color="auto"/>
            <w:bottom w:val="none" w:sz="0" w:space="0" w:color="auto"/>
            <w:right w:val="none" w:sz="0" w:space="0" w:color="auto"/>
          </w:divBdr>
        </w:div>
        <w:div w:id="2040079283">
          <w:marLeft w:val="480"/>
          <w:marRight w:val="0"/>
          <w:marTop w:val="0"/>
          <w:marBottom w:val="0"/>
          <w:divBdr>
            <w:top w:val="none" w:sz="0" w:space="0" w:color="auto"/>
            <w:left w:val="none" w:sz="0" w:space="0" w:color="auto"/>
            <w:bottom w:val="none" w:sz="0" w:space="0" w:color="auto"/>
            <w:right w:val="none" w:sz="0" w:space="0" w:color="auto"/>
          </w:divBdr>
        </w:div>
        <w:div w:id="756754496">
          <w:marLeft w:val="480"/>
          <w:marRight w:val="0"/>
          <w:marTop w:val="0"/>
          <w:marBottom w:val="0"/>
          <w:divBdr>
            <w:top w:val="none" w:sz="0" w:space="0" w:color="auto"/>
            <w:left w:val="none" w:sz="0" w:space="0" w:color="auto"/>
            <w:bottom w:val="none" w:sz="0" w:space="0" w:color="auto"/>
            <w:right w:val="none" w:sz="0" w:space="0" w:color="auto"/>
          </w:divBdr>
        </w:div>
        <w:div w:id="576094103">
          <w:marLeft w:val="480"/>
          <w:marRight w:val="0"/>
          <w:marTop w:val="0"/>
          <w:marBottom w:val="0"/>
          <w:divBdr>
            <w:top w:val="none" w:sz="0" w:space="0" w:color="auto"/>
            <w:left w:val="none" w:sz="0" w:space="0" w:color="auto"/>
            <w:bottom w:val="none" w:sz="0" w:space="0" w:color="auto"/>
            <w:right w:val="none" w:sz="0" w:space="0" w:color="auto"/>
          </w:divBdr>
        </w:div>
        <w:div w:id="1641223953">
          <w:marLeft w:val="480"/>
          <w:marRight w:val="0"/>
          <w:marTop w:val="0"/>
          <w:marBottom w:val="0"/>
          <w:divBdr>
            <w:top w:val="none" w:sz="0" w:space="0" w:color="auto"/>
            <w:left w:val="none" w:sz="0" w:space="0" w:color="auto"/>
            <w:bottom w:val="none" w:sz="0" w:space="0" w:color="auto"/>
            <w:right w:val="none" w:sz="0" w:space="0" w:color="auto"/>
          </w:divBdr>
        </w:div>
        <w:div w:id="2080904263">
          <w:marLeft w:val="480"/>
          <w:marRight w:val="0"/>
          <w:marTop w:val="0"/>
          <w:marBottom w:val="0"/>
          <w:divBdr>
            <w:top w:val="none" w:sz="0" w:space="0" w:color="auto"/>
            <w:left w:val="none" w:sz="0" w:space="0" w:color="auto"/>
            <w:bottom w:val="none" w:sz="0" w:space="0" w:color="auto"/>
            <w:right w:val="none" w:sz="0" w:space="0" w:color="auto"/>
          </w:divBdr>
        </w:div>
        <w:div w:id="1900748921">
          <w:marLeft w:val="480"/>
          <w:marRight w:val="0"/>
          <w:marTop w:val="0"/>
          <w:marBottom w:val="0"/>
          <w:divBdr>
            <w:top w:val="none" w:sz="0" w:space="0" w:color="auto"/>
            <w:left w:val="none" w:sz="0" w:space="0" w:color="auto"/>
            <w:bottom w:val="none" w:sz="0" w:space="0" w:color="auto"/>
            <w:right w:val="none" w:sz="0" w:space="0" w:color="auto"/>
          </w:divBdr>
        </w:div>
        <w:div w:id="1301308661">
          <w:marLeft w:val="480"/>
          <w:marRight w:val="0"/>
          <w:marTop w:val="0"/>
          <w:marBottom w:val="0"/>
          <w:divBdr>
            <w:top w:val="none" w:sz="0" w:space="0" w:color="auto"/>
            <w:left w:val="none" w:sz="0" w:space="0" w:color="auto"/>
            <w:bottom w:val="none" w:sz="0" w:space="0" w:color="auto"/>
            <w:right w:val="none" w:sz="0" w:space="0" w:color="auto"/>
          </w:divBdr>
        </w:div>
        <w:div w:id="620502677">
          <w:marLeft w:val="480"/>
          <w:marRight w:val="0"/>
          <w:marTop w:val="0"/>
          <w:marBottom w:val="0"/>
          <w:divBdr>
            <w:top w:val="none" w:sz="0" w:space="0" w:color="auto"/>
            <w:left w:val="none" w:sz="0" w:space="0" w:color="auto"/>
            <w:bottom w:val="none" w:sz="0" w:space="0" w:color="auto"/>
            <w:right w:val="none" w:sz="0" w:space="0" w:color="auto"/>
          </w:divBdr>
        </w:div>
        <w:div w:id="1304655778">
          <w:marLeft w:val="480"/>
          <w:marRight w:val="0"/>
          <w:marTop w:val="0"/>
          <w:marBottom w:val="0"/>
          <w:divBdr>
            <w:top w:val="none" w:sz="0" w:space="0" w:color="auto"/>
            <w:left w:val="none" w:sz="0" w:space="0" w:color="auto"/>
            <w:bottom w:val="none" w:sz="0" w:space="0" w:color="auto"/>
            <w:right w:val="none" w:sz="0" w:space="0" w:color="auto"/>
          </w:divBdr>
        </w:div>
        <w:div w:id="713311002">
          <w:marLeft w:val="480"/>
          <w:marRight w:val="0"/>
          <w:marTop w:val="0"/>
          <w:marBottom w:val="0"/>
          <w:divBdr>
            <w:top w:val="none" w:sz="0" w:space="0" w:color="auto"/>
            <w:left w:val="none" w:sz="0" w:space="0" w:color="auto"/>
            <w:bottom w:val="none" w:sz="0" w:space="0" w:color="auto"/>
            <w:right w:val="none" w:sz="0" w:space="0" w:color="auto"/>
          </w:divBdr>
        </w:div>
        <w:div w:id="1413430924">
          <w:marLeft w:val="480"/>
          <w:marRight w:val="0"/>
          <w:marTop w:val="0"/>
          <w:marBottom w:val="0"/>
          <w:divBdr>
            <w:top w:val="none" w:sz="0" w:space="0" w:color="auto"/>
            <w:left w:val="none" w:sz="0" w:space="0" w:color="auto"/>
            <w:bottom w:val="none" w:sz="0" w:space="0" w:color="auto"/>
            <w:right w:val="none" w:sz="0" w:space="0" w:color="auto"/>
          </w:divBdr>
        </w:div>
        <w:div w:id="737829701">
          <w:marLeft w:val="480"/>
          <w:marRight w:val="0"/>
          <w:marTop w:val="0"/>
          <w:marBottom w:val="0"/>
          <w:divBdr>
            <w:top w:val="none" w:sz="0" w:space="0" w:color="auto"/>
            <w:left w:val="none" w:sz="0" w:space="0" w:color="auto"/>
            <w:bottom w:val="none" w:sz="0" w:space="0" w:color="auto"/>
            <w:right w:val="none" w:sz="0" w:space="0" w:color="auto"/>
          </w:divBdr>
        </w:div>
        <w:div w:id="1732389250">
          <w:marLeft w:val="480"/>
          <w:marRight w:val="0"/>
          <w:marTop w:val="0"/>
          <w:marBottom w:val="0"/>
          <w:divBdr>
            <w:top w:val="none" w:sz="0" w:space="0" w:color="auto"/>
            <w:left w:val="none" w:sz="0" w:space="0" w:color="auto"/>
            <w:bottom w:val="none" w:sz="0" w:space="0" w:color="auto"/>
            <w:right w:val="none" w:sz="0" w:space="0" w:color="auto"/>
          </w:divBdr>
        </w:div>
        <w:div w:id="1878737835">
          <w:marLeft w:val="480"/>
          <w:marRight w:val="0"/>
          <w:marTop w:val="0"/>
          <w:marBottom w:val="0"/>
          <w:divBdr>
            <w:top w:val="none" w:sz="0" w:space="0" w:color="auto"/>
            <w:left w:val="none" w:sz="0" w:space="0" w:color="auto"/>
            <w:bottom w:val="none" w:sz="0" w:space="0" w:color="auto"/>
            <w:right w:val="none" w:sz="0" w:space="0" w:color="auto"/>
          </w:divBdr>
        </w:div>
        <w:div w:id="161554167">
          <w:marLeft w:val="480"/>
          <w:marRight w:val="0"/>
          <w:marTop w:val="0"/>
          <w:marBottom w:val="0"/>
          <w:divBdr>
            <w:top w:val="none" w:sz="0" w:space="0" w:color="auto"/>
            <w:left w:val="none" w:sz="0" w:space="0" w:color="auto"/>
            <w:bottom w:val="none" w:sz="0" w:space="0" w:color="auto"/>
            <w:right w:val="none" w:sz="0" w:space="0" w:color="auto"/>
          </w:divBdr>
        </w:div>
        <w:div w:id="2064019326">
          <w:marLeft w:val="480"/>
          <w:marRight w:val="0"/>
          <w:marTop w:val="0"/>
          <w:marBottom w:val="0"/>
          <w:divBdr>
            <w:top w:val="none" w:sz="0" w:space="0" w:color="auto"/>
            <w:left w:val="none" w:sz="0" w:space="0" w:color="auto"/>
            <w:bottom w:val="none" w:sz="0" w:space="0" w:color="auto"/>
            <w:right w:val="none" w:sz="0" w:space="0" w:color="auto"/>
          </w:divBdr>
        </w:div>
        <w:div w:id="1855849921">
          <w:marLeft w:val="480"/>
          <w:marRight w:val="0"/>
          <w:marTop w:val="0"/>
          <w:marBottom w:val="0"/>
          <w:divBdr>
            <w:top w:val="none" w:sz="0" w:space="0" w:color="auto"/>
            <w:left w:val="none" w:sz="0" w:space="0" w:color="auto"/>
            <w:bottom w:val="none" w:sz="0" w:space="0" w:color="auto"/>
            <w:right w:val="none" w:sz="0" w:space="0" w:color="auto"/>
          </w:divBdr>
        </w:div>
        <w:div w:id="1082721209">
          <w:marLeft w:val="480"/>
          <w:marRight w:val="0"/>
          <w:marTop w:val="0"/>
          <w:marBottom w:val="0"/>
          <w:divBdr>
            <w:top w:val="none" w:sz="0" w:space="0" w:color="auto"/>
            <w:left w:val="none" w:sz="0" w:space="0" w:color="auto"/>
            <w:bottom w:val="none" w:sz="0" w:space="0" w:color="auto"/>
            <w:right w:val="none" w:sz="0" w:space="0" w:color="auto"/>
          </w:divBdr>
        </w:div>
        <w:div w:id="1592356413">
          <w:marLeft w:val="480"/>
          <w:marRight w:val="0"/>
          <w:marTop w:val="0"/>
          <w:marBottom w:val="0"/>
          <w:divBdr>
            <w:top w:val="none" w:sz="0" w:space="0" w:color="auto"/>
            <w:left w:val="none" w:sz="0" w:space="0" w:color="auto"/>
            <w:bottom w:val="none" w:sz="0" w:space="0" w:color="auto"/>
            <w:right w:val="none" w:sz="0" w:space="0" w:color="auto"/>
          </w:divBdr>
        </w:div>
        <w:div w:id="1047298041">
          <w:marLeft w:val="480"/>
          <w:marRight w:val="0"/>
          <w:marTop w:val="0"/>
          <w:marBottom w:val="0"/>
          <w:divBdr>
            <w:top w:val="none" w:sz="0" w:space="0" w:color="auto"/>
            <w:left w:val="none" w:sz="0" w:space="0" w:color="auto"/>
            <w:bottom w:val="none" w:sz="0" w:space="0" w:color="auto"/>
            <w:right w:val="none" w:sz="0" w:space="0" w:color="auto"/>
          </w:divBdr>
        </w:div>
        <w:div w:id="288899356">
          <w:marLeft w:val="480"/>
          <w:marRight w:val="0"/>
          <w:marTop w:val="0"/>
          <w:marBottom w:val="0"/>
          <w:divBdr>
            <w:top w:val="none" w:sz="0" w:space="0" w:color="auto"/>
            <w:left w:val="none" w:sz="0" w:space="0" w:color="auto"/>
            <w:bottom w:val="none" w:sz="0" w:space="0" w:color="auto"/>
            <w:right w:val="none" w:sz="0" w:space="0" w:color="auto"/>
          </w:divBdr>
        </w:div>
        <w:div w:id="2081751220">
          <w:marLeft w:val="480"/>
          <w:marRight w:val="0"/>
          <w:marTop w:val="0"/>
          <w:marBottom w:val="0"/>
          <w:divBdr>
            <w:top w:val="none" w:sz="0" w:space="0" w:color="auto"/>
            <w:left w:val="none" w:sz="0" w:space="0" w:color="auto"/>
            <w:bottom w:val="none" w:sz="0" w:space="0" w:color="auto"/>
            <w:right w:val="none" w:sz="0" w:space="0" w:color="auto"/>
          </w:divBdr>
        </w:div>
      </w:divsChild>
    </w:div>
    <w:div w:id="1942370395">
      <w:bodyDiv w:val="1"/>
      <w:marLeft w:val="0"/>
      <w:marRight w:val="0"/>
      <w:marTop w:val="0"/>
      <w:marBottom w:val="0"/>
      <w:divBdr>
        <w:top w:val="none" w:sz="0" w:space="0" w:color="auto"/>
        <w:left w:val="none" w:sz="0" w:space="0" w:color="auto"/>
        <w:bottom w:val="none" w:sz="0" w:space="0" w:color="auto"/>
        <w:right w:val="none" w:sz="0" w:space="0" w:color="auto"/>
      </w:divBdr>
    </w:div>
    <w:div w:id="1942646289">
      <w:bodyDiv w:val="1"/>
      <w:marLeft w:val="0"/>
      <w:marRight w:val="0"/>
      <w:marTop w:val="0"/>
      <w:marBottom w:val="0"/>
      <w:divBdr>
        <w:top w:val="none" w:sz="0" w:space="0" w:color="auto"/>
        <w:left w:val="none" w:sz="0" w:space="0" w:color="auto"/>
        <w:bottom w:val="none" w:sz="0" w:space="0" w:color="auto"/>
        <w:right w:val="none" w:sz="0" w:space="0" w:color="auto"/>
      </w:divBdr>
    </w:div>
    <w:div w:id="1943031568">
      <w:bodyDiv w:val="1"/>
      <w:marLeft w:val="0"/>
      <w:marRight w:val="0"/>
      <w:marTop w:val="0"/>
      <w:marBottom w:val="0"/>
      <w:divBdr>
        <w:top w:val="none" w:sz="0" w:space="0" w:color="auto"/>
        <w:left w:val="none" w:sz="0" w:space="0" w:color="auto"/>
        <w:bottom w:val="none" w:sz="0" w:space="0" w:color="auto"/>
        <w:right w:val="none" w:sz="0" w:space="0" w:color="auto"/>
      </w:divBdr>
    </w:div>
    <w:div w:id="1943301595">
      <w:bodyDiv w:val="1"/>
      <w:marLeft w:val="0"/>
      <w:marRight w:val="0"/>
      <w:marTop w:val="0"/>
      <w:marBottom w:val="0"/>
      <w:divBdr>
        <w:top w:val="none" w:sz="0" w:space="0" w:color="auto"/>
        <w:left w:val="none" w:sz="0" w:space="0" w:color="auto"/>
        <w:bottom w:val="none" w:sz="0" w:space="0" w:color="auto"/>
        <w:right w:val="none" w:sz="0" w:space="0" w:color="auto"/>
      </w:divBdr>
    </w:div>
    <w:div w:id="1943339986">
      <w:bodyDiv w:val="1"/>
      <w:marLeft w:val="0"/>
      <w:marRight w:val="0"/>
      <w:marTop w:val="0"/>
      <w:marBottom w:val="0"/>
      <w:divBdr>
        <w:top w:val="none" w:sz="0" w:space="0" w:color="auto"/>
        <w:left w:val="none" w:sz="0" w:space="0" w:color="auto"/>
        <w:bottom w:val="none" w:sz="0" w:space="0" w:color="auto"/>
        <w:right w:val="none" w:sz="0" w:space="0" w:color="auto"/>
      </w:divBdr>
    </w:div>
    <w:div w:id="1944073107">
      <w:bodyDiv w:val="1"/>
      <w:marLeft w:val="0"/>
      <w:marRight w:val="0"/>
      <w:marTop w:val="0"/>
      <w:marBottom w:val="0"/>
      <w:divBdr>
        <w:top w:val="none" w:sz="0" w:space="0" w:color="auto"/>
        <w:left w:val="none" w:sz="0" w:space="0" w:color="auto"/>
        <w:bottom w:val="none" w:sz="0" w:space="0" w:color="auto"/>
        <w:right w:val="none" w:sz="0" w:space="0" w:color="auto"/>
      </w:divBdr>
    </w:div>
    <w:div w:id="1944454631">
      <w:bodyDiv w:val="1"/>
      <w:marLeft w:val="0"/>
      <w:marRight w:val="0"/>
      <w:marTop w:val="0"/>
      <w:marBottom w:val="0"/>
      <w:divBdr>
        <w:top w:val="none" w:sz="0" w:space="0" w:color="auto"/>
        <w:left w:val="none" w:sz="0" w:space="0" w:color="auto"/>
        <w:bottom w:val="none" w:sz="0" w:space="0" w:color="auto"/>
        <w:right w:val="none" w:sz="0" w:space="0" w:color="auto"/>
      </w:divBdr>
    </w:div>
    <w:div w:id="1944916454">
      <w:bodyDiv w:val="1"/>
      <w:marLeft w:val="0"/>
      <w:marRight w:val="0"/>
      <w:marTop w:val="0"/>
      <w:marBottom w:val="0"/>
      <w:divBdr>
        <w:top w:val="none" w:sz="0" w:space="0" w:color="auto"/>
        <w:left w:val="none" w:sz="0" w:space="0" w:color="auto"/>
        <w:bottom w:val="none" w:sz="0" w:space="0" w:color="auto"/>
        <w:right w:val="none" w:sz="0" w:space="0" w:color="auto"/>
      </w:divBdr>
    </w:div>
    <w:div w:id="1945452903">
      <w:bodyDiv w:val="1"/>
      <w:marLeft w:val="0"/>
      <w:marRight w:val="0"/>
      <w:marTop w:val="0"/>
      <w:marBottom w:val="0"/>
      <w:divBdr>
        <w:top w:val="none" w:sz="0" w:space="0" w:color="auto"/>
        <w:left w:val="none" w:sz="0" w:space="0" w:color="auto"/>
        <w:bottom w:val="none" w:sz="0" w:space="0" w:color="auto"/>
        <w:right w:val="none" w:sz="0" w:space="0" w:color="auto"/>
      </w:divBdr>
    </w:div>
    <w:div w:id="1945652069">
      <w:bodyDiv w:val="1"/>
      <w:marLeft w:val="0"/>
      <w:marRight w:val="0"/>
      <w:marTop w:val="0"/>
      <w:marBottom w:val="0"/>
      <w:divBdr>
        <w:top w:val="none" w:sz="0" w:space="0" w:color="auto"/>
        <w:left w:val="none" w:sz="0" w:space="0" w:color="auto"/>
        <w:bottom w:val="none" w:sz="0" w:space="0" w:color="auto"/>
        <w:right w:val="none" w:sz="0" w:space="0" w:color="auto"/>
      </w:divBdr>
    </w:div>
    <w:div w:id="1945721702">
      <w:bodyDiv w:val="1"/>
      <w:marLeft w:val="0"/>
      <w:marRight w:val="0"/>
      <w:marTop w:val="0"/>
      <w:marBottom w:val="0"/>
      <w:divBdr>
        <w:top w:val="none" w:sz="0" w:space="0" w:color="auto"/>
        <w:left w:val="none" w:sz="0" w:space="0" w:color="auto"/>
        <w:bottom w:val="none" w:sz="0" w:space="0" w:color="auto"/>
        <w:right w:val="none" w:sz="0" w:space="0" w:color="auto"/>
      </w:divBdr>
      <w:divsChild>
        <w:div w:id="1467233307">
          <w:marLeft w:val="640"/>
          <w:marRight w:val="0"/>
          <w:marTop w:val="0"/>
          <w:marBottom w:val="0"/>
          <w:divBdr>
            <w:top w:val="none" w:sz="0" w:space="0" w:color="auto"/>
            <w:left w:val="none" w:sz="0" w:space="0" w:color="auto"/>
            <w:bottom w:val="none" w:sz="0" w:space="0" w:color="auto"/>
            <w:right w:val="none" w:sz="0" w:space="0" w:color="auto"/>
          </w:divBdr>
        </w:div>
        <w:div w:id="436407635">
          <w:marLeft w:val="640"/>
          <w:marRight w:val="0"/>
          <w:marTop w:val="0"/>
          <w:marBottom w:val="0"/>
          <w:divBdr>
            <w:top w:val="none" w:sz="0" w:space="0" w:color="auto"/>
            <w:left w:val="none" w:sz="0" w:space="0" w:color="auto"/>
            <w:bottom w:val="none" w:sz="0" w:space="0" w:color="auto"/>
            <w:right w:val="none" w:sz="0" w:space="0" w:color="auto"/>
          </w:divBdr>
        </w:div>
        <w:div w:id="747769303">
          <w:marLeft w:val="640"/>
          <w:marRight w:val="0"/>
          <w:marTop w:val="0"/>
          <w:marBottom w:val="0"/>
          <w:divBdr>
            <w:top w:val="none" w:sz="0" w:space="0" w:color="auto"/>
            <w:left w:val="none" w:sz="0" w:space="0" w:color="auto"/>
            <w:bottom w:val="none" w:sz="0" w:space="0" w:color="auto"/>
            <w:right w:val="none" w:sz="0" w:space="0" w:color="auto"/>
          </w:divBdr>
        </w:div>
        <w:div w:id="1808206290">
          <w:marLeft w:val="640"/>
          <w:marRight w:val="0"/>
          <w:marTop w:val="0"/>
          <w:marBottom w:val="0"/>
          <w:divBdr>
            <w:top w:val="none" w:sz="0" w:space="0" w:color="auto"/>
            <w:left w:val="none" w:sz="0" w:space="0" w:color="auto"/>
            <w:bottom w:val="none" w:sz="0" w:space="0" w:color="auto"/>
            <w:right w:val="none" w:sz="0" w:space="0" w:color="auto"/>
          </w:divBdr>
        </w:div>
        <w:div w:id="1238903716">
          <w:marLeft w:val="640"/>
          <w:marRight w:val="0"/>
          <w:marTop w:val="0"/>
          <w:marBottom w:val="0"/>
          <w:divBdr>
            <w:top w:val="none" w:sz="0" w:space="0" w:color="auto"/>
            <w:left w:val="none" w:sz="0" w:space="0" w:color="auto"/>
            <w:bottom w:val="none" w:sz="0" w:space="0" w:color="auto"/>
            <w:right w:val="none" w:sz="0" w:space="0" w:color="auto"/>
          </w:divBdr>
        </w:div>
        <w:div w:id="1464156216">
          <w:marLeft w:val="640"/>
          <w:marRight w:val="0"/>
          <w:marTop w:val="0"/>
          <w:marBottom w:val="0"/>
          <w:divBdr>
            <w:top w:val="none" w:sz="0" w:space="0" w:color="auto"/>
            <w:left w:val="none" w:sz="0" w:space="0" w:color="auto"/>
            <w:bottom w:val="none" w:sz="0" w:space="0" w:color="auto"/>
            <w:right w:val="none" w:sz="0" w:space="0" w:color="auto"/>
          </w:divBdr>
        </w:div>
        <w:div w:id="939534036">
          <w:marLeft w:val="640"/>
          <w:marRight w:val="0"/>
          <w:marTop w:val="0"/>
          <w:marBottom w:val="0"/>
          <w:divBdr>
            <w:top w:val="none" w:sz="0" w:space="0" w:color="auto"/>
            <w:left w:val="none" w:sz="0" w:space="0" w:color="auto"/>
            <w:bottom w:val="none" w:sz="0" w:space="0" w:color="auto"/>
            <w:right w:val="none" w:sz="0" w:space="0" w:color="auto"/>
          </w:divBdr>
        </w:div>
        <w:div w:id="510608607">
          <w:marLeft w:val="640"/>
          <w:marRight w:val="0"/>
          <w:marTop w:val="0"/>
          <w:marBottom w:val="0"/>
          <w:divBdr>
            <w:top w:val="none" w:sz="0" w:space="0" w:color="auto"/>
            <w:left w:val="none" w:sz="0" w:space="0" w:color="auto"/>
            <w:bottom w:val="none" w:sz="0" w:space="0" w:color="auto"/>
            <w:right w:val="none" w:sz="0" w:space="0" w:color="auto"/>
          </w:divBdr>
        </w:div>
        <w:div w:id="1160120129">
          <w:marLeft w:val="640"/>
          <w:marRight w:val="0"/>
          <w:marTop w:val="0"/>
          <w:marBottom w:val="0"/>
          <w:divBdr>
            <w:top w:val="none" w:sz="0" w:space="0" w:color="auto"/>
            <w:left w:val="none" w:sz="0" w:space="0" w:color="auto"/>
            <w:bottom w:val="none" w:sz="0" w:space="0" w:color="auto"/>
            <w:right w:val="none" w:sz="0" w:space="0" w:color="auto"/>
          </w:divBdr>
        </w:div>
        <w:div w:id="1592003750">
          <w:marLeft w:val="640"/>
          <w:marRight w:val="0"/>
          <w:marTop w:val="0"/>
          <w:marBottom w:val="0"/>
          <w:divBdr>
            <w:top w:val="none" w:sz="0" w:space="0" w:color="auto"/>
            <w:left w:val="none" w:sz="0" w:space="0" w:color="auto"/>
            <w:bottom w:val="none" w:sz="0" w:space="0" w:color="auto"/>
            <w:right w:val="none" w:sz="0" w:space="0" w:color="auto"/>
          </w:divBdr>
        </w:div>
        <w:div w:id="1179078312">
          <w:marLeft w:val="640"/>
          <w:marRight w:val="0"/>
          <w:marTop w:val="0"/>
          <w:marBottom w:val="0"/>
          <w:divBdr>
            <w:top w:val="none" w:sz="0" w:space="0" w:color="auto"/>
            <w:left w:val="none" w:sz="0" w:space="0" w:color="auto"/>
            <w:bottom w:val="none" w:sz="0" w:space="0" w:color="auto"/>
            <w:right w:val="none" w:sz="0" w:space="0" w:color="auto"/>
          </w:divBdr>
        </w:div>
        <w:div w:id="596791510">
          <w:marLeft w:val="640"/>
          <w:marRight w:val="0"/>
          <w:marTop w:val="0"/>
          <w:marBottom w:val="0"/>
          <w:divBdr>
            <w:top w:val="none" w:sz="0" w:space="0" w:color="auto"/>
            <w:left w:val="none" w:sz="0" w:space="0" w:color="auto"/>
            <w:bottom w:val="none" w:sz="0" w:space="0" w:color="auto"/>
            <w:right w:val="none" w:sz="0" w:space="0" w:color="auto"/>
          </w:divBdr>
        </w:div>
        <w:div w:id="1020661040">
          <w:marLeft w:val="640"/>
          <w:marRight w:val="0"/>
          <w:marTop w:val="0"/>
          <w:marBottom w:val="0"/>
          <w:divBdr>
            <w:top w:val="none" w:sz="0" w:space="0" w:color="auto"/>
            <w:left w:val="none" w:sz="0" w:space="0" w:color="auto"/>
            <w:bottom w:val="none" w:sz="0" w:space="0" w:color="auto"/>
            <w:right w:val="none" w:sz="0" w:space="0" w:color="auto"/>
          </w:divBdr>
        </w:div>
        <w:div w:id="1730692367">
          <w:marLeft w:val="640"/>
          <w:marRight w:val="0"/>
          <w:marTop w:val="0"/>
          <w:marBottom w:val="0"/>
          <w:divBdr>
            <w:top w:val="none" w:sz="0" w:space="0" w:color="auto"/>
            <w:left w:val="none" w:sz="0" w:space="0" w:color="auto"/>
            <w:bottom w:val="none" w:sz="0" w:space="0" w:color="auto"/>
            <w:right w:val="none" w:sz="0" w:space="0" w:color="auto"/>
          </w:divBdr>
        </w:div>
        <w:div w:id="2006591962">
          <w:marLeft w:val="640"/>
          <w:marRight w:val="0"/>
          <w:marTop w:val="0"/>
          <w:marBottom w:val="0"/>
          <w:divBdr>
            <w:top w:val="none" w:sz="0" w:space="0" w:color="auto"/>
            <w:left w:val="none" w:sz="0" w:space="0" w:color="auto"/>
            <w:bottom w:val="none" w:sz="0" w:space="0" w:color="auto"/>
            <w:right w:val="none" w:sz="0" w:space="0" w:color="auto"/>
          </w:divBdr>
        </w:div>
        <w:div w:id="472261116">
          <w:marLeft w:val="640"/>
          <w:marRight w:val="0"/>
          <w:marTop w:val="0"/>
          <w:marBottom w:val="0"/>
          <w:divBdr>
            <w:top w:val="none" w:sz="0" w:space="0" w:color="auto"/>
            <w:left w:val="none" w:sz="0" w:space="0" w:color="auto"/>
            <w:bottom w:val="none" w:sz="0" w:space="0" w:color="auto"/>
            <w:right w:val="none" w:sz="0" w:space="0" w:color="auto"/>
          </w:divBdr>
        </w:div>
        <w:div w:id="1687516711">
          <w:marLeft w:val="640"/>
          <w:marRight w:val="0"/>
          <w:marTop w:val="0"/>
          <w:marBottom w:val="0"/>
          <w:divBdr>
            <w:top w:val="none" w:sz="0" w:space="0" w:color="auto"/>
            <w:left w:val="none" w:sz="0" w:space="0" w:color="auto"/>
            <w:bottom w:val="none" w:sz="0" w:space="0" w:color="auto"/>
            <w:right w:val="none" w:sz="0" w:space="0" w:color="auto"/>
          </w:divBdr>
        </w:div>
        <w:div w:id="1864710134">
          <w:marLeft w:val="640"/>
          <w:marRight w:val="0"/>
          <w:marTop w:val="0"/>
          <w:marBottom w:val="0"/>
          <w:divBdr>
            <w:top w:val="none" w:sz="0" w:space="0" w:color="auto"/>
            <w:left w:val="none" w:sz="0" w:space="0" w:color="auto"/>
            <w:bottom w:val="none" w:sz="0" w:space="0" w:color="auto"/>
            <w:right w:val="none" w:sz="0" w:space="0" w:color="auto"/>
          </w:divBdr>
        </w:div>
        <w:div w:id="1905793184">
          <w:marLeft w:val="640"/>
          <w:marRight w:val="0"/>
          <w:marTop w:val="0"/>
          <w:marBottom w:val="0"/>
          <w:divBdr>
            <w:top w:val="none" w:sz="0" w:space="0" w:color="auto"/>
            <w:left w:val="none" w:sz="0" w:space="0" w:color="auto"/>
            <w:bottom w:val="none" w:sz="0" w:space="0" w:color="auto"/>
            <w:right w:val="none" w:sz="0" w:space="0" w:color="auto"/>
          </w:divBdr>
        </w:div>
        <w:div w:id="1160930093">
          <w:marLeft w:val="640"/>
          <w:marRight w:val="0"/>
          <w:marTop w:val="0"/>
          <w:marBottom w:val="0"/>
          <w:divBdr>
            <w:top w:val="none" w:sz="0" w:space="0" w:color="auto"/>
            <w:left w:val="none" w:sz="0" w:space="0" w:color="auto"/>
            <w:bottom w:val="none" w:sz="0" w:space="0" w:color="auto"/>
            <w:right w:val="none" w:sz="0" w:space="0" w:color="auto"/>
          </w:divBdr>
        </w:div>
        <w:div w:id="1836989145">
          <w:marLeft w:val="640"/>
          <w:marRight w:val="0"/>
          <w:marTop w:val="0"/>
          <w:marBottom w:val="0"/>
          <w:divBdr>
            <w:top w:val="none" w:sz="0" w:space="0" w:color="auto"/>
            <w:left w:val="none" w:sz="0" w:space="0" w:color="auto"/>
            <w:bottom w:val="none" w:sz="0" w:space="0" w:color="auto"/>
            <w:right w:val="none" w:sz="0" w:space="0" w:color="auto"/>
          </w:divBdr>
        </w:div>
        <w:div w:id="826626949">
          <w:marLeft w:val="640"/>
          <w:marRight w:val="0"/>
          <w:marTop w:val="0"/>
          <w:marBottom w:val="0"/>
          <w:divBdr>
            <w:top w:val="none" w:sz="0" w:space="0" w:color="auto"/>
            <w:left w:val="none" w:sz="0" w:space="0" w:color="auto"/>
            <w:bottom w:val="none" w:sz="0" w:space="0" w:color="auto"/>
            <w:right w:val="none" w:sz="0" w:space="0" w:color="auto"/>
          </w:divBdr>
        </w:div>
        <w:div w:id="603076960">
          <w:marLeft w:val="640"/>
          <w:marRight w:val="0"/>
          <w:marTop w:val="0"/>
          <w:marBottom w:val="0"/>
          <w:divBdr>
            <w:top w:val="none" w:sz="0" w:space="0" w:color="auto"/>
            <w:left w:val="none" w:sz="0" w:space="0" w:color="auto"/>
            <w:bottom w:val="none" w:sz="0" w:space="0" w:color="auto"/>
            <w:right w:val="none" w:sz="0" w:space="0" w:color="auto"/>
          </w:divBdr>
        </w:div>
        <w:div w:id="1134178255">
          <w:marLeft w:val="640"/>
          <w:marRight w:val="0"/>
          <w:marTop w:val="0"/>
          <w:marBottom w:val="0"/>
          <w:divBdr>
            <w:top w:val="none" w:sz="0" w:space="0" w:color="auto"/>
            <w:left w:val="none" w:sz="0" w:space="0" w:color="auto"/>
            <w:bottom w:val="none" w:sz="0" w:space="0" w:color="auto"/>
            <w:right w:val="none" w:sz="0" w:space="0" w:color="auto"/>
          </w:divBdr>
        </w:div>
        <w:div w:id="832601911">
          <w:marLeft w:val="640"/>
          <w:marRight w:val="0"/>
          <w:marTop w:val="0"/>
          <w:marBottom w:val="0"/>
          <w:divBdr>
            <w:top w:val="none" w:sz="0" w:space="0" w:color="auto"/>
            <w:left w:val="none" w:sz="0" w:space="0" w:color="auto"/>
            <w:bottom w:val="none" w:sz="0" w:space="0" w:color="auto"/>
            <w:right w:val="none" w:sz="0" w:space="0" w:color="auto"/>
          </w:divBdr>
        </w:div>
        <w:div w:id="300499999">
          <w:marLeft w:val="640"/>
          <w:marRight w:val="0"/>
          <w:marTop w:val="0"/>
          <w:marBottom w:val="0"/>
          <w:divBdr>
            <w:top w:val="none" w:sz="0" w:space="0" w:color="auto"/>
            <w:left w:val="none" w:sz="0" w:space="0" w:color="auto"/>
            <w:bottom w:val="none" w:sz="0" w:space="0" w:color="auto"/>
            <w:right w:val="none" w:sz="0" w:space="0" w:color="auto"/>
          </w:divBdr>
        </w:div>
        <w:div w:id="144590065">
          <w:marLeft w:val="640"/>
          <w:marRight w:val="0"/>
          <w:marTop w:val="0"/>
          <w:marBottom w:val="0"/>
          <w:divBdr>
            <w:top w:val="none" w:sz="0" w:space="0" w:color="auto"/>
            <w:left w:val="none" w:sz="0" w:space="0" w:color="auto"/>
            <w:bottom w:val="none" w:sz="0" w:space="0" w:color="auto"/>
            <w:right w:val="none" w:sz="0" w:space="0" w:color="auto"/>
          </w:divBdr>
        </w:div>
        <w:div w:id="1881355572">
          <w:marLeft w:val="640"/>
          <w:marRight w:val="0"/>
          <w:marTop w:val="0"/>
          <w:marBottom w:val="0"/>
          <w:divBdr>
            <w:top w:val="none" w:sz="0" w:space="0" w:color="auto"/>
            <w:left w:val="none" w:sz="0" w:space="0" w:color="auto"/>
            <w:bottom w:val="none" w:sz="0" w:space="0" w:color="auto"/>
            <w:right w:val="none" w:sz="0" w:space="0" w:color="auto"/>
          </w:divBdr>
        </w:div>
        <w:div w:id="336614400">
          <w:marLeft w:val="640"/>
          <w:marRight w:val="0"/>
          <w:marTop w:val="0"/>
          <w:marBottom w:val="0"/>
          <w:divBdr>
            <w:top w:val="none" w:sz="0" w:space="0" w:color="auto"/>
            <w:left w:val="none" w:sz="0" w:space="0" w:color="auto"/>
            <w:bottom w:val="none" w:sz="0" w:space="0" w:color="auto"/>
            <w:right w:val="none" w:sz="0" w:space="0" w:color="auto"/>
          </w:divBdr>
        </w:div>
        <w:div w:id="628517279">
          <w:marLeft w:val="640"/>
          <w:marRight w:val="0"/>
          <w:marTop w:val="0"/>
          <w:marBottom w:val="0"/>
          <w:divBdr>
            <w:top w:val="none" w:sz="0" w:space="0" w:color="auto"/>
            <w:left w:val="none" w:sz="0" w:space="0" w:color="auto"/>
            <w:bottom w:val="none" w:sz="0" w:space="0" w:color="auto"/>
            <w:right w:val="none" w:sz="0" w:space="0" w:color="auto"/>
          </w:divBdr>
        </w:div>
        <w:div w:id="591936149">
          <w:marLeft w:val="640"/>
          <w:marRight w:val="0"/>
          <w:marTop w:val="0"/>
          <w:marBottom w:val="0"/>
          <w:divBdr>
            <w:top w:val="none" w:sz="0" w:space="0" w:color="auto"/>
            <w:left w:val="none" w:sz="0" w:space="0" w:color="auto"/>
            <w:bottom w:val="none" w:sz="0" w:space="0" w:color="auto"/>
            <w:right w:val="none" w:sz="0" w:space="0" w:color="auto"/>
          </w:divBdr>
        </w:div>
        <w:div w:id="215969879">
          <w:marLeft w:val="640"/>
          <w:marRight w:val="0"/>
          <w:marTop w:val="0"/>
          <w:marBottom w:val="0"/>
          <w:divBdr>
            <w:top w:val="none" w:sz="0" w:space="0" w:color="auto"/>
            <w:left w:val="none" w:sz="0" w:space="0" w:color="auto"/>
            <w:bottom w:val="none" w:sz="0" w:space="0" w:color="auto"/>
            <w:right w:val="none" w:sz="0" w:space="0" w:color="auto"/>
          </w:divBdr>
        </w:div>
      </w:divsChild>
    </w:div>
    <w:div w:id="1945726548">
      <w:bodyDiv w:val="1"/>
      <w:marLeft w:val="0"/>
      <w:marRight w:val="0"/>
      <w:marTop w:val="0"/>
      <w:marBottom w:val="0"/>
      <w:divBdr>
        <w:top w:val="none" w:sz="0" w:space="0" w:color="auto"/>
        <w:left w:val="none" w:sz="0" w:space="0" w:color="auto"/>
        <w:bottom w:val="none" w:sz="0" w:space="0" w:color="auto"/>
        <w:right w:val="none" w:sz="0" w:space="0" w:color="auto"/>
      </w:divBdr>
    </w:div>
    <w:div w:id="1946183819">
      <w:bodyDiv w:val="1"/>
      <w:marLeft w:val="0"/>
      <w:marRight w:val="0"/>
      <w:marTop w:val="0"/>
      <w:marBottom w:val="0"/>
      <w:divBdr>
        <w:top w:val="none" w:sz="0" w:space="0" w:color="auto"/>
        <w:left w:val="none" w:sz="0" w:space="0" w:color="auto"/>
        <w:bottom w:val="none" w:sz="0" w:space="0" w:color="auto"/>
        <w:right w:val="none" w:sz="0" w:space="0" w:color="auto"/>
      </w:divBdr>
    </w:div>
    <w:div w:id="1946958558">
      <w:bodyDiv w:val="1"/>
      <w:marLeft w:val="0"/>
      <w:marRight w:val="0"/>
      <w:marTop w:val="0"/>
      <w:marBottom w:val="0"/>
      <w:divBdr>
        <w:top w:val="none" w:sz="0" w:space="0" w:color="auto"/>
        <w:left w:val="none" w:sz="0" w:space="0" w:color="auto"/>
        <w:bottom w:val="none" w:sz="0" w:space="0" w:color="auto"/>
        <w:right w:val="none" w:sz="0" w:space="0" w:color="auto"/>
      </w:divBdr>
    </w:div>
    <w:div w:id="1947152753">
      <w:bodyDiv w:val="1"/>
      <w:marLeft w:val="0"/>
      <w:marRight w:val="0"/>
      <w:marTop w:val="0"/>
      <w:marBottom w:val="0"/>
      <w:divBdr>
        <w:top w:val="none" w:sz="0" w:space="0" w:color="auto"/>
        <w:left w:val="none" w:sz="0" w:space="0" w:color="auto"/>
        <w:bottom w:val="none" w:sz="0" w:space="0" w:color="auto"/>
        <w:right w:val="none" w:sz="0" w:space="0" w:color="auto"/>
      </w:divBdr>
    </w:div>
    <w:div w:id="1947736808">
      <w:bodyDiv w:val="1"/>
      <w:marLeft w:val="0"/>
      <w:marRight w:val="0"/>
      <w:marTop w:val="0"/>
      <w:marBottom w:val="0"/>
      <w:divBdr>
        <w:top w:val="none" w:sz="0" w:space="0" w:color="auto"/>
        <w:left w:val="none" w:sz="0" w:space="0" w:color="auto"/>
        <w:bottom w:val="none" w:sz="0" w:space="0" w:color="auto"/>
        <w:right w:val="none" w:sz="0" w:space="0" w:color="auto"/>
      </w:divBdr>
    </w:div>
    <w:div w:id="1948081942">
      <w:bodyDiv w:val="1"/>
      <w:marLeft w:val="0"/>
      <w:marRight w:val="0"/>
      <w:marTop w:val="0"/>
      <w:marBottom w:val="0"/>
      <w:divBdr>
        <w:top w:val="none" w:sz="0" w:space="0" w:color="auto"/>
        <w:left w:val="none" w:sz="0" w:space="0" w:color="auto"/>
        <w:bottom w:val="none" w:sz="0" w:space="0" w:color="auto"/>
        <w:right w:val="none" w:sz="0" w:space="0" w:color="auto"/>
      </w:divBdr>
    </w:div>
    <w:div w:id="1948199089">
      <w:bodyDiv w:val="1"/>
      <w:marLeft w:val="0"/>
      <w:marRight w:val="0"/>
      <w:marTop w:val="0"/>
      <w:marBottom w:val="0"/>
      <w:divBdr>
        <w:top w:val="none" w:sz="0" w:space="0" w:color="auto"/>
        <w:left w:val="none" w:sz="0" w:space="0" w:color="auto"/>
        <w:bottom w:val="none" w:sz="0" w:space="0" w:color="auto"/>
        <w:right w:val="none" w:sz="0" w:space="0" w:color="auto"/>
      </w:divBdr>
    </w:div>
    <w:div w:id="1948460967">
      <w:bodyDiv w:val="1"/>
      <w:marLeft w:val="0"/>
      <w:marRight w:val="0"/>
      <w:marTop w:val="0"/>
      <w:marBottom w:val="0"/>
      <w:divBdr>
        <w:top w:val="none" w:sz="0" w:space="0" w:color="auto"/>
        <w:left w:val="none" w:sz="0" w:space="0" w:color="auto"/>
        <w:bottom w:val="none" w:sz="0" w:space="0" w:color="auto"/>
        <w:right w:val="none" w:sz="0" w:space="0" w:color="auto"/>
      </w:divBdr>
    </w:div>
    <w:div w:id="1948535018">
      <w:bodyDiv w:val="1"/>
      <w:marLeft w:val="0"/>
      <w:marRight w:val="0"/>
      <w:marTop w:val="0"/>
      <w:marBottom w:val="0"/>
      <w:divBdr>
        <w:top w:val="none" w:sz="0" w:space="0" w:color="auto"/>
        <w:left w:val="none" w:sz="0" w:space="0" w:color="auto"/>
        <w:bottom w:val="none" w:sz="0" w:space="0" w:color="auto"/>
        <w:right w:val="none" w:sz="0" w:space="0" w:color="auto"/>
      </w:divBdr>
    </w:div>
    <w:div w:id="1949852710">
      <w:bodyDiv w:val="1"/>
      <w:marLeft w:val="0"/>
      <w:marRight w:val="0"/>
      <w:marTop w:val="0"/>
      <w:marBottom w:val="0"/>
      <w:divBdr>
        <w:top w:val="none" w:sz="0" w:space="0" w:color="auto"/>
        <w:left w:val="none" w:sz="0" w:space="0" w:color="auto"/>
        <w:bottom w:val="none" w:sz="0" w:space="0" w:color="auto"/>
        <w:right w:val="none" w:sz="0" w:space="0" w:color="auto"/>
      </w:divBdr>
    </w:div>
    <w:div w:id="1950577338">
      <w:bodyDiv w:val="1"/>
      <w:marLeft w:val="0"/>
      <w:marRight w:val="0"/>
      <w:marTop w:val="0"/>
      <w:marBottom w:val="0"/>
      <w:divBdr>
        <w:top w:val="none" w:sz="0" w:space="0" w:color="auto"/>
        <w:left w:val="none" w:sz="0" w:space="0" w:color="auto"/>
        <w:bottom w:val="none" w:sz="0" w:space="0" w:color="auto"/>
        <w:right w:val="none" w:sz="0" w:space="0" w:color="auto"/>
      </w:divBdr>
    </w:div>
    <w:div w:id="1951474530">
      <w:bodyDiv w:val="1"/>
      <w:marLeft w:val="0"/>
      <w:marRight w:val="0"/>
      <w:marTop w:val="0"/>
      <w:marBottom w:val="0"/>
      <w:divBdr>
        <w:top w:val="none" w:sz="0" w:space="0" w:color="auto"/>
        <w:left w:val="none" w:sz="0" w:space="0" w:color="auto"/>
        <w:bottom w:val="none" w:sz="0" w:space="0" w:color="auto"/>
        <w:right w:val="none" w:sz="0" w:space="0" w:color="auto"/>
      </w:divBdr>
    </w:div>
    <w:div w:id="1952011128">
      <w:bodyDiv w:val="1"/>
      <w:marLeft w:val="0"/>
      <w:marRight w:val="0"/>
      <w:marTop w:val="0"/>
      <w:marBottom w:val="0"/>
      <w:divBdr>
        <w:top w:val="none" w:sz="0" w:space="0" w:color="auto"/>
        <w:left w:val="none" w:sz="0" w:space="0" w:color="auto"/>
        <w:bottom w:val="none" w:sz="0" w:space="0" w:color="auto"/>
        <w:right w:val="none" w:sz="0" w:space="0" w:color="auto"/>
      </w:divBdr>
    </w:div>
    <w:div w:id="1954630640">
      <w:bodyDiv w:val="1"/>
      <w:marLeft w:val="0"/>
      <w:marRight w:val="0"/>
      <w:marTop w:val="0"/>
      <w:marBottom w:val="0"/>
      <w:divBdr>
        <w:top w:val="none" w:sz="0" w:space="0" w:color="auto"/>
        <w:left w:val="none" w:sz="0" w:space="0" w:color="auto"/>
        <w:bottom w:val="none" w:sz="0" w:space="0" w:color="auto"/>
        <w:right w:val="none" w:sz="0" w:space="0" w:color="auto"/>
      </w:divBdr>
    </w:div>
    <w:div w:id="1954746103">
      <w:bodyDiv w:val="1"/>
      <w:marLeft w:val="0"/>
      <w:marRight w:val="0"/>
      <w:marTop w:val="0"/>
      <w:marBottom w:val="0"/>
      <w:divBdr>
        <w:top w:val="none" w:sz="0" w:space="0" w:color="auto"/>
        <w:left w:val="none" w:sz="0" w:space="0" w:color="auto"/>
        <w:bottom w:val="none" w:sz="0" w:space="0" w:color="auto"/>
        <w:right w:val="none" w:sz="0" w:space="0" w:color="auto"/>
      </w:divBdr>
    </w:div>
    <w:div w:id="1955478213">
      <w:bodyDiv w:val="1"/>
      <w:marLeft w:val="0"/>
      <w:marRight w:val="0"/>
      <w:marTop w:val="0"/>
      <w:marBottom w:val="0"/>
      <w:divBdr>
        <w:top w:val="none" w:sz="0" w:space="0" w:color="auto"/>
        <w:left w:val="none" w:sz="0" w:space="0" w:color="auto"/>
        <w:bottom w:val="none" w:sz="0" w:space="0" w:color="auto"/>
        <w:right w:val="none" w:sz="0" w:space="0" w:color="auto"/>
      </w:divBdr>
    </w:div>
    <w:div w:id="1957250667">
      <w:bodyDiv w:val="1"/>
      <w:marLeft w:val="0"/>
      <w:marRight w:val="0"/>
      <w:marTop w:val="0"/>
      <w:marBottom w:val="0"/>
      <w:divBdr>
        <w:top w:val="none" w:sz="0" w:space="0" w:color="auto"/>
        <w:left w:val="none" w:sz="0" w:space="0" w:color="auto"/>
        <w:bottom w:val="none" w:sz="0" w:space="0" w:color="auto"/>
        <w:right w:val="none" w:sz="0" w:space="0" w:color="auto"/>
      </w:divBdr>
    </w:div>
    <w:div w:id="1957328660">
      <w:bodyDiv w:val="1"/>
      <w:marLeft w:val="0"/>
      <w:marRight w:val="0"/>
      <w:marTop w:val="0"/>
      <w:marBottom w:val="0"/>
      <w:divBdr>
        <w:top w:val="none" w:sz="0" w:space="0" w:color="auto"/>
        <w:left w:val="none" w:sz="0" w:space="0" w:color="auto"/>
        <w:bottom w:val="none" w:sz="0" w:space="0" w:color="auto"/>
        <w:right w:val="none" w:sz="0" w:space="0" w:color="auto"/>
      </w:divBdr>
    </w:div>
    <w:div w:id="1957563565">
      <w:bodyDiv w:val="1"/>
      <w:marLeft w:val="0"/>
      <w:marRight w:val="0"/>
      <w:marTop w:val="0"/>
      <w:marBottom w:val="0"/>
      <w:divBdr>
        <w:top w:val="none" w:sz="0" w:space="0" w:color="auto"/>
        <w:left w:val="none" w:sz="0" w:space="0" w:color="auto"/>
        <w:bottom w:val="none" w:sz="0" w:space="0" w:color="auto"/>
        <w:right w:val="none" w:sz="0" w:space="0" w:color="auto"/>
      </w:divBdr>
    </w:div>
    <w:div w:id="1958482661">
      <w:bodyDiv w:val="1"/>
      <w:marLeft w:val="0"/>
      <w:marRight w:val="0"/>
      <w:marTop w:val="0"/>
      <w:marBottom w:val="0"/>
      <w:divBdr>
        <w:top w:val="none" w:sz="0" w:space="0" w:color="auto"/>
        <w:left w:val="none" w:sz="0" w:space="0" w:color="auto"/>
        <w:bottom w:val="none" w:sz="0" w:space="0" w:color="auto"/>
        <w:right w:val="none" w:sz="0" w:space="0" w:color="auto"/>
      </w:divBdr>
    </w:div>
    <w:div w:id="1958902404">
      <w:bodyDiv w:val="1"/>
      <w:marLeft w:val="0"/>
      <w:marRight w:val="0"/>
      <w:marTop w:val="0"/>
      <w:marBottom w:val="0"/>
      <w:divBdr>
        <w:top w:val="none" w:sz="0" w:space="0" w:color="auto"/>
        <w:left w:val="none" w:sz="0" w:space="0" w:color="auto"/>
        <w:bottom w:val="none" w:sz="0" w:space="0" w:color="auto"/>
        <w:right w:val="none" w:sz="0" w:space="0" w:color="auto"/>
      </w:divBdr>
    </w:div>
    <w:div w:id="1959094733">
      <w:bodyDiv w:val="1"/>
      <w:marLeft w:val="0"/>
      <w:marRight w:val="0"/>
      <w:marTop w:val="0"/>
      <w:marBottom w:val="0"/>
      <w:divBdr>
        <w:top w:val="none" w:sz="0" w:space="0" w:color="auto"/>
        <w:left w:val="none" w:sz="0" w:space="0" w:color="auto"/>
        <w:bottom w:val="none" w:sz="0" w:space="0" w:color="auto"/>
        <w:right w:val="none" w:sz="0" w:space="0" w:color="auto"/>
      </w:divBdr>
    </w:div>
    <w:div w:id="1959945070">
      <w:bodyDiv w:val="1"/>
      <w:marLeft w:val="0"/>
      <w:marRight w:val="0"/>
      <w:marTop w:val="0"/>
      <w:marBottom w:val="0"/>
      <w:divBdr>
        <w:top w:val="none" w:sz="0" w:space="0" w:color="auto"/>
        <w:left w:val="none" w:sz="0" w:space="0" w:color="auto"/>
        <w:bottom w:val="none" w:sz="0" w:space="0" w:color="auto"/>
        <w:right w:val="none" w:sz="0" w:space="0" w:color="auto"/>
      </w:divBdr>
    </w:div>
    <w:div w:id="1959990427">
      <w:bodyDiv w:val="1"/>
      <w:marLeft w:val="0"/>
      <w:marRight w:val="0"/>
      <w:marTop w:val="0"/>
      <w:marBottom w:val="0"/>
      <w:divBdr>
        <w:top w:val="none" w:sz="0" w:space="0" w:color="auto"/>
        <w:left w:val="none" w:sz="0" w:space="0" w:color="auto"/>
        <w:bottom w:val="none" w:sz="0" w:space="0" w:color="auto"/>
        <w:right w:val="none" w:sz="0" w:space="0" w:color="auto"/>
      </w:divBdr>
    </w:div>
    <w:div w:id="1960531973">
      <w:bodyDiv w:val="1"/>
      <w:marLeft w:val="0"/>
      <w:marRight w:val="0"/>
      <w:marTop w:val="0"/>
      <w:marBottom w:val="0"/>
      <w:divBdr>
        <w:top w:val="none" w:sz="0" w:space="0" w:color="auto"/>
        <w:left w:val="none" w:sz="0" w:space="0" w:color="auto"/>
        <w:bottom w:val="none" w:sz="0" w:space="0" w:color="auto"/>
        <w:right w:val="none" w:sz="0" w:space="0" w:color="auto"/>
      </w:divBdr>
    </w:div>
    <w:div w:id="1960602180">
      <w:bodyDiv w:val="1"/>
      <w:marLeft w:val="0"/>
      <w:marRight w:val="0"/>
      <w:marTop w:val="0"/>
      <w:marBottom w:val="0"/>
      <w:divBdr>
        <w:top w:val="none" w:sz="0" w:space="0" w:color="auto"/>
        <w:left w:val="none" w:sz="0" w:space="0" w:color="auto"/>
        <w:bottom w:val="none" w:sz="0" w:space="0" w:color="auto"/>
        <w:right w:val="none" w:sz="0" w:space="0" w:color="auto"/>
      </w:divBdr>
    </w:div>
    <w:div w:id="1960643593">
      <w:bodyDiv w:val="1"/>
      <w:marLeft w:val="0"/>
      <w:marRight w:val="0"/>
      <w:marTop w:val="0"/>
      <w:marBottom w:val="0"/>
      <w:divBdr>
        <w:top w:val="none" w:sz="0" w:space="0" w:color="auto"/>
        <w:left w:val="none" w:sz="0" w:space="0" w:color="auto"/>
        <w:bottom w:val="none" w:sz="0" w:space="0" w:color="auto"/>
        <w:right w:val="none" w:sz="0" w:space="0" w:color="auto"/>
      </w:divBdr>
    </w:div>
    <w:div w:id="1960800893">
      <w:bodyDiv w:val="1"/>
      <w:marLeft w:val="0"/>
      <w:marRight w:val="0"/>
      <w:marTop w:val="0"/>
      <w:marBottom w:val="0"/>
      <w:divBdr>
        <w:top w:val="none" w:sz="0" w:space="0" w:color="auto"/>
        <w:left w:val="none" w:sz="0" w:space="0" w:color="auto"/>
        <w:bottom w:val="none" w:sz="0" w:space="0" w:color="auto"/>
        <w:right w:val="none" w:sz="0" w:space="0" w:color="auto"/>
      </w:divBdr>
    </w:div>
    <w:div w:id="1961033929">
      <w:bodyDiv w:val="1"/>
      <w:marLeft w:val="0"/>
      <w:marRight w:val="0"/>
      <w:marTop w:val="0"/>
      <w:marBottom w:val="0"/>
      <w:divBdr>
        <w:top w:val="none" w:sz="0" w:space="0" w:color="auto"/>
        <w:left w:val="none" w:sz="0" w:space="0" w:color="auto"/>
        <w:bottom w:val="none" w:sz="0" w:space="0" w:color="auto"/>
        <w:right w:val="none" w:sz="0" w:space="0" w:color="auto"/>
      </w:divBdr>
      <w:divsChild>
        <w:div w:id="82725145">
          <w:marLeft w:val="0"/>
          <w:marRight w:val="0"/>
          <w:marTop w:val="0"/>
          <w:marBottom w:val="0"/>
          <w:divBdr>
            <w:top w:val="none" w:sz="0" w:space="0" w:color="auto"/>
            <w:left w:val="none" w:sz="0" w:space="0" w:color="auto"/>
            <w:bottom w:val="none" w:sz="0" w:space="0" w:color="auto"/>
            <w:right w:val="none" w:sz="0" w:space="0" w:color="auto"/>
          </w:divBdr>
        </w:div>
        <w:div w:id="1444961078">
          <w:marLeft w:val="0"/>
          <w:marRight w:val="0"/>
          <w:marTop w:val="0"/>
          <w:marBottom w:val="0"/>
          <w:divBdr>
            <w:top w:val="none" w:sz="0" w:space="0" w:color="auto"/>
            <w:left w:val="none" w:sz="0" w:space="0" w:color="auto"/>
            <w:bottom w:val="none" w:sz="0" w:space="0" w:color="auto"/>
            <w:right w:val="none" w:sz="0" w:space="0" w:color="auto"/>
          </w:divBdr>
        </w:div>
        <w:div w:id="1458523341">
          <w:marLeft w:val="0"/>
          <w:marRight w:val="0"/>
          <w:marTop w:val="0"/>
          <w:marBottom w:val="0"/>
          <w:divBdr>
            <w:top w:val="none" w:sz="0" w:space="0" w:color="auto"/>
            <w:left w:val="none" w:sz="0" w:space="0" w:color="auto"/>
            <w:bottom w:val="none" w:sz="0" w:space="0" w:color="auto"/>
            <w:right w:val="none" w:sz="0" w:space="0" w:color="auto"/>
          </w:divBdr>
        </w:div>
        <w:div w:id="1692761422">
          <w:marLeft w:val="0"/>
          <w:marRight w:val="0"/>
          <w:marTop w:val="0"/>
          <w:marBottom w:val="0"/>
          <w:divBdr>
            <w:top w:val="none" w:sz="0" w:space="0" w:color="auto"/>
            <w:left w:val="none" w:sz="0" w:space="0" w:color="auto"/>
            <w:bottom w:val="none" w:sz="0" w:space="0" w:color="auto"/>
            <w:right w:val="none" w:sz="0" w:space="0" w:color="auto"/>
          </w:divBdr>
        </w:div>
        <w:div w:id="910313713">
          <w:marLeft w:val="0"/>
          <w:marRight w:val="0"/>
          <w:marTop w:val="0"/>
          <w:marBottom w:val="0"/>
          <w:divBdr>
            <w:top w:val="none" w:sz="0" w:space="0" w:color="auto"/>
            <w:left w:val="none" w:sz="0" w:space="0" w:color="auto"/>
            <w:bottom w:val="none" w:sz="0" w:space="0" w:color="auto"/>
            <w:right w:val="none" w:sz="0" w:space="0" w:color="auto"/>
          </w:divBdr>
        </w:div>
        <w:div w:id="1868831887">
          <w:marLeft w:val="0"/>
          <w:marRight w:val="0"/>
          <w:marTop w:val="0"/>
          <w:marBottom w:val="0"/>
          <w:divBdr>
            <w:top w:val="none" w:sz="0" w:space="0" w:color="auto"/>
            <w:left w:val="none" w:sz="0" w:space="0" w:color="auto"/>
            <w:bottom w:val="none" w:sz="0" w:space="0" w:color="auto"/>
            <w:right w:val="none" w:sz="0" w:space="0" w:color="auto"/>
          </w:divBdr>
        </w:div>
        <w:div w:id="478613169">
          <w:marLeft w:val="0"/>
          <w:marRight w:val="0"/>
          <w:marTop w:val="0"/>
          <w:marBottom w:val="0"/>
          <w:divBdr>
            <w:top w:val="none" w:sz="0" w:space="0" w:color="auto"/>
            <w:left w:val="none" w:sz="0" w:space="0" w:color="auto"/>
            <w:bottom w:val="none" w:sz="0" w:space="0" w:color="auto"/>
            <w:right w:val="none" w:sz="0" w:space="0" w:color="auto"/>
          </w:divBdr>
        </w:div>
        <w:div w:id="707724472">
          <w:marLeft w:val="0"/>
          <w:marRight w:val="0"/>
          <w:marTop w:val="0"/>
          <w:marBottom w:val="0"/>
          <w:divBdr>
            <w:top w:val="none" w:sz="0" w:space="0" w:color="auto"/>
            <w:left w:val="none" w:sz="0" w:space="0" w:color="auto"/>
            <w:bottom w:val="none" w:sz="0" w:space="0" w:color="auto"/>
            <w:right w:val="none" w:sz="0" w:space="0" w:color="auto"/>
          </w:divBdr>
        </w:div>
        <w:div w:id="347680040">
          <w:marLeft w:val="0"/>
          <w:marRight w:val="0"/>
          <w:marTop w:val="0"/>
          <w:marBottom w:val="0"/>
          <w:divBdr>
            <w:top w:val="none" w:sz="0" w:space="0" w:color="auto"/>
            <w:left w:val="none" w:sz="0" w:space="0" w:color="auto"/>
            <w:bottom w:val="none" w:sz="0" w:space="0" w:color="auto"/>
            <w:right w:val="none" w:sz="0" w:space="0" w:color="auto"/>
          </w:divBdr>
        </w:div>
        <w:div w:id="1586954514">
          <w:marLeft w:val="0"/>
          <w:marRight w:val="0"/>
          <w:marTop w:val="0"/>
          <w:marBottom w:val="0"/>
          <w:divBdr>
            <w:top w:val="none" w:sz="0" w:space="0" w:color="auto"/>
            <w:left w:val="none" w:sz="0" w:space="0" w:color="auto"/>
            <w:bottom w:val="none" w:sz="0" w:space="0" w:color="auto"/>
            <w:right w:val="none" w:sz="0" w:space="0" w:color="auto"/>
          </w:divBdr>
        </w:div>
        <w:div w:id="299311405">
          <w:marLeft w:val="0"/>
          <w:marRight w:val="0"/>
          <w:marTop w:val="0"/>
          <w:marBottom w:val="0"/>
          <w:divBdr>
            <w:top w:val="none" w:sz="0" w:space="0" w:color="auto"/>
            <w:left w:val="none" w:sz="0" w:space="0" w:color="auto"/>
            <w:bottom w:val="none" w:sz="0" w:space="0" w:color="auto"/>
            <w:right w:val="none" w:sz="0" w:space="0" w:color="auto"/>
          </w:divBdr>
        </w:div>
        <w:div w:id="988481568">
          <w:marLeft w:val="0"/>
          <w:marRight w:val="0"/>
          <w:marTop w:val="0"/>
          <w:marBottom w:val="0"/>
          <w:divBdr>
            <w:top w:val="none" w:sz="0" w:space="0" w:color="auto"/>
            <w:left w:val="none" w:sz="0" w:space="0" w:color="auto"/>
            <w:bottom w:val="none" w:sz="0" w:space="0" w:color="auto"/>
            <w:right w:val="none" w:sz="0" w:space="0" w:color="auto"/>
          </w:divBdr>
        </w:div>
        <w:div w:id="1124350616">
          <w:marLeft w:val="0"/>
          <w:marRight w:val="0"/>
          <w:marTop w:val="0"/>
          <w:marBottom w:val="0"/>
          <w:divBdr>
            <w:top w:val="none" w:sz="0" w:space="0" w:color="auto"/>
            <w:left w:val="none" w:sz="0" w:space="0" w:color="auto"/>
            <w:bottom w:val="none" w:sz="0" w:space="0" w:color="auto"/>
            <w:right w:val="none" w:sz="0" w:space="0" w:color="auto"/>
          </w:divBdr>
        </w:div>
        <w:div w:id="1767385299">
          <w:marLeft w:val="0"/>
          <w:marRight w:val="0"/>
          <w:marTop w:val="0"/>
          <w:marBottom w:val="0"/>
          <w:divBdr>
            <w:top w:val="none" w:sz="0" w:space="0" w:color="auto"/>
            <w:left w:val="none" w:sz="0" w:space="0" w:color="auto"/>
            <w:bottom w:val="none" w:sz="0" w:space="0" w:color="auto"/>
            <w:right w:val="none" w:sz="0" w:space="0" w:color="auto"/>
          </w:divBdr>
        </w:div>
        <w:div w:id="806973379">
          <w:marLeft w:val="0"/>
          <w:marRight w:val="0"/>
          <w:marTop w:val="0"/>
          <w:marBottom w:val="0"/>
          <w:divBdr>
            <w:top w:val="none" w:sz="0" w:space="0" w:color="auto"/>
            <w:left w:val="none" w:sz="0" w:space="0" w:color="auto"/>
            <w:bottom w:val="none" w:sz="0" w:space="0" w:color="auto"/>
            <w:right w:val="none" w:sz="0" w:space="0" w:color="auto"/>
          </w:divBdr>
        </w:div>
        <w:div w:id="1042287499">
          <w:marLeft w:val="0"/>
          <w:marRight w:val="0"/>
          <w:marTop w:val="0"/>
          <w:marBottom w:val="0"/>
          <w:divBdr>
            <w:top w:val="none" w:sz="0" w:space="0" w:color="auto"/>
            <w:left w:val="none" w:sz="0" w:space="0" w:color="auto"/>
            <w:bottom w:val="none" w:sz="0" w:space="0" w:color="auto"/>
            <w:right w:val="none" w:sz="0" w:space="0" w:color="auto"/>
          </w:divBdr>
        </w:div>
        <w:div w:id="1454982860">
          <w:marLeft w:val="0"/>
          <w:marRight w:val="0"/>
          <w:marTop w:val="0"/>
          <w:marBottom w:val="0"/>
          <w:divBdr>
            <w:top w:val="none" w:sz="0" w:space="0" w:color="auto"/>
            <w:left w:val="none" w:sz="0" w:space="0" w:color="auto"/>
            <w:bottom w:val="none" w:sz="0" w:space="0" w:color="auto"/>
            <w:right w:val="none" w:sz="0" w:space="0" w:color="auto"/>
          </w:divBdr>
        </w:div>
        <w:div w:id="596910160">
          <w:marLeft w:val="0"/>
          <w:marRight w:val="0"/>
          <w:marTop w:val="0"/>
          <w:marBottom w:val="0"/>
          <w:divBdr>
            <w:top w:val="none" w:sz="0" w:space="0" w:color="auto"/>
            <w:left w:val="none" w:sz="0" w:space="0" w:color="auto"/>
            <w:bottom w:val="none" w:sz="0" w:space="0" w:color="auto"/>
            <w:right w:val="none" w:sz="0" w:space="0" w:color="auto"/>
          </w:divBdr>
        </w:div>
        <w:div w:id="623465439">
          <w:marLeft w:val="0"/>
          <w:marRight w:val="0"/>
          <w:marTop w:val="0"/>
          <w:marBottom w:val="0"/>
          <w:divBdr>
            <w:top w:val="none" w:sz="0" w:space="0" w:color="auto"/>
            <w:left w:val="none" w:sz="0" w:space="0" w:color="auto"/>
            <w:bottom w:val="none" w:sz="0" w:space="0" w:color="auto"/>
            <w:right w:val="none" w:sz="0" w:space="0" w:color="auto"/>
          </w:divBdr>
        </w:div>
        <w:div w:id="881984167">
          <w:marLeft w:val="0"/>
          <w:marRight w:val="0"/>
          <w:marTop w:val="0"/>
          <w:marBottom w:val="0"/>
          <w:divBdr>
            <w:top w:val="none" w:sz="0" w:space="0" w:color="auto"/>
            <w:left w:val="none" w:sz="0" w:space="0" w:color="auto"/>
            <w:bottom w:val="none" w:sz="0" w:space="0" w:color="auto"/>
            <w:right w:val="none" w:sz="0" w:space="0" w:color="auto"/>
          </w:divBdr>
        </w:div>
        <w:div w:id="940186962">
          <w:marLeft w:val="0"/>
          <w:marRight w:val="0"/>
          <w:marTop w:val="0"/>
          <w:marBottom w:val="0"/>
          <w:divBdr>
            <w:top w:val="none" w:sz="0" w:space="0" w:color="auto"/>
            <w:left w:val="none" w:sz="0" w:space="0" w:color="auto"/>
            <w:bottom w:val="none" w:sz="0" w:space="0" w:color="auto"/>
            <w:right w:val="none" w:sz="0" w:space="0" w:color="auto"/>
          </w:divBdr>
        </w:div>
        <w:div w:id="1881897572">
          <w:marLeft w:val="0"/>
          <w:marRight w:val="0"/>
          <w:marTop w:val="0"/>
          <w:marBottom w:val="0"/>
          <w:divBdr>
            <w:top w:val="none" w:sz="0" w:space="0" w:color="auto"/>
            <w:left w:val="none" w:sz="0" w:space="0" w:color="auto"/>
            <w:bottom w:val="none" w:sz="0" w:space="0" w:color="auto"/>
            <w:right w:val="none" w:sz="0" w:space="0" w:color="auto"/>
          </w:divBdr>
        </w:div>
        <w:div w:id="34164982">
          <w:marLeft w:val="0"/>
          <w:marRight w:val="0"/>
          <w:marTop w:val="0"/>
          <w:marBottom w:val="0"/>
          <w:divBdr>
            <w:top w:val="none" w:sz="0" w:space="0" w:color="auto"/>
            <w:left w:val="none" w:sz="0" w:space="0" w:color="auto"/>
            <w:bottom w:val="none" w:sz="0" w:space="0" w:color="auto"/>
            <w:right w:val="none" w:sz="0" w:space="0" w:color="auto"/>
          </w:divBdr>
        </w:div>
        <w:div w:id="509417257">
          <w:marLeft w:val="0"/>
          <w:marRight w:val="0"/>
          <w:marTop w:val="0"/>
          <w:marBottom w:val="0"/>
          <w:divBdr>
            <w:top w:val="none" w:sz="0" w:space="0" w:color="auto"/>
            <w:left w:val="none" w:sz="0" w:space="0" w:color="auto"/>
            <w:bottom w:val="none" w:sz="0" w:space="0" w:color="auto"/>
            <w:right w:val="none" w:sz="0" w:space="0" w:color="auto"/>
          </w:divBdr>
        </w:div>
        <w:div w:id="105737466">
          <w:marLeft w:val="0"/>
          <w:marRight w:val="0"/>
          <w:marTop w:val="0"/>
          <w:marBottom w:val="0"/>
          <w:divBdr>
            <w:top w:val="none" w:sz="0" w:space="0" w:color="auto"/>
            <w:left w:val="none" w:sz="0" w:space="0" w:color="auto"/>
            <w:bottom w:val="none" w:sz="0" w:space="0" w:color="auto"/>
            <w:right w:val="none" w:sz="0" w:space="0" w:color="auto"/>
          </w:divBdr>
        </w:div>
        <w:div w:id="1519078872">
          <w:marLeft w:val="0"/>
          <w:marRight w:val="0"/>
          <w:marTop w:val="0"/>
          <w:marBottom w:val="0"/>
          <w:divBdr>
            <w:top w:val="none" w:sz="0" w:space="0" w:color="auto"/>
            <w:left w:val="none" w:sz="0" w:space="0" w:color="auto"/>
            <w:bottom w:val="none" w:sz="0" w:space="0" w:color="auto"/>
            <w:right w:val="none" w:sz="0" w:space="0" w:color="auto"/>
          </w:divBdr>
        </w:div>
        <w:div w:id="2076587428">
          <w:marLeft w:val="0"/>
          <w:marRight w:val="0"/>
          <w:marTop w:val="0"/>
          <w:marBottom w:val="0"/>
          <w:divBdr>
            <w:top w:val="none" w:sz="0" w:space="0" w:color="auto"/>
            <w:left w:val="none" w:sz="0" w:space="0" w:color="auto"/>
            <w:bottom w:val="none" w:sz="0" w:space="0" w:color="auto"/>
            <w:right w:val="none" w:sz="0" w:space="0" w:color="auto"/>
          </w:divBdr>
        </w:div>
        <w:div w:id="1705983932">
          <w:marLeft w:val="0"/>
          <w:marRight w:val="0"/>
          <w:marTop w:val="0"/>
          <w:marBottom w:val="0"/>
          <w:divBdr>
            <w:top w:val="none" w:sz="0" w:space="0" w:color="auto"/>
            <w:left w:val="none" w:sz="0" w:space="0" w:color="auto"/>
            <w:bottom w:val="none" w:sz="0" w:space="0" w:color="auto"/>
            <w:right w:val="none" w:sz="0" w:space="0" w:color="auto"/>
          </w:divBdr>
        </w:div>
        <w:div w:id="634874837">
          <w:marLeft w:val="0"/>
          <w:marRight w:val="0"/>
          <w:marTop w:val="0"/>
          <w:marBottom w:val="0"/>
          <w:divBdr>
            <w:top w:val="none" w:sz="0" w:space="0" w:color="auto"/>
            <w:left w:val="none" w:sz="0" w:space="0" w:color="auto"/>
            <w:bottom w:val="none" w:sz="0" w:space="0" w:color="auto"/>
            <w:right w:val="none" w:sz="0" w:space="0" w:color="auto"/>
          </w:divBdr>
        </w:div>
        <w:div w:id="1622177894">
          <w:marLeft w:val="0"/>
          <w:marRight w:val="0"/>
          <w:marTop w:val="0"/>
          <w:marBottom w:val="0"/>
          <w:divBdr>
            <w:top w:val="none" w:sz="0" w:space="0" w:color="auto"/>
            <w:left w:val="none" w:sz="0" w:space="0" w:color="auto"/>
            <w:bottom w:val="none" w:sz="0" w:space="0" w:color="auto"/>
            <w:right w:val="none" w:sz="0" w:space="0" w:color="auto"/>
          </w:divBdr>
        </w:div>
        <w:div w:id="351809168">
          <w:marLeft w:val="0"/>
          <w:marRight w:val="0"/>
          <w:marTop w:val="0"/>
          <w:marBottom w:val="0"/>
          <w:divBdr>
            <w:top w:val="none" w:sz="0" w:space="0" w:color="auto"/>
            <w:left w:val="none" w:sz="0" w:space="0" w:color="auto"/>
            <w:bottom w:val="none" w:sz="0" w:space="0" w:color="auto"/>
            <w:right w:val="none" w:sz="0" w:space="0" w:color="auto"/>
          </w:divBdr>
        </w:div>
        <w:div w:id="1761559917">
          <w:marLeft w:val="0"/>
          <w:marRight w:val="0"/>
          <w:marTop w:val="0"/>
          <w:marBottom w:val="0"/>
          <w:divBdr>
            <w:top w:val="none" w:sz="0" w:space="0" w:color="auto"/>
            <w:left w:val="none" w:sz="0" w:space="0" w:color="auto"/>
            <w:bottom w:val="none" w:sz="0" w:space="0" w:color="auto"/>
            <w:right w:val="none" w:sz="0" w:space="0" w:color="auto"/>
          </w:divBdr>
        </w:div>
        <w:div w:id="88427508">
          <w:marLeft w:val="0"/>
          <w:marRight w:val="0"/>
          <w:marTop w:val="0"/>
          <w:marBottom w:val="0"/>
          <w:divBdr>
            <w:top w:val="none" w:sz="0" w:space="0" w:color="auto"/>
            <w:left w:val="none" w:sz="0" w:space="0" w:color="auto"/>
            <w:bottom w:val="none" w:sz="0" w:space="0" w:color="auto"/>
            <w:right w:val="none" w:sz="0" w:space="0" w:color="auto"/>
          </w:divBdr>
        </w:div>
        <w:div w:id="23873889">
          <w:marLeft w:val="0"/>
          <w:marRight w:val="0"/>
          <w:marTop w:val="0"/>
          <w:marBottom w:val="0"/>
          <w:divBdr>
            <w:top w:val="none" w:sz="0" w:space="0" w:color="auto"/>
            <w:left w:val="none" w:sz="0" w:space="0" w:color="auto"/>
            <w:bottom w:val="none" w:sz="0" w:space="0" w:color="auto"/>
            <w:right w:val="none" w:sz="0" w:space="0" w:color="auto"/>
          </w:divBdr>
        </w:div>
        <w:div w:id="459230462">
          <w:marLeft w:val="0"/>
          <w:marRight w:val="0"/>
          <w:marTop w:val="0"/>
          <w:marBottom w:val="0"/>
          <w:divBdr>
            <w:top w:val="none" w:sz="0" w:space="0" w:color="auto"/>
            <w:left w:val="none" w:sz="0" w:space="0" w:color="auto"/>
            <w:bottom w:val="none" w:sz="0" w:space="0" w:color="auto"/>
            <w:right w:val="none" w:sz="0" w:space="0" w:color="auto"/>
          </w:divBdr>
        </w:div>
        <w:div w:id="1534419487">
          <w:marLeft w:val="0"/>
          <w:marRight w:val="0"/>
          <w:marTop w:val="0"/>
          <w:marBottom w:val="0"/>
          <w:divBdr>
            <w:top w:val="none" w:sz="0" w:space="0" w:color="auto"/>
            <w:left w:val="none" w:sz="0" w:space="0" w:color="auto"/>
            <w:bottom w:val="none" w:sz="0" w:space="0" w:color="auto"/>
            <w:right w:val="none" w:sz="0" w:space="0" w:color="auto"/>
          </w:divBdr>
        </w:div>
      </w:divsChild>
    </w:div>
    <w:div w:id="1961642331">
      <w:bodyDiv w:val="1"/>
      <w:marLeft w:val="0"/>
      <w:marRight w:val="0"/>
      <w:marTop w:val="0"/>
      <w:marBottom w:val="0"/>
      <w:divBdr>
        <w:top w:val="none" w:sz="0" w:space="0" w:color="auto"/>
        <w:left w:val="none" w:sz="0" w:space="0" w:color="auto"/>
        <w:bottom w:val="none" w:sz="0" w:space="0" w:color="auto"/>
        <w:right w:val="none" w:sz="0" w:space="0" w:color="auto"/>
      </w:divBdr>
    </w:div>
    <w:div w:id="1961715834">
      <w:bodyDiv w:val="1"/>
      <w:marLeft w:val="0"/>
      <w:marRight w:val="0"/>
      <w:marTop w:val="0"/>
      <w:marBottom w:val="0"/>
      <w:divBdr>
        <w:top w:val="none" w:sz="0" w:space="0" w:color="auto"/>
        <w:left w:val="none" w:sz="0" w:space="0" w:color="auto"/>
        <w:bottom w:val="none" w:sz="0" w:space="0" w:color="auto"/>
        <w:right w:val="none" w:sz="0" w:space="0" w:color="auto"/>
      </w:divBdr>
    </w:div>
    <w:div w:id="1961841809">
      <w:bodyDiv w:val="1"/>
      <w:marLeft w:val="0"/>
      <w:marRight w:val="0"/>
      <w:marTop w:val="0"/>
      <w:marBottom w:val="0"/>
      <w:divBdr>
        <w:top w:val="none" w:sz="0" w:space="0" w:color="auto"/>
        <w:left w:val="none" w:sz="0" w:space="0" w:color="auto"/>
        <w:bottom w:val="none" w:sz="0" w:space="0" w:color="auto"/>
        <w:right w:val="none" w:sz="0" w:space="0" w:color="auto"/>
      </w:divBdr>
    </w:div>
    <w:div w:id="1962489246">
      <w:bodyDiv w:val="1"/>
      <w:marLeft w:val="0"/>
      <w:marRight w:val="0"/>
      <w:marTop w:val="0"/>
      <w:marBottom w:val="0"/>
      <w:divBdr>
        <w:top w:val="none" w:sz="0" w:space="0" w:color="auto"/>
        <w:left w:val="none" w:sz="0" w:space="0" w:color="auto"/>
        <w:bottom w:val="none" w:sz="0" w:space="0" w:color="auto"/>
        <w:right w:val="none" w:sz="0" w:space="0" w:color="auto"/>
      </w:divBdr>
    </w:div>
    <w:div w:id="1962566873">
      <w:bodyDiv w:val="1"/>
      <w:marLeft w:val="0"/>
      <w:marRight w:val="0"/>
      <w:marTop w:val="0"/>
      <w:marBottom w:val="0"/>
      <w:divBdr>
        <w:top w:val="none" w:sz="0" w:space="0" w:color="auto"/>
        <w:left w:val="none" w:sz="0" w:space="0" w:color="auto"/>
        <w:bottom w:val="none" w:sz="0" w:space="0" w:color="auto"/>
        <w:right w:val="none" w:sz="0" w:space="0" w:color="auto"/>
      </w:divBdr>
    </w:div>
    <w:div w:id="1963262694">
      <w:bodyDiv w:val="1"/>
      <w:marLeft w:val="0"/>
      <w:marRight w:val="0"/>
      <w:marTop w:val="0"/>
      <w:marBottom w:val="0"/>
      <w:divBdr>
        <w:top w:val="none" w:sz="0" w:space="0" w:color="auto"/>
        <w:left w:val="none" w:sz="0" w:space="0" w:color="auto"/>
        <w:bottom w:val="none" w:sz="0" w:space="0" w:color="auto"/>
        <w:right w:val="none" w:sz="0" w:space="0" w:color="auto"/>
      </w:divBdr>
    </w:div>
    <w:div w:id="1963271308">
      <w:bodyDiv w:val="1"/>
      <w:marLeft w:val="0"/>
      <w:marRight w:val="0"/>
      <w:marTop w:val="0"/>
      <w:marBottom w:val="0"/>
      <w:divBdr>
        <w:top w:val="none" w:sz="0" w:space="0" w:color="auto"/>
        <w:left w:val="none" w:sz="0" w:space="0" w:color="auto"/>
        <w:bottom w:val="none" w:sz="0" w:space="0" w:color="auto"/>
        <w:right w:val="none" w:sz="0" w:space="0" w:color="auto"/>
      </w:divBdr>
    </w:div>
    <w:div w:id="1963687291">
      <w:bodyDiv w:val="1"/>
      <w:marLeft w:val="0"/>
      <w:marRight w:val="0"/>
      <w:marTop w:val="0"/>
      <w:marBottom w:val="0"/>
      <w:divBdr>
        <w:top w:val="none" w:sz="0" w:space="0" w:color="auto"/>
        <w:left w:val="none" w:sz="0" w:space="0" w:color="auto"/>
        <w:bottom w:val="none" w:sz="0" w:space="0" w:color="auto"/>
        <w:right w:val="none" w:sz="0" w:space="0" w:color="auto"/>
      </w:divBdr>
    </w:div>
    <w:div w:id="1963926468">
      <w:bodyDiv w:val="1"/>
      <w:marLeft w:val="0"/>
      <w:marRight w:val="0"/>
      <w:marTop w:val="0"/>
      <w:marBottom w:val="0"/>
      <w:divBdr>
        <w:top w:val="none" w:sz="0" w:space="0" w:color="auto"/>
        <w:left w:val="none" w:sz="0" w:space="0" w:color="auto"/>
        <w:bottom w:val="none" w:sz="0" w:space="0" w:color="auto"/>
        <w:right w:val="none" w:sz="0" w:space="0" w:color="auto"/>
      </w:divBdr>
    </w:div>
    <w:div w:id="1964072977">
      <w:bodyDiv w:val="1"/>
      <w:marLeft w:val="0"/>
      <w:marRight w:val="0"/>
      <w:marTop w:val="0"/>
      <w:marBottom w:val="0"/>
      <w:divBdr>
        <w:top w:val="none" w:sz="0" w:space="0" w:color="auto"/>
        <w:left w:val="none" w:sz="0" w:space="0" w:color="auto"/>
        <w:bottom w:val="none" w:sz="0" w:space="0" w:color="auto"/>
        <w:right w:val="none" w:sz="0" w:space="0" w:color="auto"/>
      </w:divBdr>
    </w:div>
    <w:div w:id="1964656937">
      <w:bodyDiv w:val="1"/>
      <w:marLeft w:val="0"/>
      <w:marRight w:val="0"/>
      <w:marTop w:val="0"/>
      <w:marBottom w:val="0"/>
      <w:divBdr>
        <w:top w:val="none" w:sz="0" w:space="0" w:color="auto"/>
        <w:left w:val="none" w:sz="0" w:space="0" w:color="auto"/>
        <w:bottom w:val="none" w:sz="0" w:space="0" w:color="auto"/>
        <w:right w:val="none" w:sz="0" w:space="0" w:color="auto"/>
      </w:divBdr>
    </w:div>
    <w:div w:id="1966034466">
      <w:bodyDiv w:val="1"/>
      <w:marLeft w:val="0"/>
      <w:marRight w:val="0"/>
      <w:marTop w:val="0"/>
      <w:marBottom w:val="0"/>
      <w:divBdr>
        <w:top w:val="none" w:sz="0" w:space="0" w:color="auto"/>
        <w:left w:val="none" w:sz="0" w:space="0" w:color="auto"/>
        <w:bottom w:val="none" w:sz="0" w:space="0" w:color="auto"/>
        <w:right w:val="none" w:sz="0" w:space="0" w:color="auto"/>
      </w:divBdr>
    </w:div>
    <w:div w:id="1967352046">
      <w:bodyDiv w:val="1"/>
      <w:marLeft w:val="0"/>
      <w:marRight w:val="0"/>
      <w:marTop w:val="0"/>
      <w:marBottom w:val="0"/>
      <w:divBdr>
        <w:top w:val="none" w:sz="0" w:space="0" w:color="auto"/>
        <w:left w:val="none" w:sz="0" w:space="0" w:color="auto"/>
        <w:bottom w:val="none" w:sz="0" w:space="0" w:color="auto"/>
        <w:right w:val="none" w:sz="0" w:space="0" w:color="auto"/>
      </w:divBdr>
    </w:div>
    <w:div w:id="1967540134">
      <w:bodyDiv w:val="1"/>
      <w:marLeft w:val="0"/>
      <w:marRight w:val="0"/>
      <w:marTop w:val="0"/>
      <w:marBottom w:val="0"/>
      <w:divBdr>
        <w:top w:val="none" w:sz="0" w:space="0" w:color="auto"/>
        <w:left w:val="none" w:sz="0" w:space="0" w:color="auto"/>
        <w:bottom w:val="none" w:sz="0" w:space="0" w:color="auto"/>
        <w:right w:val="none" w:sz="0" w:space="0" w:color="auto"/>
      </w:divBdr>
    </w:div>
    <w:div w:id="1968050385">
      <w:bodyDiv w:val="1"/>
      <w:marLeft w:val="0"/>
      <w:marRight w:val="0"/>
      <w:marTop w:val="0"/>
      <w:marBottom w:val="0"/>
      <w:divBdr>
        <w:top w:val="none" w:sz="0" w:space="0" w:color="auto"/>
        <w:left w:val="none" w:sz="0" w:space="0" w:color="auto"/>
        <w:bottom w:val="none" w:sz="0" w:space="0" w:color="auto"/>
        <w:right w:val="none" w:sz="0" w:space="0" w:color="auto"/>
      </w:divBdr>
    </w:div>
    <w:div w:id="1968386938">
      <w:bodyDiv w:val="1"/>
      <w:marLeft w:val="0"/>
      <w:marRight w:val="0"/>
      <w:marTop w:val="0"/>
      <w:marBottom w:val="0"/>
      <w:divBdr>
        <w:top w:val="none" w:sz="0" w:space="0" w:color="auto"/>
        <w:left w:val="none" w:sz="0" w:space="0" w:color="auto"/>
        <w:bottom w:val="none" w:sz="0" w:space="0" w:color="auto"/>
        <w:right w:val="none" w:sz="0" w:space="0" w:color="auto"/>
      </w:divBdr>
      <w:divsChild>
        <w:div w:id="272059987">
          <w:marLeft w:val="480"/>
          <w:marRight w:val="0"/>
          <w:marTop w:val="0"/>
          <w:marBottom w:val="0"/>
          <w:divBdr>
            <w:top w:val="none" w:sz="0" w:space="0" w:color="auto"/>
            <w:left w:val="none" w:sz="0" w:space="0" w:color="auto"/>
            <w:bottom w:val="none" w:sz="0" w:space="0" w:color="auto"/>
            <w:right w:val="none" w:sz="0" w:space="0" w:color="auto"/>
          </w:divBdr>
        </w:div>
        <w:div w:id="1417164488">
          <w:marLeft w:val="480"/>
          <w:marRight w:val="0"/>
          <w:marTop w:val="0"/>
          <w:marBottom w:val="0"/>
          <w:divBdr>
            <w:top w:val="none" w:sz="0" w:space="0" w:color="auto"/>
            <w:left w:val="none" w:sz="0" w:space="0" w:color="auto"/>
            <w:bottom w:val="none" w:sz="0" w:space="0" w:color="auto"/>
            <w:right w:val="none" w:sz="0" w:space="0" w:color="auto"/>
          </w:divBdr>
        </w:div>
        <w:div w:id="732046355">
          <w:marLeft w:val="480"/>
          <w:marRight w:val="0"/>
          <w:marTop w:val="0"/>
          <w:marBottom w:val="0"/>
          <w:divBdr>
            <w:top w:val="none" w:sz="0" w:space="0" w:color="auto"/>
            <w:left w:val="none" w:sz="0" w:space="0" w:color="auto"/>
            <w:bottom w:val="none" w:sz="0" w:space="0" w:color="auto"/>
            <w:right w:val="none" w:sz="0" w:space="0" w:color="auto"/>
          </w:divBdr>
        </w:div>
        <w:div w:id="1928928081">
          <w:marLeft w:val="480"/>
          <w:marRight w:val="0"/>
          <w:marTop w:val="0"/>
          <w:marBottom w:val="0"/>
          <w:divBdr>
            <w:top w:val="none" w:sz="0" w:space="0" w:color="auto"/>
            <w:left w:val="none" w:sz="0" w:space="0" w:color="auto"/>
            <w:bottom w:val="none" w:sz="0" w:space="0" w:color="auto"/>
            <w:right w:val="none" w:sz="0" w:space="0" w:color="auto"/>
          </w:divBdr>
        </w:div>
        <w:div w:id="253779836">
          <w:marLeft w:val="480"/>
          <w:marRight w:val="0"/>
          <w:marTop w:val="0"/>
          <w:marBottom w:val="0"/>
          <w:divBdr>
            <w:top w:val="none" w:sz="0" w:space="0" w:color="auto"/>
            <w:left w:val="none" w:sz="0" w:space="0" w:color="auto"/>
            <w:bottom w:val="none" w:sz="0" w:space="0" w:color="auto"/>
            <w:right w:val="none" w:sz="0" w:space="0" w:color="auto"/>
          </w:divBdr>
        </w:div>
        <w:div w:id="845362799">
          <w:marLeft w:val="480"/>
          <w:marRight w:val="0"/>
          <w:marTop w:val="0"/>
          <w:marBottom w:val="0"/>
          <w:divBdr>
            <w:top w:val="none" w:sz="0" w:space="0" w:color="auto"/>
            <w:left w:val="none" w:sz="0" w:space="0" w:color="auto"/>
            <w:bottom w:val="none" w:sz="0" w:space="0" w:color="auto"/>
            <w:right w:val="none" w:sz="0" w:space="0" w:color="auto"/>
          </w:divBdr>
        </w:div>
        <w:div w:id="1700551079">
          <w:marLeft w:val="480"/>
          <w:marRight w:val="0"/>
          <w:marTop w:val="0"/>
          <w:marBottom w:val="0"/>
          <w:divBdr>
            <w:top w:val="none" w:sz="0" w:space="0" w:color="auto"/>
            <w:left w:val="none" w:sz="0" w:space="0" w:color="auto"/>
            <w:bottom w:val="none" w:sz="0" w:space="0" w:color="auto"/>
            <w:right w:val="none" w:sz="0" w:space="0" w:color="auto"/>
          </w:divBdr>
        </w:div>
        <w:div w:id="102577574">
          <w:marLeft w:val="480"/>
          <w:marRight w:val="0"/>
          <w:marTop w:val="0"/>
          <w:marBottom w:val="0"/>
          <w:divBdr>
            <w:top w:val="none" w:sz="0" w:space="0" w:color="auto"/>
            <w:left w:val="none" w:sz="0" w:space="0" w:color="auto"/>
            <w:bottom w:val="none" w:sz="0" w:space="0" w:color="auto"/>
            <w:right w:val="none" w:sz="0" w:space="0" w:color="auto"/>
          </w:divBdr>
        </w:div>
        <w:div w:id="892041174">
          <w:marLeft w:val="480"/>
          <w:marRight w:val="0"/>
          <w:marTop w:val="0"/>
          <w:marBottom w:val="0"/>
          <w:divBdr>
            <w:top w:val="none" w:sz="0" w:space="0" w:color="auto"/>
            <w:left w:val="none" w:sz="0" w:space="0" w:color="auto"/>
            <w:bottom w:val="none" w:sz="0" w:space="0" w:color="auto"/>
            <w:right w:val="none" w:sz="0" w:space="0" w:color="auto"/>
          </w:divBdr>
        </w:div>
        <w:div w:id="2093433404">
          <w:marLeft w:val="480"/>
          <w:marRight w:val="0"/>
          <w:marTop w:val="0"/>
          <w:marBottom w:val="0"/>
          <w:divBdr>
            <w:top w:val="none" w:sz="0" w:space="0" w:color="auto"/>
            <w:left w:val="none" w:sz="0" w:space="0" w:color="auto"/>
            <w:bottom w:val="none" w:sz="0" w:space="0" w:color="auto"/>
            <w:right w:val="none" w:sz="0" w:space="0" w:color="auto"/>
          </w:divBdr>
        </w:div>
        <w:div w:id="339936583">
          <w:marLeft w:val="480"/>
          <w:marRight w:val="0"/>
          <w:marTop w:val="0"/>
          <w:marBottom w:val="0"/>
          <w:divBdr>
            <w:top w:val="none" w:sz="0" w:space="0" w:color="auto"/>
            <w:left w:val="none" w:sz="0" w:space="0" w:color="auto"/>
            <w:bottom w:val="none" w:sz="0" w:space="0" w:color="auto"/>
            <w:right w:val="none" w:sz="0" w:space="0" w:color="auto"/>
          </w:divBdr>
        </w:div>
        <w:div w:id="1961450570">
          <w:marLeft w:val="480"/>
          <w:marRight w:val="0"/>
          <w:marTop w:val="0"/>
          <w:marBottom w:val="0"/>
          <w:divBdr>
            <w:top w:val="none" w:sz="0" w:space="0" w:color="auto"/>
            <w:left w:val="none" w:sz="0" w:space="0" w:color="auto"/>
            <w:bottom w:val="none" w:sz="0" w:space="0" w:color="auto"/>
            <w:right w:val="none" w:sz="0" w:space="0" w:color="auto"/>
          </w:divBdr>
        </w:div>
        <w:div w:id="871766166">
          <w:marLeft w:val="480"/>
          <w:marRight w:val="0"/>
          <w:marTop w:val="0"/>
          <w:marBottom w:val="0"/>
          <w:divBdr>
            <w:top w:val="none" w:sz="0" w:space="0" w:color="auto"/>
            <w:left w:val="none" w:sz="0" w:space="0" w:color="auto"/>
            <w:bottom w:val="none" w:sz="0" w:space="0" w:color="auto"/>
            <w:right w:val="none" w:sz="0" w:space="0" w:color="auto"/>
          </w:divBdr>
        </w:div>
        <w:div w:id="1038973960">
          <w:marLeft w:val="480"/>
          <w:marRight w:val="0"/>
          <w:marTop w:val="0"/>
          <w:marBottom w:val="0"/>
          <w:divBdr>
            <w:top w:val="none" w:sz="0" w:space="0" w:color="auto"/>
            <w:left w:val="none" w:sz="0" w:space="0" w:color="auto"/>
            <w:bottom w:val="none" w:sz="0" w:space="0" w:color="auto"/>
            <w:right w:val="none" w:sz="0" w:space="0" w:color="auto"/>
          </w:divBdr>
        </w:div>
        <w:div w:id="1868177086">
          <w:marLeft w:val="480"/>
          <w:marRight w:val="0"/>
          <w:marTop w:val="0"/>
          <w:marBottom w:val="0"/>
          <w:divBdr>
            <w:top w:val="none" w:sz="0" w:space="0" w:color="auto"/>
            <w:left w:val="none" w:sz="0" w:space="0" w:color="auto"/>
            <w:bottom w:val="none" w:sz="0" w:space="0" w:color="auto"/>
            <w:right w:val="none" w:sz="0" w:space="0" w:color="auto"/>
          </w:divBdr>
        </w:div>
        <w:div w:id="1724602416">
          <w:marLeft w:val="480"/>
          <w:marRight w:val="0"/>
          <w:marTop w:val="0"/>
          <w:marBottom w:val="0"/>
          <w:divBdr>
            <w:top w:val="none" w:sz="0" w:space="0" w:color="auto"/>
            <w:left w:val="none" w:sz="0" w:space="0" w:color="auto"/>
            <w:bottom w:val="none" w:sz="0" w:space="0" w:color="auto"/>
            <w:right w:val="none" w:sz="0" w:space="0" w:color="auto"/>
          </w:divBdr>
        </w:div>
        <w:div w:id="1531139249">
          <w:marLeft w:val="480"/>
          <w:marRight w:val="0"/>
          <w:marTop w:val="0"/>
          <w:marBottom w:val="0"/>
          <w:divBdr>
            <w:top w:val="none" w:sz="0" w:space="0" w:color="auto"/>
            <w:left w:val="none" w:sz="0" w:space="0" w:color="auto"/>
            <w:bottom w:val="none" w:sz="0" w:space="0" w:color="auto"/>
            <w:right w:val="none" w:sz="0" w:space="0" w:color="auto"/>
          </w:divBdr>
        </w:div>
        <w:div w:id="534580923">
          <w:marLeft w:val="480"/>
          <w:marRight w:val="0"/>
          <w:marTop w:val="0"/>
          <w:marBottom w:val="0"/>
          <w:divBdr>
            <w:top w:val="none" w:sz="0" w:space="0" w:color="auto"/>
            <w:left w:val="none" w:sz="0" w:space="0" w:color="auto"/>
            <w:bottom w:val="none" w:sz="0" w:space="0" w:color="auto"/>
            <w:right w:val="none" w:sz="0" w:space="0" w:color="auto"/>
          </w:divBdr>
        </w:div>
        <w:div w:id="799344853">
          <w:marLeft w:val="480"/>
          <w:marRight w:val="0"/>
          <w:marTop w:val="0"/>
          <w:marBottom w:val="0"/>
          <w:divBdr>
            <w:top w:val="none" w:sz="0" w:space="0" w:color="auto"/>
            <w:left w:val="none" w:sz="0" w:space="0" w:color="auto"/>
            <w:bottom w:val="none" w:sz="0" w:space="0" w:color="auto"/>
            <w:right w:val="none" w:sz="0" w:space="0" w:color="auto"/>
          </w:divBdr>
        </w:div>
        <w:div w:id="1872303332">
          <w:marLeft w:val="480"/>
          <w:marRight w:val="0"/>
          <w:marTop w:val="0"/>
          <w:marBottom w:val="0"/>
          <w:divBdr>
            <w:top w:val="none" w:sz="0" w:space="0" w:color="auto"/>
            <w:left w:val="none" w:sz="0" w:space="0" w:color="auto"/>
            <w:bottom w:val="none" w:sz="0" w:space="0" w:color="auto"/>
            <w:right w:val="none" w:sz="0" w:space="0" w:color="auto"/>
          </w:divBdr>
        </w:div>
      </w:divsChild>
    </w:div>
    <w:div w:id="1968655720">
      <w:bodyDiv w:val="1"/>
      <w:marLeft w:val="0"/>
      <w:marRight w:val="0"/>
      <w:marTop w:val="0"/>
      <w:marBottom w:val="0"/>
      <w:divBdr>
        <w:top w:val="none" w:sz="0" w:space="0" w:color="auto"/>
        <w:left w:val="none" w:sz="0" w:space="0" w:color="auto"/>
        <w:bottom w:val="none" w:sz="0" w:space="0" w:color="auto"/>
        <w:right w:val="none" w:sz="0" w:space="0" w:color="auto"/>
      </w:divBdr>
    </w:div>
    <w:div w:id="1968659904">
      <w:bodyDiv w:val="1"/>
      <w:marLeft w:val="0"/>
      <w:marRight w:val="0"/>
      <w:marTop w:val="0"/>
      <w:marBottom w:val="0"/>
      <w:divBdr>
        <w:top w:val="none" w:sz="0" w:space="0" w:color="auto"/>
        <w:left w:val="none" w:sz="0" w:space="0" w:color="auto"/>
        <w:bottom w:val="none" w:sz="0" w:space="0" w:color="auto"/>
        <w:right w:val="none" w:sz="0" w:space="0" w:color="auto"/>
      </w:divBdr>
    </w:div>
    <w:div w:id="1969120141">
      <w:bodyDiv w:val="1"/>
      <w:marLeft w:val="0"/>
      <w:marRight w:val="0"/>
      <w:marTop w:val="0"/>
      <w:marBottom w:val="0"/>
      <w:divBdr>
        <w:top w:val="none" w:sz="0" w:space="0" w:color="auto"/>
        <w:left w:val="none" w:sz="0" w:space="0" w:color="auto"/>
        <w:bottom w:val="none" w:sz="0" w:space="0" w:color="auto"/>
        <w:right w:val="none" w:sz="0" w:space="0" w:color="auto"/>
      </w:divBdr>
    </w:div>
    <w:div w:id="1969315812">
      <w:bodyDiv w:val="1"/>
      <w:marLeft w:val="0"/>
      <w:marRight w:val="0"/>
      <w:marTop w:val="0"/>
      <w:marBottom w:val="0"/>
      <w:divBdr>
        <w:top w:val="none" w:sz="0" w:space="0" w:color="auto"/>
        <w:left w:val="none" w:sz="0" w:space="0" w:color="auto"/>
        <w:bottom w:val="none" w:sz="0" w:space="0" w:color="auto"/>
        <w:right w:val="none" w:sz="0" w:space="0" w:color="auto"/>
      </w:divBdr>
    </w:div>
    <w:div w:id="1969503519">
      <w:bodyDiv w:val="1"/>
      <w:marLeft w:val="0"/>
      <w:marRight w:val="0"/>
      <w:marTop w:val="0"/>
      <w:marBottom w:val="0"/>
      <w:divBdr>
        <w:top w:val="none" w:sz="0" w:space="0" w:color="auto"/>
        <w:left w:val="none" w:sz="0" w:space="0" w:color="auto"/>
        <w:bottom w:val="none" w:sz="0" w:space="0" w:color="auto"/>
        <w:right w:val="none" w:sz="0" w:space="0" w:color="auto"/>
      </w:divBdr>
    </w:div>
    <w:div w:id="1969621069">
      <w:bodyDiv w:val="1"/>
      <w:marLeft w:val="0"/>
      <w:marRight w:val="0"/>
      <w:marTop w:val="0"/>
      <w:marBottom w:val="0"/>
      <w:divBdr>
        <w:top w:val="none" w:sz="0" w:space="0" w:color="auto"/>
        <w:left w:val="none" w:sz="0" w:space="0" w:color="auto"/>
        <w:bottom w:val="none" w:sz="0" w:space="0" w:color="auto"/>
        <w:right w:val="none" w:sz="0" w:space="0" w:color="auto"/>
      </w:divBdr>
    </w:div>
    <w:div w:id="1969847809">
      <w:bodyDiv w:val="1"/>
      <w:marLeft w:val="0"/>
      <w:marRight w:val="0"/>
      <w:marTop w:val="0"/>
      <w:marBottom w:val="0"/>
      <w:divBdr>
        <w:top w:val="none" w:sz="0" w:space="0" w:color="auto"/>
        <w:left w:val="none" w:sz="0" w:space="0" w:color="auto"/>
        <w:bottom w:val="none" w:sz="0" w:space="0" w:color="auto"/>
        <w:right w:val="none" w:sz="0" w:space="0" w:color="auto"/>
      </w:divBdr>
    </w:div>
    <w:div w:id="1970353478">
      <w:bodyDiv w:val="1"/>
      <w:marLeft w:val="0"/>
      <w:marRight w:val="0"/>
      <w:marTop w:val="0"/>
      <w:marBottom w:val="0"/>
      <w:divBdr>
        <w:top w:val="none" w:sz="0" w:space="0" w:color="auto"/>
        <w:left w:val="none" w:sz="0" w:space="0" w:color="auto"/>
        <w:bottom w:val="none" w:sz="0" w:space="0" w:color="auto"/>
        <w:right w:val="none" w:sz="0" w:space="0" w:color="auto"/>
      </w:divBdr>
    </w:div>
    <w:div w:id="1970355511">
      <w:bodyDiv w:val="1"/>
      <w:marLeft w:val="0"/>
      <w:marRight w:val="0"/>
      <w:marTop w:val="0"/>
      <w:marBottom w:val="0"/>
      <w:divBdr>
        <w:top w:val="none" w:sz="0" w:space="0" w:color="auto"/>
        <w:left w:val="none" w:sz="0" w:space="0" w:color="auto"/>
        <w:bottom w:val="none" w:sz="0" w:space="0" w:color="auto"/>
        <w:right w:val="none" w:sz="0" w:space="0" w:color="auto"/>
      </w:divBdr>
    </w:div>
    <w:div w:id="1970357113">
      <w:bodyDiv w:val="1"/>
      <w:marLeft w:val="0"/>
      <w:marRight w:val="0"/>
      <w:marTop w:val="0"/>
      <w:marBottom w:val="0"/>
      <w:divBdr>
        <w:top w:val="none" w:sz="0" w:space="0" w:color="auto"/>
        <w:left w:val="none" w:sz="0" w:space="0" w:color="auto"/>
        <w:bottom w:val="none" w:sz="0" w:space="0" w:color="auto"/>
        <w:right w:val="none" w:sz="0" w:space="0" w:color="auto"/>
      </w:divBdr>
    </w:div>
    <w:div w:id="1970474143">
      <w:bodyDiv w:val="1"/>
      <w:marLeft w:val="0"/>
      <w:marRight w:val="0"/>
      <w:marTop w:val="0"/>
      <w:marBottom w:val="0"/>
      <w:divBdr>
        <w:top w:val="none" w:sz="0" w:space="0" w:color="auto"/>
        <w:left w:val="none" w:sz="0" w:space="0" w:color="auto"/>
        <w:bottom w:val="none" w:sz="0" w:space="0" w:color="auto"/>
        <w:right w:val="none" w:sz="0" w:space="0" w:color="auto"/>
      </w:divBdr>
    </w:div>
    <w:div w:id="1970741614">
      <w:bodyDiv w:val="1"/>
      <w:marLeft w:val="0"/>
      <w:marRight w:val="0"/>
      <w:marTop w:val="0"/>
      <w:marBottom w:val="0"/>
      <w:divBdr>
        <w:top w:val="none" w:sz="0" w:space="0" w:color="auto"/>
        <w:left w:val="none" w:sz="0" w:space="0" w:color="auto"/>
        <w:bottom w:val="none" w:sz="0" w:space="0" w:color="auto"/>
        <w:right w:val="none" w:sz="0" w:space="0" w:color="auto"/>
      </w:divBdr>
    </w:div>
    <w:div w:id="1970891293">
      <w:bodyDiv w:val="1"/>
      <w:marLeft w:val="0"/>
      <w:marRight w:val="0"/>
      <w:marTop w:val="0"/>
      <w:marBottom w:val="0"/>
      <w:divBdr>
        <w:top w:val="none" w:sz="0" w:space="0" w:color="auto"/>
        <w:left w:val="none" w:sz="0" w:space="0" w:color="auto"/>
        <w:bottom w:val="none" w:sz="0" w:space="0" w:color="auto"/>
        <w:right w:val="none" w:sz="0" w:space="0" w:color="auto"/>
      </w:divBdr>
    </w:div>
    <w:div w:id="1971477939">
      <w:bodyDiv w:val="1"/>
      <w:marLeft w:val="0"/>
      <w:marRight w:val="0"/>
      <w:marTop w:val="0"/>
      <w:marBottom w:val="0"/>
      <w:divBdr>
        <w:top w:val="none" w:sz="0" w:space="0" w:color="auto"/>
        <w:left w:val="none" w:sz="0" w:space="0" w:color="auto"/>
        <w:bottom w:val="none" w:sz="0" w:space="0" w:color="auto"/>
        <w:right w:val="none" w:sz="0" w:space="0" w:color="auto"/>
      </w:divBdr>
    </w:div>
    <w:div w:id="1971863928">
      <w:bodyDiv w:val="1"/>
      <w:marLeft w:val="0"/>
      <w:marRight w:val="0"/>
      <w:marTop w:val="0"/>
      <w:marBottom w:val="0"/>
      <w:divBdr>
        <w:top w:val="none" w:sz="0" w:space="0" w:color="auto"/>
        <w:left w:val="none" w:sz="0" w:space="0" w:color="auto"/>
        <w:bottom w:val="none" w:sz="0" w:space="0" w:color="auto"/>
        <w:right w:val="none" w:sz="0" w:space="0" w:color="auto"/>
      </w:divBdr>
      <w:divsChild>
        <w:div w:id="1442870029">
          <w:marLeft w:val="480"/>
          <w:marRight w:val="0"/>
          <w:marTop w:val="0"/>
          <w:marBottom w:val="0"/>
          <w:divBdr>
            <w:top w:val="none" w:sz="0" w:space="0" w:color="auto"/>
            <w:left w:val="none" w:sz="0" w:space="0" w:color="auto"/>
            <w:bottom w:val="none" w:sz="0" w:space="0" w:color="auto"/>
            <w:right w:val="none" w:sz="0" w:space="0" w:color="auto"/>
          </w:divBdr>
        </w:div>
        <w:div w:id="1868760286">
          <w:marLeft w:val="480"/>
          <w:marRight w:val="0"/>
          <w:marTop w:val="0"/>
          <w:marBottom w:val="0"/>
          <w:divBdr>
            <w:top w:val="none" w:sz="0" w:space="0" w:color="auto"/>
            <w:left w:val="none" w:sz="0" w:space="0" w:color="auto"/>
            <w:bottom w:val="none" w:sz="0" w:space="0" w:color="auto"/>
            <w:right w:val="none" w:sz="0" w:space="0" w:color="auto"/>
          </w:divBdr>
        </w:div>
        <w:div w:id="1156190741">
          <w:marLeft w:val="480"/>
          <w:marRight w:val="0"/>
          <w:marTop w:val="0"/>
          <w:marBottom w:val="0"/>
          <w:divBdr>
            <w:top w:val="none" w:sz="0" w:space="0" w:color="auto"/>
            <w:left w:val="none" w:sz="0" w:space="0" w:color="auto"/>
            <w:bottom w:val="none" w:sz="0" w:space="0" w:color="auto"/>
            <w:right w:val="none" w:sz="0" w:space="0" w:color="auto"/>
          </w:divBdr>
        </w:div>
        <w:div w:id="1094937411">
          <w:marLeft w:val="480"/>
          <w:marRight w:val="0"/>
          <w:marTop w:val="0"/>
          <w:marBottom w:val="0"/>
          <w:divBdr>
            <w:top w:val="none" w:sz="0" w:space="0" w:color="auto"/>
            <w:left w:val="none" w:sz="0" w:space="0" w:color="auto"/>
            <w:bottom w:val="none" w:sz="0" w:space="0" w:color="auto"/>
            <w:right w:val="none" w:sz="0" w:space="0" w:color="auto"/>
          </w:divBdr>
        </w:div>
        <w:div w:id="330258148">
          <w:marLeft w:val="480"/>
          <w:marRight w:val="0"/>
          <w:marTop w:val="0"/>
          <w:marBottom w:val="0"/>
          <w:divBdr>
            <w:top w:val="none" w:sz="0" w:space="0" w:color="auto"/>
            <w:left w:val="none" w:sz="0" w:space="0" w:color="auto"/>
            <w:bottom w:val="none" w:sz="0" w:space="0" w:color="auto"/>
            <w:right w:val="none" w:sz="0" w:space="0" w:color="auto"/>
          </w:divBdr>
        </w:div>
        <w:div w:id="138960675">
          <w:marLeft w:val="480"/>
          <w:marRight w:val="0"/>
          <w:marTop w:val="0"/>
          <w:marBottom w:val="0"/>
          <w:divBdr>
            <w:top w:val="none" w:sz="0" w:space="0" w:color="auto"/>
            <w:left w:val="none" w:sz="0" w:space="0" w:color="auto"/>
            <w:bottom w:val="none" w:sz="0" w:space="0" w:color="auto"/>
            <w:right w:val="none" w:sz="0" w:space="0" w:color="auto"/>
          </w:divBdr>
        </w:div>
        <w:div w:id="2028942556">
          <w:marLeft w:val="480"/>
          <w:marRight w:val="0"/>
          <w:marTop w:val="0"/>
          <w:marBottom w:val="0"/>
          <w:divBdr>
            <w:top w:val="none" w:sz="0" w:space="0" w:color="auto"/>
            <w:left w:val="none" w:sz="0" w:space="0" w:color="auto"/>
            <w:bottom w:val="none" w:sz="0" w:space="0" w:color="auto"/>
            <w:right w:val="none" w:sz="0" w:space="0" w:color="auto"/>
          </w:divBdr>
        </w:div>
        <w:div w:id="2080785180">
          <w:marLeft w:val="480"/>
          <w:marRight w:val="0"/>
          <w:marTop w:val="0"/>
          <w:marBottom w:val="0"/>
          <w:divBdr>
            <w:top w:val="none" w:sz="0" w:space="0" w:color="auto"/>
            <w:left w:val="none" w:sz="0" w:space="0" w:color="auto"/>
            <w:bottom w:val="none" w:sz="0" w:space="0" w:color="auto"/>
            <w:right w:val="none" w:sz="0" w:space="0" w:color="auto"/>
          </w:divBdr>
        </w:div>
        <w:div w:id="592787990">
          <w:marLeft w:val="480"/>
          <w:marRight w:val="0"/>
          <w:marTop w:val="0"/>
          <w:marBottom w:val="0"/>
          <w:divBdr>
            <w:top w:val="none" w:sz="0" w:space="0" w:color="auto"/>
            <w:left w:val="none" w:sz="0" w:space="0" w:color="auto"/>
            <w:bottom w:val="none" w:sz="0" w:space="0" w:color="auto"/>
            <w:right w:val="none" w:sz="0" w:space="0" w:color="auto"/>
          </w:divBdr>
        </w:div>
        <w:div w:id="10836176">
          <w:marLeft w:val="480"/>
          <w:marRight w:val="0"/>
          <w:marTop w:val="0"/>
          <w:marBottom w:val="0"/>
          <w:divBdr>
            <w:top w:val="none" w:sz="0" w:space="0" w:color="auto"/>
            <w:left w:val="none" w:sz="0" w:space="0" w:color="auto"/>
            <w:bottom w:val="none" w:sz="0" w:space="0" w:color="auto"/>
            <w:right w:val="none" w:sz="0" w:space="0" w:color="auto"/>
          </w:divBdr>
        </w:div>
        <w:div w:id="1310479317">
          <w:marLeft w:val="480"/>
          <w:marRight w:val="0"/>
          <w:marTop w:val="0"/>
          <w:marBottom w:val="0"/>
          <w:divBdr>
            <w:top w:val="none" w:sz="0" w:space="0" w:color="auto"/>
            <w:left w:val="none" w:sz="0" w:space="0" w:color="auto"/>
            <w:bottom w:val="none" w:sz="0" w:space="0" w:color="auto"/>
            <w:right w:val="none" w:sz="0" w:space="0" w:color="auto"/>
          </w:divBdr>
        </w:div>
        <w:div w:id="728260575">
          <w:marLeft w:val="480"/>
          <w:marRight w:val="0"/>
          <w:marTop w:val="0"/>
          <w:marBottom w:val="0"/>
          <w:divBdr>
            <w:top w:val="none" w:sz="0" w:space="0" w:color="auto"/>
            <w:left w:val="none" w:sz="0" w:space="0" w:color="auto"/>
            <w:bottom w:val="none" w:sz="0" w:space="0" w:color="auto"/>
            <w:right w:val="none" w:sz="0" w:space="0" w:color="auto"/>
          </w:divBdr>
        </w:div>
        <w:div w:id="526481274">
          <w:marLeft w:val="480"/>
          <w:marRight w:val="0"/>
          <w:marTop w:val="0"/>
          <w:marBottom w:val="0"/>
          <w:divBdr>
            <w:top w:val="none" w:sz="0" w:space="0" w:color="auto"/>
            <w:left w:val="none" w:sz="0" w:space="0" w:color="auto"/>
            <w:bottom w:val="none" w:sz="0" w:space="0" w:color="auto"/>
            <w:right w:val="none" w:sz="0" w:space="0" w:color="auto"/>
          </w:divBdr>
        </w:div>
        <w:div w:id="926764088">
          <w:marLeft w:val="480"/>
          <w:marRight w:val="0"/>
          <w:marTop w:val="0"/>
          <w:marBottom w:val="0"/>
          <w:divBdr>
            <w:top w:val="none" w:sz="0" w:space="0" w:color="auto"/>
            <w:left w:val="none" w:sz="0" w:space="0" w:color="auto"/>
            <w:bottom w:val="none" w:sz="0" w:space="0" w:color="auto"/>
            <w:right w:val="none" w:sz="0" w:space="0" w:color="auto"/>
          </w:divBdr>
        </w:div>
        <w:div w:id="615403506">
          <w:marLeft w:val="480"/>
          <w:marRight w:val="0"/>
          <w:marTop w:val="0"/>
          <w:marBottom w:val="0"/>
          <w:divBdr>
            <w:top w:val="none" w:sz="0" w:space="0" w:color="auto"/>
            <w:left w:val="none" w:sz="0" w:space="0" w:color="auto"/>
            <w:bottom w:val="none" w:sz="0" w:space="0" w:color="auto"/>
            <w:right w:val="none" w:sz="0" w:space="0" w:color="auto"/>
          </w:divBdr>
        </w:div>
        <w:div w:id="257251122">
          <w:marLeft w:val="480"/>
          <w:marRight w:val="0"/>
          <w:marTop w:val="0"/>
          <w:marBottom w:val="0"/>
          <w:divBdr>
            <w:top w:val="none" w:sz="0" w:space="0" w:color="auto"/>
            <w:left w:val="none" w:sz="0" w:space="0" w:color="auto"/>
            <w:bottom w:val="none" w:sz="0" w:space="0" w:color="auto"/>
            <w:right w:val="none" w:sz="0" w:space="0" w:color="auto"/>
          </w:divBdr>
        </w:div>
        <w:div w:id="719520849">
          <w:marLeft w:val="480"/>
          <w:marRight w:val="0"/>
          <w:marTop w:val="0"/>
          <w:marBottom w:val="0"/>
          <w:divBdr>
            <w:top w:val="none" w:sz="0" w:space="0" w:color="auto"/>
            <w:left w:val="none" w:sz="0" w:space="0" w:color="auto"/>
            <w:bottom w:val="none" w:sz="0" w:space="0" w:color="auto"/>
            <w:right w:val="none" w:sz="0" w:space="0" w:color="auto"/>
          </w:divBdr>
        </w:div>
        <w:div w:id="749623679">
          <w:marLeft w:val="480"/>
          <w:marRight w:val="0"/>
          <w:marTop w:val="0"/>
          <w:marBottom w:val="0"/>
          <w:divBdr>
            <w:top w:val="none" w:sz="0" w:space="0" w:color="auto"/>
            <w:left w:val="none" w:sz="0" w:space="0" w:color="auto"/>
            <w:bottom w:val="none" w:sz="0" w:space="0" w:color="auto"/>
            <w:right w:val="none" w:sz="0" w:space="0" w:color="auto"/>
          </w:divBdr>
        </w:div>
        <w:div w:id="1848905429">
          <w:marLeft w:val="480"/>
          <w:marRight w:val="0"/>
          <w:marTop w:val="0"/>
          <w:marBottom w:val="0"/>
          <w:divBdr>
            <w:top w:val="none" w:sz="0" w:space="0" w:color="auto"/>
            <w:left w:val="none" w:sz="0" w:space="0" w:color="auto"/>
            <w:bottom w:val="none" w:sz="0" w:space="0" w:color="auto"/>
            <w:right w:val="none" w:sz="0" w:space="0" w:color="auto"/>
          </w:divBdr>
        </w:div>
        <w:div w:id="214588189">
          <w:marLeft w:val="480"/>
          <w:marRight w:val="0"/>
          <w:marTop w:val="0"/>
          <w:marBottom w:val="0"/>
          <w:divBdr>
            <w:top w:val="none" w:sz="0" w:space="0" w:color="auto"/>
            <w:left w:val="none" w:sz="0" w:space="0" w:color="auto"/>
            <w:bottom w:val="none" w:sz="0" w:space="0" w:color="auto"/>
            <w:right w:val="none" w:sz="0" w:space="0" w:color="auto"/>
          </w:divBdr>
        </w:div>
        <w:div w:id="280040279">
          <w:marLeft w:val="480"/>
          <w:marRight w:val="0"/>
          <w:marTop w:val="0"/>
          <w:marBottom w:val="0"/>
          <w:divBdr>
            <w:top w:val="none" w:sz="0" w:space="0" w:color="auto"/>
            <w:left w:val="none" w:sz="0" w:space="0" w:color="auto"/>
            <w:bottom w:val="none" w:sz="0" w:space="0" w:color="auto"/>
            <w:right w:val="none" w:sz="0" w:space="0" w:color="auto"/>
          </w:divBdr>
        </w:div>
        <w:div w:id="2030638843">
          <w:marLeft w:val="480"/>
          <w:marRight w:val="0"/>
          <w:marTop w:val="0"/>
          <w:marBottom w:val="0"/>
          <w:divBdr>
            <w:top w:val="none" w:sz="0" w:space="0" w:color="auto"/>
            <w:left w:val="none" w:sz="0" w:space="0" w:color="auto"/>
            <w:bottom w:val="none" w:sz="0" w:space="0" w:color="auto"/>
            <w:right w:val="none" w:sz="0" w:space="0" w:color="auto"/>
          </w:divBdr>
        </w:div>
        <w:div w:id="992442756">
          <w:marLeft w:val="480"/>
          <w:marRight w:val="0"/>
          <w:marTop w:val="0"/>
          <w:marBottom w:val="0"/>
          <w:divBdr>
            <w:top w:val="none" w:sz="0" w:space="0" w:color="auto"/>
            <w:left w:val="none" w:sz="0" w:space="0" w:color="auto"/>
            <w:bottom w:val="none" w:sz="0" w:space="0" w:color="auto"/>
            <w:right w:val="none" w:sz="0" w:space="0" w:color="auto"/>
          </w:divBdr>
        </w:div>
        <w:div w:id="1499997697">
          <w:marLeft w:val="480"/>
          <w:marRight w:val="0"/>
          <w:marTop w:val="0"/>
          <w:marBottom w:val="0"/>
          <w:divBdr>
            <w:top w:val="none" w:sz="0" w:space="0" w:color="auto"/>
            <w:left w:val="none" w:sz="0" w:space="0" w:color="auto"/>
            <w:bottom w:val="none" w:sz="0" w:space="0" w:color="auto"/>
            <w:right w:val="none" w:sz="0" w:space="0" w:color="auto"/>
          </w:divBdr>
        </w:div>
        <w:div w:id="119227061">
          <w:marLeft w:val="480"/>
          <w:marRight w:val="0"/>
          <w:marTop w:val="0"/>
          <w:marBottom w:val="0"/>
          <w:divBdr>
            <w:top w:val="none" w:sz="0" w:space="0" w:color="auto"/>
            <w:left w:val="none" w:sz="0" w:space="0" w:color="auto"/>
            <w:bottom w:val="none" w:sz="0" w:space="0" w:color="auto"/>
            <w:right w:val="none" w:sz="0" w:space="0" w:color="auto"/>
          </w:divBdr>
        </w:div>
        <w:div w:id="1157381982">
          <w:marLeft w:val="480"/>
          <w:marRight w:val="0"/>
          <w:marTop w:val="0"/>
          <w:marBottom w:val="0"/>
          <w:divBdr>
            <w:top w:val="none" w:sz="0" w:space="0" w:color="auto"/>
            <w:left w:val="none" w:sz="0" w:space="0" w:color="auto"/>
            <w:bottom w:val="none" w:sz="0" w:space="0" w:color="auto"/>
            <w:right w:val="none" w:sz="0" w:space="0" w:color="auto"/>
          </w:divBdr>
        </w:div>
        <w:div w:id="114300047">
          <w:marLeft w:val="480"/>
          <w:marRight w:val="0"/>
          <w:marTop w:val="0"/>
          <w:marBottom w:val="0"/>
          <w:divBdr>
            <w:top w:val="none" w:sz="0" w:space="0" w:color="auto"/>
            <w:left w:val="none" w:sz="0" w:space="0" w:color="auto"/>
            <w:bottom w:val="none" w:sz="0" w:space="0" w:color="auto"/>
            <w:right w:val="none" w:sz="0" w:space="0" w:color="auto"/>
          </w:divBdr>
        </w:div>
        <w:div w:id="1315335752">
          <w:marLeft w:val="480"/>
          <w:marRight w:val="0"/>
          <w:marTop w:val="0"/>
          <w:marBottom w:val="0"/>
          <w:divBdr>
            <w:top w:val="none" w:sz="0" w:space="0" w:color="auto"/>
            <w:left w:val="none" w:sz="0" w:space="0" w:color="auto"/>
            <w:bottom w:val="none" w:sz="0" w:space="0" w:color="auto"/>
            <w:right w:val="none" w:sz="0" w:space="0" w:color="auto"/>
          </w:divBdr>
        </w:div>
        <w:div w:id="1519928582">
          <w:marLeft w:val="480"/>
          <w:marRight w:val="0"/>
          <w:marTop w:val="0"/>
          <w:marBottom w:val="0"/>
          <w:divBdr>
            <w:top w:val="none" w:sz="0" w:space="0" w:color="auto"/>
            <w:left w:val="none" w:sz="0" w:space="0" w:color="auto"/>
            <w:bottom w:val="none" w:sz="0" w:space="0" w:color="auto"/>
            <w:right w:val="none" w:sz="0" w:space="0" w:color="auto"/>
          </w:divBdr>
        </w:div>
        <w:div w:id="161507250">
          <w:marLeft w:val="480"/>
          <w:marRight w:val="0"/>
          <w:marTop w:val="0"/>
          <w:marBottom w:val="0"/>
          <w:divBdr>
            <w:top w:val="none" w:sz="0" w:space="0" w:color="auto"/>
            <w:left w:val="none" w:sz="0" w:space="0" w:color="auto"/>
            <w:bottom w:val="none" w:sz="0" w:space="0" w:color="auto"/>
            <w:right w:val="none" w:sz="0" w:space="0" w:color="auto"/>
          </w:divBdr>
        </w:div>
        <w:div w:id="1170832967">
          <w:marLeft w:val="480"/>
          <w:marRight w:val="0"/>
          <w:marTop w:val="0"/>
          <w:marBottom w:val="0"/>
          <w:divBdr>
            <w:top w:val="none" w:sz="0" w:space="0" w:color="auto"/>
            <w:left w:val="none" w:sz="0" w:space="0" w:color="auto"/>
            <w:bottom w:val="none" w:sz="0" w:space="0" w:color="auto"/>
            <w:right w:val="none" w:sz="0" w:space="0" w:color="auto"/>
          </w:divBdr>
        </w:div>
        <w:div w:id="644241827">
          <w:marLeft w:val="480"/>
          <w:marRight w:val="0"/>
          <w:marTop w:val="0"/>
          <w:marBottom w:val="0"/>
          <w:divBdr>
            <w:top w:val="none" w:sz="0" w:space="0" w:color="auto"/>
            <w:left w:val="none" w:sz="0" w:space="0" w:color="auto"/>
            <w:bottom w:val="none" w:sz="0" w:space="0" w:color="auto"/>
            <w:right w:val="none" w:sz="0" w:space="0" w:color="auto"/>
          </w:divBdr>
        </w:div>
        <w:div w:id="1667712291">
          <w:marLeft w:val="480"/>
          <w:marRight w:val="0"/>
          <w:marTop w:val="0"/>
          <w:marBottom w:val="0"/>
          <w:divBdr>
            <w:top w:val="none" w:sz="0" w:space="0" w:color="auto"/>
            <w:left w:val="none" w:sz="0" w:space="0" w:color="auto"/>
            <w:bottom w:val="none" w:sz="0" w:space="0" w:color="auto"/>
            <w:right w:val="none" w:sz="0" w:space="0" w:color="auto"/>
          </w:divBdr>
        </w:div>
        <w:div w:id="1890798414">
          <w:marLeft w:val="480"/>
          <w:marRight w:val="0"/>
          <w:marTop w:val="0"/>
          <w:marBottom w:val="0"/>
          <w:divBdr>
            <w:top w:val="none" w:sz="0" w:space="0" w:color="auto"/>
            <w:left w:val="none" w:sz="0" w:space="0" w:color="auto"/>
            <w:bottom w:val="none" w:sz="0" w:space="0" w:color="auto"/>
            <w:right w:val="none" w:sz="0" w:space="0" w:color="auto"/>
          </w:divBdr>
        </w:div>
        <w:div w:id="2106879945">
          <w:marLeft w:val="480"/>
          <w:marRight w:val="0"/>
          <w:marTop w:val="0"/>
          <w:marBottom w:val="0"/>
          <w:divBdr>
            <w:top w:val="none" w:sz="0" w:space="0" w:color="auto"/>
            <w:left w:val="none" w:sz="0" w:space="0" w:color="auto"/>
            <w:bottom w:val="none" w:sz="0" w:space="0" w:color="auto"/>
            <w:right w:val="none" w:sz="0" w:space="0" w:color="auto"/>
          </w:divBdr>
        </w:div>
        <w:div w:id="774908698">
          <w:marLeft w:val="480"/>
          <w:marRight w:val="0"/>
          <w:marTop w:val="0"/>
          <w:marBottom w:val="0"/>
          <w:divBdr>
            <w:top w:val="none" w:sz="0" w:space="0" w:color="auto"/>
            <w:left w:val="none" w:sz="0" w:space="0" w:color="auto"/>
            <w:bottom w:val="none" w:sz="0" w:space="0" w:color="auto"/>
            <w:right w:val="none" w:sz="0" w:space="0" w:color="auto"/>
          </w:divBdr>
        </w:div>
        <w:div w:id="398208365">
          <w:marLeft w:val="480"/>
          <w:marRight w:val="0"/>
          <w:marTop w:val="0"/>
          <w:marBottom w:val="0"/>
          <w:divBdr>
            <w:top w:val="none" w:sz="0" w:space="0" w:color="auto"/>
            <w:left w:val="none" w:sz="0" w:space="0" w:color="auto"/>
            <w:bottom w:val="none" w:sz="0" w:space="0" w:color="auto"/>
            <w:right w:val="none" w:sz="0" w:space="0" w:color="auto"/>
          </w:divBdr>
        </w:div>
        <w:div w:id="1101803613">
          <w:marLeft w:val="480"/>
          <w:marRight w:val="0"/>
          <w:marTop w:val="0"/>
          <w:marBottom w:val="0"/>
          <w:divBdr>
            <w:top w:val="none" w:sz="0" w:space="0" w:color="auto"/>
            <w:left w:val="none" w:sz="0" w:space="0" w:color="auto"/>
            <w:bottom w:val="none" w:sz="0" w:space="0" w:color="auto"/>
            <w:right w:val="none" w:sz="0" w:space="0" w:color="auto"/>
          </w:divBdr>
        </w:div>
        <w:div w:id="1886061882">
          <w:marLeft w:val="480"/>
          <w:marRight w:val="0"/>
          <w:marTop w:val="0"/>
          <w:marBottom w:val="0"/>
          <w:divBdr>
            <w:top w:val="none" w:sz="0" w:space="0" w:color="auto"/>
            <w:left w:val="none" w:sz="0" w:space="0" w:color="auto"/>
            <w:bottom w:val="none" w:sz="0" w:space="0" w:color="auto"/>
            <w:right w:val="none" w:sz="0" w:space="0" w:color="auto"/>
          </w:divBdr>
        </w:div>
        <w:div w:id="5401201">
          <w:marLeft w:val="480"/>
          <w:marRight w:val="0"/>
          <w:marTop w:val="0"/>
          <w:marBottom w:val="0"/>
          <w:divBdr>
            <w:top w:val="none" w:sz="0" w:space="0" w:color="auto"/>
            <w:left w:val="none" w:sz="0" w:space="0" w:color="auto"/>
            <w:bottom w:val="none" w:sz="0" w:space="0" w:color="auto"/>
            <w:right w:val="none" w:sz="0" w:space="0" w:color="auto"/>
          </w:divBdr>
        </w:div>
        <w:div w:id="443888355">
          <w:marLeft w:val="480"/>
          <w:marRight w:val="0"/>
          <w:marTop w:val="0"/>
          <w:marBottom w:val="0"/>
          <w:divBdr>
            <w:top w:val="none" w:sz="0" w:space="0" w:color="auto"/>
            <w:left w:val="none" w:sz="0" w:space="0" w:color="auto"/>
            <w:bottom w:val="none" w:sz="0" w:space="0" w:color="auto"/>
            <w:right w:val="none" w:sz="0" w:space="0" w:color="auto"/>
          </w:divBdr>
        </w:div>
        <w:div w:id="1437095638">
          <w:marLeft w:val="480"/>
          <w:marRight w:val="0"/>
          <w:marTop w:val="0"/>
          <w:marBottom w:val="0"/>
          <w:divBdr>
            <w:top w:val="none" w:sz="0" w:space="0" w:color="auto"/>
            <w:left w:val="none" w:sz="0" w:space="0" w:color="auto"/>
            <w:bottom w:val="none" w:sz="0" w:space="0" w:color="auto"/>
            <w:right w:val="none" w:sz="0" w:space="0" w:color="auto"/>
          </w:divBdr>
        </w:div>
        <w:div w:id="1734311513">
          <w:marLeft w:val="480"/>
          <w:marRight w:val="0"/>
          <w:marTop w:val="0"/>
          <w:marBottom w:val="0"/>
          <w:divBdr>
            <w:top w:val="none" w:sz="0" w:space="0" w:color="auto"/>
            <w:left w:val="none" w:sz="0" w:space="0" w:color="auto"/>
            <w:bottom w:val="none" w:sz="0" w:space="0" w:color="auto"/>
            <w:right w:val="none" w:sz="0" w:space="0" w:color="auto"/>
          </w:divBdr>
        </w:div>
        <w:div w:id="1183319356">
          <w:marLeft w:val="480"/>
          <w:marRight w:val="0"/>
          <w:marTop w:val="0"/>
          <w:marBottom w:val="0"/>
          <w:divBdr>
            <w:top w:val="none" w:sz="0" w:space="0" w:color="auto"/>
            <w:left w:val="none" w:sz="0" w:space="0" w:color="auto"/>
            <w:bottom w:val="none" w:sz="0" w:space="0" w:color="auto"/>
            <w:right w:val="none" w:sz="0" w:space="0" w:color="auto"/>
          </w:divBdr>
        </w:div>
        <w:div w:id="1292246816">
          <w:marLeft w:val="480"/>
          <w:marRight w:val="0"/>
          <w:marTop w:val="0"/>
          <w:marBottom w:val="0"/>
          <w:divBdr>
            <w:top w:val="none" w:sz="0" w:space="0" w:color="auto"/>
            <w:left w:val="none" w:sz="0" w:space="0" w:color="auto"/>
            <w:bottom w:val="none" w:sz="0" w:space="0" w:color="auto"/>
            <w:right w:val="none" w:sz="0" w:space="0" w:color="auto"/>
          </w:divBdr>
        </w:div>
        <w:div w:id="343560012">
          <w:marLeft w:val="480"/>
          <w:marRight w:val="0"/>
          <w:marTop w:val="0"/>
          <w:marBottom w:val="0"/>
          <w:divBdr>
            <w:top w:val="none" w:sz="0" w:space="0" w:color="auto"/>
            <w:left w:val="none" w:sz="0" w:space="0" w:color="auto"/>
            <w:bottom w:val="none" w:sz="0" w:space="0" w:color="auto"/>
            <w:right w:val="none" w:sz="0" w:space="0" w:color="auto"/>
          </w:divBdr>
        </w:div>
        <w:div w:id="780490397">
          <w:marLeft w:val="480"/>
          <w:marRight w:val="0"/>
          <w:marTop w:val="0"/>
          <w:marBottom w:val="0"/>
          <w:divBdr>
            <w:top w:val="none" w:sz="0" w:space="0" w:color="auto"/>
            <w:left w:val="none" w:sz="0" w:space="0" w:color="auto"/>
            <w:bottom w:val="none" w:sz="0" w:space="0" w:color="auto"/>
            <w:right w:val="none" w:sz="0" w:space="0" w:color="auto"/>
          </w:divBdr>
        </w:div>
        <w:div w:id="1703550814">
          <w:marLeft w:val="480"/>
          <w:marRight w:val="0"/>
          <w:marTop w:val="0"/>
          <w:marBottom w:val="0"/>
          <w:divBdr>
            <w:top w:val="none" w:sz="0" w:space="0" w:color="auto"/>
            <w:left w:val="none" w:sz="0" w:space="0" w:color="auto"/>
            <w:bottom w:val="none" w:sz="0" w:space="0" w:color="auto"/>
            <w:right w:val="none" w:sz="0" w:space="0" w:color="auto"/>
          </w:divBdr>
        </w:div>
        <w:div w:id="1997996367">
          <w:marLeft w:val="480"/>
          <w:marRight w:val="0"/>
          <w:marTop w:val="0"/>
          <w:marBottom w:val="0"/>
          <w:divBdr>
            <w:top w:val="none" w:sz="0" w:space="0" w:color="auto"/>
            <w:left w:val="none" w:sz="0" w:space="0" w:color="auto"/>
            <w:bottom w:val="none" w:sz="0" w:space="0" w:color="auto"/>
            <w:right w:val="none" w:sz="0" w:space="0" w:color="auto"/>
          </w:divBdr>
        </w:div>
        <w:div w:id="800731518">
          <w:marLeft w:val="480"/>
          <w:marRight w:val="0"/>
          <w:marTop w:val="0"/>
          <w:marBottom w:val="0"/>
          <w:divBdr>
            <w:top w:val="none" w:sz="0" w:space="0" w:color="auto"/>
            <w:left w:val="none" w:sz="0" w:space="0" w:color="auto"/>
            <w:bottom w:val="none" w:sz="0" w:space="0" w:color="auto"/>
            <w:right w:val="none" w:sz="0" w:space="0" w:color="auto"/>
          </w:divBdr>
        </w:div>
        <w:div w:id="1144465576">
          <w:marLeft w:val="480"/>
          <w:marRight w:val="0"/>
          <w:marTop w:val="0"/>
          <w:marBottom w:val="0"/>
          <w:divBdr>
            <w:top w:val="none" w:sz="0" w:space="0" w:color="auto"/>
            <w:left w:val="none" w:sz="0" w:space="0" w:color="auto"/>
            <w:bottom w:val="none" w:sz="0" w:space="0" w:color="auto"/>
            <w:right w:val="none" w:sz="0" w:space="0" w:color="auto"/>
          </w:divBdr>
        </w:div>
        <w:div w:id="1318918590">
          <w:marLeft w:val="480"/>
          <w:marRight w:val="0"/>
          <w:marTop w:val="0"/>
          <w:marBottom w:val="0"/>
          <w:divBdr>
            <w:top w:val="none" w:sz="0" w:space="0" w:color="auto"/>
            <w:left w:val="none" w:sz="0" w:space="0" w:color="auto"/>
            <w:bottom w:val="none" w:sz="0" w:space="0" w:color="auto"/>
            <w:right w:val="none" w:sz="0" w:space="0" w:color="auto"/>
          </w:divBdr>
        </w:div>
        <w:div w:id="655569709">
          <w:marLeft w:val="480"/>
          <w:marRight w:val="0"/>
          <w:marTop w:val="0"/>
          <w:marBottom w:val="0"/>
          <w:divBdr>
            <w:top w:val="none" w:sz="0" w:space="0" w:color="auto"/>
            <w:left w:val="none" w:sz="0" w:space="0" w:color="auto"/>
            <w:bottom w:val="none" w:sz="0" w:space="0" w:color="auto"/>
            <w:right w:val="none" w:sz="0" w:space="0" w:color="auto"/>
          </w:divBdr>
        </w:div>
        <w:div w:id="1641492383">
          <w:marLeft w:val="480"/>
          <w:marRight w:val="0"/>
          <w:marTop w:val="0"/>
          <w:marBottom w:val="0"/>
          <w:divBdr>
            <w:top w:val="none" w:sz="0" w:space="0" w:color="auto"/>
            <w:left w:val="none" w:sz="0" w:space="0" w:color="auto"/>
            <w:bottom w:val="none" w:sz="0" w:space="0" w:color="auto"/>
            <w:right w:val="none" w:sz="0" w:space="0" w:color="auto"/>
          </w:divBdr>
        </w:div>
      </w:divsChild>
    </w:div>
    <w:div w:id="1972322763">
      <w:bodyDiv w:val="1"/>
      <w:marLeft w:val="0"/>
      <w:marRight w:val="0"/>
      <w:marTop w:val="0"/>
      <w:marBottom w:val="0"/>
      <w:divBdr>
        <w:top w:val="none" w:sz="0" w:space="0" w:color="auto"/>
        <w:left w:val="none" w:sz="0" w:space="0" w:color="auto"/>
        <w:bottom w:val="none" w:sz="0" w:space="0" w:color="auto"/>
        <w:right w:val="none" w:sz="0" w:space="0" w:color="auto"/>
      </w:divBdr>
    </w:div>
    <w:div w:id="1972325656">
      <w:bodyDiv w:val="1"/>
      <w:marLeft w:val="0"/>
      <w:marRight w:val="0"/>
      <w:marTop w:val="0"/>
      <w:marBottom w:val="0"/>
      <w:divBdr>
        <w:top w:val="none" w:sz="0" w:space="0" w:color="auto"/>
        <w:left w:val="none" w:sz="0" w:space="0" w:color="auto"/>
        <w:bottom w:val="none" w:sz="0" w:space="0" w:color="auto"/>
        <w:right w:val="none" w:sz="0" w:space="0" w:color="auto"/>
      </w:divBdr>
    </w:div>
    <w:div w:id="1972398454">
      <w:bodyDiv w:val="1"/>
      <w:marLeft w:val="0"/>
      <w:marRight w:val="0"/>
      <w:marTop w:val="0"/>
      <w:marBottom w:val="0"/>
      <w:divBdr>
        <w:top w:val="none" w:sz="0" w:space="0" w:color="auto"/>
        <w:left w:val="none" w:sz="0" w:space="0" w:color="auto"/>
        <w:bottom w:val="none" w:sz="0" w:space="0" w:color="auto"/>
        <w:right w:val="none" w:sz="0" w:space="0" w:color="auto"/>
      </w:divBdr>
    </w:div>
    <w:div w:id="1973316829">
      <w:bodyDiv w:val="1"/>
      <w:marLeft w:val="0"/>
      <w:marRight w:val="0"/>
      <w:marTop w:val="0"/>
      <w:marBottom w:val="0"/>
      <w:divBdr>
        <w:top w:val="none" w:sz="0" w:space="0" w:color="auto"/>
        <w:left w:val="none" w:sz="0" w:space="0" w:color="auto"/>
        <w:bottom w:val="none" w:sz="0" w:space="0" w:color="auto"/>
        <w:right w:val="none" w:sz="0" w:space="0" w:color="auto"/>
      </w:divBdr>
    </w:div>
    <w:div w:id="1973823247">
      <w:bodyDiv w:val="1"/>
      <w:marLeft w:val="0"/>
      <w:marRight w:val="0"/>
      <w:marTop w:val="0"/>
      <w:marBottom w:val="0"/>
      <w:divBdr>
        <w:top w:val="none" w:sz="0" w:space="0" w:color="auto"/>
        <w:left w:val="none" w:sz="0" w:space="0" w:color="auto"/>
        <w:bottom w:val="none" w:sz="0" w:space="0" w:color="auto"/>
        <w:right w:val="none" w:sz="0" w:space="0" w:color="auto"/>
      </w:divBdr>
    </w:div>
    <w:div w:id="1974170552">
      <w:bodyDiv w:val="1"/>
      <w:marLeft w:val="0"/>
      <w:marRight w:val="0"/>
      <w:marTop w:val="0"/>
      <w:marBottom w:val="0"/>
      <w:divBdr>
        <w:top w:val="none" w:sz="0" w:space="0" w:color="auto"/>
        <w:left w:val="none" w:sz="0" w:space="0" w:color="auto"/>
        <w:bottom w:val="none" w:sz="0" w:space="0" w:color="auto"/>
        <w:right w:val="none" w:sz="0" w:space="0" w:color="auto"/>
      </w:divBdr>
    </w:div>
    <w:div w:id="1974291587">
      <w:bodyDiv w:val="1"/>
      <w:marLeft w:val="0"/>
      <w:marRight w:val="0"/>
      <w:marTop w:val="0"/>
      <w:marBottom w:val="0"/>
      <w:divBdr>
        <w:top w:val="none" w:sz="0" w:space="0" w:color="auto"/>
        <w:left w:val="none" w:sz="0" w:space="0" w:color="auto"/>
        <w:bottom w:val="none" w:sz="0" w:space="0" w:color="auto"/>
        <w:right w:val="none" w:sz="0" w:space="0" w:color="auto"/>
      </w:divBdr>
    </w:div>
    <w:div w:id="1974558029">
      <w:bodyDiv w:val="1"/>
      <w:marLeft w:val="0"/>
      <w:marRight w:val="0"/>
      <w:marTop w:val="0"/>
      <w:marBottom w:val="0"/>
      <w:divBdr>
        <w:top w:val="none" w:sz="0" w:space="0" w:color="auto"/>
        <w:left w:val="none" w:sz="0" w:space="0" w:color="auto"/>
        <w:bottom w:val="none" w:sz="0" w:space="0" w:color="auto"/>
        <w:right w:val="none" w:sz="0" w:space="0" w:color="auto"/>
      </w:divBdr>
    </w:div>
    <w:div w:id="1974600849">
      <w:bodyDiv w:val="1"/>
      <w:marLeft w:val="0"/>
      <w:marRight w:val="0"/>
      <w:marTop w:val="0"/>
      <w:marBottom w:val="0"/>
      <w:divBdr>
        <w:top w:val="none" w:sz="0" w:space="0" w:color="auto"/>
        <w:left w:val="none" w:sz="0" w:space="0" w:color="auto"/>
        <w:bottom w:val="none" w:sz="0" w:space="0" w:color="auto"/>
        <w:right w:val="none" w:sz="0" w:space="0" w:color="auto"/>
      </w:divBdr>
    </w:div>
    <w:div w:id="1974746528">
      <w:bodyDiv w:val="1"/>
      <w:marLeft w:val="0"/>
      <w:marRight w:val="0"/>
      <w:marTop w:val="0"/>
      <w:marBottom w:val="0"/>
      <w:divBdr>
        <w:top w:val="none" w:sz="0" w:space="0" w:color="auto"/>
        <w:left w:val="none" w:sz="0" w:space="0" w:color="auto"/>
        <w:bottom w:val="none" w:sz="0" w:space="0" w:color="auto"/>
        <w:right w:val="none" w:sz="0" w:space="0" w:color="auto"/>
      </w:divBdr>
    </w:div>
    <w:div w:id="1975131962">
      <w:bodyDiv w:val="1"/>
      <w:marLeft w:val="0"/>
      <w:marRight w:val="0"/>
      <w:marTop w:val="0"/>
      <w:marBottom w:val="0"/>
      <w:divBdr>
        <w:top w:val="none" w:sz="0" w:space="0" w:color="auto"/>
        <w:left w:val="none" w:sz="0" w:space="0" w:color="auto"/>
        <w:bottom w:val="none" w:sz="0" w:space="0" w:color="auto"/>
        <w:right w:val="none" w:sz="0" w:space="0" w:color="auto"/>
      </w:divBdr>
      <w:divsChild>
        <w:div w:id="1418939388">
          <w:marLeft w:val="640"/>
          <w:marRight w:val="0"/>
          <w:marTop w:val="0"/>
          <w:marBottom w:val="0"/>
          <w:divBdr>
            <w:top w:val="none" w:sz="0" w:space="0" w:color="auto"/>
            <w:left w:val="none" w:sz="0" w:space="0" w:color="auto"/>
            <w:bottom w:val="none" w:sz="0" w:space="0" w:color="auto"/>
            <w:right w:val="none" w:sz="0" w:space="0" w:color="auto"/>
          </w:divBdr>
        </w:div>
        <w:div w:id="779026808">
          <w:marLeft w:val="640"/>
          <w:marRight w:val="0"/>
          <w:marTop w:val="0"/>
          <w:marBottom w:val="0"/>
          <w:divBdr>
            <w:top w:val="none" w:sz="0" w:space="0" w:color="auto"/>
            <w:left w:val="none" w:sz="0" w:space="0" w:color="auto"/>
            <w:bottom w:val="none" w:sz="0" w:space="0" w:color="auto"/>
            <w:right w:val="none" w:sz="0" w:space="0" w:color="auto"/>
          </w:divBdr>
        </w:div>
        <w:div w:id="1900893836">
          <w:marLeft w:val="640"/>
          <w:marRight w:val="0"/>
          <w:marTop w:val="0"/>
          <w:marBottom w:val="0"/>
          <w:divBdr>
            <w:top w:val="none" w:sz="0" w:space="0" w:color="auto"/>
            <w:left w:val="none" w:sz="0" w:space="0" w:color="auto"/>
            <w:bottom w:val="none" w:sz="0" w:space="0" w:color="auto"/>
            <w:right w:val="none" w:sz="0" w:space="0" w:color="auto"/>
          </w:divBdr>
        </w:div>
        <w:div w:id="1611624795">
          <w:marLeft w:val="640"/>
          <w:marRight w:val="0"/>
          <w:marTop w:val="0"/>
          <w:marBottom w:val="0"/>
          <w:divBdr>
            <w:top w:val="none" w:sz="0" w:space="0" w:color="auto"/>
            <w:left w:val="none" w:sz="0" w:space="0" w:color="auto"/>
            <w:bottom w:val="none" w:sz="0" w:space="0" w:color="auto"/>
            <w:right w:val="none" w:sz="0" w:space="0" w:color="auto"/>
          </w:divBdr>
        </w:div>
        <w:div w:id="1613632766">
          <w:marLeft w:val="640"/>
          <w:marRight w:val="0"/>
          <w:marTop w:val="0"/>
          <w:marBottom w:val="0"/>
          <w:divBdr>
            <w:top w:val="none" w:sz="0" w:space="0" w:color="auto"/>
            <w:left w:val="none" w:sz="0" w:space="0" w:color="auto"/>
            <w:bottom w:val="none" w:sz="0" w:space="0" w:color="auto"/>
            <w:right w:val="none" w:sz="0" w:space="0" w:color="auto"/>
          </w:divBdr>
        </w:div>
        <w:div w:id="1352535161">
          <w:marLeft w:val="640"/>
          <w:marRight w:val="0"/>
          <w:marTop w:val="0"/>
          <w:marBottom w:val="0"/>
          <w:divBdr>
            <w:top w:val="none" w:sz="0" w:space="0" w:color="auto"/>
            <w:left w:val="none" w:sz="0" w:space="0" w:color="auto"/>
            <w:bottom w:val="none" w:sz="0" w:space="0" w:color="auto"/>
            <w:right w:val="none" w:sz="0" w:space="0" w:color="auto"/>
          </w:divBdr>
        </w:div>
        <w:div w:id="63309011">
          <w:marLeft w:val="640"/>
          <w:marRight w:val="0"/>
          <w:marTop w:val="0"/>
          <w:marBottom w:val="0"/>
          <w:divBdr>
            <w:top w:val="none" w:sz="0" w:space="0" w:color="auto"/>
            <w:left w:val="none" w:sz="0" w:space="0" w:color="auto"/>
            <w:bottom w:val="none" w:sz="0" w:space="0" w:color="auto"/>
            <w:right w:val="none" w:sz="0" w:space="0" w:color="auto"/>
          </w:divBdr>
        </w:div>
        <w:div w:id="284624415">
          <w:marLeft w:val="640"/>
          <w:marRight w:val="0"/>
          <w:marTop w:val="0"/>
          <w:marBottom w:val="0"/>
          <w:divBdr>
            <w:top w:val="none" w:sz="0" w:space="0" w:color="auto"/>
            <w:left w:val="none" w:sz="0" w:space="0" w:color="auto"/>
            <w:bottom w:val="none" w:sz="0" w:space="0" w:color="auto"/>
            <w:right w:val="none" w:sz="0" w:space="0" w:color="auto"/>
          </w:divBdr>
        </w:div>
        <w:div w:id="1422986078">
          <w:marLeft w:val="640"/>
          <w:marRight w:val="0"/>
          <w:marTop w:val="0"/>
          <w:marBottom w:val="0"/>
          <w:divBdr>
            <w:top w:val="none" w:sz="0" w:space="0" w:color="auto"/>
            <w:left w:val="none" w:sz="0" w:space="0" w:color="auto"/>
            <w:bottom w:val="none" w:sz="0" w:space="0" w:color="auto"/>
            <w:right w:val="none" w:sz="0" w:space="0" w:color="auto"/>
          </w:divBdr>
        </w:div>
        <w:div w:id="404493186">
          <w:marLeft w:val="640"/>
          <w:marRight w:val="0"/>
          <w:marTop w:val="0"/>
          <w:marBottom w:val="0"/>
          <w:divBdr>
            <w:top w:val="none" w:sz="0" w:space="0" w:color="auto"/>
            <w:left w:val="none" w:sz="0" w:space="0" w:color="auto"/>
            <w:bottom w:val="none" w:sz="0" w:space="0" w:color="auto"/>
            <w:right w:val="none" w:sz="0" w:space="0" w:color="auto"/>
          </w:divBdr>
        </w:div>
        <w:div w:id="1656641524">
          <w:marLeft w:val="640"/>
          <w:marRight w:val="0"/>
          <w:marTop w:val="0"/>
          <w:marBottom w:val="0"/>
          <w:divBdr>
            <w:top w:val="none" w:sz="0" w:space="0" w:color="auto"/>
            <w:left w:val="none" w:sz="0" w:space="0" w:color="auto"/>
            <w:bottom w:val="none" w:sz="0" w:space="0" w:color="auto"/>
            <w:right w:val="none" w:sz="0" w:space="0" w:color="auto"/>
          </w:divBdr>
        </w:div>
        <w:div w:id="1372530880">
          <w:marLeft w:val="640"/>
          <w:marRight w:val="0"/>
          <w:marTop w:val="0"/>
          <w:marBottom w:val="0"/>
          <w:divBdr>
            <w:top w:val="none" w:sz="0" w:space="0" w:color="auto"/>
            <w:left w:val="none" w:sz="0" w:space="0" w:color="auto"/>
            <w:bottom w:val="none" w:sz="0" w:space="0" w:color="auto"/>
            <w:right w:val="none" w:sz="0" w:space="0" w:color="auto"/>
          </w:divBdr>
        </w:div>
        <w:div w:id="1641038766">
          <w:marLeft w:val="640"/>
          <w:marRight w:val="0"/>
          <w:marTop w:val="0"/>
          <w:marBottom w:val="0"/>
          <w:divBdr>
            <w:top w:val="none" w:sz="0" w:space="0" w:color="auto"/>
            <w:left w:val="none" w:sz="0" w:space="0" w:color="auto"/>
            <w:bottom w:val="none" w:sz="0" w:space="0" w:color="auto"/>
            <w:right w:val="none" w:sz="0" w:space="0" w:color="auto"/>
          </w:divBdr>
        </w:div>
        <w:div w:id="31075219">
          <w:marLeft w:val="640"/>
          <w:marRight w:val="0"/>
          <w:marTop w:val="0"/>
          <w:marBottom w:val="0"/>
          <w:divBdr>
            <w:top w:val="none" w:sz="0" w:space="0" w:color="auto"/>
            <w:left w:val="none" w:sz="0" w:space="0" w:color="auto"/>
            <w:bottom w:val="none" w:sz="0" w:space="0" w:color="auto"/>
            <w:right w:val="none" w:sz="0" w:space="0" w:color="auto"/>
          </w:divBdr>
        </w:div>
        <w:div w:id="1199197159">
          <w:marLeft w:val="640"/>
          <w:marRight w:val="0"/>
          <w:marTop w:val="0"/>
          <w:marBottom w:val="0"/>
          <w:divBdr>
            <w:top w:val="none" w:sz="0" w:space="0" w:color="auto"/>
            <w:left w:val="none" w:sz="0" w:space="0" w:color="auto"/>
            <w:bottom w:val="none" w:sz="0" w:space="0" w:color="auto"/>
            <w:right w:val="none" w:sz="0" w:space="0" w:color="auto"/>
          </w:divBdr>
        </w:div>
        <w:div w:id="1861042205">
          <w:marLeft w:val="640"/>
          <w:marRight w:val="0"/>
          <w:marTop w:val="0"/>
          <w:marBottom w:val="0"/>
          <w:divBdr>
            <w:top w:val="none" w:sz="0" w:space="0" w:color="auto"/>
            <w:left w:val="none" w:sz="0" w:space="0" w:color="auto"/>
            <w:bottom w:val="none" w:sz="0" w:space="0" w:color="auto"/>
            <w:right w:val="none" w:sz="0" w:space="0" w:color="auto"/>
          </w:divBdr>
        </w:div>
        <w:div w:id="935594855">
          <w:marLeft w:val="640"/>
          <w:marRight w:val="0"/>
          <w:marTop w:val="0"/>
          <w:marBottom w:val="0"/>
          <w:divBdr>
            <w:top w:val="none" w:sz="0" w:space="0" w:color="auto"/>
            <w:left w:val="none" w:sz="0" w:space="0" w:color="auto"/>
            <w:bottom w:val="none" w:sz="0" w:space="0" w:color="auto"/>
            <w:right w:val="none" w:sz="0" w:space="0" w:color="auto"/>
          </w:divBdr>
        </w:div>
        <w:div w:id="1856728226">
          <w:marLeft w:val="640"/>
          <w:marRight w:val="0"/>
          <w:marTop w:val="0"/>
          <w:marBottom w:val="0"/>
          <w:divBdr>
            <w:top w:val="none" w:sz="0" w:space="0" w:color="auto"/>
            <w:left w:val="none" w:sz="0" w:space="0" w:color="auto"/>
            <w:bottom w:val="none" w:sz="0" w:space="0" w:color="auto"/>
            <w:right w:val="none" w:sz="0" w:space="0" w:color="auto"/>
          </w:divBdr>
        </w:div>
        <w:div w:id="657077897">
          <w:marLeft w:val="640"/>
          <w:marRight w:val="0"/>
          <w:marTop w:val="0"/>
          <w:marBottom w:val="0"/>
          <w:divBdr>
            <w:top w:val="none" w:sz="0" w:space="0" w:color="auto"/>
            <w:left w:val="none" w:sz="0" w:space="0" w:color="auto"/>
            <w:bottom w:val="none" w:sz="0" w:space="0" w:color="auto"/>
            <w:right w:val="none" w:sz="0" w:space="0" w:color="auto"/>
          </w:divBdr>
        </w:div>
        <w:div w:id="832260889">
          <w:marLeft w:val="640"/>
          <w:marRight w:val="0"/>
          <w:marTop w:val="0"/>
          <w:marBottom w:val="0"/>
          <w:divBdr>
            <w:top w:val="none" w:sz="0" w:space="0" w:color="auto"/>
            <w:left w:val="none" w:sz="0" w:space="0" w:color="auto"/>
            <w:bottom w:val="none" w:sz="0" w:space="0" w:color="auto"/>
            <w:right w:val="none" w:sz="0" w:space="0" w:color="auto"/>
          </w:divBdr>
        </w:div>
        <w:div w:id="200754704">
          <w:marLeft w:val="640"/>
          <w:marRight w:val="0"/>
          <w:marTop w:val="0"/>
          <w:marBottom w:val="0"/>
          <w:divBdr>
            <w:top w:val="none" w:sz="0" w:space="0" w:color="auto"/>
            <w:left w:val="none" w:sz="0" w:space="0" w:color="auto"/>
            <w:bottom w:val="none" w:sz="0" w:space="0" w:color="auto"/>
            <w:right w:val="none" w:sz="0" w:space="0" w:color="auto"/>
          </w:divBdr>
        </w:div>
        <w:div w:id="1863663458">
          <w:marLeft w:val="640"/>
          <w:marRight w:val="0"/>
          <w:marTop w:val="0"/>
          <w:marBottom w:val="0"/>
          <w:divBdr>
            <w:top w:val="none" w:sz="0" w:space="0" w:color="auto"/>
            <w:left w:val="none" w:sz="0" w:space="0" w:color="auto"/>
            <w:bottom w:val="none" w:sz="0" w:space="0" w:color="auto"/>
            <w:right w:val="none" w:sz="0" w:space="0" w:color="auto"/>
          </w:divBdr>
        </w:div>
        <w:div w:id="518737682">
          <w:marLeft w:val="640"/>
          <w:marRight w:val="0"/>
          <w:marTop w:val="0"/>
          <w:marBottom w:val="0"/>
          <w:divBdr>
            <w:top w:val="none" w:sz="0" w:space="0" w:color="auto"/>
            <w:left w:val="none" w:sz="0" w:space="0" w:color="auto"/>
            <w:bottom w:val="none" w:sz="0" w:space="0" w:color="auto"/>
            <w:right w:val="none" w:sz="0" w:space="0" w:color="auto"/>
          </w:divBdr>
        </w:div>
        <w:div w:id="201792671">
          <w:marLeft w:val="640"/>
          <w:marRight w:val="0"/>
          <w:marTop w:val="0"/>
          <w:marBottom w:val="0"/>
          <w:divBdr>
            <w:top w:val="none" w:sz="0" w:space="0" w:color="auto"/>
            <w:left w:val="none" w:sz="0" w:space="0" w:color="auto"/>
            <w:bottom w:val="none" w:sz="0" w:space="0" w:color="auto"/>
            <w:right w:val="none" w:sz="0" w:space="0" w:color="auto"/>
          </w:divBdr>
        </w:div>
        <w:div w:id="303504959">
          <w:marLeft w:val="640"/>
          <w:marRight w:val="0"/>
          <w:marTop w:val="0"/>
          <w:marBottom w:val="0"/>
          <w:divBdr>
            <w:top w:val="none" w:sz="0" w:space="0" w:color="auto"/>
            <w:left w:val="none" w:sz="0" w:space="0" w:color="auto"/>
            <w:bottom w:val="none" w:sz="0" w:space="0" w:color="auto"/>
            <w:right w:val="none" w:sz="0" w:space="0" w:color="auto"/>
          </w:divBdr>
        </w:div>
        <w:div w:id="2041931338">
          <w:marLeft w:val="640"/>
          <w:marRight w:val="0"/>
          <w:marTop w:val="0"/>
          <w:marBottom w:val="0"/>
          <w:divBdr>
            <w:top w:val="none" w:sz="0" w:space="0" w:color="auto"/>
            <w:left w:val="none" w:sz="0" w:space="0" w:color="auto"/>
            <w:bottom w:val="none" w:sz="0" w:space="0" w:color="auto"/>
            <w:right w:val="none" w:sz="0" w:space="0" w:color="auto"/>
          </w:divBdr>
        </w:div>
        <w:div w:id="1495298620">
          <w:marLeft w:val="640"/>
          <w:marRight w:val="0"/>
          <w:marTop w:val="0"/>
          <w:marBottom w:val="0"/>
          <w:divBdr>
            <w:top w:val="none" w:sz="0" w:space="0" w:color="auto"/>
            <w:left w:val="none" w:sz="0" w:space="0" w:color="auto"/>
            <w:bottom w:val="none" w:sz="0" w:space="0" w:color="auto"/>
            <w:right w:val="none" w:sz="0" w:space="0" w:color="auto"/>
          </w:divBdr>
        </w:div>
        <w:div w:id="185757383">
          <w:marLeft w:val="640"/>
          <w:marRight w:val="0"/>
          <w:marTop w:val="0"/>
          <w:marBottom w:val="0"/>
          <w:divBdr>
            <w:top w:val="none" w:sz="0" w:space="0" w:color="auto"/>
            <w:left w:val="none" w:sz="0" w:space="0" w:color="auto"/>
            <w:bottom w:val="none" w:sz="0" w:space="0" w:color="auto"/>
            <w:right w:val="none" w:sz="0" w:space="0" w:color="auto"/>
          </w:divBdr>
        </w:div>
        <w:div w:id="2055890017">
          <w:marLeft w:val="640"/>
          <w:marRight w:val="0"/>
          <w:marTop w:val="0"/>
          <w:marBottom w:val="0"/>
          <w:divBdr>
            <w:top w:val="none" w:sz="0" w:space="0" w:color="auto"/>
            <w:left w:val="none" w:sz="0" w:space="0" w:color="auto"/>
            <w:bottom w:val="none" w:sz="0" w:space="0" w:color="auto"/>
            <w:right w:val="none" w:sz="0" w:space="0" w:color="auto"/>
          </w:divBdr>
        </w:div>
        <w:div w:id="21593104">
          <w:marLeft w:val="640"/>
          <w:marRight w:val="0"/>
          <w:marTop w:val="0"/>
          <w:marBottom w:val="0"/>
          <w:divBdr>
            <w:top w:val="none" w:sz="0" w:space="0" w:color="auto"/>
            <w:left w:val="none" w:sz="0" w:space="0" w:color="auto"/>
            <w:bottom w:val="none" w:sz="0" w:space="0" w:color="auto"/>
            <w:right w:val="none" w:sz="0" w:space="0" w:color="auto"/>
          </w:divBdr>
        </w:div>
        <w:div w:id="388726031">
          <w:marLeft w:val="640"/>
          <w:marRight w:val="0"/>
          <w:marTop w:val="0"/>
          <w:marBottom w:val="0"/>
          <w:divBdr>
            <w:top w:val="none" w:sz="0" w:space="0" w:color="auto"/>
            <w:left w:val="none" w:sz="0" w:space="0" w:color="auto"/>
            <w:bottom w:val="none" w:sz="0" w:space="0" w:color="auto"/>
            <w:right w:val="none" w:sz="0" w:space="0" w:color="auto"/>
          </w:divBdr>
        </w:div>
        <w:div w:id="1628195124">
          <w:marLeft w:val="640"/>
          <w:marRight w:val="0"/>
          <w:marTop w:val="0"/>
          <w:marBottom w:val="0"/>
          <w:divBdr>
            <w:top w:val="none" w:sz="0" w:space="0" w:color="auto"/>
            <w:left w:val="none" w:sz="0" w:space="0" w:color="auto"/>
            <w:bottom w:val="none" w:sz="0" w:space="0" w:color="auto"/>
            <w:right w:val="none" w:sz="0" w:space="0" w:color="auto"/>
          </w:divBdr>
        </w:div>
        <w:div w:id="1571843230">
          <w:marLeft w:val="640"/>
          <w:marRight w:val="0"/>
          <w:marTop w:val="0"/>
          <w:marBottom w:val="0"/>
          <w:divBdr>
            <w:top w:val="none" w:sz="0" w:space="0" w:color="auto"/>
            <w:left w:val="none" w:sz="0" w:space="0" w:color="auto"/>
            <w:bottom w:val="none" w:sz="0" w:space="0" w:color="auto"/>
            <w:right w:val="none" w:sz="0" w:space="0" w:color="auto"/>
          </w:divBdr>
        </w:div>
        <w:div w:id="532814098">
          <w:marLeft w:val="640"/>
          <w:marRight w:val="0"/>
          <w:marTop w:val="0"/>
          <w:marBottom w:val="0"/>
          <w:divBdr>
            <w:top w:val="none" w:sz="0" w:space="0" w:color="auto"/>
            <w:left w:val="none" w:sz="0" w:space="0" w:color="auto"/>
            <w:bottom w:val="none" w:sz="0" w:space="0" w:color="auto"/>
            <w:right w:val="none" w:sz="0" w:space="0" w:color="auto"/>
          </w:divBdr>
        </w:div>
        <w:div w:id="1480614602">
          <w:marLeft w:val="640"/>
          <w:marRight w:val="0"/>
          <w:marTop w:val="0"/>
          <w:marBottom w:val="0"/>
          <w:divBdr>
            <w:top w:val="none" w:sz="0" w:space="0" w:color="auto"/>
            <w:left w:val="none" w:sz="0" w:space="0" w:color="auto"/>
            <w:bottom w:val="none" w:sz="0" w:space="0" w:color="auto"/>
            <w:right w:val="none" w:sz="0" w:space="0" w:color="auto"/>
          </w:divBdr>
        </w:div>
        <w:div w:id="1993559468">
          <w:marLeft w:val="640"/>
          <w:marRight w:val="0"/>
          <w:marTop w:val="0"/>
          <w:marBottom w:val="0"/>
          <w:divBdr>
            <w:top w:val="none" w:sz="0" w:space="0" w:color="auto"/>
            <w:left w:val="none" w:sz="0" w:space="0" w:color="auto"/>
            <w:bottom w:val="none" w:sz="0" w:space="0" w:color="auto"/>
            <w:right w:val="none" w:sz="0" w:space="0" w:color="auto"/>
          </w:divBdr>
        </w:div>
        <w:div w:id="1441298616">
          <w:marLeft w:val="640"/>
          <w:marRight w:val="0"/>
          <w:marTop w:val="0"/>
          <w:marBottom w:val="0"/>
          <w:divBdr>
            <w:top w:val="none" w:sz="0" w:space="0" w:color="auto"/>
            <w:left w:val="none" w:sz="0" w:space="0" w:color="auto"/>
            <w:bottom w:val="none" w:sz="0" w:space="0" w:color="auto"/>
            <w:right w:val="none" w:sz="0" w:space="0" w:color="auto"/>
          </w:divBdr>
        </w:div>
        <w:div w:id="1739133459">
          <w:marLeft w:val="640"/>
          <w:marRight w:val="0"/>
          <w:marTop w:val="0"/>
          <w:marBottom w:val="0"/>
          <w:divBdr>
            <w:top w:val="none" w:sz="0" w:space="0" w:color="auto"/>
            <w:left w:val="none" w:sz="0" w:space="0" w:color="auto"/>
            <w:bottom w:val="none" w:sz="0" w:space="0" w:color="auto"/>
            <w:right w:val="none" w:sz="0" w:space="0" w:color="auto"/>
          </w:divBdr>
        </w:div>
        <w:div w:id="1992050984">
          <w:marLeft w:val="640"/>
          <w:marRight w:val="0"/>
          <w:marTop w:val="0"/>
          <w:marBottom w:val="0"/>
          <w:divBdr>
            <w:top w:val="none" w:sz="0" w:space="0" w:color="auto"/>
            <w:left w:val="none" w:sz="0" w:space="0" w:color="auto"/>
            <w:bottom w:val="none" w:sz="0" w:space="0" w:color="auto"/>
            <w:right w:val="none" w:sz="0" w:space="0" w:color="auto"/>
          </w:divBdr>
        </w:div>
        <w:div w:id="523445396">
          <w:marLeft w:val="640"/>
          <w:marRight w:val="0"/>
          <w:marTop w:val="0"/>
          <w:marBottom w:val="0"/>
          <w:divBdr>
            <w:top w:val="none" w:sz="0" w:space="0" w:color="auto"/>
            <w:left w:val="none" w:sz="0" w:space="0" w:color="auto"/>
            <w:bottom w:val="none" w:sz="0" w:space="0" w:color="auto"/>
            <w:right w:val="none" w:sz="0" w:space="0" w:color="auto"/>
          </w:divBdr>
        </w:div>
        <w:div w:id="1155534961">
          <w:marLeft w:val="640"/>
          <w:marRight w:val="0"/>
          <w:marTop w:val="0"/>
          <w:marBottom w:val="0"/>
          <w:divBdr>
            <w:top w:val="none" w:sz="0" w:space="0" w:color="auto"/>
            <w:left w:val="none" w:sz="0" w:space="0" w:color="auto"/>
            <w:bottom w:val="none" w:sz="0" w:space="0" w:color="auto"/>
            <w:right w:val="none" w:sz="0" w:space="0" w:color="auto"/>
          </w:divBdr>
        </w:div>
        <w:div w:id="1400864254">
          <w:marLeft w:val="640"/>
          <w:marRight w:val="0"/>
          <w:marTop w:val="0"/>
          <w:marBottom w:val="0"/>
          <w:divBdr>
            <w:top w:val="none" w:sz="0" w:space="0" w:color="auto"/>
            <w:left w:val="none" w:sz="0" w:space="0" w:color="auto"/>
            <w:bottom w:val="none" w:sz="0" w:space="0" w:color="auto"/>
            <w:right w:val="none" w:sz="0" w:space="0" w:color="auto"/>
          </w:divBdr>
        </w:div>
        <w:div w:id="624237845">
          <w:marLeft w:val="640"/>
          <w:marRight w:val="0"/>
          <w:marTop w:val="0"/>
          <w:marBottom w:val="0"/>
          <w:divBdr>
            <w:top w:val="none" w:sz="0" w:space="0" w:color="auto"/>
            <w:left w:val="none" w:sz="0" w:space="0" w:color="auto"/>
            <w:bottom w:val="none" w:sz="0" w:space="0" w:color="auto"/>
            <w:right w:val="none" w:sz="0" w:space="0" w:color="auto"/>
          </w:divBdr>
        </w:div>
        <w:div w:id="1031300023">
          <w:marLeft w:val="640"/>
          <w:marRight w:val="0"/>
          <w:marTop w:val="0"/>
          <w:marBottom w:val="0"/>
          <w:divBdr>
            <w:top w:val="none" w:sz="0" w:space="0" w:color="auto"/>
            <w:left w:val="none" w:sz="0" w:space="0" w:color="auto"/>
            <w:bottom w:val="none" w:sz="0" w:space="0" w:color="auto"/>
            <w:right w:val="none" w:sz="0" w:space="0" w:color="auto"/>
          </w:divBdr>
        </w:div>
        <w:div w:id="2011059966">
          <w:marLeft w:val="640"/>
          <w:marRight w:val="0"/>
          <w:marTop w:val="0"/>
          <w:marBottom w:val="0"/>
          <w:divBdr>
            <w:top w:val="none" w:sz="0" w:space="0" w:color="auto"/>
            <w:left w:val="none" w:sz="0" w:space="0" w:color="auto"/>
            <w:bottom w:val="none" w:sz="0" w:space="0" w:color="auto"/>
            <w:right w:val="none" w:sz="0" w:space="0" w:color="auto"/>
          </w:divBdr>
        </w:div>
        <w:div w:id="2135900246">
          <w:marLeft w:val="640"/>
          <w:marRight w:val="0"/>
          <w:marTop w:val="0"/>
          <w:marBottom w:val="0"/>
          <w:divBdr>
            <w:top w:val="none" w:sz="0" w:space="0" w:color="auto"/>
            <w:left w:val="none" w:sz="0" w:space="0" w:color="auto"/>
            <w:bottom w:val="none" w:sz="0" w:space="0" w:color="auto"/>
            <w:right w:val="none" w:sz="0" w:space="0" w:color="auto"/>
          </w:divBdr>
        </w:div>
        <w:div w:id="1366952121">
          <w:marLeft w:val="640"/>
          <w:marRight w:val="0"/>
          <w:marTop w:val="0"/>
          <w:marBottom w:val="0"/>
          <w:divBdr>
            <w:top w:val="none" w:sz="0" w:space="0" w:color="auto"/>
            <w:left w:val="none" w:sz="0" w:space="0" w:color="auto"/>
            <w:bottom w:val="none" w:sz="0" w:space="0" w:color="auto"/>
            <w:right w:val="none" w:sz="0" w:space="0" w:color="auto"/>
          </w:divBdr>
        </w:div>
        <w:div w:id="505484540">
          <w:marLeft w:val="640"/>
          <w:marRight w:val="0"/>
          <w:marTop w:val="0"/>
          <w:marBottom w:val="0"/>
          <w:divBdr>
            <w:top w:val="none" w:sz="0" w:space="0" w:color="auto"/>
            <w:left w:val="none" w:sz="0" w:space="0" w:color="auto"/>
            <w:bottom w:val="none" w:sz="0" w:space="0" w:color="auto"/>
            <w:right w:val="none" w:sz="0" w:space="0" w:color="auto"/>
          </w:divBdr>
        </w:div>
        <w:div w:id="540244555">
          <w:marLeft w:val="640"/>
          <w:marRight w:val="0"/>
          <w:marTop w:val="0"/>
          <w:marBottom w:val="0"/>
          <w:divBdr>
            <w:top w:val="none" w:sz="0" w:space="0" w:color="auto"/>
            <w:left w:val="none" w:sz="0" w:space="0" w:color="auto"/>
            <w:bottom w:val="none" w:sz="0" w:space="0" w:color="auto"/>
            <w:right w:val="none" w:sz="0" w:space="0" w:color="auto"/>
          </w:divBdr>
        </w:div>
        <w:div w:id="820346161">
          <w:marLeft w:val="640"/>
          <w:marRight w:val="0"/>
          <w:marTop w:val="0"/>
          <w:marBottom w:val="0"/>
          <w:divBdr>
            <w:top w:val="none" w:sz="0" w:space="0" w:color="auto"/>
            <w:left w:val="none" w:sz="0" w:space="0" w:color="auto"/>
            <w:bottom w:val="none" w:sz="0" w:space="0" w:color="auto"/>
            <w:right w:val="none" w:sz="0" w:space="0" w:color="auto"/>
          </w:divBdr>
        </w:div>
      </w:divsChild>
    </w:div>
    <w:div w:id="1975720158">
      <w:bodyDiv w:val="1"/>
      <w:marLeft w:val="0"/>
      <w:marRight w:val="0"/>
      <w:marTop w:val="0"/>
      <w:marBottom w:val="0"/>
      <w:divBdr>
        <w:top w:val="none" w:sz="0" w:space="0" w:color="auto"/>
        <w:left w:val="none" w:sz="0" w:space="0" w:color="auto"/>
        <w:bottom w:val="none" w:sz="0" w:space="0" w:color="auto"/>
        <w:right w:val="none" w:sz="0" w:space="0" w:color="auto"/>
      </w:divBdr>
    </w:div>
    <w:div w:id="1976258131">
      <w:bodyDiv w:val="1"/>
      <w:marLeft w:val="0"/>
      <w:marRight w:val="0"/>
      <w:marTop w:val="0"/>
      <w:marBottom w:val="0"/>
      <w:divBdr>
        <w:top w:val="none" w:sz="0" w:space="0" w:color="auto"/>
        <w:left w:val="none" w:sz="0" w:space="0" w:color="auto"/>
        <w:bottom w:val="none" w:sz="0" w:space="0" w:color="auto"/>
        <w:right w:val="none" w:sz="0" w:space="0" w:color="auto"/>
      </w:divBdr>
    </w:div>
    <w:div w:id="1977055687">
      <w:bodyDiv w:val="1"/>
      <w:marLeft w:val="0"/>
      <w:marRight w:val="0"/>
      <w:marTop w:val="0"/>
      <w:marBottom w:val="0"/>
      <w:divBdr>
        <w:top w:val="none" w:sz="0" w:space="0" w:color="auto"/>
        <w:left w:val="none" w:sz="0" w:space="0" w:color="auto"/>
        <w:bottom w:val="none" w:sz="0" w:space="0" w:color="auto"/>
        <w:right w:val="none" w:sz="0" w:space="0" w:color="auto"/>
      </w:divBdr>
    </w:div>
    <w:div w:id="1977106262">
      <w:bodyDiv w:val="1"/>
      <w:marLeft w:val="0"/>
      <w:marRight w:val="0"/>
      <w:marTop w:val="0"/>
      <w:marBottom w:val="0"/>
      <w:divBdr>
        <w:top w:val="none" w:sz="0" w:space="0" w:color="auto"/>
        <w:left w:val="none" w:sz="0" w:space="0" w:color="auto"/>
        <w:bottom w:val="none" w:sz="0" w:space="0" w:color="auto"/>
        <w:right w:val="none" w:sz="0" w:space="0" w:color="auto"/>
      </w:divBdr>
    </w:div>
    <w:div w:id="1978534570">
      <w:bodyDiv w:val="1"/>
      <w:marLeft w:val="0"/>
      <w:marRight w:val="0"/>
      <w:marTop w:val="0"/>
      <w:marBottom w:val="0"/>
      <w:divBdr>
        <w:top w:val="none" w:sz="0" w:space="0" w:color="auto"/>
        <w:left w:val="none" w:sz="0" w:space="0" w:color="auto"/>
        <w:bottom w:val="none" w:sz="0" w:space="0" w:color="auto"/>
        <w:right w:val="none" w:sz="0" w:space="0" w:color="auto"/>
      </w:divBdr>
    </w:div>
    <w:div w:id="1979532464">
      <w:bodyDiv w:val="1"/>
      <w:marLeft w:val="0"/>
      <w:marRight w:val="0"/>
      <w:marTop w:val="0"/>
      <w:marBottom w:val="0"/>
      <w:divBdr>
        <w:top w:val="none" w:sz="0" w:space="0" w:color="auto"/>
        <w:left w:val="none" w:sz="0" w:space="0" w:color="auto"/>
        <w:bottom w:val="none" w:sz="0" w:space="0" w:color="auto"/>
        <w:right w:val="none" w:sz="0" w:space="0" w:color="auto"/>
      </w:divBdr>
    </w:div>
    <w:div w:id="1979990722">
      <w:bodyDiv w:val="1"/>
      <w:marLeft w:val="0"/>
      <w:marRight w:val="0"/>
      <w:marTop w:val="0"/>
      <w:marBottom w:val="0"/>
      <w:divBdr>
        <w:top w:val="none" w:sz="0" w:space="0" w:color="auto"/>
        <w:left w:val="none" w:sz="0" w:space="0" w:color="auto"/>
        <w:bottom w:val="none" w:sz="0" w:space="0" w:color="auto"/>
        <w:right w:val="none" w:sz="0" w:space="0" w:color="auto"/>
      </w:divBdr>
    </w:div>
    <w:div w:id="1980181060">
      <w:bodyDiv w:val="1"/>
      <w:marLeft w:val="0"/>
      <w:marRight w:val="0"/>
      <w:marTop w:val="0"/>
      <w:marBottom w:val="0"/>
      <w:divBdr>
        <w:top w:val="none" w:sz="0" w:space="0" w:color="auto"/>
        <w:left w:val="none" w:sz="0" w:space="0" w:color="auto"/>
        <w:bottom w:val="none" w:sz="0" w:space="0" w:color="auto"/>
        <w:right w:val="none" w:sz="0" w:space="0" w:color="auto"/>
      </w:divBdr>
    </w:div>
    <w:div w:id="1980381170">
      <w:bodyDiv w:val="1"/>
      <w:marLeft w:val="0"/>
      <w:marRight w:val="0"/>
      <w:marTop w:val="0"/>
      <w:marBottom w:val="0"/>
      <w:divBdr>
        <w:top w:val="none" w:sz="0" w:space="0" w:color="auto"/>
        <w:left w:val="none" w:sz="0" w:space="0" w:color="auto"/>
        <w:bottom w:val="none" w:sz="0" w:space="0" w:color="auto"/>
        <w:right w:val="none" w:sz="0" w:space="0" w:color="auto"/>
      </w:divBdr>
    </w:div>
    <w:div w:id="1981690121">
      <w:bodyDiv w:val="1"/>
      <w:marLeft w:val="0"/>
      <w:marRight w:val="0"/>
      <w:marTop w:val="0"/>
      <w:marBottom w:val="0"/>
      <w:divBdr>
        <w:top w:val="none" w:sz="0" w:space="0" w:color="auto"/>
        <w:left w:val="none" w:sz="0" w:space="0" w:color="auto"/>
        <w:bottom w:val="none" w:sz="0" w:space="0" w:color="auto"/>
        <w:right w:val="none" w:sz="0" w:space="0" w:color="auto"/>
      </w:divBdr>
    </w:div>
    <w:div w:id="1981879881">
      <w:bodyDiv w:val="1"/>
      <w:marLeft w:val="0"/>
      <w:marRight w:val="0"/>
      <w:marTop w:val="0"/>
      <w:marBottom w:val="0"/>
      <w:divBdr>
        <w:top w:val="none" w:sz="0" w:space="0" w:color="auto"/>
        <w:left w:val="none" w:sz="0" w:space="0" w:color="auto"/>
        <w:bottom w:val="none" w:sz="0" w:space="0" w:color="auto"/>
        <w:right w:val="none" w:sz="0" w:space="0" w:color="auto"/>
      </w:divBdr>
      <w:divsChild>
        <w:div w:id="1227954629">
          <w:marLeft w:val="640"/>
          <w:marRight w:val="0"/>
          <w:marTop w:val="0"/>
          <w:marBottom w:val="0"/>
          <w:divBdr>
            <w:top w:val="none" w:sz="0" w:space="0" w:color="auto"/>
            <w:left w:val="none" w:sz="0" w:space="0" w:color="auto"/>
            <w:bottom w:val="none" w:sz="0" w:space="0" w:color="auto"/>
            <w:right w:val="none" w:sz="0" w:space="0" w:color="auto"/>
          </w:divBdr>
        </w:div>
        <w:div w:id="911542688">
          <w:marLeft w:val="640"/>
          <w:marRight w:val="0"/>
          <w:marTop w:val="0"/>
          <w:marBottom w:val="0"/>
          <w:divBdr>
            <w:top w:val="none" w:sz="0" w:space="0" w:color="auto"/>
            <w:left w:val="none" w:sz="0" w:space="0" w:color="auto"/>
            <w:bottom w:val="none" w:sz="0" w:space="0" w:color="auto"/>
            <w:right w:val="none" w:sz="0" w:space="0" w:color="auto"/>
          </w:divBdr>
        </w:div>
        <w:div w:id="1026755827">
          <w:marLeft w:val="640"/>
          <w:marRight w:val="0"/>
          <w:marTop w:val="0"/>
          <w:marBottom w:val="0"/>
          <w:divBdr>
            <w:top w:val="none" w:sz="0" w:space="0" w:color="auto"/>
            <w:left w:val="none" w:sz="0" w:space="0" w:color="auto"/>
            <w:bottom w:val="none" w:sz="0" w:space="0" w:color="auto"/>
            <w:right w:val="none" w:sz="0" w:space="0" w:color="auto"/>
          </w:divBdr>
        </w:div>
        <w:div w:id="1333485608">
          <w:marLeft w:val="640"/>
          <w:marRight w:val="0"/>
          <w:marTop w:val="0"/>
          <w:marBottom w:val="0"/>
          <w:divBdr>
            <w:top w:val="none" w:sz="0" w:space="0" w:color="auto"/>
            <w:left w:val="none" w:sz="0" w:space="0" w:color="auto"/>
            <w:bottom w:val="none" w:sz="0" w:space="0" w:color="auto"/>
            <w:right w:val="none" w:sz="0" w:space="0" w:color="auto"/>
          </w:divBdr>
        </w:div>
        <w:div w:id="2018383609">
          <w:marLeft w:val="640"/>
          <w:marRight w:val="0"/>
          <w:marTop w:val="0"/>
          <w:marBottom w:val="0"/>
          <w:divBdr>
            <w:top w:val="none" w:sz="0" w:space="0" w:color="auto"/>
            <w:left w:val="none" w:sz="0" w:space="0" w:color="auto"/>
            <w:bottom w:val="none" w:sz="0" w:space="0" w:color="auto"/>
            <w:right w:val="none" w:sz="0" w:space="0" w:color="auto"/>
          </w:divBdr>
        </w:div>
        <w:div w:id="1330865757">
          <w:marLeft w:val="640"/>
          <w:marRight w:val="0"/>
          <w:marTop w:val="0"/>
          <w:marBottom w:val="0"/>
          <w:divBdr>
            <w:top w:val="none" w:sz="0" w:space="0" w:color="auto"/>
            <w:left w:val="none" w:sz="0" w:space="0" w:color="auto"/>
            <w:bottom w:val="none" w:sz="0" w:space="0" w:color="auto"/>
            <w:right w:val="none" w:sz="0" w:space="0" w:color="auto"/>
          </w:divBdr>
        </w:div>
        <w:div w:id="675768034">
          <w:marLeft w:val="640"/>
          <w:marRight w:val="0"/>
          <w:marTop w:val="0"/>
          <w:marBottom w:val="0"/>
          <w:divBdr>
            <w:top w:val="none" w:sz="0" w:space="0" w:color="auto"/>
            <w:left w:val="none" w:sz="0" w:space="0" w:color="auto"/>
            <w:bottom w:val="none" w:sz="0" w:space="0" w:color="auto"/>
            <w:right w:val="none" w:sz="0" w:space="0" w:color="auto"/>
          </w:divBdr>
        </w:div>
        <w:div w:id="320668736">
          <w:marLeft w:val="640"/>
          <w:marRight w:val="0"/>
          <w:marTop w:val="0"/>
          <w:marBottom w:val="0"/>
          <w:divBdr>
            <w:top w:val="none" w:sz="0" w:space="0" w:color="auto"/>
            <w:left w:val="none" w:sz="0" w:space="0" w:color="auto"/>
            <w:bottom w:val="none" w:sz="0" w:space="0" w:color="auto"/>
            <w:right w:val="none" w:sz="0" w:space="0" w:color="auto"/>
          </w:divBdr>
        </w:div>
        <w:div w:id="314839968">
          <w:marLeft w:val="640"/>
          <w:marRight w:val="0"/>
          <w:marTop w:val="0"/>
          <w:marBottom w:val="0"/>
          <w:divBdr>
            <w:top w:val="none" w:sz="0" w:space="0" w:color="auto"/>
            <w:left w:val="none" w:sz="0" w:space="0" w:color="auto"/>
            <w:bottom w:val="none" w:sz="0" w:space="0" w:color="auto"/>
            <w:right w:val="none" w:sz="0" w:space="0" w:color="auto"/>
          </w:divBdr>
        </w:div>
        <w:div w:id="15547200">
          <w:marLeft w:val="640"/>
          <w:marRight w:val="0"/>
          <w:marTop w:val="0"/>
          <w:marBottom w:val="0"/>
          <w:divBdr>
            <w:top w:val="none" w:sz="0" w:space="0" w:color="auto"/>
            <w:left w:val="none" w:sz="0" w:space="0" w:color="auto"/>
            <w:bottom w:val="none" w:sz="0" w:space="0" w:color="auto"/>
            <w:right w:val="none" w:sz="0" w:space="0" w:color="auto"/>
          </w:divBdr>
        </w:div>
        <w:div w:id="422385257">
          <w:marLeft w:val="640"/>
          <w:marRight w:val="0"/>
          <w:marTop w:val="0"/>
          <w:marBottom w:val="0"/>
          <w:divBdr>
            <w:top w:val="none" w:sz="0" w:space="0" w:color="auto"/>
            <w:left w:val="none" w:sz="0" w:space="0" w:color="auto"/>
            <w:bottom w:val="none" w:sz="0" w:space="0" w:color="auto"/>
            <w:right w:val="none" w:sz="0" w:space="0" w:color="auto"/>
          </w:divBdr>
        </w:div>
        <w:div w:id="1382823313">
          <w:marLeft w:val="640"/>
          <w:marRight w:val="0"/>
          <w:marTop w:val="0"/>
          <w:marBottom w:val="0"/>
          <w:divBdr>
            <w:top w:val="none" w:sz="0" w:space="0" w:color="auto"/>
            <w:left w:val="none" w:sz="0" w:space="0" w:color="auto"/>
            <w:bottom w:val="none" w:sz="0" w:space="0" w:color="auto"/>
            <w:right w:val="none" w:sz="0" w:space="0" w:color="auto"/>
          </w:divBdr>
        </w:div>
        <w:div w:id="186412788">
          <w:marLeft w:val="640"/>
          <w:marRight w:val="0"/>
          <w:marTop w:val="0"/>
          <w:marBottom w:val="0"/>
          <w:divBdr>
            <w:top w:val="none" w:sz="0" w:space="0" w:color="auto"/>
            <w:left w:val="none" w:sz="0" w:space="0" w:color="auto"/>
            <w:bottom w:val="none" w:sz="0" w:space="0" w:color="auto"/>
            <w:right w:val="none" w:sz="0" w:space="0" w:color="auto"/>
          </w:divBdr>
        </w:div>
        <w:div w:id="588003921">
          <w:marLeft w:val="640"/>
          <w:marRight w:val="0"/>
          <w:marTop w:val="0"/>
          <w:marBottom w:val="0"/>
          <w:divBdr>
            <w:top w:val="none" w:sz="0" w:space="0" w:color="auto"/>
            <w:left w:val="none" w:sz="0" w:space="0" w:color="auto"/>
            <w:bottom w:val="none" w:sz="0" w:space="0" w:color="auto"/>
            <w:right w:val="none" w:sz="0" w:space="0" w:color="auto"/>
          </w:divBdr>
        </w:div>
        <w:div w:id="1390348645">
          <w:marLeft w:val="640"/>
          <w:marRight w:val="0"/>
          <w:marTop w:val="0"/>
          <w:marBottom w:val="0"/>
          <w:divBdr>
            <w:top w:val="none" w:sz="0" w:space="0" w:color="auto"/>
            <w:left w:val="none" w:sz="0" w:space="0" w:color="auto"/>
            <w:bottom w:val="none" w:sz="0" w:space="0" w:color="auto"/>
            <w:right w:val="none" w:sz="0" w:space="0" w:color="auto"/>
          </w:divBdr>
        </w:div>
        <w:div w:id="1629312190">
          <w:marLeft w:val="640"/>
          <w:marRight w:val="0"/>
          <w:marTop w:val="0"/>
          <w:marBottom w:val="0"/>
          <w:divBdr>
            <w:top w:val="none" w:sz="0" w:space="0" w:color="auto"/>
            <w:left w:val="none" w:sz="0" w:space="0" w:color="auto"/>
            <w:bottom w:val="none" w:sz="0" w:space="0" w:color="auto"/>
            <w:right w:val="none" w:sz="0" w:space="0" w:color="auto"/>
          </w:divBdr>
        </w:div>
        <w:div w:id="374817880">
          <w:marLeft w:val="640"/>
          <w:marRight w:val="0"/>
          <w:marTop w:val="0"/>
          <w:marBottom w:val="0"/>
          <w:divBdr>
            <w:top w:val="none" w:sz="0" w:space="0" w:color="auto"/>
            <w:left w:val="none" w:sz="0" w:space="0" w:color="auto"/>
            <w:bottom w:val="none" w:sz="0" w:space="0" w:color="auto"/>
            <w:right w:val="none" w:sz="0" w:space="0" w:color="auto"/>
          </w:divBdr>
        </w:div>
        <w:div w:id="24867081">
          <w:marLeft w:val="640"/>
          <w:marRight w:val="0"/>
          <w:marTop w:val="0"/>
          <w:marBottom w:val="0"/>
          <w:divBdr>
            <w:top w:val="none" w:sz="0" w:space="0" w:color="auto"/>
            <w:left w:val="none" w:sz="0" w:space="0" w:color="auto"/>
            <w:bottom w:val="none" w:sz="0" w:space="0" w:color="auto"/>
            <w:right w:val="none" w:sz="0" w:space="0" w:color="auto"/>
          </w:divBdr>
        </w:div>
        <w:div w:id="116992306">
          <w:marLeft w:val="640"/>
          <w:marRight w:val="0"/>
          <w:marTop w:val="0"/>
          <w:marBottom w:val="0"/>
          <w:divBdr>
            <w:top w:val="none" w:sz="0" w:space="0" w:color="auto"/>
            <w:left w:val="none" w:sz="0" w:space="0" w:color="auto"/>
            <w:bottom w:val="none" w:sz="0" w:space="0" w:color="auto"/>
            <w:right w:val="none" w:sz="0" w:space="0" w:color="auto"/>
          </w:divBdr>
        </w:div>
        <w:div w:id="1835535821">
          <w:marLeft w:val="640"/>
          <w:marRight w:val="0"/>
          <w:marTop w:val="0"/>
          <w:marBottom w:val="0"/>
          <w:divBdr>
            <w:top w:val="none" w:sz="0" w:space="0" w:color="auto"/>
            <w:left w:val="none" w:sz="0" w:space="0" w:color="auto"/>
            <w:bottom w:val="none" w:sz="0" w:space="0" w:color="auto"/>
            <w:right w:val="none" w:sz="0" w:space="0" w:color="auto"/>
          </w:divBdr>
        </w:div>
        <w:div w:id="1802652227">
          <w:marLeft w:val="640"/>
          <w:marRight w:val="0"/>
          <w:marTop w:val="0"/>
          <w:marBottom w:val="0"/>
          <w:divBdr>
            <w:top w:val="none" w:sz="0" w:space="0" w:color="auto"/>
            <w:left w:val="none" w:sz="0" w:space="0" w:color="auto"/>
            <w:bottom w:val="none" w:sz="0" w:space="0" w:color="auto"/>
            <w:right w:val="none" w:sz="0" w:space="0" w:color="auto"/>
          </w:divBdr>
        </w:div>
        <w:div w:id="89131938">
          <w:marLeft w:val="640"/>
          <w:marRight w:val="0"/>
          <w:marTop w:val="0"/>
          <w:marBottom w:val="0"/>
          <w:divBdr>
            <w:top w:val="none" w:sz="0" w:space="0" w:color="auto"/>
            <w:left w:val="none" w:sz="0" w:space="0" w:color="auto"/>
            <w:bottom w:val="none" w:sz="0" w:space="0" w:color="auto"/>
            <w:right w:val="none" w:sz="0" w:space="0" w:color="auto"/>
          </w:divBdr>
        </w:div>
        <w:div w:id="1168400382">
          <w:marLeft w:val="640"/>
          <w:marRight w:val="0"/>
          <w:marTop w:val="0"/>
          <w:marBottom w:val="0"/>
          <w:divBdr>
            <w:top w:val="none" w:sz="0" w:space="0" w:color="auto"/>
            <w:left w:val="none" w:sz="0" w:space="0" w:color="auto"/>
            <w:bottom w:val="none" w:sz="0" w:space="0" w:color="auto"/>
            <w:right w:val="none" w:sz="0" w:space="0" w:color="auto"/>
          </w:divBdr>
        </w:div>
        <w:div w:id="1181356845">
          <w:marLeft w:val="640"/>
          <w:marRight w:val="0"/>
          <w:marTop w:val="0"/>
          <w:marBottom w:val="0"/>
          <w:divBdr>
            <w:top w:val="none" w:sz="0" w:space="0" w:color="auto"/>
            <w:left w:val="none" w:sz="0" w:space="0" w:color="auto"/>
            <w:bottom w:val="none" w:sz="0" w:space="0" w:color="auto"/>
            <w:right w:val="none" w:sz="0" w:space="0" w:color="auto"/>
          </w:divBdr>
        </w:div>
        <w:div w:id="1155881327">
          <w:marLeft w:val="640"/>
          <w:marRight w:val="0"/>
          <w:marTop w:val="0"/>
          <w:marBottom w:val="0"/>
          <w:divBdr>
            <w:top w:val="none" w:sz="0" w:space="0" w:color="auto"/>
            <w:left w:val="none" w:sz="0" w:space="0" w:color="auto"/>
            <w:bottom w:val="none" w:sz="0" w:space="0" w:color="auto"/>
            <w:right w:val="none" w:sz="0" w:space="0" w:color="auto"/>
          </w:divBdr>
        </w:div>
        <w:div w:id="738868842">
          <w:marLeft w:val="640"/>
          <w:marRight w:val="0"/>
          <w:marTop w:val="0"/>
          <w:marBottom w:val="0"/>
          <w:divBdr>
            <w:top w:val="none" w:sz="0" w:space="0" w:color="auto"/>
            <w:left w:val="none" w:sz="0" w:space="0" w:color="auto"/>
            <w:bottom w:val="none" w:sz="0" w:space="0" w:color="auto"/>
            <w:right w:val="none" w:sz="0" w:space="0" w:color="auto"/>
          </w:divBdr>
        </w:div>
        <w:div w:id="82990572">
          <w:marLeft w:val="640"/>
          <w:marRight w:val="0"/>
          <w:marTop w:val="0"/>
          <w:marBottom w:val="0"/>
          <w:divBdr>
            <w:top w:val="none" w:sz="0" w:space="0" w:color="auto"/>
            <w:left w:val="none" w:sz="0" w:space="0" w:color="auto"/>
            <w:bottom w:val="none" w:sz="0" w:space="0" w:color="auto"/>
            <w:right w:val="none" w:sz="0" w:space="0" w:color="auto"/>
          </w:divBdr>
        </w:div>
        <w:div w:id="1828980925">
          <w:marLeft w:val="640"/>
          <w:marRight w:val="0"/>
          <w:marTop w:val="0"/>
          <w:marBottom w:val="0"/>
          <w:divBdr>
            <w:top w:val="none" w:sz="0" w:space="0" w:color="auto"/>
            <w:left w:val="none" w:sz="0" w:space="0" w:color="auto"/>
            <w:bottom w:val="none" w:sz="0" w:space="0" w:color="auto"/>
            <w:right w:val="none" w:sz="0" w:space="0" w:color="auto"/>
          </w:divBdr>
        </w:div>
        <w:div w:id="1034424533">
          <w:marLeft w:val="640"/>
          <w:marRight w:val="0"/>
          <w:marTop w:val="0"/>
          <w:marBottom w:val="0"/>
          <w:divBdr>
            <w:top w:val="none" w:sz="0" w:space="0" w:color="auto"/>
            <w:left w:val="none" w:sz="0" w:space="0" w:color="auto"/>
            <w:bottom w:val="none" w:sz="0" w:space="0" w:color="auto"/>
            <w:right w:val="none" w:sz="0" w:space="0" w:color="auto"/>
          </w:divBdr>
        </w:div>
        <w:div w:id="1362173080">
          <w:marLeft w:val="640"/>
          <w:marRight w:val="0"/>
          <w:marTop w:val="0"/>
          <w:marBottom w:val="0"/>
          <w:divBdr>
            <w:top w:val="none" w:sz="0" w:space="0" w:color="auto"/>
            <w:left w:val="none" w:sz="0" w:space="0" w:color="auto"/>
            <w:bottom w:val="none" w:sz="0" w:space="0" w:color="auto"/>
            <w:right w:val="none" w:sz="0" w:space="0" w:color="auto"/>
          </w:divBdr>
        </w:div>
        <w:div w:id="361514888">
          <w:marLeft w:val="640"/>
          <w:marRight w:val="0"/>
          <w:marTop w:val="0"/>
          <w:marBottom w:val="0"/>
          <w:divBdr>
            <w:top w:val="none" w:sz="0" w:space="0" w:color="auto"/>
            <w:left w:val="none" w:sz="0" w:space="0" w:color="auto"/>
            <w:bottom w:val="none" w:sz="0" w:space="0" w:color="auto"/>
            <w:right w:val="none" w:sz="0" w:space="0" w:color="auto"/>
          </w:divBdr>
        </w:div>
        <w:div w:id="1093163401">
          <w:marLeft w:val="640"/>
          <w:marRight w:val="0"/>
          <w:marTop w:val="0"/>
          <w:marBottom w:val="0"/>
          <w:divBdr>
            <w:top w:val="none" w:sz="0" w:space="0" w:color="auto"/>
            <w:left w:val="none" w:sz="0" w:space="0" w:color="auto"/>
            <w:bottom w:val="none" w:sz="0" w:space="0" w:color="auto"/>
            <w:right w:val="none" w:sz="0" w:space="0" w:color="auto"/>
          </w:divBdr>
        </w:div>
        <w:div w:id="69161024">
          <w:marLeft w:val="640"/>
          <w:marRight w:val="0"/>
          <w:marTop w:val="0"/>
          <w:marBottom w:val="0"/>
          <w:divBdr>
            <w:top w:val="none" w:sz="0" w:space="0" w:color="auto"/>
            <w:left w:val="none" w:sz="0" w:space="0" w:color="auto"/>
            <w:bottom w:val="none" w:sz="0" w:space="0" w:color="auto"/>
            <w:right w:val="none" w:sz="0" w:space="0" w:color="auto"/>
          </w:divBdr>
        </w:div>
        <w:div w:id="1238897861">
          <w:marLeft w:val="640"/>
          <w:marRight w:val="0"/>
          <w:marTop w:val="0"/>
          <w:marBottom w:val="0"/>
          <w:divBdr>
            <w:top w:val="none" w:sz="0" w:space="0" w:color="auto"/>
            <w:left w:val="none" w:sz="0" w:space="0" w:color="auto"/>
            <w:bottom w:val="none" w:sz="0" w:space="0" w:color="auto"/>
            <w:right w:val="none" w:sz="0" w:space="0" w:color="auto"/>
          </w:divBdr>
        </w:div>
        <w:div w:id="1343698441">
          <w:marLeft w:val="640"/>
          <w:marRight w:val="0"/>
          <w:marTop w:val="0"/>
          <w:marBottom w:val="0"/>
          <w:divBdr>
            <w:top w:val="none" w:sz="0" w:space="0" w:color="auto"/>
            <w:left w:val="none" w:sz="0" w:space="0" w:color="auto"/>
            <w:bottom w:val="none" w:sz="0" w:space="0" w:color="auto"/>
            <w:right w:val="none" w:sz="0" w:space="0" w:color="auto"/>
          </w:divBdr>
        </w:div>
        <w:div w:id="378214799">
          <w:marLeft w:val="640"/>
          <w:marRight w:val="0"/>
          <w:marTop w:val="0"/>
          <w:marBottom w:val="0"/>
          <w:divBdr>
            <w:top w:val="none" w:sz="0" w:space="0" w:color="auto"/>
            <w:left w:val="none" w:sz="0" w:space="0" w:color="auto"/>
            <w:bottom w:val="none" w:sz="0" w:space="0" w:color="auto"/>
            <w:right w:val="none" w:sz="0" w:space="0" w:color="auto"/>
          </w:divBdr>
        </w:div>
        <w:div w:id="555969574">
          <w:marLeft w:val="640"/>
          <w:marRight w:val="0"/>
          <w:marTop w:val="0"/>
          <w:marBottom w:val="0"/>
          <w:divBdr>
            <w:top w:val="none" w:sz="0" w:space="0" w:color="auto"/>
            <w:left w:val="none" w:sz="0" w:space="0" w:color="auto"/>
            <w:bottom w:val="none" w:sz="0" w:space="0" w:color="auto"/>
            <w:right w:val="none" w:sz="0" w:space="0" w:color="auto"/>
          </w:divBdr>
        </w:div>
        <w:div w:id="583956779">
          <w:marLeft w:val="640"/>
          <w:marRight w:val="0"/>
          <w:marTop w:val="0"/>
          <w:marBottom w:val="0"/>
          <w:divBdr>
            <w:top w:val="none" w:sz="0" w:space="0" w:color="auto"/>
            <w:left w:val="none" w:sz="0" w:space="0" w:color="auto"/>
            <w:bottom w:val="none" w:sz="0" w:space="0" w:color="auto"/>
            <w:right w:val="none" w:sz="0" w:space="0" w:color="auto"/>
          </w:divBdr>
        </w:div>
        <w:div w:id="606541577">
          <w:marLeft w:val="640"/>
          <w:marRight w:val="0"/>
          <w:marTop w:val="0"/>
          <w:marBottom w:val="0"/>
          <w:divBdr>
            <w:top w:val="none" w:sz="0" w:space="0" w:color="auto"/>
            <w:left w:val="none" w:sz="0" w:space="0" w:color="auto"/>
            <w:bottom w:val="none" w:sz="0" w:space="0" w:color="auto"/>
            <w:right w:val="none" w:sz="0" w:space="0" w:color="auto"/>
          </w:divBdr>
        </w:div>
        <w:div w:id="954677728">
          <w:marLeft w:val="640"/>
          <w:marRight w:val="0"/>
          <w:marTop w:val="0"/>
          <w:marBottom w:val="0"/>
          <w:divBdr>
            <w:top w:val="none" w:sz="0" w:space="0" w:color="auto"/>
            <w:left w:val="none" w:sz="0" w:space="0" w:color="auto"/>
            <w:bottom w:val="none" w:sz="0" w:space="0" w:color="auto"/>
            <w:right w:val="none" w:sz="0" w:space="0" w:color="auto"/>
          </w:divBdr>
        </w:div>
        <w:div w:id="1560240566">
          <w:marLeft w:val="640"/>
          <w:marRight w:val="0"/>
          <w:marTop w:val="0"/>
          <w:marBottom w:val="0"/>
          <w:divBdr>
            <w:top w:val="none" w:sz="0" w:space="0" w:color="auto"/>
            <w:left w:val="none" w:sz="0" w:space="0" w:color="auto"/>
            <w:bottom w:val="none" w:sz="0" w:space="0" w:color="auto"/>
            <w:right w:val="none" w:sz="0" w:space="0" w:color="auto"/>
          </w:divBdr>
        </w:div>
        <w:div w:id="921719193">
          <w:marLeft w:val="640"/>
          <w:marRight w:val="0"/>
          <w:marTop w:val="0"/>
          <w:marBottom w:val="0"/>
          <w:divBdr>
            <w:top w:val="none" w:sz="0" w:space="0" w:color="auto"/>
            <w:left w:val="none" w:sz="0" w:space="0" w:color="auto"/>
            <w:bottom w:val="none" w:sz="0" w:space="0" w:color="auto"/>
            <w:right w:val="none" w:sz="0" w:space="0" w:color="auto"/>
          </w:divBdr>
        </w:div>
        <w:div w:id="1780876230">
          <w:marLeft w:val="640"/>
          <w:marRight w:val="0"/>
          <w:marTop w:val="0"/>
          <w:marBottom w:val="0"/>
          <w:divBdr>
            <w:top w:val="none" w:sz="0" w:space="0" w:color="auto"/>
            <w:left w:val="none" w:sz="0" w:space="0" w:color="auto"/>
            <w:bottom w:val="none" w:sz="0" w:space="0" w:color="auto"/>
            <w:right w:val="none" w:sz="0" w:space="0" w:color="auto"/>
          </w:divBdr>
        </w:div>
        <w:div w:id="1276331038">
          <w:marLeft w:val="640"/>
          <w:marRight w:val="0"/>
          <w:marTop w:val="0"/>
          <w:marBottom w:val="0"/>
          <w:divBdr>
            <w:top w:val="none" w:sz="0" w:space="0" w:color="auto"/>
            <w:left w:val="none" w:sz="0" w:space="0" w:color="auto"/>
            <w:bottom w:val="none" w:sz="0" w:space="0" w:color="auto"/>
            <w:right w:val="none" w:sz="0" w:space="0" w:color="auto"/>
          </w:divBdr>
        </w:div>
        <w:div w:id="1213494126">
          <w:marLeft w:val="640"/>
          <w:marRight w:val="0"/>
          <w:marTop w:val="0"/>
          <w:marBottom w:val="0"/>
          <w:divBdr>
            <w:top w:val="none" w:sz="0" w:space="0" w:color="auto"/>
            <w:left w:val="none" w:sz="0" w:space="0" w:color="auto"/>
            <w:bottom w:val="none" w:sz="0" w:space="0" w:color="auto"/>
            <w:right w:val="none" w:sz="0" w:space="0" w:color="auto"/>
          </w:divBdr>
        </w:div>
        <w:div w:id="1919245493">
          <w:marLeft w:val="640"/>
          <w:marRight w:val="0"/>
          <w:marTop w:val="0"/>
          <w:marBottom w:val="0"/>
          <w:divBdr>
            <w:top w:val="none" w:sz="0" w:space="0" w:color="auto"/>
            <w:left w:val="none" w:sz="0" w:space="0" w:color="auto"/>
            <w:bottom w:val="none" w:sz="0" w:space="0" w:color="auto"/>
            <w:right w:val="none" w:sz="0" w:space="0" w:color="auto"/>
          </w:divBdr>
        </w:div>
        <w:div w:id="723063308">
          <w:marLeft w:val="640"/>
          <w:marRight w:val="0"/>
          <w:marTop w:val="0"/>
          <w:marBottom w:val="0"/>
          <w:divBdr>
            <w:top w:val="none" w:sz="0" w:space="0" w:color="auto"/>
            <w:left w:val="none" w:sz="0" w:space="0" w:color="auto"/>
            <w:bottom w:val="none" w:sz="0" w:space="0" w:color="auto"/>
            <w:right w:val="none" w:sz="0" w:space="0" w:color="auto"/>
          </w:divBdr>
        </w:div>
      </w:divsChild>
    </w:div>
    <w:div w:id="1982037412">
      <w:bodyDiv w:val="1"/>
      <w:marLeft w:val="0"/>
      <w:marRight w:val="0"/>
      <w:marTop w:val="0"/>
      <w:marBottom w:val="0"/>
      <w:divBdr>
        <w:top w:val="none" w:sz="0" w:space="0" w:color="auto"/>
        <w:left w:val="none" w:sz="0" w:space="0" w:color="auto"/>
        <w:bottom w:val="none" w:sz="0" w:space="0" w:color="auto"/>
        <w:right w:val="none" w:sz="0" w:space="0" w:color="auto"/>
      </w:divBdr>
    </w:div>
    <w:div w:id="1982230203">
      <w:bodyDiv w:val="1"/>
      <w:marLeft w:val="0"/>
      <w:marRight w:val="0"/>
      <w:marTop w:val="0"/>
      <w:marBottom w:val="0"/>
      <w:divBdr>
        <w:top w:val="none" w:sz="0" w:space="0" w:color="auto"/>
        <w:left w:val="none" w:sz="0" w:space="0" w:color="auto"/>
        <w:bottom w:val="none" w:sz="0" w:space="0" w:color="auto"/>
        <w:right w:val="none" w:sz="0" w:space="0" w:color="auto"/>
      </w:divBdr>
    </w:div>
    <w:div w:id="1983848421">
      <w:bodyDiv w:val="1"/>
      <w:marLeft w:val="0"/>
      <w:marRight w:val="0"/>
      <w:marTop w:val="0"/>
      <w:marBottom w:val="0"/>
      <w:divBdr>
        <w:top w:val="none" w:sz="0" w:space="0" w:color="auto"/>
        <w:left w:val="none" w:sz="0" w:space="0" w:color="auto"/>
        <w:bottom w:val="none" w:sz="0" w:space="0" w:color="auto"/>
        <w:right w:val="none" w:sz="0" w:space="0" w:color="auto"/>
      </w:divBdr>
    </w:div>
    <w:div w:id="1984312660">
      <w:bodyDiv w:val="1"/>
      <w:marLeft w:val="0"/>
      <w:marRight w:val="0"/>
      <w:marTop w:val="0"/>
      <w:marBottom w:val="0"/>
      <w:divBdr>
        <w:top w:val="none" w:sz="0" w:space="0" w:color="auto"/>
        <w:left w:val="none" w:sz="0" w:space="0" w:color="auto"/>
        <w:bottom w:val="none" w:sz="0" w:space="0" w:color="auto"/>
        <w:right w:val="none" w:sz="0" w:space="0" w:color="auto"/>
      </w:divBdr>
    </w:div>
    <w:div w:id="1984314089">
      <w:bodyDiv w:val="1"/>
      <w:marLeft w:val="0"/>
      <w:marRight w:val="0"/>
      <w:marTop w:val="0"/>
      <w:marBottom w:val="0"/>
      <w:divBdr>
        <w:top w:val="none" w:sz="0" w:space="0" w:color="auto"/>
        <w:left w:val="none" w:sz="0" w:space="0" w:color="auto"/>
        <w:bottom w:val="none" w:sz="0" w:space="0" w:color="auto"/>
        <w:right w:val="none" w:sz="0" w:space="0" w:color="auto"/>
      </w:divBdr>
    </w:div>
    <w:div w:id="1984500556">
      <w:bodyDiv w:val="1"/>
      <w:marLeft w:val="0"/>
      <w:marRight w:val="0"/>
      <w:marTop w:val="0"/>
      <w:marBottom w:val="0"/>
      <w:divBdr>
        <w:top w:val="none" w:sz="0" w:space="0" w:color="auto"/>
        <w:left w:val="none" w:sz="0" w:space="0" w:color="auto"/>
        <w:bottom w:val="none" w:sz="0" w:space="0" w:color="auto"/>
        <w:right w:val="none" w:sz="0" w:space="0" w:color="auto"/>
      </w:divBdr>
    </w:div>
    <w:div w:id="1984576719">
      <w:bodyDiv w:val="1"/>
      <w:marLeft w:val="0"/>
      <w:marRight w:val="0"/>
      <w:marTop w:val="0"/>
      <w:marBottom w:val="0"/>
      <w:divBdr>
        <w:top w:val="none" w:sz="0" w:space="0" w:color="auto"/>
        <w:left w:val="none" w:sz="0" w:space="0" w:color="auto"/>
        <w:bottom w:val="none" w:sz="0" w:space="0" w:color="auto"/>
        <w:right w:val="none" w:sz="0" w:space="0" w:color="auto"/>
      </w:divBdr>
    </w:div>
    <w:div w:id="1985309130">
      <w:bodyDiv w:val="1"/>
      <w:marLeft w:val="0"/>
      <w:marRight w:val="0"/>
      <w:marTop w:val="0"/>
      <w:marBottom w:val="0"/>
      <w:divBdr>
        <w:top w:val="none" w:sz="0" w:space="0" w:color="auto"/>
        <w:left w:val="none" w:sz="0" w:space="0" w:color="auto"/>
        <w:bottom w:val="none" w:sz="0" w:space="0" w:color="auto"/>
        <w:right w:val="none" w:sz="0" w:space="0" w:color="auto"/>
      </w:divBdr>
    </w:div>
    <w:div w:id="1985815048">
      <w:bodyDiv w:val="1"/>
      <w:marLeft w:val="0"/>
      <w:marRight w:val="0"/>
      <w:marTop w:val="0"/>
      <w:marBottom w:val="0"/>
      <w:divBdr>
        <w:top w:val="none" w:sz="0" w:space="0" w:color="auto"/>
        <w:left w:val="none" w:sz="0" w:space="0" w:color="auto"/>
        <w:bottom w:val="none" w:sz="0" w:space="0" w:color="auto"/>
        <w:right w:val="none" w:sz="0" w:space="0" w:color="auto"/>
      </w:divBdr>
    </w:div>
    <w:div w:id="1986004054">
      <w:bodyDiv w:val="1"/>
      <w:marLeft w:val="0"/>
      <w:marRight w:val="0"/>
      <w:marTop w:val="0"/>
      <w:marBottom w:val="0"/>
      <w:divBdr>
        <w:top w:val="none" w:sz="0" w:space="0" w:color="auto"/>
        <w:left w:val="none" w:sz="0" w:space="0" w:color="auto"/>
        <w:bottom w:val="none" w:sz="0" w:space="0" w:color="auto"/>
        <w:right w:val="none" w:sz="0" w:space="0" w:color="auto"/>
      </w:divBdr>
    </w:div>
    <w:div w:id="1986081759">
      <w:bodyDiv w:val="1"/>
      <w:marLeft w:val="0"/>
      <w:marRight w:val="0"/>
      <w:marTop w:val="0"/>
      <w:marBottom w:val="0"/>
      <w:divBdr>
        <w:top w:val="none" w:sz="0" w:space="0" w:color="auto"/>
        <w:left w:val="none" w:sz="0" w:space="0" w:color="auto"/>
        <w:bottom w:val="none" w:sz="0" w:space="0" w:color="auto"/>
        <w:right w:val="none" w:sz="0" w:space="0" w:color="auto"/>
      </w:divBdr>
      <w:divsChild>
        <w:div w:id="392847692">
          <w:marLeft w:val="640"/>
          <w:marRight w:val="0"/>
          <w:marTop w:val="0"/>
          <w:marBottom w:val="0"/>
          <w:divBdr>
            <w:top w:val="none" w:sz="0" w:space="0" w:color="auto"/>
            <w:left w:val="none" w:sz="0" w:space="0" w:color="auto"/>
            <w:bottom w:val="none" w:sz="0" w:space="0" w:color="auto"/>
            <w:right w:val="none" w:sz="0" w:space="0" w:color="auto"/>
          </w:divBdr>
        </w:div>
        <w:div w:id="1226332334">
          <w:marLeft w:val="640"/>
          <w:marRight w:val="0"/>
          <w:marTop w:val="0"/>
          <w:marBottom w:val="0"/>
          <w:divBdr>
            <w:top w:val="none" w:sz="0" w:space="0" w:color="auto"/>
            <w:left w:val="none" w:sz="0" w:space="0" w:color="auto"/>
            <w:bottom w:val="none" w:sz="0" w:space="0" w:color="auto"/>
            <w:right w:val="none" w:sz="0" w:space="0" w:color="auto"/>
          </w:divBdr>
        </w:div>
        <w:div w:id="950356468">
          <w:marLeft w:val="640"/>
          <w:marRight w:val="0"/>
          <w:marTop w:val="0"/>
          <w:marBottom w:val="0"/>
          <w:divBdr>
            <w:top w:val="none" w:sz="0" w:space="0" w:color="auto"/>
            <w:left w:val="none" w:sz="0" w:space="0" w:color="auto"/>
            <w:bottom w:val="none" w:sz="0" w:space="0" w:color="auto"/>
            <w:right w:val="none" w:sz="0" w:space="0" w:color="auto"/>
          </w:divBdr>
        </w:div>
        <w:div w:id="1155334778">
          <w:marLeft w:val="640"/>
          <w:marRight w:val="0"/>
          <w:marTop w:val="0"/>
          <w:marBottom w:val="0"/>
          <w:divBdr>
            <w:top w:val="none" w:sz="0" w:space="0" w:color="auto"/>
            <w:left w:val="none" w:sz="0" w:space="0" w:color="auto"/>
            <w:bottom w:val="none" w:sz="0" w:space="0" w:color="auto"/>
            <w:right w:val="none" w:sz="0" w:space="0" w:color="auto"/>
          </w:divBdr>
        </w:div>
        <w:div w:id="2075154109">
          <w:marLeft w:val="640"/>
          <w:marRight w:val="0"/>
          <w:marTop w:val="0"/>
          <w:marBottom w:val="0"/>
          <w:divBdr>
            <w:top w:val="none" w:sz="0" w:space="0" w:color="auto"/>
            <w:left w:val="none" w:sz="0" w:space="0" w:color="auto"/>
            <w:bottom w:val="none" w:sz="0" w:space="0" w:color="auto"/>
            <w:right w:val="none" w:sz="0" w:space="0" w:color="auto"/>
          </w:divBdr>
        </w:div>
        <w:div w:id="802305365">
          <w:marLeft w:val="640"/>
          <w:marRight w:val="0"/>
          <w:marTop w:val="0"/>
          <w:marBottom w:val="0"/>
          <w:divBdr>
            <w:top w:val="none" w:sz="0" w:space="0" w:color="auto"/>
            <w:left w:val="none" w:sz="0" w:space="0" w:color="auto"/>
            <w:bottom w:val="none" w:sz="0" w:space="0" w:color="auto"/>
            <w:right w:val="none" w:sz="0" w:space="0" w:color="auto"/>
          </w:divBdr>
        </w:div>
        <w:div w:id="219562648">
          <w:marLeft w:val="640"/>
          <w:marRight w:val="0"/>
          <w:marTop w:val="0"/>
          <w:marBottom w:val="0"/>
          <w:divBdr>
            <w:top w:val="none" w:sz="0" w:space="0" w:color="auto"/>
            <w:left w:val="none" w:sz="0" w:space="0" w:color="auto"/>
            <w:bottom w:val="none" w:sz="0" w:space="0" w:color="auto"/>
            <w:right w:val="none" w:sz="0" w:space="0" w:color="auto"/>
          </w:divBdr>
        </w:div>
        <w:div w:id="1243101033">
          <w:marLeft w:val="640"/>
          <w:marRight w:val="0"/>
          <w:marTop w:val="0"/>
          <w:marBottom w:val="0"/>
          <w:divBdr>
            <w:top w:val="none" w:sz="0" w:space="0" w:color="auto"/>
            <w:left w:val="none" w:sz="0" w:space="0" w:color="auto"/>
            <w:bottom w:val="none" w:sz="0" w:space="0" w:color="auto"/>
            <w:right w:val="none" w:sz="0" w:space="0" w:color="auto"/>
          </w:divBdr>
        </w:div>
        <w:div w:id="1479103158">
          <w:marLeft w:val="640"/>
          <w:marRight w:val="0"/>
          <w:marTop w:val="0"/>
          <w:marBottom w:val="0"/>
          <w:divBdr>
            <w:top w:val="none" w:sz="0" w:space="0" w:color="auto"/>
            <w:left w:val="none" w:sz="0" w:space="0" w:color="auto"/>
            <w:bottom w:val="none" w:sz="0" w:space="0" w:color="auto"/>
            <w:right w:val="none" w:sz="0" w:space="0" w:color="auto"/>
          </w:divBdr>
        </w:div>
        <w:div w:id="1087003081">
          <w:marLeft w:val="640"/>
          <w:marRight w:val="0"/>
          <w:marTop w:val="0"/>
          <w:marBottom w:val="0"/>
          <w:divBdr>
            <w:top w:val="none" w:sz="0" w:space="0" w:color="auto"/>
            <w:left w:val="none" w:sz="0" w:space="0" w:color="auto"/>
            <w:bottom w:val="none" w:sz="0" w:space="0" w:color="auto"/>
            <w:right w:val="none" w:sz="0" w:space="0" w:color="auto"/>
          </w:divBdr>
        </w:div>
        <w:div w:id="348409422">
          <w:marLeft w:val="640"/>
          <w:marRight w:val="0"/>
          <w:marTop w:val="0"/>
          <w:marBottom w:val="0"/>
          <w:divBdr>
            <w:top w:val="none" w:sz="0" w:space="0" w:color="auto"/>
            <w:left w:val="none" w:sz="0" w:space="0" w:color="auto"/>
            <w:bottom w:val="none" w:sz="0" w:space="0" w:color="auto"/>
            <w:right w:val="none" w:sz="0" w:space="0" w:color="auto"/>
          </w:divBdr>
        </w:div>
        <w:div w:id="328144429">
          <w:marLeft w:val="640"/>
          <w:marRight w:val="0"/>
          <w:marTop w:val="0"/>
          <w:marBottom w:val="0"/>
          <w:divBdr>
            <w:top w:val="none" w:sz="0" w:space="0" w:color="auto"/>
            <w:left w:val="none" w:sz="0" w:space="0" w:color="auto"/>
            <w:bottom w:val="none" w:sz="0" w:space="0" w:color="auto"/>
            <w:right w:val="none" w:sz="0" w:space="0" w:color="auto"/>
          </w:divBdr>
        </w:div>
        <w:div w:id="1413968351">
          <w:marLeft w:val="640"/>
          <w:marRight w:val="0"/>
          <w:marTop w:val="0"/>
          <w:marBottom w:val="0"/>
          <w:divBdr>
            <w:top w:val="none" w:sz="0" w:space="0" w:color="auto"/>
            <w:left w:val="none" w:sz="0" w:space="0" w:color="auto"/>
            <w:bottom w:val="none" w:sz="0" w:space="0" w:color="auto"/>
            <w:right w:val="none" w:sz="0" w:space="0" w:color="auto"/>
          </w:divBdr>
        </w:div>
        <w:div w:id="523985626">
          <w:marLeft w:val="640"/>
          <w:marRight w:val="0"/>
          <w:marTop w:val="0"/>
          <w:marBottom w:val="0"/>
          <w:divBdr>
            <w:top w:val="none" w:sz="0" w:space="0" w:color="auto"/>
            <w:left w:val="none" w:sz="0" w:space="0" w:color="auto"/>
            <w:bottom w:val="none" w:sz="0" w:space="0" w:color="auto"/>
            <w:right w:val="none" w:sz="0" w:space="0" w:color="auto"/>
          </w:divBdr>
        </w:div>
        <w:div w:id="1998612878">
          <w:marLeft w:val="640"/>
          <w:marRight w:val="0"/>
          <w:marTop w:val="0"/>
          <w:marBottom w:val="0"/>
          <w:divBdr>
            <w:top w:val="none" w:sz="0" w:space="0" w:color="auto"/>
            <w:left w:val="none" w:sz="0" w:space="0" w:color="auto"/>
            <w:bottom w:val="none" w:sz="0" w:space="0" w:color="auto"/>
            <w:right w:val="none" w:sz="0" w:space="0" w:color="auto"/>
          </w:divBdr>
        </w:div>
        <w:div w:id="31196761">
          <w:marLeft w:val="640"/>
          <w:marRight w:val="0"/>
          <w:marTop w:val="0"/>
          <w:marBottom w:val="0"/>
          <w:divBdr>
            <w:top w:val="none" w:sz="0" w:space="0" w:color="auto"/>
            <w:left w:val="none" w:sz="0" w:space="0" w:color="auto"/>
            <w:bottom w:val="none" w:sz="0" w:space="0" w:color="auto"/>
            <w:right w:val="none" w:sz="0" w:space="0" w:color="auto"/>
          </w:divBdr>
        </w:div>
        <w:div w:id="271208464">
          <w:marLeft w:val="640"/>
          <w:marRight w:val="0"/>
          <w:marTop w:val="0"/>
          <w:marBottom w:val="0"/>
          <w:divBdr>
            <w:top w:val="none" w:sz="0" w:space="0" w:color="auto"/>
            <w:left w:val="none" w:sz="0" w:space="0" w:color="auto"/>
            <w:bottom w:val="none" w:sz="0" w:space="0" w:color="auto"/>
            <w:right w:val="none" w:sz="0" w:space="0" w:color="auto"/>
          </w:divBdr>
        </w:div>
        <w:div w:id="296884804">
          <w:marLeft w:val="640"/>
          <w:marRight w:val="0"/>
          <w:marTop w:val="0"/>
          <w:marBottom w:val="0"/>
          <w:divBdr>
            <w:top w:val="none" w:sz="0" w:space="0" w:color="auto"/>
            <w:left w:val="none" w:sz="0" w:space="0" w:color="auto"/>
            <w:bottom w:val="none" w:sz="0" w:space="0" w:color="auto"/>
            <w:right w:val="none" w:sz="0" w:space="0" w:color="auto"/>
          </w:divBdr>
        </w:div>
        <w:div w:id="1099760249">
          <w:marLeft w:val="640"/>
          <w:marRight w:val="0"/>
          <w:marTop w:val="0"/>
          <w:marBottom w:val="0"/>
          <w:divBdr>
            <w:top w:val="none" w:sz="0" w:space="0" w:color="auto"/>
            <w:left w:val="none" w:sz="0" w:space="0" w:color="auto"/>
            <w:bottom w:val="none" w:sz="0" w:space="0" w:color="auto"/>
            <w:right w:val="none" w:sz="0" w:space="0" w:color="auto"/>
          </w:divBdr>
        </w:div>
        <w:div w:id="1894805458">
          <w:marLeft w:val="640"/>
          <w:marRight w:val="0"/>
          <w:marTop w:val="0"/>
          <w:marBottom w:val="0"/>
          <w:divBdr>
            <w:top w:val="none" w:sz="0" w:space="0" w:color="auto"/>
            <w:left w:val="none" w:sz="0" w:space="0" w:color="auto"/>
            <w:bottom w:val="none" w:sz="0" w:space="0" w:color="auto"/>
            <w:right w:val="none" w:sz="0" w:space="0" w:color="auto"/>
          </w:divBdr>
        </w:div>
        <w:div w:id="1883445305">
          <w:marLeft w:val="640"/>
          <w:marRight w:val="0"/>
          <w:marTop w:val="0"/>
          <w:marBottom w:val="0"/>
          <w:divBdr>
            <w:top w:val="none" w:sz="0" w:space="0" w:color="auto"/>
            <w:left w:val="none" w:sz="0" w:space="0" w:color="auto"/>
            <w:bottom w:val="none" w:sz="0" w:space="0" w:color="auto"/>
            <w:right w:val="none" w:sz="0" w:space="0" w:color="auto"/>
          </w:divBdr>
        </w:div>
        <w:div w:id="1140654367">
          <w:marLeft w:val="640"/>
          <w:marRight w:val="0"/>
          <w:marTop w:val="0"/>
          <w:marBottom w:val="0"/>
          <w:divBdr>
            <w:top w:val="none" w:sz="0" w:space="0" w:color="auto"/>
            <w:left w:val="none" w:sz="0" w:space="0" w:color="auto"/>
            <w:bottom w:val="none" w:sz="0" w:space="0" w:color="auto"/>
            <w:right w:val="none" w:sz="0" w:space="0" w:color="auto"/>
          </w:divBdr>
        </w:div>
        <w:div w:id="2048556980">
          <w:marLeft w:val="640"/>
          <w:marRight w:val="0"/>
          <w:marTop w:val="0"/>
          <w:marBottom w:val="0"/>
          <w:divBdr>
            <w:top w:val="none" w:sz="0" w:space="0" w:color="auto"/>
            <w:left w:val="none" w:sz="0" w:space="0" w:color="auto"/>
            <w:bottom w:val="none" w:sz="0" w:space="0" w:color="auto"/>
            <w:right w:val="none" w:sz="0" w:space="0" w:color="auto"/>
          </w:divBdr>
        </w:div>
        <w:div w:id="1059288583">
          <w:marLeft w:val="640"/>
          <w:marRight w:val="0"/>
          <w:marTop w:val="0"/>
          <w:marBottom w:val="0"/>
          <w:divBdr>
            <w:top w:val="none" w:sz="0" w:space="0" w:color="auto"/>
            <w:left w:val="none" w:sz="0" w:space="0" w:color="auto"/>
            <w:bottom w:val="none" w:sz="0" w:space="0" w:color="auto"/>
            <w:right w:val="none" w:sz="0" w:space="0" w:color="auto"/>
          </w:divBdr>
        </w:div>
        <w:div w:id="625500814">
          <w:marLeft w:val="640"/>
          <w:marRight w:val="0"/>
          <w:marTop w:val="0"/>
          <w:marBottom w:val="0"/>
          <w:divBdr>
            <w:top w:val="none" w:sz="0" w:space="0" w:color="auto"/>
            <w:left w:val="none" w:sz="0" w:space="0" w:color="auto"/>
            <w:bottom w:val="none" w:sz="0" w:space="0" w:color="auto"/>
            <w:right w:val="none" w:sz="0" w:space="0" w:color="auto"/>
          </w:divBdr>
        </w:div>
        <w:div w:id="2032342941">
          <w:marLeft w:val="640"/>
          <w:marRight w:val="0"/>
          <w:marTop w:val="0"/>
          <w:marBottom w:val="0"/>
          <w:divBdr>
            <w:top w:val="none" w:sz="0" w:space="0" w:color="auto"/>
            <w:left w:val="none" w:sz="0" w:space="0" w:color="auto"/>
            <w:bottom w:val="none" w:sz="0" w:space="0" w:color="auto"/>
            <w:right w:val="none" w:sz="0" w:space="0" w:color="auto"/>
          </w:divBdr>
        </w:div>
        <w:div w:id="1746027639">
          <w:marLeft w:val="640"/>
          <w:marRight w:val="0"/>
          <w:marTop w:val="0"/>
          <w:marBottom w:val="0"/>
          <w:divBdr>
            <w:top w:val="none" w:sz="0" w:space="0" w:color="auto"/>
            <w:left w:val="none" w:sz="0" w:space="0" w:color="auto"/>
            <w:bottom w:val="none" w:sz="0" w:space="0" w:color="auto"/>
            <w:right w:val="none" w:sz="0" w:space="0" w:color="auto"/>
          </w:divBdr>
        </w:div>
        <w:div w:id="356925924">
          <w:marLeft w:val="640"/>
          <w:marRight w:val="0"/>
          <w:marTop w:val="0"/>
          <w:marBottom w:val="0"/>
          <w:divBdr>
            <w:top w:val="none" w:sz="0" w:space="0" w:color="auto"/>
            <w:left w:val="none" w:sz="0" w:space="0" w:color="auto"/>
            <w:bottom w:val="none" w:sz="0" w:space="0" w:color="auto"/>
            <w:right w:val="none" w:sz="0" w:space="0" w:color="auto"/>
          </w:divBdr>
        </w:div>
      </w:divsChild>
    </w:div>
    <w:div w:id="1986664571">
      <w:bodyDiv w:val="1"/>
      <w:marLeft w:val="0"/>
      <w:marRight w:val="0"/>
      <w:marTop w:val="0"/>
      <w:marBottom w:val="0"/>
      <w:divBdr>
        <w:top w:val="none" w:sz="0" w:space="0" w:color="auto"/>
        <w:left w:val="none" w:sz="0" w:space="0" w:color="auto"/>
        <w:bottom w:val="none" w:sz="0" w:space="0" w:color="auto"/>
        <w:right w:val="none" w:sz="0" w:space="0" w:color="auto"/>
      </w:divBdr>
    </w:div>
    <w:div w:id="1987784261">
      <w:bodyDiv w:val="1"/>
      <w:marLeft w:val="0"/>
      <w:marRight w:val="0"/>
      <w:marTop w:val="0"/>
      <w:marBottom w:val="0"/>
      <w:divBdr>
        <w:top w:val="none" w:sz="0" w:space="0" w:color="auto"/>
        <w:left w:val="none" w:sz="0" w:space="0" w:color="auto"/>
        <w:bottom w:val="none" w:sz="0" w:space="0" w:color="auto"/>
        <w:right w:val="none" w:sz="0" w:space="0" w:color="auto"/>
      </w:divBdr>
      <w:divsChild>
        <w:div w:id="611978716">
          <w:marLeft w:val="640"/>
          <w:marRight w:val="0"/>
          <w:marTop w:val="0"/>
          <w:marBottom w:val="0"/>
          <w:divBdr>
            <w:top w:val="none" w:sz="0" w:space="0" w:color="auto"/>
            <w:left w:val="none" w:sz="0" w:space="0" w:color="auto"/>
            <w:bottom w:val="none" w:sz="0" w:space="0" w:color="auto"/>
            <w:right w:val="none" w:sz="0" w:space="0" w:color="auto"/>
          </w:divBdr>
        </w:div>
        <w:div w:id="851182171">
          <w:marLeft w:val="640"/>
          <w:marRight w:val="0"/>
          <w:marTop w:val="0"/>
          <w:marBottom w:val="0"/>
          <w:divBdr>
            <w:top w:val="none" w:sz="0" w:space="0" w:color="auto"/>
            <w:left w:val="none" w:sz="0" w:space="0" w:color="auto"/>
            <w:bottom w:val="none" w:sz="0" w:space="0" w:color="auto"/>
            <w:right w:val="none" w:sz="0" w:space="0" w:color="auto"/>
          </w:divBdr>
        </w:div>
        <w:div w:id="1615021742">
          <w:marLeft w:val="640"/>
          <w:marRight w:val="0"/>
          <w:marTop w:val="0"/>
          <w:marBottom w:val="0"/>
          <w:divBdr>
            <w:top w:val="none" w:sz="0" w:space="0" w:color="auto"/>
            <w:left w:val="none" w:sz="0" w:space="0" w:color="auto"/>
            <w:bottom w:val="none" w:sz="0" w:space="0" w:color="auto"/>
            <w:right w:val="none" w:sz="0" w:space="0" w:color="auto"/>
          </w:divBdr>
        </w:div>
        <w:div w:id="797072175">
          <w:marLeft w:val="640"/>
          <w:marRight w:val="0"/>
          <w:marTop w:val="0"/>
          <w:marBottom w:val="0"/>
          <w:divBdr>
            <w:top w:val="none" w:sz="0" w:space="0" w:color="auto"/>
            <w:left w:val="none" w:sz="0" w:space="0" w:color="auto"/>
            <w:bottom w:val="none" w:sz="0" w:space="0" w:color="auto"/>
            <w:right w:val="none" w:sz="0" w:space="0" w:color="auto"/>
          </w:divBdr>
        </w:div>
        <w:div w:id="1141312407">
          <w:marLeft w:val="640"/>
          <w:marRight w:val="0"/>
          <w:marTop w:val="0"/>
          <w:marBottom w:val="0"/>
          <w:divBdr>
            <w:top w:val="none" w:sz="0" w:space="0" w:color="auto"/>
            <w:left w:val="none" w:sz="0" w:space="0" w:color="auto"/>
            <w:bottom w:val="none" w:sz="0" w:space="0" w:color="auto"/>
            <w:right w:val="none" w:sz="0" w:space="0" w:color="auto"/>
          </w:divBdr>
        </w:div>
        <w:div w:id="686710884">
          <w:marLeft w:val="640"/>
          <w:marRight w:val="0"/>
          <w:marTop w:val="0"/>
          <w:marBottom w:val="0"/>
          <w:divBdr>
            <w:top w:val="none" w:sz="0" w:space="0" w:color="auto"/>
            <w:left w:val="none" w:sz="0" w:space="0" w:color="auto"/>
            <w:bottom w:val="none" w:sz="0" w:space="0" w:color="auto"/>
            <w:right w:val="none" w:sz="0" w:space="0" w:color="auto"/>
          </w:divBdr>
        </w:div>
        <w:div w:id="44527287">
          <w:marLeft w:val="640"/>
          <w:marRight w:val="0"/>
          <w:marTop w:val="0"/>
          <w:marBottom w:val="0"/>
          <w:divBdr>
            <w:top w:val="none" w:sz="0" w:space="0" w:color="auto"/>
            <w:left w:val="none" w:sz="0" w:space="0" w:color="auto"/>
            <w:bottom w:val="none" w:sz="0" w:space="0" w:color="auto"/>
            <w:right w:val="none" w:sz="0" w:space="0" w:color="auto"/>
          </w:divBdr>
        </w:div>
        <w:div w:id="464200149">
          <w:marLeft w:val="640"/>
          <w:marRight w:val="0"/>
          <w:marTop w:val="0"/>
          <w:marBottom w:val="0"/>
          <w:divBdr>
            <w:top w:val="none" w:sz="0" w:space="0" w:color="auto"/>
            <w:left w:val="none" w:sz="0" w:space="0" w:color="auto"/>
            <w:bottom w:val="none" w:sz="0" w:space="0" w:color="auto"/>
            <w:right w:val="none" w:sz="0" w:space="0" w:color="auto"/>
          </w:divBdr>
        </w:div>
        <w:div w:id="1937516070">
          <w:marLeft w:val="640"/>
          <w:marRight w:val="0"/>
          <w:marTop w:val="0"/>
          <w:marBottom w:val="0"/>
          <w:divBdr>
            <w:top w:val="none" w:sz="0" w:space="0" w:color="auto"/>
            <w:left w:val="none" w:sz="0" w:space="0" w:color="auto"/>
            <w:bottom w:val="none" w:sz="0" w:space="0" w:color="auto"/>
            <w:right w:val="none" w:sz="0" w:space="0" w:color="auto"/>
          </w:divBdr>
        </w:div>
        <w:div w:id="375853092">
          <w:marLeft w:val="640"/>
          <w:marRight w:val="0"/>
          <w:marTop w:val="0"/>
          <w:marBottom w:val="0"/>
          <w:divBdr>
            <w:top w:val="none" w:sz="0" w:space="0" w:color="auto"/>
            <w:left w:val="none" w:sz="0" w:space="0" w:color="auto"/>
            <w:bottom w:val="none" w:sz="0" w:space="0" w:color="auto"/>
            <w:right w:val="none" w:sz="0" w:space="0" w:color="auto"/>
          </w:divBdr>
        </w:div>
        <w:div w:id="959725061">
          <w:marLeft w:val="640"/>
          <w:marRight w:val="0"/>
          <w:marTop w:val="0"/>
          <w:marBottom w:val="0"/>
          <w:divBdr>
            <w:top w:val="none" w:sz="0" w:space="0" w:color="auto"/>
            <w:left w:val="none" w:sz="0" w:space="0" w:color="auto"/>
            <w:bottom w:val="none" w:sz="0" w:space="0" w:color="auto"/>
            <w:right w:val="none" w:sz="0" w:space="0" w:color="auto"/>
          </w:divBdr>
        </w:div>
        <w:div w:id="1722368276">
          <w:marLeft w:val="640"/>
          <w:marRight w:val="0"/>
          <w:marTop w:val="0"/>
          <w:marBottom w:val="0"/>
          <w:divBdr>
            <w:top w:val="none" w:sz="0" w:space="0" w:color="auto"/>
            <w:left w:val="none" w:sz="0" w:space="0" w:color="auto"/>
            <w:bottom w:val="none" w:sz="0" w:space="0" w:color="auto"/>
            <w:right w:val="none" w:sz="0" w:space="0" w:color="auto"/>
          </w:divBdr>
        </w:div>
        <w:div w:id="846942020">
          <w:marLeft w:val="640"/>
          <w:marRight w:val="0"/>
          <w:marTop w:val="0"/>
          <w:marBottom w:val="0"/>
          <w:divBdr>
            <w:top w:val="none" w:sz="0" w:space="0" w:color="auto"/>
            <w:left w:val="none" w:sz="0" w:space="0" w:color="auto"/>
            <w:bottom w:val="none" w:sz="0" w:space="0" w:color="auto"/>
            <w:right w:val="none" w:sz="0" w:space="0" w:color="auto"/>
          </w:divBdr>
        </w:div>
        <w:div w:id="2066293283">
          <w:marLeft w:val="640"/>
          <w:marRight w:val="0"/>
          <w:marTop w:val="0"/>
          <w:marBottom w:val="0"/>
          <w:divBdr>
            <w:top w:val="none" w:sz="0" w:space="0" w:color="auto"/>
            <w:left w:val="none" w:sz="0" w:space="0" w:color="auto"/>
            <w:bottom w:val="none" w:sz="0" w:space="0" w:color="auto"/>
            <w:right w:val="none" w:sz="0" w:space="0" w:color="auto"/>
          </w:divBdr>
        </w:div>
        <w:div w:id="691765125">
          <w:marLeft w:val="640"/>
          <w:marRight w:val="0"/>
          <w:marTop w:val="0"/>
          <w:marBottom w:val="0"/>
          <w:divBdr>
            <w:top w:val="none" w:sz="0" w:space="0" w:color="auto"/>
            <w:left w:val="none" w:sz="0" w:space="0" w:color="auto"/>
            <w:bottom w:val="none" w:sz="0" w:space="0" w:color="auto"/>
            <w:right w:val="none" w:sz="0" w:space="0" w:color="auto"/>
          </w:divBdr>
        </w:div>
        <w:div w:id="1272665502">
          <w:marLeft w:val="640"/>
          <w:marRight w:val="0"/>
          <w:marTop w:val="0"/>
          <w:marBottom w:val="0"/>
          <w:divBdr>
            <w:top w:val="none" w:sz="0" w:space="0" w:color="auto"/>
            <w:left w:val="none" w:sz="0" w:space="0" w:color="auto"/>
            <w:bottom w:val="none" w:sz="0" w:space="0" w:color="auto"/>
            <w:right w:val="none" w:sz="0" w:space="0" w:color="auto"/>
          </w:divBdr>
        </w:div>
        <w:div w:id="840124661">
          <w:marLeft w:val="640"/>
          <w:marRight w:val="0"/>
          <w:marTop w:val="0"/>
          <w:marBottom w:val="0"/>
          <w:divBdr>
            <w:top w:val="none" w:sz="0" w:space="0" w:color="auto"/>
            <w:left w:val="none" w:sz="0" w:space="0" w:color="auto"/>
            <w:bottom w:val="none" w:sz="0" w:space="0" w:color="auto"/>
            <w:right w:val="none" w:sz="0" w:space="0" w:color="auto"/>
          </w:divBdr>
        </w:div>
        <w:div w:id="257711633">
          <w:marLeft w:val="640"/>
          <w:marRight w:val="0"/>
          <w:marTop w:val="0"/>
          <w:marBottom w:val="0"/>
          <w:divBdr>
            <w:top w:val="none" w:sz="0" w:space="0" w:color="auto"/>
            <w:left w:val="none" w:sz="0" w:space="0" w:color="auto"/>
            <w:bottom w:val="none" w:sz="0" w:space="0" w:color="auto"/>
            <w:right w:val="none" w:sz="0" w:space="0" w:color="auto"/>
          </w:divBdr>
        </w:div>
        <w:div w:id="1529026811">
          <w:marLeft w:val="640"/>
          <w:marRight w:val="0"/>
          <w:marTop w:val="0"/>
          <w:marBottom w:val="0"/>
          <w:divBdr>
            <w:top w:val="none" w:sz="0" w:space="0" w:color="auto"/>
            <w:left w:val="none" w:sz="0" w:space="0" w:color="auto"/>
            <w:bottom w:val="none" w:sz="0" w:space="0" w:color="auto"/>
            <w:right w:val="none" w:sz="0" w:space="0" w:color="auto"/>
          </w:divBdr>
        </w:div>
        <w:div w:id="1592928425">
          <w:marLeft w:val="640"/>
          <w:marRight w:val="0"/>
          <w:marTop w:val="0"/>
          <w:marBottom w:val="0"/>
          <w:divBdr>
            <w:top w:val="none" w:sz="0" w:space="0" w:color="auto"/>
            <w:left w:val="none" w:sz="0" w:space="0" w:color="auto"/>
            <w:bottom w:val="none" w:sz="0" w:space="0" w:color="auto"/>
            <w:right w:val="none" w:sz="0" w:space="0" w:color="auto"/>
          </w:divBdr>
        </w:div>
        <w:div w:id="1592808954">
          <w:marLeft w:val="640"/>
          <w:marRight w:val="0"/>
          <w:marTop w:val="0"/>
          <w:marBottom w:val="0"/>
          <w:divBdr>
            <w:top w:val="none" w:sz="0" w:space="0" w:color="auto"/>
            <w:left w:val="none" w:sz="0" w:space="0" w:color="auto"/>
            <w:bottom w:val="none" w:sz="0" w:space="0" w:color="auto"/>
            <w:right w:val="none" w:sz="0" w:space="0" w:color="auto"/>
          </w:divBdr>
        </w:div>
        <w:div w:id="2049255863">
          <w:marLeft w:val="640"/>
          <w:marRight w:val="0"/>
          <w:marTop w:val="0"/>
          <w:marBottom w:val="0"/>
          <w:divBdr>
            <w:top w:val="none" w:sz="0" w:space="0" w:color="auto"/>
            <w:left w:val="none" w:sz="0" w:space="0" w:color="auto"/>
            <w:bottom w:val="none" w:sz="0" w:space="0" w:color="auto"/>
            <w:right w:val="none" w:sz="0" w:space="0" w:color="auto"/>
          </w:divBdr>
        </w:div>
        <w:div w:id="1962345634">
          <w:marLeft w:val="640"/>
          <w:marRight w:val="0"/>
          <w:marTop w:val="0"/>
          <w:marBottom w:val="0"/>
          <w:divBdr>
            <w:top w:val="none" w:sz="0" w:space="0" w:color="auto"/>
            <w:left w:val="none" w:sz="0" w:space="0" w:color="auto"/>
            <w:bottom w:val="none" w:sz="0" w:space="0" w:color="auto"/>
            <w:right w:val="none" w:sz="0" w:space="0" w:color="auto"/>
          </w:divBdr>
        </w:div>
        <w:div w:id="1104181554">
          <w:marLeft w:val="640"/>
          <w:marRight w:val="0"/>
          <w:marTop w:val="0"/>
          <w:marBottom w:val="0"/>
          <w:divBdr>
            <w:top w:val="none" w:sz="0" w:space="0" w:color="auto"/>
            <w:left w:val="none" w:sz="0" w:space="0" w:color="auto"/>
            <w:bottom w:val="none" w:sz="0" w:space="0" w:color="auto"/>
            <w:right w:val="none" w:sz="0" w:space="0" w:color="auto"/>
          </w:divBdr>
        </w:div>
        <w:div w:id="518928739">
          <w:marLeft w:val="640"/>
          <w:marRight w:val="0"/>
          <w:marTop w:val="0"/>
          <w:marBottom w:val="0"/>
          <w:divBdr>
            <w:top w:val="none" w:sz="0" w:space="0" w:color="auto"/>
            <w:left w:val="none" w:sz="0" w:space="0" w:color="auto"/>
            <w:bottom w:val="none" w:sz="0" w:space="0" w:color="auto"/>
            <w:right w:val="none" w:sz="0" w:space="0" w:color="auto"/>
          </w:divBdr>
        </w:div>
        <w:div w:id="769663773">
          <w:marLeft w:val="640"/>
          <w:marRight w:val="0"/>
          <w:marTop w:val="0"/>
          <w:marBottom w:val="0"/>
          <w:divBdr>
            <w:top w:val="none" w:sz="0" w:space="0" w:color="auto"/>
            <w:left w:val="none" w:sz="0" w:space="0" w:color="auto"/>
            <w:bottom w:val="none" w:sz="0" w:space="0" w:color="auto"/>
            <w:right w:val="none" w:sz="0" w:space="0" w:color="auto"/>
          </w:divBdr>
        </w:div>
        <w:div w:id="360252494">
          <w:marLeft w:val="640"/>
          <w:marRight w:val="0"/>
          <w:marTop w:val="0"/>
          <w:marBottom w:val="0"/>
          <w:divBdr>
            <w:top w:val="none" w:sz="0" w:space="0" w:color="auto"/>
            <w:left w:val="none" w:sz="0" w:space="0" w:color="auto"/>
            <w:bottom w:val="none" w:sz="0" w:space="0" w:color="auto"/>
            <w:right w:val="none" w:sz="0" w:space="0" w:color="auto"/>
          </w:divBdr>
        </w:div>
        <w:div w:id="754279049">
          <w:marLeft w:val="640"/>
          <w:marRight w:val="0"/>
          <w:marTop w:val="0"/>
          <w:marBottom w:val="0"/>
          <w:divBdr>
            <w:top w:val="none" w:sz="0" w:space="0" w:color="auto"/>
            <w:left w:val="none" w:sz="0" w:space="0" w:color="auto"/>
            <w:bottom w:val="none" w:sz="0" w:space="0" w:color="auto"/>
            <w:right w:val="none" w:sz="0" w:space="0" w:color="auto"/>
          </w:divBdr>
        </w:div>
        <w:div w:id="1221329522">
          <w:marLeft w:val="640"/>
          <w:marRight w:val="0"/>
          <w:marTop w:val="0"/>
          <w:marBottom w:val="0"/>
          <w:divBdr>
            <w:top w:val="none" w:sz="0" w:space="0" w:color="auto"/>
            <w:left w:val="none" w:sz="0" w:space="0" w:color="auto"/>
            <w:bottom w:val="none" w:sz="0" w:space="0" w:color="auto"/>
            <w:right w:val="none" w:sz="0" w:space="0" w:color="auto"/>
          </w:divBdr>
        </w:div>
        <w:div w:id="1656647953">
          <w:marLeft w:val="640"/>
          <w:marRight w:val="0"/>
          <w:marTop w:val="0"/>
          <w:marBottom w:val="0"/>
          <w:divBdr>
            <w:top w:val="none" w:sz="0" w:space="0" w:color="auto"/>
            <w:left w:val="none" w:sz="0" w:space="0" w:color="auto"/>
            <w:bottom w:val="none" w:sz="0" w:space="0" w:color="auto"/>
            <w:right w:val="none" w:sz="0" w:space="0" w:color="auto"/>
          </w:divBdr>
        </w:div>
        <w:div w:id="1369456135">
          <w:marLeft w:val="640"/>
          <w:marRight w:val="0"/>
          <w:marTop w:val="0"/>
          <w:marBottom w:val="0"/>
          <w:divBdr>
            <w:top w:val="none" w:sz="0" w:space="0" w:color="auto"/>
            <w:left w:val="none" w:sz="0" w:space="0" w:color="auto"/>
            <w:bottom w:val="none" w:sz="0" w:space="0" w:color="auto"/>
            <w:right w:val="none" w:sz="0" w:space="0" w:color="auto"/>
          </w:divBdr>
        </w:div>
        <w:div w:id="977032399">
          <w:marLeft w:val="640"/>
          <w:marRight w:val="0"/>
          <w:marTop w:val="0"/>
          <w:marBottom w:val="0"/>
          <w:divBdr>
            <w:top w:val="none" w:sz="0" w:space="0" w:color="auto"/>
            <w:left w:val="none" w:sz="0" w:space="0" w:color="auto"/>
            <w:bottom w:val="none" w:sz="0" w:space="0" w:color="auto"/>
            <w:right w:val="none" w:sz="0" w:space="0" w:color="auto"/>
          </w:divBdr>
        </w:div>
        <w:div w:id="466050314">
          <w:marLeft w:val="640"/>
          <w:marRight w:val="0"/>
          <w:marTop w:val="0"/>
          <w:marBottom w:val="0"/>
          <w:divBdr>
            <w:top w:val="none" w:sz="0" w:space="0" w:color="auto"/>
            <w:left w:val="none" w:sz="0" w:space="0" w:color="auto"/>
            <w:bottom w:val="none" w:sz="0" w:space="0" w:color="auto"/>
            <w:right w:val="none" w:sz="0" w:space="0" w:color="auto"/>
          </w:divBdr>
        </w:div>
        <w:div w:id="1640649185">
          <w:marLeft w:val="640"/>
          <w:marRight w:val="0"/>
          <w:marTop w:val="0"/>
          <w:marBottom w:val="0"/>
          <w:divBdr>
            <w:top w:val="none" w:sz="0" w:space="0" w:color="auto"/>
            <w:left w:val="none" w:sz="0" w:space="0" w:color="auto"/>
            <w:bottom w:val="none" w:sz="0" w:space="0" w:color="auto"/>
            <w:right w:val="none" w:sz="0" w:space="0" w:color="auto"/>
          </w:divBdr>
        </w:div>
        <w:div w:id="1222058299">
          <w:marLeft w:val="640"/>
          <w:marRight w:val="0"/>
          <w:marTop w:val="0"/>
          <w:marBottom w:val="0"/>
          <w:divBdr>
            <w:top w:val="none" w:sz="0" w:space="0" w:color="auto"/>
            <w:left w:val="none" w:sz="0" w:space="0" w:color="auto"/>
            <w:bottom w:val="none" w:sz="0" w:space="0" w:color="auto"/>
            <w:right w:val="none" w:sz="0" w:space="0" w:color="auto"/>
          </w:divBdr>
        </w:div>
        <w:div w:id="1480224659">
          <w:marLeft w:val="640"/>
          <w:marRight w:val="0"/>
          <w:marTop w:val="0"/>
          <w:marBottom w:val="0"/>
          <w:divBdr>
            <w:top w:val="none" w:sz="0" w:space="0" w:color="auto"/>
            <w:left w:val="none" w:sz="0" w:space="0" w:color="auto"/>
            <w:bottom w:val="none" w:sz="0" w:space="0" w:color="auto"/>
            <w:right w:val="none" w:sz="0" w:space="0" w:color="auto"/>
          </w:divBdr>
        </w:div>
        <w:div w:id="214902289">
          <w:marLeft w:val="640"/>
          <w:marRight w:val="0"/>
          <w:marTop w:val="0"/>
          <w:marBottom w:val="0"/>
          <w:divBdr>
            <w:top w:val="none" w:sz="0" w:space="0" w:color="auto"/>
            <w:left w:val="none" w:sz="0" w:space="0" w:color="auto"/>
            <w:bottom w:val="none" w:sz="0" w:space="0" w:color="auto"/>
            <w:right w:val="none" w:sz="0" w:space="0" w:color="auto"/>
          </w:divBdr>
        </w:div>
        <w:div w:id="2051031537">
          <w:marLeft w:val="640"/>
          <w:marRight w:val="0"/>
          <w:marTop w:val="0"/>
          <w:marBottom w:val="0"/>
          <w:divBdr>
            <w:top w:val="none" w:sz="0" w:space="0" w:color="auto"/>
            <w:left w:val="none" w:sz="0" w:space="0" w:color="auto"/>
            <w:bottom w:val="none" w:sz="0" w:space="0" w:color="auto"/>
            <w:right w:val="none" w:sz="0" w:space="0" w:color="auto"/>
          </w:divBdr>
        </w:div>
        <w:div w:id="1329677056">
          <w:marLeft w:val="640"/>
          <w:marRight w:val="0"/>
          <w:marTop w:val="0"/>
          <w:marBottom w:val="0"/>
          <w:divBdr>
            <w:top w:val="none" w:sz="0" w:space="0" w:color="auto"/>
            <w:left w:val="none" w:sz="0" w:space="0" w:color="auto"/>
            <w:bottom w:val="none" w:sz="0" w:space="0" w:color="auto"/>
            <w:right w:val="none" w:sz="0" w:space="0" w:color="auto"/>
          </w:divBdr>
        </w:div>
      </w:divsChild>
    </w:div>
    <w:div w:id="1987851417">
      <w:bodyDiv w:val="1"/>
      <w:marLeft w:val="0"/>
      <w:marRight w:val="0"/>
      <w:marTop w:val="0"/>
      <w:marBottom w:val="0"/>
      <w:divBdr>
        <w:top w:val="none" w:sz="0" w:space="0" w:color="auto"/>
        <w:left w:val="none" w:sz="0" w:space="0" w:color="auto"/>
        <w:bottom w:val="none" w:sz="0" w:space="0" w:color="auto"/>
        <w:right w:val="none" w:sz="0" w:space="0" w:color="auto"/>
      </w:divBdr>
    </w:div>
    <w:div w:id="1989279754">
      <w:bodyDiv w:val="1"/>
      <w:marLeft w:val="0"/>
      <w:marRight w:val="0"/>
      <w:marTop w:val="0"/>
      <w:marBottom w:val="0"/>
      <w:divBdr>
        <w:top w:val="none" w:sz="0" w:space="0" w:color="auto"/>
        <w:left w:val="none" w:sz="0" w:space="0" w:color="auto"/>
        <w:bottom w:val="none" w:sz="0" w:space="0" w:color="auto"/>
        <w:right w:val="none" w:sz="0" w:space="0" w:color="auto"/>
      </w:divBdr>
    </w:div>
    <w:div w:id="1989628344">
      <w:bodyDiv w:val="1"/>
      <w:marLeft w:val="0"/>
      <w:marRight w:val="0"/>
      <w:marTop w:val="0"/>
      <w:marBottom w:val="0"/>
      <w:divBdr>
        <w:top w:val="none" w:sz="0" w:space="0" w:color="auto"/>
        <w:left w:val="none" w:sz="0" w:space="0" w:color="auto"/>
        <w:bottom w:val="none" w:sz="0" w:space="0" w:color="auto"/>
        <w:right w:val="none" w:sz="0" w:space="0" w:color="auto"/>
      </w:divBdr>
    </w:div>
    <w:div w:id="1989741351">
      <w:bodyDiv w:val="1"/>
      <w:marLeft w:val="0"/>
      <w:marRight w:val="0"/>
      <w:marTop w:val="0"/>
      <w:marBottom w:val="0"/>
      <w:divBdr>
        <w:top w:val="none" w:sz="0" w:space="0" w:color="auto"/>
        <w:left w:val="none" w:sz="0" w:space="0" w:color="auto"/>
        <w:bottom w:val="none" w:sz="0" w:space="0" w:color="auto"/>
        <w:right w:val="none" w:sz="0" w:space="0" w:color="auto"/>
      </w:divBdr>
    </w:div>
    <w:div w:id="1989892043">
      <w:bodyDiv w:val="1"/>
      <w:marLeft w:val="0"/>
      <w:marRight w:val="0"/>
      <w:marTop w:val="0"/>
      <w:marBottom w:val="0"/>
      <w:divBdr>
        <w:top w:val="none" w:sz="0" w:space="0" w:color="auto"/>
        <w:left w:val="none" w:sz="0" w:space="0" w:color="auto"/>
        <w:bottom w:val="none" w:sz="0" w:space="0" w:color="auto"/>
        <w:right w:val="none" w:sz="0" w:space="0" w:color="auto"/>
      </w:divBdr>
    </w:div>
    <w:div w:id="1990208936">
      <w:bodyDiv w:val="1"/>
      <w:marLeft w:val="0"/>
      <w:marRight w:val="0"/>
      <w:marTop w:val="0"/>
      <w:marBottom w:val="0"/>
      <w:divBdr>
        <w:top w:val="none" w:sz="0" w:space="0" w:color="auto"/>
        <w:left w:val="none" w:sz="0" w:space="0" w:color="auto"/>
        <w:bottom w:val="none" w:sz="0" w:space="0" w:color="auto"/>
        <w:right w:val="none" w:sz="0" w:space="0" w:color="auto"/>
      </w:divBdr>
    </w:div>
    <w:div w:id="1993026427">
      <w:bodyDiv w:val="1"/>
      <w:marLeft w:val="0"/>
      <w:marRight w:val="0"/>
      <w:marTop w:val="0"/>
      <w:marBottom w:val="0"/>
      <w:divBdr>
        <w:top w:val="none" w:sz="0" w:space="0" w:color="auto"/>
        <w:left w:val="none" w:sz="0" w:space="0" w:color="auto"/>
        <w:bottom w:val="none" w:sz="0" w:space="0" w:color="auto"/>
        <w:right w:val="none" w:sz="0" w:space="0" w:color="auto"/>
      </w:divBdr>
    </w:div>
    <w:div w:id="1993215225">
      <w:bodyDiv w:val="1"/>
      <w:marLeft w:val="0"/>
      <w:marRight w:val="0"/>
      <w:marTop w:val="0"/>
      <w:marBottom w:val="0"/>
      <w:divBdr>
        <w:top w:val="none" w:sz="0" w:space="0" w:color="auto"/>
        <w:left w:val="none" w:sz="0" w:space="0" w:color="auto"/>
        <w:bottom w:val="none" w:sz="0" w:space="0" w:color="auto"/>
        <w:right w:val="none" w:sz="0" w:space="0" w:color="auto"/>
      </w:divBdr>
    </w:div>
    <w:div w:id="1993217620">
      <w:bodyDiv w:val="1"/>
      <w:marLeft w:val="0"/>
      <w:marRight w:val="0"/>
      <w:marTop w:val="0"/>
      <w:marBottom w:val="0"/>
      <w:divBdr>
        <w:top w:val="none" w:sz="0" w:space="0" w:color="auto"/>
        <w:left w:val="none" w:sz="0" w:space="0" w:color="auto"/>
        <w:bottom w:val="none" w:sz="0" w:space="0" w:color="auto"/>
        <w:right w:val="none" w:sz="0" w:space="0" w:color="auto"/>
      </w:divBdr>
    </w:div>
    <w:div w:id="1993220056">
      <w:bodyDiv w:val="1"/>
      <w:marLeft w:val="0"/>
      <w:marRight w:val="0"/>
      <w:marTop w:val="0"/>
      <w:marBottom w:val="0"/>
      <w:divBdr>
        <w:top w:val="none" w:sz="0" w:space="0" w:color="auto"/>
        <w:left w:val="none" w:sz="0" w:space="0" w:color="auto"/>
        <w:bottom w:val="none" w:sz="0" w:space="0" w:color="auto"/>
        <w:right w:val="none" w:sz="0" w:space="0" w:color="auto"/>
      </w:divBdr>
    </w:div>
    <w:div w:id="1993637780">
      <w:bodyDiv w:val="1"/>
      <w:marLeft w:val="0"/>
      <w:marRight w:val="0"/>
      <w:marTop w:val="0"/>
      <w:marBottom w:val="0"/>
      <w:divBdr>
        <w:top w:val="none" w:sz="0" w:space="0" w:color="auto"/>
        <w:left w:val="none" w:sz="0" w:space="0" w:color="auto"/>
        <w:bottom w:val="none" w:sz="0" w:space="0" w:color="auto"/>
        <w:right w:val="none" w:sz="0" w:space="0" w:color="auto"/>
      </w:divBdr>
    </w:div>
    <w:div w:id="1993870453">
      <w:bodyDiv w:val="1"/>
      <w:marLeft w:val="0"/>
      <w:marRight w:val="0"/>
      <w:marTop w:val="0"/>
      <w:marBottom w:val="0"/>
      <w:divBdr>
        <w:top w:val="none" w:sz="0" w:space="0" w:color="auto"/>
        <w:left w:val="none" w:sz="0" w:space="0" w:color="auto"/>
        <w:bottom w:val="none" w:sz="0" w:space="0" w:color="auto"/>
        <w:right w:val="none" w:sz="0" w:space="0" w:color="auto"/>
      </w:divBdr>
    </w:div>
    <w:div w:id="1994020000">
      <w:bodyDiv w:val="1"/>
      <w:marLeft w:val="0"/>
      <w:marRight w:val="0"/>
      <w:marTop w:val="0"/>
      <w:marBottom w:val="0"/>
      <w:divBdr>
        <w:top w:val="none" w:sz="0" w:space="0" w:color="auto"/>
        <w:left w:val="none" w:sz="0" w:space="0" w:color="auto"/>
        <w:bottom w:val="none" w:sz="0" w:space="0" w:color="auto"/>
        <w:right w:val="none" w:sz="0" w:space="0" w:color="auto"/>
      </w:divBdr>
    </w:div>
    <w:div w:id="1994987747">
      <w:bodyDiv w:val="1"/>
      <w:marLeft w:val="0"/>
      <w:marRight w:val="0"/>
      <w:marTop w:val="0"/>
      <w:marBottom w:val="0"/>
      <w:divBdr>
        <w:top w:val="none" w:sz="0" w:space="0" w:color="auto"/>
        <w:left w:val="none" w:sz="0" w:space="0" w:color="auto"/>
        <w:bottom w:val="none" w:sz="0" w:space="0" w:color="auto"/>
        <w:right w:val="none" w:sz="0" w:space="0" w:color="auto"/>
      </w:divBdr>
    </w:div>
    <w:div w:id="1995061981">
      <w:bodyDiv w:val="1"/>
      <w:marLeft w:val="0"/>
      <w:marRight w:val="0"/>
      <w:marTop w:val="0"/>
      <w:marBottom w:val="0"/>
      <w:divBdr>
        <w:top w:val="none" w:sz="0" w:space="0" w:color="auto"/>
        <w:left w:val="none" w:sz="0" w:space="0" w:color="auto"/>
        <w:bottom w:val="none" w:sz="0" w:space="0" w:color="auto"/>
        <w:right w:val="none" w:sz="0" w:space="0" w:color="auto"/>
      </w:divBdr>
    </w:div>
    <w:div w:id="1996453618">
      <w:bodyDiv w:val="1"/>
      <w:marLeft w:val="0"/>
      <w:marRight w:val="0"/>
      <w:marTop w:val="0"/>
      <w:marBottom w:val="0"/>
      <w:divBdr>
        <w:top w:val="none" w:sz="0" w:space="0" w:color="auto"/>
        <w:left w:val="none" w:sz="0" w:space="0" w:color="auto"/>
        <w:bottom w:val="none" w:sz="0" w:space="0" w:color="auto"/>
        <w:right w:val="none" w:sz="0" w:space="0" w:color="auto"/>
      </w:divBdr>
    </w:div>
    <w:div w:id="1996562593">
      <w:bodyDiv w:val="1"/>
      <w:marLeft w:val="0"/>
      <w:marRight w:val="0"/>
      <w:marTop w:val="0"/>
      <w:marBottom w:val="0"/>
      <w:divBdr>
        <w:top w:val="none" w:sz="0" w:space="0" w:color="auto"/>
        <w:left w:val="none" w:sz="0" w:space="0" w:color="auto"/>
        <w:bottom w:val="none" w:sz="0" w:space="0" w:color="auto"/>
        <w:right w:val="none" w:sz="0" w:space="0" w:color="auto"/>
      </w:divBdr>
    </w:div>
    <w:div w:id="1997299796">
      <w:bodyDiv w:val="1"/>
      <w:marLeft w:val="0"/>
      <w:marRight w:val="0"/>
      <w:marTop w:val="0"/>
      <w:marBottom w:val="0"/>
      <w:divBdr>
        <w:top w:val="none" w:sz="0" w:space="0" w:color="auto"/>
        <w:left w:val="none" w:sz="0" w:space="0" w:color="auto"/>
        <w:bottom w:val="none" w:sz="0" w:space="0" w:color="auto"/>
        <w:right w:val="none" w:sz="0" w:space="0" w:color="auto"/>
      </w:divBdr>
    </w:div>
    <w:div w:id="1998074547">
      <w:bodyDiv w:val="1"/>
      <w:marLeft w:val="0"/>
      <w:marRight w:val="0"/>
      <w:marTop w:val="0"/>
      <w:marBottom w:val="0"/>
      <w:divBdr>
        <w:top w:val="none" w:sz="0" w:space="0" w:color="auto"/>
        <w:left w:val="none" w:sz="0" w:space="0" w:color="auto"/>
        <w:bottom w:val="none" w:sz="0" w:space="0" w:color="auto"/>
        <w:right w:val="none" w:sz="0" w:space="0" w:color="auto"/>
      </w:divBdr>
    </w:div>
    <w:div w:id="1998529393">
      <w:bodyDiv w:val="1"/>
      <w:marLeft w:val="0"/>
      <w:marRight w:val="0"/>
      <w:marTop w:val="0"/>
      <w:marBottom w:val="0"/>
      <w:divBdr>
        <w:top w:val="none" w:sz="0" w:space="0" w:color="auto"/>
        <w:left w:val="none" w:sz="0" w:space="0" w:color="auto"/>
        <w:bottom w:val="none" w:sz="0" w:space="0" w:color="auto"/>
        <w:right w:val="none" w:sz="0" w:space="0" w:color="auto"/>
      </w:divBdr>
    </w:div>
    <w:div w:id="2000232782">
      <w:bodyDiv w:val="1"/>
      <w:marLeft w:val="0"/>
      <w:marRight w:val="0"/>
      <w:marTop w:val="0"/>
      <w:marBottom w:val="0"/>
      <w:divBdr>
        <w:top w:val="none" w:sz="0" w:space="0" w:color="auto"/>
        <w:left w:val="none" w:sz="0" w:space="0" w:color="auto"/>
        <w:bottom w:val="none" w:sz="0" w:space="0" w:color="auto"/>
        <w:right w:val="none" w:sz="0" w:space="0" w:color="auto"/>
      </w:divBdr>
    </w:div>
    <w:div w:id="2000496644">
      <w:bodyDiv w:val="1"/>
      <w:marLeft w:val="0"/>
      <w:marRight w:val="0"/>
      <w:marTop w:val="0"/>
      <w:marBottom w:val="0"/>
      <w:divBdr>
        <w:top w:val="none" w:sz="0" w:space="0" w:color="auto"/>
        <w:left w:val="none" w:sz="0" w:space="0" w:color="auto"/>
        <w:bottom w:val="none" w:sz="0" w:space="0" w:color="auto"/>
        <w:right w:val="none" w:sz="0" w:space="0" w:color="auto"/>
      </w:divBdr>
    </w:div>
    <w:div w:id="2000881500">
      <w:bodyDiv w:val="1"/>
      <w:marLeft w:val="0"/>
      <w:marRight w:val="0"/>
      <w:marTop w:val="0"/>
      <w:marBottom w:val="0"/>
      <w:divBdr>
        <w:top w:val="none" w:sz="0" w:space="0" w:color="auto"/>
        <w:left w:val="none" w:sz="0" w:space="0" w:color="auto"/>
        <w:bottom w:val="none" w:sz="0" w:space="0" w:color="auto"/>
        <w:right w:val="none" w:sz="0" w:space="0" w:color="auto"/>
      </w:divBdr>
    </w:div>
    <w:div w:id="2000962332">
      <w:bodyDiv w:val="1"/>
      <w:marLeft w:val="0"/>
      <w:marRight w:val="0"/>
      <w:marTop w:val="0"/>
      <w:marBottom w:val="0"/>
      <w:divBdr>
        <w:top w:val="none" w:sz="0" w:space="0" w:color="auto"/>
        <w:left w:val="none" w:sz="0" w:space="0" w:color="auto"/>
        <w:bottom w:val="none" w:sz="0" w:space="0" w:color="auto"/>
        <w:right w:val="none" w:sz="0" w:space="0" w:color="auto"/>
      </w:divBdr>
    </w:div>
    <w:div w:id="2001036189">
      <w:bodyDiv w:val="1"/>
      <w:marLeft w:val="0"/>
      <w:marRight w:val="0"/>
      <w:marTop w:val="0"/>
      <w:marBottom w:val="0"/>
      <w:divBdr>
        <w:top w:val="none" w:sz="0" w:space="0" w:color="auto"/>
        <w:left w:val="none" w:sz="0" w:space="0" w:color="auto"/>
        <w:bottom w:val="none" w:sz="0" w:space="0" w:color="auto"/>
        <w:right w:val="none" w:sz="0" w:space="0" w:color="auto"/>
      </w:divBdr>
    </w:div>
    <w:div w:id="2001081050">
      <w:bodyDiv w:val="1"/>
      <w:marLeft w:val="0"/>
      <w:marRight w:val="0"/>
      <w:marTop w:val="0"/>
      <w:marBottom w:val="0"/>
      <w:divBdr>
        <w:top w:val="none" w:sz="0" w:space="0" w:color="auto"/>
        <w:left w:val="none" w:sz="0" w:space="0" w:color="auto"/>
        <w:bottom w:val="none" w:sz="0" w:space="0" w:color="auto"/>
        <w:right w:val="none" w:sz="0" w:space="0" w:color="auto"/>
      </w:divBdr>
    </w:div>
    <w:div w:id="2001232717">
      <w:bodyDiv w:val="1"/>
      <w:marLeft w:val="0"/>
      <w:marRight w:val="0"/>
      <w:marTop w:val="0"/>
      <w:marBottom w:val="0"/>
      <w:divBdr>
        <w:top w:val="none" w:sz="0" w:space="0" w:color="auto"/>
        <w:left w:val="none" w:sz="0" w:space="0" w:color="auto"/>
        <w:bottom w:val="none" w:sz="0" w:space="0" w:color="auto"/>
        <w:right w:val="none" w:sz="0" w:space="0" w:color="auto"/>
      </w:divBdr>
    </w:div>
    <w:div w:id="2001688256">
      <w:bodyDiv w:val="1"/>
      <w:marLeft w:val="0"/>
      <w:marRight w:val="0"/>
      <w:marTop w:val="0"/>
      <w:marBottom w:val="0"/>
      <w:divBdr>
        <w:top w:val="none" w:sz="0" w:space="0" w:color="auto"/>
        <w:left w:val="none" w:sz="0" w:space="0" w:color="auto"/>
        <w:bottom w:val="none" w:sz="0" w:space="0" w:color="auto"/>
        <w:right w:val="none" w:sz="0" w:space="0" w:color="auto"/>
      </w:divBdr>
    </w:div>
    <w:div w:id="2001960835">
      <w:bodyDiv w:val="1"/>
      <w:marLeft w:val="0"/>
      <w:marRight w:val="0"/>
      <w:marTop w:val="0"/>
      <w:marBottom w:val="0"/>
      <w:divBdr>
        <w:top w:val="none" w:sz="0" w:space="0" w:color="auto"/>
        <w:left w:val="none" w:sz="0" w:space="0" w:color="auto"/>
        <w:bottom w:val="none" w:sz="0" w:space="0" w:color="auto"/>
        <w:right w:val="none" w:sz="0" w:space="0" w:color="auto"/>
      </w:divBdr>
    </w:div>
    <w:div w:id="2003121357">
      <w:bodyDiv w:val="1"/>
      <w:marLeft w:val="0"/>
      <w:marRight w:val="0"/>
      <w:marTop w:val="0"/>
      <w:marBottom w:val="0"/>
      <w:divBdr>
        <w:top w:val="none" w:sz="0" w:space="0" w:color="auto"/>
        <w:left w:val="none" w:sz="0" w:space="0" w:color="auto"/>
        <w:bottom w:val="none" w:sz="0" w:space="0" w:color="auto"/>
        <w:right w:val="none" w:sz="0" w:space="0" w:color="auto"/>
      </w:divBdr>
    </w:div>
    <w:div w:id="2003922120">
      <w:bodyDiv w:val="1"/>
      <w:marLeft w:val="0"/>
      <w:marRight w:val="0"/>
      <w:marTop w:val="0"/>
      <w:marBottom w:val="0"/>
      <w:divBdr>
        <w:top w:val="none" w:sz="0" w:space="0" w:color="auto"/>
        <w:left w:val="none" w:sz="0" w:space="0" w:color="auto"/>
        <w:bottom w:val="none" w:sz="0" w:space="0" w:color="auto"/>
        <w:right w:val="none" w:sz="0" w:space="0" w:color="auto"/>
      </w:divBdr>
    </w:div>
    <w:div w:id="2004161061">
      <w:bodyDiv w:val="1"/>
      <w:marLeft w:val="0"/>
      <w:marRight w:val="0"/>
      <w:marTop w:val="0"/>
      <w:marBottom w:val="0"/>
      <w:divBdr>
        <w:top w:val="none" w:sz="0" w:space="0" w:color="auto"/>
        <w:left w:val="none" w:sz="0" w:space="0" w:color="auto"/>
        <w:bottom w:val="none" w:sz="0" w:space="0" w:color="auto"/>
        <w:right w:val="none" w:sz="0" w:space="0" w:color="auto"/>
      </w:divBdr>
    </w:div>
    <w:div w:id="2005012894">
      <w:bodyDiv w:val="1"/>
      <w:marLeft w:val="0"/>
      <w:marRight w:val="0"/>
      <w:marTop w:val="0"/>
      <w:marBottom w:val="0"/>
      <w:divBdr>
        <w:top w:val="none" w:sz="0" w:space="0" w:color="auto"/>
        <w:left w:val="none" w:sz="0" w:space="0" w:color="auto"/>
        <w:bottom w:val="none" w:sz="0" w:space="0" w:color="auto"/>
        <w:right w:val="none" w:sz="0" w:space="0" w:color="auto"/>
      </w:divBdr>
    </w:div>
    <w:div w:id="2005938898">
      <w:bodyDiv w:val="1"/>
      <w:marLeft w:val="0"/>
      <w:marRight w:val="0"/>
      <w:marTop w:val="0"/>
      <w:marBottom w:val="0"/>
      <w:divBdr>
        <w:top w:val="none" w:sz="0" w:space="0" w:color="auto"/>
        <w:left w:val="none" w:sz="0" w:space="0" w:color="auto"/>
        <w:bottom w:val="none" w:sz="0" w:space="0" w:color="auto"/>
        <w:right w:val="none" w:sz="0" w:space="0" w:color="auto"/>
      </w:divBdr>
    </w:div>
    <w:div w:id="2006392715">
      <w:bodyDiv w:val="1"/>
      <w:marLeft w:val="0"/>
      <w:marRight w:val="0"/>
      <w:marTop w:val="0"/>
      <w:marBottom w:val="0"/>
      <w:divBdr>
        <w:top w:val="none" w:sz="0" w:space="0" w:color="auto"/>
        <w:left w:val="none" w:sz="0" w:space="0" w:color="auto"/>
        <w:bottom w:val="none" w:sz="0" w:space="0" w:color="auto"/>
        <w:right w:val="none" w:sz="0" w:space="0" w:color="auto"/>
      </w:divBdr>
    </w:div>
    <w:div w:id="2006857163">
      <w:bodyDiv w:val="1"/>
      <w:marLeft w:val="0"/>
      <w:marRight w:val="0"/>
      <w:marTop w:val="0"/>
      <w:marBottom w:val="0"/>
      <w:divBdr>
        <w:top w:val="none" w:sz="0" w:space="0" w:color="auto"/>
        <w:left w:val="none" w:sz="0" w:space="0" w:color="auto"/>
        <w:bottom w:val="none" w:sz="0" w:space="0" w:color="auto"/>
        <w:right w:val="none" w:sz="0" w:space="0" w:color="auto"/>
      </w:divBdr>
    </w:div>
    <w:div w:id="2006859947">
      <w:bodyDiv w:val="1"/>
      <w:marLeft w:val="0"/>
      <w:marRight w:val="0"/>
      <w:marTop w:val="0"/>
      <w:marBottom w:val="0"/>
      <w:divBdr>
        <w:top w:val="none" w:sz="0" w:space="0" w:color="auto"/>
        <w:left w:val="none" w:sz="0" w:space="0" w:color="auto"/>
        <w:bottom w:val="none" w:sz="0" w:space="0" w:color="auto"/>
        <w:right w:val="none" w:sz="0" w:space="0" w:color="auto"/>
      </w:divBdr>
    </w:div>
    <w:div w:id="2006980783">
      <w:bodyDiv w:val="1"/>
      <w:marLeft w:val="0"/>
      <w:marRight w:val="0"/>
      <w:marTop w:val="0"/>
      <w:marBottom w:val="0"/>
      <w:divBdr>
        <w:top w:val="none" w:sz="0" w:space="0" w:color="auto"/>
        <w:left w:val="none" w:sz="0" w:space="0" w:color="auto"/>
        <w:bottom w:val="none" w:sz="0" w:space="0" w:color="auto"/>
        <w:right w:val="none" w:sz="0" w:space="0" w:color="auto"/>
      </w:divBdr>
    </w:div>
    <w:div w:id="2007783230">
      <w:bodyDiv w:val="1"/>
      <w:marLeft w:val="0"/>
      <w:marRight w:val="0"/>
      <w:marTop w:val="0"/>
      <w:marBottom w:val="0"/>
      <w:divBdr>
        <w:top w:val="none" w:sz="0" w:space="0" w:color="auto"/>
        <w:left w:val="none" w:sz="0" w:space="0" w:color="auto"/>
        <w:bottom w:val="none" w:sz="0" w:space="0" w:color="auto"/>
        <w:right w:val="none" w:sz="0" w:space="0" w:color="auto"/>
      </w:divBdr>
    </w:div>
    <w:div w:id="2008433382">
      <w:bodyDiv w:val="1"/>
      <w:marLeft w:val="0"/>
      <w:marRight w:val="0"/>
      <w:marTop w:val="0"/>
      <w:marBottom w:val="0"/>
      <w:divBdr>
        <w:top w:val="none" w:sz="0" w:space="0" w:color="auto"/>
        <w:left w:val="none" w:sz="0" w:space="0" w:color="auto"/>
        <w:bottom w:val="none" w:sz="0" w:space="0" w:color="auto"/>
        <w:right w:val="none" w:sz="0" w:space="0" w:color="auto"/>
      </w:divBdr>
    </w:div>
    <w:div w:id="2008900644">
      <w:bodyDiv w:val="1"/>
      <w:marLeft w:val="0"/>
      <w:marRight w:val="0"/>
      <w:marTop w:val="0"/>
      <w:marBottom w:val="0"/>
      <w:divBdr>
        <w:top w:val="none" w:sz="0" w:space="0" w:color="auto"/>
        <w:left w:val="none" w:sz="0" w:space="0" w:color="auto"/>
        <w:bottom w:val="none" w:sz="0" w:space="0" w:color="auto"/>
        <w:right w:val="none" w:sz="0" w:space="0" w:color="auto"/>
      </w:divBdr>
    </w:div>
    <w:div w:id="2009210246">
      <w:bodyDiv w:val="1"/>
      <w:marLeft w:val="0"/>
      <w:marRight w:val="0"/>
      <w:marTop w:val="0"/>
      <w:marBottom w:val="0"/>
      <w:divBdr>
        <w:top w:val="none" w:sz="0" w:space="0" w:color="auto"/>
        <w:left w:val="none" w:sz="0" w:space="0" w:color="auto"/>
        <w:bottom w:val="none" w:sz="0" w:space="0" w:color="auto"/>
        <w:right w:val="none" w:sz="0" w:space="0" w:color="auto"/>
      </w:divBdr>
      <w:divsChild>
        <w:div w:id="1143738591">
          <w:marLeft w:val="0"/>
          <w:marRight w:val="0"/>
          <w:marTop w:val="0"/>
          <w:marBottom w:val="0"/>
          <w:divBdr>
            <w:top w:val="none" w:sz="0" w:space="0" w:color="auto"/>
            <w:left w:val="none" w:sz="0" w:space="0" w:color="auto"/>
            <w:bottom w:val="none" w:sz="0" w:space="0" w:color="auto"/>
            <w:right w:val="none" w:sz="0" w:space="0" w:color="auto"/>
          </w:divBdr>
        </w:div>
        <w:div w:id="1117018381">
          <w:marLeft w:val="0"/>
          <w:marRight w:val="0"/>
          <w:marTop w:val="0"/>
          <w:marBottom w:val="0"/>
          <w:divBdr>
            <w:top w:val="none" w:sz="0" w:space="0" w:color="auto"/>
            <w:left w:val="none" w:sz="0" w:space="0" w:color="auto"/>
            <w:bottom w:val="none" w:sz="0" w:space="0" w:color="auto"/>
            <w:right w:val="none" w:sz="0" w:space="0" w:color="auto"/>
          </w:divBdr>
        </w:div>
        <w:div w:id="1658460558">
          <w:marLeft w:val="0"/>
          <w:marRight w:val="0"/>
          <w:marTop w:val="0"/>
          <w:marBottom w:val="0"/>
          <w:divBdr>
            <w:top w:val="none" w:sz="0" w:space="0" w:color="auto"/>
            <w:left w:val="none" w:sz="0" w:space="0" w:color="auto"/>
            <w:bottom w:val="none" w:sz="0" w:space="0" w:color="auto"/>
            <w:right w:val="none" w:sz="0" w:space="0" w:color="auto"/>
          </w:divBdr>
        </w:div>
        <w:div w:id="1614290010">
          <w:marLeft w:val="0"/>
          <w:marRight w:val="0"/>
          <w:marTop w:val="0"/>
          <w:marBottom w:val="0"/>
          <w:divBdr>
            <w:top w:val="none" w:sz="0" w:space="0" w:color="auto"/>
            <w:left w:val="none" w:sz="0" w:space="0" w:color="auto"/>
            <w:bottom w:val="none" w:sz="0" w:space="0" w:color="auto"/>
            <w:right w:val="none" w:sz="0" w:space="0" w:color="auto"/>
          </w:divBdr>
        </w:div>
        <w:div w:id="1031875478">
          <w:marLeft w:val="0"/>
          <w:marRight w:val="0"/>
          <w:marTop w:val="0"/>
          <w:marBottom w:val="0"/>
          <w:divBdr>
            <w:top w:val="none" w:sz="0" w:space="0" w:color="auto"/>
            <w:left w:val="none" w:sz="0" w:space="0" w:color="auto"/>
            <w:bottom w:val="none" w:sz="0" w:space="0" w:color="auto"/>
            <w:right w:val="none" w:sz="0" w:space="0" w:color="auto"/>
          </w:divBdr>
        </w:div>
        <w:div w:id="1066999736">
          <w:marLeft w:val="0"/>
          <w:marRight w:val="0"/>
          <w:marTop w:val="0"/>
          <w:marBottom w:val="0"/>
          <w:divBdr>
            <w:top w:val="none" w:sz="0" w:space="0" w:color="auto"/>
            <w:left w:val="none" w:sz="0" w:space="0" w:color="auto"/>
            <w:bottom w:val="none" w:sz="0" w:space="0" w:color="auto"/>
            <w:right w:val="none" w:sz="0" w:space="0" w:color="auto"/>
          </w:divBdr>
        </w:div>
        <w:div w:id="1783114216">
          <w:marLeft w:val="0"/>
          <w:marRight w:val="0"/>
          <w:marTop w:val="0"/>
          <w:marBottom w:val="0"/>
          <w:divBdr>
            <w:top w:val="none" w:sz="0" w:space="0" w:color="auto"/>
            <w:left w:val="none" w:sz="0" w:space="0" w:color="auto"/>
            <w:bottom w:val="none" w:sz="0" w:space="0" w:color="auto"/>
            <w:right w:val="none" w:sz="0" w:space="0" w:color="auto"/>
          </w:divBdr>
        </w:div>
        <w:div w:id="887108714">
          <w:marLeft w:val="0"/>
          <w:marRight w:val="0"/>
          <w:marTop w:val="0"/>
          <w:marBottom w:val="0"/>
          <w:divBdr>
            <w:top w:val="none" w:sz="0" w:space="0" w:color="auto"/>
            <w:left w:val="none" w:sz="0" w:space="0" w:color="auto"/>
            <w:bottom w:val="none" w:sz="0" w:space="0" w:color="auto"/>
            <w:right w:val="none" w:sz="0" w:space="0" w:color="auto"/>
          </w:divBdr>
        </w:div>
        <w:div w:id="1882665870">
          <w:marLeft w:val="0"/>
          <w:marRight w:val="0"/>
          <w:marTop w:val="0"/>
          <w:marBottom w:val="0"/>
          <w:divBdr>
            <w:top w:val="none" w:sz="0" w:space="0" w:color="auto"/>
            <w:left w:val="none" w:sz="0" w:space="0" w:color="auto"/>
            <w:bottom w:val="none" w:sz="0" w:space="0" w:color="auto"/>
            <w:right w:val="none" w:sz="0" w:space="0" w:color="auto"/>
          </w:divBdr>
        </w:div>
        <w:div w:id="1862476243">
          <w:marLeft w:val="0"/>
          <w:marRight w:val="0"/>
          <w:marTop w:val="0"/>
          <w:marBottom w:val="0"/>
          <w:divBdr>
            <w:top w:val="none" w:sz="0" w:space="0" w:color="auto"/>
            <w:left w:val="none" w:sz="0" w:space="0" w:color="auto"/>
            <w:bottom w:val="none" w:sz="0" w:space="0" w:color="auto"/>
            <w:right w:val="none" w:sz="0" w:space="0" w:color="auto"/>
          </w:divBdr>
        </w:div>
        <w:div w:id="746000497">
          <w:marLeft w:val="0"/>
          <w:marRight w:val="0"/>
          <w:marTop w:val="0"/>
          <w:marBottom w:val="0"/>
          <w:divBdr>
            <w:top w:val="none" w:sz="0" w:space="0" w:color="auto"/>
            <w:left w:val="none" w:sz="0" w:space="0" w:color="auto"/>
            <w:bottom w:val="none" w:sz="0" w:space="0" w:color="auto"/>
            <w:right w:val="none" w:sz="0" w:space="0" w:color="auto"/>
          </w:divBdr>
        </w:div>
        <w:div w:id="1073821208">
          <w:marLeft w:val="0"/>
          <w:marRight w:val="0"/>
          <w:marTop w:val="0"/>
          <w:marBottom w:val="0"/>
          <w:divBdr>
            <w:top w:val="none" w:sz="0" w:space="0" w:color="auto"/>
            <w:left w:val="none" w:sz="0" w:space="0" w:color="auto"/>
            <w:bottom w:val="none" w:sz="0" w:space="0" w:color="auto"/>
            <w:right w:val="none" w:sz="0" w:space="0" w:color="auto"/>
          </w:divBdr>
        </w:div>
        <w:div w:id="1286542549">
          <w:marLeft w:val="0"/>
          <w:marRight w:val="0"/>
          <w:marTop w:val="0"/>
          <w:marBottom w:val="0"/>
          <w:divBdr>
            <w:top w:val="none" w:sz="0" w:space="0" w:color="auto"/>
            <w:left w:val="none" w:sz="0" w:space="0" w:color="auto"/>
            <w:bottom w:val="none" w:sz="0" w:space="0" w:color="auto"/>
            <w:right w:val="none" w:sz="0" w:space="0" w:color="auto"/>
          </w:divBdr>
        </w:div>
        <w:div w:id="753018792">
          <w:marLeft w:val="0"/>
          <w:marRight w:val="0"/>
          <w:marTop w:val="0"/>
          <w:marBottom w:val="0"/>
          <w:divBdr>
            <w:top w:val="none" w:sz="0" w:space="0" w:color="auto"/>
            <w:left w:val="none" w:sz="0" w:space="0" w:color="auto"/>
            <w:bottom w:val="none" w:sz="0" w:space="0" w:color="auto"/>
            <w:right w:val="none" w:sz="0" w:space="0" w:color="auto"/>
          </w:divBdr>
        </w:div>
        <w:div w:id="1621303014">
          <w:marLeft w:val="0"/>
          <w:marRight w:val="0"/>
          <w:marTop w:val="0"/>
          <w:marBottom w:val="0"/>
          <w:divBdr>
            <w:top w:val="none" w:sz="0" w:space="0" w:color="auto"/>
            <w:left w:val="none" w:sz="0" w:space="0" w:color="auto"/>
            <w:bottom w:val="none" w:sz="0" w:space="0" w:color="auto"/>
            <w:right w:val="none" w:sz="0" w:space="0" w:color="auto"/>
          </w:divBdr>
        </w:div>
        <w:div w:id="1897738911">
          <w:marLeft w:val="0"/>
          <w:marRight w:val="0"/>
          <w:marTop w:val="0"/>
          <w:marBottom w:val="0"/>
          <w:divBdr>
            <w:top w:val="none" w:sz="0" w:space="0" w:color="auto"/>
            <w:left w:val="none" w:sz="0" w:space="0" w:color="auto"/>
            <w:bottom w:val="none" w:sz="0" w:space="0" w:color="auto"/>
            <w:right w:val="none" w:sz="0" w:space="0" w:color="auto"/>
          </w:divBdr>
        </w:div>
        <w:div w:id="461777053">
          <w:marLeft w:val="0"/>
          <w:marRight w:val="0"/>
          <w:marTop w:val="0"/>
          <w:marBottom w:val="0"/>
          <w:divBdr>
            <w:top w:val="none" w:sz="0" w:space="0" w:color="auto"/>
            <w:left w:val="none" w:sz="0" w:space="0" w:color="auto"/>
            <w:bottom w:val="none" w:sz="0" w:space="0" w:color="auto"/>
            <w:right w:val="none" w:sz="0" w:space="0" w:color="auto"/>
          </w:divBdr>
        </w:div>
        <w:div w:id="633868439">
          <w:marLeft w:val="0"/>
          <w:marRight w:val="0"/>
          <w:marTop w:val="0"/>
          <w:marBottom w:val="0"/>
          <w:divBdr>
            <w:top w:val="none" w:sz="0" w:space="0" w:color="auto"/>
            <w:left w:val="none" w:sz="0" w:space="0" w:color="auto"/>
            <w:bottom w:val="none" w:sz="0" w:space="0" w:color="auto"/>
            <w:right w:val="none" w:sz="0" w:space="0" w:color="auto"/>
          </w:divBdr>
        </w:div>
        <w:div w:id="119347821">
          <w:marLeft w:val="0"/>
          <w:marRight w:val="0"/>
          <w:marTop w:val="0"/>
          <w:marBottom w:val="0"/>
          <w:divBdr>
            <w:top w:val="none" w:sz="0" w:space="0" w:color="auto"/>
            <w:left w:val="none" w:sz="0" w:space="0" w:color="auto"/>
            <w:bottom w:val="none" w:sz="0" w:space="0" w:color="auto"/>
            <w:right w:val="none" w:sz="0" w:space="0" w:color="auto"/>
          </w:divBdr>
        </w:div>
        <w:div w:id="1434012309">
          <w:marLeft w:val="0"/>
          <w:marRight w:val="0"/>
          <w:marTop w:val="0"/>
          <w:marBottom w:val="0"/>
          <w:divBdr>
            <w:top w:val="none" w:sz="0" w:space="0" w:color="auto"/>
            <w:left w:val="none" w:sz="0" w:space="0" w:color="auto"/>
            <w:bottom w:val="none" w:sz="0" w:space="0" w:color="auto"/>
            <w:right w:val="none" w:sz="0" w:space="0" w:color="auto"/>
          </w:divBdr>
        </w:div>
        <w:div w:id="1130050285">
          <w:marLeft w:val="0"/>
          <w:marRight w:val="0"/>
          <w:marTop w:val="0"/>
          <w:marBottom w:val="0"/>
          <w:divBdr>
            <w:top w:val="none" w:sz="0" w:space="0" w:color="auto"/>
            <w:left w:val="none" w:sz="0" w:space="0" w:color="auto"/>
            <w:bottom w:val="none" w:sz="0" w:space="0" w:color="auto"/>
            <w:right w:val="none" w:sz="0" w:space="0" w:color="auto"/>
          </w:divBdr>
        </w:div>
        <w:div w:id="949773659">
          <w:marLeft w:val="0"/>
          <w:marRight w:val="0"/>
          <w:marTop w:val="0"/>
          <w:marBottom w:val="0"/>
          <w:divBdr>
            <w:top w:val="none" w:sz="0" w:space="0" w:color="auto"/>
            <w:left w:val="none" w:sz="0" w:space="0" w:color="auto"/>
            <w:bottom w:val="none" w:sz="0" w:space="0" w:color="auto"/>
            <w:right w:val="none" w:sz="0" w:space="0" w:color="auto"/>
          </w:divBdr>
        </w:div>
        <w:div w:id="2143183140">
          <w:marLeft w:val="0"/>
          <w:marRight w:val="0"/>
          <w:marTop w:val="0"/>
          <w:marBottom w:val="0"/>
          <w:divBdr>
            <w:top w:val="none" w:sz="0" w:space="0" w:color="auto"/>
            <w:left w:val="none" w:sz="0" w:space="0" w:color="auto"/>
            <w:bottom w:val="none" w:sz="0" w:space="0" w:color="auto"/>
            <w:right w:val="none" w:sz="0" w:space="0" w:color="auto"/>
          </w:divBdr>
        </w:div>
        <w:div w:id="981958545">
          <w:marLeft w:val="0"/>
          <w:marRight w:val="0"/>
          <w:marTop w:val="0"/>
          <w:marBottom w:val="0"/>
          <w:divBdr>
            <w:top w:val="none" w:sz="0" w:space="0" w:color="auto"/>
            <w:left w:val="none" w:sz="0" w:space="0" w:color="auto"/>
            <w:bottom w:val="none" w:sz="0" w:space="0" w:color="auto"/>
            <w:right w:val="none" w:sz="0" w:space="0" w:color="auto"/>
          </w:divBdr>
        </w:div>
        <w:div w:id="2070227603">
          <w:marLeft w:val="0"/>
          <w:marRight w:val="0"/>
          <w:marTop w:val="0"/>
          <w:marBottom w:val="0"/>
          <w:divBdr>
            <w:top w:val="none" w:sz="0" w:space="0" w:color="auto"/>
            <w:left w:val="none" w:sz="0" w:space="0" w:color="auto"/>
            <w:bottom w:val="none" w:sz="0" w:space="0" w:color="auto"/>
            <w:right w:val="none" w:sz="0" w:space="0" w:color="auto"/>
          </w:divBdr>
        </w:div>
        <w:div w:id="1509253816">
          <w:marLeft w:val="0"/>
          <w:marRight w:val="0"/>
          <w:marTop w:val="0"/>
          <w:marBottom w:val="0"/>
          <w:divBdr>
            <w:top w:val="none" w:sz="0" w:space="0" w:color="auto"/>
            <w:left w:val="none" w:sz="0" w:space="0" w:color="auto"/>
            <w:bottom w:val="none" w:sz="0" w:space="0" w:color="auto"/>
            <w:right w:val="none" w:sz="0" w:space="0" w:color="auto"/>
          </w:divBdr>
        </w:div>
        <w:div w:id="1481537785">
          <w:marLeft w:val="0"/>
          <w:marRight w:val="0"/>
          <w:marTop w:val="0"/>
          <w:marBottom w:val="0"/>
          <w:divBdr>
            <w:top w:val="none" w:sz="0" w:space="0" w:color="auto"/>
            <w:left w:val="none" w:sz="0" w:space="0" w:color="auto"/>
            <w:bottom w:val="none" w:sz="0" w:space="0" w:color="auto"/>
            <w:right w:val="none" w:sz="0" w:space="0" w:color="auto"/>
          </w:divBdr>
        </w:div>
        <w:div w:id="570820550">
          <w:marLeft w:val="0"/>
          <w:marRight w:val="0"/>
          <w:marTop w:val="0"/>
          <w:marBottom w:val="0"/>
          <w:divBdr>
            <w:top w:val="none" w:sz="0" w:space="0" w:color="auto"/>
            <w:left w:val="none" w:sz="0" w:space="0" w:color="auto"/>
            <w:bottom w:val="none" w:sz="0" w:space="0" w:color="auto"/>
            <w:right w:val="none" w:sz="0" w:space="0" w:color="auto"/>
          </w:divBdr>
        </w:div>
        <w:div w:id="978803008">
          <w:marLeft w:val="0"/>
          <w:marRight w:val="0"/>
          <w:marTop w:val="0"/>
          <w:marBottom w:val="0"/>
          <w:divBdr>
            <w:top w:val="none" w:sz="0" w:space="0" w:color="auto"/>
            <w:left w:val="none" w:sz="0" w:space="0" w:color="auto"/>
            <w:bottom w:val="none" w:sz="0" w:space="0" w:color="auto"/>
            <w:right w:val="none" w:sz="0" w:space="0" w:color="auto"/>
          </w:divBdr>
        </w:div>
        <w:div w:id="222329810">
          <w:marLeft w:val="0"/>
          <w:marRight w:val="0"/>
          <w:marTop w:val="0"/>
          <w:marBottom w:val="0"/>
          <w:divBdr>
            <w:top w:val="none" w:sz="0" w:space="0" w:color="auto"/>
            <w:left w:val="none" w:sz="0" w:space="0" w:color="auto"/>
            <w:bottom w:val="none" w:sz="0" w:space="0" w:color="auto"/>
            <w:right w:val="none" w:sz="0" w:space="0" w:color="auto"/>
          </w:divBdr>
        </w:div>
        <w:div w:id="1308436565">
          <w:marLeft w:val="0"/>
          <w:marRight w:val="0"/>
          <w:marTop w:val="0"/>
          <w:marBottom w:val="0"/>
          <w:divBdr>
            <w:top w:val="none" w:sz="0" w:space="0" w:color="auto"/>
            <w:left w:val="none" w:sz="0" w:space="0" w:color="auto"/>
            <w:bottom w:val="none" w:sz="0" w:space="0" w:color="auto"/>
            <w:right w:val="none" w:sz="0" w:space="0" w:color="auto"/>
          </w:divBdr>
        </w:div>
        <w:div w:id="1392850072">
          <w:marLeft w:val="0"/>
          <w:marRight w:val="0"/>
          <w:marTop w:val="0"/>
          <w:marBottom w:val="0"/>
          <w:divBdr>
            <w:top w:val="none" w:sz="0" w:space="0" w:color="auto"/>
            <w:left w:val="none" w:sz="0" w:space="0" w:color="auto"/>
            <w:bottom w:val="none" w:sz="0" w:space="0" w:color="auto"/>
            <w:right w:val="none" w:sz="0" w:space="0" w:color="auto"/>
          </w:divBdr>
        </w:div>
        <w:div w:id="1417091247">
          <w:marLeft w:val="0"/>
          <w:marRight w:val="0"/>
          <w:marTop w:val="0"/>
          <w:marBottom w:val="0"/>
          <w:divBdr>
            <w:top w:val="none" w:sz="0" w:space="0" w:color="auto"/>
            <w:left w:val="none" w:sz="0" w:space="0" w:color="auto"/>
            <w:bottom w:val="none" w:sz="0" w:space="0" w:color="auto"/>
            <w:right w:val="none" w:sz="0" w:space="0" w:color="auto"/>
          </w:divBdr>
        </w:div>
        <w:div w:id="265308593">
          <w:marLeft w:val="0"/>
          <w:marRight w:val="0"/>
          <w:marTop w:val="0"/>
          <w:marBottom w:val="0"/>
          <w:divBdr>
            <w:top w:val="none" w:sz="0" w:space="0" w:color="auto"/>
            <w:left w:val="none" w:sz="0" w:space="0" w:color="auto"/>
            <w:bottom w:val="none" w:sz="0" w:space="0" w:color="auto"/>
            <w:right w:val="none" w:sz="0" w:space="0" w:color="auto"/>
          </w:divBdr>
        </w:div>
        <w:div w:id="387531431">
          <w:marLeft w:val="0"/>
          <w:marRight w:val="0"/>
          <w:marTop w:val="0"/>
          <w:marBottom w:val="0"/>
          <w:divBdr>
            <w:top w:val="none" w:sz="0" w:space="0" w:color="auto"/>
            <w:left w:val="none" w:sz="0" w:space="0" w:color="auto"/>
            <w:bottom w:val="none" w:sz="0" w:space="0" w:color="auto"/>
            <w:right w:val="none" w:sz="0" w:space="0" w:color="auto"/>
          </w:divBdr>
        </w:div>
        <w:div w:id="395058249">
          <w:marLeft w:val="0"/>
          <w:marRight w:val="0"/>
          <w:marTop w:val="0"/>
          <w:marBottom w:val="0"/>
          <w:divBdr>
            <w:top w:val="none" w:sz="0" w:space="0" w:color="auto"/>
            <w:left w:val="none" w:sz="0" w:space="0" w:color="auto"/>
            <w:bottom w:val="none" w:sz="0" w:space="0" w:color="auto"/>
            <w:right w:val="none" w:sz="0" w:space="0" w:color="auto"/>
          </w:divBdr>
        </w:div>
        <w:div w:id="706680347">
          <w:marLeft w:val="0"/>
          <w:marRight w:val="0"/>
          <w:marTop w:val="0"/>
          <w:marBottom w:val="0"/>
          <w:divBdr>
            <w:top w:val="none" w:sz="0" w:space="0" w:color="auto"/>
            <w:left w:val="none" w:sz="0" w:space="0" w:color="auto"/>
            <w:bottom w:val="none" w:sz="0" w:space="0" w:color="auto"/>
            <w:right w:val="none" w:sz="0" w:space="0" w:color="auto"/>
          </w:divBdr>
        </w:div>
        <w:div w:id="424812730">
          <w:marLeft w:val="0"/>
          <w:marRight w:val="0"/>
          <w:marTop w:val="0"/>
          <w:marBottom w:val="0"/>
          <w:divBdr>
            <w:top w:val="none" w:sz="0" w:space="0" w:color="auto"/>
            <w:left w:val="none" w:sz="0" w:space="0" w:color="auto"/>
            <w:bottom w:val="none" w:sz="0" w:space="0" w:color="auto"/>
            <w:right w:val="none" w:sz="0" w:space="0" w:color="auto"/>
          </w:divBdr>
        </w:div>
        <w:div w:id="175385335">
          <w:marLeft w:val="0"/>
          <w:marRight w:val="0"/>
          <w:marTop w:val="0"/>
          <w:marBottom w:val="0"/>
          <w:divBdr>
            <w:top w:val="none" w:sz="0" w:space="0" w:color="auto"/>
            <w:left w:val="none" w:sz="0" w:space="0" w:color="auto"/>
            <w:bottom w:val="none" w:sz="0" w:space="0" w:color="auto"/>
            <w:right w:val="none" w:sz="0" w:space="0" w:color="auto"/>
          </w:divBdr>
        </w:div>
        <w:div w:id="1528978921">
          <w:marLeft w:val="0"/>
          <w:marRight w:val="0"/>
          <w:marTop w:val="0"/>
          <w:marBottom w:val="0"/>
          <w:divBdr>
            <w:top w:val="none" w:sz="0" w:space="0" w:color="auto"/>
            <w:left w:val="none" w:sz="0" w:space="0" w:color="auto"/>
            <w:bottom w:val="none" w:sz="0" w:space="0" w:color="auto"/>
            <w:right w:val="none" w:sz="0" w:space="0" w:color="auto"/>
          </w:divBdr>
        </w:div>
        <w:div w:id="1184786191">
          <w:marLeft w:val="0"/>
          <w:marRight w:val="0"/>
          <w:marTop w:val="0"/>
          <w:marBottom w:val="0"/>
          <w:divBdr>
            <w:top w:val="none" w:sz="0" w:space="0" w:color="auto"/>
            <w:left w:val="none" w:sz="0" w:space="0" w:color="auto"/>
            <w:bottom w:val="none" w:sz="0" w:space="0" w:color="auto"/>
            <w:right w:val="none" w:sz="0" w:space="0" w:color="auto"/>
          </w:divBdr>
        </w:div>
        <w:div w:id="1268394381">
          <w:marLeft w:val="0"/>
          <w:marRight w:val="0"/>
          <w:marTop w:val="0"/>
          <w:marBottom w:val="0"/>
          <w:divBdr>
            <w:top w:val="none" w:sz="0" w:space="0" w:color="auto"/>
            <w:left w:val="none" w:sz="0" w:space="0" w:color="auto"/>
            <w:bottom w:val="none" w:sz="0" w:space="0" w:color="auto"/>
            <w:right w:val="none" w:sz="0" w:space="0" w:color="auto"/>
          </w:divBdr>
        </w:div>
        <w:div w:id="592789174">
          <w:marLeft w:val="0"/>
          <w:marRight w:val="0"/>
          <w:marTop w:val="0"/>
          <w:marBottom w:val="0"/>
          <w:divBdr>
            <w:top w:val="none" w:sz="0" w:space="0" w:color="auto"/>
            <w:left w:val="none" w:sz="0" w:space="0" w:color="auto"/>
            <w:bottom w:val="none" w:sz="0" w:space="0" w:color="auto"/>
            <w:right w:val="none" w:sz="0" w:space="0" w:color="auto"/>
          </w:divBdr>
        </w:div>
        <w:div w:id="1562600337">
          <w:marLeft w:val="0"/>
          <w:marRight w:val="0"/>
          <w:marTop w:val="0"/>
          <w:marBottom w:val="0"/>
          <w:divBdr>
            <w:top w:val="none" w:sz="0" w:space="0" w:color="auto"/>
            <w:left w:val="none" w:sz="0" w:space="0" w:color="auto"/>
            <w:bottom w:val="none" w:sz="0" w:space="0" w:color="auto"/>
            <w:right w:val="none" w:sz="0" w:space="0" w:color="auto"/>
          </w:divBdr>
        </w:div>
        <w:div w:id="1723752857">
          <w:marLeft w:val="0"/>
          <w:marRight w:val="0"/>
          <w:marTop w:val="0"/>
          <w:marBottom w:val="0"/>
          <w:divBdr>
            <w:top w:val="none" w:sz="0" w:space="0" w:color="auto"/>
            <w:left w:val="none" w:sz="0" w:space="0" w:color="auto"/>
            <w:bottom w:val="none" w:sz="0" w:space="0" w:color="auto"/>
            <w:right w:val="none" w:sz="0" w:space="0" w:color="auto"/>
          </w:divBdr>
        </w:div>
        <w:div w:id="1168906226">
          <w:marLeft w:val="0"/>
          <w:marRight w:val="0"/>
          <w:marTop w:val="0"/>
          <w:marBottom w:val="0"/>
          <w:divBdr>
            <w:top w:val="none" w:sz="0" w:space="0" w:color="auto"/>
            <w:left w:val="none" w:sz="0" w:space="0" w:color="auto"/>
            <w:bottom w:val="none" w:sz="0" w:space="0" w:color="auto"/>
            <w:right w:val="none" w:sz="0" w:space="0" w:color="auto"/>
          </w:divBdr>
        </w:div>
        <w:div w:id="840395666">
          <w:marLeft w:val="0"/>
          <w:marRight w:val="0"/>
          <w:marTop w:val="0"/>
          <w:marBottom w:val="0"/>
          <w:divBdr>
            <w:top w:val="none" w:sz="0" w:space="0" w:color="auto"/>
            <w:left w:val="none" w:sz="0" w:space="0" w:color="auto"/>
            <w:bottom w:val="none" w:sz="0" w:space="0" w:color="auto"/>
            <w:right w:val="none" w:sz="0" w:space="0" w:color="auto"/>
          </w:divBdr>
        </w:div>
      </w:divsChild>
    </w:div>
    <w:div w:id="2009282070">
      <w:bodyDiv w:val="1"/>
      <w:marLeft w:val="0"/>
      <w:marRight w:val="0"/>
      <w:marTop w:val="0"/>
      <w:marBottom w:val="0"/>
      <w:divBdr>
        <w:top w:val="none" w:sz="0" w:space="0" w:color="auto"/>
        <w:left w:val="none" w:sz="0" w:space="0" w:color="auto"/>
        <w:bottom w:val="none" w:sz="0" w:space="0" w:color="auto"/>
        <w:right w:val="none" w:sz="0" w:space="0" w:color="auto"/>
      </w:divBdr>
    </w:div>
    <w:div w:id="2009556939">
      <w:bodyDiv w:val="1"/>
      <w:marLeft w:val="0"/>
      <w:marRight w:val="0"/>
      <w:marTop w:val="0"/>
      <w:marBottom w:val="0"/>
      <w:divBdr>
        <w:top w:val="none" w:sz="0" w:space="0" w:color="auto"/>
        <w:left w:val="none" w:sz="0" w:space="0" w:color="auto"/>
        <w:bottom w:val="none" w:sz="0" w:space="0" w:color="auto"/>
        <w:right w:val="none" w:sz="0" w:space="0" w:color="auto"/>
      </w:divBdr>
    </w:div>
    <w:div w:id="2011562819">
      <w:bodyDiv w:val="1"/>
      <w:marLeft w:val="0"/>
      <w:marRight w:val="0"/>
      <w:marTop w:val="0"/>
      <w:marBottom w:val="0"/>
      <w:divBdr>
        <w:top w:val="none" w:sz="0" w:space="0" w:color="auto"/>
        <w:left w:val="none" w:sz="0" w:space="0" w:color="auto"/>
        <w:bottom w:val="none" w:sz="0" w:space="0" w:color="auto"/>
        <w:right w:val="none" w:sz="0" w:space="0" w:color="auto"/>
      </w:divBdr>
    </w:div>
    <w:div w:id="2012027159">
      <w:bodyDiv w:val="1"/>
      <w:marLeft w:val="0"/>
      <w:marRight w:val="0"/>
      <w:marTop w:val="0"/>
      <w:marBottom w:val="0"/>
      <w:divBdr>
        <w:top w:val="none" w:sz="0" w:space="0" w:color="auto"/>
        <w:left w:val="none" w:sz="0" w:space="0" w:color="auto"/>
        <w:bottom w:val="none" w:sz="0" w:space="0" w:color="auto"/>
        <w:right w:val="none" w:sz="0" w:space="0" w:color="auto"/>
      </w:divBdr>
    </w:div>
    <w:div w:id="2012172507">
      <w:bodyDiv w:val="1"/>
      <w:marLeft w:val="0"/>
      <w:marRight w:val="0"/>
      <w:marTop w:val="0"/>
      <w:marBottom w:val="0"/>
      <w:divBdr>
        <w:top w:val="none" w:sz="0" w:space="0" w:color="auto"/>
        <w:left w:val="none" w:sz="0" w:space="0" w:color="auto"/>
        <w:bottom w:val="none" w:sz="0" w:space="0" w:color="auto"/>
        <w:right w:val="none" w:sz="0" w:space="0" w:color="auto"/>
      </w:divBdr>
    </w:div>
    <w:div w:id="2012298507">
      <w:bodyDiv w:val="1"/>
      <w:marLeft w:val="0"/>
      <w:marRight w:val="0"/>
      <w:marTop w:val="0"/>
      <w:marBottom w:val="0"/>
      <w:divBdr>
        <w:top w:val="none" w:sz="0" w:space="0" w:color="auto"/>
        <w:left w:val="none" w:sz="0" w:space="0" w:color="auto"/>
        <w:bottom w:val="none" w:sz="0" w:space="0" w:color="auto"/>
        <w:right w:val="none" w:sz="0" w:space="0" w:color="auto"/>
      </w:divBdr>
    </w:div>
    <w:div w:id="2013215763">
      <w:bodyDiv w:val="1"/>
      <w:marLeft w:val="0"/>
      <w:marRight w:val="0"/>
      <w:marTop w:val="0"/>
      <w:marBottom w:val="0"/>
      <w:divBdr>
        <w:top w:val="none" w:sz="0" w:space="0" w:color="auto"/>
        <w:left w:val="none" w:sz="0" w:space="0" w:color="auto"/>
        <w:bottom w:val="none" w:sz="0" w:space="0" w:color="auto"/>
        <w:right w:val="none" w:sz="0" w:space="0" w:color="auto"/>
      </w:divBdr>
    </w:div>
    <w:div w:id="2013335114">
      <w:bodyDiv w:val="1"/>
      <w:marLeft w:val="0"/>
      <w:marRight w:val="0"/>
      <w:marTop w:val="0"/>
      <w:marBottom w:val="0"/>
      <w:divBdr>
        <w:top w:val="none" w:sz="0" w:space="0" w:color="auto"/>
        <w:left w:val="none" w:sz="0" w:space="0" w:color="auto"/>
        <w:bottom w:val="none" w:sz="0" w:space="0" w:color="auto"/>
        <w:right w:val="none" w:sz="0" w:space="0" w:color="auto"/>
      </w:divBdr>
    </w:div>
    <w:div w:id="2013797482">
      <w:bodyDiv w:val="1"/>
      <w:marLeft w:val="0"/>
      <w:marRight w:val="0"/>
      <w:marTop w:val="0"/>
      <w:marBottom w:val="0"/>
      <w:divBdr>
        <w:top w:val="none" w:sz="0" w:space="0" w:color="auto"/>
        <w:left w:val="none" w:sz="0" w:space="0" w:color="auto"/>
        <w:bottom w:val="none" w:sz="0" w:space="0" w:color="auto"/>
        <w:right w:val="none" w:sz="0" w:space="0" w:color="auto"/>
      </w:divBdr>
    </w:div>
    <w:div w:id="2014528784">
      <w:bodyDiv w:val="1"/>
      <w:marLeft w:val="0"/>
      <w:marRight w:val="0"/>
      <w:marTop w:val="0"/>
      <w:marBottom w:val="0"/>
      <w:divBdr>
        <w:top w:val="none" w:sz="0" w:space="0" w:color="auto"/>
        <w:left w:val="none" w:sz="0" w:space="0" w:color="auto"/>
        <w:bottom w:val="none" w:sz="0" w:space="0" w:color="auto"/>
        <w:right w:val="none" w:sz="0" w:space="0" w:color="auto"/>
      </w:divBdr>
    </w:div>
    <w:div w:id="2014724827">
      <w:bodyDiv w:val="1"/>
      <w:marLeft w:val="0"/>
      <w:marRight w:val="0"/>
      <w:marTop w:val="0"/>
      <w:marBottom w:val="0"/>
      <w:divBdr>
        <w:top w:val="none" w:sz="0" w:space="0" w:color="auto"/>
        <w:left w:val="none" w:sz="0" w:space="0" w:color="auto"/>
        <w:bottom w:val="none" w:sz="0" w:space="0" w:color="auto"/>
        <w:right w:val="none" w:sz="0" w:space="0" w:color="auto"/>
      </w:divBdr>
    </w:div>
    <w:div w:id="2015569293">
      <w:bodyDiv w:val="1"/>
      <w:marLeft w:val="0"/>
      <w:marRight w:val="0"/>
      <w:marTop w:val="0"/>
      <w:marBottom w:val="0"/>
      <w:divBdr>
        <w:top w:val="none" w:sz="0" w:space="0" w:color="auto"/>
        <w:left w:val="none" w:sz="0" w:space="0" w:color="auto"/>
        <w:bottom w:val="none" w:sz="0" w:space="0" w:color="auto"/>
        <w:right w:val="none" w:sz="0" w:space="0" w:color="auto"/>
      </w:divBdr>
    </w:div>
    <w:div w:id="2015722494">
      <w:bodyDiv w:val="1"/>
      <w:marLeft w:val="0"/>
      <w:marRight w:val="0"/>
      <w:marTop w:val="0"/>
      <w:marBottom w:val="0"/>
      <w:divBdr>
        <w:top w:val="none" w:sz="0" w:space="0" w:color="auto"/>
        <w:left w:val="none" w:sz="0" w:space="0" w:color="auto"/>
        <w:bottom w:val="none" w:sz="0" w:space="0" w:color="auto"/>
        <w:right w:val="none" w:sz="0" w:space="0" w:color="auto"/>
      </w:divBdr>
      <w:divsChild>
        <w:div w:id="1689021355">
          <w:marLeft w:val="640"/>
          <w:marRight w:val="0"/>
          <w:marTop w:val="0"/>
          <w:marBottom w:val="0"/>
          <w:divBdr>
            <w:top w:val="none" w:sz="0" w:space="0" w:color="auto"/>
            <w:left w:val="none" w:sz="0" w:space="0" w:color="auto"/>
            <w:bottom w:val="none" w:sz="0" w:space="0" w:color="auto"/>
            <w:right w:val="none" w:sz="0" w:space="0" w:color="auto"/>
          </w:divBdr>
        </w:div>
        <w:div w:id="519927446">
          <w:marLeft w:val="640"/>
          <w:marRight w:val="0"/>
          <w:marTop w:val="0"/>
          <w:marBottom w:val="0"/>
          <w:divBdr>
            <w:top w:val="none" w:sz="0" w:space="0" w:color="auto"/>
            <w:left w:val="none" w:sz="0" w:space="0" w:color="auto"/>
            <w:bottom w:val="none" w:sz="0" w:space="0" w:color="auto"/>
            <w:right w:val="none" w:sz="0" w:space="0" w:color="auto"/>
          </w:divBdr>
        </w:div>
        <w:div w:id="2139637313">
          <w:marLeft w:val="640"/>
          <w:marRight w:val="0"/>
          <w:marTop w:val="0"/>
          <w:marBottom w:val="0"/>
          <w:divBdr>
            <w:top w:val="none" w:sz="0" w:space="0" w:color="auto"/>
            <w:left w:val="none" w:sz="0" w:space="0" w:color="auto"/>
            <w:bottom w:val="none" w:sz="0" w:space="0" w:color="auto"/>
            <w:right w:val="none" w:sz="0" w:space="0" w:color="auto"/>
          </w:divBdr>
        </w:div>
        <w:div w:id="1129710197">
          <w:marLeft w:val="640"/>
          <w:marRight w:val="0"/>
          <w:marTop w:val="0"/>
          <w:marBottom w:val="0"/>
          <w:divBdr>
            <w:top w:val="none" w:sz="0" w:space="0" w:color="auto"/>
            <w:left w:val="none" w:sz="0" w:space="0" w:color="auto"/>
            <w:bottom w:val="none" w:sz="0" w:space="0" w:color="auto"/>
            <w:right w:val="none" w:sz="0" w:space="0" w:color="auto"/>
          </w:divBdr>
        </w:div>
        <w:div w:id="1330718712">
          <w:marLeft w:val="640"/>
          <w:marRight w:val="0"/>
          <w:marTop w:val="0"/>
          <w:marBottom w:val="0"/>
          <w:divBdr>
            <w:top w:val="none" w:sz="0" w:space="0" w:color="auto"/>
            <w:left w:val="none" w:sz="0" w:space="0" w:color="auto"/>
            <w:bottom w:val="none" w:sz="0" w:space="0" w:color="auto"/>
            <w:right w:val="none" w:sz="0" w:space="0" w:color="auto"/>
          </w:divBdr>
        </w:div>
        <w:div w:id="1665282161">
          <w:marLeft w:val="640"/>
          <w:marRight w:val="0"/>
          <w:marTop w:val="0"/>
          <w:marBottom w:val="0"/>
          <w:divBdr>
            <w:top w:val="none" w:sz="0" w:space="0" w:color="auto"/>
            <w:left w:val="none" w:sz="0" w:space="0" w:color="auto"/>
            <w:bottom w:val="none" w:sz="0" w:space="0" w:color="auto"/>
            <w:right w:val="none" w:sz="0" w:space="0" w:color="auto"/>
          </w:divBdr>
        </w:div>
        <w:div w:id="1835027631">
          <w:marLeft w:val="640"/>
          <w:marRight w:val="0"/>
          <w:marTop w:val="0"/>
          <w:marBottom w:val="0"/>
          <w:divBdr>
            <w:top w:val="none" w:sz="0" w:space="0" w:color="auto"/>
            <w:left w:val="none" w:sz="0" w:space="0" w:color="auto"/>
            <w:bottom w:val="none" w:sz="0" w:space="0" w:color="auto"/>
            <w:right w:val="none" w:sz="0" w:space="0" w:color="auto"/>
          </w:divBdr>
        </w:div>
        <w:div w:id="1800683199">
          <w:marLeft w:val="640"/>
          <w:marRight w:val="0"/>
          <w:marTop w:val="0"/>
          <w:marBottom w:val="0"/>
          <w:divBdr>
            <w:top w:val="none" w:sz="0" w:space="0" w:color="auto"/>
            <w:left w:val="none" w:sz="0" w:space="0" w:color="auto"/>
            <w:bottom w:val="none" w:sz="0" w:space="0" w:color="auto"/>
            <w:right w:val="none" w:sz="0" w:space="0" w:color="auto"/>
          </w:divBdr>
        </w:div>
        <w:div w:id="1071342753">
          <w:marLeft w:val="640"/>
          <w:marRight w:val="0"/>
          <w:marTop w:val="0"/>
          <w:marBottom w:val="0"/>
          <w:divBdr>
            <w:top w:val="none" w:sz="0" w:space="0" w:color="auto"/>
            <w:left w:val="none" w:sz="0" w:space="0" w:color="auto"/>
            <w:bottom w:val="none" w:sz="0" w:space="0" w:color="auto"/>
            <w:right w:val="none" w:sz="0" w:space="0" w:color="auto"/>
          </w:divBdr>
        </w:div>
        <w:div w:id="479808123">
          <w:marLeft w:val="640"/>
          <w:marRight w:val="0"/>
          <w:marTop w:val="0"/>
          <w:marBottom w:val="0"/>
          <w:divBdr>
            <w:top w:val="none" w:sz="0" w:space="0" w:color="auto"/>
            <w:left w:val="none" w:sz="0" w:space="0" w:color="auto"/>
            <w:bottom w:val="none" w:sz="0" w:space="0" w:color="auto"/>
            <w:right w:val="none" w:sz="0" w:space="0" w:color="auto"/>
          </w:divBdr>
        </w:div>
        <w:div w:id="1728646563">
          <w:marLeft w:val="640"/>
          <w:marRight w:val="0"/>
          <w:marTop w:val="0"/>
          <w:marBottom w:val="0"/>
          <w:divBdr>
            <w:top w:val="none" w:sz="0" w:space="0" w:color="auto"/>
            <w:left w:val="none" w:sz="0" w:space="0" w:color="auto"/>
            <w:bottom w:val="none" w:sz="0" w:space="0" w:color="auto"/>
            <w:right w:val="none" w:sz="0" w:space="0" w:color="auto"/>
          </w:divBdr>
        </w:div>
        <w:div w:id="1031496677">
          <w:marLeft w:val="640"/>
          <w:marRight w:val="0"/>
          <w:marTop w:val="0"/>
          <w:marBottom w:val="0"/>
          <w:divBdr>
            <w:top w:val="none" w:sz="0" w:space="0" w:color="auto"/>
            <w:left w:val="none" w:sz="0" w:space="0" w:color="auto"/>
            <w:bottom w:val="none" w:sz="0" w:space="0" w:color="auto"/>
            <w:right w:val="none" w:sz="0" w:space="0" w:color="auto"/>
          </w:divBdr>
        </w:div>
        <w:div w:id="2077195901">
          <w:marLeft w:val="640"/>
          <w:marRight w:val="0"/>
          <w:marTop w:val="0"/>
          <w:marBottom w:val="0"/>
          <w:divBdr>
            <w:top w:val="none" w:sz="0" w:space="0" w:color="auto"/>
            <w:left w:val="none" w:sz="0" w:space="0" w:color="auto"/>
            <w:bottom w:val="none" w:sz="0" w:space="0" w:color="auto"/>
            <w:right w:val="none" w:sz="0" w:space="0" w:color="auto"/>
          </w:divBdr>
        </w:div>
        <w:div w:id="608125821">
          <w:marLeft w:val="640"/>
          <w:marRight w:val="0"/>
          <w:marTop w:val="0"/>
          <w:marBottom w:val="0"/>
          <w:divBdr>
            <w:top w:val="none" w:sz="0" w:space="0" w:color="auto"/>
            <w:left w:val="none" w:sz="0" w:space="0" w:color="auto"/>
            <w:bottom w:val="none" w:sz="0" w:space="0" w:color="auto"/>
            <w:right w:val="none" w:sz="0" w:space="0" w:color="auto"/>
          </w:divBdr>
        </w:div>
        <w:div w:id="830291028">
          <w:marLeft w:val="640"/>
          <w:marRight w:val="0"/>
          <w:marTop w:val="0"/>
          <w:marBottom w:val="0"/>
          <w:divBdr>
            <w:top w:val="none" w:sz="0" w:space="0" w:color="auto"/>
            <w:left w:val="none" w:sz="0" w:space="0" w:color="auto"/>
            <w:bottom w:val="none" w:sz="0" w:space="0" w:color="auto"/>
            <w:right w:val="none" w:sz="0" w:space="0" w:color="auto"/>
          </w:divBdr>
        </w:div>
        <w:div w:id="35014241">
          <w:marLeft w:val="640"/>
          <w:marRight w:val="0"/>
          <w:marTop w:val="0"/>
          <w:marBottom w:val="0"/>
          <w:divBdr>
            <w:top w:val="none" w:sz="0" w:space="0" w:color="auto"/>
            <w:left w:val="none" w:sz="0" w:space="0" w:color="auto"/>
            <w:bottom w:val="none" w:sz="0" w:space="0" w:color="auto"/>
            <w:right w:val="none" w:sz="0" w:space="0" w:color="auto"/>
          </w:divBdr>
        </w:div>
        <w:div w:id="198400241">
          <w:marLeft w:val="640"/>
          <w:marRight w:val="0"/>
          <w:marTop w:val="0"/>
          <w:marBottom w:val="0"/>
          <w:divBdr>
            <w:top w:val="none" w:sz="0" w:space="0" w:color="auto"/>
            <w:left w:val="none" w:sz="0" w:space="0" w:color="auto"/>
            <w:bottom w:val="none" w:sz="0" w:space="0" w:color="auto"/>
            <w:right w:val="none" w:sz="0" w:space="0" w:color="auto"/>
          </w:divBdr>
        </w:div>
        <w:div w:id="1072503662">
          <w:marLeft w:val="640"/>
          <w:marRight w:val="0"/>
          <w:marTop w:val="0"/>
          <w:marBottom w:val="0"/>
          <w:divBdr>
            <w:top w:val="none" w:sz="0" w:space="0" w:color="auto"/>
            <w:left w:val="none" w:sz="0" w:space="0" w:color="auto"/>
            <w:bottom w:val="none" w:sz="0" w:space="0" w:color="auto"/>
            <w:right w:val="none" w:sz="0" w:space="0" w:color="auto"/>
          </w:divBdr>
        </w:div>
        <w:div w:id="1644386583">
          <w:marLeft w:val="640"/>
          <w:marRight w:val="0"/>
          <w:marTop w:val="0"/>
          <w:marBottom w:val="0"/>
          <w:divBdr>
            <w:top w:val="none" w:sz="0" w:space="0" w:color="auto"/>
            <w:left w:val="none" w:sz="0" w:space="0" w:color="auto"/>
            <w:bottom w:val="none" w:sz="0" w:space="0" w:color="auto"/>
            <w:right w:val="none" w:sz="0" w:space="0" w:color="auto"/>
          </w:divBdr>
        </w:div>
        <w:div w:id="1702314987">
          <w:marLeft w:val="640"/>
          <w:marRight w:val="0"/>
          <w:marTop w:val="0"/>
          <w:marBottom w:val="0"/>
          <w:divBdr>
            <w:top w:val="none" w:sz="0" w:space="0" w:color="auto"/>
            <w:left w:val="none" w:sz="0" w:space="0" w:color="auto"/>
            <w:bottom w:val="none" w:sz="0" w:space="0" w:color="auto"/>
            <w:right w:val="none" w:sz="0" w:space="0" w:color="auto"/>
          </w:divBdr>
        </w:div>
        <w:div w:id="437677381">
          <w:marLeft w:val="640"/>
          <w:marRight w:val="0"/>
          <w:marTop w:val="0"/>
          <w:marBottom w:val="0"/>
          <w:divBdr>
            <w:top w:val="none" w:sz="0" w:space="0" w:color="auto"/>
            <w:left w:val="none" w:sz="0" w:space="0" w:color="auto"/>
            <w:bottom w:val="none" w:sz="0" w:space="0" w:color="auto"/>
            <w:right w:val="none" w:sz="0" w:space="0" w:color="auto"/>
          </w:divBdr>
        </w:div>
        <w:div w:id="643699868">
          <w:marLeft w:val="640"/>
          <w:marRight w:val="0"/>
          <w:marTop w:val="0"/>
          <w:marBottom w:val="0"/>
          <w:divBdr>
            <w:top w:val="none" w:sz="0" w:space="0" w:color="auto"/>
            <w:left w:val="none" w:sz="0" w:space="0" w:color="auto"/>
            <w:bottom w:val="none" w:sz="0" w:space="0" w:color="auto"/>
            <w:right w:val="none" w:sz="0" w:space="0" w:color="auto"/>
          </w:divBdr>
        </w:div>
        <w:div w:id="815879725">
          <w:marLeft w:val="640"/>
          <w:marRight w:val="0"/>
          <w:marTop w:val="0"/>
          <w:marBottom w:val="0"/>
          <w:divBdr>
            <w:top w:val="none" w:sz="0" w:space="0" w:color="auto"/>
            <w:left w:val="none" w:sz="0" w:space="0" w:color="auto"/>
            <w:bottom w:val="none" w:sz="0" w:space="0" w:color="auto"/>
            <w:right w:val="none" w:sz="0" w:space="0" w:color="auto"/>
          </w:divBdr>
        </w:div>
        <w:div w:id="756444182">
          <w:marLeft w:val="640"/>
          <w:marRight w:val="0"/>
          <w:marTop w:val="0"/>
          <w:marBottom w:val="0"/>
          <w:divBdr>
            <w:top w:val="none" w:sz="0" w:space="0" w:color="auto"/>
            <w:left w:val="none" w:sz="0" w:space="0" w:color="auto"/>
            <w:bottom w:val="none" w:sz="0" w:space="0" w:color="auto"/>
            <w:right w:val="none" w:sz="0" w:space="0" w:color="auto"/>
          </w:divBdr>
        </w:div>
        <w:div w:id="768280418">
          <w:marLeft w:val="640"/>
          <w:marRight w:val="0"/>
          <w:marTop w:val="0"/>
          <w:marBottom w:val="0"/>
          <w:divBdr>
            <w:top w:val="none" w:sz="0" w:space="0" w:color="auto"/>
            <w:left w:val="none" w:sz="0" w:space="0" w:color="auto"/>
            <w:bottom w:val="none" w:sz="0" w:space="0" w:color="auto"/>
            <w:right w:val="none" w:sz="0" w:space="0" w:color="auto"/>
          </w:divBdr>
        </w:div>
        <w:div w:id="1448741205">
          <w:marLeft w:val="640"/>
          <w:marRight w:val="0"/>
          <w:marTop w:val="0"/>
          <w:marBottom w:val="0"/>
          <w:divBdr>
            <w:top w:val="none" w:sz="0" w:space="0" w:color="auto"/>
            <w:left w:val="none" w:sz="0" w:space="0" w:color="auto"/>
            <w:bottom w:val="none" w:sz="0" w:space="0" w:color="auto"/>
            <w:right w:val="none" w:sz="0" w:space="0" w:color="auto"/>
          </w:divBdr>
        </w:div>
        <w:div w:id="462044136">
          <w:marLeft w:val="640"/>
          <w:marRight w:val="0"/>
          <w:marTop w:val="0"/>
          <w:marBottom w:val="0"/>
          <w:divBdr>
            <w:top w:val="none" w:sz="0" w:space="0" w:color="auto"/>
            <w:left w:val="none" w:sz="0" w:space="0" w:color="auto"/>
            <w:bottom w:val="none" w:sz="0" w:space="0" w:color="auto"/>
            <w:right w:val="none" w:sz="0" w:space="0" w:color="auto"/>
          </w:divBdr>
        </w:div>
        <w:div w:id="1207988211">
          <w:marLeft w:val="640"/>
          <w:marRight w:val="0"/>
          <w:marTop w:val="0"/>
          <w:marBottom w:val="0"/>
          <w:divBdr>
            <w:top w:val="none" w:sz="0" w:space="0" w:color="auto"/>
            <w:left w:val="none" w:sz="0" w:space="0" w:color="auto"/>
            <w:bottom w:val="none" w:sz="0" w:space="0" w:color="auto"/>
            <w:right w:val="none" w:sz="0" w:space="0" w:color="auto"/>
          </w:divBdr>
        </w:div>
        <w:div w:id="1839806927">
          <w:marLeft w:val="640"/>
          <w:marRight w:val="0"/>
          <w:marTop w:val="0"/>
          <w:marBottom w:val="0"/>
          <w:divBdr>
            <w:top w:val="none" w:sz="0" w:space="0" w:color="auto"/>
            <w:left w:val="none" w:sz="0" w:space="0" w:color="auto"/>
            <w:bottom w:val="none" w:sz="0" w:space="0" w:color="auto"/>
            <w:right w:val="none" w:sz="0" w:space="0" w:color="auto"/>
          </w:divBdr>
        </w:div>
        <w:div w:id="1148089773">
          <w:marLeft w:val="640"/>
          <w:marRight w:val="0"/>
          <w:marTop w:val="0"/>
          <w:marBottom w:val="0"/>
          <w:divBdr>
            <w:top w:val="none" w:sz="0" w:space="0" w:color="auto"/>
            <w:left w:val="none" w:sz="0" w:space="0" w:color="auto"/>
            <w:bottom w:val="none" w:sz="0" w:space="0" w:color="auto"/>
            <w:right w:val="none" w:sz="0" w:space="0" w:color="auto"/>
          </w:divBdr>
        </w:div>
        <w:div w:id="361132364">
          <w:marLeft w:val="640"/>
          <w:marRight w:val="0"/>
          <w:marTop w:val="0"/>
          <w:marBottom w:val="0"/>
          <w:divBdr>
            <w:top w:val="none" w:sz="0" w:space="0" w:color="auto"/>
            <w:left w:val="none" w:sz="0" w:space="0" w:color="auto"/>
            <w:bottom w:val="none" w:sz="0" w:space="0" w:color="auto"/>
            <w:right w:val="none" w:sz="0" w:space="0" w:color="auto"/>
          </w:divBdr>
        </w:div>
        <w:div w:id="183446403">
          <w:marLeft w:val="640"/>
          <w:marRight w:val="0"/>
          <w:marTop w:val="0"/>
          <w:marBottom w:val="0"/>
          <w:divBdr>
            <w:top w:val="none" w:sz="0" w:space="0" w:color="auto"/>
            <w:left w:val="none" w:sz="0" w:space="0" w:color="auto"/>
            <w:bottom w:val="none" w:sz="0" w:space="0" w:color="auto"/>
            <w:right w:val="none" w:sz="0" w:space="0" w:color="auto"/>
          </w:divBdr>
        </w:div>
        <w:div w:id="1337658976">
          <w:marLeft w:val="640"/>
          <w:marRight w:val="0"/>
          <w:marTop w:val="0"/>
          <w:marBottom w:val="0"/>
          <w:divBdr>
            <w:top w:val="none" w:sz="0" w:space="0" w:color="auto"/>
            <w:left w:val="none" w:sz="0" w:space="0" w:color="auto"/>
            <w:bottom w:val="none" w:sz="0" w:space="0" w:color="auto"/>
            <w:right w:val="none" w:sz="0" w:space="0" w:color="auto"/>
          </w:divBdr>
        </w:div>
        <w:div w:id="122308264">
          <w:marLeft w:val="640"/>
          <w:marRight w:val="0"/>
          <w:marTop w:val="0"/>
          <w:marBottom w:val="0"/>
          <w:divBdr>
            <w:top w:val="none" w:sz="0" w:space="0" w:color="auto"/>
            <w:left w:val="none" w:sz="0" w:space="0" w:color="auto"/>
            <w:bottom w:val="none" w:sz="0" w:space="0" w:color="auto"/>
            <w:right w:val="none" w:sz="0" w:space="0" w:color="auto"/>
          </w:divBdr>
        </w:div>
        <w:div w:id="679048169">
          <w:marLeft w:val="640"/>
          <w:marRight w:val="0"/>
          <w:marTop w:val="0"/>
          <w:marBottom w:val="0"/>
          <w:divBdr>
            <w:top w:val="none" w:sz="0" w:space="0" w:color="auto"/>
            <w:left w:val="none" w:sz="0" w:space="0" w:color="auto"/>
            <w:bottom w:val="none" w:sz="0" w:space="0" w:color="auto"/>
            <w:right w:val="none" w:sz="0" w:space="0" w:color="auto"/>
          </w:divBdr>
        </w:div>
        <w:div w:id="1605459255">
          <w:marLeft w:val="640"/>
          <w:marRight w:val="0"/>
          <w:marTop w:val="0"/>
          <w:marBottom w:val="0"/>
          <w:divBdr>
            <w:top w:val="none" w:sz="0" w:space="0" w:color="auto"/>
            <w:left w:val="none" w:sz="0" w:space="0" w:color="auto"/>
            <w:bottom w:val="none" w:sz="0" w:space="0" w:color="auto"/>
            <w:right w:val="none" w:sz="0" w:space="0" w:color="auto"/>
          </w:divBdr>
        </w:div>
        <w:div w:id="515776103">
          <w:marLeft w:val="640"/>
          <w:marRight w:val="0"/>
          <w:marTop w:val="0"/>
          <w:marBottom w:val="0"/>
          <w:divBdr>
            <w:top w:val="none" w:sz="0" w:space="0" w:color="auto"/>
            <w:left w:val="none" w:sz="0" w:space="0" w:color="auto"/>
            <w:bottom w:val="none" w:sz="0" w:space="0" w:color="auto"/>
            <w:right w:val="none" w:sz="0" w:space="0" w:color="auto"/>
          </w:divBdr>
        </w:div>
        <w:div w:id="1495296011">
          <w:marLeft w:val="640"/>
          <w:marRight w:val="0"/>
          <w:marTop w:val="0"/>
          <w:marBottom w:val="0"/>
          <w:divBdr>
            <w:top w:val="none" w:sz="0" w:space="0" w:color="auto"/>
            <w:left w:val="none" w:sz="0" w:space="0" w:color="auto"/>
            <w:bottom w:val="none" w:sz="0" w:space="0" w:color="auto"/>
            <w:right w:val="none" w:sz="0" w:space="0" w:color="auto"/>
          </w:divBdr>
        </w:div>
        <w:div w:id="177354890">
          <w:marLeft w:val="640"/>
          <w:marRight w:val="0"/>
          <w:marTop w:val="0"/>
          <w:marBottom w:val="0"/>
          <w:divBdr>
            <w:top w:val="none" w:sz="0" w:space="0" w:color="auto"/>
            <w:left w:val="none" w:sz="0" w:space="0" w:color="auto"/>
            <w:bottom w:val="none" w:sz="0" w:space="0" w:color="auto"/>
            <w:right w:val="none" w:sz="0" w:space="0" w:color="auto"/>
          </w:divBdr>
        </w:div>
        <w:div w:id="498619840">
          <w:marLeft w:val="640"/>
          <w:marRight w:val="0"/>
          <w:marTop w:val="0"/>
          <w:marBottom w:val="0"/>
          <w:divBdr>
            <w:top w:val="none" w:sz="0" w:space="0" w:color="auto"/>
            <w:left w:val="none" w:sz="0" w:space="0" w:color="auto"/>
            <w:bottom w:val="none" w:sz="0" w:space="0" w:color="auto"/>
            <w:right w:val="none" w:sz="0" w:space="0" w:color="auto"/>
          </w:divBdr>
        </w:div>
        <w:div w:id="1462654166">
          <w:marLeft w:val="640"/>
          <w:marRight w:val="0"/>
          <w:marTop w:val="0"/>
          <w:marBottom w:val="0"/>
          <w:divBdr>
            <w:top w:val="none" w:sz="0" w:space="0" w:color="auto"/>
            <w:left w:val="none" w:sz="0" w:space="0" w:color="auto"/>
            <w:bottom w:val="none" w:sz="0" w:space="0" w:color="auto"/>
            <w:right w:val="none" w:sz="0" w:space="0" w:color="auto"/>
          </w:divBdr>
        </w:div>
        <w:div w:id="659429780">
          <w:marLeft w:val="640"/>
          <w:marRight w:val="0"/>
          <w:marTop w:val="0"/>
          <w:marBottom w:val="0"/>
          <w:divBdr>
            <w:top w:val="none" w:sz="0" w:space="0" w:color="auto"/>
            <w:left w:val="none" w:sz="0" w:space="0" w:color="auto"/>
            <w:bottom w:val="none" w:sz="0" w:space="0" w:color="auto"/>
            <w:right w:val="none" w:sz="0" w:space="0" w:color="auto"/>
          </w:divBdr>
        </w:div>
        <w:div w:id="1153837784">
          <w:marLeft w:val="640"/>
          <w:marRight w:val="0"/>
          <w:marTop w:val="0"/>
          <w:marBottom w:val="0"/>
          <w:divBdr>
            <w:top w:val="none" w:sz="0" w:space="0" w:color="auto"/>
            <w:left w:val="none" w:sz="0" w:space="0" w:color="auto"/>
            <w:bottom w:val="none" w:sz="0" w:space="0" w:color="auto"/>
            <w:right w:val="none" w:sz="0" w:space="0" w:color="auto"/>
          </w:divBdr>
        </w:div>
        <w:div w:id="638459211">
          <w:marLeft w:val="640"/>
          <w:marRight w:val="0"/>
          <w:marTop w:val="0"/>
          <w:marBottom w:val="0"/>
          <w:divBdr>
            <w:top w:val="none" w:sz="0" w:space="0" w:color="auto"/>
            <w:left w:val="none" w:sz="0" w:space="0" w:color="auto"/>
            <w:bottom w:val="none" w:sz="0" w:space="0" w:color="auto"/>
            <w:right w:val="none" w:sz="0" w:space="0" w:color="auto"/>
          </w:divBdr>
        </w:div>
        <w:div w:id="1703355878">
          <w:marLeft w:val="640"/>
          <w:marRight w:val="0"/>
          <w:marTop w:val="0"/>
          <w:marBottom w:val="0"/>
          <w:divBdr>
            <w:top w:val="none" w:sz="0" w:space="0" w:color="auto"/>
            <w:left w:val="none" w:sz="0" w:space="0" w:color="auto"/>
            <w:bottom w:val="none" w:sz="0" w:space="0" w:color="auto"/>
            <w:right w:val="none" w:sz="0" w:space="0" w:color="auto"/>
          </w:divBdr>
        </w:div>
        <w:div w:id="124201057">
          <w:marLeft w:val="640"/>
          <w:marRight w:val="0"/>
          <w:marTop w:val="0"/>
          <w:marBottom w:val="0"/>
          <w:divBdr>
            <w:top w:val="none" w:sz="0" w:space="0" w:color="auto"/>
            <w:left w:val="none" w:sz="0" w:space="0" w:color="auto"/>
            <w:bottom w:val="none" w:sz="0" w:space="0" w:color="auto"/>
            <w:right w:val="none" w:sz="0" w:space="0" w:color="auto"/>
          </w:divBdr>
        </w:div>
        <w:div w:id="723454555">
          <w:marLeft w:val="640"/>
          <w:marRight w:val="0"/>
          <w:marTop w:val="0"/>
          <w:marBottom w:val="0"/>
          <w:divBdr>
            <w:top w:val="none" w:sz="0" w:space="0" w:color="auto"/>
            <w:left w:val="none" w:sz="0" w:space="0" w:color="auto"/>
            <w:bottom w:val="none" w:sz="0" w:space="0" w:color="auto"/>
            <w:right w:val="none" w:sz="0" w:space="0" w:color="auto"/>
          </w:divBdr>
        </w:div>
        <w:div w:id="1209562792">
          <w:marLeft w:val="640"/>
          <w:marRight w:val="0"/>
          <w:marTop w:val="0"/>
          <w:marBottom w:val="0"/>
          <w:divBdr>
            <w:top w:val="none" w:sz="0" w:space="0" w:color="auto"/>
            <w:left w:val="none" w:sz="0" w:space="0" w:color="auto"/>
            <w:bottom w:val="none" w:sz="0" w:space="0" w:color="auto"/>
            <w:right w:val="none" w:sz="0" w:space="0" w:color="auto"/>
          </w:divBdr>
        </w:div>
        <w:div w:id="765925211">
          <w:marLeft w:val="640"/>
          <w:marRight w:val="0"/>
          <w:marTop w:val="0"/>
          <w:marBottom w:val="0"/>
          <w:divBdr>
            <w:top w:val="none" w:sz="0" w:space="0" w:color="auto"/>
            <w:left w:val="none" w:sz="0" w:space="0" w:color="auto"/>
            <w:bottom w:val="none" w:sz="0" w:space="0" w:color="auto"/>
            <w:right w:val="none" w:sz="0" w:space="0" w:color="auto"/>
          </w:divBdr>
        </w:div>
        <w:div w:id="80951153">
          <w:marLeft w:val="640"/>
          <w:marRight w:val="0"/>
          <w:marTop w:val="0"/>
          <w:marBottom w:val="0"/>
          <w:divBdr>
            <w:top w:val="none" w:sz="0" w:space="0" w:color="auto"/>
            <w:left w:val="none" w:sz="0" w:space="0" w:color="auto"/>
            <w:bottom w:val="none" w:sz="0" w:space="0" w:color="auto"/>
            <w:right w:val="none" w:sz="0" w:space="0" w:color="auto"/>
          </w:divBdr>
        </w:div>
        <w:div w:id="16974774">
          <w:marLeft w:val="640"/>
          <w:marRight w:val="0"/>
          <w:marTop w:val="0"/>
          <w:marBottom w:val="0"/>
          <w:divBdr>
            <w:top w:val="none" w:sz="0" w:space="0" w:color="auto"/>
            <w:left w:val="none" w:sz="0" w:space="0" w:color="auto"/>
            <w:bottom w:val="none" w:sz="0" w:space="0" w:color="auto"/>
            <w:right w:val="none" w:sz="0" w:space="0" w:color="auto"/>
          </w:divBdr>
        </w:div>
      </w:divsChild>
    </w:div>
    <w:div w:id="2015842736">
      <w:bodyDiv w:val="1"/>
      <w:marLeft w:val="0"/>
      <w:marRight w:val="0"/>
      <w:marTop w:val="0"/>
      <w:marBottom w:val="0"/>
      <w:divBdr>
        <w:top w:val="none" w:sz="0" w:space="0" w:color="auto"/>
        <w:left w:val="none" w:sz="0" w:space="0" w:color="auto"/>
        <w:bottom w:val="none" w:sz="0" w:space="0" w:color="auto"/>
        <w:right w:val="none" w:sz="0" w:space="0" w:color="auto"/>
      </w:divBdr>
    </w:div>
    <w:div w:id="2016835641">
      <w:bodyDiv w:val="1"/>
      <w:marLeft w:val="0"/>
      <w:marRight w:val="0"/>
      <w:marTop w:val="0"/>
      <w:marBottom w:val="0"/>
      <w:divBdr>
        <w:top w:val="none" w:sz="0" w:space="0" w:color="auto"/>
        <w:left w:val="none" w:sz="0" w:space="0" w:color="auto"/>
        <w:bottom w:val="none" w:sz="0" w:space="0" w:color="auto"/>
        <w:right w:val="none" w:sz="0" w:space="0" w:color="auto"/>
      </w:divBdr>
    </w:div>
    <w:div w:id="2017146097">
      <w:bodyDiv w:val="1"/>
      <w:marLeft w:val="0"/>
      <w:marRight w:val="0"/>
      <w:marTop w:val="0"/>
      <w:marBottom w:val="0"/>
      <w:divBdr>
        <w:top w:val="none" w:sz="0" w:space="0" w:color="auto"/>
        <w:left w:val="none" w:sz="0" w:space="0" w:color="auto"/>
        <w:bottom w:val="none" w:sz="0" w:space="0" w:color="auto"/>
        <w:right w:val="none" w:sz="0" w:space="0" w:color="auto"/>
      </w:divBdr>
    </w:div>
    <w:div w:id="2017267235">
      <w:bodyDiv w:val="1"/>
      <w:marLeft w:val="0"/>
      <w:marRight w:val="0"/>
      <w:marTop w:val="0"/>
      <w:marBottom w:val="0"/>
      <w:divBdr>
        <w:top w:val="none" w:sz="0" w:space="0" w:color="auto"/>
        <w:left w:val="none" w:sz="0" w:space="0" w:color="auto"/>
        <w:bottom w:val="none" w:sz="0" w:space="0" w:color="auto"/>
        <w:right w:val="none" w:sz="0" w:space="0" w:color="auto"/>
      </w:divBdr>
    </w:div>
    <w:div w:id="2017418292">
      <w:bodyDiv w:val="1"/>
      <w:marLeft w:val="0"/>
      <w:marRight w:val="0"/>
      <w:marTop w:val="0"/>
      <w:marBottom w:val="0"/>
      <w:divBdr>
        <w:top w:val="none" w:sz="0" w:space="0" w:color="auto"/>
        <w:left w:val="none" w:sz="0" w:space="0" w:color="auto"/>
        <w:bottom w:val="none" w:sz="0" w:space="0" w:color="auto"/>
        <w:right w:val="none" w:sz="0" w:space="0" w:color="auto"/>
      </w:divBdr>
    </w:div>
    <w:div w:id="2018074097">
      <w:bodyDiv w:val="1"/>
      <w:marLeft w:val="0"/>
      <w:marRight w:val="0"/>
      <w:marTop w:val="0"/>
      <w:marBottom w:val="0"/>
      <w:divBdr>
        <w:top w:val="none" w:sz="0" w:space="0" w:color="auto"/>
        <w:left w:val="none" w:sz="0" w:space="0" w:color="auto"/>
        <w:bottom w:val="none" w:sz="0" w:space="0" w:color="auto"/>
        <w:right w:val="none" w:sz="0" w:space="0" w:color="auto"/>
      </w:divBdr>
    </w:div>
    <w:div w:id="2018531134">
      <w:bodyDiv w:val="1"/>
      <w:marLeft w:val="0"/>
      <w:marRight w:val="0"/>
      <w:marTop w:val="0"/>
      <w:marBottom w:val="0"/>
      <w:divBdr>
        <w:top w:val="none" w:sz="0" w:space="0" w:color="auto"/>
        <w:left w:val="none" w:sz="0" w:space="0" w:color="auto"/>
        <w:bottom w:val="none" w:sz="0" w:space="0" w:color="auto"/>
        <w:right w:val="none" w:sz="0" w:space="0" w:color="auto"/>
      </w:divBdr>
    </w:div>
    <w:div w:id="2019116135">
      <w:bodyDiv w:val="1"/>
      <w:marLeft w:val="0"/>
      <w:marRight w:val="0"/>
      <w:marTop w:val="0"/>
      <w:marBottom w:val="0"/>
      <w:divBdr>
        <w:top w:val="none" w:sz="0" w:space="0" w:color="auto"/>
        <w:left w:val="none" w:sz="0" w:space="0" w:color="auto"/>
        <w:bottom w:val="none" w:sz="0" w:space="0" w:color="auto"/>
        <w:right w:val="none" w:sz="0" w:space="0" w:color="auto"/>
      </w:divBdr>
    </w:div>
    <w:div w:id="2019892314">
      <w:bodyDiv w:val="1"/>
      <w:marLeft w:val="0"/>
      <w:marRight w:val="0"/>
      <w:marTop w:val="0"/>
      <w:marBottom w:val="0"/>
      <w:divBdr>
        <w:top w:val="none" w:sz="0" w:space="0" w:color="auto"/>
        <w:left w:val="none" w:sz="0" w:space="0" w:color="auto"/>
        <w:bottom w:val="none" w:sz="0" w:space="0" w:color="auto"/>
        <w:right w:val="none" w:sz="0" w:space="0" w:color="auto"/>
      </w:divBdr>
    </w:div>
    <w:div w:id="2020572567">
      <w:bodyDiv w:val="1"/>
      <w:marLeft w:val="0"/>
      <w:marRight w:val="0"/>
      <w:marTop w:val="0"/>
      <w:marBottom w:val="0"/>
      <w:divBdr>
        <w:top w:val="none" w:sz="0" w:space="0" w:color="auto"/>
        <w:left w:val="none" w:sz="0" w:space="0" w:color="auto"/>
        <w:bottom w:val="none" w:sz="0" w:space="0" w:color="auto"/>
        <w:right w:val="none" w:sz="0" w:space="0" w:color="auto"/>
      </w:divBdr>
    </w:div>
    <w:div w:id="2020695400">
      <w:bodyDiv w:val="1"/>
      <w:marLeft w:val="0"/>
      <w:marRight w:val="0"/>
      <w:marTop w:val="0"/>
      <w:marBottom w:val="0"/>
      <w:divBdr>
        <w:top w:val="none" w:sz="0" w:space="0" w:color="auto"/>
        <w:left w:val="none" w:sz="0" w:space="0" w:color="auto"/>
        <w:bottom w:val="none" w:sz="0" w:space="0" w:color="auto"/>
        <w:right w:val="none" w:sz="0" w:space="0" w:color="auto"/>
      </w:divBdr>
    </w:div>
    <w:div w:id="2021273129">
      <w:bodyDiv w:val="1"/>
      <w:marLeft w:val="0"/>
      <w:marRight w:val="0"/>
      <w:marTop w:val="0"/>
      <w:marBottom w:val="0"/>
      <w:divBdr>
        <w:top w:val="none" w:sz="0" w:space="0" w:color="auto"/>
        <w:left w:val="none" w:sz="0" w:space="0" w:color="auto"/>
        <w:bottom w:val="none" w:sz="0" w:space="0" w:color="auto"/>
        <w:right w:val="none" w:sz="0" w:space="0" w:color="auto"/>
      </w:divBdr>
    </w:div>
    <w:div w:id="2021927579">
      <w:bodyDiv w:val="1"/>
      <w:marLeft w:val="0"/>
      <w:marRight w:val="0"/>
      <w:marTop w:val="0"/>
      <w:marBottom w:val="0"/>
      <w:divBdr>
        <w:top w:val="none" w:sz="0" w:space="0" w:color="auto"/>
        <w:left w:val="none" w:sz="0" w:space="0" w:color="auto"/>
        <w:bottom w:val="none" w:sz="0" w:space="0" w:color="auto"/>
        <w:right w:val="none" w:sz="0" w:space="0" w:color="auto"/>
      </w:divBdr>
    </w:div>
    <w:div w:id="2021933634">
      <w:bodyDiv w:val="1"/>
      <w:marLeft w:val="0"/>
      <w:marRight w:val="0"/>
      <w:marTop w:val="0"/>
      <w:marBottom w:val="0"/>
      <w:divBdr>
        <w:top w:val="none" w:sz="0" w:space="0" w:color="auto"/>
        <w:left w:val="none" w:sz="0" w:space="0" w:color="auto"/>
        <w:bottom w:val="none" w:sz="0" w:space="0" w:color="auto"/>
        <w:right w:val="none" w:sz="0" w:space="0" w:color="auto"/>
      </w:divBdr>
    </w:div>
    <w:div w:id="2022318620">
      <w:bodyDiv w:val="1"/>
      <w:marLeft w:val="0"/>
      <w:marRight w:val="0"/>
      <w:marTop w:val="0"/>
      <w:marBottom w:val="0"/>
      <w:divBdr>
        <w:top w:val="none" w:sz="0" w:space="0" w:color="auto"/>
        <w:left w:val="none" w:sz="0" w:space="0" w:color="auto"/>
        <w:bottom w:val="none" w:sz="0" w:space="0" w:color="auto"/>
        <w:right w:val="none" w:sz="0" w:space="0" w:color="auto"/>
      </w:divBdr>
    </w:div>
    <w:div w:id="2023165324">
      <w:bodyDiv w:val="1"/>
      <w:marLeft w:val="0"/>
      <w:marRight w:val="0"/>
      <w:marTop w:val="0"/>
      <w:marBottom w:val="0"/>
      <w:divBdr>
        <w:top w:val="none" w:sz="0" w:space="0" w:color="auto"/>
        <w:left w:val="none" w:sz="0" w:space="0" w:color="auto"/>
        <w:bottom w:val="none" w:sz="0" w:space="0" w:color="auto"/>
        <w:right w:val="none" w:sz="0" w:space="0" w:color="auto"/>
      </w:divBdr>
    </w:div>
    <w:div w:id="2023319598">
      <w:bodyDiv w:val="1"/>
      <w:marLeft w:val="0"/>
      <w:marRight w:val="0"/>
      <w:marTop w:val="0"/>
      <w:marBottom w:val="0"/>
      <w:divBdr>
        <w:top w:val="none" w:sz="0" w:space="0" w:color="auto"/>
        <w:left w:val="none" w:sz="0" w:space="0" w:color="auto"/>
        <w:bottom w:val="none" w:sz="0" w:space="0" w:color="auto"/>
        <w:right w:val="none" w:sz="0" w:space="0" w:color="auto"/>
      </w:divBdr>
    </w:div>
    <w:div w:id="2023824697">
      <w:bodyDiv w:val="1"/>
      <w:marLeft w:val="0"/>
      <w:marRight w:val="0"/>
      <w:marTop w:val="0"/>
      <w:marBottom w:val="0"/>
      <w:divBdr>
        <w:top w:val="none" w:sz="0" w:space="0" w:color="auto"/>
        <w:left w:val="none" w:sz="0" w:space="0" w:color="auto"/>
        <w:bottom w:val="none" w:sz="0" w:space="0" w:color="auto"/>
        <w:right w:val="none" w:sz="0" w:space="0" w:color="auto"/>
      </w:divBdr>
    </w:div>
    <w:div w:id="2025091870">
      <w:bodyDiv w:val="1"/>
      <w:marLeft w:val="0"/>
      <w:marRight w:val="0"/>
      <w:marTop w:val="0"/>
      <w:marBottom w:val="0"/>
      <w:divBdr>
        <w:top w:val="none" w:sz="0" w:space="0" w:color="auto"/>
        <w:left w:val="none" w:sz="0" w:space="0" w:color="auto"/>
        <w:bottom w:val="none" w:sz="0" w:space="0" w:color="auto"/>
        <w:right w:val="none" w:sz="0" w:space="0" w:color="auto"/>
      </w:divBdr>
    </w:div>
    <w:div w:id="2025671252">
      <w:bodyDiv w:val="1"/>
      <w:marLeft w:val="0"/>
      <w:marRight w:val="0"/>
      <w:marTop w:val="0"/>
      <w:marBottom w:val="0"/>
      <w:divBdr>
        <w:top w:val="none" w:sz="0" w:space="0" w:color="auto"/>
        <w:left w:val="none" w:sz="0" w:space="0" w:color="auto"/>
        <w:bottom w:val="none" w:sz="0" w:space="0" w:color="auto"/>
        <w:right w:val="none" w:sz="0" w:space="0" w:color="auto"/>
      </w:divBdr>
    </w:div>
    <w:div w:id="2025746994">
      <w:bodyDiv w:val="1"/>
      <w:marLeft w:val="0"/>
      <w:marRight w:val="0"/>
      <w:marTop w:val="0"/>
      <w:marBottom w:val="0"/>
      <w:divBdr>
        <w:top w:val="none" w:sz="0" w:space="0" w:color="auto"/>
        <w:left w:val="none" w:sz="0" w:space="0" w:color="auto"/>
        <w:bottom w:val="none" w:sz="0" w:space="0" w:color="auto"/>
        <w:right w:val="none" w:sz="0" w:space="0" w:color="auto"/>
      </w:divBdr>
    </w:div>
    <w:div w:id="2026243729">
      <w:bodyDiv w:val="1"/>
      <w:marLeft w:val="0"/>
      <w:marRight w:val="0"/>
      <w:marTop w:val="0"/>
      <w:marBottom w:val="0"/>
      <w:divBdr>
        <w:top w:val="none" w:sz="0" w:space="0" w:color="auto"/>
        <w:left w:val="none" w:sz="0" w:space="0" w:color="auto"/>
        <w:bottom w:val="none" w:sz="0" w:space="0" w:color="auto"/>
        <w:right w:val="none" w:sz="0" w:space="0" w:color="auto"/>
      </w:divBdr>
    </w:div>
    <w:div w:id="2026662723">
      <w:bodyDiv w:val="1"/>
      <w:marLeft w:val="0"/>
      <w:marRight w:val="0"/>
      <w:marTop w:val="0"/>
      <w:marBottom w:val="0"/>
      <w:divBdr>
        <w:top w:val="none" w:sz="0" w:space="0" w:color="auto"/>
        <w:left w:val="none" w:sz="0" w:space="0" w:color="auto"/>
        <w:bottom w:val="none" w:sz="0" w:space="0" w:color="auto"/>
        <w:right w:val="none" w:sz="0" w:space="0" w:color="auto"/>
      </w:divBdr>
    </w:div>
    <w:div w:id="2027518688">
      <w:bodyDiv w:val="1"/>
      <w:marLeft w:val="0"/>
      <w:marRight w:val="0"/>
      <w:marTop w:val="0"/>
      <w:marBottom w:val="0"/>
      <w:divBdr>
        <w:top w:val="none" w:sz="0" w:space="0" w:color="auto"/>
        <w:left w:val="none" w:sz="0" w:space="0" w:color="auto"/>
        <w:bottom w:val="none" w:sz="0" w:space="0" w:color="auto"/>
        <w:right w:val="none" w:sz="0" w:space="0" w:color="auto"/>
      </w:divBdr>
    </w:div>
    <w:div w:id="2028434887">
      <w:bodyDiv w:val="1"/>
      <w:marLeft w:val="0"/>
      <w:marRight w:val="0"/>
      <w:marTop w:val="0"/>
      <w:marBottom w:val="0"/>
      <w:divBdr>
        <w:top w:val="none" w:sz="0" w:space="0" w:color="auto"/>
        <w:left w:val="none" w:sz="0" w:space="0" w:color="auto"/>
        <w:bottom w:val="none" w:sz="0" w:space="0" w:color="auto"/>
        <w:right w:val="none" w:sz="0" w:space="0" w:color="auto"/>
      </w:divBdr>
    </w:div>
    <w:div w:id="2028437051">
      <w:bodyDiv w:val="1"/>
      <w:marLeft w:val="0"/>
      <w:marRight w:val="0"/>
      <w:marTop w:val="0"/>
      <w:marBottom w:val="0"/>
      <w:divBdr>
        <w:top w:val="none" w:sz="0" w:space="0" w:color="auto"/>
        <w:left w:val="none" w:sz="0" w:space="0" w:color="auto"/>
        <w:bottom w:val="none" w:sz="0" w:space="0" w:color="auto"/>
        <w:right w:val="none" w:sz="0" w:space="0" w:color="auto"/>
      </w:divBdr>
    </w:div>
    <w:div w:id="2028866325">
      <w:bodyDiv w:val="1"/>
      <w:marLeft w:val="0"/>
      <w:marRight w:val="0"/>
      <w:marTop w:val="0"/>
      <w:marBottom w:val="0"/>
      <w:divBdr>
        <w:top w:val="none" w:sz="0" w:space="0" w:color="auto"/>
        <w:left w:val="none" w:sz="0" w:space="0" w:color="auto"/>
        <w:bottom w:val="none" w:sz="0" w:space="0" w:color="auto"/>
        <w:right w:val="none" w:sz="0" w:space="0" w:color="auto"/>
      </w:divBdr>
    </w:div>
    <w:div w:id="2029017618">
      <w:bodyDiv w:val="1"/>
      <w:marLeft w:val="0"/>
      <w:marRight w:val="0"/>
      <w:marTop w:val="0"/>
      <w:marBottom w:val="0"/>
      <w:divBdr>
        <w:top w:val="none" w:sz="0" w:space="0" w:color="auto"/>
        <w:left w:val="none" w:sz="0" w:space="0" w:color="auto"/>
        <w:bottom w:val="none" w:sz="0" w:space="0" w:color="auto"/>
        <w:right w:val="none" w:sz="0" w:space="0" w:color="auto"/>
      </w:divBdr>
    </w:div>
    <w:div w:id="2029092654">
      <w:bodyDiv w:val="1"/>
      <w:marLeft w:val="0"/>
      <w:marRight w:val="0"/>
      <w:marTop w:val="0"/>
      <w:marBottom w:val="0"/>
      <w:divBdr>
        <w:top w:val="none" w:sz="0" w:space="0" w:color="auto"/>
        <w:left w:val="none" w:sz="0" w:space="0" w:color="auto"/>
        <w:bottom w:val="none" w:sz="0" w:space="0" w:color="auto"/>
        <w:right w:val="none" w:sz="0" w:space="0" w:color="auto"/>
      </w:divBdr>
    </w:div>
    <w:div w:id="2029864294">
      <w:bodyDiv w:val="1"/>
      <w:marLeft w:val="0"/>
      <w:marRight w:val="0"/>
      <w:marTop w:val="0"/>
      <w:marBottom w:val="0"/>
      <w:divBdr>
        <w:top w:val="none" w:sz="0" w:space="0" w:color="auto"/>
        <w:left w:val="none" w:sz="0" w:space="0" w:color="auto"/>
        <w:bottom w:val="none" w:sz="0" w:space="0" w:color="auto"/>
        <w:right w:val="none" w:sz="0" w:space="0" w:color="auto"/>
      </w:divBdr>
    </w:div>
    <w:div w:id="2030064308">
      <w:bodyDiv w:val="1"/>
      <w:marLeft w:val="0"/>
      <w:marRight w:val="0"/>
      <w:marTop w:val="0"/>
      <w:marBottom w:val="0"/>
      <w:divBdr>
        <w:top w:val="none" w:sz="0" w:space="0" w:color="auto"/>
        <w:left w:val="none" w:sz="0" w:space="0" w:color="auto"/>
        <w:bottom w:val="none" w:sz="0" w:space="0" w:color="auto"/>
        <w:right w:val="none" w:sz="0" w:space="0" w:color="auto"/>
      </w:divBdr>
    </w:div>
    <w:div w:id="2030374756">
      <w:bodyDiv w:val="1"/>
      <w:marLeft w:val="0"/>
      <w:marRight w:val="0"/>
      <w:marTop w:val="0"/>
      <w:marBottom w:val="0"/>
      <w:divBdr>
        <w:top w:val="none" w:sz="0" w:space="0" w:color="auto"/>
        <w:left w:val="none" w:sz="0" w:space="0" w:color="auto"/>
        <w:bottom w:val="none" w:sz="0" w:space="0" w:color="auto"/>
        <w:right w:val="none" w:sz="0" w:space="0" w:color="auto"/>
      </w:divBdr>
    </w:div>
    <w:div w:id="2030985440">
      <w:bodyDiv w:val="1"/>
      <w:marLeft w:val="0"/>
      <w:marRight w:val="0"/>
      <w:marTop w:val="0"/>
      <w:marBottom w:val="0"/>
      <w:divBdr>
        <w:top w:val="none" w:sz="0" w:space="0" w:color="auto"/>
        <w:left w:val="none" w:sz="0" w:space="0" w:color="auto"/>
        <w:bottom w:val="none" w:sz="0" w:space="0" w:color="auto"/>
        <w:right w:val="none" w:sz="0" w:space="0" w:color="auto"/>
      </w:divBdr>
      <w:divsChild>
        <w:div w:id="1532113441">
          <w:marLeft w:val="0"/>
          <w:marRight w:val="0"/>
          <w:marTop w:val="0"/>
          <w:marBottom w:val="0"/>
          <w:divBdr>
            <w:top w:val="none" w:sz="0" w:space="0" w:color="auto"/>
            <w:left w:val="none" w:sz="0" w:space="0" w:color="auto"/>
            <w:bottom w:val="none" w:sz="0" w:space="0" w:color="auto"/>
            <w:right w:val="none" w:sz="0" w:space="0" w:color="auto"/>
          </w:divBdr>
        </w:div>
        <w:div w:id="1026519119">
          <w:marLeft w:val="0"/>
          <w:marRight w:val="0"/>
          <w:marTop w:val="0"/>
          <w:marBottom w:val="0"/>
          <w:divBdr>
            <w:top w:val="none" w:sz="0" w:space="0" w:color="auto"/>
            <w:left w:val="none" w:sz="0" w:space="0" w:color="auto"/>
            <w:bottom w:val="none" w:sz="0" w:space="0" w:color="auto"/>
            <w:right w:val="none" w:sz="0" w:space="0" w:color="auto"/>
          </w:divBdr>
        </w:div>
        <w:div w:id="568996766">
          <w:marLeft w:val="0"/>
          <w:marRight w:val="0"/>
          <w:marTop w:val="0"/>
          <w:marBottom w:val="0"/>
          <w:divBdr>
            <w:top w:val="none" w:sz="0" w:space="0" w:color="auto"/>
            <w:left w:val="none" w:sz="0" w:space="0" w:color="auto"/>
            <w:bottom w:val="none" w:sz="0" w:space="0" w:color="auto"/>
            <w:right w:val="none" w:sz="0" w:space="0" w:color="auto"/>
          </w:divBdr>
        </w:div>
        <w:div w:id="1507671909">
          <w:marLeft w:val="0"/>
          <w:marRight w:val="0"/>
          <w:marTop w:val="0"/>
          <w:marBottom w:val="0"/>
          <w:divBdr>
            <w:top w:val="none" w:sz="0" w:space="0" w:color="auto"/>
            <w:left w:val="none" w:sz="0" w:space="0" w:color="auto"/>
            <w:bottom w:val="none" w:sz="0" w:space="0" w:color="auto"/>
            <w:right w:val="none" w:sz="0" w:space="0" w:color="auto"/>
          </w:divBdr>
        </w:div>
        <w:div w:id="566769827">
          <w:marLeft w:val="0"/>
          <w:marRight w:val="0"/>
          <w:marTop w:val="0"/>
          <w:marBottom w:val="0"/>
          <w:divBdr>
            <w:top w:val="none" w:sz="0" w:space="0" w:color="auto"/>
            <w:left w:val="none" w:sz="0" w:space="0" w:color="auto"/>
            <w:bottom w:val="none" w:sz="0" w:space="0" w:color="auto"/>
            <w:right w:val="none" w:sz="0" w:space="0" w:color="auto"/>
          </w:divBdr>
        </w:div>
        <w:div w:id="1342586882">
          <w:marLeft w:val="0"/>
          <w:marRight w:val="0"/>
          <w:marTop w:val="0"/>
          <w:marBottom w:val="0"/>
          <w:divBdr>
            <w:top w:val="none" w:sz="0" w:space="0" w:color="auto"/>
            <w:left w:val="none" w:sz="0" w:space="0" w:color="auto"/>
            <w:bottom w:val="none" w:sz="0" w:space="0" w:color="auto"/>
            <w:right w:val="none" w:sz="0" w:space="0" w:color="auto"/>
          </w:divBdr>
        </w:div>
        <w:div w:id="552696377">
          <w:marLeft w:val="0"/>
          <w:marRight w:val="0"/>
          <w:marTop w:val="0"/>
          <w:marBottom w:val="0"/>
          <w:divBdr>
            <w:top w:val="none" w:sz="0" w:space="0" w:color="auto"/>
            <w:left w:val="none" w:sz="0" w:space="0" w:color="auto"/>
            <w:bottom w:val="none" w:sz="0" w:space="0" w:color="auto"/>
            <w:right w:val="none" w:sz="0" w:space="0" w:color="auto"/>
          </w:divBdr>
        </w:div>
        <w:div w:id="1987931925">
          <w:marLeft w:val="0"/>
          <w:marRight w:val="0"/>
          <w:marTop w:val="0"/>
          <w:marBottom w:val="0"/>
          <w:divBdr>
            <w:top w:val="none" w:sz="0" w:space="0" w:color="auto"/>
            <w:left w:val="none" w:sz="0" w:space="0" w:color="auto"/>
            <w:bottom w:val="none" w:sz="0" w:space="0" w:color="auto"/>
            <w:right w:val="none" w:sz="0" w:space="0" w:color="auto"/>
          </w:divBdr>
        </w:div>
        <w:div w:id="362053020">
          <w:marLeft w:val="0"/>
          <w:marRight w:val="0"/>
          <w:marTop w:val="0"/>
          <w:marBottom w:val="0"/>
          <w:divBdr>
            <w:top w:val="none" w:sz="0" w:space="0" w:color="auto"/>
            <w:left w:val="none" w:sz="0" w:space="0" w:color="auto"/>
            <w:bottom w:val="none" w:sz="0" w:space="0" w:color="auto"/>
            <w:right w:val="none" w:sz="0" w:space="0" w:color="auto"/>
          </w:divBdr>
        </w:div>
        <w:div w:id="1940062730">
          <w:marLeft w:val="0"/>
          <w:marRight w:val="0"/>
          <w:marTop w:val="0"/>
          <w:marBottom w:val="0"/>
          <w:divBdr>
            <w:top w:val="none" w:sz="0" w:space="0" w:color="auto"/>
            <w:left w:val="none" w:sz="0" w:space="0" w:color="auto"/>
            <w:bottom w:val="none" w:sz="0" w:space="0" w:color="auto"/>
            <w:right w:val="none" w:sz="0" w:space="0" w:color="auto"/>
          </w:divBdr>
        </w:div>
        <w:div w:id="844132117">
          <w:marLeft w:val="0"/>
          <w:marRight w:val="0"/>
          <w:marTop w:val="0"/>
          <w:marBottom w:val="0"/>
          <w:divBdr>
            <w:top w:val="none" w:sz="0" w:space="0" w:color="auto"/>
            <w:left w:val="none" w:sz="0" w:space="0" w:color="auto"/>
            <w:bottom w:val="none" w:sz="0" w:space="0" w:color="auto"/>
            <w:right w:val="none" w:sz="0" w:space="0" w:color="auto"/>
          </w:divBdr>
        </w:div>
        <w:div w:id="730732667">
          <w:marLeft w:val="0"/>
          <w:marRight w:val="0"/>
          <w:marTop w:val="0"/>
          <w:marBottom w:val="0"/>
          <w:divBdr>
            <w:top w:val="none" w:sz="0" w:space="0" w:color="auto"/>
            <w:left w:val="none" w:sz="0" w:space="0" w:color="auto"/>
            <w:bottom w:val="none" w:sz="0" w:space="0" w:color="auto"/>
            <w:right w:val="none" w:sz="0" w:space="0" w:color="auto"/>
          </w:divBdr>
        </w:div>
        <w:div w:id="894779703">
          <w:marLeft w:val="0"/>
          <w:marRight w:val="0"/>
          <w:marTop w:val="0"/>
          <w:marBottom w:val="0"/>
          <w:divBdr>
            <w:top w:val="none" w:sz="0" w:space="0" w:color="auto"/>
            <w:left w:val="none" w:sz="0" w:space="0" w:color="auto"/>
            <w:bottom w:val="none" w:sz="0" w:space="0" w:color="auto"/>
            <w:right w:val="none" w:sz="0" w:space="0" w:color="auto"/>
          </w:divBdr>
        </w:div>
        <w:div w:id="1954751345">
          <w:marLeft w:val="0"/>
          <w:marRight w:val="0"/>
          <w:marTop w:val="0"/>
          <w:marBottom w:val="0"/>
          <w:divBdr>
            <w:top w:val="none" w:sz="0" w:space="0" w:color="auto"/>
            <w:left w:val="none" w:sz="0" w:space="0" w:color="auto"/>
            <w:bottom w:val="none" w:sz="0" w:space="0" w:color="auto"/>
            <w:right w:val="none" w:sz="0" w:space="0" w:color="auto"/>
          </w:divBdr>
        </w:div>
        <w:div w:id="1024399505">
          <w:marLeft w:val="0"/>
          <w:marRight w:val="0"/>
          <w:marTop w:val="0"/>
          <w:marBottom w:val="0"/>
          <w:divBdr>
            <w:top w:val="none" w:sz="0" w:space="0" w:color="auto"/>
            <w:left w:val="none" w:sz="0" w:space="0" w:color="auto"/>
            <w:bottom w:val="none" w:sz="0" w:space="0" w:color="auto"/>
            <w:right w:val="none" w:sz="0" w:space="0" w:color="auto"/>
          </w:divBdr>
        </w:div>
        <w:div w:id="2101171645">
          <w:marLeft w:val="0"/>
          <w:marRight w:val="0"/>
          <w:marTop w:val="0"/>
          <w:marBottom w:val="0"/>
          <w:divBdr>
            <w:top w:val="none" w:sz="0" w:space="0" w:color="auto"/>
            <w:left w:val="none" w:sz="0" w:space="0" w:color="auto"/>
            <w:bottom w:val="none" w:sz="0" w:space="0" w:color="auto"/>
            <w:right w:val="none" w:sz="0" w:space="0" w:color="auto"/>
          </w:divBdr>
        </w:div>
        <w:div w:id="1475416286">
          <w:marLeft w:val="0"/>
          <w:marRight w:val="0"/>
          <w:marTop w:val="0"/>
          <w:marBottom w:val="0"/>
          <w:divBdr>
            <w:top w:val="none" w:sz="0" w:space="0" w:color="auto"/>
            <w:left w:val="none" w:sz="0" w:space="0" w:color="auto"/>
            <w:bottom w:val="none" w:sz="0" w:space="0" w:color="auto"/>
            <w:right w:val="none" w:sz="0" w:space="0" w:color="auto"/>
          </w:divBdr>
        </w:div>
        <w:div w:id="368802600">
          <w:marLeft w:val="0"/>
          <w:marRight w:val="0"/>
          <w:marTop w:val="0"/>
          <w:marBottom w:val="0"/>
          <w:divBdr>
            <w:top w:val="none" w:sz="0" w:space="0" w:color="auto"/>
            <w:left w:val="none" w:sz="0" w:space="0" w:color="auto"/>
            <w:bottom w:val="none" w:sz="0" w:space="0" w:color="auto"/>
            <w:right w:val="none" w:sz="0" w:space="0" w:color="auto"/>
          </w:divBdr>
        </w:div>
        <w:div w:id="1725981674">
          <w:marLeft w:val="0"/>
          <w:marRight w:val="0"/>
          <w:marTop w:val="0"/>
          <w:marBottom w:val="0"/>
          <w:divBdr>
            <w:top w:val="none" w:sz="0" w:space="0" w:color="auto"/>
            <w:left w:val="none" w:sz="0" w:space="0" w:color="auto"/>
            <w:bottom w:val="none" w:sz="0" w:space="0" w:color="auto"/>
            <w:right w:val="none" w:sz="0" w:space="0" w:color="auto"/>
          </w:divBdr>
        </w:div>
        <w:div w:id="686560766">
          <w:marLeft w:val="0"/>
          <w:marRight w:val="0"/>
          <w:marTop w:val="0"/>
          <w:marBottom w:val="0"/>
          <w:divBdr>
            <w:top w:val="none" w:sz="0" w:space="0" w:color="auto"/>
            <w:left w:val="none" w:sz="0" w:space="0" w:color="auto"/>
            <w:bottom w:val="none" w:sz="0" w:space="0" w:color="auto"/>
            <w:right w:val="none" w:sz="0" w:space="0" w:color="auto"/>
          </w:divBdr>
        </w:div>
        <w:div w:id="1000424661">
          <w:marLeft w:val="0"/>
          <w:marRight w:val="0"/>
          <w:marTop w:val="0"/>
          <w:marBottom w:val="0"/>
          <w:divBdr>
            <w:top w:val="none" w:sz="0" w:space="0" w:color="auto"/>
            <w:left w:val="none" w:sz="0" w:space="0" w:color="auto"/>
            <w:bottom w:val="none" w:sz="0" w:space="0" w:color="auto"/>
            <w:right w:val="none" w:sz="0" w:space="0" w:color="auto"/>
          </w:divBdr>
        </w:div>
        <w:div w:id="792943739">
          <w:marLeft w:val="0"/>
          <w:marRight w:val="0"/>
          <w:marTop w:val="0"/>
          <w:marBottom w:val="0"/>
          <w:divBdr>
            <w:top w:val="none" w:sz="0" w:space="0" w:color="auto"/>
            <w:left w:val="none" w:sz="0" w:space="0" w:color="auto"/>
            <w:bottom w:val="none" w:sz="0" w:space="0" w:color="auto"/>
            <w:right w:val="none" w:sz="0" w:space="0" w:color="auto"/>
          </w:divBdr>
        </w:div>
        <w:div w:id="1804535963">
          <w:marLeft w:val="0"/>
          <w:marRight w:val="0"/>
          <w:marTop w:val="0"/>
          <w:marBottom w:val="0"/>
          <w:divBdr>
            <w:top w:val="none" w:sz="0" w:space="0" w:color="auto"/>
            <w:left w:val="none" w:sz="0" w:space="0" w:color="auto"/>
            <w:bottom w:val="none" w:sz="0" w:space="0" w:color="auto"/>
            <w:right w:val="none" w:sz="0" w:space="0" w:color="auto"/>
          </w:divBdr>
        </w:div>
        <w:div w:id="539517346">
          <w:marLeft w:val="0"/>
          <w:marRight w:val="0"/>
          <w:marTop w:val="0"/>
          <w:marBottom w:val="0"/>
          <w:divBdr>
            <w:top w:val="none" w:sz="0" w:space="0" w:color="auto"/>
            <w:left w:val="none" w:sz="0" w:space="0" w:color="auto"/>
            <w:bottom w:val="none" w:sz="0" w:space="0" w:color="auto"/>
            <w:right w:val="none" w:sz="0" w:space="0" w:color="auto"/>
          </w:divBdr>
        </w:div>
        <w:div w:id="423184563">
          <w:marLeft w:val="0"/>
          <w:marRight w:val="0"/>
          <w:marTop w:val="0"/>
          <w:marBottom w:val="0"/>
          <w:divBdr>
            <w:top w:val="none" w:sz="0" w:space="0" w:color="auto"/>
            <w:left w:val="none" w:sz="0" w:space="0" w:color="auto"/>
            <w:bottom w:val="none" w:sz="0" w:space="0" w:color="auto"/>
            <w:right w:val="none" w:sz="0" w:space="0" w:color="auto"/>
          </w:divBdr>
        </w:div>
        <w:div w:id="262808225">
          <w:marLeft w:val="0"/>
          <w:marRight w:val="0"/>
          <w:marTop w:val="0"/>
          <w:marBottom w:val="0"/>
          <w:divBdr>
            <w:top w:val="none" w:sz="0" w:space="0" w:color="auto"/>
            <w:left w:val="none" w:sz="0" w:space="0" w:color="auto"/>
            <w:bottom w:val="none" w:sz="0" w:space="0" w:color="auto"/>
            <w:right w:val="none" w:sz="0" w:space="0" w:color="auto"/>
          </w:divBdr>
        </w:div>
        <w:div w:id="33505103">
          <w:marLeft w:val="0"/>
          <w:marRight w:val="0"/>
          <w:marTop w:val="0"/>
          <w:marBottom w:val="0"/>
          <w:divBdr>
            <w:top w:val="none" w:sz="0" w:space="0" w:color="auto"/>
            <w:left w:val="none" w:sz="0" w:space="0" w:color="auto"/>
            <w:bottom w:val="none" w:sz="0" w:space="0" w:color="auto"/>
            <w:right w:val="none" w:sz="0" w:space="0" w:color="auto"/>
          </w:divBdr>
        </w:div>
        <w:div w:id="1273591199">
          <w:marLeft w:val="0"/>
          <w:marRight w:val="0"/>
          <w:marTop w:val="0"/>
          <w:marBottom w:val="0"/>
          <w:divBdr>
            <w:top w:val="none" w:sz="0" w:space="0" w:color="auto"/>
            <w:left w:val="none" w:sz="0" w:space="0" w:color="auto"/>
            <w:bottom w:val="none" w:sz="0" w:space="0" w:color="auto"/>
            <w:right w:val="none" w:sz="0" w:space="0" w:color="auto"/>
          </w:divBdr>
        </w:div>
        <w:div w:id="1830096682">
          <w:marLeft w:val="0"/>
          <w:marRight w:val="0"/>
          <w:marTop w:val="0"/>
          <w:marBottom w:val="0"/>
          <w:divBdr>
            <w:top w:val="none" w:sz="0" w:space="0" w:color="auto"/>
            <w:left w:val="none" w:sz="0" w:space="0" w:color="auto"/>
            <w:bottom w:val="none" w:sz="0" w:space="0" w:color="auto"/>
            <w:right w:val="none" w:sz="0" w:space="0" w:color="auto"/>
          </w:divBdr>
        </w:div>
        <w:div w:id="1531920839">
          <w:marLeft w:val="0"/>
          <w:marRight w:val="0"/>
          <w:marTop w:val="0"/>
          <w:marBottom w:val="0"/>
          <w:divBdr>
            <w:top w:val="none" w:sz="0" w:space="0" w:color="auto"/>
            <w:left w:val="none" w:sz="0" w:space="0" w:color="auto"/>
            <w:bottom w:val="none" w:sz="0" w:space="0" w:color="auto"/>
            <w:right w:val="none" w:sz="0" w:space="0" w:color="auto"/>
          </w:divBdr>
        </w:div>
        <w:div w:id="159124828">
          <w:marLeft w:val="0"/>
          <w:marRight w:val="0"/>
          <w:marTop w:val="0"/>
          <w:marBottom w:val="0"/>
          <w:divBdr>
            <w:top w:val="none" w:sz="0" w:space="0" w:color="auto"/>
            <w:left w:val="none" w:sz="0" w:space="0" w:color="auto"/>
            <w:bottom w:val="none" w:sz="0" w:space="0" w:color="auto"/>
            <w:right w:val="none" w:sz="0" w:space="0" w:color="auto"/>
          </w:divBdr>
        </w:div>
        <w:div w:id="488178600">
          <w:marLeft w:val="0"/>
          <w:marRight w:val="0"/>
          <w:marTop w:val="0"/>
          <w:marBottom w:val="0"/>
          <w:divBdr>
            <w:top w:val="none" w:sz="0" w:space="0" w:color="auto"/>
            <w:left w:val="none" w:sz="0" w:space="0" w:color="auto"/>
            <w:bottom w:val="none" w:sz="0" w:space="0" w:color="auto"/>
            <w:right w:val="none" w:sz="0" w:space="0" w:color="auto"/>
          </w:divBdr>
        </w:div>
        <w:div w:id="1173764260">
          <w:marLeft w:val="0"/>
          <w:marRight w:val="0"/>
          <w:marTop w:val="0"/>
          <w:marBottom w:val="0"/>
          <w:divBdr>
            <w:top w:val="none" w:sz="0" w:space="0" w:color="auto"/>
            <w:left w:val="none" w:sz="0" w:space="0" w:color="auto"/>
            <w:bottom w:val="none" w:sz="0" w:space="0" w:color="auto"/>
            <w:right w:val="none" w:sz="0" w:space="0" w:color="auto"/>
          </w:divBdr>
        </w:div>
        <w:div w:id="2010329585">
          <w:marLeft w:val="0"/>
          <w:marRight w:val="0"/>
          <w:marTop w:val="0"/>
          <w:marBottom w:val="0"/>
          <w:divBdr>
            <w:top w:val="none" w:sz="0" w:space="0" w:color="auto"/>
            <w:left w:val="none" w:sz="0" w:space="0" w:color="auto"/>
            <w:bottom w:val="none" w:sz="0" w:space="0" w:color="auto"/>
            <w:right w:val="none" w:sz="0" w:space="0" w:color="auto"/>
          </w:divBdr>
        </w:div>
        <w:div w:id="338436944">
          <w:marLeft w:val="0"/>
          <w:marRight w:val="0"/>
          <w:marTop w:val="0"/>
          <w:marBottom w:val="0"/>
          <w:divBdr>
            <w:top w:val="none" w:sz="0" w:space="0" w:color="auto"/>
            <w:left w:val="none" w:sz="0" w:space="0" w:color="auto"/>
            <w:bottom w:val="none" w:sz="0" w:space="0" w:color="auto"/>
            <w:right w:val="none" w:sz="0" w:space="0" w:color="auto"/>
          </w:divBdr>
        </w:div>
        <w:div w:id="1429082863">
          <w:marLeft w:val="0"/>
          <w:marRight w:val="0"/>
          <w:marTop w:val="0"/>
          <w:marBottom w:val="0"/>
          <w:divBdr>
            <w:top w:val="none" w:sz="0" w:space="0" w:color="auto"/>
            <w:left w:val="none" w:sz="0" w:space="0" w:color="auto"/>
            <w:bottom w:val="none" w:sz="0" w:space="0" w:color="auto"/>
            <w:right w:val="none" w:sz="0" w:space="0" w:color="auto"/>
          </w:divBdr>
        </w:div>
        <w:div w:id="2064329812">
          <w:marLeft w:val="0"/>
          <w:marRight w:val="0"/>
          <w:marTop w:val="0"/>
          <w:marBottom w:val="0"/>
          <w:divBdr>
            <w:top w:val="none" w:sz="0" w:space="0" w:color="auto"/>
            <w:left w:val="none" w:sz="0" w:space="0" w:color="auto"/>
            <w:bottom w:val="none" w:sz="0" w:space="0" w:color="auto"/>
            <w:right w:val="none" w:sz="0" w:space="0" w:color="auto"/>
          </w:divBdr>
        </w:div>
        <w:div w:id="384107788">
          <w:marLeft w:val="0"/>
          <w:marRight w:val="0"/>
          <w:marTop w:val="0"/>
          <w:marBottom w:val="0"/>
          <w:divBdr>
            <w:top w:val="none" w:sz="0" w:space="0" w:color="auto"/>
            <w:left w:val="none" w:sz="0" w:space="0" w:color="auto"/>
            <w:bottom w:val="none" w:sz="0" w:space="0" w:color="auto"/>
            <w:right w:val="none" w:sz="0" w:space="0" w:color="auto"/>
          </w:divBdr>
        </w:div>
        <w:div w:id="678505485">
          <w:marLeft w:val="0"/>
          <w:marRight w:val="0"/>
          <w:marTop w:val="0"/>
          <w:marBottom w:val="0"/>
          <w:divBdr>
            <w:top w:val="none" w:sz="0" w:space="0" w:color="auto"/>
            <w:left w:val="none" w:sz="0" w:space="0" w:color="auto"/>
            <w:bottom w:val="none" w:sz="0" w:space="0" w:color="auto"/>
            <w:right w:val="none" w:sz="0" w:space="0" w:color="auto"/>
          </w:divBdr>
        </w:div>
      </w:divsChild>
    </w:div>
    <w:div w:id="2031568940">
      <w:bodyDiv w:val="1"/>
      <w:marLeft w:val="0"/>
      <w:marRight w:val="0"/>
      <w:marTop w:val="0"/>
      <w:marBottom w:val="0"/>
      <w:divBdr>
        <w:top w:val="none" w:sz="0" w:space="0" w:color="auto"/>
        <w:left w:val="none" w:sz="0" w:space="0" w:color="auto"/>
        <w:bottom w:val="none" w:sz="0" w:space="0" w:color="auto"/>
        <w:right w:val="none" w:sz="0" w:space="0" w:color="auto"/>
      </w:divBdr>
    </w:div>
    <w:div w:id="2031712636">
      <w:bodyDiv w:val="1"/>
      <w:marLeft w:val="0"/>
      <w:marRight w:val="0"/>
      <w:marTop w:val="0"/>
      <w:marBottom w:val="0"/>
      <w:divBdr>
        <w:top w:val="none" w:sz="0" w:space="0" w:color="auto"/>
        <w:left w:val="none" w:sz="0" w:space="0" w:color="auto"/>
        <w:bottom w:val="none" w:sz="0" w:space="0" w:color="auto"/>
        <w:right w:val="none" w:sz="0" w:space="0" w:color="auto"/>
      </w:divBdr>
    </w:div>
    <w:div w:id="2032753543">
      <w:bodyDiv w:val="1"/>
      <w:marLeft w:val="0"/>
      <w:marRight w:val="0"/>
      <w:marTop w:val="0"/>
      <w:marBottom w:val="0"/>
      <w:divBdr>
        <w:top w:val="none" w:sz="0" w:space="0" w:color="auto"/>
        <w:left w:val="none" w:sz="0" w:space="0" w:color="auto"/>
        <w:bottom w:val="none" w:sz="0" w:space="0" w:color="auto"/>
        <w:right w:val="none" w:sz="0" w:space="0" w:color="auto"/>
      </w:divBdr>
    </w:div>
    <w:div w:id="2033144766">
      <w:bodyDiv w:val="1"/>
      <w:marLeft w:val="0"/>
      <w:marRight w:val="0"/>
      <w:marTop w:val="0"/>
      <w:marBottom w:val="0"/>
      <w:divBdr>
        <w:top w:val="none" w:sz="0" w:space="0" w:color="auto"/>
        <w:left w:val="none" w:sz="0" w:space="0" w:color="auto"/>
        <w:bottom w:val="none" w:sz="0" w:space="0" w:color="auto"/>
        <w:right w:val="none" w:sz="0" w:space="0" w:color="auto"/>
      </w:divBdr>
    </w:div>
    <w:div w:id="2033413529">
      <w:bodyDiv w:val="1"/>
      <w:marLeft w:val="0"/>
      <w:marRight w:val="0"/>
      <w:marTop w:val="0"/>
      <w:marBottom w:val="0"/>
      <w:divBdr>
        <w:top w:val="none" w:sz="0" w:space="0" w:color="auto"/>
        <w:left w:val="none" w:sz="0" w:space="0" w:color="auto"/>
        <w:bottom w:val="none" w:sz="0" w:space="0" w:color="auto"/>
        <w:right w:val="none" w:sz="0" w:space="0" w:color="auto"/>
      </w:divBdr>
      <w:divsChild>
        <w:div w:id="2122146505">
          <w:marLeft w:val="640"/>
          <w:marRight w:val="0"/>
          <w:marTop w:val="0"/>
          <w:marBottom w:val="0"/>
          <w:divBdr>
            <w:top w:val="none" w:sz="0" w:space="0" w:color="auto"/>
            <w:left w:val="none" w:sz="0" w:space="0" w:color="auto"/>
            <w:bottom w:val="none" w:sz="0" w:space="0" w:color="auto"/>
            <w:right w:val="none" w:sz="0" w:space="0" w:color="auto"/>
          </w:divBdr>
        </w:div>
        <w:div w:id="1283731031">
          <w:marLeft w:val="640"/>
          <w:marRight w:val="0"/>
          <w:marTop w:val="0"/>
          <w:marBottom w:val="0"/>
          <w:divBdr>
            <w:top w:val="none" w:sz="0" w:space="0" w:color="auto"/>
            <w:left w:val="none" w:sz="0" w:space="0" w:color="auto"/>
            <w:bottom w:val="none" w:sz="0" w:space="0" w:color="auto"/>
            <w:right w:val="none" w:sz="0" w:space="0" w:color="auto"/>
          </w:divBdr>
        </w:div>
        <w:div w:id="1558318215">
          <w:marLeft w:val="640"/>
          <w:marRight w:val="0"/>
          <w:marTop w:val="0"/>
          <w:marBottom w:val="0"/>
          <w:divBdr>
            <w:top w:val="none" w:sz="0" w:space="0" w:color="auto"/>
            <w:left w:val="none" w:sz="0" w:space="0" w:color="auto"/>
            <w:bottom w:val="none" w:sz="0" w:space="0" w:color="auto"/>
            <w:right w:val="none" w:sz="0" w:space="0" w:color="auto"/>
          </w:divBdr>
        </w:div>
        <w:div w:id="373237016">
          <w:marLeft w:val="640"/>
          <w:marRight w:val="0"/>
          <w:marTop w:val="0"/>
          <w:marBottom w:val="0"/>
          <w:divBdr>
            <w:top w:val="none" w:sz="0" w:space="0" w:color="auto"/>
            <w:left w:val="none" w:sz="0" w:space="0" w:color="auto"/>
            <w:bottom w:val="none" w:sz="0" w:space="0" w:color="auto"/>
            <w:right w:val="none" w:sz="0" w:space="0" w:color="auto"/>
          </w:divBdr>
        </w:div>
        <w:div w:id="624391209">
          <w:marLeft w:val="640"/>
          <w:marRight w:val="0"/>
          <w:marTop w:val="0"/>
          <w:marBottom w:val="0"/>
          <w:divBdr>
            <w:top w:val="none" w:sz="0" w:space="0" w:color="auto"/>
            <w:left w:val="none" w:sz="0" w:space="0" w:color="auto"/>
            <w:bottom w:val="none" w:sz="0" w:space="0" w:color="auto"/>
            <w:right w:val="none" w:sz="0" w:space="0" w:color="auto"/>
          </w:divBdr>
        </w:div>
        <w:div w:id="2129741826">
          <w:marLeft w:val="640"/>
          <w:marRight w:val="0"/>
          <w:marTop w:val="0"/>
          <w:marBottom w:val="0"/>
          <w:divBdr>
            <w:top w:val="none" w:sz="0" w:space="0" w:color="auto"/>
            <w:left w:val="none" w:sz="0" w:space="0" w:color="auto"/>
            <w:bottom w:val="none" w:sz="0" w:space="0" w:color="auto"/>
            <w:right w:val="none" w:sz="0" w:space="0" w:color="auto"/>
          </w:divBdr>
        </w:div>
        <w:div w:id="558712152">
          <w:marLeft w:val="640"/>
          <w:marRight w:val="0"/>
          <w:marTop w:val="0"/>
          <w:marBottom w:val="0"/>
          <w:divBdr>
            <w:top w:val="none" w:sz="0" w:space="0" w:color="auto"/>
            <w:left w:val="none" w:sz="0" w:space="0" w:color="auto"/>
            <w:bottom w:val="none" w:sz="0" w:space="0" w:color="auto"/>
            <w:right w:val="none" w:sz="0" w:space="0" w:color="auto"/>
          </w:divBdr>
        </w:div>
        <w:div w:id="1356418616">
          <w:marLeft w:val="640"/>
          <w:marRight w:val="0"/>
          <w:marTop w:val="0"/>
          <w:marBottom w:val="0"/>
          <w:divBdr>
            <w:top w:val="none" w:sz="0" w:space="0" w:color="auto"/>
            <w:left w:val="none" w:sz="0" w:space="0" w:color="auto"/>
            <w:bottom w:val="none" w:sz="0" w:space="0" w:color="auto"/>
            <w:right w:val="none" w:sz="0" w:space="0" w:color="auto"/>
          </w:divBdr>
        </w:div>
        <w:div w:id="1332677203">
          <w:marLeft w:val="640"/>
          <w:marRight w:val="0"/>
          <w:marTop w:val="0"/>
          <w:marBottom w:val="0"/>
          <w:divBdr>
            <w:top w:val="none" w:sz="0" w:space="0" w:color="auto"/>
            <w:left w:val="none" w:sz="0" w:space="0" w:color="auto"/>
            <w:bottom w:val="none" w:sz="0" w:space="0" w:color="auto"/>
            <w:right w:val="none" w:sz="0" w:space="0" w:color="auto"/>
          </w:divBdr>
        </w:div>
        <w:div w:id="317076721">
          <w:marLeft w:val="640"/>
          <w:marRight w:val="0"/>
          <w:marTop w:val="0"/>
          <w:marBottom w:val="0"/>
          <w:divBdr>
            <w:top w:val="none" w:sz="0" w:space="0" w:color="auto"/>
            <w:left w:val="none" w:sz="0" w:space="0" w:color="auto"/>
            <w:bottom w:val="none" w:sz="0" w:space="0" w:color="auto"/>
            <w:right w:val="none" w:sz="0" w:space="0" w:color="auto"/>
          </w:divBdr>
        </w:div>
        <w:div w:id="557325365">
          <w:marLeft w:val="640"/>
          <w:marRight w:val="0"/>
          <w:marTop w:val="0"/>
          <w:marBottom w:val="0"/>
          <w:divBdr>
            <w:top w:val="none" w:sz="0" w:space="0" w:color="auto"/>
            <w:left w:val="none" w:sz="0" w:space="0" w:color="auto"/>
            <w:bottom w:val="none" w:sz="0" w:space="0" w:color="auto"/>
            <w:right w:val="none" w:sz="0" w:space="0" w:color="auto"/>
          </w:divBdr>
        </w:div>
        <w:div w:id="658313360">
          <w:marLeft w:val="640"/>
          <w:marRight w:val="0"/>
          <w:marTop w:val="0"/>
          <w:marBottom w:val="0"/>
          <w:divBdr>
            <w:top w:val="none" w:sz="0" w:space="0" w:color="auto"/>
            <w:left w:val="none" w:sz="0" w:space="0" w:color="auto"/>
            <w:bottom w:val="none" w:sz="0" w:space="0" w:color="auto"/>
            <w:right w:val="none" w:sz="0" w:space="0" w:color="auto"/>
          </w:divBdr>
        </w:div>
        <w:div w:id="2143768455">
          <w:marLeft w:val="640"/>
          <w:marRight w:val="0"/>
          <w:marTop w:val="0"/>
          <w:marBottom w:val="0"/>
          <w:divBdr>
            <w:top w:val="none" w:sz="0" w:space="0" w:color="auto"/>
            <w:left w:val="none" w:sz="0" w:space="0" w:color="auto"/>
            <w:bottom w:val="none" w:sz="0" w:space="0" w:color="auto"/>
            <w:right w:val="none" w:sz="0" w:space="0" w:color="auto"/>
          </w:divBdr>
        </w:div>
        <w:div w:id="33313280">
          <w:marLeft w:val="640"/>
          <w:marRight w:val="0"/>
          <w:marTop w:val="0"/>
          <w:marBottom w:val="0"/>
          <w:divBdr>
            <w:top w:val="none" w:sz="0" w:space="0" w:color="auto"/>
            <w:left w:val="none" w:sz="0" w:space="0" w:color="auto"/>
            <w:bottom w:val="none" w:sz="0" w:space="0" w:color="auto"/>
            <w:right w:val="none" w:sz="0" w:space="0" w:color="auto"/>
          </w:divBdr>
        </w:div>
        <w:div w:id="1963266806">
          <w:marLeft w:val="640"/>
          <w:marRight w:val="0"/>
          <w:marTop w:val="0"/>
          <w:marBottom w:val="0"/>
          <w:divBdr>
            <w:top w:val="none" w:sz="0" w:space="0" w:color="auto"/>
            <w:left w:val="none" w:sz="0" w:space="0" w:color="auto"/>
            <w:bottom w:val="none" w:sz="0" w:space="0" w:color="auto"/>
            <w:right w:val="none" w:sz="0" w:space="0" w:color="auto"/>
          </w:divBdr>
        </w:div>
        <w:div w:id="1933929768">
          <w:marLeft w:val="640"/>
          <w:marRight w:val="0"/>
          <w:marTop w:val="0"/>
          <w:marBottom w:val="0"/>
          <w:divBdr>
            <w:top w:val="none" w:sz="0" w:space="0" w:color="auto"/>
            <w:left w:val="none" w:sz="0" w:space="0" w:color="auto"/>
            <w:bottom w:val="none" w:sz="0" w:space="0" w:color="auto"/>
            <w:right w:val="none" w:sz="0" w:space="0" w:color="auto"/>
          </w:divBdr>
        </w:div>
        <w:div w:id="1287083887">
          <w:marLeft w:val="640"/>
          <w:marRight w:val="0"/>
          <w:marTop w:val="0"/>
          <w:marBottom w:val="0"/>
          <w:divBdr>
            <w:top w:val="none" w:sz="0" w:space="0" w:color="auto"/>
            <w:left w:val="none" w:sz="0" w:space="0" w:color="auto"/>
            <w:bottom w:val="none" w:sz="0" w:space="0" w:color="auto"/>
            <w:right w:val="none" w:sz="0" w:space="0" w:color="auto"/>
          </w:divBdr>
        </w:div>
        <w:div w:id="1398556287">
          <w:marLeft w:val="640"/>
          <w:marRight w:val="0"/>
          <w:marTop w:val="0"/>
          <w:marBottom w:val="0"/>
          <w:divBdr>
            <w:top w:val="none" w:sz="0" w:space="0" w:color="auto"/>
            <w:left w:val="none" w:sz="0" w:space="0" w:color="auto"/>
            <w:bottom w:val="none" w:sz="0" w:space="0" w:color="auto"/>
            <w:right w:val="none" w:sz="0" w:space="0" w:color="auto"/>
          </w:divBdr>
        </w:div>
        <w:div w:id="134110258">
          <w:marLeft w:val="640"/>
          <w:marRight w:val="0"/>
          <w:marTop w:val="0"/>
          <w:marBottom w:val="0"/>
          <w:divBdr>
            <w:top w:val="none" w:sz="0" w:space="0" w:color="auto"/>
            <w:left w:val="none" w:sz="0" w:space="0" w:color="auto"/>
            <w:bottom w:val="none" w:sz="0" w:space="0" w:color="auto"/>
            <w:right w:val="none" w:sz="0" w:space="0" w:color="auto"/>
          </w:divBdr>
        </w:div>
        <w:div w:id="265701987">
          <w:marLeft w:val="640"/>
          <w:marRight w:val="0"/>
          <w:marTop w:val="0"/>
          <w:marBottom w:val="0"/>
          <w:divBdr>
            <w:top w:val="none" w:sz="0" w:space="0" w:color="auto"/>
            <w:left w:val="none" w:sz="0" w:space="0" w:color="auto"/>
            <w:bottom w:val="none" w:sz="0" w:space="0" w:color="auto"/>
            <w:right w:val="none" w:sz="0" w:space="0" w:color="auto"/>
          </w:divBdr>
        </w:div>
        <w:div w:id="1289969021">
          <w:marLeft w:val="640"/>
          <w:marRight w:val="0"/>
          <w:marTop w:val="0"/>
          <w:marBottom w:val="0"/>
          <w:divBdr>
            <w:top w:val="none" w:sz="0" w:space="0" w:color="auto"/>
            <w:left w:val="none" w:sz="0" w:space="0" w:color="auto"/>
            <w:bottom w:val="none" w:sz="0" w:space="0" w:color="auto"/>
            <w:right w:val="none" w:sz="0" w:space="0" w:color="auto"/>
          </w:divBdr>
        </w:div>
        <w:div w:id="557473357">
          <w:marLeft w:val="640"/>
          <w:marRight w:val="0"/>
          <w:marTop w:val="0"/>
          <w:marBottom w:val="0"/>
          <w:divBdr>
            <w:top w:val="none" w:sz="0" w:space="0" w:color="auto"/>
            <w:left w:val="none" w:sz="0" w:space="0" w:color="auto"/>
            <w:bottom w:val="none" w:sz="0" w:space="0" w:color="auto"/>
            <w:right w:val="none" w:sz="0" w:space="0" w:color="auto"/>
          </w:divBdr>
        </w:div>
        <w:div w:id="1345590268">
          <w:marLeft w:val="640"/>
          <w:marRight w:val="0"/>
          <w:marTop w:val="0"/>
          <w:marBottom w:val="0"/>
          <w:divBdr>
            <w:top w:val="none" w:sz="0" w:space="0" w:color="auto"/>
            <w:left w:val="none" w:sz="0" w:space="0" w:color="auto"/>
            <w:bottom w:val="none" w:sz="0" w:space="0" w:color="auto"/>
            <w:right w:val="none" w:sz="0" w:space="0" w:color="auto"/>
          </w:divBdr>
        </w:div>
        <w:div w:id="1146043007">
          <w:marLeft w:val="640"/>
          <w:marRight w:val="0"/>
          <w:marTop w:val="0"/>
          <w:marBottom w:val="0"/>
          <w:divBdr>
            <w:top w:val="none" w:sz="0" w:space="0" w:color="auto"/>
            <w:left w:val="none" w:sz="0" w:space="0" w:color="auto"/>
            <w:bottom w:val="none" w:sz="0" w:space="0" w:color="auto"/>
            <w:right w:val="none" w:sz="0" w:space="0" w:color="auto"/>
          </w:divBdr>
        </w:div>
        <w:div w:id="1138693207">
          <w:marLeft w:val="640"/>
          <w:marRight w:val="0"/>
          <w:marTop w:val="0"/>
          <w:marBottom w:val="0"/>
          <w:divBdr>
            <w:top w:val="none" w:sz="0" w:space="0" w:color="auto"/>
            <w:left w:val="none" w:sz="0" w:space="0" w:color="auto"/>
            <w:bottom w:val="none" w:sz="0" w:space="0" w:color="auto"/>
            <w:right w:val="none" w:sz="0" w:space="0" w:color="auto"/>
          </w:divBdr>
        </w:div>
        <w:div w:id="1745832941">
          <w:marLeft w:val="640"/>
          <w:marRight w:val="0"/>
          <w:marTop w:val="0"/>
          <w:marBottom w:val="0"/>
          <w:divBdr>
            <w:top w:val="none" w:sz="0" w:space="0" w:color="auto"/>
            <w:left w:val="none" w:sz="0" w:space="0" w:color="auto"/>
            <w:bottom w:val="none" w:sz="0" w:space="0" w:color="auto"/>
            <w:right w:val="none" w:sz="0" w:space="0" w:color="auto"/>
          </w:divBdr>
        </w:div>
        <w:div w:id="1869950055">
          <w:marLeft w:val="640"/>
          <w:marRight w:val="0"/>
          <w:marTop w:val="0"/>
          <w:marBottom w:val="0"/>
          <w:divBdr>
            <w:top w:val="none" w:sz="0" w:space="0" w:color="auto"/>
            <w:left w:val="none" w:sz="0" w:space="0" w:color="auto"/>
            <w:bottom w:val="none" w:sz="0" w:space="0" w:color="auto"/>
            <w:right w:val="none" w:sz="0" w:space="0" w:color="auto"/>
          </w:divBdr>
        </w:div>
        <w:div w:id="2049991759">
          <w:marLeft w:val="640"/>
          <w:marRight w:val="0"/>
          <w:marTop w:val="0"/>
          <w:marBottom w:val="0"/>
          <w:divBdr>
            <w:top w:val="none" w:sz="0" w:space="0" w:color="auto"/>
            <w:left w:val="none" w:sz="0" w:space="0" w:color="auto"/>
            <w:bottom w:val="none" w:sz="0" w:space="0" w:color="auto"/>
            <w:right w:val="none" w:sz="0" w:space="0" w:color="auto"/>
          </w:divBdr>
        </w:div>
        <w:div w:id="1170752325">
          <w:marLeft w:val="640"/>
          <w:marRight w:val="0"/>
          <w:marTop w:val="0"/>
          <w:marBottom w:val="0"/>
          <w:divBdr>
            <w:top w:val="none" w:sz="0" w:space="0" w:color="auto"/>
            <w:left w:val="none" w:sz="0" w:space="0" w:color="auto"/>
            <w:bottom w:val="none" w:sz="0" w:space="0" w:color="auto"/>
            <w:right w:val="none" w:sz="0" w:space="0" w:color="auto"/>
          </w:divBdr>
        </w:div>
        <w:div w:id="1181579368">
          <w:marLeft w:val="640"/>
          <w:marRight w:val="0"/>
          <w:marTop w:val="0"/>
          <w:marBottom w:val="0"/>
          <w:divBdr>
            <w:top w:val="none" w:sz="0" w:space="0" w:color="auto"/>
            <w:left w:val="none" w:sz="0" w:space="0" w:color="auto"/>
            <w:bottom w:val="none" w:sz="0" w:space="0" w:color="auto"/>
            <w:right w:val="none" w:sz="0" w:space="0" w:color="auto"/>
          </w:divBdr>
        </w:div>
        <w:div w:id="1810517024">
          <w:marLeft w:val="640"/>
          <w:marRight w:val="0"/>
          <w:marTop w:val="0"/>
          <w:marBottom w:val="0"/>
          <w:divBdr>
            <w:top w:val="none" w:sz="0" w:space="0" w:color="auto"/>
            <w:left w:val="none" w:sz="0" w:space="0" w:color="auto"/>
            <w:bottom w:val="none" w:sz="0" w:space="0" w:color="auto"/>
            <w:right w:val="none" w:sz="0" w:space="0" w:color="auto"/>
          </w:divBdr>
        </w:div>
        <w:div w:id="380709681">
          <w:marLeft w:val="640"/>
          <w:marRight w:val="0"/>
          <w:marTop w:val="0"/>
          <w:marBottom w:val="0"/>
          <w:divBdr>
            <w:top w:val="none" w:sz="0" w:space="0" w:color="auto"/>
            <w:left w:val="none" w:sz="0" w:space="0" w:color="auto"/>
            <w:bottom w:val="none" w:sz="0" w:space="0" w:color="auto"/>
            <w:right w:val="none" w:sz="0" w:space="0" w:color="auto"/>
          </w:divBdr>
        </w:div>
        <w:div w:id="351107701">
          <w:marLeft w:val="640"/>
          <w:marRight w:val="0"/>
          <w:marTop w:val="0"/>
          <w:marBottom w:val="0"/>
          <w:divBdr>
            <w:top w:val="none" w:sz="0" w:space="0" w:color="auto"/>
            <w:left w:val="none" w:sz="0" w:space="0" w:color="auto"/>
            <w:bottom w:val="none" w:sz="0" w:space="0" w:color="auto"/>
            <w:right w:val="none" w:sz="0" w:space="0" w:color="auto"/>
          </w:divBdr>
        </w:div>
        <w:div w:id="439909845">
          <w:marLeft w:val="640"/>
          <w:marRight w:val="0"/>
          <w:marTop w:val="0"/>
          <w:marBottom w:val="0"/>
          <w:divBdr>
            <w:top w:val="none" w:sz="0" w:space="0" w:color="auto"/>
            <w:left w:val="none" w:sz="0" w:space="0" w:color="auto"/>
            <w:bottom w:val="none" w:sz="0" w:space="0" w:color="auto"/>
            <w:right w:val="none" w:sz="0" w:space="0" w:color="auto"/>
          </w:divBdr>
        </w:div>
        <w:div w:id="2102097860">
          <w:marLeft w:val="640"/>
          <w:marRight w:val="0"/>
          <w:marTop w:val="0"/>
          <w:marBottom w:val="0"/>
          <w:divBdr>
            <w:top w:val="none" w:sz="0" w:space="0" w:color="auto"/>
            <w:left w:val="none" w:sz="0" w:space="0" w:color="auto"/>
            <w:bottom w:val="none" w:sz="0" w:space="0" w:color="auto"/>
            <w:right w:val="none" w:sz="0" w:space="0" w:color="auto"/>
          </w:divBdr>
        </w:div>
        <w:div w:id="1041713798">
          <w:marLeft w:val="640"/>
          <w:marRight w:val="0"/>
          <w:marTop w:val="0"/>
          <w:marBottom w:val="0"/>
          <w:divBdr>
            <w:top w:val="none" w:sz="0" w:space="0" w:color="auto"/>
            <w:left w:val="none" w:sz="0" w:space="0" w:color="auto"/>
            <w:bottom w:val="none" w:sz="0" w:space="0" w:color="auto"/>
            <w:right w:val="none" w:sz="0" w:space="0" w:color="auto"/>
          </w:divBdr>
        </w:div>
        <w:div w:id="253707277">
          <w:marLeft w:val="640"/>
          <w:marRight w:val="0"/>
          <w:marTop w:val="0"/>
          <w:marBottom w:val="0"/>
          <w:divBdr>
            <w:top w:val="none" w:sz="0" w:space="0" w:color="auto"/>
            <w:left w:val="none" w:sz="0" w:space="0" w:color="auto"/>
            <w:bottom w:val="none" w:sz="0" w:space="0" w:color="auto"/>
            <w:right w:val="none" w:sz="0" w:space="0" w:color="auto"/>
          </w:divBdr>
        </w:div>
        <w:div w:id="1071079120">
          <w:marLeft w:val="640"/>
          <w:marRight w:val="0"/>
          <w:marTop w:val="0"/>
          <w:marBottom w:val="0"/>
          <w:divBdr>
            <w:top w:val="none" w:sz="0" w:space="0" w:color="auto"/>
            <w:left w:val="none" w:sz="0" w:space="0" w:color="auto"/>
            <w:bottom w:val="none" w:sz="0" w:space="0" w:color="auto"/>
            <w:right w:val="none" w:sz="0" w:space="0" w:color="auto"/>
          </w:divBdr>
        </w:div>
        <w:div w:id="1839152597">
          <w:marLeft w:val="640"/>
          <w:marRight w:val="0"/>
          <w:marTop w:val="0"/>
          <w:marBottom w:val="0"/>
          <w:divBdr>
            <w:top w:val="none" w:sz="0" w:space="0" w:color="auto"/>
            <w:left w:val="none" w:sz="0" w:space="0" w:color="auto"/>
            <w:bottom w:val="none" w:sz="0" w:space="0" w:color="auto"/>
            <w:right w:val="none" w:sz="0" w:space="0" w:color="auto"/>
          </w:divBdr>
        </w:div>
        <w:div w:id="474446733">
          <w:marLeft w:val="640"/>
          <w:marRight w:val="0"/>
          <w:marTop w:val="0"/>
          <w:marBottom w:val="0"/>
          <w:divBdr>
            <w:top w:val="none" w:sz="0" w:space="0" w:color="auto"/>
            <w:left w:val="none" w:sz="0" w:space="0" w:color="auto"/>
            <w:bottom w:val="none" w:sz="0" w:space="0" w:color="auto"/>
            <w:right w:val="none" w:sz="0" w:space="0" w:color="auto"/>
          </w:divBdr>
        </w:div>
        <w:div w:id="81026532">
          <w:marLeft w:val="640"/>
          <w:marRight w:val="0"/>
          <w:marTop w:val="0"/>
          <w:marBottom w:val="0"/>
          <w:divBdr>
            <w:top w:val="none" w:sz="0" w:space="0" w:color="auto"/>
            <w:left w:val="none" w:sz="0" w:space="0" w:color="auto"/>
            <w:bottom w:val="none" w:sz="0" w:space="0" w:color="auto"/>
            <w:right w:val="none" w:sz="0" w:space="0" w:color="auto"/>
          </w:divBdr>
        </w:div>
        <w:div w:id="706373947">
          <w:marLeft w:val="640"/>
          <w:marRight w:val="0"/>
          <w:marTop w:val="0"/>
          <w:marBottom w:val="0"/>
          <w:divBdr>
            <w:top w:val="none" w:sz="0" w:space="0" w:color="auto"/>
            <w:left w:val="none" w:sz="0" w:space="0" w:color="auto"/>
            <w:bottom w:val="none" w:sz="0" w:space="0" w:color="auto"/>
            <w:right w:val="none" w:sz="0" w:space="0" w:color="auto"/>
          </w:divBdr>
        </w:div>
        <w:div w:id="737482329">
          <w:marLeft w:val="640"/>
          <w:marRight w:val="0"/>
          <w:marTop w:val="0"/>
          <w:marBottom w:val="0"/>
          <w:divBdr>
            <w:top w:val="none" w:sz="0" w:space="0" w:color="auto"/>
            <w:left w:val="none" w:sz="0" w:space="0" w:color="auto"/>
            <w:bottom w:val="none" w:sz="0" w:space="0" w:color="auto"/>
            <w:right w:val="none" w:sz="0" w:space="0" w:color="auto"/>
          </w:divBdr>
        </w:div>
        <w:div w:id="1784038375">
          <w:marLeft w:val="640"/>
          <w:marRight w:val="0"/>
          <w:marTop w:val="0"/>
          <w:marBottom w:val="0"/>
          <w:divBdr>
            <w:top w:val="none" w:sz="0" w:space="0" w:color="auto"/>
            <w:left w:val="none" w:sz="0" w:space="0" w:color="auto"/>
            <w:bottom w:val="none" w:sz="0" w:space="0" w:color="auto"/>
            <w:right w:val="none" w:sz="0" w:space="0" w:color="auto"/>
          </w:divBdr>
        </w:div>
        <w:div w:id="385029977">
          <w:marLeft w:val="640"/>
          <w:marRight w:val="0"/>
          <w:marTop w:val="0"/>
          <w:marBottom w:val="0"/>
          <w:divBdr>
            <w:top w:val="none" w:sz="0" w:space="0" w:color="auto"/>
            <w:left w:val="none" w:sz="0" w:space="0" w:color="auto"/>
            <w:bottom w:val="none" w:sz="0" w:space="0" w:color="auto"/>
            <w:right w:val="none" w:sz="0" w:space="0" w:color="auto"/>
          </w:divBdr>
        </w:div>
        <w:div w:id="1110006381">
          <w:marLeft w:val="640"/>
          <w:marRight w:val="0"/>
          <w:marTop w:val="0"/>
          <w:marBottom w:val="0"/>
          <w:divBdr>
            <w:top w:val="none" w:sz="0" w:space="0" w:color="auto"/>
            <w:left w:val="none" w:sz="0" w:space="0" w:color="auto"/>
            <w:bottom w:val="none" w:sz="0" w:space="0" w:color="auto"/>
            <w:right w:val="none" w:sz="0" w:space="0" w:color="auto"/>
          </w:divBdr>
        </w:div>
        <w:div w:id="714042325">
          <w:marLeft w:val="640"/>
          <w:marRight w:val="0"/>
          <w:marTop w:val="0"/>
          <w:marBottom w:val="0"/>
          <w:divBdr>
            <w:top w:val="none" w:sz="0" w:space="0" w:color="auto"/>
            <w:left w:val="none" w:sz="0" w:space="0" w:color="auto"/>
            <w:bottom w:val="none" w:sz="0" w:space="0" w:color="auto"/>
            <w:right w:val="none" w:sz="0" w:space="0" w:color="auto"/>
          </w:divBdr>
        </w:div>
        <w:div w:id="1618171722">
          <w:marLeft w:val="640"/>
          <w:marRight w:val="0"/>
          <w:marTop w:val="0"/>
          <w:marBottom w:val="0"/>
          <w:divBdr>
            <w:top w:val="none" w:sz="0" w:space="0" w:color="auto"/>
            <w:left w:val="none" w:sz="0" w:space="0" w:color="auto"/>
            <w:bottom w:val="none" w:sz="0" w:space="0" w:color="auto"/>
            <w:right w:val="none" w:sz="0" w:space="0" w:color="auto"/>
          </w:divBdr>
        </w:div>
        <w:div w:id="1562253122">
          <w:marLeft w:val="640"/>
          <w:marRight w:val="0"/>
          <w:marTop w:val="0"/>
          <w:marBottom w:val="0"/>
          <w:divBdr>
            <w:top w:val="none" w:sz="0" w:space="0" w:color="auto"/>
            <w:left w:val="none" w:sz="0" w:space="0" w:color="auto"/>
            <w:bottom w:val="none" w:sz="0" w:space="0" w:color="auto"/>
            <w:right w:val="none" w:sz="0" w:space="0" w:color="auto"/>
          </w:divBdr>
        </w:div>
        <w:div w:id="1243906004">
          <w:marLeft w:val="640"/>
          <w:marRight w:val="0"/>
          <w:marTop w:val="0"/>
          <w:marBottom w:val="0"/>
          <w:divBdr>
            <w:top w:val="none" w:sz="0" w:space="0" w:color="auto"/>
            <w:left w:val="none" w:sz="0" w:space="0" w:color="auto"/>
            <w:bottom w:val="none" w:sz="0" w:space="0" w:color="auto"/>
            <w:right w:val="none" w:sz="0" w:space="0" w:color="auto"/>
          </w:divBdr>
        </w:div>
        <w:div w:id="549921234">
          <w:marLeft w:val="640"/>
          <w:marRight w:val="0"/>
          <w:marTop w:val="0"/>
          <w:marBottom w:val="0"/>
          <w:divBdr>
            <w:top w:val="none" w:sz="0" w:space="0" w:color="auto"/>
            <w:left w:val="none" w:sz="0" w:space="0" w:color="auto"/>
            <w:bottom w:val="none" w:sz="0" w:space="0" w:color="auto"/>
            <w:right w:val="none" w:sz="0" w:space="0" w:color="auto"/>
          </w:divBdr>
        </w:div>
      </w:divsChild>
    </w:div>
    <w:div w:id="2034114865">
      <w:bodyDiv w:val="1"/>
      <w:marLeft w:val="0"/>
      <w:marRight w:val="0"/>
      <w:marTop w:val="0"/>
      <w:marBottom w:val="0"/>
      <w:divBdr>
        <w:top w:val="none" w:sz="0" w:space="0" w:color="auto"/>
        <w:left w:val="none" w:sz="0" w:space="0" w:color="auto"/>
        <w:bottom w:val="none" w:sz="0" w:space="0" w:color="auto"/>
        <w:right w:val="none" w:sz="0" w:space="0" w:color="auto"/>
      </w:divBdr>
    </w:div>
    <w:div w:id="2034457482">
      <w:bodyDiv w:val="1"/>
      <w:marLeft w:val="0"/>
      <w:marRight w:val="0"/>
      <w:marTop w:val="0"/>
      <w:marBottom w:val="0"/>
      <w:divBdr>
        <w:top w:val="none" w:sz="0" w:space="0" w:color="auto"/>
        <w:left w:val="none" w:sz="0" w:space="0" w:color="auto"/>
        <w:bottom w:val="none" w:sz="0" w:space="0" w:color="auto"/>
        <w:right w:val="none" w:sz="0" w:space="0" w:color="auto"/>
      </w:divBdr>
    </w:div>
    <w:div w:id="2034577118">
      <w:bodyDiv w:val="1"/>
      <w:marLeft w:val="0"/>
      <w:marRight w:val="0"/>
      <w:marTop w:val="0"/>
      <w:marBottom w:val="0"/>
      <w:divBdr>
        <w:top w:val="none" w:sz="0" w:space="0" w:color="auto"/>
        <w:left w:val="none" w:sz="0" w:space="0" w:color="auto"/>
        <w:bottom w:val="none" w:sz="0" w:space="0" w:color="auto"/>
        <w:right w:val="none" w:sz="0" w:space="0" w:color="auto"/>
      </w:divBdr>
    </w:div>
    <w:div w:id="2034721155">
      <w:bodyDiv w:val="1"/>
      <w:marLeft w:val="0"/>
      <w:marRight w:val="0"/>
      <w:marTop w:val="0"/>
      <w:marBottom w:val="0"/>
      <w:divBdr>
        <w:top w:val="none" w:sz="0" w:space="0" w:color="auto"/>
        <w:left w:val="none" w:sz="0" w:space="0" w:color="auto"/>
        <w:bottom w:val="none" w:sz="0" w:space="0" w:color="auto"/>
        <w:right w:val="none" w:sz="0" w:space="0" w:color="auto"/>
      </w:divBdr>
    </w:div>
    <w:div w:id="2034840415">
      <w:bodyDiv w:val="1"/>
      <w:marLeft w:val="0"/>
      <w:marRight w:val="0"/>
      <w:marTop w:val="0"/>
      <w:marBottom w:val="0"/>
      <w:divBdr>
        <w:top w:val="none" w:sz="0" w:space="0" w:color="auto"/>
        <w:left w:val="none" w:sz="0" w:space="0" w:color="auto"/>
        <w:bottom w:val="none" w:sz="0" w:space="0" w:color="auto"/>
        <w:right w:val="none" w:sz="0" w:space="0" w:color="auto"/>
      </w:divBdr>
    </w:div>
    <w:div w:id="2034845379">
      <w:bodyDiv w:val="1"/>
      <w:marLeft w:val="0"/>
      <w:marRight w:val="0"/>
      <w:marTop w:val="0"/>
      <w:marBottom w:val="0"/>
      <w:divBdr>
        <w:top w:val="none" w:sz="0" w:space="0" w:color="auto"/>
        <w:left w:val="none" w:sz="0" w:space="0" w:color="auto"/>
        <w:bottom w:val="none" w:sz="0" w:space="0" w:color="auto"/>
        <w:right w:val="none" w:sz="0" w:space="0" w:color="auto"/>
      </w:divBdr>
    </w:div>
    <w:div w:id="2035036580">
      <w:bodyDiv w:val="1"/>
      <w:marLeft w:val="0"/>
      <w:marRight w:val="0"/>
      <w:marTop w:val="0"/>
      <w:marBottom w:val="0"/>
      <w:divBdr>
        <w:top w:val="none" w:sz="0" w:space="0" w:color="auto"/>
        <w:left w:val="none" w:sz="0" w:space="0" w:color="auto"/>
        <w:bottom w:val="none" w:sz="0" w:space="0" w:color="auto"/>
        <w:right w:val="none" w:sz="0" w:space="0" w:color="auto"/>
      </w:divBdr>
    </w:div>
    <w:div w:id="2035155348">
      <w:bodyDiv w:val="1"/>
      <w:marLeft w:val="0"/>
      <w:marRight w:val="0"/>
      <w:marTop w:val="0"/>
      <w:marBottom w:val="0"/>
      <w:divBdr>
        <w:top w:val="none" w:sz="0" w:space="0" w:color="auto"/>
        <w:left w:val="none" w:sz="0" w:space="0" w:color="auto"/>
        <w:bottom w:val="none" w:sz="0" w:space="0" w:color="auto"/>
        <w:right w:val="none" w:sz="0" w:space="0" w:color="auto"/>
      </w:divBdr>
    </w:div>
    <w:div w:id="2036953311">
      <w:bodyDiv w:val="1"/>
      <w:marLeft w:val="0"/>
      <w:marRight w:val="0"/>
      <w:marTop w:val="0"/>
      <w:marBottom w:val="0"/>
      <w:divBdr>
        <w:top w:val="none" w:sz="0" w:space="0" w:color="auto"/>
        <w:left w:val="none" w:sz="0" w:space="0" w:color="auto"/>
        <w:bottom w:val="none" w:sz="0" w:space="0" w:color="auto"/>
        <w:right w:val="none" w:sz="0" w:space="0" w:color="auto"/>
      </w:divBdr>
    </w:div>
    <w:div w:id="2037651254">
      <w:bodyDiv w:val="1"/>
      <w:marLeft w:val="0"/>
      <w:marRight w:val="0"/>
      <w:marTop w:val="0"/>
      <w:marBottom w:val="0"/>
      <w:divBdr>
        <w:top w:val="none" w:sz="0" w:space="0" w:color="auto"/>
        <w:left w:val="none" w:sz="0" w:space="0" w:color="auto"/>
        <w:bottom w:val="none" w:sz="0" w:space="0" w:color="auto"/>
        <w:right w:val="none" w:sz="0" w:space="0" w:color="auto"/>
      </w:divBdr>
    </w:div>
    <w:div w:id="2037732224">
      <w:bodyDiv w:val="1"/>
      <w:marLeft w:val="0"/>
      <w:marRight w:val="0"/>
      <w:marTop w:val="0"/>
      <w:marBottom w:val="0"/>
      <w:divBdr>
        <w:top w:val="none" w:sz="0" w:space="0" w:color="auto"/>
        <w:left w:val="none" w:sz="0" w:space="0" w:color="auto"/>
        <w:bottom w:val="none" w:sz="0" w:space="0" w:color="auto"/>
        <w:right w:val="none" w:sz="0" w:space="0" w:color="auto"/>
      </w:divBdr>
    </w:div>
    <w:div w:id="2038656669">
      <w:bodyDiv w:val="1"/>
      <w:marLeft w:val="0"/>
      <w:marRight w:val="0"/>
      <w:marTop w:val="0"/>
      <w:marBottom w:val="0"/>
      <w:divBdr>
        <w:top w:val="none" w:sz="0" w:space="0" w:color="auto"/>
        <w:left w:val="none" w:sz="0" w:space="0" w:color="auto"/>
        <w:bottom w:val="none" w:sz="0" w:space="0" w:color="auto"/>
        <w:right w:val="none" w:sz="0" w:space="0" w:color="auto"/>
      </w:divBdr>
    </w:div>
    <w:div w:id="2039046200">
      <w:bodyDiv w:val="1"/>
      <w:marLeft w:val="0"/>
      <w:marRight w:val="0"/>
      <w:marTop w:val="0"/>
      <w:marBottom w:val="0"/>
      <w:divBdr>
        <w:top w:val="none" w:sz="0" w:space="0" w:color="auto"/>
        <w:left w:val="none" w:sz="0" w:space="0" w:color="auto"/>
        <w:bottom w:val="none" w:sz="0" w:space="0" w:color="auto"/>
        <w:right w:val="none" w:sz="0" w:space="0" w:color="auto"/>
      </w:divBdr>
    </w:div>
    <w:div w:id="2039355041">
      <w:bodyDiv w:val="1"/>
      <w:marLeft w:val="0"/>
      <w:marRight w:val="0"/>
      <w:marTop w:val="0"/>
      <w:marBottom w:val="0"/>
      <w:divBdr>
        <w:top w:val="none" w:sz="0" w:space="0" w:color="auto"/>
        <w:left w:val="none" w:sz="0" w:space="0" w:color="auto"/>
        <w:bottom w:val="none" w:sz="0" w:space="0" w:color="auto"/>
        <w:right w:val="none" w:sz="0" w:space="0" w:color="auto"/>
      </w:divBdr>
    </w:div>
    <w:div w:id="2039501340">
      <w:bodyDiv w:val="1"/>
      <w:marLeft w:val="0"/>
      <w:marRight w:val="0"/>
      <w:marTop w:val="0"/>
      <w:marBottom w:val="0"/>
      <w:divBdr>
        <w:top w:val="none" w:sz="0" w:space="0" w:color="auto"/>
        <w:left w:val="none" w:sz="0" w:space="0" w:color="auto"/>
        <w:bottom w:val="none" w:sz="0" w:space="0" w:color="auto"/>
        <w:right w:val="none" w:sz="0" w:space="0" w:color="auto"/>
      </w:divBdr>
    </w:div>
    <w:div w:id="2040351371">
      <w:bodyDiv w:val="1"/>
      <w:marLeft w:val="0"/>
      <w:marRight w:val="0"/>
      <w:marTop w:val="0"/>
      <w:marBottom w:val="0"/>
      <w:divBdr>
        <w:top w:val="none" w:sz="0" w:space="0" w:color="auto"/>
        <w:left w:val="none" w:sz="0" w:space="0" w:color="auto"/>
        <w:bottom w:val="none" w:sz="0" w:space="0" w:color="auto"/>
        <w:right w:val="none" w:sz="0" w:space="0" w:color="auto"/>
      </w:divBdr>
    </w:div>
    <w:div w:id="2040662158">
      <w:bodyDiv w:val="1"/>
      <w:marLeft w:val="0"/>
      <w:marRight w:val="0"/>
      <w:marTop w:val="0"/>
      <w:marBottom w:val="0"/>
      <w:divBdr>
        <w:top w:val="none" w:sz="0" w:space="0" w:color="auto"/>
        <w:left w:val="none" w:sz="0" w:space="0" w:color="auto"/>
        <w:bottom w:val="none" w:sz="0" w:space="0" w:color="auto"/>
        <w:right w:val="none" w:sz="0" w:space="0" w:color="auto"/>
      </w:divBdr>
    </w:div>
    <w:div w:id="2041858410">
      <w:bodyDiv w:val="1"/>
      <w:marLeft w:val="0"/>
      <w:marRight w:val="0"/>
      <w:marTop w:val="0"/>
      <w:marBottom w:val="0"/>
      <w:divBdr>
        <w:top w:val="none" w:sz="0" w:space="0" w:color="auto"/>
        <w:left w:val="none" w:sz="0" w:space="0" w:color="auto"/>
        <w:bottom w:val="none" w:sz="0" w:space="0" w:color="auto"/>
        <w:right w:val="none" w:sz="0" w:space="0" w:color="auto"/>
      </w:divBdr>
    </w:div>
    <w:div w:id="2042588534">
      <w:bodyDiv w:val="1"/>
      <w:marLeft w:val="0"/>
      <w:marRight w:val="0"/>
      <w:marTop w:val="0"/>
      <w:marBottom w:val="0"/>
      <w:divBdr>
        <w:top w:val="none" w:sz="0" w:space="0" w:color="auto"/>
        <w:left w:val="none" w:sz="0" w:space="0" w:color="auto"/>
        <w:bottom w:val="none" w:sz="0" w:space="0" w:color="auto"/>
        <w:right w:val="none" w:sz="0" w:space="0" w:color="auto"/>
      </w:divBdr>
    </w:div>
    <w:div w:id="2042826578">
      <w:bodyDiv w:val="1"/>
      <w:marLeft w:val="0"/>
      <w:marRight w:val="0"/>
      <w:marTop w:val="0"/>
      <w:marBottom w:val="0"/>
      <w:divBdr>
        <w:top w:val="none" w:sz="0" w:space="0" w:color="auto"/>
        <w:left w:val="none" w:sz="0" w:space="0" w:color="auto"/>
        <w:bottom w:val="none" w:sz="0" w:space="0" w:color="auto"/>
        <w:right w:val="none" w:sz="0" w:space="0" w:color="auto"/>
      </w:divBdr>
    </w:div>
    <w:div w:id="2042851776">
      <w:bodyDiv w:val="1"/>
      <w:marLeft w:val="0"/>
      <w:marRight w:val="0"/>
      <w:marTop w:val="0"/>
      <w:marBottom w:val="0"/>
      <w:divBdr>
        <w:top w:val="none" w:sz="0" w:space="0" w:color="auto"/>
        <w:left w:val="none" w:sz="0" w:space="0" w:color="auto"/>
        <w:bottom w:val="none" w:sz="0" w:space="0" w:color="auto"/>
        <w:right w:val="none" w:sz="0" w:space="0" w:color="auto"/>
      </w:divBdr>
    </w:div>
    <w:div w:id="2042900445">
      <w:bodyDiv w:val="1"/>
      <w:marLeft w:val="0"/>
      <w:marRight w:val="0"/>
      <w:marTop w:val="0"/>
      <w:marBottom w:val="0"/>
      <w:divBdr>
        <w:top w:val="none" w:sz="0" w:space="0" w:color="auto"/>
        <w:left w:val="none" w:sz="0" w:space="0" w:color="auto"/>
        <w:bottom w:val="none" w:sz="0" w:space="0" w:color="auto"/>
        <w:right w:val="none" w:sz="0" w:space="0" w:color="auto"/>
      </w:divBdr>
    </w:div>
    <w:div w:id="2043894433">
      <w:bodyDiv w:val="1"/>
      <w:marLeft w:val="0"/>
      <w:marRight w:val="0"/>
      <w:marTop w:val="0"/>
      <w:marBottom w:val="0"/>
      <w:divBdr>
        <w:top w:val="none" w:sz="0" w:space="0" w:color="auto"/>
        <w:left w:val="none" w:sz="0" w:space="0" w:color="auto"/>
        <w:bottom w:val="none" w:sz="0" w:space="0" w:color="auto"/>
        <w:right w:val="none" w:sz="0" w:space="0" w:color="auto"/>
      </w:divBdr>
    </w:div>
    <w:div w:id="2044478253">
      <w:bodyDiv w:val="1"/>
      <w:marLeft w:val="0"/>
      <w:marRight w:val="0"/>
      <w:marTop w:val="0"/>
      <w:marBottom w:val="0"/>
      <w:divBdr>
        <w:top w:val="none" w:sz="0" w:space="0" w:color="auto"/>
        <w:left w:val="none" w:sz="0" w:space="0" w:color="auto"/>
        <w:bottom w:val="none" w:sz="0" w:space="0" w:color="auto"/>
        <w:right w:val="none" w:sz="0" w:space="0" w:color="auto"/>
      </w:divBdr>
    </w:div>
    <w:div w:id="2044743648">
      <w:bodyDiv w:val="1"/>
      <w:marLeft w:val="0"/>
      <w:marRight w:val="0"/>
      <w:marTop w:val="0"/>
      <w:marBottom w:val="0"/>
      <w:divBdr>
        <w:top w:val="none" w:sz="0" w:space="0" w:color="auto"/>
        <w:left w:val="none" w:sz="0" w:space="0" w:color="auto"/>
        <w:bottom w:val="none" w:sz="0" w:space="0" w:color="auto"/>
        <w:right w:val="none" w:sz="0" w:space="0" w:color="auto"/>
      </w:divBdr>
    </w:div>
    <w:div w:id="2045714340">
      <w:bodyDiv w:val="1"/>
      <w:marLeft w:val="0"/>
      <w:marRight w:val="0"/>
      <w:marTop w:val="0"/>
      <w:marBottom w:val="0"/>
      <w:divBdr>
        <w:top w:val="none" w:sz="0" w:space="0" w:color="auto"/>
        <w:left w:val="none" w:sz="0" w:space="0" w:color="auto"/>
        <w:bottom w:val="none" w:sz="0" w:space="0" w:color="auto"/>
        <w:right w:val="none" w:sz="0" w:space="0" w:color="auto"/>
      </w:divBdr>
    </w:div>
    <w:div w:id="2045783199">
      <w:bodyDiv w:val="1"/>
      <w:marLeft w:val="0"/>
      <w:marRight w:val="0"/>
      <w:marTop w:val="0"/>
      <w:marBottom w:val="0"/>
      <w:divBdr>
        <w:top w:val="none" w:sz="0" w:space="0" w:color="auto"/>
        <w:left w:val="none" w:sz="0" w:space="0" w:color="auto"/>
        <w:bottom w:val="none" w:sz="0" w:space="0" w:color="auto"/>
        <w:right w:val="none" w:sz="0" w:space="0" w:color="auto"/>
      </w:divBdr>
    </w:div>
    <w:div w:id="2045792758">
      <w:bodyDiv w:val="1"/>
      <w:marLeft w:val="0"/>
      <w:marRight w:val="0"/>
      <w:marTop w:val="0"/>
      <w:marBottom w:val="0"/>
      <w:divBdr>
        <w:top w:val="none" w:sz="0" w:space="0" w:color="auto"/>
        <w:left w:val="none" w:sz="0" w:space="0" w:color="auto"/>
        <w:bottom w:val="none" w:sz="0" w:space="0" w:color="auto"/>
        <w:right w:val="none" w:sz="0" w:space="0" w:color="auto"/>
      </w:divBdr>
    </w:div>
    <w:div w:id="2046366522">
      <w:bodyDiv w:val="1"/>
      <w:marLeft w:val="0"/>
      <w:marRight w:val="0"/>
      <w:marTop w:val="0"/>
      <w:marBottom w:val="0"/>
      <w:divBdr>
        <w:top w:val="none" w:sz="0" w:space="0" w:color="auto"/>
        <w:left w:val="none" w:sz="0" w:space="0" w:color="auto"/>
        <w:bottom w:val="none" w:sz="0" w:space="0" w:color="auto"/>
        <w:right w:val="none" w:sz="0" w:space="0" w:color="auto"/>
      </w:divBdr>
    </w:div>
    <w:div w:id="2046984033">
      <w:bodyDiv w:val="1"/>
      <w:marLeft w:val="0"/>
      <w:marRight w:val="0"/>
      <w:marTop w:val="0"/>
      <w:marBottom w:val="0"/>
      <w:divBdr>
        <w:top w:val="none" w:sz="0" w:space="0" w:color="auto"/>
        <w:left w:val="none" w:sz="0" w:space="0" w:color="auto"/>
        <w:bottom w:val="none" w:sz="0" w:space="0" w:color="auto"/>
        <w:right w:val="none" w:sz="0" w:space="0" w:color="auto"/>
      </w:divBdr>
    </w:div>
    <w:div w:id="2047093589">
      <w:bodyDiv w:val="1"/>
      <w:marLeft w:val="0"/>
      <w:marRight w:val="0"/>
      <w:marTop w:val="0"/>
      <w:marBottom w:val="0"/>
      <w:divBdr>
        <w:top w:val="none" w:sz="0" w:space="0" w:color="auto"/>
        <w:left w:val="none" w:sz="0" w:space="0" w:color="auto"/>
        <w:bottom w:val="none" w:sz="0" w:space="0" w:color="auto"/>
        <w:right w:val="none" w:sz="0" w:space="0" w:color="auto"/>
      </w:divBdr>
    </w:div>
    <w:div w:id="2048484419">
      <w:bodyDiv w:val="1"/>
      <w:marLeft w:val="0"/>
      <w:marRight w:val="0"/>
      <w:marTop w:val="0"/>
      <w:marBottom w:val="0"/>
      <w:divBdr>
        <w:top w:val="none" w:sz="0" w:space="0" w:color="auto"/>
        <w:left w:val="none" w:sz="0" w:space="0" w:color="auto"/>
        <w:bottom w:val="none" w:sz="0" w:space="0" w:color="auto"/>
        <w:right w:val="none" w:sz="0" w:space="0" w:color="auto"/>
      </w:divBdr>
    </w:div>
    <w:div w:id="2048602683">
      <w:bodyDiv w:val="1"/>
      <w:marLeft w:val="0"/>
      <w:marRight w:val="0"/>
      <w:marTop w:val="0"/>
      <w:marBottom w:val="0"/>
      <w:divBdr>
        <w:top w:val="none" w:sz="0" w:space="0" w:color="auto"/>
        <w:left w:val="none" w:sz="0" w:space="0" w:color="auto"/>
        <w:bottom w:val="none" w:sz="0" w:space="0" w:color="auto"/>
        <w:right w:val="none" w:sz="0" w:space="0" w:color="auto"/>
      </w:divBdr>
    </w:div>
    <w:div w:id="2049794744">
      <w:bodyDiv w:val="1"/>
      <w:marLeft w:val="0"/>
      <w:marRight w:val="0"/>
      <w:marTop w:val="0"/>
      <w:marBottom w:val="0"/>
      <w:divBdr>
        <w:top w:val="none" w:sz="0" w:space="0" w:color="auto"/>
        <w:left w:val="none" w:sz="0" w:space="0" w:color="auto"/>
        <w:bottom w:val="none" w:sz="0" w:space="0" w:color="auto"/>
        <w:right w:val="none" w:sz="0" w:space="0" w:color="auto"/>
      </w:divBdr>
    </w:div>
    <w:div w:id="2049835130">
      <w:bodyDiv w:val="1"/>
      <w:marLeft w:val="0"/>
      <w:marRight w:val="0"/>
      <w:marTop w:val="0"/>
      <w:marBottom w:val="0"/>
      <w:divBdr>
        <w:top w:val="none" w:sz="0" w:space="0" w:color="auto"/>
        <w:left w:val="none" w:sz="0" w:space="0" w:color="auto"/>
        <w:bottom w:val="none" w:sz="0" w:space="0" w:color="auto"/>
        <w:right w:val="none" w:sz="0" w:space="0" w:color="auto"/>
      </w:divBdr>
    </w:div>
    <w:div w:id="2049990266">
      <w:bodyDiv w:val="1"/>
      <w:marLeft w:val="0"/>
      <w:marRight w:val="0"/>
      <w:marTop w:val="0"/>
      <w:marBottom w:val="0"/>
      <w:divBdr>
        <w:top w:val="none" w:sz="0" w:space="0" w:color="auto"/>
        <w:left w:val="none" w:sz="0" w:space="0" w:color="auto"/>
        <w:bottom w:val="none" w:sz="0" w:space="0" w:color="auto"/>
        <w:right w:val="none" w:sz="0" w:space="0" w:color="auto"/>
      </w:divBdr>
    </w:div>
    <w:div w:id="2050179704">
      <w:bodyDiv w:val="1"/>
      <w:marLeft w:val="0"/>
      <w:marRight w:val="0"/>
      <w:marTop w:val="0"/>
      <w:marBottom w:val="0"/>
      <w:divBdr>
        <w:top w:val="none" w:sz="0" w:space="0" w:color="auto"/>
        <w:left w:val="none" w:sz="0" w:space="0" w:color="auto"/>
        <w:bottom w:val="none" w:sz="0" w:space="0" w:color="auto"/>
        <w:right w:val="none" w:sz="0" w:space="0" w:color="auto"/>
      </w:divBdr>
    </w:div>
    <w:div w:id="2050563624">
      <w:bodyDiv w:val="1"/>
      <w:marLeft w:val="0"/>
      <w:marRight w:val="0"/>
      <w:marTop w:val="0"/>
      <w:marBottom w:val="0"/>
      <w:divBdr>
        <w:top w:val="none" w:sz="0" w:space="0" w:color="auto"/>
        <w:left w:val="none" w:sz="0" w:space="0" w:color="auto"/>
        <w:bottom w:val="none" w:sz="0" w:space="0" w:color="auto"/>
        <w:right w:val="none" w:sz="0" w:space="0" w:color="auto"/>
      </w:divBdr>
    </w:div>
    <w:div w:id="2050758162">
      <w:bodyDiv w:val="1"/>
      <w:marLeft w:val="0"/>
      <w:marRight w:val="0"/>
      <w:marTop w:val="0"/>
      <w:marBottom w:val="0"/>
      <w:divBdr>
        <w:top w:val="none" w:sz="0" w:space="0" w:color="auto"/>
        <w:left w:val="none" w:sz="0" w:space="0" w:color="auto"/>
        <w:bottom w:val="none" w:sz="0" w:space="0" w:color="auto"/>
        <w:right w:val="none" w:sz="0" w:space="0" w:color="auto"/>
      </w:divBdr>
    </w:div>
    <w:div w:id="2050761271">
      <w:bodyDiv w:val="1"/>
      <w:marLeft w:val="0"/>
      <w:marRight w:val="0"/>
      <w:marTop w:val="0"/>
      <w:marBottom w:val="0"/>
      <w:divBdr>
        <w:top w:val="none" w:sz="0" w:space="0" w:color="auto"/>
        <w:left w:val="none" w:sz="0" w:space="0" w:color="auto"/>
        <w:bottom w:val="none" w:sz="0" w:space="0" w:color="auto"/>
        <w:right w:val="none" w:sz="0" w:space="0" w:color="auto"/>
      </w:divBdr>
    </w:div>
    <w:div w:id="2050764290">
      <w:bodyDiv w:val="1"/>
      <w:marLeft w:val="0"/>
      <w:marRight w:val="0"/>
      <w:marTop w:val="0"/>
      <w:marBottom w:val="0"/>
      <w:divBdr>
        <w:top w:val="none" w:sz="0" w:space="0" w:color="auto"/>
        <w:left w:val="none" w:sz="0" w:space="0" w:color="auto"/>
        <w:bottom w:val="none" w:sz="0" w:space="0" w:color="auto"/>
        <w:right w:val="none" w:sz="0" w:space="0" w:color="auto"/>
      </w:divBdr>
    </w:div>
    <w:div w:id="2050907691">
      <w:bodyDiv w:val="1"/>
      <w:marLeft w:val="0"/>
      <w:marRight w:val="0"/>
      <w:marTop w:val="0"/>
      <w:marBottom w:val="0"/>
      <w:divBdr>
        <w:top w:val="none" w:sz="0" w:space="0" w:color="auto"/>
        <w:left w:val="none" w:sz="0" w:space="0" w:color="auto"/>
        <w:bottom w:val="none" w:sz="0" w:space="0" w:color="auto"/>
        <w:right w:val="none" w:sz="0" w:space="0" w:color="auto"/>
      </w:divBdr>
    </w:div>
    <w:div w:id="2051176710">
      <w:bodyDiv w:val="1"/>
      <w:marLeft w:val="0"/>
      <w:marRight w:val="0"/>
      <w:marTop w:val="0"/>
      <w:marBottom w:val="0"/>
      <w:divBdr>
        <w:top w:val="none" w:sz="0" w:space="0" w:color="auto"/>
        <w:left w:val="none" w:sz="0" w:space="0" w:color="auto"/>
        <w:bottom w:val="none" w:sz="0" w:space="0" w:color="auto"/>
        <w:right w:val="none" w:sz="0" w:space="0" w:color="auto"/>
      </w:divBdr>
    </w:div>
    <w:div w:id="2051298389">
      <w:bodyDiv w:val="1"/>
      <w:marLeft w:val="0"/>
      <w:marRight w:val="0"/>
      <w:marTop w:val="0"/>
      <w:marBottom w:val="0"/>
      <w:divBdr>
        <w:top w:val="none" w:sz="0" w:space="0" w:color="auto"/>
        <w:left w:val="none" w:sz="0" w:space="0" w:color="auto"/>
        <w:bottom w:val="none" w:sz="0" w:space="0" w:color="auto"/>
        <w:right w:val="none" w:sz="0" w:space="0" w:color="auto"/>
      </w:divBdr>
    </w:div>
    <w:div w:id="2051369963">
      <w:bodyDiv w:val="1"/>
      <w:marLeft w:val="0"/>
      <w:marRight w:val="0"/>
      <w:marTop w:val="0"/>
      <w:marBottom w:val="0"/>
      <w:divBdr>
        <w:top w:val="none" w:sz="0" w:space="0" w:color="auto"/>
        <w:left w:val="none" w:sz="0" w:space="0" w:color="auto"/>
        <w:bottom w:val="none" w:sz="0" w:space="0" w:color="auto"/>
        <w:right w:val="none" w:sz="0" w:space="0" w:color="auto"/>
      </w:divBdr>
    </w:div>
    <w:div w:id="2052339628">
      <w:bodyDiv w:val="1"/>
      <w:marLeft w:val="0"/>
      <w:marRight w:val="0"/>
      <w:marTop w:val="0"/>
      <w:marBottom w:val="0"/>
      <w:divBdr>
        <w:top w:val="none" w:sz="0" w:space="0" w:color="auto"/>
        <w:left w:val="none" w:sz="0" w:space="0" w:color="auto"/>
        <w:bottom w:val="none" w:sz="0" w:space="0" w:color="auto"/>
        <w:right w:val="none" w:sz="0" w:space="0" w:color="auto"/>
      </w:divBdr>
      <w:divsChild>
        <w:div w:id="235014501">
          <w:marLeft w:val="0"/>
          <w:marRight w:val="0"/>
          <w:marTop w:val="0"/>
          <w:marBottom w:val="0"/>
          <w:divBdr>
            <w:top w:val="none" w:sz="0" w:space="0" w:color="auto"/>
            <w:left w:val="none" w:sz="0" w:space="0" w:color="auto"/>
            <w:bottom w:val="none" w:sz="0" w:space="0" w:color="auto"/>
            <w:right w:val="none" w:sz="0" w:space="0" w:color="auto"/>
          </w:divBdr>
        </w:div>
        <w:div w:id="1876581252">
          <w:marLeft w:val="0"/>
          <w:marRight w:val="0"/>
          <w:marTop w:val="0"/>
          <w:marBottom w:val="0"/>
          <w:divBdr>
            <w:top w:val="none" w:sz="0" w:space="0" w:color="auto"/>
            <w:left w:val="none" w:sz="0" w:space="0" w:color="auto"/>
            <w:bottom w:val="none" w:sz="0" w:space="0" w:color="auto"/>
            <w:right w:val="none" w:sz="0" w:space="0" w:color="auto"/>
          </w:divBdr>
        </w:div>
        <w:div w:id="1941404333">
          <w:marLeft w:val="0"/>
          <w:marRight w:val="0"/>
          <w:marTop w:val="0"/>
          <w:marBottom w:val="0"/>
          <w:divBdr>
            <w:top w:val="none" w:sz="0" w:space="0" w:color="auto"/>
            <w:left w:val="none" w:sz="0" w:space="0" w:color="auto"/>
            <w:bottom w:val="none" w:sz="0" w:space="0" w:color="auto"/>
            <w:right w:val="none" w:sz="0" w:space="0" w:color="auto"/>
          </w:divBdr>
        </w:div>
        <w:div w:id="1920558764">
          <w:marLeft w:val="0"/>
          <w:marRight w:val="0"/>
          <w:marTop w:val="0"/>
          <w:marBottom w:val="0"/>
          <w:divBdr>
            <w:top w:val="none" w:sz="0" w:space="0" w:color="auto"/>
            <w:left w:val="none" w:sz="0" w:space="0" w:color="auto"/>
            <w:bottom w:val="none" w:sz="0" w:space="0" w:color="auto"/>
            <w:right w:val="none" w:sz="0" w:space="0" w:color="auto"/>
          </w:divBdr>
        </w:div>
        <w:div w:id="1879122960">
          <w:marLeft w:val="0"/>
          <w:marRight w:val="0"/>
          <w:marTop w:val="0"/>
          <w:marBottom w:val="0"/>
          <w:divBdr>
            <w:top w:val="none" w:sz="0" w:space="0" w:color="auto"/>
            <w:left w:val="none" w:sz="0" w:space="0" w:color="auto"/>
            <w:bottom w:val="none" w:sz="0" w:space="0" w:color="auto"/>
            <w:right w:val="none" w:sz="0" w:space="0" w:color="auto"/>
          </w:divBdr>
        </w:div>
        <w:div w:id="166411480">
          <w:marLeft w:val="0"/>
          <w:marRight w:val="0"/>
          <w:marTop w:val="0"/>
          <w:marBottom w:val="0"/>
          <w:divBdr>
            <w:top w:val="none" w:sz="0" w:space="0" w:color="auto"/>
            <w:left w:val="none" w:sz="0" w:space="0" w:color="auto"/>
            <w:bottom w:val="none" w:sz="0" w:space="0" w:color="auto"/>
            <w:right w:val="none" w:sz="0" w:space="0" w:color="auto"/>
          </w:divBdr>
        </w:div>
        <w:div w:id="1274478795">
          <w:marLeft w:val="0"/>
          <w:marRight w:val="0"/>
          <w:marTop w:val="0"/>
          <w:marBottom w:val="0"/>
          <w:divBdr>
            <w:top w:val="none" w:sz="0" w:space="0" w:color="auto"/>
            <w:left w:val="none" w:sz="0" w:space="0" w:color="auto"/>
            <w:bottom w:val="none" w:sz="0" w:space="0" w:color="auto"/>
            <w:right w:val="none" w:sz="0" w:space="0" w:color="auto"/>
          </w:divBdr>
        </w:div>
        <w:div w:id="46757592">
          <w:marLeft w:val="0"/>
          <w:marRight w:val="0"/>
          <w:marTop w:val="0"/>
          <w:marBottom w:val="0"/>
          <w:divBdr>
            <w:top w:val="none" w:sz="0" w:space="0" w:color="auto"/>
            <w:left w:val="none" w:sz="0" w:space="0" w:color="auto"/>
            <w:bottom w:val="none" w:sz="0" w:space="0" w:color="auto"/>
            <w:right w:val="none" w:sz="0" w:space="0" w:color="auto"/>
          </w:divBdr>
        </w:div>
        <w:div w:id="1844931141">
          <w:marLeft w:val="0"/>
          <w:marRight w:val="0"/>
          <w:marTop w:val="0"/>
          <w:marBottom w:val="0"/>
          <w:divBdr>
            <w:top w:val="none" w:sz="0" w:space="0" w:color="auto"/>
            <w:left w:val="none" w:sz="0" w:space="0" w:color="auto"/>
            <w:bottom w:val="none" w:sz="0" w:space="0" w:color="auto"/>
            <w:right w:val="none" w:sz="0" w:space="0" w:color="auto"/>
          </w:divBdr>
        </w:div>
        <w:div w:id="2105761100">
          <w:marLeft w:val="0"/>
          <w:marRight w:val="0"/>
          <w:marTop w:val="0"/>
          <w:marBottom w:val="0"/>
          <w:divBdr>
            <w:top w:val="none" w:sz="0" w:space="0" w:color="auto"/>
            <w:left w:val="none" w:sz="0" w:space="0" w:color="auto"/>
            <w:bottom w:val="none" w:sz="0" w:space="0" w:color="auto"/>
            <w:right w:val="none" w:sz="0" w:space="0" w:color="auto"/>
          </w:divBdr>
        </w:div>
        <w:div w:id="1421097913">
          <w:marLeft w:val="0"/>
          <w:marRight w:val="0"/>
          <w:marTop w:val="0"/>
          <w:marBottom w:val="0"/>
          <w:divBdr>
            <w:top w:val="none" w:sz="0" w:space="0" w:color="auto"/>
            <w:left w:val="none" w:sz="0" w:space="0" w:color="auto"/>
            <w:bottom w:val="none" w:sz="0" w:space="0" w:color="auto"/>
            <w:right w:val="none" w:sz="0" w:space="0" w:color="auto"/>
          </w:divBdr>
        </w:div>
        <w:div w:id="1081489139">
          <w:marLeft w:val="0"/>
          <w:marRight w:val="0"/>
          <w:marTop w:val="0"/>
          <w:marBottom w:val="0"/>
          <w:divBdr>
            <w:top w:val="none" w:sz="0" w:space="0" w:color="auto"/>
            <w:left w:val="none" w:sz="0" w:space="0" w:color="auto"/>
            <w:bottom w:val="none" w:sz="0" w:space="0" w:color="auto"/>
            <w:right w:val="none" w:sz="0" w:space="0" w:color="auto"/>
          </w:divBdr>
        </w:div>
        <w:div w:id="688944985">
          <w:marLeft w:val="0"/>
          <w:marRight w:val="0"/>
          <w:marTop w:val="0"/>
          <w:marBottom w:val="0"/>
          <w:divBdr>
            <w:top w:val="none" w:sz="0" w:space="0" w:color="auto"/>
            <w:left w:val="none" w:sz="0" w:space="0" w:color="auto"/>
            <w:bottom w:val="none" w:sz="0" w:space="0" w:color="auto"/>
            <w:right w:val="none" w:sz="0" w:space="0" w:color="auto"/>
          </w:divBdr>
        </w:div>
        <w:div w:id="1108237431">
          <w:marLeft w:val="0"/>
          <w:marRight w:val="0"/>
          <w:marTop w:val="0"/>
          <w:marBottom w:val="0"/>
          <w:divBdr>
            <w:top w:val="none" w:sz="0" w:space="0" w:color="auto"/>
            <w:left w:val="none" w:sz="0" w:space="0" w:color="auto"/>
            <w:bottom w:val="none" w:sz="0" w:space="0" w:color="auto"/>
            <w:right w:val="none" w:sz="0" w:space="0" w:color="auto"/>
          </w:divBdr>
        </w:div>
        <w:div w:id="1520389190">
          <w:marLeft w:val="0"/>
          <w:marRight w:val="0"/>
          <w:marTop w:val="0"/>
          <w:marBottom w:val="0"/>
          <w:divBdr>
            <w:top w:val="none" w:sz="0" w:space="0" w:color="auto"/>
            <w:left w:val="none" w:sz="0" w:space="0" w:color="auto"/>
            <w:bottom w:val="none" w:sz="0" w:space="0" w:color="auto"/>
            <w:right w:val="none" w:sz="0" w:space="0" w:color="auto"/>
          </w:divBdr>
        </w:div>
        <w:div w:id="1254045388">
          <w:marLeft w:val="0"/>
          <w:marRight w:val="0"/>
          <w:marTop w:val="0"/>
          <w:marBottom w:val="0"/>
          <w:divBdr>
            <w:top w:val="none" w:sz="0" w:space="0" w:color="auto"/>
            <w:left w:val="none" w:sz="0" w:space="0" w:color="auto"/>
            <w:bottom w:val="none" w:sz="0" w:space="0" w:color="auto"/>
            <w:right w:val="none" w:sz="0" w:space="0" w:color="auto"/>
          </w:divBdr>
        </w:div>
        <w:div w:id="1504588040">
          <w:marLeft w:val="0"/>
          <w:marRight w:val="0"/>
          <w:marTop w:val="0"/>
          <w:marBottom w:val="0"/>
          <w:divBdr>
            <w:top w:val="none" w:sz="0" w:space="0" w:color="auto"/>
            <w:left w:val="none" w:sz="0" w:space="0" w:color="auto"/>
            <w:bottom w:val="none" w:sz="0" w:space="0" w:color="auto"/>
            <w:right w:val="none" w:sz="0" w:space="0" w:color="auto"/>
          </w:divBdr>
        </w:div>
        <w:div w:id="390538501">
          <w:marLeft w:val="0"/>
          <w:marRight w:val="0"/>
          <w:marTop w:val="0"/>
          <w:marBottom w:val="0"/>
          <w:divBdr>
            <w:top w:val="none" w:sz="0" w:space="0" w:color="auto"/>
            <w:left w:val="none" w:sz="0" w:space="0" w:color="auto"/>
            <w:bottom w:val="none" w:sz="0" w:space="0" w:color="auto"/>
            <w:right w:val="none" w:sz="0" w:space="0" w:color="auto"/>
          </w:divBdr>
        </w:div>
        <w:div w:id="1029989503">
          <w:marLeft w:val="0"/>
          <w:marRight w:val="0"/>
          <w:marTop w:val="0"/>
          <w:marBottom w:val="0"/>
          <w:divBdr>
            <w:top w:val="none" w:sz="0" w:space="0" w:color="auto"/>
            <w:left w:val="none" w:sz="0" w:space="0" w:color="auto"/>
            <w:bottom w:val="none" w:sz="0" w:space="0" w:color="auto"/>
            <w:right w:val="none" w:sz="0" w:space="0" w:color="auto"/>
          </w:divBdr>
        </w:div>
        <w:div w:id="1936210484">
          <w:marLeft w:val="0"/>
          <w:marRight w:val="0"/>
          <w:marTop w:val="0"/>
          <w:marBottom w:val="0"/>
          <w:divBdr>
            <w:top w:val="none" w:sz="0" w:space="0" w:color="auto"/>
            <w:left w:val="none" w:sz="0" w:space="0" w:color="auto"/>
            <w:bottom w:val="none" w:sz="0" w:space="0" w:color="auto"/>
            <w:right w:val="none" w:sz="0" w:space="0" w:color="auto"/>
          </w:divBdr>
        </w:div>
        <w:div w:id="1700277863">
          <w:marLeft w:val="0"/>
          <w:marRight w:val="0"/>
          <w:marTop w:val="0"/>
          <w:marBottom w:val="0"/>
          <w:divBdr>
            <w:top w:val="none" w:sz="0" w:space="0" w:color="auto"/>
            <w:left w:val="none" w:sz="0" w:space="0" w:color="auto"/>
            <w:bottom w:val="none" w:sz="0" w:space="0" w:color="auto"/>
            <w:right w:val="none" w:sz="0" w:space="0" w:color="auto"/>
          </w:divBdr>
        </w:div>
        <w:div w:id="798303019">
          <w:marLeft w:val="0"/>
          <w:marRight w:val="0"/>
          <w:marTop w:val="0"/>
          <w:marBottom w:val="0"/>
          <w:divBdr>
            <w:top w:val="none" w:sz="0" w:space="0" w:color="auto"/>
            <w:left w:val="none" w:sz="0" w:space="0" w:color="auto"/>
            <w:bottom w:val="none" w:sz="0" w:space="0" w:color="auto"/>
            <w:right w:val="none" w:sz="0" w:space="0" w:color="auto"/>
          </w:divBdr>
        </w:div>
        <w:div w:id="1203791425">
          <w:marLeft w:val="0"/>
          <w:marRight w:val="0"/>
          <w:marTop w:val="0"/>
          <w:marBottom w:val="0"/>
          <w:divBdr>
            <w:top w:val="none" w:sz="0" w:space="0" w:color="auto"/>
            <w:left w:val="none" w:sz="0" w:space="0" w:color="auto"/>
            <w:bottom w:val="none" w:sz="0" w:space="0" w:color="auto"/>
            <w:right w:val="none" w:sz="0" w:space="0" w:color="auto"/>
          </w:divBdr>
        </w:div>
        <w:div w:id="1911498343">
          <w:marLeft w:val="0"/>
          <w:marRight w:val="0"/>
          <w:marTop w:val="0"/>
          <w:marBottom w:val="0"/>
          <w:divBdr>
            <w:top w:val="none" w:sz="0" w:space="0" w:color="auto"/>
            <w:left w:val="none" w:sz="0" w:space="0" w:color="auto"/>
            <w:bottom w:val="none" w:sz="0" w:space="0" w:color="auto"/>
            <w:right w:val="none" w:sz="0" w:space="0" w:color="auto"/>
          </w:divBdr>
        </w:div>
        <w:div w:id="1527988757">
          <w:marLeft w:val="0"/>
          <w:marRight w:val="0"/>
          <w:marTop w:val="0"/>
          <w:marBottom w:val="0"/>
          <w:divBdr>
            <w:top w:val="none" w:sz="0" w:space="0" w:color="auto"/>
            <w:left w:val="none" w:sz="0" w:space="0" w:color="auto"/>
            <w:bottom w:val="none" w:sz="0" w:space="0" w:color="auto"/>
            <w:right w:val="none" w:sz="0" w:space="0" w:color="auto"/>
          </w:divBdr>
        </w:div>
        <w:div w:id="1006205915">
          <w:marLeft w:val="0"/>
          <w:marRight w:val="0"/>
          <w:marTop w:val="0"/>
          <w:marBottom w:val="0"/>
          <w:divBdr>
            <w:top w:val="none" w:sz="0" w:space="0" w:color="auto"/>
            <w:left w:val="none" w:sz="0" w:space="0" w:color="auto"/>
            <w:bottom w:val="none" w:sz="0" w:space="0" w:color="auto"/>
            <w:right w:val="none" w:sz="0" w:space="0" w:color="auto"/>
          </w:divBdr>
        </w:div>
        <w:div w:id="500583294">
          <w:marLeft w:val="0"/>
          <w:marRight w:val="0"/>
          <w:marTop w:val="0"/>
          <w:marBottom w:val="0"/>
          <w:divBdr>
            <w:top w:val="none" w:sz="0" w:space="0" w:color="auto"/>
            <w:left w:val="none" w:sz="0" w:space="0" w:color="auto"/>
            <w:bottom w:val="none" w:sz="0" w:space="0" w:color="auto"/>
            <w:right w:val="none" w:sz="0" w:space="0" w:color="auto"/>
          </w:divBdr>
        </w:div>
        <w:div w:id="887566573">
          <w:marLeft w:val="0"/>
          <w:marRight w:val="0"/>
          <w:marTop w:val="0"/>
          <w:marBottom w:val="0"/>
          <w:divBdr>
            <w:top w:val="none" w:sz="0" w:space="0" w:color="auto"/>
            <w:left w:val="none" w:sz="0" w:space="0" w:color="auto"/>
            <w:bottom w:val="none" w:sz="0" w:space="0" w:color="auto"/>
            <w:right w:val="none" w:sz="0" w:space="0" w:color="auto"/>
          </w:divBdr>
        </w:div>
        <w:div w:id="449587183">
          <w:marLeft w:val="0"/>
          <w:marRight w:val="0"/>
          <w:marTop w:val="0"/>
          <w:marBottom w:val="0"/>
          <w:divBdr>
            <w:top w:val="none" w:sz="0" w:space="0" w:color="auto"/>
            <w:left w:val="none" w:sz="0" w:space="0" w:color="auto"/>
            <w:bottom w:val="none" w:sz="0" w:space="0" w:color="auto"/>
            <w:right w:val="none" w:sz="0" w:space="0" w:color="auto"/>
          </w:divBdr>
        </w:div>
        <w:div w:id="496459962">
          <w:marLeft w:val="0"/>
          <w:marRight w:val="0"/>
          <w:marTop w:val="0"/>
          <w:marBottom w:val="0"/>
          <w:divBdr>
            <w:top w:val="none" w:sz="0" w:space="0" w:color="auto"/>
            <w:left w:val="none" w:sz="0" w:space="0" w:color="auto"/>
            <w:bottom w:val="none" w:sz="0" w:space="0" w:color="auto"/>
            <w:right w:val="none" w:sz="0" w:space="0" w:color="auto"/>
          </w:divBdr>
        </w:div>
        <w:div w:id="1520504101">
          <w:marLeft w:val="0"/>
          <w:marRight w:val="0"/>
          <w:marTop w:val="0"/>
          <w:marBottom w:val="0"/>
          <w:divBdr>
            <w:top w:val="none" w:sz="0" w:space="0" w:color="auto"/>
            <w:left w:val="none" w:sz="0" w:space="0" w:color="auto"/>
            <w:bottom w:val="none" w:sz="0" w:space="0" w:color="auto"/>
            <w:right w:val="none" w:sz="0" w:space="0" w:color="auto"/>
          </w:divBdr>
        </w:div>
        <w:div w:id="1031876727">
          <w:marLeft w:val="0"/>
          <w:marRight w:val="0"/>
          <w:marTop w:val="0"/>
          <w:marBottom w:val="0"/>
          <w:divBdr>
            <w:top w:val="none" w:sz="0" w:space="0" w:color="auto"/>
            <w:left w:val="none" w:sz="0" w:space="0" w:color="auto"/>
            <w:bottom w:val="none" w:sz="0" w:space="0" w:color="auto"/>
            <w:right w:val="none" w:sz="0" w:space="0" w:color="auto"/>
          </w:divBdr>
        </w:div>
        <w:div w:id="1334383316">
          <w:marLeft w:val="0"/>
          <w:marRight w:val="0"/>
          <w:marTop w:val="0"/>
          <w:marBottom w:val="0"/>
          <w:divBdr>
            <w:top w:val="none" w:sz="0" w:space="0" w:color="auto"/>
            <w:left w:val="none" w:sz="0" w:space="0" w:color="auto"/>
            <w:bottom w:val="none" w:sz="0" w:space="0" w:color="auto"/>
            <w:right w:val="none" w:sz="0" w:space="0" w:color="auto"/>
          </w:divBdr>
        </w:div>
        <w:div w:id="1834173857">
          <w:marLeft w:val="0"/>
          <w:marRight w:val="0"/>
          <w:marTop w:val="0"/>
          <w:marBottom w:val="0"/>
          <w:divBdr>
            <w:top w:val="none" w:sz="0" w:space="0" w:color="auto"/>
            <w:left w:val="none" w:sz="0" w:space="0" w:color="auto"/>
            <w:bottom w:val="none" w:sz="0" w:space="0" w:color="auto"/>
            <w:right w:val="none" w:sz="0" w:space="0" w:color="auto"/>
          </w:divBdr>
        </w:div>
        <w:div w:id="1447433014">
          <w:marLeft w:val="0"/>
          <w:marRight w:val="0"/>
          <w:marTop w:val="0"/>
          <w:marBottom w:val="0"/>
          <w:divBdr>
            <w:top w:val="none" w:sz="0" w:space="0" w:color="auto"/>
            <w:left w:val="none" w:sz="0" w:space="0" w:color="auto"/>
            <w:bottom w:val="none" w:sz="0" w:space="0" w:color="auto"/>
            <w:right w:val="none" w:sz="0" w:space="0" w:color="auto"/>
          </w:divBdr>
        </w:div>
        <w:div w:id="398597287">
          <w:marLeft w:val="0"/>
          <w:marRight w:val="0"/>
          <w:marTop w:val="0"/>
          <w:marBottom w:val="0"/>
          <w:divBdr>
            <w:top w:val="none" w:sz="0" w:space="0" w:color="auto"/>
            <w:left w:val="none" w:sz="0" w:space="0" w:color="auto"/>
            <w:bottom w:val="none" w:sz="0" w:space="0" w:color="auto"/>
            <w:right w:val="none" w:sz="0" w:space="0" w:color="auto"/>
          </w:divBdr>
        </w:div>
        <w:div w:id="1123117083">
          <w:marLeft w:val="0"/>
          <w:marRight w:val="0"/>
          <w:marTop w:val="0"/>
          <w:marBottom w:val="0"/>
          <w:divBdr>
            <w:top w:val="none" w:sz="0" w:space="0" w:color="auto"/>
            <w:left w:val="none" w:sz="0" w:space="0" w:color="auto"/>
            <w:bottom w:val="none" w:sz="0" w:space="0" w:color="auto"/>
            <w:right w:val="none" w:sz="0" w:space="0" w:color="auto"/>
          </w:divBdr>
        </w:div>
        <w:div w:id="1844928725">
          <w:marLeft w:val="0"/>
          <w:marRight w:val="0"/>
          <w:marTop w:val="0"/>
          <w:marBottom w:val="0"/>
          <w:divBdr>
            <w:top w:val="none" w:sz="0" w:space="0" w:color="auto"/>
            <w:left w:val="none" w:sz="0" w:space="0" w:color="auto"/>
            <w:bottom w:val="none" w:sz="0" w:space="0" w:color="auto"/>
            <w:right w:val="none" w:sz="0" w:space="0" w:color="auto"/>
          </w:divBdr>
        </w:div>
      </w:divsChild>
    </w:div>
    <w:div w:id="2052604788">
      <w:bodyDiv w:val="1"/>
      <w:marLeft w:val="0"/>
      <w:marRight w:val="0"/>
      <w:marTop w:val="0"/>
      <w:marBottom w:val="0"/>
      <w:divBdr>
        <w:top w:val="none" w:sz="0" w:space="0" w:color="auto"/>
        <w:left w:val="none" w:sz="0" w:space="0" w:color="auto"/>
        <w:bottom w:val="none" w:sz="0" w:space="0" w:color="auto"/>
        <w:right w:val="none" w:sz="0" w:space="0" w:color="auto"/>
      </w:divBdr>
    </w:div>
    <w:div w:id="2052605572">
      <w:bodyDiv w:val="1"/>
      <w:marLeft w:val="0"/>
      <w:marRight w:val="0"/>
      <w:marTop w:val="0"/>
      <w:marBottom w:val="0"/>
      <w:divBdr>
        <w:top w:val="none" w:sz="0" w:space="0" w:color="auto"/>
        <w:left w:val="none" w:sz="0" w:space="0" w:color="auto"/>
        <w:bottom w:val="none" w:sz="0" w:space="0" w:color="auto"/>
        <w:right w:val="none" w:sz="0" w:space="0" w:color="auto"/>
      </w:divBdr>
    </w:div>
    <w:div w:id="2052682473">
      <w:bodyDiv w:val="1"/>
      <w:marLeft w:val="0"/>
      <w:marRight w:val="0"/>
      <w:marTop w:val="0"/>
      <w:marBottom w:val="0"/>
      <w:divBdr>
        <w:top w:val="none" w:sz="0" w:space="0" w:color="auto"/>
        <w:left w:val="none" w:sz="0" w:space="0" w:color="auto"/>
        <w:bottom w:val="none" w:sz="0" w:space="0" w:color="auto"/>
        <w:right w:val="none" w:sz="0" w:space="0" w:color="auto"/>
      </w:divBdr>
    </w:div>
    <w:div w:id="2052879431">
      <w:bodyDiv w:val="1"/>
      <w:marLeft w:val="0"/>
      <w:marRight w:val="0"/>
      <w:marTop w:val="0"/>
      <w:marBottom w:val="0"/>
      <w:divBdr>
        <w:top w:val="none" w:sz="0" w:space="0" w:color="auto"/>
        <w:left w:val="none" w:sz="0" w:space="0" w:color="auto"/>
        <w:bottom w:val="none" w:sz="0" w:space="0" w:color="auto"/>
        <w:right w:val="none" w:sz="0" w:space="0" w:color="auto"/>
      </w:divBdr>
      <w:divsChild>
        <w:div w:id="1862552659">
          <w:marLeft w:val="0"/>
          <w:marRight w:val="0"/>
          <w:marTop w:val="0"/>
          <w:marBottom w:val="0"/>
          <w:divBdr>
            <w:top w:val="none" w:sz="0" w:space="0" w:color="auto"/>
            <w:left w:val="none" w:sz="0" w:space="0" w:color="auto"/>
            <w:bottom w:val="none" w:sz="0" w:space="0" w:color="auto"/>
            <w:right w:val="none" w:sz="0" w:space="0" w:color="auto"/>
          </w:divBdr>
        </w:div>
        <w:div w:id="563418038">
          <w:marLeft w:val="0"/>
          <w:marRight w:val="0"/>
          <w:marTop w:val="0"/>
          <w:marBottom w:val="0"/>
          <w:divBdr>
            <w:top w:val="none" w:sz="0" w:space="0" w:color="auto"/>
            <w:left w:val="none" w:sz="0" w:space="0" w:color="auto"/>
            <w:bottom w:val="none" w:sz="0" w:space="0" w:color="auto"/>
            <w:right w:val="none" w:sz="0" w:space="0" w:color="auto"/>
          </w:divBdr>
        </w:div>
        <w:div w:id="1076629700">
          <w:marLeft w:val="0"/>
          <w:marRight w:val="0"/>
          <w:marTop w:val="0"/>
          <w:marBottom w:val="0"/>
          <w:divBdr>
            <w:top w:val="none" w:sz="0" w:space="0" w:color="auto"/>
            <w:left w:val="none" w:sz="0" w:space="0" w:color="auto"/>
            <w:bottom w:val="none" w:sz="0" w:space="0" w:color="auto"/>
            <w:right w:val="none" w:sz="0" w:space="0" w:color="auto"/>
          </w:divBdr>
        </w:div>
        <w:div w:id="851722445">
          <w:marLeft w:val="0"/>
          <w:marRight w:val="0"/>
          <w:marTop w:val="0"/>
          <w:marBottom w:val="0"/>
          <w:divBdr>
            <w:top w:val="none" w:sz="0" w:space="0" w:color="auto"/>
            <w:left w:val="none" w:sz="0" w:space="0" w:color="auto"/>
            <w:bottom w:val="none" w:sz="0" w:space="0" w:color="auto"/>
            <w:right w:val="none" w:sz="0" w:space="0" w:color="auto"/>
          </w:divBdr>
        </w:div>
        <w:div w:id="641809557">
          <w:marLeft w:val="0"/>
          <w:marRight w:val="0"/>
          <w:marTop w:val="0"/>
          <w:marBottom w:val="0"/>
          <w:divBdr>
            <w:top w:val="none" w:sz="0" w:space="0" w:color="auto"/>
            <w:left w:val="none" w:sz="0" w:space="0" w:color="auto"/>
            <w:bottom w:val="none" w:sz="0" w:space="0" w:color="auto"/>
            <w:right w:val="none" w:sz="0" w:space="0" w:color="auto"/>
          </w:divBdr>
        </w:div>
        <w:div w:id="979461340">
          <w:marLeft w:val="0"/>
          <w:marRight w:val="0"/>
          <w:marTop w:val="0"/>
          <w:marBottom w:val="0"/>
          <w:divBdr>
            <w:top w:val="none" w:sz="0" w:space="0" w:color="auto"/>
            <w:left w:val="none" w:sz="0" w:space="0" w:color="auto"/>
            <w:bottom w:val="none" w:sz="0" w:space="0" w:color="auto"/>
            <w:right w:val="none" w:sz="0" w:space="0" w:color="auto"/>
          </w:divBdr>
        </w:div>
        <w:div w:id="2111504748">
          <w:marLeft w:val="0"/>
          <w:marRight w:val="0"/>
          <w:marTop w:val="0"/>
          <w:marBottom w:val="0"/>
          <w:divBdr>
            <w:top w:val="none" w:sz="0" w:space="0" w:color="auto"/>
            <w:left w:val="none" w:sz="0" w:space="0" w:color="auto"/>
            <w:bottom w:val="none" w:sz="0" w:space="0" w:color="auto"/>
            <w:right w:val="none" w:sz="0" w:space="0" w:color="auto"/>
          </w:divBdr>
        </w:div>
        <w:div w:id="505366617">
          <w:marLeft w:val="0"/>
          <w:marRight w:val="0"/>
          <w:marTop w:val="0"/>
          <w:marBottom w:val="0"/>
          <w:divBdr>
            <w:top w:val="none" w:sz="0" w:space="0" w:color="auto"/>
            <w:left w:val="none" w:sz="0" w:space="0" w:color="auto"/>
            <w:bottom w:val="none" w:sz="0" w:space="0" w:color="auto"/>
            <w:right w:val="none" w:sz="0" w:space="0" w:color="auto"/>
          </w:divBdr>
        </w:div>
        <w:div w:id="275676565">
          <w:marLeft w:val="0"/>
          <w:marRight w:val="0"/>
          <w:marTop w:val="0"/>
          <w:marBottom w:val="0"/>
          <w:divBdr>
            <w:top w:val="none" w:sz="0" w:space="0" w:color="auto"/>
            <w:left w:val="none" w:sz="0" w:space="0" w:color="auto"/>
            <w:bottom w:val="none" w:sz="0" w:space="0" w:color="auto"/>
            <w:right w:val="none" w:sz="0" w:space="0" w:color="auto"/>
          </w:divBdr>
        </w:div>
        <w:div w:id="1570338255">
          <w:marLeft w:val="0"/>
          <w:marRight w:val="0"/>
          <w:marTop w:val="0"/>
          <w:marBottom w:val="0"/>
          <w:divBdr>
            <w:top w:val="none" w:sz="0" w:space="0" w:color="auto"/>
            <w:left w:val="none" w:sz="0" w:space="0" w:color="auto"/>
            <w:bottom w:val="none" w:sz="0" w:space="0" w:color="auto"/>
            <w:right w:val="none" w:sz="0" w:space="0" w:color="auto"/>
          </w:divBdr>
        </w:div>
        <w:div w:id="898906619">
          <w:marLeft w:val="0"/>
          <w:marRight w:val="0"/>
          <w:marTop w:val="0"/>
          <w:marBottom w:val="0"/>
          <w:divBdr>
            <w:top w:val="none" w:sz="0" w:space="0" w:color="auto"/>
            <w:left w:val="none" w:sz="0" w:space="0" w:color="auto"/>
            <w:bottom w:val="none" w:sz="0" w:space="0" w:color="auto"/>
            <w:right w:val="none" w:sz="0" w:space="0" w:color="auto"/>
          </w:divBdr>
        </w:div>
        <w:div w:id="1827359739">
          <w:marLeft w:val="0"/>
          <w:marRight w:val="0"/>
          <w:marTop w:val="0"/>
          <w:marBottom w:val="0"/>
          <w:divBdr>
            <w:top w:val="none" w:sz="0" w:space="0" w:color="auto"/>
            <w:left w:val="none" w:sz="0" w:space="0" w:color="auto"/>
            <w:bottom w:val="none" w:sz="0" w:space="0" w:color="auto"/>
            <w:right w:val="none" w:sz="0" w:space="0" w:color="auto"/>
          </w:divBdr>
        </w:div>
        <w:div w:id="1854877852">
          <w:marLeft w:val="0"/>
          <w:marRight w:val="0"/>
          <w:marTop w:val="0"/>
          <w:marBottom w:val="0"/>
          <w:divBdr>
            <w:top w:val="none" w:sz="0" w:space="0" w:color="auto"/>
            <w:left w:val="none" w:sz="0" w:space="0" w:color="auto"/>
            <w:bottom w:val="none" w:sz="0" w:space="0" w:color="auto"/>
            <w:right w:val="none" w:sz="0" w:space="0" w:color="auto"/>
          </w:divBdr>
        </w:div>
        <w:div w:id="1528256924">
          <w:marLeft w:val="0"/>
          <w:marRight w:val="0"/>
          <w:marTop w:val="0"/>
          <w:marBottom w:val="0"/>
          <w:divBdr>
            <w:top w:val="none" w:sz="0" w:space="0" w:color="auto"/>
            <w:left w:val="none" w:sz="0" w:space="0" w:color="auto"/>
            <w:bottom w:val="none" w:sz="0" w:space="0" w:color="auto"/>
            <w:right w:val="none" w:sz="0" w:space="0" w:color="auto"/>
          </w:divBdr>
        </w:div>
        <w:div w:id="1770814753">
          <w:marLeft w:val="0"/>
          <w:marRight w:val="0"/>
          <w:marTop w:val="0"/>
          <w:marBottom w:val="0"/>
          <w:divBdr>
            <w:top w:val="none" w:sz="0" w:space="0" w:color="auto"/>
            <w:left w:val="none" w:sz="0" w:space="0" w:color="auto"/>
            <w:bottom w:val="none" w:sz="0" w:space="0" w:color="auto"/>
            <w:right w:val="none" w:sz="0" w:space="0" w:color="auto"/>
          </w:divBdr>
        </w:div>
        <w:div w:id="2098356414">
          <w:marLeft w:val="0"/>
          <w:marRight w:val="0"/>
          <w:marTop w:val="0"/>
          <w:marBottom w:val="0"/>
          <w:divBdr>
            <w:top w:val="none" w:sz="0" w:space="0" w:color="auto"/>
            <w:left w:val="none" w:sz="0" w:space="0" w:color="auto"/>
            <w:bottom w:val="none" w:sz="0" w:space="0" w:color="auto"/>
            <w:right w:val="none" w:sz="0" w:space="0" w:color="auto"/>
          </w:divBdr>
        </w:div>
        <w:div w:id="1899197433">
          <w:marLeft w:val="0"/>
          <w:marRight w:val="0"/>
          <w:marTop w:val="0"/>
          <w:marBottom w:val="0"/>
          <w:divBdr>
            <w:top w:val="none" w:sz="0" w:space="0" w:color="auto"/>
            <w:left w:val="none" w:sz="0" w:space="0" w:color="auto"/>
            <w:bottom w:val="none" w:sz="0" w:space="0" w:color="auto"/>
            <w:right w:val="none" w:sz="0" w:space="0" w:color="auto"/>
          </w:divBdr>
        </w:div>
        <w:div w:id="958686751">
          <w:marLeft w:val="0"/>
          <w:marRight w:val="0"/>
          <w:marTop w:val="0"/>
          <w:marBottom w:val="0"/>
          <w:divBdr>
            <w:top w:val="none" w:sz="0" w:space="0" w:color="auto"/>
            <w:left w:val="none" w:sz="0" w:space="0" w:color="auto"/>
            <w:bottom w:val="none" w:sz="0" w:space="0" w:color="auto"/>
            <w:right w:val="none" w:sz="0" w:space="0" w:color="auto"/>
          </w:divBdr>
        </w:div>
        <w:div w:id="1422526081">
          <w:marLeft w:val="0"/>
          <w:marRight w:val="0"/>
          <w:marTop w:val="0"/>
          <w:marBottom w:val="0"/>
          <w:divBdr>
            <w:top w:val="none" w:sz="0" w:space="0" w:color="auto"/>
            <w:left w:val="none" w:sz="0" w:space="0" w:color="auto"/>
            <w:bottom w:val="none" w:sz="0" w:space="0" w:color="auto"/>
            <w:right w:val="none" w:sz="0" w:space="0" w:color="auto"/>
          </w:divBdr>
        </w:div>
        <w:div w:id="504907956">
          <w:marLeft w:val="0"/>
          <w:marRight w:val="0"/>
          <w:marTop w:val="0"/>
          <w:marBottom w:val="0"/>
          <w:divBdr>
            <w:top w:val="none" w:sz="0" w:space="0" w:color="auto"/>
            <w:left w:val="none" w:sz="0" w:space="0" w:color="auto"/>
            <w:bottom w:val="none" w:sz="0" w:space="0" w:color="auto"/>
            <w:right w:val="none" w:sz="0" w:space="0" w:color="auto"/>
          </w:divBdr>
        </w:div>
        <w:div w:id="1323199826">
          <w:marLeft w:val="0"/>
          <w:marRight w:val="0"/>
          <w:marTop w:val="0"/>
          <w:marBottom w:val="0"/>
          <w:divBdr>
            <w:top w:val="none" w:sz="0" w:space="0" w:color="auto"/>
            <w:left w:val="none" w:sz="0" w:space="0" w:color="auto"/>
            <w:bottom w:val="none" w:sz="0" w:space="0" w:color="auto"/>
            <w:right w:val="none" w:sz="0" w:space="0" w:color="auto"/>
          </w:divBdr>
        </w:div>
        <w:div w:id="424159106">
          <w:marLeft w:val="0"/>
          <w:marRight w:val="0"/>
          <w:marTop w:val="0"/>
          <w:marBottom w:val="0"/>
          <w:divBdr>
            <w:top w:val="none" w:sz="0" w:space="0" w:color="auto"/>
            <w:left w:val="none" w:sz="0" w:space="0" w:color="auto"/>
            <w:bottom w:val="none" w:sz="0" w:space="0" w:color="auto"/>
            <w:right w:val="none" w:sz="0" w:space="0" w:color="auto"/>
          </w:divBdr>
        </w:div>
        <w:div w:id="665741436">
          <w:marLeft w:val="0"/>
          <w:marRight w:val="0"/>
          <w:marTop w:val="0"/>
          <w:marBottom w:val="0"/>
          <w:divBdr>
            <w:top w:val="none" w:sz="0" w:space="0" w:color="auto"/>
            <w:left w:val="none" w:sz="0" w:space="0" w:color="auto"/>
            <w:bottom w:val="none" w:sz="0" w:space="0" w:color="auto"/>
            <w:right w:val="none" w:sz="0" w:space="0" w:color="auto"/>
          </w:divBdr>
        </w:div>
        <w:div w:id="2015062862">
          <w:marLeft w:val="0"/>
          <w:marRight w:val="0"/>
          <w:marTop w:val="0"/>
          <w:marBottom w:val="0"/>
          <w:divBdr>
            <w:top w:val="none" w:sz="0" w:space="0" w:color="auto"/>
            <w:left w:val="none" w:sz="0" w:space="0" w:color="auto"/>
            <w:bottom w:val="none" w:sz="0" w:space="0" w:color="auto"/>
            <w:right w:val="none" w:sz="0" w:space="0" w:color="auto"/>
          </w:divBdr>
        </w:div>
        <w:div w:id="1056198882">
          <w:marLeft w:val="0"/>
          <w:marRight w:val="0"/>
          <w:marTop w:val="0"/>
          <w:marBottom w:val="0"/>
          <w:divBdr>
            <w:top w:val="none" w:sz="0" w:space="0" w:color="auto"/>
            <w:left w:val="none" w:sz="0" w:space="0" w:color="auto"/>
            <w:bottom w:val="none" w:sz="0" w:space="0" w:color="auto"/>
            <w:right w:val="none" w:sz="0" w:space="0" w:color="auto"/>
          </w:divBdr>
        </w:div>
        <w:div w:id="53505875">
          <w:marLeft w:val="0"/>
          <w:marRight w:val="0"/>
          <w:marTop w:val="0"/>
          <w:marBottom w:val="0"/>
          <w:divBdr>
            <w:top w:val="none" w:sz="0" w:space="0" w:color="auto"/>
            <w:left w:val="none" w:sz="0" w:space="0" w:color="auto"/>
            <w:bottom w:val="none" w:sz="0" w:space="0" w:color="auto"/>
            <w:right w:val="none" w:sz="0" w:space="0" w:color="auto"/>
          </w:divBdr>
        </w:div>
        <w:div w:id="2095322040">
          <w:marLeft w:val="0"/>
          <w:marRight w:val="0"/>
          <w:marTop w:val="0"/>
          <w:marBottom w:val="0"/>
          <w:divBdr>
            <w:top w:val="none" w:sz="0" w:space="0" w:color="auto"/>
            <w:left w:val="none" w:sz="0" w:space="0" w:color="auto"/>
            <w:bottom w:val="none" w:sz="0" w:space="0" w:color="auto"/>
            <w:right w:val="none" w:sz="0" w:space="0" w:color="auto"/>
          </w:divBdr>
        </w:div>
        <w:div w:id="1980963038">
          <w:marLeft w:val="0"/>
          <w:marRight w:val="0"/>
          <w:marTop w:val="0"/>
          <w:marBottom w:val="0"/>
          <w:divBdr>
            <w:top w:val="none" w:sz="0" w:space="0" w:color="auto"/>
            <w:left w:val="none" w:sz="0" w:space="0" w:color="auto"/>
            <w:bottom w:val="none" w:sz="0" w:space="0" w:color="auto"/>
            <w:right w:val="none" w:sz="0" w:space="0" w:color="auto"/>
          </w:divBdr>
        </w:div>
        <w:div w:id="92209452">
          <w:marLeft w:val="0"/>
          <w:marRight w:val="0"/>
          <w:marTop w:val="0"/>
          <w:marBottom w:val="0"/>
          <w:divBdr>
            <w:top w:val="none" w:sz="0" w:space="0" w:color="auto"/>
            <w:left w:val="none" w:sz="0" w:space="0" w:color="auto"/>
            <w:bottom w:val="none" w:sz="0" w:space="0" w:color="auto"/>
            <w:right w:val="none" w:sz="0" w:space="0" w:color="auto"/>
          </w:divBdr>
        </w:div>
        <w:div w:id="54663688">
          <w:marLeft w:val="0"/>
          <w:marRight w:val="0"/>
          <w:marTop w:val="0"/>
          <w:marBottom w:val="0"/>
          <w:divBdr>
            <w:top w:val="none" w:sz="0" w:space="0" w:color="auto"/>
            <w:left w:val="none" w:sz="0" w:space="0" w:color="auto"/>
            <w:bottom w:val="none" w:sz="0" w:space="0" w:color="auto"/>
            <w:right w:val="none" w:sz="0" w:space="0" w:color="auto"/>
          </w:divBdr>
        </w:div>
        <w:div w:id="695539685">
          <w:marLeft w:val="0"/>
          <w:marRight w:val="0"/>
          <w:marTop w:val="0"/>
          <w:marBottom w:val="0"/>
          <w:divBdr>
            <w:top w:val="none" w:sz="0" w:space="0" w:color="auto"/>
            <w:left w:val="none" w:sz="0" w:space="0" w:color="auto"/>
            <w:bottom w:val="none" w:sz="0" w:space="0" w:color="auto"/>
            <w:right w:val="none" w:sz="0" w:space="0" w:color="auto"/>
          </w:divBdr>
        </w:div>
        <w:div w:id="1116946187">
          <w:marLeft w:val="0"/>
          <w:marRight w:val="0"/>
          <w:marTop w:val="0"/>
          <w:marBottom w:val="0"/>
          <w:divBdr>
            <w:top w:val="none" w:sz="0" w:space="0" w:color="auto"/>
            <w:left w:val="none" w:sz="0" w:space="0" w:color="auto"/>
            <w:bottom w:val="none" w:sz="0" w:space="0" w:color="auto"/>
            <w:right w:val="none" w:sz="0" w:space="0" w:color="auto"/>
          </w:divBdr>
        </w:div>
        <w:div w:id="642395011">
          <w:marLeft w:val="0"/>
          <w:marRight w:val="0"/>
          <w:marTop w:val="0"/>
          <w:marBottom w:val="0"/>
          <w:divBdr>
            <w:top w:val="none" w:sz="0" w:space="0" w:color="auto"/>
            <w:left w:val="none" w:sz="0" w:space="0" w:color="auto"/>
            <w:bottom w:val="none" w:sz="0" w:space="0" w:color="auto"/>
            <w:right w:val="none" w:sz="0" w:space="0" w:color="auto"/>
          </w:divBdr>
        </w:div>
        <w:div w:id="1573394599">
          <w:marLeft w:val="0"/>
          <w:marRight w:val="0"/>
          <w:marTop w:val="0"/>
          <w:marBottom w:val="0"/>
          <w:divBdr>
            <w:top w:val="none" w:sz="0" w:space="0" w:color="auto"/>
            <w:left w:val="none" w:sz="0" w:space="0" w:color="auto"/>
            <w:bottom w:val="none" w:sz="0" w:space="0" w:color="auto"/>
            <w:right w:val="none" w:sz="0" w:space="0" w:color="auto"/>
          </w:divBdr>
        </w:div>
        <w:div w:id="1470056073">
          <w:marLeft w:val="0"/>
          <w:marRight w:val="0"/>
          <w:marTop w:val="0"/>
          <w:marBottom w:val="0"/>
          <w:divBdr>
            <w:top w:val="none" w:sz="0" w:space="0" w:color="auto"/>
            <w:left w:val="none" w:sz="0" w:space="0" w:color="auto"/>
            <w:bottom w:val="none" w:sz="0" w:space="0" w:color="auto"/>
            <w:right w:val="none" w:sz="0" w:space="0" w:color="auto"/>
          </w:divBdr>
        </w:div>
        <w:div w:id="517281786">
          <w:marLeft w:val="0"/>
          <w:marRight w:val="0"/>
          <w:marTop w:val="0"/>
          <w:marBottom w:val="0"/>
          <w:divBdr>
            <w:top w:val="none" w:sz="0" w:space="0" w:color="auto"/>
            <w:left w:val="none" w:sz="0" w:space="0" w:color="auto"/>
            <w:bottom w:val="none" w:sz="0" w:space="0" w:color="auto"/>
            <w:right w:val="none" w:sz="0" w:space="0" w:color="auto"/>
          </w:divBdr>
        </w:div>
        <w:div w:id="1751535444">
          <w:marLeft w:val="0"/>
          <w:marRight w:val="0"/>
          <w:marTop w:val="0"/>
          <w:marBottom w:val="0"/>
          <w:divBdr>
            <w:top w:val="none" w:sz="0" w:space="0" w:color="auto"/>
            <w:left w:val="none" w:sz="0" w:space="0" w:color="auto"/>
            <w:bottom w:val="none" w:sz="0" w:space="0" w:color="auto"/>
            <w:right w:val="none" w:sz="0" w:space="0" w:color="auto"/>
          </w:divBdr>
        </w:div>
        <w:div w:id="1955987511">
          <w:marLeft w:val="0"/>
          <w:marRight w:val="0"/>
          <w:marTop w:val="0"/>
          <w:marBottom w:val="0"/>
          <w:divBdr>
            <w:top w:val="none" w:sz="0" w:space="0" w:color="auto"/>
            <w:left w:val="none" w:sz="0" w:space="0" w:color="auto"/>
            <w:bottom w:val="none" w:sz="0" w:space="0" w:color="auto"/>
            <w:right w:val="none" w:sz="0" w:space="0" w:color="auto"/>
          </w:divBdr>
        </w:div>
        <w:div w:id="851141405">
          <w:marLeft w:val="0"/>
          <w:marRight w:val="0"/>
          <w:marTop w:val="0"/>
          <w:marBottom w:val="0"/>
          <w:divBdr>
            <w:top w:val="none" w:sz="0" w:space="0" w:color="auto"/>
            <w:left w:val="none" w:sz="0" w:space="0" w:color="auto"/>
            <w:bottom w:val="none" w:sz="0" w:space="0" w:color="auto"/>
            <w:right w:val="none" w:sz="0" w:space="0" w:color="auto"/>
          </w:divBdr>
        </w:div>
      </w:divsChild>
    </w:div>
    <w:div w:id="2053771618">
      <w:bodyDiv w:val="1"/>
      <w:marLeft w:val="0"/>
      <w:marRight w:val="0"/>
      <w:marTop w:val="0"/>
      <w:marBottom w:val="0"/>
      <w:divBdr>
        <w:top w:val="none" w:sz="0" w:space="0" w:color="auto"/>
        <w:left w:val="none" w:sz="0" w:space="0" w:color="auto"/>
        <w:bottom w:val="none" w:sz="0" w:space="0" w:color="auto"/>
        <w:right w:val="none" w:sz="0" w:space="0" w:color="auto"/>
      </w:divBdr>
      <w:divsChild>
        <w:div w:id="1360816800">
          <w:marLeft w:val="480"/>
          <w:marRight w:val="0"/>
          <w:marTop w:val="0"/>
          <w:marBottom w:val="0"/>
          <w:divBdr>
            <w:top w:val="none" w:sz="0" w:space="0" w:color="auto"/>
            <w:left w:val="none" w:sz="0" w:space="0" w:color="auto"/>
            <w:bottom w:val="none" w:sz="0" w:space="0" w:color="auto"/>
            <w:right w:val="none" w:sz="0" w:space="0" w:color="auto"/>
          </w:divBdr>
        </w:div>
        <w:div w:id="597836415">
          <w:marLeft w:val="480"/>
          <w:marRight w:val="0"/>
          <w:marTop w:val="0"/>
          <w:marBottom w:val="0"/>
          <w:divBdr>
            <w:top w:val="none" w:sz="0" w:space="0" w:color="auto"/>
            <w:left w:val="none" w:sz="0" w:space="0" w:color="auto"/>
            <w:bottom w:val="none" w:sz="0" w:space="0" w:color="auto"/>
            <w:right w:val="none" w:sz="0" w:space="0" w:color="auto"/>
          </w:divBdr>
        </w:div>
        <w:div w:id="195239784">
          <w:marLeft w:val="480"/>
          <w:marRight w:val="0"/>
          <w:marTop w:val="0"/>
          <w:marBottom w:val="0"/>
          <w:divBdr>
            <w:top w:val="none" w:sz="0" w:space="0" w:color="auto"/>
            <w:left w:val="none" w:sz="0" w:space="0" w:color="auto"/>
            <w:bottom w:val="none" w:sz="0" w:space="0" w:color="auto"/>
            <w:right w:val="none" w:sz="0" w:space="0" w:color="auto"/>
          </w:divBdr>
        </w:div>
        <w:div w:id="2055108251">
          <w:marLeft w:val="480"/>
          <w:marRight w:val="0"/>
          <w:marTop w:val="0"/>
          <w:marBottom w:val="0"/>
          <w:divBdr>
            <w:top w:val="none" w:sz="0" w:space="0" w:color="auto"/>
            <w:left w:val="none" w:sz="0" w:space="0" w:color="auto"/>
            <w:bottom w:val="none" w:sz="0" w:space="0" w:color="auto"/>
            <w:right w:val="none" w:sz="0" w:space="0" w:color="auto"/>
          </w:divBdr>
        </w:div>
        <w:div w:id="1184056259">
          <w:marLeft w:val="480"/>
          <w:marRight w:val="0"/>
          <w:marTop w:val="0"/>
          <w:marBottom w:val="0"/>
          <w:divBdr>
            <w:top w:val="none" w:sz="0" w:space="0" w:color="auto"/>
            <w:left w:val="none" w:sz="0" w:space="0" w:color="auto"/>
            <w:bottom w:val="none" w:sz="0" w:space="0" w:color="auto"/>
            <w:right w:val="none" w:sz="0" w:space="0" w:color="auto"/>
          </w:divBdr>
        </w:div>
        <w:div w:id="805662382">
          <w:marLeft w:val="480"/>
          <w:marRight w:val="0"/>
          <w:marTop w:val="0"/>
          <w:marBottom w:val="0"/>
          <w:divBdr>
            <w:top w:val="none" w:sz="0" w:space="0" w:color="auto"/>
            <w:left w:val="none" w:sz="0" w:space="0" w:color="auto"/>
            <w:bottom w:val="none" w:sz="0" w:space="0" w:color="auto"/>
            <w:right w:val="none" w:sz="0" w:space="0" w:color="auto"/>
          </w:divBdr>
        </w:div>
        <w:div w:id="540635315">
          <w:marLeft w:val="480"/>
          <w:marRight w:val="0"/>
          <w:marTop w:val="0"/>
          <w:marBottom w:val="0"/>
          <w:divBdr>
            <w:top w:val="none" w:sz="0" w:space="0" w:color="auto"/>
            <w:left w:val="none" w:sz="0" w:space="0" w:color="auto"/>
            <w:bottom w:val="none" w:sz="0" w:space="0" w:color="auto"/>
            <w:right w:val="none" w:sz="0" w:space="0" w:color="auto"/>
          </w:divBdr>
        </w:div>
        <w:div w:id="655911895">
          <w:marLeft w:val="480"/>
          <w:marRight w:val="0"/>
          <w:marTop w:val="0"/>
          <w:marBottom w:val="0"/>
          <w:divBdr>
            <w:top w:val="none" w:sz="0" w:space="0" w:color="auto"/>
            <w:left w:val="none" w:sz="0" w:space="0" w:color="auto"/>
            <w:bottom w:val="none" w:sz="0" w:space="0" w:color="auto"/>
            <w:right w:val="none" w:sz="0" w:space="0" w:color="auto"/>
          </w:divBdr>
        </w:div>
        <w:div w:id="875699576">
          <w:marLeft w:val="480"/>
          <w:marRight w:val="0"/>
          <w:marTop w:val="0"/>
          <w:marBottom w:val="0"/>
          <w:divBdr>
            <w:top w:val="none" w:sz="0" w:space="0" w:color="auto"/>
            <w:left w:val="none" w:sz="0" w:space="0" w:color="auto"/>
            <w:bottom w:val="none" w:sz="0" w:space="0" w:color="auto"/>
            <w:right w:val="none" w:sz="0" w:space="0" w:color="auto"/>
          </w:divBdr>
        </w:div>
        <w:div w:id="91897303">
          <w:marLeft w:val="480"/>
          <w:marRight w:val="0"/>
          <w:marTop w:val="0"/>
          <w:marBottom w:val="0"/>
          <w:divBdr>
            <w:top w:val="none" w:sz="0" w:space="0" w:color="auto"/>
            <w:left w:val="none" w:sz="0" w:space="0" w:color="auto"/>
            <w:bottom w:val="none" w:sz="0" w:space="0" w:color="auto"/>
            <w:right w:val="none" w:sz="0" w:space="0" w:color="auto"/>
          </w:divBdr>
        </w:div>
        <w:div w:id="99297199">
          <w:marLeft w:val="480"/>
          <w:marRight w:val="0"/>
          <w:marTop w:val="0"/>
          <w:marBottom w:val="0"/>
          <w:divBdr>
            <w:top w:val="none" w:sz="0" w:space="0" w:color="auto"/>
            <w:left w:val="none" w:sz="0" w:space="0" w:color="auto"/>
            <w:bottom w:val="none" w:sz="0" w:space="0" w:color="auto"/>
            <w:right w:val="none" w:sz="0" w:space="0" w:color="auto"/>
          </w:divBdr>
        </w:div>
        <w:div w:id="1841122798">
          <w:marLeft w:val="480"/>
          <w:marRight w:val="0"/>
          <w:marTop w:val="0"/>
          <w:marBottom w:val="0"/>
          <w:divBdr>
            <w:top w:val="none" w:sz="0" w:space="0" w:color="auto"/>
            <w:left w:val="none" w:sz="0" w:space="0" w:color="auto"/>
            <w:bottom w:val="none" w:sz="0" w:space="0" w:color="auto"/>
            <w:right w:val="none" w:sz="0" w:space="0" w:color="auto"/>
          </w:divBdr>
        </w:div>
        <w:div w:id="962688502">
          <w:marLeft w:val="480"/>
          <w:marRight w:val="0"/>
          <w:marTop w:val="0"/>
          <w:marBottom w:val="0"/>
          <w:divBdr>
            <w:top w:val="none" w:sz="0" w:space="0" w:color="auto"/>
            <w:left w:val="none" w:sz="0" w:space="0" w:color="auto"/>
            <w:bottom w:val="none" w:sz="0" w:space="0" w:color="auto"/>
            <w:right w:val="none" w:sz="0" w:space="0" w:color="auto"/>
          </w:divBdr>
        </w:div>
        <w:div w:id="2056806294">
          <w:marLeft w:val="480"/>
          <w:marRight w:val="0"/>
          <w:marTop w:val="0"/>
          <w:marBottom w:val="0"/>
          <w:divBdr>
            <w:top w:val="none" w:sz="0" w:space="0" w:color="auto"/>
            <w:left w:val="none" w:sz="0" w:space="0" w:color="auto"/>
            <w:bottom w:val="none" w:sz="0" w:space="0" w:color="auto"/>
            <w:right w:val="none" w:sz="0" w:space="0" w:color="auto"/>
          </w:divBdr>
        </w:div>
        <w:div w:id="823397287">
          <w:marLeft w:val="480"/>
          <w:marRight w:val="0"/>
          <w:marTop w:val="0"/>
          <w:marBottom w:val="0"/>
          <w:divBdr>
            <w:top w:val="none" w:sz="0" w:space="0" w:color="auto"/>
            <w:left w:val="none" w:sz="0" w:space="0" w:color="auto"/>
            <w:bottom w:val="none" w:sz="0" w:space="0" w:color="auto"/>
            <w:right w:val="none" w:sz="0" w:space="0" w:color="auto"/>
          </w:divBdr>
        </w:div>
        <w:div w:id="228151445">
          <w:marLeft w:val="480"/>
          <w:marRight w:val="0"/>
          <w:marTop w:val="0"/>
          <w:marBottom w:val="0"/>
          <w:divBdr>
            <w:top w:val="none" w:sz="0" w:space="0" w:color="auto"/>
            <w:left w:val="none" w:sz="0" w:space="0" w:color="auto"/>
            <w:bottom w:val="none" w:sz="0" w:space="0" w:color="auto"/>
            <w:right w:val="none" w:sz="0" w:space="0" w:color="auto"/>
          </w:divBdr>
        </w:div>
        <w:div w:id="2093351289">
          <w:marLeft w:val="480"/>
          <w:marRight w:val="0"/>
          <w:marTop w:val="0"/>
          <w:marBottom w:val="0"/>
          <w:divBdr>
            <w:top w:val="none" w:sz="0" w:space="0" w:color="auto"/>
            <w:left w:val="none" w:sz="0" w:space="0" w:color="auto"/>
            <w:bottom w:val="none" w:sz="0" w:space="0" w:color="auto"/>
            <w:right w:val="none" w:sz="0" w:space="0" w:color="auto"/>
          </w:divBdr>
        </w:div>
        <w:div w:id="265313323">
          <w:marLeft w:val="480"/>
          <w:marRight w:val="0"/>
          <w:marTop w:val="0"/>
          <w:marBottom w:val="0"/>
          <w:divBdr>
            <w:top w:val="none" w:sz="0" w:space="0" w:color="auto"/>
            <w:left w:val="none" w:sz="0" w:space="0" w:color="auto"/>
            <w:bottom w:val="none" w:sz="0" w:space="0" w:color="auto"/>
            <w:right w:val="none" w:sz="0" w:space="0" w:color="auto"/>
          </w:divBdr>
        </w:div>
        <w:div w:id="138309928">
          <w:marLeft w:val="480"/>
          <w:marRight w:val="0"/>
          <w:marTop w:val="0"/>
          <w:marBottom w:val="0"/>
          <w:divBdr>
            <w:top w:val="none" w:sz="0" w:space="0" w:color="auto"/>
            <w:left w:val="none" w:sz="0" w:space="0" w:color="auto"/>
            <w:bottom w:val="none" w:sz="0" w:space="0" w:color="auto"/>
            <w:right w:val="none" w:sz="0" w:space="0" w:color="auto"/>
          </w:divBdr>
        </w:div>
        <w:div w:id="1134635305">
          <w:marLeft w:val="480"/>
          <w:marRight w:val="0"/>
          <w:marTop w:val="0"/>
          <w:marBottom w:val="0"/>
          <w:divBdr>
            <w:top w:val="none" w:sz="0" w:space="0" w:color="auto"/>
            <w:left w:val="none" w:sz="0" w:space="0" w:color="auto"/>
            <w:bottom w:val="none" w:sz="0" w:space="0" w:color="auto"/>
            <w:right w:val="none" w:sz="0" w:space="0" w:color="auto"/>
          </w:divBdr>
        </w:div>
        <w:div w:id="358706815">
          <w:marLeft w:val="480"/>
          <w:marRight w:val="0"/>
          <w:marTop w:val="0"/>
          <w:marBottom w:val="0"/>
          <w:divBdr>
            <w:top w:val="none" w:sz="0" w:space="0" w:color="auto"/>
            <w:left w:val="none" w:sz="0" w:space="0" w:color="auto"/>
            <w:bottom w:val="none" w:sz="0" w:space="0" w:color="auto"/>
            <w:right w:val="none" w:sz="0" w:space="0" w:color="auto"/>
          </w:divBdr>
        </w:div>
        <w:div w:id="728384414">
          <w:marLeft w:val="480"/>
          <w:marRight w:val="0"/>
          <w:marTop w:val="0"/>
          <w:marBottom w:val="0"/>
          <w:divBdr>
            <w:top w:val="none" w:sz="0" w:space="0" w:color="auto"/>
            <w:left w:val="none" w:sz="0" w:space="0" w:color="auto"/>
            <w:bottom w:val="none" w:sz="0" w:space="0" w:color="auto"/>
            <w:right w:val="none" w:sz="0" w:space="0" w:color="auto"/>
          </w:divBdr>
        </w:div>
        <w:div w:id="358044344">
          <w:marLeft w:val="480"/>
          <w:marRight w:val="0"/>
          <w:marTop w:val="0"/>
          <w:marBottom w:val="0"/>
          <w:divBdr>
            <w:top w:val="none" w:sz="0" w:space="0" w:color="auto"/>
            <w:left w:val="none" w:sz="0" w:space="0" w:color="auto"/>
            <w:bottom w:val="none" w:sz="0" w:space="0" w:color="auto"/>
            <w:right w:val="none" w:sz="0" w:space="0" w:color="auto"/>
          </w:divBdr>
        </w:div>
        <w:div w:id="2028210094">
          <w:marLeft w:val="480"/>
          <w:marRight w:val="0"/>
          <w:marTop w:val="0"/>
          <w:marBottom w:val="0"/>
          <w:divBdr>
            <w:top w:val="none" w:sz="0" w:space="0" w:color="auto"/>
            <w:left w:val="none" w:sz="0" w:space="0" w:color="auto"/>
            <w:bottom w:val="none" w:sz="0" w:space="0" w:color="auto"/>
            <w:right w:val="none" w:sz="0" w:space="0" w:color="auto"/>
          </w:divBdr>
        </w:div>
        <w:div w:id="625041949">
          <w:marLeft w:val="480"/>
          <w:marRight w:val="0"/>
          <w:marTop w:val="0"/>
          <w:marBottom w:val="0"/>
          <w:divBdr>
            <w:top w:val="none" w:sz="0" w:space="0" w:color="auto"/>
            <w:left w:val="none" w:sz="0" w:space="0" w:color="auto"/>
            <w:bottom w:val="none" w:sz="0" w:space="0" w:color="auto"/>
            <w:right w:val="none" w:sz="0" w:space="0" w:color="auto"/>
          </w:divBdr>
        </w:div>
        <w:div w:id="588852862">
          <w:marLeft w:val="480"/>
          <w:marRight w:val="0"/>
          <w:marTop w:val="0"/>
          <w:marBottom w:val="0"/>
          <w:divBdr>
            <w:top w:val="none" w:sz="0" w:space="0" w:color="auto"/>
            <w:left w:val="none" w:sz="0" w:space="0" w:color="auto"/>
            <w:bottom w:val="none" w:sz="0" w:space="0" w:color="auto"/>
            <w:right w:val="none" w:sz="0" w:space="0" w:color="auto"/>
          </w:divBdr>
        </w:div>
        <w:div w:id="521747357">
          <w:marLeft w:val="480"/>
          <w:marRight w:val="0"/>
          <w:marTop w:val="0"/>
          <w:marBottom w:val="0"/>
          <w:divBdr>
            <w:top w:val="none" w:sz="0" w:space="0" w:color="auto"/>
            <w:left w:val="none" w:sz="0" w:space="0" w:color="auto"/>
            <w:bottom w:val="none" w:sz="0" w:space="0" w:color="auto"/>
            <w:right w:val="none" w:sz="0" w:space="0" w:color="auto"/>
          </w:divBdr>
        </w:div>
        <w:div w:id="2123836722">
          <w:marLeft w:val="480"/>
          <w:marRight w:val="0"/>
          <w:marTop w:val="0"/>
          <w:marBottom w:val="0"/>
          <w:divBdr>
            <w:top w:val="none" w:sz="0" w:space="0" w:color="auto"/>
            <w:left w:val="none" w:sz="0" w:space="0" w:color="auto"/>
            <w:bottom w:val="none" w:sz="0" w:space="0" w:color="auto"/>
            <w:right w:val="none" w:sz="0" w:space="0" w:color="auto"/>
          </w:divBdr>
        </w:div>
        <w:div w:id="1918129460">
          <w:marLeft w:val="480"/>
          <w:marRight w:val="0"/>
          <w:marTop w:val="0"/>
          <w:marBottom w:val="0"/>
          <w:divBdr>
            <w:top w:val="none" w:sz="0" w:space="0" w:color="auto"/>
            <w:left w:val="none" w:sz="0" w:space="0" w:color="auto"/>
            <w:bottom w:val="none" w:sz="0" w:space="0" w:color="auto"/>
            <w:right w:val="none" w:sz="0" w:space="0" w:color="auto"/>
          </w:divBdr>
        </w:div>
        <w:div w:id="1489975747">
          <w:marLeft w:val="480"/>
          <w:marRight w:val="0"/>
          <w:marTop w:val="0"/>
          <w:marBottom w:val="0"/>
          <w:divBdr>
            <w:top w:val="none" w:sz="0" w:space="0" w:color="auto"/>
            <w:left w:val="none" w:sz="0" w:space="0" w:color="auto"/>
            <w:bottom w:val="none" w:sz="0" w:space="0" w:color="auto"/>
            <w:right w:val="none" w:sz="0" w:space="0" w:color="auto"/>
          </w:divBdr>
        </w:div>
        <w:div w:id="408230074">
          <w:marLeft w:val="480"/>
          <w:marRight w:val="0"/>
          <w:marTop w:val="0"/>
          <w:marBottom w:val="0"/>
          <w:divBdr>
            <w:top w:val="none" w:sz="0" w:space="0" w:color="auto"/>
            <w:left w:val="none" w:sz="0" w:space="0" w:color="auto"/>
            <w:bottom w:val="none" w:sz="0" w:space="0" w:color="auto"/>
            <w:right w:val="none" w:sz="0" w:space="0" w:color="auto"/>
          </w:divBdr>
        </w:div>
        <w:div w:id="918518133">
          <w:marLeft w:val="480"/>
          <w:marRight w:val="0"/>
          <w:marTop w:val="0"/>
          <w:marBottom w:val="0"/>
          <w:divBdr>
            <w:top w:val="none" w:sz="0" w:space="0" w:color="auto"/>
            <w:left w:val="none" w:sz="0" w:space="0" w:color="auto"/>
            <w:bottom w:val="none" w:sz="0" w:space="0" w:color="auto"/>
            <w:right w:val="none" w:sz="0" w:space="0" w:color="auto"/>
          </w:divBdr>
        </w:div>
        <w:div w:id="396635573">
          <w:marLeft w:val="480"/>
          <w:marRight w:val="0"/>
          <w:marTop w:val="0"/>
          <w:marBottom w:val="0"/>
          <w:divBdr>
            <w:top w:val="none" w:sz="0" w:space="0" w:color="auto"/>
            <w:left w:val="none" w:sz="0" w:space="0" w:color="auto"/>
            <w:bottom w:val="none" w:sz="0" w:space="0" w:color="auto"/>
            <w:right w:val="none" w:sz="0" w:space="0" w:color="auto"/>
          </w:divBdr>
        </w:div>
        <w:div w:id="411319276">
          <w:marLeft w:val="480"/>
          <w:marRight w:val="0"/>
          <w:marTop w:val="0"/>
          <w:marBottom w:val="0"/>
          <w:divBdr>
            <w:top w:val="none" w:sz="0" w:space="0" w:color="auto"/>
            <w:left w:val="none" w:sz="0" w:space="0" w:color="auto"/>
            <w:bottom w:val="none" w:sz="0" w:space="0" w:color="auto"/>
            <w:right w:val="none" w:sz="0" w:space="0" w:color="auto"/>
          </w:divBdr>
        </w:div>
        <w:div w:id="1713189016">
          <w:marLeft w:val="480"/>
          <w:marRight w:val="0"/>
          <w:marTop w:val="0"/>
          <w:marBottom w:val="0"/>
          <w:divBdr>
            <w:top w:val="none" w:sz="0" w:space="0" w:color="auto"/>
            <w:left w:val="none" w:sz="0" w:space="0" w:color="auto"/>
            <w:bottom w:val="none" w:sz="0" w:space="0" w:color="auto"/>
            <w:right w:val="none" w:sz="0" w:space="0" w:color="auto"/>
          </w:divBdr>
        </w:div>
        <w:div w:id="1604730113">
          <w:marLeft w:val="480"/>
          <w:marRight w:val="0"/>
          <w:marTop w:val="0"/>
          <w:marBottom w:val="0"/>
          <w:divBdr>
            <w:top w:val="none" w:sz="0" w:space="0" w:color="auto"/>
            <w:left w:val="none" w:sz="0" w:space="0" w:color="auto"/>
            <w:bottom w:val="none" w:sz="0" w:space="0" w:color="auto"/>
            <w:right w:val="none" w:sz="0" w:space="0" w:color="auto"/>
          </w:divBdr>
        </w:div>
        <w:div w:id="1872307005">
          <w:marLeft w:val="480"/>
          <w:marRight w:val="0"/>
          <w:marTop w:val="0"/>
          <w:marBottom w:val="0"/>
          <w:divBdr>
            <w:top w:val="none" w:sz="0" w:space="0" w:color="auto"/>
            <w:left w:val="none" w:sz="0" w:space="0" w:color="auto"/>
            <w:bottom w:val="none" w:sz="0" w:space="0" w:color="auto"/>
            <w:right w:val="none" w:sz="0" w:space="0" w:color="auto"/>
          </w:divBdr>
        </w:div>
        <w:div w:id="1738943316">
          <w:marLeft w:val="480"/>
          <w:marRight w:val="0"/>
          <w:marTop w:val="0"/>
          <w:marBottom w:val="0"/>
          <w:divBdr>
            <w:top w:val="none" w:sz="0" w:space="0" w:color="auto"/>
            <w:left w:val="none" w:sz="0" w:space="0" w:color="auto"/>
            <w:bottom w:val="none" w:sz="0" w:space="0" w:color="auto"/>
            <w:right w:val="none" w:sz="0" w:space="0" w:color="auto"/>
          </w:divBdr>
        </w:div>
        <w:div w:id="1525555856">
          <w:marLeft w:val="480"/>
          <w:marRight w:val="0"/>
          <w:marTop w:val="0"/>
          <w:marBottom w:val="0"/>
          <w:divBdr>
            <w:top w:val="none" w:sz="0" w:space="0" w:color="auto"/>
            <w:left w:val="none" w:sz="0" w:space="0" w:color="auto"/>
            <w:bottom w:val="none" w:sz="0" w:space="0" w:color="auto"/>
            <w:right w:val="none" w:sz="0" w:space="0" w:color="auto"/>
          </w:divBdr>
        </w:div>
      </w:divsChild>
    </w:div>
    <w:div w:id="2053798374">
      <w:bodyDiv w:val="1"/>
      <w:marLeft w:val="0"/>
      <w:marRight w:val="0"/>
      <w:marTop w:val="0"/>
      <w:marBottom w:val="0"/>
      <w:divBdr>
        <w:top w:val="none" w:sz="0" w:space="0" w:color="auto"/>
        <w:left w:val="none" w:sz="0" w:space="0" w:color="auto"/>
        <w:bottom w:val="none" w:sz="0" w:space="0" w:color="auto"/>
        <w:right w:val="none" w:sz="0" w:space="0" w:color="auto"/>
      </w:divBdr>
    </w:div>
    <w:div w:id="2054034579">
      <w:bodyDiv w:val="1"/>
      <w:marLeft w:val="0"/>
      <w:marRight w:val="0"/>
      <w:marTop w:val="0"/>
      <w:marBottom w:val="0"/>
      <w:divBdr>
        <w:top w:val="none" w:sz="0" w:space="0" w:color="auto"/>
        <w:left w:val="none" w:sz="0" w:space="0" w:color="auto"/>
        <w:bottom w:val="none" w:sz="0" w:space="0" w:color="auto"/>
        <w:right w:val="none" w:sz="0" w:space="0" w:color="auto"/>
      </w:divBdr>
    </w:div>
    <w:div w:id="2054114385">
      <w:bodyDiv w:val="1"/>
      <w:marLeft w:val="0"/>
      <w:marRight w:val="0"/>
      <w:marTop w:val="0"/>
      <w:marBottom w:val="0"/>
      <w:divBdr>
        <w:top w:val="none" w:sz="0" w:space="0" w:color="auto"/>
        <w:left w:val="none" w:sz="0" w:space="0" w:color="auto"/>
        <w:bottom w:val="none" w:sz="0" w:space="0" w:color="auto"/>
        <w:right w:val="none" w:sz="0" w:space="0" w:color="auto"/>
      </w:divBdr>
    </w:div>
    <w:div w:id="2054117699">
      <w:bodyDiv w:val="1"/>
      <w:marLeft w:val="0"/>
      <w:marRight w:val="0"/>
      <w:marTop w:val="0"/>
      <w:marBottom w:val="0"/>
      <w:divBdr>
        <w:top w:val="none" w:sz="0" w:space="0" w:color="auto"/>
        <w:left w:val="none" w:sz="0" w:space="0" w:color="auto"/>
        <w:bottom w:val="none" w:sz="0" w:space="0" w:color="auto"/>
        <w:right w:val="none" w:sz="0" w:space="0" w:color="auto"/>
      </w:divBdr>
    </w:div>
    <w:div w:id="2054380822">
      <w:bodyDiv w:val="1"/>
      <w:marLeft w:val="0"/>
      <w:marRight w:val="0"/>
      <w:marTop w:val="0"/>
      <w:marBottom w:val="0"/>
      <w:divBdr>
        <w:top w:val="none" w:sz="0" w:space="0" w:color="auto"/>
        <w:left w:val="none" w:sz="0" w:space="0" w:color="auto"/>
        <w:bottom w:val="none" w:sz="0" w:space="0" w:color="auto"/>
        <w:right w:val="none" w:sz="0" w:space="0" w:color="auto"/>
      </w:divBdr>
    </w:div>
    <w:div w:id="2054846820">
      <w:bodyDiv w:val="1"/>
      <w:marLeft w:val="0"/>
      <w:marRight w:val="0"/>
      <w:marTop w:val="0"/>
      <w:marBottom w:val="0"/>
      <w:divBdr>
        <w:top w:val="none" w:sz="0" w:space="0" w:color="auto"/>
        <w:left w:val="none" w:sz="0" w:space="0" w:color="auto"/>
        <w:bottom w:val="none" w:sz="0" w:space="0" w:color="auto"/>
        <w:right w:val="none" w:sz="0" w:space="0" w:color="auto"/>
      </w:divBdr>
    </w:div>
    <w:div w:id="2055033176">
      <w:bodyDiv w:val="1"/>
      <w:marLeft w:val="0"/>
      <w:marRight w:val="0"/>
      <w:marTop w:val="0"/>
      <w:marBottom w:val="0"/>
      <w:divBdr>
        <w:top w:val="none" w:sz="0" w:space="0" w:color="auto"/>
        <w:left w:val="none" w:sz="0" w:space="0" w:color="auto"/>
        <w:bottom w:val="none" w:sz="0" w:space="0" w:color="auto"/>
        <w:right w:val="none" w:sz="0" w:space="0" w:color="auto"/>
      </w:divBdr>
    </w:div>
    <w:div w:id="2055276720">
      <w:bodyDiv w:val="1"/>
      <w:marLeft w:val="0"/>
      <w:marRight w:val="0"/>
      <w:marTop w:val="0"/>
      <w:marBottom w:val="0"/>
      <w:divBdr>
        <w:top w:val="none" w:sz="0" w:space="0" w:color="auto"/>
        <w:left w:val="none" w:sz="0" w:space="0" w:color="auto"/>
        <w:bottom w:val="none" w:sz="0" w:space="0" w:color="auto"/>
        <w:right w:val="none" w:sz="0" w:space="0" w:color="auto"/>
      </w:divBdr>
    </w:div>
    <w:div w:id="2056201522">
      <w:bodyDiv w:val="1"/>
      <w:marLeft w:val="0"/>
      <w:marRight w:val="0"/>
      <w:marTop w:val="0"/>
      <w:marBottom w:val="0"/>
      <w:divBdr>
        <w:top w:val="none" w:sz="0" w:space="0" w:color="auto"/>
        <w:left w:val="none" w:sz="0" w:space="0" w:color="auto"/>
        <w:bottom w:val="none" w:sz="0" w:space="0" w:color="auto"/>
        <w:right w:val="none" w:sz="0" w:space="0" w:color="auto"/>
      </w:divBdr>
    </w:div>
    <w:div w:id="2056392374">
      <w:bodyDiv w:val="1"/>
      <w:marLeft w:val="0"/>
      <w:marRight w:val="0"/>
      <w:marTop w:val="0"/>
      <w:marBottom w:val="0"/>
      <w:divBdr>
        <w:top w:val="none" w:sz="0" w:space="0" w:color="auto"/>
        <w:left w:val="none" w:sz="0" w:space="0" w:color="auto"/>
        <w:bottom w:val="none" w:sz="0" w:space="0" w:color="auto"/>
        <w:right w:val="none" w:sz="0" w:space="0" w:color="auto"/>
      </w:divBdr>
    </w:div>
    <w:div w:id="2057046243">
      <w:bodyDiv w:val="1"/>
      <w:marLeft w:val="0"/>
      <w:marRight w:val="0"/>
      <w:marTop w:val="0"/>
      <w:marBottom w:val="0"/>
      <w:divBdr>
        <w:top w:val="none" w:sz="0" w:space="0" w:color="auto"/>
        <w:left w:val="none" w:sz="0" w:space="0" w:color="auto"/>
        <w:bottom w:val="none" w:sz="0" w:space="0" w:color="auto"/>
        <w:right w:val="none" w:sz="0" w:space="0" w:color="auto"/>
      </w:divBdr>
    </w:div>
    <w:div w:id="2057778121">
      <w:bodyDiv w:val="1"/>
      <w:marLeft w:val="0"/>
      <w:marRight w:val="0"/>
      <w:marTop w:val="0"/>
      <w:marBottom w:val="0"/>
      <w:divBdr>
        <w:top w:val="none" w:sz="0" w:space="0" w:color="auto"/>
        <w:left w:val="none" w:sz="0" w:space="0" w:color="auto"/>
        <w:bottom w:val="none" w:sz="0" w:space="0" w:color="auto"/>
        <w:right w:val="none" w:sz="0" w:space="0" w:color="auto"/>
      </w:divBdr>
    </w:div>
    <w:div w:id="2058309749">
      <w:bodyDiv w:val="1"/>
      <w:marLeft w:val="0"/>
      <w:marRight w:val="0"/>
      <w:marTop w:val="0"/>
      <w:marBottom w:val="0"/>
      <w:divBdr>
        <w:top w:val="none" w:sz="0" w:space="0" w:color="auto"/>
        <w:left w:val="none" w:sz="0" w:space="0" w:color="auto"/>
        <w:bottom w:val="none" w:sz="0" w:space="0" w:color="auto"/>
        <w:right w:val="none" w:sz="0" w:space="0" w:color="auto"/>
      </w:divBdr>
    </w:div>
    <w:div w:id="2060133137">
      <w:bodyDiv w:val="1"/>
      <w:marLeft w:val="0"/>
      <w:marRight w:val="0"/>
      <w:marTop w:val="0"/>
      <w:marBottom w:val="0"/>
      <w:divBdr>
        <w:top w:val="none" w:sz="0" w:space="0" w:color="auto"/>
        <w:left w:val="none" w:sz="0" w:space="0" w:color="auto"/>
        <w:bottom w:val="none" w:sz="0" w:space="0" w:color="auto"/>
        <w:right w:val="none" w:sz="0" w:space="0" w:color="auto"/>
      </w:divBdr>
    </w:div>
    <w:div w:id="2060206254">
      <w:bodyDiv w:val="1"/>
      <w:marLeft w:val="0"/>
      <w:marRight w:val="0"/>
      <w:marTop w:val="0"/>
      <w:marBottom w:val="0"/>
      <w:divBdr>
        <w:top w:val="none" w:sz="0" w:space="0" w:color="auto"/>
        <w:left w:val="none" w:sz="0" w:space="0" w:color="auto"/>
        <w:bottom w:val="none" w:sz="0" w:space="0" w:color="auto"/>
        <w:right w:val="none" w:sz="0" w:space="0" w:color="auto"/>
      </w:divBdr>
    </w:div>
    <w:div w:id="2060278854">
      <w:bodyDiv w:val="1"/>
      <w:marLeft w:val="0"/>
      <w:marRight w:val="0"/>
      <w:marTop w:val="0"/>
      <w:marBottom w:val="0"/>
      <w:divBdr>
        <w:top w:val="none" w:sz="0" w:space="0" w:color="auto"/>
        <w:left w:val="none" w:sz="0" w:space="0" w:color="auto"/>
        <w:bottom w:val="none" w:sz="0" w:space="0" w:color="auto"/>
        <w:right w:val="none" w:sz="0" w:space="0" w:color="auto"/>
      </w:divBdr>
    </w:div>
    <w:div w:id="2060938854">
      <w:bodyDiv w:val="1"/>
      <w:marLeft w:val="0"/>
      <w:marRight w:val="0"/>
      <w:marTop w:val="0"/>
      <w:marBottom w:val="0"/>
      <w:divBdr>
        <w:top w:val="none" w:sz="0" w:space="0" w:color="auto"/>
        <w:left w:val="none" w:sz="0" w:space="0" w:color="auto"/>
        <w:bottom w:val="none" w:sz="0" w:space="0" w:color="auto"/>
        <w:right w:val="none" w:sz="0" w:space="0" w:color="auto"/>
      </w:divBdr>
    </w:div>
    <w:div w:id="2061394819">
      <w:bodyDiv w:val="1"/>
      <w:marLeft w:val="0"/>
      <w:marRight w:val="0"/>
      <w:marTop w:val="0"/>
      <w:marBottom w:val="0"/>
      <w:divBdr>
        <w:top w:val="none" w:sz="0" w:space="0" w:color="auto"/>
        <w:left w:val="none" w:sz="0" w:space="0" w:color="auto"/>
        <w:bottom w:val="none" w:sz="0" w:space="0" w:color="auto"/>
        <w:right w:val="none" w:sz="0" w:space="0" w:color="auto"/>
      </w:divBdr>
    </w:div>
    <w:div w:id="2061587395">
      <w:bodyDiv w:val="1"/>
      <w:marLeft w:val="0"/>
      <w:marRight w:val="0"/>
      <w:marTop w:val="0"/>
      <w:marBottom w:val="0"/>
      <w:divBdr>
        <w:top w:val="none" w:sz="0" w:space="0" w:color="auto"/>
        <w:left w:val="none" w:sz="0" w:space="0" w:color="auto"/>
        <w:bottom w:val="none" w:sz="0" w:space="0" w:color="auto"/>
        <w:right w:val="none" w:sz="0" w:space="0" w:color="auto"/>
      </w:divBdr>
    </w:div>
    <w:div w:id="2062558159">
      <w:bodyDiv w:val="1"/>
      <w:marLeft w:val="0"/>
      <w:marRight w:val="0"/>
      <w:marTop w:val="0"/>
      <w:marBottom w:val="0"/>
      <w:divBdr>
        <w:top w:val="none" w:sz="0" w:space="0" w:color="auto"/>
        <w:left w:val="none" w:sz="0" w:space="0" w:color="auto"/>
        <w:bottom w:val="none" w:sz="0" w:space="0" w:color="auto"/>
        <w:right w:val="none" w:sz="0" w:space="0" w:color="auto"/>
      </w:divBdr>
    </w:div>
    <w:div w:id="2063819661">
      <w:bodyDiv w:val="1"/>
      <w:marLeft w:val="0"/>
      <w:marRight w:val="0"/>
      <w:marTop w:val="0"/>
      <w:marBottom w:val="0"/>
      <w:divBdr>
        <w:top w:val="none" w:sz="0" w:space="0" w:color="auto"/>
        <w:left w:val="none" w:sz="0" w:space="0" w:color="auto"/>
        <w:bottom w:val="none" w:sz="0" w:space="0" w:color="auto"/>
        <w:right w:val="none" w:sz="0" w:space="0" w:color="auto"/>
      </w:divBdr>
    </w:div>
    <w:div w:id="2064404885">
      <w:bodyDiv w:val="1"/>
      <w:marLeft w:val="0"/>
      <w:marRight w:val="0"/>
      <w:marTop w:val="0"/>
      <w:marBottom w:val="0"/>
      <w:divBdr>
        <w:top w:val="none" w:sz="0" w:space="0" w:color="auto"/>
        <w:left w:val="none" w:sz="0" w:space="0" w:color="auto"/>
        <w:bottom w:val="none" w:sz="0" w:space="0" w:color="auto"/>
        <w:right w:val="none" w:sz="0" w:space="0" w:color="auto"/>
      </w:divBdr>
    </w:div>
    <w:div w:id="2064475030">
      <w:bodyDiv w:val="1"/>
      <w:marLeft w:val="0"/>
      <w:marRight w:val="0"/>
      <w:marTop w:val="0"/>
      <w:marBottom w:val="0"/>
      <w:divBdr>
        <w:top w:val="none" w:sz="0" w:space="0" w:color="auto"/>
        <w:left w:val="none" w:sz="0" w:space="0" w:color="auto"/>
        <w:bottom w:val="none" w:sz="0" w:space="0" w:color="auto"/>
        <w:right w:val="none" w:sz="0" w:space="0" w:color="auto"/>
      </w:divBdr>
    </w:div>
    <w:div w:id="2064979951">
      <w:bodyDiv w:val="1"/>
      <w:marLeft w:val="0"/>
      <w:marRight w:val="0"/>
      <w:marTop w:val="0"/>
      <w:marBottom w:val="0"/>
      <w:divBdr>
        <w:top w:val="none" w:sz="0" w:space="0" w:color="auto"/>
        <w:left w:val="none" w:sz="0" w:space="0" w:color="auto"/>
        <w:bottom w:val="none" w:sz="0" w:space="0" w:color="auto"/>
        <w:right w:val="none" w:sz="0" w:space="0" w:color="auto"/>
      </w:divBdr>
    </w:div>
    <w:div w:id="2065637283">
      <w:bodyDiv w:val="1"/>
      <w:marLeft w:val="0"/>
      <w:marRight w:val="0"/>
      <w:marTop w:val="0"/>
      <w:marBottom w:val="0"/>
      <w:divBdr>
        <w:top w:val="none" w:sz="0" w:space="0" w:color="auto"/>
        <w:left w:val="none" w:sz="0" w:space="0" w:color="auto"/>
        <w:bottom w:val="none" w:sz="0" w:space="0" w:color="auto"/>
        <w:right w:val="none" w:sz="0" w:space="0" w:color="auto"/>
      </w:divBdr>
    </w:div>
    <w:div w:id="2066295473">
      <w:bodyDiv w:val="1"/>
      <w:marLeft w:val="0"/>
      <w:marRight w:val="0"/>
      <w:marTop w:val="0"/>
      <w:marBottom w:val="0"/>
      <w:divBdr>
        <w:top w:val="none" w:sz="0" w:space="0" w:color="auto"/>
        <w:left w:val="none" w:sz="0" w:space="0" w:color="auto"/>
        <w:bottom w:val="none" w:sz="0" w:space="0" w:color="auto"/>
        <w:right w:val="none" w:sz="0" w:space="0" w:color="auto"/>
      </w:divBdr>
    </w:div>
    <w:div w:id="2066483260">
      <w:bodyDiv w:val="1"/>
      <w:marLeft w:val="0"/>
      <w:marRight w:val="0"/>
      <w:marTop w:val="0"/>
      <w:marBottom w:val="0"/>
      <w:divBdr>
        <w:top w:val="none" w:sz="0" w:space="0" w:color="auto"/>
        <w:left w:val="none" w:sz="0" w:space="0" w:color="auto"/>
        <w:bottom w:val="none" w:sz="0" w:space="0" w:color="auto"/>
        <w:right w:val="none" w:sz="0" w:space="0" w:color="auto"/>
      </w:divBdr>
    </w:div>
    <w:div w:id="2066681691">
      <w:bodyDiv w:val="1"/>
      <w:marLeft w:val="0"/>
      <w:marRight w:val="0"/>
      <w:marTop w:val="0"/>
      <w:marBottom w:val="0"/>
      <w:divBdr>
        <w:top w:val="none" w:sz="0" w:space="0" w:color="auto"/>
        <w:left w:val="none" w:sz="0" w:space="0" w:color="auto"/>
        <w:bottom w:val="none" w:sz="0" w:space="0" w:color="auto"/>
        <w:right w:val="none" w:sz="0" w:space="0" w:color="auto"/>
      </w:divBdr>
      <w:divsChild>
        <w:div w:id="980960866">
          <w:marLeft w:val="480"/>
          <w:marRight w:val="0"/>
          <w:marTop w:val="0"/>
          <w:marBottom w:val="0"/>
          <w:divBdr>
            <w:top w:val="none" w:sz="0" w:space="0" w:color="auto"/>
            <w:left w:val="none" w:sz="0" w:space="0" w:color="auto"/>
            <w:bottom w:val="none" w:sz="0" w:space="0" w:color="auto"/>
            <w:right w:val="none" w:sz="0" w:space="0" w:color="auto"/>
          </w:divBdr>
        </w:div>
        <w:div w:id="673344136">
          <w:marLeft w:val="480"/>
          <w:marRight w:val="0"/>
          <w:marTop w:val="0"/>
          <w:marBottom w:val="0"/>
          <w:divBdr>
            <w:top w:val="none" w:sz="0" w:space="0" w:color="auto"/>
            <w:left w:val="none" w:sz="0" w:space="0" w:color="auto"/>
            <w:bottom w:val="none" w:sz="0" w:space="0" w:color="auto"/>
            <w:right w:val="none" w:sz="0" w:space="0" w:color="auto"/>
          </w:divBdr>
        </w:div>
        <w:div w:id="441730096">
          <w:marLeft w:val="480"/>
          <w:marRight w:val="0"/>
          <w:marTop w:val="0"/>
          <w:marBottom w:val="0"/>
          <w:divBdr>
            <w:top w:val="none" w:sz="0" w:space="0" w:color="auto"/>
            <w:left w:val="none" w:sz="0" w:space="0" w:color="auto"/>
            <w:bottom w:val="none" w:sz="0" w:space="0" w:color="auto"/>
            <w:right w:val="none" w:sz="0" w:space="0" w:color="auto"/>
          </w:divBdr>
        </w:div>
        <w:div w:id="2103256908">
          <w:marLeft w:val="480"/>
          <w:marRight w:val="0"/>
          <w:marTop w:val="0"/>
          <w:marBottom w:val="0"/>
          <w:divBdr>
            <w:top w:val="none" w:sz="0" w:space="0" w:color="auto"/>
            <w:left w:val="none" w:sz="0" w:space="0" w:color="auto"/>
            <w:bottom w:val="none" w:sz="0" w:space="0" w:color="auto"/>
            <w:right w:val="none" w:sz="0" w:space="0" w:color="auto"/>
          </w:divBdr>
        </w:div>
        <w:div w:id="437533049">
          <w:marLeft w:val="480"/>
          <w:marRight w:val="0"/>
          <w:marTop w:val="0"/>
          <w:marBottom w:val="0"/>
          <w:divBdr>
            <w:top w:val="none" w:sz="0" w:space="0" w:color="auto"/>
            <w:left w:val="none" w:sz="0" w:space="0" w:color="auto"/>
            <w:bottom w:val="none" w:sz="0" w:space="0" w:color="auto"/>
            <w:right w:val="none" w:sz="0" w:space="0" w:color="auto"/>
          </w:divBdr>
        </w:div>
        <w:div w:id="1640188161">
          <w:marLeft w:val="480"/>
          <w:marRight w:val="0"/>
          <w:marTop w:val="0"/>
          <w:marBottom w:val="0"/>
          <w:divBdr>
            <w:top w:val="none" w:sz="0" w:space="0" w:color="auto"/>
            <w:left w:val="none" w:sz="0" w:space="0" w:color="auto"/>
            <w:bottom w:val="none" w:sz="0" w:space="0" w:color="auto"/>
            <w:right w:val="none" w:sz="0" w:space="0" w:color="auto"/>
          </w:divBdr>
        </w:div>
        <w:div w:id="1344042329">
          <w:marLeft w:val="480"/>
          <w:marRight w:val="0"/>
          <w:marTop w:val="0"/>
          <w:marBottom w:val="0"/>
          <w:divBdr>
            <w:top w:val="none" w:sz="0" w:space="0" w:color="auto"/>
            <w:left w:val="none" w:sz="0" w:space="0" w:color="auto"/>
            <w:bottom w:val="none" w:sz="0" w:space="0" w:color="auto"/>
            <w:right w:val="none" w:sz="0" w:space="0" w:color="auto"/>
          </w:divBdr>
        </w:div>
        <w:div w:id="1987859297">
          <w:marLeft w:val="480"/>
          <w:marRight w:val="0"/>
          <w:marTop w:val="0"/>
          <w:marBottom w:val="0"/>
          <w:divBdr>
            <w:top w:val="none" w:sz="0" w:space="0" w:color="auto"/>
            <w:left w:val="none" w:sz="0" w:space="0" w:color="auto"/>
            <w:bottom w:val="none" w:sz="0" w:space="0" w:color="auto"/>
            <w:right w:val="none" w:sz="0" w:space="0" w:color="auto"/>
          </w:divBdr>
        </w:div>
        <w:div w:id="1553347747">
          <w:marLeft w:val="480"/>
          <w:marRight w:val="0"/>
          <w:marTop w:val="0"/>
          <w:marBottom w:val="0"/>
          <w:divBdr>
            <w:top w:val="none" w:sz="0" w:space="0" w:color="auto"/>
            <w:left w:val="none" w:sz="0" w:space="0" w:color="auto"/>
            <w:bottom w:val="none" w:sz="0" w:space="0" w:color="auto"/>
            <w:right w:val="none" w:sz="0" w:space="0" w:color="auto"/>
          </w:divBdr>
        </w:div>
        <w:div w:id="1724215412">
          <w:marLeft w:val="480"/>
          <w:marRight w:val="0"/>
          <w:marTop w:val="0"/>
          <w:marBottom w:val="0"/>
          <w:divBdr>
            <w:top w:val="none" w:sz="0" w:space="0" w:color="auto"/>
            <w:left w:val="none" w:sz="0" w:space="0" w:color="auto"/>
            <w:bottom w:val="none" w:sz="0" w:space="0" w:color="auto"/>
            <w:right w:val="none" w:sz="0" w:space="0" w:color="auto"/>
          </w:divBdr>
        </w:div>
        <w:div w:id="839393782">
          <w:marLeft w:val="480"/>
          <w:marRight w:val="0"/>
          <w:marTop w:val="0"/>
          <w:marBottom w:val="0"/>
          <w:divBdr>
            <w:top w:val="none" w:sz="0" w:space="0" w:color="auto"/>
            <w:left w:val="none" w:sz="0" w:space="0" w:color="auto"/>
            <w:bottom w:val="none" w:sz="0" w:space="0" w:color="auto"/>
            <w:right w:val="none" w:sz="0" w:space="0" w:color="auto"/>
          </w:divBdr>
        </w:div>
        <w:div w:id="1947496450">
          <w:marLeft w:val="480"/>
          <w:marRight w:val="0"/>
          <w:marTop w:val="0"/>
          <w:marBottom w:val="0"/>
          <w:divBdr>
            <w:top w:val="none" w:sz="0" w:space="0" w:color="auto"/>
            <w:left w:val="none" w:sz="0" w:space="0" w:color="auto"/>
            <w:bottom w:val="none" w:sz="0" w:space="0" w:color="auto"/>
            <w:right w:val="none" w:sz="0" w:space="0" w:color="auto"/>
          </w:divBdr>
        </w:div>
        <w:div w:id="571740569">
          <w:marLeft w:val="480"/>
          <w:marRight w:val="0"/>
          <w:marTop w:val="0"/>
          <w:marBottom w:val="0"/>
          <w:divBdr>
            <w:top w:val="none" w:sz="0" w:space="0" w:color="auto"/>
            <w:left w:val="none" w:sz="0" w:space="0" w:color="auto"/>
            <w:bottom w:val="none" w:sz="0" w:space="0" w:color="auto"/>
            <w:right w:val="none" w:sz="0" w:space="0" w:color="auto"/>
          </w:divBdr>
        </w:div>
        <w:div w:id="479003232">
          <w:marLeft w:val="480"/>
          <w:marRight w:val="0"/>
          <w:marTop w:val="0"/>
          <w:marBottom w:val="0"/>
          <w:divBdr>
            <w:top w:val="none" w:sz="0" w:space="0" w:color="auto"/>
            <w:left w:val="none" w:sz="0" w:space="0" w:color="auto"/>
            <w:bottom w:val="none" w:sz="0" w:space="0" w:color="auto"/>
            <w:right w:val="none" w:sz="0" w:space="0" w:color="auto"/>
          </w:divBdr>
        </w:div>
        <w:div w:id="732002769">
          <w:marLeft w:val="480"/>
          <w:marRight w:val="0"/>
          <w:marTop w:val="0"/>
          <w:marBottom w:val="0"/>
          <w:divBdr>
            <w:top w:val="none" w:sz="0" w:space="0" w:color="auto"/>
            <w:left w:val="none" w:sz="0" w:space="0" w:color="auto"/>
            <w:bottom w:val="none" w:sz="0" w:space="0" w:color="auto"/>
            <w:right w:val="none" w:sz="0" w:space="0" w:color="auto"/>
          </w:divBdr>
        </w:div>
        <w:div w:id="1652710345">
          <w:marLeft w:val="480"/>
          <w:marRight w:val="0"/>
          <w:marTop w:val="0"/>
          <w:marBottom w:val="0"/>
          <w:divBdr>
            <w:top w:val="none" w:sz="0" w:space="0" w:color="auto"/>
            <w:left w:val="none" w:sz="0" w:space="0" w:color="auto"/>
            <w:bottom w:val="none" w:sz="0" w:space="0" w:color="auto"/>
            <w:right w:val="none" w:sz="0" w:space="0" w:color="auto"/>
          </w:divBdr>
        </w:div>
        <w:div w:id="1657226133">
          <w:marLeft w:val="480"/>
          <w:marRight w:val="0"/>
          <w:marTop w:val="0"/>
          <w:marBottom w:val="0"/>
          <w:divBdr>
            <w:top w:val="none" w:sz="0" w:space="0" w:color="auto"/>
            <w:left w:val="none" w:sz="0" w:space="0" w:color="auto"/>
            <w:bottom w:val="none" w:sz="0" w:space="0" w:color="auto"/>
            <w:right w:val="none" w:sz="0" w:space="0" w:color="auto"/>
          </w:divBdr>
        </w:div>
        <w:div w:id="1179004461">
          <w:marLeft w:val="480"/>
          <w:marRight w:val="0"/>
          <w:marTop w:val="0"/>
          <w:marBottom w:val="0"/>
          <w:divBdr>
            <w:top w:val="none" w:sz="0" w:space="0" w:color="auto"/>
            <w:left w:val="none" w:sz="0" w:space="0" w:color="auto"/>
            <w:bottom w:val="none" w:sz="0" w:space="0" w:color="auto"/>
            <w:right w:val="none" w:sz="0" w:space="0" w:color="auto"/>
          </w:divBdr>
        </w:div>
        <w:div w:id="276376008">
          <w:marLeft w:val="480"/>
          <w:marRight w:val="0"/>
          <w:marTop w:val="0"/>
          <w:marBottom w:val="0"/>
          <w:divBdr>
            <w:top w:val="none" w:sz="0" w:space="0" w:color="auto"/>
            <w:left w:val="none" w:sz="0" w:space="0" w:color="auto"/>
            <w:bottom w:val="none" w:sz="0" w:space="0" w:color="auto"/>
            <w:right w:val="none" w:sz="0" w:space="0" w:color="auto"/>
          </w:divBdr>
        </w:div>
        <w:div w:id="2053768069">
          <w:marLeft w:val="480"/>
          <w:marRight w:val="0"/>
          <w:marTop w:val="0"/>
          <w:marBottom w:val="0"/>
          <w:divBdr>
            <w:top w:val="none" w:sz="0" w:space="0" w:color="auto"/>
            <w:left w:val="none" w:sz="0" w:space="0" w:color="auto"/>
            <w:bottom w:val="none" w:sz="0" w:space="0" w:color="auto"/>
            <w:right w:val="none" w:sz="0" w:space="0" w:color="auto"/>
          </w:divBdr>
        </w:div>
        <w:div w:id="2137135629">
          <w:marLeft w:val="480"/>
          <w:marRight w:val="0"/>
          <w:marTop w:val="0"/>
          <w:marBottom w:val="0"/>
          <w:divBdr>
            <w:top w:val="none" w:sz="0" w:space="0" w:color="auto"/>
            <w:left w:val="none" w:sz="0" w:space="0" w:color="auto"/>
            <w:bottom w:val="none" w:sz="0" w:space="0" w:color="auto"/>
            <w:right w:val="none" w:sz="0" w:space="0" w:color="auto"/>
          </w:divBdr>
        </w:div>
        <w:div w:id="1931087921">
          <w:marLeft w:val="480"/>
          <w:marRight w:val="0"/>
          <w:marTop w:val="0"/>
          <w:marBottom w:val="0"/>
          <w:divBdr>
            <w:top w:val="none" w:sz="0" w:space="0" w:color="auto"/>
            <w:left w:val="none" w:sz="0" w:space="0" w:color="auto"/>
            <w:bottom w:val="none" w:sz="0" w:space="0" w:color="auto"/>
            <w:right w:val="none" w:sz="0" w:space="0" w:color="auto"/>
          </w:divBdr>
        </w:div>
        <w:div w:id="1102918060">
          <w:marLeft w:val="480"/>
          <w:marRight w:val="0"/>
          <w:marTop w:val="0"/>
          <w:marBottom w:val="0"/>
          <w:divBdr>
            <w:top w:val="none" w:sz="0" w:space="0" w:color="auto"/>
            <w:left w:val="none" w:sz="0" w:space="0" w:color="auto"/>
            <w:bottom w:val="none" w:sz="0" w:space="0" w:color="auto"/>
            <w:right w:val="none" w:sz="0" w:space="0" w:color="auto"/>
          </w:divBdr>
        </w:div>
        <w:div w:id="631862507">
          <w:marLeft w:val="480"/>
          <w:marRight w:val="0"/>
          <w:marTop w:val="0"/>
          <w:marBottom w:val="0"/>
          <w:divBdr>
            <w:top w:val="none" w:sz="0" w:space="0" w:color="auto"/>
            <w:left w:val="none" w:sz="0" w:space="0" w:color="auto"/>
            <w:bottom w:val="none" w:sz="0" w:space="0" w:color="auto"/>
            <w:right w:val="none" w:sz="0" w:space="0" w:color="auto"/>
          </w:divBdr>
        </w:div>
        <w:div w:id="391541902">
          <w:marLeft w:val="480"/>
          <w:marRight w:val="0"/>
          <w:marTop w:val="0"/>
          <w:marBottom w:val="0"/>
          <w:divBdr>
            <w:top w:val="none" w:sz="0" w:space="0" w:color="auto"/>
            <w:left w:val="none" w:sz="0" w:space="0" w:color="auto"/>
            <w:bottom w:val="none" w:sz="0" w:space="0" w:color="auto"/>
            <w:right w:val="none" w:sz="0" w:space="0" w:color="auto"/>
          </w:divBdr>
        </w:div>
        <w:div w:id="529685662">
          <w:marLeft w:val="480"/>
          <w:marRight w:val="0"/>
          <w:marTop w:val="0"/>
          <w:marBottom w:val="0"/>
          <w:divBdr>
            <w:top w:val="none" w:sz="0" w:space="0" w:color="auto"/>
            <w:left w:val="none" w:sz="0" w:space="0" w:color="auto"/>
            <w:bottom w:val="none" w:sz="0" w:space="0" w:color="auto"/>
            <w:right w:val="none" w:sz="0" w:space="0" w:color="auto"/>
          </w:divBdr>
        </w:div>
        <w:div w:id="803961164">
          <w:marLeft w:val="480"/>
          <w:marRight w:val="0"/>
          <w:marTop w:val="0"/>
          <w:marBottom w:val="0"/>
          <w:divBdr>
            <w:top w:val="none" w:sz="0" w:space="0" w:color="auto"/>
            <w:left w:val="none" w:sz="0" w:space="0" w:color="auto"/>
            <w:bottom w:val="none" w:sz="0" w:space="0" w:color="auto"/>
            <w:right w:val="none" w:sz="0" w:space="0" w:color="auto"/>
          </w:divBdr>
        </w:div>
        <w:div w:id="1939286358">
          <w:marLeft w:val="480"/>
          <w:marRight w:val="0"/>
          <w:marTop w:val="0"/>
          <w:marBottom w:val="0"/>
          <w:divBdr>
            <w:top w:val="none" w:sz="0" w:space="0" w:color="auto"/>
            <w:left w:val="none" w:sz="0" w:space="0" w:color="auto"/>
            <w:bottom w:val="none" w:sz="0" w:space="0" w:color="auto"/>
            <w:right w:val="none" w:sz="0" w:space="0" w:color="auto"/>
          </w:divBdr>
        </w:div>
        <w:div w:id="1554349370">
          <w:marLeft w:val="480"/>
          <w:marRight w:val="0"/>
          <w:marTop w:val="0"/>
          <w:marBottom w:val="0"/>
          <w:divBdr>
            <w:top w:val="none" w:sz="0" w:space="0" w:color="auto"/>
            <w:left w:val="none" w:sz="0" w:space="0" w:color="auto"/>
            <w:bottom w:val="none" w:sz="0" w:space="0" w:color="auto"/>
            <w:right w:val="none" w:sz="0" w:space="0" w:color="auto"/>
          </w:divBdr>
        </w:div>
        <w:div w:id="921374583">
          <w:marLeft w:val="480"/>
          <w:marRight w:val="0"/>
          <w:marTop w:val="0"/>
          <w:marBottom w:val="0"/>
          <w:divBdr>
            <w:top w:val="none" w:sz="0" w:space="0" w:color="auto"/>
            <w:left w:val="none" w:sz="0" w:space="0" w:color="auto"/>
            <w:bottom w:val="none" w:sz="0" w:space="0" w:color="auto"/>
            <w:right w:val="none" w:sz="0" w:space="0" w:color="auto"/>
          </w:divBdr>
        </w:div>
        <w:div w:id="1349478713">
          <w:marLeft w:val="480"/>
          <w:marRight w:val="0"/>
          <w:marTop w:val="0"/>
          <w:marBottom w:val="0"/>
          <w:divBdr>
            <w:top w:val="none" w:sz="0" w:space="0" w:color="auto"/>
            <w:left w:val="none" w:sz="0" w:space="0" w:color="auto"/>
            <w:bottom w:val="none" w:sz="0" w:space="0" w:color="auto"/>
            <w:right w:val="none" w:sz="0" w:space="0" w:color="auto"/>
          </w:divBdr>
        </w:div>
        <w:div w:id="1680426932">
          <w:marLeft w:val="480"/>
          <w:marRight w:val="0"/>
          <w:marTop w:val="0"/>
          <w:marBottom w:val="0"/>
          <w:divBdr>
            <w:top w:val="none" w:sz="0" w:space="0" w:color="auto"/>
            <w:left w:val="none" w:sz="0" w:space="0" w:color="auto"/>
            <w:bottom w:val="none" w:sz="0" w:space="0" w:color="auto"/>
            <w:right w:val="none" w:sz="0" w:space="0" w:color="auto"/>
          </w:divBdr>
        </w:div>
        <w:div w:id="1769614774">
          <w:marLeft w:val="480"/>
          <w:marRight w:val="0"/>
          <w:marTop w:val="0"/>
          <w:marBottom w:val="0"/>
          <w:divBdr>
            <w:top w:val="none" w:sz="0" w:space="0" w:color="auto"/>
            <w:left w:val="none" w:sz="0" w:space="0" w:color="auto"/>
            <w:bottom w:val="none" w:sz="0" w:space="0" w:color="auto"/>
            <w:right w:val="none" w:sz="0" w:space="0" w:color="auto"/>
          </w:divBdr>
        </w:div>
        <w:div w:id="799499893">
          <w:marLeft w:val="480"/>
          <w:marRight w:val="0"/>
          <w:marTop w:val="0"/>
          <w:marBottom w:val="0"/>
          <w:divBdr>
            <w:top w:val="none" w:sz="0" w:space="0" w:color="auto"/>
            <w:left w:val="none" w:sz="0" w:space="0" w:color="auto"/>
            <w:bottom w:val="none" w:sz="0" w:space="0" w:color="auto"/>
            <w:right w:val="none" w:sz="0" w:space="0" w:color="auto"/>
          </w:divBdr>
        </w:div>
        <w:div w:id="1075586204">
          <w:marLeft w:val="480"/>
          <w:marRight w:val="0"/>
          <w:marTop w:val="0"/>
          <w:marBottom w:val="0"/>
          <w:divBdr>
            <w:top w:val="none" w:sz="0" w:space="0" w:color="auto"/>
            <w:left w:val="none" w:sz="0" w:space="0" w:color="auto"/>
            <w:bottom w:val="none" w:sz="0" w:space="0" w:color="auto"/>
            <w:right w:val="none" w:sz="0" w:space="0" w:color="auto"/>
          </w:divBdr>
        </w:div>
        <w:div w:id="184681759">
          <w:marLeft w:val="480"/>
          <w:marRight w:val="0"/>
          <w:marTop w:val="0"/>
          <w:marBottom w:val="0"/>
          <w:divBdr>
            <w:top w:val="none" w:sz="0" w:space="0" w:color="auto"/>
            <w:left w:val="none" w:sz="0" w:space="0" w:color="auto"/>
            <w:bottom w:val="none" w:sz="0" w:space="0" w:color="auto"/>
            <w:right w:val="none" w:sz="0" w:space="0" w:color="auto"/>
          </w:divBdr>
        </w:div>
        <w:div w:id="64576211">
          <w:marLeft w:val="480"/>
          <w:marRight w:val="0"/>
          <w:marTop w:val="0"/>
          <w:marBottom w:val="0"/>
          <w:divBdr>
            <w:top w:val="none" w:sz="0" w:space="0" w:color="auto"/>
            <w:left w:val="none" w:sz="0" w:space="0" w:color="auto"/>
            <w:bottom w:val="none" w:sz="0" w:space="0" w:color="auto"/>
            <w:right w:val="none" w:sz="0" w:space="0" w:color="auto"/>
          </w:divBdr>
        </w:div>
        <w:div w:id="2049329225">
          <w:marLeft w:val="480"/>
          <w:marRight w:val="0"/>
          <w:marTop w:val="0"/>
          <w:marBottom w:val="0"/>
          <w:divBdr>
            <w:top w:val="none" w:sz="0" w:space="0" w:color="auto"/>
            <w:left w:val="none" w:sz="0" w:space="0" w:color="auto"/>
            <w:bottom w:val="none" w:sz="0" w:space="0" w:color="auto"/>
            <w:right w:val="none" w:sz="0" w:space="0" w:color="auto"/>
          </w:divBdr>
        </w:div>
        <w:div w:id="635573068">
          <w:marLeft w:val="480"/>
          <w:marRight w:val="0"/>
          <w:marTop w:val="0"/>
          <w:marBottom w:val="0"/>
          <w:divBdr>
            <w:top w:val="none" w:sz="0" w:space="0" w:color="auto"/>
            <w:left w:val="none" w:sz="0" w:space="0" w:color="auto"/>
            <w:bottom w:val="none" w:sz="0" w:space="0" w:color="auto"/>
            <w:right w:val="none" w:sz="0" w:space="0" w:color="auto"/>
          </w:divBdr>
        </w:div>
        <w:div w:id="1640695564">
          <w:marLeft w:val="480"/>
          <w:marRight w:val="0"/>
          <w:marTop w:val="0"/>
          <w:marBottom w:val="0"/>
          <w:divBdr>
            <w:top w:val="none" w:sz="0" w:space="0" w:color="auto"/>
            <w:left w:val="none" w:sz="0" w:space="0" w:color="auto"/>
            <w:bottom w:val="none" w:sz="0" w:space="0" w:color="auto"/>
            <w:right w:val="none" w:sz="0" w:space="0" w:color="auto"/>
          </w:divBdr>
        </w:div>
        <w:div w:id="1483473513">
          <w:marLeft w:val="480"/>
          <w:marRight w:val="0"/>
          <w:marTop w:val="0"/>
          <w:marBottom w:val="0"/>
          <w:divBdr>
            <w:top w:val="none" w:sz="0" w:space="0" w:color="auto"/>
            <w:left w:val="none" w:sz="0" w:space="0" w:color="auto"/>
            <w:bottom w:val="none" w:sz="0" w:space="0" w:color="auto"/>
            <w:right w:val="none" w:sz="0" w:space="0" w:color="auto"/>
          </w:divBdr>
        </w:div>
        <w:div w:id="2130010049">
          <w:marLeft w:val="480"/>
          <w:marRight w:val="0"/>
          <w:marTop w:val="0"/>
          <w:marBottom w:val="0"/>
          <w:divBdr>
            <w:top w:val="none" w:sz="0" w:space="0" w:color="auto"/>
            <w:left w:val="none" w:sz="0" w:space="0" w:color="auto"/>
            <w:bottom w:val="none" w:sz="0" w:space="0" w:color="auto"/>
            <w:right w:val="none" w:sz="0" w:space="0" w:color="auto"/>
          </w:divBdr>
        </w:div>
        <w:div w:id="530345340">
          <w:marLeft w:val="480"/>
          <w:marRight w:val="0"/>
          <w:marTop w:val="0"/>
          <w:marBottom w:val="0"/>
          <w:divBdr>
            <w:top w:val="none" w:sz="0" w:space="0" w:color="auto"/>
            <w:left w:val="none" w:sz="0" w:space="0" w:color="auto"/>
            <w:bottom w:val="none" w:sz="0" w:space="0" w:color="auto"/>
            <w:right w:val="none" w:sz="0" w:space="0" w:color="auto"/>
          </w:divBdr>
        </w:div>
        <w:div w:id="1576893025">
          <w:marLeft w:val="480"/>
          <w:marRight w:val="0"/>
          <w:marTop w:val="0"/>
          <w:marBottom w:val="0"/>
          <w:divBdr>
            <w:top w:val="none" w:sz="0" w:space="0" w:color="auto"/>
            <w:left w:val="none" w:sz="0" w:space="0" w:color="auto"/>
            <w:bottom w:val="none" w:sz="0" w:space="0" w:color="auto"/>
            <w:right w:val="none" w:sz="0" w:space="0" w:color="auto"/>
          </w:divBdr>
        </w:div>
        <w:div w:id="153569870">
          <w:marLeft w:val="480"/>
          <w:marRight w:val="0"/>
          <w:marTop w:val="0"/>
          <w:marBottom w:val="0"/>
          <w:divBdr>
            <w:top w:val="none" w:sz="0" w:space="0" w:color="auto"/>
            <w:left w:val="none" w:sz="0" w:space="0" w:color="auto"/>
            <w:bottom w:val="none" w:sz="0" w:space="0" w:color="auto"/>
            <w:right w:val="none" w:sz="0" w:space="0" w:color="auto"/>
          </w:divBdr>
        </w:div>
        <w:div w:id="499809007">
          <w:marLeft w:val="480"/>
          <w:marRight w:val="0"/>
          <w:marTop w:val="0"/>
          <w:marBottom w:val="0"/>
          <w:divBdr>
            <w:top w:val="none" w:sz="0" w:space="0" w:color="auto"/>
            <w:left w:val="none" w:sz="0" w:space="0" w:color="auto"/>
            <w:bottom w:val="none" w:sz="0" w:space="0" w:color="auto"/>
            <w:right w:val="none" w:sz="0" w:space="0" w:color="auto"/>
          </w:divBdr>
        </w:div>
        <w:div w:id="1584947354">
          <w:marLeft w:val="480"/>
          <w:marRight w:val="0"/>
          <w:marTop w:val="0"/>
          <w:marBottom w:val="0"/>
          <w:divBdr>
            <w:top w:val="none" w:sz="0" w:space="0" w:color="auto"/>
            <w:left w:val="none" w:sz="0" w:space="0" w:color="auto"/>
            <w:bottom w:val="none" w:sz="0" w:space="0" w:color="auto"/>
            <w:right w:val="none" w:sz="0" w:space="0" w:color="auto"/>
          </w:divBdr>
        </w:div>
        <w:div w:id="357895598">
          <w:marLeft w:val="480"/>
          <w:marRight w:val="0"/>
          <w:marTop w:val="0"/>
          <w:marBottom w:val="0"/>
          <w:divBdr>
            <w:top w:val="none" w:sz="0" w:space="0" w:color="auto"/>
            <w:left w:val="none" w:sz="0" w:space="0" w:color="auto"/>
            <w:bottom w:val="none" w:sz="0" w:space="0" w:color="auto"/>
            <w:right w:val="none" w:sz="0" w:space="0" w:color="auto"/>
          </w:divBdr>
        </w:div>
        <w:div w:id="1565024517">
          <w:marLeft w:val="480"/>
          <w:marRight w:val="0"/>
          <w:marTop w:val="0"/>
          <w:marBottom w:val="0"/>
          <w:divBdr>
            <w:top w:val="none" w:sz="0" w:space="0" w:color="auto"/>
            <w:left w:val="none" w:sz="0" w:space="0" w:color="auto"/>
            <w:bottom w:val="none" w:sz="0" w:space="0" w:color="auto"/>
            <w:right w:val="none" w:sz="0" w:space="0" w:color="auto"/>
          </w:divBdr>
        </w:div>
        <w:div w:id="799231230">
          <w:marLeft w:val="480"/>
          <w:marRight w:val="0"/>
          <w:marTop w:val="0"/>
          <w:marBottom w:val="0"/>
          <w:divBdr>
            <w:top w:val="none" w:sz="0" w:space="0" w:color="auto"/>
            <w:left w:val="none" w:sz="0" w:space="0" w:color="auto"/>
            <w:bottom w:val="none" w:sz="0" w:space="0" w:color="auto"/>
            <w:right w:val="none" w:sz="0" w:space="0" w:color="auto"/>
          </w:divBdr>
        </w:div>
        <w:div w:id="1080179400">
          <w:marLeft w:val="480"/>
          <w:marRight w:val="0"/>
          <w:marTop w:val="0"/>
          <w:marBottom w:val="0"/>
          <w:divBdr>
            <w:top w:val="none" w:sz="0" w:space="0" w:color="auto"/>
            <w:left w:val="none" w:sz="0" w:space="0" w:color="auto"/>
            <w:bottom w:val="none" w:sz="0" w:space="0" w:color="auto"/>
            <w:right w:val="none" w:sz="0" w:space="0" w:color="auto"/>
          </w:divBdr>
        </w:div>
        <w:div w:id="900407026">
          <w:marLeft w:val="480"/>
          <w:marRight w:val="0"/>
          <w:marTop w:val="0"/>
          <w:marBottom w:val="0"/>
          <w:divBdr>
            <w:top w:val="none" w:sz="0" w:space="0" w:color="auto"/>
            <w:left w:val="none" w:sz="0" w:space="0" w:color="auto"/>
            <w:bottom w:val="none" w:sz="0" w:space="0" w:color="auto"/>
            <w:right w:val="none" w:sz="0" w:space="0" w:color="auto"/>
          </w:divBdr>
        </w:div>
        <w:div w:id="678582405">
          <w:marLeft w:val="480"/>
          <w:marRight w:val="0"/>
          <w:marTop w:val="0"/>
          <w:marBottom w:val="0"/>
          <w:divBdr>
            <w:top w:val="none" w:sz="0" w:space="0" w:color="auto"/>
            <w:left w:val="none" w:sz="0" w:space="0" w:color="auto"/>
            <w:bottom w:val="none" w:sz="0" w:space="0" w:color="auto"/>
            <w:right w:val="none" w:sz="0" w:space="0" w:color="auto"/>
          </w:divBdr>
        </w:div>
        <w:div w:id="47073342">
          <w:marLeft w:val="480"/>
          <w:marRight w:val="0"/>
          <w:marTop w:val="0"/>
          <w:marBottom w:val="0"/>
          <w:divBdr>
            <w:top w:val="none" w:sz="0" w:space="0" w:color="auto"/>
            <w:left w:val="none" w:sz="0" w:space="0" w:color="auto"/>
            <w:bottom w:val="none" w:sz="0" w:space="0" w:color="auto"/>
            <w:right w:val="none" w:sz="0" w:space="0" w:color="auto"/>
          </w:divBdr>
        </w:div>
        <w:div w:id="6251236">
          <w:marLeft w:val="480"/>
          <w:marRight w:val="0"/>
          <w:marTop w:val="0"/>
          <w:marBottom w:val="0"/>
          <w:divBdr>
            <w:top w:val="none" w:sz="0" w:space="0" w:color="auto"/>
            <w:left w:val="none" w:sz="0" w:space="0" w:color="auto"/>
            <w:bottom w:val="none" w:sz="0" w:space="0" w:color="auto"/>
            <w:right w:val="none" w:sz="0" w:space="0" w:color="auto"/>
          </w:divBdr>
        </w:div>
        <w:div w:id="1564945662">
          <w:marLeft w:val="480"/>
          <w:marRight w:val="0"/>
          <w:marTop w:val="0"/>
          <w:marBottom w:val="0"/>
          <w:divBdr>
            <w:top w:val="none" w:sz="0" w:space="0" w:color="auto"/>
            <w:left w:val="none" w:sz="0" w:space="0" w:color="auto"/>
            <w:bottom w:val="none" w:sz="0" w:space="0" w:color="auto"/>
            <w:right w:val="none" w:sz="0" w:space="0" w:color="auto"/>
          </w:divBdr>
        </w:div>
        <w:div w:id="827407928">
          <w:marLeft w:val="480"/>
          <w:marRight w:val="0"/>
          <w:marTop w:val="0"/>
          <w:marBottom w:val="0"/>
          <w:divBdr>
            <w:top w:val="none" w:sz="0" w:space="0" w:color="auto"/>
            <w:left w:val="none" w:sz="0" w:space="0" w:color="auto"/>
            <w:bottom w:val="none" w:sz="0" w:space="0" w:color="auto"/>
            <w:right w:val="none" w:sz="0" w:space="0" w:color="auto"/>
          </w:divBdr>
        </w:div>
      </w:divsChild>
    </w:div>
    <w:div w:id="2066685104">
      <w:bodyDiv w:val="1"/>
      <w:marLeft w:val="0"/>
      <w:marRight w:val="0"/>
      <w:marTop w:val="0"/>
      <w:marBottom w:val="0"/>
      <w:divBdr>
        <w:top w:val="none" w:sz="0" w:space="0" w:color="auto"/>
        <w:left w:val="none" w:sz="0" w:space="0" w:color="auto"/>
        <w:bottom w:val="none" w:sz="0" w:space="0" w:color="auto"/>
        <w:right w:val="none" w:sz="0" w:space="0" w:color="auto"/>
      </w:divBdr>
    </w:div>
    <w:div w:id="2066878041">
      <w:bodyDiv w:val="1"/>
      <w:marLeft w:val="0"/>
      <w:marRight w:val="0"/>
      <w:marTop w:val="0"/>
      <w:marBottom w:val="0"/>
      <w:divBdr>
        <w:top w:val="none" w:sz="0" w:space="0" w:color="auto"/>
        <w:left w:val="none" w:sz="0" w:space="0" w:color="auto"/>
        <w:bottom w:val="none" w:sz="0" w:space="0" w:color="auto"/>
        <w:right w:val="none" w:sz="0" w:space="0" w:color="auto"/>
      </w:divBdr>
    </w:div>
    <w:div w:id="2067333726">
      <w:bodyDiv w:val="1"/>
      <w:marLeft w:val="0"/>
      <w:marRight w:val="0"/>
      <w:marTop w:val="0"/>
      <w:marBottom w:val="0"/>
      <w:divBdr>
        <w:top w:val="none" w:sz="0" w:space="0" w:color="auto"/>
        <w:left w:val="none" w:sz="0" w:space="0" w:color="auto"/>
        <w:bottom w:val="none" w:sz="0" w:space="0" w:color="auto"/>
        <w:right w:val="none" w:sz="0" w:space="0" w:color="auto"/>
      </w:divBdr>
    </w:div>
    <w:div w:id="2067601377">
      <w:bodyDiv w:val="1"/>
      <w:marLeft w:val="0"/>
      <w:marRight w:val="0"/>
      <w:marTop w:val="0"/>
      <w:marBottom w:val="0"/>
      <w:divBdr>
        <w:top w:val="none" w:sz="0" w:space="0" w:color="auto"/>
        <w:left w:val="none" w:sz="0" w:space="0" w:color="auto"/>
        <w:bottom w:val="none" w:sz="0" w:space="0" w:color="auto"/>
        <w:right w:val="none" w:sz="0" w:space="0" w:color="auto"/>
      </w:divBdr>
    </w:div>
    <w:div w:id="2068800134">
      <w:bodyDiv w:val="1"/>
      <w:marLeft w:val="0"/>
      <w:marRight w:val="0"/>
      <w:marTop w:val="0"/>
      <w:marBottom w:val="0"/>
      <w:divBdr>
        <w:top w:val="none" w:sz="0" w:space="0" w:color="auto"/>
        <w:left w:val="none" w:sz="0" w:space="0" w:color="auto"/>
        <w:bottom w:val="none" w:sz="0" w:space="0" w:color="auto"/>
        <w:right w:val="none" w:sz="0" w:space="0" w:color="auto"/>
      </w:divBdr>
    </w:div>
    <w:div w:id="2069305770">
      <w:bodyDiv w:val="1"/>
      <w:marLeft w:val="0"/>
      <w:marRight w:val="0"/>
      <w:marTop w:val="0"/>
      <w:marBottom w:val="0"/>
      <w:divBdr>
        <w:top w:val="none" w:sz="0" w:space="0" w:color="auto"/>
        <w:left w:val="none" w:sz="0" w:space="0" w:color="auto"/>
        <w:bottom w:val="none" w:sz="0" w:space="0" w:color="auto"/>
        <w:right w:val="none" w:sz="0" w:space="0" w:color="auto"/>
      </w:divBdr>
    </w:div>
    <w:div w:id="2069957625">
      <w:bodyDiv w:val="1"/>
      <w:marLeft w:val="0"/>
      <w:marRight w:val="0"/>
      <w:marTop w:val="0"/>
      <w:marBottom w:val="0"/>
      <w:divBdr>
        <w:top w:val="none" w:sz="0" w:space="0" w:color="auto"/>
        <w:left w:val="none" w:sz="0" w:space="0" w:color="auto"/>
        <w:bottom w:val="none" w:sz="0" w:space="0" w:color="auto"/>
        <w:right w:val="none" w:sz="0" w:space="0" w:color="auto"/>
      </w:divBdr>
    </w:div>
    <w:div w:id="2070300133">
      <w:bodyDiv w:val="1"/>
      <w:marLeft w:val="0"/>
      <w:marRight w:val="0"/>
      <w:marTop w:val="0"/>
      <w:marBottom w:val="0"/>
      <w:divBdr>
        <w:top w:val="none" w:sz="0" w:space="0" w:color="auto"/>
        <w:left w:val="none" w:sz="0" w:space="0" w:color="auto"/>
        <w:bottom w:val="none" w:sz="0" w:space="0" w:color="auto"/>
        <w:right w:val="none" w:sz="0" w:space="0" w:color="auto"/>
      </w:divBdr>
    </w:div>
    <w:div w:id="2071077252">
      <w:bodyDiv w:val="1"/>
      <w:marLeft w:val="0"/>
      <w:marRight w:val="0"/>
      <w:marTop w:val="0"/>
      <w:marBottom w:val="0"/>
      <w:divBdr>
        <w:top w:val="none" w:sz="0" w:space="0" w:color="auto"/>
        <w:left w:val="none" w:sz="0" w:space="0" w:color="auto"/>
        <w:bottom w:val="none" w:sz="0" w:space="0" w:color="auto"/>
        <w:right w:val="none" w:sz="0" w:space="0" w:color="auto"/>
      </w:divBdr>
    </w:div>
    <w:div w:id="2071077667">
      <w:bodyDiv w:val="1"/>
      <w:marLeft w:val="0"/>
      <w:marRight w:val="0"/>
      <w:marTop w:val="0"/>
      <w:marBottom w:val="0"/>
      <w:divBdr>
        <w:top w:val="none" w:sz="0" w:space="0" w:color="auto"/>
        <w:left w:val="none" w:sz="0" w:space="0" w:color="auto"/>
        <w:bottom w:val="none" w:sz="0" w:space="0" w:color="auto"/>
        <w:right w:val="none" w:sz="0" w:space="0" w:color="auto"/>
      </w:divBdr>
    </w:div>
    <w:div w:id="2071687706">
      <w:bodyDiv w:val="1"/>
      <w:marLeft w:val="0"/>
      <w:marRight w:val="0"/>
      <w:marTop w:val="0"/>
      <w:marBottom w:val="0"/>
      <w:divBdr>
        <w:top w:val="none" w:sz="0" w:space="0" w:color="auto"/>
        <w:left w:val="none" w:sz="0" w:space="0" w:color="auto"/>
        <w:bottom w:val="none" w:sz="0" w:space="0" w:color="auto"/>
        <w:right w:val="none" w:sz="0" w:space="0" w:color="auto"/>
      </w:divBdr>
    </w:div>
    <w:div w:id="2072581238">
      <w:bodyDiv w:val="1"/>
      <w:marLeft w:val="0"/>
      <w:marRight w:val="0"/>
      <w:marTop w:val="0"/>
      <w:marBottom w:val="0"/>
      <w:divBdr>
        <w:top w:val="none" w:sz="0" w:space="0" w:color="auto"/>
        <w:left w:val="none" w:sz="0" w:space="0" w:color="auto"/>
        <w:bottom w:val="none" w:sz="0" w:space="0" w:color="auto"/>
        <w:right w:val="none" w:sz="0" w:space="0" w:color="auto"/>
      </w:divBdr>
    </w:div>
    <w:div w:id="2072729437">
      <w:bodyDiv w:val="1"/>
      <w:marLeft w:val="0"/>
      <w:marRight w:val="0"/>
      <w:marTop w:val="0"/>
      <w:marBottom w:val="0"/>
      <w:divBdr>
        <w:top w:val="none" w:sz="0" w:space="0" w:color="auto"/>
        <w:left w:val="none" w:sz="0" w:space="0" w:color="auto"/>
        <w:bottom w:val="none" w:sz="0" w:space="0" w:color="auto"/>
        <w:right w:val="none" w:sz="0" w:space="0" w:color="auto"/>
      </w:divBdr>
    </w:div>
    <w:div w:id="2075159697">
      <w:bodyDiv w:val="1"/>
      <w:marLeft w:val="0"/>
      <w:marRight w:val="0"/>
      <w:marTop w:val="0"/>
      <w:marBottom w:val="0"/>
      <w:divBdr>
        <w:top w:val="none" w:sz="0" w:space="0" w:color="auto"/>
        <w:left w:val="none" w:sz="0" w:space="0" w:color="auto"/>
        <w:bottom w:val="none" w:sz="0" w:space="0" w:color="auto"/>
        <w:right w:val="none" w:sz="0" w:space="0" w:color="auto"/>
      </w:divBdr>
    </w:div>
    <w:div w:id="2075352717">
      <w:bodyDiv w:val="1"/>
      <w:marLeft w:val="0"/>
      <w:marRight w:val="0"/>
      <w:marTop w:val="0"/>
      <w:marBottom w:val="0"/>
      <w:divBdr>
        <w:top w:val="none" w:sz="0" w:space="0" w:color="auto"/>
        <w:left w:val="none" w:sz="0" w:space="0" w:color="auto"/>
        <w:bottom w:val="none" w:sz="0" w:space="0" w:color="auto"/>
        <w:right w:val="none" w:sz="0" w:space="0" w:color="auto"/>
      </w:divBdr>
    </w:div>
    <w:div w:id="2076775091">
      <w:bodyDiv w:val="1"/>
      <w:marLeft w:val="0"/>
      <w:marRight w:val="0"/>
      <w:marTop w:val="0"/>
      <w:marBottom w:val="0"/>
      <w:divBdr>
        <w:top w:val="none" w:sz="0" w:space="0" w:color="auto"/>
        <w:left w:val="none" w:sz="0" w:space="0" w:color="auto"/>
        <w:bottom w:val="none" w:sz="0" w:space="0" w:color="auto"/>
        <w:right w:val="none" w:sz="0" w:space="0" w:color="auto"/>
      </w:divBdr>
    </w:div>
    <w:div w:id="2077119494">
      <w:bodyDiv w:val="1"/>
      <w:marLeft w:val="0"/>
      <w:marRight w:val="0"/>
      <w:marTop w:val="0"/>
      <w:marBottom w:val="0"/>
      <w:divBdr>
        <w:top w:val="none" w:sz="0" w:space="0" w:color="auto"/>
        <w:left w:val="none" w:sz="0" w:space="0" w:color="auto"/>
        <w:bottom w:val="none" w:sz="0" w:space="0" w:color="auto"/>
        <w:right w:val="none" w:sz="0" w:space="0" w:color="auto"/>
      </w:divBdr>
    </w:div>
    <w:div w:id="2077437074">
      <w:bodyDiv w:val="1"/>
      <w:marLeft w:val="0"/>
      <w:marRight w:val="0"/>
      <w:marTop w:val="0"/>
      <w:marBottom w:val="0"/>
      <w:divBdr>
        <w:top w:val="none" w:sz="0" w:space="0" w:color="auto"/>
        <w:left w:val="none" w:sz="0" w:space="0" w:color="auto"/>
        <w:bottom w:val="none" w:sz="0" w:space="0" w:color="auto"/>
        <w:right w:val="none" w:sz="0" w:space="0" w:color="auto"/>
      </w:divBdr>
    </w:div>
    <w:div w:id="2077506885">
      <w:bodyDiv w:val="1"/>
      <w:marLeft w:val="0"/>
      <w:marRight w:val="0"/>
      <w:marTop w:val="0"/>
      <w:marBottom w:val="0"/>
      <w:divBdr>
        <w:top w:val="none" w:sz="0" w:space="0" w:color="auto"/>
        <w:left w:val="none" w:sz="0" w:space="0" w:color="auto"/>
        <w:bottom w:val="none" w:sz="0" w:space="0" w:color="auto"/>
        <w:right w:val="none" w:sz="0" w:space="0" w:color="auto"/>
      </w:divBdr>
    </w:div>
    <w:div w:id="2077624147">
      <w:bodyDiv w:val="1"/>
      <w:marLeft w:val="0"/>
      <w:marRight w:val="0"/>
      <w:marTop w:val="0"/>
      <w:marBottom w:val="0"/>
      <w:divBdr>
        <w:top w:val="none" w:sz="0" w:space="0" w:color="auto"/>
        <w:left w:val="none" w:sz="0" w:space="0" w:color="auto"/>
        <w:bottom w:val="none" w:sz="0" w:space="0" w:color="auto"/>
        <w:right w:val="none" w:sz="0" w:space="0" w:color="auto"/>
      </w:divBdr>
    </w:div>
    <w:div w:id="2077699639">
      <w:bodyDiv w:val="1"/>
      <w:marLeft w:val="0"/>
      <w:marRight w:val="0"/>
      <w:marTop w:val="0"/>
      <w:marBottom w:val="0"/>
      <w:divBdr>
        <w:top w:val="none" w:sz="0" w:space="0" w:color="auto"/>
        <w:left w:val="none" w:sz="0" w:space="0" w:color="auto"/>
        <w:bottom w:val="none" w:sz="0" w:space="0" w:color="auto"/>
        <w:right w:val="none" w:sz="0" w:space="0" w:color="auto"/>
      </w:divBdr>
    </w:div>
    <w:div w:id="2078168635">
      <w:bodyDiv w:val="1"/>
      <w:marLeft w:val="0"/>
      <w:marRight w:val="0"/>
      <w:marTop w:val="0"/>
      <w:marBottom w:val="0"/>
      <w:divBdr>
        <w:top w:val="none" w:sz="0" w:space="0" w:color="auto"/>
        <w:left w:val="none" w:sz="0" w:space="0" w:color="auto"/>
        <w:bottom w:val="none" w:sz="0" w:space="0" w:color="auto"/>
        <w:right w:val="none" w:sz="0" w:space="0" w:color="auto"/>
      </w:divBdr>
    </w:div>
    <w:div w:id="2078546854">
      <w:bodyDiv w:val="1"/>
      <w:marLeft w:val="0"/>
      <w:marRight w:val="0"/>
      <w:marTop w:val="0"/>
      <w:marBottom w:val="0"/>
      <w:divBdr>
        <w:top w:val="none" w:sz="0" w:space="0" w:color="auto"/>
        <w:left w:val="none" w:sz="0" w:space="0" w:color="auto"/>
        <w:bottom w:val="none" w:sz="0" w:space="0" w:color="auto"/>
        <w:right w:val="none" w:sz="0" w:space="0" w:color="auto"/>
      </w:divBdr>
    </w:div>
    <w:div w:id="2079010569">
      <w:bodyDiv w:val="1"/>
      <w:marLeft w:val="0"/>
      <w:marRight w:val="0"/>
      <w:marTop w:val="0"/>
      <w:marBottom w:val="0"/>
      <w:divBdr>
        <w:top w:val="none" w:sz="0" w:space="0" w:color="auto"/>
        <w:left w:val="none" w:sz="0" w:space="0" w:color="auto"/>
        <w:bottom w:val="none" w:sz="0" w:space="0" w:color="auto"/>
        <w:right w:val="none" w:sz="0" w:space="0" w:color="auto"/>
      </w:divBdr>
    </w:div>
    <w:div w:id="2079747500">
      <w:bodyDiv w:val="1"/>
      <w:marLeft w:val="0"/>
      <w:marRight w:val="0"/>
      <w:marTop w:val="0"/>
      <w:marBottom w:val="0"/>
      <w:divBdr>
        <w:top w:val="none" w:sz="0" w:space="0" w:color="auto"/>
        <w:left w:val="none" w:sz="0" w:space="0" w:color="auto"/>
        <w:bottom w:val="none" w:sz="0" w:space="0" w:color="auto"/>
        <w:right w:val="none" w:sz="0" w:space="0" w:color="auto"/>
      </w:divBdr>
    </w:div>
    <w:div w:id="2079984006">
      <w:bodyDiv w:val="1"/>
      <w:marLeft w:val="0"/>
      <w:marRight w:val="0"/>
      <w:marTop w:val="0"/>
      <w:marBottom w:val="0"/>
      <w:divBdr>
        <w:top w:val="none" w:sz="0" w:space="0" w:color="auto"/>
        <w:left w:val="none" w:sz="0" w:space="0" w:color="auto"/>
        <w:bottom w:val="none" w:sz="0" w:space="0" w:color="auto"/>
        <w:right w:val="none" w:sz="0" w:space="0" w:color="auto"/>
      </w:divBdr>
      <w:divsChild>
        <w:div w:id="725877206">
          <w:marLeft w:val="640"/>
          <w:marRight w:val="0"/>
          <w:marTop w:val="0"/>
          <w:marBottom w:val="0"/>
          <w:divBdr>
            <w:top w:val="none" w:sz="0" w:space="0" w:color="auto"/>
            <w:left w:val="none" w:sz="0" w:space="0" w:color="auto"/>
            <w:bottom w:val="none" w:sz="0" w:space="0" w:color="auto"/>
            <w:right w:val="none" w:sz="0" w:space="0" w:color="auto"/>
          </w:divBdr>
        </w:div>
        <w:div w:id="1946301568">
          <w:marLeft w:val="640"/>
          <w:marRight w:val="0"/>
          <w:marTop w:val="0"/>
          <w:marBottom w:val="0"/>
          <w:divBdr>
            <w:top w:val="none" w:sz="0" w:space="0" w:color="auto"/>
            <w:left w:val="none" w:sz="0" w:space="0" w:color="auto"/>
            <w:bottom w:val="none" w:sz="0" w:space="0" w:color="auto"/>
            <w:right w:val="none" w:sz="0" w:space="0" w:color="auto"/>
          </w:divBdr>
        </w:div>
        <w:div w:id="864948780">
          <w:marLeft w:val="640"/>
          <w:marRight w:val="0"/>
          <w:marTop w:val="0"/>
          <w:marBottom w:val="0"/>
          <w:divBdr>
            <w:top w:val="none" w:sz="0" w:space="0" w:color="auto"/>
            <w:left w:val="none" w:sz="0" w:space="0" w:color="auto"/>
            <w:bottom w:val="none" w:sz="0" w:space="0" w:color="auto"/>
            <w:right w:val="none" w:sz="0" w:space="0" w:color="auto"/>
          </w:divBdr>
        </w:div>
        <w:div w:id="820850912">
          <w:marLeft w:val="640"/>
          <w:marRight w:val="0"/>
          <w:marTop w:val="0"/>
          <w:marBottom w:val="0"/>
          <w:divBdr>
            <w:top w:val="none" w:sz="0" w:space="0" w:color="auto"/>
            <w:left w:val="none" w:sz="0" w:space="0" w:color="auto"/>
            <w:bottom w:val="none" w:sz="0" w:space="0" w:color="auto"/>
            <w:right w:val="none" w:sz="0" w:space="0" w:color="auto"/>
          </w:divBdr>
        </w:div>
        <w:div w:id="593325870">
          <w:marLeft w:val="640"/>
          <w:marRight w:val="0"/>
          <w:marTop w:val="0"/>
          <w:marBottom w:val="0"/>
          <w:divBdr>
            <w:top w:val="none" w:sz="0" w:space="0" w:color="auto"/>
            <w:left w:val="none" w:sz="0" w:space="0" w:color="auto"/>
            <w:bottom w:val="none" w:sz="0" w:space="0" w:color="auto"/>
            <w:right w:val="none" w:sz="0" w:space="0" w:color="auto"/>
          </w:divBdr>
        </w:div>
        <w:div w:id="1681350854">
          <w:marLeft w:val="640"/>
          <w:marRight w:val="0"/>
          <w:marTop w:val="0"/>
          <w:marBottom w:val="0"/>
          <w:divBdr>
            <w:top w:val="none" w:sz="0" w:space="0" w:color="auto"/>
            <w:left w:val="none" w:sz="0" w:space="0" w:color="auto"/>
            <w:bottom w:val="none" w:sz="0" w:space="0" w:color="auto"/>
            <w:right w:val="none" w:sz="0" w:space="0" w:color="auto"/>
          </w:divBdr>
        </w:div>
        <w:div w:id="1000306369">
          <w:marLeft w:val="640"/>
          <w:marRight w:val="0"/>
          <w:marTop w:val="0"/>
          <w:marBottom w:val="0"/>
          <w:divBdr>
            <w:top w:val="none" w:sz="0" w:space="0" w:color="auto"/>
            <w:left w:val="none" w:sz="0" w:space="0" w:color="auto"/>
            <w:bottom w:val="none" w:sz="0" w:space="0" w:color="auto"/>
            <w:right w:val="none" w:sz="0" w:space="0" w:color="auto"/>
          </w:divBdr>
        </w:div>
        <w:div w:id="1990940252">
          <w:marLeft w:val="640"/>
          <w:marRight w:val="0"/>
          <w:marTop w:val="0"/>
          <w:marBottom w:val="0"/>
          <w:divBdr>
            <w:top w:val="none" w:sz="0" w:space="0" w:color="auto"/>
            <w:left w:val="none" w:sz="0" w:space="0" w:color="auto"/>
            <w:bottom w:val="none" w:sz="0" w:space="0" w:color="auto"/>
            <w:right w:val="none" w:sz="0" w:space="0" w:color="auto"/>
          </w:divBdr>
        </w:div>
        <w:div w:id="932276879">
          <w:marLeft w:val="640"/>
          <w:marRight w:val="0"/>
          <w:marTop w:val="0"/>
          <w:marBottom w:val="0"/>
          <w:divBdr>
            <w:top w:val="none" w:sz="0" w:space="0" w:color="auto"/>
            <w:left w:val="none" w:sz="0" w:space="0" w:color="auto"/>
            <w:bottom w:val="none" w:sz="0" w:space="0" w:color="auto"/>
            <w:right w:val="none" w:sz="0" w:space="0" w:color="auto"/>
          </w:divBdr>
        </w:div>
        <w:div w:id="555165357">
          <w:marLeft w:val="640"/>
          <w:marRight w:val="0"/>
          <w:marTop w:val="0"/>
          <w:marBottom w:val="0"/>
          <w:divBdr>
            <w:top w:val="none" w:sz="0" w:space="0" w:color="auto"/>
            <w:left w:val="none" w:sz="0" w:space="0" w:color="auto"/>
            <w:bottom w:val="none" w:sz="0" w:space="0" w:color="auto"/>
            <w:right w:val="none" w:sz="0" w:space="0" w:color="auto"/>
          </w:divBdr>
        </w:div>
        <w:div w:id="1497381251">
          <w:marLeft w:val="640"/>
          <w:marRight w:val="0"/>
          <w:marTop w:val="0"/>
          <w:marBottom w:val="0"/>
          <w:divBdr>
            <w:top w:val="none" w:sz="0" w:space="0" w:color="auto"/>
            <w:left w:val="none" w:sz="0" w:space="0" w:color="auto"/>
            <w:bottom w:val="none" w:sz="0" w:space="0" w:color="auto"/>
            <w:right w:val="none" w:sz="0" w:space="0" w:color="auto"/>
          </w:divBdr>
        </w:div>
        <w:div w:id="1552498310">
          <w:marLeft w:val="640"/>
          <w:marRight w:val="0"/>
          <w:marTop w:val="0"/>
          <w:marBottom w:val="0"/>
          <w:divBdr>
            <w:top w:val="none" w:sz="0" w:space="0" w:color="auto"/>
            <w:left w:val="none" w:sz="0" w:space="0" w:color="auto"/>
            <w:bottom w:val="none" w:sz="0" w:space="0" w:color="auto"/>
            <w:right w:val="none" w:sz="0" w:space="0" w:color="auto"/>
          </w:divBdr>
        </w:div>
        <w:div w:id="753011079">
          <w:marLeft w:val="640"/>
          <w:marRight w:val="0"/>
          <w:marTop w:val="0"/>
          <w:marBottom w:val="0"/>
          <w:divBdr>
            <w:top w:val="none" w:sz="0" w:space="0" w:color="auto"/>
            <w:left w:val="none" w:sz="0" w:space="0" w:color="auto"/>
            <w:bottom w:val="none" w:sz="0" w:space="0" w:color="auto"/>
            <w:right w:val="none" w:sz="0" w:space="0" w:color="auto"/>
          </w:divBdr>
        </w:div>
        <w:div w:id="181404327">
          <w:marLeft w:val="640"/>
          <w:marRight w:val="0"/>
          <w:marTop w:val="0"/>
          <w:marBottom w:val="0"/>
          <w:divBdr>
            <w:top w:val="none" w:sz="0" w:space="0" w:color="auto"/>
            <w:left w:val="none" w:sz="0" w:space="0" w:color="auto"/>
            <w:bottom w:val="none" w:sz="0" w:space="0" w:color="auto"/>
            <w:right w:val="none" w:sz="0" w:space="0" w:color="auto"/>
          </w:divBdr>
        </w:div>
        <w:div w:id="1307003374">
          <w:marLeft w:val="640"/>
          <w:marRight w:val="0"/>
          <w:marTop w:val="0"/>
          <w:marBottom w:val="0"/>
          <w:divBdr>
            <w:top w:val="none" w:sz="0" w:space="0" w:color="auto"/>
            <w:left w:val="none" w:sz="0" w:space="0" w:color="auto"/>
            <w:bottom w:val="none" w:sz="0" w:space="0" w:color="auto"/>
            <w:right w:val="none" w:sz="0" w:space="0" w:color="auto"/>
          </w:divBdr>
        </w:div>
        <w:div w:id="1494761241">
          <w:marLeft w:val="640"/>
          <w:marRight w:val="0"/>
          <w:marTop w:val="0"/>
          <w:marBottom w:val="0"/>
          <w:divBdr>
            <w:top w:val="none" w:sz="0" w:space="0" w:color="auto"/>
            <w:left w:val="none" w:sz="0" w:space="0" w:color="auto"/>
            <w:bottom w:val="none" w:sz="0" w:space="0" w:color="auto"/>
            <w:right w:val="none" w:sz="0" w:space="0" w:color="auto"/>
          </w:divBdr>
        </w:div>
        <w:div w:id="1284966604">
          <w:marLeft w:val="640"/>
          <w:marRight w:val="0"/>
          <w:marTop w:val="0"/>
          <w:marBottom w:val="0"/>
          <w:divBdr>
            <w:top w:val="none" w:sz="0" w:space="0" w:color="auto"/>
            <w:left w:val="none" w:sz="0" w:space="0" w:color="auto"/>
            <w:bottom w:val="none" w:sz="0" w:space="0" w:color="auto"/>
            <w:right w:val="none" w:sz="0" w:space="0" w:color="auto"/>
          </w:divBdr>
        </w:div>
        <w:div w:id="210075647">
          <w:marLeft w:val="640"/>
          <w:marRight w:val="0"/>
          <w:marTop w:val="0"/>
          <w:marBottom w:val="0"/>
          <w:divBdr>
            <w:top w:val="none" w:sz="0" w:space="0" w:color="auto"/>
            <w:left w:val="none" w:sz="0" w:space="0" w:color="auto"/>
            <w:bottom w:val="none" w:sz="0" w:space="0" w:color="auto"/>
            <w:right w:val="none" w:sz="0" w:space="0" w:color="auto"/>
          </w:divBdr>
        </w:div>
        <w:div w:id="2080858258">
          <w:marLeft w:val="640"/>
          <w:marRight w:val="0"/>
          <w:marTop w:val="0"/>
          <w:marBottom w:val="0"/>
          <w:divBdr>
            <w:top w:val="none" w:sz="0" w:space="0" w:color="auto"/>
            <w:left w:val="none" w:sz="0" w:space="0" w:color="auto"/>
            <w:bottom w:val="none" w:sz="0" w:space="0" w:color="auto"/>
            <w:right w:val="none" w:sz="0" w:space="0" w:color="auto"/>
          </w:divBdr>
        </w:div>
        <w:div w:id="1589844930">
          <w:marLeft w:val="640"/>
          <w:marRight w:val="0"/>
          <w:marTop w:val="0"/>
          <w:marBottom w:val="0"/>
          <w:divBdr>
            <w:top w:val="none" w:sz="0" w:space="0" w:color="auto"/>
            <w:left w:val="none" w:sz="0" w:space="0" w:color="auto"/>
            <w:bottom w:val="none" w:sz="0" w:space="0" w:color="auto"/>
            <w:right w:val="none" w:sz="0" w:space="0" w:color="auto"/>
          </w:divBdr>
        </w:div>
        <w:div w:id="1772780362">
          <w:marLeft w:val="640"/>
          <w:marRight w:val="0"/>
          <w:marTop w:val="0"/>
          <w:marBottom w:val="0"/>
          <w:divBdr>
            <w:top w:val="none" w:sz="0" w:space="0" w:color="auto"/>
            <w:left w:val="none" w:sz="0" w:space="0" w:color="auto"/>
            <w:bottom w:val="none" w:sz="0" w:space="0" w:color="auto"/>
            <w:right w:val="none" w:sz="0" w:space="0" w:color="auto"/>
          </w:divBdr>
        </w:div>
        <w:div w:id="1785928204">
          <w:marLeft w:val="640"/>
          <w:marRight w:val="0"/>
          <w:marTop w:val="0"/>
          <w:marBottom w:val="0"/>
          <w:divBdr>
            <w:top w:val="none" w:sz="0" w:space="0" w:color="auto"/>
            <w:left w:val="none" w:sz="0" w:space="0" w:color="auto"/>
            <w:bottom w:val="none" w:sz="0" w:space="0" w:color="auto"/>
            <w:right w:val="none" w:sz="0" w:space="0" w:color="auto"/>
          </w:divBdr>
        </w:div>
        <w:div w:id="1277562598">
          <w:marLeft w:val="640"/>
          <w:marRight w:val="0"/>
          <w:marTop w:val="0"/>
          <w:marBottom w:val="0"/>
          <w:divBdr>
            <w:top w:val="none" w:sz="0" w:space="0" w:color="auto"/>
            <w:left w:val="none" w:sz="0" w:space="0" w:color="auto"/>
            <w:bottom w:val="none" w:sz="0" w:space="0" w:color="auto"/>
            <w:right w:val="none" w:sz="0" w:space="0" w:color="auto"/>
          </w:divBdr>
        </w:div>
        <w:div w:id="218202020">
          <w:marLeft w:val="640"/>
          <w:marRight w:val="0"/>
          <w:marTop w:val="0"/>
          <w:marBottom w:val="0"/>
          <w:divBdr>
            <w:top w:val="none" w:sz="0" w:space="0" w:color="auto"/>
            <w:left w:val="none" w:sz="0" w:space="0" w:color="auto"/>
            <w:bottom w:val="none" w:sz="0" w:space="0" w:color="auto"/>
            <w:right w:val="none" w:sz="0" w:space="0" w:color="auto"/>
          </w:divBdr>
        </w:div>
        <w:div w:id="1778450972">
          <w:marLeft w:val="640"/>
          <w:marRight w:val="0"/>
          <w:marTop w:val="0"/>
          <w:marBottom w:val="0"/>
          <w:divBdr>
            <w:top w:val="none" w:sz="0" w:space="0" w:color="auto"/>
            <w:left w:val="none" w:sz="0" w:space="0" w:color="auto"/>
            <w:bottom w:val="none" w:sz="0" w:space="0" w:color="auto"/>
            <w:right w:val="none" w:sz="0" w:space="0" w:color="auto"/>
          </w:divBdr>
        </w:div>
      </w:divsChild>
    </w:div>
    <w:div w:id="2080012130">
      <w:bodyDiv w:val="1"/>
      <w:marLeft w:val="0"/>
      <w:marRight w:val="0"/>
      <w:marTop w:val="0"/>
      <w:marBottom w:val="0"/>
      <w:divBdr>
        <w:top w:val="none" w:sz="0" w:space="0" w:color="auto"/>
        <w:left w:val="none" w:sz="0" w:space="0" w:color="auto"/>
        <w:bottom w:val="none" w:sz="0" w:space="0" w:color="auto"/>
        <w:right w:val="none" w:sz="0" w:space="0" w:color="auto"/>
      </w:divBdr>
    </w:div>
    <w:div w:id="2081320825">
      <w:bodyDiv w:val="1"/>
      <w:marLeft w:val="0"/>
      <w:marRight w:val="0"/>
      <w:marTop w:val="0"/>
      <w:marBottom w:val="0"/>
      <w:divBdr>
        <w:top w:val="none" w:sz="0" w:space="0" w:color="auto"/>
        <w:left w:val="none" w:sz="0" w:space="0" w:color="auto"/>
        <w:bottom w:val="none" w:sz="0" w:space="0" w:color="auto"/>
        <w:right w:val="none" w:sz="0" w:space="0" w:color="auto"/>
      </w:divBdr>
    </w:div>
    <w:div w:id="2081369965">
      <w:bodyDiv w:val="1"/>
      <w:marLeft w:val="0"/>
      <w:marRight w:val="0"/>
      <w:marTop w:val="0"/>
      <w:marBottom w:val="0"/>
      <w:divBdr>
        <w:top w:val="none" w:sz="0" w:space="0" w:color="auto"/>
        <w:left w:val="none" w:sz="0" w:space="0" w:color="auto"/>
        <w:bottom w:val="none" w:sz="0" w:space="0" w:color="auto"/>
        <w:right w:val="none" w:sz="0" w:space="0" w:color="auto"/>
      </w:divBdr>
    </w:div>
    <w:div w:id="2081441123">
      <w:bodyDiv w:val="1"/>
      <w:marLeft w:val="0"/>
      <w:marRight w:val="0"/>
      <w:marTop w:val="0"/>
      <w:marBottom w:val="0"/>
      <w:divBdr>
        <w:top w:val="none" w:sz="0" w:space="0" w:color="auto"/>
        <w:left w:val="none" w:sz="0" w:space="0" w:color="auto"/>
        <w:bottom w:val="none" w:sz="0" w:space="0" w:color="auto"/>
        <w:right w:val="none" w:sz="0" w:space="0" w:color="auto"/>
      </w:divBdr>
    </w:div>
    <w:div w:id="2082092672">
      <w:bodyDiv w:val="1"/>
      <w:marLeft w:val="0"/>
      <w:marRight w:val="0"/>
      <w:marTop w:val="0"/>
      <w:marBottom w:val="0"/>
      <w:divBdr>
        <w:top w:val="none" w:sz="0" w:space="0" w:color="auto"/>
        <w:left w:val="none" w:sz="0" w:space="0" w:color="auto"/>
        <w:bottom w:val="none" w:sz="0" w:space="0" w:color="auto"/>
        <w:right w:val="none" w:sz="0" w:space="0" w:color="auto"/>
      </w:divBdr>
    </w:div>
    <w:div w:id="2082167559">
      <w:bodyDiv w:val="1"/>
      <w:marLeft w:val="0"/>
      <w:marRight w:val="0"/>
      <w:marTop w:val="0"/>
      <w:marBottom w:val="0"/>
      <w:divBdr>
        <w:top w:val="none" w:sz="0" w:space="0" w:color="auto"/>
        <w:left w:val="none" w:sz="0" w:space="0" w:color="auto"/>
        <w:bottom w:val="none" w:sz="0" w:space="0" w:color="auto"/>
        <w:right w:val="none" w:sz="0" w:space="0" w:color="auto"/>
      </w:divBdr>
    </w:div>
    <w:div w:id="2082167719">
      <w:bodyDiv w:val="1"/>
      <w:marLeft w:val="0"/>
      <w:marRight w:val="0"/>
      <w:marTop w:val="0"/>
      <w:marBottom w:val="0"/>
      <w:divBdr>
        <w:top w:val="none" w:sz="0" w:space="0" w:color="auto"/>
        <w:left w:val="none" w:sz="0" w:space="0" w:color="auto"/>
        <w:bottom w:val="none" w:sz="0" w:space="0" w:color="auto"/>
        <w:right w:val="none" w:sz="0" w:space="0" w:color="auto"/>
      </w:divBdr>
    </w:div>
    <w:div w:id="2083328966">
      <w:bodyDiv w:val="1"/>
      <w:marLeft w:val="0"/>
      <w:marRight w:val="0"/>
      <w:marTop w:val="0"/>
      <w:marBottom w:val="0"/>
      <w:divBdr>
        <w:top w:val="none" w:sz="0" w:space="0" w:color="auto"/>
        <w:left w:val="none" w:sz="0" w:space="0" w:color="auto"/>
        <w:bottom w:val="none" w:sz="0" w:space="0" w:color="auto"/>
        <w:right w:val="none" w:sz="0" w:space="0" w:color="auto"/>
      </w:divBdr>
    </w:div>
    <w:div w:id="2084449121">
      <w:bodyDiv w:val="1"/>
      <w:marLeft w:val="0"/>
      <w:marRight w:val="0"/>
      <w:marTop w:val="0"/>
      <w:marBottom w:val="0"/>
      <w:divBdr>
        <w:top w:val="none" w:sz="0" w:space="0" w:color="auto"/>
        <w:left w:val="none" w:sz="0" w:space="0" w:color="auto"/>
        <w:bottom w:val="none" w:sz="0" w:space="0" w:color="auto"/>
        <w:right w:val="none" w:sz="0" w:space="0" w:color="auto"/>
      </w:divBdr>
    </w:div>
    <w:div w:id="2084908439">
      <w:bodyDiv w:val="1"/>
      <w:marLeft w:val="0"/>
      <w:marRight w:val="0"/>
      <w:marTop w:val="0"/>
      <w:marBottom w:val="0"/>
      <w:divBdr>
        <w:top w:val="none" w:sz="0" w:space="0" w:color="auto"/>
        <w:left w:val="none" w:sz="0" w:space="0" w:color="auto"/>
        <w:bottom w:val="none" w:sz="0" w:space="0" w:color="auto"/>
        <w:right w:val="none" w:sz="0" w:space="0" w:color="auto"/>
      </w:divBdr>
    </w:div>
    <w:div w:id="2085057028">
      <w:bodyDiv w:val="1"/>
      <w:marLeft w:val="0"/>
      <w:marRight w:val="0"/>
      <w:marTop w:val="0"/>
      <w:marBottom w:val="0"/>
      <w:divBdr>
        <w:top w:val="none" w:sz="0" w:space="0" w:color="auto"/>
        <w:left w:val="none" w:sz="0" w:space="0" w:color="auto"/>
        <w:bottom w:val="none" w:sz="0" w:space="0" w:color="auto"/>
        <w:right w:val="none" w:sz="0" w:space="0" w:color="auto"/>
      </w:divBdr>
    </w:div>
    <w:div w:id="2085954400">
      <w:bodyDiv w:val="1"/>
      <w:marLeft w:val="0"/>
      <w:marRight w:val="0"/>
      <w:marTop w:val="0"/>
      <w:marBottom w:val="0"/>
      <w:divBdr>
        <w:top w:val="none" w:sz="0" w:space="0" w:color="auto"/>
        <w:left w:val="none" w:sz="0" w:space="0" w:color="auto"/>
        <w:bottom w:val="none" w:sz="0" w:space="0" w:color="auto"/>
        <w:right w:val="none" w:sz="0" w:space="0" w:color="auto"/>
      </w:divBdr>
    </w:div>
    <w:div w:id="2086216837">
      <w:bodyDiv w:val="1"/>
      <w:marLeft w:val="0"/>
      <w:marRight w:val="0"/>
      <w:marTop w:val="0"/>
      <w:marBottom w:val="0"/>
      <w:divBdr>
        <w:top w:val="none" w:sz="0" w:space="0" w:color="auto"/>
        <w:left w:val="none" w:sz="0" w:space="0" w:color="auto"/>
        <w:bottom w:val="none" w:sz="0" w:space="0" w:color="auto"/>
        <w:right w:val="none" w:sz="0" w:space="0" w:color="auto"/>
      </w:divBdr>
      <w:divsChild>
        <w:div w:id="89009274">
          <w:marLeft w:val="480"/>
          <w:marRight w:val="0"/>
          <w:marTop w:val="0"/>
          <w:marBottom w:val="0"/>
          <w:divBdr>
            <w:top w:val="none" w:sz="0" w:space="0" w:color="auto"/>
            <w:left w:val="none" w:sz="0" w:space="0" w:color="auto"/>
            <w:bottom w:val="none" w:sz="0" w:space="0" w:color="auto"/>
            <w:right w:val="none" w:sz="0" w:space="0" w:color="auto"/>
          </w:divBdr>
        </w:div>
        <w:div w:id="1230924314">
          <w:marLeft w:val="480"/>
          <w:marRight w:val="0"/>
          <w:marTop w:val="0"/>
          <w:marBottom w:val="0"/>
          <w:divBdr>
            <w:top w:val="none" w:sz="0" w:space="0" w:color="auto"/>
            <w:left w:val="none" w:sz="0" w:space="0" w:color="auto"/>
            <w:bottom w:val="none" w:sz="0" w:space="0" w:color="auto"/>
            <w:right w:val="none" w:sz="0" w:space="0" w:color="auto"/>
          </w:divBdr>
        </w:div>
        <w:div w:id="80100932">
          <w:marLeft w:val="480"/>
          <w:marRight w:val="0"/>
          <w:marTop w:val="0"/>
          <w:marBottom w:val="0"/>
          <w:divBdr>
            <w:top w:val="none" w:sz="0" w:space="0" w:color="auto"/>
            <w:left w:val="none" w:sz="0" w:space="0" w:color="auto"/>
            <w:bottom w:val="none" w:sz="0" w:space="0" w:color="auto"/>
            <w:right w:val="none" w:sz="0" w:space="0" w:color="auto"/>
          </w:divBdr>
        </w:div>
        <w:div w:id="1506555023">
          <w:marLeft w:val="480"/>
          <w:marRight w:val="0"/>
          <w:marTop w:val="0"/>
          <w:marBottom w:val="0"/>
          <w:divBdr>
            <w:top w:val="none" w:sz="0" w:space="0" w:color="auto"/>
            <w:left w:val="none" w:sz="0" w:space="0" w:color="auto"/>
            <w:bottom w:val="none" w:sz="0" w:space="0" w:color="auto"/>
            <w:right w:val="none" w:sz="0" w:space="0" w:color="auto"/>
          </w:divBdr>
        </w:div>
        <w:div w:id="2003047601">
          <w:marLeft w:val="480"/>
          <w:marRight w:val="0"/>
          <w:marTop w:val="0"/>
          <w:marBottom w:val="0"/>
          <w:divBdr>
            <w:top w:val="none" w:sz="0" w:space="0" w:color="auto"/>
            <w:left w:val="none" w:sz="0" w:space="0" w:color="auto"/>
            <w:bottom w:val="none" w:sz="0" w:space="0" w:color="auto"/>
            <w:right w:val="none" w:sz="0" w:space="0" w:color="auto"/>
          </w:divBdr>
        </w:div>
        <w:div w:id="1688675985">
          <w:marLeft w:val="480"/>
          <w:marRight w:val="0"/>
          <w:marTop w:val="0"/>
          <w:marBottom w:val="0"/>
          <w:divBdr>
            <w:top w:val="none" w:sz="0" w:space="0" w:color="auto"/>
            <w:left w:val="none" w:sz="0" w:space="0" w:color="auto"/>
            <w:bottom w:val="none" w:sz="0" w:space="0" w:color="auto"/>
            <w:right w:val="none" w:sz="0" w:space="0" w:color="auto"/>
          </w:divBdr>
        </w:div>
        <w:div w:id="192888629">
          <w:marLeft w:val="480"/>
          <w:marRight w:val="0"/>
          <w:marTop w:val="0"/>
          <w:marBottom w:val="0"/>
          <w:divBdr>
            <w:top w:val="none" w:sz="0" w:space="0" w:color="auto"/>
            <w:left w:val="none" w:sz="0" w:space="0" w:color="auto"/>
            <w:bottom w:val="none" w:sz="0" w:space="0" w:color="auto"/>
            <w:right w:val="none" w:sz="0" w:space="0" w:color="auto"/>
          </w:divBdr>
        </w:div>
        <w:div w:id="2128699504">
          <w:marLeft w:val="480"/>
          <w:marRight w:val="0"/>
          <w:marTop w:val="0"/>
          <w:marBottom w:val="0"/>
          <w:divBdr>
            <w:top w:val="none" w:sz="0" w:space="0" w:color="auto"/>
            <w:left w:val="none" w:sz="0" w:space="0" w:color="auto"/>
            <w:bottom w:val="none" w:sz="0" w:space="0" w:color="auto"/>
            <w:right w:val="none" w:sz="0" w:space="0" w:color="auto"/>
          </w:divBdr>
        </w:div>
        <w:div w:id="1359116455">
          <w:marLeft w:val="480"/>
          <w:marRight w:val="0"/>
          <w:marTop w:val="0"/>
          <w:marBottom w:val="0"/>
          <w:divBdr>
            <w:top w:val="none" w:sz="0" w:space="0" w:color="auto"/>
            <w:left w:val="none" w:sz="0" w:space="0" w:color="auto"/>
            <w:bottom w:val="none" w:sz="0" w:space="0" w:color="auto"/>
            <w:right w:val="none" w:sz="0" w:space="0" w:color="auto"/>
          </w:divBdr>
        </w:div>
        <w:div w:id="1478454090">
          <w:marLeft w:val="480"/>
          <w:marRight w:val="0"/>
          <w:marTop w:val="0"/>
          <w:marBottom w:val="0"/>
          <w:divBdr>
            <w:top w:val="none" w:sz="0" w:space="0" w:color="auto"/>
            <w:left w:val="none" w:sz="0" w:space="0" w:color="auto"/>
            <w:bottom w:val="none" w:sz="0" w:space="0" w:color="auto"/>
            <w:right w:val="none" w:sz="0" w:space="0" w:color="auto"/>
          </w:divBdr>
        </w:div>
        <w:div w:id="701202224">
          <w:marLeft w:val="480"/>
          <w:marRight w:val="0"/>
          <w:marTop w:val="0"/>
          <w:marBottom w:val="0"/>
          <w:divBdr>
            <w:top w:val="none" w:sz="0" w:space="0" w:color="auto"/>
            <w:left w:val="none" w:sz="0" w:space="0" w:color="auto"/>
            <w:bottom w:val="none" w:sz="0" w:space="0" w:color="auto"/>
            <w:right w:val="none" w:sz="0" w:space="0" w:color="auto"/>
          </w:divBdr>
        </w:div>
        <w:div w:id="2115780087">
          <w:marLeft w:val="480"/>
          <w:marRight w:val="0"/>
          <w:marTop w:val="0"/>
          <w:marBottom w:val="0"/>
          <w:divBdr>
            <w:top w:val="none" w:sz="0" w:space="0" w:color="auto"/>
            <w:left w:val="none" w:sz="0" w:space="0" w:color="auto"/>
            <w:bottom w:val="none" w:sz="0" w:space="0" w:color="auto"/>
            <w:right w:val="none" w:sz="0" w:space="0" w:color="auto"/>
          </w:divBdr>
        </w:div>
        <w:div w:id="1149521266">
          <w:marLeft w:val="480"/>
          <w:marRight w:val="0"/>
          <w:marTop w:val="0"/>
          <w:marBottom w:val="0"/>
          <w:divBdr>
            <w:top w:val="none" w:sz="0" w:space="0" w:color="auto"/>
            <w:left w:val="none" w:sz="0" w:space="0" w:color="auto"/>
            <w:bottom w:val="none" w:sz="0" w:space="0" w:color="auto"/>
            <w:right w:val="none" w:sz="0" w:space="0" w:color="auto"/>
          </w:divBdr>
        </w:div>
        <w:div w:id="757139367">
          <w:marLeft w:val="480"/>
          <w:marRight w:val="0"/>
          <w:marTop w:val="0"/>
          <w:marBottom w:val="0"/>
          <w:divBdr>
            <w:top w:val="none" w:sz="0" w:space="0" w:color="auto"/>
            <w:left w:val="none" w:sz="0" w:space="0" w:color="auto"/>
            <w:bottom w:val="none" w:sz="0" w:space="0" w:color="auto"/>
            <w:right w:val="none" w:sz="0" w:space="0" w:color="auto"/>
          </w:divBdr>
        </w:div>
        <w:div w:id="664630403">
          <w:marLeft w:val="480"/>
          <w:marRight w:val="0"/>
          <w:marTop w:val="0"/>
          <w:marBottom w:val="0"/>
          <w:divBdr>
            <w:top w:val="none" w:sz="0" w:space="0" w:color="auto"/>
            <w:left w:val="none" w:sz="0" w:space="0" w:color="auto"/>
            <w:bottom w:val="none" w:sz="0" w:space="0" w:color="auto"/>
            <w:right w:val="none" w:sz="0" w:space="0" w:color="auto"/>
          </w:divBdr>
        </w:div>
        <w:div w:id="1759667080">
          <w:marLeft w:val="480"/>
          <w:marRight w:val="0"/>
          <w:marTop w:val="0"/>
          <w:marBottom w:val="0"/>
          <w:divBdr>
            <w:top w:val="none" w:sz="0" w:space="0" w:color="auto"/>
            <w:left w:val="none" w:sz="0" w:space="0" w:color="auto"/>
            <w:bottom w:val="none" w:sz="0" w:space="0" w:color="auto"/>
            <w:right w:val="none" w:sz="0" w:space="0" w:color="auto"/>
          </w:divBdr>
        </w:div>
        <w:div w:id="89661142">
          <w:marLeft w:val="480"/>
          <w:marRight w:val="0"/>
          <w:marTop w:val="0"/>
          <w:marBottom w:val="0"/>
          <w:divBdr>
            <w:top w:val="none" w:sz="0" w:space="0" w:color="auto"/>
            <w:left w:val="none" w:sz="0" w:space="0" w:color="auto"/>
            <w:bottom w:val="none" w:sz="0" w:space="0" w:color="auto"/>
            <w:right w:val="none" w:sz="0" w:space="0" w:color="auto"/>
          </w:divBdr>
        </w:div>
        <w:div w:id="11957177">
          <w:marLeft w:val="480"/>
          <w:marRight w:val="0"/>
          <w:marTop w:val="0"/>
          <w:marBottom w:val="0"/>
          <w:divBdr>
            <w:top w:val="none" w:sz="0" w:space="0" w:color="auto"/>
            <w:left w:val="none" w:sz="0" w:space="0" w:color="auto"/>
            <w:bottom w:val="none" w:sz="0" w:space="0" w:color="auto"/>
            <w:right w:val="none" w:sz="0" w:space="0" w:color="auto"/>
          </w:divBdr>
        </w:div>
        <w:div w:id="801844093">
          <w:marLeft w:val="480"/>
          <w:marRight w:val="0"/>
          <w:marTop w:val="0"/>
          <w:marBottom w:val="0"/>
          <w:divBdr>
            <w:top w:val="none" w:sz="0" w:space="0" w:color="auto"/>
            <w:left w:val="none" w:sz="0" w:space="0" w:color="auto"/>
            <w:bottom w:val="none" w:sz="0" w:space="0" w:color="auto"/>
            <w:right w:val="none" w:sz="0" w:space="0" w:color="auto"/>
          </w:divBdr>
        </w:div>
      </w:divsChild>
    </w:div>
    <w:div w:id="2086409807">
      <w:bodyDiv w:val="1"/>
      <w:marLeft w:val="0"/>
      <w:marRight w:val="0"/>
      <w:marTop w:val="0"/>
      <w:marBottom w:val="0"/>
      <w:divBdr>
        <w:top w:val="none" w:sz="0" w:space="0" w:color="auto"/>
        <w:left w:val="none" w:sz="0" w:space="0" w:color="auto"/>
        <w:bottom w:val="none" w:sz="0" w:space="0" w:color="auto"/>
        <w:right w:val="none" w:sz="0" w:space="0" w:color="auto"/>
      </w:divBdr>
    </w:div>
    <w:div w:id="2086492357">
      <w:bodyDiv w:val="1"/>
      <w:marLeft w:val="0"/>
      <w:marRight w:val="0"/>
      <w:marTop w:val="0"/>
      <w:marBottom w:val="0"/>
      <w:divBdr>
        <w:top w:val="none" w:sz="0" w:space="0" w:color="auto"/>
        <w:left w:val="none" w:sz="0" w:space="0" w:color="auto"/>
        <w:bottom w:val="none" w:sz="0" w:space="0" w:color="auto"/>
        <w:right w:val="none" w:sz="0" w:space="0" w:color="auto"/>
      </w:divBdr>
    </w:div>
    <w:div w:id="2086756410">
      <w:bodyDiv w:val="1"/>
      <w:marLeft w:val="0"/>
      <w:marRight w:val="0"/>
      <w:marTop w:val="0"/>
      <w:marBottom w:val="0"/>
      <w:divBdr>
        <w:top w:val="none" w:sz="0" w:space="0" w:color="auto"/>
        <w:left w:val="none" w:sz="0" w:space="0" w:color="auto"/>
        <w:bottom w:val="none" w:sz="0" w:space="0" w:color="auto"/>
        <w:right w:val="none" w:sz="0" w:space="0" w:color="auto"/>
      </w:divBdr>
    </w:div>
    <w:div w:id="2086760964">
      <w:bodyDiv w:val="1"/>
      <w:marLeft w:val="0"/>
      <w:marRight w:val="0"/>
      <w:marTop w:val="0"/>
      <w:marBottom w:val="0"/>
      <w:divBdr>
        <w:top w:val="none" w:sz="0" w:space="0" w:color="auto"/>
        <w:left w:val="none" w:sz="0" w:space="0" w:color="auto"/>
        <w:bottom w:val="none" w:sz="0" w:space="0" w:color="auto"/>
        <w:right w:val="none" w:sz="0" w:space="0" w:color="auto"/>
      </w:divBdr>
    </w:div>
    <w:div w:id="2087416627">
      <w:bodyDiv w:val="1"/>
      <w:marLeft w:val="0"/>
      <w:marRight w:val="0"/>
      <w:marTop w:val="0"/>
      <w:marBottom w:val="0"/>
      <w:divBdr>
        <w:top w:val="none" w:sz="0" w:space="0" w:color="auto"/>
        <w:left w:val="none" w:sz="0" w:space="0" w:color="auto"/>
        <w:bottom w:val="none" w:sz="0" w:space="0" w:color="auto"/>
        <w:right w:val="none" w:sz="0" w:space="0" w:color="auto"/>
      </w:divBdr>
    </w:div>
    <w:div w:id="2087532012">
      <w:bodyDiv w:val="1"/>
      <w:marLeft w:val="0"/>
      <w:marRight w:val="0"/>
      <w:marTop w:val="0"/>
      <w:marBottom w:val="0"/>
      <w:divBdr>
        <w:top w:val="none" w:sz="0" w:space="0" w:color="auto"/>
        <w:left w:val="none" w:sz="0" w:space="0" w:color="auto"/>
        <w:bottom w:val="none" w:sz="0" w:space="0" w:color="auto"/>
        <w:right w:val="none" w:sz="0" w:space="0" w:color="auto"/>
      </w:divBdr>
    </w:div>
    <w:div w:id="2087653691">
      <w:bodyDiv w:val="1"/>
      <w:marLeft w:val="0"/>
      <w:marRight w:val="0"/>
      <w:marTop w:val="0"/>
      <w:marBottom w:val="0"/>
      <w:divBdr>
        <w:top w:val="none" w:sz="0" w:space="0" w:color="auto"/>
        <w:left w:val="none" w:sz="0" w:space="0" w:color="auto"/>
        <w:bottom w:val="none" w:sz="0" w:space="0" w:color="auto"/>
        <w:right w:val="none" w:sz="0" w:space="0" w:color="auto"/>
      </w:divBdr>
    </w:div>
    <w:div w:id="2087725423">
      <w:bodyDiv w:val="1"/>
      <w:marLeft w:val="0"/>
      <w:marRight w:val="0"/>
      <w:marTop w:val="0"/>
      <w:marBottom w:val="0"/>
      <w:divBdr>
        <w:top w:val="none" w:sz="0" w:space="0" w:color="auto"/>
        <w:left w:val="none" w:sz="0" w:space="0" w:color="auto"/>
        <w:bottom w:val="none" w:sz="0" w:space="0" w:color="auto"/>
        <w:right w:val="none" w:sz="0" w:space="0" w:color="auto"/>
      </w:divBdr>
    </w:div>
    <w:div w:id="2088459651">
      <w:bodyDiv w:val="1"/>
      <w:marLeft w:val="0"/>
      <w:marRight w:val="0"/>
      <w:marTop w:val="0"/>
      <w:marBottom w:val="0"/>
      <w:divBdr>
        <w:top w:val="none" w:sz="0" w:space="0" w:color="auto"/>
        <w:left w:val="none" w:sz="0" w:space="0" w:color="auto"/>
        <w:bottom w:val="none" w:sz="0" w:space="0" w:color="auto"/>
        <w:right w:val="none" w:sz="0" w:space="0" w:color="auto"/>
      </w:divBdr>
    </w:div>
    <w:div w:id="2088990546">
      <w:bodyDiv w:val="1"/>
      <w:marLeft w:val="0"/>
      <w:marRight w:val="0"/>
      <w:marTop w:val="0"/>
      <w:marBottom w:val="0"/>
      <w:divBdr>
        <w:top w:val="none" w:sz="0" w:space="0" w:color="auto"/>
        <w:left w:val="none" w:sz="0" w:space="0" w:color="auto"/>
        <w:bottom w:val="none" w:sz="0" w:space="0" w:color="auto"/>
        <w:right w:val="none" w:sz="0" w:space="0" w:color="auto"/>
      </w:divBdr>
    </w:div>
    <w:div w:id="2089226497">
      <w:bodyDiv w:val="1"/>
      <w:marLeft w:val="0"/>
      <w:marRight w:val="0"/>
      <w:marTop w:val="0"/>
      <w:marBottom w:val="0"/>
      <w:divBdr>
        <w:top w:val="none" w:sz="0" w:space="0" w:color="auto"/>
        <w:left w:val="none" w:sz="0" w:space="0" w:color="auto"/>
        <w:bottom w:val="none" w:sz="0" w:space="0" w:color="auto"/>
        <w:right w:val="none" w:sz="0" w:space="0" w:color="auto"/>
      </w:divBdr>
    </w:div>
    <w:div w:id="2089618538">
      <w:bodyDiv w:val="1"/>
      <w:marLeft w:val="0"/>
      <w:marRight w:val="0"/>
      <w:marTop w:val="0"/>
      <w:marBottom w:val="0"/>
      <w:divBdr>
        <w:top w:val="none" w:sz="0" w:space="0" w:color="auto"/>
        <w:left w:val="none" w:sz="0" w:space="0" w:color="auto"/>
        <w:bottom w:val="none" w:sz="0" w:space="0" w:color="auto"/>
        <w:right w:val="none" w:sz="0" w:space="0" w:color="auto"/>
      </w:divBdr>
    </w:div>
    <w:div w:id="2089620052">
      <w:bodyDiv w:val="1"/>
      <w:marLeft w:val="0"/>
      <w:marRight w:val="0"/>
      <w:marTop w:val="0"/>
      <w:marBottom w:val="0"/>
      <w:divBdr>
        <w:top w:val="none" w:sz="0" w:space="0" w:color="auto"/>
        <w:left w:val="none" w:sz="0" w:space="0" w:color="auto"/>
        <w:bottom w:val="none" w:sz="0" w:space="0" w:color="auto"/>
        <w:right w:val="none" w:sz="0" w:space="0" w:color="auto"/>
      </w:divBdr>
    </w:div>
    <w:div w:id="2090150820">
      <w:bodyDiv w:val="1"/>
      <w:marLeft w:val="0"/>
      <w:marRight w:val="0"/>
      <w:marTop w:val="0"/>
      <w:marBottom w:val="0"/>
      <w:divBdr>
        <w:top w:val="none" w:sz="0" w:space="0" w:color="auto"/>
        <w:left w:val="none" w:sz="0" w:space="0" w:color="auto"/>
        <w:bottom w:val="none" w:sz="0" w:space="0" w:color="auto"/>
        <w:right w:val="none" w:sz="0" w:space="0" w:color="auto"/>
      </w:divBdr>
      <w:divsChild>
        <w:div w:id="602811617">
          <w:marLeft w:val="480"/>
          <w:marRight w:val="0"/>
          <w:marTop w:val="0"/>
          <w:marBottom w:val="0"/>
          <w:divBdr>
            <w:top w:val="none" w:sz="0" w:space="0" w:color="auto"/>
            <w:left w:val="none" w:sz="0" w:space="0" w:color="auto"/>
            <w:bottom w:val="none" w:sz="0" w:space="0" w:color="auto"/>
            <w:right w:val="none" w:sz="0" w:space="0" w:color="auto"/>
          </w:divBdr>
        </w:div>
        <w:div w:id="1085418761">
          <w:marLeft w:val="480"/>
          <w:marRight w:val="0"/>
          <w:marTop w:val="0"/>
          <w:marBottom w:val="0"/>
          <w:divBdr>
            <w:top w:val="none" w:sz="0" w:space="0" w:color="auto"/>
            <w:left w:val="none" w:sz="0" w:space="0" w:color="auto"/>
            <w:bottom w:val="none" w:sz="0" w:space="0" w:color="auto"/>
            <w:right w:val="none" w:sz="0" w:space="0" w:color="auto"/>
          </w:divBdr>
        </w:div>
        <w:div w:id="1264922172">
          <w:marLeft w:val="480"/>
          <w:marRight w:val="0"/>
          <w:marTop w:val="0"/>
          <w:marBottom w:val="0"/>
          <w:divBdr>
            <w:top w:val="none" w:sz="0" w:space="0" w:color="auto"/>
            <w:left w:val="none" w:sz="0" w:space="0" w:color="auto"/>
            <w:bottom w:val="none" w:sz="0" w:space="0" w:color="auto"/>
            <w:right w:val="none" w:sz="0" w:space="0" w:color="auto"/>
          </w:divBdr>
        </w:div>
        <w:div w:id="1114833684">
          <w:marLeft w:val="480"/>
          <w:marRight w:val="0"/>
          <w:marTop w:val="0"/>
          <w:marBottom w:val="0"/>
          <w:divBdr>
            <w:top w:val="none" w:sz="0" w:space="0" w:color="auto"/>
            <w:left w:val="none" w:sz="0" w:space="0" w:color="auto"/>
            <w:bottom w:val="none" w:sz="0" w:space="0" w:color="auto"/>
            <w:right w:val="none" w:sz="0" w:space="0" w:color="auto"/>
          </w:divBdr>
        </w:div>
        <w:div w:id="689766407">
          <w:marLeft w:val="480"/>
          <w:marRight w:val="0"/>
          <w:marTop w:val="0"/>
          <w:marBottom w:val="0"/>
          <w:divBdr>
            <w:top w:val="none" w:sz="0" w:space="0" w:color="auto"/>
            <w:left w:val="none" w:sz="0" w:space="0" w:color="auto"/>
            <w:bottom w:val="none" w:sz="0" w:space="0" w:color="auto"/>
            <w:right w:val="none" w:sz="0" w:space="0" w:color="auto"/>
          </w:divBdr>
        </w:div>
        <w:div w:id="216089374">
          <w:marLeft w:val="480"/>
          <w:marRight w:val="0"/>
          <w:marTop w:val="0"/>
          <w:marBottom w:val="0"/>
          <w:divBdr>
            <w:top w:val="none" w:sz="0" w:space="0" w:color="auto"/>
            <w:left w:val="none" w:sz="0" w:space="0" w:color="auto"/>
            <w:bottom w:val="none" w:sz="0" w:space="0" w:color="auto"/>
            <w:right w:val="none" w:sz="0" w:space="0" w:color="auto"/>
          </w:divBdr>
        </w:div>
        <w:div w:id="1914390253">
          <w:marLeft w:val="480"/>
          <w:marRight w:val="0"/>
          <w:marTop w:val="0"/>
          <w:marBottom w:val="0"/>
          <w:divBdr>
            <w:top w:val="none" w:sz="0" w:space="0" w:color="auto"/>
            <w:left w:val="none" w:sz="0" w:space="0" w:color="auto"/>
            <w:bottom w:val="none" w:sz="0" w:space="0" w:color="auto"/>
            <w:right w:val="none" w:sz="0" w:space="0" w:color="auto"/>
          </w:divBdr>
        </w:div>
        <w:div w:id="384333605">
          <w:marLeft w:val="480"/>
          <w:marRight w:val="0"/>
          <w:marTop w:val="0"/>
          <w:marBottom w:val="0"/>
          <w:divBdr>
            <w:top w:val="none" w:sz="0" w:space="0" w:color="auto"/>
            <w:left w:val="none" w:sz="0" w:space="0" w:color="auto"/>
            <w:bottom w:val="none" w:sz="0" w:space="0" w:color="auto"/>
            <w:right w:val="none" w:sz="0" w:space="0" w:color="auto"/>
          </w:divBdr>
        </w:div>
        <w:div w:id="1902791075">
          <w:marLeft w:val="480"/>
          <w:marRight w:val="0"/>
          <w:marTop w:val="0"/>
          <w:marBottom w:val="0"/>
          <w:divBdr>
            <w:top w:val="none" w:sz="0" w:space="0" w:color="auto"/>
            <w:left w:val="none" w:sz="0" w:space="0" w:color="auto"/>
            <w:bottom w:val="none" w:sz="0" w:space="0" w:color="auto"/>
            <w:right w:val="none" w:sz="0" w:space="0" w:color="auto"/>
          </w:divBdr>
        </w:div>
        <w:div w:id="137840997">
          <w:marLeft w:val="480"/>
          <w:marRight w:val="0"/>
          <w:marTop w:val="0"/>
          <w:marBottom w:val="0"/>
          <w:divBdr>
            <w:top w:val="none" w:sz="0" w:space="0" w:color="auto"/>
            <w:left w:val="none" w:sz="0" w:space="0" w:color="auto"/>
            <w:bottom w:val="none" w:sz="0" w:space="0" w:color="auto"/>
            <w:right w:val="none" w:sz="0" w:space="0" w:color="auto"/>
          </w:divBdr>
        </w:div>
        <w:div w:id="1247493731">
          <w:marLeft w:val="480"/>
          <w:marRight w:val="0"/>
          <w:marTop w:val="0"/>
          <w:marBottom w:val="0"/>
          <w:divBdr>
            <w:top w:val="none" w:sz="0" w:space="0" w:color="auto"/>
            <w:left w:val="none" w:sz="0" w:space="0" w:color="auto"/>
            <w:bottom w:val="none" w:sz="0" w:space="0" w:color="auto"/>
            <w:right w:val="none" w:sz="0" w:space="0" w:color="auto"/>
          </w:divBdr>
        </w:div>
        <w:div w:id="33162282">
          <w:marLeft w:val="480"/>
          <w:marRight w:val="0"/>
          <w:marTop w:val="0"/>
          <w:marBottom w:val="0"/>
          <w:divBdr>
            <w:top w:val="none" w:sz="0" w:space="0" w:color="auto"/>
            <w:left w:val="none" w:sz="0" w:space="0" w:color="auto"/>
            <w:bottom w:val="none" w:sz="0" w:space="0" w:color="auto"/>
            <w:right w:val="none" w:sz="0" w:space="0" w:color="auto"/>
          </w:divBdr>
        </w:div>
        <w:div w:id="1040204308">
          <w:marLeft w:val="480"/>
          <w:marRight w:val="0"/>
          <w:marTop w:val="0"/>
          <w:marBottom w:val="0"/>
          <w:divBdr>
            <w:top w:val="none" w:sz="0" w:space="0" w:color="auto"/>
            <w:left w:val="none" w:sz="0" w:space="0" w:color="auto"/>
            <w:bottom w:val="none" w:sz="0" w:space="0" w:color="auto"/>
            <w:right w:val="none" w:sz="0" w:space="0" w:color="auto"/>
          </w:divBdr>
        </w:div>
        <w:div w:id="343943317">
          <w:marLeft w:val="480"/>
          <w:marRight w:val="0"/>
          <w:marTop w:val="0"/>
          <w:marBottom w:val="0"/>
          <w:divBdr>
            <w:top w:val="none" w:sz="0" w:space="0" w:color="auto"/>
            <w:left w:val="none" w:sz="0" w:space="0" w:color="auto"/>
            <w:bottom w:val="none" w:sz="0" w:space="0" w:color="auto"/>
            <w:right w:val="none" w:sz="0" w:space="0" w:color="auto"/>
          </w:divBdr>
        </w:div>
        <w:div w:id="2095932264">
          <w:marLeft w:val="480"/>
          <w:marRight w:val="0"/>
          <w:marTop w:val="0"/>
          <w:marBottom w:val="0"/>
          <w:divBdr>
            <w:top w:val="none" w:sz="0" w:space="0" w:color="auto"/>
            <w:left w:val="none" w:sz="0" w:space="0" w:color="auto"/>
            <w:bottom w:val="none" w:sz="0" w:space="0" w:color="auto"/>
            <w:right w:val="none" w:sz="0" w:space="0" w:color="auto"/>
          </w:divBdr>
        </w:div>
        <w:div w:id="1162238357">
          <w:marLeft w:val="480"/>
          <w:marRight w:val="0"/>
          <w:marTop w:val="0"/>
          <w:marBottom w:val="0"/>
          <w:divBdr>
            <w:top w:val="none" w:sz="0" w:space="0" w:color="auto"/>
            <w:left w:val="none" w:sz="0" w:space="0" w:color="auto"/>
            <w:bottom w:val="none" w:sz="0" w:space="0" w:color="auto"/>
            <w:right w:val="none" w:sz="0" w:space="0" w:color="auto"/>
          </w:divBdr>
        </w:div>
        <w:div w:id="1061516261">
          <w:marLeft w:val="480"/>
          <w:marRight w:val="0"/>
          <w:marTop w:val="0"/>
          <w:marBottom w:val="0"/>
          <w:divBdr>
            <w:top w:val="none" w:sz="0" w:space="0" w:color="auto"/>
            <w:left w:val="none" w:sz="0" w:space="0" w:color="auto"/>
            <w:bottom w:val="none" w:sz="0" w:space="0" w:color="auto"/>
            <w:right w:val="none" w:sz="0" w:space="0" w:color="auto"/>
          </w:divBdr>
        </w:div>
        <w:div w:id="1377268613">
          <w:marLeft w:val="480"/>
          <w:marRight w:val="0"/>
          <w:marTop w:val="0"/>
          <w:marBottom w:val="0"/>
          <w:divBdr>
            <w:top w:val="none" w:sz="0" w:space="0" w:color="auto"/>
            <w:left w:val="none" w:sz="0" w:space="0" w:color="auto"/>
            <w:bottom w:val="none" w:sz="0" w:space="0" w:color="auto"/>
            <w:right w:val="none" w:sz="0" w:space="0" w:color="auto"/>
          </w:divBdr>
        </w:div>
        <w:div w:id="1292516089">
          <w:marLeft w:val="480"/>
          <w:marRight w:val="0"/>
          <w:marTop w:val="0"/>
          <w:marBottom w:val="0"/>
          <w:divBdr>
            <w:top w:val="none" w:sz="0" w:space="0" w:color="auto"/>
            <w:left w:val="none" w:sz="0" w:space="0" w:color="auto"/>
            <w:bottom w:val="none" w:sz="0" w:space="0" w:color="auto"/>
            <w:right w:val="none" w:sz="0" w:space="0" w:color="auto"/>
          </w:divBdr>
        </w:div>
        <w:div w:id="130825108">
          <w:marLeft w:val="480"/>
          <w:marRight w:val="0"/>
          <w:marTop w:val="0"/>
          <w:marBottom w:val="0"/>
          <w:divBdr>
            <w:top w:val="none" w:sz="0" w:space="0" w:color="auto"/>
            <w:left w:val="none" w:sz="0" w:space="0" w:color="auto"/>
            <w:bottom w:val="none" w:sz="0" w:space="0" w:color="auto"/>
            <w:right w:val="none" w:sz="0" w:space="0" w:color="auto"/>
          </w:divBdr>
        </w:div>
        <w:div w:id="815755191">
          <w:marLeft w:val="480"/>
          <w:marRight w:val="0"/>
          <w:marTop w:val="0"/>
          <w:marBottom w:val="0"/>
          <w:divBdr>
            <w:top w:val="none" w:sz="0" w:space="0" w:color="auto"/>
            <w:left w:val="none" w:sz="0" w:space="0" w:color="auto"/>
            <w:bottom w:val="none" w:sz="0" w:space="0" w:color="auto"/>
            <w:right w:val="none" w:sz="0" w:space="0" w:color="auto"/>
          </w:divBdr>
        </w:div>
        <w:div w:id="1847482088">
          <w:marLeft w:val="480"/>
          <w:marRight w:val="0"/>
          <w:marTop w:val="0"/>
          <w:marBottom w:val="0"/>
          <w:divBdr>
            <w:top w:val="none" w:sz="0" w:space="0" w:color="auto"/>
            <w:left w:val="none" w:sz="0" w:space="0" w:color="auto"/>
            <w:bottom w:val="none" w:sz="0" w:space="0" w:color="auto"/>
            <w:right w:val="none" w:sz="0" w:space="0" w:color="auto"/>
          </w:divBdr>
        </w:div>
        <w:div w:id="753017731">
          <w:marLeft w:val="480"/>
          <w:marRight w:val="0"/>
          <w:marTop w:val="0"/>
          <w:marBottom w:val="0"/>
          <w:divBdr>
            <w:top w:val="none" w:sz="0" w:space="0" w:color="auto"/>
            <w:left w:val="none" w:sz="0" w:space="0" w:color="auto"/>
            <w:bottom w:val="none" w:sz="0" w:space="0" w:color="auto"/>
            <w:right w:val="none" w:sz="0" w:space="0" w:color="auto"/>
          </w:divBdr>
        </w:div>
        <w:div w:id="1836988525">
          <w:marLeft w:val="480"/>
          <w:marRight w:val="0"/>
          <w:marTop w:val="0"/>
          <w:marBottom w:val="0"/>
          <w:divBdr>
            <w:top w:val="none" w:sz="0" w:space="0" w:color="auto"/>
            <w:left w:val="none" w:sz="0" w:space="0" w:color="auto"/>
            <w:bottom w:val="none" w:sz="0" w:space="0" w:color="auto"/>
            <w:right w:val="none" w:sz="0" w:space="0" w:color="auto"/>
          </w:divBdr>
        </w:div>
        <w:div w:id="1233462451">
          <w:marLeft w:val="480"/>
          <w:marRight w:val="0"/>
          <w:marTop w:val="0"/>
          <w:marBottom w:val="0"/>
          <w:divBdr>
            <w:top w:val="none" w:sz="0" w:space="0" w:color="auto"/>
            <w:left w:val="none" w:sz="0" w:space="0" w:color="auto"/>
            <w:bottom w:val="none" w:sz="0" w:space="0" w:color="auto"/>
            <w:right w:val="none" w:sz="0" w:space="0" w:color="auto"/>
          </w:divBdr>
        </w:div>
        <w:div w:id="1996447368">
          <w:marLeft w:val="480"/>
          <w:marRight w:val="0"/>
          <w:marTop w:val="0"/>
          <w:marBottom w:val="0"/>
          <w:divBdr>
            <w:top w:val="none" w:sz="0" w:space="0" w:color="auto"/>
            <w:left w:val="none" w:sz="0" w:space="0" w:color="auto"/>
            <w:bottom w:val="none" w:sz="0" w:space="0" w:color="auto"/>
            <w:right w:val="none" w:sz="0" w:space="0" w:color="auto"/>
          </w:divBdr>
        </w:div>
        <w:div w:id="516314117">
          <w:marLeft w:val="480"/>
          <w:marRight w:val="0"/>
          <w:marTop w:val="0"/>
          <w:marBottom w:val="0"/>
          <w:divBdr>
            <w:top w:val="none" w:sz="0" w:space="0" w:color="auto"/>
            <w:left w:val="none" w:sz="0" w:space="0" w:color="auto"/>
            <w:bottom w:val="none" w:sz="0" w:space="0" w:color="auto"/>
            <w:right w:val="none" w:sz="0" w:space="0" w:color="auto"/>
          </w:divBdr>
        </w:div>
        <w:div w:id="1572306501">
          <w:marLeft w:val="480"/>
          <w:marRight w:val="0"/>
          <w:marTop w:val="0"/>
          <w:marBottom w:val="0"/>
          <w:divBdr>
            <w:top w:val="none" w:sz="0" w:space="0" w:color="auto"/>
            <w:left w:val="none" w:sz="0" w:space="0" w:color="auto"/>
            <w:bottom w:val="none" w:sz="0" w:space="0" w:color="auto"/>
            <w:right w:val="none" w:sz="0" w:space="0" w:color="auto"/>
          </w:divBdr>
        </w:div>
        <w:div w:id="1568030261">
          <w:marLeft w:val="480"/>
          <w:marRight w:val="0"/>
          <w:marTop w:val="0"/>
          <w:marBottom w:val="0"/>
          <w:divBdr>
            <w:top w:val="none" w:sz="0" w:space="0" w:color="auto"/>
            <w:left w:val="none" w:sz="0" w:space="0" w:color="auto"/>
            <w:bottom w:val="none" w:sz="0" w:space="0" w:color="auto"/>
            <w:right w:val="none" w:sz="0" w:space="0" w:color="auto"/>
          </w:divBdr>
        </w:div>
        <w:div w:id="403837930">
          <w:marLeft w:val="480"/>
          <w:marRight w:val="0"/>
          <w:marTop w:val="0"/>
          <w:marBottom w:val="0"/>
          <w:divBdr>
            <w:top w:val="none" w:sz="0" w:space="0" w:color="auto"/>
            <w:left w:val="none" w:sz="0" w:space="0" w:color="auto"/>
            <w:bottom w:val="none" w:sz="0" w:space="0" w:color="auto"/>
            <w:right w:val="none" w:sz="0" w:space="0" w:color="auto"/>
          </w:divBdr>
        </w:div>
        <w:div w:id="13654072">
          <w:marLeft w:val="480"/>
          <w:marRight w:val="0"/>
          <w:marTop w:val="0"/>
          <w:marBottom w:val="0"/>
          <w:divBdr>
            <w:top w:val="none" w:sz="0" w:space="0" w:color="auto"/>
            <w:left w:val="none" w:sz="0" w:space="0" w:color="auto"/>
            <w:bottom w:val="none" w:sz="0" w:space="0" w:color="auto"/>
            <w:right w:val="none" w:sz="0" w:space="0" w:color="auto"/>
          </w:divBdr>
        </w:div>
        <w:div w:id="1887109427">
          <w:marLeft w:val="480"/>
          <w:marRight w:val="0"/>
          <w:marTop w:val="0"/>
          <w:marBottom w:val="0"/>
          <w:divBdr>
            <w:top w:val="none" w:sz="0" w:space="0" w:color="auto"/>
            <w:left w:val="none" w:sz="0" w:space="0" w:color="auto"/>
            <w:bottom w:val="none" w:sz="0" w:space="0" w:color="auto"/>
            <w:right w:val="none" w:sz="0" w:space="0" w:color="auto"/>
          </w:divBdr>
        </w:div>
        <w:div w:id="2034264622">
          <w:marLeft w:val="480"/>
          <w:marRight w:val="0"/>
          <w:marTop w:val="0"/>
          <w:marBottom w:val="0"/>
          <w:divBdr>
            <w:top w:val="none" w:sz="0" w:space="0" w:color="auto"/>
            <w:left w:val="none" w:sz="0" w:space="0" w:color="auto"/>
            <w:bottom w:val="none" w:sz="0" w:space="0" w:color="auto"/>
            <w:right w:val="none" w:sz="0" w:space="0" w:color="auto"/>
          </w:divBdr>
        </w:div>
        <w:div w:id="33124136">
          <w:marLeft w:val="480"/>
          <w:marRight w:val="0"/>
          <w:marTop w:val="0"/>
          <w:marBottom w:val="0"/>
          <w:divBdr>
            <w:top w:val="none" w:sz="0" w:space="0" w:color="auto"/>
            <w:left w:val="none" w:sz="0" w:space="0" w:color="auto"/>
            <w:bottom w:val="none" w:sz="0" w:space="0" w:color="auto"/>
            <w:right w:val="none" w:sz="0" w:space="0" w:color="auto"/>
          </w:divBdr>
        </w:div>
        <w:div w:id="105580928">
          <w:marLeft w:val="480"/>
          <w:marRight w:val="0"/>
          <w:marTop w:val="0"/>
          <w:marBottom w:val="0"/>
          <w:divBdr>
            <w:top w:val="none" w:sz="0" w:space="0" w:color="auto"/>
            <w:left w:val="none" w:sz="0" w:space="0" w:color="auto"/>
            <w:bottom w:val="none" w:sz="0" w:space="0" w:color="auto"/>
            <w:right w:val="none" w:sz="0" w:space="0" w:color="auto"/>
          </w:divBdr>
        </w:div>
        <w:div w:id="120195440">
          <w:marLeft w:val="480"/>
          <w:marRight w:val="0"/>
          <w:marTop w:val="0"/>
          <w:marBottom w:val="0"/>
          <w:divBdr>
            <w:top w:val="none" w:sz="0" w:space="0" w:color="auto"/>
            <w:left w:val="none" w:sz="0" w:space="0" w:color="auto"/>
            <w:bottom w:val="none" w:sz="0" w:space="0" w:color="auto"/>
            <w:right w:val="none" w:sz="0" w:space="0" w:color="auto"/>
          </w:divBdr>
        </w:div>
        <w:div w:id="689528996">
          <w:marLeft w:val="480"/>
          <w:marRight w:val="0"/>
          <w:marTop w:val="0"/>
          <w:marBottom w:val="0"/>
          <w:divBdr>
            <w:top w:val="none" w:sz="0" w:space="0" w:color="auto"/>
            <w:left w:val="none" w:sz="0" w:space="0" w:color="auto"/>
            <w:bottom w:val="none" w:sz="0" w:space="0" w:color="auto"/>
            <w:right w:val="none" w:sz="0" w:space="0" w:color="auto"/>
          </w:divBdr>
        </w:div>
        <w:div w:id="688675153">
          <w:marLeft w:val="480"/>
          <w:marRight w:val="0"/>
          <w:marTop w:val="0"/>
          <w:marBottom w:val="0"/>
          <w:divBdr>
            <w:top w:val="none" w:sz="0" w:space="0" w:color="auto"/>
            <w:left w:val="none" w:sz="0" w:space="0" w:color="auto"/>
            <w:bottom w:val="none" w:sz="0" w:space="0" w:color="auto"/>
            <w:right w:val="none" w:sz="0" w:space="0" w:color="auto"/>
          </w:divBdr>
        </w:div>
        <w:div w:id="488210323">
          <w:marLeft w:val="480"/>
          <w:marRight w:val="0"/>
          <w:marTop w:val="0"/>
          <w:marBottom w:val="0"/>
          <w:divBdr>
            <w:top w:val="none" w:sz="0" w:space="0" w:color="auto"/>
            <w:left w:val="none" w:sz="0" w:space="0" w:color="auto"/>
            <w:bottom w:val="none" w:sz="0" w:space="0" w:color="auto"/>
            <w:right w:val="none" w:sz="0" w:space="0" w:color="auto"/>
          </w:divBdr>
        </w:div>
        <w:div w:id="1217820436">
          <w:marLeft w:val="480"/>
          <w:marRight w:val="0"/>
          <w:marTop w:val="0"/>
          <w:marBottom w:val="0"/>
          <w:divBdr>
            <w:top w:val="none" w:sz="0" w:space="0" w:color="auto"/>
            <w:left w:val="none" w:sz="0" w:space="0" w:color="auto"/>
            <w:bottom w:val="none" w:sz="0" w:space="0" w:color="auto"/>
            <w:right w:val="none" w:sz="0" w:space="0" w:color="auto"/>
          </w:divBdr>
        </w:div>
        <w:div w:id="1689792835">
          <w:marLeft w:val="480"/>
          <w:marRight w:val="0"/>
          <w:marTop w:val="0"/>
          <w:marBottom w:val="0"/>
          <w:divBdr>
            <w:top w:val="none" w:sz="0" w:space="0" w:color="auto"/>
            <w:left w:val="none" w:sz="0" w:space="0" w:color="auto"/>
            <w:bottom w:val="none" w:sz="0" w:space="0" w:color="auto"/>
            <w:right w:val="none" w:sz="0" w:space="0" w:color="auto"/>
          </w:divBdr>
        </w:div>
        <w:div w:id="1924141635">
          <w:marLeft w:val="480"/>
          <w:marRight w:val="0"/>
          <w:marTop w:val="0"/>
          <w:marBottom w:val="0"/>
          <w:divBdr>
            <w:top w:val="none" w:sz="0" w:space="0" w:color="auto"/>
            <w:left w:val="none" w:sz="0" w:space="0" w:color="auto"/>
            <w:bottom w:val="none" w:sz="0" w:space="0" w:color="auto"/>
            <w:right w:val="none" w:sz="0" w:space="0" w:color="auto"/>
          </w:divBdr>
        </w:div>
        <w:div w:id="811367457">
          <w:marLeft w:val="480"/>
          <w:marRight w:val="0"/>
          <w:marTop w:val="0"/>
          <w:marBottom w:val="0"/>
          <w:divBdr>
            <w:top w:val="none" w:sz="0" w:space="0" w:color="auto"/>
            <w:left w:val="none" w:sz="0" w:space="0" w:color="auto"/>
            <w:bottom w:val="none" w:sz="0" w:space="0" w:color="auto"/>
            <w:right w:val="none" w:sz="0" w:space="0" w:color="auto"/>
          </w:divBdr>
        </w:div>
        <w:div w:id="440540241">
          <w:marLeft w:val="480"/>
          <w:marRight w:val="0"/>
          <w:marTop w:val="0"/>
          <w:marBottom w:val="0"/>
          <w:divBdr>
            <w:top w:val="none" w:sz="0" w:space="0" w:color="auto"/>
            <w:left w:val="none" w:sz="0" w:space="0" w:color="auto"/>
            <w:bottom w:val="none" w:sz="0" w:space="0" w:color="auto"/>
            <w:right w:val="none" w:sz="0" w:space="0" w:color="auto"/>
          </w:divBdr>
        </w:div>
        <w:div w:id="1886062669">
          <w:marLeft w:val="480"/>
          <w:marRight w:val="0"/>
          <w:marTop w:val="0"/>
          <w:marBottom w:val="0"/>
          <w:divBdr>
            <w:top w:val="none" w:sz="0" w:space="0" w:color="auto"/>
            <w:left w:val="none" w:sz="0" w:space="0" w:color="auto"/>
            <w:bottom w:val="none" w:sz="0" w:space="0" w:color="auto"/>
            <w:right w:val="none" w:sz="0" w:space="0" w:color="auto"/>
          </w:divBdr>
        </w:div>
        <w:div w:id="1814059812">
          <w:marLeft w:val="480"/>
          <w:marRight w:val="0"/>
          <w:marTop w:val="0"/>
          <w:marBottom w:val="0"/>
          <w:divBdr>
            <w:top w:val="none" w:sz="0" w:space="0" w:color="auto"/>
            <w:left w:val="none" w:sz="0" w:space="0" w:color="auto"/>
            <w:bottom w:val="none" w:sz="0" w:space="0" w:color="auto"/>
            <w:right w:val="none" w:sz="0" w:space="0" w:color="auto"/>
          </w:divBdr>
        </w:div>
        <w:div w:id="353576583">
          <w:marLeft w:val="480"/>
          <w:marRight w:val="0"/>
          <w:marTop w:val="0"/>
          <w:marBottom w:val="0"/>
          <w:divBdr>
            <w:top w:val="none" w:sz="0" w:space="0" w:color="auto"/>
            <w:left w:val="none" w:sz="0" w:space="0" w:color="auto"/>
            <w:bottom w:val="none" w:sz="0" w:space="0" w:color="auto"/>
            <w:right w:val="none" w:sz="0" w:space="0" w:color="auto"/>
          </w:divBdr>
        </w:div>
        <w:div w:id="191963108">
          <w:marLeft w:val="480"/>
          <w:marRight w:val="0"/>
          <w:marTop w:val="0"/>
          <w:marBottom w:val="0"/>
          <w:divBdr>
            <w:top w:val="none" w:sz="0" w:space="0" w:color="auto"/>
            <w:left w:val="none" w:sz="0" w:space="0" w:color="auto"/>
            <w:bottom w:val="none" w:sz="0" w:space="0" w:color="auto"/>
            <w:right w:val="none" w:sz="0" w:space="0" w:color="auto"/>
          </w:divBdr>
        </w:div>
        <w:div w:id="2035113078">
          <w:marLeft w:val="480"/>
          <w:marRight w:val="0"/>
          <w:marTop w:val="0"/>
          <w:marBottom w:val="0"/>
          <w:divBdr>
            <w:top w:val="none" w:sz="0" w:space="0" w:color="auto"/>
            <w:left w:val="none" w:sz="0" w:space="0" w:color="auto"/>
            <w:bottom w:val="none" w:sz="0" w:space="0" w:color="auto"/>
            <w:right w:val="none" w:sz="0" w:space="0" w:color="auto"/>
          </w:divBdr>
        </w:div>
        <w:div w:id="835802271">
          <w:marLeft w:val="480"/>
          <w:marRight w:val="0"/>
          <w:marTop w:val="0"/>
          <w:marBottom w:val="0"/>
          <w:divBdr>
            <w:top w:val="none" w:sz="0" w:space="0" w:color="auto"/>
            <w:left w:val="none" w:sz="0" w:space="0" w:color="auto"/>
            <w:bottom w:val="none" w:sz="0" w:space="0" w:color="auto"/>
            <w:right w:val="none" w:sz="0" w:space="0" w:color="auto"/>
          </w:divBdr>
        </w:div>
        <w:div w:id="2060782774">
          <w:marLeft w:val="480"/>
          <w:marRight w:val="0"/>
          <w:marTop w:val="0"/>
          <w:marBottom w:val="0"/>
          <w:divBdr>
            <w:top w:val="none" w:sz="0" w:space="0" w:color="auto"/>
            <w:left w:val="none" w:sz="0" w:space="0" w:color="auto"/>
            <w:bottom w:val="none" w:sz="0" w:space="0" w:color="auto"/>
            <w:right w:val="none" w:sz="0" w:space="0" w:color="auto"/>
          </w:divBdr>
        </w:div>
        <w:div w:id="1053425931">
          <w:marLeft w:val="480"/>
          <w:marRight w:val="0"/>
          <w:marTop w:val="0"/>
          <w:marBottom w:val="0"/>
          <w:divBdr>
            <w:top w:val="none" w:sz="0" w:space="0" w:color="auto"/>
            <w:left w:val="none" w:sz="0" w:space="0" w:color="auto"/>
            <w:bottom w:val="none" w:sz="0" w:space="0" w:color="auto"/>
            <w:right w:val="none" w:sz="0" w:space="0" w:color="auto"/>
          </w:divBdr>
        </w:div>
      </w:divsChild>
    </w:div>
    <w:div w:id="2090422913">
      <w:bodyDiv w:val="1"/>
      <w:marLeft w:val="0"/>
      <w:marRight w:val="0"/>
      <w:marTop w:val="0"/>
      <w:marBottom w:val="0"/>
      <w:divBdr>
        <w:top w:val="none" w:sz="0" w:space="0" w:color="auto"/>
        <w:left w:val="none" w:sz="0" w:space="0" w:color="auto"/>
        <w:bottom w:val="none" w:sz="0" w:space="0" w:color="auto"/>
        <w:right w:val="none" w:sz="0" w:space="0" w:color="auto"/>
      </w:divBdr>
    </w:div>
    <w:div w:id="2090493036">
      <w:bodyDiv w:val="1"/>
      <w:marLeft w:val="0"/>
      <w:marRight w:val="0"/>
      <w:marTop w:val="0"/>
      <w:marBottom w:val="0"/>
      <w:divBdr>
        <w:top w:val="none" w:sz="0" w:space="0" w:color="auto"/>
        <w:left w:val="none" w:sz="0" w:space="0" w:color="auto"/>
        <w:bottom w:val="none" w:sz="0" w:space="0" w:color="auto"/>
        <w:right w:val="none" w:sz="0" w:space="0" w:color="auto"/>
      </w:divBdr>
    </w:div>
    <w:div w:id="2090612973">
      <w:bodyDiv w:val="1"/>
      <w:marLeft w:val="0"/>
      <w:marRight w:val="0"/>
      <w:marTop w:val="0"/>
      <w:marBottom w:val="0"/>
      <w:divBdr>
        <w:top w:val="none" w:sz="0" w:space="0" w:color="auto"/>
        <w:left w:val="none" w:sz="0" w:space="0" w:color="auto"/>
        <w:bottom w:val="none" w:sz="0" w:space="0" w:color="auto"/>
        <w:right w:val="none" w:sz="0" w:space="0" w:color="auto"/>
      </w:divBdr>
    </w:div>
    <w:div w:id="2091462114">
      <w:bodyDiv w:val="1"/>
      <w:marLeft w:val="0"/>
      <w:marRight w:val="0"/>
      <w:marTop w:val="0"/>
      <w:marBottom w:val="0"/>
      <w:divBdr>
        <w:top w:val="none" w:sz="0" w:space="0" w:color="auto"/>
        <w:left w:val="none" w:sz="0" w:space="0" w:color="auto"/>
        <w:bottom w:val="none" w:sz="0" w:space="0" w:color="auto"/>
        <w:right w:val="none" w:sz="0" w:space="0" w:color="auto"/>
      </w:divBdr>
    </w:div>
    <w:div w:id="2091999322">
      <w:bodyDiv w:val="1"/>
      <w:marLeft w:val="0"/>
      <w:marRight w:val="0"/>
      <w:marTop w:val="0"/>
      <w:marBottom w:val="0"/>
      <w:divBdr>
        <w:top w:val="none" w:sz="0" w:space="0" w:color="auto"/>
        <w:left w:val="none" w:sz="0" w:space="0" w:color="auto"/>
        <w:bottom w:val="none" w:sz="0" w:space="0" w:color="auto"/>
        <w:right w:val="none" w:sz="0" w:space="0" w:color="auto"/>
      </w:divBdr>
    </w:div>
    <w:div w:id="2092584521">
      <w:bodyDiv w:val="1"/>
      <w:marLeft w:val="0"/>
      <w:marRight w:val="0"/>
      <w:marTop w:val="0"/>
      <w:marBottom w:val="0"/>
      <w:divBdr>
        <w:top w:val="none" w:sz="0" w:space="0" w:color="auto"/>
        <w:left w:val="none" w:sz="0" w:space="0" w:color="auto"/>
        <w:bottom w:val="none" w:sz="0" w:space="0" w:color="auto"/>
        <w:right w:val="none" w:sz="0" w:space="0" w:color="auto"/>
      </w:divBdr>
    </w:div>
    <w:div w:id="2093432408">
      <w:bodyDiv w:val="1"/>
      <w:marLeft w:val="0"/>
      <w:marRight w:val="0"/>
      <w:marTop w:val="0"/>
      <w:marBottom w:val="0"/>
      <w:divBdr>
        <w:top w:val="none" w:sz="0" w:space="0" w:color="auto"/>
        <w:left w:val="none" w:sz="0" w:space="0" w:color="auto"/>
        <w:bottom w:val="none" w:sz="0" w:space="0" w:color="auto"/>
        <w:right w:val="none" w:sz="0" w:space="0" w:color="auto"/>
      </w:divBdr>
    </w:div>
    <w:div w:id="2094038187">
      <w:bodyDiv w:val="1"/>
      <w:marLeft w:val="0"/>
      <w:marRight w:val="0"/>
      <w:marTop w:val="0"/>
      <w:marBottom w:val="0"/>
      <w:divBdr>
        <w:top w:val="none" w:sz="0" w:space="0" w:color="auto"/>
        <w:left w:val="none" w:sz="0" w:space="0" w:color="auto"/>
        <w:bottom w:val="none" w:sz="0" w:space="0" w:color="auto"/>
        <w:right w:val="none" w:sz="0" w:space="0" w:color="auto"/>
      </w:divBdr>
    </w:div>
    <w:div w:id="2095545087">
      <w:bodyDiv w:val="1"/>
      <w:marLeft w:val="0"/>
      <w:marRight w:val="0"/>
      <w:marTop w:val="0"/>
      <w:marBottom w:val="0"/>
      <w:divBdr>
        <w:top w:val="none" w:sz="0" w:space="0" w:color="auto"/>
        <w:left w:val="none" w:sz="0" w:space="0" w:color="auto"/>
        <w:bottom w:val="none" w:sz="0" w:space="0" w:color="auto"/>
        <w:right w:val="none" w:sz="0" w:space="0" w:color="auto"/>
      </w:divBdr>
    </w:div>
    <w:div w:id="2096318959">
      <w:bodyDiv w:val="1"/>
      <w:marLeft w:val="0"/>
      <w:marRight w:val="0"/>
      <w:marTop w:val="0"/>
      <w:marBottom w:val="0"/>
      <w:divBdr>
        <w:top w:val="none" w:sz="0" w:space="0" w:color="auto"/>
        <w:left w:val="none" w:sz="0" w:space="0" w:color="auto"/>
        <w:bottom w:val="none" w:sz="0" w:space="0" w:color="auto"/>
        <w:right w:val="none" w:sz="0" w:space="0" w:color="auto"/>
      </w:divBdr>
    </w:div>
    <w:div w:id="2096589355">
      <w:bodyDiv w:val="1"/>
      <w:marLeft w:val="0"/>
      <w:marRight w:val="0"/>
      <w:marTop w:val="0"/>
      <w:marBottom w:val="0"/>
      <w:divBdr>
        <w:top w:val="none" w:sz="0" w:space="0" w:color="auto"/>
        <w:left w:val="none" w:sz="0" w:space="0" w:color="auto"/>
        <w:bottom w:val="none" w:sz="0" w:space="0" w:color="auto"/>
        <w:right w:val="none" w:sz="0" w:space="0" w:color="auto"/>
      </w:divBdr>
      <w:divsChild>
        <w:div w:id="1614556299">
          <w:marLeft w:val="480"/>
          <w:marRight w:val="0"/>
          <w:marTop w:val="0"/>
          <w:marBottom w:val="0"/>
          <w:divBdr>
            <w:top w:val="none" w:sz="0" w:space="0" w:color="auto"/>
            <w:left w:val="none" w:sz="0" w:space="0" w:color="auto"/>
            <w:bottom w:val="none" w:sz="0" w:space="0" w:color="auto"/>
            <w:right w:val="none" w:sz="0" w:space="0" w:color="auto"/>
          </w:divBdr>
        </w:div>
        <w:div w:id="1673485628">
          <w:marLeft w:val="480"/>
          <w:marRight w:val="0"/>
          <w:marTop w:val="0"/>
          <w:marBottom w:val="0"/>
          <w:divBdr>
            <w:top w:val="none" w:sz="0" w:space="0" w:color="auto"/>
            <w:left w:val="none" w:sz="0" w:space="0" w:color="auto"/>
            <w:bottom w:val="none" w:sz="0" w:space="0" w:color="auto"/>
            <w:right w:val="none" w:sz="0" w:space="0" w:color="auto"/>
          </w:divBdr>
        </w:div>
        <w:div w:id="1693070447">
          <w:marLeft w:val="480"/>
          <w:marRight w:val="0"/>
          <w:marTop w:val="0"/>
          <w:marBottom w:val="0"/>
          <w:divBdr>
            <w:top w:val="none" w:sz="0" w:space="0" w:color="auto"/>
            <w:left w:val="none" w:sz="0" w:space="0" w:color="auto"/>
            <w:bottom w:val="none" w:sz="0" w:space="0" w:color="auto"/>
            <w:right w:val="none" w:sz="0" w:space="0" w:color="auto"/>
          </w:divBdr>
        </w:div>
        <w:div w:id="383063395">
          <w:marLeft w:val="480"/>
          <w:marRight w:val="0"/>
          <w:marTop w:val="0"/>
          <w:marBottom w:val="0"/>
          <w:divBdr>
            <w:top w:val="none" w:sz="0" w:space="0" w:color="auto"/>
            <w:left w:val="none" w:sz="0" w:space="0" w:color="auto"/>
            <w:bottom w:val="none" w:sz="0" w:space="0" w:color="auto"/>
            <w:right w:val="none" w:sz="0" w:space="0" w:color="auto"/>
          </w:divBdr>
        </w:div>
        <w:div w:id="2086950109">
          <w:marLeft w:val="480"/>
          <w:marRight w:val="0"/>
          <w:marTop w:val="0"/>
          <w:marBottom w:val="0"/>
          <w:divBdr>
            <w:top w:val="none" w:sz="0" w:space="0" w:color="auto"/>
            <w:left w:val="none" w:sz="0" w:space="0" w:color="auto"/>
            <w:bottom w:val="none" w:sz="0" w:space="0" w:color="auto"/>
            <w:right w:val="none" w:sz="0" w:space="0" w:color="auto"/>
          </w:divBdr>
        </w:div>
        <w:div w:id="1268153684">
          <w:marLeft w:val="480"/>
          <w:marRight w:val="0"/>
          <w:marTop w:val="0"/>
          <w:marBottom w:val="0"/>
          <w:divBdr>
            <w:top w:val="none" w:sz="0" w:space="0" w:color="auto"/>
            <w:left w:val="none" w:sz="0" w:space="0" w:color="auto"/>
            <w:bottom w:val="none" w:sz="0" w:space="0" w:color="auto"/>
            <w:right w:val="none" w:sz="0" w:space="0" w:color="auto"/>
          </w:divBdr>
        </w:div>
        <w:div w:id="990718270">
          <w:marLeft w:val="480"/>
          <w:marRight w:val="0"/>
          <w:marTop w:val="0"/>
          <w:marBottom w:val="0"/>
          <w:divBdr>
            <w:top w:val="none" w:sz="0" w:space="0" w:color="auto"/>
            <w:left w:val="none" w:sz="0" w:space="0" w:color="auto"/>
            <w:bottom w:val="none" w:sz="0" w:space="0" w:color="auto"/>
            <w:right w:val="none" w:sz="0" w:space="0" w:color="auto"/>
          </w:divBdr>
        </w:div>
        <w:div w:id="920018623">
          <w:marLeft w:val="480"/>
          <w:marRight w:val="0"/>
          <w:marTop w:val="0"/>
          <w:marBottom w:val="0"/>
          <w:divBdr>
            <w:top w:val="none" w:sz="0" w:space="0" w:color="auto"/>
            <w:left w:val="none" w:sz="0" w:space="0" w:color="auto"/>
            <w:bottom w:val="none" w:sz="0" w:space="0" w:color="auto"/>
            <w:right w:val="none" w:sz="0" w:space="0" w:color="auto"/>
          </w:divBdr>
        </w:div>
        <w:div w:id="1968243742">
          <w:marLeft w:val="480"/>
          <w:marRight w:val="0"/>
          <w:marTop w:val="0"/>
          <w:marBottom w:val="0"/>
          <w:divBdr>
            <w:top w:val="none" w:sz="0" w:space="0" w:color="auto"/>
            <w:left w:val="none" w:sz="0" w:space="0" w:color="auto"/>
            <w:bottom w:val="none" w:sz="0" w:space="0" w:color="auto"/>
            <w:right w:val="none" w:sz="0" w:space="0" w:color="auto"/>
          </w:divBdr>
        </w:div>
        <w:div w:id="1869677882">
          <w:marLeft w:val="480"/>
          <w:marRight w:val="0"/>
          <w:marTop w:val="0"/>
          <w:marBottom w:val="0"/>
          <w:divBdr>
            <w:top w:val="none" w:sz="0" w:space="0" w:color="auto"/>
            <w:left w:val="none" w:sz="0" w:space="0" w:color="auto"/>
            <w:bottom w:val="none" w:sz="0" w:space="0" w:color="auto"/>
            <w:right w:val="none" w:sz="0" w:space="0" w:color="auto"/>
          </w:divBdr>
        </w:div>
        <w:div w:id="218976712">
          <w:marLeft w:val="480"/>
          <w:marRight w:val="0"/>
          <w:marTop w:val="0"/>
          <w:marBottom w:val="0"/>
          <w:divBdr>
            <w:top w:val="none" w:sz="0" w:space="0" w:color="auto"/>
            <w:left w:val="none" w:sz="0" w:space="0" w:color="auto"/>
            <w:bottom w:val="none" w:sz="0" w:space="0" w:color="auto"/>
            <w:right w:val="none" w:sz="0" w:space="0" w:color="auto"/>
          </w:divBdr>
        </w:div>
        <w:div w:id="245069119">
          <w:marLeft w:val="480"/>
          <w:marRight w:val="0"/>
          <w:marTop w:val="0"/>
          <w:marBottom w:val="0"/>
          <w:divBdr>
            <w:top w:val="none" w:sz="0" w:space="0" w:color="auto"/>
            <w:left w:val="none" w:sz="0" w:space="0" w:color="auto"/>
            <w:bottom w:val="none" w:sz="0" w:space="0" w:color="auto"/>
            <w:right w:val="none" w:sz="0" w:space="0" w:color="auto"/>
          </w:divBdr>
        </w:div>
        <w:div w:id="427310115">
          <w:marLeft w:val="480"/>
          <w:marRight w:val="0"/>
          <w:marTop w:val="0"/>
          <w:marBottom w:val="0"/>
          <w:divBdr>
            <w:top w:val="none" w:sz="0" w:space="0" w:color="auto"/>
            <w:left w:val="none" w:sz="0" w:space="0" w:color="auto"/>
            <w:bottom w:val="none" w:sz="0" w:space="0" w:color="auto"/>
            <w:right w:val="none" w:sz="0" w:space="0" w:color="auto"/>
          </w:divBdr>
        </w:div>
        <w:div w:id="555169619">
          <w:marLeft w:val="480"/>
          <w:marRight w:val="0"/>
          <w:marTop w:val="0"/>
          <w:marBottom w:val="0"/>
          <w:divBdr>
            <w:top w:val="none" w:sz="0" w:space="0" w:color="auto"/>
            <w:left w:val="none" w:sz="0" w:space="0" w:color="auto"/>
            <w:bottom w:val="none" w:sz="0" w:space="0" w:color="auto"/>
            <w:right w:val="none" w:sz="0" w:space="0" w:color="auto"/>
          </w:divBdr>
        </w:div>
        <w:div w:id="2079933649">
          <w:marLeft w:val="480"/>
          <w:marRight w:val="0"/>
          <w:marTop w:val="0"/>
          <w:marBottom w:val="0"/>
          <w:divBdr>
            <w:top w:val="none" w:sz="0" w:space="0" w:color="auto"/>
            <w:left w:val="none" w:sz="0" w:space="0" w:color="auto"/>
            <w:bottom w:val="none" w:sz="0" w:space="0" w:color="auto"/>
            <w:right w:val="none" w:sz="0" w:space="0" w:color="auto"/>
          </w:divBdr>
        </w:div>
        <w:div w:id="531454687">
          <w:marLeft w:val="480"/>
          <w:marRight w:val="0"/>
          <w:marTop w:val="0"/>
          <w:marBottom w:val="0"/>
          <w:divBdr>
            <w:top w:val="none" w:sz="0" w:space="0" w:color="auto"/>
            <w:left w:val="none" w:sz="0" w:space="0" w:color="auto"/>
            <w:bottom w:val="none" w:sz="0" w:space="0" w:color="auto"/>
            <w:right w:val="none" w:sz="0" w:space="0" w:color="auto"/>
          </w:divBdr>
        </w:div>
        <w:div w:id="1037508104">
          <w:marLeft w:val="480"/>
          <w:marRight w:val="0"/>
          <w:marTop w:val="0"/>
          <w:marBottom w:val="0"/>
          <w:divBdr>
            <w:top w:val="none" w:sz="0" w:space="0" w:color="auto"/>
            <w:left w:val="none" w:sz="0" w:space="0" w:color="auto"/>
            <w:bottom w:val="none" w:sz="0" w:space="0" w:color="auto"/>
            <w:right w:val="none" w:sz="0" w:space="0" w:color="auto"/>
          </w:divBdr>
        </w:div>
        <w:div w:id="608968835">
          <w:marLeft w:val="480"/>
          <w:marRight w:val="0"/>
          <w:marTop w:val="0"/>
          <w:marBottom w:val="0"/>
          <w:divBdr>
            <w:top w:val="none" w:sz="0" w:space="0" w:color="auto"/>
            <w:left w:val="none" w:sz="0" w:space="0" w:color="auto"/>
            <w:bottom w:val="none" w:sz="0" w:space="0" w:color="auto"/>
            <w:right w:val="none" w:sz="0" w:space="0" w:color="auto"/>
          </w:divBdr>
        </w:div>
        <w:div w:id="1235622836">
          <w:marLeft w:val="480"/>
          <w:marRight w:val="0"/>
          <w:marTop w:val="0"/>
          <w:marBottom w:val="0"/>
          <w:divBdr>
            <w:top w:val="none" w:sz="0" w:space="0" w:color="auto"/>
            <w:left w:val="none" w:sz="0" w:space="0" w:color="auto"/>
            <w:bottom w:val="none" w:sz="0" w:space="0" w:color="auto"/>
            <w:right w:val="none" w:sz="0" w:space="0" w:color="auto"/>
          </w:divBdr>
        </w:div>
        <w:div w:id="1617908794">
          <w:marLeft w:val="480"/>
          <w:marRight w:val="0"/>
          <w:marTop w:val="0"/>
          <w:marBottom w:val="0"/>
          <w:divBdr>
            <w:top w:val="none" w:sz="0" w:space="0" w:color="auto"/>
            <w:left w:val="none" w:sz="0" w:space="0" w:color="auto"/>
            <w:bottom w:val="none" w:sz="0" w:space="0" w:color="auto"/>
            <w:right w:val="none" w:sz="0" w:space="0" w:color="auto"/>
          </w:divBdr>
        </w:div>
        <w:div w:id="1126313157">
          <w:marLeft w:val="480"/>
          <w:marRight w:val="0"/>
          <w:marTop w:val="0"/>
          <w:marBottom w:val="0"/>
          <w:divBdr>
            <w:top w:val="none" w:sz="0" w:space="0" w:color="auto"/>
            <w:left w:val="none" w:sz="0" w:space="0" w:color="auto"/>
            <w:bottom w:val="none" w:sz="0" w:space="0" w:color="auto"/>
            <w:right w:val="none" w:sz="0" w:space="0" w:color="auto"/>
          </w:divBdr>
        </w:div>
        <w:div w:id="641693343">
          <w:marLeft w:val="480"/>
          <w:marRight w:val="0"/>
          <w:marTop w:val="0"/>
          <w:marBottom w:val="0"/>
          <w:divBdr>
            <w:top w:val="none" w:sz="0" w:space="0" w:color="auto"/>
            <w:left w:val="none" w:sz="0" w:space="0" w:color="auto"/>
            <w:bottom w:val="none" w:sz="0" w:space="0" w:color="auto"/>
            <w:right w:val="none" w:sz="0" w:space="0" w:color="auto"/>
          </w:divBdr>
        </w:div>
        <w:div w:id="1767380288">
          <w:marLeft w:val="480"/>
          <w:marRight w:val="0"/>
          <w:marTop w:val="0"/>
          <w:marBottom w:val="0"/>
          <w:divBdr>
            <w:top w:val="none" w:sz="0" w:space="0" w:color="auto"/>
            <w:left w:val="none" w:sz="0" w:space="0" w:color="auto"/>
            <w:bottom w:val="none" w:sz="0" w:space="0" w:color="auto"/>
            <w:right w:val="none" w:sz="0" w:space="0" w:color="auto"/>
          </w:divBdr>
        </w:div>
        <w:div w:id="1409307546">
          <w:marLeft w:val="480"/>
          <w:marRight w:val="0"/>
          <w:marTop w:val="0"/>
          <w:marBottom w:val="0"/>
          <w:divBdr>
            <w:top w:val="none" w:sz="0" w:space="0" w:color="auto"/>
            <w:left w:val="none" w:sz="0" w:space="0" w:color="auto"/>
            <w:bottom w:val="none" w:sz="0" w:space="0" w:color="auto"/>
            <w:right w:val="none" w:sz="0" w:space="0" w:color="auto"/>
          </w:divBdr>
        </w:div>
        <w:div w:id="1552382920">
          <w:marLeft w:val="480"/>
          <w:marRight w:val="0"/>
          <w:marTop w:val="0"/>
          <w:marBottom w:val="0"/>
          <w:divBdr>
            <w:top w:val="none" w:sz="0" w:space="0" w:color="auto"/>
            <w:left w:val="none" w:sz="0" w:space="0" w:color="auto"/>
            <w:bottom w:val="none" w:sz="0" w:space="0" w:color="auto"/>
            <w:right w:val="none" w:sz="0" w:space="0" w:color="auto"/>
          </w:divBdr>
        </w:div>
        <w:div w:id="1619950844">
          <w:marLeft w:val="480"/>
          <w:marRight w:val="0"/>
          <w:marTop w:val="0"/>
          <w:marBottom w:val="0"/>
          <w:divBdr>
            <w:top w:val="none" w:sz="0" w:space="0" w:color="auto"/>
            <w:left w:val="none" w:sz="0" w:space="0" w:color="auto"/>
            <w:bottom w:val="none" w:sz="0" w:space="0" w:color="auto"/>
            <w:right w:val="none" w:sz="0" w:space="0" w:color="auto"/>
          </w:divBdr>
        </w:div>
        <w:div w:id="1809349040">
          <w:marLeft w:val="480"/>
          <w:marRight w:val="0"/>
          <w:marTop w:val="0"/>
          <w:marBottom w:val="0"/>
          <w:divBdr>
            <w:top w:val="none" w:sz="0" w:space="0" w:color="auto"/>
            <w:left w:val="none" w:sz="0" w:space="0" w:color="auto"/>
            <w:bottom w:val="none" w:sz="0" w:space="0" w:color="auto"/>
            <w:right w:val="none" w:sz="0" w:space="0" w:color="auto"/>
          </w:divBdr>
        </w:div>
        <w:div w:id="151996447">
          <w:marLeft w:val="480"/>
          <w:marRight w:val="0"/>
          <w:marTop w:val="0"/>
          <w:marBottom w:val="0"/>
          <w:divBdr>
            <w:top w:val="none" w:sz="0" w:space="0" w:color="auto"/>
            <w:left w:val="none" w:sz="0" w:space="0" w:color="auto"/>
            <w:bottom w:val="none" w:sz="0" w:space="0" w:color="auto"/>
            <w:right w:val="none" w:sz="0" w:space="0" w:color="auto"/>
          </w:divBdr>
        </w:div>
        <w:div w:id="1651980865">
          <w:marLeft w:val="480"/>
          <w:marRight w:val="0"/>
          <w:marTop w:val="0"/>
          <w:marBottom w:val="0"/>
          <w:divBdr>
            <w:top w:val="none" w:sz="0" w:space="0" w:color="auto"/>
            <w:left w:val="none" w:sz="0" w:space="0" w:color="auto"/>
            <w:bottom w:val="none" w:sz="0" w:space="0" w:color="auto"/>
            <w:right w:val="none" w:sz="0" w:space="0" w:color="auto"/>
          </w:divBdr>
        </w:div>
        <w:div w:id="1721593172">
          <w:marLeft w:val="480"/>
          <w:marRight w:val="0"/>
          <w:marTop w:val="0"/>
          <w:marBottom w:val="0"/>
          <w:divBdr>
            <w:top w:val="none" w:sz="0" w:space="0" w:color="auto"/>
            <w:left w:val="none" w:sz="0" w:space="0" w:color="auto"/>
            <w:bottom w:val="none" w:sz="0" w:space="0" w:color="auto"/>
            <w:right w:val="none" w:sz="0" w:space="0" w:color="auto"/>
          </w:divBdr>
        </w:div>
        <w:div w:id="1308702270">
          <w:marLeft w:val="480"/>
          <w:marRight w:val="0"/>
          <w:marTop w:val="0"/>
          <w:marBottom w:val="0"/>
          <w:divBdr>
            <w:top w:val="none" w:sz="0" w:space="0" w:color="auto"/>
            <w:left w:val="none" w:sz="0" w:space="0" w:color="auto"/>
            <w:bottom w:val="none" w:sz="0" w:space="0" w:color="auto"/>
            <w:right w:val="none" w:sz="0" w:space="0" w:color="auto"/>
          </w:divBdr>
        </w:div>
        <w:div w:id="1869945726">
          <w:marLeft w:val="480"/>
          <w:marRight w:val="0"/>
          <w:marTop w:val="0"/>
          <w:marBottom w:val="0"/>
          <w:divBdr>
            <w:top w:val="none" w:sz="0" w:space="0" w:color="auto"/>
            <w:left w:val="none" w:sz="0" w:space="0" w:color="auto"/>
            <w:bottom w:val="none" w:sz="0" w:space="0" w:color="auto"/>
            <w:right w:val="none" w:sz="0" w:space="0" w:color="auto"/>
          </w:divBdr>
        </w:div>
        <w:div w:id="919370989">
          <w:marLeft w:val="480"/>
          <w:marRight w:val="0"/>
          <w:marTop w:val="0"/>
          <w:marBottom w:val="0"/>
          <w:divBdr>
            <w:top w:val="none" w:sz="0" w:space="0" w:color="auto"/>
            <w:left w:val="none" w:sz="0" w:space="0" w:color="auto"/>
            <w:bottom w:val="none" w:sz="0" w:space="0" w:color="auto"/>
            <w:right w:val="none" w:sz="0" w:space="0" w:color="auto"/>
          </w:divBdr>
        </w:div>
        <w:div w:id="1146435835">
          <w:marLeft w:val="480"/>
          <w:marRight w:val="0"/>
          <w:marTop w:val="0"/>
          <w:marBottom w:val="0"/>
          <w:divBdr>
            <w:top w:val="none" w:sz="0" w:space="0" w:color="auto"/>
            <w:left w:val="none" w:sz="0" w:space="0" w:color="auto"/>
            <w:bottom w:val="none" w:sz="0" w:space="0" w:color="auto"/>
            <w:right w:val="none" w:sz="0" w:space="0" w:color="auto"/>
          </w:divBdr>
        </w:div>
        <w:div w:id="333151162">
          <w:marLeft w:val="480"/>
          <w:marRight w:val="0"/>
          <w:marTop w:val="0"/>
          <w:marBottom w:val="0"/>
          <w:divBdr>
            <w:top w:val="none" w:sz="0" w:space="0" w:color="auto"/>
            <w:left w:val="none" w:sz="0" w:space="0" w:color="auto"/>
            <w:bottom w:val="none" w:sz="0" w:space="0" w:color="auto"/>
            <w:right w:val="none" w:sz="0" w:space="0" w:color="auto"/>
          </w:divBdr>
        </w:div>
        <w:div w:id="1300113104">
          <w:marLeft w:val="480"/>
          <w:marRight w:val="0"/>
          <w:marTop w:val="0"/>
          <w:marBottom w:val="0"/>
          <w:divBdr>
            <w:top w:val="none" w:sz="0" w:space="0" w:color="auto"/>
            <w:left w:val="none" w:sz="0" w:space="0" w:color="auto"/>
            <w:bottom w:val="none" w:sz="0" w:space="0" w:color="auto"/>
            <w:right w:val="none" w:sz="0" w:space="0" w:color="auto"/>
          </w:divBdr>
        </w:div>
        <w:div w:id="4021952">
          <w:marLeft w:val="480"/>
          <w:marRight w:val="0"/>
          <w:marTop w:val="0"/>
          <w:marBottom w:val="0"/>
          <w:divBdr>
            <w:top w:val="none" w:sz="0" w:space="0" w:color="auto"/>
            <w:left w:val="none" w:sz="0" w:space="0" w:color="auto"/>
            <w:bottom w:val="none" w:sz="0" w:space="0" w:color="auto"/>
            <w:right w:val="none" w:sz="0" w:space="0" w:color="auto"/>
          </w:divBdr>
        </w:div>
        <w:div w:id="506943216">
          <w:marLeft w:val="480"/>
          <w:marRight w:val="0"/>
          <w:marTop w:val="0"/>
          <w:marBottom w:val="0"/>
          <w:divBdr>
            <w:top w:val="none" w:sz="0" w:space="0" w:color="auto"/>
            <w:left w:val="none" w:sz="0" w:space="0" w:color="auto"/>
            <w:bottom w:val="none" w:sz="0" w:space="0" w:color="auto"/>
            <w:right w:val="none" w:sz="0" w:space="0" w:color="auto"/>
          </w:divBdr>
        </w:div>
        <w:div w:id="1573006525">
          <w:marLeft w:val="480"/>
          <w:marRight w:val="0"/>
          <w:marTop w:val="0"/>
          <w:marBottom w:val="0"/>
          <w:divBdr>
            <w:top w:val="none" w:sz="0" w:space="0" w:color="auto"/>
            <w:left w:val="none" w:sz="0" w:space="0" w:color="auto"/>
            <w:bottom w:val="none" w:sz="0" w:space="0" w:color="auto"/>
            <w:right w:val="none" w:sz="0" w:space="0" w:color="auto"/>
          </w:divBdr>
        </w:div>
        <w:div w:id="1534805111">
          <w:marLeft w:val="480"/>
          <w:marRight w:val="0"/>
          <w:marTop w:val="0"/>
          <w:marBottom w:val="0"/>
          <w:divBdr>
            <w:top w:val="none" w:sz="0" w:space="0" w:color="auto"/>
            <w:left w:val="none" w:sz="0" w:space="0" w:color="auto"/>
            <w:bottom w:val="none" w:sz="0" w:space="0" w:color="auto"/>
            <w:right w:val="none" w:sz="0" w:space="0" w:color="auto"/>
          </w:divBdr>
        </w:div>
        <w:div w:id="815487515">
          <w:marLeft w:val="480"/>
          <w:marRight w:val="0"/>
          <w:marTop w:val="0"/>
          <w:marBottom w:val="0"/>
          <w:divBdr>
            <w:top w:val="none" w:sz="0" w:space="0" w:color="auto"/>
            <w:left w:val="none" w:sz="0" w:space="0" w:color="auto"/>
            <w:bottom w:val="none" w:sz="0" w:space="0" w:color="auto"/>
            <w:right w:val="none" w:sz="0" w:space="0" w:color="auto"/>
          </w:divBdr>
        </w:div>
        <w:div w:id="1355185156">
          <w:marLeft w:val="480"/>
          <w:marRight w:val="0"/>
          <w:marTop w:val="0"/>
          <w:marBottom w:val="0"/>
          <w:divBdr>
            <w:top w:val="none" w:sz="0" w:space="0" w:color="auto"/>
            <w:left w:val="none" w:sz="0" w:space="0" w:color="auto"/>
            <w:bottom w:val="none" w:sz="0" w:space="0" w:color="auto"/>
            <w:right w:val="none" w:sz="0" w:space="0" w:color="auto"/>
          </w:divBdr>
        </w:div>
        <w:div w:id="1167088671">
          <w:marLeft w:val="480"/>
          <w:marRight w:val="0"/>
          <w:marTop w:val="0"/>
          <w:marBottom w:val="0"/>
          <w:divBdr>
            <w:top w:val="none" w:sz="0" w:space="0" w:color="auto"/>
            <w:left w:val="none" w:sz="0" w:space="0" w:color="auto"/>
            <w:bottom w:val="none" w:sz="0" w:space="0" w:color="auto"/>
            <w:right w:val="none" w:sz="0" w:space="0" w:color="auto"/>
          </w:divBdr>
        </w:div>
        <w:div w:id="952981197">
          <w:marLeft w:val="480"/>
          <w:marRight w:val="0"/>
          <w:marTop w:val="0"/>
          <w:marBottom w:val="0"/>
          <w:divBdr>
            <w:top w:val="none" w:sz="0" w:space="0" w:color="auto"/>
            <w:left w:val="none" w:sz="0" w:space="0" w:color="auto"/>
            <w:bottom w:val="none" w:sz="0" w:space="0" w:color="auto"/>
            <w:right w:val="none" w:sz="0" w:space="0" w:color="auto"/>
          </w:divBdr>
        </w:div>
        <w:div w:id="476607165">
          <w:marLeft w:val="480"/>
          <w:marRight w:val="0"/>
          <w:marTop w:val="0"/>
          <w:marBottom w:val="0"/>
          <w:divBdr>
            <w:top w:val="none" w:sz="0" w:space="0" w:color="auto"/>
            <w:left w:val="none" w:sz="0" w:space="0" w:color="auto"/>
            <w:bottom w:val="none" w:sz="0" w:space="0" w:color="auto"/>
            <w:right w:val="none" w:sz="0" w:space="0" w:color="auto"/>
          </w:divBdr>
        </w:div>
        <w:div w:id="1715615315">
          <w:marLeft w:val="480"/>
          <w:marRight w:val="0"/>
          <w:marTop w:val="0"/>
          <w:marBottom w:val="0"/>
          <w:divBdr>
            <w:top w:val="none" w:sz="0" w:space="0" w:color="auto"/>
            <w:left w:val="none" w:sz="0" w:space="0" w:color="auto"/>
            <w:bottom w:val="none" w:sz="0" w:space="0" w:color="auto"/>
            <w:right w:val="none" w:sz="0" w:space="0" w:color="auto"/>
          </w:divBdr>
        </w:div>
        <w:div w:id="867525890">
          <w:marLeft w:val="480"/>
          <w:marRight w:val="0"/>
          <w:marTop w:val="0"/>
          <w:marBottom w:val="0"/>
          <w:divBdr>
            <w:top w:val="none" w:sz="0" w:space="0" w:color="auto"/>
            <w:left w:val="none" w:sz="0" w:space="0" w:color="auto"/>
            <w:bottom w:val="none" w:sz="0" w:space="0" w:color="auto"/>
            <w:right w:val="none" w:sz="0" w:space="0" w:color="auto"/>
          </w:divBdr>
        </w:div>
        <w:div w:id="706952896">
          <w:marLeft w:val="480"/>
          <w:marRight w:val="0"/>
          <w:marTop w:val="0"/>
          <w:marBottom w:val="0"/>
          <w:divBdr>
            <w:top w:val="none" w:sz="0" w:space="0" w:color="auto"/>
            <w:left w:val="none" w:sz="0" w:space="0" w:color="auto"/>
            <w:bottom w:val="none" w:sz="0" w:space="0" w:color="auto"/>
            <w:right w:val="none" w:sz="0" w:space="0" w:color="auto"/>
          </w:divBdr>
        </w:div>
        <w:div w:id="1783063806">
          <w:marLeft w:val="480"/>
          <w:marRight w:val="0"/>
          <w:marTop w:val="0"/>
          <w:marBottom w:val="0"/>
          <w:divBdr>
            <w:top w:val="none" w:sz="0" w:space="0" w:color="auto"/>
            <w:left w:val="none" w:sz="0" w:space="0" w:color="auto"/>
            <w:bottom w:val="none" w:sz="0" w:space="0" w:color="auto"/>
            <w:right w:val="none" w:sz="0" w:space="0" w:color="auto"/>
          </w:divBdr>
        </w:div>
        <w:div w:id="2120446529">
          <w:marLeft w:val="480"/>
          <w:marRight w:val="0"/>
          <w:marTop w:val="0"/>
          <w:marBottom w:val="0"/>
          <w:divBdr>
            <w:top w:val="none" w:sz="0" w:space="0" w:color="auto"/>
            <w:left w:val="none" w:sz="0" w:space="0" w:color="auto"/>
            <w:bottom w:val="none" w:sz="0" w:space="0" w:color="auto"/>
            <w:right w:val="none" w:sz="0" w:space="0" w:color="auto"/>
          </w:divBdr>
        </w:div>
        <w:div w:id="1158033525">
          <w:marLeft w:val="480"/>
          <w:marRight w:val="0"/>
          <w:marTop w:val="0"/>
          <w:marBottom w:val="0"/>
          <w:divBdr>
            <w:top w:val="none" w:sz="0" w:space="0" w:color="auto"/>
            <w:left w:val="none" w:sz="0" w:space="0" w:color="auto"/>
            <w:bottom w:val="none" w:sz="0" w:space="0" w:color="auto"/>
            <w:right w:val="none" w:sz="0" w:space="0" w:color="auto"/>
          </w:divBdr>
        </w:div>
        <w:div w:id="490290971">
          <w:marLeft w:val="480"/>
          <w:marRight w:val="0"/>
          <w:marTop w:val="0"/>
          <w:marBottom w:val="0"/>
          <w:divBdr>
            <w:top w:val="none" w:sz="0" w:space="0" w:color="auto"/>
            <w:left w:val="none" w:sz="0" w:space="0" w:color="auto"/>
            <w:bottom w:val="none" w:sz="0" w:space="0" w:color="auto"/>
            <w:right w:val="none" w:sz="0" w:space="0" w:color="auto"/>
          </w:divBdr>
        </w:div>
      </w:divsChild>
    </w:div>
    <w:div w:id="2097745387">
      <w:bodyDiv w:val="1"/>
      <w:marLeft w:val="0"/>
      <w:marRight w:val="0"/>
      <w:marTop w:val="0"/>
      <w:marBottom w:val="0"/>
      <w:divBdr>
        <w:top w:val="none" w:sz="0" w:space="0" w:color="auto"/>
        <w:left w:val="none" w:sz="0" w:space="0" w:color="auto"/>
        <w:bottom w:val="none" w:sz="0" w:space="0" w:color="auto"/>
        <w:right w:val="none" w:sz="0" w:space="0" w:color="auto"/>
      </w:divBdr>
    </w:div>
    <w:div w:id="2098163006">
      <w:bodyDiv w:val="1"/>
      <w:marLeft w:val="0"/>
      <w:marRight w:val="0"/>
      <w:marTop w:val="0"/>
      <w:marBottom w:val="0"/>
      <w:divBdr>
        <w:top w:val="none" w:sz="0" w:space="0" w:color="auto"/>
        <w:left w:val="none" w:sz="0" w:space="0" w:color="auto"/>
        <w:bottom w:val="none" w:sz="0" w:space="0" w:color="auto"/>
        <w:right w:val="none" w:sz="0" w:space="0" w:color="auto"/>
      </w:divBdr>
    </w:div>
    <w:div w:id="2098748989">
      <w:bodyDiv w:val="1"/>
      <w:marLeft w:val="0"/>
      <w:marRight w:val="0"/>
      <w:marTop w:val="0"/>
      <w:marBottom w:val="0"/>
      <w:divBdr>
        <w:top w:val="none" w:sz="0" w:space="0" w:color="auto"/>
        <w:left w:val="none" w:sz="0" w:space="0" w:color="auto"/>
        <w:bottom w:val="none" w:sz="0" w:space="0" w:color="auto"/>
        <w:right w:val="none" w:sz="0" w:space="0" w:color="auto"/>
      </w:divBdr>
    </w:div>
    <w:div w:id="2099324819">
      <w:bodyDiv w:val="1"/>
      <w:marLeft w:val="0"/>
      <w:marRight w:val="0"/>
      <w:marTop w:val="0"/>
      <w:marBottom w:val="0"/>
      <w:divBdr>
        <w:top w:val="none" w:sz="0" w:space="0" w:color="auto"/>
        <w:left w:val="none" w:sz="0" w:space="0" w:color="auto"/>
        <w:bottom w:val="none" w:sz="0" w:space="0" w:color="auto"/>
        <w:right w:val="none" w:sz="0" w:space="0" w:color="auto"/>
      </w:divBdr>
    </w:div>
    <w:div w:id="2099711113">
      <w:bodyDiv w:val="1"/>
      <w:marLeft w:val="0"/>
      <w:marRight w:val="0"/>
      <w:marTop w:val="0"/>
      <w:marBottom w:val="0"/>
      <w:divBdr>
        <w:top w:val="none" w:sz="0" w:space="0" w:color="auto"/>
        <w:left w:val="none" w:sz="0" w:space="0" w:color="auto"/>
        <w:bottom w:val="none" w:sz="0" w:space="0" w:color="auto"/>
        <w:right w:val="none" w:sz="0" w:space="0" w:color="auto"/>
      </w:divBdr>
    </w:div>
    <w:div w:id="2100104711">
      <w:bodyDiv w:val="1"/>
      <w:marLeft w:val="0"/>
      <w:marRight w:val="0"/>
      <w:marTop w:val="0"/>
      <w:marBottom w:val="0"/>
      <w:divBdr>
        <w:top w:val="none" w:sz="0" w:space="0" w:color="auto"/>
        <w:left w:val="none" w:sz="0" w:space="0" w:color="auto"/>
        <w:bottom w:val="none" w:sz="0" w:space="0" w:color="auto"/>
        <w:right w:val="none" w:sz="0" w:space="0" w:color="auto"/>
      </w:divBdr>
    </w:div>
    <w:div w:id="2101368878">
      <w:bodyDiv w:val="1"/>
      <w:marLeft w:val="0"/>
      <w:marRight w:val="0"/>
      <w:marTop w:val="0"/>
      <w:marBottom w:val="0"/>
      <w:divBdr>
        <w:top w:val="none" w:sz="0" w:space="0" w:color="auto"/>
        <w:left w:val="none" w:sz="0" w:space="0" w:color="auto"/>
        <w:bottom w:val="none" w:sz="0" w:space="0" w:color="auto"/>
        <w:right w:val="none" w:sz="0" w:space="0" w:color="auto"/>
      </w:divBdr>
    </w:div>
    <w:div w:id="2101752931">
      <w:bodyDiv w:val="1"/>
      <w:marLeft w:val="0"/>
      <w:marRight w:val="0"/>
      <w:marTop w:val="0"/>
      <w:marBottom w:val="0"/>
      <w:divBdr>
        <w:top w:val="none" w:sz="0" w:space="0" w:color="auto"/>
        <w:left w:val="none" w:sz="0" w:space="0" w:color="auto"/>
        <w:bottom w:val="none" w:sz="0" w:space="0" w:color="auto"/>
        <w:right w:val="none" w:sz="0" w:space="0" w:color="auto"/>
      </w:divBdr>
    </w:div>
    <w:div w:id="2102220614">
      <w:bodyDiv w:val="1"/>
      <w:marLeft w:val="0"/>
      <w:marRight w:val="0"/>
      <w:marTop w:val="0"/>
      <w:marBottom w:val="0"/>
      <w:divBdr>
        <w:top w:val="none" w:sz="0" w:space="0" w:color="auto"/>
        <w:left w:val="none" w:sz="0" w:space="0" w:color="auto"/>
        <w:bottom w:val="none" w:sz="0" w:space="0" w:color="auto"/>
        <w:right w:val="none" w:sz="0" w:space="0" w:color="auto"/>
      </w:divBdr>
    </w:div>
    <w:div w:id="2103211515">
      <w:bodyDiv w:val="1"/>
      <w:marLeft w:val="0"/>
      <w:marRight w:val="0"/>
      <w:marTop w:val="0"/>
      <w:marBottom w:val="0"/>
      <w:divBdr>
        <w:top w:val="none" w:sz="0" w:space="0" w:color="auto"/>
        <w:left w:val="none" w:sz="0" w:space="0" w:color="auto"/>
        <w:bottom w:val="none" w:sz="0" w:space="0" w:color="auto"/>
        <w:right w:val="none" w:sz="0" w:space="0" w:color="auto"/>
      </w:divBdr>
    </w:div>
    <w:div w:id="2103337924">
      <w:bodyDiv w:val="1"/>
      <w:marLeft w:val="0"/>
      <w:marRight w:val="0"/>
      <w:marTop w:val="0"/>
      <w:marBottom w:val="0"/>
      <w:divBdr>
        <w:top w:val="none" w:sz="0" w:space="0" w:color="auto"/>
        <w:left w:val="none" w:sz="0" w:space="0" w:color="auto"/>
        <w:bottom w:val="none" w:sz="0" w:space="0" w:color="auto"/>
        <w:right w:val="none" w:sz="0" w:space="0" w:color="auto"/>
      </w:divBdr>
    </w:div>
    <w:div w:id="2103405006">
      <w:bodyDiv w:val="1"/>
      <w:marLeft w:val="0"/>
      <w:marRight w:val="0"/>
      <w:marTop w:val="0"/>
      <w:marBottom w:val="0"/>
      <w:divBdr>
        <w:top w:val="none" w:sz="0" w:space="0" w:color="auto"/>
        <w:left w:val="none" w:sz="0" w:space="0" w:color="auto"/>
        <w:bottom w:val="none" w:sz="0" w:space="0" w:color="auto"/>
        <w:right w:val="none" w:sz="0" w:space="0" w:color="auto"/>
      </w:divBdr>
    </w:div>
    <w:div w:id="2103606676">
      <w:bodyDiv w:val="1"/>
      <w:marLeft w:val="0"/>
      <w:marRight w:val="0"/>
      <w:marTop w:val="0"/>
      <w:marBottom w:val="0"/>
      <w:divBdr>
        <w:top w:val="none" w:sz="0" w:space="0" w:color="auto"/>
        <w:left w:val="none" w:sz="0" w:space="0" w:color="auto"/>
        <w:bottom w:val="none" w:sz="0" w:space="0" w:color="auto"/>
        <w:right w:val="none" w:sz="0" w:space="0" w:color="auto"/>
      </w:divBdr>
    </w:div>
    <w:div w:id="2104255973">
      <w:bodyDiv w:val="1"/>
      <w:marLeft w:val="0"/>
      <w:marRight w:val="0"/>
      <w:marTop w:val="0"/>
      <w:marBottom w:val="0"/>
      <w:divBdr>
        <w:top w:val="none" w:sz="0" w:space="0" w:color="auto"/>
        <w:left w:val="none" w:sz="0" w:space="0" w:color="auto"/>
        <w:bottom w:val="none" w:sz="0" w:space="0" w:color="auto"/>
        <w:right w:val="none" w:sz="0" w:space="0" w:color="auto"/>
      </w:divBdr>
    </w:div>
    <w:div w:id="2104497562">
      <w:bodyDiv w:val="1"/>
      <w:marLeft w:val="0"/>
      <w:marRight w:val="0"/>
      <w:marTop w:val="0"/>
      <w:marBottom w:val="0"/>
      <w:divBdr>
        <w:top w:val="none" w:sz="0" w:space="0" w:color="auto"/>
        <w:left w:val="none" w:sz="0" w:space="0" w:color="auto"/>
        <w:bottom w:val="none" w:sz="0" w:space="0" w:color="auto"/>
        <w:right w:val="none" w:sz="0" w:space="0" w:color="auto"/>
      </w:divBdr>
    </w:div>
    <w:div w:id="2104565059">
      <w:bodyDiv w:val="1"/>
      <w:marLeft w:val="0"/>
      <w:marRight w:val="0"/>
      <w:marTop w:val="0"/>
      <w:marBottom w:val="0"/>
      <w:divBdr>
        <w:top w:val="none" w:sz="0" w:space="0" w:color="auto"/>
        <w:left w:val="none" w:sz="0" w:space="0" w:color="auto"/>
        <w:bottom w:val="none" w:sz="0" w:space="0" w:color="auto"/>
        <w:right w:val="none" w:sz="0" w:space="0" w:color="auto"/>
      </w:divBdr>
    </w:div>
    <w:div w:id="2104567561">
      <w:bodyDiv w:val="1"/>
      <w:marLeft w:val="0"/>
      <w:marRight w:val="0"/>
      <w:marTop w:val="0"/>
      <w:marBottom w:val="0"/>
      <w:divBdr>
        <w:top w:val="none" w:sz="0" w:space="0" w:color="auto"/>
        <w:left w:val="none" w:sz="0" w:space="0" w:color="auto"/>
        <w:bottom w:val="none" w:sz="0" w:space="0" w:color="auto"/>
        <w:right w:val="none" w:sz="0" w:space="0" w:color="auto"/>
      </w:divBdr>
      <w:divsChild>
        <w:div w:id="1382902724">
          <w:marLeft w:val="480"/>
          <w:marRight w:val="0"/>
          <w:marTop w:val="0"/>
          <w:marBottom w:val="0"/>
          <w:divBdr>
            <w:top w:val="none" w:sz="0" w:space="0" w:color="auto"/>
            <w:left w:val="none" w:sz="0" w:space="0" w:color="auto"/>
            <w:bottom w:val="none" w:sz="0" w:space="0" w:color="auto"/>
            <w:right w:val="none" w:sz="0" w:space="0" w:color="auto"/>
          </w:divBdr>
        </w:div>
        <w:div w:id="1563321943">
          <w:marLeft w:val="480"/>
          <w:marRight w:val="0"/>
          <w:marTop w:val="0"/>
          <w:marBottom w:val="0"/>
          <w:divBdr>
            <w:top w:val="none" w:sz="0" w:space="0" w:color="auto"/>
            <w:left w:val="none" w:sz="0" w:space="0" w:color="auto"/>
            <w:bottom w:val="none" w:sz="0" w:space="0" w:color="auto"/>
            <w:right w:val="none" w:sz="0" w:space="0" w:color="auto"/>
          </w:divBdr>
        </w:div>
        <w:div w:id="1031540322">
          <w:marLeft w:val="480"/>
          <w:marRight w:val="0"/>
          <w:marTop w:val="0"/>
          <w:marBottom w:val="0"/>
          <w:divBdr>
            <w:top w:val="none" w:sz="0" w:space="0" w:color="auto"/>
            <w:left w:val="none" w:sz="0" w:space="0" w:color="auto"/>
            <w:bottom w:val="none" w:sz="0" w:space="0" w:color="auto"/>
            <w:right w:val="none" w:sz="0" w:space="0" w:color="auto"/>
          </w:divBdr>
        </w:div>
        <w:div w:id="1545285687">
          <w:marLeft w:val="480"/>
          <w:marRight w:val="0"/>
          <w:marTop w:val="0"/>
          <w:marBottom w:val="0"/>
          <w:divBdr>
            <w:top w:val="none" w:sz="0" w:space="0" w:color="auto"/>
            <w:left w:val="none" w:sz="0" w:space="0" w:color="auto"/>
            <w:bottom w:val="none" w:sz="0" w:space="0" w:color="auto"/>
            <w:right w:val="none" w:sz="0" w:space="0" w:color="auto"/>
          </w:divBdr>
        </w:div>
        <w:div w:id="1370453536">
          <w:marLeft w:val="480"/>
          <w:marRight w:val="0"/>
          <w:marTop w:val="0"/>
          <w:marBottom w:val="0"/>
          <w:divBdr>
            <w:top w:val="none" w:sz="0" w:space="0" w:color="auto"/>
            <w:left w:val="none" w:sz="0" w:space="0" w:color="auto"/>
            <w:bottom w:val="none" w:sz="0" w:space="0" w:color="auto"/>
            <w:right w:val="none" w:sz="0" w:space="0" w:color="auto"/>
          </w:divBdr>
        </w:div>
        <w:div w:id="1664509824">
          <w:marLeft w:val="480"/>
          <w:marRight w:val="0"/>
          <w:marTop w:val="0"/>
          <w:marBottom w:val="0"/>
          <w:divBdr>
            <w:top w:val="none" w:sz="0" w:space="0" w:color="auto"/>
            <w:left w:val="none" w:sz="0" w:space="0" w:color="auto"/>
            <w:bottom w:val="none" w:sz="0" w:space="0" w:color="auto"/>
            <w:right w:val="none" w:sz="0" w:space="0" w:color="auto"/>
          </w:divBdr>
        </w:div>
        <w:div w:id="946353487">
          <w:marLeft w:val="480"/>
          <w:marRight w:val="0"/>
          <w:marTop w:val="0"/>
          <w:marBottom w:val="0"/>
          <w:divBdr>
            <w:top w:val="none" w:sz="0" w:space="0" w:color="auto"/>
            <w:left w:val="none" w:sz="0" w:space="0" w:color="auto"/>
            <w:bottom w:val="none" w:sz="0" w:space="0" w:color="auto"/>
            <w:right w:val="none" w:sz="0" w:space="0" w:color="auto"/>
          </w:divBdr>
        </w:div>
        <w:div w:id="966862110">
          <w:marLeft w:val="480"/>
          <w:marRight w:val="0"/>
          <w:marTop w:val="0"/>
          <w:marBottom w:val="0"/>
          <w:divBdr>
            <w:top w:val="none" w:sz="0" w:space="0" w:color="auto"/>
            <w:left w:val="none" w:sz="0" w:space="0" w:color="auto"/>
            <w:bottom w:val="none" w:sz="0" w:space="0" w:color="auto"/>
            <w:right w:val="none" w:sz="0" w:space="0" w:color="auto"/>
          </w:divBdr>
        </w:div>
        <w:div w:id="2102408219">
          <w:marLeft w:val="480"/>
          <w:marRight w:val="0"/>
          <w:marTop w:val="0"/>
          <w:marBottom w:val="0"/>
          <w:divBdr>
            <w:top w:val="none" w:sz="0" w:space="0" w:color="auto"/>
            <w:left w:val="none" w:sz="0" w:space="0" w:color="auto"/>
            <w:bottom w:val="none" w:sz="0" w:space="0" w:color="auto"/>
            <w:right w:val="none" w:sz="0" w:space="0" w:color="auto"/>
          </w:divBdr>
        </w:div>
        <w:div w:id="435292350">
          <w:marLeft w:val="480"/>
          <w:marRight w:val="0"/>
          <w:marTop w:val="0"/>
          <w:marBottom w:val="0"/>
          <w:divBdr>
            <w:top w:val="none" w:sz="0" w:space="0" w:color="auto"/>
            <w:left w:val="none" w:sz="0" w:space="0" w:color="auto"/>
            <w:bottom w:val="none" w:sz="0" w:space="0" w:color="auto"/>
            <w:right w:val="none" w:sz="0" w:space="0" w:color="auto"/>
          </w:divBdr>
        </w:div>
        <w:div w:id="1524398893">
          <w:marLeft w:val="480"/>
          <w:marRight w:val="0"/>
          <w:marTop w:val="0"/>
          <w:marBottom w:val="0"/>
          <w:divBdr>
            <w:top w:val="none" w:sz="0" w:space="0" w:color="auto"/>
            <w:left w:val="none" w:sz="0" w:space="0" w:color="auto"/>
            <w:bottom w:val="none" w:sz="0" w:space="0" w:color="auto"/>
            <w:right w:val="none" w:sz="0" w:space="0" w:color="auto"/>
          </w:divBdr>
        </w:div>
        <w:div w:id="341902979">
          <w:marLeft w:val="480"/>
          <w:marRight w:val="0"/>
          <w:marTop w:val="0"/>
          <w:marBottom w:val="0"/>
          <w:divBdr>
            <w:top w:val="none" w:sz="0" w:space="0" w:color="auto"/>
            <w:left w:val="none" w:sz="0" w:space="0" w:color="auto"/>
            <w:bottom w:val="none" w:sz="0" w:space="0" w:color="auto"/>
            <w:right w:val="none" w:sz="0" w:space="0" w:color="auto"/>
          </w:divBdr>
        </w:div>
        <w:div w:id="1387410634">
          <w:marLeft w:val="480"/>
          <w:marRight w:val="0"/>
          <w:marTop w:val="0"/>
          <w:marBottom w:val="0"/>
          <w:divBdr>
            <w:top w:val="none" w:sz="0" w:space="0" w:color="auto"/>
            <w:left w:val="none" w:sz="0" w:space="0" w:color="auto"/>
            <w:bottom w:val="none" w:sz="0" w:space="0" w:color="auto"/>
            <w:right w:val="none" w:sz="0" w:space="0" w:color="auto"/>
          </w:divBdr>
        </w:div>
        <w:div w:id="1316109850">
          <w:marLeft w:val="480"/>
          <w:marRight w:val="0"/>
          <w:marTop w:val="0"/>
          <w:marBottom w:val="0"/>
          <w:divBdr>
            <w:top w:val="none" w:sz="0" w:space="0" w:color="auto"/>
            <w:left w:val="none" w:sz="0" w:space="0" w:color="auto"/>
            <w:bottom w:val="none" w:sz="0" w:space="0" w:color="auto"/>
            <w:right w:val="none" w:sz="0" w:space="0" w:color="auto"/>
          </w:divBdr>
        </w:div>
        <w:div w:id="114570316">
          <w:marLeft w:val="480"/>
          <w:marRight w:val="0"/>
          <w:marTop w:val="0"/>
          <w:marBottom w:val="0"/>
          <w:divBdr>
            <w:top w:val="none" w:sz="0" w:space="0" w:color="auto"/>
            <w:left w:val="none" w:sz="0" w:space="0" w:color="auto"/>
            <w:bottom w:val="none" w:sz="0" w:space="0" w:color="auto"/>
            <w:right w:val="none" w:sz="0" w:space="0" w:color="auto"/>
          </w:divBdr>
        </w:div>
        <w:div w:id="1370884603">
          <w:marLeft w:val="480"/>
          <w:marRight w:val="0"/>
          <w:marTop w:val="0"/>
          <w:marBottom w:val="0"/>
          <w:divBdr>
            <w:top w:val="none" w:sz="0" w:space="0" w:color="auto"/>
            <w:left w:val="none" w:sz="0" w:space="0" w:color="auto"/>
            <w:bottom w:val="none" w:sz="0" w:space="0" w:color="auto"/>
            <w:right w:val="none" w:sz="0" w:space="0" w:color="auto"/>
          </w:divBdr>
        </w:div>
        <w:div w:id="1547983488">
          <w:marLeft w:val="480"/>
          <w:marRight w:val="0"/>
          <w:marTop w:val="0"/>
          <w:marBottom w:val="0"/>
          <w:divBdr>
            <w:top w:val="none" w:sz="0" w:space="0" w:color="auto"/>
            <w:left w:val="none" w:sz="0" w:space="0" w:color="auto"/>
            <w:bottom w:val="none" w:sz="0" w:space="0" w:color="auto"/>
            <w:right w:val="none" w:sz="0" w:space="0" w:color="auto"/>
          </w:divBdr>
        </w:div>
        <w:div w:id="134565703">
          <w:marLeft w:val="480"/>
          <w:marRight w:val="0"/>
          <w:marTop w:val="0"/>
          <w:marBottom w:val="0"/>
          <w:divBdr>
            <w:top w:val="none" w:sz="0" w:space="0" w:color="auto"/>
            <w:left w:val="none" w:sz="0" w:space="0" w:color="auto"/>
            <w:bottom w:val="none" w:sz="0" w:space="0" w:color="auto"/>
            <w:right w:val="none" w:sz="0" w:space="0" w:color="auto"/>
          </w:divBdr>
        </w:div>
      </w:divsChild>
    </w:div>
    <w:div w:id="2104568816">
      <w:bodyDiv w:val="1"/>
      <w:marLeft w:val="0"/>
      <w:marRight w:val="0"/>
      <w:marTop w:val="0"/>
      <w:marBottom w:val="0"/>
      <w:divBdr>
        <w:top w:val="none" w:sz="0" w:space="0" w:color="auto"/>
        <w:left w:val="none" w:sz="0" w:space="0" w:color="auto"/>
        <w:bottom w:val="none" w:sz="0" w:space="0" w:color="auto"/>
        <w:right w:val="none" w:sz="0" w:space="0" w:color="auto"/>
      </w:divBdr>
    </w:div>
    <w:div w:id="2105346214">
      <w:bodyDiv w:val="1"/>
      <w:marLeft w:val="0"/>
      <w:marRight w:val="0"/>
      <w:marTop w:val="0"/>
      <w:marBottom w:val="0"/>
      <w:divBdr>
        <w:top w:val="none" w:sz="0" w:space="0" w:color="auto"/>
        <w:left w:val="none" w:sz="0" w:space="0" w:color="auto"/>
        <w:bottom w:val="none" w:sz="0" w:space="0" w:color="auto"/>
        <w:right w:val="none" w:sz="0" w:space="0" w:color="auto"/>
      </w:divBdr>
    </w:div>
    <w:div w:id="2105689890">
      <w:bodyDiv w:val="1"/>
      <w:marLeft w:val="0"/>
      <w:marRight w:val="0"/>
      <w:marTop w:val="0"/>
      <w:marBottom w:val="0"/>
      <w:divBdr>
        <w:top w:val="none" w:sz="0" w:space="0" w:color="auto"/>
        <w:left w:val="none" w:sz="0" w:space="0" w:color="auto"/>
        <w:bottom w:val="none" w:sz="0" w:space="0" w:color="auto"/>
        <w:right w:val="none" w:sz="0" w:space="0" w:color="auto"/>
      </w:divBdr>
    </w:div>
    <w:div w:id="2106533767">
      <w:bodyDiv w:val="1"/>
      <w:marLeft w:val="0"/>
      <w:marRight w:val="0"/>
      <w:marTop w:val="0"/>
      <w:marBottom w:val="0"/>
      <w:divBdr>
        <w:top w:val="none" w:sz="0" w:space="0" w:color="auto"/>
        <w:left w:val="none" w:sz="0" w:space="0" w:color="auto"/>
        <w:bottom w:val="none" w:sz="0" w:space="0" w:color="auto"/>
        <w:right w:val="none" w:sz="0" w:space="0" w:color="auto"/>
      </w:divBdr>
    </w:div>
    <w:div w:id="2106607417">
      <w:bodyDiv w:val="1"/>
      <w:marLeft w:val="0"/>
      <w:marRight w:val="0"/>
      <w:marTop w:val="0"/>
      <w:marBottom w:val="0"/>
      <w:divBdr>
        <w:top w:val="none" w:sz="0" w:space="0" w:color="auto"/>
        <w:left w:val="none" w:sz="0" w:space="0" w:color="auto"/>
        <w:bottom w:val="none" w:sz="0" w:space="0" w:color="auto"/>
        <w:right w:val="none" w:sz="0" w:space="0" w:color="auto"/>
      </w:divBdr>
    </w:div>
    <w:div w:id="2107075204">
      <w:bodyDiv w:val="1"/>
      <w:marLeft w:val="0"/>
      <w:marRight w:val="0"/>
      <w:marTop w:val="0"/>
      <w:marBottom w:val="0"/>
      <w:divBdr>
        <w:top w:val="none" w:sz="0" w:space="0" w:color="auto"/>
        <w:left w:val="none" w:sz="0" w:space="0" w:color="auto"/>
        <w:bottom w:val="none" w:sz="0" w:space="0" w:color="auto"/>
        <w:right w:val="none" w:sz="0" w:space="0" w:color="auto"/>
      </w:divBdr>
    </w:div>
    <w:div w:id="2107075347">
      <w:bodyDiv w:val="1"/>
      <w:marLeft w:val="0"/>
      <w:marRight w:val="0"/>
      <w:marTop w:val="0"/>
      <w:marBottom w:val="0"/>
      <w:divBdr>
        <w:top w:val="none" w:sz="0" w:space="0" w:color="auto"/>
        <w:left w:val="none" w:sz="0" w:space="0" w:color="auto"/>
        <w:bottom w:val="none" w:sz="0" w:space="0" w:color="auto"/>
        <w:right w:val="none" w:sz="0" w:space="0" w:color="auto"/>
      </w:divBdr>
    </w:div>
    <w:div w:id="2107113515">
      <w:bodyDiv w:val="1"/>
      <w:marLeft w:val="0"/>
      <w:marRight w:val="0"/>
      <w:marTop w:val="0"/>
      <w:marBottom w:val="0"/>
      <w:divBdr>
        <w:top w:val="none" w:sz="0" w:space="0" w:color="auto"/>
        <w:left w:val="none" w:sz="0" w:space="0" w:color="auto"/>
        <w:bottom w:val="none" w:sz="0" w:space="0" w:color="auto"/>
        <w:right w:val="none" w:sz="0" w:space="0" w:color="auto"/>
      </w:divBdr>
    </w:div>
    <w:div w:id="2107728933">
      <w:bodyDiv w:val="1"/>
      <w:marLeft w:val="0"/>
      <w:marRight w:val="0"/>
      <w:marTop w:val="0"/>
      <w:marBottom w:val="0"/>
      <w:divBdr>
        <w:top w:val="none" w:sz="0" w:space="0" w:color="auto"/>
        <w:left w:val="none" w:sz="0" w:space="0" w:color="auto"/>
        <w:bottom w:val="none" w:sz="0" w:space="0" w:color="auto"/>
        <w:right w:val="none" w:sz="0" w:space="0" w:color="auto"/>
      </w:divBdr>
    </w:div>
    <w:div w:id="2108114662">
      <w:bodyDiv w:val="1"/>
      <w:marLeft w:val="0"/>
      <w:marRight w:val="0"/>
      <w:marTop w:val="0"/>
      <w:marBottom w:val="0"/>
      <w:divBdr>
        <w:top w:val="none" w:sz="0" w:space="0" w:color="auto"/>
        <w:left w:val="none" w:sz="0" w:space="0" w:color="auto"/>
        <w:bottom w:val="none" w:sz="0" w:space="0" w:color="auto"/>
        <w:right w:val="none" w:sz="0" w:space="0" w:color="auto"/>
      </w:divBdr>
    </w:div>
    <w:div w:id="2108504468">
      <w:bodyDiv w:val="1"/>
      <w:marLeft w:val="0"/>
      <w:marRight w:val="0"/>
      <w:marTop w:val="0"/>
      <w:marBottom w:val="0"/>
      <w:divBdr>
        <w:top w:val="none" w:sz="0" w:space="0" w:color="auto"/>
        <w:left w:val="none" w:sz="0" w:space="0" w:color="auto"/>
        <w:bottom w:val="none" w:sz="0" w:space="0" w:color="auto"/>
        <w:right w:val="none" w:sz="0" w:space="0" w:color="auto"/>
      </w:divBdr>
      <w:divsChild>
        <w:div w:id="1495029703">
          <w:marLeft w:val="640"/>
          <w:marRight w:val="0"/>
          <w:marTop w:val="0"/>
          <w:marBottom w:val="0"/>
          <w:divBdr>
            <w:top w:val="none" w:sz="0" w:space="0" w:color="auto"/>
            <w:left w:val="none" w:sz="0" w:space="0" w:color="auto"/>
            <w:bottom w:val="none" w:sz="0" w:space="0" w:color="auto"/>
            <w:right w:val="none" w:sz="0" w:space="0" w:color="auto"/>
          </w:divBdr>
        </w:div>
        <w:div w:id="2095396324">
          <w:marLeft w:val="640"/>
          <w:marRight w:val="0"/>
          <w:marTop w:val="0"/>
          <w:marBottom w:val="0"/>
          <w:divBdr>
            <w:top w:val="none" w:sz="0" w:space="0" w:color="auto"/>
            <w:left w:val="none" w:sz="0" w:space="0" w:color="auto"/>
            <w:bottom w:val="none" w:sz="0" w:space="0" w:color="auto"/>
            <w:right w:val="none" w:sz="0" w:space="0" w:color="auto"/>
          </w:divBdr>
        </w:div>
        <w:div w:id="2090106074">
          <w:marLeft w:val="640"/>
          <w:marRight w:val="0"/>
          <w:marTop w:val="0"/>
          <w:marBottom w:val="0"/>
          <w:divBdr>
            <w:top w:val="none" w:sz="0" w:space="0" w:color="auto"/>
            <w:left w:val="none" w:sz="0" w:space="0" w:color="auto"/>
            <w:bottom w:val="none" w:sz="0" w:space="0" w:color="auto"/>
            <w:right w:val="none" w:sz="0" w:space="0" w:color="auto"/>
          </w:divBdr>
        </w:div>
        <w:div w:id="1869684293">
          <w:marLeft w:val="640"/>
          <w:marRight w:val="0"/>
          <w:marTop w:val="0"/>
          <w:marBottom w:val="0"/>
          <w:divBdr>
            <w:top w:val="none" w:sz="0" w:space="0" w:color="auto"/>
            <w:left w:val="none" w:sz="0" w:space="0" w:color="auto"/>
            <w:bottom w:val="none" w:sz="0" w:space="0" w:color="auto"/>
            <w:right w:val="none" w:sz="0" w:space="0" w:color="auto"/>
          </w:divBdr>
        </w:div>
        <w:div w:id="1215892683">
          <w:marLeft w:val="640"/>
          <w:marRight w:val="0"/>
          <w:marTop w:val="0"/>
          <w:marBottom w:val="0"/>
          <w:divBdr>
            <w:top w:val="none" w:sz="0" w:space="0" w:color="auto"/>
            <w:left w:val="none" w:sz="0" w:space="0" w:color="auto"/>
            <w:bottom w:val="none" w:sz="0" w:space="0" w:color="auto"/>
            <w:right w:val="none" w:sz="0" w:space="0" w:color="auto"/>
          </w:divBdr>
        </w:div>
        <w:div w:id="1293363950">
          <w:marLeft w:val="640"/>
          <w:marRight w:val="0"/>
          <w:marTop w:val="0"/>
          <w:marBottom w:val="0"/>
          <w:divBdr>
            <w:top w:val="none" w:sz="0" w:space="0" w:color="auto"/>
            <w:left w:val="none" w:sz="0" w:space="0" w:color="auto"/>
            <w:bottom w:val="none" w:sz="0" w:space="0" w:color="auto"/>
            <w:right w:val="none" w:sz="0" w:space="0" w:color="auto"/>
          </w:divBdr>
        </w:div>
        <w:div w:id="174659566">
          <w:marLeft w:val="640"/>
          <w:marRight w:val="0"/>
          <w:marTop w:val="0"/>
          <w:marBottom w:val="0"/>
          <w:divBdr>
            <w:top w:val="none" w:sz="0" w:space="0" w:color="auto"/>
            <w:left w:val="none" w:sz="0" w:space="0" w:color="auto"/>
            <w:bottom w:val="none" w:sz="0" w:space="0" w:color="auto"/>
            <w:right w:val="none" w:sz="0" w:space="0" w:color="auto"/>
          </w:divBdr>
        </w:div>
        <w:div w:id="572200290">
          <w:marLeft w:val="640"/>
          <w:marRight w:val="0"/>
          <w:marTop w:val="0"/>
          <w:marBottom w:val="0"/>
          <w:divBdr>
            <w:top w:val="none" w:sz="0" w:space="0" w:color="auto"/>
            <w:left w:val="none" w:sz="0" w:space="0" w:color="auto"/>
            <w:bottom w:val="none" w:sz="0" w:space="0" w:color="auto"/>
            <w:right w:val="none" w:sz="0" w:space="0" w:color="auto"/>
          </w:divBdr>
        </w:div>
        <w:div w:id="1634485109">
          <w:marLeft w:val="640"/>
          <w:marRight w:val="0"/>
          <w:marTop w:val="0"/>
          <w:marBottom w:val="0"/>
          <w:divBdr>
            <w:top w:val="none" w:sz="0" w:space="0" w:color="auto"/>
            <w:left w:val="none" w:sz="0" w:space="0" w:color="auto"/>
            <w:bottom w:val="none" w:sz="0" w:space="0" w:color="auto"/>
            <w:right w:val="none" w:sz="0" w:space="0" w:color="auto"/>
          </w:divBdr>
        </w:div>
        <w:div w:id="93597026">
          <w:marLeft w:val="640"/>
          <w:marRight w:val="0"/>
          <w:marTop w:val="0"/>
          <w:marBottom w:val="0"/>
          <w:divBdr>
            <w:top w:val="none" w:sz="0" w:space="0" w:color="auto"/>
            <w:left w:val="none" w:sz="0" w:space="0" w:color="auto"/>
            <w:bottom w:val="none" w:sz="0" w:space="0" w:color="auto"/>
            <w:right w:val="none" w:sz="0" w:space="0" w:color="auto"/>
          </w:divBdr>
        </w:div>
        <w:div w:id="420375996">
          <w:marLeft w:val="640"/>
          <w:marRight w:val="0"/>
          <w:marTop w:val="0"/>
          <w:marBottom w:val="0"/>
          <w:divBdr>
            <w:top w:val="none" w:sz="0" w:space="0" w:color="auto"/>
            <w:left w:val="none" w:sz="0" w:space="0" w:color="auto"/>
            <w:bottom w:val="none" w:sz="0" w:space="0" w:color="auto"/>
            <w:right w:val="none" w:sz="0" w:space="0" w:color="auto"/>
          </w:divBdr>
        </w:div>
        <w:div w:id="1675306487">
          <w:marLeft w:val="640"/>
          <w:marRight w:val="0"/>
          <w:marTop w:val="0"/>
          <w:marBottom w:val="0"/>
          <w:divBdr>
            <w:top w:val="none" w:sz="0" w:space="0" w:color="auto"/>
            <w:left w:val="none" w:sz="0" w:space="0" w:color="auto"/>
            <w:bottom w:val="none" w:sz="0" w:space="0" w:color="auto"/>
            <w:right w:val="none" w:sz="0" w:space="0" w:color="auto"/>
          </w:divBdr>
        </w:div>
        <w:div w:id="222259989">
          <w:marLeft w:val="640"/>
          <w:marRight w:val="0"/>
          <w:marTop w:val="0"/>
          <w:marBottom w:val="0"/>
          <w:divBdr>
            <w:top w:val="none" w:sz="0" w:space="0" w:color="auto"/>
            <w:left w:val="none" w:sz="0" w:space="0" w:color="auto"/>
            <w:bottom w:val="none" w:sz="0" w:space="0" w:color="auto"/>
            <w:right w:val="none" w:sz="0" w:space="0" w:color="auto"/>
          </w:divBdr>
        </w:div>
        <w:div w:id="816340640">
          <w:marLeft w:val="640"/>
          <w:marRight w:val="0"/>
          <w:marTop w:val="0"/>
          <w:marBottom w:val="0"/>
          <w:divBdr>
            <w:top w:val="none" w:sz="0" w:space="0" w:color="auto"/>
            <w:left w:val="none" w:sz="0" w:space="0" w:color="auto"/>
            <w:bottom w:val="none" w:sz="0" w:space="0" w:color="auto"/>
            <w:right w:val="none" w:sz="0" w:space="0" w:color="auto"/>
          </w:divBdr>
        </w:div>
        <w:div w:id="882593030">
          <w:marLeft w:val="640"/>
          <w:marRight w:val="0"/>
          <w:marTop w:val="0"/>
          <w:marBottom w:val="0"/>
          <w:divBdr>
            <w:top w:val="none" w:sz="0" w:space="0" w:color="auto"/>
            <w:left w:val="none" w:sz="0" w:space="0" w:color="auto"/>
            <w:bottom w:val="none" w:sz="0" w:space="0" w:color="auto"/>
            <w:right w:val="none" w:sz="0" w:space="0" w:color="auto"/>
          </w:divBdr>
        </w:div>
        <w:div w:id="210313353">
          <w:marLeft w:val="640"/>
          <w:marRight w:val="0"/>
          <w:marTop w:val="0"/>
          <w:marBottom w:val="0"/>
          <w:divBdr>
            <w:top w:val="none" w:sz="0" w:space="0" w:color="auto"/>
            <w:left w:val="none" w:sz="0" w:space="0" w:color="auto"/>
            <w:bottom w:val="none" w:sz="0" w:space="0" w:color="auto"/>
            <w:right w:val="none" w:sz="0" w:space="0" w:color="auto"/>
          </w:divBdr>
        </w:div>
        <w:div w:id="771556282">
          <w:marLeft w:val="640"/>
          <w:marRight w:val="0"/>
          <w:marTop w:val="0"/>
          <w:marBottom w:val="0"/>
          <w:divBdr>
            <w:top w:val="none" w:sz="0" w:space="0" w:color="auto"/>
            <w:left w:val="none" w:sz="0" w:space="0" w:color="auto"/>
            <w:bottom w:val="none" w:sz="0" w:space="0" w:color="auto"/>
            <w:right w:val="none" w:sz="0" w:space="0" w:color="auto"/>
          </w:divBdr>
        </w:div>
        <w:div w:id="148788355">
          <w:marLeft w:val="640"/>
          <w:marRight w:val="0"/>
          <w:marTop w:val="0"/>
          <w:marBottom w:val="0"/>
          <w:divBdr>
            <w:top w:val="none" w:sz="0" w:space="0" w:color="auto"/>
            <w:left w:val="none" w:sz="0" w:space="0" w:color="auto"/>
            <w:bottom w:val="none" w:sz="0" w:space="0" w:color="auto"/>
            <w:right w:val="none" w:sz="0" w:space="0" w:color="auto"/>
          </w:divBdr>
        </w:div>
        <w:div w:id="998844413">
          <w:marLeft w:val="640"/>
          <w:marRight w:val="0"/>
          <w:marTop w:val="0"/>
          <w:marBottom w:val="0"/>
          <w:divBdr>
            <w:top w:val="none" w:sz="0" w:space="0" w:color="auto"/>
            <w:left w:val="none" w:sz="0" w:space="0" w:color="auto"/>
            <w:bottom w:val="none" w:sz="0" w:space="0" w:color="auto"/>
            <w:right w:val="none" w:sz="0" w:space="0" w:color="auto"/>
          </w:divBdr>
        </w:div>
        <w:div w:id="879516151">
          <w:marLeft w:val="640"/>
          <w:marRight w:val="0"/>
          <w:marTop w:val="0"/>
          <w:marBottom w:val="0"/>
          <w:divBdr>
            <w:top w:val="none" w:sz="0" w:space="0" w:color="auto"/>
            <w:left w:val="none" w:sz="0" w:space="0" w:color="auto"/>
            <w:bottom w:val="none" w:sz="0" w:space="0" w:color="auto"/>
            <w:right w:val="none" w:sz="0" w:space="0" w:color="auto"/>
          </w:divBdr>
        </w:div>
        <w:div w:id="1901282323">
          <w:marLeft w:val="640"/>
          <w:marRight w:val="0"/>
          <w:marTop w:val="0"/>
          <w:marBottom w:val="0"/>
          <w:divBdr>
            <w:top w:val="none" w:sz="0" w:space="0" w:color="auto"/>
            <w:left w:val="none" w:sz="0" w:space="0" w:color="auto"/>
            <w:bottom w:val="none" w:sz="0" w:space="0" w:color="auto"/>
            <w:right w:val="none" w:sz="0" w:space="0" w:color="auto"/>
          </w:divBdr>
        </w:div>
        <w:div w:id="937441882">
          <w:marLeft w:val="640"/>
          <w:marRight w:val="0"/>
          <w:marTop w:val="0"/>
          <w:marBottom w:val="0"/>
          <w:divBdr>
            <w:top w:val="none" w:sz="0" w:space="0" w:color="auto"/>
            <w:left w:val="none" w:sz="0" w:space="0" w:color="auto"/>
            <w:bottom w:val="none" w:sz="0" w:space="0" w:color="auto"/>
            <w:right w:val="none" w:sz="0" w:space="0" w:color="auto"/>
          </w:divBdr>
        </w:div>
        <w:div w:id="928465738">
          <w:marLeft w:val="640"/>
          <w:marRight w:val="0"/>
          <w:marTop w:val="0"/>
          <w:marBottom w:val="0"/>
          <w:divBdr>
            <w:top w:val="none" w:sz="0" w:space="0" w:color="auto"/>
            <w:left w:val="none" w:sz="0" w:space="0" w:color="auto"/>
            <w:bottom w:val="none" w:sz="0" w:space="0" w:color="auto"/>
            <w:right w:val="none" w:sz="0" w:space="0" w:color="auto"/>
          </w:divBdr>
        </w:div>
        <w:div w:id="179508489">
          <w:marLeft w:val="640"/>
          <w:marRight w:val="0"/>
          <w:marTop w:val="0"/>
          <w:marBottom w:val="0"/>
          <w:divBdr>
            <w:top w:val="none" w:sz="0" w:space="0" w:color="auto"/>
            <w:left w:val="none" w:sz="0" w:space="0" w:color="auto"/>
            <w:bottom w:val="none" w:sz="0" w:space="0" w:color="auto"/>
            <w:right w:val="none" w:sz="0" w:space="0" w:color="auto"/>
          </w:divBdr>
        </w:div>
        <w:div w:id="29494681">
          <w:marLeft w:val="640"/>
          <w:marRight w:val="0"/>
          <w:marTop w:val="0"/>
          <w:marBottom w:val="0"/>
          <w:divBdr>
            <w:top w:val="none" w:sz="0" w:space="0" w:color="auto"/>
            <w:left w:val="none" w:sz="0" w:space="0" w:color="auto"/>
            <w:bottom w:val="none" w:sz="0" w:space="0" w:color="auto"/>
            <w:right w:val="none" w:sz="0" w:space="0" w:color="auto"/>
          </w:divBdr>
        </w:div>
        <w:div w:id="624431693">
          <w:marLeft w:val="640"/>
          <w:marRight w:val="0"/>
          <w:marTop w:val="0"/>
          <w:marBottom w:val="0"/>
          <w:divBdr>
            <w:top w:val="none" w:sz="0" w:space="0" w:color="auto"/>
            <w:left w:val="none" w:sz="0" w:space="0" w:color="auto"/>
            <w:bottom w:val="none" w:sz="0" w:space="0" w:color="auto"/>
            <w:right w:val="none" w:sz="0" w:space="0" w:color="auto"/>
          </w:divBdr>
        </w:div>
        <w:div w:id="671228218">
          <w:marLeft w:val="640"/>
          <w:marRight w:val="0"/>
          <w:marTop w:val="0"/>
          <w:marBottom w:val="0"/>
          <w:divBdr>
            <w:top w:val="none" w:sz="0" w:space="0" w:color="auto"/>
            <w:left w:val="none" w:sz="0" w:space="0" w:color="auto"/>
            <w:bottom w:val="none" w:sz="0" w:space="0" w:color="auto"/>
            <w:right w:val="none" w:sz="0" w:space="0" w:color="auto"/>
          </w:divBdr>
        </w:div>
        <w:div w:id="1162817340">
          <w:marLeft w:val="640"/>
          <w:marRight w:val="0"/>
          <w:marTop w:val="0"/>
          <w:marBottom w:val="0"/>
          <w:divBdr>
            <w:top w:val="none" w:sz="0" w:space="0" w:color="auto"/>
            <w:left w:val="none" w:sz="0" w:space="0" w:color="auto"/>
            <w:bottom w:val="none" w:sz="0" w:space="0" w:color="auto"/>
            <w:right w:val="none" w:sz="0" w:space="0" w:color="auto"/>
          </w:divBdr>
        </w:div>
        <w:div w:id="451166497">
          <w:marLeft w:val="640"/>
          <w:marRight w:val="0"/>
          <w:marTop w:val="0"/>
          <w:marBottom w:val="0"/>
          <w:divBdr>
            <w:top w:val="none" w:sz="0" w:space="0" w:color="auto"/>
            <w:left w:val="none" w:sz="0" w:space="0" w:color="auto"/>
            <w:bottom w:val="none" w:sz="0" w:space="0" w:color="auto"/>
            <w:right w:val="none" w:sz="0" w:space="0" w:color="auto"/>
          </w:divBdr>
        </w:div>
        <w:div w:id="619920689">
          <w:marLeft w:val="640"/>
          <w:marRight w:val="0"/>
          <w:marTop w:val="0"/>
          <w:marBottom w:val="0"/>
          <w:divBdr>
            <w:top w:val="none" w:sz="0" w:space="0" w:color="auto"/>
            <w:left w:val="none" w:sz="0" w:space="0" w:color="auto"/>
            <w:bottom w:val="none" w:sz="0" w:space="0" w:color="auto"/>
            <w:right w:val="none" w:sz="0" w:space="0" w:color="auto"/>
          </w:divBdr>
        </w:div>
        <w:div w:id="368337012">
          <w:marLeft w:val="640"/>
          <w:marRight w:val="0"/>
          <w:marTop w:val="0"/>
          <w:marBottom w:val="0"/>
          <w:divBdr>
            <w:top w:val="none" w:sz="0" w:space="0" w:color="auto"/>
            <w:left w:val="none" w:sz="0" w:space="0" w:color="auto"/>
            <w:bottom w:val="none" w:sz="0" w:space="0" w:color="auto"/>
            <w:right w:val="none" w:sz="0" w:space="0" w:color="auto"/>
          </w:divBdr>
        </w:div>
        <w:div w:id="1950624216">
          <w:marLeft w:val="640"/>
          <w:marRight w:val="0"/>
          <w:marTop w:val="0"/>
          <w:marBottom w:val="0"/>
          <w:divBdr>
            <w:top w:val="none" w:sz="0" w:space="0" w:color="auto"/>
            <w:left w:val="none" w:sz="0" w:space="0" w:color="auto"/>
            <w:bottom w:val="none" w:sz="0" w:space="0" w:color="auto"/>
            <w:right w:val="none" w:sz="0" w:space="0" w:color="auto"/>
          </w:divBdr>
        </w:div>
        <w:div w:id="1534266170">
          <w:marLeft w:val="640"/>
          <w:marRight w:val="0"/>
          <w:marTop w:val="0"/>
          <w:marBottom w:val="0"/>
          <w:divBdr>
            <w:top w:val="none" w:sz="0" w:space="0" w:color="auto"/>
            <w:left w:val="none" w:sz="0" w:space="0" w:color="auto"/>
            <w:bottom w:val="none" w:sz="0" w:space="0" w:color="auto"/>
            <w:right w:val="none" w:sz="0" w:space="0" w:color="auto"/>
          </w:divBdr>
        </w:div>
        <w:div w:id="978807052">
          <w:marLeft w:val="640"/>
          <w:marRight w:val="0"/>
          <w:marTop w:val="0"/>
          <w:marBottom w:val="0"/>
          <w:divBdr>
            <w:top w:val="none" w:sz="0" w:space="0" w:color="auto"/>
            <w:left w:val="none" w:sz="0" w:space="0" w:color="auto"/>
            <w:bottom w:val="none" w:sz="0" w:space="0" w:color="auto"/>
            <w:right w:val="none" w:sz="0" w:space="0" w:color="auto"/>
          </w:divBdr>
        </w:div>
        <w:div w:id="189955734">
          <w:marLeft w:val="640"/>
          <w:marRight w:val="0"/>
          <w:marTop w:val="0"/>
          <w:marBottom w:val="0"/>
          <w:divBdr>
            <w:top w:val="none" w:sz="0" w:space="0" w:color="auto"/>
            <w:left w:val="none" w:sz="0" w:space="0" w:color="auto"/>
            <w:bottom w:val="none" w:sz="0" w:space="0" w:color="auto"/>
            <w:right w:val="none" w:sz="0" w:space="0" w:color="auto"/>
          </w:divBdr>
        </w:div>
        <w:div w:id="1833251689">
          <w:marLeft w:val="640"/>
          <w:marRight w:val="0"/>
          <w:marTop w:val="0"/>
          <w:marBottom w:val="0"/>
          <w:divBdr>
            <w:top w:val="none" w:sz="0" w:space="0" w:color="auto"/>
            <w:left w:val="none" w:sz="0" w:space="0" w:color="auto"/>
            <w:bottom w:val="none" w:sz="0" w:space="0" w:color="auto"/>
            <w:right w:val="none" w:sz="0" w:space="0" w:color="auto"/>
          </w:divBdr>
        </w:div>
        <w:div w:id="1248029316">
          <w:marLeft w:val="640"/>
          <w:marRight w:val="0"/>
          <w:marTop w:val="0"/>
          <w:marBottom w:val="0"/>
          <w:divBdr>
            <w:top w:val="none" w:sz="0" w:space="0" w:color="auto"/>
            <w:left w:val="none" w:sz="0" w:space="0" w:color="auto"/>
            <w:bottom w:val="none" w:sz="0" w:space="0" w:color="auto"/>
            <w:right w:val="none" w:sz="0" w:space="0" w:color="auto"/>
          </w:divBdr>
        </w:div>
        <w:div w:id="1905484452">
          <w:marLeft w:val="640"/>
          <w:marRight w:val="0"/>
          <w:marTop w:val="0"/>
          <w:marBottom w:val="0"/>
          <w:divBdr>
            <w:top w:val="none" w:sz="0" w:space="0" w:color="auto"/>
            <w:left w:val="none" w:sz="0" w:space="0" w:color="auto"/>
            <w:bottom w:val="none" w:sz="0" w:space="0" w:color="auto"/>
            <w:right w:val="none" w:sz="0" w:space="0" w:color="auto"/>
          </w:divBdr>
        </w:div>
        <w:div w:id="1255162719">
          <w:marLeft w:val="640"/>
          <w:marRight w:val="0"/>
          <w:marTop w:val="0"/>
          <w:marBottom w:val="0"/>
          <w:divBdr>
            <w:top w:val="none" w:sz="0" w:space="0" w:color="auto"/>
            <w:left w:val="none" w:sz="0" w:space="0" w:color="auto"/>
            <w:bottom w:val="none" w:sz="0" w:space="0" w:color="auto"/>
            <w:right w:val="none" w:sz="0" w:space="0" w:color="auto"/>
          </w:divBdr>
        </w:div>
        <w:div w:id="831138495">
          <w:marLeft w:val="640"/>
          <w:marRight w:val="0"/>
          <w:marTop w:val="0"/>
          <w:marBottom w:val="0"/>
          <w:divBdr>
            <w:top w:val="none" w:sz="0" w:space="0" w:color="auto"/>
            <w:left w:val="none" w:sz="0" w:space="0" w:color="auto"/>
            <w:bottom w:val="none" w:sz="0" w:space="0" w:color="auto"/>
            <w:right w:val="none" w:sz="0" w:space="0" w:color="auto"/>
          </w:divBdr>
        </w:div>
        <w:div w:id="1913465407">
          <w:marLeft w:val="640"/>
          <w:marRight w:val="0"/>
          <w:marTop w:val="0"/>
          <w:marBottom w:val="0"/>
          <w:divBdr>
            <w:top w:val="none" w:sz="0" w:space="0" w:color="auto"/>
            <w:left w:val="none" w:sz="0" w:space="0" w:color="auto"/>
            <w:bottom w:val="none" w:sz="0" w:space="0" w:color="auto"/>
            <w:right w:val="none" w:sz="0" w:space="0" w:color="auto"/>
          </w:divBdr>
        </w:div>
        <w:div w:id="1155415142">
          <w:marLeft w:val="640"/>
          <w:marRight w:val="0"/>
          <w:marTop w:val="0"/>
          <w:marBottom w:val="0"/>
          <w:divBdr>
            <w:top w:val="none" w:sz="0" w:space="0" w:color="auto"/>
            <w:left w:val="none" w:sz="0" w:space="0" w:color="auto"/>
            <w:bottom w:val="none" w:sz="0" w:space="0" w:color="auto"/>
            <w:right w:val="none" w:sz="0" w:space="0" w:color="auto"/>
          </w:divBdr>
        </w:div>
        <w:div w:id="834683314">
          <w:marLeft w:val="640"/>
          <w:marRight w:val="0"/>
          <w:marTop w:val="0"/>
          <w:marBottom w:val="0"/>
          <w:divBdr>
            <w:top w:val="none" w:sz="0" w:space="0" w:color="auto"/>
            <w:left w:val="none" w:sz="0" w:space="0" w:color="auto"/>
            <w:bottom w:val="none" w:sz="0" w:space="0" w:color="auto"/>
            <w:right w:val="none" w:sz="0" w:space="0" w:color="auto"/>
          </w:divBdr>
        </w:div>
        <w:div w:id="1898008855">
          <w:marLeft w:val="640"/>
          <w:marRight w:val="0"/>
          <w:marTop w:val="0"/>
          <w:marBottom w:val="0"/>
          <w:divBdr>
            <w:top w:val="none" w:sz="0" w:space="0" w:color="auto"/>
            <w:left w:val="none" w:sz="0" w:space="0" w:color="auto"/>
            <w:bottom w:val="none" w:sz="0" w:space="0" w:color="auto"/>
            <w:right w:val="none" w:sz="0" w:space="0" w:color="auto"/>
          </w:divBdr>
        </w:div>
        <w:div w:id="2003973401">
          <w:marLeft w:val="640"/>
          <w:marRight w:val="0"/>
          <w:marTop w:val="0"/>
          <w:marBottom w:val="0"/>
          <w:divBdr>
            <w:top w:val="none" w:sz="0" w:space="0" w:color="auto"/>
            <w:left w:val="none" w:sz="0" w:space="0" w:color="auto"/>
            <w:bottom w:val="none" w:sz="0" w:space="0" w:color="auto"/>
            <w:right w:val="none" w:sz="0" w:space="0" w:color="auto"/>
          </w:divBdr>
        </w:div>
        <w:div w:id="522475543">
          <w:marLeft w:val="640"/>
          <w:marRight w:val="0"/>
          <w:marTop w:val="0"/>
          <w:marBottom w:val="0"/>
          <w:divBdr>
            <w:top w:val="none" w:sz="0" w:space="0" w:color="auto"/>
            <w:left w:val="none" w:sz="0" w:space="0" w:color="auto"/>
            <w:bottom w:val="none" w:sz="0" w:space="0" w:color="auto"/>
            <w:right w:val="none" w:sz="0" w:space="0" w:color="auto"/>
          </w:divBdr>
        </w:div>
      </w:divsChild>
    </w:div>
    <w:div w:id="2108846931">
      <w:bodyDiv w:val="1"/>
      <w:marLeft w:val="0"/>
      <w:marRight w:val="0"/>
      <w:marTop w:val="0"/>
      <w:marBottom w:val="0"/>
      <w:divBdr>
        <w:top w:val="none" w:sz="0" w:space="0" w:color="auto"/>
        <w:left w:val="none" w:sz="0" w:space="0" w:color="auto"/>
        <w:bottom w:val="none" w:sz="0" w:space="0" w:color="auto"/>
        <w:right w:val="none" w:sz="0" w:space="0" w:color="auto"/>
      </w:divBdr>
    </w:div>
    <w:div w:id="2109305214">
      <w:bodyDiv w:val="1"/>
      <w:marLeft w:val="0"/>
      <w:marRight w:val="0"/>
      <w:marTop w:val="0"/>
      <w:marBottom w:val="0"/>
      <w:divBdr>
        <w:top w:val="none" w:sz="0" w:space="0" w:color="auto"/>
        <w:left w:val="none" w:sz="0" w:space="0" w:color="auto"/>
        <w:bottom w:val="none" w:sz="0" w:space="0" w:color="auto"/>
        <w:right w:val="none" w:sz="0" w:space="0" w:color="auto"/>
      </w:divBdr>
    </w:div>
    <w:div w:id="2109622139">
      <w:bodyDiv w:val="1"/>
      <w:marLeft w:val="0"/>
      <w:marRight w:val="0"/>
      <w:marTop w:val="0"/>
      <w:marBottom w:val="0"/>
      <w:divBdr>
        <w:top w:val="none" w:sz="0" w:space="0" w:color="auto"/>
        <w:left w:val="none" w:sz="0" w:space="0" w:color="auto"/>
        <w:bottom w:val="none" w:sz="0" w:space="0" w:color="auto"/>
        <w:right w:val="none" w:sz="0" w:space="0" w:color="auto"/>
      </w:divBdr>
    </w:div>
    <w:div w:id="2110198008">
      <w:bodyDiv w:val="1"/>
      <w:marLeft w:val="0"/>
      <w:marRight w:val="0"/>
      <w:marTop w:val="0"/>
      <w:marBottom w:val="0"/>
      <w:divBdr>
        <w:top w:val="none" w:sz="0" w:space="0" w:color="auto"/>
        <w:left w:val="none" w:sz="0" w:space="0" w:color="auto"/>
        <w:bottom w:val="none" w:sz="0" w:space="0" w:color="auto"/>
        <w:right w:val="none" w:sz="0" w:space="0" w:color="auto"/>
      </w:divBdr>
    </w:div>
    <w:div w:id="2110273728">
      <w:bodyDiv w:val="1"/>
      <w:marLeft w:val="0"/>
      <w:marRight w:val="0"/>
      <w:marTop w:val="0"/>
      <w:marBottom w:val="0"/>
      <w:divBdr>
        <w:top w:val="none" w:sz="0" w:space="0" w:color="auto"/>
        <w:left w:val="none" w:sz="0" w:space="0" w:color="auto"/>
        <w:bottom w:val="none" w:sz="0" w:space="0" w:color="auto"/>
        <w:right w:val="none" w:sz="0" w:space="0" w:color="auto"/>
      </w:divBdr>
    </w:div>
    <w:div w:id="2110420865">
      <w:bodyDiv w:val="1"/>
      <w:marLeft w:val="0"/>
      <w:marRight w:val="0"/>
      <w:marTop w:val="0"/>
      <w:marBottom w:val="0"/>
      <w:divBdr>
        <w:top w:val="none" w:sz="0" w:space="0" w:color="auto"/>
        <w:left w:val="none" w:sz="0" w:space="0" w:color="auto"/>
        <w:bottom w:val="none" w:sz="0" w:space="0" w:color="auto"/>
        <w:right w:val="none" w:sz="0" w:space="0" w:color="auto"/>
      </w:divBdr>
    </w:div>
    <w:div w:id="2110614770">
      <w:bodyDiv w:val="1"/>
      <w:marLeft w:val="0"/>
      <w:marRight w:val="0"/>
      <w:marTop w:val="0"/>
      <w:marBottom w:val="0"/>
      <w:divBdr>
        <w:top w:val="none" w:sz="0" w:space="0" w:color="auto"/>
        <w:left w:val="none" w:sz="0" w:space="0" w:color="auto"/>
        <w:bottom w:val="none" w:sz="0" w:space="0" w:color="auto"/>
        <w:right w:val="none" w:sz="0" w:space="0" w:color="auto"/>
      </w:divBdr>
    </w:div>
    <w:div w:id="2111849395">
      <w:bodyDiv w:val="1"/>
      <w:marLeft w:val="0"/>
      <w:marRight w:val="0"/>
      <w:marTop w:val="0"/>
      <w:marBottom w:val="0"/>
      <w:divBdr>
        <w:top w:val="none" w:sz="0" w:space="0" w:color="auto"/>
        <w:left w:val="none" w:sz="0" w:space="0" w:color="auto"/>
        <w:bottom w:val="none" w:sz="0" w:space="0" w:color="auto"/>
        <w:right w:val="none" w:sz="0" w:space="0" w:color="auto"/>
      </w:divBdr>
    </w:div>
    <w:div w:id="2111972651">
      <w:bodyDiv w:val="1"/>
      <w:marLeft w:val="0"/>
      <w:marRight w:val="0"/>
      <w:marTop w:val="0"/>
      <w:marBottom w:val="0"/>
      <w:divBdr>
        <w:top w:val="none" w:sz="0" w:space="0" w:color="auto"/>
        <w:left w:val="none" w:sz="0" w:space="0" w:color="auto"/>
        <w:bottom w:val="none" w:sz="0" w:space="0" w:color="auto"/>
        <w:right w:val="none" w:sz="0" w:space="0" w:color="auto"/>
      </w:divBdr>
    </w:div>
    <w:div w:id="2112041860">
      <w:bodyDiv w:val="1"/>
      <w:marLeft w:val="0"/>
      <w:marRight w:val="0"/>
      <w:marTop w:val="0"/>
      <w:marBottom w:val="0"/>
      <w:divBdr>
        <w:top w:val="none" w:sz="0" w:space="0" w:color="auto"/>
        <w:left w:val="none" w:sz="0" w:space="0" w:color="auto"/>
        <w:bottom w:val="none" w:sz="0" w:space="0" w:color="auto"/>
        <w:right w:val="none" w:sz="0" w:space="0" w:color="auto"/>
      </w:divBdr>
    </w:div>
    <w:div w:id="2112121483">
      <w:bodyDiv w:val="1"/>
      <w:marLeft w:val="0"/>
      <w:marRight w:val="0"/>
      <w:marTop w:val="0"/>
      <w:marBottom w:val="0"/>
      <w:divBdr>
        <w:top w:val="none" w:sz="0" w:space="0" w:color="auto"/>
        <w:left w:val="none" w:sz="0" w:space="0" w:color="auto"/>
        <w:bottom w:val="none" w:sz="0" w:space="0" w:color="auto"/>
        <w:right w:val="none" w:sz="0" w:space="0" w:color="auto"/>
      </w:divBdr>
    </w:div>
    <w:div w:id="2112386024">
      <w:bodyDiv w:val="1"/>
      <w:marLeft w:val="0"/>
      <w:marRight w:val="0"/>
      <w:marTop w:val="0"/>
      <w:marBottom w:val="0"/>
      <w:divBdr>
        <w:top w:val="none" w:sz="0" w:space="0" w:color="auto"/>
        <w:left w:val="none" w:sz="0" w:space="0" w:color="auto"/>
        <w:bottom w:val="none" w:sz="0" w:space="0" w:color="auto"/>
        <w:right w:val="none" w:sz="0" w:space="0" w:color="auto"/>
      </w:divBdr>
    </w:div>
    <w:div w:id="2112508971">
      <w:bodyDiv w:val="1"/>
      <w:marLeft w:val="0"/>
      <w:marRight w:val="0"/>
      <w:marTop w:val="0"/>
      <w:marBottom w:val="0"/>
      <w:divBdr>
        <w:top w:val="none" w:sz="0" w:space="0" w:color="auto"/>
        <w:left w:val="none" w:sz="0" w:space="0" w:color="auto"/>
        <w:bottom w:val="none" w:sz="0" w:space="0" w:color="auto"/>
        <w:right w:val="none" w:sz="0" w:space="0" w:color="auto"/>
      </w:divBdr>
    </w:div>
    <w:div w:id="2112621427">
      <w:bodyDiv w:val="1"/>
      <w:marLeft w:val="0"/>
      <w:marRight w:val="0"/>
      <w:marTop w:val="0"/>
      <w:marBottom w:val="0"/>
      <w:divBdr>
        <w:top w:val="none" w:sz="0" w:space="0" w:color="auto"/>
        <w:left w:val="none" w:sz="0" w:space="0" w:color="auto"/>
        <w:bottom w:val="none" w:sz="0" w:space="0" w:color="auto"/>
        <w:right w:val="none" w:sz="0" w:space="0" w:color="auto"/>
      </w:divBdr>
    </w:div>
    <w:div w:id="2112815530">
      <w:bodyDiv w:val="1"/>
      <w:marLeft w:val="0"/>
      <w:marRight w:val="0"/>
      <w:marTop w:val="0"/>
      <w:marBottom w:val="0"/>
      <w:divBdr>
        <w:top w:val="none" w:sz="0" w:space="0" w:color="auto"/>
        <w:left w:val="none" w:sz="0" w:space="0" w:color="auto"/>
        <w:bottom w:val="none" w:sz="0" w:space="0" w:color="auto"/>
        <w:right w:val="none" w:sz="0" w:space="0" w:color="auto"/>
      </w:divBdr>
    </w:div>
    <w:div w:id="2113159329">
      <w:bodyDiv w:val="1"/>
      <w:marLeft w:val="0"/>
      <w:marRight w:val="0"/>
      <w:marTop w:val="0"/>
      <w:marBottom w:val="0"/>
      <w:divBdr>
        <w:top w:val="none" w:sz="0" w:space="0" w:color="auto"/>
        <w:left w:val="none" w:sz="0" w:space="0" w:color="auto"/>
        <w:bottom w:val="none" w:sz="0" w:space="0" w:color="auto"/>
        <w:right w:val="none" w:sz="0" w:space="0" w:color="auto"/>
      </w:divBdr>
    </w:div>
    <w:div w:id="2113624213">
      <w:bodyDiv w:val="1"/>
      <w:marLeft w:val="0"/>
      <w:marRight w:val="0"/>
      <w:marTop w:val="0"/>
      <w:marBottom w:val="0"/>
      <w:divBdr>
        <w:top w:val="none" w:sz="0" w:space="0" w:color="auto"/>
        <w:left w:val="none" w:sz="0" w:space="0" w:color="auto"/>
        <w:bottom w:val="none" w:sz="0" w:space="0" w:color="auto"/>
        <w:right w:val="none" w:sz="0" w:space="0" w:color="auto"/>
      </w:divBdr>
    </w:div>
    <w:div w:id="2113627451">
      <w:bodyDiv w:val="1"/>
      <w:marLeft w:val="0"/>
      <w:marRight w:val="0"/>
      <w:marTop w:val="0"/>
      <w:marBottom w:val="0"/>
      <w:divBdr>
        <w:top w:val="none" w:sz="0" w:space="0" w:color="auto"/>
        <w:left w:val="none" w:sz="0" w:space="0" w:color="auto"/>
        <w:bottom w:val="none" w:sz="0" w:space="0" w:color="auto"/>
        <w:right w:val="none" w:sz="0" w:space="0" w:color="auto"/>
      </w:divBdr>
    </w:div>
    <w:div w:id="2113695865">
      <w:bodyDiv w:val="1"/>
      <w:marLeft w:val="0"/>
      <w:marRight w:val="0"/>
      <w:marTop w:val="0"/>
      <w:marBottom w:val="0"/>
      <w:divBdr>
        <w:top w:val="none" w:sz="0" w:space="0" w:color="auto"/>
        <w:left w:val="none" w:sz="0" w:space="0" w:color="auto"/>
        <w:bottom w:val="none" w:sz="0" w:space="0" w:color="auto"/>
        <w:right w:val="none" w:sz="0" w:space="0" w:color="auto"/>
      </w:divBdr>
    </w:div>
    <w:div w:id="2114204685">
      <w:bodyDiv w:val="1"/>
      <w:marLeft w:val="0"/>
      <w:marRight w:val="0"/>
      <w:marTop w:val="0"/>
      <w:marBottom w:val="0"/>
      <w:divBdr>
        <w:top w:val="none" w:sz="0" w:space="0" w:color="auto"/>
        <w:left w:val="none" w:sz="0" w:space="0" w:color="auto"/>
        <w:bottom w:val="none" w:sz="0" w:space="0" w:color="auto"/>
        <w:right w:val="none" w:sz="0" w:space="0" w:color="auto"/>
      </w:divBdr>
    </w:div>
    <w:div w:id="2114861878">
      <w:bodyDiv w:val="1"/>
      <w:marLeft w:val="0"/>
      <w:marRight w:val="0"/>
      <w:marTop w:val="0"/>
      <w:marBottom w:val="0"/>
      <w:divBdr>
        <w:top w:val="none" w:sz="0" w:space="0" w:color="auto"/>
        <w:left w:val="none" w:sz="0" w:space="0" w:color="auto"/>
        <w:bottom w:val="none" w:sz="0" w:space="0" w:color="auto"/>
        <w:right w:val="none" w:sz="0" w:space="0" w:color="auto"/>
      </w:divBdr>
    </w:div>
    <w:div w:id="2116049615">
      <w:bodyDiv w:val="1"/>
      <w:marLeft w:val="0"/>
      <w:marRight w:val="0"/>
      <w:marTop w:val="0"/>
      <w:marBottom w:val="0"/>
      <w:divBdr>
        <w:top w:val="none" w:sz="0" w:space="0" w:color="auto"/>
        <w:left w:val="none" w:sz="0" w:space="0" w:color="auto"/>
        <w:bottom w:val="none" w:sz="0" w:space="0" w:color="auto"/>
        <w:right w:val="none" w:sz="0" w:space="0" w:color="auto"/>
      </w:divBdr>
    </w:div>
    <w:div w:id="2116558776">
      <w:bodyDiv w:val="1"/>
      <w:marLeft w:val="0"/>
      <w:marRight w:val="0"/>
      <w:marTop w:val="0"/>
      <w:marBottom w:val="0"/>
      <w:divBdr>
        <w:top w:val="none" w:sz="0" w:space="0" w:color="auto"/>
        <w:left w:val="none" w:sz="0" w:space="0" w:color="auto"/>
        <w:bottom w:val="none" w:sz="0" w:space="0" w:color="auto"/>
        <w:right w:val="none" w:sz="0" w:space="0" w:color="auto"/>
      </w:divBdr>
    </w:div>
    <w:div w:id="2118479213">
      <w:bodyDiv w:val="1"/>
      <w:marLeft w:val="0"/>
      <w:marRight w:val="0"/>
      <w:marTop w:val="0"/>
      <w:marBottom w:val="0"/>
      <w:divBdr>
        <w:top w:val="none" w:sz="0" w:space="0" w:color="auto"/>
        <w:left w:val="none" w:sz="0" w:space="0" w:color="auto"/>
        <w:bottom w:val="none" w:sz="0" w:space="0" w:color="auto"/>
        <w:right w:val="none" w:sz="0" w:space="0" w:color="auto"/>
      </w:divBdr>
    </w:div>
    <w:div w:id="2118479672">
      <w:bodyDiv w:val="1"/>
      <w:marLeft w:val="0"/>
      <w:marRight w:val="0"/>
      <w:marTop w:val="0"/>
      <w:marBottom w:val="0"/>
      <w:divBdr>
        <w:top w:val="none" w:sz="0" w:space="0" w:color="auto"/>
        <w:left w:val="none" w:sz="0" w:space="0" w:color="auto"/>
        <w:bottom w:val="none" w:sz="0" w:space="0" w:color="auto"/>
        <w:right w:val="none" w:sz="0" w:space="0" w:color="auto"/>
      </w:divBdr>
    </w:div>
    <w:div w:id="2118521001">
      <w:bodyDiv w:val="1"/>
      <w:marLeft w:val="0"/>
      <w:marRight w:val="0"/>
      <w:marTop w:val="0"/>
      <w:marBottom w:val="0"/>
      <w:divBdr>
        <w:top w:val="none" w:sz="0" w:space="0" w:color="auto"/>
        <w:left w:val="none" w:sz="0" w:space="0" w:color="auto"/>
        <w:bottom w:val="none" w:sz="0" w:space="0" w:color="auto"/>
        <w:right w:val="none" w:sz="0" w:space="0" w:color="auto"/>
      </w:divBdr>
    </w:div>
    <w:div w:id="2118600698">
      <w:bodyDiv w:val="1"/>
      <w:marLeft w:val="0"/>
      <w:marRight w:val="0"/>
      <w:marTop w:val="0"/>
      <w:marBottom w:val="0"/>
      <w:divBdr>
        <w:top w:val="none" w:sz="0" w:space="0" w:color="auto"/>
        <w:left w:val="none" w:sz="0" w:space="0" w:color="auto"/>
        <w:bottom w:val="none" w:sz="0" w:space="0" w:color="auto"/>
        <w:right w:val="none" w:sz="0" w:space="0" w:color="auto"/>
      </w:divBdr>
    </w:div>
    <w:div w:id="2119641191">
      <w:bodyDiv w:val="1"/>
      <w:marLeft w:val="0"/>
      <w:marRight w:val="0"/>
      <w:marTop w:val="0"/>
      <w:marBottom w:val="0"/>
      <w:divBdr>
        <w:top w:val="none" w:sz="0" w:space="0" w:color="auto"/>
        <w:left w:val="none" w:sz="0" w:space="0" w:color="auto"/>
        <w:bottom w:val="none" w:sz="0" w:space="0" w:color="auto"/>
        <w:right w:val="none" w:sz="0" w:space="0" w:color="auto"/>
      </w:divBdr>
    </w:div>
    <w:div w:id="2120952173">
      <w:bodyDiv w:val="1"/>
      <w:marLeft w:val="0"/>
      <w:marRight w:val="0"/>
      <w:marTop w:val="0"/>
      <w:marBottom w:val="0"/>
      <w:divBdr>
        <w:top w:val="none" w:sz="0" w:space="0" w:color="auto"/>
        <w:left w:val="none" w:sz="0" w:space="0" w:color="auto"/>
        <w:bottom w:val="none" w:sz="0" w:space="0" w:color="auto"/>
        <w:right w:val="none" w:sz="0" w:space="0" w:color="auto"/>
      </w:divBdr>
    </w:div>
    <w:div w:id="2121104018">
      <w:bodyDiv w:val="1"/>
      <w:marLeft w:val="0"/>
      <w:marRight w:val="0"/>
      <w:marTop w:val="0"/>
      <w:marBottom w:val="0"/>
      <w:divBdr>
        <w:top w:val="none" w:sz="0" w:space="0" w:color="auto"/>
        <w:left w:val="none" w:sz="0" w:space="0" w:color="auto"/>
        <w:bottom w:val="none" w:sz="0" w:space="0" w:color="auto"/>
        <w:right w:val="none" w:sz="0" w:space="0" w:color="auto"/>
      </w:divBdr>
    </w:div>
    <w:div w:id="2121220760">
      <w:bodyDiv w:val="1"/>
      <w:marLeft w:val="0"/>
      <w:marRight w:val="0"/>
      <w:marTop w:val="0"/>
      <w:marBottom w:val="0"/>
      <w:divBdr>
        <w:top w:val="none" w:sz="0" w:space="0" w:color="auto"/>
        <w:left w:val="none" w:sz="0" w:space="0" w:color="auto"/>
        <w:bottom w:val="none" w:sz="0" w:space="0" w:color="auto"/>
        <w:right w:val="none" w:sz="0" w:space="0" w:color="auto"/>
      </w:divBdr>
    </w:div>
    <w:div w:id="2121798854">
      <w:bodyDiv w:val="1"/>
      <w:marLeft w:val="0"/>
      <w:marRight w:val="0"/>
      <w:marTop w:val="0"/>
      <w:marBottom w:val="0"/>
      <w:divBdr>
        <w:top w:val="none" w:sz="0" w:space="0" w:color="auto"/>
        <w:left w:val="none" w:sz="0" w:space="0" w:color="auto"/>
        <w:bottom w:val="none" w:sz="0" w:space="0" w:color="auto"/>
        <w:right w:val="none" w:sz="0" w:space="0" w:color="auto"/>
      </w:divBdr>
    </w:div>
    <w:div w:id="2122063896">
      <w:bodyDiv w:val="1"/>
      <w:marLeft w:val="0"/>
      <w:marRight w:val="0"/>
      <w:marTop w:val="0"/>
      <w:marBottom w:val="0"/>
      <w:divBdr>
        <w:top w:val="none" w:sz="0" w:space="0" w:color="auto"/>
        <w:left w:val="none" w:sz="0" w:space="0" w:color="auto"/>
        <w:bottom w:val="none" w:sz="0" w:space="0" w:color="auto"/>
        <w:right w:val="none" w:sz="0" w:space="0" w:color="auto"/>
      </w:divBdr>
    </w:div>
    <w:div w:id="2122525792">
      <w:bodyDiv w:val="1"/>
      <w:marLeft w:val="0"/>
      <w:marRight w:val="0"/>
      <w:marTop w:val="0"/>
      <w:marBottom w:val="0"/>
      <w:divBdr>
        <w:top w:val="none" w:sz="0" w:space="0" w:color="auto"/>
        <w:left w:val="none" w:sz="0" w:space="0" w:color="auto"/>
        <w:bottom w:val="none" w:sz="0" w:space="0" w:color="auto"/>
        <w:right w:val="none" w:sz="0" w:space="0" w:color="auto"/>
      </w:divBdr>
    </w:div>
    <w:div w:id="2122720180">
      <w:bodyDiv w:val="1"/>
      <w:marLeft w:val="0"/>
      <w:marRight w:val="0"/>
      <w:marTop w:val="0"/>
      <w:marBottom w:val="0"/>
      <w:divBdr>
        <w:top w:val="none" w:sz="0" w:space="0" w:color="auto"/>
        <w:left w:val="none" w:sz="0" w:space="0" w:color="auto"/>
        <w:bottom w:val="none" w:sz="0" w:space="0" w:color="auto"/>
        <w:right w:val="none" w:sz="0" w:space="0" w:color="auto"/>
      </w:divBdr>
    </w:div>
    <w:div w:id="2123109064">
      <w:bodyDiv w:val="1"/>
      <w:marLeft w:val="0"/>
      <w:marRight w:val="0"/>
      <w:marTop w:val="0"/>
      <w:marBottom w:val="0"/>
      <w:divBdr>
        <w:top w:val="none" w:sz="0" w:space="0" w:color="auto"/>
        <w:left w:val="none" w:sz="0" w:space="0" w:color="auto"/>
        <w:bottom w:val="none" w:sz="0" w:space="0" w:color="auto"/>
        <w:right w:val="none" w:sz="0" w:space="0" w:color="auto"/>
      </w:divBdr>
    </w:div>
    <w:div w:id="2123110991">
      <w:bodyDiv w:val="1"/>
      <w:marLeft w:val="0"/>
      <w:marRight w:val="0"/>
      <w:marTop w:val="0"/>
      <w:marBottom w:val="0"/>
      <w:divBdr>
        <w:top w:val="none" w:sz="0" w:space="0" w:color="auto"/>
        <w:left w:val="none" w:sz="0" w:space="0" w:color="auto"/>
        <w:bottom w:val="none" w:sz="0" w:space="0" w:color="auto"/>
        <w:right w:val="none" w:sz="0" w:space="0" w:color="auto"/>
      </w:divBdr>
    </w:div>
    <w:div w:id="2123182047">
      <w:bodyDiv w:val="1"/>
      <w:marLeft w:val="0"/>
      <w:marRight w:val="0"/>
      <w:marTop w:val="0"/>
      <w:marBottom w:val="0"/>
      <w:divBdr>
        <w:top w:val="none" w:sz="0" w:space="0" w:color="auto"/>
        <w:left w:val="none" w:sz="0" w:space="0" w:color="auto"/>
        <w:bottom w:val="none" w:sz="0" w:space="0" w:color="auto"/>
        <w:right w:val="none" w:sz="0" w:space="0" w:color="auto"/>
      </w:divBdr>
    </w:div>
    <w:div w:id="2123263590">
      <w:bodyDiv w:val="1"/>
      <w:marLeft w:val="0"/>
      <w:marRight w:val="0"/>
      <w:marTop w:val="0"/>
      <w:marBottom w:val="0"/>
      <w:divBdr>
        <w:top w:val="none" w:sz="0" w:space="0" w:color="auto"/>
        <w:left w:val="none" w:sz="0" w:space="0" w:color="auto"/>
        <w:bottom w:val="none" w:sz="0" w:space="0" w:color="auto"/>
        <w:right w:val="none" w:sz="0" w:space="0" w:color="auto"/>
      </w:divBdr>
    </w:div>
    <w:div w:id="2123567011">
      <w:bodyDiv w:val="1"/>
      <w:marLeft w:val="0"/>
      <w:marRight w:val="0"/>
      <w:marTop w:val="0"/>
      <w:marBottom w:val="0"/>
      <w:divBdr>
        <w:top w:val="none" w:sz="0" w:space="0" w:color="auto"/>
        <w:left w:val="none" w:sz="0" w:space="0" w:color="auto"/>
        <w:bottom w:val="none" w:sz="0" w:space="0" w:color="auto"/>
        <w:right w:val="none" w:sz="0" w:space="0" w:color="auto"/>
      </w:divBdr>
    </w:div>
    <w:div w:id="2123723784">
      <w:bodyDiv w:val="1"/>
      <w:marLeft w:val="0"/>
      <w:marRight w:val="0"/>
      <w:marTop w:val="0"/>
      <w:marBottom w:val="0"/>
      <w:divBdr>
        <w:top w:val="none" w:sz="0" w:space="0" w:color="auto"/>
        <w:left w:val="none" w:sz="0" w:space="0" w:color="auto"/>
        <w:bottom w:val="none" w:sz="0" w:space="0" w:color="auto"/>
        <w:right w:val="none" w:sz="0" w:space="0" w:color="auto"/>
      </w:divBdr>
    </w:div>
    <w:div w:id="2124030591">
      <w:bodyDiv w:val="1"/>
      <w:marLeft w:val="0"/>
      <w:marRight w:val="0"/>
      <w:marTop w:val="0"/>
      <w:marBottom w:val="0"/>
      <w:divBdr>
        <w:top w:val="none" w:sz="0" w:space="0" w:color="auto"/>
        <w:left w:val="none" w:sz="0" w:space="0" w:color="auto"/>
        <w:bottom w:val="none" w:sz="0" w:space="0" w:color="auto"/>
        <w:right w:val="none" w:sz="0" w:space="0" w:color="auto"/>
      </w:divBdr>
    </w:div>
    <w:div w:id="2124302905">
      <w:bodyDiv w:val="1"/>
      <w:marLeft w:val="0"/>
      <w:marRight w:val="0"/>
      <w:marTop w:val="0"/>
      <w:marBottom w:val="0"/>
      <w:divBdr>
        <w:top w:val="none" w:sz="0" w:space="0" w:color="auto"/>
        <w:left w:val="none" w:sz="0" w:space="0" w:color="auto"/>
        <w:bottom w:val="none" w:sz="0" w:space="0" w:color="auto"/>
        <w:right w:val="none" w:sz="0" w:space="0" w:color="auto"/>
      </w:divBdr>
    </w:div>
    <w:div w:id="2124884959">
      <w:bodyDiv w:val="1"/>
      <w:marLeft w:val="0"/>
      <w:marRight w:val="0"/>
      <w:marTop w:val="0"/>
      <w:marBottom w:val="0"/>
      <w:divBdr>
        <w:top w:val="none" w:sz="0" w:space="0" w:color="auto"/>
        <w:left w:val="none" w:sz="0" w:space="0" w:color="auto"/>
        <w:bottom w:val="none" w:sz="0" w:space="0" w:color="auto"/>
        <w:right w:val="none" w:sz="0" w:space="0" w:color="auto"/>
      </w:divBdr>
    </w:div>
    <w:div w:id="2125079468">
      <w:bodyDiv w:val="1"/>
      <w:marLeft w:val="0"/>
      <w:marRight w:val="0"/>
      <w:marTop w:val="0"/>
      <w:marBottom w:val="0"/>
      <w:divBdr>
        <w:top w:val="none" w:sz="0" w:space="0" w:color="auto"/>
        <w:left w:val="none" w:sz="0" w:space="0" w:color="auto"/>
        <w:bottom w:val="none" w:sz="0" w:space="0" w:color="auto"/>
        <w:right w:val="none" w:sz="0" w:space="0" w:color="auto"/>
      </w:divBdr>
    </w:div>
    <w:div w:id="2125609978">
      <w:bodyDiv w:val="1"/>
      <w:marLeft w:val="0"/>
      <w:marRight w:val="0"/>
      <w:marTop w:val="0"/>
      <w:marBottom w:val="0"/>
      <w:divBdr>
        <w:top w:val="none" w:sz="0" w:space="0" w:color="auto"/>
        <w:left w:val="none" w:sz="0" w:space="0" w:color="auto"/>
        <w:bottom w:val="none" w:sz="0" w:space="0" w:color="auto"/>
        <w:right w:val="none" w:sz="0" w:space="0" w:color="auto"/>
      </w:divBdr>
    </w:div>
    <w:div w:id="2125726327">
      <w:bodyDiv w:val="1"/>
      <w:marLeft w:val="0"/>
      <w:marRight w:val="0"/>
      <w:marTop w:val="0"/>
      <w:marBottom w:val="0"/>
      <w:divBdr>
        <w:top w:val="none" w:sz="0" w:space="0" w:color="auto"/>
        <w:left w:val="none" w:sz="0" w:space="0" w:color="auto"/>
        <w:bottom w:val="none" w:sz="0" w:space="0" w:color="auto"/>
        <w:right w:val="none" w:sz="0" w:space="0" w:color="auto"/>
      </w:divBdr>
    </w:div>
    <w:div w:id="2126188983">
      <w:bodyDiv w:val="1"/>
      <w:marLeft w:val="0"/>
      <w:marRight w:val="0"/>
      <w:marTop w:val="0"/>
      <w:marBottom w:val="0"/>
      <w:divBdr>
        <w:top w:val="none" w:sz="0" w:space="0" w:color="auto"/>
        <w:left w:val="none" w:sz="0" w:space="0" w:color="auto"/>
        <w:bottom w:val="none" w:sz="0" w:space="0" w:color="auto"/>
        <w:right w:val="none" w:sz="0" w:space="0" w:color="auto"/>
      </w:divBdr>
    </w:div>
    <w:div w:id="2126730797">
      <w:bodyDiv w:val="1"/>
      <w:marLeft w:val="0"/>
      <w:marRight w:val="0"/>
      <w:marTop w:val="0"/>
      <w:marBottom w:val="0"/>
      <w:divBdr>
        <w:top w:val="none" w:sz="0" w:space="0" w:color="auto"/>
        <w:left w:val="none" w:sz="0" w:space="0" w:color="auto"/>
        <w:bottom w:val="none" w:sz="0" w:space="0" w:color="auto"/>
        <w:right w:val="none" w:sz="0" w:space="0" w:color="auto"/>
      </w:divBdr>
      <w:divsChild>
        <w:div w:id="458493075">
          <w:marLeft w:val="640"/>
          <w:marRight w:val="0"/>
          <w:marTop w:val="0"/>
          <w:marBottom w:val="0"/>
          <w:divBdr>
            <w:top w:val="none" w:sz="0" w:space="0" w:color="auto"/>
            <w:left w:val="none" w:sz="0" w:space="0" w:color="auto"/>
            <w:bottom w:val="none" w:sz="0" w:space="0" w:color="auto"/>
            <w:right w:val="none" w:sz="0" w:space="0" w:color="auto"/>
          </w:divBdr>
        </w:div>
        <w:div w:id="1908802284">
          <w:marLeft w:val="640"/>
          <w:marRight w:val="0"/>
          <w:marTop w:val="0"/>
          <w:marBottom w:val="0"/>
          <w:divBdr>
            <w:top w:val="none" w:sz="0" w:space="0" w:color="auto"/>
            <w:left w:val="none" w:sz="0" w:space="0" w:color="auto"/>
            <w:bottom w:val="none" w:sz="0" w:space="0" w:color="auto"/>
            <w:right w:val="none" w:sz="0" w:space="0" w:color="auto"/>
          </w:divBdr>
        </w:div>
        <w:div w:id="502400336">
          <w:marLeft w:val="640"/>
          <w:marRight w:val="0"/>
          <w:marTop w:val="0"/>
          <w:marBottom w:val="0"/>
          <w:divBdr>
            <w:top w:val="none" w:sz="0" w:space="0" w:color="auto"/>
            <w:left w:val="none" w:sz="0" w:space="0" w:color="auto"/>
            <w:bottom w:val="none" w:sz="0" w:space="0" w:color="auto"/>
            <w:right w:val="none" w:sz="0" w:space="0" w:color="auto"/>
          </w:divBdr>
        </w:div>
        <w:div w:id="1427263053">
          <w:marLeft w:val="640"/>
          <w:marRight w:val="0"/>
          <w:marTop w:val="0"/>
          <w:marBottom w:val="0"/>
          <w:divBdr>
            <w:top w:val="none" w:sz="0" w:space="0" w:color="auto"/>
            <w:left w:val="none" w:sz="0" w:space="0" w:color="auto"/>
            <w:bottom w:val="none" w:sz="0" w:space="0" w:color="auto"/>
            <w:right w:val="none" w:sz="0" w:space="0" w:color="auto"/>
          </w:divBdr>
        </w:div>
        <w:div w:id="1834294037">
          <w:marLeft w:val="640"/>
          <w:marRight w:val="0"/>
          <w:marTop w:val="0"/>
          <w:marBottom w:val="0"/>
          <w:divBdr>
            <w:top w:val="none" w:sz="0" w:space="0" w:color="auto"/>
            <w:left w:val="none" w:sz="0" w:space="0" w:color="auto"/>
            <w:bottom w:val="none" w:sz="0" w:space="0" w:color="auto"/>
            <w:right w:val="none" w:sz="0" w:space="0" w:color="auto"/>
          </w:divBdr>
        </w:div>
        <w:div w:id="2059743116">
          <w:marLeft w:val="640"/>
          <w:marRight w:val="0"/>
          <w:marTop w:val="0"/>
          <w:marBottom w:val="0"/>
          <w:divBdr>
            <w:top w:val="none" w:sz="0" w:space="0" w:color="auto"/>
            <w:left w:val="none" w:sz="0" w:space="0" w:color="auto"/>
            <w:bottom w:val="none" w:sz="0" w:space="0" w:color="auto"/>
            <w:right w:val="none" w:sz="0" w:space="0" w:color="auto"/>
          </w:divBdr>
        </w:div>
        <w:div w:id="605582105">
          <w:marLeft w:val="640"/>
          <w:marRight w:val="0"/>
          <w:marTop w:val="0"/>
          <w:marBottom w:val="0"/>
          <w:divBdr>
            <w:top w:val="none" w:sz="0" w:space="0" w:color="auto"/>
            <w:left w:val="none" w:sz="0" w:space="0" w:color="auto"/>
            <w:bottom w:val="none" w:sz="0" w:space="0" w:color="auto"/>
            <w:right w:val="none" w:sz="0" w:space="0" w:color="auto"/>
          </w:divBdr>
        </w:div>
        <w:div w:id="759058419">
          <w:marLeft w:val="640"/>
          <w:marRight w:val="0"/>
          <w:marTop w:val="0"/>
          <w:marBottom w:val="0"/>
          <w:divBdr>
            <w:top w:val="none" w:sz="0" w:space="0" w:color="auto"/>
            <w:left w:val="none" w:sz="0" w:space="0" w:color="auto"/>
            <w:bottom w:val="none" w:sz="0" w:space="0" w:color="auto"/>
            <w:right w:val="none" w:sz="0" w:space="0" w:color="auto"/>
          </w:divBdr>
        </w:div>
        <w:div w:id="1264148859">
          <w:marLeft w:val="640"/>
          <w:marRight w:val="0"/>
          <w:marTop w:val="0"/>
          <w:marBottom w:val="0"/>
          <w:divBdr>
            <w:top w:val="none" w:sz="0" w:space="0" w:color="auto"/>
            <w:left w:val="none" w:sz="0" w:space="0" w:color="auto"/>
            <w:bottom w:val="none" w:sz="0" w:space="0" w:color="auto"/>
            <w:right w:val="none" w:sz="0" w:space="0" w:color="auto"/>
          </w:divBdr>
        </w:div>
        <w:div w:id="1127315790">
          <w:marLeft w:val="640"/>
          <w:marRight w:val="0"/>
          <w:marTop w:val="0"/>
          <w:marBottom w:val="0"/>
          <w:divBdr>
            <w:top w:val="none" w:sz="0" w:space="0" w:color="auto"/>
            <w:left w:val="none" w:sz="0" w:space="0" w:color="auto"/>
            <w:bottom w:val="none" w:sz="0" w:space="0" w:color="auto"/>
            <w:right w:val="none" w:sz="0" w:space="0" w:color="auto"/>
          </w:divBdr>
        </w:div>
        <w:div w:id="1132096894">
          <w:marLeft w:val="640"/>
          <w:marRight w:val="0"/>
          <w:marTop w:val="0"/>
          <w:marBottom w:val="0"/>
          <w:divBdr>
            <w:top w:val="none" w:sz="0" w:space="0" w:color="auto"/>
            <w:left w:val="none" w:sz="0" w:space="0" w:color="auto"/>
            <w:bottom w:val="none" w:sz="0" w:space="0" w:color="auto"/>
            <w:right w:val="none" w:sz="0" w:space="0" w:color="auto"/>
          </w:divBdr>
        </w:div>
        <w:div w:id="318269368">
          <w:marLeft w:val="640"/>
          <w:marRight w:val="0"/>
          <w:marTop w:val="0"/>
          <w:marBottom w:val="0"/>
          <w:divBdr>
            <w:top w:val="none" w:sz="0" w:space="0" w:color="auto"/>
            <w:left w:val="none" w:sz="0" w:space="0" w:color="auto"/>
            <w:bottom w:val="none" w:sz="0" w:space="0" w:color="auto"/>
            <w:right w:val="none" w:sz="0" w:space="0" w:color="auto"/>
          </w:divBdr>
        </w:div>
        <w:div w:id="311787348">
          <w:marLeft w:val="640"/>
          <w:marRight w:val="0"/>
          <w:marTop w:val="0"/>
          <w:marBottom w:val="0"/>
          <w:divBdr>
            <w:top w:val="none" w:sz="0" w:space="0" w:color="auto"/>
            <w:left w:val="none" w:sz="0" w:space="0" w:color="auto"/>
            <w:bottom w:val="none" w:sz="0" w:space="0" w:color="auto"/>
            <w:right w:val="none" w:sz="0" w:space="0" w:color="auto"/>
          </w:divBdr>
        </w:div>
        <w:div w:id="1849708109">
          <w:marLeft w:val="640"/>
          <w:marRight w:val="0"/>
          <w:marTop w:val="0"/>
          <w:marBottom w:val="0"/>
          <w:divBdr>
            <w:top w:val="none" w:sz="0" w:space="0" w:color="auto"/>
            <w:left w:val="none" w:sz="0" w:space="0" w:color="auto"/>
            <w:bottom w:val="none" w:sz="0" w:space="0" w:color="auto"/>
            <w:right w:val="none" w:sz="0" w:space="0" w:color="auto"/>
          </w:divBdr>
        </w:div>
        <w:div w:id="147522153">
          <w:marLeft w:val="640"/>
          <w:marRight w:val="0"/>
          <w:marTop w:val="0"/>
          <w:marBottom w:val="0"/>
          <w:divBdr>
            <w:top w:val="none" w:sz="0" w:space="0" w:color="auto"/>
            <w:left w:val="none" w:sz="0" w:space="0" w:color="auto"/>
            <w:bottom w:val="none" w:sz="0" w:space="0" w:color="auto"/>
            <w:right w:val="none" w:sz="0" w:space="0" w:color="auto"/>
          </w:divBdr>
        </w:div>
        <w:div w:id="1854800341">
          <w:marLeft w:val="640"/>
          <w:marRight w:val="0"/>
          <w:marTop w:val="0"/>
          <w:marBottom w:val="0"/>
          <w:divBdr>
            <w:top w:val="none" w:sz="0" w:space="0" w:color="auto"/>
            <w:left w:val="none" w:sz="0" w:space="0" w:color="auto"/>
            <w:bottom w:val="none" w:sz="0" w:space="0" w:color="auto"/>
            <w:right w:val="none" w:sz="0" w:space="0" w:color="auto"/>
          </w:divBdr>
        </w:div>
        <w:div w:id="1112088906">
          <w:marLeft w:val="640"/>
          <w:marRight w:val="0"/>
          <w:marTop w:val="0"/>
          <w:marBottom w:val="0"/>
          <w:divBdr>
            <w:top w:val="none" w:sz="0" w:space="0" w:color="auto"/>
            <w:left w:val="none" w:sz="0" w:space="0" w:color="auto"/>
            <w:bottom w:val="none" w:sz="0" w:space="0" w:color="auto"/>
            <w:right w:val="none" w:sz="0" w:space="0" w:color="auto"/>
          </w:divBdr>
        </w:div>
        <w:div w:id="746197068">
          <w:marLeft w:val="640"/>
          <w:marRight w:val="0"/>
          <w:marTop w:val="0"/>
          <w:marBottom w:val="0"/>
          <w:divBdr>
            <w:top w:val="none" w:sz="0" w:space="0" w:color="auto"/>
            <w:left w:val="none" w:sz="0" w:space="0" w:color="auto"/>
            <w:bottom w:val="none" w:sz="0" w:space="0" w:color="auto"/>
            <w:right w:val="none" w:sz="0" w:space="0" w:color="auto"/>
          </w:divBdr>
        </w:div>
        <w:div w:id="1279600192">
          <w:marLeft w:val="640"/>
          <w:marRight w:val="0"/>
          <w:marTop w:val="0"/>
          <w:marBottom w:val="0"/>
          <w:divBdr>
            <w:top w:val="none" w:sz="0" w:space="0" w:color="auto"/>
            <w:left w:val="none" w:sz="0" w:space="0" w:color="auto"/>
            <w:bottom w:val="none" w:sz="0" w:space="0" w:color="auto"/>
            <w:right w:val="none" w:sz="0" w:space="0" w:color="auto"/>
          </w:divBdr>
        </w:div>
        <w:div w:id="1805806298">
          <w:marLeft w:val="640"/>
          <w:marRight w:val="0"/>
          <w:marTop w:val="0"/>
          <w:marBottom w:val="0"/>
          <w:divBdr>
            <w:top w:val="none" w:sz="0" w:space="0" w:color="auto"/>
            <w:left w:val="none" w:sz="0" w:space="0" w:color="auto"/>
            <w:bottom w:val="none" w:sz="0" w:space="0" w:color="auto"/>
            <w:right w:val="none" w:sz="0" w:space="0" w:color="auto"/>
          </w:divBdr>
        </w:div>
        <w:div w:id="1431970150">
          <w:marLeft w:val="640"/>
          <w:marRight w:val="0"/>
          <w:marTop w:val="0"/>
          <w:marBottom w:val="0"/>
          <w:divBdr>
            <w:top w:val="none" w:sz="0" w:space="0" w:color="auto"/>
            <w:left w:val="none" w:sz="0" w:space="0" w:color="auto"/>
            <w:bottom w:val="none" w:sz="0" w:space="0" w:color="auto"/>
            <w:right w:val="none" w:sz="0" w:space="0" w:color="auto"/>
          </w:divBdr>
        </w:div>
        <w:div w:id="1674069636">
          <w:marLeft w:val="640"/>
          <w:marRight w:val="0"/>
          <w:marTop w:val="0"/>
          <w:marBottom w:val="0"/>
          <w:divBdr>
            <w:top w:val="none" w:sz="0" w:space="0" w:color="auto"/>
            <w:left w:val="none" w:sz="0" w:space="0" w:color="auto"/>
            <w:bottom w:val="none" w:sz="0" w:space="0" w:color="auto"/>
            <w:right w:val="none" w:sz="0" w:space="0" w:color="auto"/>
          </w:divBdr>
        </w:div>
        <w:div w:id="1191869588">
          <w:marLeft w:val="640"/>
          <w:marRight w:val="0"/>
          <w:marTop w:val="0"/>
          <w:marBottom w:val="0"/>
          <w:divBdr>
            <w:top w:val="none" w:sz="0" w:space="0" w:color="auto"/>
            <w:left w:val="none" w:sz="0" w:space="0" w:color="auto"/>
            <w:bottom w:val="none" w:sz="0" w:space="0" w:color="auto"/>
            <w:right w:val="none" w:sz="0" w:space="0" w:color="auto"/>
          </w:divBdr>
        </w:div>
        <w:div w:id="1726568050">
          <w:marLeft w:val="640"/>
          <w:marRight w:val="0"/>
          <w:marTop w:val="0"/>
          <w:marBottom w:val="0"/>
          <w:divBdr>
            <w:top w:val="none" w:sz="0" w:space="0" w:color="auto"/>
            <w:left w:val="none" w:sz="0" w:space="0" w:color="auto"/>
            <w:bottom w:val="none" w:sz="0" w:space="0" w:color="auto"/>
            <w:right w:val="none" w:sz="0" w:space="0" w:color="auto"/>
          </w:divBdr>
        </w:div>
      </w:divsChild>
    </w:div>
    <w:div w:id="2126800694">
      <w:bodyDiv w:val="1"/>
      <w:marLeft w:val="0"/>
      <w:marRight w:val="0"/>
      <w:marTop w:val="0"/>
      <w:marBottom w:val="0"/>
      <w:divBdr>
        <w:top w:val="none" w:sz="0" w:space="0" w:color="auto"/>
        <w:left w:val="none" w:sz="0" w:space="0" w:color="auto"/>
        <w:bottom w:val="none" w:sz="0" w:space="0" w:color="auto"/>
        <w:right w:val="none" w:sz="0" w:space="0" w:color="auto"/>
      </w:divBdr>
    </w:div>
    <w:div w:id="2127118167">
      <w:bodyDiv w:val="1"/>
      <w:marLeft w:val="0"/>
      <w:marRight w:val="0"/>
      <w:marTop w:val="0"/>
      <w:marBottom w:val="0"/>
      <w:divBdr>
        <w:top w:val="none" w:sz="0" w:space="0" w:color="auto"/>
        <w:left w:val="none" w:sz="0" w:space="0" w:color="auto"/>
        <w:bottom w:val="none" w:sz="0" w:space="0" w:color="auto"/>
        <w:right w:val="none" w:sz="0" w:space="0" w:color="auto"/>
      </w:divBdr>
    </w:div>
    <w:div w:id="2127845785">
      <w:bodyDiv w:val="1"/>
      <w:marLeft w:val="0"/>
      <w:marRight w:val="0"/>
      <w:marTop w:val="0"/>
      <w:marBottom w:val="0"/>
      <w:divBdr>
        <w:top w:val="none" w:sz="0" w:space="0" w:color="auto"/>
        <w:left w:val="none" w:sz="0" w:space="0" w:color="auto"/>
        <w:bottom w:val="none" w:sz="0" w:space="0" w:color="auto"/>
        <w:right w:val="none" w:sz="0" w:space="0" w:color="auto"/>
      </w:divBdr>
    </w:div>
    <w:div w:id="2128117153">
      <w:bodyDiv w:val="1"/>
      <w:marLeft w:val="0"/>
      <w:marRight w:val="0"/>
      <w:marTop w:val="0"/>
      <w:marBottom w:val="0"/>
      <w:divBdr>
        <w:top w:val="none" w:sz="0" w:space="0" w:color="auto"/>
        <w:left w:val="none" w:sz="0" w:space="0" w:color="auto"/>
        <w:bottom w:val="none" w:sz="0" w:space="0" w:color="auto"/>
        <w:right w:val="none" w:sz="0" w:space="0" w:color="auto"/>
      </w:divBdr>
    </w:div>
    <w:div w:id="2129659250">
      <w:bodyDiv w:val="1"/>
      <w:marLeft w:val="0"/>
      <w:marRight w:val="0"/>
      <w:marTop w:val="0"/>
      <w:marBottom w:val="0"/>
      <w:divBdr>
        <w:top w:val="none" w:sz="0" w:space="0" w:color="auto"/>
        <w:left w:val="none" w:sz="0" w:space="0" w:color="auto"/>
        <w:bottom w:val="none" w:sz="0" w:space="0" w:color="auto"/>
        <w:right w:val="none" w:sz="0" w:space="0" w:color="auto"/>
      </w:divBdr>
    </w:div>
    <w:div w:id="2129857394">
      <w:bodyDiv w:val="1"/>
      <w:marLeft w:val="0"/>
      <w:marRight w:val="0"/>
      <w:marTop w:val="0"/>
      <w:marBottom w:val="0"/>
      <w:divBdr>
        <w:top w:val="none" w:sz="0" w:space="0" w:color="auto"/>
        <w:left w:val="none" w:sz="0" w:space="0" w:color="auto"/>
        <w:bottom w:val="none" w:sz="0" w:space="0" w:color="auto"/>
        <w:right w:val="none" w:sz="0" w:space="0" w:color="auto"/>
      </w:divBdr>
    </w:div>
    <w:div w:id="2130128135">
      <w:bodyDiv w:val="1"/>
      <w:marLeft w:val="0"/>
      <w:marRight w:val="0"/>
      <w:marTop w:val="0"/>
      <w:marBottom w:val="0"/>
      <w:divBdr>
        <w:top w:val="none" w:sz="0" w:space="0" w:color="auto"/>
        <w:left w:val="none" w:sz="0" w:space="0" w:color="auto"/>
        <w:bottom w:val="none" w:sz="0" w:space="0" w:color="auto"/>
        <w:right w:val="none" w:sz="0" w:space="0" w:color="auto"/>
      </w:divBdr>
    </w:div>
    <w:div w:id="2130735473">
      <w:bodyDiv w:val="1"/>
      <w:marLeft w:val="0"/>
      <w:marRight w:val="0"/>
      <w:marTop w:val="0"/>
      <w:marBottom w:val="0"/>
      <w:divBdr>
        <w:top w:val="none" w:sz="0" w:space="0" w:color="auto"/>
        <w:left w:val="none" w:sz="0" w:space="0" w:color="auto"/>
        <w:bottom w:val="none" w:sz="0" w:space="0" w:color="auto"/>
        <w:right w:val="none" w:sz="0" w:space="0" w:color="auto"/>
      </w:divBdr>
    </w:div>
    <w:div w:id="2130777894">
      <w:bodyDiv w:val="1"/>
      <w:marLeft w:val="0"/>
      <w:marRight w:val="0"/>
      <w:marTop w:val="0"/>
      <w:marBottom w:val="0"/>
      <w:divBdr>
        <w:top w:val="none" w:sz="0" w:space="0" w:color="auto"/>
        <w:left w:val="none" w:sz="0" w:space="0" w:color="auto"/>
        <w:bottom w:val="none" w:sz="0" w:space="0" w:color="auto"/>
        <w:right w:val="none" w:sz="0" w:space="0" w:color="auto"/>
      </w:divBdr>
    </w:div>
    <w:div w:id="2131125848">
      <w:bodyDiv w:val="1"/>
      <w:marLeft w:val="0"/>
      <w:marRight w:val="0"/>
      <w:marTop w:val="0"/>
      <w:marBottom w:val="0"/>
      <w:divBdr>
        <w:top w:val="none" w:sz="0" w:space="0" w:color="auto"/>
        <w:left w:val="none" w:sz="0" w:space="0" w:color="auto"/>
        <w:bottom w:val="none" w:sz="0" w:space="0" w:color="auto"/>
        <w:right w:val="none" w:sz="0" w:space="0" w:color="auto"/>
      </w:divBdr>
    </w:div>
    <w:div w:id="2131432387">
      <w:bodyDiv w:val="1"/>
      <w:marLeft w:val="0"/>
      <w:marRight w:val="0"/>
      <w:marTop w:val="0"/>
      <w:marBottom w:val="0"/>
      <w:divBdr>
        <w:top w:val="none" w:sz="0" w:space="0" w:color="auto"/>
        <w:left w:val="none" w:sz="0" w:space="0" w:color="auto"/>
        <w:bottom w:val="none" w:sz="0" w:space="0" w:color="auto"/>
        <w:right w:val="none" w:sz="0" w:space="0" w:color="auto"/>
      </w:divBdr>
    </w:div>
    <w:div w:id="2131699709">
      <w:bodyDiv w:val="1"/>
      <w:marLeft w:val="0"/>
      <w:marRight w:val="0"/>
      <w:marTop w:val="0"/>
      <w:marBottom w:val="0"/>
      <w:divBdr>
        <w:top w:val="none" w:sz="0" w:space="0" w:color="auto"/>
        <w:left w:val="none" w:sz="0" w:space="0" w:color="auto"/>
        <w:bottom w:val="none" w:sz="0" w:space="0" w:color="auto"/>
        <w:right w:val="none" w:sz="0" w:space="0" w:color="auto"/>
      </w:divBdr>
    </w:div>
    <w:div w:id="2131893488">
      <w:bodyDiv w:val="1"/>
      <w:marLeft w:val="0"/>
      <w:marRight w:val="0"/>
      <w:marTop w:val="0"/>
      <w:marBottom w:val="0"/>
      <w:divBdr>
        <w:top w:val="none" w:sz="0" w:space="0" w:color="auto"/>
        <w:left w:val="none" w:sz="0" w:space="0" w:color="auto"/>
        <w:bottom w:val="none" w:sz="0" w:space="0" w:color="auto"/>
        <w:right w:val="none" w:sz="0" w:space="0" w:color="auto"/>
      </w:divBdr>
      <w:divsChild>
        <w:div w:id="1542474428">
          <w:marLeft w:val="480"/>
          <w:marRight w:val="0"/>
          <w:marTop w:val="0"/>
          <w:marBottom w:val="0"/>
          <w:divBdr>
            <w:top w:val="none" w:sz="0" w:space="0" w:color="auto"/>
            <w:left w:val="none" w:sz="0" w:space="0" w:color="auto"/>
            <w:bottom w:val="none" w:sz="0" w:space="0" w:color="auto"/>
            <w:right w:val="none" w:sz="0" w:space="0" w:color="auto"/>
          </w:divBdr>
        </w:div>
        <w:div w:id="568999700">
          <w:marLeft w:val="480"/>
          <w:marRight w:val="0"/>
          <w:marTop w:val="0"/>
          <w:marBottom w:val="0"/>
          <w:divBdr>
            <w:top w:val="none" w:sz="0" w:space="0" w:color="auto"/>
            <w:left w:val="none" w:sz="0" w:space="0" w:color="auto"/>
            <w:bottom w:val="none" w:sz="0" w:space="0" w:color="auto"/>
            <w:right w:val="none" w:sz="0" w:space="0" w:color="auto"/>
          </w:divBdr>
        </w:div>
        <w:div w:id="78063573">
          <w:marLeft w:val="480"/>
          <w:marRight w:val="0"/>
          <w:marTop w:val="0"/>
          <w:marBottom w:val="0"/>
          <w:divBdr>
            <w:top w:val="none" w:sz="0" w:space="0" w:color="auto"/>
            <w:left w:val="none" w:sz="0" w:space="0" w:color="auto"/>
            <w:bottom w:val="none" w:sz="0" w:space="0" w:color="auto"/>
            <w:right w:val="none" w:sz="0" w:space="0" w:color="auto"/>
          </w:divBdr>
        </w:div>
        <w:div w:id="912087983">
          <w:marLeft w:val="480"/>
          <w:marRight w:val="0"/>
          <w:marTop w:val="0"/>
          <w:marBottom w:val="0"/>
          <w:divBdr>
            <w:top w:val="none" w:sz="0" w:space="0" w:color="auto"/>
            <w:left w:val="none" w:sz="0" w:space="0" w:color="auto"/>
            <w:bottom w:val="none" w:sz="0" w:space="0" w:color="auto"/>
            <w:right w:val="none" w:sz="0" w:space="0" w:color="auto"/>
          </w:divBdr>
        </w:div>
        <w:div w:id="1602571093">
          <w:marLeft w:val="480"/>
          <w:marRight w:val="0"/>
          <w:marTop w:val="0"/>
          <w:marBottom w:val="0"/>
          <w:divBdr>
            <w:top w:val="none" w:sz="0" w:space="0" w:color="auto"/>
            <w:left w:val="none" w:sz="0" w:space="0" w:color="auto"/>
            <w:bottom w:val="none" w:sz="0" w:space="0" w:color="auto"/>
            <w:right w:val="none" w:sz="0" w:space="0" w:color="auto"/>
          </w:divBdr>
        </w:div>
        <w:div w:id="417530111">
          <w:marLeft w:val="480"/>
          <w:marRight w:val="0"/>
          <w:marTop w:val="0"/>
          <w:marBottom w:val="0"/>
          <w:divBdr>
            <w:top w:val="none" w:sz="0" w:space="0" w:color="auto"/>
            <w:left w:val="none" w:sz="0" w:space="0" w:color="auto"/>
            <w:bottom w:val="none" w:sz="0" w:space="0" w:color="auto"/>
            <w:right w:val="none" w:sz="0" w:space="0" w:color="auto"/>
          </w:divBdr>
        </w:div>
        <w:div w:id="741754088">
          <w:marLeft w:val="480"/>
          <w:marRight w:val="0"/>
          <w:marTop w:val="0"/>
          <w:marBottom w:val="0"/>
          <w:divBdr>
            <w:top w:val="none" w:sz="0" w:space="0" w:color="auto"/>
            <w:left w:val="none" w:sz="0" w:space="0" w:color="auto"/>
            <w:bottom w:val="none" w:sz="0" w:space="0" w:color="auto"/>
            <w:right w:val="none" w:sz="0" w:space="0" w:color="auto"/>
          </w:divBdr>
        </w:div>
        <w:div w:id="42101521">
          <w:marLeft w:val="480"/>
          <w:marRight w:val="0"/>
          <w:marTop w:val="0"/>
          <w:marBottom w:val="0"/>
          <w:divBdr>
            <w:top w:val="none" w:sz="0" w:space="0" w:color="auto"/>
            <w:left w:val="none" w:sz="0" w:space="0" w:color="auto"/>
            <w:bottom w:val="none" w:sz="0" w:space="0" w:color="auto"/>
            <w:right w:val="none" w:sz="0" w:space="0" w:color="auto"/>
          </w:divBdr>
        </w:div>
        <w:div w:id="157305697">
          <w:marLeft w:val="480"/>
          <w:marRight w:val="0"/>
          <w:marTop w:val="0"/>
          <w:marBottom w:val="0"/>
          <w:divBdr>
            <w:top w:val="none" w:sz="0" w:space="0" w:color="auto"/>
            <w:left w:val="none" w:sz="0" w:space="0" w:color="auto"/>
            <w:bottom w:val="none" w:sz="0" w:space="0" w:color="auto"/>
            <w:right w:val="none" w:sz="0" w:space="0" w:color="auto"/>
          </w:divBdr>
        </w:div>
        <w:div w:id="1614366425">
          <w:marLeft w:val="480"/>
          <w:marRight w:val="0"/>
          <w:marTop w:val="0"/>
          <w:marBottom w:val="0"/>
          <w:divBdr>
            <w:top w:val="none" w:sz="0" w:space="0" w:color="auto"/>
            <w:left w:val="none" w:sz="0" w:space="0" w:color="auto"/>
            <w:bottom w:val="none" w:sz="0" w:space="0" w:color="auto"/>
            <w:right w:val="none" w:sz="0" w:space="0" w:color="auto"/>
          </w:divBdr>
        </w:div>
        <w:div w:id="371733404">
          <w:marLeft w:val="480"/>
          <w:marRight w:val="0"/>
          <w:marTop w:val="0"/>
          <w:marBottom w:val="0"/>
          <w:divBdr>
            <w:top w:val="none" w:sz="0" w:space="0" w:color="auto"/>
            <w:left w:val="none" w:sz="0" w:space="0" w:color="auto"/>
            <w:bottom w:val="none" w:sz="0" w:space="0" w:color="auto"/>
            <w:right w:val="none" w:sz="0" w:space="0" w:color="auto"/>
          </w:divBdr>
        </w:div>
        <w:div w:id="89938683">
          <w:marLeft w:val="480"/>
          <w:marRight w:val="0"/>
          <w:marTop w:val="0"/>
          <w:marBottom w:val="0"/>
          <w:divBdr>
            <w:top w:val="none" w:sz="0" w:space="0" w:color="auto"/>
            <w:left w:val="none" w:sz="0" w:space="0" w:color="auto"/>
            <w:bottom w:val="none" w:sz="0" w:space="0" w:color="auto"/>
            <w:right w:val="none" w:sz="0" w:space="0" w:color="auto"/>
          </w:divBdr>
        </w:div>
        <w:div w:id="1784566732">
          <w:marLeft w:val="480"/>
          <w:marRight w:val="0"/>
          <w:marTop w:val="0"/>
          <w:marBottom w:val="0"/>
          <w:divBdr>
            <w:top w:val="none" w:sz="0" w:space="0" w:color="auto"/>
            <w:left w:val="none" w:sz="0" w:space="0" w:color="auto"/>
            <w:bottom w:val="none" w:sz="0" w:space="0" w:color="auto"/>
            <w:right w:val="none" w:sz="0" w:space="0" w:color="auto"/>
          </w:divBdr>
        </w:div>
        <w:div w:id="1629049984">
          <w:marLeft w:val="480"/>
          <w:marRight w:val="0"/>
          <w:marTop w:val="0"/>
          <w:marBottom w:val="0"/>
          <w:divBdr>
            <w:top w:val="none" w:sz="0" w:space="0" w:color="auto"/>
            <w:left w:val="none" w:sz="0" w:space="0" w:color="auto"/>
            <w:bottom w:val="none" w:sz="0" w:space="0" w:color="auto"/>
            <w:right w:val="none" w:sz="0" w:space="0" w:color="auto"/>
          </w:divBdr>
        </w:div>
        <w:div w:id="1288466410">
          <w:marLeft w:val="480"/>
          <w:marRight w:val="0"/>
          <w:marTop w:val="0"/>
          <w:marBottom w:val="0"/>
          <w:divBdr>
            <w:top w:val="none" w:sz="0" w:space="0" w:color="auto"/>
            <w:left w:val="none" w:sz="0" w:space="0" w:color="auto"/>
            <w:bottom w:val="none" w:sz="0" w:space="0" w:color="auto"/>
            <w:right w:val="none" w:sz="0" w:space="0" w:color="auto"/>
          </w:divBdr>
        </w:div>
        <w:div w:id="216748173">
          <w:marLeft w:val="480"/>
          <w:marRight w:val="0"/>
          <w:marTop w:val="0"/>
          <w:marBottom w:val="0"/>
          <w:divBdr>
            <w:top w:val="none" w:sz="0" w:space="0" w:color="auto"/>
            <w:left w:val="none" w:sz="0" w:space="0" w:color="auto"/>
            <w:bottom w:val="none" w:sz="0" w:space="0" w:color="auto"/>
            <w:right w:val="none" w:sz="0" w:space="0" w:color="auto"/>
          </w:divBdr>
        </w:div>
        <w:div w:id="1518732851">
          <w:marLeft w:val="480"/>
          <w:marRight w:val="0"/>
          <w:marTop w:val="0"/>
          <w:marBottom w:val="0"/>
          <w:divBdr>
            <w:top w:val="none" w:sz="0" w:space="0" w:color="auto"/>
            <w:left w:val="none" w:sz="0" w:space="0" w:color="auto"/>
            <w:bottom w:val="none" w:sz="0" w:space="0" w:color="auto"/>
            <w:right w:val="none" w:sz="0" w:space="0" w:color="auto"/>
          </w:divBdr>
        </w:div>
        <w:div w:id="1301839400">
          <w:marLeft w:val="480"/>
          <w:marRight w:val="0"/>
          <w:marTop w:val="0"/>
          <w:marBottom w:val="0"/>
          <w:divBdr>
            <w:top w:val="none" w:sz="0" w:space="0" w:color="auto"/>
            <w:left w:val="none" w:sz="0" w:space="0" w:color="auto"/>
            <w:bottom w:val="none" w:sz="0" w:space="0" w:color="auto"/>
            <w:right w:val="none" w:sz="0" w:space="0" w:color="auto"/>
          </w:divBdr>
        </w:div>
        <w:div w:id="14623455">
          <w:marLeft w:val="480"/>
          <w:marRight w:val="0"/>
          <w:marTop w:val="0"/>
          <w:marBottom w:val="0"/>
          <w:divBdr>
            <w:top w:val="none" w:sz="0" w:space="0" w:color="auto"/>
            <w:left w:val="none" w:sz="0" w:space="0" w:color="auto"/>
            <w:bottom w:val="none" w:sz="0" w:space="0" w:color="auto"/>
            <w:right w:val="none" w:sz="0" w:space="0" w:color="auto"/>
          </w:divBdr>
        </w:div>
        <w:div w:id="1296449830">
          <w:marLeft w:val="480"/>
          <w:marRight w:val="0"/>
          <w:marTop w:val="0"/>
          <w:marBottom w:val="0"/>
          <w:divBdr>
            <w:top w:val="none" w:sz="0" w:space="0" w:color="auto"/>
            <w:left w:val="none" w:sz="0" w:space="0" w:color="auto"/>
            <w:bottom w:val="none" w:sz="0" w:space="0" w:color="auto"/>
            <w:right w:val="none" w:sz="0" w:space="0" w:color="auto"/>
          </w:divBdr>
        </w:div>
        <w:div w:id="1888949311">
          <w:marLeft w:val="480"/>
          <w:marRight w:val="0"/>
          <w:marTop w:val="0"/>
          <w:marBottom w:val="0"/>
          <w:divBdr>
            <w:top w:val="none" w:sz="0" w:space="0" w:color="auto"/>
            <w:left w:val="none" w:sz="0" w:space="0" w:color="auto"/>
            <w:bottom w:val="none" w:sz="0" w:space="0" w:color="auto"/>
            <w:right w:val="none" w:sz="0" w:space="0" w:color="auto"/>
          </w:divBdr>
        </w:div>
        <w:div w:id="1377777371">
          <w:marLeft w:val="480"/>
          <w:marRight w:val="0"/>
          <w:marTop w:val="0"/>
          <w:marBottom w:val="0"/>
          <w:divBdr>
            <w:top w:val="none" w:sz="0" w:space="0" w:color="auto"/>
            <w:left w:val="none" w:sz="0" w:space="0" w:color="auto"/>
            <w:bottom w:val="none" w:sz="0" w:space="0" w:color="auto"/>
            <w:right w:val="none" w:sz="0" w:space="0" w:color="auto"/>
          </w:divBdr>
        </w:div>
        <w:div w:id="356544378">
          <w:marLeft w:val="480"/>
          <w:marRight w:val="0"/>
          <w:marTop w:val="0"/>
          <w:marBottom w:val="0"/>
          <w:divBdr>
            <w:top w:val="none" w:sz="0" w:space="0" w:color="auto"/>
            <w:left w:val="none" w:sz="0" w:space="0" w:color="auto"/>
            <w:bottom w:val="none" w:sz="0" w:space="0" w:color="auto"/>
            <w:right w:val="none" w:sz="0" w:space="0" w:color="auto"/>
          </w:divBdr>
        </w:div>
        <w:div w:id="901868319">
          <w:marLeft w:val="480"/>
          <w:marRight w:val="0"/>
          <w:marTop w:val="0"/>
          <w:marBottom w:val="0"/>
          <w:divBdr>
            <w:top w:val="none" w:sz="0" w:space="0" w:color="auto"/>
            <w:left w:val="none" w:sz="0" w:space="0" w:color="auto"/>
            <w:bottom w:val="none" w:sz="0" w:space="0" w:color="auto"/>
            <w:right w:val="none" w:sz="0" w:space="0" w:color="auto"/>
          </w:divBdr>
        </w:div>
        <w:div w:id="1006442016">
          <w:marLeft w:val="480"/>
          <w:marRight w:val="0"/>
          <w:marTop w:val="0"/>
          <w:marBottom w:val="0"/>
          <w:divBdr>
            <w:top w:val="none" w:sz="0" w:space="0" w:color="auto"/>
            <w:left w:val="none" w:sz="0" w:space="0" w:color="auto"/>
            <w:bottom w:val="none" w:sz="0" w:space="0" w:color="auto"/>
            <w:right w:val="none" w:sz="0" w:space="0" w:color="auto"/>
          </w:divBdr>
        </w:div>
        <w:div w:id="1476491227">
          <w:marLeft w:val="480"/>
          <w:marRight w:val="0"/>
          <w:marTop w:val="0"/>
          <w:marBottom w:val="0"/>
          <w:divBdr>
            <w:top w:val="none" w:sz="0" w:space="0" w:color="auto"/>
            <w:left w:val="none" w:sz="0" w:space="0" w:color="auto"/>
            <w:bottom w:val="none" w:sz="0" w:space="0" w:color="auto"/>
            <w:right w:val="none" w:sz="0" w:space="0" w:color="auto"/>
          </w:divBdr>
        </w:div>
        <w:div w:id="1023172351">
          <w:marLeft w:val="480"/>
          <w:marRight w:val="0"/>
          <w:marTop w:val="0"/>
          <w:marBottom w:val="0"/>
          <w:divBdr>
            <w:top w:val="none" w:sz="0" w:space="0" w:color="auto"/>
            <w:left w:val="none" w:sz="0" w:space="0" w:color="auto"/>
            <w:bottom w:val="none" w:sz="0" w:space="0" w:color="auto"/>
            <w:right w:val="none" w:sz="0" w:space="0" w:color="auto"/>
          </w:divBdr>
        </w:div>
        <w:div w:id="1997686650">
          <w:marLeft w:val="480"/>
          <w:marRight w:val="0"/>
          <w:marTop w:val="0"/>
          <w:marBottom w:val="0"/>
          <w:divBdr>
            <w:top w:val="none" w:sz="0" w:space="0" w:color="auto"/>
            <w:left w:val="none" w:sz="0" w:space="0" w:color="auto"/>
            <w:bottom w:val="none" w:sz="0" w:space="0" w:color="auto"/>
            <w:right w:val="none" w:sz="0" w:space="0" w:color="auto"/>
          </w:divBdr>
        </w:div>
        <w:div w:id="530727120">
          <w:marLeft w:val="480"/>
          <w:marRight w:val="0"/>
          <w:marTop w:val="0"/>
          <w:marBottom w:val="0"/>
          <w:divBdr>
            <w:top w:val="none" w:sz="0" w:space="0" w:color="auto"/>
            <w:left w:val="none" w:sz="0" w:space="0" w:color="auto"/>
            <w:bottom w:val="none" w:sz="0" w:space="0" w:color="auto"/>
            <w:right w:val="none" w:sz="0" w:space="0" w:color="auto"/>
          </w:divBdr>
        </w:div>
        <w:div w:id="295986539">
          <w:marLeft w:val="480"/>
          <w:marRight w:val="0"/>
          <w:marTop w:val="0"/>
          <w:marBottom w:val="0"/>
          <w:divBdr>
            <w:top w:val="none" w:sz="0" w:space="0" w:color="auto"/>
            <w:left w:val="none" w:sz="0" w:space="0" w:color="auto"/>
            <w:bottom w:val="none" w:sz="0" w:space="0" w:color="auto"/>
            <w:right w:val="none" w:sz="0" w:space="0" w:color="auto"/>
          </w:divBdr>
        </w:div>
        <w:div w:id="1545481981">
          <w:marLeft w:val="480"/>
          <w:marRight w:val="0"/>
          <w:marTop w:val="0"/>
          <w:marBottom w:val="0"/>
          <w:divBdr>
            <w:top w:val="none" w:sz="0" w:space="0" w:color="auto"/>
            <w:left w:val="none" w:sz="0" w:space="0" w:color="auto"/>
            <w:bottom w:val="none" w:sz="0" w:space="0" w:color="auto"/>
            <w:right w:val="none" w:sz="0" w:space="0" w:color="auto"/>
          </w:divBdr>
        </w:div>
        <w:div w:id="817454303">
          <w:marLeft w:val="480"/>
          <w:marRight w:val="0"/>
          <w:marTop w:val="0"/>
          <w:marBottom w:val="0"/>
          <w:divBdr>
            <w:top w:val="none" w:sz="0" w:space="0" w:color="auto"/>
            <w:left w:val="none" w:sz="0" w:space="0" w:color="auto"/>
            <w:bottom w:val="none" w:sz="0" w:space="0" w:color="auto"/>
            <w:right w:val="none" w:sz="0" w:space="0" w:color="auto"/>
          </w:divBdr>
        </w:div>
      </w:divsChild>
    </w:div>
    <w:div w:id="2132045781">
      <w:bodyDiv w:val="1"/>
      <w:marLeft w:val="0"/>
      <w:marRight w:val="0"/>
      <w:marTop w:val="0"/>
      <w:marBottom w:val="0"/>
      <w:divBdr>
        <w:top w:val="none" w:sz="0" w:space="0" w:color="auto"/>
        <w:left w:val="none" w:sz="0" w:space="0" w:color="auto"/>
        <w:bottom w:val="none" w:sz="0" w:space="0" w:color="auto"/>
        <w:right w:val="none" w:sz="0" w:space="0" w:color="auto"/>
      </w:divBdr>
    </w:div>
    <w:div w:id="2132435119">
      <w:bodyDiv w:val="1"/>
      <w:marLeft w:val="0"/>
      <w:marRight w:val="0"/>
      <w:marTop w:val="0"/>
      <w:marBottom w:val="0"/>
      <w:divBdr>
        <w:top w:val="none" w:sz="0" w:space="0" w:color="auto"/>
        <w:left w:val="none" w:sz="0" w:space="0" w:color="auto"/>
        <w:bottom w:val="none" w:sz="0" w:space="0" w:color="auto"/>
        <w:right w:val="none" w:sz="0" w:space="0" w:color="auto"/>
      </w:divBdr>
    </w:div>
    <w:div w:id="2132822361">
      <w:bodyDiv w:val="1"/>
      <w:marLeft w:val="0"/>
      <w:marRight w:val="0"/>
      <w:marTop w:val="0"/>
      <w:marBottom w:val="0"/>
      <w:divBdr>
        <w:top w:val="none" w:sz="0" w:space="0" w:color="auto"/>
        <w:left w:val="none" w:sz="0" w:space="0" w:color="auto"/>
        <w:bottom w:val="none" w:sz="0" w:space="0" w:color="auto"/>
        <w:right w:val="none" w:sz="0" w:space="0" w:color="auto"/>
      </w:divBdr>
    </w:div>
    <w:div w:id="2133015410">
      <w:bodyDiv w:val="1"/>
      <w:marLeft w:val="0"/>
      <w:marRight w:val="0"/>
      <w:marTop w:val="0"/>
      <w:marBottom w:val="0"/>
      <w:divBdr>
        <w:top w:val="none" w:sz="0" w:space="0" w:color="auto"/>
        <w:left w:val="none" w:sz="0" w:space="0" w:color="auto"/>
        <w:bottom w:val="none" w:sz="0" w:space="0" w:color="auto"/>
        <w:right w:val="none" w:sz="0" w:space="0" w:color="auto"/>
      </w:divBdr>
    </w:div>
    <w:div w:id="2134136172">
      <w:bodyDiv w:val="1"/>
      <w:marLeft w:val="0"/>
      <w:marRight w:val="0"/>
      <w:marTop w:val="0"/>
      <w:marBottom w:val="0"/>
      <w:divBdr>
        <w:top w:val="none" w:sz="0" w:space="0" w:color="auto"/>
        <w:left w:val="none" w:sz="0" w:space="0" w:color="auto"/>
        <w:bottom w:val="none" w:sz="0" w:space="0" w:color="auto"/>
        <w:right w:val="none" w:sz="0" w:space="0" w:color="auto"/>
      </w:divBdr>
    </w:div>
    <w:div w:id="2134590175">
      <w:bodyDiv w:val="1"/>
      <w:marLeft w:val="0"/>
      <w:marRight w:val="0"/>
      <w:marTop w:val="0"/>
      <w:marBottom w:val="0"/>
      <w:divBdr>
        <w:top w:val="none" w:sz="0" w:space="0" w:color="auto"/>
        <w:left w:val="none" w:sz="0" w:space="0" w:color="auto"/>
        <w:bottom w:val="none" w:sz="0" w:space="0" w:color="auto"/>
        <w:right w:val="none" w:sz="0" w:space="0" w:color="auto"/>
      </w:divBdr>
    </w:div>
    <w:div w:id="2135824255">
      <w:bodyDiv w:val="1"/>
      <w:marLeft w:val="0"/>
      <w:marRight w:val="0"/>
      <w:marTop w:val="0"/>
      <w:marBottom w:val="0"/>
      <w:divBdr>
        <w:top w:val="none" w:sz="0" w:space="0" w:color="auto"/>
        <w:left w:val="none" w:sz="0" w:space="0" w:color="auto"/>
        <w:bottom w:val="none" w:sz="0" w:space="0" w:color="auto"/>
        <w:right w:val="none" w:sz="0" w:space="0" w:color="auto"/>
      </w:divBdr>
      <w:divsChild>
        <w:div w:id="1350062790">
          <w:marLeft w:val="480"/>
          <w:marRight w:val="0"/>
          <w:marTop w:val="0"/>
          <w:marBottom w:val="0"/>
          <w:divBdr>
            <w:top w:val="none" w:sz="0" w:space="0" w:color="auto"/>
            <w:left w:val="none" w:sz="0" w:space="0" w:color="auto"/>
            <w:bottom w:val="none" w:sz="0" w:space="0" w:color="auto"/>
            <w:right w:val="none" w:sz="0" w:space="0" w:color="auto"/>
          </w:divBdr>
        </w:div>
        <w:div w:id="67962519">
          <w:marLeft w:val="480"/>
          <w:marRight w:val="0"/>
          <w:marTop w:val="0"/>
          <w:marBottom w:val="0"/>
          <w:divBdr>
            <w:top w:val="none" w:sz="0" w:space="0" w:color="auto"/>
            <w:left w:val="none" w:sz="0" w:space="0" w:color="auto"/>
            <w:bottom w:val="none" w:sz="0" w:space="0" w:color="auto"/>
            <w:right w:val="none" w:sz="0" w:space="0" w:color="auto"/>
          </w:divBdr>
        </w:div>
        <w:div w:id="1497264791">
          <w:marLeft w:val="480"/>
          <w:marRight w:val="0"/>
          <w:marTop w:val="0"/>
          <w:marBottom w:val="0"/>
          <w:divBdr>
            <w:top w:val="none" w:sz="0" w:space="0" w:color="auto"/>
            <w:left w:val="none" w:sz="0" w:space="0" w:color="auto"/>
            <w:bottom w:val="none" w:sz="0" w:space="0" w:color="auto"/>
            <w:right w:val="none" w:sz="0" w:space="0" w:color="auto"/>
          </w:divBdr>
        </w:div>
        <w:div w:id="676926821">
          <w:marLeft w:val="480"/>
          <w:marRight w:val="0"/>
          <w:marTop w:val="0"/>
          <w:marBottom w:val="0"/>
          <w:divBdr>
            <w:top w:val="none" w:sz="0" w:space="0" w:color="auto"/>
            <w:left w:val="none" w:sz="0" w:space="0" w:color="auto"/>
            <w:bottom w:val="none" w:sz="0" w:space="0" w:color="auto"/>
            <w:right w:val="none" w:sz="0" w:space="0" w:color="auto"/>
          </w:divBdr>
        </w:div>
        <w:div w:id="1094671323">
          <w:marLeft w:val="480"/>
          <w:marRight w:val="0"/>
          <w:marTop w:val="0"/>
          <w:marBottom w:val="0"/>
          <w:divBdr>
            <w:top w:val="none" w:sz="0" w:space="0" w:color="auto"/>
            <w:left w:val="none" w:sz="0" w:space="0" w:color="auto"/>
            <w:bottom w:val="none" w:sz="0" w:space="0" w:color="auto"/>
            <w:right w:val="none" w:sz="0" w:space="0" w:color="auto"/>
          </w:divBdr>
        </w:div>
        <w:div w:id="207959769">
          <w:marLeft w:val="480"/>
          <w:marRight w:val="0"/>
          <w:marTop w:val="0"/>
          <w:marBottom w:val="0"/>
          <w:divBdr>
            <w:top w:val="none" w:sz="0" w:space="0" w:color="auto"/>
            <w:left w:val="none" w:sz="0" w:space="0" w:color="auto"/>
            <w:bottom w:val="none" w:sz="0" w:space="0" w:color="auto"/>
            <w:right w:val="none" w:sz="0" w:space="0" w:color="auto"/>
          </w:divBdr>
        </w:div>
        <w:div w:id="765658575">
          <w:marLeft w:val="480"/>
          <w:marRight w:val="0"/>
          <w:marTop w:val="0"/>
          <w:marBottom w:val="0"/>
          <w:divBdr>
            <w:top w:val="none" w:sz="0" w:space="0" w:color="auto"/>
            <w:left w:val="none" w:sz="0" w:space="0" w:color="auto"/>
            <w:bottom w:val="none" w:sz="0" w:space="0" w:color="auto"/>
            <w:right w:val="none" w:sz="0" w:space="0" w:color="auto"/>
          </w:divBdr>
        </w:div>
        <w:div w:id="1905294371">
          <w:marLeft w:val="480"/>
          <w:marRight w:val="0"/>
          <w:marTop w:val="0"/>
          <w:marBottom w:val="0"/>
          <w:divBdr>
            <w:top w:val="none" w:sz="0" w:space="0" w:color="auto"/>
            <w:left w:val="none" w:sz="0" w:space="0" w:color="auto"/>
            <w:bottom w:val="none" w:sz="0" w:space="0" w:color="auto"/>
            <w:right w:val="none" w:sz="0" w:space="0" w:color="auto"/>
          </w:divBdr>
        </w:div>
        <w:div w:id="1732387203">
          <w:marLeft w:val="480"/>
          <w:marRight w:val="0"/>
          <w:marTop w:val="0"/>
          <w:marBottom w:val="0"/>
          <w:divBdr>
            <w:top w:val="none" w:sz="0" w:space="0" w:color="auto"/>
            <w:left w:val="none" w:sz="0" w:space="0" w:color="auto"/>
            <w:bottom w:val="none" w:sz="0" w:space="0" w:color="auto"/>
            <w:right w:val="none" w:sz="0" w:space="0" w:color="auto"/>
          </w:divBdr>
        </w:div>
        <w:div w:id="829751698">
          <w:marLeft w:val="480"/>
          <w:marRight w:val="0"/>
          <w:marTop w:val="0"/>
          <w:marBottom w:val="0"/>
          <w:divBdr>
            <w:top w:val="none" w:sz="0" w:space="0" w:color="auto"/>
            <w:left w:val="none" w:sz="0" w:space="0" w:color="auto"/>
            <w:bottom w:val="none" w:sz="0" w:space="0" w:color="auto"/>
            <w:right w:val="none" w:sz="0" w:space="0" w:color="auto"/>
          </w:divBdr>
        </w:div>
        <w:div w:id="1451170921">
          <w:marLeft w:val="480"/>
          <w:marRight w:val="0"/>
          <w:marTop w:val="0"/>
          <w:marBottom w:val="0"/>
          <w:divBdr>
            <w:top w:val="none" w:sz="0" w:space="0" w:color="auto"/>
            <w:left w:val="none" w:sz="0" w:space="0" w:color="auto"/>
            <w:bottom w:val="none" w:sz="0" w:space="0" w:color="auto"/>
            <w:right w:val="none" w:sz="0" w:space="0" w:color="auto"/>
          </w:divBdr>
        </w:div>
        <w:div w:id="2126607654">
          <w:marLeft w:val="480"/>
          <w:marRight w:val="0"/>
          <w:marTop w:val="0"/>
          <w:marBottom w:val="0"/>
          <w:divBdr>
            <w:top w:val="none" w:sz="0" w:space="0" w:color="auto"/>
            <w:left w:val="none" w:sz="0" w:space="0" w:color="auto"/>
            <w:bottom w:val="none" w:sz="0" w:space="0" w:color="auto"/>
            <w:right w:val="none" w:sz="0" w:space="0" w:color="auto"/>
          </w:divBdr>
        </w:div>
        <w:div w:id="1802068271">
          <w:marLeft w:val="480"/>
          <w:marRight w:val="0"/>
          <w:marTop w:val="0"/>
          <w:marBottom w:val="0"/>
          <w:divBdr>
            <w:top w:val="none" w:sz="0" w:space="0" w:color="auto"/>
            <w:left w:val="none" w:sz="0" w:space="0" w:color="auto"/>
            <w:bottom w:val="none" w:sz="0" w:space="0" w:color="auto"/>
            <w:right w:val="none" w:sz="0" w:space="0" w:color="auto"/>
          </w:divBdr>
        </w:div>
        <w:div w:id="1533374103">
          <w:marLeft w:val="480"/>
          <w:marRight w:val="0"/>
          <w:marTop w:val="0"/>
          <w:marBottom w:val="0"/>
          <w:divBdr>
            <w:top w:val="none" w:sz="0" w:space="0" w:color="auto"/>
            <w:left w:val="none" w:sz="0" w:space="0" w:color="auto"/>
            <w:bottom w:val="none" w:sz="0" w:space="0" w:color="auto"/>
            <w:right w:val="none" w:sz="0" w:space="0" w:color="auto"/>
          </w:divBdr>
        </w:div>
        <w:div w:id="1374424573">
          <w:marLeft w:val="480"/>
          <w:marRight w:val="0"/>
          <w:marTop w:val="0"/>
          <w:marBottom w:val="0"/>
          <w:divBdr>
            <w:top w:val="none" w:sz="0" w:space="0" w:color="auto"/>
            <w:left w:val="none" w:sz="0" w:space="0" w:color="auto"/>
            <w:bottom w:val="none" w:sz="0" w:space="0" w:color="auto"/>
            <w:right w:val="none" w:sz="0" w:space="0" w:color="auto"/>
          </w:divBdr>
        </w:div>
        <w:div w:id="586966028">
          <w:marLeft w:val="480"/>
          <w:marRight w:val="0"/>
          <w:marTop w:val="0"/>
          <w:marBottom w:val="0"/>
          <w:divBdr>
            <w:top w:val="none" w:sz="0" w:space="0" w:color="auto"/>
            <w:left w:val="none" w:sz="0" w:space="0" w:color="auto"/>
            <w:bottom w:val="none" w:sz="0" w:space="0" w:color="auto"/>
            <w:right w:val="none" w:sz="0" w:space="0" w:color="auto"/>
          </w:divBdr>
        </w:div>
        <w:div w:id="1161891101">
          <w:marLeft w:val="480"/>
          <w:marRight w:val="0"/>
          <w:marTop w:val="0"/>
          <w:marBottom w:val="0"/>
          <w:divBdr>
            <w:top w:val="none" w:sz="0" w:space="0" w:color="auto"/>
            <w:left w:val="none" w:sz="0" w:space="0" w:color="auto"/>
            <w:bottom w:val="none" w:sz="0" w:space="0" w:color="auto"/>
            <w:right w:val="none" w:sz="0" w:space="0" w:color="auto"/>
          </w:divBdr>
        </w:div>
        <w:div w:id="191263823">
          <w:marLeft w:val="480"/>
          <w:marRight w:val="0"/>
          <w:marTop w:val="0"/>
          <w:marBottom w:val="0"/>
          <w:divBdr>
            <w:top w:val="none" w:sz="0" w:space="0" w:color="auto"/>
            <w:left w:val="none" w:sz="0" w:space="0" w:color="auto"/>
            <w:bottom w:val="none" w:sz="0" w:space="0" w:color="auto"/>
            <w:right w:val="none" w:sz="0" w:space="0" w:color="auto"/>
          </w:divBdr>
        </w:div>
        <w:div w:id="538737449">
          <w:marLeft w:val="480"/>
          <w:marRight w:val="0"/>
          <w:marTop w:val="0"/>
          <w:marBottom w:val="0"/>
          <w:divBdr>
            <w:top w:val="none" w:sz="0" w:space="0" w:color="auto"/>
            <w:left w:val="none" w:sz="0" w:space="0" w:color="auto"/>
            <w:bottom w:val="none" w:sz="0" w:space="0" w:color="auto"/>
            <w:right w:val="none" w:sz="0" w:space="0" w:color="auto"/>
          </w:divBdr>
        </w:div>
        <w:div w:id="210507155">
          <w:marLeft w:val="480"/>
          <w:marRight w:val="0"/>
          <w:marTop w:val="0"/>
          <w:marBottom w:val="0"/>
          <w:divBdr>
            <w:top w:val="none" w:sz="0" w:space="0" w:color="auto"/>
            <w:left w:val="none" w:sz="0" w:space="0" w:color="auto"/>
            <w:bottom w:val="none" w:sz="0" w:space="0" w:color="auto"/>
            <w:right w:val="none" w:sz="0" w:space="0" w:color="auto"/>
          </w:divBdr>
        </w:div>
        <w:div w:id="1158301363">
          <w:marLeft w:val="480"/>
          <w:marRight w:val="0"/>
          <w:marTop w:val="0"/>
          <w:marBottom w:val="0"/>
          <w:divBdr>
            <w:top w:val="none" w:sz="0" w:space="0" w:color="auto"/>
            <w:left w:val="none" w:sz="0" w:space="0" w:color="auto"/>
            <w:bottom w:val="none" w:sz="0" w:space="0" w:color="auto"/>
            <w:right w:val="none" w:sz="0" w:space="0" w:color="auto"/>
          </w:divBdr>
        </w:div>
        <w:div w:id="1395664015">
          <w:marLeft w:val="480"/>
          <w:marRight w:val="0"/>
          <w:marTop w:val="0"/>
          <w:marBottom w:val="0"/>
          <w:divBdr>
            <w:top w:val="none" w:sz="0" w:space="0" w:color="auto"/>
            <w:left w:val="none" w:sz="0" w:space="0" w:color="auto"/>
            <w:bottom w:val="none" w:sz="0" w:space="0" w:color="auto"/>
            <w:right w:val="none" w:sz="0" w:space="0" w:color="auto"/>
          </w:divBdr>
        </w:div>
        <w:div w:id="258410466">
          <w:marLeft w:val="480"/>
          <w:marRight w:val="0"/>
          <w:marTop w:val="0"/>
          <w:marBottom w:val="0"/>
          <w:divBdr>
            <w:top w:val="none" w:sz="0" w:space="0" w:color="auto"/>
            <w:left w:val="none" w:sz="0" w:space="0" w:color="auto"/>
            <w:bottom w:val="none" w:sz="0" w:space="0" w:color="auto"/>
            <w:right w:val="none" w:sz="0" w:space="0" w:color="auto"/>
          </w:divBdr>
        </w:div>
        <w:div w:id="43263615">
          <w:marLeft w:val="480"/>
          <w:marRight w:val="0"/>
          <w:marTop w:val="0"/>
          <w:marBottom w:val="0"/>
          <w:divBdr>
            <w:top w:val="none" w:sz="0" w:space="0" w:color="auto"/>
            <w:left w:val="none" w:sz="0" w:space="0" w:color="auto"/>
            <w:bottom w:val="none" w:sz="0" w:space="0" w:color="auto"/>
            <w:right w:val="none" w:sz="0" w:space="0" w:color="auto"/>
          </w:divBdr>
        </w:div>
        <w:div w:id="1872373291">
          <w:marLeft w:val="480"/>
          <w:marRight w:val="0"/>
          <w:marTop w:val="0"/>
          <w:marBottom w:val="0"/>
          <w:divBdr>
            <w:top w:val="none" w:sz="0" w:space="0" w:color="auto"/>
            <w:left w:val="none" w:sz="0" w:space="0" w:color="auto"/>
            <w:bottom w:val="none" w:sz="0" w:space="0" w:color="auto"/>
            <w:right w:val="none" w:sz="0" w:space="0" w:color="auto"/>
          </w:divBdr>
        </w:div>
        <w:div w:id="1491865956">
          <w:marLeft w:val="480"/>
          <w:marRight w:val="0"/>
          <w:marTop w:val="0"/>
          <w:marBottom w:val="0"/>
          <w:divBdr>
            <w:top w:val="none" w:sz="0" w:space="0" w:color="auto"/>
            <w:left w:val="none" w:sz="0" w:space="0" w:color="auto"/>
            <w:bottom w:val="none" w:sz="0" w:space="0" w:color="auto"/>
            <w:right w:val="none" w:sz="0" w:space="0" w:color="auto"/>
          </w:divBdr>
        </w:div>
        <w:div w:id="755856970">
          <w:marLeft w:val="480"/>
          <w:marRight w:val="0"/>
          <w:marTop w:val="0"/>
          <w:marBottom w:val="0"/>
          <w:divBdr>
            <w:top w:val="none" w:sz="0" w:space="0" w:color="auto"/>
            <w:left w:val="none" w:sz="0" w:space="0" w:color="auto"/>
            <w:bottom w:val="none" w:sz="0" w:space="0" w:color="auto"/>
            <w:right w:val="none" w:sz="0" w:space="0" w:color="auto"/>
          </w:divBdr>
        </w:div>
        <w:div w:id="466049815">
          <w:marLeft w:val="480"/>
          <w:marRight w:val="0"/>
          <w:marTop w:val="0"/>
          <w:marBottom w:val="0"/>
          <w:divBdr>
            <w:top w:val="none" w:sz="0" w:space="0" w:color="auto"/>
            <w:left w:val="none" w:sz="0" w:space="0" w:color="auto"/>
            <w:bottom w:val="none" w:sz="0" w:space="0" w:color="auto"/>
            <w:right w:val="none" w:sz="0" w:space="0" w:color="auto"/>
          </w:divBdr>
        </w:div>
        <w:div w:id="806119302">
          <w:marLeft w:val="480"/>
          <w:marRight w:val="0"/>
          <w:marTop w:val="0"/>
          <w:marBottom w:val="0"/>
          <w:divBdr>
            <w:top w:val="none" w:sz="0" w:space="0" w:color="auto"/>
            <w:left w:val="none" w:sz="0" w:space="0" w:color="auto"/>
            <w:bottom w:val="none" w:sz="0" w:space="0" w:color="auto"/>
            <w:right w:val="none" w:sz="0" w:space="0" w:color="auto"/>
          </w:divBdr>
        </w:div>
        <w:div w:id="582639378">
          <w:marLeft w:val="480"/>
          <w:marRight w:val="0"/>
          <w:marTop w:val="0"/>
          <w:marBottom w:val="0"/>
          <w:divBdr>
            <w:top w:val="none" w:sz="0" w:space="0" w:color="auto"/>
            <w:left w:val="none" w:sz="0" w:space="0" w:color="auto"/>
            <w:bottom w:val="none" w:sz="0" w:space="0" w:color="auto"/>
            <w:right w:val="none" w:sz="0" w:space="0" w:color="auto"/>
          </w:divBdr>
        </w:div>
        <w:div w:id="1612859440">
          <w:marLeft w:val="480"/>
          <w:marRight w:val="0"/>
          <w:marTop w:val="0"/>
          <w:marBottom w:val="0"/>
          <w:divBdr>
            <w:top w:val="none" w:sz="0" w:space="0" w:color="auto"/>
            <w:left w:val="none" w:sz="0" w:space="0" w:color="auto"/>
            <w:bottom w:val="none" w:sz="0" w:space="0" w:color="auto"/>
            <w:right w:val="none" w:sz="0" w:space="0" w:color="auto"/>
          </w:divBdr>
        </w:div>
        <w:div w:id="1714691922">
          <w:marLeft w:val="480"/>
          <w:marRight w:val="0"/>
          <w:marTop w:val="0"/>
          <w:marBottom w:val="0"/>
          <w:divBdr>
            <w:top w:val="none" w:sz="0" w:space="0" w:color="auto"/>
            <w:left w:val="none" w:sz="0" w:space="0" w:color="auto"/>
            <w:bottom w:val="none" w:sz="0" w:space="0" w:color="auto"/>
            <w:right w:val="none" w:sz="0" w:space="0" w:color="auto"/>
          </w:divBdr>
        </w:div>
        <w:div w:id="347366346">
          <w:marLeft w:val="480"/>
          <w:marRight w:val="0"/>
          <w:marTop w:val="0"/>
          <w:marBottom w:val="0"/>
          <w:divBdr>
            <w:top w:val="none" w:sz="0" w:space="0" w:color="auto"/>
            <w:left w:val="none" w:sz="0" w:space="0" w:color="auto"/>
            <w:bottom w:val="none" w:sz="0" w:space="0" w:color="auto"/>
            <w:right w:val="none" w:sz="0" w:space="0" w:color="auto"/>
          </w:divBdr>
        </w:div>
        <w:div w:id="1710303890">
          <w:marLeft w:val="480"/>
          <w:marRight w:val="0"/>
          <w:marTop w:val="0"/>
          <w:marBottom w:val="0"/>
          <w:divBdr>
            <w:top w:val="none" w:sz="0" w:space="0" w:color="auto"/>
            <w:left w:val="none" w:sz="0" w:space="0" w:color="auto"/>
            <w:bottom w:val="none" w:sz="0" w:space="0" w:color="auto"/>
            <w:right w:val="none" w:sz="0" w:space="0" w:color="auto"/>
          </w:divBdr>
        </w:div>
        <w:div w:id="860359840">
          <w:marLeft w:val="480"/>
          <w:marRight w:val="0"/>
          <w:marTop w:val="0"/>
          <w:marBottom w:val="0"/>
          <w:divBdr>
            <w:top w:val="none" w:sz="0" w:space="0" w:color="auto"/>
            <w:left w:val="none" w:sz="0" w:space="0" w:color="auto"/>
            <w:bottom w:val="none" w:sz="0" w:space="0" w:color="auto"/>
            <w:right w:val="none" w:sz="0" w:space="0" w:color="auto"/>
          </w:divBdr>
        </w:div>
        <w:div w:id="1324971501">
          <w:marLeft w:val="480"/>
          <w:marRight w:val="0"/>
          <w:marTop w:val="0"/>
          <w:marBottom w:val="0"/>
          <w:divBdr>
            <w:top w:val="none" w:sz="0" w:space="0" w:color="auto"/>
            <w:left w:val="none" w:sz="0" w:space="0" w:color="auto"/>
            <w:bottom w:val="none" w:sz="0" w:space="0" w:color="auto"/>
            <w:right w:val="none" w:sz="0" w:space="0" w:color="auto"/>
          </w:divBdr>
        </w:div>
        <w:div w:id="503666437">
          <w:marLeft w:val="480"/>
          <w:marRight w:val="0"/>
          <w:marTop w:val="0"/>
          <w:marBottom w:val="0"/>
          <w:divBdr>
            <w:top w:val="none" w:sz="0" w:space="0" w:color="auto"/>
            <w:left w:val="none" w:sz="0" w:space="0" w:color="auto"/>
            <w:bottom w:val="none" w:sz="0" w:space="0" w:color="auto"/>
            <w:right w:val="none" w:sz="0" w:space="0" w:color="auto"/>
          </w:divBdr>
        </w:div>
        <w:div w:id="1919049925">
          <w:marLeft w:val="480"/>
          <w:marRight w:val="0"/>
          <w:marTop w:val="0"/>
          <w:marBottom w:val="0"/>
          <w:divBdr>
            <w:top w:val="none" w:sz="0" w:space="0" w:color="auto"/>
            <w:left w:val="none" w:sz="0" w:space="0" w:color="auto"/>
            <w:bottom w:val="none" w:sz="0" w:space="0" w:color="auto"/>
            <w:right w:val="none" w:sz="0" w:space="0" w:color="auto"/>
          </w:divBdr>
        </w:div>
        <w:div w:id="229660133">
          <w:marLeft w:val="480"/>
          <w:marRight w:val="0"/>
          <w:marTop w:val="0"/>
          <w:marBottom w:val="0"/>
          <w:divBdr>
            <w:top w:val="none" w:sz="0" w:space="0" w:color="auto"/>
            <w:left w:val="none" w:sz="0" w:space="0" w:color="auto"/>
            <w:bottom w:val="none" w:sz="0" w:space="0" w:color="auto"/>
            <w:right w:val="none" w:sz="0" w:space="0" w:color="auto"/>
          </w:divBdr>
        </w:div>
        <w:div w:id="1718699699">
          <w:marLeft w:val="480"/>
          <w:marRight w:val="0"/>
          <w:marTop w:val="0"/>
          <w:marBottom w:val="0"/>
          <w:divBdr>
            <w:top w:val="none" w:sz="0" w:space="0" w:color="auto"/>
            <w:left w:val="none" w:sz="0" w:space="0" w:color="auto"/>
            <w:bottom w:val="none" w:sz="0" w:space="0" w:color="auto"/>
            <w:right w:val="none" w:sz="0" w:space="0" w:color="auto"/>
          </w:divBdr>
        </w:div>
        <w:div w:id="1300647649">
          <w:marLeft w:val="480"/>
          <w:marRight w:val="0"/>
          <w:marTop w:val="0"/>
          <w:marBottom w:val="0"/>
          <w:divBdr>
            <w:top w:val="none" w:sz="0" w:space="0" w:color="auto"/>
            <w:left w:val="none" w:sz="0" w:space="0" w:color="auto"/>
            <w:bottom w:val="none" w:sz="0" w:space="0" w:color="auto"/>
            <w:right w:val="none" w:sz="0" w:space="0" w:color="auto"/>
          </w:divBdr>
        </w:div>
        <w:div w:id="816265862">
          <w:marLeft w:val="480"/>
          <w:marRight w:val="0"/>
          <w:marTop w:val="0"/>
          <w:marBottom w:val="0"/>
          <w:divBdr>
            <w:top w:val="none" w:sz="0" w:space="0" w:color="auto"/>
            <w:left w:val="none" w:sz="0" w:space="0" w:color="auto"/>
            <w:bottom w:val="none" w:sz="0" w:space="0" w:color="auto"/>
            <w:right w:val="none" w:sz="0" w:space="0" w:color="auto"/>
          </w:divBdr>
        </w:div>
        <w:div w:id="1326975205">
          <w:marLeft w:val="480"/>
          <w:marRight w:val="0"/>
          <w:marTop w:val="0"/>
          <w:marBottom w:val="0"/>
          <w:divBdr>
            <w:top w:val="none" w:sz="0" w:space="0" w:color="auto"/>
            <w:left w:val="none" w:sz="0" w:space="0" w:color="auto"/>
            <w:bottom w:val="none" w:sz="0" w:space="0" w:color="auto"/>
            <w:right w:val="none" w:sz="0" w:space="0" w:color="auto"/>
          </w:divBdr>
        </w:div>
        <w:div w:id="896939073">
          <w:marLeft w:val="480"/>
          <w:marRight w:val="0"/>
          <w:marTop w:val="0"/>
          <w:marBottom w:val="0"/>
          <w:divBdr>
            <w:top w:val="none" w:sz="0" w:space="0" w:color="auto"/>
            <w:left w:val="none" w:sz="0" w:space="0" w:color="auto"/>
            <w:bottom w:val="none" w:sz="0" w:space="0" w:color="auto"/>
            <w:right w:val="none" w:sz="0" w:space="0" w:color="auto"/>
          </w:divBdr>
        </w:div>
        <w:div w:id="1079640458">
          <w:marLeft w:val="480"/>
          <w:marRight w:val="0"/>
          <w:marTop w:val="0"/>
          <w:marBottom w:val="0"/>
          <w:divBdr>
            <w:top w:val="none" w:sz="0" w:space="0" w:color="auto"/>
            <w:left w:val="none" w:sz="0" w:space="0" w:color="auto"/>
            <w:bottom w:val="none" w:sz="0" w:space="0" w:color="auto"/>
            <w:right w:val="none" w:sz="0" w:space="0" w:color="auto"/>
          </w:divBdr>
        </w:div>
        <w:div w:id="410855565">
          <w:marLeft w:val="480"/>
          <w:marRight w:val="0"/>
          <w:marTop w:val="0"/>
          <w:marBottom w:val="0"/>
          <w:divBdr>
            <w:top w:val="none" w:sz="0" w:space="0" w:color="auto"/>
            <w:left w:val="none" w:sz="0" w:space="0" w:color="auto"/>
            <w:bottom w:val="none" w:sz="0" w:space="0" w:color="auto"/>
            <w:right w:val="none" w:sz="0" w:space="0" w:color="auto"/>
          </w:divBdr>
        </w:div>
        <w:div w:id="1002970925">
          <w:marLeft w:val="480"/>
          <w:marRight w:val="0"/>
          <w:marTop w:val="0"/>
          <w:marBottom w:val="0"/>
          <w:divBdr>
            <w:top w:val="none" w:sz="0" w:space="0" w:color="auto"/>
            <w:left w:val="none" w:sz="0" w:space="0" w:color="auto"/>
            <w:bottom w:val="none" w:sz="0" w:space="0" w:color="auto"/>
            <w:right w:val="none" w:sz="0" w:space="0" w:color="auto"/>
          </w:divBdr>
        </w:div>
        <w:div w:id="288781013">
          <w:marLeft w:val="480"/>
          <w:marRight w:val="0"/>
          <w:marTop w:val="0"/>
          <w:marBottom w:val="0"/>
          <w:divBdr>
            <w:top w:val="none" w:sz="0" w:space="0" w:color="auto"/>
            <w:left w:val="none" w:sz="0" w:space="0" w:color="auto"/>
            <w:bottom w:val="none" w:sz="0" w:space="0" w:color="auto"/>
            <w:right w:val="none" w:sz="0" w:space="0" w:color="auto"/>
          </w:divBdr>
        </w:div>
        <w:div w:id="302658250">
          <w:marLeft w:val="480"/>
          <w:marRight w:val="0"/>
          <w:marTop w:val="0"/>
          <w:marBottom w:val="0"/>
          <w:divBdr>
            <w:top w:val="none" w:sz="0" w:space="0" w:color="auto"/>
            <w:left w:val="none" w:sz="0" w:space="0" w:color="auto"/>
            <w:bottom w:val="none" w:sz="0" w:space="0" w:color="auto"/>
            <w:right w:val="none" w:sz="0" w:space="0" w:color="auto"/>
          </w:divBdr>
        </w:div>
        <w:div w:id="265232086">
          <w:marLeft w:val="480"/>
          <w:marRight w:val="0"/>
          <w:marTop w:val="0"/>
          <w:marBottom w:val="0"/>
          <w:divBdr>
            <w:top w:val="none" w:sz="0" w:space="0" w:color="auto"/>
            <w:left w:val="none" w:sz="0" w:space="0" w:color="auto"/>
            <w:bottom w:val="none" w:sz="0" w:space="0" w:color="auto"/>
            <w:right w:val="none" w:sz="0" w:space="0" w:color="auto"/>
          </w:divBdr>
        </w:div>
        <w:div w:id="1978148785">
          <w:marLeft w:val="480"/>
          <w:marRight w:val="0"/>
          <w:marTop w:val="0"/>
          <w:marBottom w:val="0"/>
          <w:divBdr>
            <w:top w:val="none" w:sz="0" w:space="0" w:color="auto"/>
            <w:left w:val="none" w:sz="0" w:space="0" w:color="auto"/>
            <w:bottom w:val="none" w:sz="0" w:space="0" w:color="auto"/>
            <w:right w:val="none" w:sz="0" w:space="0" w:color="auto"/>
          </w:divBdr>
        </w:div>
        <w:div w:id="1289122644">
          <w:marLeft w:val="480"/>
          <w:marRight w:val="0"/>
          <w:marTop w:val="0"/>
          <w:marBottom w:val="0"/>
          <w:divBdr>
            <w:top w:val="none" w:sz="0" w:space="0" w:color="auto"/>
            <w:left w:val="none" w:sz="0" w:space="0" w:color="auto"/>
            <w:bottom w:val="none" w:sz="0" w:space="0" w:color="auto"/>
            <w:right w:val="none" w:sz="0" w:space="0" w:color="auto"/>
          </w:divBdr>
        </w:div>
      </w:divsChild>
    </w:div>
    <w:div w:id="2136017009">
      <w:bodyDiv w:val="1"/>
      <w:marLeft w:val="0"/>
      <w:marRight w:val="0"/>
      <w:marTop w:val="0"/>
      <w:marBottom w:val="0"/>
      <w:divBdr>
        <w:top w:val="none" w:sz="0" w:space="0" w:color="auto"/>
        <w:left w:val="none" w:sz="0" w:space="0" w:color="auto"/>
        <w:bottom w:val="none" w:sz="0" w:space="0" w:color="auto"/>
        <w:right w:val="none" w:sz="0" w:space="0" w:color="auto"/>
      </w:divBdr>
    </w:div>
    <w:div w:id="2136751658">
      <w:bodyDiv w:val="1"/>
      <w:marLeft w:val="0"/>
      <w:marRight w:val="0"/>
      <w:marTop w:val="0"/>
      <w:marBottom w:val="0"/>
      <w:divBdr>
        <w:top w:val="none" w:sz="0" w:space="0" w:color="auto"/>
        <w:left w:val="none" w:sz="0" w:space="0" w:color="auto"/>
        <w:bottom w:val="none" w:sz="0" w:space="0" w:color="auto"/>
        <w:right w:val="none" w:sz="0" w:space="0" w:color="auto"/>
      </w:divBdr>
    </w:div>
    <w:div w:id="2136828733">
      <w:bodyDiv w:val="1"/>
      <w:marLeft w:val="0"/>
      <w:marRight w:val="0"/>
      <w:marTop w:val="0"/>
      <w:marBottom w:val="0"/>
      <w:divBdr>
        <w:top w:val="none" w:sz="0" w:space="0" w:color="auto"/>
        <w:left w:val="none" w:sz="0" w:space="0" w:color="auto"/>
        <w:bottom w:val="none" w:sz="0" w:space="0" w:color="auto"/>
        <w:right w:val="none" w:sz="0" w:space="0" w:color="auto"/>
      </w:divBdr>
    </w:div>
    <w:div w:id="2136873474">
      <w:bodyDiv w:val="1"/>
      <w:marLeft w:val="0"/>
      <w:marRight w:val="0"/>
      <w:marTop w:val="0"/>
      <w:marBottom w:val="0"/>
      <w:divBdr>
        <w:top w:val="none" w:sz="0" w:space="0" w:color="auto"/>
        <w:left w:val="none" w:sz="0" w:space="0" w:color="auto"/>
        <w:bottom w:val="none" w:sz="0" w:space="0" w:color="auto"/>
        <w:right w:val="none" w:sz="0" w:space="0" w:color="auto"/>
      </w:divBdr>
    </w:div>
    <w:div w:id="2136943342">
      <w:bodyDiv w:val="1"/>
      <w:marLeft w:val="0"/>
      <w:marRight w:val="0"/>
      <w:marTop w:val="0"/>
      <w:marBottom w:val="0"/>
      <w:divBdr>
        <w:top w:val="none" w:sz="0" w:space="0" w:color="auto"/>
        <w:left w:val="none" w:sz="0" w:space="0" w:color="auto"/>
        <w:bottom w:val="none" w:sz="0" w:space="0" w:color="auto"/>
        <w:right w:val="none" w:sz="0" w:space="0" w:color="auto"/>
      </w:divBdr>
    </w:div>
    <w:div w:id="2137067228">
      <w:bodyDiv w:val="1"/>
      <w:marLeft w:val="0"/>
      <w:marRight w:val="0"/>
      <w:marTop w:val="0"/>
      <w:marBottom w:val="0"/>
      <w:divBdr>
        <w:top w:val="none" w:sz="0" w:space="0" w:color="auto"/>
        <w:left w:val="none" w:sz="0" w:space="0" w:color="auto"/>
        <w:bottom w:val="none" w:sz="0" w:space="0" w:color="auto"/>
        <w:right w:val="none" w:sz="0" w:space="0" w:color="auto"/>
      </w:divBdr>
    </w:div>
    <w:div w:id="2137286759">
      <w:bodyDiv w:val="1"/>
      <w:marLeft w:val="0"/>
      <w:marRight w:val="0"/>
      <w:marTop w:val="0"/>
      <w:marBottom w:val="0"/>
      <w:divBdr>
        <w:top w:val="none" w:sz="0" w:space="0" w:color="auto"/>
        <w:left w:val="none" w:sz="0" w:space="0" w:color="auto"/>
        <w:bottom w:val="none" w:sz="0" w:space="0" w:color="auto"/>
        <w:right w:val="none" w:sz="0" w:space="0" w:color="auto"/>
      </w:divBdr>
    </w:div>
    <w:div w:id="2138718825">
      <w:bodyDiv w:val="1"/>
      <w:marLeft w:val="0"/>
      <w:marRight w:val="0"/>
      <w:marTop w:val="0"/>
      <w:marBottom w:val="0"/>
      <w:divBdr>
        <w:top w:val="none" w:sz="0" w:space="0" w:color="auto"/>
        <w:left w:val="none" w:sz="0" w:space="0" w:color="auto"/>
        <w:bottom w:val="none" w:sz="0" w:space="0" w:color="auto"/>
        <w:right w:val="none" w:sz="0" w:space="0" w:color="auto"/>
      </w:divBdr>
    </w:div>
    <w:div w:id="2139256922">
      <w:bodyDiv w:val="1"/>
      <w:marLeft w:val="0"/>
      <w:marRight w:val="0"/>
      <w:marTop w:val="0"/>
      <w:marBottom w:val="0"/>
      <w:divBdr>
        <w:top w:val="none" w:sz="0" w:space="0" w:color="auto"/>
        <w:left w:val="none" w:sz="0" w:space="0" w:color="auto"/>
        <w:bottom w:val="none" w:sz="0" w:space="0" w:color="auto"/>
        <w:right w:val="none" w:sz="0" w:space="0" w:color="auto"/>
      </w:divBdr>
    </w:div>
    <w:div w:id="2139519879">
      <w:bodyDiv w:val="1"/>
      <w:marLeft w:val="0"/>
      <w:marRight w:val="0"/>
      <w:marTop w:val="0"/>
      <w:marBottom w:val="0"/>
      <w:divBdr>
        <w:top w:val="none" w:sz="0" w:space="0" w:color="auto"/>
        <w:left w:val="none" w:sz="0" w:space="0" w:color="auto"/>
        <w:bottom w:val="none" w:sz="0" w:space="0" w:color="auto"/>
        <w:right w:val="none" w:sz="0" w:space="0" w:color="auto"/>
      </w:divBdr>
    </w:div>
    <w:div w:id="2139954795">
      <w:bodyDiv w:val="1"/>
      <w:marLeft w:val="0"/>
      <w:marRight w:val="0"/>
      <w:marTop w:val="0"/>
      <w:marBottom w:val="0"/>
      <w:divBdr>
        <w:top w:val="none" w:sz="0" w:space="0" w:color="auto"/>
        <w:left w:val="none" w:sz="0" w:space="0" w:color="auto"/>
        <w:bottom w:val="none" w:sz="0" w:space="0" w:color="auto"/>
        <w:right w:val="none" w:sz="0" w:space="0" w:color="auto"/>
      </w:divBdr>
    </w:div>
    <w:div w:id="2140412709">
      <w:bodyDiv w:val="1"/>
      <w:marLeft w:val="0"/>
      <w:marRight w:val="0"/>
      <w:marTop w:val="0"/>
      <w:marBottom w:val="0"/>
      <w:divBdr>
        <w:top w:val="none" w:sz="0" w:space="0" w:color="auto"/>
        <w:left w:val="none" w:sz="0" w:space="0" w:color="auto"/>
        <w:bottom w:val="none" w:sz="0" w:space="0" w:color="auto"/>
        <w:right w:val="none" w:sz="0" w:space="0" w:color="auto"/>
      </w:divBdr>
    </w:div>
    <w:div w:id="2140561677">
      <w:bodyDiv w:val="1"/>
      <w:marLeft w:val="0"/>
      <w:marRight w:val="0"/>
      <w:marTop w:val="0"/>
      <w:marBottom w:val="0"/>
      <w:divBdr>
        <w:top w:val="none" w:sz="0" w:space="0" w:color="auto"/>
        <w:left w:val="none" w:sz="0" w:space="0" w:color="auto"/>
        <w:bottom w:val="none" w:sz="0" w:space="0" w:color="auto"/>
        <w:right w:val="none" w:sz="0" w:space="0" w:color="auto"/>
      </w:divBdr>
    </w:div>
    <w:div w:id="2141417145">
      <w:bodyDiv w:val="1"/>
      <w:marLeft w:val="0"/>
      <w:marRight w:val="0"/>
      <w:marTop w:val="0"/>
      <w:marBottom w:val="0"/>
      <w:divBdr>
        <w:top w:val="none" w:sz="0" w:space="0" w:color="auto"/>
        <w:left w:val="none" w:sz="0" w:space="0" w:color="auto"/>
        <w:bottom w:val="none" w:sz="0" w:space="0" w:color="auto"/>
        <w:right w:val="none" w:sz="0" w:space="0" w:color="auto"/>
      </w:divBdr>
    </w:div>
    <w:div w:id="2142264885">
      <w:bodyDiv w:val="1"/>
      <w:marLeft w:val="0"/>
      <w:marRight w:val="0"/>
      <w:marTop w:val="0"/>
      <w:marBottom w:val="0"/>
      <w:divBdr>
        <w:top w:val="none" w:sz="0" w:space="0" w:color="auto"/>
        <w:left w:val="none" w:sz="0" w:space="0" w:color="auto"/>
        <w:bottom w:val="none" w:sz="0" w:space="0" w:color="auto"/>
        <w:right w:val="none" w:sz="0" w:space="0" w:color="auto"/>
      </w:divBdr>
    </w:div>
    <w:div w:id="2142769406">
      <w:bodyDiv w:val="1"/>
      <w:marLeft w:val="0"/>
      <w:marRight w:val="0"/>
      <w:marTop w:val="0"/>
      <w:marBottom w:val="0"/>
      <w:divBdr>
        <w:top w:val="none" w:sz="0" w:space="0" w:color="auto"/>
        <w:left w:val="none" w:sz="0" w:space="0" w:color="auto"/>
        <w:bottom w:val="none" w:sz="0" w:space="0" w:color="auto"/>
        <w:right w:val="none" w:sz="0" w:space="0" w:color="auto"/>
      </w:divBdr>
    </w:div>
    <w:div w:id="2143305176">
      <w:bodyDiv w:val="1"/>
      <w:marLeft w:val="0"/>
      <w:marRight w:val="0"/>
      <w:marTop w:val="0"/>
      <w:marBottom w:val="0"/>
      <w:divBdr>
        <w:top w:val="none" w:sz="0" w:space="0" w:color="auto"/>
        <w:left w:val="none" w:sz="0" w:space="0" w:color="auto"/>
        <w:bottom w:val="none" w:sz="0" w:space="0" w:color="auto"/>
        <w:right w:val="none" w:sz="0" w:space="0" w:color="auto"/>
      </w:divBdr>
    </w:div>
    <w:div w:id="2145267895">
      <w:bodyDiv w:val="1"/>
      <w:marLeft w:val="0"/>
      <w:marRight w:val="0"/>
      <w:marTop w:val="0"/>
      <w:marBottom w:val="0"/>
      <w:divBdr>
        <w:top w:val="none" w:sz="0" w:space="0" w:color="auto"/>
        <w:left w:val="none" w:sz="0" w:space="0" w:color="auto"/>
        <w:bottom w:val="none" w:sz="0" w:space="0" w:color="auto"/>
        <w:right w:val="none" w:sz="0" w:space="0" w:color="auto"/>
      </w:divBdr>
    </w:div>
    <w:div w:id="2146578498">
      <w:bodyDiv w:val="1"/>
      <w:marLeft w:val="0"/>
      <w:marRight w:val="0"/>
      <w:marTop w:val="0"/>
      <w:marBottom w:val="0"/>
      <w:divBdr>
        <w:top w:val="none" w:sz="0" w:space="0" w:color="auto"/>
        <w:left w:val="none" w:sz="0" w:space="0" w:color="auto"/>
        <w:bottom w:val="none" w:sz="0" w:space="0" w:color="auto"/>
        <w:right w:val="none" w:sz="0" w:space="0" w:color="auto"/>
      </w:divBdr>
    </w:div>
    <w:div w:id="2147159884">
      <w:bodyDiv w:val="1"/>
      <w:marLeft w:val="0"/>
      <w:marRight w:val="0"/>
      <w:marTop w:val="0"/>
      <w:marBottom w:val="0"/>
      <w:divBdr>
        <w:top w:val="none" w:sz="0" w:space="0" w:color="auto"/>
        <w:left w:val="none" w:sz="0" w:space="0" w:color="auto"/>
        <w:bottom w:val="none" w:sz="0" w:space="0" w:color="auto"/>
        <w:right w:val="none" w:sz="0" w:space="0" w:color="auto"/>
      </w:divBdr>
    </w:div>
    <w:div w:id="2147164207">
      <w:bodyDiv w:val="1"/>
      <w:marLeft w:val="0"/>
      <w:marRight w:val="0"/>
      <w:marTop w:val="0"/>
      <w:marBottom w:val="0"/>
      <w:divBdr>
        <w:top w:val="none" w:sz="0" w:space="0" w:color="auto"/>
        <w:left w:val="none" w:sz="0" w:space="0" w:color="auto"/>
        <w:bottom w:val="none" w:sz="0" w:space="0" w:color="auto"/>
        <w:right w:val="none" w:sz="0" w:space="0" w:color="auto"/>
      </w:divBdr>
    </w:div>
    <w:div w:id="2147357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diagramLayout" Target="diagrams/layout1.xml"/><Relationship Id="rId18" Type="http://schemas.openxmlformats.org/officeDocument/2006/relationships/image" Target="media/image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1.png"/><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glossaryDocument" Target="glossary/document.xml"/><Relationship Id="rId10" Type="http://schemas.microsoft.com/office/2016/09/relationships/commentsIds" Target="commentsIds.xml"/><Relationship Id="rId19" Type="http://schemas.openxmlformats.org/officeDocument/2006/relationships/image" Target="media/image3.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diagramQuickStyle" Target="diagrams/quickStyle1.xml"/><Relationship Id="rId22" Type="http://schemas.microsoft.com/office/2011/relationships/people" Target="people.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0207A1E-4347-4C57-B8E7-F440A8B424A6}" type="doc">
      <dgm:prSet loTypeId="urn:microsoft.com/office/officeart/2005/8/layout/process1" loCatId="process" qsTypeId="urn:microsoft.com/office/officeart/2005/8/quickstyle/simple1" qsCatId="simple" csTypeId="urn:microsoft.com/office/officeart/2005/8/colors/accent0_1" csCatId="mainScheme" phldr="1"/>
      <dgm:spPr/>
    </dgm:pt>
    <dgm:pt modelId="{8DF3D7BC-3BB4-484C-8195-C8B9D98D3607}">
      <dgm:prSet phldrT="[Texto]" custT="1"/>
      <dgm:spPr/>
      <dgm:t>
        <a:bodyPr/>
        <a:lstStyle/>
        <a:p>
          <a:r>
            <a:rPr lang="pt-BR" sz="1200"/>
            <a:t>a. Região</a:t>
          </a:r>
        </a:p>
      </dgm:t>
    </dgm:pt>
    <dgm:pt modelId="{1151EBD1-0558-48D4-BB62-DB4345D75702}" type="parTrans" cxnId="{E2FCCA26-F102-427A-BD6B-DB0F404E513C}">
      <dgm:prSet/>
      <dgm:spPr/>
      <dgm:t>
        <a:bodyPr/>
        <a:lstStyle/>
        <a:p>
          <a:endParaRPr lang="pt-BR" sz="1400"/>
        </a:p>
      </dgm:t>
    </dgm:pt>
    <dgm:pt modelId="{BE10E8DA-BCB4-499F-A0FB-F2725F8C1E20}" type="sibTrans" cxnId="{E2FCCA26-F102-427A-BD6B-DB0F404E513C}">
      <dgm:prSet custT="1"/>
      <dgm:spPr/>
      <dgm:t>
        <a:bodyPr/>
        <a:lstStyle/>
        <a:p>
          <a:endParaRPr lang="pt-BR" sz="1000"/>
        </a:p>
      </dgm:t>
    </dgm:pt>
    <dgm:pt modelId="{917471EC-3112-4128-86EB-9F096B05B3A6}">
      <dgm:prSet phldrT="[Texto]" custT="1"/>
      <dgm:spPr/>
      <dgm:t>
        <a:bodyPr/>
        <a:lstStyle/>
        <a:p>
          <a:r>
            <a:rPr lang="pt-BR" sz="1200"/>
            <a:t>b. Unidade federativa (estados e DF)</a:t>
          </a:r>
        </a:p>
      </dgm:t>
    </dgm:pt>
    <dgm:pt modelId="{B2790D46-A30A-4D29-AA3A-C69BDA092EDB}" type="parTrans" cxnId="{DE6CBD64-110D-46D7-8880-DC16A6E9269E}">
      <dgm:prSet/>
      <dgm:spPr/>
      <dgm:t>
        <a:bodyPr/>
        <a:lstStyle/>
        <a:p>
          <a:endParaRPr lang="pt-BR" sz="1400"/>
        </a:p>
      </dgm:t>
    </dgm:pt>
    <dgm:pt modelId="{9E83645E-31DD-47C5-835B-3A6262A97044}" type="sibTrans" cxnId="{DE6CBD64-110D-46D7-8880-DC16A6E9269E}">
      <dgm:prSet custT="1"/>
      <dgm:spPr/>
      <dgm:t>
        <a:bodyPr/>
        <a:lstStyle/>
        <a:p>
          <a:endParaRPr lang="pt-BR" sz="1000"/>
        </a:p>
      </dgm:t>
    </dgm:pt>
    <dgm:pt modelId="{9C1D0BFD-F263-473C-A43D-9DD64BA48DC6}">
      <dgm:prSet phldrT="[Texto]" custT="1"/>
      <dgm:spPr>
        <a:solidFill>
          <a:schemeClr val="tx1"/>
        </a:solidFill>
      </dgm:spPr>
      <dgm:t>
        <a:bodyPr/>
        <a:lstStyle/>
        <a:p>
          <a:r>
            <a:rPr lang="pt-BR" sz="1200">
              <a:solidFill>
                <a:schemeClr val="bg1"/>
              </a:solidFill>
            </a:rPr>
            <a:t>c. Região de Saúde</a:t>
          </a:r>
        </a:p>
      </dgm:t>
    </dgm:pt>
    <dgm:pt modelId="{9B43BAAE-2495-43D1-99D0-3BEFF637FEF3}" type="parTrans" cxnId="{58D30273-3C73-4295-A282-B758A2867283}">
      <dgm:prSet/>
      <dgm:spPr/>
      <dgm:t>
        <a:bodyPr/>
        <a:lstStyle/>
        <a:p>
          <a:endParaRPr lang="pt-BR" sz="1400"/>
        </a:p>
      </dgm:t>
    </dgm:pt>
    <dgm:pt modelId="{A7E3C957-5D8F-442F-B402-CC002B71EF5C}" type="sibTrans" cxnId="{58D30273-3C73-4295-A282-B758A2867283}">
      <dgm:prSet custT="1"/>
      <dgm:spPr/>
      <dgm:t>
        <a:bodyPr/>
        <a:lstStyle/>
        <a:p>
          <a:endParaRPr lang="pt-BR" sz="1000"/>
        </a:p>
      </dgm:t>
    </dgm:pt>
    <dgm:pt modelId="{CD7C1ABA-BBF8-4EBD-B254-61651B8EF67E}">
      <dgm:prSet phldrT="[Texto]" custT="1"/>
      <dgm:spPr/>
      <dgm:t>
        <a:bodyPr/>
        <a:lstStyle/>
        <a:p>
          <a:r>
            <a:rPr lang="pt-BR" sz="1200"/>
            <a:t>d. Município</a:t>
          </a:r>
        </a:p>
      </dgm:t>
    </dgm:pt>
    <dgm:pt modelId="{ED81CDFE-60C1-46FC-85EA-69BE2FAB02DF}" type="parTrans" cxnId="{F52D917B-A99F-4610-BF90-8E17DDE71004}">
      <dgm:prSet/>
      <dgm:spPr/>
      <dgm:t>
        <a:bodyPr/>
        <a:lstStyle/>
        <a:p>
          <a:endParaRPr lang="pt-BR" sz="1400"/>
        </a:p>
      </dgm:t>
    </dgm:pt>
    <dgm:pt modelId="{B547F715-681F-4CC8-8D3F-2AABB8B8EA1D}" type="sibTrans" cxnId="{F52D917B-A99F-4610-BF90-8E17DDE71004}">
      <dgm:prSet/>
      <dgm:spPr/>
      <dgm:t>
        <a:bodyPr/>
        <a:lstStyle/>
        <a:p>
          <a:endParaRPr lang="pt-BR" sz="1400"/>
        </a:p>
      </dgm:t>
    </dgm:pt>
    <dgm:pt modelId="{76642330-C8B3-451C-8DE0-FE8A0907C5F8}" type="pres">
      <dgm:prSet presAssocID="{C0207A1E-4347-4C57-B8E7-F440A8B424A6}" presName="Name0" presStyleCnt="0">
        <dgm:presLayoutVars>
          <dgm:dir/>
          <dgm:resizeHandles val="exact"/>
        </dgm:presLayoutVars>
      </dgm:prSet>
      <dgm:spPr/>
    </dgm:pt>
    <dgm:pt modelId="{51A75FF2-47D4-4FAF-B5DC-2203F4FB4197}" type="pres">
      <dgm:prSet presAssocID="{8DF3D7BC-3BB4-484C-8195-C8B9D98D3607}" presName="node" presStyleLbl="node1" presStyleIdx="0" presStyleCnt="4">
        <dgm:presLayoutVars>
          <dgm:bulletEnabled val="1"/>
        </dgm:presLayoutVars>
      </dgm:prSet>
      <dgm:spPr/>
    </dgm:pt>
    <dgm:pt modelId="{549EC2C9-57B9-4A04-BD46-4870F3027B8E}" type="pres">
      <dgm:prSet presAssocID="{BE10E8DA-BCB4-499F-A0FB-F2725F8C1E20}" presName="sibTrans" presStyleLbl="sibTrans2D1" presStyleIdx="0" presStyleCnt="3"/>
      <dgm:spPr/>
    </dgm:pt>
    <dgm:pt modelId="{66B9F82E-35D5-45A5-BB56-064B66378706}" type="pres">
      <dgm:prSet presAssocID="{BE10E8DA-BCB4-499F-A0FB-F2725F8C1E20}" presName="connectorText" presStyleLbl="sibTrans2D1" presStyleIdx="0" presStyleCnt="3"/>
      <dgm:spPr/>
    </dgm:pt>
    <dgm:pt modelId="{2F6F7DD3-9073-4041-AD6F-38ECDB6E9597}" type="pres">
      <dgm:prSet presAssocID="{917471EC-3112-4128-86EB-9F096B05B3A6}" presName="node" presStyleLbl="node1" presStyleIdx="1" presStyleCnt="4">
        <dgm:presLayoutVars>
          <dgm:bulletEnabled val="1"/>
        </dgm:presLayoutVars>
      </dgm:prSet>
      <dgm:spPr/>
    </dgm:pt>
    <dgm:pt modelId="{D76D9E97-EBDA-4360-8D25-B67F3FA196B4}" type="pres">
      <dgm:prSet presAssocID="{9E83645E-31DD-47C5-835B-3A6262A97044}" presName="sibTrans" presStyleLbl="sibTrans2D1" presStyleIdx="1" presStyleCnt="3"/>
      <dgm:spPr/>
    </dgm:pt>
    <dgm:pt modelId="{DBB158D6-A8B8-4CE3-9D1C-68B4079B1324}" type="pres">
      <dgm:prSet presAssocID="{9E83645E-31DD-47C5-835B-3A6262A97044}" presName="connectorText" presStyleLbl="sibTrans2D1" presStyleIdx="1" presStyleCnt="3"/>
      <dgm:spPr/>
    </dgm:pt>
    <dgm:pt modelId="{1A056451-B23A-4CD8-BD96-E6A629120A95}" type="pres">
      <dgm:prSet presAssocID="{9C1D0BFD-F263-473C-A43D-9DD64BA48DC6}" presName="node" presStyleLbl="node1" presStyleIdx="2" presStyleCnt="4">
        <dgm:presLayoutVars>
          <dgm:bulletEnabled val="1"/>
        </dgm:presLayoutVars>
      </dgm:prSet>
      <dgm:spPr/>
    </dgm:pt>
    <dgm:pt modelId="{7885666D-D276-4B5F-9BE7-807394285EE3}" type="pres">
      <dgm:prSet presAssocID="{A7E3C957-5D8F-442F-B402-CC002B71EF5C}" presName="sibTrans" presStyleLbl="sibTrans2D1" presStyleIdx="2" presStyleCnt="3"/>
      <dgm:spPr/>
    </dgm:pt>
    <dgm:pt modelId="{E7DB9F81-9733-4ED1-A1E0-98FA6F591BA3}" type="pres">
      <dgm:prSet presAssocID="{A7E3C957-5D8F-442F-B402-CC002B71EF5C}" presName="connectorText" presStyleLbl="sibTrans2D1" presStyleIdx="2" presStyleCnt="3"/>
      <dgm:spPr/>
    </dgm:pt>
    <dgm:pt modelId="{4AF543CC-7E48-42EB-8BD3-CA3B23E9C9E2}" type="pres">
      <dgm:prSet presAssocID="{CD7C1ABA-BBF8-4EBD-B254-61651B8EF67E}" presName="node" presStyleLbl="node1" presStyleIdx="3" presStyleCnt="4">
        <dgm:presLayoutVars>
          <dgm:bulletEnabled val="1"/>
        </dgm:presLayoutVars>
      </dgm:prSet>
      <dgm:spPr/>
    </dgm:pt>
  </dgm:ptLst>
  <dgm:cxnLst>
    <dgm:cxn modelId="{50F14E04-DE25-47BF-944A-A42F334FE138}" type="presOf" srcId="{A7E3C957-5D8F-442F-B402-CC002B71EF5C}" destId="{7885666D-D276-4B5F-9BE7-807394285EE3}" srcOrd="0" destOrd="0" presId="urn:microsoft.com/office/officeart/2005/8/layout/process1"/>
    <dgm:cxn modelId="{130C141F-0469-4A2A-A185-F89E91A093FE}" type="presOf" srcId="{8DF3D7BC-3BB4-484C-8195-C8B9D98D3607}" destId="{51A75FF2-47D4-4FAF-B5DC-2203F4FB4197}" srcOrd="0" destOrd="0" presId="urn:microsoft.com/office/officeart/2005/8/layout/process1"/>
    <dgm:cxn modelId="{E2FCCA26-F102-427A-BD6B-DB0F404E513C}" srcId="{C0207A1E-4347-4C57-B8E7-F440A8B424A6}" destId="{8DF3D7BC-3BB4-484C-8195-C8B9D98D3607}" srcOrd="0" destOrd="0" parTransId="{1151EBD1-0558-48D4-BB62-DB4345D75702}" sibTransId="{BE10E8DA-BCB4-499F-A0FB-F2725F8C1E20}"/>
    <dgm:cxn modelId="{DE6CBD64-110D-46D7-8880-DC16A6E9269E}" srcId="{C0207A1E-4347-4C57-B8E7-F440A8B424A6}" destId="{917471EC-3112-4128-86EB-9F096B05B3A6}" srcOrd="1" destOrd="0" parTransId="{B2790D46-A30A-4D29-AA3A-C69BDA092EDB}" sibTransId="{9E83645E-31DD-47C5-835B-3A6262A97044}"/>
    <dgm:cxn modelId="{9321724B-D88F-4A5F-BE64-0E5F6CBE568F}" type="presOf" srcId="{BE10E8DA-BCB4-499F-A0FB-F2725F8C1E20}" destId="{549EC2C9-57B9-4A04-BD46-4870F3027B8E}" srcOrd="0" destOrd="0" presId="urn:microsoft.com/office/officeart/2005/8/layout/process1"/>
    <dgm:cxn modelId="{58D30273-3C73-4295-A282-B758A2867283}" srcId="{C0207A1E-4347-4C57-B8E7-F440A8B424A6}" destId="{9C1D0BFD-F263-473C-A43D-9DD64BA48DC6}" srcOrd="2" destOrd="0" parTransId="{9B43BAAE-2495-43D1-99D0-3BEFF637FEF3}" sibTransId="{A7E3C957-5D8F-442F-B402-CC002B71EF5C}"/>
    <dgm:cxn modelId="{E503BD76-6F0F-4AD0-9DE0-C75A2E1424C2}" type="presOf" srcId="{9E83645E-31DD-47C5-835B-3A6262A97044}" destId="{D76D9E97-EBDA-4360-8D25-B67F3FA196B4}" srcOrd="0" destOrd="0" presId="urn:microsoft.com/office/officeart/2005/8/layout/process1"/>
    <dgm:cxn modelId="{F52D917B-A99F-4610-BF90-8E17DDE71004}" srcId="{C0207A1E-4347-4C57-B8E7-F440A8B424A6}" destId="{CD7C1ABA-BBF8-4EBD-B254-61651B8EF67E}" srcOrd="3" destOrd="0" parTransId="{ED81CDFE-60C1-46FC-85EA-69BE2FAB02DF}" sibTransId="{B547F715-681F-4CC8-8D3F-2AABB8B8EA1D}"/>
    <dgm:cxn modelId="{E133AB81-25CD-4520-8DA5-860175A0C14B}" type="presOf" srcId="{9E83645E-31DD-47C5-835B-3A6262A97044}" destId="{DBB158D6-A8B8-4CE3-9D1C-68B4079B1324}" srcOrd="1" destOrd="0" presId="urn:microsoft.com/office/officeart/2005/8/layout/process1"/>
    <dgm:cxn modelId="{6FCD00A8-82DF-4C23-90F7-B417F9D729AE}" type="presOf" srcId="{CD7C1ABA-BBF8-4EBD-B254-61651B8EF67E}" destId="{4AF543CC-7E48-42EB-8BD3-CA3B23E9C9E2}" srcOrd="0" destOrd="0" presId="urn:microsoft.com/office/officeart/2005/8/layout/process1"/>
    <dgm:cxn modelId="{6859C5A9-016F-4C8F-AE11-9638918BB2F5}" type="presOf" srcId="{BE10E8DA-BCB4-499F-A0FB-F2725F8C1E20}" destId="{66B9F82E-35D5-45A5-BB56-064B66378706}" srcOrd="1" destOrd="0" presId="urn:microsoft.com/office/officeart/2005/8/layout/process1"/>
    <dgm:cxn modelId="{875845AB-7DB1-4B5E-8771-8E241ED0BD92}" type="presOf" srcId="{A7E3C957-5D8F-442F-B402-CC002B71EF5C}" destId="{E7DB9F81-9733-4ED1-A1E0-98FA6F591BA3}" srcOrd="1" destOrd="0" presId="urn:microsoft.com/office/officeart/2005/8/layout/process1"/>
    <dgm:cxn modelId="{937049BD-F215-425B-A4B9-49EC416D7FBA}" type="presOf" srcId="{9C1D0BFD-F263-473C-A43D-9DD64BA48DC6}" destId="{1A056451-B23A-4CD8-BD96-E6A629120A95}" srcOrd="0" destOrd="0" presId="urn:microsoft.com/office/officeart/2005/8/layout/process1"/>
    <dgm:cxn modelId="{7D808BD3-5E21-4188-A2B0-4C78EBB3DEDF}" type="presOf" srcId="{C0207A1E-4347-4C57-B8E7-F440A8B424A6}" destId="{76642330-C8B3-451C-8DE0-FE8A0907C5F8}" srcOrd="0" destOrd="0" presId="urn:microsoft.com/office/officeart/2005/8/layout/process1"/>
    <dgm:cxn modelId="{BD9B3FE6-0B31-44BD-92FA-0E3CC3BE789C}" type="presOf" srcId="{917471EC-3112-4128-86EB-9F096B05B3A6}" destId="{2F6F7DD3-9073-4041-AD6F-38ECDB6E9597}" srcOrd="0" destOrd="0" presId="urn:microsoft.com/office/officeart/2005/8/layout/process1"/>
    <dgm:cxn modelId="{AF0642C7-4457-4BF0-9E2D-B97B7C7874EF}" type="presParOf" srcId="{76642330-C8B3-451C-8DE0-FE8A0907C5F8}" destId="{51A75FF2-47D4-4FAF-B5DC-2203F4FB4197}" srcOrd="0" destOrd="0" presId="urn:microsoft.com/office/officeart/2005/8/layout/process1"/>
    <dgm:cxn modelId="{A74AFECD-2472-429B-9938-F75DEE990011}" type="presParOf" srcId="{76642330-C8B3-451C-8DE0-FE8A0907C5F8}" destId="{549EC2C9-57B9-4A04-BD46-4870F3027B8E}" srcOrd="1" destOrd="0" presId="urn:microsoft.com/office/officeart/2005/8/layout/process1"/>
    <dgm:cxn modelId="{2F29BF02-6829-4881-BAC5-2E6352EEED06}" type="presParOf" srcId="{549EC2C9-57B9-4A04-BD46-4870F3027B8E}" destId="{66B9F82E-35D5-45A5-BB56-064B66378706}" srcOrd="0" destOrd="0" presId="urn:microsoft.com/office/officeart/2005/8/layout/process1"/>
    <dgm:cxn modelId="{6E236E60-0C5D-4307-86B6-94ACADF12C6B}" type="presParOf" srcId="{76642330-C8B3-451C-8DE0-FE8A0907C5F8}" destId="{2F6F7DD3-9073-4041-AD6F-38ECDB6E9597}" srcOrd="2" destOrd="0" presId="urn:microsoft.com/office/officeart/2005/8/layout/process1"/>
    <dgm:cxn modelId="{7B602155-4B2D-43BD-A5CF-AFBF4ECA8594}" type="presParOf" srcId="{76642330-C8B3-451C-8DE0-FE8A0907C5F8}" destId="{D76D9E97-EBDA-4360-8D25-B67F3FA196B4}" srcOrd="3" destOrd="0" presId="urn:microsoft.com/office/officeart/2005/8/layout/process1"/>
    <dgm:cxn modelId="{BFB7140D-B35C-49D4-BF9E-912354E4B3C6}" type="presParOf" srcId="{D76D9E97-EBDA-4360-8D25-B67F3FA196B4}" destId="{DBB158D6-A8B8-4CE3-9D1C-68B4079B1324}" srcOrd="0" destOrd="0" presId="urn:microsoft.com/office/officeart/2005/8/layout/process1"/>
    <dgm:cxn modelId="{16915616-F54D-4E55-99C5-76D4AC67B642}" type="presParOf" srcId="{76642330-C8B3-451C-8DE0-FE8A0907C5F8}" destId="{1A056451-B23A-4CD8-BD96-E6A629120A95}" srcOrd="4" destOrd="0" presId="urn:microsoft.com/office/officeart/2005/8/layout/process1"/>
    <dgm:cxn modelId="{A2C6FB12-1A71-47C5-817B-021C78E47D85}" type="presParOf" srcId="{76642330-C8B3-451C-8DE0-FE8A0907C5F8}" destId="{7885666D-D276-4B5F-9BE7-807394285EE3}" srcOrd="5" destOrd="0" presId="urn:microsoft.com/office/officeart/2005/8/layout/process1"/>
    <dgm:cxn modelId="{B392CDAF-7F54-4666-8D75-E4AECFBE7D82}" type="presParOf" srcId="{7885666D-D276-4B5F-9BE7-807394285EE3}" destId="{E7DB9F81-9733-4ED1-A1E0-98FA6F591BA3}" srcOrd="0" destOrd="0" presId="urn:microsoft.com/office/officeart/2005/8/layout/process1"/>
    <dgm:cxn modelId="{24F36303-BE4E-4C75-9F22-277D59F09B9F}" type="presParOf" srcId="{76642330-C8B3-451C-8DE0-FE8A0907C5F8}" destId="{4AF543CC-7E48-42EB-8BD3-CA3B23E9C9E2}" srcOrd="6" destOrd="0" presId="urn:microsoft.com/office/officeart/2005/8/layout/process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1A75FF2-47D4-4FAF-B5DC-2203F4FB4197}">
      <dsp:nvSpPr>
        <dsp:cNvPr id="0" name=""/>
        <dsp:cNvSpPr/>
      </dsp:nvSpPr>
      <dsp:spPr>
        <a:xfrm>
          <a:off x="2373" y="24662"/>
          <a:ext cx="1037556" cy="65171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t-BR" sz="1200" kern="1200"/>
            <a:t>a. Região</a:t>
          </a:r>
        </a:p>
      </dsp:txBody>
      <dsp:txXfrm>
        <a:off x="21461" y="43750"/>
        <a:ext cx="999380" cy="613539"/>
      </dsp:txXfrm>
    </dsp:sp>
    <dsp:sp modelId="{549EC2C9-57B9-4A04-BD46-4870F3027B8E}">
      <dsp:nvSpPr>
        <dsp:cNvPr id="0" name=""/>
        <dsp:cNvSpPr/>
      </dsp:nvSpPr>
      <dsp:spPr>
        <a:xfrm>
          <a:off x="1143685" y="221862"/>
          <a:ext cx="219961" cy="257314"/>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pt-BR" sz="1000" kern="1200"/>
        </a:p>
      </dsp:txBody>
      <dsp:txXfrm>
        <a:off x="1143685" y="273325"/>
        <a:ext cx="153973" cy="154388"/>
      </dsp:txXfrm>
    </dsp:sp>
    <dsp:sp modelId="{2F6F7DD3-9073-4041-AD6F-38ECDB6E9597}">
      <dsp:nvSpPr>
        <dsp:cNvPr id="0" name=""/>
        <dsp:cNvSpPr/>
      </dsp:nvSpPr>
      <dsp:spPr>
        <a:xfrm>
          <a:off x="1454952" y="24662"/>
          <a:ext cx="1037556" cy="65171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t-BR" sz="1200" kern="1200"/>
            <a:t>b. Unidade federativa (estados e DF)</a:t>
          </a:r>
        </a:p>
      </dsp:txBody>
      <dsp:txXfrm>
        <a:off x="1474040" y="43750"/>
        <a:ext cx="999380" cy="613539"/>
      </dsp:txXfrm>
    </dsp:sp>
    <dsp:sp modelId="{D76D9E97-EBDA-4360-8D25-B67F3FA196B4}">
      <dsp:nvSpPr>
        <dsp:cNvPr id="0" name=""/>
        <dsp:cNvSpPr/>
      </dsp:nvSpPr>
      <dsp:spPr>
        <a:xfrm>
          <a:off x="2596264" y="221862"/>
          <a:ext cx="219961" cy="257314"/>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pt-BR" sz="1000" kern="1200"/>
        </a:p>
      </dsp:txBody>
      <dsp:txXfrm>
        <a:off x="2596264" y="273325"/>
        <a:ext cx="153973" cy="154388"/>
      </dsp:txXfrm>
    </dsp:sp>
    <dsp:sp modelId="{1A056451-B23A-4CD8-BD96-E6A629120A95}">
      <dsp:nvSpPr>
        <dsp:cNvPr id="0" name=""/>
        <dsp:cNvSpPr/>
      </dsp:nvSpPr>
      <dsp:spPr>
        <a:xfrm>
          <a:off x="2907531" y="24662"/>
          <a:ext cx="1037556" cy="651715"/>
        </a:xfrm>
        <a:prstGeom prst="roundRect">
          <a:avLst>
            <a:gd name="adj" fmla="val 10000"/>
          </a:avLst>
        </a:prstGeom>
        <a:solidFill>
          <a:schemeClr val="tx1"/>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t-BR" sz="1200" kern="1200">
              <a:solidFill>
                <a:schemeClr val="bg1"/>
              </a:solidFill>
            </a:rPr>
            <a:t>c. Região de Saúde</a:t>
          </a:r>
        </a:p>
      </dsp:txBody>
      <dsp:txXfrm>
        <a:off x="2926619" y="43750"/>
        <a:ext cx="999380" cy="613539"/>
      </dsp:txXfrm>
    </dsp:sp>
    <dsp:sp modelId="{7885666D-D276-4B5F-9BE7-807394285EE3}">
      <dsp:nvSpPr>
        <dsp:cNvPr id="0" name=""/>
        <dsp:cNvSpPr/>
      </dsp:nvSpPr>
      <dsp:spPr>
        <a:xfrm>
          <a:off x="4048843" y="221862"/>
          <a:ext cx="219961" cy="257314"/>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pt-BR" sz="1000" kern="1200"/>
        </a:p>
      </dsp:txBody>
      <dsp:txXfrm>
        <a:off x="4048843" y="273325"/>
        <a:ext cx="153973" cy="154388"/>
      </dsp:txXfrm>
    </dsp:sp>
    <dsp:sp modelId="{4AF543CC-7E48-42EB-8BD3-CA3B23E9C9E2}">
      <dsp:nvSpPr>
        <dsp:cNvPr id="0" name=""/>
        <dsp:cNvSpPr/>
      </dsp:nvSpPr>
      <dsp:spPr>
        <a:xfrm>
          <a:off x="4360110" y="24662"/>
          <a:ext cx="1037556" cy="65171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t-BR" sz="1200" kern="1200"/>
            <a:t>d. Município</a:t>
          </a:r>
        </a:p>
      </dsp:txBody>
      <dsp:txXfrm>
        <a:off x="4379198" y="43750"/>
        <a:ext cx="999380" cy="61353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ral"/>
          <w:gallery w:val="placeholder"/>
        </w:category>
        <w:types>
          <w:type w:val="bbPlcHdr"/>
        </w:types>
        <w:behaviors>
          <w:behavior w:val="content"/>
        </w:behaviors>
        <w:guid w:val="{3144E36A-D7B7-4C8B-A731-ECFA8047110A}"/>
      </w:docPartPr>
      <w:docPartBody>
        <w:p w:rsidR="00BF7D20" w:rsidRDefault="0024555E">
          <w:r w:rsidRPr="001A1DD9">
            <w:rPr>
              <w:rStyle w:val="TextodoEspaoReservado"/>
            </w:rPr>
            <w:t>Clique ou toque aqui para inserir o texto.</w:t>
          </w:r>
        </w:p>
      </w:docPartBody>
    </w:docPart>
    <w:docPart>
      <w:docPartPr>
        <w:name w:val="05A2F74692C84557A9CAC723C1EDA25A"/>
        <w:category>
          <w:name w:val="Geral"/>
          <w:gallery w:val="placeholder"/>
        </w:category>
        <w:types>
          <w:type w:val="bbPlcHdr"/>
        </w:types>
        <w:behaviors>
          <w:behavior w:val="content"/>
        </w:behaviors>
        <w:guid w:val="{46386105-9779-4832-9C35-A52FDD7D1B53}"/>
      </w:docPartPr>
      <w:docPartBody>
        <w:p w:rsidR="00ED5695" w:rsidRDefault="006B1D51" w:rsidP="006B1D51">
          <w:pPr>
            <w:pStyle w:val="05A2F74692C84557A9CAC723C1EDA25A"/>
          </w:pPr>
          <w:r w:rsidRPr="001A1DD9">
            <w:rPr>
              <w:rStyle w:val="TextodoEspaoReservado"/>
            </w:rPr>
            <w:t>Clique ou toque aqui para inserir o texto.</w:t>
          </w:r>
        </w:p>
      </w:docPartBody>
    </w:docPart>
    <w:docPart>
      <w:docPartPr>
        <w:name w:val="9A4EC6A1021C40949969A80E00F993F4"/>
        <w:category>
          <w:name w:val="Geral"/>
          <w:gallery w:val="placeholder"/>
        </w:category>
        <w:types>
          <w:type w:val="bbPlcHdr"/>
        </w:types>
        <w:behaviors>
          <w:behavior w:val="content"/>
        </w:behaviors>
        <w:guid w:val="{0E1895C3-79C7-43C8-9602-C91A34D1C8CC}"/>
      </w:docPartPr>
      <w:docPartBody>
        <w:p w:rsidR="0090080E" w:rsidRDefault="00F52036" w:rsidP="00F52036">
          <w:pPr>
            <w:pStyle w:val="9A4EC6A1021C40949969A80E00F993F4"/>
          </w:pPr>
          <w:r w:rsidRPr="001A1DD9">
            <w:rPr>
              <w:rStyle w:val="TextodoEspaoReservado"/>
            </w:rPr>
            <w:t>Clique ou toque aqui para inserir o texto.</w:t>
          </w:r>
        </w:p>
      </w:docPartBody>
    </w:docPart>
    <w:docPart>
      <w:docPartPr>
        <w:name w:val="BE1256BEB3A745788C6DD684C8A491A8"/>
        <w:category>
          <w:name w:val="Geral"/>
          <w:gallery w:val="placeholder"/>
        </w:category>
        <w:types>
          <w:type w:val="bbPlcHdr"/>
        </w:types>
        <w:behaviors>
          <w:behavior w:val="content"/>
        </w:behaviors>
        <w:guid w:val="{FB3394A2-99F1-44BD-A1A2-2FB1A3E39F67}"/>
      </w:docPartPr>
      <w:docPartBody>
        <w:p w:rsidR="00C07D05" w:rsidRDefault="00190B11" w:rsidP="00190B11">
          <w:pPr>
            <w:pStyle w:val="BE1256BEB3A745788C6DD684C8A491A8"/>
          </w:pPr>
          <w:r w:rsidRPr="001A1DD9">
            <w:rPr>
              <w:rStyle w:val="TextodoEspaoReservado"/>
            </w:rPr>
            <w:t>Clique ou toque aqui para inserir o texto.</w:t>
          </w:r>
        </w:p>
      </w:docPartBody>
    </w:docPart>
    <w:docPart>
      <w:docPartPr>
        <w:name w:val="3A20DCBAAA5C4213A8FAD4E01680BF95"/>
        <w:category>
          <w:name w:val="Geral"/>
          <w:gallery w:val="placeholder"/>
        </w:category>
        <w:types>
          <w:type w:val="bbPlcHdr"/>
        </w:types>
        <w:behaviors>
          <w:behavior w:val="content"/>
        </w:behaviors>
        <w:guid w:val="{57E0E2D9-EAA3-444D-B71B-E49AE8EB71E8}"/>
      </w:docPartPr>
      <w:docPartBody>
        <w:p w:rsidR="00C07D05" w:rsidRDefault="00190B11" w:rsidP="00190B11">
          <w:pPr>
            <w:pStyle w:val="3A20DCBAAA5C4213A8FAD4E01680BF95"/>
          </w:pPr>
          <w:r w:rsidRPr="001A1DD9">
            <w:rPr>
              <w:rStyle w:val="TextodoEspaoReservado"/>
            </w:rPr>
            <w:t>Clique ou toque aqui para inserir o texto.</w:t>
          </w:r>
        </w:p>
      </w:docPartBody>
    </w:docPart>
    <w:docPart>
      <w:docPartPr>
        <w:name w:val="67E15671C1584251889B8082602EADFC"/>
        <w:category>
          <w:name w:val="Geral"/>
          <w:gallery w:val="placeholder"/>
        </w:category>
        <w:types>
          <w:type w:val="bbPlcHdr"/>
        </w:types>
        <w:behaviors>
          <w:behavior w:val="content"/>
        </w:behaviors>
        <w:guid w:val="{34FC6044-098D-4FFB-A694-FA6D78FF6167}"/>
      </w:docPartPr>
      <w:docPartBody>
        <w:p w:rsidR="00C36FA2" w:rsidRDefault="00A47AE6" w:rsidP="00A47AE6">
          <w:pPr>
            <w:pStyle w:val="67E15671C1584251889B8082602EADFC"/>
          </w:pPr>
          <w:r w:rsidRPr="001A1DD9">
            <w:rPr>
              <w:rStyle w:val="TextodoEspaoReservado"/>
            </w:rPr>
            <w:t>Clique ou toque aqui para inserir o texto.</w:t>
          </w:r>
        </w:p>
      </w:docPartBody>
    </w:docPart>
    <w:docPart>
      <w:docPartPr>
        <w:name w:val="8903B1D0E0714B1AAC3EE12084468646"/>
        <w:category>
          <w:name w:val="Geral"/>
          <w:gallery w:val="placeholder"/>
        </w:category>
        <w:types>
          <w:type w:val="bbPlcHdr"/>
        </w:types>
        <w:behaviors>
          <w:behavior w:val="content"/>
        </w:behaviors>
        <w:guid w:val="{357D6DAB-DD60-4FCB-821C-2120D10ABBD4}"/>
      </w:docPartPr>
      <w:docPartBody>
        <w:p w:rsidR="00C36FA2" w:rsidRDefault="00A47AE6" w:rsidP="00A47AE6">
          <w:pPr>
            <w:pStyle w:val="8903B1D0E0714B1AAC3EE12084468646"/>
          </w:pPr>
          <w:r w:rsidRPr="001A1DD9">
            <w:rPr>
              <w:rStyle w:val="TextodoEspaoReservado"/>
            </w:rPr>
            <w:t>Clique ou toque aqui para inserir o texto.</w:t>
          </w:r>
        </w:p>
      </w:docPartBody>
    </w:docPart>
    <w:docPart>
      <w:docPartPr>
        <w:name w:val="39E6F69F40AD4FAE8850D3A077404261"/>
        <w:category>
          <w:name w:val="Geral"/>
          <w:gallery w:val="placeholder"/>
        </w:category>
        <w:types>
          <w:type w:val="bbPlcHdr"/>
        </w:types>
        <w:behaviors>
          <w:behavior w:val="content"/>
        </w:behaviors>
        <w:guid w:val="{39DB7468-F14A-45B3-A0A5-54C906A53730}"/>
      </w:docPartPr>
      <w:docPartBody>
        <w:p w:rsidR="00C36FA2" w:rsidRDefault="00A47AE6" w:rsidP="00A47AE6">
          <w:pPr>
            <w:pStyle w:val="39E6F69F40AD4FAE8850D3A077404261"/>
          </w:pPr>
          <w:r w:rsidRPr="001A1DD9">
            <w:rPr>
              <w:rStyle w:val="TextodoEspaoReservado"/>
            </w:rPr>
            <w:t>Clique ou toque aqui para inserir o texto.</w:t>
          </w:r>
        </w:p>
      </w:docPartBody>
    </w:docPart>
    <w:docPart>
      <w:docPartPr>
        <w:name w:val="FFE55BD8CF2F434F8C6E9EEB7B52278E"/>
        <w:category>
          <w:name w:val="Geral"/>
          <w:gallery w:val="placeholder"/>
        </w:category>
        <w:types>
          <w:type w:val="bbPlcHdr"/>
        </w:types>
        <w:behaviors>
          <w:behavior w:val="content"/>
        </w:behaviors>
        <w:guid w:val="{8161DA2E-0BF0-4AA3-BD7B-7EB9D73C4982}"/>
      </w:docPartPr>
      <w:docPartBody>
        <w:p w:rsidR="00C36FA2" w:rsidRDefault="00A47AE6" w:rsidP="00A47AE6">
          <w:pPr>
            <w:pStyle w:val="FFE55BD8CF2F434F8C6E9EEB7B52278E"/>
          </w:pPr>
          <w:r w:rsidRPr="001A1DD9">
            <w:rPr>
              <w:rStyle w:val="TextodoEspaoReservado"/>
            </w:rPr>
            <w:t>Clique ou toque aqui para inserir o texto.</w:t>
          </w:r>
        </w:p>
      </w:docPartBody>
    </w:docPart>
    <w:docPart>
      <w:docPartPr>
        <w:name w:val="B5DFEF24C3134DDBAEEE2AD4DE087238"/>
        <w:category>
          <w:name w:val="Geral"/>
          <w:gallery w:val="placeholder"/>
        </w:category>
        <w:types>
          <w:type w:val="bbPlcHdr"/>
        </w:types>
        <w:behaviors>
          <w:behavior w:val="content"/>
        </w:behaviors>
        <w:guid w:val="{E0EEFF9F-4A4F-4253-9388-8A441AA01394}"/>
      </w:docPartPr>
      <w:docPartBody>
        <w:p w:rsidR="00C36FA2" w:rsidRDefault="00A47AE6" w:rsidP="00A47AE6">
          <w:pPr>
            <w:pStyle w:val="B5DFEF24C3134DDBAEEE2AD4DE087238"/>
          </w:pPr>
          <w:r w:rsidRPr="001A1DD9">
            <w:rPr>
              <w:rStyle w:val="TextodoEspaoReservado"/>
            </w:rPr>
            <w:t>Clique ou toque aqui para inserir o texto.</w:t>
          </w:r>
        </w:p>
      </w:docPartBody>
    </w:docPart>
    <w:docPart>
      <w:docPartPr>
        <w:name w:val="A3E20FAC4EB14FBA84D0DAD45A099AF8"/>
        <w:category>
          <w:name w:val="Geral"/>
          <w:gallery w:val="placeholder"/>
        </w:category>
        <w:types>
          <w:type w:val="bbPlcHdr"/>
        </w:types>
        <w:behaviors>
          <w:behavior w:val="content"/>
        </w:behaviors>
        <w:guid w:val="{630CB996-74B6-439D-B46E-D5DF60653FA9}"/>
      </w:docPartPr>
      <w:docPartBody>
        <w:p w:rsidR="00C36FA2" w:rsidRDefault="00A47AE6" w:rsidP="00A47AE6">
          <w:pPr>
            <w:pStyle w:val="A3E20FAC4EB14FBA84D0DAD45A099AF8"/>
          </w:pPr>
          <w:r w:rsidRPr="001A1DD9">
            <w:rPr>
              <w:rStyle w:val="TextodoEspaoReservado"/>
            </w:rPr>
            <w:t>Clique ou toque aqui para inserir o texto.</w:t>
          </w:r>
        </w:p>
      </w:docPartBody>
    </w:docPart>
    <w:docPart>
      <w:docPartPr>
        <w:name w:val="16B18232F9904D4F8E7F59AA1D1E95D8"/>
        <w:category>
          <w:name w:val="Geral"/>
          <w:gallery w:val="placeholder"/>
        </w:category>
        <w:types>
          <w:type w:val="bbPlcHdr"/>
        </w:types>
        <w:behaviors>
          <w:behavior w:val="content"/>
        </w:behaviors>
        <w:guid w:val="{F5AF5D52-2261-4B94-B3AD-197F5E998340}"/>
      </w:docPartPr>
      <w:docPartBody>
        <w:p w:rsidR="00C36FA2" w:rsidRDefault="00A47AE6" w:rsidP="00A47AE6">
          <w:pPr>
            <w:pStyle w:val="16B18232F9904D4F8E7F59AA1D1E95D8"/>
          </w:pPr>
          <w:r w:rsidRPr="001A1DD9">
            <w:rPr>
              <w:rStyle w:val="TextodoEspaoReservado"/>
            </w:rPr>
            <w:t>Clique ou toque aqui para inserir o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555E"/>
    <w:rsid w:val="00011644"/>
    <w:rsid w:val="001067E4"/>
    <w:rsid w:val="00152D5B"/>
    <w:rsid w:val="00163CA8"/>
    <w:rsid w:val="00190B11"/>
    <w:rsid w:val="00195430"/>
    <w:rsid w:val="001B6951"/>
    <w:rsid w:val="001E25D5"/>
    <w:rsid w:val="0024555E"/>
    <w:rsid w:val="00255F6F"/>
    <w:rsid w:val="002B3A79"/>
    <w:rsid w:val="002C5D07"/>
    <w:rsid w:val="00385798"/>
    <w:rsid w:val="003D39B0"/>
    <w:rsid w:val="004A3D92"/>
    <w:rsid w:val="004E4EA3"/>
    <w:rsid w:val="005557E6"/>
    <w:rsid w:val="005865E7"/>
    <w:rsid w:val="00626413"/>
    <w:rsid w:val="006630D0"/>
    <w:rsid w:val="006A5729"/>
    <w:rsid w:val="006B1D51"/>
    <w:rsid w:val="007E43F7"/>
    <w:rsid w:val="00855833"/>
    <w:rsid w:val="008965BD"/>
    <w:rsid w:val="008E0ECD"/>
    <w:rsid w:val="0090080E"/>
    <w:rsid w:val="0092724D"/>
    <w:rsid w:val="0098679B"/>
    <w:rsid w:val="00A47AE6"/>
    <w:rsid w:val="00B95B0E"/>
    <w:rsid w:val="00BB7F94"/>
    <w:rsid w:val="00BF7D20"/>
    <w:rsid w:val="00C07D05"/>
    <w:rsid w:val="00C22CA5"/>
    <w:rsid w:val="00C36FA2"/>
    <w:rsid w:val="00C451BB"/>
    <w:rsid w:val="00C66905"/>
    <w:rsid w:val="00D12E3F"/>
    <w:rsid w:val="00DC5165"/>
    <w:rsid w:val="00DE7A23"/>
    <w:rsid w:val="00E16C16"/>
    <w:rsid w:val="00EA0B39"/>
    <w:rsid w:val="00ED5695"/>
    <w:rsid w:val="00F52036"/>
    <w:rsid w:val="00F9023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A47AE6"/>
    <w:rPr>
      <w:color w:val="808080"/>
    </w:rPr>
  </w:style>
  <w:style w:type="paragraph" w:customStyle="1" w:styleId="05A2F74692C84557A9CAC723C1EDA25A">
    <w:name w:val="05A2F74692C84557A9CAC723C1EDA25A"/>
    <w:rsid w:val="006B1D51"/>
  </w:style>
  <w:style w:type="paragraph" w:customStyle="1" w:styleId="9A4EC6A1021C40949969A80E00F993F4">
    <w:name w:val="9A4EC6A1021C40949969A80E00F993F4"/>
    <w:rsid w:val="00F52036"/>
  </w:style>
  <w:style w:type="paragraph" w:customStyle="1" w:styleId="BE1256BEB3A745788C6DD684C8A491A8">
    <w:name w:val="BE1256BEB3A745788C6DD684C8A491A8"/>
    <w:rsid w:val="00190B11"/>
  </w:style>
  <w:style w:type="paragraph" w:customStyle="1" w:styleId="3A20DCBAAA5C4213A8FAD4E01680BF95">
    <w:name w:val="3A20DCBAAA5C4213A8FAD4E01680BF95"/>
    <w:rsid w:val="00190B11"/>
  </w:style>
  <w:style w:type="paragraph" w:customStyle="1" w:styleId="67E15671C1584251889B8082602EADFC">
    <w:name w:val="67E15671C1584251889B8082602EADFC"/>
    <w:rsid w:val="00A47AE6"/>
    <w:pPr>
      <w:spacing w:line="278" w:lineRule="auto"/>
    </w:pPr>
    <w:rPr>
      <w:kern w:val="2"/>
      <w:sz w:val="24"/>
      <w:szCs w:val="24"/>
      <w14:ligatures w14:val="standardContextual"/>
    </w:rPr>
  </w:style>
  <w:style w:type="paragraph" w:customStyle="1" w:styleId="8903B1D0E0714B1AAC3EE12084468646">
    <w:name w:val="8903B1D0E0714B1AAC3EE12084468646"/>
    <w:rsid w:val="00A47AE6"/>
    <w:pPr>
      <w:spacing w:line="278" w:lineRule="auto"/>
    </w:pPr>
    <w:rPr>
      <w:kern w:val="2"/>
      <w:sz w:val="24"/>
      <w:szCs w:val="24"/>
      <w14:ligatures w14:val="standardContextual"/>
    </w:rPr>
  </w:style>
  <w:style w:type="paragraph" w:customStyle="1" w:styleId="39E6F69F40AD4FAE8850D3A077404261">
    <w:name w:val="39E6F69F40AD4FAE8850D3A077404261"/>
    <w:rsid w:val="00A47AE6"/>
    <w:pPr>
      <w:spacing w:line="278" w:lineRule="auto"/>
    </w:pPr>
    <w:rPr>
      <w:kern w:val="2"/>
      <w:sz w:val="24"/>
      <w:szCs w:val="24"/>
      <w14:ligatures w14:val="standardContextual"/>
    </w:rPr>
  </w:style>
  <w:style w:type="paragraph" w:customStyle="1" w:styleId="FFE55BD8CF2F434F8C6E9EEB7B52278E">
    <w:name w:val="FFE55BD8CF2F434F8C6E9EEB7B52278E"/>
    <w:rsid w:val="00A47AE6"/>
    <w:pPr>
      <w:spacing w:line="278" w:lineRule="auto"/>
    </w:pPr>
    <w:rPr>
      <w:kern w:val="2"/>
      <w:sz w:val="24"/>
      <w:szCs w:val="24"/>
      <w14:ligatures w14:val="standardContextual"/>
    </w:rPr>
  </w:style>
  <w:style w:type="paragraph" w:customStyle="1" w:styleId="B5DFEF24C3134DDBAEEE2AD4DE087238">
    <w:name w:val="B5DFEF24C3134DDBAEEE2AD4DE087238"/>
    <w:rsid w:val="00A47AE6"/>
    <w:pPr>
      <w:spacing w:line="278" w:lineRule="auto"/>
    </w:pPr>
    <w:rPr>
      <w:kern w:val="2"/>
      <w:sz w:val="24"/>
      <w:szCs w:val="24"/>
      <w14:ligatures w14:val="standardContextual"/>
    </w:rPr>
  </w:style>
  <w:style w:type="paragraph" w:customStyle="1" w:styleId="A3E20FAC4EB14FBA84D0DAD45A099AF8">
    <w:name w:val="A3E20FAC4EB14FBA84D0DAD45A099AF8"/>
    <w:rsid w:val="00A47AE6"/>
    <w:pPr>
      <w:spacing w:line="278" w:lineRule="auto"/>
    </w:pPr>
    <w:rPr>
      <w:kern w:val="2"/>
      <w:sz w:val="24"/>
      <w:szCs w:val="24"/>
      <w14:ligatures w14:val="standardContextual"/>
    </w:rPr>
  </w:style>
  <w:style w:type="paragraph" w:customStyle="1" w:styleId="16B18232F9904D4F8E7F59AA1D1E95D8">
    <w:name w:val="16B18232F9904D4F8E7F59AA1D1E95D8"/>
    <w:rsid w:val="00A47AE6"/>
    <w:pPr>
      <w:spacing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A205098-84FB-4768-B7E2-3C7606DC905F}">
  <we:reference id="wa104382081" version="1.55.1.0" store="pt-BR" storeType="OMEX"/>
  <we:alternateReferences>
    <we:reference id="WA104382081" version="1.55.1.0" store="" storeType="OMEX"/>
  </we:alternateReferences>
  <we:properties>
    <we:property name="MENDELEY_CITATIONS" value="[{&quot;citationID&quot;:&quot;MENDELEY_CITATION_5cba1614-b51c-407b-9a7c-08efdad3549a&quot;,&quot;properties&quot;:{&quot;noteIndex&quot;:0},&quot;isEdited&quot;:false,&quot;manualOverride&quot;:{&quot;isManuallyOverridden&quot;:false,&quot;citeprocText&quot;:&quot;(WHO, 2024a)&quot;,&quot;manualOverrideText&quot;:&quot;&quot;},&quot;citationTag&quot;:&quot;MENDELEY_CITATION_v3_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&quot;,&quot;citationItems&quot;:[{&quot;id&quot;:&quot;63853224-1453-3421-89df-d61dafea0c30&quot;,&quot;itemData&quot;:{&quot;type&quot;:&quot;webpage&quot;,&quot;id&quot;:&quot;63853224-1453-3421-89df-d61dafea0c30&quot;,&quot;title&quot;:&quot;Dentists (per 10 000 population)&quot;,&quot;author&quot;:[{&quot;family&quot;:&quot;WHO&quot;,&quot;given&quot;:&quot;&quot;,&quot;parse-names&quot;:false,&quot;dropping-particle&quot;:&quot;&quot;,&quot;non-dropping-particle&quot;:&quot;&quot;}],&quot;container-title&quot;:&quot;https://www.who.int/data/gho/data/indicators/indicator-details/GHO/dentists-(per-10-000-population)&quot;,&quot;issued&quot;:{&quot;date-parts&quot;:[[2024]]},&quot;container-title-short&quot;:&quot;&quot;},&quot;isTemporary&quot;:false,&quot;suppress-author&quot;:false,&quot;composite&quot;:false,&quot;author-only&quot;:false}]},{&quot;citationID&quot;:&quot;MENDELEY_CITATION_e4ab4423-42d0-48f8-8f58-a848e3839956&quot;,&quot;properties&quot;:{&quot;noteIndex&quot;:0},&quot;isEdited&quot;:false,&quot;manualOverride&quot;:{&quot;isManuallyOverridden&quot;:false,&quot;citeprocText&quot;:&quot;(IBGE, 2020)&quot;,&quot;manualOverrideText&quot;:&quot;&quot;},&quot;citationTag&quot;:&quot;MENDELEY_CITATION_v3_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&quot;,&quot;citationItems&quot;:[{&quot;id&quot;:&quot;fc04a970-8ba7-34e1-917e-62290e598aa5&quot;,&quot;itemData&quot;:{&quot;type&quot;:&quot;book&quot;,&quot;id&quot;:&quot;fc04a970-8ba7-34e1-917e-62290e598aa5&quot;,&quot;title&quot;:&quot;Pesquisa Nacional de Saúde - 2019&quot;,&quot;author&quot;:[{&quot;family&quot;:&quot;IBGE&quot;,&quot;given&quot;:&quot;&quot;,&quot;parse-names&quot;:false,&quot;dropping-particle&quot;:&quot;&quot;,&quot;non-dropping-particle&quot;:&quot;&quot;}],&quot;ISBN&quot;:&quot;978-65-87201-33-7&quot;,&quot;issued&quot;:{&quot;date-parts&quot;:[[2020]]},&quot;container-title-short&quot;:&quot;&quot;},&quot;isTemporary&quot;:false,&quot;suppress-author&quot;:false,&quot;composite&quot;:false,&quot;author-only&quot;:false}]},{&quot;citationID&quot;:&quot;MENDELEY_CITATION_9bb15293-68da-4bc3-88e7-e17d3e82007f&quot;,&quot;properties&quot;:{&quot;noteIndex&quot;:0},&quot;isEdited&quot;:false,&quot;manualOverride&quot;:{&quot;isManuallyOverridden&quot;:false,&quot;citeprocText&quot;:&quot;(Bleicher &amp;#38; Cangussu, 2024; Teixeira et al., 2023)&quot;,&quot;manualOverrideText&quot;:&quot;&quot;},&quot;citationTag&quot;:&quot;MENDELEY_CITATION_v3_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&quot;,&quot;citationItems&quot;:[{&quot;id&quot;:&quot;fc97dd3e-5960-352b-9210-c5efefbbc761&quot;,&quot;itemData&quot;:{&quot;type&quot;:&quot;article-journal&quot;,&quot;id&quot;:&quot;fc97dd3e-5960-352b-9210-c5efefbbc761&quot;,&quot;title&quot;:&quot;The evolution of inequalities in the distribution of dentists in Brazil&quot;,&quot;author&quot;:[{&quot;family&quot;:&quot;Bleicher&quot;,&quot;given&quot;:&quot;Lana&quot;,&quot;parse-names&quot;:false,&quot;dropping-particle&quot;:&quot;&quot;,&quot;non-dropping-particle&quot;:&quot;&quot;},{&quot;family&quot;:&quot;Cangussu&quot;,&quot;given&quot;:&quot;Maria Cristina Teixeira&quot;,&quot;parse-names&quot;:false,&quot;dropping-particle&quot;:&quot;&quot;,&quot;non-dropping-particle&quot;:&quot;&quot;}],&quot;container-title&quot;:&quot;Ciencia e Saude Coletiva&quot;,&quot;DOI&quot;:&quot;10.1590/1413-81232024291.15942022&quot;,&quot;ISSN&quot;:&quot;16784561&quot;,&quot;PMID&quot;:&quot;38198328&quot;,&quot;issued&quot;:{&quot;date-parts&quot;:[[2024]]},&quot;abstract&quot;:&quot;The scope of this article is to analyze the evolution of the distribution of dentists and undergraduate courses in Dentistry in Brazil between 1960 and 2022, based on institutional data and its correlation with economic and demographic data. The proportions between number of dentists and population were calculated for the federative units in different periods, and the Herfindahl-Hirschman Index (HHI) was used. to determine the concentration of dentists, population and undergraduate courses in Dentistry. The Pearson test was used, with a significance level of 95%, to test the correlation between variables. In the period from 1960 to 2022, the ratio of dentists per 10,000 inhabitants increased from 3.3 to 16.9. Moreover in 2022, the federative units with the highest average household income per capita were closely correlated with the highest concentration of dentists (R2= 0.90; p &lt; 0.00). However, from 1975 to 2022, the concentration of dentists mea-sured by the HHI dropped from 45.1 to 33.4. The decrease in the geographic concentration of Dentistry courses was even more pronounced, with the HHI rising from 39.3 in 1991, to 25.6 in 2022.&quot;,&quot;publisher&quot;:&quot;Associacao Brasileira de Pos - Graduacao em Saude Coletiva&quot;,&quot;issue&quot;:&quot;1&quot;,&quot;volume&quot;:&quot;29&quot;,&quot;container-title-short&quot;:&quot;&quot;},&quot;isTemporary&quot;:false},{&quot;id&quot;:&quot;c1ed0e58-1a92-34b3-a606-93a46ec3ae59&quot;,&quot;itemData&quot;:{&quot;type&quot;:&quot;article-journal&quot;,&quot;id&quot;:&quot;c1ed0e58-1a92-34b3-a606-93a46ec3ae59&quot;,&quot;title&quot;:&quot;The use of dental services in the past year in the brazilian population: a systematic review with meta-analysis&quot;,&quot;author&quot;:[{&quot;family&quot;:&quot;Teixeira&quot;,&quot;given&quot;:&quot;Cinthia Nara Gadelha&quot;,&quot;parse-names&quot;:false,&quot;dropping-particle&quot;:&quot;&quot;,&quot;non-dropping-particle&quot;:&quot;&quot;},{&quot;family&quot;:&quot;Pereira&quot;,&quot;given&quot;:&quot;Sângela Maria da Silva&quot;,&quot;parse-names&quot;:false,&quot;dropping-particle&quot;:&quot;&quot;,&quot;non-dropping-particle&quot;:&quot;&quot;},{&quot;family&quot;:&quot;Hilgert&quot;,&quot;given&quot;:&quot;Juliana Balbinot&quot;,&quot;parse-names&quot;:false,&quot;dropping-particle&quot;:&quot;&quot;,&quot;non-dropping-particle&quot;:&quot;&quot;},{&quot;family&quot;:&quot;Oliveira&quot;,&quot;given&quot;:&quot;Neurinéia Margarida Alves&quot;,&quot;parse-names&quot;:false,&quot;dropping-particle&quot;:&quot;&quot;,&quot;non-dropping-particle&quot;:&quot;de&quot;},{&quot;family&quot;:&quot;Ribeiro&quot;,&quot;given&quot;:&quot;Cecília Cláudia Costa&quot;,&quot;parse-names&quot;:false,&quot;dropping-particle&quot;:&quot;&quot;,&quot;non-dropping-particle&quot;:&quot;&quot;},{&quot;family&quot;:&quot;Neves&quot;,&quot;given&quot;:&quot;Matheus&quot;,&quot;parse-names&quot;:false,&quot;dropping-particle&quot;:&quot;&quot;,&quot;non-dropping-particle&quot;:&quot;&quot;},{&quot;family&quot;:&quot;Thomaz&quot;,&quot;given&quot;:&quot;Erika Bárbara Abreu Fonseca&quot;,&quot;parse-names&quot;:false,&quot;dropping-particle&quot;:&quot;&quot;,&quot;non-dropping-particle&quot;:&quot;&quot;},{&quot;family&quot;:&quot;Hugo&quot;,&quot;given&quot;:&quot;Fernando Neves&quot;,&quot;parse-names&quot;:false,&quot;dropping-particle&quot;:&quot;&quot;,&quot;non-dropping-particle&quot;:&quot;&quot;},{&quot;family&quot;:&quot;Alves&quot;,&quot;given&quot;:&quot;Cláudia Maria Coelho&quot;,&quot;parse-names&quot;:false,&quot;dropping-particle&quot;:&quot;&quot;,&quot;non-dropping-particle&quot;:&quot;&quot;}],&quot;container-title&quot;:&quot;Ciencia e Saude Coletiva&quot;,&quot;DOI&quot;:&quot;10.1590/1413-81232023284.11452022&quot;,&quot;ISSN&quot;:&quot;16784561&quot;,&quot;PMID&quot;:&quot;37042890&quot;,&quot;issued&quot;:{&quot;date-parts&quot;:[[2023]]},&quot;page&quot;:&quot;1087-1100&quot;,&quot;abstract&quot;:&quot;The scope of this study was to ana-lyze the factors associated with the use of dental services in Brazil. The review strategy included PubMed, SciELO, LILACS, BBO, EMBASE, Scopus, WOS and Google Scholar databases, in addition to repositories and databases of disser-tations and theses. Studies were selected using the PEO (Population/Exposure/Outcomes) strategy. The outcome of this study was the use of dental services in the last year by the Brazilian popu-lation, treated as dichotomous variables for the following analyses: ≤ 1 year and &gt; 1 year. Man-tel-Haenszel random effect meta-analysis was performed, estimating Prevalence Ratios (PR) and 95% confidence intervals (95%CI). A total of 94 studies were selected. The majority (98%) had a cross-sectional design, with 63% derived from primary data. For the meta-analysis, 25 studies were included. The use of oral health services in the last year was associated with higher educa-tion (≥ 8 years of schooling) (PR = 0.49, (95%CI: 0.39-0.60)); higher family income (≥ 2 minimum wages) (RP = 0.79, (95%CI: 0.74-0.84)); and living in urban areas (RP = 0.79, (95%CI: 0.64-0.97)). The availability of dental services in the Unified Health System needs to be made readily accessible to people with lower income, less edu-cation and those living in rural areas.&quot;,&quot;publisher&quot;:&quot;Associacao Brasileira de Pos - Graduacao em Saude Coletiva&quot;,&quot;issue&quot;:&quot;4&quot;,&quot;volume&quot;:&quot;28&quot;,&quot;container-title-short&quot;:&quot;&quot;},&quot;isTemporary&quot;:false}]},{&quot;citationID&quot;:&quot;MENDELEY_CITATION_f8b08623-2e90-43bc-a218-5086fcdd09ea&quot;,&quot;properties&quot;:{&quot;noteIndex&quot;:0},&quot;isEdited&quot;:false,&quot;manualOverride&quot;:{&quot;isManuallyOverridden&quot;:false,&quot;citeprocText&quot;:&quot;(Brasil, 2006, 2018)&quot;,&quot;manualOverrideText&quot;:&quot;&quot;},&quot;citationTag&quot;:&quot;MENDELEY_CITATION_v3_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&quot;,&quot;citationItems&quot;:[{&quot;id&quot;:&quot;dbdd984d-4cee-3727-b85f-0a3f0aeff4a0&quot;,&quot;itemData&quot;:{&quot;type&quot;:&quot;report&quot;,&quot;id&quot;:&quot;dbdd984d-4cee-3727-b85f-0a3f0aeff4a0&quot;,&quot;title&quot;:&quot;A saúde bucal no Sistema Único de Saúde&quot;,&quot;author&quot;:[{&quot;family&quot;:&quot;Brasil&quot;,&quot;given&quot;:&quot;&quot;,&quot;parse-names&quot;:false,&quot;dropping-particle&quot;:&quot;&quot;,&quot;non-dropping-particle&quot;:&quot;&quot;}],&quot;issued&quot;:{&quot;date-parts&quot;:[[2018]]},&quot;container-title-short&quot;:&quot;&quot;},&quot;isTemporary&quot;:false},{&quot;id&quot;:&quot;670687e0-89c0-390d-87e3-e429d21080fd&quot;,&quot;itemData&quot;:{&quot;type&quot;:&quot;article&quot;,&quot;id&quot;:&quot;670687e0-89c0-390d-87e3-e429d21080fd&quot;,&quot;title&quot;:&quot;PORTARIA Nº 599 DE 23 DE MARÇO DE 2006.&quot;,&quot;author&quot;:[{&quot;family&quot;:&quot;Brasil&quot;,&quot;given&quot;:&quot;&quot;,&quot;parse-names&quot;:false,&quot;dropping-particle&quot;:&quot;&quot;,&quot;non-dropping-particle&quot;:&quot;&quot;}],&quot;container-title&quot;:&quot;Define a implantação de Especialidades Odontológicas (CEOs) e de Laboratórios Regionais de Próteses Dentárias (LRPDs) e estabelecer critérios, normas e requisitos para seu credenciamento.&quot;,&quot;issued&quot;:{&quot;date-parts&quot;:[[2006]]},&quot;publisher&quot;:&quot;https://bvsms.saude.gov.br/bvs/saudelegis/gm/2006/prt0599_23_03_2006.html&quot;},&quot;isTemporary&quot;:false}]},{&quot;citationID&quot;:&quot;MENDELEY_CITATION_46880a04-5fbb-44bd-96d5-a4049edb0385&quot;,&quot;properties&quot;:{&quot;noteIndex&quot;:0},&quot;isEdited&quot;:false,&quot;manualOverride&quot;:{&quot;isManuallyOverridden&quot;:false,&quot;citeprocText&quot;:&quot;(Brasil, 2018)&quot;,&quot;manualOverrideText&quot;:&quot;&quot;},&quot;citationTag&quot;:&quot;MENDELEY_CITATION_v3_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&quot;,&quot;citationItems&quot;:[{&quot;id&quot;:&quot;dbdd984d-4cee-3727-b85f-0a3f0aeff4a0&quot;,&quot;itemData&quot;:{&quot;type&quot;:&quot;report&quot;,&quot;id&quot;:&quot;dbdd984d-4cee-3727-b85f-0a3f0aeff4a0&quot;,&quot;title&quot;:&quot;A saúde bucal no Sistema Único de Saúde&quot;,&quot;author&quot;:[{&quot;family&quot;:&quot;Brasil&quot;,&quot;given&quot;:&quot;&quot;,&quot;parse-names&quot;:false,&quot;dropping-particle&quot;:&quot;&quot;,&quot;non-dropping-particle&quot;:&quot;&quot;}],&quot;issued&quot;:{&quot;date-parts&quot;:[[2018]]}},&quot;isTemporary&quot;:false}]},{&quot;citationID&quot;:&quot;MENDELEY_CITATION_46b7cc30-b954-42fc-8381-d0c80103bdfc&quot;,&quot;properties&quot;:{&quot;noteIndex&quot;:0},&quot;isEdited&quot;:false,&quot;manualOverride&quot;:{&quot;isManuallyOverridden&quot;:false,&quot;citeprocText&quot;:&quot;(Brasil, 2006)&quot;,&quot;manualOverrideText&quot;:&quot;&quot;},&quot;citationTag&quot;:&quot;MENDELEY_CITATION_v3_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&quot;,&quot;citationItems&quot;:[{&quot;id&quot;:&quot;670687e0-89c0-390d-87e3-e429d21080fd&quot;,&quot;itemData&quot;:{&quot;type&quot;:&quot;article&quot;,&quot;id&quot;:&quot;670687e0-89c0-390d-87e3-e429d21080fd&quot;,&quot;title&quot;:&quot;PORTARIA Nº 599 DE 23 DE MARÇO DE 2006.&quot;,&quot;author&quot;:[{&quot;family&quot;:&quot;Brasil&quot;,&quot;given&quot;:&quot;&quot;,&quot;parse-names&quot;:false,&quot;dropping-particle&quot;:&quot;&quot;,&quot;non-dropping-particle&quot;:&quot;&quot;}],&quot;container-title&quot;:&quot;Define a implantação de Especialidades Odontológicas (CEOs) e de Laboratórios Regionais de Próteses Dentárias (LRPDs) e estabelecer critérios, normas e requisitos para seu credenciamento.&quot;,&quot;issued&quot;:{&quot;date-parts&quot;:[[2006]]},&quot;publisher&quot;:&quot;https://bvsms.saude.gov.br/bvs/saudelegis/gm/2006/prt0599_23_03_2006.html&quot;,&quot;container-title-short&quot;:&quot;&quot;},&quot;isTemporary&quot;:false}]},{&quot;citationID&quot;:&quot;MENDELEY_CITATION_22ca8fbc-8a38-41e4-b1f9-2d2cb52a7a7b&quot;,&quot;properties&quot;:{&quot;noteIndex&quot;:0},&quot;isEdited&quot;:false,&quot;manualOverride&quot;:{&quot;isManuallyOverridden&quot;:false,&quot;citeprocText&quot;:&quot;(Dreesch et al., 2005; WHO, 2010)&quot;,&quot;manualOverrideText&quot;:&quot;&quot;},&quot;citationTag&quot;:&quot;MENDELEY_CITATION_v3_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&quot;,&quot;citationItems&quot;:[{&quot;id&quot;:&quot;c695749c-ed48-320f-b794-341ce7ea4f75&quot;,&quot;itemData&quot;:{&quot;type&quot;:&quot;article-journal&quot;,&quot;id&quot;:&quot;c695749c-ed48-320f-b794-341ce7ea4f75&quot;,&quot;title&quot;:&quot;An approach to estimating human resource requirements to achieve the Millennium Development Goals&quot;,&quot;author&quot;:[{&quot;family&quot;:&quot;Dreesch&quot;,&quot;given&quot;:&quot;Norbert&quot;,&quot;parse-names&quot;:false,&quot;dropping-particle&quot;:&quot;&quot;,&quot;non-dropping-particle&quot;:&quot;&quot;},{&quot;family&quot;:&quot;Dolea&quot;,&quot;given&quot;:&quot;Carmen&quot;,&quot;parse-names&quot;:false,&quot;dropping-particle&quot;:&quot;&quot;,&quot;non-dropping-particle&quot;:&quot;&quot;},{&quot;family&quot;:&quot;Dal Poz&quot;,&quot;given&quot;:&quot;Mario R.&quot;,&quot;parse-names&quot;:false,&quot;dropping-particle&quot;:&quot;&quot;,&quot;non-dropping-particle&quot;:&quot;&quot;},{&quot;family&quot;:&quot;Goubarev&quot;,&quot;given&quot;:&quot;Alexandre&quot;,&quot;parse-names&quot;:false,&quot;dropping-particle&quot;:&quot;&quot;,&quot;non-dropping-particle&quot;:&quot;&quot;},{&quot;family&quot;:&quot;Adams&quot;,&quot;given&quot;:&quot;Orvill&quot;,&quot;parse-names&quot;:false,&quot;dropping-particle&quot;:&quot;&quot;,&quot;non-dropping-particle&quot;:&quot;&quot;},{&quot;family&quot;:&quot;Aregawi&quot;,&quot;given&quot;:&quot;Maru&quot;,&quot;parse-names&quot;:false,&quot;dropping-particle&quot;:&quot;&quot;,&quot;non-dropping-particle&quot;:&quot;&quot;},{&quot;family&quot;:&quot;Bergstrom&quot;,&quot;given&quot;:&quot;Karin&quot;,&quot;parse-names&quot;:false,&quot;dropping-particle&quot;:&quot;&quot;,&quot;non-dropping-particle&quot;:&quot;&quot;},{&quot;family&quot;:&quot;Fogstad&quot;,&quot;given&quot;:&quot;Helga&quot;,&quot;parse-names&quot;:false,&quot;dropping-particle&quot;:&quot;&quot;,&quot;non-dropping-particle&quot;:&quot;&quot;},{&quot;family&quot;:&quot;Sheratt&quot;,&quot;given&quot;:&quot;Della&quot;,&quot;parse-names&quot;:false,&quot;dropping-particle&quot;:&quot;&quot;,&quot;non-dropping-particle&quot;:&quot;&quot;},{&quot;family&quot;:&quot;Linkins&quot;,&quot;given&quot;:&quot;Jennifer&quot;,&quot;parse-names&quot;:false,&quot;dropping-particle&quot;:&quot;&quot;,&quot;non-dropping-particle&quot;:&quot;&quot;},{&quot;family&quot;:&quot;Scherpbier&quot;,&quot;given&quot;:&quot;Robert&quot;,&quot;parse-names&quot;:false,&quot;dropping-particle&quot;:&quot;&quot;,&quot;non-dropping-particle&quot;:&quot;&quot;},{&quot;family&quot;:&quot;Youssef-Fox&quot;,&quot;given&quot;:&quot;Mayada&quot;,&quot;parse-names&quot;:false,&quot;dropping-particle&quot;:&quot;&quot;,&quot;non-dropping-particle&quot;:&quot;&quot;}],&quot;container-title&quot;:&quot;Health Policy and Planning&quot;,&quot;container-title-short&quot;:&quot;Health Policy Plan&quot;,&quot;DOI&quot;:&quot;10.1093/heapol/czi036&quot;,&quot;ISSN&quot;:&quot;02681080&quot;,&quot;PMID&quot;:&quot;16076934&quot;,&quot;issued&quot;:{&quot;date-parts&quot;:[[2005]]},&quot;page&quot;:&quot;267-276&quot;,&quot;abstract&quot;:&quot;In the context of the Millennium Development Goals, human resources represent the most critical constraint in achieving the targets. Therefore, it is important for health planners and decision-makers to identify what are the human resources required to meet those targets. Planning the human resources for health is a complex process. It needs to consider both the technical aspects related to estimating the number, skills and distribution of health personnel for meeting population health needs, and the political implications, values and choices that health policy- and decision-makers need to make within given resources limitations. After presenting an overview of the various methods for planning human resources for health, with their advantages and limitations, this paper proposes a methodological approach to estimating the requirements of human resources to achieve the goals set forth by the Millennium Declaration. The method builds on the service-target approach and functional job analysis. © The Author 2005. Published by Oxford University Press in association with The London School of Hygiene and Tropical Medicine. All rights reserved.&quot;,&quot;issue&quot;:&quot;5&quot;,&quot;volume&quot;:&quot;20&quot;},&quot;isTemporary&quot;:false},{&quot;id&quot;:&quot;a456952d-cba2-329f-aa06-455d83a7ccca&quot;,&quot;itemData&quot;:{&quot;type&quot;:&quot;report&quot;,&quot;id&quot;:&quot;a456952d-cba2-329f-aa06-455d83a7ccca&quot;,&quot;title&quot;:&quot;Models and tools for health workforce planning and projections&quot;,&quot;author&quot;:[{&quot;family&quot;:&quot;WHO&quot;,&quot;given&quot;:&quot;&quot;,&quot;parse-names&quot;:false,&quot;dropping-particle&quot;:&quot;&quot;,&quot;non-dropping-particle&quot;:&quot;&quot;}],&quot;container-title&quot;:&quot;Human Resources for Health Observer&quot;,&quot;ISBN&quot;:&quot;9789241599&quot;,&quot;issued&quot;:{&quot;date-parts&quot;:[[2010]]},&quot;publisher-place&quot;:&quot;Genebra&quot;,&quot;number-of-pages&quot;:&quot;1-19&quot;,&quot;abstract&quot;:&quot;1. Health personnel - organization and administration. 2. Health manpower - trends. 3.Strategic planning. 4. Health planning - organization and administration. 5. Models, Organizational. 6. Health planning technical assistance. 7. Case reports. 8. Guinea. 9. Australia. I.World Health Organization. II. Series.&quot;,&quot;publisher&quot;:&quot;World Health Organization&quot;,&quot;issue&quot;:&quot;3&quot;,&quot;container-title-short&quot;:&quot;&quot;},&quot;isTemporary&quot;:false}]},{&quot;citationID&quot;:&quot;MENDELEY_CITATION_92d04ceb-898a-4ef7-acca-104ecb834a5d&quot;,&quot;properties&quot;:{&quot;noteIndex&quot;:0},&quot;isEdited&quot;:false,&quot;manualOverride&quot;:{&quot;isManuallyOverridden&quot;:false,&quot;citeprocText&quot;:&quot;(Teixeira et al., 2023)&quot;,&quot;manualOverrideText&quot;:&quot;&quot;},&quot;citationTag&quot;:&quot;MENDELEY_CITATION_v3_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&quot;,&quot;citationItems&quot;:[{&quot;id&quot;:&quot;c1ed0e58-1a92-34b3-a606-93a46ec3ae59&quot;,&quot;itemData&quot;:{&quot;type&quot;:&quot;article-journal&quot;,&quot;id&quot;:&quot;c1ed0e58-1a92-34b3-a606-93a46ec3ae59&quot;,&quot;title&quot;:&quot;The use of dental services in the past year in the brazilian population: a systematic review with meta-analysis&quot;,&quot;author&quot;:[{&quot;family&quot;:&quot;Teixeira&quot;,&quot;given&quot;:&quot;Cinthia Nara Gadelha&quot;,&quot;parse-names&quot;:false,&quot;dropping-particle&quot;:&quot;&quot;,&quot;non-dropping-particle&quot;:&quot;&quot;},{&quot;family&quot;:&quot;Pereira&quot;,&quot;given&quot;:&quot;Sângela Maria da Silva&quot;,&quot;parse-names&quot;:false,&quot;dropping-particle&quot;:&quot;&quot;,&quot;non-dropping-particle&quot;:&quot;&quot;},{&quot;family&quot;:&quot;Hilgert&quot;,&quot;given&quot;:&quot;Juliana Balbinot&quot;,&quot;parse-names&quot;:false,&quot;dropping-particle&quot;:&quot;&quot;,&quot;non-dropping-particle&quot;:&quot;&quot;},{&quot;family&quot;:&quot;Oliveira&quot;,&quot;given&quot;:&quot;Neurinéia Margarida Alves&quot;,&quot;parse-names&quot;:false,&quot;dropping-particle&quot;:&quot;&quot;,&quot;non-dropping-particle&quot;:&quot;de&quot;},{&quot;family&quot;:&quot;Ribeiro&quot;,&quot;given&quot;:&quot;Cecília Cláudia Costa&quot;,&quot;parse-names&quot;:false,&quot;dropping-particle&quot;:&quot;&quot;,&quot;non-dropping-particle&quot;:&quot;&quot;},{&quot;family&quot;:&quot;Neves&quot;,&quot;given&quot;:&quot;Matheus&quot;,&quot;parse-names&quot;:false,&quot;dropping-particle&quot;:&quot;&quot;,&quot;non-dropping-particle&quot;:&quot;&quot;},{&quot;family&quot;:&quot;Thomaz&quot;,&quot;given&quot;:&quot;Erika Bárbara Abreu Fonseca&quot;,&quot;parse-names&quot;:false,&quot;dropping-particle&quot;:&quot;&quot;,&quot;non-dropping-particle&quot;:&quot;&quot;},{&quot;family&quot;:&quot;Hugo&quot;,&quot;given&quot;:&quot;Fernando Neves&quot;,&quot;parse-names&quot;:false,&quot;dropping-particle&quot;:&quot;&quot;,&quot;non-dropping-particle&quot;:&quot;&quot;},{&quot;family&quot;:&quot;Alves&quot;,&quot;given&quot;:&quot;Cláudia Maria Coelho&quot;,&quot;parse-names&quot;:false,&quot;dropping-particle&quot;:&quot;&quot;,&quot;non-dropping-particle&quot;:&quot;&quot;}],&quot;container-title&quot;:&quot;Ciencia e Saude Coletiva&quot;,&quot;DOI&quot;:&quot;10.1590/1413-81232023284.11452022&quot;,&quot;ISSN&quot;:&quot;16784561&quot;,&quot;PMID&quot;:&quot;37042890&quot;,&quot;issued&quot;:{&quot;date-parts&quot;:[[2023]]},&quot;page&quot;:&quot;1087-1100&quot;,&quot;abstract&quot;:&quot;The scope of this study was to ana-lyze the factors associated with the use of dental services in Brazil. The review strategy included PubMed, SciELO, LILACS, BBO, EMBASE, Scopus, WOS and Google Scholar databases, in addition to repositories and databases of disser-tations and theses. Studies were selected using the PEO (Population/Exposure/Outcomes) strategy. The outcome of this study was the use of dental services in the last year by the Brazilian popu-lation, treated as dichotomous variables for the following analyses: ≤ 1 year and &gt; 1 year. Man-tel-Haenszel random effect meta-analysis was performed, estimating Prevalence Ratios (PR) and 95% confidence intervals (95%CI). A total of 94 studies were selected. The majority (98%) had a cross-sectional design, with 63% derived from primary data. For the meta-analysis, 25 studies were included. The use of oral health services in the last year was associated with higher educa-tion (≥ 8 years of schooling) (PR = 0.49, (95%CI: 0.39-0.60)); higher family income (≥ 2 minimum wages) (RP = 0.79, (95%CI: 0.74-0.84)); and living in urban areas (RP = 0.79, (95%CI: 0.64-0.97)). The availability of dental services in the Unified Health System needs to be made readily accessible to people with lower income, less edu-cation and those living in rural areas.&quot;,&quot;publisher&quot;:&quot;Associacao Brasileira de Pos - Graduacao em Saude Coletiva&quot;,&quot;issue&quot;:&quot;4&quot;,&quot;volume&quot;:&quot;28&quot;,&quot;container-title-short&quot;:&quot;&quot;},&quot;isTemporary&quot;:false}]},{&quot;citationID&quot;:&quot;MENDELEY_CITATION_8937bd38-e3dd-4f79-ae1e-58819154c1b4&quot;,&quot;properties&quot;:{&quot;noteIndex&quot;:0},&quot;isEdited&quot;:false,&quot;manualOverride&quot;:{&quot;isManuallyOverridden&quot;:false,&quot;citeprocText&quot;:&quot;(Birch et al., 2021; Gallagher, 2024; O’Malley et al., 2022)&quot;,&quot;manualOverrideText&quot;:&quot;&quot;},&quot;citationTag&quot;:&quot;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&quot;,&quot;citationItems&quot;:[{&quot;id&quot;:&quot;c97f1771-3c79-3bfb-8670-5e1c5c482b2f&quot;,&quot;itemData&quot;:{&quot;type&quot;:&quot;article&quot;,&quot;id&quot;:&quot;c97f1771-3c79-3bfb-8670-5e1c5c482b2f&quot;,&quot;title&quot;:&quot;Planning the oral health workforce: Time for innovation&quot;,&quot;author&quot;:[{&quot;family&quot;:&quot;Birch&quot;,&quot;given&quot;:&quot;Stephen&quot;,&quot;parse-names&quot;:false,&quot;dropping-particle&quot;:&quot;&quot;,&quot;non-dropping-particle&quot;:&quot;&quot;},{&quot;family&quot;:&quot;Ahern&quot;,&quot;given&quot;:&quot;Susan&quot;,&quot;parse-names&quot;:false,&quot;dropping-particle&quot;:&quot;&quot;,&quot;non-dropping-particle&quot;:&quot;&quot;},{&quot;family&quot;:&quot;Brocklehurst&quot;,&quot;given&quot;:&quot;Paul&quot;,&quot;parse-names&quot;:false,&quot;dropping-particle&quot;:&quot;&quot;,&quot;non-dropping-particle&quot;:&quot;&quot;},{&quot;family&quot;:&quot;Chikte&quot;,&quot;given&quot;:&quot;Usuf&quot;,&quot;parse-names&quot;:false,&quot;dropping-particle&quot;:&quot;&quot;,&quot;non-dropping-particle&quot;:&quot;&quot;},{&quot;family&quot;:&quot;Gallagher&quot;,&quot;given&quot;:&quot;Jennifer&quot;,&quot;parse-names&quot;:false,&quot;dropping-particle&quot;:&quot;&quot;,&quot;non-dropping-particle&quot;:&quot;&quot;},{&quot;family&quot;:&quot;Listl&quot;,&quot;given&quot;:&quot;Stefan&quot;,&quot;parse-names&quot;:false,&quot;dropping-particle&quot;:&quot;&quot;,&quot;non-dropping-particle&quot;:&quot;&quot;},{&quot;family&quot;:&quot;Lalloo&quot;,&quot;given&quot;:&quot;Ratilal&quot;,&quot;parse-names&quot;:false,&quot;dropping-particle&quot;:&quot;&quot;,&quot;non-dropping-particle&quot;:&quot;&quot;},{&quot;family&quot;:&quot;O'Malley&quot;,&quot;given&quot;:&quot;Lucy&quot;,&quot;parse-names&quot;:false,&quot;dropping-particle&quot;:&quot;&quot;,&quot;non-dropping-particle&quot;:&quot;&quot;},{&quot;family&quot;:&quot;Rigby&quot;,&quot;given&quot;:&quot;Janet&quot;,&quot;parse-names&quot;:false,&quot;dropping-particle&quot;:&quot;&quot;,&quot;non-dropping-particle&quot;:&quot;&quot;},{&quot;family&quot;:&quot;Tickle&quot;,&quot;given&quot;:&quot;Martin&quot;,&quot;parse-names&quot;:false,&quot;dropping-particle&quot;:&quot;&quot;,&quot;non-dropping-particle&quot;:&quot;&quot;},{&quot;family&quot;:&quot;Tomblin Murphy&quot;,&quot;given&quot;:&quot;Gail&quot;,&quot;parse-names&quot;:false,&quot;dropping-particle&quot;:&quot;&quot;,&quot;non-dropping-particle&quot;:&quot;&quot;},{&quot;family&quot;:&quot;Woods&quot;,&quot;given&quot;:&quot;Noel&quot;,&quot;parse-names&quot;:false,&quot;dropping-particle&quot;:&quot;&quot;,&quot;non-dropping-particle&quot;:&quot;&quot;}],&quot;container-title&quot;:&quot;Community Dentistry and Oral Epidemiology&quot;,&quot;DOI&quot;:&quot;10.1111/cdoe.12604&quot;,&quot;ISSN&quot;:&quot;16000528&quot;,&quot;PMID&quot;:&quot;33325124&quot;,&quot;issued&quot;:{&quot;date-parts&quot;:[[2021,2,1]]},&quot;page&quot;:&quot;17-22&quot;,&quot;abstract&quot;:&quot;The levels and types of oral health problems occurring in populations change over time, while advances in technology change the way oral health problems are addressed and the ways care is delivered. These rapid changes have major implications for the size and mix of the oral health workforce, yet the methods used to plan the oral health workforce have remained rigid and isolated from planning of oral healthcare services and healthcare expenditures. In this paper, we argue that the innovation culture that has driven major developments in content and delivery of oral health care must also be applied to planning the oral health workforce if we are to develop ‘fit for purpose’ healthcare systems that meet the needs of populations in the 21st century. An innovative framework for workforce planning is presented focussed on responding to changes in population needs, service developments for meeting those needs and optimal models of care delivery.&quot;,&quot;publisher&quot;:&quot;Blackwell Munksgaard&quot;,&quot;issue&quot;:&quot;1&quot;,&quot;volume&quot;:&quot;49&quot;,&quot;container-title-short&quot;:&quot;Community Dent Oral Epidemiol&quot;},&quot;isTemporary&quot;:false},{&quot;id&quot;:&quot;79c3381a-4a99-3059-8774-7969e9f5de62&quot;,&quot;itemData&quot;:{&quot;type&quot;:&quot;article-journal&quot;,&quot;id&quot;:&quot;79c3381a-4a99-3059-8774-7969e9f5de62&quot;,&quot;title&quot;:&quot;A sustainable oral health workforce: time to act&quot;,&quot;author&quot;:[{&quot;family&quot;:&quot;Gallagher&quot;,&quot;given&quot;:&quot;Jennifer E.&quot;,&quot;parse-names&quot;:false,&quot;dropping-particle&quot;:&quot;&quot;,&quot;non-dropping-particle&quot;:&quot;&quot;}],&quot;container-title&quot;:&quot;British Dental Journal&quot;,&quot;DOI&quot;:&quot;10.1038/s41415-021-3130-9&quot;,&quot;ISSN&quot;:&quot;14765373&quot;,&quot;issued&quot;:{&quot;date-parts&quot;:[[2024]]},&quot;abstract&quot;:&quot;Background Multiple determinants influence dentists' health and wellbeing. In light of recent concerns, the aim of this research was to explore contemporary influences on dentists' health and wellbeing in England, drawing on their lived experience. Methods Semi-structured interviews were conducted with a purposive sample of dentists working in England, taking into account age, gender, career stage, work sector, geographical area, position and route of entry to registration. A topic guide, informed by the literature, was used to guide the discourse. Dentists were approached via gatekeepers, supported by snowball sampling. Interviews were recorded and transcribed for analysis. Framework analysis was used, taking an interpretative phenomenological approach to develop theory. Results Twenty dentists, from a range of backgrounds, participated in this research. While health and wellbeing was reported to be more positive among dentists in their later career, those in their early career and/or with high NHS work commitments shared concerns about their physical, psychological and emotional health. Influences ranged from macro-level issues relating to professional regulation and health systems, through meso-level, notably their workplace and job specification, to micro-level issues relating to their professional careers, relationships and personal life. Dentists highlighted ethical concerns and feeling driven to deliver, together with being demoralised by a survival culture, all leading to perceived lack of control and reduced professional fulfilment. In contrast, being able to deliver quality care, innovate and effect change, as well as being valued for their delivery, were perceived to positively contribute to general health and wellbeing. Conclusion Dentists have a vital role in providing care for patients, so there are serious public health implications if urgent action is not taken to improve and sustain their health and wellbeing. This study confirms that dentists are affected by multiple contemporary influences, and although greater support is needed for individuals, organisational, system and policy changes may be required to fully address the challenges they face.&quot;,&quot;publisher&quot;:&quot;Springer Nature&quot;,&quot;issue&quot;:&quot;11&quot;,&quot;volume&quot;:&quot;236&quot;,&quot;container-title-short&quot;:&quot;Br Dent J&quot;},&quot;isTemporary&quot;:false},{&quot;id&quot;:&quot;0781c77e-6170-362b-9f69-eb1e23f69dff&quot;,&quot;itemData&quot;:{&quot;type&quot;:&quot;article&quot;,&quot;id&quot;:&quot;0781c77e-6170-362b-9f69-eb1e23f69dff&quot;,&quot;title&quot;:&quot;Workforce Planning Models for Oral Health Care: A Scoping Review&quot;,&quot;author&quot;:[{&quot;family&quot;:&quot;O’Malley&quot;,&quot;given&quot;:&quot;L.&quot;,&quot;parse-names&quot;:false,&quot;dropping-particle&quot;:&quot;&quot;,&quot;non-dropping-particle&quot;:&quot;&quot;},{&quot;family&quot;:&quot;Macey&quot;,&quot;given&quot;:&quot;R.&quot;,&quot;parse-names&quot;:false,&quot;dropping-particle&quot;:&quot;&quot;,&quot;non-dropping-particle&quot;:&quot;&quot;},{&quot;family&quot;:&quot;Allen&quot;,&quot;given&quot;:&quot;T.&quot;,&quot;parse-names&quot;:false,&quot;dropping-particle&quot;:&quot;&quot;,&quot;non-dropping-particle&quot;:&quot;&quot;},{&quot;family&quot;:&quot;Brocklehurst&quot;,&quot;given&quot;:&quot;P.&quot;,&quot;parse-names&quot;:false,&quot;dropping-particle&quot;:&quot;&quot;,&quot;non-dropping-particle&quot;:&quot;&quot;},{&quot;family&quot;:&quot;Thomson&quot;,&quot;given&quot;:&quot;F.&quot;,&quot;parse-names&quot;:false,&quot;dropping-particle&quot;:&quot;&quot;,&quot;non-dropping-particle&quot;:&quot;&quot;},{&quot;family&quot;:&quot;Rigby&quot;,&quot;given&quot;:&quot;J.&quot;,&quot;parse-names&quot;:false,&quot;dropping-particle&quot;:&quot;&quot;,&quot;non-dropping-particle&quot;:&quot;&quot;},{&quot;family&quot;:&quot;Lalloo&quot;,&quot;given&quot;:&quot;R.&quot;,&quot;parse-names&quot;:false,&quot;dropping-particle&quot;:&quot;&quot;,&quot;non-dropping-particle&quot;:&quot;&quot;},{&quot;family&quot;:&quot;Tomblin Murphy&quot;,&quot;given&quot;:&quot;G.&quot;,&quot;parse-names&quot;:false,&quot;dropping-particle&quot;:&quot;&quot;,&quot;non-dropping-particle&quot;:&quot;&quot;},{&quot;family&quot;:&quot;Birch&quot;,&quot;given&quot;:&quot;S.&quot;,&quot;parse-names&quot;:false,&quot;dropping-particle&quot;:&quot;&quot;,&quot;non-dropping-particle&quot;:&quot;&quot;},{&quot;family&quot;:&quot;Tickle&quot;,&quot;given&quot;:&quot;M.&quot;,&quot;parse-names&quot;:false,&quot;dropping-particle&quot;:&quot;&quot;,&quot;non-dropping-particle&quot;:&quot;&quot;}],&quot;container-title&quot;:&quot;JDR Clinical and Translational Research&quot;,&quot;container-title-short&quot;:&quot;JDR Clin Trans Res&quot;,&quot;DOI&quot;:&quot;10.1177/2380084420979585&quot;,&quot;ISSN&quot;:&quot;23800852&quot;,&quot;PMID&quot;:&quot;33323035&quot;,&quot;issued&quot;:{&quot;date-parts&quot;:[[2022,1,1]]},&quot;page&quot;:&quot;16-24&quot;,&quot;abstract&quot;:&quot;Background: For health care services to address the health care needs of populations and respond to changes in needs over time, workforces must be planned. This requires quantitative models to estimate future workforce requirements that take account of population size, oral health needs, evidence-based approaches to addressing needs, and methods of service provision that maximize productivity. The aim of this scoping review was to assess whether and how these 4 elements contribute to existing models of oral health workforce planning. Methods: A scoping review was conducted. MEDLINE, Embase, HMIC, and EconLit were searched, all via OVID. Additionally, gray literature databases were searched and key bodies and policy makers contacted. Workforce planning models were included if they projected workforce numbers and were specific to oral health. No limits were placed on country. A single reviewer completed initial screening of abstracts; 2 independent reviewers completed secondary screening and data extraction. A narrative synthesis was conducted. Results: A total of 4,009 records were screened, resulting in 42 included articles detailing 47 models. The workforce planning models varied significantly in their use of data on oral health needs, evidence-based services, and provider productivity, with most models relying on observed levels of service utilization and demand. Conclusions: This review has identified quantitative workforce planning models that aim to estimate future workforce requirements. Approaches to planning the oral health workforce are not always based on deriving workforce requirements from population oral health needs. In many cases, requirements are not linked to population needs, while in models where needs are included, they are constrained by the existence and availability of the required data. It is critical that information systems be developed to effectively capture data necessary to plan future oral health care workforces in ways that relate directly to the needs of the populations being served. Knowledge Transfer Statement: Policy makers can use the results of this study when making decisions about the planning of oral health care workforces and about the data to routinely collect within health services. Collection of suitable data will allow for the continual improvement of workforce planning, leading to a responsive health service and likely future cost savings.&quot;,&quot;publisher&quot;:&quot;SAGE Publications Ltd&quot;,&quot;issue&quot;:&quot;1&quot;,&quot;volume&quot;:&quot;7&quot;},&quot;isTemporary&quot;:false}]},{&quot;citationID&quot;:&quot;MENDELEY_CITATION_cd74dea8-9980-4bb8-b096-d058887f688c&quot;,&quot;properties&quot;:{&quot;noteIndex&quot;:0},&quot;isEdited&quot;:false,&quot;manualOverride&quot;:{&quot;isManuallyOverridden&quot;:false,&quot;citeprocText&quot;:&quot;(Asamani et al., 2021; Birch et al., 2021; Gallagher, 2024; Gallagher et al., 2024; O’Malley et al., 2022; WHO, 2024b)&quot;,&quot;manualOverrideText&quot;:&quot;&quot;},&quot;citationTag&quot;:&quot;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&quot;,&quot;citationItems&quot;:[{&quot;id&quot;:&quot;09456d1c-5111-38c9-a760-05c60d4ac863&quot;,&quot;itemData&quot;:{&quot;type&quot;:&quot;article-journal&quot;,&quot;id&quot;:&quot;09456d1c-5111-38c9-a760-05c60d4ac863&quot;,&quot;title&quot;:&quot;The needs-based health workforce planning method: a systematic scoping review of analytical applications&quot;,&quot;author&quot;:[{&quot;family&quot;:&quot;Asamani&quot;,&quot;given&quot;:&quot;James Avoka&quot;,&quot;parse-names&quot;:false,&quot;dropping-particle&quot;:&quot;&quot;,&quot;non-dropping-particle&quot;:&quot;&quot;},{&quot;family&quot;:&quot;Christmals&quot;,&quot;given&quot;:&quot;Christmal&quot;,&quot;parse-names&quot;:false,&quot;dropping-particle&quot;:&quot;Dela&quot;,&quot;non-dropping-particle&quot;:&quot;&quot;},{&quot;family&quot;:&quot;Reitsma&quot;,&quot;given&quot;:&quot;Gerda Marie&quot;,&quot;parse-names&quot;:false,&quot;dropping-particle&quot;:&quot;&quot;,&quot;non-dropping-particle&quot;:&quot;&quot;}],&quot;container-title&quot;:&quot;Health Policy and Planning&quot;,&quot;container-title-short&quot;:&quot;Health Policy Plan&quot;,&quot;DOI&quot;:&quot;10.1093/heapol/czab022&quot;,&quot;ISSN&quot;:&quot;0268-1080&quot;,&quot;issued&quot;:{&quot;date-parts&quot;:[[2021]]},&quot;page&quot;:&quot;1-19&quot;,&quot;abstract&quot;:&quot;Although the theoretical underpinnings and analytical framework for needs-based health workforce planning are well developed and tested, its uptake in national planning processes is still limited. Towards the development of open-access needs-based planning model for national workforce planning, we conducted a systematic scoping review of analytical applications of needs-based health workforce models. Guided by the Preferred Reporting Items for Systematic reviews and Meta-Analyses—extension for Scoping Reviews (PRISMA-ScR) checklist, a systematic scoping review was conducted. A systematic search of peer-reviewed literature published in English was undertaken across several databases. Papers retrieved were assessed against predefined inclusion criteria, critically appraised, extracted and synthesized. Twenty-five papers were included, which showed increasing uptake of the needs-based health workforce modelling, with 84% of the studies published within the last decade (2010–20). Three countries (Canada, Australia and England) accounted for 48% of the publications included whilst four studies (16%) were based on low-and-middle-income countries. Only three of the studies were conducted in sub-Saharan Africa. Most of the studies (36%) reported analytical applications for specific disease areas/programs at sub-national levels; 20% focused on the health system need for particular categories of health workers, and only two (8%) reported the analytical application of the needs-based health workforce approach at the level of a national health system across several disease areas/programs. Amongst the studies that conducted long-term projections, the time horizon of the projection was an average of 17 years, ranging from 3 to 33 years. Most of these studies had a minimum time horizon of 10 years. Across the studies, we synthesized six typical methodological considerations for advancing needs-based health workforce modelling. As countries aspire to align health workforce investments with population health needs, the need for some level of methodological harmonization, open-access needs-based models and guidelines for policy-oriented country-level use is not only imperative but urgent.&quot;},&quot;isTemporary&quot;:false},{&quot;id&quot;:&quot;86bfc455-7fe6-3ddb-9638-7d0c8358bf3a&quot;,&quot;itemData&quot;:{&quot;type&quot;:&quot;report&quot;,&quot;id&quot;:&quot;86bfc455-7fe6-3ddb-9638-7d0c8358bf3a&quot;,&quot;title&quot;:&quot;Global Strategy and Action Plan on Oral Health 2023 - 2030&quot;,&quot;author&quot;:[{&quot;family&quot;:&quot;WHO&quot;,&quot;given&quot;:&quot;&quot;,&quot;parse-names&quot;:false,&quot;dropping-particle&quot;:&quot;&quot;,&quot;non-dropping-particle&quot;:&quot;&quot;}],&quot;issued&quot;:{&quot;date-parts&quot;:[[2024]]},&quot;container-title-short&quot;:&quot;&quot;},&quot;isTemporary&quot;:false},{&quot;id&quot;:&quot;c97f1771-3c79-3bfb-8670-5e1c5c482b2f&quot;,&quot;itemData&quot;:{&quot;type&quot;:&quot;article&quot;,&quot;id&quot;:&quot;c97f1771-3c79-3bfb-8670-5e1c5c482b2f&quot;,&quot;title&quot;:&quot;Planning the oral health workforce: Time for innovation&quot;,&quot;author&quot;:[{&quot;family&quot;:&quot;Birch&quot;,&quot;given&quot;:&quot;Stephen&quot;,&quot;parse-names&quot;:false,&quot;dropping-particle&quot;:&quot;&quot;,&quot;non-dropping-particle&quot;:&quot;&quot;},{&quot;family&quot;:&quot;Ahern&quot;,&quot;given&quot;:&quot;Susan&quot;,&quot;parse-names&quot;:false,&quot;dropping-particle&quot;:&quot;&quot;,&quot;non-dropping-particle&quot;:&quot;&quot;},{&quot;family&quot;:&quot;Brocklehurst&quot;,&quot;given&quot;:&quot;Paul&quot;,&quot;parse-names&quot;:false,&quot;dropping-particle&quot;:&quot;&quot;,&quot;non-dropping-particle&quot;:&quot;&quot;},{&quot;family&quot;:&quot;Chikte&quot;,&quot;given&quot;:&quot;Usuf&quot;,&quot;parse-names&quot;:false,&quot;dropping-particle&quot;:&quot;&quot;,&quot;non-dropping-particle&quot;:&quot;&quot;},{&quot;family&quot;:&quot;Gallagher&quot;,&quot;given&quot;:&quot;Jennifer&quot;,&quot;parse-names&quot;:false,&quot;dropping-particle&quot;:&quot;&quot;,&quot;non-dropping-particle&quot;:&quot;&quot;},{&quot;family&quot;:&quot;Listl&quot;,&quot;given&quot;:&quot;Stefan&quot;,&quot;parse-names&quot;:false,&quot;dropping-particle&quot;:&quot;&quot;,&quot;non-dropping-particle&quot;:&quot;&quot;},{&quot;family&quot;:&quot;Lalloo&quot;,&quot;given&quot;:&quot;Ratilal&quot;,&quot;parse-names&quot;:false,&quot;dropping-particle&quot;:&quot;&quot;,&quot;non-dropping-particle&quot;:&quot;&quot;},{&quot;family&quot;:&quot;O'Malley&quot;,&quot;given&quot;:&quot;Lucy&quot;,&quot;parse-names&quot;:false,&quot;dropping-particle&quot;:&quot;&quot;,&quot;non-dropping-particle&quot;:&quot;&quot;},{&quot;family&quot;:&quot;Rigby&quot;,&quot;given&quot;:&quot;Janet&quot;,&quot;parse-names&quot;:false,&quot;dropping-particle&quot;:&quot;&quot;,&quot;non-dropping-particle&quot;:&quot;&quot;},{&quot;family&quot;:&quot;Tickle&quot;,&quot;given&quot;:&quot;Martin&quot;,&quot;parse-names&quot;:false,&quot;dropping-particle&quot;:&quot;&quot;,&quot;non-dropping-particle&quot;:&quot;&quot;},{&quot;family&quot;:&quot;Tomblin Murphy&quot;,&quot;given&quot;:&quot;Gail&quot;,&quot;parse-names&quot;:false,&quot;dropping-particle&quot;:&quot;&quot;,&quot;non-dropping-particle&quot;:&quot;&quot;},{&quot;family&quot;:&quot;Woods&quot;,&quot;given&quot;:&quot;Noel&quot;,&quot;parse-names&quot;:false,&quot;dropping-particle&quot;:&quot;&quot;,&quot;non-dropping-particle&quot;:&quot;&quot;}],&quot;container-title&quot;:&quot;Community Dentistry and Oral Epidemiology&quot;,&quot;container-title-short&quot;:&quot;Community Dent Oral Epidemiol&quot;,&quot;DOI&quot;:&quot;10.1111/cdoe.12604&quot;,&quot;ISSN&quot;:&quot;16000528&quot;,&quot;PMID&quot;:&quot;33325124&quot;,&quot;issued&quot;:{&quot;date-parts&quot;:[[2021,2,1]]},&quot;page&quot;:&quot;17-22&quot;,&quot;abstract&quot;:&quot;The levels and types of oral health problems occurring in populations change over time, while advances in technology change the way oral health problems are addressed and the ways care is delivered. These rapid changes have major implications for the size and mix of the oral health workforce, yet the methods used to plan the oral health workforce have remained rigid and isolated from planning of oral healthcare services and healthcare expenditures. In this paper, we argue that the innovation culture that has driven major developments in content and delivery of oral health care must also be applied to planning the oral health workforce if we are to develop ‘fit for purpose’ healthcare systems that meet the needs of populations in the 21st century. An innovative framework for workforce planning is presented focussed on responding to changes in population needs, service developments for meeting those needs and optimal models of care delivery.&quot;,&quot;publisher&quot;:&quot;Blackwell Munksgaard&quot;,&quot;issue&quot;:&quot;1&quot;,&quot;volume&quot;:&quot;49&quot;},&quot;isTemporary&quot;:false},{&quot;id&quot;:&quot;bdb30d8d-f101-3091-b93a-32987f6866aa&quot;,&quot;itemData&quot;:{&quot;type&quot;:&quot;article-journal&quot;,&quot;id&quot;:&quot;bdb30d8d-f101-3091-b93a-32987f6866aa&quot;,&quot;title&quot;:&quot;Health workforce for oral health inequity: Opportunity for action&quot;,&quot;author&quot;:[{&quot;family&quot;:&quot;Gallagher&quot;,&quot;given&quot;:&quot;Jennifer E.&quot;,&quot;parse-names&quot;:false,&quot;dropping-particle&quot;:&quot;&quot;,&quot;non-dropping-particle&quot;:&quot;&quot;},{&quot;family&quot;:&quot;Savage&quot;,&quot;given&quot;:&quot;Grazielle C.Mattos&quot;,&quot;parse-names&quot;:false,&quot;dropping-particle&quot;:&quot;&quot;,&quot;non-dropping-particle&quot;:&quot;&quot;},{&quot;family&quot;:&quot;Crummey&quot;,&quot;given&quot;:&quot;Sarah C.&quot;,&quot;parse-names&quot;:false,&quot;dropping-particle&quot;:&quot;&quot;,&quot;non-dropping-particle&quot;:&quot;&quot;},{&quot;family&quot;:&quot;Sabbah&quot;,&quot;given&quot;:&quot;Wael&quot;,&quot;parse-names&quot;:false,&quot;dropping-particle&quot;:&quot;&quot;,&quot;non-dropping-particle&quot;:&quot;&quot;},{&quot;family&quot;:&quot;Makino&quot;,&quot;given&quot;:&quot;Yuka&quot;,&quot;parse-names&quot;:false,&quot;dropping-particle&quot;:&quot;&quot;,&quot;non-dropping-particle&quot;:&quot;&quot;},{&quot;family&quot;:&quot;Varenne&quot;,&quot;given&quot;:&quot;Benoit&quot;,&quot;parse-names&quot;:false,&quot;dropping-particle&quot;:&quot;&quot;,&quot;non-dropping-particle&quot;:&quot;&quot;}],&quot;container-title&quot;:&quot;PLoS ONE&quot;,&quot;container-title-short&quot;:&quot;PLoS One&quot;,&quot;DOI&quot;:&quot;10.1371/journal.pone.0292549&quot;,&quot;ISSN&quot;:&quot;19326203&quot;,&quot;PMID&quot;:&quot;38870162&quot;,&quot;issued&quot;:{&quot;date-parts&quot;:[[2024,6,1]]},&quot;abstract&quot;:&quot;Oral health is high on the global agenda following the adoption of the 2022 global strategy on oral health at the 75th World Health Assembly. Given the global burden of oral disease, workforce development to achieve universal health coverage [UHC] is crucial to respond to population needs within the non-communicable disease agenda. The aim of this paper is to present an overview of the oral health workforce [OHWF] globally in relation to key contextual factors. Data from the National Health Workforce Accounts and a survey of World Health Organization [WHO] member states were integrated for analysis, together with country- level data on population and income status. Data are presented using the WHO categorisation of global regions and income status categories established by the World Bank. Workforce densities for key OHWF categories were examined. Multiple regression was used to model workforce density and contextual influences. Challenges and possible solutions were examined by country income status. There are approximately 3.30 dentists per 10,000 population globally, and a combined OHWF [dentists, dental assistants/therapists and dental prosthetic technicians] of 5.31 per 10,000. Marked regional inequalities are evident, most notably between WHO European and African regions; yet both make greater use of skill mix than other regions. When adjusted by region, 'country income status' and 'population urbanization' are strong predictors of the workforce density of dentists and even more so for the combined OHWF. Maldistribution of the workforce [urban/rural] was considered a particular workforce challenge globally and especially for lower-income countries. Strengthening oral health policy was considered most important for the future. The global distribution of dentists, and the OHWF generally, is inequitable, with variable and limited use of skill mix. Creative workforce development is required to achieve the global oral health agenda and work towards equity using innovative models of care, supported by effective governance and integrated policies.&quot;,&quot;publisher&quot;:&quot;Public Library of Science&quot;,&quot;issue&quot;:&quot;6 June&quot;,&quot;volume&quot;:&quot;19&quot;},&quot;isTemporary&quot;:false},{&quot;id&quot;:&quot;0781c77e-6170-362b-9f69-eb1e23f69dff&quot;,&quot;itemData&quot;:{&quot;type&quot;:&quot;article&quot;,&quot;id&quot;:&quot;0781c77e-6170-362b-9f69-eb1e23f69dff&quot;,&quot;title&quot;:&quot;Workforce Planning Models for Oral Health Care: A Scoping Review&quot;,&quot;author&quot;:[{&quot;family&quot;:&quot;O’Malley&quot;,&quot;given&quot;:&quot;L.&quot;,&quot;parse-names&quot;:false,&quot;dropping-particle&quot;:&quot;&quot;,&quot;non-dropping-particle&quot;:&quot;&quot;},{&quot;family&quot;:&quot;Macey&quot;,&quot;given&quot;:&quot;R.&quot;,&quot;parse-names&quot;:false,&quot;dropping-particle&quot;:&quot;&quot;,&quot;non-dropping-particle&quot;:&quot;&quot;},{&quot;family&quot;:&quot;Allen&quot;,&quot;given&quot;:&quot;T.&quot;,&quot;parse-names&quot;:false,&quot;dropping-particle&quot;:&quot;&quot;,&quot;non-dropping-particle&quot;:&quot;&quot;},{&quot;family&quot;:&quot;Brocklehurst&quot;,&quot;given&quot;:&quot;P.&quot;,&quot;parse-names&quot;:false,&quot;dropping-particle&quot;:&quot;&quot;,&quot;non-dropping-particle&quot;:&quot;&quot;},{&quot;family&quot;:&quot;Thomson&quot;,&quot;given&quot;:&quot;F.&quot;,&quot;parse-names&quot;:false,&quot;dropping-particle&quot;:&quot;&quot;,&quot;non-dropping-particle&quot;:&quot;&quot;},{&quot;family&quot;:&quot;Rigby&quot;,&quot;given&quot;:&quot;J.&quot;,&quot;parse-names&quot;:false,&quot;dropping-particle&quot;:&quot;&quot;,&quot;non-dropping-particle&quot;:&quot;&quot;},{&quot;family&quot;:&quot;Lalloo&quot;,&quot;given&quot;:&quot;R.&quot;,&quot;parse-names&quot;:false,&quot;dropping-particle&quot;:&quot;&quot;,&quot;non-dropping-particle&quot;:&quot;&quot;},{&quot;family&quot;:&quot;Tomblin Murphy&quot;,&quot;given&quot;:&quot;G.&quot;,&quot;parse-names&quot;:false,&quot;dropping-particle&quot;:&quot;&quot;,&quot;non-dropping-particle&quot;:&quot;&quot;},{&quot;family&quot;:&quot;Birch&quot;,&quot;given&quot;:&quot;S.&quot;,&quot;parse-names&quot;:false,&quot;dropping-particle&quot;:&quot;&quot;,&quot;non-dropping-particle&quot;:&quot;&quot;},{&quot;family&quot;:&quot;Tickle&quot;,&quot;given&quot;:&quot;M.&quot;,&quot;parse-names&quot;:false,&quot;dropping-particle&quot;:&quot;&quot;,&quot;non-dropping-particle&quot;:&quot;&quot;}],&quot;container-title&quot;:&quot;JDR Clinical and Translational Research&quot;,&quot;container-title-short&quot;:&quot;JDR Clin Trans Res&quot;,&quot;DOI&quot;:&quot;10.1177/2380084420979585&quot;,&quot;ISSN&quot;:&quot;23800852&quot;,&quot;PMID&quot;:&quot;33323035&quot;,&quot;issued&quot;:{&quot;date-parts&quot;:[[2022,1,1]]},&quot;page&quot;:&quot;16-24&quot;,&quot;abstract&quot;:&quot;Background: For health care services to address the health care needs of populations and respond to changes in needs over time, workforces must be planned. This requires quantitative models to estimate future workforce requirements that take account of population size, oral health needs, evidence-based approaches to addressing needs, and methods of service provision that maximize productivity. The aim of this scoping review was to assess whether and how these 4 elements contribute to existing models of oral health workforce planning. Methods: A scoping review was conducted. MEDLINE, Embase, HMIC, and EconLit were searched, all via OVID. Additionally, gray literature databases were searched and key bodies and policy makers contacted. Workforce planning models were included if they projected workforce numbers and were specific to oral health. No limits were placed on country. A single reviewer completed initial screening of abstracts; 2 independent reviewers completed secondary screening and data extraction. A narrative synthesis was conducted. Results: A total of 4,009 records were screened, resulting in 42 included articles detailing 47 models. The workforce planning models varied significantly in their use of data on oral health needs, evidence-based services, and provider productivity, with most models relying on observed levels of service utilization and demand. Conclusions: This review has identified quantitative workforce planning models that aim to estimate future workforce requirements. Approaches to planning the oral health workforce are not always based on deriving workforce requirements from population oral health needs. In many cases, requirements are not linked to population needs, while in models where needs are included, they are constrained by the existence and availability of the required data. It is critical that information systems be developed to effectively capture data necessary to plan future oral health care workforces in ways that relate directly to the needs of the populations being served. Knowledge Transfer Statement: Policy makers can use the results of this study when making decisions about the planning of oral health care workforces and about the data to routinely collect within health services. Collection of suitable data will allow for the continual improvement of workforce planning, leading to a responsive health service and likely future cost savings.&quot;,&quot;publisher&quot;:&quot;SAGE Publications Ltd&quot;,&quot;issue&quot;:&quot;1&quot;,&quot;volume&quot;:&quot;7&quot;},&quot;isTemporary&quot;:false},{&quot;id&quot;:&quot;79c3381a-4a99-3059-8774-7969e9f5de62&quot;,&quot;itemData&quot;:{&quot;type&quot;:&quot;article-journal&quot;,&quot;id&quot;:&quot;79c3381a-4a99-3059-8774-7969e9f5de62&quot;,&quot;title&quot;:&quot;A sustainable oral health workforce: time to act&quot;,&quot;author&quot;:[{&quot;family&quot;:&quot;Gallagher&quot;,&quot;given&quot;:&quot;Jennifer E.&quot;,&quot;parse-names&quot;:false,&quot;dropping-particle&quot;:&quot;&quot;,&quot;non-dropping-particle&quot;:&quot;&quot;}],&quot;container-title&quot;:&quot;British Dental Journal&quot;,&quot;DOI&quot;:&quot;10.1038/s41415-021-3130-9&quot;,&quot;ISSN&quot;:&quot;14765373&quot;,&quot;issued&quot;:{&quot;date-parts&quot;:[[2024]]},&quot;abstract&quot;:&quot;Background Multiple determinants influence dentists' health and wellbeing. In light of recent concerns, the aim of this research was to explore contemporary influences on dentists' health and wellbeing in England, drawing on their lived experience. Methods Semi-structured interviews were conducted with a purposive sample of dentists working in England, taking into account age, gender, career stage, work sector, geographical area, position and route of entry to registration. A topic guide, informed by the literature, was used to guide the discourse. Dentists were approached via gatekeepers, supported by snowball sampling. Interviews were recorded and transcribed for analysis. Framework analysis was used, taking an interpretative phenomenological approach to develop theory. Results Twenty dentists, from a range of backgrounds, participated in this research. While health and wellbeing was reported to be more positive among dentists in their later career, those in their early career and/or with high NHS work commitments shared concerns about their physical, psychological and emotional health. Influences ranged from macro-level issues relating to professional regulation and health systems, through meso-level, notably their workplace and job specification, to micro-level issues relating to their professional careers, relationships and personal life. Dentists highlighted ethical concerns and feeling driven to deliver, together with being demoralised by a survival culture, all leading to perceived lack of control and reduced professional fulfilment. In contrast, being able to deliver quality care, innovate and effect change, as well as being valued for their delivery, were perceived to positively contribute to general health and wellbeing. Conclusion Dentists have a vital role in providing care for patients, so there are serious public health implications if urgent action is not taken to improve and sustain their health and wellbeing. This study confirms that dentists are affected by multiple contemporary influences, and although greater support is needed for individuals, organisational, system and policy changes may be required to fully address the challenges they face.&quot;,&quot;publisher&quot;:&quot;Springer Nature&quot;,&quot;issue&quot;:&quot;11&quot;,&quot;volume&quot;:&quot;236&quot;,&quot;container-title-short&quot;:&quot;Br Dent J&quot;},&quot;isTemporary&quot;:false}]},{&quot;citationID&quot;:&quot;MENDELEY_CITATION_decccf3b-ead2-4963-9833-38aa6cd4b424&quot;,&quot;properties&quot;:{&quot;noteIndex&quot;:0},&quot;isEdited&quot;:false,&quot;manualOverride&quot;:{&quot;isManuallyOverridden&quot;:false,&quot;citeprocText&quot;:&quot;(Balasubramanian et al., 2021; O’Malley et al., 2022)&quot;,&quot;manualOverrideText&quot;:&quot;&quot;},&quot;citationTag&quot;:&quot;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&quot;,&quot;citationItems&quot;:[{&quot;id&quot;:&quot;ddf2b8a6-f2db-359f-952a-c5dfed3085c9&quot;,&quot;itemData&quot;:{&quot;type&quot;:&quot;article-journal&quot;,&quot;id&quot;:&quot;ddf2b8a6-f2db-359f-952a-c5dfed3085c9&quot;,&quot;title&quot;:&quot;Planning the future oral health workforce: a rapid review of supply, demand and need models, data sources and skill mix considerations&quot;,&quot;author&quot;:[{&quot;family&quot;:&quot;Balasubramanian&quot;,&quot;given&quot;:&quot;Madhan&quot;,&quot;parse-names&quot;:false,&quot;dropping-particle&quot;:&quot;&quot;,&quot;non-dropping-particle&quot;:&quot;&quot;},{&quot;family&quot;:&quot;Hasan&quot;,&quot;given&quot;:&quot;Aliya&quot;,&quot;parse-names&quot;:false,&quot;dropping-particle&quot;:&quot;&quot;,&quot;non-dropping-particle&quot;:&quot;&quot;},{&quot;family&quot;:&quot;Ganbavale&quot;,&quot;given&quot;:&quot;Suruchi&quot;,&quot;parse-names&quot;:false,&quot;dropping-particle&quot;:&quot;&quot;,&quot;non-dropping-particle&quot;:&quot;&quot;},{&quot;family&quot;:&quot;Alolayah&quot;,&quot;given&quot;:&quot;Anfal&quot;,&quot;parse-names&quot;:false,&quot;dropping-particle&quot;:&quot;&quot;,&quot;non-dropping-particle&quot;:&quot;&quot;},{&quot;family&quot;:&quot;Gallagher&quot;,&quot;given&quot;:&quot;Jennifer&quot;,&quot;parse-names&quot;:false,&quot;dropping-particle&quot;:&quot;&quot;,&quot;non-dropping-particle&quot;:&quot;&quot;}],&quot;container-title&quot;:&quot;International Journal of Environmental Research and Public Health&quot;,&quot;DOI&quot;:&quot;10.3390/ijerph18062891&quot;,&quot;ISSN&quot;:&quot;16604601&quot;,&quot;PMID&quot;:&quot;33808981&quot;,&quot;issued&quot;:{&quot;date-parts&quot;:[[2021]]},&quot;page&quot;:&quot;1-33&quot;,&quot;abstract&quot;:&quot;Over the last decade, there has been a renewed interest in oral health workforce planning. The purpose of this review is to examine oral health workforce planning models on supply, demand and needs, mainly in respect to their data sources, modelling technique and use of skill mix. A limited search was carried out on PubMed and Web of Science for published scientific articles on oral health workforce planning models between 2010 to 2020. No restrictions were placed on the type of modelling philosophy, and all studies including supply, demand or needs based models were included. Rapid review methods guided the review process. Twenty-three studies from 15 countries were included in the review. A majority were from high-income countries (n = 17). Dentists were the sole oral health workforce group modelled in 13 studies; only five studies included skill mix (allied dental personnel) considerations. The most common application of modelling was a workforce to population ratio or a needs-based demand weighted variant. Nearly all studies presented weaknesses in modelling process due to the limitations in data sources and/or non-availability of the necessary data to inform oral health workforce planning. Skill mix considerations in planning models were also limited to horizontal integration within oral health professionals. Planning for the future oral health workforce is heavily reliant on quality data being available for supply, demand and needs models. Integrated methodologies that expand skill mix considerations and account for uncertainty are essential for future planning exercises.&quot;,&quot;issue&quot;:&quot;6&quot;,&quot;volume&quot;:&quot;18&quot;,&quot;container-title-short&quot;:&quot;Int J Environ Res Public Health&quot;},&quot;isTemporary&quot;:false},{&quot;id&quot;:&quot;0781c77e-6170-362b-9f69-eb1e23f69dff&quot;,&quot;itemData&quot;:{&quot;type&quot;:&quot;article&quot;,&quot;id&quot;:&quot;0781c77e-6170-362b-9f69-eb1e23f69dff&quot;,&quot;title&quot;:&quot;Workforce Planning Models for Oral Health Care: A Scoping Review&quot;,&quot;author&quot;:[{&quot;family&quot;:&quot;O’Malley&quot;,&quot;given&quot;:&quot;L.&quot;,&quot;parse-names&quot;:false,&quot;dropping-particle&quot;:&quot;&quot;,&quot;non-dropping-particle&quot;:&quot;&quot;},{&quot;family&quot;:&quot;Macey&quot;,&quot;given&quot;:&quot;R.&quot;,&quot;parse-names&quot;:false,&quot;dropping-particle&quot;:&quot;&quot;,&quot;non-dropping-particle&quot;:&quot;&quot;},{&quot;family&quot;:&quot;Allen&quot;,&quot;given&quot;:&quot;T.&quot;,&quot;parse-names&quot;:false,&quot;dropping-particle&quot;:&quot;&quot;,&quot;non-dropping-particle&quot;:&quot;&quot;},{&quot;family&quot;:&quot;Brocklehurst&quot;,&quot;given&quot;:&quot;P.&quot;,&quot;parse-names&quot;:false,&quot;dropping-particle&quot;:&quot;&quot;,&quot;non-dropping-particle&quot;:&quot;&quot;},{&quot;family&quot;:&quot;Thomson&quot;,&quot;given&quot;:&quot;F.&quot;,&quot;parse-names&quot;:false,&quot;dropping-particle&quot;:&quot;&quot;,&quot;non-dropping-particle&quot;:&quot;&quot;},{&quot;family&quot;:&quot;Rigby&quot;,&quot;given&quot;:&quot;J.&quot;,&quot;parse-names&quot;:false,&quot;dropping-particle&quot;:&quot;&quot;,&quot;non-dropping-particle&quot;:&quot;&quot;},{&quot;family&quot;:&quot;Lalloo&quot;,&quot;given&quot;:&quot;R.&quot;,&quot;parse-names&quot;:false,&quot;dropping-particle&quot;:&quot;&quot;,&quot;non-dropping-particle&quot;:&quot;&quot;},{&quot;family&quot;:&quot;Tomblin Murphy&quot;,&quot;given&quot;:&quot;G.&quot;,&quot;parse-names&quot;:false,&quot;dropping-particle&quot;:&quot;&quot;,&quot;non-dropping-particle&quot;:&quot;&quot;},{&quot;family&quot;:&quot;Birch&quot;,&quot;given&quot;:&quot;S.&quot;,&quot;parse-names&quot;:false,&quot;dropping-particle&quot;:&quot;&quot;,&quot;non-dropping-particle&quot;:&quot;&quot;},{&quot;family&quot;:&quot;Tickle&quot;,&quot;given&quot;:&quot;M.&quot;,&quot;parse-names&quot;:false,&quot;dropping-particle&quot;:&quot;&quot;,&quot;non-dropping-particle&quot;:&quot;&quot;}],&quot;container-title&quot;:&quot;JDR Clinical and Translational Research&quot;,&quot;container-title-short&quot;:&quot;JDR Clin Trans Res&quot;,&quot;DOI&quot;:&quot;10.1177/2380084420979585&quot;,&quot;ISSN&quot;:&quot;23800852&quot;,&quot;PMID&quot;:&quot;33323035&quot;,&quot;issued&quot;:{&quot;date-parts&quot;:[[2022,1,1]]},&quot;page&quot;:&quot;16-24&quot;,&quot;abstract&quot;:&quot;Background: For health care services to address the health care needs of populations and respond to changes in needs over time, workforces must be planned. This requires quantitative models to estimate future workforce requirements that take account of population size, oral health needs, evidence-based approaches to addressing needs, and methods of service provision that maximize productivity. The aim of this scoping review was to assess whether and how these 4 elements contribute to existing models of oral health workforce planning. Methods: A scoping review was conducted. MEDLINE, Embase, HMIC, and EconLit were searched, all via OVID. Additionally, gray literature databases were searched and key bodies and policy makers contacted. Workforce planning models were included if they projected workforce numbers and were specific to oral health. No limits were placed on country. A single reviewer completed initial screening of abstracts; 2 independent reviewers completed secondary screening and data extraction. A narrative synthesis was conducted. Results: A total of 4,009 records were screened, resulting in 42 included articles detailing 47 models. The workforce planning models varied significantly in their use of data on oral health needs, evidence-based services, and provider productivity, with most models relying on observed levels of service utilization and demand. Conclusions: This review has identified quantitative workforce planning models that aim to estimate future workforce requirements. Approaches to planning the oral health workforce are not always based on deriving workforce requirements from population oral health needs. In many cases, requirements are not linked to population needs, while in models where needs are included, they are constrained by the existence and availability of the required data. It is critical that information systems be developed to effectively capture data necessary to plan future oral health care workforces in ways that relate directly to the needs of the populations being served. Knowledge Transfer Statement: Policy makers can use the results of this study when making decisions about the planning of oral health care workforces and about the data to routinely collect within health services. Collection of suitable data will allow for the continual improvement of workforce planning, leading to a responsive health service and likely future cost savings.&quot;,&quot;publisher&quot;:&quot;SAGE Publications Ltd&quot;,&quot;issue&quot;:&quot;1&quot;,&quot;volume&quot;:&quot;7&quot;},&quot;isTemporary&quot;:false}]},{&quot;citationID&quot;:&quot;MENDELEY_CITATION_512723f8-f617-4556-bf98-6febb1a7718d&quot;,&quot;properties&quot;:{&quot;noteIndex&quot;:0},&quot;isEdited&quot;:false,&quot;manualOverride&quot;:{&quot;isManuallyOverridden&quot;:false,&quot;citeprocText&quot;:&quot;(Asamani et al., 2021; Balasubramanian et al., 2021; Carvalho et al., 2022; Machado &amp;#38; Poz, 2015; O’Malley et al., 2022; Sutton et al., 2023)&quot;,&quot;manualOverrideText&quot;:&quot;&quot;},&quot;citationTag&quot;:&quot;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&quot;,&quot;citationItems&quot;:[{&quot;id&quot;:&quot;ddf2b8a6-f2db-359f-952a-c5dfed3085c9&quot;,&quot;itemData&quot;:{&quot;type&quot;:&quot;article-journal&quot;,&quot;id&quot;:&quot;ddf2b8a6-f2db-359f-952a-c5dfed3085c9&quot;,&quot;title&quot;:&quot;Planning the future oral health workforce: a rapid review of supply, demand and need models, data sources and skill mix considerations&quot;,&quot;author&quot;:[{&quot;family&quot;:&quot;Balasubramanian&quot;,&quot;given&quot;:&quot;Madhan&quot;,&quot;parse-names&quot;:false,&quot;dropping-particle&quot;:&quot;&quot;,&quot;non-dropping-particle&quot;:&quot;&quot;},{&quot;family&quot;:&quot;Hasan&quot;,&quot;given&quot;:&quot;Aliya&quot;,&quot;parse-names&quot;:false,&quot;dropping-particle&quot;:&quot;&quot;,&quot;non-dropping-particle&quot;:&quot;&quot;},{&quot;family&quot;:&quot;Ganbavale&quot;,&quot;given&quot;:&quot;Suruchi&quot;,&quot;parse-names&quot;:false,&quot;dropping-particle&quot;:&quot;&quot;,&quot;non-dropping-particle&quot;:&quot;&quot;},{&quot;family&quot;:&quot;Alolayah&quot;,&quot;given&quot;:&quot;Anfal&quot;,&quot;parse-names&quot;:false,&quot;dropping-particle&quot;:&quot;&quot;,&quot;non-dropping-particle&quot;:&quot;&quot;},{&quot;family&quot;:&quot;Gallagher&quot;,&quot;given&quot;:&quot;Jennifer&quot;,&quot;parse-names&quot;:false,&quot;dropping-particle&quot;:&quot;&quot;,&quot;non-dropping-particle&quot;:&quot;&quot;}],&quot;container-title&quot;:&quot;International Journal of Environmental Research and Public Health&quot;,&quot;DOI&quot;:&quot;10.3390/ijerph18062891&quot;,&quot;ISSN&quot;:&quot;16604601&quot;,&quot;PMID&quot;:&quot;33808981&quot;,&quot;issued&quot;:{&quot;date-parts&quot;:[[2021]]},&quot;page&quot;:&quot;1-33&quot;,&quot;abstract&quot;:&quot;Over the last decade, there has been a renewed interest in oral health workforce planning. The purpose of this review is to examine oral health workforce planning models on supply, demand and needs, mainly in respect to their data sources, modelling technique and use of skill mix. A limited search was carried out on PubMed and Web of Science for published scientific articles on oral health workforce planning models between 2010 to 2020. No restrictions were placed on the type of modelling philosophy, and all studies including supply, demand or needs based models were included. Rapid review methods guided the review process. Twenty-three studies from 15 countries were included in the review. A majority were from high-income countries (n = 17). Dentists were the sole oral health workforce group modelled in 13 studies; only five studies included skill mix (allied dental personnel) considerations. The most common application of modelling was a workforce to population ratio or a needs-based demand weighted variant. Nearly all studies presented weaknesses in modelling process due to the limitations in data sources and/or non-availability of the necessary data to inform oral health workforce planning. Skill mix considerations in planning models were also limited to horizontal integration within oral health professionals. Planning for the future oral health workforce is heavily reliant on quality data being available for supply, demand and needs models. Integrated methodologies that expand skill mix considerations and account for uncertainty are essential for future planning exercises.&quot;,&quot;issue&quot;:&quot;6&quot;,&quot;volume&quot;:&quot;18&quot;,&quot;container-title-short&quot;:&quot;Int J Environ Res Public Health&quot;},&quot;isTemporary&quot;:false},{&quot;id&quot;:&quot;586e875d-3c68-3d14-94b2-b32cbbe724c7&quot;,&quot;itemData&quot;:{&quot;type&quot;:&quot;article&quot;,&quot;id&quot;:&quot;586e875d-3c68-3d14-94b2-b32cbbe724c7&quot;,&quot;title&quot;:&quot;Strategic workforce planning in health and social care – an international perspective: A scoping review&quot;,&quot;author&quot;:[{&quot;family&quot;:&quot;Sutton&quot;,&quot;given&quot;:&quot;Claire&quot;,&quot;parse-names&quot;:false,&quot;dropping-particle&quot;:&quot;&quot;,&quot;non-dropping-particle&quot;:&quot;&quot;},{&quot;family&quot;:&quot;Prowse&quot;,&quot;given&quot;:&quot;Julie&quot;,&quot;parse-names&quot;:false,&quot;dropping-particle&quot;:&quot;&quot;,&quot;non-dropping-particle&quot;:&quot;&quot;},{&quot;family&quot;:&quot;McVey&quot;,&quot;given&quot;:&quot;Lynn&quot;,&quot;parse-names&quot;:false,&quot;dropping-particle&quot;:&quot;&quot;,&quot;non-dropping-particle&quot;:&quot;&quot;},{&quot;family&quot;:&quot;Elshehaly&quot;,&quot;given&quot;:&quot;Mai&quot;,&quot;parse-names&quot;:false,&quot;dropping-particle&quot;:&quot;&quot;,&quot;non-dropping-particle&quot;:&quot;&quot;},{&quot;family&quot;:&quot;Neagu&quot;,&quot;given&quot;:&quot;Daniel&quot;,&quot;parse-names&quot;:false,&quot;dropping-particle&quot;:&quot;&quot;,&quot;non-dropping-particle&quot;:&quot;&quot;},{&quot;family&quot;:&quot;Montague&quot;,&quot;given&quot;:&quot;Jane&quot;,&quot;parse-names&quot;:false,&quot;dropping-particle&quot;:&quot;&quot;,&quot;non-dropping-particle&quot;:&quot;&quot;},{&quot;family&quot;:&quot;Alvarado&quot;,&quot;given&quot;:&quot;Natasha&quot;,&quot;parse-names&quot;:false,&quot;dropping-particle&quot;:&quot;&quot;,&quot;non-dropping-particle&quot;:&quot;&quot;},{&quot;family&quot;:&quot;Tissiman&quot;,&quot;given&quot;:&quot;Chris&quot;,&quot;parse-names&quot;:false,&quot;dropping-particle&quot;:&quot;&quot;,&quot;non-dropping-particle&quot;:&quot;&quot;},{&quot;family&quot;:&quot;O'Connell&quot;,&quot;given&quot;:&quot;Kate&quot;,&quot;parse-names&quot;:false,&quot;dropping-particle&quot;:&quot;&quot;,&quot;non-dropping-particle&quot;:&quot;&quot;},{&quot;family&quot;:&quot;Eyers&quot;,&quot;given&quot;:&quot;Emma&quot;,&quot;parse-names&quot;:false,&quot;dropping-particle&quot;:&quot;&quot;,&quot;non-dropping-particle&quot;:&quot;&quot;},{&quot;family&quot;:&quot;Faisal&quot;,&quot;given&quot;:&quot;Muhammad&quot;,&quot;parse-names&quot;:false,&quot;dropping-particle&quot;:&quot;&quot;,&quot;non-dropping-particle&quot;:&quot;&quot;},{&quot;family&quot;:&quot;Randell&quot;,&quot;given&quot;:&quot;Rebecca&quot;,&quot;parse-names&quot;:false,&quot;dropping-particle&quot;:&quot;&quot;,&quot;non-dropping-particle&quot;:&quot;&quot;}],&quot;container-title&quot;:&quot;Health Policy&quot;,&quot;container-title-short&quot;:&quot;Health Policy (New York)&quot;,&quot;DOI&quot;:&quot;10.1016/j.healthpol.2023.104827&quot;,&quot;ISSN&quot;:&quot;18726054&quot;,&quot;PMID&quot;:&quot;37099856&quot;,&quot;issued&quot;:{&quot;date-parts&quot;:[[2023,6,1]]},&quot;abstract&quot;:&quot;Effective strategic workforce planning for integrated and co-ordinated health and social care is essential if future services are to be resourced such that skill mix, clinical practice and productivity meet population health and social care needs in timely, safe and accessible ways globally. This review presents international literature to illustrate how strategic workforce planning in health and social care has been undertaken around the world with examples of planning frameworks, models and modelling approaches. The databases Business Source Premier, CINAHL, Embase, Health Management Information Consortium, Medline and Scopus were searched for full texts, from 2005 to 2022, detailing empirical research, models or methodologies to explain how strategic workforce planning (with at least a one-year horizon) in health and/or social care has been undertaken, yielding ultimately 101 included references. The supply/demand of a differentiated medical workforce was discussed in 25 references. Nursing and midwifery were characterised as undifferentiated labour, requiring urgent growth to meet demand. Unregistered workers were poorly represented as was the social care workforce. One reference considered planning for health and social care workers. Workforce modelling was illustrated in 66 references with predilection for quantifiable projections. Increasingly needs-based approaches were called for to better consider demography and epidemiological impacts. This review's findings advocate for whole-system needs-based approaches that consider the ecology of a co-produced health and social care workforce.&quot;,&quot;publisher&quot;:&quot;Elsevier Ireland Ltd&quot;,&quot;volume&quot;:&quot;132&quot;},&quot;isTemporary&quot;:false},{&quot;id&quot;:&quot;0781c77e-6170-362b-9f69-eb1e23f69dff&quot;,&quot;itemData&quot;:{&quot;type&quot;:&quot;article&quot;,&quot;id&quot;:&quot;0781c77e-6170-362b-9f69-eb1e23f69dff&quot;,&quot;title&quot;:&quot;Workforce Planning Models for Oral Health Care: A Scoping Review&quot;,&quot;author&quot;:[{&quot;family&quot;:&quot;O’Malley&quot;,&quot;given&quot;:&quot;L.&quot;,&quot;parse-names&quot;:false,&quot;dropping-particle&quot;:&quot;&quot;,&quot;non-dropping-particle&quot;:&quot;&quot;},{&quot;family&quot;:&quot;Macey&quot;,&quot;given&quot;:&quot;R.&quot;,&quot;parse-names&quot;:false,&quot;dropping-particle&quot;:&quot;&quot;,&quot;non-dropping-particle&quot;:&quot;&quot;},{&quot;family&quot;:&quot;Allen&quot;,&quot;given&quot;:&quot;T.&quot;,&quot;parse-names&quot;:false,&quot;dropping-particle&quot;:&quot;&quot;,&quot;non-dropping-particle&quot;:&quot;&quot;},{&quot;family&quot;:&quot;Brocklehurst&quot;,&quot;given&quot;:&quot;P.&quot;,&quot;parse-names&quot;:false,&quot;dropping-particle&quot;:&quot;&quot;,&quot;non-dropping-particle&quot;:&quot;&quot;},{&quot;family&quot;:&quot;Thomson&quot;,&quot;given&quot;:&quot;F.&quot;,&quot;parse-names&quot;:false,&quot;dropping-particle&quot;:&quot;&quot;,&quot;non-dropping-particle&quot;:&quot;&quot;},{&quot;family&quot;:&quot;Rigby&quot;,&quot;given&quot;:&quot;J.&quot;,&quot;parse-names&quot;:false,&quot;dropping-particle&quot;:&quot;&quot;,&quot;non-dropping-particle&quot;:&quot;&quot;},{&quot;family&quot;:&quot;Lalloo&quot;,&quot;given&quot;:&quot;R.&quot;,&quot;parse-names&quot;:false,&quot;dropping-particle&quot;:&quot;&quot;,&quot;non-dropping-particle&quot;:&quot;&quot;},{&quot;family&quot;:&quot;Tomblin Murphy&quot;,&quot;given&quot;:&quot;G.&quot;,&quot;parse-names&quot;:false,&quot;dropping-particle&quot;:&quot;&quot;,&quot;non-dropping-particle&quot;:&quot;&quot;},{&quot;family&quot;:&quot;Birch&quot;,&quot;given&quot;:&quot;S.&quot;,&quot;parse-names&quot;:false,&quot;dropping-particle&quot;:&quot;&quot;,&quot;non-dropping-particle&quot;:&quot;&quot;},{&quot;family&quot;:&quot;Tickle&quot;,&quot;given&quot;:&quot;M.&quot;,&quot;parse-names&quot;:false,&quot;dropping-particle&quot;:&quot;&quot;,&quot;non-dropping-particle&quot;:&quot;&quot;}],&quot;container-title&quot;:&quot;JDR Clinical and Translational Research&quot;,&quot;container-title-short&quot;:&quot;JDR Clin Trans Res&quot;,&quot;DOI&quot;:&quot;10.1177/2380084420979585&quot;,&quot;ISSN&quot;:&quot;23800852&quot;,&quot;PMID&quot;:&quot;33323035&quot;,&quot;issued&quot;:{&quot;date-parts&quot;:[[2022,1,1]]},&quot;page&quot;:&quot;16-24&quot;,&quot;abstract&quot;:&quot;Background: For health care services to address the health care needs of populations and respond to changes in needs over time, workforces must be planned. This requires quantitative models to estimate future workforce requirements that take account of population size, oral health needs, evidence-based approaches to addressing needs, and methods of service provision that maximize productivity. The aim of this scoping review was to assess whether and how these 4 elements contribute to existing models of oral health workforce planning. Methods: A scoping review was conducted. MEDLINE, Embase, HMIC, and EconLit were searched, all via OVID. Additionally, gray literature databases were searched and key bodies and policy makers contacted. Workforce planning models were included if they projected workforce numbers and were specific to oral health. No limits were placed on country. A single reviewer completed initial screening of abstracts; 2 independent reviewers completed secondary screening and data extraction. A narrative synthesis was conducted. Results: A total of 4,009 records were screened, resulting in 42 included articles detailing 47 models. The workforce planning models varied significantly in their use of data on oral health needs, evidence-based services, and provider productivity, with most models relying on observed levels of service utilization and demand. Conclusions: This review has identified quantitative workforce planning models that aim to estimate future workforce requirements. Approaches to planning the oral health workforce are not always based on deriving workforce requirements from population oral health needs. In many cases, requirements are not linked to population needs, while in models where needs are included, they are constrained by the existence and availability of the required data. It is critical that information systems be developed to effectively capture data necessary to plan future oral health care workforces in ways that relate directly to the needs of the populations being served. Knowledge Transfer Statement: Policy makers can use the results of this study when making decisions about the planning of oral health care workforces and about the data to routinely collect within health services. Collection of suitable data will allow for the continual improvement of workforce planning, leading to a responsive health service and likely future cost savings.&quot;,&quot;publisher&quot;:&quot;SAGE Publications Ltd&quot;,&quot;issue&quot;:&quot;1&quot;,&quot;volume&quot;:&quot;7&quot;},&quot;isTemporary&quot;:false},{&quot;id&quot;:&quot;d90b8144-8886-38b1-8f53-e1528e0b09a4&quot;,&quot;itemData&quot;:{&quot;type&quot;:&quot;article-journal&quot;,&quot;id&quot;:&quot;d90b8144-8886-38b1-8f53-e1528e0b09a4&quot;,&quot;title&quot;:&quot;Planejamento e Dimensionamento da Força de Trabalho em Saúde no Brasil: avanços e desafios&quot;,&quot;author&quot;:[{&quot;family&quot;:&quot;Carvalho&quot;,&quot;given&quot;:&quot;Desirée dos Santos&quot;,&quot;parse-names&quot;:false,&quot;dropping-particle&quot;:&quot;&quot;,&quot;non-dropping-particle&quot;:&quot;&quot;},{&quot;family&quot;:&quot;Nascimento&quot;,&quot;given&quot;:&quot;Elisabet Pereira Lelo&quot;,&quot;parse-names&quot;:false,&quot;dropping-particle&quot;:&quot;&quot;,&quot;non-dropping-particle&quot;:&quot;&quot;},{&quot;family&quot;:&quot;Carmona&quot;,&quot;given&quot;:&quot;Silvia Aparecida Maria Lutaif Dolci&quot;,&quot;parse-names&quot;:false,&quot;dropping-particle&quot;:&quot;&quot;,&quot;non-dropping-particle&quot;:&quot;&quot;},{&quot;family&quot;:&quot;Barthmann&quot;,&quot;given&quot;:&quot;Vânia Maria Corrêa&quot;,&quot;parse-names&quot;:false,&quot;dropping-particle&quot;:&quot;&quot;,&quot;non-dropping-particle&quot;:&quot;&quot;},{&quot;family&quot;:&quot;Lopes&quot;,&quot;given&quot;:&quot;Maria Helena Pereira&quot;,&quot;parse-names&quot;:false,&quot;dropping-particle&quot;:&quot;&quot;,&quot;non-dropping-particle&quot;:&quot;&quot;},{&quot;family&quot;:&quot;Moraes&quot;,&quot;given&quot;:&quot;Júlio César&quot;,&quot;parse-names&quot;:false,&quot;dropping-particle&quot;:&quot;de&quot;,&quot;non-dropping-particle&quot;:&quot;&quot;}],&quot;container-title&quot;:&quot;Saúde em Debate&quot;,&quot;DOI&quot;:&quot;10.1590/0103-1104202213519&quot;,&quot;ISSN&quot;:&quot;0103-1104&quot;,&quot;issued&quot;:{&quot;date-parts&quot;:[[2022,12]]},&quot;page&quot;:&quot;1215-1237&quot;,&quot;abstract&quot;:&quot;RESUMO Este estudo visa a analisar a produção de conhecimento acerca do Planejamento e Dimensionamento da Força de Trabalho em Saúde (PDFTS) desenvolvida no Brasil identificando modelos e metodologias que consideram as diretrizes do Sistema Único de Saúde (SUS) para a constituição de redes de atenção regionalizadas. Trata-se de uma revisão integrativa, incluindo estudos brasileiros e com texto completo, em português, disponível nas bases de dados Capes, BVS e Google Acadêmico. As buscas retornaram 48.083 documentos e, após seleção com a ferramenta Prisma, foram incluídos 62 estudos publicados entre 2011 e 2020. A maioria das produções analisadas aborda o PDFTS com análises comparativas entre as necessidades estimadas e a disponibilidade atual, sendo mais frequentes os estudos de apenas uma categoria profissional, com destaque para a enfermagem. Os achados contribuem à promoção do debate sobre a essencialidade da força de trabalho em saúde para a conformação das redes, ao demonstrar que os métodos de cálculo privilegiam o uso de indicadores e parâmetros relacionados à oferta de serviços em estabelecimentos de saúde específicos, especialmente hospitais, não operacionalizando aspectos de regionalização e integração sistêmica da Rede de Atenção à Saúde.ABSTRACT This study aims to analyze the production of knowledge about Planning and Sizing of the Health Workforce (PDFTS) developed in Brazil, identifying models and methodologies that consider the Guidelines of the Unified Health System (SUS) for the constitution of regionalized care networks. This is an integrative review, including Brazilian studies and full text, in Portuguese, and available in the CAPES, BVS and Google Scholar databases. The searches returned 48,083 documents and, after selection with the PRISMA strategy, 62 studies published between 2011 and 2020 were included. Most of the analyzed productions approach the PDFTS with comparative analyzes between the estimated needs and the current availability, being more frequent the studies of only one professional category, with emphasis on nursing. The findings contribute to the debate on the essentiality of the health workforce for the conformation of networks, by demonstrating that the calculation methods favor the use of indicators and parameters related to the provision of services in specific health facilities, especially hospitals, not operationalizing aspects of regionalization and systemic integration of the Health Care Network.&quot;,&quot;publisher&quot;:&quot;FapUNIFESP (SciELO)&quot;,&quot;issue&quot;:&quot;135&quot;,&quot;volume&quot;:&quot;46&quot;,&quot;container-title-short&quot;:&quot;&quot;},&quot;isTemporary&quot;:false},{&quot;id&quot;:&quot;e178fc47-ed52-3e2d-a9d3-80631bab55f1&quot;,&quot;itemData&quot;:{&quot;type&quot;:&quot;article-journal&quot;,&quot;id&quot;:&quot;e178fc47-ed52-3e2d-a9d3-80631bab55f1&quot;,&quot;title&quot;:&quot;Sistematização do conhecimento sobre as metodologias empregadas para o dimensionamento da força de trabalho em saúde&quot;,&quot;author&quot;:[{&quot;family&quot;:&quot;Machado&quot;,&quot;given&quot;:&quot;Claudia Regina&quot;,&quot;parse-names&quot;:false,&quot;dropping-particle&quot;:&quot;&quot;,&quot;non-dropping-particle&quot;:&quot;&quot;},{&quot;family&quot;:&quot;Poz&quot;,&quot;given&quot;:&quot;Mario Roberto Dal&quot;,&quot;parse-names&quot;:false,&quot;dropping-particle&quot;:&quot;&quot;,&quot;non-dropping-particle&quot;:&quot;&quot;}],&quot;container-title&quot;:&quot;Saúde em Debate&quot;,&quot;DOI&quot;:&quot;10.1590/0103-110420151040498&quot;,&quot;ISSN&quot;:&quot;2358-2898&quot;,&quot;issued&quot;:{&quot;date-parts&quot;:[[2015]]},&quot;page&quot;:&quot;239-254&quot;,&quot;abstract&quot;:&quot;A força de trabalho em saúde representa um fator de grande importância nos sistemas de saúde, sendo imprescindível à promoção e ao avanço da área, relacionada quantitativa e qualitativamente aos resultados alcançados. Esta revisão sistemática visa à identificação na literatura de metodologias que, empregadas, resultem em dimensionamento eficaz da força de trabalho em saúde. Os resultados indicam a necessidade de complementação da avaliação, sendo indispensável a identificação de metodologias que resultem em dimensionamento mais eficaz da força de trabalho em saúde para subsidiar decisões gerenciais no sistema de saúde.The health workforce is a key factor in health systems and is essential to the promotion and advancement of the area, related quantitative and qualitative results achieved. This systematic review aims to identify, in the literature, methodologies that result in effective health workforce staffing. The results indicate the need to complement the assessment, in order to identify methodologies that result in more effective health workforce staffing and provide support to management decisions in the health system.&quot;,&quot;issue&quot;:&quot;104&quot;,&quot;volume&quot;:&quot;39&quot;,&quot;container-title-short&quot;:&quot;&quot;},&quot;isTemporary&quot;:false},{&quot;id&quot;:&quot;09456d1c-5111-38c9-a760-05c60d4ac863&quot;,&quot;itemData&quot;:{&quot;type&quot;:&quot;article-journal&quot;,&quot;id&quot;:&quot;09456d1c-5111-38c9-a760-05c60d4ac863&quot;,&quot;title&quot;:&quot;The needs-based health workforce planning method: a systematic scoping review of analytical applications&quot;,&quot;author&quot;:[{&quot;family&quot;:&quot;Asamani&quot;,&quot;given&quot;:&quot;James Avoka&quot;,&quot;parse-names&quot;:false,&quot;dropping-particle&quot;:&quot;&quot;,&quot;non-dropping-particle&quot;:&quot;&quot;},{&quot;family&quot;:&quot;Christmals&quot;,&quot;given&quot;:&quot;Christmal&quot;,&quot;parse-names&quot;:false,&quot;dropping-particle&quot;:&quot;Dela&quot;,&quot;non-dropping-particle&quot;:&quot;&quot;},{&quot;family&quot;:&quot;Reitsma&quot;,&quot;given&quot;:&quot;Gerda Marie&quot;,&quot;parse-names&quot;:false,&quot;dropping-particle&quot;:&quot;&quot;,&quot;non-dropping-particle&quot;:&quot;&quot;}],&quot;container-title&quot;:&quot;Health Policy and Planning&quot;,&quot;container-title-short&quot;:&quot;Health Policy Plan&quot;,&quot;DOI&quot;:&quot;10.1093/heapol/czab022&quot;,&quot;ISSN&quot;:&quot;0268-1080&quot;,&quot;issued&quot;:{&quot;date-parts&quot;:[[2021]]},&quot;page&quot;:&quot;1-19&quot;,&quot;abstract&quot;:&quot;Although the theoretical underpinnings and analytical framework for needs-based health workforce planning are well developed and tested, its uptake in national planning processes is still limited. Towards the development of open-access needs-based planning model for national workforce planning, we conducted a systematic scoping review of analytical applications of needs-based health workforce models. Guided by the Preferred Reporting Items for Systematic reviews and Meta-Analyses—extension for Scoping Reviews (PRISMA-ScR) checklist, a systematic scoping review was conducted. A systematic search of peer-reviewed literature published in English was undertaken across several databases. Papers retrieved were assessed against predefined inclusion criteria, critically appraised, extracted and synthesized. Twenty-five papers were included, which showed increasing uptake of the needs-based health workforce modelling, with 84% of the studies published within the last decade (2010–20). Three countries (Canada, Australia and England) accounted for 48% of the publications included whilst four studies (16%) were based on low-and-middle-income countries. Only three of the studies were conducted in sub-Saharan Africa. Most of the studies (36%) reported analytical applications for specific disease areas/programs at sub-national levels; 20% focused on the health system need for particular categories of health workers, and only two (8%) reported the analytical application of the needs-based health workforce approach at the level of a national health system across several disease areas/programs. Amongst the studies that conducted long-term projections, the time horizon of the projection was an average of 17 years, ranging from 3 to 33 years. Most of these studies had a minimum time horizon of 10 years. Across the studies, we synthesized six typical methodological considerations for advancing needs-based health workforce modelling. As countries aspire to align health workforce investments with population health needs, the need for some level of methodological harmonization, open-access needs-based models and guidelines for policy-oriented country-level use is not only imperative but urgent.&quot;},&quot;isTemporary&quot;:false}]},{&quot;citationID&quot;:&quot;MENDELEY_CITATION_d612bb74-7f49-4c5a-938b-bdc929bfe106&quot;,&quot;properties&quot;:{&quot;noteIndex&quot;:0},&quot;isEdited&quot;:false,&quot;manualOverride&quot;:{&quot;isManuallyOverridden&quot;:false,&quot;citeprocText&quot;:&quot;(Brasil, 2024)&quot;,&quot;manualOverrideText&quot;:&quot;&quot;},&quot;citationTag&quot;:&quot;MENDELEY_CITATION_v3_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&quot;,&quot;citationItems&quot;:[{&quot;id&quot;:&quot;039ce23c-c310-33e4-9ff5-17517b13e0fc&quot;,&quot;itemData&quot;:{&quot;type&quot;:&quot;book&quot;,&quot;id&quot;:&quot;039ce23c-c310-33e4-9ff5-17517b13e0fc&quot;,&quot;title&quot;:&quot;Política Nacional de Saúde Bucal - Ações estratégicas para implementar as diretrizes da Lei nº 14.572/23&quot;,&quot;author&quot;:[{&quot;family&quot;:&quot;Brasil&quot;,&quot;given&quot;:&quot;&quot;,&quot;parse-names&quot;:false,&quot;dropping-particle&quot;:&quot;&quot;,&quot;non-dropping-particle&quot;:&quot;&quot;}],&quot;ISBN&quot;:&quot;9786559936328&quot;,&quot;URL&quot;:&quot;http://bvsms.saude.gov.br.&quot;,&quot;issued&quot;:{&quot;date-parts&quot;:[[2024]]},&quot;publisher&quot;:&quot;Ministério da Saúde&quot;,&quot;container-title-short&quot;:&quot;&quot;},&quot;isTemporary&quot;:false}]},{&quot;citationID&quot;:&quot;MENDELEY_CITATION_da0bc9af-c6b3-4518-9211-79d118ba4fd6&quot;,&quot;properties&quot;:{&quot;noteIndex&quot;:0},&quot;isEdited&quot;:false,&quot;manualOverride&quot;:{&quot;isManuallyOverridden&quot;:false,&quot;citeprocText&quot;:&quot;(Brasil, 2006, 2018)&quot;,&quot;manualOverrideText&quot;:&quot;&quot;},&quot;citationItems&quot;:[{&quot;id&quot;:&quot;dbdd984d-4cee-3727-b85f-0a3f0aeff4a0&quot;,&quot;itemData&quot;:{&quot;type&quot;:&quot;report&quot;,&quot;id&quot;:&quot;dbdd984d-4cee-3727-b85f-0a3f0aeff4a0&quot;,&quot;title&quot;:&quot;A saúde bucal no Sistema Único de Saúde&quot;,&quot;author&quot;:[{&quot;family&quot;:&quot;Brasil&quot;,&quot;given&quot;:&quot;&quot;,&quot;parse-names&quot;:false,&quot;dropping-particle&quot;:&quot;&quot;,&quot;non-dropping-particle&quot;:&quot;&quot;}],&quot;issued&quot;:{&quot;date-parts&quot;:[[2018]]}},&quot;isTemporary&quot;:false},{&quot;id&quot;:&quot;670687e0-89c0-390d-87e3-e429d21080fd&quot;,&quot;itemData&quot;:{&quot;type&quot;:&quot;article&quot;,&quot;id&quot;:&quot;670687e0-89c0-390d-87e3-e429d21080fd&quot;,&quot;title&quot;:&quot;PORTARIA Nº 599 DE 23 DE MARÇO DE 2006.&quot;,&quot;author&quot;:[{&quot;family&quot;:&quot;Brasil&quot;,&quot;given&quot;:&quot;&quot;,&quot;parse-names&quot;:false,&quot;dropping-particle&quot;:&quot;&quot;,&quot;non-dropping-particle&quot;:&quot;&quot;}],&quot;container-title&quot;:&quot;Define a implantação de Especialidades Odontológicas (CEOs) e de Laboratórios Regionais de Próteses Dentárias (LRPDs) e estabelecer critérios, normas e requisitos para seu credenciamento.&quot;,&quot;issued&quot;:{&quot;date-parts&quot;:[[2006]]},&quot;publisher&quot;:&quot;https://bvsms.saude.gov.br/bvs/saudelegis/gm/2006/prt0599_23_03_2006.html&quot;},&quot;isTemporary&quot;:false}],&quot;citationTag&quot;:&quot;MENDELEY_CITATION_v3_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&quot;},{&quot;citationID&quot;:&quot;MENDELEY_CITATION_ba5e7779-314e-49a6-a820-55954fef75ba&quot;,&quot;properties&quot;:{&quot;noteIndex&quot;:0},&quot;isEdited&quot;:false,&quot;manualOverride&quot;:{&quot;isManuallyOverridden&quot;:false,&quot;citeprocText&quot;:&quot;(Dreesch et al., 2005; Lopes et al., 2015; WHO, 2010)&quot;,&quot;manualOverrideText&quot;:&quot;&quot;},&quot;citationTag&quot;:&quot;MENDELEY_CITATION_v3_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&quot;,&quot;citationItems&quot;:[{&quot;id&quot;:&quot;c695749c-ed48-320f-b794-341ce7ea4f75&quot;,&quot;itemData&quot;:{&quot;type&quot;:&quot;article-journal&quot;,&quot;id&quot;:&quot;c695749c-ed48-320f-b794-341ce7ea4f75&quot;,&quot;title&quot;:&quot;An approach to estimating human resource requirements to achieve the Millennium Development Goals&quot;,&quot;author&quot;:[{&quot;family&quot;:&quot;Dreesch&quot;,&quot;given&quot;:&quot;Norbert&quot;,&quot;parse-names&quot;:false,&quot;dropping-particle&quot;:&quot;&quot;,&quot;non-dropping-particle&quot;:&quot;&quot;},{&quot;family&quot;:&quot;Dolea&quot;,&quot;given&quot;:&quot;Carmen&quot;,&quot;parse-names&quot;:false,&quot;dropping-particle&quot;:&quot;&quot;,&quot;non-dropping-particle&quot;:&quot;&quot;},{&quot;family&quot;:&quot;Dal Poz&quot;,&quot;given&quot;:&quot;Mario R.&quot;,&quot;parse-names&quot;:false,&quot;dropping-particle&quot;:&quot;&quot;,&quot;non-dropping-particle&quot;:&quot;&quot;},{&quot;family&quot;:&quot;Goubarev&quot;,&quot;given&quot;:&quot;Alexandre&quot;,&quot;parse-names&quot;:false,&quot;dropping-particle&quot;:&quot;&quot;,&quot;non-dropping-particle&quot;:&quot;&quot;},{&quot;family&quot;:&quot;Adams&quot;,&quot;given&quot;:&quot;Orvill&quot;,&quot;parse-names&quot;:false,&quot;dropping-particle&quot;:&quot;&quot;,&quot;non-dropping-particle&quot;:&quot;&quot;},{&quot;family&quot;:&quot;Aregawi&quot;,&quot;given&quot;:&quot;Maru&quot;,&quot;parse-names&quot;:false,&quot;dropping-particle&quot;:&quot;&quot;,&quot;non-dropping-particle&quot;:&quot;&quot;},{&quot;family&quot;:&quot;Bergstrom&quot;,&quot;given&quot;:&quot;Karin&quot;,&quot;parse-names&quot;:false,&quot;dropping-particle&quot;:&quot;&quot;,&quot;non-dropping-particle&quot;:&quot;&quot;},{&quot;family&quot;:&quot;Fogstad&quot;,&quot;given&quot;:&quot;Helga&quot;,&quot;parse-names&quot;:false,&quot;dropping-particle&quot;:&quot;&quot;,&quot;non-dropping-particle&quot;:&quot;&quot;},{&quot;family&quot;:&quot;Sheratt&quot;,&quot;given&quot;:&quot;Della&quot;,&quot;parse-names&quot;:false,&quot;dropping-particle&quot;:&quot;&quot;,&quot;non-dropping-particle&quot;:&quot;&quot;},{&quot;family&quot;:&quot;Linkins&quot;,&quot;given&quot;:&quot;Jennifer&quot;,&quot;parse-names&quot;:false,&quot;dropping-particle&quot;:&quot;&quot;,&quot;non-dropping-particle&quot;:&quot;&quot;},{&quot;family&quot;:&quot;Scherpbier&quot;,&quot;given&quot;:&quot;Robert&quot;,&quot;parse-names&quot;:false,&quot;dropping-particle&quot;:&quot;&quot;,&quot;non-dropping-particle&quot;:&quot;&quot;},{&quot;family&quot;:&quot;Youssef-Fox&quot;,&quot;given&quot;:&quot;Mayada&quot;,&quot;parse-names&quot;:false,&quot;dropping-particle&quot;:&quot;&quot;,&quot;non-dropping-particle&quot;:&quot;&quot;}],&quot;container-title&quot;:&quot;Health Policy and Planning&quot;,&quot;container-title-short&quot;:&quot;Health Policy Plan&quot;,&quot;DOI&quot;:&quot;10.1093/heapol/czi036&quot;,&quot;ISSN&quot;:&quot;02681080&quot;,&quot;PMID&quot;:&quot;16076934&quot;,&quot;issued&quot;:{&quot;date-parts&quot;:[[2005]]},&quot;page&quot;:&quot;267-276&quot;,&quot;abstract&quot;:&quot;In the context of the Millennium Development Goals, human resources represent the most critical constraint in achieving the targets. Therefore, it is important for health planners and decision-makers to identify what are the human resources required to meet those targets. Planning the human resources for health is a complex process. It needs to consider both the technical aspects related to estimating the number, skills and distribution of health personnel for meeting population health needs, and the political implications, values and choices that health policy- and decision-makers need to make within given resources limitations. After presenting an overview of the various methods for planning human resources for health, with their advantages and limitations, this paper proposes a methodological approach to estimating the requirements of human resources to achieve the goals set forth by the Millennium Declaration. The method builds on the service-target approach and functional job analysis. © The Author 2005. Published by Oxford University Press in association with The London School of Hygiene and Tropical Medicine. All rights reserved.&quot;,&quot;issue&quot;:&quot;5&quot;,&quot;volume&quot;:&quot;20&quot;},&quot;isTemporary&quot;:false},{&quot;id&quot;:&quot;a456952d-cba2-329f-aa06-455d83a7ccca&quot;,&quot;itemData&quot;:{&quot;type&quot;:&quot;report&quot;,&quot;id&quot;:&quot;a456952d-cba2-329f-aa06-455d83a7ccca&quot;,&quot;title&quot;:&quot;Models and tools for health workforce planning and projections&quot;,&quot;author&quot;:[{&quot;family&quot;:&quot;WHO&quot;,&quot;given&quot;:&quot;&quot;,&quot;parse-names&quot;:false,&quot;dropping-particle&quot;:&quot;&quot;,&quot;non-dropping-particle&quot;:&quot;&quot;}],&quot;container-title&quot;:&quot;Human Resources for Health Observer&quot;,&quot;ISBN&quot;:&quot;9789241599&quot;,&quot;issued&quot;:{&quot;date-parts&quot;:[[2010]]},&quot;publisher-place&quot;:&quot;Genebra&quot;,&quot;number-of-pages&quot;:&quot;1-19&quot;,&quot;abstract&quot;:&quot;1. Health personnel - organization and administration. 2. Health manpower - trends. 3.Strategic planning. 4. Health planning - organization and administration. 5. Models, Organizational. 6. Health planning technical assistance. 7. Case reports. 8. Guinea. 9. Australia. I.World Health Organization. II. Series.&quot;,&quot;publisher&quot;:&quot;World Health Organization&quot;,&quot;issue&quot;:&quot;3&quot;,&quot;container-title-short&quot;:&quot;&quot;},&quot;isTemporary&quot;:false},{&quot;id&quot;:&quot;07740532-f055-3ef6-b9ba-49a55f0cb4a6&quot;,&quot;itemData&quot;:{&quot;type&quot;:&quot;article-journal&quot;,&quot;id&quot;:&quot;07740532-f055-3ef6-b9ba-49a55f0cb4a6&quot;,&quot;title&quot;:&quot;Handling healthcare workforce planning with care: where do we stand?&quot;,&quot;author&quot;:[{&quot;family&quot;:&quot;Lopes&quot;,&quot;given&quot;:&quot;Mário Amorim&quot;,&quot;parse-names&quot;:false,&quot;dropping-particle&quot;:&quot;&quot;,&quot;non-dropping-particle&quot;:&quot;&quot;},{&quot;family&quot;:&quot;Almeida&quot;,&quot;given&quot;:&quot;Álvaro Santos&quot;,&quot;parse-names&quot;:false,&quot;dropping-particle&quot;:&quot;&quot;,&quot;non-dropping-particle&quot;:&quot;&quot;},{&quot;family&quot;:&quot;Almada-lobo&quot;,&quot;given&quot;:&quot;Bernardo&quot;,&quot;parse-names&quot;:false,&quot;dropping-particle&quot;:&quot;&quot;,&quot;non-dropping-particle&quot;:&quot;&quot;}],&quot;container-title&quot;:&quot;Human Resources for Health&quot;,&quot;container-title-short&quot;:&quot;Hum Resour Health&quot;,&quot;DOI&quot;:&quot;10.1186/s12960-015-0028-0&quot;,&quot;issued&quot;:{&quot;date-parts&quot;:[[2015]]},&quot;page&quot;:&quot;3-19&quot;,&quot;issue&quot;:&quot;38&quot;,&quot;volume&quot;:&quot;13&quot;},&quot;isTemporary&quot;:false}]},{&quot;citationID&quot;:&quot;MENDELEY_CITATION_eae6cd93-04ea-448c-a473-a5c17ab0670c&quot;,&quot;properties&quot;:{&quot;noteIndex&quot;:0},&quot;isEdited&quot;:false,&quot;manualOverride&quot;:{&quot;isManuallyOverridden&quot;:false,&quot;citeprocText&quot;:&quot;(Balasubramanian et al., 2021; O’Malley et al., 2022)&quot;,&quot;manualOverrideText&quot;:&quot;&quot;},&quot;citationTag&quot;:&quot;MENDELEY_CITATION_v3_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&quot;,&quot;citationItems&quot;:[{&quot;id&quot;:&quot;ddf2b8a6-f2db-359f-952a-c5dfed3085c9&quot;,&quot;itemData&quot;:{&quot;type&quot;:&quot;article-journal&quot;,&quot;id&quot;:&quot;ddf2b8a6-f2db-359f-952a-c5dfed3085c9&quot;,&quot;title&quot;:&quot;Planning the future oral health workforce: a rapid review of supply, demand and need models, data sources and skill mix considerations&quot;,&quot;author&quot;:[{&quot;family&quot;:&quot;Balasubramanian&quot;,&quot;given&quot;:&quot;Madhan&quot;,&quot;parse-names&quot;:false,&quot;dropping-particle&quot;:&quot;&quot;,&quot;non-dropping-particle&quot;:&quot;&quot;},{&quot;family&quot;:&quot;Hasan&quot;,&quot;given&quot;:&quot;Aliya&quot;,&quot;parse-names&quot;:false,&quot;dropping-particle&quot;:&quot;&quot;,&quot;non-dropping-particle&quot;:&quot;&quot;},{&quot;family&quot;:&quot;Ganbavale&quot;,&quot;given&quot;:&quot;Suruchi&quot;,&quot;parse-names&quot;:false,&quot;dropping-particle&quot;:&quot;&quot;,&quot;non-dropping-particle&quot;:&quot;&quot;},{&quot;family&quot;:&quot;Alolayah&quot;,&quot;given&quot;:&quot;Anfal&quot;,&quot;parse-names&quot;:false,&quot;dropping-particle&quot;:&quot;&quot;,&quot;non-dropping-particle&quot;:&quot;&quot;},{&quot;family&quot;:&quot;Gallagher&quot;,&quot;given&quot;:&quot;Jennifer&quot;,&quot;parse-names&quot;:false,&quot;dropping-particle&quot;:&quot;&quot;,&quot;non-dropping-particle&quot;:&quot;&quot;}],&quot;container-title&quot;:&quot;International Journal of Environmental Research and Public Health&quot;,&quot;container-title-short&quot;:&quot;Int J Environ Res Public Health&quot;,&quot;DOI&quot;:&quot;10.3390/ijerph18062891&quot;,&quot;ISSN&quot;:&quot;16604601&quot;,&quot;PMID&quot;:&quot;33808981&quot;,&quot;issued&quot;:{&quot;date-parts&quot;:[[2021]]},&quot;page&quot;:&quot;1-33&quot;,&quot;abstract&quot;:&quot;Over the last decade, there has been a renewed interest in oral health workforce planning. The purpose of this review is to examine oral health workforce planning models on supply, demand and needs, mainly in respect to their data sources, modelling technique and use of skill mix. A limited search was carried out on PubMed and Web of Science for published scientific articles on oral health workforce planning models between 2010 to 2020. No restrictions were placed on the type of modelling philosophy, and all studies including supply, demand or needs based models were included. Rapid review methods guided the review process. Twenty-three studies from 15 countries were included in the review. A majority were from high-income countries (n = 17). Dentists were the sole oral health workforce group modelled in 13 studies; only five studies included skill mix (allied dental personnel) considerations. The most common application of modelling was a workforce to population ratio or a needs-based demand weighted variant. Nearly all studies presented weaknesses in modelling process due to the limitations in data sources and/or non-availability of the necessary data to inform oral health workforce planning. Skill mix considerations in planning models were also limited to horizontal integration within oral health professionals. Planning for the future oral health workforce is heavily reliant on quality data being available for supply, demand and needs models. Integrated methodologies that expand skill mix considerations and account for uncertainty are essential for future planning exercises.&quot;,&quot;issue&quot;:&quot;6&quot;,&quot;volume&quot;:&quot;18&quot;},&quot;isTemporary&quot;:false},{&quot;id&quot;:&quot;0781c77e-6170-362b-9f69-eb1e23f69dff&quot;,&quot;itemData&quot;:{&quot;type&quot;:&quot;article&quot;,&quot;id&quot;:&quot;0781c77e-6170-362b-9f69-eb1e23f69dff&quot;,&quot;title&quot;:&quot;Workforce Planning Models for Oral Health Care: A Scoping Review&quot;,&quot;author&quot;:[{&quot;family&quot;:&quot;O’Malley&quot;,&quot;given&quot;:&quot;L.&quot;,&quot;parse-names&quot;:false,&quot;dropping-particle&quot;:&quot;&quot;,&quot;non-dropping-particle&quot;:&quot;&quot;},{&quot;family&quot;:&quot;Macey&quot;,&quot;given&quot;:&quot;R.&quot;,&quot;parse-names&quot;:false,&quot;dropping-particle&quot;:&quot;&quot;,&quot;non-dropping-particle&quot;:&quot;&quot;},{&quot;family&quot;:&quot;Allen&quot;,&quot;given&quot;:&quot;T.&quot;,&quot;parse-names&quot;:false,&quot;dropping-particle&quot;:&quot;&quot;,&quot;non-dropping-particle&quot;:&quot;&quot;},{&quot;family&quot;:&quot;Brocklehurst&quot;,&quot;given&quot;:&quot;P.&quot;,&quot;parse-names&quot;:false,&quot;dropping-particle&quot;:&quot;&quot;,&quot;non-dropping-particle&quot;:&quot;&quot;},{&quot;family&quot;:&quot;Thomson&quot;,&quot;given&quot;:&quot;F.&quot;,&quot;parse-names&quot;:false,&quot;dropping-particle&quot;:&quot;&quot;,&quot;non-dropping-particle&quot;:&quot;&quot;},{&quot;family&quot;:&quot;Rigby&quot;,&quot;given&quot;:&quot;J.&quot;,&quot;parse-names&quot;:false,&quot;dropping-particle&quot;:&quot;&quot;,&quot;non-dropping-particle&quot;:&quot;&quot;},{&quot;family&quot;:&quot;Lalloo&quot;,&quot;given&quot;:&quot;R.&quot;,&quot;parse-names&quot;:false,&quot;dropping-particle&quot;:&quot;&quot;,&quot;non-dropping-particle&quot;:&quot;&quot;},{&quot;family&quot;:&quot;Tomblin Murphy&quot;,&quot;given&quot;:&quot;G.&quot;,&quot;parse-names&quot;:false,&quot;dropping-particle&quot;:&quot;&quot;,&quot;non-dropping-particle&quot;:&quot;&quot;},{&quot;family&quot;:&quot;Birch&quot;,&quot;given&quot;:&quot;S.&quot;,&quot;parse-names&quot;:false,&quot;dropping-particle&quot;:&quot;&quot;,&quot;non-dropping-particle&quot;:&quot;&quot;},{&quot;family&quot;:&quot;Tickle&quot;,&quot;given&quot;:&quot;M.&quot;,&quot;parse-names&quot;:false,&quot;dropping-particle&quot;:&quot;&quot;,&quot;non-dropping-particle&quot;:&quot;&quot;}],&quot;container-title&quot;:&quot;JDR Clinical and Translational Research&quot;,&quot;container-title-short&quot;:&quot;JDR Clin Trans Res&quot;,&quot;DOI&quot;:&quot;10.1177/2380084420979585&quot;,&quot;ISSN&quot;:&quot;23800852&quot;,&quot;PMID&quot;:&quot;33323035&quot;,&quot;issued&quot;:{&quot;date-parts&quot;:[[2022,1,1]]},&quot;page&quot;:&quot;16-24&quot;,&quot;abstract&quot;:&quot;Background: For health care services to address the health care needs of populations and respond to changes in needs over time, workforces must be planned. This requires quantitative models to estimate future workforce requirements that take account of population size, oral health needs, evidence-based approaches to addressing needs, and methods of service provision that maximize productivity. The aim of this scoping review was to assess whether and how these 4 elements contribute to existing models of oral health workforce planning. Methods: A scoping review was conducted. MEDLINE, Embase, HMIC, and EconLit were searched, all via OVID. Additionally, gray literature databases were searched and key bodies and policy makers contacted. Workforce planning models were included if they projected workforce numbers and were specific to oral health. No limits were placed on country. A single reviewer completed initial screening of abstracts; 2 independent reviewers completed secondary screening and data extraction. A narrative synthesis was conducted. Results: A total of 4,009 records were screened, resulting in 42 included articles detailing 47 models. The workforce planning models varied significantly in their use of data on oral health needs, evidence-based services, and provider productivity, with most models relying on observed levels of service utilization and demand. Conclusions: This review has identified quantitative workforce planning models that aim to estimate future workforce requirements. Approaches to planning the oral health workforce are not always based on deriving workforce requirements from population oral health needs. In many cases, requirements are not linked to population needs, while in models where needs are included, they are constrained by the existence and availability of the required data. It is critical that information systems be developed to effectively capture data necessary to plan future oral health care workforces in ways that relate directly to the needs of the populations being served. Knowledge Transfer Statement: Policy makers can use the results of this study when making decisions about the planning of oral health care workforces and about the data to routinely collect within health services. Collection of suitable data will allow for the continual improvement of workforce planning, leading to a responsive health service and likely future cost savings.&quot;,&quot;publisher&quot;:&quot;SAGE Publications Ltd&quot;,&quot;issue&quot;:&quot;1&quot;,&quot;volume&quot;:&quot;7&quot;},&quot;isTemporary&quot;:false}]},{&quot;citationID&quot;:&quot;MENDELEY_CITATION_14402bfa-27ba-49b3-9035-a954a7dbeaac&quot;,&quot;properties&quot;:{&quot;noteIndex&quot;:0},&quot;isEdited&quot;:false,&quot;manualOverride&quot;:{&quot;isManuallyOverridden&quot;:false,&quot;citeprocText&quot;:&quot;(Cao et al., 2017; Gupta &amp;#38; Miah, 2024; Janssen et al., 2024; Surdu et al., 2019)&quot;,&quot;manualOverrideText&quot;:&quot;&quot;},&quot;citationTag&quot;:&quot;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&quot;,&quot;citationItems&quot;:[{&quot;id&quot;:&quot;80019e6e-cac8-3eba-b770-5b0773ca1f96&quot;,&quot;itemData&quot;:{&quot;type&quot;:&quot;article-journal&quot;,&quot;id&quot;:&quot;80019e6e-cac8-3eba-b770-5b0773ca1f96&quot;,&quot;title&quot;:&quot;Imbalances in the oral health workforce: a Canadian population-based study&quot;,&quot;author&quot;:[{&quot;family&quot;:&quot;Gupta&quot;,&quot;given&quot;:&quot;Neeru&quot;,&quot;parse-names&quot;:false,&quot;dropping-particle&quot;:&quot;&quot;,&quot;non-dropping-particle&quot;:&quot;&quot;},{&quot;family&quot;:&quot;Miah&quot;,&quot;given&quot;:&quot;Pablo&quot;,&quot;parse-names&quot;:false,&quot;dropping-particle&quot;:&quot;&quot;,&quot;non-dropping-particle&quot;:&quot;&quot;}],&quot;container-title&quot;:&quot;BMC health services research&quot;,&quot;container-title-short&quot;:&quot;BMC Health Serv Res&quot;,&quot;DOI&quot;:&quot;10.1186/s12913-024-11677-7&quot;,&quot;ISSN&quot;:&quot;14726963&quot;,&quot;PMID&quot;:&quot;39375673&quot;,&quot;issued&quot;:{&quot;date-parts&quot;:[[2024,12,1]]},&quot;page&quot;:&quot;1191&quot;,&quot;abstract&quot;:&quot;BACKGROUND: In Canada, a new federal public dental insurance plan, being phased in over 2022-2025, may help enhance financial access to dental services. However, as in many other countries, evidence is limited on the supply and distribution of human resources for oral health (HROH) to meet increasing population needs. This national observational study aimed to quantify occupational, geographical, institutional, and gender imbalances in the Canadian dental workforce to help inform benchmarking of HROH capacity for improving service coverage. METHODS: Sourcing microdata from the 2021 Canadian population census, we described workforce imbalances for three groups of postsecondary-qualified dental professionals: dentists, dental hygienists and therapists, and dental assistants. To assess geographic maldistribution relative to population, we linked the person-level census data to the geocoded Index of Remoteness for all inhabited communities. To assess gender-based inequities in the dental labour market, we performed Blinder-Oaxaca decompositions for examining differences in professional earnings of women and men. RESULTS: The census data tallied 3.4 active dentists aged 25-54 per 10,000 population, supported by an allied workforce of 1.7 dental hygienists/therapists and 1.6 dental assistants for every dentist. All three professional groups were overrepresented in heavily urbanized communities compared with more rural and remote areas. Almost all dental service providers worked in ambulatory care settings, except for male dental assistants. The dentistry workforce was found to have achieved gender parity numerically, but women dentists still earned 21% less on average than men, adjusting for other characteristics. Despite women representing 97% of dental hygienists/therapists, they earned 26% less on average than men, a significant difference that was largely unexplained in the decomposition analysis. CONCLUSIONS: Accelerating universal coverage of oral healthcare services is increasingly advocated as an integral, but often neglected, component toward achieving the health-related Sustainable Development Goals. In the Canadian context of universal coverage for medical (but not dentistry) services, the oral health workforce was found to be demarcated by considerable geographic and gendered imbalances. More cross-nationally comparable research is needed to inform innovative approaches for equity-oriented HROH planning and financing, often critically overlooked in public policy for health systems strengthening.&quot;,&quot;issue&quot;:&quot;1&quot;,&quot;volume&quot;:&quot;24&quot;},&quot;isTemporary&quot;:false},{&quot;id&quot;:&quot;945f2916-018d-3e8b-8c3e-5ee5c3a0dacc&quot;,&quot;itemData&quot;:{&quot;type&quot;:&quot;article-journal&quot;,&quot;id&quot;:&quot;945f2916-018d-3e8b-8c3e-5ee5c3a0dacc&quot;,&quot;title&quot;:&quot;How to ensure an appropriate oral health workforce? Modelling future scenarios for the Netherlands&quot;,&quot;author&quot;:[{&quot;family&quot;:&quot;Janssen&quot;,&quot;given&quot;:&quot;Jip&quot;,&quot;parse-names&quot;:false,&quot;dropping-particle&quot;:&quot;&quot;,&quot;non-dropping-particle&quot;:&quot;&quot;},{&quot;family&quot;:&quot;Pöld&quot;,&quot;given&quot;:&quot;Ave&quot;,&quot;parse-names&quot;:false,&quot;dropping-particle&quot;:&quot;&quot;,&quot;non-dropping-particle&quot;:&quot;&quot;},{&quot;family&quot;:&quot;Islam&quot;,&quot;given&quot;:&quot;Md Monirul&quot;,&quot;parse-names&quot;:false,&quot;dropping-particle&quot;:&quot;&quot;,&quot;non-dropping-particle&quot;:&quot;&quot;},{&quot;family&quot;:&quot;Németh&quot;,&quot;given&quot;:&quot;Orsolya&quot;,&quot;parse-names&quot;:false,&quot;dropping-particle&quot;:&quot;&quot;,&quot;non-dropping-particle&quot;:&quot;&quot;},{&quot;family&quot;:&quot;Grytten&quot;,&quot;given&quot;:&quot;Jostein&quot;,&quot;parse-names&quot;:false,&quot;dropping-particle&quot;:&quot;&quot;,&quot;non-dropping-particle&quot;:&quot;&quot;},{&quot;family&quot;:&quot;Woods&quot;,&quot;given&quot;:&quot;Noel&quot;,&quot;parse-names&quot;:false,&quot;dropping-particle&quot;:&quot;&quot;,&quot;non-dropping-particle&quot;:&quot;&quot;},{&quot;family&quot;:&quot;Listl&quot;,&quot;given&quot;:&quot;Stefan&quot;,&quot;parse-names&quot;:false,&quot;dropping-particle&quot;:&quot;&quot;,&quot;non-dropping-particle&quot;:&quot;&quot;}],&quot;container-title&quot;:&quot;Human resources for health&quot;,&quot;container-title-short&quot;:&quot;Hum Resour Health&quot;,&quot;DOI&quot;:&quot;10.1186/s12960-024-00957-2&quot;,&quot;ISSN&quot;:&quot;14784491&quot;,&quot;PMID&quot;:&quot;39516931&quot;,&quot;issued&quot;:{&quot;date-parts&quot;:[[2024,11,8]]},&quot;page&quot;:&quot;73&quot;,&quot;abstract&quot;:&quot;BACKGROUND: Current methods for oral health workforce planning lack responsiveness to dynamic needs, hampering efficiency, equity and sustainability. Effective workforce planning is vital for resilient health care systems and achieving universal health coverage. Given this context, we developed and operationalised a needs-adaptive oral health workforce planning model and explored the potential of various future scenarios. METHODS: Using publicly available data, including the Special Eurobarometer 330 Oral Health Survey, we applied the model in a hypothetical context focusing on the Dutch population's dental needs from 2022 to 2050. We compared current and future provider supply and requirement and examined, in addition to a base case scenario, several alternative scenarios. These included epidemiological transition scenarios with different oral health morbidity trajectories, skill-mix scenarios with independent oral hygienists conducting check-ups and multiple dental student intake and training duration (5 instead of 6 years) scenarios. RESULTS: Based on the aforementioned historical data, our model projects that provider requirement will exceed supply for the planning period. If the percentage of people having all natural teeth increases by 10% or 20% in 2032, 34 or 68 additional full-time equivalent (FTE) dentists will be required, respectively, compared to the base case scenario. In the skill-mix scenario, the model indicates that prioritising oral hygienists for check-ups and shifting dentists' focus to primarily complex care could address population needs more efficiently. Among the student intake and training duration scenarios, increasing intake to 375 and, to a lesser extent, reducing training to 5 years is projected to most effectively close the provider gap. CONCLUSIONS: The study underscores the importance of understanding oral health morbidity trajectories for effective capacity planning. Due to limited dental epidemiological data, projections carry substantial uncertainty. Currently, demand for FTE dentists seems to exceed supply, though this may vary with epidemiological changes. Skill-mix strategies could offer efficiency gains by redistributing tasks, while adjustments in dental intake and training duration could also help address the requirement-supply gap. Resolving dentistry workforce challenges requires a multifaceted approach, including strengthening oral epidemiology projections, addressing the root causes of dental health issues and prioritising harmonious dental public health and general practice prevention measures.&quot;,&quot;issue&quot;:&quot;1&quot;,&quot;volume&quot;:&quot;22&quot;},&quot;isTemporary&quot;:false},{&quot;id&quot;:&quot;4f56d3c4-c0f7-3990-8a41-a99c01d6ad59&quot;,&quot;itemData&quot;:{&quot;type&quot;:&quot;article-journal&quot;,&quot;id&quot;:&quot;4f56d3c4-c0f7-3990-8a41-a99c01d6ad59&quot;,&quot;title&quot;:&quot;The pediatric dental workforce in 2016 and beyond&quot;,&quot;author&quot;:[{&quot;family&quot;:&quot;Surdu&quot;,&quot;given&quot;:&quot;Simona&quot;,&quot;parse-names&quot;:false,&quot;dropping-particle&quot;:&quot;&quot;,&quot;non-dropping-particle&quot;:&quot;&quot;},{&quot;family&quot;:&quot;Dall&quot;,&quot;given&quot;:&quot;Timothy M.&quot;,&quot;parse-names&quot;:false,&quot;dropping-particle&quot;:&quot;&quot;,&quot;non-dropping-particle&quot;:&quot;&quot;},{&quot;family&quot;:&quot;Langelier&quot;,&quot;given&quot;:&quot;Margaret&quot;,&quot;parse-names&quot;:false,&quot;dropping-particle&quot;:&quot;&quot;,&quot;non-dropping-particle&quot;:&quot;&quot;},{&quot;family&quot;:&quot;Forte&quot;,&quot;given&quot;:&quot;Gaetano J.&quot;,&quot;parse-names&quot;:false,&quot;dropping-particle&quot;:&quot;&quot;,&quot;non-dropping-particle&quot;:&quot;&quot;},{&quot;family&quot;:&quot;Chakrabarti&quot;,&quot;given&quot;:&quot;Ritashree&quot;,&quot;parse-names&quot;:false,&quot;dropping-particle&quot;:&quot;&quot;,&quot;non-dropping-particle&quot;:&quot;&quot;},{&quot;family&quot;:&quot;Reynolds&quot;,&quot;given&quot;:&quot;Ryan L.&quot;,&quot;parse-names&quot;:false,&quot;dropping-particle&quot;:&quot;&quot;,&quot;non-dropping-particle&quot;:&quot;&quot;}],&quot;container-title&quot;:&quot;Journal of the American Dental Association&quot;,&quot;DOI&quot;:&quot;10.1016/j.adaj.2019.02.025&quot;,&quot;ISSN&quot;:&quot;00028177&quot;,&quot;PMID&quot;:&quot;31153549&quot;,&quot;issued&quot;:{&quot;date-parts&quot;:[[2019,7,1]]},&quot;page&quot;:&quot;609-617.e5&quot;,&quot;abstract&quot;:&quot;Background: Childhood caries is a major oral and general health problem, particularly in certain populations. In this study, the authors aimed to evaluate the adequacy of the supply of pediatric dentists. Methods: The authors collected baseline practice information from 2,546 pediatric dentists through an online survey (39.1% response rate) in 2017. The authors used a workforce simulation model by using data from the survey and other sources to produce estimates under several scenarios to anticipate future supply and demand for pediatric dentists. Results: If production of new pediatric dentists and use and delivery of oral health care continue at current rates, the pediatric dentist supply will increase by 4,030 full-time equivalent (FTE) dentists by 2030, whereas demand will increase by 140 FTE dentists by 2030. Supply growth was higher under hypothetical scenarios with an increased number of graduates (4,690 FTEs) and delayed retirement (4,320 FTEs). If children who are underserved experience greater access to care or if pediatric dentists provide a larger portion of services for children, demand could grow by 2,100 FTE dentists or by 10,470 FTE dentists, respectively. Conclusions: The study results suggest that the supply of pediatric dentists is growing more rapidly than is the demand. Growth in demand could increase if pediatric dentists captured a larger share of pediatric dental services or if children who are underserved had oral health care use patterns similar to those of the population with fewer access barriers. Practical Implications: It is important to encourage policy changes to reduce barriers to accessing oral health care, to continue pediatric dentists’ participation with Medicaid programs, and to urge early dental services for children.&quot;,&quot;publisher&quot;:&quot;American Dental Association&quot;,&quot;issue&quot;:&quot;7&quot;,&quot;volume&quot;:&quot;150&quot;,&quot;container-title-short&quot;:&quot;&quot;},&quot;isTemporary&quot;:false},{&quot;id&quot;:&quot;66f4797d-2418-31b0-addd-c9917592f9c2&quot;,&quot;itemData&quot;:{&quot;type&quot;:&quot;article-journal&quot;,&quot;id&quot;:&quot;66f4797d-2418-31b0-addd-c9917592f9c2&quot;,&quot;title&quot;:&quot;Estimating demand for and supply of pediatric preventive dental care for children and identifying dental care shortage areas, Georgia, 2015&quot;,&quot;author&quot;:[{&quot;family&quot;:&quot;Cao&quot;,&quot;given&quot;:&quot;Shanshan&quot;,&quot;parse-names&quot;:false,&quot;dropping-particle&quot;:&quot;&quot;,&quot;non-dropping-particle&quot;:&quot;&quot;},{&quot;family&quot;:&quot;Gentili&quot;,&quot;given&quot;:&quot;Monica&quot;,&quot;parse-names&quot;:false,&quot;dropping-particle&quot;:&quot;&quot;,&quot;non-dropping-particle&quot;:&quot;&quot;},{&quot;family&quot;:&quot;Griffin&quot;,&quot;given&quot;:&quot;Paul M.&quot;,&quot;parse-names&quot;:false,&quot;dropping-particle&quot;:&quot;&quot;,&quot;non-dropping-particle&quot;:&quot;&quot;},{&quot;family&quot;:&quot;Griffin&quot;,&quot;given&quot;:&quot;Susan O.&quot;,&quot;parse-names&quot;:false,&quot;dropping-particle&quot;:&quot;&quot;,&quot;non-dropping-particle&quot;:&quot;&quot;},{&quot;family&quot;:&quot;Harati&quot;,&quot;given&quot;:&quot;Pravara&quot;,&quot;parse-names&quot;:false,&quot;dropping-particle&quot;:&quot;&quot;,&quot;non-dropping-particle&quot;:&quot;&quot;},{&quot;family&quot;:&quot;Johnson&quot;,&quot;given&quot;:&quot;Ben&quot;,&quot;parse-names&quot;:false,&quot;dropping-particle&quot;:&quot;&quot;,&quot;non-dropping-particle&quot;:&quot;&quot;},{&quot;family&quot;:&quot;Serban&quot;,&quot;given&quot;:&quot;Nicoleta&quot;,&quot;parse-names&quot;:false,&quot;dropping-particle&quot;:&quot;&quot;,&quot;non-dropping-particle&quot;:&quot;&quot;},{&quot;family&quot;:&quot;Tomar&quot;,&quot;given&quot;:&quot;Scott&quot;,&quot;parse-names&quot;:false,&quot;dropping-particle&quot;:&quot;&quot;,&quot;non-dropping-particle&quot;:&quot;&quot;}],&quot;container-title&quot;:&quot;Public Health Reports&quot;,&quot;DOI&quot;:&quot;10.1177/0033354917699579&quot;,&quot;ISSN&quot;:&quot;14682877&quot;,&quot;PMID&quot;:&quot;28358619&quot;,&quot;issued&quot;:{&quot;date-parts&quot;:[[2017,5,1]]},&quot;page&quot;:&quot;343-349&quot;,&quot;abstract&quot;:&quot;Objectives: Demand for dental care is expected to outpace supply through 2025. The objectives of this study were to determine the extent of pediatric dental care shortages in Georgia and to develop a general method for estimation that can be applied to other states. Methods:We estimated supply and demand for pediatric preventive dental care for the 159 counties in Georgia in 2015. We compared pediatric preventive dental care shortage areas (where demand exceeded twice the supply) designated by our methods with dental health professional shortage areas designated by the Health Resources &amp; Services Administration. We estimated caries risk from a multivariate analysis of National Health and Nutrition Examination Survey data and national census data. We estimated county-level demand based on the time needed to perform preventive dental care services and the proportion of time that dentists spend on pediatric preventive dental care services from the Medical Expenditure Panel Survey. Results: Pediatric preventive dental care supply exceeded demand in Georgia in 75 counties: the average annual county-level pediatric preventive dental care demand was 16 866 hours, and the supply was 32 969 hours. We identified 41 counties as pediatric dental care shortage areas, 14 of which had not been designated by the Health Resources &amp; Services Administration. Conclusions: Age- and service-specific information on dental care shortage areas could result in more efficient provider staffing and geographic targeting.&quot;,&quot;publisher&quot;:&quot;SAGE Publications Ltd&quot;,&quot;issue&quot;:&quot;3&quot;,&quot;volume&quot;:&quot;132&quot;,&quot;container-title-short&quot;:&quot;&quot;},&quot;isTemporary&quot;:false}]},{&quot;citationID&quot;:&quot;MENDELEY_CITATION_9311ebd3-041c-407b-8552-33a90531478d&quot;,&quot;properties&quot;:{&quot;noteIndex&quot;:0},&quot;isEdited&quot;:false,&quot;manualOverride&quot;:{&quot;isManuallyOverridden&quot;:true,&quot;citeprocText&quot;:&quot;(L. P. de S. Santos et al., 2023)&quot;,&quot;manualOverrideText&quot;:&quot;(Santos et al., 2023)&quot;},&quot;citationTag&quot;:&quot;MENDELEY_CITATION_v3_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&quot;,&quot;citationItems&quot;:[{&quot;id&quot;:&quot;16c07066-6a01-3805-b267-91f59a19b5b0&quot;,&quot;itemData&quot;:{&quot;type&quot;:&quot;article-journal&quot;,&quot;id&quot;:&quot;16c07066-6a01-3805-b267-91f59a19b5b0&quot;,&quot;title&quot;:&quot;Política de Saúde Bucal no Brasil: transformações e rupturas entre 2018-2021&quot;,&quot;author&quot;:[{&quot;family&quot;:&quot;Santos&quot;,&quot;given&quot;:&quot;Lília Paula de Souza&quot;,&quot;parse-names&quot;:false,&quot;dropping-particle&quot;:&quot;&quot;,&quot;non-dropping-particle&quot;:&quot;&quot;},{&quot;family&quot;:&quot;Lima&quot;,&quot;given&quot;:&quot;Ana Maria Freire de Souza&quot;,&quot;parse-names&quot;:false,&quot;dropping-particle&quot;:&quot;&quot;,&quot;non-dropping-particle&quot;:&quot;&quot;},{&quot;family&quot;:&quot;Chaves&quot;,&quot;given&quot;:&quot;Sônia Cristina Lima&quot;,&quot;parse-names&quot;:false,&quot;dropping-particle&quot;:&quot;&quot;,&quot;non-dropping-particle&quot;:&quot;&quot;},{&quot;family&quot;:&quot;Vilela&quot;,&quot;given&quot;:&quot;Débora Maria Oliveira Cruz&quot;,&quot;parse-names&quot;:false,&quot;dropping-particle&quot;:&quot;&quot;,&quot;non-dropping-particle&quot;:&quot;&quot;},{&quot;family&quot;:&quot;Valente&quot;,&quot;given&quot;:&quot;Ana Paula Portugal Chagas&quot;,&quot;parse-names&quot;:false,&quot;dropping-particle&quot;:&quot;&quot;,&quot;non-dropping-particle&quot;:&quot;&quot;},{&quot;family&quot;:&quot;Rossi&quot;,&quot;given&quot;:&quot;Thaís Regis Aranha&quot;,&quot;parse-names&quot;:false,&quot;dropping-particle&quot;:&quot;&quot;,&quot;non-dropping-particle&quot;:&quot;&quot;}],&quot;container-title&quot;:&quot;Ciência &amp; Saúde Coletiva&quot;,&quot;container-title-short&quot;:&quot;Cien Saude Colet&quot;,&quot;DOI&quot;:&quot;10.1590/1413-81232023285.14002022&quot;,&quot;ISSN&quot;:&quot;1413-8123&quot;,&quot;issued&quot;:{&quot;date-parts&quot;:[[2023,5]]},&quot;page&quot;:&quot;1575-1587&quot;,&quot;abstract&quot;:&quot;Resumo Analisou-se a implementação da Política de Saúde Bucal no Brasil no período 2018-2021, através das ações institucionais, implantação dos serviços, resultados alcançados e financiamento federal. Estudo de monitoramento, a partir da análise documental e de dados secundários, obtidos em sites institucionais, sistemas de informações governamentais e notícias publicadas por entidades odontológicas. Todos os indicadores de resultados monitorados apresentaram expressiva redução dos valores entre 2020-2021, com agravamento desde 2018, como a cobertura da primeira consulta odontológica e ação coletiva de escovação dental supervisionada, que chegou a 1,8% e 0,02% em 2021, respectivamente. Observa-se uma queda do financiamento federal nos anos 2018-2019 (8,45%), com crescimento em 2020 (59,53%) e nova diminuição em 2021 (5,18%). O período analisado foi marcado por crise econômica e política, agravadas pela crise sanitária, decorrente da pandemia do COVID-19. Contexto que influenciou o funcionamento dos serviços de saúde no Brasil. No caso particular da saúde bucal, verificou-se progressiva e acentuada redução dos resultados, ainda que a implantação dos serviços de atenção básica e especializada tenha se mantido estável.Abstract This study analyzed the implementation of Brazil’s National Oral Health Policy during the period 2018-2021, covering institutional actions, implementation of public dental services, results achieved, and federal funding. We conducted a retrospective descriptive study using documentary analysis and secondary data obtained from institutional websites, government information systems, and reports published by dental organizations. The findings show a significant reduction in funding between 2020 and 2021 and declining performance against indicators since 2018, such as coverage of first dental appointments and group supervised tooth brushing, which stood at 1.8% and 0.02%, respectively, in 2021. Federal funding dropped in 2018 and 2019 (8.45%), followed by an increase in 2020 (59.53%) and decrease in 2021 (-5.18%). The study period was marked by economic and political crises aggravated by the COVID-19 pandemic. This context influenced the functioning of health services in Brazil. There was a sharp reduction in performance against oral health indicators, while performance in primary health care and specialized care services remained stable.&quot;,&quot;publisher&quot;:&quot;FapUNIFESP (SciELO)&quot;,&quot;issue&quot;:&quot;5&quot;,&quot;volume&quot;:&quot;28&quot;},&quot;isTemporary&quot;:false}]},{&quot;citationID&quot;:&quot;MENDELEY_CITATION_b1754a7c-805c-48f4-8597-c4a697779f10&quot;,&quot;properties&quot;:{&quot;noteIndex&quot;:0},&quot;isEdited&quot;:false,&quot;manualOverride&quot;:{&quot;isManuallyOverridden&quot;:false,&quot;citeprocText&quot;:&quot;(Balasubramanian et al., 2021; O’Malley et al., 2022)&quot;,&quot;manualOverrideText&quot;:&quot;&quot;},&quot;citationTag&quot;:&quot;MENDELEY_CITATION_v3_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&quot;,&quot;citationItems&quot;:[{&quot;id&quot;:&quot;ddf2b8a6-f2db-359f-952a-c5dfed3085c9&quot;,&quot;itemData&quot;:{&quot;type&quot;:&quot;article-journal&quot;,&quot;id&quot;:&quot;ddf2b8a6-f2db-359f-952a-c5dfed3085c9&quot;,&quot;title&quot;:&quot;Planning the future oral health workforce: a rapid review of supply, demand and need models, data sources and skill mix considerations&quot;,&quot;author&quot;:[{&quot;family&quot;:&quot;Balasubramanian&quot;,&quot;given&quot;:&quot;Madhan&quot;,&quot;parse-names&quot;:false,&quot;dropping-particle&quot;:&quot;&quot;,&quot;non-dropping-particle&quot;:&quot;&quot;},{&quot;family&quot;:&quot;Hasan&quot;,&quot;given&quot;:&quot;Aliya&quot;,&quot;parse-names&quot;:false,&quot;dropping-particle&quot;:&quot;&quot;,&quot;non-dropping-particle&quot;:&quot;&quot;},{&quot;family&quot;:&quot;Ganbavale&quot;,&quot;given&quot;:&quot;Suruchi&quot;,&quot;parse-names&quot;:false,&quot;dropping-particle&quot;:&quot;&quot;,&quot;non-dropping-particle&quot;:&quot;&quot;},{&quot;family&quot;:&quot;Alolayah&quot;,&quot;given&quot;:&quot;Anfal&quot;,&quot;parse-names&quot;:false,&quot;dropping-particle&quot;:&quot;&quot;,&quot;non-dropping-particle&quot;:&quot;&quot;},{&quot;family&quot;:&quot;Gallagher&quot;,&quot;given&quot;:&quot;Jennifer&quot;,&quot;parse-names&quot;:false,&quot;dropping-particle&quot;:&quot;&quot;,&quot;non-dropping-particle&quot;:&quot;&quot;}],&quot;container-title&quot;:&quot;International Journal of Environmental Research and Public Health&quot;,&quot;container-title-short&quot;:&quot;Int J Environ Res Public Health&quot;,&quot;DOI&quot;:&quot;10.3390/ijerph18062891&quot;,&quot;ISSN&quot;:&quot;16604601&quot;,&quot;PMID&quot;:&quot;33808981&quot;,&quot;issued&quot;:{&quot;date-parts&quot;:[[2021]]},&quot;page&quot;:&quot;1-33&quot;,&quot;abstract&quot;:&quot;Over the last decade, there has been a renewed interest in oral health workforce planning. The purpose of this review is to examine oral health workforce planning models on supply, demand and needs, mainly in respect to their data sources, modelling technique and use of skill mix. A limited search was carried out on PubMed and Web of Science for published scientific articles on oral health workforce planning models between 2010 to 2020. No restrictions were placed on the type of modelling philosophy, and all studies including supply, demand or needs based models were included. Rapid review methods guided the review process. Twenty-three studies from 15 countries were included in the review. A majority were from high-income countries (n = 17). Dentists were the sole oral health workforce group modelled in 13 studies; only five studies included skill mix (allied dental personnel) considerations. The most common application of modelling was a workforce to population ratio or a needs-based demand weighted variant. Nearly all studies presented weaknesses in modelling process due to the limitations in data sources and/or non-availability of the necessary data to inform oral health workforce planning. Skill mix considerations in planning models were also limited to horizontal integration within oral health professionals. Planning for the future oral health workforce is heavily reliant on quality data being available for supply, demand and needs models. Integrated methodologies that expand skill mix considerations and account for uncertainty are essential for future planning exercises.&quot;,&quot;issue&quot;:&quot;6&quot;,&quot;volume&quot;:&quot;18&quot;},&quot;isTemporary&quot;:false},{&quot;id&quot;:&quot;0781c77e-6170-362b-9f69-eb1e23f69dff&quot;,&quot;itemData&quot;:{&quot;type&quot;:&quot;article&quot;,&quot;id&quot;:&quot;0781c77e-6170-362b-9f69-eb1e23f69dff&quot;,&quot;title&quot;:&quot;Workforce Planning Models for Oral Health Care: A Scoping Review&quot;,&quot;author&quot;:[{&quot;family&quot;:&quot;O’Malley&quot;,&quot;given&quot;:&quot;L.&quot;,&quot;parse-names&quot;:false,&quot;dropping-particle&quot;:&quot;&quot;,&quot;non-dropping-particle&quot;:&quot;&quot;},{&quot;family&quot;:&quot;Macey&quot;,&quot;given&quot;:&quot;R.&quot;,&quot;parse-names&quot;:false,&quot;dropping-particle&quot;:&quot;&quot;,&quot;non-dropping-particle&quot;:&quot;&quot;},{&quot;family&quot;:&quot;Allen&quot;,&quot;given&quot;:&quot;T.&quot;,&quot;parse-names&quot;:false,&quot;dropping-particle&quot;:&quot;&quot;,&quot;non-dropping-particle&quot;:&quot;&quot;},{&quot;family&quot;:&quot;Brocklehurst&quot;,&quot;given&quot;:&quot;P.&quot;,&quot;parse-names&quot;:false,&quot;dropping-particle&quot;:&quot;&quot;,&quot;non-dropping-particle&quot;:&quot;&quot;},{&quot;family&quot;:&quot;Thomson&quot;,&quot;given&quot;:&quot;F.&quot;,&quot;parse-names&quot;:false,&quot;dropping-particle&quot;:&quot;&quot;,&quot;non-dropping-particle&quot;:&quot;&quot;},{&quot;family&quot;:&quot;Rigby&quot;,&quot;given&quot;:&quot;J.&quot;,&quot;parse-names&quot;:false,&quot;dropping-particle&quot;:&quot;&quot;,&quot;non-dropping-particle&quot;:&quot;&quot;},{&quot;family&quot;:&quot;Lalloo&quot;,&quot;given&quot;:&quot;R.&quot;,&quot;parse-names&quot;:false,&quot;dropping-particle&quot;:&quot;&quot;,&quot;non-dropping-particle&quot;:&quot;&quot;},{&quot;family&quot;:&quot;Tomblin Murphy&quot;,&quot;given&quot;:&quot;G.&quot;,&quot;parse-names&quot;:false,&quot;dropping-particle&quot;:&quot;&quot;,&quot;non-dropping-particle&quot;:&quot;&quot;},{&quot;family&quot;:&quot;Birch&quot;,&quot;given&quot;:&quot;S.&quot;,&quot;parse-names&quot;:false,&quot;dropping-particle&quot;:&quot;&quot;,&quot;non-dropping-particle&quot;:&quot;&quot;},{&quot;family&quot;:&quot;Tickle&quot;,&quot;given&quot;:&quot;M.&quot;,&quot;parse-names&quot;:false,&quot;dropping-particle&quot;:&quot;&quot;,&quot;non-dropping-particle&quot;:&quot;&quot;}],&quot;container-title&quot;:&quot;JDR Clinical and Translational Research&quot;,&quot;container-title-short&quot;:&quot;JDR Clin Trans Res&quot;,&quot;DOI&quot;:&quot;10.1177/2380084420979585&quot;,&quot;ISSN&quot;:&quot;23800852&quot;,&quot;PMID&quot;:&quot;33323035&quot;,&quot;issued&quot;:{&quot;date-parts&quot;:[[2022,1,1]]},&quot;page&quot;:&quot;16-24&quot;,&quot;abstract&quot;:&quot;Background: For health care services to address the health care needs of populations and respond to changes in needs over time, workforces must be planned. This requires quantitative models to estimate future workforce requirements that take account of population size, oral health needs, evidence-based approaches to addressing needs, and methods of service provision that maximize productivity. The aim of this scoping review was to assess whether and how these 4 elements contribute to existing models of oral health workforce planning. Methods: A scoping review was conducted. MEDLINE, Embase, HMIC, and EconLit were searched, all via OVID. Additionally, gray literature databases were searched and key bodies and policy makers contacted. Workforce planning models were included if they projected workforce numbers and were specific to oral health. No limits were placed on country. A single reviewer completed initial screening of abstracts; 2 independent reviewers completed secondary screening and data extraction. A narrative synthesis was conducted. Results: A total of 4,009 records were screened, resulting in 42 included articles detailing 47 models. The workforce planning models varied significantly in their use of data on oral health needs, evidence-based services, and provider productivity, with most models relying on observed levels of service utilization and demand. Conclusions: This review has identified quantitative workforce planning models that aim to estimate future workforce requirements. Approaches to planning the oral health workforce are not always based on deriving workforce requirements from population oral health needs. In many cases, requirements are not linked to population needs, while in models where needs are included, they are constrained by the existence and availability of the required data. It is critical that information systems be developed to effectively capture data necessary to plan future oral health care workforces in ways that relate directly to the needs of the populations being served. Knowledge Transfer Statement: Policy makers can use the results of this study when making decisions about the planning of oral health care workforces and about the data to routinely collect within health services. Collection of suitable data will allow for the continual improvement of workforce planning, leading to a responsive health service and likely future cost savings.&quot;,&quot;publisher&quot;:&quot;SAGE Publications Ltd&quot;,&quot;issue&quot;:&quot;1&quot;,&quot;volume&quot;:&quot;7&quot;},&quot;isTemporary&quot;:false}]},{&quot;citationID&quot;:&quot;MENDELEY_CITATION_aca5ad52-2b34-452d-9b8a-f070ff63c49a&quot;,&quot;properties&quot;:{&quot;noteIndex&quot;:0},&quot;isEdited&quot;:false,&quot;manualOverride&quot;:{&quot;isManuallyOverridden&quot;:false,&quot;citeprocText&quot;:&quot;(Cao et al., 2017; Gupta &amp;#38; Miah, 2024; Janssen et al., 2024; Surdu et al., 2019)&quot;,&quot;manualOverrideText&quot;:&quot;&quot;},&quot;citationItems&quot;:[{&quot;id&quot;:&quot;80019e6e-cac8-3eba-b770-5b0773ca1f96&quot;,&quot;itemData&quot;:{&quot;type&quot;:&quot;article-journal&quot;,&quot;id&quot;:&quot;80019e6e-cac8-3eba-b770-5b0773ca1f96&quot;,&quot;title&quot;:&quot;Imbalances in the oral health workforce: a Canadian population-based study&quot;,&quot;author&quot;:[{&quot;family&quot;:&quot;Gupta&quot;,&quot;given&quot;:&quot;Neeru&quot;,&quot;parse-names&quot;:false,&quot;dropping-particle&quot;:&quot;&quot;,&quot;non-dropping-particle&quot;:&quot;&quot;},{&quot;family&quot;:&quot;Miah&quot;,&quot;given&quot;:&quot;Pablo&quot;,&quot;parse-names&quot;:false,&quot;dropping-particle&quot;:&quot;&quot;,&quot;non-dropping-particle&quot;:&quot;&quot;}],&quot;container-title&quot;:&quot;BMC health services research&quot;,&quot;container-title-short&quot;:&quot;BMC Health Serv Res&quot;,&quot;DOI&quot;:&quot;10.1186/s12913-024-11677-7&quot;,&quot;ISSN&quot;:&quot;14726963&quot;,&quot;PMID&quot;:&quot;39375673&quot;,&quot;issued&quot;:{&quot;date-parts&quot;:[[2024,12,1]]},&quot;page&quot;:&quot;1191&quot;,&quot;abstract&quot;:&quot;BACKGROUND: In Canada, a new federal public dental insurance plan, being phased in over 2022-2025, may help enhance financial access to dental services. However, as in many other countries, evidence is limited on the supply and distribution of human resources for oral health (HROH) to meet increasing population needs. This national observational study aimed to quantify occupational, geographical, institutional, and gender imbalances in the Canadian dental workforce to help inform benchmarking of HROH capacity for improving service coverage. METHODS: Sourcing microdata from the 2021 Canadian population census, we described workforce imbalances for three groups of postsecondary-qualified dental professionals: dentists, dental hygienists and therapists, and dental assistants. To assess geographic maldistribution relative to population, we linked the person-level census data to the geocoded Index of Remoteness for all inhabited communities. To assess gender-based inequities in the dental labour market, we performed Blinder-Oaxaca decompositions for examining differences in professional earnings of women and men. RESULTS: The census data tallied 3.4 active dentists aged 25-54 per 10,000 population, supported by an allied workforce of 1.7 dental hygienists/therapists and 1.6 dental assistants for every dentist. All three professional groups were overrepresented in heavily urbanized communities compared with more rural and remote areas. Almost all dental service providers worked in ambulatory care settings, except for male dental assistants. The dentistry workforce was found to have achieved gender parity numerically, but women dentists still earned 21% less on average than men, adjusting for other characteristics. Despite women representing 97% of dental hygienists/therapists, they earned 26% less on average than men, a significant difference that was largely unexplained in the decomposition analysis. CONCLUSIONS: Accelerating universal coverage of oral healthcare services is increasingly advocated as an integral, but often neglected, component toward achieving the health-related Sustainable Development Goals. In the Canadian context of universal coverage for medical (but not dentistry) services, the oral health workforce was found to be demarcated by considerable geographic and gendered imbalances. More cross-nationally comparable research is needed to inform innovative approaches for equity-oriented HROH planning and financing, often critically overlooked in public policy for health systems strengthening.&quot;,&quot;issue&quot;:&quot;1&quot;,&quot;volume&quot;:&quot;24&quot;},&quot;isTemporary&quot;:false},{&quot;id&quot;:&quot;945f2916-018d-3e8b-8c3e-5ee5c3a0dacc&quot;,&quot;itemData&quot;:{&quot;type&quot;:&quot;article-journal&quot;,&quot;id&quot;:&quot;945f2916-018d-3e8b-8c3e-5ee5c3a0dacc&quot;,&quot;title&quot;:&quot;How to ensure an appropriate oral health workforce? Modelling future scenarios for the Netherlands&quot;,&quot;author&quot;:[{&quot;family&quot;:&quot;Janssen&quot;,&quot;given&quot;:&quot;Jip&quot;,&quot;parse-names&quot;:false,&quot;dropping-particle&quot;:&quot;&quot;,&quot;non-dropping-particle&quot;:&quot;&quot;},{&quot;family&quot;:&quot;Pöld&quot;,&quot;given&quot;:&quot;Ave&quot;,&quot;parse-names&quot;:false,&quot;dropping-particle&quot;:&quot;&quot;,&quot;non-dropping-particle&quot;:&quot;&quot;},{&quot;family&quot;:&quot;Islam&quot;,&quot;given&quot;:&quot;Md Monirul&quot;,&quot;parse-names&quot;:false,&quot;dropping-particle&quot;:&quot;&quot;,&quot;non-dropping-particle&quot;:&quot;&quot;},{&quot;family&quot;:&quot;Németh&quot;,&quot;given&quot;:&quot;Orsolya&quot;,&quot;parse-names&quot;:false,&quot;dropping-particle&quot;:&quot;&quot;,&quot;non-dropping-particle&quot;:&quot;&quot;},{&quot;family&quot;:&quot;Grytten&quot;,&quot;given&quot;:&quot;Jostein&quot;,&quot;parse-names&quot;:false,&quot;dropping-particle&quot;:&quot;&quot;,&quot;non-dropping-particle&quot;:&quot;&quot;},{&quot;family&quot;:&quot;Woods&quot;,&quot;given&quot;:&quot;Noel&quot;,&quot;parse-names&quot;:false,&quot;dropping-particle&quot;:&quot;&quot;,&quot;non-dropping-particle&quot;:&quot;&quot;},{&quot;family&quot;:&quot;Listl&quot;,&quot;given&quot;:&quot;Stefan&quot;,&quot;parse-names&quot;:false,&quot;dropping-particle&quot;:&quot;&quot;,&quot;non-dropping-particle&quot;:&quot;&quot;}],&quot;container-title&quot;:&quot;Human resources for health&quot;,&quot;container-title-short&quot;:&quot;Hum Resour Health&quot;,&quot;DOI&quot;:&quot;10.1186/s12960-024-00957-2&quot;,&quot;ISSN&quot;:&quot;14784491&quot;,&quot;PMID&quot;:&quot;39516931&quot;,&quot;issued&quot;:{&quot;date-parts&quot;:[[2024,11,8]]},&quot;page&quot;:&quot;73&quot;,&quot;abstract&quot;:&quot;BACKGROUND: Current methods for oral health workforce planning lack responsiveness to dynamic needs, hampering efficiency, equity and sustainability. Effective workforce planning is vital for resilient health care systems and achieving universal health coverage. Given this context, we developed and operationalised a needs-adaptive oral health workforce planning model and explored the potential of various future scenarios. METHODS: Using publicly available data, including the Special Eurobarometer 330 Oral Health Survey, we applied the model in a hypothetical context focusing on the Dutch population's dental needs from 2022 to 2050. We compared current and future provider supply and requirement and examined, in addition to a base case scenario, several alternative scenarios. These included epidemiological transition scenarios with different oral health morbidity trajectories, skill-mix scenarios with independent oral hygienists conducting check-ups and multiple dental student intake and training duration (5 instead of 6 years) scenarios. RESULTS: Based on the aforementioned historical data, our model projects that provider requirement will exceed supply for the planning period. If the percentage of people having all natural teeth increases by 10% or 20% in 2032, 34 or 68 additional full-time equivalent (FTE) dentists will be required, respectively, compared to the base case scenario. In the skill-mix scenario, the model indicates that prioritising oral hygienists for check-ups and shifting dentists' focus to primarily complex care could address population needs more efficiently. Among the student intake and training duration scenarios, increasing intake to 375 and, to a lesser extent, reducing training to 5 years is projected to most effectively close the provider gap. CONCLUSIONS: The study underscores the importance of understanding oral health morbidity trajectories for effective capacity planning. Due to limited dental epidemiological data, projections carry substantial uncertainty. Currently, demand for FTE dentists seems to exceed supply, though this may vary with epidemiological changes. Skill-mix strategies could offer efficiency gains by redistributing tasks, while adjustments in dental intake and training duration could also help address the requirement-supply gap. Resolving dentistry workforce challenges requires a multifaceted approach, including strengthening oral epidemiology projections, addressing the root causes of dental health issues and prioritising harmonious dental public health and general practice prevention measures.&quot;,&quot;issue&quot;:&quot;1&quot;,&quot;volume&quot;:&quot;22&quot;},&quot;isTemporary&quot;:false},{&quot;id&quot;:&quot;4f56d3c4-c0f7-3990-8a41-a99c01d6ad59&quot;,&quot;itemData&quot;:{&quot;type&quot;:&quot;article-journal&quot;,&quot;id&quot;:&quot;4f56d3c4-c0f7-3990-8a41-a99c01d6ad59&quot;,&quot;title&quot;:&quot;The pediatric dental workforce in 2016 and beyond&quot;,&quot;author&quot;:[{&quot;family&quot;:&quot;Surdu&quot;,&quot;given&quot;:&quot;Simona&quot;,&quot;parse-names&quot;:false,&quot;dropping-particle&quot;:&quot;&quot;,&quot;non-dropping-particle&quot;:&quot;&quot;},{&quot;family&quot;:&quot;Dall&quot;,&quot;given&quot;:&quot;Timothy M.&quot;,&quot;parse-names&quot;:false,&quot;dropping-particle&quot;:&quot;&quot;,&quot;non-dropping-particle&quot;:&quot;&quot;},{&quot;family&quot;:&quot;Langelier&quot;,&quot;given&quot;:&quot;Margaret&quot;,&quot;parse-names&quot;:false,&quot;dropping-particle&quot;:&quot;&quot;,&quot;non-dropping-particle&quot;:&quot;&quot;},{&quot;family&quot;:&quot;Forte&quot;,&quot;given&quot;:&quot;Gaetano J.&quot;,&quot;parse-names&quot;:false,&quot;dropping-particle&quot;:&quot;&quot;,&quot;non-dropping-particle&quot;:&quot;&quot;},{&quot;family&quot;:&quot;Chakrabarti&quot;,&quot;given&quot;:&quot;Ritashree&quot;,&quot;parse-names&quot;:false,&quot;dropping-particle&quot;:&quot;&quot;,&quot;non-dropping-particle&quot;:&quot;&quot;},{&quot;family&quot;:&quot;Reynolds&quot;,&quot;given&quot;:&quot;Ryan L.&quot;,&quot;parse-names&quot;:false,&quot;dropping-particle&quot;:&quot;&quot;,&quot;non-dropping-particle&quot;:&quot;&quot;}],&quot;container-title&quot;:&quot;Journal of the American Dental Association&quot;,&quot;DOI&quot;:&quot;10.1016/j.adaj.2019.02.025&quot;,&quot;ISSN&quot;:&quot;00028177&quot;,&quot;PMID&quot;:&quot;31153549&quot;,&quot;issued&quot;:{&quot;date-parts&quot;:[[2019,7,1]]},&quot;page&quot;:&quot;609-617.e5&quot;,&quot;abstract&quot;:&quot;Background: Childhood caries is a major oral and general health problem, particularly in certain populations. In this study, the authors aimed to evaluate the adequacy of the supply of pediatric dentists. Methods: The authors collected baseline practice information from 2,546 pediatric dentists through an online survey (39.1% response rate) in 2017. The authors used a workforce simulation model by using data from the survey and other sources to produce estimates under several scenarios to anticipate future supply and demand for pediatric dentists. Results: If production of new pediatric dentists and use and delivery of oral health care continue at current rates, the pediatric dentist supply will increase by 4,030 full-time equivalent (FTE) dentists by 2030, whereas demand will increase by 140 FTE dentists by 2030. Supply growth was higher under hypothetical scenarios with an increased number of graduates (4,690 FTEs) and delayed retirement (4,320 FTEs). If children who are underserved experience greater access to care or if pediatric dentists provide a larger portion of services for children, demand could grow by 2,100 FTE dentists or by 10,470 FTE dentists, respectively. Conclusions: The study results suggest that the supply of pediatric dentists is growing more rapidly than is the demand. Growth in demand could increase if pediatric dentists captured a larger share of pediatric dental services or if children who are underserved had oral health care use patterns similar to those of the population with fewer access barriers. Practical Implications: It is important to encourage policy changes to reduce barriers to accessing oral health care, to continue pediatric dentists’ participation with Medicaid programs, and to urge early dental services for children.&quot;,&quot;publisher&quot;:&quot;American Dental Association&quot;,&quot;issue&quot;:&quot;7&quot;,&quot;volume&quot;:&quot;150&quot;,&quot;container-title-short&quot;:&quot;&quot;},&quot;isTemporary&quot;:false},{&quot;id&quot;:&quot;66f4797d-2418-31b0-addd-c9917592f9c2&quot;,&quot;itemData&quot;:{&quot;type&quot;:&quot;article-journal&quot;,&quot;id&quot;:&quot;66f4797d-2418-31b0-addd-c9917592f9c2&quot;,&quot;title&quot;:&quot;Estimating demand for and supply of pediatric preventive dental care for children and identifying dental care shortage areas, Georgia, 2015&quot;,&quot;author&quot;:[{&quot;family&quot;:&quot;Cao&quot;,&quot;given&quot;:&quot;Shanshan&quot;,&quot;parse-names&quot;:false,&quot;dropping-particle&quot;:&quot;&quot;,&quot;non-dropping-particle&quot;:&quot;&quot;},{&quot;family&quot;:&quot;Gentili&quot;,&quot;given&quot;:&quot;Monica&quot;,&quot;parse-names&quot;:false,&quot;dropping-particle&quot;:&quot;&quot;,&quot;non-dropping-particle&quot;:&quot;&quot;},{&quot;family&quot;:&quot;Griffin&quot;,&quot;given&quot;:&quot;Paul M.&quot;,&quot;parse-names&quot;:false,&quot;dropping-particle&quot;:&quot;&quot;,&quot;non-dropping-particle&quot;:&quot;&quot;},{&quot;family&quot;:&quot;Griffin&quot;,&quot;given&quot;:&quot;Susan O.&quot;,&quot;parse-names&quot;:false,&quot;dropping-particle&quot;:&quot;&quot;,&quot;non-dropping-particle&quot;:&quot;&quot;},{&quot;family&quot;:&quot;Harati&quot;,&quot;given&quot;:&quot;Pravara&quot;,&quot;parse-names&quot;:false,&quot;dropping-particle&quot;:&quot;&quot;,&quot;non-dropping-particle&quot;:&quot;&quot;},{&quot;family&quot;:&quot;Johnson&quot;,&quot;given&quot;:&quot;Ben&quot;,&quot;parse-names&quot;:false,&quot;dropping-particle&quot;:&quot;&quot;,&quot;non-dropping-particle&quot;:&quot;&quot;},{&quot;family&quot;:&quot;Serban&quot;,&quot;given&quot;:&quot;Nicoleta&quot;,&quot;parse-names&quot;:false,&quot;dropping-particle&quot;:&quot;&quot;,&quot;non-dropping-particle&quot;:&quot;&quot;},{&quot;family&quot;:&quot;Tomar&quot;,&quot;given&quot;:&quot;Scott&quot;,&quot;parse-names&quot;:false,&quot;dropping-particle&quot;:&quot;&quot;,&quot;non-dropping-particle&quot;:&quot;&quot;}],&quot;container-title&quot;:&quot;Public Health Reports&quot;,&quot;DOI&quot;:&quot;10.1177/0033354917699579&quot;,&quot;ISSN&quot;:&quot;14682877&quot;,&quot;PMID&quot;:&quot;28358619&quot;,&quot;issued&quot;:{&quot;date-parts&quot;:[[2017,5,1]]},&quot;page&quot;:&quot;343-349&quot;,&quot;abstract&quot;:&quot;Objectives: Demand for dental care is expected to outpace supply through 2025. The objectives of this study were to determine the extent of pediatric dental care shortages in Georgia and to develop a general method for estimation that can be applied to other states. Methods:We estimated supply and demand for pediatric preventive dental care for the 159 counties in Georgia in 2015. We compared pediatric preventive dental care shortage areas (where demand exceeded twice the supply) designated by our methods with dental health professional shortage areas designated by the Health Resources &amp; Services Administration. We estimated caries risk from a multivariate analysis of National Health and Nutrition Examination Survey data and national census data. We estimated county-level demand based on the time needed to perform preventive dental care services and the proportion of time that dentists spend on pediatric preventive dental care services from the Medical Expenditure Panel Survey. Results: Pediatric preventive dental care supply exceeded demand in Georgia in 75 counties: the average annual county-level pediatric preventive dental care demand was 16 866 hours, and the supply was 32 969 hours. We identified 41 counties as pediatric dental care shortage areas, 14 of which had not been designated by the Health Resources &amp; Services Administration. Conclusions: Age- and service-specific information on dental care shortage areas could result in more efficient provider staffing and geographic targeting.&quot;,&quot;publisher&quot;:&quot;SAGE Publications Ltd&quot;,&quot;issue&quot;:&quot;3&quot;,&quot;volume&quot;:&quot;132&quot;,&quot;container-title-short&quot;:&quot;&quot;},&quot;isTemporary&quot;:false}],&quot;citationTag&quot;:&quot;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&quot;},{&quot;citationID&quot;:&quot;MENDELEY_CITATION_69c652c8-cc8e-470d-8e92-a85bf82a1bdc&quot;,&quot;properties&quot;:{&quot;noteIndex&quot;:0},&quot;isEdited&quot;:false,&quot;manualOverride&quot;:{&quot;isManuallyOverridden&quot;:true,&quot;citeprocText&quot;:&quot;(L. P. de S. Santos et al., 2023)&quot;,&quot;manualOverrideText&quot;:&quot;(Santos et al., 2023)&quot;},&quot;citationTag&quot;:&quot;MENDELEY_CITATION_v3_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&quot;,&quot;citationItems&quot;:[{&quot;id&quot;:&quot;16c07066-6a01-3805-b267-91f59a19b5b0&quot;,&quot;itemData&quot;:{&quot;type&quot;:&quot;article-journal&quot;,&quot;id&quot;:&quot;16c07066-6a01-3805-b267-91f59a19b5b0&quot;,&quot;title&quot;:&quot;Política de Saúde Bucal no Brasil: transformações e rupturas entre 2018-2021&quot;,&quot;author&quot;:[{&quot;family&quot;:&quot;Santos&quot;,&quot;given&quot;:&quot;Lília Paula de Souza&quot;,&quot;parse-names&quot;:false,&quot;dropping-particle&quot;:&quot;&quot;,&quot;non-dropping-particle&quot;:&quot;&quot;},{&quot;family&quot;:&quot;Lima&quot;,&quot;given&quot;:&quot;Ana Maria Freire de Souza&quot;,&quot;parse-names&quot;:false,&quot;dropping-particle&quot;:&quot;&quot;,&quot;non-dropping-particle&quot;:&quot;&quot;},{&quot;family&quot;:&quot;Chaves&quot;,&quot;given&quot;:&quot;Sônia Cristina Lima&quot;,&quot;parse-names&quot;:false,&quot;dropping-particle&quot;:&quot;&quot;,&quot;non-dropping-particle&quot;:&quot;&quot;},{&quot;family&quot;:&quot;Vilela&quot;,&quot;given&quot;:&quot;Débora Maria Oliveira Cruz&quot;,&quot;parse-names&quot;:false,&quot;dropping-particle&quot;:&quot;&quot;,&quot;non-dropping-particle&quot;:&quot;&quot;},{&quot;family&quot;:&quot;Valente&quot;,&quot;given&quot;:&quot;Ana Paula Portugal Chagas&quot;,&quot;parse-names&quot;:false,&quot;dropping-particle&quot;:&quot;&quot;,&quot;non-dropping-particle&quot;:&quot;&quot;},{&quot;family&quot;:&quot;Rossi&quot;,&quot;given&quot;:&quot;Thaís Regis Aranha&quot;,&quot;parse-names&quot;:false,&quot;dropping-particle&quot;:&quot;&quot;,&quot;non-dropping-particle&quot;:&quot;&quot;}],&quot;container-title&quot;:&quot;Ciência &amp; Saúde Coletiva&quot;,&quot;container-title-short&quot;:&quot;Cien Saude Colet&quot;,&quot;DOI&quot;:&quot;10.1590/1413-81232023285.14002022&quot;,&quot;ISSN&quot;:&quot;1413-8123&quot;,&quot;issued&quot;:{&quot;date-parts&quot;:[[2023,5]]},&quot;page&quot;:&quot;1575-1587&quot;,&quot;abstract&quot;:&quot;Resumo Analisou-se a implementação da Política de Saúde Bucal no Brasil no período 2018-2021, através das ações institucionais, implantação dos serviços, resultados alcançados e financiamento federal. Estudo de monitoramento, a partir da análise documental e de dados secundários, obtidos em sites institucionais, sistemas de informações governamentais e notícias publicadas por entidades odontológicas. Todos os indicadores de resultados monitorados apresentaram expressiva redução dos valores entre 2020-2021, com agravamento desde 2018, como a cobertura da primeira consulta odontológica e ação coletiva de escovação dental supervisionada, que chegou a 1,8% e 0,02% em 2021, respectivamente. Observa-se uma queda do financiamento federal nos anos 2018-2019 (8,45%), com crescimento em 2020 (59,53%) e nova diminuição em 2021 (5,18%). O período analisado foi marcado por crise econômica e política, agravadas pela crise sanitária, decorrente da pandemia do COVID-19. Contexto que influenciou o funcionamento dos serviços de saúde no Brasil. No caso particular da saúde bucal, verificou-se progressiva e acentuada redução dos resultados, ainda que a implantação dos serviços de atenção básica e especializada tenha se mantido estável.Abstract This study analyzed the implementation of Brazil’s National Oral Health Policy during the period 2018-2021, covering institutional actions, implementation of public dental services, results achieved, and federal funding. We conducted a retrospective descriptive study using documentary analysis and secondary data obtained from institutional websites, government information systems, and reports published by dental organizations. The findings show a significant reduction in funding between 2020 and 2021 and declining performance against indicators since 2018, such as coverage of first dental appointments and group supervised tooth brushing, which stood at 1.8% and 0.02%, respectively, in 2021. Federal funding dropped in 2018 and 2019 (8.45%), followed by an increase in 2020 (59.53%) and decrease in 2021 (-5.18%). The study period was marked by economic and political crises aggravated by the COVID-19 pandemic. This context influenced the functioning of health services in Brazil. There was a sharp reduction in performance against oral health indicators, while performance in primary health care and specialized care services remained stable.&quot;,&quot;publisher&quot;:&quot;FapUNIFESP (SciELO)&quot;,&quot;issue&quot;:&quot;5&quot;,&quot;volume&quot;:&quot;28&quot;},&quot;isTemporary&quot;:false}]},{&quot;citationID&quot;:&quot;MENDELEY_CITATION_e9de2e0b-1858-4845-93d9-29e9f05691ae&quot;,&quot;properties&quot;:{&quot;noteIndex&quot;:0},&quot;isEdited&quot;:false,&quot;manualOverride&quot;:{&quot;isManuallyOverridden&quot;:false,&quot;citeprocText&quot;:&quot;(Asamani et al., 2021; Lee et al., 2024; Sutton et al., 2023)&quot;,&quot;manualOverrideText&quot;:&quot;&quot;},&quot;citationTag&quot;:&quot;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&quot;,&quot;citationItems&quot;:[{&quot;id&quot;:&quot;09456d1c-5111-38c9-a760-05c60d4ac863&quot;,&quot;itemData&quot;:{&quot;type&quot;:&quot;article-journal&quot;,&quot;id&quot;:&quot;09456d1c-5111-38c9-a760-05c60d4ac863&quot;,&quot;title&quot;:&quot;The needs-based health workforce planning method: a systematic scoping review of analytical applications&quot;,&quot;author&quot;:[{&quot;family&quot;:&quot;Asamani&quot;,&quot;given&quot;:&quot;James Avoka&quot;,&quot;parse-names&quot;:false,&quot;dropping-particle&quot;:&quot;&quot;,&quot;non-dropping-particle&quot;:&quot;&quot;},{&quot;family&quot;:&quot;Christmals&quot;,&quot;given&quot;:&quot;Christmal&quot;,&quot;parse-names&quot;:false,&quot;dropping-particle&quot;:&quot;Dela&quot;,&quot;non-dropping-particle&quot;:&quot;&quot;},{&quot;family&quot;:&quot;Reitsma&quot;,&quot;given&quot;:&quot;Gerda Marie&quot;,&quot;parse-names&quot;:false,&quot;dropping-particle&quot;:&quot;&quot;,&quot;non-dropping-particle&quot;:&quot;&quot;}],&quot;container-title&quot;:&quot;Health Policy and Planning&quot;,&quot;container-title-short&quot;:&quot;Health Policy Plan&quot;,&quot;DOI&quot;:&quot;10.1093/heapol/czab022&quot;,&quot;ISSN&quot;:&quot;0268-1080&quot;,&quot;issued&quot;:{&quot;date-parts&quot;:[[2021]]},&quot;page&quot;:&quot;1-19&quot;,&quot;abstract&quot;:&quot;Although the theoretical underpinnings and analytical framework for needs-based health workforce planning are well developed and tested, its uptake in national planning processes is still limited. Towards the development of open-access needs-based planning model for national workforce planning, we conducted a systematic scoping review of analytical applications of needs-based health workforce models. Guided by the Preferred Reporting Items for Systematic reviews and Meta-Analyses—extension for Scoping Reviews (PRISMA-ScR) checklist, a systematic scoping review was conducted. A systematic search of peer-reviewed literature published in English was undertaken across several databases. Papers retrieved were assessed against predefined inclusion criteria, critically appraised, extracted and synthesized. Twenty-five papers were included, which showed increasing uptake of the needs-based health workforce modelling, with 84% of the studies published within the last decade (2010–20). Three countries (Canada, Australia and England) accounted for 48% of the publications included whilst four studies (16%) were based on low-and-middle-income countries. Only three of the studies were conducted in sub-Saharan Africa. Most of the studies (36%) reported analytical applications for specific disease areas/programs at sub-national levels; 20% focused on the health system need for particular categories of health workers, and only two (8%) reported the analytical application of the needs-based health workforce approach at the level of a national health system across several disease areas/programs. Amongst the studies that conducted long-term projections, the time horizon of the projection was an average of 17 years, ranging from 3 to 33 years. Most of these studies had a minimum time horizon of 10 years. Across the studies, we synthesized six typical methodological considerations for advancing needs-based health workforce modelling. As countries aspire to align health workforce investments with population health needs, the need for some level of methodological harmonization, open-access needs-based models and guidelines for policy-oriented country-level use is not only imperative but urgent.&quot;},&quot;isTemporary&quot;:false},{&quot;id&quot;:&quot;586e875d-3c68-3d14-94b2-b32cbbe724c7&quot;,&quot;itemData&quot;:{&quot;type&quot;:&quot;article&quot;,&quot;id&quot;:&quot;586e875d-3c68-3d14-94b2-b32cbbe724c7&quot;,&quot;title&quot;:&quot;Strategic workforce planning in health and social care – an international perspective: A scoping review&quot;,&quot;author&quot;:[{&quot;family&quot;:&quot;Sutton&quot;,&quot;given&quot;:&quot;Claire&quot;,&quot;parse-names&quot;:false,&quot;dropping-particle&quot;:&quot;&quot;,&quot;non-dropping-particle&quot;:&quot;&quot;},{&quot;family&quot;:&quot;Prowse&quot;,&quot;given&quot;:&quot;Julie&quot;,&quot;parse-names&quot;:false,&quot;dropping-particle&quot;:&quot;&quot;,&quot;non-dropping-particle&quot;:&quot;&quot;},{&quot;family&quot;:&quot;McVey&quot;,&quot;given&quot;:&quot;Lynn&quot;,&quot;parse-names&quot;:false,&quot;dropping-particle&quot;:&quot;&quot;,&quot;non-dropping-particle&quot;:&quot;&quot;},{&quot;family&quot;:&quot;Elshehaly&quot;,&quot;given&quot;:&quot;Mai&quot;,&quot;parse-names&quot;:false,&quot;dropping-particle&quot;:&quot;&quot;,&quot;non-dropping-particle&quot;:&quot;&quot;},{&quot;family&quot;:&quot;Neagu&quot;,&quot;given&quot;:&quot;Daniel&quot;,&quot;parse-names&quot;:false,&quot;dropping-particle&quot;:&quot;&quot;,&quot;non-dropping-particle&quot;:&quot;&quot;},{&quot;family&quot;:&quot;Montague&quot;,&quot;given&quot;:&quot;Jane&quot;,&quot;parse-names&quot;:false,&quot;dropping-particle&quot;:&quot;&quot;,&quot;non-dropping-particle&quot;:&quot;&quot;},{&quot;family&quot;:&quot;Alvarado&quot;,&quot;given&quot;:&quot;Natasha&quot;,&quot;parse-names&quot;:false,&quot;dropping-particle&quot;:&quot;&quot;,&quot;non-dropping-particle&quot;:&quot;&quot;},{&quot;family&quot;:&quot;Tissiman&quot;,&quot;given&quot;:&quot;Chris&quot;,&quot;parse-names&quot;:false,&quot;dropping-particle&quot;:&quot;&quot;,&quot;non-dropping-particle&quot;:&quot;&quot;},{&quot;family&quot;:&quot;O'Connell&quot;,&quot;given&quot;:&quot;Kate&quot;,&quot;parse-names&quot;:false,&quot;dropping-particle&quot;:&quot;&quot;,&quot;non-dropping-particle&quot;:&quot;&quot;},{&quot;family&quot;:&quot;Eyers&quot;,&quot;given&quot;:&quot;Emma&quot;,&quot;parse-names&quot;:false,&quot;dropping-particle&quot;:&quot;&quot;,&quot;non-dropping-particle&quot;:&quot;&quot;},{&quot;family&quot;:&quot;Faisal&quot;,&quot;given&quot;:&quot;Muhammad&quot;,&quot;parse-names&quot;:false,&quot;dropping-particle&quot;:&quot;&quot;,&quot;non-dropping-particle&quot;:&quot;&quot;},{&quot;family&quot;:&quot;Randell&quot;,&quot;given&quot;:&quot;Rebecca&quot;,&quot;parse-names&quot;:false,&quot;dropping-particle&quot;:&quot;&quot;,&quot;non-dropping-particle&quot;:&quot;&quot;}],&quot;container-title&quot;:&quot;Health Policy&quot;,&quot;container-title-short&quot;:&quot;Health Policy (New York)&quot;,&quot;DOI&quot;:&quot;10.1016/j.healthpol.2023.104827&quot;,&quot;ISSN&quot;:&quot;18726054&quot;,&quot;PMID&quot;:&quot;37099856&quot;,&quot;issued&quot;:{&quot;date-parts&quot;:[[2023,6,1]]},&quot;abstract&quot;:&quot;Effective strategic workforce planning for integrated and co-ordinated health and social care is essential if future services are to be resourced such that skill mix, clinical practice and productivity meet population health and social care needs in timely, safe and accessible ways globally. This review presents international literature to illustrate how strategic workforce planning in health and social care has been undertaken around the world with examples of planning frameworks, models and modelling approaches. The databases Business Source Premier, CINAHL, Embase, Health Management Information Consortium, Medline and Scopus were searched for full texts, from 2005 to 2022, detailing empirical research, models or methodologies to explain how strategic workforce planning (with at least a one-year horizon) in health and/or social care has been undertaken, yielding ultimately 101 included references. The supply/demand of a differentiated medical workforce was discussed in 25 references. Nursing and midwifery were characterised as undifferentiated labour, requiring urgent growth to meet demand. Unregistered workers were poorly represented as was the social care workforce. One reference considered planning for health and social care workers. Workforce modelling was illustrated in 66 references with predilection for quantifiable projections. Increasingly needs-based approaches were called for to better consider demography and epidemiological impacts. This review's findings advocate for whole-system needs-based approaches that consider the ecology of a co-produced health and social care workforce.&quot;,&quot;publisher&quot;:&quot;Elsevier Ireland Ltd&quot;,&quot;volume&quot;:&quot;132&quot;},&quot;isTemporary&quot;:false},{&quot;id&quot;:&quot;3e05c4e6-2637-342e-9f3e-c1fd76c5943d&quot;,&quot;itemData&quot;:{&quot;type&quot;:&quot;article-journal&quot;,&quot;id&quot;:&quot;3e05c4e6-2637-342e-9f3e-c1fd76c5943d&quot;,&quot;title&quot;:&quot;Methods for health workforce projection model: systematic review and recommended good practice reporting guideline&quot;,&quot;author&quot;:[{&quot;family&quot;:&quot;Lee&quot;,&quot;given&quot;:&quot;John Tayu&quot;,&quot;parse-names&quot;:false,&quot;dropping-particle&quot;:&quot;&quot;,&quot;non-dropping-particle&quot;:&quot;&quot;},{&quot;family&quot;:&quot;Crettenden&quot;,&quot;given&quot;:&quot;Ian&quot;,&quot;parse-names&quot;:false,&quot;dropping-particle&quot;:&quot;&quot;,&quot;non-dropping-particle&quot;:&quot;&quot;},{&quot;family&quot;:&quot;Tran&quot;,&quot;given&quot;:&quot;My&quot;,&quot;parse-names&quot;:false,&quot;dropping-particle&quot;:&quot;&quot;,&quot;non-dropping-particle&quot;:&quot;&quot;},{&quot;family&quot;:&quot;Miller&quot;,&quot;given&quot;:&quot;Daniel&quot;,&quot;parse-names&quot;:false,&quot;dropping-particle&quot;:&quot;&quot;,&quot;non-dropping-particle&quot;:&quot;&quot;},{&quot;family&quot;:&quot;Cormack&quot;,&quot;given&quot;:&quot;Mark&quot;,&quot;parse-names&quot;:false,&quot;dropping-particle&quot;:&quot;&quot;,&quot;non-dropping-particle&quot;:&quot;&quot;},{&quot;family&quot;:&quot;Cahill&quot;,&quot;given&quot;:&quot;Megan&quot;,&quot;parse-names&quot;:false,&quot;dropping-particle&quot;:&quot;&quot;,&quot;non-dropping-particle&quot;:&quot;&quot;},{&quot;family&quot;:&quot;Li&quot;,&quot;given&quot;:&quot;Jinhu&quot;,&quot;parse-names&quot;:false,&quot;dropping-particle&quot;:&quot;&quot;,&quot;non-dropping-particle&quot;:&quot;&quot;},{&quot;family&quot;:&quot;Sugiura&quot;,&quot;given&quot;:&quot;Tomoko&quot;,&quot;parse-names&quot;:false,&quot;dropping-particle&quot;:&quot;&quot;,&quot;non-dropping-particle&quot;:&quot;&quot;},{&quot;family&quot;:&quot;Xiang&quot;,&quot;given&quot;:&quot;Fan&quot;,&quot;parse-names&quot;:false,&quot;dropping-particle&quot;:&quot;&quot;,&quot;non-dropping-particle&quot;:&quot;&quot;}],&quot;container-title&quot;:&quot;Human Resources for Health&quot;,&quot;container-title-short&quot;:&quot;Hum Resour Health&quot;,&quot;DOI&quot;:&quot;10.1186/s12960-024-00895-z&quot;,&quot;ISSN&quot;:&quot;14784491&quot;,&quot;issued&quot;:{&quot;date-parts&quot;:[[2024,12,1]]},&quot;abstract&quot;:&quot;Background: Health workforce projection models are integral components of a robust healthcare system. This research aims to review recent advancements in methodology and approaches for health workforce projection models and proposes a set of good practice reporting guidelines. Methods: We conducted a systematic review by searching medical and social science databases, including PubMed, EMBASE, Scopus, and EconLit, covering the period from 2010 to 2023. The inclusion criteria encompassed studies projecting the demand for and supply of the health workforce. PROSPERO registration: CRD 42023407858. Results: Our review identified 40 relevant studies, including 39 single countries analysis (in Australia, Canada, Germany, Ghana, Guinea, Ireland, Jamaica, Japan, Kazakhstan, Korea, Lesotho, Malawi, New Zealand, Portugal, Saudi Arabia, Serbia, Singapore, Spain, Thailand, UK, United States), and one multiple country analysis (in 32 OECD countries). Recent studies have increasingly embraced a complex systems approach in health workforce modelling, incorporating demand, supply, and demand–supply gap analyses. The review identified at least eight distinct types of health workforce projection models commonly used in recent literature: population-to-provider ratio models (n = 7), utilization models (n = 10), needs-based models (n = 25), skill-mixed models (n = 5), stock-and-flow models (n = 40), agent-based simulation models (n = 3), system dynamic models (n = 7), and budgetary models (n = 5). Each model has unique assumptions, strengths, and limitations, with practitioners often combining these models. Furthermore, we found seven statistical approaches used in health workforce projection models: arithmetic calculation, optimization, time-series analysis, econometrics regression modelling, microsimulation, cohort-based simulation, and feedback causal loop analysis. Workforce projection often relies on imperfect data with limited granularity at the local level. Existing studies lack standardization in reporting their methods. In response, we propose a good practice reporting guideline for health workforce projection models designed to accommodate various model types, emerging methodologies, and increased utilization of advanced statistical techniques to address uncertainties and data requirements. Conclusions: This study underscores the significance of dynamic, multi-professional, team-based, refined demand, supply, and budget impact analyses supported by robust health workforce data intelligence. The suggested best-practice reporting guidelines aim to assist researchers who publish health workforce studies in peer-reviewed journals. Nevertheless, it is expected that these reporting standards will prove valuable for analysts when designing their own analysis, encouraging a more comprehensive and transparent approach to health workforce projection modelling.&quot;,&quot;publisher&quot;:&quot;BioMed Central Ltd&quot;,&quot;issue&quot;:&quot;1&quot;,&quot;volume&quot;:&quot;22&quot;},&quot;isTemporary&quot;:false}]},{&quot;citationID&quot;:&quot;MENDELEY_CITATION_fb65394a-6906-4d03-8b18-93ecfc4f4b5f&quot;,&quot;properties&quot;:{&quot;noteIndex&quot;:0},&quot;isEdited&quot;:false,&quot;manualOverride&quot;:{&quot;isManuallyOverridden&quot;:false,&quot;citeprocText&quot;:&quot;(Brasil, 2012b)&quot;,&quot;manualOverrideText&quot;:&quot;&quot;},&quot;citationTag&quot;:&quot;MENDELEY_CITATION_v3_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&quot;,&quot;citationItems&quot;:[{&quot;id&quot;:&quot;9ea651ab-665e-37ac-90e6-1d4c6fa4dae4&quot;,&quot;itemData&quot;:{&quot;type&quot;:&quot;article&quot;,&quot;id&quot;:&quot;9ea651ab-665e-37ac-90e6-1d4c6fa4dae4&quot;,&quot;title&quot;:&quot;Resolução no 466, de 12 de dezembro de 2012.CNS/MS/CONEP. Diário Oficial da União&quot;,&quot;author&quot;:[{&quot;family&quot;:&quot;Brasil&quot;,&quot;given&quot;:&quot;&quot;,&quot;parse-names&quot;:false,&quot;dropping-particle&quot;:&quot;&quot;,&quot;non-dropping-particle&quot;:&quot;&quot;}],&quot;issued&quot;:{&quot;date-parts&quot;:[[2012]]},&quot;container-title-short&quot;:&quot;&quot;},&quot;isTemporary&quot;:false}]},{&quot;citationID&quot;:&quot;MENDELEY_CITATION_86ab0f9f-48b6-463d-8cc2-577509679ed5&quot;,&quot;properties&quot;:{&quot;noteIndex&quot;:0},&quot;isEdited&quot;:false,&quot;manualOverride&quot;:{&quot;isManuallyOverridden&quot;:false,&quot;citeprocText&quot;:&quot;(Pucca et al., 2015)&quot;,&quot;manualOverrideText&quot;:&quot;&quot;},&quot;citationTag&quot;:&quot;MENDELEY_CITATION_v3_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&quot;,&quot;citationItems&quot;:[{&quot;id&quot;:&quot;6971739f-48aa-3495-ae0f-25ace0944d3d&quot;,&quot;itemData&quot;:{&quot;type&quot;:&quot;article-journal&quot;,&quot;id&quot;:&quot;6971739f-48aa-3495-ae0f-25ace0944d3d&quot;,&quot;title&quot;:&quot;Ten years of a national oral health policy in Brazil: Innovation, boldness, and numerous challenges&quot;,&quot;author&quot;:[{&quot;family&quot;:&quot;Pucca&quot;,&quot;given&quot;:&quot;G. A.&quot;,&quot;parse-names&quot;:false,&quot;dropping-particle&quot;:&quot;&quot;,&quot;non-dropping-particle&quot;:&quot;&quot;},{&quot;family&quot;:&quot;Gabriel&quot;,&quot;given&quot;:&quot;M.&quot;,&quot;parse-names&quot;:false,&quot;dropping-particle&quot;:&quot;&quot;,&quot;non-dropping-particle&quot;:&quot;&quot;},{&quot;family&quot;:&quot;Araujo&quot;,&quot;given&quot;:&quot;M. E.D.&quot;,&quot;parse-names&quot;:false,&quot;dropping-particle&quot;:&quot;&quot;,&quot;non-dropping-particle&quot;:&quot;De&quot;},{&quot;family&quot;:&quot;Almeida&quot;,&quot;given&quot;:&quot;F. C.S.&quot;,&quot;parse-names&quot;:false,&quot;dropping-particle&quot;:&quot;&quot;,&quot;non-dropping-particle&quot;:&quot;De&quot;}],&quot;container-title&quot;:&quot;Journal of Dental Research&quot;,&quot;container-title-short&quot;:&quot;J Dent Res&quot;,&quot;DOI&quot;:&quot;10.1177/0022034515599979&quot;,&quot;ISSN&quot;:&quot;15440591&quot;,&quot;PMID&quot;:&quot;26316461&quot;,&quot;issued&quot;:{&quot;date-parts&quot;:[[2015,10,1]]},&quot;page&quot;:&quot;1333-1337&quot;,&quot;abstract&quot;:&quot;Brazil is the only country in the world to propose a universal health care system with the aim of guaranteeing delivery of all levels of health care, free of charge, to a population of over 200 million inhabitants by means of a unified health system (\&quot;Sistema Único de Saúde\&quot; [SUS]). The national policy of oral health, also known as Smiling Brazil (\&quot;Brasil Sorridente\&quot;), was implemented in 2004. Oral health was designated as 1 of the 4 priority areas of the SUS, transforming oral health care in Brazil, with the objective that the SUS achieve the integrality of care envisaged at its creation. The aim of this article is to share part of this experience in order to prompt reflection about the inclusion of oral health care in other health care systems around the world. The most significant results of Smiling Brazil can be seen in 3 areas: 1) oral health epidemiological indicators, 2) financial investment and professional development, and 3) the building of an oral health care network throughout the 10 y of the policy. The \&quot;Discovery!\&quot; article presented here portrays 10 y of evolution; however, it is important to point out that this is a process undergoing construction and that the oral health care network needs to be further expanded, refined, and solidified so that over time and through changes in the political parties in power, Smiling Brazil prevails as a perennial policy and not merely an action by a single government.&quot;,&quot;publisher&quot;:&quot;SAGE Publications Inc.&quot;,&quot;issue&quot;:&quot;10&quot;,&quot;volume&quot;:&quot;94&quot;},&quot;isTemporary&quot;:false}]},{&quot;citationID&quot;:&quot;MENDELEY_CITATION_0a147326-f5d9-4ae7-a5bc-db71dd2e1a45&quot;,&quot;properties&quot;:{&quot;noteIndex&quot;:0},&quot;isEdited&quot;:false,&quot;manualOverride&quot;:{&quot;isManuallyOverridden&quot;:true,&quot;citeprocText&quot;:&quot;(Asamani et al., 2021)&quot;,&quot;manualOverrideText&quot;:&quot;Asamani et al. (2021)&quot;},&quot;citationTag&quot;:&quot;MENDELEY_CITATION_v3_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&quot;,&quot;citationItems&quot;:[{&quot;id&quot;:&quot;09456d1c-5111-38c9-a760-05c60d4ac863&quot;,&quot;itemData&quot;:{&quot;type&quot;:&quot;article-journal&quot;,&quot;id&quot;:&quot;09456d1c-5111-38c9-a760-05c60d4ac863&quot;,&quot;title&quot;:&quot;The needs-based health workforce planning method: a systematic scoping review of analytical applications&quot;,&quot;author&quot;:[{&quot;family&quot;:&quot;Asamani&quot;,&quot;given&quot;:&quot;James Avoka&quot;,&quot;parse-names&quot;:false,&quot;dropping-particle&quot;:&quot;&quot;,&quot;non-dropping-particle&quot;:&quot;&quot;},{&quot;family&quot;:&quot;Christmals&quot;,&quot;given&quot;:&quot;Christmal&quot;,&quot;parse-names&quot;:false,&quot;dropping-particle&quot;:&quot;Dela&quot;,&quot;non-dropping-particle&quot;:&quot;&quot;},{&quot;family&quot;:&quot;Reitsma&quot;,&quot;given&quot;:&quot;Gerda Marie&quot;,&quot;parse-names&quot;:false,&quot;dropping-particle&quot;:&quot;&quot;,&quot;non-dropping-particle&quot;:&quot;&quot;}],&quot;container-title&quot;:&quot;Health Policy and Planning&quot;,&quot;container-title-short&quot;:&quot;Health Policy Plan&quot;,&quot;DOI&quot;:&quot;10.1093/heapol/czab022&quot;,&quot;ISSN&quot;:&quot;0268-1080&quot;,&quot;issued&quot;:{&quot;date-parts&quot;:[[2021]]},&quot;page&quot;:&quot;1-19&quot;,&quot;abstract&quot;:&quot;Although the theoretical underpinnings and analytical framework for needs-based health workforce planning are well developed and tested, its uptake in national planning processes is still limited. Towards the development of open-access needs-based planning model for national workforce planning, we conducted a systematic scoping review of analytical applications of needs-based health workforce models. Guided by the Preferred Reporting Items for Systematic reviews and Meta-Analyses—extension for Scoping Reviews (PRISMA-ScR) checklist, a systematic scoping review was conducted. A systematic search of peer-reviewed literature published in English was undertaken across several databases. Papers retrieved were assessed against predefined inclusion criteria, critically appraised, extracted and synthesized. Twenty-five papers were included, which showed increasing uptake of the needs-based health workforce modelling, with 84% of the studies published within the last decade (2010–20). Three countries (Canada, Australia and England) accounted for 48% of the publications included whilst four studies (16%) were based on low-and-middle-income countries. Only three of the studies were conducted in sub-Saharan Africa. Most of the studies (36%) reported analytical applications for specific disease areas/programs at sub-national levels; 20% focused on the health system need for particular categories of health workers, and only two (8%) reported the analytical application of the needs-based health workforce approach at the level of a national health system across several disease areas/programs. Amongst the studies that conducted long-term projections, the time horizon of the projection was an average of 17 years, ranging from 3 to 33 years. Most of these studies had a minimum time horizon of 10 years. Across the studies, we synthesized six typical methodological considerations for advancing needs-based health workforce modelling. As countries aspire to align health workforce investments with population health needs, the need for some level of methodological harmonization, open-access needs-based models and guidelines for policy-oriented country-level use is not only imperative but urgent.&quot;},&quot;isTemporary&quot;:false}]},{&quot;citationID&quot;:&quot;MENDELEY_CITATION_4cd3afbd-401d-4ea3-b34c-b59f6038cb4a&quot;,&quot;properties&quot;:{&quot;noteIndex&quot;:0},&quot;isEdited&quot;:false,&quot;manualOverride&quot;:{&quot;isManuallyOverridden&quot;:true,&quot;citeprocText&quot;:&quot;(Lee et al., 2024)&quot;,&quot;manualOverrideText&quot;:&quot;Lee et al. (2024)&quot;},&quot;citationTag&quot;:&quot;MENDELEY_CITATION_v3_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&quot;,&quot;citationItems&quot;:[{&quot;id&quot;:&quot;3e05c4e6-2637-342e-9f3e-c1fd76c5943d&quot;,&quot;itemData&quot;:{&quot;type&quot;:&quot;article-journal&quot;,&quot;id&quot;:&quot;3e05c4e6-2637-342e-9f3e-c1fd76c5943d&quot;,&quot;title&quot;:&quot;Methods for health workforce projection model: systematic review and recommended good practice reporting guideline&quot;,&quot;author&quot;:[{&quot;family&quot;:&quot;Lee&quot;,&quot;given&quot;:&quot;John Tayu&quot;,&quot;parse-names&quot;:false,&quot;dropping-particle&quot;:&quot;&quot;,&quot;non-dropping-particle&quot;:&quot;&quot;},{&quot;family&quot;:&quot;Crettenden&quot;,&quot;given&quot;:&quot;Ian&quot;,&quot;parse-names&quot;:false,&quot;dropping-particle&quot;:&quot;&quot;,&quot;non-dropping-particle&quot;:&quot;&quot;},{&quot;family&quot;:&quot;Tran&quot;,&quot;given&quot;:&quot;My&quot;,&quot;parse-names&quot;:false,&quot;dropping-particle&quot;:&quot;&quot;,&quot;non-dropping-particle&quot;:&quot;&quot;},{&quot;family&quot;:&quot;Miller&quot;,&quot;given&quot;:&quot;Daniel&quot;,&quot;parse-names&quot;:false,&quot;dropping-particle&quot;:&quot;&quot;,&quot;non-dropping-particle&quot;:&quot;&quot;},{&quot;family&quot;:&quot;Cormack&quot;,&quot;given&quot;:&quot;Mark&quot;,&quot;parse-names&quot;:false,&quot;dropping-particle&quot;:&quot;&quot;,&quot;non-dropping-particle&quot;:&quot;&quot;},{&quot;family&quot;:&quot;Cahill&quot;,&quot;given&quot;:&quot;Megan&quot;,&quot;parse-names&quot;:false,&quot;dropping-particle&quot;:&quot;&quot;,&quot;non-dropping-particle&quot;:&quot;&quot;},{&quot;family&quot;:&quot;Li&quot;,&quot;given&quot;:&quot;Jinhu&quot;,&quot;parse-names&quot;:false,&quot;dropping-particle&quot;:&quot;&quot;,&quot;non-dropping-particle&quot;:&quot;&quot;},{&quot;family&quot;:&quot;Sugiura&quot;,&quot;given&quot;:&quot;Tomoko&quot;,&quot;parse-names&quot;:false,&quot;dropping-particle&quot;:&quot;&quot;,&quot;non-dropping-particle&quot;:&quot;&quot;},{&quot;family&quot;:&quot;Xiang&quot;,&quot;given&quot;:&quot;Fan&quot;,&quot;parse-names&quot;:false,&quot;dropping-particle&quot;:&quot;&quot;,&quot;non-dropping-particle&quot;:&quot;&quot;}],&quot;container-title&quot;:&quot;Human Resources for Health&quot;,&quot;container-title-short&quot;:&quot;Hum Resour Health&quot;,&quot;DOI&quot;:&quot;10.1186/s12960-024-00895-z&quot;,&quot;ISSN&quot;:&quot;14784491&quot;,&quot;issued&quot;:{&quot;date-parts&quot;:[[2024,12,1]]},&quot;abstract&quot;:&quot;Background: Health workforce projection models are integral components of a robust healthcare system. This research aims to review recent advancements in methodology and approaches for health workforce projection models and proposes a set of good practice reporting guidelines. Methods: We conducted a systematic review by searching medical and social science databases, including PubMed, EMBASE, Scopus, and EconLit, covering the period from 2010 to 2023. The inclusion criteria encompassed studies projecting the demand for and supply of the health workforce. PROSPERO registration: CRD 42023407858. Results: Our review identified 40 relevant studies, including 39 single countries analysis (in Australia, Canada, Germany, Ghana, Guinea, Ireland, Jamaica, Japan, Kazakhstan, Korea, Lesotho, Malawi, New Zealand, Portugal, Saudi Arabia, Serbia, Singapore, Spain, Thailand, UK, United States), and one multiple country analysis (in 32 OECD countries). Recent studies have increasingly embraced a complex systems approach in health workforce modelling, incorporating demand, supply, and demand–supply gap analyses. The review identified at least eight distinct types of health workforce projection models commonly used in recent literature: population-to-provider ratio models (n = 7), utilization models (n = 10), needs-based models (n = 25), skill-mixed models (n = 5), stock-and-flow models (n = 40), agent-based simulation models (n = 3), system dynamic models (n = 7), and budgetary models (n = 5). Each model has unique assumptions, strengths, and limitations, with practitioners often combining these models. Furthermore, we found seven statistical approaches used in health workforce projection models: arithmetic calculation, optimization, time-series analysis, econometrics regression modelling, microsimulation, cohort-based simulation, and feedback causal loop analysis. Workforce projection often relies on imperfect data with limited granularity at the local level. Existing studies lack standardization in reporting their methods. In response, we propose a good practice reporting guideline for health workforce projection models designed to accommodate various model types, emerging methodologies, and increased utilization of advanced statistical techniques to address uncertainties and data requirements. Conclusions: This study underscores the significance of dynamic, multi-professional, team-based, refined demand, supply, and budget impact analyses supported by robust health workforce data intelligence. The suggested best-practice reporting guidelines aim to assist researchers who publish health workforce studies in peer-reviewed journals. Nevertheless, it is expected that these reporting standards will prove valuable for analysts when designing their own analysis, encouraging a more comprehensive and transparent approach to health workforce projection modelling.&quot;,&quot;publisher&quot;:&quot;BioMed Central Ltd&quot;,&quot;issue&quot;:&quot;1&quot;,&quot;volume&quot;:&quot;22&quot;},&quot;isTemporary&quot;:false}]},{&quot;citationID&quot;:&quot;MENDELEY_CITATION_20d09246-35eb-4ea1-bd33-137e2477f0a6&quot;,&quot;properties&quot;:{&quot;noteIndex&quot;:0},&quot;isEdited&quot;:false,&quot;manualOverride&quot;:{&quot;isManuallyOverridden&quot;:false,&quot;citeprocText&quot;:&quot;(Pucca et al., 2015)&quot;,&quot;manualOverrideText&quot;:&quot;&quot;},&quot;citationTag&quot;:&quot;MENDELEY_CITATION_v3_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&quot;,&quot;citationItems&quot;:[{&quot;id&quot;:&quot;6971739f-48aa-3495-ae0f-25ace0944d3d&quot;,&quot;itemData&quot;:{&quot;type&quot;:&quot;article-journal&quot;,&quot;id&quot;:&quot;6971739f-48aa-3495-ae0f-25ace0944d3d&quot;,&quot;title&quot;:&quot;Ten years of a national oral health policy in Brazil: Innovation, boldness, and numerous challenges&quot;,&quot;author&quot;:[{&quot;family&quot;:&quot;Pucca&quot;,&quot;given&quot;:&quot;G. A.&quot;,&quot;parse-names&quot;:false,&quot;dropping-particle&quot;:&quot;&quot;,&quot;non-dropping-particle&quot;:&quot;&quot;},{&quot;family&quot;:&quot;Gabriel&quot;,&quot;given&quot;:&quot;M.&quot;,&quot;parse-names&quot;:false,&quot;dropping-particle&quot;:&quot;&quot;,&quot;non-dropping-particle&quot;:&quot;&quot;},{&quot;family&quot;:&quot;Araujo&quot;,&quot;given&quot;:&quot;M. E.D.&quot;,&quot;parse-names&quot;:false,&quot;dropping-particle&quot;:&quot;&quot;,&quot;non-dropping-particle&quot;:&quot;De&quot;},{&quot;family&quot;:&quot;Almeida&quot;,&quot;given&quot;:&quot;F. C.S.&quot;,&quot;parse-names&quot;:false,&quot;dropping-particle&quot;:&quot;&quot;,&quot;non-dropping-particle&quot;:&quot;De&quot;}],&quot;container-title&quot;:&quot;Journal of Dental Research&quot;,&quot;container-title-short&quot;:&quot;J Dent Res&quot;,&quot;DOI&quot;:&quot;10.1177/0022034515599979&quot;,&quot;ISSN&quot;:&quot;15440591&quot;,&quot;PMID&quot;:&quot;26316461&quot;,&quot;issued&quot;:{&quot;date-parts&quot;:[[2015,10,1]]},&quot;page&quot;:&quot;1333-1337&quot;,&quot;abstract&quot;:&quot;Brazil is the only country in the world to propose a universal health care system with the aim of guaranteeing delivery of all levels of health care, free of charge, to a population of over 200 million inhabitants by means of a unified health system (\&quot;Sistema Único de Saúde\&quot; [SUS]). The national policy of oral health, also known as Smiling Brazil (\&quot;Brasil Sorridente\&quot;), was implemented in 2004. Oral health was designated as 1 of the 4 priority areas of the SUS, transforming oral health care in Brazil, with the objective that the SUS achieve the integrality of care envisaged at its creation. The aim of this article is to share part of this experience in order to prompt reflection about the inclusion of oral health care in other health care systems around the world. The most significant results of Smiling Brazil can be seen in 3 areas: 1) oral health epidemiological indicators, 2) financial investment and professional development, and 3) the building of an oral health care network throughout the 10 y of the policy. The \&quot;Discovery!\&quot; article presented here portrays 10 y of evolution; however, it is important to point out that this is a process undergoing construction and that the oral health care network needs to be further expanded, refined, and solidified so that over time and through changes in the political parties in power, Smiling Brazil prevails as a perennial policy and not merely an action by a single government.&quot;,&quot;publisher&quot;:&quot;SAGE Publications Inc.&quot;,&quot;issue&quot;:&quot;10&quot;,&quot;volume&quot;:&quot;94&quot;},&quot;isTemporary&quot;:false}]},{&quot;citationID&quot;:&quot;MENDELEY_CITATION_b0c9e073-9cca-4b44-811d-6b80e7281e06&quot;,&quot;properties&quot;:{&quot;noteIndex&quot;:0},&quot;isEdited&quot;:false,&quot;manualOverride&quot;:{&quot;isManuallyOverridden&quot;:false,&quot;citeprocText&quot;:&quot;(Brasil, 2011)&quot;,&quot;manualOverrideText&quot;:&quot;&quot;},&quot;citationTag&quot;:&quot;MENDELEY_CITATION_v3_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&quot;,&quot;citationItems&quot;:[{&quot;id&quot;:&quot;5268a376-76a8-3383-b3ee-54eb162b4d4d&quot;,&quot;itemData&quot;:{&quot;type&quot;:&quot;article&quot;,&quot;id&quot;:&quot;5268a376-76a8-3383-b3ee-54eb162b4d4d&quot;,&quot;title&quot;:&quot;RESOLUÇÃO Nº 1, DE 29 DE SETEMBRO DE 2011 - Estabelece diretrizes gerais para a instituição de Regiões de Saúde no âmbito do Sistema Único de Saúde (SUS), nos termos do Decreto Nº 7.508, de 28 de junho de 2011.&quot;,&quot;author&quot;:[{&quot;family&quot;:&quot;Brasil&quot;,&quot;given&quot;:&quot;&quot;,&quot;parse-names&quot;:false,&quot;dropping-particle&quot;:&quot;&quot;,&quot;non-dropping-particle&quot;:&quot;&quot;}],&quot;issued&quot;:{&quot;date-parts&quot;:[[2011]]},&quot;container-title-short&quot;:&quot;&quot;},&quot;isTemporary&quot;:false}]},{&quot;citationID&quot;:&quot;MENDELEY_CITATION_5fb723b8-2e82-4ef7-8c41-438939e0e7a7&quot;,&quot;properties&quot;:{&quot;noteIndex&quot;:0},&quot;isEdited&quot;:false,&quot;manualOverride&quot;:{&quot;isManuallyOverridden&quot;:false,&quot;citeprocText&quot;:&quot;(Brasil, 2012a)&quot;,&quot;manualOverrideText&quot;:&quot;&quot;},&quot;citationTag&quot;:&quot;MENDELEY_CITATION_v3_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&quot;,&quot;citationItems&quot;:[{&quot;id&quot;:&quot;c874b354-114c-30a0-a2b9-1de6a239a82c&quot;,&quot;itemData&quot;:{&quot;type&quot;:&quot;report&quot;,&quot;id&quot;:&quot;c874b354-114c-30a0-a2b9-1de6a239a82c&quot;,&quot;title&quot;:&quot;Pesquisa Nacional de Saúde Bucal - Resultados Principais&quot;,&quot;author&quot;:[{&quot;family&quot;:&quot;Brasil&quot;,&quot;given&quot;:&quot;&quot;,&quot;parse-names&quot;:false,&quot;dropping-particle&quot;:&quot;&quot;,&quot;non-dropping-particle&quot;:&quot;&quot;}],&quot;ISBN&quot;:&quot;9788533419872&quot;,&quot;issued&quot;:{&quot;date-parts&quot;:[[2012]]},&quot;number-of-pages&quot;:&quot;116&quot;,&quot;abstract&quot;:&quot;1a̲ edição, 1a reimpressão. &quot;,&quot;publisher&quot;:&quot;Ministério da Saúde, Governo Federal&quot;,&quot;container-title-short&quot;:&quot;&quot;},&quot;isTemporary&quot;:false}]},{&quot;citationID&quot;:&quot;MENDELEY_CITATION_714b0596-8e65-4926-8196-bba1dcb250ff&quot;,&quot;properties&quot;:{&quot;noteIndex&quot;:0},&quot;isEdited&quot;:false,&quot;manualOverride&quot;:{&quot;isManuallyOverridden&quot;:false,&quot;citeprocText&quot;:&quot;(Brasil, 2021a)&quot;,&quot;manualOverrideText&quot;:&quot;&quot;},&quot;citationTag&quot;:&quot;MENDELEY_CITATION_v3_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&quot;,&quot;citationItems&quot;:[{&quot;id&quot;:&quot;c3d3d336-8cfc-3f3c-a134-2a032595a59a&quot;,&quot;itemData&quot;:{&quot;type&quot;:&quot;report&quot;,&quot;id&quot;:&quot;c3d3d336-8cfc-3f3c-a134-2a032595a59a&quot;,&quot;title&quot;:&quot;Atenção à Saúde Bucal - Critérios e Parâmetros Assistenciais para o Planejamento e Programação de Ações e Serviços de Saúde no Âmbito do SUS&quot;,&quot;author&quot;:[{&quot;family&quot;:&quot;Brasil&quot;,&quot;given&quot;:&quot;&quot;,&quot;parse-names&quot;:false,&quot;dropping-particle&quot;:&quot;&quot;,&quot;non-dropping-particle&quot;:&quot;&quot;}],&quot;issued&quot;:{&quot;date-parts&quot;:[[2021]]},&quot;container-title-short&quot;:&quot;&quot;},&quot;isTemporary&quot;:false}]},{&quot;citationID&quot;:&quot;MENDELEY_CITATION_45fe6ab0-5a60-4326-bbe6-207d58982494&quot;,&quot;properties&quot;:{&quot;noteIndex&quot;:0},&quot;isEdited&quot;:false,&quot;manualOverride&quot;:{&quot;isManuallyOverridden&quot;:false,&quot;citeprocText&quot;:&quot;(Brasil, 2021a)&quot;,&quot;manualOverrideText&quot;:&quot;&quot;},&quot;citationTag&quot;:&quot;MENDELEY_CITATION_v3_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&quot;,&quot;citationItems&quot;:[{&quot;id&quot;:&quot;c3d3d336-8cfc-3f3c-a134-2a032595a59a&quot;,&quot;itemData&quot;:{&quot;type&quot;:&quot;report&quot;,&quot;id&quot;:&quot;c3d3d336-8cfc-3f3c-a134-2a032595a59a&quot;,&quot;title&quot;:&quot;Atenção à Saúde Bucal - Critérios e Parâmetros Assistenciais para o Planejamento e Programação de Ações e Serviços de Saúde no Âmbito do SUS&quot;,&quot;author&quot;:[{&quot;family&quot;:&quot;Brasil&quot;,&quot;given&quot;:&quot;&quot;,&quot;parse-names&quot;:false,&quot;dropping-particle&quot;:&quot;&quot;,&quot;non-dropping-particle&quot;:&quot;&quot;}],&quot;issued&quot;:{&quot;date-parts&quot;:[[2021]]},&quot;container-title-short&quot;:&quot;&quot;},&quot;isTemporary&quot;:false}]},{&quot;citationID&quot;:&quot;MENDELEY_CITATION_f6b0fc83-9332-4c68-bc4b-90a4235733e2&quot;,&quot;properties&quot;:{&quot;noteIndex&quot;:0},&quot;isEdited&quot;:false,&quot;manualOverride&quot;:{&quot;isManuallyOverridden&quot;:true,&quot;citeprocText&quot;:&quot;(Belotti et al., 2024)&quot;,&quot;manualOverrideText&quot;:&quot;Belotti et al. (2024)&quot;},&quot;citationTag&quot;:&quot;MENDELEY_CITATION_v3_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&quot;,&quot;citationItems&quot;:[{&quot;id&quot;:&quot;a225c209-f294-339f-a439-332295898cf9&quot;,&quot;itemData&quot;:{&quot;type&quot;:&quot;article-journal&quot;,&quot;id&quot;:&quot;a225c209-f294-339f-a439-332295898cf9&quot;,&quot;title&quot;:&quot;Activities of the oral health teams in primary health care: a time-motion study&quot;,&quot;author&quot;:[{&quot;family&quot;:&quot;Belotti&quot;,&quot;given&quot;:&quot;Lorrayne&quot;,&quot;parse-names&quot;:false,&quot;dropping-particle&quot;:&quot;&quot;,&quot;non-dropping-particle&quot;:&quot;&quot;},{&quot;family&quot;:&quot;Maito&quot;,&quot;given&quot;:&quot;Sofia&quot;,&quot;parse-names&quot;:false,&quot;dropping-particle&quot;:&quot;&quot;,&quot;non-dropping-particle&quot;:&quot;&quot;},{&quot;family&quot;:&quot;Vesga-Varela&quot;,&quot;given&quot;:&quot;Andrea Liliana&quot;,&quot;parse-names&quot;:false,&quot;dropping-particle&quot;:&quot;&quot;,&quot;non-dropping-particle&quot;:&quot;&quot;},{&quot;family&quot;:&quot;Almeida&quot;,&quot;given&quot;:&quot;Leticia Yamawaka&quot;,&quot;parse-names&quot;:false,&quot;dropping-particle&quot;:&quot;&quot;,&quot;non-dropping-particle&quot;:&quot;de&quot;},{&quot;family&quot;:&quot;Silva&quot;,&quot;given&quot;:&quot;Maira Tamires&quot;,&quot;parse-names&quot;:false,&quot;dropping-particle&quot;:&quot;&quot;,&quot;non-dropping-particle&quot;:&quot;da&quot;},{&quot;family&quot;:&quot;Haddad&quot;,&quot;given&quot;:&quot;Ana Estela&quot;,&quot;parse-names&quot;:false,&quot;dropping-particle&quot;:&quot;&quot;,&quot;non-dropping-particle&quot;:&quot;&quot;},{&quot;family&quot;:&quot;Costa Palacio&quot;,&quot;given&quot;:&quot;Danielle&quot;,&quot;parse-names&quot;:false,&quot;dropping-particle&quot;:&quot;&quot;,&quot;non-dropping-particle&quot;:&quot;da&quot;},{&quot;family&quot;:&quot;Bonfim&quot;,&quot;given&quot;:&quot;Daiana&quot;,&quot;parse-names&quot;:false,&quot;dropping-particle&quot;:&quot;&quot;,&quot;non-dropping-particle&quot;:&quot;&quot;}],&quot;container-title&quot;:&quot;BMC Health Services Research&quot;,&quot;container-title-short&quot;:&quot;BMC Health Serv Res&quot;,&quot;DOI&quot;:&quot;10.1186/s12913-024-11053-5&quot;,&quot;ISSN&quot;:&quot;14726963&quot;,&quot;PMID&quot;:&quot;38730416&quot;,&quot;issued&quot;:{&quot;date-parts&quot;:[[2024,12,1]]},&quot;abstract&quot;:&quot;Background: Efficient planning of the oral health workforce in Primary Health Care (PHC) is paramount to ensure equitable community access to services. This requires a meticulous examination of the population’s needs, strategic distribution of oral health professionals, and effective human resource management. In this context, the average time spent on care to meet the needs of users/families/communities is the central variable in healthcare professional workforce planning methods. However, many time measures are solely based on professional judgment or experience. Objective: Calculate the average time parameters for the activities carried out by the oral health team in primary health care. Method: This is a descriptive observational study using the time-motion method carried out in five Primary Health Care Units in the city of São Paulo, SP, Brazil. Direct and continuous observation of oral health team members occurred for 40 h spread over five days of a typical work week. Results: A total of 696.05 h of observation were conducted with 12 Dentists, three Oral Health Assistants, and five Oral Health Technicians. The Dentists’ main activity was consultation with an average duration of 24.39 min, which took up 42.36% of their working time, followed by documentation with 12.15%. Oral Health Assistants spent 31.57% of their time on infection control, while Oral Health Technicians spent 22.37% on documentation. Conclusion: The study establishes time standards for the activities performed by the dental care team and provides support for the application of workforce planning methods that allow for review and optimization of the work process and public policies.&quot;,&quot;publisher&quot;:&quot;BioMed Central Ltd&quot;,&quot;issue&quot;:&quot;1&quot;,&quot;volume&quot;:&quot;24&quot;},&quot;isTemporary&quot;:false}]},{&quot;citationID&quot;:&quot;MENDELEY_CITATION_163c1c2b-8b12-4981-ae28-412a0f19182d&quot;,&quot;properties&quot;:{&quot;noteIndex&quot;:0},&quot;isEdited&quot;:false,&quot;manualOverride&quot;:{&quot;isManuallyOverridden&quot;:false,&quot;citeprocText&quot;:&quot;(WHO, 2023)&quot;,&quot;manualOverrideText&quot;:&quot;&quot;},&quot;citationTag&quot;:&quot;MENDELEY_CITATION_v3_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&quot;,&quot;citationItems&quot;:[{&quot;id&quot;:&quot;28775221-f074-3076-8cfc-bdfecd0f356d&quot;,&quot;itemData&quot;:{&quot;type&quot;:&quot;report&quot;,&quot;id&quot;:&quot;28775221-f074-3076-8cfc-bdfecd0f356d&quot;,&quot;title&quot;:&quot;WISN Workload indicators of staffing need - user's manual&quot;,&quot;author&quot;:[{&quot;family&quot;:&quot;WHO&quot;,&quot;given&quot;:&quot;&quot;,&quot;parse-names&quot;:false,&quot;dropping-particle&quot;:&quot;&quot;,&quot;non-dropping-particle&quot;:&quot;&quot;}],&quot;issued&quot;:{&quot;date-parts&quot;:[[2023]]},&quot;container-title-short&quot;:&quot;&quot;},&quot;isTemporary&quot;:false}]},{&quot;citationID&quot;:&quot;MENDELEY_CITATION_6278f3b9-7cc6-46eb-8fd8-00c4f28ef5ea&quot;,&quot;properties&quot;:{&quot;noteIndex&quot;:0},&quot;isEdited&quot;:false,&quot;manualOverride&quot;:{&quot;isManuallyOverridden&quot;:false,&quot;citeprocText&quot;:&quot;(Belotti et al., 2024)&quot;,&quot;manualOverrideText&quot;:&quot;&quot;},&quot;citationTag&quot;:&quot;MENDELEY_CITATION_v3_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&quot;,&quot;citationItems&quot;:[{&quot;id&quot;:&quot;a225c209-f294-339f-a439-332295898cf9&quot;,&quot;itemData&quot;:{&quot;type&quot;:&quot;article-journal&quot;,&quot;id&quot;:&quot;a225c209-f294-339f-a439-332295898cf9&quot;,&quot;title&quot;:&quot;Activities of the oral health teams in primary health care: a time-motion study&quot;,&quot;author&quot;:[{&quot;family&quot;:&quot;Belotti&quot;,&quot;given&quot;:&quot;Lorrayne&quot;,&quot;parse-names&quot;:false,&quot;dropping-particle&quot;:&quot;&quot;,&quot;non-dropping-particle&quot;:&quot;&quot;},{&quot;family&quot;:&quot;Maito&quot;,&quot;given&quot;:&quot;Sofia&quot;,&quot;parse-names&quot;:false,&quot;dropping-particle&quot;:&quot;&quot;,&quot;non-dropping-particle&quot;:&quot;&quot;},{&quot;family&quot;:&quot;Vesga-Varela&quot;,&quot;given&quot;:&quot;Andrea Liliana&quot;,&quot;parse-names&quot;:false,&quot;dropping-particle&quot;:&quot;&quot;,&quot;non-dropping-particle&quot;:&quot;&quot;},{&quot;family&quot;:&quot;Almeida&quot;,&quot;given&quot;:&quot;Leticia Yamawaka&quot;,&quot;parse-names&quot;:false,&quot;dropping-particle&quot;:&quot;&quot;,&quot;non-dropping-particle&quot;:&quot;de&quot;},{&quot;family&quot;:&quot;Silva&quot;,&quot;given&quot;:&quot;Maira Tamires&quot;,&quot;parse-names&quot;:false,&quot;dropping-particle&quot;:&quot;&quot;,&quot;non-dropping-particle&quot;:&quot;da&quot;},{&quot;family&quot;:&quot;Haddad&quot;,&quot;given&quot;:&quot;Ana Estela&quot;,&quot;parse-names&quot;:false,&quot;dropping-particle&quot;:&quot;&quot;,&quot;non-dropping-particle&quot;:&quot;&quot;},{&quot;family&quot;:&quot;Costa Palacio&quot;,&quot;given&quot;:&quot;Danielle&quot;,&quot;parse-names&quot;:false,&quot;dropping-particle&quot;:&quot;&quot;,&quot;non-dropping-particle&quot;:&quot;da&quot;},{&quot;family&quot;:&quot;Bonfim&quot;,&quot;given&quot;:&quot;Daiana&quot;,&quot;parse-names&quot;:false,&quot;dropping-particle&quot;:&quot;&quot;,&quot;non-dropping-particle&quot;:&quot;&quot;}],&quot;container-title&quot;:&quot;BMC Health Services Research&quot;,&quot;container-title-short&quot;:&quot;BMC Health Serv Res&quot;,&quot;DOI&quot;:&quot;10.1186/s12913-024-11053-5&quot;,&quot;ISSN&quot;:&quot;14726963&quot;,&quot;PMID&quot;:&quot;38730416&quot;,&quot;issued&quot;:{&quot;date-parts&quot;:[[2024,12,1]]},&quot;abstract&quot;:&quot;Background: Efficient planning of the oral health workforce in Primary Health Care (PHC) is paramount to ensure equitable community access to services. This requires a meticulous examination of the population’s needs, strategic distribution of oral health professionals, and effective human resource management. In this context, the average time spent on care to meet the needs of users/families/communities is the central variable in healthcare professional workforce planning methods. However, many time measures are solely based on professional judgment or experience. Objective: Calculate the average time parameters for the activities carried out by the oral health team in primary health care. Method: This is a descriptive observational study using the time-motion method carried out in five Primary Health Care Units in the city of São Paulo, SP, Brazil. Direct and continuous observation of oral health team members occurred for 40 h spread over five days of a typical work week. Results: A total of 696.05 h of observation were conducted with 12 Dentists, three Oral Health Assistants, and five Oral Health Technicians. The Dentists’ main activity was consultation with an average duration of 24.39 min, which took up 42.36% of their working time, followed by documentation with 12.15%. Oral Health Assistants spent 31.57% of their time on infection control, while Oral Health Technicians spent 22.37% on documentation. Conclusion: The study establishes time standards for the activities performed by the dental care team and provides support for the application of workforce planning methods that allow for review and optimization of the work process and public policies.&quot;,&quot;publisher&quot;:&quot;BioMed Central Ltd&quot;,&quot;issue&quot;:&quot;1&quot;,&quot;volume&quot;:&quot;24&quot;},&quot;isTemporary&quot;:false}]},{&quot;citationID&quot;:&quot;MENDELEY_CITATION_57e4676a-7d55-459f-89bd-682c86ddaaf5&quot;,&quot;properties&quot;:{&quot;noteIndex&quot;:0},&quot;isEdited&quot;:false,&quot;manualOverride&quot;:{&quot;isManuallyOverridden&quot;:false,&quot;citeprocText&quot;:&quot;(MacKenzie et al., 2019)&quot;,&quot;manualOverrideText&quot;:&quot;&quot;},&quot;citationTag&quot;:&quot;MENDELEY_CITATION_v3_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&quot;,&quot;citationItems&quot;:[{&quot;id&quot;:&quot;54474777-d373-38ab-929e-32be87c77c5e&quot;,&quot;itemData&quot;:{&quot;type&quot;:&quot;article-journal&quot;,&quot;id&quot;:&quot;54474777-d373-38ab-929e-32be87c77c5e&quot;,&quot;title&quot;:&quot;A dynamic, multi-professional, needs-based simulation model to inform human resources for health planning&quot;,&quot;author&quot;:[{&quot;family&quot;:&quot;MacKenzie&quot;,&quot;given&quot;:&quot;Adrian&quot;,&quot;parse-names&quot;:false,&quot;dropping-particle&quot;:&quot;&quot;,&quot;non-dropping-particle&quot;:&quot;&quot;},{&quot;family&quot;:&quot;Tomblin Murphy&quot;,&quot;given&quot;:&quot;Gail&quot;,&quot;parse-names&quot;:false,&quot;dropping-particle&quot;:&quot;&quot;,&quot;non-dropping-particle&quot;:&quot;&quot;},{&quot;family&quot;:&quot;Audas&quot;,&quot;given&quot;:&quot;Rick&quot;,&quot;parse-names&quot;:false,&quot;dropping-particle&quot;:&quot;&quot;,&quot;non-dropping-particle&quot;:&quot;&quot;}],&quot;container-title&quot;:&quot;Human Resources for Health&quot;,&quot;container-title-short&quot;:&quot;Hum Resour Health&quot;,&quot;DOI&quot;:&quot;10.1186/s12960-019-0376-2&quot;,&quot;ISBN&quot;:&quot;1296001903&quot;,&quot;ISSN&quot;:&quot;14784491&quot;,&quot;PMID&quot;:&quot;31196188&quot;,&quot;issued&quot;:{&quot;date-parts&quot;:[[2019]]},&quot;page&quot;:&quot;1-13&quot;,&quot;abstract&quot;:&quot;Background: As population health needs become more complex, addressing those needs increasingly requires the knowledge, skills, and judgment of multiple types of human resources for health (HRH) working interdependently. A growing emphasis on team-delivered health care is evident in several jurisdictions, including those in Canada. However, the most commonly used HRH planning models across Canada and other countries lack the capacity to plan for more than one type of HRH in an integrated manner. The purpose of this paper is to present a dynamic, multi-professional, needs-based simulation model to inform HRH planning and demonstrate the importance of two of its parameters-division of work and clinical focus-which have received comparatively little attention in HRH research to date. Methods: The model estimates HRH requirements by combining features of two previously published needs-based approaches to HRH planning- A dynamic approach designed to plan for a single type of HRH at a time and a multi-professional approach designed to compare HRH supply with requirements at a single point in time. The supplies of different types of HRH are estimated using a stock-and-flow approach. Results: The model makes explicit two planning parameters-the division of work across different types of HRH, and the degree of clinical focus among individual types of HRH-which have previously received little attention in the HRH literature. Examples of the impacts of these parameters on HRH planning scenarios are provided to illustrate how failure to account for them may over-or under-estimate the size of any gaps between the supply of and requirements for HRH. Conclusion: This paper presents a dynamic, multi-professional, needs-based simulation model which can be used to inform HRH planning in different contexts. To facilitate its application by readers, this includes the definition of each parameter and specification of the mathematical relationships between them.&quot;,&quot;publisher&quot;:&quot;Human Resources for Health&quot;,&quot;issue&quot;:&quot;1&quot;,&quot;volume&quot;:&quot;17&quot;},&quot;isTemporary&quot;:false}]},{&quot;citationID&quot;:&quot;MENDELEY_CITATION_a0551266-7a17-499a-b093-5864ef7888d0&quot;,&quot;properties&quot;:{&quot;noteIndex&quot;:0},&quot;isEdited&quot;:false,&quot;manualOverride&quot;:{&quot;isManuallyOverridden&quot;:false,&quot;citeprocText&quot;:&quot;(Asamani et al., 2021; Razavi et al., 2021)&quot;,&quot;manualOverrideText&quot;:&quot;&quot;},&quot;citationTag&quot;:&quot;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&quot;,&quot;citationItems&quot;:[{&quot;id&quot;:&quot;09456d1c-5111-38c9-a760-05c60d4ac863&quot;,&quot;itemData&quot;:{&quot;type&quot;:&quot;article-journal&quot;,&quot;id&quot;:&quot;09456d1c-5111-38c9-a760-05c60d4ac863&quot;,&quot;title&quot;:&quot;The needs-based health workforce planning method: a systematic scoping review of analytical applications&quot;,&quot;author&quot;:[{&quot;family&quot;:&quot;Asamani&quot;,&quot;given&quot;:&quot;James Avoka&quot;,&quot;parse-names&quot;:false,&quot;dropping-particle&quot;:&quot;&quot;,&quot;non-dropping-particle&quot;:&quot;&quot;},{&quot;family&quot;:&quot;Christmals&quot;,&quot;given&quot;:&quot;Christmal&quot;,&quot;parse-names&quot;:false,&quot;dropping-particle&quot;:&quot;Dela&quot;,&quot;non-dropping-particle&quot;:&quot;&quot;},{&quot;family&quot;:&quot;Reitsma&quot;,&quot;given&quot;:&quot;Gerda Marie&quot;,&quot;parse-names&quot;:false,&quot;dropping-particle&quot;:&quot;&quot;,&quot;non-dropping-particle&quot;:&quot;&quot;}],&quot;container-title&quot;:&quot;Health Policy and Planning&quot;,&quot;container-title-short&quot;:&quot;Health Policy Plan&quot;,&quot;DOI&quot;:&quot;10.1093/heapol/czab022&quot;,&quot;ISSN&quot;:&quot;0268-1080&quot;,&quot;issued&quot;:{&quot;date-parts&quot;:[[2021]]},&quot;page&quot;:&quot;1-19&quot;,&quot;abstract&quot;:&quot;Although the theoretical underpinnings and analytical framework for needs-based health workforce planning are well developed and tested, its uptake in national planning processes is still limited. Towards the development of open-access needs-based planning model for national workforce planning, we conducted a systematic scoping review of analytical applications of needs-based health workforce models. Guided by the Preferred Reporting Items for Systematic reviews and Meta-Analyses—extension for Scoping Reviews (PRISMA-ScR) checklist, a systematic scoping review was conducted. A systematic search of peer-reviewed literature published in English was undertaken across several databases. Papers retrieved were assessed against predefined inclusion criteria, critically appraised, extracted and synthesized. Twenty-five papers were included, which showed increasing uptake of the needs-based health workforce modelling, with 84% of the studies published within the last decade (2010–20). Three countries (Canada, Australia and England) accounted for 48% of the publications included whilst four studies (16%) were based on low-and-middle-income countries. Only three of the studies were conducted in sub-Saharan Africa. Most of the studies (36%) reported analytical applications for specific disease areas/programs at sub-national levels; 20% focused on the health system need for particular categories of health workers, and only two (8%) reported the analytical application of the needs-based health workforce approach at the level of a national health system across several disease areas/programs. Amongst the studies that conducted long-term projections, the time horizon of the projection was an average of 17 years, ranging from 3 to 33 years. Most of these studies had a minimum time horizon of 10 years. Across the studies, we synthesized six typical methodological considerations for advancing needs-based health workforce modelling. As countries aspire to align health workforce investments with population health needs, the need for some level of methodological harmonization, open-access needs-based models and guidelines for policy-oriented country-level use is not only imperative but urgent.&quot;},&quot;isTemporary&quot;:false},{&quot;id&quot;:&quot;c035147a-39fe-30b4-848f-7b3833f6c7dc&quot;,&quot;itemData&quot;:{&quot;type&quot;:&quot;article-journal&quot;,&quot;id&quot;:&quot;c035147a-39fe-30b4-848f-7b3833f6c7dc&quot;,&quot;title&quot;:&quot;The Future of Sensitivity Analysis: An essential discipline for systems modeling and policy support&quot;,&quot;author&quot;:[{&quot;family&quot;:&quot;Razavi&quot;,&quot;given&quot;:&quot;Saman&quot;,&quot;parse-names&quot;:false,&quot;dropping-particle&quot;:&quot;&quot;,&quot;non-dropping-particle&quot;:&quot;&quot;},{&quot;family&quot;:&quot;Jakeman&quot;,&quot;given&quot;:&quot;Anthony&quot;,&quot;parse-names&quot;:false,&quot;dropping-particle&quot;:&quot;&quot;,&quot;non-dropping-particle&quot;:&quot;&quot;},{&quot;family&quot;:&quot;Saltelli&quot;,&quot;given&quot;:&quot;Andrea&quot;,&quot;parse-names&quot;:false,&quot;dropping-particle&quot;:&quot;&quot;,&quot;non-dropping-particle&quot;:&quot;&quot;},{&quot;family&quot;:&quot;Prieur&quot;,&quot;given&quot;:&quot;Clémentine&quot;,&quot;parse-names&quot;:false,&quot;dropping-particle&quot;:&quot;&quot;,&quot;non-dropping-particle&quot;:&quot;&quot;},{&quot;family&quot;:&quot;Iooss&quot;,&quot;given&quot;:&quot;Bertrand&quot;,&quot;parse-names&quot;:false,&quot;dropping-particle&quot;:&quot;&quot;,&quot;non-dropping-particle&quot;:&quot;&quot;},{&quot;family&quot;:&quot;Borgonovo&quot;,&quot;given&quot;:&quot;Emanuele&quot;,&quot;parse-names&quot;:false,&quot;dropping-particle&quot;:&quot;&quot;,&quot;non-dropping-particle&quot;:&quot;&quot;},{&quot;family&quot;:&quot;Plischke&quot;,&quot;given&quot;:&quot;Elmar&quot;,&quot;parse-names&quot;:false,&quot;dropping-particle&quot;:&quot;&quot;,&quot;non-dropping-particle&quot;:&quot;&quot;},{&quot;family&quot;:&quot;Piano&quot;,&quot;given&quot;:&quot;Samuele&quot;,&quot;parse-names&quot;:false,&quot;dropping-particle&quot;:&quot;&quot;,&quot;non-dropping-particle&quot;:&quot;Lo&quot;},{&quot;family&quot;:&quot;Iwanaga&quot;,&quot;given&quot;:&quot;Takuya&quot;,&quot;parse-names&quot;:false,&quot;dropping-particle&quot;:&quot;&quot;,&quot;non-dropping-particle&quot;:&quot;&quot;},{&quot;family&quot;:&quot;Becker&quot;,&quot;given&quot;:&quot;William&quot;,&quot;parse-names&quot;:false,&quot;dropping-particle&quot;:&quot;&quot;,&quot;non-dropping-particle&quot;:&quot;&quot;},{&quot;family&quot;:&quot;Tarantola&quot;,&quot;given&quot;:&quot;Stefano&quot;,&quot;parse-names&quot;:false,&quot;dropping-particle&quot;:&quot;&quot;,&quot;non-dropping-particle&quot;:&quot;&quot;},{&quot;family&quot;:&quot;Guillaume&quot;,&quot;given&quot;:&quot;Joseph H.A.&quot;,&quot;parse-names&quot;:false,&quot;dropping-particle&quot;:&quot;&quot;,&quot;non-dropping-particle&quot;:&quot;&quot;},{&quot;family&quot;:&quot;Jakeman&quot;,&quot;given&quot;:&quot;John&quot;,&quot;parse-names&quot;:false,&quot;dropping-particle&quot;:&quot;&quot;,&quot;non-dropping-particle&quot;:&quot;&quot;},{&quot;family&quot;:&quot;Gupta&quot;,&quot;given&quot;:&quot;Hoshin&quot;,&quot;parse-names&quot;:false,&quot;dropping-particle&quot;:&quot;&quot;,&quot;non-dropping-particle&quot;:&quot;&quot;},{&quot;family&quot;:&quot;Melillo&quot;,&quot;given&quot;:&quot;Nicola&quot;,&quot;parse-names&quot;:false,&quot;dropping-particle&quot;:&quot;&quot;,&quot;non-dropping-particle&quot;:&quot;&quot;},{&quot;family&quot;:&quot;Rabitti&quot;,&quot;given&quot;:&quot;Giovanni&quot;,&quot;parse-names&quot;:false,&quot;dropping-particle&quot;:&quot;&quot;,&quot;non-dropping-particle&quot;:&quot;&quot;},{&quot;family&quot;:&quot;Chabridon&quot;,&quot;given&quot;:&quot;Vincent&quot;,&quot;parse-names&quot;:false,&quot;dropping-particle&quot;:&quot;&quot;,&quot;non-dropping-particle&quot;:&quot;&quot;},{&quot;family&quot;:&quot;Duan&quot;,&quot;given&quot;:&quot;Qingyun&quot;,&quot;parse-names&quot;:false,&quot;dropping-particle&quot;:&quot;&quot;,&quot;non-dropping-particle&quot;:&quot;&quot;},{&quot;family&quot;:&quot;Sun&quot;,&quot;given&quot;:&quot;Xifu&quot;,&quot;parse-names&quot;:false,&quot;dropping-particle&quot;:&quot;&quot;,&quot;non-dropping-particle&quot;:&quot;&quot;},{&quot;family&quot;:&quot;Smith&quot;,&quot;given&quot;:&quot;Stefán&quot;,&quot;parse-names&quot;:false,&quot;dropping-particle&quot;:&quot;&quot;,&quot;non-dropping-particle&quot;:&quot;&quot;},{&quot;family&quot;:&quot;Sheikholeslami&quot;,&quot;given&quot;:&quot;Razi&quot;,&quot;parse-names&quot;:false,&quot;dropping-particle&quot;:&quot;&quot;,&quot;non-dropping-particle&quot;:&quot;&quot;},{&quot;family&quot;:&quot;Hosseini&quot;,&quot;given&quot;:&quot;Nasim&quot;,&quot;parse-names&quot;:false,&quot;dropping-particle&quot;:&quot;&quot;,&quot;non-dropping-particle&quot;:&quot;&quot;},{&quot;family&quot;:&quot;Asadzadeh&quot;,&quot;given&quot;:&quot;Masoud&quot;,&quot;parse-names&quot;:false,&quot;dropping-particle&quot;:&quot;&quot;,&quot;non-dropping-particle&quot;:&quot;&quot;},{&quot;family&quot;:&quot;Puy&quot;,&quot;given&quot;:&quot;Arnald&quot;,&quot;parse-names&quot;:false,&quot;dropping-particle&quot;:&quot;&quot;,&quot;non-dropping-particle&quot;:&quot;&quot;},{&quot;family&quot;:&quot;Kucherenko&quot;,&quot;given&quot;:&quot;Sergei&quot;,&quot;parse-names&quot;:false,&quot;dropping-particle&quot;:&quot;&quot;,&quot;non-dropping-particle&quot;:&quot;&quot;},{&quot;family&quot;:&quot;Maier&quot;,&quot;given&quot;:&quot;Holger R.&quot;,&quot;parse-names&quot;:false,&quot;dropping-particle&quot;:&quot;&quot;,&quot;non-dropping-particle&quot;:&quot;&quot;}],&quot;container-title&quot;:&quot;Environmental Modelling and Software&quot;,&quot;DOI&quot;:&quot;10.1016/j.envsoft.2020.104954&quot;,&quot;ISSN&quot;:&quot;13648152&quot;,&quot;issued&quot;:{&quot;date-parts&quot;:[[2021,3,1]]},&quot;abstract&quot;:&quot;Sensitivity analysis (SA) is en route to becoming an integral part of mathematical modeling. The tremendous potential benefits of SA are, however, yet to be fully realized, both for advancing mechanistic and data-driven modeling of human and natural systems, and in support of decision making. In this perspective paper, a multidisciplinary group of researchers and practitioners revisit the current status of SA, and outline research challenges in regard to both theoretical frameworks and their applications to solve real-world problems. Six areas are discussed that warrant further attention, including (1) structuring and standardizing SA as a discipline, (2) realizing the untapped potential of SA for systems modeling, (3) addressing the computational burden of SA, (4) progressing SA in the context of machine learning, (5) clarifying the relationship and role of SA to uncertainty quantification, and (6) evolving the use of SA in support of decision making. An outlook for the future of SA is provided that underlines how SA must underpin a wide variety of activities to better serve science and society.&quot;,&quot;publisher&quot;:&quot;Elsevier Ltd&quot;,&quot;volume&quot;:&quot;137&quot;,&quot;container-title-short&quot;:&quot;&quot;},&quot;isTemporary&quot;:false}]},{&quot;citationID&quot;:&quot;MENDELEY_CITATION_3b0b74c2-ef05-4123-a0aa-87d40726818b&quot;,&quot;properties&quot;:{&quot;noteIndex&quot;:0},&quot;isEdited&quot;:false,&quot;manualOverride&quot;:{&quot;isManuallyOverridden&quot;:false,&quot;citeprocText&quot;:&quot;(Brasil, 2012b)&quot;,&quot;manualOverrideText&quot;:&quot;&quot;},&quot;citationTag&quot;:&quot;MENDELEY_CITATION_v3_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&quot;,&quot;citationItems&quot;:[{&quot;id&quot;:&quot;9ea651ab-665e-37ac-90e6-1d4c6fa4dae4&quot;,&quot;itemData&quot;:{&quot;type&quot;:&quot;article&quot;,&quot;id&quot;:&quot;9ea651ab-665e-37ac-90e6-1d4c6fa4dae4&quot;,&quot;title&quot;:&quot;Resolução no 466, de 12 de dezembro de 2012.CNS/MS/CONEP. Diário Oficial da União&quot;,&quot;author&quot;:[{&quot;family&quot;:&quot;Brasil&quot;,&quot;given&quot;:&quot;&quot;,&quot;parse-names&quot;:false,&quot;dropping-particle&quot;:&quot;&quot;,&quot;non-dropping-particle&quot;:&quot;&quot;}],&quot;issued&quot;:{&quot;date-parts&quot;:[[2012]]},&quot;container-title-short&quot;:&quot;&quot;},&quot;isTemporary&quot;:false}]},{&quot;citationID&quot;:&quot;MENDELEY_CITATION_ffb5bab9-3280-47a7-a49d-6ac2b8f84614&quot;,&quot;properties&quot;:{&quot;noteIndex&quot;:0},&quot;isEdited&quot;:false,&quot;manualOverride&quot;:{&quot;isManuallyOverridden&quot;:false,&quot;citeprocText&quot;:&quot;(Watt et al., 2019; WHO, 2024b)&quot;,&quot;manualOverrideText&quot;:&quot;&quot;},&quot;citationTag&quot;:&quot;MENDELEY_CITATION_v3_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&quot;,&quot;citationItems&quot;:[{&quot;id&quot;:&quot;d8443f8e-7f30-36f1-b3ab-432fbe6927c1&quot;,&quot;itemData&quot;:{&quot;type&quot;:&quot;report&quot;,&quot;id&quot;:&quot;d8443f8e-7f30-36f1-b3ab-432fbe6927c1&quot;,&quot;title&quot;:&quot;Ending the neglect of global oral health: time for radical action&quot;,&quot;author&quot;:[{&quot;family&quot;:&quot;Watt&quot;,&quot;given&quot;:&quot;Richard G&quot;,&quot;parse-names&quot;:false,&quot;dropping-particle&quot;:&quot;&quot;,&quot;non-dropping-particle&quot;:&quot;&quot;},{&quot;family&quot;:&quot;Daly&quot;,&quot;given&quot;:&quot;Blánaid&quot;,&quot;parse-names&quot;:false,&quot;dropping-particle&quot;:&quot;&quot;,&quot;non-dropping-particle&quot;:&quot;&quot;},{&quot;family&quot;:&quot;Allison&quot;,&quot;given&quot;:&quot;Paul&quot;,&quot;parse-names&quot;:false,&quot;dropping-particle&quot;:&quot;&quot;,&quot;non-dropping-particle&quot;:&quot;&quot;},{&quot;family&quot;:&quot;D Macpherson&quot;,&quot;given&quot;:&quot;Lorna M&quot;,&quot;parse-names&quot;:false,&quot;dropping-particle&quot;:&quot;&quot;,&quot;non-dropping-particle&quot;:&quot;&quot;},{&quot;family&quot;:&quot;Venturelli&quot;,&quot;given&quot;:&quot;Renato&quot;,&quot;parse-names&quot;:false,&quot;dropping-particle&quot;:&quot;&quot;,&quot;non-dropping-particle&quot;:&quot;&quot;},{&quot;family&quot;:&quot;Listl&quot;,&quot;given&quot;:&quot;Stefan&quot;,&quot;parse-names&quot;:false,&quot;dropping-particle&quot;:&quot;&quot;,&quot;non-dropping-particle&quot;:&quot;&quot;},{&quot;family&quot;:&quot;Weyant&quot;,&quot;given&quot;:&quot;Robert J&quot;,&quot;parse-names&quot;:false,&quot;dropping-particle&quot;:&quot;&quot;,&quot;non-dropping-particle&quot;:&quot;&quot;},{&quot;family&quot;:&quot;Mathur&quot;,&quot;given&quot;:&quot;Manu R&quot;,&quot;parse-names&quot;:false,&quot;dropping-particle&quot;:&quot;&quot;,&quot;non-dropping-particle&quot;:&quot;&quot;},{&quot;family&quot;:&quot;Guarnizo-Herreño&quot;,&quot;given&quot;:&quot;Carol C&quot;,&quot;parse-names&quot;:false,&quot;dropping-particle&quot;:&quot;&quot;,&quot;non-dropping-particle&quot;:&quot;&quot;},{&quot;family&quot;:&quot;Keller Celeste&quot;,&quot;given&quot;:&quot;Roger&quot;,&quot;parse-names&quot;:false,&quot;dropping-particle&quot;:&quot;&quot;,&quot;non-dropping-particle&quot;:&quot;&quot;},{&quot;family&quot;:&quot;Peres&quot;,&quot;given&quot;:&quot;Marco A&quot;,&quot;parse-names&quot;:false,&quot;dropping-particle&quot;:&quot;&quot;,&quot;non-dropping-particle&quot;:&quot;&quot;},{&quot;family&quot;:&quot;Kearns&quot;,&quot;given&quot;:&quot;Cristin&quot;,&quot;parse-names&quot;:false,&quot;dropping-particle&quot;:&quot;&quot;,&quot;non-dropping-particle&quot;:&quot;&quot;},{&quot;family&quot;:&quot;Benzian&quot;,&quot;given&quot;:&quot;Habib&quot;,&quot;parse-names&quot;:false,&quot;dropping-particle&quot;:&quot;&quot;,&quot;non-dropping-particle&quot;:&quot;&quot;}],&quot;container-title&quot;:&quot;www.thelancet.com&quot;,&quot;URL&quot;:&quot;https://www.gdc-uk.&quot;,&quot;issued&quot;:{&quot;date-parts&quot;:[[2019]]},&quot;number-of-pages&quot;:&quot;261&quot;,&quot;abstract&quot;:&quot;Oral diseases are a major global public health problem affecting over 3·5 billion people. However, dentistry has so far been unable to tackle this problem. A fundamentally different approach is now needed. In this second of two papers in a Series on oral health, we present a critique of dentistry, highlighting its key limitations and the urgent need for system reform. In high-income countries, the current treatment-dominated, increasingly high-technology, interventionist, and specialised approach is not tackling the underlying causes of disease and is not addressing inequalities in oral health. In low-income and middle-income countries (LMICs), the limitations of so-called westernised dentistry are at their most acute; dentistry is often unavailable, unaffordable, and inappropriate for the majority of these populations, but particularly the rural poor. Rather than being isolated and separated from the mainstream health-care system, dentistry needs to be more integrated, in particular with primary care services. The global drive for universal health coverage provides an ideal opportunity for this integration. Dental care systems should focus more on promoting and maintaining oral health and achieving greater oral health equity. Sugar, alcohol, and tobacco consumption, and their underlying social and commercial determinants, are common risk factors shared with a range of other non-communicable diseases (NCDs). Coherent and comprehensive regulation and legislation are needed to tackle these shared risk factors. In this Series paper, we focus on the need to reduce sugar consumption and describe how this can be achieved through the adoption of a range of upstream policies designed to combat the corporate strategies used by the global sugar industry to promote sugar consumption and profits. At present, the sugar industry is influencing dental research, oral health policy, and professional organisations through its well developed corporate strategies. The development of clearer and more transparent conflict of interest policies and procedures to limit and clarify the influence of the sugar industry on research, policy, and practice is needed. Combating the commercial determinants of oral diseases and other NCDs should be a major policy priority.&quot;,&quot;volume&quot;:&quot;394&quot;,&quot;container-title-short&quot;:&quot;&quot;},&quot;isTemporary&quot;:false},{&quot;id&quot;:&quot;86bfc455-7fe6-3ddb-9638-7d0c8358bf3a&quot;,&quot;itemData&quot;:{&quot;type&quot;:&quot;report&quot;,&quot;id&quot;:&quot;86bfc455-7fe6-3ddb-9638-7d0c8358bf3a&quot;,&quot;title&quot;:&quot;Global Strategy and Action Plan on Oral Health 2023 - 2030&quot;,&quot;author&quot;:[{&quot;family&quot;:&quot;WHO&quot;,&quot;given&quot;:&quot;&quot;,&quot;parse-names&quot;:false,&quot;dropping-particle&quot;:&quot;&quot;,&quot;non-dropping-particle&quot;:&quot;&quot;}],&quot;issued&quot;:{&quot;date-parts&quot;:[[2024]]},&quot;container-title-short&quot;:&quot;&quot;},&quot;isTemporary&quot;:false}]},{&quot;citationID&quot;:&quot;MENDELEY_CITATION_61c8e94b-0421-44e7-9892-2b8e2f00c5f6&quot;,&quot;properties&quot;:{&quot;noteIndex&quot;:0},&quot;isEdited&quot;:false,&quot;manualOverride&quot;:{&quot;isManuallyOverridden&quot;:true,&quot;citeprocText&quot;:&quot;(S. Q. M. Santos et al., 2024; Watt et al., 2019)&quot;,&quot;manualOverrideText&quot;:&quot;(Santos et al., 2024; Watt et al., 2019)&quot;},&quot;citationTag&quot;:&quot;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&quot;,&quot;citationItems&quot;:[{&quot;id&quot;:&quot;d8443f8e-7f30-36f1-b3ab-432fbe6927c1&quot;,&quot;itemData&quot;:{&quot;type&quot;:&quot;report&quot;,&quot;id&quot;:&quot;d8443f8e-7f30-36f1-b3ab-432fbe6927c1&quot;,&quot;title&quot;:&quot;Ending the neglect of global oral health: time for radical action&quot;,&quot;author&quot;:[{&quot;family&quot;:&quot;Watt&quot;,&quot;given&quot;:&quot;Richard G&quot;,&quot;parse-names&quot;:false,&quot;dropping-particle&quot;:&quot;&quot;,&quot;non-dropping-particle&quot;:&quot;&quot;},{&quot;family&quot;:&quot;Daly&quot;,&quot;given&quot;:&quot;Blánaid&quot;,&quot;parse-names&quot;:false,&quot;dropping-particle&quot;:&quot;&quot;,&quot;non-dropping-particle&quot;:&quot;&quot;},{&quot;family&quot;:&quot;Allison&quot;,&quot;given&quot;:&quot;Paul&quot;,&quot;parse-names&quot;:false,&quot;dropping-particle&quot;:&quot;&quot;,&quot;non-dropping-particle&quot;:&quot;&quot;},{&quot;family&quot;:&quot;D Macpherson&quot;,&quot;given&quot;:&quot;Lorna M&quot;,&quot;parse-names&quot;:false,&quot;dropping-particle&quot;:&quot;&quot;,&quot;non-dropping-particle&quot;:&quot;&quot;},{&quot;family&quot;:&quot;Venturelli&quot;,&quot;given&quot;:&quot;Renato&quot;,&quot;parse-names&quot;:false,&quot;dropping-particle&quot;:&quot;&quot;,&quot;non-dropping-particle&quot;:&quot;&quot;},{&quot;family&quot;:&quot;Listl&quot;,&quot;given&quot;:&quot;Stefan&quot;,&quot;parse-names&quot;:false,&quot;dropping-particle&quot;:&quot;&quot;,&quot;non-dropping-particle&quot;:&quot;&quot;},{&quot;family&quot;:&quot;Weyant&quot;,&quot;given&quot;:&quot;Robert J&quot;,&quot;parse-names&quot;:false,&quot;dropping-particle&quot;:&quot;&quot;,&quot;non-dropping-particle&quot;:&quot;&quot;},{&quot;family&quot;:&quot;Mathur&quot;,&quot;given&quot;:&quot;Manu R&quot;,&quot;parse-names&quot;:false,&quot;dropping-particle&quot;:&quot;&quot;,&quot;non-dropping-particle&quot;:&quot;&quot;},{&quot;family&quot;:&quot;Guarnizo-Herreño&quot;,&quot;given&quot;:&quot;Carol C&quot;,&quot;parse-names&quot;:false,&quot;dropping-particle&quot;:&quot;&quot;,&quot;non-dropping-particle&quot;:&quot;&quot;},{&quot;family&quot;:&quot;Keller Celeste&quot;,&quot;given&quot;:&quot;Roger&quot;,&quot;parse-names&quot;:false,&quot;dropping-particle&quot;:&quot;&quot;,&quot;non-dropping-particle&quot;:&quot;&quot;},{&quot;family&quot;:&quot;Peres&quot;,&quot;given&quot;:&quot;Marco A&quot;,&quot;parse-names&quot;:false,&quot;dropping-particle&quot;:&quot;&quot;,&quot;non-dropping-particle&quot;:&quot;&quot;},{&quot;family&quot;:&quot;Kearns&quot;,&quot;given&quot;:&quot;Cristin&quot;,&quot;parse-names&quot;:false,&quot;dropping-particle&quot;:&quot;&quot;,&quot;non-dropping-particle&quot;:&quot;&quot;},{&quot;family&quot;:&quot;Benzian&quot;,&quot;given&quot;:&quot;Habib&quot;,&quot;parse-names&quot;:false,&quot;dropping-particle&quot;:&quot;&quot;,&quot;non-dropping-particle&quot;:&quot;&quot;}],&quot;container-title&quot;:&quot;www.thelancet.com&quot;,&quot;URL&quot;:&quot;https://www.gdc-uk.&quot;,&quot;issued&quot;:{&quot;date-parts&quot;:[[2019]]},&quot;number-of-pages&quot;:&quot;261&quot;,&quot;abstract&quot;:&quot;Oral diseases are a major global public health problem affecting over 3·5 billion people. However, dentistry has so far been unable to tackle this problem. A fundamentally different approach is now needed. In this second of two papers in a Series on oral health, we present a critique of dentistry, highlighting its key limitations and the urgent need for system reform. In high-income countries, the current treatment-dominated, increasingly high-technology, interventionist, and specialised approach is not tackling the underlying causes of disease and is not addressing inequalities in oral health. In low-income and middle-income countries (LMICs), the limitations of so-called westernised dentistry are at their most acute; dentistry is often unavailable, unaffordable, and inappropriate for the majority of these populations, but particularly the rural poor. Rather than being isolated and separated from the mainstream health-care system, dentistry needs to be more integrated, in particular with primary care services. The global drive for universal health coverage provides an ideal opportunity for this integration. Dental care systems should focus more on promoting and maintaining oral health and achieving greater oral health equity. Sugar, alcohol, and tobacco consumption, and their underlying social and commercial determinants, are common risk factors shared with a range of other non-communicable diseases (NCDs). Coherent and comprehensive regulation and legislation are needed to tackle these shared risk factors. In this Series paper, we focus on the need to reduce sugar consumption and describe how this can be achieved through the adoption of a range of upstream policies designed to combat the corporate strategies used by the global sugar industry to promote sugar consumption and profits. At present, the sugar industry is influencing dental research, oral health policy, and professional organisations through its well developed corporate strategies. The development of clearer and more transparent conflict of interest policies and procedures to limit and clarify the influence of the sugar industry on research, policy, and practice is needed. Combating the commercial determinants of oral diseases and other NCDs should be a major policy priority.&quot;,&quot;volume&quot;:&quot;394&quot;,&quot;container-title-short&quot;:&quot;&quot;},&quot;isTemporary&quot;:false},{&quot;id&quot;:&quot;70ebb426-8d4d-34b7-a91b-b462cf640f77&quot;,&quot;itemData&quot;:{&quot;type&quot;:&quot;article-journal&quot;,&quot;id&quot;:&quot;70ebb426-8d4d-34b7-a91b-b462cf640f77&quot;,&quot;title&quot;:&quot;Oral health approach in universal health coverage&quot;,&quot;author&quot;:[{&quot;family&quot;:&quot;Santos&quot;,&quot;given&quot;:&quot;Sophia Queiroz Marques&quot;,&quot;parse-names&quot;:false,&quot;dropping-particle&quot;:&quot;&quot;,&quot;non-dropping-particle&quot;:&quot;&quot;},{&quot;family&quot;:&quot;Andrade&quot;,&quot;given&quot;:&quot;Raphael Victor Silva&quot;,&quot;parse-names&quot;:false,&quot;dropping-particle&quot;:&quot;&quot;,&quot;non-dropping-particle&quot;:&quot;&quot;},{&quot;family&quot;:&quot;Galvão&quot;,&quot;given&quot;:&quot;Maria Helena Rodrigues&quot;,&quot;parse-names&quot;:false,&quot;dropping-particle&quot;:&quot;&quot;,&quot;non-dropping-particle&quot;:&quot;&quot;},{&quot;family&quot;:&quot;Oliveira&quot;,&quot;given&quot;:&quot;Angelo Giuseppe Roncalli da Costa&quot;,&quot;parse-names&quot;:false,&quot;dropping-particle&quot;:&quot;&quot;,&quot;non-dropping-particle&quot;:&quot;&quot;}],&quot;container-title&quot;:&quot;BMC public health&quot;,&quot;container-title-short&quot;:&quot;BMC Public Health&quot;,&quot;DOI&quot;:&quot;10.1186/s12889-024-19874-z&quot;,&quot;ISSN&quot;:&quot;14712458&quot;,&quot;PMID&quot;:&quot;39334093&quot;,&quot;issued&quot;:{&quot;date-parts&quot;:[[2024,12,1]]},&quot;page&quot;:&quot;2633&quot;,&quot;abstract&quot;:&quot;OBJECTIVE: This study aimed to map how oral health is addressed within the universal health coverage (UHC). METHODS: This scoping review followed the Joanna Briggs Institute methodology. Searches included the WHO Library and PubMed, Scopus, Embase, LILACS, and Cochrane databases. Quantitative and qualitative studies were included without publication date and language restrictions. RESULTS: A total of 486 studies were retrieved, of which 292 were excluded in the title and abstract screening phase; 121 full-texts were assessed. After the removal of duplicates and unavailable documents, 50 studies were included in the review and categorized according to the level of scientific evidence. CONCLUSION: Few studies discussed oral health within the UHC, mostly because this coverage does not include oral health adequately. When offered, oral health packages are limited and include specific populations. Access and use of oral health services remain guided by economic factors, exposing the theoretical financial protectionism that perpetuates health inequalities.&quot;,&quot;issue&quot;:&quot;1&quot;,&quot;volume&quot;:&quot;24&quot;},&quot;isTemporary&quot;:false}]},{&quot;citationID&quot;:&quot;MENDELEY_CITATION_4506457c-9b3f-47ea-bc90-2679f9827ee3&quot;,&quot;properties&quot;:{&quot;noteIndex&quot;:0},&quot;isEdited&quot;:false,&quot;manualOverride&quot;:{&quot;isManuallyOverridden&quot;:true,&quot;citeprocText&quot;:&quot;(S. Q. M. Santos et al., 2024)&quot;,&quot;manualOverrideText&quot;:&quot;(Santos et al., 2024)&quot;},&quot;citationTag&quot;:&quot;MENDELEY_CITATION_v3_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&quot;,&quot;citationItems&quot;:[{&quot;id&quot;:&quot;70ebb426-8d4d-34b7-a91b-b462cf640f77&quot;,&quot;itemData&quot;:{&quot;type&quot;:&quot;article-journal&quot;,&quot;id&quot;:&quot;70ebb426-8d4d-34b7-a91b-b462cf640f77&quot;,&quot;title&quot;:&quot;Oral health approach in universal health coverage&quot;,&quot;author&quot;:[{&quot;family&quot;:&quot;Santos&quot;,&quot;given&quot;:&quot;Sophia Queiroz Marques&quot;,&quot;parse-names&quot;:false,&quot;dropping-particle&quot;:&quot;&quot;,&quot;non-dropping-particle&quot;:&quot;&quot;},{&quot;family&quot;:&quot;Andrade&quot;,&quot;given&quot;:&quot;Raphael Victor Silva&quot;,&quot;parse-names&quot;:false,&quot;dropping-particle&quot;:&quot;&quot;,&quot;non-dropping-particle&quot;:&quot;&quot;},{&quot;family&quot;:&quot;Galvão&quot;,&quot;given&quot;:&quot;Maria Helena Rodrigues&quot;,&quot;parse-names&quot;:false,&quot;dropping-particle&quot;:&quot;&quot;,&quot;non-dropping-particle&quot;:&quot;&quot;},{&quot;family&quot;:&quot;Oliveira&quot;,&quot;given&quot;:&quot;Angelo Giuseppe Roncalli da Costa&quot;,&quot;parse-names&quot;:false,&quot;dropping-particle&quot;:&quot;&quot;,&quot;non-dropping-particle&quot;:&quot;&quot;}],&quot;container-title&quot;:&quot;BMC public health&quot;,&quot;container-title-short&quot;:&quot;BMC Public Health&quot;,&quot;DOI&quot;:&quot;10.1186/s12889-024-19874-z&quot;,&quot;ISSN&quot;:&quot;14712458&quot;,&quot;PMID&quot;:&quot;39334093&quot;,&quot;issued&quot;:{&quot;date-parts&quot;:[[2024,12,1]]},&quot;page&quot;:&quot;2633&quot;,&quot;abstract&quot;:&quot;OBJECTIVE: This study aimed to map how oral health is addressed within the universal health coverage (UHC). METHODS: This scoping review followed the Joanna Briggs Institute methodology. Searches included the WHO Library and PubMed, Scopus, Embase, LILACS, and Cochrane databases. Quantitative and qualitative studies were included without publication date and language restrictions. RESULTS: A total of 486 studies were retrieved, of which 292 were excluded in the title and abstract screening phase; 121 full-texts were assessed. After the removal of duplicates and unavailable documents, 50 studies were included in the review and categorized according to the level of scientific evidence. CONCLUSION: Few studies discussed oral health within the UHC, mostly because this coverage does not include oral health adequately. When offered, oral health packages are limited and include specific populations. Access and use of oral health services remain guided by economic factors, exposing the theoretical financial protectionism that perpetuates health inequalities.&quot;,&quot;issue&quot;:&quot;1&quot;,&quot;volume&quot;:&quot;24&quot;},&quot;isTemporary&quot;:false}]},{&quot;citationID&quot;:&quot;MENDELEY_CITATION_764392b8-2059-4ea1-86d9-83abe83fa297&quot;,&quot;properties&quot;:{&quot;noteIndex&quot;:0},&quot;isEdited&quot;:false,&quot;manualOverride&quot;:{&quot;isManuallyOverridden&quot;:false,&quot;citeprocText&quot;:&quot;(Gupta &amp;#38; Miah, 2024)&quot;,&quot;manualOverrideText&quot;:&quot;&quot;},&quot;citationTag&quot;:&quot;MENDELEY_CITATION_v3_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&quot;,&quot;citationItems&quot;:[{&quot;id&quot;:&quot;80019e6e-cac8-3eba-b770-5b0773ca1f96&quot;,&quot;itemData&quot;:{&quot;type&quot;:&quot;article-journal&quot;,&quot;id&quot;:&quot;80019e6e-cac8-3eba-b770-5b0773ca1f96&quot;,&quot;title&quot;:&quot;Imbalances in the oral health workforce: a Canadian population-based study&quot;,&quot;author&quot;:[{&quot;family&quot;:&quot;Gupta&quot;,&quot;given&quot;:&quot;Neeru&quot;,&quot;parse-names&quot;:false,&quot;dropping-particle&quot;:&quot;&quot;,&quot;non-dropping-particle&quot;:&quot;&quot;},{&quot;family&quot;:&quot;Miah&quot;,&quot;given&quot;:&quot;Pablo&quot;,&quot;parse-names&quot;:false,&quot;dropping-particle&quot;:&quot;&quot;,&quot;non-dropping-particle&quot;:&quot;&quot;}],&quot;container-title&quot;:&quot;BMC health services research&quot;,&quot;container-title-short&quot;:&quot;BMC Health Serv Res&quot;,&quot;DOI&quot;:&quot;10.1186/s12913-024-11677-7&quot;,&quot;ISSN&quot;:&quot;14726963&quot;,&quot;PMID&quot;:&quot;39375673&quot;,&quot;issued&quot;:{&quot;date-parts&quot;:[[2024,12,1]]},&quot;page&quot;:&quot;1191&quot;,&quot;abstract&quot;:&quot;BACKGROUND: In Canada, a new federal public dental insurance plan, being phased in over 2022-2025, may help enhance financial access to dental services. However, as in many other countries, evidence is limited on the supply and distribution of human resources for oral health (HROH) to meet increasing population needs. This national observational study aimed to quantify occupational, geographical, institutional, and gender imbalances in the Canadian dental workforce to help inform benchmarking of HROH capacity for improving service coverage. METHODS: Sourcing microdata from the 2021 Canadian population census, we described workforce imbalances for three groups of postsecondary-qualified dental professionals: dentists, dental hygienists and therapists, and dental assistants. To assess geographic maldistribution relative to population, we linked the person-level census data to the geocoded Index of Remoteness for all inhabited communities. To assess gender-based inequities in the dental labour market, we performed Blinder-Oaxaca decompositions for examining differences in professional earnings of women and men. RESULTS: The census data tallied 3.4 active dentists aged 25-54 per 10,000 population, supported by an allied workforce of 1.7 dental hygienists/therapists and 1.6 dental assistants for every dentist. All three professional groups were overrepresented in heavily urbanized communities compared with more rural and remote areas. Almost all dental service providers worked in ambulatory care settings, except for male dental assistants. The dentistry workforce was found to have achieved gender parity numerically, but women dentists still earned 21% less on average than men, adjusting for other characteristics. Despite women representing 97% of dental hygienists/therapists, they earned 26% less on average than men, a significant difference that was largely unexplained in the decomposition analysis. CONCLUSIONS: Accelerating universal coverage of oral healthcare services is increasingly advocated as an integral, but often neglected, component toward achieving the health-related Sustainable Development Goals. In the Canadian context of universal coverage for medical (but not dentistry) services, the oral health workforce was found to be demarcated by considerable geographic and gendered imbalances. More cross-nationally comparable research is needed to inform innovative approaches for equity-oriented HROH planning and financing, often critically overlooked in public policy for health systems strengthening.&quot;,&quot;issue&quot;:&quot;1&quot;,&quot;volume&quot;:&quot;24&quot;},&quot;isTemporary&quot;:false}]},{&quot;citationID&quot;:&quot;MENDELEY_CITATION_6f936a97-3c64-41b7-9e2c-8f76b23cffdc&quot;,&quot;properties&quot;:{&quot;noteIndex&quot;:0},&quot;isEdited&quot;:false,&quot;manualOverride&quot;:{&quot;isManuallyOverridden&quot;:false,&quot;citeprocText&quot;:&quot;(Janssen et al., 2024)&quot;,&quot;manualOverrideText&quot;:&quot;&quot;},&quot;citationTag&quot;:&quot;MENDELEY_CITATION_v3_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&quot;,&quot;citationItems&quot;:[{&quot;id&quot;:&quot;945f2916-018d-3e8b-8c3e-5ee5c3a0dacc&quot;,&quot;itemData&quot;:{&quot;type&quot;:&quot;article-journal&quot;,&quot;id&quot;:&quot;945f2916-018d-3e8b-8c3e-5ee5c3a0dacc&quot;,&quot;title&quot;:&quot;How to ensure an appropriate oral health workforce? Modelling future scenarios for the Netherlands&quot;,&quot;author&quot;:[{&quot;family&quot;:&quot;Janssen&quot;,&quot;given&quot;:&quot;Jip&quot;,&quot;parse-names&quot;:false,&quot;dropping-particle&quot;:&quot;&quot;,&quot;non-dropping-particle&quot;:&quot;&quot;},{&quot;family&quot;:&quot;Pöld&quot;,&quot;given&quot;:&quot;Ave&quot;,&quot;parse-names&quot;:false,&quot;dropping-particle&quot;:&quot;&quot;,&quot;non-dropping-particle&quot;:&quot;&quot;},{&quot;family&quot;:&quot;Islam&quot;,&quot;given&quot;:&quot;Md Monirul&quot;,&quot;parse-names&quot;:false,&quot;dropping-particle&quot;:&quot;&quot;,&quot;non-dropping-particle&quot;:&quot;&quot;},{&quot;family&quot;:&quot;Németh&quot;,&quot;given&quot;:&quot;Orsolya&quot;,&quot;parse-names&quot;:false,&quot;dropping-particle&quot;:&quot;&quot;,&quot;non-dropping-particle&quot;:&quot;&quot;},{&quot;family&quot;:&quot;Grytten&quot;,&quot;given&quot;:&quot;Jostein&quot;,&quot;parse-names&quot;:false,&quot;dropping-particle&quot;:&quot;&quot;,&quot;non-dropping-particle&quot;:&quot;&quot;},{&quot;family&quot;:&quot;Woods&quot;,&quot;given&quot;:&quot;Noel&quot;,&quot;parse-names&quot;:false,&quot;dropping-particle&quot;:&quot;&quot;,&quot;non-dropping-particle&quot;:&quot;&quot;},{&quot;family&quot;:&quot;Listl&quot;,&quot;given&quot;:&quot;Stefan&quot;,&quot;parse-names&quot;:false,&quot;dropping-particle&quot;:&quot;&quot;,&quot;non-dropping-particle&quot;:&quot;&quot;}],&quot;container-title&quot;:&quot;Human resources for health&quot;,&quot;container-title-short&quot;:&quot;Hum Resour Health&quot;,&quot;DOI&quot;:&quot;10.1186/s12960-024-00957-2&quot;,&quot;ISSN&quot;:&quot;14784491&quot;,&quot;PMID&quot;:&quot;39516931&quot;,&quot;issued&quot;:{&quot;date-parts&quot;:[[2024,11,8]]},&quot;page&quot;:&quot;73&quot;,&quot;abstract&quot;:&quot;BACKGROUND: Current methods for oral health workforce planning lack responsiveness to dynamic needs, hampering efficiency, equity and sustainability. Effective workforce planning is vital for resilient health care systems and achieving universal health coverage. Given this context, we developed and operationalised a needs-adaptive oral health workforce planning model and explored the potential of various future scenarios. METHODS: Using publicly available data, including the Special Eurobarometer 330 Oral Health Survey, we applied the model in a hypothetical context focusing on the Dutch population's dental needs from 2022 to 2050. We compared current and future provider supply and requirement and examined, in addition to a base case scenario, several alternative scenarios. These included epidemiological transition scenarios with different oral health morbidity trajectories, skill-mix scenarios with independent oral hygienists conducting check-ups and multiple dental student intake and training duration (5 instead of 6 years) scenarios. RESULTS: Based on the aforementioned historical data, our model projects that provider requirement will exceed supply for the planning period. If the percentage of people having all natural teeth increases by 10% or 20% in 2032, 34 or 68 additional full-time equivalent (FTE) dentists will be required, respectively, compared to the base case scenario. In the skill-mix scenario, the model indicates that prioritising oral hygienists for check-ups and shifting dentists' focus to primarily complex care could address population needs more efficiently. Among the student intake and training duration scenarios, increasing intake to 375 and, to a lesser extent, reducing training to 5 years is projected to most effectively close the provider gap. CONCLUSIONS: The study underscores the importance of understanding oral health morbidity trajectories for effective capacity planning. Due to limited dental epidemiological data, projections carry substantial uncertainty. Currently, demand for FTE dentists seems to exceed supply, though this may vary with epidemiological changes. Skill-mix strategies could offer efficiency gains by redistributing tasks, while adjustments in dental intake and training duration could also help address the requirement-supply gap. Resolving dentistry workforce challenges requires a multifaceted approach, including strengthening oral epidemiology projections, addressing the root causes of dental health issues and prioritising harmonious dental public health and general practice prevention measures.&quot;,&quot;issue&quot;:&quot;1&quot;,&quot;volume&quot;:&quot;22&quot;},&quot;isTemporary&quot;:false}]},{&quot;citationID&quot;:&quot;MENDELEY_CITATION_e74638fb-d209-4bfc-8168-58c31f7466ce&quot;,&quot;properties&quot;:{&quot;noteIndex&quot;:0},&quot;isEdited&quot;:false,&quot;manualOverride&quot;:{&quot;isManuallyOverridden&quot;:false,&quot;citeprocText&quot;:&quot;(Cao et al., 2017; Surdu et al., 2019)&quot;,&quot;manualOverrideText&quot;:&quot;&quot;},&quot;citationTag&quot;:&quot;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&quot;,&quot;citationItems&quot;:[{&quot;id&quot;:&quot;4f56d3c4-c0f7-3990-8a41-a99c01d6ad59&quot;,&quot;itemData&quot;:{&quot;type&quot;:&quot;article-journal&quot;,&quot;id&quot;:&quot;4f56d3c4-c0f7-3990-8a41-a99c01d6ad59&quot;,&quot;title&quot;:&quot;The pediatric dental workforce in 2016 and beyond&quot;,&quot;author&quot;:[{&quot;family&quot;:&quot;Surdu&quot;,&quot;given&quot;:&quot;Simona&quot;,&quot;parse-names&quot;:false,&quot;dropping-particle&quot;:&quot;&quot;,&quot;non-dropping-particle&quot;:&quot;&quot;},{&quot;family&quot;:&quot;Dall&quot;,&quot;given&quot;:&quot;Timothy M.&quot;,&quot;parse-names&quot;:false,&quot;dropping-particle&quot;:&quot;&quot;,&quot;non-dropping-particle&quot;:&quot;&quot;},{&quot;family&quot;:&quot;Langelier&quot;,&quot;given&quot;:&quot;Margaret&quot;,&quot;parse-names&quot;:false,&quot;dropping-particle&quot;:&quot;&quot;,&quot;non-dropping-particle&quot;:&quot;&quot;},{&quot;family&quot;:&quot;Forte&quot;,&quot;given&quot;:&quot;Gaetano J.&quot;,&quot;parse-names&quot;:false,&quot;dropping-particle&quot;:&quot;&quot;,&quot;non-dropping-particle&quot;:&quot;&quot;},{&quot;family&quot;:&quot;Chakrabarti&quot;,&quot;given&quot;:&quot;Ritashree&quot;,&quot;parse-names&quot;:false,&quot;dropping-particle&quot;:&quot;&quot;,&quot;non-dropping-particle&quot;:&quot;&quot;},{&quot;family&quot;:&quot;Reynolds&quot;,&quot;given&quot;:&quot;Ryan L.&quot;,&quot;parse-names&quot;:false,&quot;dropping-particle&quot;:&quot;&quot;,&quot;non-dropping-particle&quot;:&quot;&quot;}],&quot;container-title&quot;:&quot;Journal of the American Dental Association&quot;,&quot;DOI&quot;:&quot;10.1016/j.adaj.2019.02.025&quot;,&quot;ISSN&quot;:&quot;00028177&quot;,&quot;PMID&quot;:&quot;31153549&quot;,&quot;issued&quot;:{&quot;date-parts&quot;:[[2019,7,1]]},&quot;page&quot;:&quot;609-617.e5&quot;,&quot;abstract&quot;:&quot;Background: Childhood caries is a major oral and general health problem, particularly in certain populations. In this study, the authors aimed to evaluate the adequacy of the supply of pediatric dentists. Methods: The authors collected baseline practice information from 2,546 pediatric dentists through an online survey (39.1% response rate) in 2017. The authors used a workforce simulation model by using data from the survey and other sources to produce estimates under several scenarios to anticipate future supply and demand for pediatric dentists. Results: If production of new pediatric dentists and use and delivery of oral health care continue at current rates, the pediatric dentist supply will increase by 4,030 full-time equivalent (FTE) dentists by 2030, whereas demand will increase by 140 FTE dentists by 2030. Supply growth was higher under hypothetical scenarios with an increased number of graduates (4,690 FTEs) and delayed retirement (4,320 FTEs). If children who are underserved experience greater access to care or if pediatric dentists provide a larger portion of services for children, demand could grow by 2,100 FTE dentists or by 10,470 FTE dentists, respectively. Conclusions: The study results suggest that the supply of pediatric dentists is growing more rapidly than is the demand. Growth in demand could increase if pediatric dentists captured a larger share of pediatric dental services or if children who are underserved had oral health care use patterns similar to those of the population with fewer access barriers. Practical Implications: It is important to encourage policy changes to reduce barriers to accessing oral health care, to continue pediatric dentists’ participation with Medicaid programs, and to urge early dental services for children.&quot;,&quot;publisher&quot;:&quot;American Dental Association&quot;,&quot;issue&quot;:&quot;7&quot;,&quot;volume&quot;:&quot;150&quot;,&quot;container-title-short&quot;:&quot;&quot;},&quot;isTemporary&quot;:false},{&quot;id&quot;:&quot;66f4797d-2418-31b0-addd-c9917592f9c2&quot;,&quot;itemData&quot;:{&quot;type&quot;:&quot;article-journal&quot;,&quot;id&quot;:&quot;66f4797d-2418-31b0-addd-c9917592f9c2&quot;,&quot;title&quot;:&quot;Estimating demand for and supply of pediatric preventive dental care for children and identifying dental care shortage areas, Georgia, 2015&quot;,&quot;author&quot;:[{&quot;family&quot;:&quot;Cao&quot;,&quot;given&quot;:&quot;Shanshan&quot;,&quot;parse-names&quot;:false,&quot;dropping-particle&quot;:&quot;&quot;,&quot;non-dropping-particle&quot;:&quot;&quot;},{&quot;family&quot;:&quot;Gentili&quot;,&quot;given&quot;:&quot;Monica&quot;,&quot;parse-names&quot;:false,&quot;dropping-particle&quot;:&quot;&quot;,&quot;non-dropping-particle&quot;:&quot;&quot;},{&quot;family&quot;:&quot;Griffin&quot;,&quot;given&quot;:&quot;Paul M.&quot;,&quot;parse-names&quot;:false,&quot;dropping-particle&quot;:&quot;&quot;,&quot;non-dropping-particle&quot;:&quot;&quot;},{&quot;family&quot;:&quot;Griffin&quot;,&quot;given&quot;:&quot;Susan O.&quot;,&quot;parse-names&quot;:false,&quot;dropping-particle&quot;:&quot;&quot;,&quot;non-dropping-particle&quot;:&quot;&quot;},{&quot;family&quot;:&quot;Harati&quot;,&quot;given&quot;:&quot;Pravara&quot;,&quot;parse-names&quot;:false,&quot;dropping-particle&quot;:&quot;&quot;,&quot;non-dropping-particle&quot;:&quot;&quot;},{&quot;family&quot;:&quot;Johnson&quot;,&quot;given&quot;:&quot;Ben&quot;,&quot;parse-names&quot;:false,&quot;dropping-particle&quot;:&quot;&quot;,&quot;non-dropping-particle&quot;:&quot;&quot;},{&quot;family&quot;:&quot;Serban&quot;,&quot;given&quot;:&quot;Nicoleta&quot;,&quot;parse-names&quot;:false,&quot;dropping-particle&quot;:&quot;&quot;,&quot;non-dropping-particle&quot;:&quot;&quot;},{&quot;family&quot;:&quot;Tomar&quot;,&quot;given&quot;:&quot;Scott&quot;,&quot;parse-names&quot;:false,&quot;dropping-particle&quot;:&quot;&quot;,&quot;non-dropping-particle&quot;:&quot;&quot;}],&quot;container-title&quot;:&quot;Public Health Reports&quot;,&quot;DOI&quot;:&quot;10.1177/0033354917699579&quot;,&quot;ISSN&quot;:&quot;14682877&quot;,&quot;PMID&quot;:&quot;28358619&quot;,&quot;issued&quot;:{&quot;date-parts&quot;:[[2017,5,1]]},&quot;page&quot;:&quot;343-349&quot;,&quot;abstract&quot;:&quot;Objectives: Demand for dental care is expected to outpace supply through 2025. The objectives of this study were to determine the extent of pediatric dental care shortages in Georgia and to develop a general method for estimation that can be applied to other states. Methods:We estimated supply and demand for pediatric preventive dental care for the 159 counties in Georgia in 2015. We compared pediatric preventive dental care shortage areas (where demand exceeded twice the supply) designated by our methods with dental health professional shortage areas designated by the Health Resources &amp; Services Administration. We estimated caries risk from a multivariate analysis of National Health and Nutrition Examination Survey data and national census data. We estimated county-level demand based on the time needed to perform preventive dental care services and the proportion of time that dentists spend on pediatric preventive dental care services from the Medical Expenditure Panel Survey. Results: Pediatric preventive dental care supply exceeded demand in Georgia in 75 counties: the average annual county-level pediatric preventive dental care demand was 16 866 hours, and the supply was 32 969 hours. We identified 41 counties as pediatric dental care shortage areas, 14 of which had not been designated by the Health Resources &amp; Services Administration. Conclusions: Age- and service-specific information on dental care shortage areas could result in more efficient provider staffing and geographic targeting.&quot;,&quot;publisher&quot;:&quot;SAGE Publications Ltd&quot;,&quot;issue&quot;:&quot;3&quot;,&quot;volume&quot;:&quot;132&quot;,&quot;container-title-short&quot;:&quot;&quot;},&quot;isTemporary&quot;:false}]},{&quot;citationID&quot;:&quot;MENDELEY_CITATION_3dcb09b9-b6d5-42f3-b8c2-5e745c5e0205&quot;,&quot;properties&quot;:{&quot;noteIndex&quot;:0},&quot;isEdited&quot;:false,&quot;manualOverride&quot;:{&quot;isManuallyOverridden&quot;:false,&quot;citeprocText&quot;:&quot;(Sun et al., 2017)&quot;,&quot;manualOverrideText&quot;:&quot;&quot;},&quot;citationTag&quot;:&quot;MENDELEY_CITATION_v3_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&quot;,&quot;citationItems&quot;:[{&quot;id&quot;:&quot;8d9f0377-4a65-3be4-88a2-a451e1cbdfe4&quot;,&quot;itemData&quot;:{&quot;type&quot;:&quot;article-journal&quot;,&quot;id&quot;:&quot;8d9f0377-4a65-3be4-88a2-a451e1cbdfe4&quot;,&quot;title&quot;:&quot;Meeting the oral health needs of 12-year-olds in China: Human resources for oral health&quot;,&quot;author&quot;:[{&quot;family&quot;:&quot;Sun&quot;,&quot;given&quot;:&quot;Xiangyu&quot;,&quot;parse-names&quot;:false,&quot;dropping-particle&quot;:&quot;&quot;,&quot;non-dropping-particle&quot;:&quot;&quot;},{&quot;family&quot;:&quot;Bernabé&quot;,&quot;given&quot;:&quot;Eduardo&quot;,&quot;parse-names&quot;:false,&quot;dropping-particle&quot;:&quot;&quot;,&quot;non-dropping-particle&quot;:&quot;&quot;},{&quot;family&quot;:&quot;Liu&quot;,&quot;given&quot;:&quot;Xuenan&quot;,&quot;parse-names&quot;:false,&quot;dropping-particle&quot;:&quot;&quot;,&quot;non-dropping-particle&quot;:&quot;&quot;},{&quot;family&quot;:&quot;Zheng&quot;,&quot;given&quot;:&quot;Shuguo&quot;,&quot;parse-names&quot;:false,&quot;dropping-particle&quot;:&quot;&quot;,&quot;non-dropping-particle&quot;:&quot;&quot;},{&quot;family&quot;:&quot;Gallagher&quot;,&quot;given&quot;:&quot;Jennifer E.&quot;,&quot;parse-names&quot;:false,&quot;dropping-particle&quot;:&quot;&quot;,&quot;non-dropping-particle&quot;:&quot;&quot;}],&quot;container-title&quot;:&quot;BMC Public Health&quot;,&quot;container-title-short&quot;:&quot;BMC Public Health&quot;,&quot;DOI&quot;:&quot;10.1186/s12889-017-4384-7&quot;,&quot;ISSN&quot;:&quot;14712458&quot;,&quot;PMID&quot;:&quot;28633647&quot;,&quot;issued&quot;:{&quot;date-parts&quot;:[[2017,6,20]]},&quot;abstract&quot;:&quot;Background: An appropriate level of human resources for oral health [HROH] is required to meet the oral health needs of population, and enable maximum improvement in health outcomes. The aim of this study was to estimate the required HROH to meet the oral health needs of the World Health Organization [WHO] reference group of 12-year-olds in China and consider the implications for education, practice, policy and HROH nationally. Methods: We estimated the need of HROH to meet the needs of 12-year-olds based on secondary analysis of the epidemiological and questionnaire data from the 3rd Chinese National Oral Health Survey, including caries experience and periodontal factors (calculus), dentally-related behaviour (frequency of toothbrushing and sugar intake), and social factors (parental education). Children's risk for dental caries was classified in four levels from low (level 1) to high (level 4). We built maximum and minimum intervention models of dental care for each risk level, informed by contemporary evidence-based practice. The needs-led HROH model we used in the present study incorporated need for treatment and risk-based prevention using timings verified by experts in China. These findings were used to estimate HROH for the survey sample, extrapolated to 12-year-olds nationally and the total population, taking account of urban and rural coverage, based on different levels of clinical commitment (60-90%). Results: We found that between 40,139 and 51,906 dental professionals were required to deliver care for 12-year-olds nationally based on 80% clinical commitment. We demonstrated that the majority of need for HROH was in the rural population (72.5%). Over 93% of HROH time was dedicated to prevention within the model. Extrapolating the results to the total population, the estimate for HROH nationally was 3.16-4.09 million to achieve national coverage; however, current HROH are only able to serve an estimated 5% of the population with minimum intervention based on a HROH spending 90% of their time in providing clinical care. Conclusions: The findings highlight the gap between dental workforce needs and workforce capacity in China. Significant implications for health policy and human resources for oral health in this country with a developing health system are discussed including the need for public health action.&quot;,&quot;publisher&quot;:&quot;BioMed Central Ltd.&quot;,&quot;issue&quot;:&quot;1&quot;,&quot;volume&quot;:&quot;17&quot;},&quot;isTemporary&quot;:false}]},{&quot;citationID&quot;:&quot;MENDELEY_CITATION_e4725baf-b72b-42f4-b4e6-2cd2c777f160&quot;,&quot;properties&quot;:{&quot;noteIndex&quot;:0},&quot;isEdited&quot;:false,&quot;manualOverride&quot;:{&quot;isManuallyOverridden&quot;:false,&quot;citeprocText&quot;:&quot;(Cao et al., 2017; Surdu et al., 2019)&quot;,&quot;manualOverrideText&quot;:&quot;&quot;},&quot;citationTag&quot;:&quot;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&quot;,&quot;citationItems&quot;:[{&quot;id&quot;:&quot;4f56d3c4-c0f7-3990-8a41-a99c01d6ad59&quot;,&quot;itemData&quot;:{&quot;type&quot;:&quot;article-journal&quot;,&quot;id&quot;:&quot;4f56d3c4-c0f7-3990-8a41-a99c01d6ad59&quot;,&quot;title&quot;:&quot;The pediatric dental workforce in 2016 and beyond&quot;,&quot;author&quot;:[{&quot;family&quot;:&quot;Surdu&quot;,&quot;given&quot;:&quot;Simona&quot;,&quot;parse-names&quot;:false,&quot;dropping-particle&quot;:&quot;&quot;,&quot;non-dropping-particle&quot;:&quot;&quot;},{&quot;family&quot;:&quot;Dall&quot;,&quot;given&quot;:&quot;Timothy M.&quot;,&quot;parse-names&quot;:false,&quot;dropping-particle&quot;:&quot;&quot;,&quot;non-dropping-particle&quot;:&quot;&quot;},{&quot;family&quot;:&quot;Langelier&quot;,&quot;given&quot;:&quot;Margaret&quot;,&quot;parse-names&quot;:false,&quot;dropping-particle&quot;:&quot;&quot;,&quot;non-dropping-particle&quot;:&quot;&quot;},{&quot;family&quot;:&quot;Forte&quot;,&quot;given&quot;:&quot;Gaetano J.&quot;,&quot;parse-names&quot;:false,&quot;dropping-particle&quot;:&quot;&quot;,&quot;non-dropping-particle&quot;:&quot;&quot;},{&quot;family&quot;:&quot;Chakrabarti&quot;,&quot;given&quot;:&quot;Ritashree&quot;,&quot;parse-names&quot;:false,&quot;dropping-particle&quot;:&quot;&quot;,&quot;non-dropping-particle&quot;:&quot;&quot;},{&quot;family&quot;:&quot;Reynolds&quot;,&quot;given&quot;:&quot;Ryan L.&quot;,&quot;parse-names&quot;:false,&quot;dropping-particle&quot;:&quot;&quot;,&quot;non-dropping-particle&quot;:&quot;&quot;}],&quot;container-title&quot;:&quot;Journal of the American Dental Association&quot;,&quot;DOI&quot;:&quot;10.1016/j.adaj.2019.02.025&quot;,&quot;ISSN&quot;:&quot;00028177&quot;,&quot;PMID&quot;:&quot;31153549&quot;,&quot;issued&quot;:{&quot;date-parts&quot;:[[2019,7,1]]},&quot;page&quot;:&quot;609-617.e5&quot;,&quot;abstract&quot;:&quot;Background: Childhood caries is a major oral and general health problem, particularly in certain populations. In this study, the authors aimed to evaluate the adequacy of the supply of pediatric dentists. Methods: The authors collected baseline practice information from 2,546 pediatric dentists through an online survey (39.1% response rate) in 2017. The authors used a workforce simulation model by using data from the survey and other sources to produce estimates under several scenarios to anticipate future supply and demand for pediatric dentists. Results: If production of new pediatric dentists and use and delivery of oral health care continue at current rates, the pediatric dentist supply will increase by 4,030 full-time equivalent (FTE) dentists by 2030, whereas demand will increase by 140 FTE dentists by 2030. Supply growth was higher under hypothetical scenarios with an increased number of graduates (4,690 FTEs) and delayed retirement (4,320 FTEs). If children who are underserved experience greater access to care or if pediatric dentists provide a larger portion of services for children, demand could grow by 2,100 FTE dentists or by 10,470 FTE dentists, respectively. Conclusions: The study results suggest that the supply of pediatric dentists is growing more rapidly than is the demand. Growth in demand could increase if pediatric dentists captured a larger share of pediatric dental services or if children who are underserved had oral health care use patterns similar to those of the population with fewer access barriers. Practical Implications: It is important to encourage policy changes to reduce barriers to accessing oral health care, to continue pediatric dentists’ participation with Medicaid programs, and to urge early dental services for children.&quot;,&quot;publisher&quot;:&quot;American Dental Association&quot;,&quot;issue&quot;:&quot;7&quot;,&quot;volume&quot;:&quot;150&quot;,&quot;container-title-short&quot;:&quot;&quot;},&quot;isTemporary&quot;:false},{&quot;id&quot;:&quot;66f4797d-2418-31b0-addd-c9917592f9c2&quot;,&quot;itemData&quot;:{&quot;type&quot;:&quot;article-journal&quot;,&quot;id&quot;:&quot;66f4797d-2418-31b0-addd-c9917592f9c2&quot;,&quot;title&quot;:&quot;Estimating demand for and supply of pediatric preventive dental care for children and identifying dental care shortage areas, Georgia, 2015&quot;,&quot;author&quot;:[{&quot;family&quot;:&quot;Cao&quot;,&quot;given&quot;:&quot;Shanshan&quot;,&quot;parse-names&quot;:false,&quot;dropping-particle&quot;:&quot;&quot;,&quot;non-dropping-particle&quot;:&quot;&quot;},{&quot;family&quot;:&quot;Gentili&quot;,&quot;given&quot;:&quot;Monica&quot;,&quot;parse-names&quot;:false,&quot;dropping-particle&quot;:&quot;&quot;,&quot;non-dropping-particle&quot;:&quot;&quot;},{&quot;family&quot;:&quot;Griffin&quot;,&quot;given&quot;:&quot;Paul M.&quot;,&quot;parse-names&quot;:false,&quot;dropping-particle&quot;:&quot;&quot;,&quot;non-dropping-particle&quot;:&quot;&quot;},{&quot;family&quot;:&quot;Griffin&quot;,&quot;given&quot;:&quot;Susan O.&quot;,&quot;parse-names&quot;:false,&quot;dropping-particle&quot;:&quot;&quot;,&quot;non-dropping-particle&quot;:&quot;&quot;},{&quot;family&quot;:&quot;Harati&quot;,&quot;given&quot;:&quot;Pravara&quot;,&quot;parse-names&quot;:false,&quot;dropping-particle&quot;:&quot;&quot;,&quot;non-dropping-particle&quot;:&quot;&quot;},{&quot;family&quot;:&quot;Johnson&quot;,&quot;given&quot;:&quot;Ben&quot;,&quot;parse-names&quot;:false,&quot;dropping-particle&quot;:&quot;&quot;,&quot;non-dropping-particle&quot;:&quot;&quot;},{&quot;family&quot;:&quot;Serban&quot;,&quot;given&quot;:&quot;Nicoleta&quot;,&quot;parse-names&quot;:false,&quot;dropping-particle&quot;:&quot;&quot;,&quot;non-dropping-particle&quot;:&quot;&quot;},{&quot;family&quot;:&quot;Tomar&quot;,&quot;given&quot;:&quot;Scott&quot;,&quot;parse-names&quot;:false,&quot;dropping-particle&quot;:&quot;&quot;,&quot;non-dropping-particle&quot;:&quot;&quot;}],&quot;container-title&quot;:&quot;Public Health Reports&quot;,&quot;DOI&quot;:&quot;10.1177/0033354917699579&quot;,&quot;ISSN&quot;:&quot;14682877&quot;,&quot;PMID&quot;:&quot;28358619&quot;,&quot;issued&quot;:{&quot;date-parts&quot;:[[2017,5,1]]},&quot;page&quot;:&quot;343-349&quot;,&quot;abstract&quot;:&quot;Objectives: Demand for dental care is expected to outpace supply through 2025. The objectives of this study were to determine the extent of pediatric dental care shortages in Georgia and to develop a general method for estimation that can be applied to other states. Methods:We estimated supply and demand for pediatric preventive dental care for the 159 counties in Georgia in 2015. We compared pediatric preventive dental care shortage areas (where demand exceeded twice the supply) designated by our methods with dental health professional shortage areas designated by the Health Resources &amp; Services Administration. We estimated caries risk from a multivariate analysis of National Health and Nutrition Examination Survey data and national census data. We estimated county-level demand based on the time needed to perform preventive dental care services and the proportion of time that dentists spend on pediatric preventive dental care services from the Medical Expenditure Panel Survey. Results: Pediatric preventive dental care supply exceeded demand in Georgia in 75 counties: the average annual county-level pediatric preventive dental care demand was 16 866 hours, and the supply was 32 969 hours. We identified 41 counties as pediatric dental care shortage areas, 14 of which had not been designated by the Health Resources &amp; Services Administration. Conclusions: Age- and service-specific information on dental care shortage areas could result in more efficient provider staffing and geographic targeting.&quot;,&quot;publisher&quot;:&quot;SAGE Publications Ltd&quot;,&quot;issue&quot;:&quot;3&quot;,&quot;volume&quot;:&quot;132&quot;,&quot;container-title-short&quot;:&quot;&quot;},&quot;isTemporary&quot;:false}]},{&quot;citationID&quot;:&quot;MENDELEY_CITATION_042a6cf1-d8d6-41a7-b0e5-345679d02eaf&quot;,&quot;properties&quot;:{&quot;noteIndex&quot;:0},&quot;isEdited&quot;:false,&quot;manualOverride&quot;:{&quot;isManuallyOverridden&quot;:false,&quot;citeprocText&quot;:&quot;(Surdu et al., 2019; Watt et al., 2019)&quot;,&quot;manualOverrideText&quot;:&quot;&quot;},&quot;citationTag&quot;:&quot;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&quot;,&quot;citationItems&quot;:[{&quot;id&quot;:&quot;4f56d3c4-c0f7-3990-8a41-a99c01d6ad59&quot;,&quot;itemData&quot;:{&quot;type&quot;:&quot;article-journal&quot;,&quot;id&quot;:&quot;4f56d3c4-c0f7-3990-8a41-a99c01d6ad59&quot;,&quot;title&quot;:&quot;The pediatric dental workforce in 2016 and beyond&quot;,&quot;author&quot;:[{&quot;family&quot;:&quot;Surdu&quot;,&quot;given&quot;:&quot;Simona&quot;,&quot;parse-names&quot;:false,&quot;dropping-particle&quot;:&quot;&quot;,&quot;non-dropping-particle&quot;:&quot;&quot;},{&quot;family&quot;:&quot;Dall&quot;,&quot;given&quot;:&quot;Timothy M.&quot;,&quot;parse-names&quot;:false,&quot;dropping-particle&quot;:&quot;&quot;,&quot;non-dropping-particle&quot;:&quot;&quot;},{&quot;family&quot;:&quot;Langelier&quot;,&quot;given&quot;:&quot;Margaret&quot;,&quot;parse-names&quot;:false,&quot;dropping-particle&quot;:&quot;&quot;,&quot;non-dropping-particle&quot;:&quot;&quot;},{&quot;family&quot;:&quot;Forte&quot;,&quot;given&quot;:&quot;Gaetano J.&quot;,&quot;parse-names&quot;:false,&quot;dropping-particle&quot;:&quot;&quot;,&quot;non-dropping-particle&quot;:&quot;&quot;},{&quot;family&quot;:&quot;Chakrabarti&quot;,&quot;given&quot;:&quot;Ritashree&quot;,&quot;parse-names&quot;:false,&quot;dropping-particle&quot;:&quot;&quot;,&quot;non-dropping-particle&quot;:&quot;&quot;},{&quot;family&quot;:&quot;Reynolds&quot;,&quot;given&quot;:&quot;Ryan L.&quot;,&quot;parse-names&quot;:false,&quot;dropping-particle&quot;:&quot;&quot;,&quot;non-dropping-particle&quot;:&quot;&quot;}],&quot;container-title&quot;:&quot;Journal of the American Dental Association&quot;,&quot;DOI&quot;:&quot;10.1016/j.adaj.2019.02.025&quot;,&quot;ISSN&quot;:&quot;00028177&quot;,&quot;PMID&quot;:&quot;31153549&quot;,&quot;issued&quot;:{&quot;date-parts&quot;:[[2019,7,1]]},&quot;page&quot;:&quot;609-617.e5&quot;,&quot;abstract&quot;:&quot;Background: Childhood caries is a major oral and general health problem, particularly in certain populations. In this study, the authors aimed to evaluate the adequacy of the supply of pediatric dentists. Methods: The authors collected baseline practice information from 2,546 pediatric dentists through an online survey (39.1% response rate) in 2017. The authors used a workforce simulation model by using data from the survey and other sources to produce estimates under several scenarios to anticipate future supply and demand for pediatric dentists. Results: If production of new pediatric dentists and use and delivery of oral health care continue at current rates, the pediatric dentist supply will increase by 4,030 full-time equivalent (FTE) dentists by 2030, whereas demand will increase by 140 FTE dentists by 2030. Supply growth was higher under hypothetical scenarios with an increased number of graduates (4,690 FTEs) and delayed retirement (4,320 FTEs). If children who are underserved experience greater access to care or if pediatric dentists provide a larger portion of services for children, demand could grow by 2,100 FTE dentists or by 10,470 FTE dentists, respectively. Conclusions: The study results suggest that the supply of pediatric dentists is growing more rapidly than is the demand. Growth in demand could increase if pediatric dentists captured a larger share of pediatric dental services or if children who are underserved had oral health care use patterns similar to those of the population with fewer access barriers. Practical Implications: It is important to encourage policy changes to reduce barriers to accessing oral health care, to continue pediatric dentists’ participation with Medicaid programs, and to urge early dental services for children.&quot;,&quot;publisher&quot;:&quot;American Dental Association&quot;,&quot;issue&quot;:&quot;7&quot;,&quot;volume&quot;:&quot;150&quot;,&quot;container-title-short&quot;:&quot;&quot;},&quot;isTemporary&quot;:false},{&quot;id&quot;:&quot;d8443f8e-7f30-36f1-b3ab-432fbe6927c1&quot;,&quot;itemData&quot;:{&quot;type&quot;:&quot;report&quot;,&quot;id&quot;:&quot;d8443f8e-7f30-36f1-b3ab-432fbe6927c1&quot;,&quot;title&quot;:&quot;Ending the neglect of global oral health: time for radical action&quot;,&quot;author&quot;:[{&quot;family&quot;:&quot;Watt&quot;,&quot;given&quot;:&quot;Richard G&quot;,&quot;parse-names&quot;:false,&quot;dropping-particle&quot;:&quot;&quot;,&quot;non-dropping-particle&quot;:&quot;&quot;},{&quot;family&quot;:&quot;Daly&quot;,&quot;given&quot;:&quot;Blánaid&quot;,&quot;parse-names&quot;:false,&quot;dropping-particle&quot;:&quot;&quot;,&quot;non-dropping-particle&quot;:&quot;&quot;},{&quot;family&quot;:&quot;Allison&quot;,&quot;given&quot;:&quot;Paul&quot;,&quot;parse-names&quot;:false,&quot;dropping-particle&quot;:&quot;&quot;,&quot;non-dropping-particle&quot;:&quot;&quot;},{&quot;family&quot;:&quot;D Macpherson&quot;,&quot;given&quot;:&quot;Lorna M&quot;,&quot;parse-names&quot;:false,&quot;dropping-particle&quot;:&quot;&quot;,&quot;non-dropping-particle&quot;:&quot;&quot;},{&quot;family&quot;:&quot;Venturelli&quot;,&quot;given&quot;:&quot;Renato&quot;,&quot;parse-names&quot;:false,&quot;dropping-particle&quot;:&quot;&quot;,&quot;non-dropping-particle&quot;:&quot;&quot;},{&quot;family&quot;:&quot;Listl&quot;,&quot;given&quot;:&quot;Stefan&quot;,&quot;parse-names&quot;:false,&quot;dropping-particle&quot;:&quot;&quot;,&quot;non-dropping-particle&quot;:&quot;&quot;},{&quot;family&quot;:&quot;Weyant&quot;,&quot;given&quot;:&quot;Robert J&quot;,&quot;parse-names&quot;:false,&quot;dropping-particle&quot;:&quot;&quot;,&quot;non-dropping-particle&quot;:&quot;&quot;},{&quot;family&quot;:&quot;Mathur&quot;,&quot;given&quot;:&quot;Manu R&quot;,&quot;parse-names&quot;:false,&quot;dropping-particle&quot;:&quot;&quot;,&quot;non-dropping-particle&quot;:&quot;&quot;},{&quot;family&quot;:&quot;Guarnizo-Herreño&quot;,&quot;given&quot;:&quot;Carol C&quot;,&quot;parse-names&quot;:false,&quot;dropping-particle&quot;:&quot;&quot;,&quot;non-dropping-particle&quot;:&quot;&quot;},{&quot;family&quot;:&quot;Keller Celeste&quot;,&quot;given&quot;:&quot;Roger&quot;,&quot;parse-names&quot;:false,&quot;dropping-particle&quot;:&quot;&quot;,&quot;non-dropping-particle&quot;:&quot;&quot;},{&quot;family&quot;:&quot;Peres&quot;,&quot;given&quot;:&quot;Marco A&quot;,&quot;parse-names&quot;:false,&quot;dropping-particle&quot;:&quot;&quot;,&quot;non-dropping-particle&quot;:&quot;&quot;},{&quot;family&quot;:&quot;Kearns&quot;,&quot;given&quot;:&quot;Cristin&quot;,&quot;parse-names&quot;:false,&quot;dropping-particle&quot;:&quot;&quot;,&quot;non-dropping-particle&quot;:&quot;&quot;},{&quot;family&quot;:&quot;Benzian&quot;,&quot;given&quot;:&quot;Habib&quot;,&quot;parse-names&quot;:false,&quot;dropping-particle&quot;:&quot;&quot;,&quot;non-dropping-particle&quot;:&quot;&quot;}],&quot;container-title&quot;:&quot;www.thelancet.com&quot;,&quot;URL&quot;:&quot;https://www.gdc-uk.&quot;,&quot;issued&quot;:{&quot;date-parts&quot;:[[2019]]},&quot;number-of-pages&quot;:&quot;261&quot;,&quot;abstract&quot;:&quot;Oral diseases are a major global public health problem affecting over 3·5 billion people. However, dentistry has so far been unable to tackle this problem. A fundamentally different approach is now needed. In this second of two papers in a Series on oral health, we present a critique of dentistry, highlighting its key limitations and the urgent need for system reform. In high-income countries, the current treatment-dominated, increasingly high-technology, interventionist, and specialised approach is not tackling the underlying causes of disease and is not addressing inequalities in oral health. In low-income and middle-income countries (LMICs), the limitations of so-called westernised dentistry are at their most acute; dentistry is often unavailable, unaffordable, and inappropriate for the majority of these populations, but particularly the rural poor. Rather than being isolated and separated from the mainstream health-care system, dentistry needs to be more integrated, in particular with primary care services. The global drive for universal health coverage provides an ideal opportunity for this integration. Dental care systems should focus more on promoting and maintaining oral health and achieving greater oral health equity. Sugar, alcohol, and tobacco consumption, and their underlying social and commercial determinants, are common risk factors shared with a range of other non-communicable diseases (NCDs). Coherent and comprehensive regulation and legislation are needed to tackle these shared risk factors. In this Series paper, we focus on the need to reduce sugar consumption and describe how this can be achieved through the adoption of a range of upstream policies designed to combat the corporate strategies used by the global sugar industry to promote sugar consumption and profits. At present, the sugar industry is influencing dental research, oral health policy, and professional organisations through its well developed corporate strategies. The development of clearer and more transparent conflict of interest policies and procedures to limit and clarify the influence of the sugar industry on research, policy, and practice is needed. Combating the commercial determinants of oral diseases and other NCDs should be a major policy priority.&quot;,&quot;volume&quot;:&quot;394&quot;,&quot;container-title-short&quot;:&quot;&quot;},&quot;isTemporary&quot;:false}]},{&quot;citationID&quot;:&quot;MENDELEY_CITATION_5fafd706-ae08-4812-80c9-a3fce7608f4a&quot;,&quot;properties&quot;:{&quot;noteIndex&quot;:0},&quot;isEdited&quot;:false,&quot;manualOverride&quot;:{&quot;isManuallyOverridden&quot;:false,&quot;citeprocText&quot;:&quot;(Galvão &amp;#38; Roncalli, 2021; Teixeira et al., 2023)&quot;,&quot;manualOverrideText&quot;:&quot;&quot;},&quot;citationTag&quot;:&quot;MENDELEY_CITATION_v3_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&quot;,&quot;citationItems&quot;:[{&quot;id&quot;:&quot;c1ed0e58-1a92-34b3-a606-93a46ec3ae59&quot;,&quot;itemData&quot;:{&quot;type&quot;:&quot;article-journal&quot;,&quot;id&quot;:&quot;c1ed0e58-1a92-34b3-a606-93a46ec3ae59&quot;,&quot;title&quot;:&quot;The use of dental services in the past year in the brazilian population: a systematic review with meta-analysis&quot;,&quot;author&quot;:[{&quot;family&quot;:&quot;Teixeira&quot;,&quot;given&quot;:&quot;Cinthia Nara Gadelha&quot;,&quot;parse-names&quot;:false,&quot;dropping-particle&quot;:&quot;&quot;,&quot;non-dropping-particle&quot;:&quot;&quot;},{&quot;family&quot;:&quot;Pereira&quot;,&quot;given&quot;:&quot;Sângela Maria da Silva&quot;,&quot;parse-names&quot;:false,&quot;dropping-particle&quot;:&quot;&quot;,&quot;non-dropping-particle&quot;:&quot;&quot;},{&quot;family&quot;:&quot;Hilgert&quot;,&quot;given&quot;:&quot;Juliana Balbinot&quot;,&quot;parse-names&quot;:false,&quot;dropping-particle&quot;:&quot;&quot;,&quot;non-dropping-particle&quot;:&quot;&quot;},{&quot;family&quot;:&quot;Oliveira&quot;,&quot;given&quot;:&quot;Neurinéia Margarida Alves&quot;,&quot;parse-names&quot;:false,&quot;dropping-particle&quot;:&quot;&quot;,&quot;non-dropping-particle&quot;:&quot;de&quot;},{&quot;family&quot;:&quot;Ribeiro&quot;,&quot;given&quot;:&quot;Cecília Cláudia Costa&quot;,&quot;parse-names&quot;:false,&quot;dropping-particle&quot;:&quot;&quot;,&quot;non-dropping-particle&quot;:&quot;&quot;},{&quot;family&quot;:&quot;Neves&quot;,&quot;given&quot;:&quot;Matheus&quot;,&quot;parse-names&quot;:false,&quot;dropping-particle&quot;:&quot;&quot;,&quot;non-dropping-particle&quot;:&quot;&quot;},{&quot;family&quot;:&quot;Thomaz&quot;,&quot;given&quot;:&quot;Erika Bárbara Abreu Fonseca&quot;,&quot;parse-names&quot;:false,&quot;dropping-particle&quot;:&quot;&quot;,&quot;non-dropping-particle&quot;:&quot;&quot;},{&quot;family&quot;:&quot;Hugo&quot;,&quot;given&quot;:&quot;Fernando Neves&quot;,&quot;parse-names&quot;:false,&quot;dropping-particle&quot;:&quot;&quot;,&quot;non-dropping-particle&quot;:&quot;&quot;},{&quot;family&quot;:&quot;Alves&quot;,&quot;given&quot;:&quot;Cláudia Maria Coelho&quot;,&quot;parse-names&quot;:false,&quot;dropping-particle&quot;:&quot;&quot;,&quot;non-dropping-particle&quot;:&quot;&quot;}],&quot;container-title&quot;:&quot;Ciencia e Saude Coletiva&quot;,&quot;DOI&quot;:&quot;10.1590/1413-81232023284.11452022&quot;,&quot;ISSN&quot;:&quot;16784561&quot;,&quot;PMID&quot;:&quot;37042890&quot;,&quot;issued&quot;:{&quot;date-parts&quot;:[[2023]]},&quot;page&quot;:&quot;1087-1100&quot;,&quot;abstract&quot;:&quot;The scope of this study was to ana-lyze the factors associated with the use of dental services in Brazil. The review strategy included PubMed, SciELO, LILACS, BBO, EMBASE, Scopus, WOS and Google Scholar databases, in addition to repositories and databases of disser-tations and theses. Studies were selected using the PEO (Population/Exposure/Outcomes) strategy. The outcome of this study was the use of dental services in the last year by the Brazilian popu-lation, treated as dichotomous variables for the following analyses: ≤ 1 year and &gt; 1 year. Man-tel-Haenszel random effect meta-analysis was performed, estimating Prevalence Ratios (PR) and 95% confidence intervals (95%CI). A total of 94 studies were selected. The majority (98%) had a cross-sectional design, with 63% derived from primary data. For the meta-analysis, 25 studies were included. The use of oral health services in the last year was associated with higher educa-tion (≥ 8 years of schooling) (PR = 0.49, (95%CI: 0.39-0.60)); higher family income (≥ 2 minimum wages) (RP = 0.79, (95%CI: 0.74-0.84)); and living in urban areas (RP = 0.79, (95%CI: 0.64-0.97)). The availability of dental services in the Unified Health System needs to be made readily accessible to people with lower income, less edu-cation and those living in rural areas.&quot;,&quot;publisher&quot;:&quot;Associacao Brasileira de Pos - Graduacao em Saude Coletiva&quot;,&quot;issue&quot;:&quot;4&quot;,&quot;volume&quot;:&quot;28&quot;,&quot;container-title-short&quot;:&quot;&quot;},&quot;isTemporary&quot;:false},{&quot;id&quot;:&quot;2b6dd72f-4b21-384c-9937-502594b9c335&quot;,&quot;itemData&quot;:{&quot;type&quot;:&quot;article-journal&quot;,&quot;id&quot;:&quot;2b6dd72f-4b21-384c-9937-502594b9c335&quot;,&quot;title&quot;:&quot;Does the implementation of a national oral health policy reduce inequalities in oral health services utilization? The Brazilian experience&quot;,&quot;author&quot;:[{&quot;family&quot;:&quot;Galvão&quot;,&quot;given&quot;:&quot;Maria Helena Rodrigues&quot;,&quot;parse-names&quot;:false,&quot;dropping-particle&quot;:&quot;&quot;,&quot;non-dropping-particle&quot;:&quot;&quot;},{&quot;family&quot;:&quot;Roncalli&quot;,&quot;given&quot;:&quot;Angelo Giuseppe&quot;,&quot;parse-names&quot;:false,&quot;dropping-particle&quot;:&quot;&quot;,&quot;non-dropping-particle&quot;:&quot;&quot;}],&quot;container-title&quot;:&quot;BMC Public Health&quot;,&quot;container-title-short&quot;:&quot;BMC Public Health&quot;,&quot;DOI&quot;:&quot;10.1186/s12889-021-10586-2&quot;,&quot;ISSN&quot;:&quot;14712458&quot;,&quot;PMID&quot;:&quot;33740941&quot;,&quot;issued&quot;:{&quot;date-parts&quot;:[[2021,12,1]]},&quot;abstract&quot;:&quot;Background: This study aimed to assess the trend in income-related inequalities in oral health services utilization by the Brazilian population from 1998 to 2013. This period represents a timeline that includes different stages of implementation of the National Oral Health Policy. Methods: The design was based on repeated cross-sectional surveys using secondary data from household-based studies carried out in Brazil in 1998, 2003, 2008, and 2013. The dependent variable was “having access to a dentist appointment at least once in a lifetime (yes/no).” Monthly household per capita income, based on Brazil’s minimum wage, was included as the main independent variable. To measure the inequalities in oral health access related to economic position, the following complex indexes based on regression were used: (a) the slope index of inequality (SII) and (b) the relative index of inequality (RII). Results: There was a reduction in the percentage of individuals who never had a dentist appointment for all age groups and income classifications. In general, there was a reduction trend in absolute inequality for all age groups (p &lt; 0.001). The relative inequality and reduction trend were different between the age groups studied. Conclusions: The National Oral Health Policy was very important for expanding free of charge, public access to dental appointment. However, despite policy implementation, there continues to be high levels of inequality in access to dental consultation. Assessing which strategies are necessary to overcome this challenge is discussed.&quot;,&quot;publisher&quot;:&quot;BioMed Central Ltd&quot;,&quot;issue&quot;:&quot;1&quot;,&quot;volume&quot;:&quot;21&quot;},&quot;isTemporary&quot;:false}]},{&quot;citationID&quot;:&quot;MENDELEY_CITATION_ec27e032-0e5a-4318-969d-c93476c851a2&quot;,&quot;properties&quot;:{&quot;noteIndex&quot;:0},&quot;isEdited&quot;:false,&quot;manualOverride&quot;:{&quot;isManuallyOverridden&quot;:false,&quot;citeprocText&quot;:&quot;(IBGE, 2022)&quot;,&quot;manualOverrideText&quot;:&quot;&quot;},&quot;citationTag&quot;:&quot;MENDELEY_CITATION_v3_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&quot;,&quot;citationItems&quot;:[{&quot;id&quot;:&quot;ed03eb8b-59ff-3784-8eff-6a55a02a1a9f&quot;,&quot;itemData&quot;:{&quot;type&quot;:&quot;webpage&quot;,&quot;id&quot;:&quot;ed03eb8b-59ff-3784-8eff-6a55a02a1a9f&quot;,&quot;title&quot;:&quot;Sudeste concentra mais de um terço das áreas urbanizadas do país&quot;,&quot;author&quot;:[{&quot;family&quot;:&quot;IBGE&quot;,&quot;given&quot;:&quot;&quot;,&quot;parse-names&quot;:false,&quot;dropping-particle&quot;:&quot;&quot;,&quot;non-dropping-particle&quot;:&quot;&quot;}],&quot;container-title&quot;:&quot;Agência IBGE Notícias&quot;,&quot;issued&quot;:{&quot;date-parts&quot;:[[2022]]},&quot;container-title-short&quot;:&quot;&quot;},&quot;isTemporary&quot;:false}]},{&quot;citationID&quot;:&quot;MENDELEY_CITATION_b57fdfd3-d557-4bb2-80b6-63cdc2683f93&quot;,&quot;properties&quot;:{&quot;noteIndex&quot;:0},&quot;isEdited&quot;:false,&quot;manualOverride&quot;:{&quot;isManuallyOverridden&quot;:false,&quot;citeprocText&quot;:&quot;(Bleicher &amp;#38; Cangussu, 2024; Cascaes et al., 2018)&quot;,&quot;manualOverrideText&quot;:&quot;&quot;},&quot;citationTag&quot;:&quot;MENDELEY_CITATION_v3_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&quot;,&quot;citationItems&quot;:[{&quot;id&quot;:&quot;21111c3f-a2b8-30c8-8fcf-4635fcf229da&quot;,&quot;itemData&quot;:{&quot;type&quot;:&quot;article-journal&quot;,&quot;id&quot;:&quot;21111c3f-a2b8-30c8-8fcf-4635fcf229da&quot;,&quot;title&quot;:&quot;Tendências da força de trabalho de cirurgiões-dentistas no Brasil, no período de 2007 a 2014: estudo de séries temporais com dados do Cadastro Nacional de Estabelecimentos de Saúde&quot;,&quot;author&quot;:[{&quot;family&quot;:&quot;Cascaes&quot;,&quot;given&quot;:&quot;Andreia Morales&quot;,&quot;parse-names&quot;:false,&quot;dropping-particle&quot;:&quot;&quot;,&quot;non-dropping-particle&quot;:&quot;&quot;},{&quot;family&quot;:&quot;Dotto&quot;,&quot;given&quot;:&quot;Lara&quot;,&quot;parse-names&quot;:false,&quot;dropping-particle&quot;:&quot;&quot;,&quot;non-dropping-particle&quot;:&quot;&quot;},{&quot;family&quot;:&quot;Bomfim&quot;,&quot;given&quot;:&quot;Rafael Aiello&quot;,&quot;parse-names&quot;:false,&quot;dropping-particle&quot;:&quot;&quot;,&quot;non-dropping-particle&quot;:&quot;&quot;}],&quot;container-title&quot;:&quot;Epidemiologia e serviços de saude&quot;,&quot;DOI&quot;:&quot;10.5123/S1679-49742018000100015&quot;,&quot;ISBN&quot;:&quot;1679497420180&quot;,&quot;ISSN&quot;:&quot;22379622&quot;,&quot;PMID&quot;:&quot;29513857&quot;,&quot;issued&quot;:{&quot;date-parts&quot;:[[2018]]},&quot;page&quot;:&quot;1 - 10&quot;,&quot;issue&quot;:&quot;1&quot;,&quot;volume&quot;:&quot;27&quot;,&quot;container-title-short&quot;:&quot;&quot;},&quot;isTemporary&quot;:false},{&quot;id&quot;:&quot;fc97dd3e-5960-352b-9210-c5efefbbc761&quot;,&quot;itemData&quot;:{&quot;type&quot;:&quot;article-journal&quot;,&quot;id&quot;:&quot;fc97dd3e-5960-352b-9210-c5efefbbc761&quot;,&quot;title&quot;:&quot;The evolution of inequalities in the distribution of dentists in Brazil&quot;,&quot;author&quot;:[{&quot;family&quot;:&quot;Bleicher&quot;,&quot;given&quot;:&quot;Lana&quot;,&quot;parse-names&quot;:false,&quot;dropping-particle&quot;:&quot;&quot;,&quot;non-dropping-particle&quot;:&quot;&quot;},{&quot;family&quot;:&quot;Cangussu&quot;,&quot;given&quot;:&quot;Maria Cristina Teixeira&quot;,&quot;parse-names&quot;:false,&quot;dropping-particle&quot;:&quot;&quot;,&quot;non-dropping-particle&quot;:&quot;&quot;}],&quot;container-title&quot;:&quot;Ciencia e Saude Coletiva&quot;,&quot;DOI&quot;:&quot;10.1590/1413-81232024291.15942022&quot;,&quot;ISSN&quot;:&quot;16784561&quot;,&quot;PMID&quot;:&quot;38198328&quot;,&quot;issued&quot;:{&quot;date-parts&quot;:[[2024]]},&quot;abstract&quot;:&quot;The scope of this article is to analyze the evolution of the distribution of dentists and undergraduate courses in Dentistry in Brazil between 1960 and 2022, based on institutional data and its correlation with economic and demographic data. The proportions between number of dentists and population were calculated for the federative units in different periods, and the Herfindahl-Hirschman Index (HHI) was used. to determine the concentration of dentists, population and undergraduate courses in Dentistry. The Pearson test was used, with a significance level of 95%, to test the correlation between variables. In the period from 1960 to 2022, the ratio of dentists per 10,000 inhabitants increased from 3.3 to 16.9. Moreover in 2022, the federative units with the highest average household income per capita were closely correlated with the highest concentration of dentists (R2= 0.90; p &lt; 0.00). However, from 1975 to 2022, the concentration of dentists mea-sured by the HHI dropped from 45.1 to 33.4. The decrease in the geographic concentration of Dentistry courses was even more pronounced, with the HHI rising from 39.3 in 1991, to 25.6 in 2022.&quot;,&quot;publisher&quot;:&quot;Associacao Brasileira de Pos - Graduacao em Saude Coletiva&quot;,&quot;issue&quot;:&quot;1&quot;,&quot;volume&quot;:&quot;29&quot;,&quot;container-title-short&quot;:&quot;&quot;},&quot;isTemporary&quot;:false}]},{&quot;citationID&quot;:&quot;MENDELEY_CITATION_451931f0-9dbe-42e2-80ab-8411f4d6077a&quot;,&quot;properties&quot;:{&quot;noteIndex&quot;:0},&quot;isEdited&quot;:false,&quot;manualOverride&quot;:{&quot;isManuallyOverridden&quot;:false,&quot;citeprocText&quot;:&quot;(Maia &amp;#38; Dal Poz, 2020)&quot;,&quot;manualOverrideText&quot;:&quot;&quot;},&quot;citationTag&quot;:&quot;MENDELEY_CITATION_v3_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&quot;,&quot;citationItems&quot;:[{&quot;id&quot;:&quot;386df70b-53f2-35c6-9ec4-4ae4ea463427&quot;,&quot;itemData&quot;:{&quot;type&quot;:&quot;article-journal&quot;,&quot;id&quot;:&quot;386df70b-53f2-35c6-9ec4-4ae4ea463427&quot;,&quot;title&quot;:&quot;Characteristics and trends in the expansion of private dental schools in Brazil&quot;,&quot;author&quot;:[{&quot;family&quot;:&quot;Maia&quot;,&quot;given&quot;:&quot;Leila S.&quot;,&quot;parse-names&quot;:false,&quot;dropping-particle&quot;:&quot;&quot;,&quot;non-dropping-particle&quot;:&quot;&quot;},{&quot;family&quot;:&quot;Dal Poz&quot;,&quot;given&quot;:&quot;Mario R.&quot;,&quot;parse-names&quot;:false,&quot;dropping-particle&quot;:&quot;&quot;,&quot;non-dropping-particle&quot;:&quot;&quot;}],&quot;container-title&quot;:&quot;International Dental Journal&quot;,&quot;container-title-short&quot;:&quot;Int Dent J&quot;,&quot;DOI&quot;:&quot;10.1111/idj.12589&quot;,&quot;ISSN&quot;:&quot;1875595X&quot;,&quot;PMID&quot;:&quot;32737890&quot;,&quot;issued&quot;:{&quot;date-parts&quot;:[[2020,12,1]]},&quot;page&quot;:&quot;435-443&quot;,&quot;abstract&quot;:&quot;Objective: This article describes and analyses the characteristics of the expansion of private dental education in Brazil from 1996 to December 2018 and its relationships with public policies and the country’s labour and education market in dentistry. Method: The study used an exploratory and descriptive quantitative approach involving standardised data-collection techniques from open-access secondary databases. Result: From 1996 to 2018 there was an overall increase of 315% in dental schools (582% in the private sector and 49% in the public sector). Brazil had 374 dental schools in December 2018, 307 of which were private and 67 of which were public. The 374 schools offered 47,192 admission places, 89% of which were private. In five states, dental education is 100% private, while in another 19 states the private supply exceeds 70% of the total. In the other three states this offer is between 40% and 67%. From 1996 to 2016, the private sector’s share of dental school graduates was 66%. Women represented 73% of Brazilian dental-school graduates in 2016. Conclusion: Privatisation of dental education in Brazil raises challenges for the development of policies, planning, organisation of care, and structuring of the training process for dentists, as well as the dynamics of the labour market in the health system.&quot;,&quot;publisher&quot;:&quot;Blackwell Publishing Ltd&quot;,&quot;issue&quot;:&quot;6&quot;,&quot;volume&quot;:&quot;70&quot;},&quot;isTemporary&quot;:false}]},{&quot;citationID&quot;:&quot;MENDELEY_CITATION_492e45c6-5ada-4a71-9895-ca7934458a70&quot;,&quot;properties&quot;:{&quot;noteIndex&quot;:0},&quot;isEdited&quot;:false,&quot;manualOverride&quot;:{&quot;isManuallyOverridden&quot;:false,&quot;citeprocText&quot;:&quot;(Chaves et al., 2017; Galvão &amp;#38; Roncalli, 2021; Teixeira et al., 2023)&quot;,&quot;manualOverrideText&quot;:&quot;&quot;},&quot;citationTag&quot;:&quot;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&quot;,&quot;citationItems&quot;:[{&quot;id&quot;:&quot;c1ed0e58-1a92-34b3-a606-93a46ec3ae59&quot;,&quot;itemData&quot;:{&quot;type&quot;:&quot;article-journal&quot;,&quot;id&quot;:&quot;c1ed0e58-1a92-34b3-a606-93a46ec3ae59&quot;,&quot;title&quot;:&quot;The use of dental services in the past year in the brazilian population: a systematic review with meta-analysis&quot;,&quot;author&quot;:[{&quot;family&quot;:&quot;Teixeira&quot;,&quot;given&quot;:&quot;Cinthia Nara Gadelha&quot;,&quot;parse-names&quot;:false,&quot;dropping-particle&quot;:&quot;&quot;,&quot;non-dropping-particle&quot;:&quot;&quot;},{&quot;family&quot;:&quot;Pereira&quot;,&quot;given&quot;:&quot;Sângela Maria da Silva&quot;,&quot;parse-names&quot;:false,&quot;dropping-particle&quot;:&quot;&quot;,&quot;non-dropping-particle&quot;:&quot;&quot;},{&quot;family&quot;:&quot;Hilgert&quot;,&quot;given&quot;:&quot;Juliana Balbinot&quot;,&quot;parse-names&quot;:false,&quot;dropping-particle&quot;:&quot;&quot;,&quot;non-dropping-particle&quot;:&quot;&quot;},{&quot;family&quot;:&quot;Oliveira&quot;,&quot;given&quot;:&quot;Neurinéia Margarida Alves&quot;,&quot;parse-names&quot;:false,&quot;dropping-particle&quot;:&quot;&quot;,&quot;non-dropping-particle&quot;:&quot;de&quot;},{&quot;family&quot;:&quot;Ribeiro&quot;,&quot;given&quot;:&quot;Cecília Cláudia Costa&quot;,&quot;parse-names&quot;:false,&quot;dropping-particle&quot;:&quot;&quot;,&quot;non-dropping-particle&quot;:&quot;&quot;},{&quot;family&quot;:&quot;Neves&quot;,&quot;given&quot;:&quot;Matheus&quot;,&quot;parse-names&quot;:false,&quot;dropping-particle&quot;:&quot;&quot;,&quot;non-dropping-particle&quot;:&quot;&quot;},{&quot;family&quot;:&quot;Thomaz&quot;,&quot;given&quot;:&quot;Erika Bárbara Abreu Fonseca&quot;,&quot;parse-names&quot;:false,&quot;dropping-particle&quot;:&quot;&quot;,&quot;non-dropping-particle&quot;:&quot;&quot;},{&quot;family&quot;:&quot;Hugo&quot;,&quot;given&quot;:&quot;Fernando Neves&quot;,&quot;parse-names&quot;:false,&quot;dropping-particle&quot;:&quot;&quot;,&quot;non-dropping-particle&quot;:&quot;&quot;},{&quot;family&quot;:&quot;Alves&quot;,&quot;given&quot;:&quot;Cláudia Maria Coelho&quot;,&quot;parse-names&quot;:false,&quot;dropping-particle&quot;:&quot;&quot;,&quot;non-dropping-particle&quot;:&quot;&quot;}],&quot;container-title&quot;:&quot;Ciencia e Saude Coletiva&quot;,&quot;DOI&quot;:&quot;10.1590/1413-81232023284.11452022&quot;,&quot;ISSN&quot;:&quot;16784561&quot;,&quot;PMID&quot;:&quot;37042890&quot;,&quot;issued&quot;:{&quot;date-parts&quot;:[[2023]]},&quot;page&quot;:&quot;1087-1100&quot;,&quot;abstract&quot;:&quot;The scope of this study was to ana-lyze the factors associated with the use of dental services in Brazil. The review strategy included PubMed, SciELO, LILACS, BBO, EMBASE, Scopus, WOS and Google Scholar databases, in addition to repositories and databases of disser-tations and theses. Studies were selected using the PEO (Population/Exposure/Outcomes) strategy. The outcome of this study was the use of dental services in the last year by the Brazilian popu-lation, treated as dichotomous variables for the following analyses: ≤ 1 year and &gt; 1 year. Man-tel-Haenszel random effect meta-analysis was performed, estimating Prevalence Ratios (PR) and 95% confidence intervals (95%CI). A total of 94 studies were selected. The majority (98%) had a cross-sectional design, with 63% derived from primary data. For the meta-analysis, 25 studies were included. The use of oral health services in the last year was associated with higher educa-tion (≥ 8 years of schooling) (PR = 0.49, (95%CI: 0.39-0.60)); higher family income (≥ 2 minimum wages) (RP = 0.79, (95%CI: 0.74-0.84)); and living in urban areas (RP = 0.79, (95%CI: 0.64-0.97)). The availability of dental services in the Unified Health System needs to be made readily accessible to people with lower income, less edu-cation and those living in rural areas.&quot;,&quot;publisher&quot;:&quot;Associacao Brasileira de Pos - Graduacao em Saude Coletiva&quot;,&quot;issue&quot;:&quot;4&quot;,&quot;volume&quot;:&quot;28&quot;,&quot;container-title-short&quot;:&quot;&quot;},&quot;isTemporary&quot;:false},{&quot;id&quot;:&quot;2b6dd72f-4b21-384c-9937-502594b9c335&quot;,&quot;itemData&quot;:{&quot;type&quot;:&quot;article-journal&quot;,&quot;id&quot;:&quot;2b6dd72f-4b21-384c-9937-502594b9c335&quot;,&quot;title&quot;:&quot;Does the implementation of a national oral health policy reduce inequalities in oral health services utilization? The Brazilian experience&quot;,&quot;author&quot;:[{&quot;family&quot;:&quot;Galvão&quot;,&quot;given&quot;:&quot;Maria Helena Rodrigues&quot;,&quot;parse-names&quot;:false,&quot;dropping-particle&quot;:&quot;&quot;,&quot;non-dropping-particle&quot;:&quot;&quot;},{&quot;family&quot;:&quot;Roncalli&quot;,&quot;given&quot;:&quot;Angelo Giuseppe&quot;,&quot;parse-names&quot;:false,&quot;dropping-particle&quot;:&quot;&quot;,&quot;non-dropping-particle&quot;:&quot;&quot;}],&quot;container-title&quot;:&quot;BMC Public Health&quot;,&quot;container-title-short&quot;:&quot;BMC Public Health&quot;,&quot;DOI&quot;:&quot;10.1186/s12889-021-10586-2&quot;,&quot;ISSN&quot;:&quot;14712458&quot;,&quot;PMID&quot;:&quot;33740941&quot;,&quot;issued&quot;:{&quot;date-parts&quot;:[[2021,12,1]]},&quot;abstract&quot;:&quot;Background: This study aimed to assess the trend in income-related inequalities in oral health services utilization by the Brazilian population from 1998 to 2013. This period represents a timeline that includes different stages of implementation of the National Oral Health Policy. Methods: The design was based on repeated cross-sectional surveys using secondary data from household-based studies carried out in Brazil in 1998, 2003, 2008, and 2013. The dependent variable was “having access to a dentist appointment at least once in a lifetime (yes/no).” Monthly household per capita income, based on Brazil’s minimum wage, was included as the main independent variable. To measure the inequalities in oral health access related to economic position, the following complex indexes based on regression were used: (a) the slope index of inequality (SII) and (b) the relative index of inequality (RII). Results: There was a reduction in the percentage of individuals who never had a dentist appointment for all age groups and income classifications. In general, there was a reduction trend in absolute inequality for all age groups (p &lt; 0.001). The relative inequality and reduction trend were different between the age groups studied. Conclusions: The National Oral Health Policy was very important for expanding free of charge, public access to dental appointment. However, despite policy implementation, there continues to be high levels of inequality in access to dental consultation. Assessing which strategies are necessary to overcome this challenge is discussed.&quot;,&quot;publisher&quot;:&quot;BioMed Central Ltd&quot;,&quot;issue&quot;:&quot;1&quot;,&quot;volume&quot;:&quot;21&quot;},&quot;isTemporary&quot;:false},{&quot;id&quot;:&quot;1ef93fe2-e9e0-336d-9220-6e7886c9a747&quot;,&quot;itemData&quot;:{&quot;type&quot;:&quot;article-journal&quot;,&quot;id&quot;:&quot;1ef93fe2-e9e0-336d-9220-6e7886c9a747&quot;,&quot;title&quot;:&quot;Política de saúde bucal no Brasil 2003-2014: Cenário, propostas, ações e resultados&quot;,&quot;author&quot;:[{&quot;family&quot;:&quot;Chaves&quot;,&quot;given&quot;:&quot;Sônia Cristina Lima&quot;,&quot;parse-names&quot;:false,&quot;dropping-particle&quot;:&quot;&quot;,&quot;non-dropping-particle&quot;:&quot;&quot;},{&quot;family&quot;:&quot;Almeida&quot;,&quot;given&quot;:&quot;Ana Maria Freire de Lima&quot;,&quot;parse-names&quot;:false,&quot;dropping-particle&quot;:&quot;&quot;,&quot;non-dropping-particle&quot;:&quot;&quot;},{&quot;family&quot;:&quot;Rossi&quot;,&quot;given&quot;:&quot;Thaís Regis Aranha&quot;,&quot;parse-names&quot;:false,&quot;dropping-particle&quot;:&quot;&quot;,&quot;non-dropping-particle&quot;:&quot;&quot;},{&quot;family&quot;:&quot;Santana&quot;,&quot;given&quot;:&quot;Sisse Figueiredo&quot;,&quot;parse-names&quot;:false,&quot;dropping-particle&quot;:&quot;&quot;,&quot;non-dropping-particle&quot;:&quot;De&quot;},{&quot;family&quot;:&quot;Barros&quot;,&quot;given&quot;:&quot;Sandra Garrido&quot;,&quot;parse-names&quot;:false,&quot;dropping-particle&quot;:&quot;&quot;,&quot;non-dropping-particle&quot;:&quot;De&quot;},{&quot;family&quot;:&quot;Santos&quot;,&quot;given&quot;:&quot;Carla Maria Lima&quot;,&quot;parse-names&quot;:false,&quot;dropping-particle&quot;:&quot;&quot;,&quot;non-dropping-particle&quot;:&quot;&quot;}],&quot;container-title&quot;:&quot;Ciencia e Saude Coletiva&quot;,&quot;DOI&quot;:&quot;10.1590/1413-81232017226.18782015&quot;,&quot;ISSN&quot;:&quot;16784561&quot;,&quot;PMID&quot;:&quot;28614500&quot;,&quot;issued&quot;:{&quot;date-parts&quot;:[[2017,6,1]]},&quot;page&quot;:&quot;1791-1803&quot;,&quot;abstract&quot;:&quot;This study examined the implementation of Brazil’s National Oral Health Policy by the three governments during the period 2003 to 2014. It provides a general overview of oral health care scenarios and examines institutional proposals and actions developed by the executive branch based on the components of the health care system. A documental analysis was conducted using documents produced by key government agencies. The findings show that there was an increase in the provision and coverage of public dental services between 2003 and 2006 and that rates were maintained to a certain degree in subsequent periods (2007 to 2010 and 2011 to 2014). There was an expansion in government funding, human resources and infrastructure. The amount of funds transferred to state and local governments increased from 83.4 million in 2003 to 916 million in 2014, equivalent to a 10.9 fold increase. However, the use of public dental services remained stable, with only a slight increase from 29.7% in 2003 to 30.7% in 2008, while private service utilization increased from 64.4% in 2003 to 74.3% in 2013. The care model component was given lowest priority by the three governments. This shortcoming influences policy effectiveness and requires the adoption of future measures by healthcare managers and officials to correct the situation.&quot;,&quot;publisher&quot;:&quot;Associacao Brasileira de Pos - Graduacao em Saude Coletiva&quot;,&quot;issue&quot;:&quot;6&quot;,&quot;volume&quot;:&quot;22&quot;,&quot;container-title-short&quot;:&quot;&quot;},&quot;isTemporary&quot;:false}]},{&quot;citationID&quot;:&quot;MENDELEY_CITATION_056a0ff6-3c63-438f-8b71-0109d30142ba&quot;,&quot;properties&quot;:{&quot;noteIndex&quot;:0},&quot;isEdited&quot;:false,&quot;manualOverride&quot;:{&quot;isManuallyOverridden&quot;:false,&quot;citeprocText&quot;:&quot;(Galvão &amp;#38; Roncalli, 2021; Teixeira et al., 2023)&quot;,&quot;manualOverrideText&quot;:&quot;&quot;},&quot;citationTag&quot;:&quot;MENDELEY_CITATION_v3_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&quot;,&quot;citationItems&quot;:[{&quot;id&quot;:&quot;c1ed0e58-1a92-34b3-a606-93a46ec3ae59&quot;,&quot;itemData&quot;:{&quot;type&quot;:&quot;article-journal&quot;,&quot;id&quot;:&quot;c1ed0e58-1a92-34b3-a606-93a46ec3ae59&quot;,&quot;title&quot;:&quot;The use of dental services in the past year in the brazilian population: a systematic review with meta-analysis&quot;,&quot;author&quot;:[{&quot;family&quot;:&quot;Teixeira&quot;,&quot;given&quot;:&quot;Cinthia Nara Gadelha&quot;,&quot;parse-names&quot;:false,&quot;dropping-particle&quot;:&quot;&quot;,&quot;non-dropping-particle&quot;:&quot;&quot;},{&quot;family&quot;:&quot;Pereira&quot;,&quot;given&quot;:&quot;Sângela Maria da Silva&quot;,&quot;parse-names&quot;:false,&quot;dropping-particle&quot;:&quot;&quot;,&quot;non-dropping-particle&quot;:&quot;&quot;},{&quot;family&quot;:&quot;Hilgert&quot;,&quot;given&quot;:&quot;Juliana Balbinot&quot;,&quot;parse-names&quot;:false,&quot;dropping-particle&quot;:&quot;&quot;,&quot;non-dropping-particle&quot;:&quot;&quot;},{&quot;family&quot;:&quot;Oliveira&quot;,&quot;given&quot;:&quot;Neurinéia Margarida Alves&quot;,&quot;parse-names&quot;:false,&quot;dropping-particle&quot;:&quot;&quot;,&quot;non-dropping-particle&quot;:&quot;de&quot;},{&quot;family&quot;:&quot;Ribeiro&quot;,&quot;given&quot;:&quot;Cecília Cláudia Costa&quot;,&quot;parse-names&quot;:false,&quot;dropping-particle&quot;:&quot;&quot;,&quot;non-dropping-particle&quot;:&quot;&quot;},{&quot;family&quot;:&quot;Neves&quot;,&quot;given&quot;:&quot;Matheus&quot;,&quot;parse-names&quot;:false,&quot;dropping-particle&quot;:&quot;&quot;,&quot;non-dropping-particle&quot;:&quot;&quot;},{&quot;family&quot;:&quot;Thomaz&quot;,&quot;given&quot;:&quot;Erika Bárbara Abreu Fonseca&quot;,&quot;parse-names&quot;:false,&quot;dropping-particle&quot;:&quot;&quot;,&quot;non-dropping-particle&quot;:&quot;&quot;},{&quot;family&quot;:&quot;Hugo&quot;,&quot;given&quot;:&quot;Fernando Neves&quot;,&quot;parse-names&quot;:false,&quot;dropping-particle&quot;:&quot;&quot;,&quot;non-dropping-particle&quot;:&quot;&quot;},{&quot;family&quot;:&quot;Alves&quot;,&quot;given&quot;:&quot;Cláudia Maria Coelho&quot;,&quot;parse-names&quot;:false,&quot;dropping-particle&quot;:&quot;&quot;,&quot;non-dropping-particle&quot;:&quot;&quot;}],&quot;container-title&quot;:&quot;Ciencia e Saude Coletiva&quot;,&quot;DOI&quot;:&quot;10.1590/1413-81232023284.11452022&quot;,&quot;ISSN&quot;:&quot;16784561&quot;,&quot;PMID&quot;:&quot;37042890&quot;,&quot;issued&quot;:{&quot;date-parts&quot;:[[2023]]},&quot;page&quot;:&quot;1087-1100&quot;,&quot;abstract&quot;:&quot;The scope of this study was to ana-lyze the factors associated with the use of dental services in Brazil. The review strategy included PubMed, SciELO, LILACS, BBO, EMBASE, Scopus, WOS and Google Scholar databases, in addition to repositories and databases of disser-tations and theses. Studies were selected using the PEO (Population/Exposure/Outcomes) strategy. The outcome of this study was the use of dental services in the last year by the Brazilian popu-lation, treated as dichotomous variables for the following analyses: ≤ 1 year and &gt; 1 year. Man-tel-Haenszel random effect meta-analysis was performed, estimating Prevalence Ratios (PR) and 95% confidence intervals (95%CI). A total of 94 studies were selected. The majority (98%) had a cross-sectional design, with 63% derived from primary data. For the meta-analysis, 25 studies were included. The use of oral health services in the last year was associated with higher educa-tion (≥ 8 years of schooling) (PR = 0.49, (95%CI: 0.39-0.60)); higher family income (≥ 2 minimum wages) (RP = 0.79, (95%CI: 0.74-0.84)); and living in urban areas (RP = 0.79, (95%CI: 0.64-0.97)). The availability of dental services in the Unified Health System needs to be made readily accessible to people with lower income, less edu-cation and those living in rural areas.&quot;,&quot;publisher&quot;:&quot;Associacao Brasileira de Pos - Graduacao em Saude Coletiva&quot;,&quot;issue&quot;:&quot;4&quot;,&quot;volume&quot;:&quot;28&quot;,&quot;container-title-short&quot;:&quot;&quot;},&quot;isTemporary&quot;:false},{&quot;id&quot;:&quot;2b6dd72f-4b21-384c-9937-502594b9c335&quot;,&quot;itemData&quot;:{&quot;type&quot;:&quot;article-journal&quot;,&quot;id&quot;:&quot;2b6dd72f-4b21-384c-9937-502594b9c335&quot;,&quot;title&quot;:&quot;Does the implementation of a national oral health policy reduce inequalities in oral health services utilization? The Brazilian experience&quot;,&quot;author&quot;:[{&quot;family&quot;:&quot;Galvão&quot;,&quot;given&quot;:&quot;Maria Helena Rodrigues&quot;,&quot;parse-names&quot;:false,&quot;dropping-particle&quot;:&quot;&quot;,&quot;non-dropping-particle&quot;:&quot;&quot;},{&quot;family&quot;:&quot;Roncalli&quot;,&quot;given&quot;:&quot;Angelo Giuseppe&quot;,&quot;parse-names&quot;:false,&quot;dropping-particle&quot;:&quot;&quot;,&quot;non-dropping-particle&quot;:&quot;&quot;}],&quot;container-title&quot;:&quot;BMC Public Health&quot;,&quot;container-title-short&quot;:&quot;BMC Public Health&quot;,&quot;DOI&quot;:&quot;10.1186/s12889-021-10586-2&quot;,&quot;ISSN&quot;:&quot;14712458&quot;,&quot;PMID&quot;:&quot;33740941&quot;,&quot;issued&quot;:{&quot;date-parts&quot;:[[2021,12,1]]},&quot;abstract&quot;:&quot;Background: This study aimed to assess the trend in income-related inequalities in oral health services utilization by the Brazilian population from 1998 to 2013. This period represents a timeline that includes different stages of implementation of the National Oral Health Policy. Methods: The design was based on repeated cross-sectional surveys using secondary data from household-based studies carried out in Brazil in 1998, 2003, 2008, and 2013. The dependent variable was “having access to a dentist appointment at least once in a lifetime (yes/no).” Monthly household per capita income, based on Brazil’s minimum wage, was included as the main independent variable. To measure the inequalities in oral health access related to economic position, the following complex indexes based on regression were used: (a) the slope index of inequality (SII) and (b) the relative index of inequality (RII). Results: There was a reduction in the percentage of individuals who never had a dentist appointment for all age groups and income classifications. In general, there was a reduction trend in absolute inequality for all age groups (p &lt; 0.001). The relative inequality and reduction trend were different between the age groups studied. Conclusions: The National Oral Health Policy was very important for expanding free of charge, public access to dental appointment. However, despite policy implementation, there continues to be high levels of inequality in access to dental consultation. Assessing which strategies are necessary to overcome this challenge is discussed.&quot;,&quot;publisher&quot;:&quot;BioMed Central Ltd&quot;,&quot;issue&quot;:&quot;1&quot;,&quot;volume&quot;:&quot;21&quot;},&quot;isTemporary&quot;:false}]},{&quot;citationID&quot;:&quot;MENDELEY_CITATION_cbe34102-71c3-4668-a1bc-6f4c441e94a2&quot;,&quot;properties&quot;:{&quot;noteIndex&quot;:0},&quot;isEdited&quot;:false,&quot;manualOverride&quot;:{&quot;isManuallyOverridden&quot;:false,&quot;citeprocText&quot;:&quot;(Bleicher &amp;#38; Cangussu, 2024)&quot;,&quot;manualOverrideText&quot;:&quot;&quot;},&quot;citationTag&quot;:&quot;MENDELEY_CITATION_v3_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&quot;,&quot;citationItems&quot;:[{&quot;id&quot;:&quot;fc97dd3e-5960-352b-9210-c5efefbbc761&quot;,&quot;itemData&quot;:{&quot;type&quot;:&quot;article-journal&quot;,&quot;id&quot;:&quot;fc97dd3e-5960-352b-9210-c5efefbbc761&quot;,&quot;title&quot;:&quot;The evolution of inequalities in the distribution of dentists in Brazil&quot;,&quot;author&quot;:[{&quot;family&quot;:&quot;Bleicher&quot;,&quot;given&quot;:&quot;Lana&quot;,&quot;parse-names&quot;:false,&quot;dropping-particle&quot;:&quot;&quot;,&quot;non-dropping-particle&quot;:&quot;&quot;},{&quot;family&quot;:&quot;Cangussu&quot;,&quot;given&quot;:&quot;Maria Cristina Teixeira&quot;,&quot;parse-names&quot;:false,&quot;dropping-particle&quot;:&quot;&quot;,&quot;non-dropping-particle&quot;:&quot;&quot;}],&quot;container-title&quot;:&quot;Ciencia e Saude Coletiva&quot;,&quot;DOI&quot;:&quot;10.1590/1413-81232024291.15942022&quot;,&quot;ISSN&quot;:&quot;16784561&quot;,&quot;PMID&quot;:&quot;38198328&quot;,&quot;issued&quot;:{&quot;date-parts&quot;:[[2024]]},&quot;abstract&quot;:&quot;The scope of this article is to analyze the evolution of the distribution of dentists and undergraduate courses in Dentistry in Brazil between 1960 and 2022, based on institutional data and its correlation with economic and demographic data. The proportions between number of dentists and population were calculated for the federative units in different periods, and the Herfindahl-Hirschman Index (HHI) was used. to determine the concentration of dentists, population and undergraduate courses in Dentistry. The Pearson test was used, with a significance level of 95%, to test the correlation between variables. In the period from 1960 to 2022, the ratio of dentists per 10,000 inhabitants increased from 3.3 to 16.9. Moreover in 2022, the federative units with the highest average household income per capita were closely correlated with the highest concentration of dentists (R2= 0.90; p &lt; 0.00). However, from 1975 to 2022, the concentration of dentists mea-sured by the HHI dropped from 45.1 to 33.4. The decrease in the geographic concentration of Dentistry courses was even more pronounced, with the HHI rising from 39.3 in 1991, to 25.6 in 2022.&quot;,&quot;publisher&quot;:&quot;Associacao Brasileira de Pos - Graduacao em Saude Coletiva&quot;,&quot;issue&quot;:&quot;1&quot;,&quot;volume&quot;:&quot;29&quot;,&quot;container-title-short&quot;:&quot;&quot;},&quot;isTemporary&quot;:false}]},{&quot;citationID&quot;:&quot;MENDELEY_CITATION_50e94be2-9f1e-4407-ae84-70c43b2d8e5d&quot;,&quot;properties&quot;:{&quot;noteIndex&quot;:0},&quot;isEdited&quot;:false,&quot;manualOverride&quot;:{&quot;isManuallyOverridden&quot;:true,&quot;citeprocText&quot;:&quot;(Bleicher &amp;#38; Cangussu, 2024; Maia &amp;#38; Dal Poz, 2020; L. P. de S. Santos et al., 2023)&quot;,&quot;manualOverrideText&quot;:&quot;(Bleicher &amp; Cangussu, 2024; Maia &amp; Dal Poz, 2020; Santos et al., 2023)&quot;},&quot;citationTag&quot;:&quot;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&quot;,&quot;citationItems&quot;:[{&quot;id&quot;:&quot;16c07066-6a01-3805-b267-91f59a19b5b0&quot;,&quot;itemData&quot;:{&quot;type&quot;:&quot;article-journal&quot;,&quot;id&quot;:&quot;16c07066-6a01-3805-b267-91f59a19b5b0&quot;,&quot;title&quot;:&quot;Política de Saúde Bucal no Brasil: transformações e rupturas entre 2018-2021&quot;,&quot;author&quot;:[{&quot;family&quot;:&quot;Santos&quot;,&quot;given&quot;:&quot;Lília Paula de Souza&quot;,&quot;parse-names&quot;:false,&quot;dropping-particle&quot;:&quot;&quot;,&quot;non-dropping-particle&quot;:&quot;&quot;},{&quot;family&quot;:&quot;Lima&quot;,&quot;given&quot;:&quot;Ana Maria Freire de Souza&quot;,&quot;parse-names&quot;:false,&quot;dropping-particle&quot;:&quot;&quot;,&quot;non-dropping-particle&quot;:&quot;&quot;},{&quot;family&quot;:&quot;Chaves&quot;,&quot;given&quot;:&quot;Sônia Cristina Lima&quot;,&quot;parse-names&quot;:false,&quot;dropping-particle&quot;:&quot;&quot;,&quot;non-dropping-particle&quot;:&quot;&quot;},{&quot;family&quot;:&quot;Vilela&quot;,&quot;given&quot;:&quot;Débora Maria Oliveira Cruz&quot;,&quot;parse-names&quot;:false,&quot;dropping-particle&quot;:&quot;&quot;,&quot;non-dropping-particle&quot;:&quot;&quot;},{&quot;family&quot;:&quot;Valente&quot;,&quot;given&quot;:&quot;Ana Paula Portugal Chagas&quot;,&quot;parse-names&quot;:false,&quot;dropping-particle&quot;:&quot;&quot;,&quot;non-dropping-particle&quot;:&quot;&quot;},{&quot;family&quot;:&quot;Rossi&quot;,&quot;given&quot;:&quot;Thaís Regis Aranha&quot;,&quot;parse-names&quot;:false,&quot;dropping-particle&quot;:&quot;&quot;,&quot;non-dropping-particle&quot;:&quot;&quot;}],&quot;container-title&quot;:&quot;Ciência &amp; Saúde Coletiva&quot;,&quot;container-title-short&quot;:&quot;Cien Saude Colet&quot;,&quot;DOI&quot;:&quot;10.1590/1413-81232023285.14002022&quot;,&quot;ISSN&quot;:&quot;1413-8123&quot;,&quot;issued&quot;:{&quot;date-parts&quot;:[[2023,5]]},&quot;page&quot;:&quot;1575-1587&quot;,&quot;abstract&quot;:&quot;Resumo Analisou-se a implementação da Política de Saúde Bucal no Brasil no período 2018-2021, através das ações institucionais, implantação dos serviços, resultados alcançados e financiamento federal. Estudo de monitoramento, a partir da análise documental e de dados secundários, obtidos em sites institucionais, sistemas de informações governamentais e notícias publicadas por entidades odontológicas. Todos os indicadores de resultados monitorados apresentaram expressiva redução dos valores entre 2020-2021, com agravamento desde 2018, como a cobertura da primeira consulta odontológica e ação coletiva de escovação dental supervisionada, que chegou a 1,8% e 0,02% em 2021, respectivamente. Observa-se uma queda do financiamento federal nos anos 2018-2019 (8,45%), com crescimento em 2020 (59,53%) e nova diminuição em 2021 (5,18%). O período analisado foi marcado por crise econômica e política, agravadas pela crise sanitária, decorrente da pandemia do COVID-19. Contexto que influenciou o funcionamento dos serviços de saúde no Brasil. No caso particular da saúde bucal, verificou-se progressiva e acentuada redução dos resultados, ainda que a implantação dos serviços de atenção básica e especializada tenha se mantido estável.Abstract This study analyzed the implementation of Brazil’s National Oral Health Policy during the period 2018-2021, covering institutional actions, implementation of public dental services, results achieved, and federal funding. We conducted a retrospective descriptive study using documentary analysis and secondary data obtained from institutional websites, government information systems, and reports published by dental organizations. The findings show a significant reduction in funding between 2020 and 2021 and declining performance against indicators since 2018, such as coverage of first dental appointments and group supervised tooth brushing, which stood at 1.8% and 0.02%, respectively, in 2021. Federal funding dropped in 2018 and 2019 (8.45%), followed by an increase in 2020 (59.53%) and decrease in 2021 (-5.18%). The study period was marked by economic and political crises aggravated by the COVID-19 pandemic. This context influenced the functioning of health services in Brazil. There was a sharp reduction in performance against oral health indicators, while performance in primary health care and specialized care services remained stable.&quot;,&quot;publisher&quot;:&quot;FapUNIFESP (SciELO)&quot;,&quot;issue&quot;:&quot;5&quot;,&quot;volume&quot;:&quot;28&quot;},&quot;isTemporary&quot;:false},{&quot;id&quot;:&quot;fc97dd3e-5960-352b-9210-c5efefbbc761&quot;,&quot;itemData&quot;:{&quot;type&quot;:&quot;article-journal&quot;,&quot;id&quot;:&quot;fc97dd3e-5960-352b-9210-c5efefbbc761&quot;,&quot;title&quot;:&quot;The evolution of inequalities in the distribution of dentists in Brazil&quot;,&quot;author&quot;:[{&quot;family&quot;:&quot;Bleicher&quot;,&quot;given&quot;:&quot;Lana&quot;,&quot;parse-names&quot;:false,&quot;dropping-particle&quot;:&quot;&quot;,&quot;non-dropping-particle&quot;:&quot;&quot;},{&quot;family&quot;:&quot;Cangussu&quot;,&quot;given&quot;:&quot;Maria Cristina Teixeira&quot;,&quot;parse-names&quot;:false,&quot;dropping-particle&quot;:&quot;&quot;,&quot;non-dropping-particle&quot;:&quot;&quot;}],&quot;container-title&quot;:&quot;Ciencia e Saude Coletiva&quot;,&quot;DOI&quot;:&quot;10.1590/1413-81232024291.15942022&quot;,&quot;ISSN&quot;:&quot;16784561&quot;,&quot;PMID&quot;:&quot;38198328&quot;,&quot;issued&quot;:{&quot;date-parts&quot;:[[2024]]},&quot;abstract&quot;:&quot;The scope of this article is to analyze the evolution of the distribution of dentists and undergraduate courses in Dentistry in Brazil between 1960 and 2022, based on institutional data and its correlation with economic and demographic data. The proportions between number of dentists and population were calculated for the federative units in different periods, and the Herfindahl-Hirschman Index (HHI) was used. to determine the concentration of dentists, population and undergraduate courses in Dentistry. The Pearson test was used, with a significance level of 95%, to test the correlation between variables. In the period from 1960 to 2022, the ratio of dentists per 10,000 inhabitants increased from 3.3 to 16.9. Moreover in 2022, the federative units with the highest average household income per capita were closely correlated with the highest concentration of dentists (R2= 0.90; p &lt; 0.00). However, from 1975 to 2022, the concentration of dentists mea-sured by the HHI dropped from 45.1 to 33.4. The decrease in the geographic concentration of Dentistry courses was even more pronounced, with the HHI rising from 39.3 in 1991, to 25.6 in 2022.&quot;,&quot;publisher&quot;:&quot;Associacao Brasileira de Pos - Graduacao em Saude Coletiva&quot;,&quot;issue&quot;:&quot;1&quot;,&quot;volume&quot;:&quot;29&quot;,&quot;container-title-short&quot;:&quot;&quot;},&quot;isTemporary&quot;:false},{&quot;id&quot;:&quot;386df70b-53f2-35c6-9ec4-4ae4ea463427&quot;,&quot;itemData&quot;:{&quot;type&quot;:&quot;article-journal&quot;,&quot;id&quot;:&quot;386df70b-53f2-35c6-9ec4-4ae4ea463427&quot;,&quot;title&quot;:&quot;Characteristics and trends in the expansion of private dental schools in Brazil&quot;,&quot;author&quot;:[{&quot;family&quot;:&quot;Maia&quot;,&quot;given&quot;:&quot;Leila S.&quot;,&quot;parse-names&quot;:false,&quot;dropping-particle&quot;:&quot;&quot;,&quot;non-dropping-particle&quot;:&quot;&quot;},{&quot;family&quot;:&quot;Dal Poz&quot;,&quot;given&quot;:&quot;Mario R.&quot;,&quot;parse-names&quot;:false,&quot;dropping-particle&quot;:&quot;&quot;,&quot;non-dropping-particle&quot;:&quot;&quot;}],&quot;container-title&quot;:&quot;International Dental Journal&quot;,&quot;container-title-short&quot;:&quot;Int Dent J&quot;,&quot;DOI&quot;:&quot;10.1111/idj.12589&quot;,&quot;ISSN&quot;:&quot;1875595X&quot;,&quot;PMID&quot;:&quot;32737890&quot;,&quot;issued&quot;:{&quot;date-parts&quot;:[[2020,12,1]]},&quot;page&quot;:&quot;435-443&quot;,&quot;abstract&quot;:&quot;Objective: This article describes and analyses the characteristics of the expansion of private dental education in Brazil from 1996 to December 2018 and its relationships with public policies and the country’s labour and education market in dentistry. Method: The study used an exploratory and descriptive quantitative approach involving standardised data-collection techniques from open-access secondary databases. Result: From 1996 to 2018 there was an overall increase of 315% in dental schools (582% in the private sector and 49% in the public sector). Brazil had 374 dental schools in December 2018, 307 of which were private and 67 of which were public. The 374 schools offered 47,192 admission places, 89% of which were private. In five states, dental education is 100% private, while in another 19 states the private supply exceeds 70% of the total. In the other three states this offer is between 40% and 67%. From 1996 to 2016, the private sector’s share of dental school graduates was 66%. Women represented 73% of Brazilian dental-school graduates in 2016. Conclusion: Privatisation of dental education in Brazil raises challenges for the development of policies, planning, organisation of care, and structuring of the training process for dentists, as well as the dynamics of the labour market in the health system.&quot;,&quot;publisher&quot;:&quot;Blackwell Publishing Ltd&quot;,&quot;issue&quot;:&quot;6&quot;,&quot;volume&quot;:&quot;70&quot;},&quot;isTemporary&quot;:false}]},{&quot;citationID&quot;:&quot;MENDELEY_CITATION_34a41f0f-d1b6-4332-9658-a695cdb01ea9&quot;,&quot;properties&quot;:{&quot;noteIndex&quot;:0},&quot;isEdited&quot;:false,&quot;manualOverride&quot;:{&quot;isManuallyOverridden&quot;:false,&quot;citeprocText&quot;:&quot;(Maia &amp;#38; Dal Poz, 2020)&quot;,&quot;manualOverrideText&quot;:&quot;&quot;},&quot;citationTag&quot;:&quot;MENDELEY_CITATION_v3_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&quot;,&quot;citationItems&quot;:[{&quot;id&quot;:&quot;386df70b-53f2-35c6-9ec4-4ae4ea463427&quot;,&quot;itemData&quot;:{&quot;type&quot;:&quot;article-journal&quot;,&quot;id&quot;:&quot;386df70b-53f2-35c6-9ec4-4ae4ea463427&quot;,&quot;title&quot;:&quot;Characteristics and trends in the expansion of private dental schools in Brazil&quot;,&quot;author&quot;:[{&quot;family&quot;:&quot;Maia&quot;,&quot;given&quot;:&quot;Leila S.&quot;,&quot;parse-names&quot;:false,&quot;dropping-particle&quot;:&quot;&quot;,&quot;non-dropping-particle&quot;:&quot;&quot;},{&quot;family&quot;:&quot;Dal Poz&quot;,&quot;given&quot;:&quot;Mario R.&quot;,&quot;parse-names&quot;:false,&quot;dropping-particle&quot;:&quot;&quot;,&quot;non-dropping-particle&quot;:&quot;&quot;}],&quot;container-title&quot;:&quot;International Dental Journal&quot;,&quot;container-title-short&quot;:&quot;Int Dent J&quot;,&quot;DOI&quot;:&quot;10.1111/idj.12589&quot;,&quot;ISSN&quot;:&quot;1875595X&quot;,&quot;PMID&quot;:&quot;32737890&quot;,&quot;issued&quot;:{&quot;date-parts&quot;:[[2020,12,1]]},&quot;page&quot;:&quot;435-443&quot;,&quot;abstract&quot;:&quot;Objective: This article describes and analyses the characteristics of the expansion of private dental education in Brazil from 1996 to December 2018 and its relationships with public policies and the country’s labour and education market in dentistry. Method: The study used an exploratory and descriptive quantitative approach involving standardised data-collection techniques from open-access secondary databases. Result: From 1996 to 2018 there was an overall increase of 315% in dental schools (582% in the private sector and 49% in the public sector). Brazil had 374 dental schools in December 2018, 307 of which were private and 67 of which were public. The 374 schools offered 47,192 admission places, 89% of which were private. In five states, dental education is 100% private, while in another 19 states the private supply exceeds 70% of the total. In the other three states this offer is between 40% and 67%. From 1996 to 2016, the private sector’s share of dental school graduates was 66%. Women represented 73% of Brazilian dental-school graduates in 2016. Conclusion: Privatisation of dental education in Brazil raises challenges for the development of policies, planning, organisation of care, and structuring of the training process for dentists, as well as the dynamics of the labour market in the health system.&quot;,&quot;publisher&quot;:&quot;Blackwell Publishing Ltd&quot;,&quot;issue&quot;:&quot;6&quot;,&quot;volume&quot;:&quot;70&quot;},&quot;isTemporary&quot;:false}]},{&quot;citationID&quot;:&quot;MENDELEY_CITATION_c2c0bcd2-390b-4094-8912-18c388494544&quot;,&quot;properties&quot;:{&quot;noteIndex&quot;:0},&quot;isEdited&quot;:false,&quot;manualOverride&quot;:{&quot;isManuallyOverridden&quot;:false,&quot;citeprocText&quot;:&quot;(Freer, 2017)&quot;,&quot;manualOverrideText&quot;:&quot;&quot;},&quot;citationTag&quot;:&quot;MENDELEY_CITATION_v3_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&quot;,&quot;citationItems&quot;:[{&quot;id&quot;:&quot;e6924cf6-54ea-3bd3-9fcf-772962569231&quot;,&quot;itemData&quot;:{&quot;type&quot;:&quot;article-journal&quot;,&quot;id&quot;:&quot;e6924cf6-54ea-3bd3-9fcf-772962569231&quot;,&quot;title&quot;:&quot;Sustainable development goals and the human resources crisis&quot;,&quot;author&quot;:[{&quot;family&quot;:&quot;Freer&quot;,&quot;given&quot;:&quot;Joseph&quot;,&quot;parse-names&quot;:false,&quot;dropping-particle&quot;:&quot;&quot;,&quot;non-dropping-particle&quot;:&quot;&quot;}],&quot;container-title&quot;:&quot;International Health&quot;,&quot;container-title-short&quot;:&quot;Int Health&quot;,&quot;DOI&quot;:&quot;10.1093/inthealth/ihw042&quot;,&quot;ISSN&quot;:&quot;18763405&quot;,&quot;PMID&quot;:&quot;27815421&quot;,&quot;issued&quot;:{&quot;date-parts&quot;:[[2017,1,1]]},&quot;page&quot;:&quot;1-2&quot;,&quot;abstract&quot;:&quot;Achieving universal health coverage by 2030 requires that lessons from the Millennium Development Goals must be heeded. The most important lesson is that the workforce underpins every function of the health system, and is the rate-limiting step. The three dimensions that continue to limit the success of the development agenda are availability, distribution and performance of health workers-and the Sustainable Development Goals cannot be achieved without addressing all three. Hence, the traditional response of scaling up supply is inadequate: a paradigm shift is required in the design of systems that can properly identify, train, allocate and retain health workers.&quot;,&quot;publisher&quot;:&quot;Oxford University Press&quot;,&quot;issue&quot;:&quot;1&quot;,&quot;volume&quot;:&quot;9&quot;},&quot;isTemporary&quot;:false}]},{&quot;citationID&quot;:&quot;MENDELEY_CITATION_5ade597c-bb35-4b2f-8a6e-32b262ea0666&quot;,&quot;properties&quot;:{&quot;noteIndex&quot;:0},&quot;isEdited&quot;:false,&quot;manualOverride&quot;:{&quot;isManuallyOverridden&quot;:true,&quot;citeprocText&quot;:&quot;(Chaves et al., 2017; S. Q. M. Santos et al., 2024; Watt et al., 2019)&quot;,&quot;manualOverrideText&quot;:&quot;(Chaves et al., 2017; Santos et al., 2024; Watt et al., 2019)&quot;},&quot;citationTag&quot;:&quot;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&quot;,&quot;citationItems&quot;:[{&quot;id&quot;:&quot;70ebb426-8d4d-34b7-a91b-b462cf640f77&quot;,&quot;itemData&quot;:{&quot;type&quot;:&quot;article-journal&quot;,&quot;id&quot;:&quot;70ebb426-8d4d-34b7-a91b-b462cf640f77&quot;,&quot;title&quot;:&quot;Oral health approach in universal health coverage&quot;,&quot;author&quot;:[{&quot;family&quot;:&quot;Santos&quot;,&quot;given&quot;:&quot;Sophia Queiroz Marques&quot;,&quot;parse-names&quot;:false,&quot;dropping-particle&quot;:&quot;&quot;,&quot;non-dropping-particle&quot;:&quot;&quot;},{&quot;family&quot;:&quot;Andrade&quot;,&quot;given&quot;:&quot;Raphael Victor Silva&quot;,&quot;parse-names&quot;:false,&quot;dropping-particle&quot;:&quot;&quot;,&quot;non-dropping-particle&quot;:&quot;&quot;},{&quot;family&quot;:&quot;Galvão&quot;,&quot;given&quot;:&quot;Maria Helena Rodrigues&quot;,&quot;parse-names&quot;:false,&quot;dropping-particle&quot;:&quot;&quot;,&quot;non-dropping-particle&quot;:&quot;&quot;},{&quot;family&quot;:&quot;Oliveira&quot;,&quot;given&quot;:&quot;Angelo Giuseppe Roncalli da Costa&quot;,&quot;parse-names&quot;:false,&quot;dropping-particle&quot;:&quot;&quot;,&quot;non-dropping-particle&quot;:&quot;&quot;}],&quot;container-title&quot;:&quot;BMC public health&quot;,&quot;container-title-short&quot;:&quot;BMC Public Health&quot;,&quot;DOI&quot;:&quot;10.1186/s12889-024-19874-z&quot;,&quot;ISSN&quot;:&quot;14712458&quot;,&quot;PMID&quot;:&quot;39334093&quot;,&quot;issued&quot;:{&quot;date-parts&quot;:[[2024,12,1]]},&quot;page&quot;:&quot;2633&quot;,&quot;abstract&quot;:&quot;OBJECTIVE: This study aimed to map how oral health is addressed within the universal health coverage (UHC). METHODS: This scoping review followed the Joanna Briggs Institute methodology. Searches included the WHO Library and PubMed, Scopus, Embase, LILACS, and Cochrane databases. Quantitative and qualitative studies were included without publication date and language restrictions. RESULTS: A total of 486 studies were retrieved, of which 292 were excluded in the title and abstract screening phase; 121 full-texts were assessed. After the removal of duplicates and unavailable documents, 50 studies were included in the review and categorized according to the level of scientific evidence. CONCLUSION: Few studies discussed oral health within the UHC, mostly because this coverage does not include oral health adequately. When offered, oral health packages are limited and include specific populations. Access and use of oral health services remain guided by economic factors, exposing the theoretical financial protectionism that perpetuates health inequalities.&quot;,&quot;issue&quot;:&quot;1&quot;,&quot;volume&quot;:&quot;24&quot;},&quot;isTemporary&quot;:false},{&quot;id&quot;:&quot;d8443f8e-7f30-36f1-b3ab-432fbe6927c1&quot;,&quot;itemData&quot;:{&quot;type&quot;:&quot;report&quot;,&quot;id&quot;:&quot;d8443f8e-7f30-36f1-b3ab-432fbe6927c1&quot;,&quot;title&quot;:&quot;Ending the neglect of global oral health: time for radical action&quot;,&quot;author&quot;:[{&quot;family&quot;:&quot;Watt&quot;,&quot;given&quot;:&quot;Richard G&quot;,&quot;parse-names&quot;:false,&quot;dropping-particle&quot;:&quot;&quot;,&quot;non-dropping-particle&quot;:&quot;&quot;},{&quot;family&quot;:&quot;Daly&quot;,&quot;given&quot;:&quot;Blánaid&quot;,&quot;parse-names&quot;:false,&quot;dropping-particle&quot;:&quot;&quot;,&quot;non-dropping-particle&quot;:&quot;&quot;},{&quot;family&quot;:&quot;Allison&quot;,&quot;given&quot;:&quot;Paul&quot;,&quot;parse-names&quot;:false,&quot;dropping-particle&quot;:&quot;&quot;,&quot;non-dropping-particle&quot;:&quot;&quot;},{&quot;family&quot;:&quot;D Macpherson&quot;,&quot;given&quot;:&quot;Lorna M&quot;,&quot;parse-names&quot;:false,&quot;dropping-particle&quot;:&quot;&quot;,&quot;non-dropping-particle&quot;:&quot;&quot;},{&quot;family&quot;:&quot;Venturelli&quot;,&quot;given&quot;:&quot;Renato&quot;,&quot;parse-names&quot;:false,&quot;dropping-particle&quot;:&quot;&quot;,&quot;non-dropping-particle&quot;:&quot;&quot;},{&quot;family&quot;:&quot;Listl&quot;,&quot;given&quot;:&quot;Stefan&quot;,&quot;parse-names&quot;:false,&quot;dropping-particle&quot;:&quot;&quot;,&quot;non-dropping-particle&quot;:&quot;&quot;},{&quot;family&quot;:&quot;Weyant&quot;,&quot;given&quot;:&quot;Robert J&quot;,&quot;parse-names&quot;:false,&quot;dropping-particle&quot;:&quot;&quot;,&quot;non-dropping-particle&quot;:&quot;&quot;},{&quot;family&quot;:&quot;Mathur&quot;,&quot;given&quot;:&quot;Manu R&quot;,&quot;parse-names&quot;:false,&quot;dropping-particle&quot;:&quot;&quot;,&quot;non-dropping-particle&quot;:&quot;&quot;},{&quot;family&quot;:&quot;Guarnizo-Herreño&quot;,&quot;given&quot;:&quot;Carol C&quot;,&quot;parse-names&quot;:false,&quot;dropping-particle&quot;:&quot;&quot;,&quot;non-dropping-particle&quot;:&quot;&quot;},{&quot;family&quot;:&quot;Keller Celeste&quot;,&quot;given&quot;:&quot;Roger&quot;,&quot;parse-names&quot;:false,&quot;dropping-particle&quot;:&quot;&quot;,&quot;non-dropping-particle&quot;:&quot;&quot;},{&quot;family&quot;:&quot;Peres&quot;,&quot;given&quot;:&quot;Marco A&quot;,&quot;parse-names&quot;:false,&quot;dropping-particle&quot;:&quot;&quot;,&quot;non-dropping-particle&quot;:&quot;&quot;},{&quot;family&quot;:&quot;Kearns&quot;,&quot;given&quot;:&quot;Cristin&quot;,&quot;parse-names&quot;:false,&quot;dropping-particle&quot;:&quot;&quot;,&quot;non-dropping-particle&quot;:&quot;&quot;},{&quot;family&quot;:&quot;Benzian&quot;,&quot;given&quot;:&quot;Habib&quot;,&quot;parse-names&quot;:false,&quot;dropping-particle&quot;:&quot;&quot;,&quot;non-dropping-particle&quot;:&quot;&quot;}],&quot;container-title&quot;:&quot;www.thelancet.com&quot;,&quot;URL&quot;:&quot;https://www.gdc-uk.&quot;,&quot;issued&quot;:{&quot;date-parts&quot;:[[2019]]},&quot;number-of-pages&quot;:&quot;261&quot;,&quot;abstract&quot;:&quot;Oral diseases are a major global public health problem affecting over 3·5 billion people. However, dentistry has so far been unable to tackle this problem. A fundamentally different approach is now needed. In this second of two papers in a Series on oral health, we present a critique of dentistry, highlighting its key limitations and the urgent need for system reform. In high-income countries, the current treatment-dominated, increasingly high-technology, interventionist, and specialised approach is not tackling the underlying causes of disease and is not addressing inequalities in oral health. In low-income and middle-income countries (LMICs), the limitations of so-called westernised dentistry are at their most acute; dentistry is often unavailable, unaffordable, and inappropriate for the majority of these populations, but particularly the rural poor. Rather than being isolated and separated from the mainstream health-care system, dentistry needs to be more integrated, in particular with primary care services. The global drive for universal health coverage provides an ideal opportunity for this integration. Dental care systems should focus more on promoting and maintaining oral health and achieving greater oral health equity. Sugar, alcohol, and tobacco consumption, and their underlying social and commercial determinants, are common risk factors shared with a range of other non-communicable diseases (NCDs). Coherent and comprehensive regulation and legislation are needed to tackle these shared risk factors. In this Series paper, we focus on the need to reduce sugar consumption and describe how this can be achieved through the adoption of a range of upstream policies designed to combat the corporate strategies used by the global sugar industry to promote sugar consumption and profits. At present, the sugar industry is influencing dental research, oral health policy, and professional organisations through its well developed corporate strategies. The development of clearer and more transparent conflict of interest policies and procedures to limit and clarify the influence of the sugar industry on research, policy, and practice is needed. Combating the commercial determinants of oral diseases and other NCDs should be a major policy priority.&quot;,&quot;volume&quot;:&quot;394&quot;,&quot;container-title-short&quot;:&quot;&quot;},&quot;isTemporary&quot;:false},{&quot;id&quot;:&quot;1ef93fe2-e9e0-336d-9220-6e7886c9a747&quot;,&quot;itemData&quot;:{&quot;type&quot;:&quot;article-journal&quot;,&quot;id&quot;:&quot;1ef93fe2-e9e0-336d-9220-6e7886c9a747&quot;,&quot;title&quot;:&quot;Política de saúde bucal no Brasil 2003-2014: Cenário, propostas, ações e resultados&quot;,&quot;author&quot;:[{&quot;family&quot;:&quot;Chaves&quot;,&quot;given&quot;:&quot;Sônia Cristina Lima&quot;,&quot;parse-names&quot;:false,&quot;dropping-particle&quot;:&quot;&quot;,&quot;non-dropping-particle&quot;:&quot;&quot;},{&quot;family&quot;:&quot;Almeida&quot;,&quot;given&quot;:&quot;Ana Maria Freire de Lima&quot;,&quot;parse-names&quot;:false,&quot;dropping-particle&quot;:&quot;&quot;,&quot;non-dropping-particle&quot;:&quot;&quot;},{&quot;family&quot;:&quot;Rossi&quot;,&quot;given&quot;:&quot;Thaís Regis Aranha&quot;,&quot;parse-names&quot;:false,&quot;dropping-particle&quot;:&quot;&quot;,&quot;non-dropping-particle&quot;:&quot;&quot;},{&quot;family&quot;:&quot;Santana&quot;,&quot;given&quot;:&quot;Sisse Figueiredo&quot;,&quot;parse-names&quot;:false,&quot;dropping-particle&quot;:&quot;&quot;,&quot;non-dropping-particle&quot;:&quot;De&quot;},{&quot;family&quot;:&quot;Barros&quot;,&quot;given&quot;:&quot;Sandra Garrido&quot;,&quot;parse-names&quot;:false,&quot;dropping-particle&quot;:&quot;&quot;,&quot;non-dropping-particle&quot;:&quot;De&quot;},{&quot;family&quot;:&quot;Santos&quot;,&quot;given&quot;:&quot;Carla Maria Lima&quot;,&quot;parse-names&quot;:false,&quot;dropping-particle&quot;:&quot;&quot;,&quot;non-dropping-particle&quot;:&quot;&quot;}],&quot;container-title&quot;:&quot;Ciencia e Saude Coletiva&quot;,&quot;DOI&quot;:&quot;10.1590/1413-81232017226.18782015&quot;,&quot;ISSN&quot;:&quot;16784561&quot;,&quot;PMID&quot;:&quot;28614500&quot;,&quot;issued&quot;:{&quot;date-parts&quot;:[[2017,6,1]]},&quot;page&quot;:&quot;1791-1803&quot;,&quot;abstract&quot;:&quot;This study examined the implementation of Brazil’s National Oral Health Policy by the three governments during the period 2003 to 2014. It provides a general overview of oral health care scenarios and examines institutional proposals and actions developed by the executive branch based on the components of the health care system. A documental analysis was conducted using documents produced by key government agencies. The findings show that there was an increase in the provision and coverage of public dental services between 2003 and 2006 and that rates were maintained to a certain degree in subsequent periods (2007 to 2010 and 2011 to 2014). There was an expansion in government funding, human resources and infrastructure. The amount of funds transferred to state and local governments increased from 83.4 million in 2003 to 916 million in 2014, equivalent to a 10.9 fold increase. However, the use of public dental services remained stable, with only a slight increase from 29.7% in 2003 to 30.7% in 2008, while private service utilization increased from 64.4% in 2003 to 74.3% in 2013. The care model component was given lowest priority by the three governments. This shortcoming influences policy effectiveness and requires the adoption of future measures by healthcare managers and officials to correct the situation.&quot;,&quot;publisher&quot;:&quot;Associacao Brasileira de Pos - Graduacao em Saude Coletiva&quot;,&quot;issue&quot;:&quot;6&quot;,&quot;volume&quot;:&quot;22&quot;,&quot;container-title-short&quot;:&quot;&quot;},&quot;isTemporary&quot;:false}]},{&quot;citationID&quot;:&quot;MENDELEY_CITATION_f9890708-8f10-45e5-9be6-c1a58414fbfd&quot;,&quot;properties&quot;:{&quot;noteIndex&quot;:0},&quot;isEdited&quot;:false,&quot;manualOverride&quot;:{&quot;isManuallyOverridden&quot;:false,&quot;citeprocText&quot;:&quot;(Almeida et al., 2021; Cayetano et al., 2019)&quot;,&quot;manualOverrideText&quot;:&quot;&quot;},&quot;citationTag&quot;:&quot;MENDELEY_CITATION_v3_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&quot;,&quot;citationItems&quot;:[{&quot;id&quot;:&quot;f07ab2ed-9841-3791-b7a8-838979c9eb9f&quot;,&quot;itemData&quot;:{&quot;type&quot;:&quot;article-journal&quot;,&quot;id&quot;:&quot;f07ab2ed-9841-3791-b7a8-838979c9eb9f&quot;,&quot;title&quot;:&quot;O perfil dos estudantes de Odontologia é compatível com o mercado de trabalho no serviço público de saúde brasileiro?&quot;,&quot;author&quot;:[{&quot;family&quot;:&quot;Cayetano&quot;,&quot;given&quot;:&quot;Maristela Honório&quot;,&quot;parse-names&quot;:false,&quot;dropping-particle&quot;:&quot;&quot;,&quot;non-dropping-particle&quot;:&quot;&quot;},{&quot;family&quot;:&quot;Gabriel&quot;,&quot;given&quot;:&quot;Mariana&quot;,&quot;parse-names&quot;:false,&quot;dropping-particle&quot;:&quot;&quot;,&quot;non-dropping-particle&quot;:&quot;&quot;},{&quot;family&quot;:&quot;Tavares&quot;,&quot;given&quot;:&quot;Juliana&quot;,&quot;parse-names&quot;:false,&quot;dropping-particle&quot;:&quot;&quot;,&quot;non-dropping-particle&quot;:&quot;&quot;},{&quot;family&quot;:&quot;Araújo&quot;,&quot;given&quot;:&quot;Maria Ercilia&quot;,&quot;parse-names&quot;:false,&quot;dropping-particle&quot;:&quot;&quot;,&quot;non-dropping-particle&quot;:&quot;&quot;},{&quot;family&quot;:&quot;Martins&quot;,&quot;given&quot;:&quot;Julie Silva&quot;,&quot;parse-names&quot;:false,&quot;dropping-particle&quot;:&quot;&quot;,&quot;non-dropping-particle&quot;:&quot;&quot;},{&quot;family&quot;:&quot;Crosato&quot;,&quot;given&quot;:&quot;Edgard Michel&quot;,&quot;parse-names&quot;:false,&quot;dropping-particle&quot;:&quot;&quot;,&quot;non-dropping-particle&quot;:&quot;&quot;},{&quot;family&quot;:&quot;Carrer&quot;,&quot;given&quot;:&quot;Fernanda Campos Almeida&quot;,&quot;parse-names&quot;:false,&quot;dropping-particle&quot;:&quot;&quot;,&quot;non-dropping-particle&quot;:&quot;&quot;}],&quot;container-title&quot;:&quot;Revista da ABENO&quot;,&quot;DOI&quot;:&quot;10.30979/rev.abeno.v19i2.736&quot;,&quot;ISSN&quot;:&quot;1679-5954&quot;,&quot;issued&quot;:{&quot;date-parts&quot;:[[2019,7,13]]},&quot;page&quot;:&quot;2-12&quot;,&quot;abstract&quot;:&quot;Pesquisadores ao redor do mundo estudam as expectativas, em curto e longo prazo, dos estudantes de último ano de graduação, a fim de buscar evidências científicas que auxiliem gestores e formuladores de políticas públicas na tomada de decisão e no planejamento de suas ações no que diz respeito aos recursos humanos em saúde. O objetivo do presente estudo foi determinar o perfil demográfico e socioeconômico dos estudantes do último ano do curso de Odontologia de uma universidade pública brasileira e relacionar suas perspectivas profissionais com características pessoais, familiares e histórico escolar. Foi realizado um estudo transversal e um questionário foi aplicado aos estudantes do último semestre nos anos de 2014, 2015 e 2016 na Faculdade de Odontologia da Universidade de São Paulo. Foi realizada a análise descritiva e o teste qui-quadrado foi utilizado para examinar a associação entre a intenção de prestar concurso público e migrar para o interior do país e as outras variáveis. A taxa de resposta foi de 82%. Dentre os estudantes da amostra, 76,52% moravam com os pais. A maioria (82%) cursou escola privada e somente 7,95% ingressou no curso por programas de quotas. Quanto às expectativas em relação ao futuro profissional, 70% pretendem trabalhar como autônomo, 61,36% no serviço público e somente 28,7% pretendem trabalhar no ensino. Este foi um estudo exploratório, com os limites descritos na literatura sobre a abordagem metodológica. Entretanto, pesquisas futuras devem avançar nas análises e incorporar metodologias qualitativas a fim de compreender em profundidade fenômenos tais como expectativa profissional, relação do aluno com o Sistema Único de Saúde e mercado de trabalho.&quot;,&quot;publisher&quot;:&quot;Associacao Brasileira de Ensino Odontologico ABENO&quot;,&quot;issue&quot;:&quot;2&quot;,&quot;volume&quot;:&quot;19&quot;,&quot;container-title-short&quot;:&quot;&quot;},&quot;isTemporary&quot;:false},{&quot;id&quot;:&quot;b35ad164-dba4-3517-8a3e-1420880c38d5&quot;,&quot;itemData&quot;:{&quot;type&quot;:&quot;article-journal&quot;,&quot;id&quot;:&quot;b35ad164-dba4-3517-8a3e-1420880c38d5&quot;,&quot;title&quot;:&quot;Mercado de trabalho público: percepção de formandos em Odontologia de uma universidade pública&quot;,&quot;author&quot;:[{&quot;family&quot;:&quot;Almeida&quot;,&quot;given&quot;:&quot;Debora Cristina Lima&quot;,&quot;parse-names&quot;:false,&quot;dropping-particle&quot;:&quot;de&quot;,&quot;non-dropping-particle&quot;:&quot;&quot;},{&quot;family&quot;:&quot;Fadel&quot;,&quot;given&quot;:&quot;Cristina Berger&quot;,&quot;parse-names&quot;:false,&quot;dropping-particle&quot;:&quot;&quot;,&quot;non-dropping-particle&quot;:&quot;&quot;},{&quot;family&quot;:&quot;Silva Junior&quot;,&quot;given&quot;:&quot;Manoelito Ferreira&quot;,&quot;parse-names&quot;:false,&quot;dropping-particle&quot;:&quot;&quot;,&quot;non-dropping-particle&quot;:&quot;&quot;}],&quot;container-title&quot;:&quot;Research, Society and Development&quot;,&quot;DOI&quot;:&quot;10.33448/rsd-v10i8.17702&quot;,&quot;issued&quot;:{&quot;date-parts&quot;:[[2021,7,16]]},&quot;page&quot;:&quot;e49110817702&quot;,&quot;abstract&quot;:&quot;O objetivo do estudo foi analisar motivos de interesse e desinteresse de formandos de Odontologia no mercado público de trabalho, sob o viés das políticas indutoras de (re)orientação da formação acadêmica em saúde. A pesquisa qualitativa, por meio de entrevista individual gravada e roteiro-guia, com amostra definida pelo método de saturação, em universidade pública do Paraná foi realizada em 2017. A análise temática de conteúdo identificou cinco categorias: estabilidade e carreira profissional; experiências vivenciadas durante a formação; processo de trabalho no Sistema Único de Saúde (SUS); perfil do usuário do SUS; retorno social. As experiências vivenciadas durante a formação acadêmica sugerem direcionar o perfil do mercado de trabalho desejado. Ainda, a vivência no processo de trabalho do SUS parece ser capaz de desenvolver uma visão mais crítica e realista sobre a profissão e sobre o setor público, direcionando-o a escolhas profissionais mais assertivas.&quot;,&quot;publisher&quot;:&quot;Research, Society and Development&quot;,&quot;issue&quot;:&quot;8&quot;,&quot;volume&quot;:&quot;10&quot;,&quot;container-title-short&quot;:&quot;&quot;},&quot;isTemporary&quot;:false}]},{&quot;citationID&quot;:&quot;MENDELEY_CITATION_34a83fa5-c50c-4b06-a7db-6242975bec93&quot;,&quot;properties&quot;:{&quot;noteIndex&quot;:0},&quot;isEdited&quot;:false,&quot;manualOverride&quot;:{&quot;isManuallyOverridden&quot;:false,&quot;citeprocText&quot;:&quot;(Loyola et al., 2023; Silva et al., 2024; Weschenfelder et al., 2022)&quot;,&quot;manualOverrideText&quot;:&quot;&quot;},&quot;citationTag&quot;:&quot;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&quot;,&quot;citationItems&quot;:[{&quot;id&quot;:&quot;048d05b5-a08b-39e1-a93c-d29da919d690&quot;,&quot;itemData&quot;:{&quot;type&quot;:&quot;article-journal&quot;,&quot;id&quot;:&quot;048d05b5-a08b-39e1-a93c-d29da919d690&quot;,&quot;title&quot;:&quot;Odontologia UFES em 10 anos&quot;,&quot;author&quot;:[{&quot;family&quot;:&quot;Loyola&quot;,&quot;given&quot;:&quot;Erikles dos Anjos&quot;,&quot;parse-names&quot;:false,&quot;dropping-particle&quot;:&quot;&quot;,&quot;non-dropping-particle&quot;:&quot;&quot;},{&quot;family&quot;:&quot;Velten&quot;,&quot;given&quot;:&quot;Deise Berger&quot;,&quot;parse-names&quot;:false,&quot;dropping-particle&quot;:&quot;&quot;,&quot;non-dropping-particle&quot;:&quot;&quot;},{&quot;family&quot;:&quot;Campos&quot;,&quot;given&quot;:&quot;Denise Maria Kroeff de Souza&quot;,&quot;parse-names&quot;:false,&quot;dropping-particle&quot;:&quot;&quot;,&quot;non-dropping-particle&quot;:&quot;&quot;},{&quot;family&quot;:&quot;Daroz&quot;,&quot;given&quot;:&quot;Luiz Gustavo Dias&quot;,&quot;parse-names&quot;:false,&quot;dropping-particle&quot;:&quot;&quot;,&quot;non-dropping-particle&quot;:&quot;&quot;},{&quot;family&quot;:&quot;Mattos&quot;,&quot;given&quot;:&quot;Claudia Machado de Almeida&quot;,&quot;parse-names&quot;:false,&quot;dropping-particle&quot;:&quot;&quot;,&quot;non-dropping-particle&quot;:&quot;&quot;},{&quot;family&quot;:&quot;Miotto&quot;,&quot;given&quot;:&quot;Maria Helena Monteiro de Barros&quot;,&quot;parse-names&quot;:false,&quot;dropping-particle&quot;:&quot;&quot;,&quot;non-dropping-particle&quot;:&quot;&quot;}],&quot;container-title&quot;:&quot;Revista da ABENO&quot;,&quot;DOI&quot;:&quot;10.30979/revabeno.v23i1.1836&quot;,&quot;ISSN&quot;:&quot;1679-5954&quot;,&quot;issued&quot;:{&quot;date-parts&quot;:[[2023,7,25]]},&quot;page&quot;:&quot;1836&quot;,&quot;abstract&quot;:&quot;Desde a sua regulamentação profissional, a Odontologia passou por muitas mudanças até sua consolidação. O aumento indiscriminado e sem planejamento da oferta de cursos de Odontologia resultou em um crescimento exagerado do número de profissionais no mercado de trabalho, culminando no atual momento de saturação e de acelerada reorganização do curso. Tais mudanças não se limitaram ao desenvolvimento tecnológico e científico. Observou-se, também, alteração no perfil do estudante e do profissional de odontologia no decorrer deste percurso, portanto essa pesquisa tem o objetivo de conhecer o perfil da força de trabalho dos profissionais graduados e verificar a inserção regional do Curso de Odontologia da Universidade Federal do Espírito Santo (UFES). Este estudo quantitativo de natureza descritiva e exploratória analisou o perfil profissional e sociodemográfico de 533 egressos do Curso de Odontologia da UFES entre 2008 e 2018, a partir do banco de dados do Conselho Regional de Odontologia do Espírito Santo e do DATASUS. Como resultados observou-se uma maioria feminina (70%), com idade entre 25-40 anos, ativos na Odontologia (85,1%), atuando no estado no setor privado. A maioria é formada por clínicos gerais (65,2%), mas existe uma tendência à especialidade que, quando presente, concentra-se na Ortodontia, Endodontia, Prótese e Implantodontia. Os resultados confirmaram a importante inserção regional do Curso de Odontologia da UFES no desenvolvimento local. Entretanto, apesar das Diretrizes Curriculares Nacionais direcionarem para um perfil generalista, voltado para a coletividade, constata-se maior tendência ao mercado privado, possivelmente pelos honorários mais atrativos.&quot;,&quot;publisher&quot;:&quot;Associacao Brasileira de Ensino Odontologico ABENO&quot;,&quot;issue&quot;:&quot;1&quot;,&quot;volume&quot;:&quot;23&quot;,&quot;container-title-short&quot;:&quot;&quot;},&quot;isTemporary&quot;:false},{&quot;id&quot;:&quot;8464e0c9-dc9d-37d8-a825-45a16f3c9cd4&quot;,&quot;itemData&quot;:{&quot;type&quot;:&quot;article-journal&quot;,&quot;id&quot;:&quot;8464e0c9-dc9d-37d8-a825-45a16f3c9cd4&quot;,&quot;title&quot;:&quot;Perfil profissional dos egressos do curso de Odontologia de uma universidade do interior da Bahia&quot;,&quot;author&quot;:[{&quot;family&quot;:&quot;Silva&quot;,&quot;given&quot;:&quot;Carlos Henrique&quot;,&quot;parse-names&quot;:false,&quot;dropping-particle&quot;:&quot;&quot;,&quot;non-dropping-particle&quot;:&quot;&quot;},{&quot;family&quot;:&quot;Simões&quot;,&quot;given&quot;:&quot;Francisco Xavier Paranhos Coêlho&quot;,&quot;parse-names&quot;:false,&quot;dropping-particle&quot;:&quot;&quot;,&quot;non-dropping-particle&quot;:&quot;&quot;},{&quot;family&quot;:&quot;Freitas&quot;,&quot;given&quot;:&quot;Lívia Maria Andrade&quot;,&quot;parse-names&quot;:false,&quot;dropping-particle&quot;:&quot;de&quot;,&quot;non-dropping-particle&quot;:&quot;&quot;},{&quot;family&quot;:&quot;Casotti&quot;,&quot;given&quot;:&quot;Cezar Augusto&quot;,&quot;parse-names&quot;:false,&quot;dropping-particle&quot;:&quot;&quot;,&quot;non-dropping-particle&quot;:&quot;&quot;}],&quot;container-title&quot;:&quot;Revista da ABENO&quot;,&quot;DOI&quot;:&quot;10.30979/revabeno.v24i1.1826&quot;,&quot;ISSN&quot;:&quot;1679-5954&quot;,&quot;issued&quot;:{&quot;date-parts&quot;:[[2024,2,20]]},&quot;page&quot;:&quot;1826&quot;,&quot;abstract&quot;:&quot;O objetivo desse estudo é conhecer o perfil dos egressos do Curso de Odontologia de uma Universidade Estadual do Sudoeste da Bahia e o grau de satisfação em relação ao âmbito de trabalho. Foi realizado um estudo quali-quantitativo e transversal por meio de questionário online autoaplicável enviado por meio das redes sociais (WhatsApp e Instagram) para os cirurgiões-dentistas que colaram grau entre o período de 2009 a 2020. Os dados obtidos foram tabulados na planilha Excel e submetidos à análise descritiva e ao teste Qui-quadrado de Person com nível de significância de 5%. Para a questão discursiva foi utilizada a técnica de análise de conteúdo proposta por Bardin. Dos 383 egressos, 124 (32%) participaram da pesquisa. A maioria (84,6%) se inseriu no mercado de trabalho em até um mês após a formatura e atuavam como profissional liberal (30,2%). Houve diferença significativa quando associado a satisfação com a profissão e a valorização financeira. A insegurança em atuar na profissão foi relacionada a não ter mais a supervisão do docente. Ademais, foram apontadas pouca exploração nos conteúdos de gestão e empreendedorismo durante a graduação. Conclui-se que os egressos conseguiram uma rápida inserção no mercado de trabalho após a colação de grau e que as atividades extracurriculares são preponderantes para nortear a futura profissão e contribuir na qualificação profissional.&quot;,&quot;publisher&quot;:&quot;Associacao Brasileira de Ensino Odontologico ABENO&quot;,&quot;issue&quot;:&quot;1&quot;,&quot;volume&quot;:&quot;24&quot;,&quot;container-title-short&quot;:&quot;&quot;},&quot;isTemporary&quot;:false},{&quot;id&quot;:&quot;9d1f34c9-b4c1-31ce-b58d-9c3a6a43d8d3&quot;,&quot;itemData&quot;:{&quot;type&quot;:&quot;article-journal&quot;,&quot;id&quot;:&quot;9d1f34c9-b4c1-31ce-b58d-9c3a6a43d8d3&quot;,&quot;title&quot;:&quot;Percepção de egressos de um curso de Odontologia no sul do Brasil sobre a inserção no mercado de trabalho&quot;,&quot;author&quot;:[{&quot;family&quot;:&quot;Weschenfelder&quot;,&quot;given&quot;:&quot;Vanessa Mallmann&quot;,&quot;parse-names&quot;:false,&quot;dropping-particle&quot;:&quot;&quot;,&quot;non-dropping-particle&quot;:&quot;&quot;},{&quot;family&quot;:&quot;Montagner&quot;,&quot;given&quot;:&quot;Francisco&quot;,&quot;parse-names&quot;:false,&quot;dropping-particle&quot;:&quot;&quot;,&quot;non-dropping-particle&quot;:&quot;&quot;},{&quot;family&quot;:&quot;Bonato Luisi&quot;,&quot;given&quot;:&quot;Simone&quot;,&quot;parse-names&quot;:false,&quot;dropping-particle&quot;:&quot;&quot;,&quot;non-dropping-particle&quot;:&quot;&quot;},{&quot;family&quot;:&quot;Melo&quot;,&quot;given&quot;:&quot;Tiago André Fontoura&quot;,&quot;parse-names&quot;:false,&quot;dropping-particle&quot;:&quot;de&quot;,&quot;non-dropping-particle&quot;:&quot;&quot;}],&quot;container-title&quot;:&quot;Revista da ABENO&quot;,&quot;DOI&quot;:&quot;10.30979/revabeno.v22i2.1645&quot;,&quot;ISSN&quot;:&quot;1679-5954&quot;,&quot;issued&quot;:{&quot;date-parts&quot;:[[2022,4,26]]},&quot;page&quot;:&quot;1645&quot;,&quot;abstract&quot;:&quot;O objetivo do presente estudo foi conhecer a percepção de egressos de um Curso de Odontologia no sul do Brasil sobre a inserção no mercado de trabalho. Para isso, foi aplicado um questionário online, por meio da Plataforma Google Forms, com onze questões abertas e fechadas aos cirurgiões dentistas formados na instituição nos últimos dois anos. O questionário foi estruturado a fim de analisar como está sendo realizada a inserção e a prática profissional dos recém-formados no mercado de trabalho. Os dados coletados foram transferidos para uma planilha e analisados por meio de frequências absoluta e relativa nas questões fechadas e descritiva nas questões abertas. A maioria dos respondentes apontaram estar capacitados para o mercado de trabalho tanto sob ponto de vista técnico, com familiaridade em relação aos materiais e equipamentos disponíveis, quanto sob o ponto de vista de pessoal. As disciplinas de clínica integrada, os Centros de Especialidades Odontológicas do Sistema Único de Saúde, extensões e estágios extramuros foram elencados por promoverem uma vivência do trabalho em equipe e da integralidade das diversas especialidades da odontologia.&quot;,&quot;publisher&quot;:&quot;Associacao Brasileira de Ensino Odontologico ABENO&quot;,&quot;issue&quot;:&quot;2&quot;,&quot;volume&quot;:&quot;22&quot;,&quot;container-title-short&quot;:&quot;&quot;},&quot;isTemporary&quot;:false}]},{&quot;citationID&quot;:&quot;MENDELEY_CITATION_2fcaedba-67ad-45fc-a845-32f9450af17c&quot;,&quot;properties&quot;:{&quot;noteIndex&quot;:0},&quot;isEdited&quot;:false,&quot;manualOverride&quot;:{&quot;isManuallyOverridden&quot;:false,&quot;citeprocText&quot;:&quot;(Bitencourt et al., 2023)&quot;,&quot;manualOverrideText&quot;:&quot;&quot;},&quot;citationTag&quot;:&quot;MENDELEY_CITATION_v3_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&quot;,&quot;citationItems&quot;:[{&quot;id&quot;:&quot;e856577d-d8e2-3749-9593-28bb64b9c62c&quot;,&quot;itemData&quot;:{&quot;type&quot;:&quot;article-journal&quot;,&quot;id&quot;:&quot;e856577d-d8e2-3749-9593-28bb64b9c62c&quot;,&quot;title&quot;:&quot;Impact of public health and higher education policies on the profile of final-year Brazilian dental students: Challenges and future developments&quot;,&quot;author&quot;:[{&quot;family&quot;:&quot;Bitencourt&quot;,&quot;given&quot;:&quot;Fernando Valentim&quot;,&quot;parse-names&quot;:false,&quot;dropping-particle&quot;:&quot;&quot;,&quot;non-dropping-particle&quot;:&quot;&quot;},{&quot;family&quot;:&quot;Olsson&quot;,&quot;given&quot;:&quot;Thaís Ostroski&quot;,&quot;parse-names&quot;:false,&quot;dropping-particle&quot;:&quot;&quot;,&quot;non-dropping-particle&quot;:&quot;&quot;},{&quot;family&quot;:&quot;Lamers&quot;,&quot;given&quot;:&quot;Juliana Maciel de Souza&quot;,&quot;parse-names&quot;:false,&quot;dropping-particle&quot;:&quot;&quot;,&quot;non-dropping-particle&quot;:&quot;&quot;},{&quot;family&quot;:&quot;Leite&quot;,&quot;given&quot;:&quot;Fabio Renato Manzolli&quot;,&quot;parse-names&quot;:false,&quot;dropping-particle&quot;:&quot;&quot;,&quot;non-dropping-particle&quot;:&quot;&quot;},{&quot;family&quot;:&quot;Nascimento&quot;,&quot;given&quot;:&quot;Gustavo Giacomelli&quot;,&quot;parse-names&quot;:false,&quot;dropping-particle&quot;:&quot;&quot;,&quot;non-dropping-particle&quot;:&quot;&quot;},{&quot;family&quot;:&quot;Toassi&quot;,&quot;given&quot;:&quot;Ramona Fernanda Ceriotti&quot;,&quot;parse-names&quot;:false,&quot;dropping-particle&quot;:&quot;&quot;,&quot;non-dropping-particle&quot;:&quot;&quot;}],&quot;container-title&quot;:&quot;European Journal of Dental Education&quot;,&quot;DOI&quot;:&quot;10.1111/eje.12840&quot;,&quot;ISSN&quot;:&quot;16000579&quot;,&quot;PMID&quot;:&quot;35869678&quot;,&quot;issued&quot;:{&quot;date-parts&quot;:[[2023,8,1]]},&quot;page&quot;:&quot;547-559&quot;,&quot;abstract&quot;:&quot;Introduction: Brazil has experienced transformations in higher education and health services, including launching more inclusive public policies focused on these two areas. Objective: To evaluate the profile of final-year dental students from a Brazilian public university from 2010 to 2019, accompanied by changes in public health and higher education policies. Methods: A prospective observacional study was carried out with final-year dental students. A self-applicable semi-structured questionnaire was applied. Result: Six-hundred and seventy-seven students participated, of which 71.5% were women, 72.9% aged between 21 and 25 years, 96.2% single, and 96.4% were without children. Over ten years, it was possible to identify trends in the profile explained by implementing public policies toward more inclusive access to Brazilian higher education by socioeconomically disadvantaged individuals. Students who completed the course between 2018 and 2019 did not have the state capital city (the wealthiest area) as their origin city and had lower parental education and income levels than dental students graduating between 2010 and 2011. Moreover, working as a primary care dentist in the Brazilian National Health System was considered a professional possibility by 61.4% of the students, and has gained prominence significantly over time, ranging from 21.1% in 2010 to 72.9% in 2019 (p &lt;.05). Conclusion: Over the study period, concomitantly to advances in public health and higher education policies in Brazil, more diverse access to public dental education was observed, allowing students from low socioeconomic positions to take the education. Changes have also impacted the students' perspectives regarding the need for postgraduate training and a career in public health dentistry. However, these trends need to be consolidated, and public policies continued and strengthened.&quot;,&quot;publisher&quot;:&quot;John Wiley and Sons Inc&quot;,&quot;issue&quot;:&quot;3&quot;,&quot;volume&quot;:&quot;27&quot;,&quot;container-title-short&quot;:&quot;&quot;},&quot;isTemporary&quot;:false}]},{&quot;citationID&quot;:&quot;MENDELEY_CITATION_9878f67c-006a-4f43-b546-4f90fe7e2b5b&quot;,&quot;properties&quot;:{&quot;noteIndex&quot;:0},&quot;isEdited&quot;:false,&quot;manualOverride&quot;:{&quot;isManuallyOverridden&quot;:false,&quot;citeprocText&quot;:&quot;(Chaves et al., 2018; Rossi et al., 2018; L. P. de S. Santos et al., 2023)&quot;,&quot;manualOverrideText&quot;:&quot;&quot;},&quot;citationTag&quot;:&quot;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&quot;,&quot;citationItems&quot;:[{&quot;id&quot;:&quot;16c07066-6a01-3805-b267-91f59a19b5b0&quot;,&quot;itemData&quot;:{&quot;type&quot;:&quot;article-journal&quot;,&quot;id&quot;:&quot;16c07066-6a01-3805-b267-91f59a19b5b0&quot;,&quot;title&quot;:&quot;Política de Saúde Bucal no Brasil: transformações e rupturas entre 2018-2021&quot;,&quot;author&quot;:[{&quot;family&quot;:&quot;Santos&quot;,&quot;given&quot;:&quot;Lília Paula de Souza&quot;,&quot;parse-names&quot;:false,&quot;dropping-particle&quot;:&quot;&quot;,&quot;non-dropping-particle&quot;:&quot;&quot;},{&quot;family&quot;:&quot;Lima&quot;,&quot;given&quot;:&quot;Ana Maria Freire de Souza&quot;,&quot;parse-names&quot;:false,&quot;dropping-particle&quot;:&quot;&quot;,&quot;non-dropping-particle&quot;:&quot;&quot;},{&quot;family&quot;:&quot;Chaves&quot;,&quot;given&quot;:&quot;Sônia Cristina Lima&quot;,&quot;parse-names&quot;:false,&quot;dropping-particle&quot;:&quot;&quot;,&quot;non-dropping-particle&quot;:&quot;&quot;},{&quot;family&quot;:&quot;Vilela&quot;,&quot;given&quot;:&quot;Débora Maria Oliveira Cruz&quot;,&quot;parse-names&quot;:false,&quot;dropping-particle&quot;:&quot;&quot;,&quot;non-dropping-particle&quot;:&quot;&quot;},{&quot;family&quot;:&quot;Valente&quot;,&quot;given&quot;:&quot;Ana Paula Portugal Chagas&quot;,&quot;parse-names&quot;:false,&quot;dropping-particle&quot;:&quot;&quot;,&quot;non-dropping-particle&quot;:&quot;&quot;},{&quot;family&quot;:&quot;Rossi&quot;,&quot;given&quot;:&quot;Thaís Regis Aranha&quot;,&quot;parse-names&quot;:false,&quot;dropping-particle&quot;:&quot;&quot;,&quot;non-dropping-particle&quot;:&quot;&quot;}],&quot;container-title&quot;:&quot;Ciência &amp; Saúde Coletiva&quot;,&quot;container-title-short&quot;:&quot;Cien Saude Colet&quot;,&quot;DOI&quot;:&quot;10.1590/1413-81232023285.14002022&quot;,&quot;ISSN&quot;:&quot;1413-8123&quot;,&quot;issued&quot;:{&quot;date-parts&quot;:[[2023,5]]},&quot;page&quot;:&quot;1575-1587&quot;,&quot;abstract&quot;:&quot;Resumo Analisou-se a implementação da Política de Saúde Bucal no Brasil no período 2018-2021, através das ações institucionais, implantação dos serviços, resultados alcançados e financiamento federal. Estudo de monitoramento, a partir da análise documental e de dados secundários, obtidos em sites institucionais, sistemas de informações governamentais e notícias publicadas por entidades odontológicas. Todos os indicadores de resultados monitorados apresentaram expressiva redução dos valores entre 2020-2021, com agravamento desde 2018, como a cobertura da primeira consulta odontológica e ação coletiva de escovação dental supervisionada, que chegou a 1,8% e 0,02% em 2021, respectivamente. Observa-se uma queda do financiamento federal nos anos 2018-2019 (8,45%), com crescimento em 2020 (59,53%) e nova diminuição em 2021 (5,18%). O período analisado foi marcado por crise econômica e política, agravadas pela crise sanitária, decorrente da pandemia do COVID-19. Contexto que influenciou o funcionamento dos serviços de saúde no Brasil. No caso particular da saúde bucal, verificou-se progressiva e acentuada redução dos resultados, ainda que a implantação dos serviços de atenção básica e especializada tenha se mantido estável.Abstract This study analyzed the implementation of Brazil’s National Oral Health Policy during the period 2018-2021, covering institutional actions, implementation of public dental services, results achieved, and federal funding. We conducted a retrospective descriptive study using documentary analysis and secondary data obtained from institutional websites, government information systems, and reports published by dental organizations. The findings show a significant reduction in funding between 2020 and 2021 and declining performance against indicators since 2018, such as coverage of first dental appointments and group supervised tooth brushing, which stood at 1.8% and 0.02%, respectively, in 2021. Federal funding dropped in 2018 and 2019 (8.45%), followed by an increase in 2020 (59.53%) and decrease in 2021 (-5.18%). The study period was marked by economic and political crises aggravated by the COVID-19 pandemic. This context influenced the functioning of health services in Brazil. There was a sharp reduction in performance against oral health indicators, while performance in primary health care and specialized care services remained stable.&quot;,&quot;publisher&quot;:&quot;FapUNIFESP (SciELO)&quot;,&quot;issue&quot;:&quot;5&quot;,&quot;volume&quot;:&quot;28&quot;},&quot;isTemporary&quot;:false},{&quot;id&quot;:&quot;9dec4d1b-9e25-3d1f-a245-9682305ac6a1&quot;,&quot;itemData&quot;:{&quot;type&quot;:&quot;article-journal&quot;,&quot;id&quot;:&quot;9dec4d1b-9e25-3d1f-a245-9682305ac6a1&quot;,&quot;title&quot;:&quot;Política de Saúde Bucal no Brasil: as transformações no período 2015-2017&quot;,&quot;author&quot;:[{&quot;family&quot;:&quot;Chaves&quot;,&quot;given&quot;:&quot;Sônia Cristina Lima&quot;,&quot;parse-names&quot;:false,&quot;dropping-particle&quot;:&quot;&quot;,&quot;non-dropping-particle&quot;:&quot;&quot;},{&quot;family&quot;:&quot;Almeida&quot;,&quot;given&quot;:&quot;Ana Maria Freire de Lima&quot;,&quot;parse-names&quot;:false,&quot;dropping-particle&quot;:&quot;&quot;,&quot;non-dropping-particle&quot;:&quot;&quot;},{&quot;family&quot;:&quot;Reis&quot;,&quot;given&quot;:&quot;Camila Santana&quot;,&quot;parse-names&quot;:false,&quot;dropping-particle&quot;:&quot;dos&quot;,&quot;non-dropping-particle&quot;:&quot;&quot;},{&quot;family&quot;:&quot;Rossi&quot;,&quot;given&quot;:&quot;Thais Regis Aranha&quot;,&quot;parse-names&quot;:false,&quot;dropping-particle&quot;:&quot;&quot;,&quot;non-dropping-particle&quot;:&quot;&quot;},{&quot;family&quot;:&quot;Barros&quot;,&quot;given&quot;:&quot;Sandra Garrido&quot;,&quot;parse-names&quot;:false,&quot;dropping-particle&quot;:&quot;de&quot;,&quot;non-dropping-particle&quot;:&quot;&quot;}],&quot;container-title&quot;:&quot;Saúde em Debate&quot;,&quot;DOI&quot;:&quot;10.1590/0103-11042018s206&quot;,&quot;ISSN&quot;:&quot;0103-1104&quot;,&quot;issued&quot;:{&quot;date-parts&quot;:[[2018,10]]},&quot;page&quot;:&quot;76-91&quot;,&quot;abstract&quot;:&quot;RESUMO Este estudo analisou a implementação da Política de Saúde Bucal no Brasil entre 2015 e 2017 em quatro componentes: ações institucionais, implantação, financiamento e resultados. Foram realizados acompanhamento dos sites do Ministério da Saúde (MS) e coleta de dados secundários sobre ações institucionais do MS, implantação dos serviços de Atenção Básica e Atenção Especializada, resultados alcançados (cobertura da primeira consulta odontológica, média de ação coletiva de escovação supervisionada e tratamentos especializados) e financiamento. Entre 2015 e 2017, houve aumento de 5,8% no número de Equipes de Saúde Bucal e de 6,4% no número de Centros de Especialidades Odontológicas. A cobertura de primeira consulta odontológica programática decresceu no período de 14,6% em 2015, para 10,5% em 2016 e 8,3% em 2017. Houve redução discreta do financiamento federal no ano de 2017, quando comparado a 2016. Verificou-se, em 2016, um cenário político restritivo para a saúde bucal na menor implantação de novos serviços, com mudanças sucessivas na coordenação nacional da política. É necessário aprofundar o estudo sobre o financiamento da política, visto que o aporte financeiro de 2016-2017 não está coerente com o pouco avanço na implantação e tendência de manutenção de resultados, com queda de indicadores específicos, como o de primeira consulta odontológica programática.ABSTRACT This study analyzed the implementation of the Oral Health Policy in Brazil between 2015-2017 in four components: institutional actions, implementation, financing and results. The Ministry of Health (MS) websites were monitored and secondary data were collected regarding institutional actions of the MS, implementation of Primary Dental Care and Specialized Dental Care, results (coverage of the first dental consultation, average collective action of supervised brushing and specialized treatments), and financing. Between 2015 and 2017, there was a 5.8% increase in the number of Oral Health Teams and a 6.4% increase in the number of Dental Specialties Centers. Coverage for the dental consultation fell from 14.6% in 2015 to 10.5% in 2016 and 8.3% in 2017. There was a slight reduction in federal funding in 2017 compared to 2016. A restrictive political scenario for oral health was found in 2016 in the smaller implantation of new services, with successive changes in the oral health policy national coordination. It is necessary to deepen the study on the financing of the policy, since the financial contribution of 2016-2017 is not consistent with the little advance in the implantation and tendency of maintenance of results, with decrease of specific indicators such as the first programmatic dental consultation.&quot;,&quot;publisher&quot;:&quot;FapUNIFESP (SciELO)&quot;,&quot;issue&quot;:&quot;spe2&quot;,&quot;volume&quot;:&quot;42&quot;,&quot;container-title-short&quot;:&quot;&quot;},&quot;isTemporary&quot;:false},{&quot;id&quot;:&quot;40b9b7c4-5ff5-337e-8aed-132f285ac344&quot;,&quot;itemData&quot;:{&quot;type&quot;:&quot;article-journal&quot;,&quot;id&quot;:&quot;40b9b7c4-5ff5-337e-8aed-132f285ac344&quot;,&quot;title&quot;:&quot;O financiamento federal da política de saúde bucal no Brasil entre 2003 e 2017&quot;,&quot;author&quot;:[{&quot;family&quot;:&quot;Rossi&quot;,&quot;given&quot;:&quot;Thais Regis Aranha&quot;,&quot;parse-names&quot;:false,&quot;dropping-particle&quot;:&quot;&quot;,&quot;non-dropping-particle&quot;:&quot;&quot;},{&quot;family&quot;:&quot;Chaves&quot;,&quot;given&quot;:&quot;Sonia Cristina Lima&quot;,&quot;parse-names&quot;:false,&quot;dropping-particle&quot;:&quot;&quot;,&quot;non-dropping-particle&quot;:&quot;&quot;},{&quot;family&quot;:&quot;Almeida&quot;,&quot;given&quot;:&quot;Ana Maria Freire de Lima&quot;,&quot;parse-names&quot;:false,&quot;dropping-particle&quot;:&quot;&quot;,&quot;non-dropping-particle&quot;:&quot;&quot;},{&quot;family&quot;:&quot;Santos&quot;,&quot;given&quot;:&quot;Carla Maria Lima&quot;,&quot;parse-names&quot;:false,&quot;dropping-particle&quot;:&quot;&quot;,&quot;non-dropping-particle&quot;:&quot;&quot;},{&quot;family&quot;:&quot;Santana&quot;,&quot;given&quot;:&quot;Sisse Figueredo&quot;,&quot;parse-names&quot;:false,&quot;dropping-particle&quot;:&quot;de&quot;,&quot;non-dropping-particle&quot;:&quot;&quot;}],&quot;container-title&quot;:&quot;Saúde em Debate&quot;,&quot;DOI&quot;:&quot;10.1590/0103-1104201811903&quot;,&quot;ISSN&quot;:&quot;0103-1104&quot;,&quot;issued&quot;:{&quot;date-parts&quot;:[[2018,10]]},&quot;page&quot;:&quot;826-836&quot;,&quot;abstract&quot;:&quot;RESUMO Este estudo descreveu e analisou os repasses financeiros federais para a Política Nacional de Saúde bucal (PNSB) no período 2003-2017. Realizou-se análise retrospectiva do financiamento federal da PNSB com dados coletados da base do Fundo Nacional de Saúde, nas rubricas relacionadas com a saúde bucal com correção de valores pelo Índice de Preços ao Consumidor (IPCA) até 2017. A série histórica dos repasses para a atenção em saúde bucal no período 2003-2017 mostrou um gasto federal crescente até 2012, com queda no início de 2013, manutenção de valores de 2013 a 2016 e discreta redução em 2017, chegando a R$ 1.059.555.548,48 neste último ano. Isso significou que o percentual de repasse do governo federal para a saúde bucal em relação ao repasse total passou de 0,62% em 2003 para 1,63% em 2017. Observou-se um aumento da participação percentual do financiamento da Atenção Especializada, principalmente a partir de 2013, passando de 2,3% em 2008 para 21,6% em 2017. A Atenção Básica recebia 97,3% do financiamento federal em 2003 e apenas 78,3% em 2017. Medidas de austeridade fiscal e mudanças nos blocos de financiamento podem indicar um caminho institucionalizado de redução dos repasses federais na saúde que poderão impactar nessa política setorial específica.ABSTRACT This study described and analyzed the federal financial transfers for the Oral Health Policy in Brazil (PNSB), in the period 2003-2017. A retrospective analysis of the federal funding of the PNSB was carried out with data collected from the National Health Fund base under the headings related to oral health with correction of values by Consumer Price Index (IPCA) until 2017. The historical series of spending for oral health care in 2003-2017 showed a growing federal spending up to 2012, falling at the beginning of 2013, maintaining values from 2013 to 2016 and a slight reduction in 2017, reaching R$ 1,059,555,548.48 this past year. This meant that the percentage of federal government transfer to oral health in relation to the total transfer rate increased from 0.62% in 2003 to 1.63% in 2017. There was an increase in the percentage share of Specialized Care financing, mainly as of 2013, from 2.3% in 2008 to 21.6% in 2017. Primary Care received 97.3% of federal funding in 2003 and only 78.3% in 2017. The investment has been low. Fiscal austerity measures and changes in funding blocks may indicate an institutionalized path of reduction of federal transfer in health, which may impact this particular sectoral policy.&quot;,&quot;publisher&quot;:&quot;FapUNIFESP (SciELO)&quot;,&quot;issue&quot;:&quot;119&quot;,&quot;volume&quot;:&quot;42&quot;,&quot;container-title-short&quot;:&quot;&quot;},&quot;isTemporary&quot;:false}]},{&quot;citationID&quot;:&quot;MENDELEY_CITATION_d65a6cdb-a168-48d3-a957-cbc4bd13735e&quot;,&quot;properties&quot;:{&quot;noteIndex&quot;:0},&quot;isEdited&quot;:false,&quot;manualOverride&quot;:{&quot;isManuallyOverridden&quot;:true,&quot;citeprocText&quot;:&quot;(L. P. de S. Santos et al., 2023)&quot;,&quot;manualOverrideText&quot;:&quot;(Santos et al., 2023)&quot;},&quot;citationTag&quot;:&quot;MENDELEY_CITATION_v3_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&quot;,&quot;citationItems&quot;:[{&quot;id&quot;:&quot;16c07066-6a01-3805-b267-91f59a19b5b0&quot;,&quot;itemData&quot;:{&quot;type&quot;:&quot;article-journal&quot;,&quot;id&quot;:&quot;16c07066-6a01-3805-b267-91f59a19b5b0&quot;,&quot;title&quot;:&quot;Política de Saúde Bucal no Brasil: transformações e rupturas entre 2018-2021&quot;,&quot;author&quot;:[{&quot;family&quot;:&quot;Santos&quot;,&quot;given&quot;:&quot;Lília Paula de Souza&quot;,&quot;parse-names&quot;:false,&quot;dropping-particle&quot;:&quot;&quot;,&quot;non-dropping-particle&quot;:&quot;&quot;},{&quot;family&quot;:&quot;Lima&quot;,&quot;given&quot;:&quot;Ana Maria Freire de Souza&quot;,&quot;parse-names&quot;:false,&quot;dropping-particle&quot;:&quot;&quot;,&quot;non-dropping-particle&quot;:&quot;&quot;},{&quot;family&quot;:&quot;Chaves&quot;,&quot;given&quot;:&quot;Sônia Cristina Lima&quot;,&quot;parse-names&quot;:false,&quot;dropping-particle&quot;:&quot;&quot;,&quot;non-dropping-particle&quot;:&quot;&quot;},{&quot;family&quot;:&quot;Vilela&quot;,&quot;given&quot;:&quot;Débora Maria Oliveira Cruz&quot;,&quot;parse-names&quot;:false,&quot;dropping-particle&quot;:&quot;&quot;,&quot;non-dropping-particle&quot;:&quot;&quot;},{&quot;family&quot;:&quot;Valente&quot;,&quot;given&quot;:&quot;Ana Paula Portugal Chagas&quot;,&quot;parse-names&quot;:false,&quot;dropping-particle&quot;:&quot;&quot;,&quot;non-dropping-particle&quot;:&quot;&quot;},{&quot;family&quot;:&quot;Rossi&quot;,&quot;given&quot;:&quot;Thaís Regis Aranha&quot;,&quot;parse-names&quot;:false,&quot;dropping-particle&quot;:&quot;&quot;,&quot;non-dropping-particle&quot;:&quot;&quot;}],&quot;container-title&quot;:&quot;Ciência &amp; Saúde Coletiva&quot;,&quot;container-title-short&quot;:&quot;Cien Saude Colet&quot;,&quot;DOI&quot;:&quot;10.1590/1413-81232023285.14002022&quot;,&quot;ISSN&quot;:&quot;1413-8123&quot;,&quot;issued&quot;:{&quot;date-parts&quot;:[[2023,5]]},&quot;page&quot;:&quot;1575-1587&quot;,&quot;abstract&quot;:&quot;Resumo Analisou-se a implementação da Política de Saúde Bucal no Brasil no período 2018-2021, através das ações institucionais, implantação dos serviços, resultados alcançados e financiamento federal. Estudo de monitoramento, a partir da análise documental e de dados secundários, obtidos em sites institucionais, sistemas de informações governamentais e notícias publicadas por entidades odontológicas. Todos os indicadores de resultados monitorados apresentaram expressiva redução dos valores entre 2020-2021, com agravamento desde 2018, como a cobertura da primeira consulta odontológica e ação coletiva de escovação dental supervisionada, que chegou a 1,8% e 0,02% em 2021, respectivamente. Observa-se uma queda do financiamento federal nos anos 2018-2019 (8,45%), com crescimento em 2020 (59,53%) e nova diminuição em 2021 (5,18%). O período analisado foi marcado por crise econômica e política, agravadas pela crise sanitária, decorrente da pandemia do COVID-19. Contexto que influenciou o funcionamento dos serviços de saúde no Brasil. No caso particular da saúde bucal, verificou-se progressiva e acentuada redução dos resultados, ainda que a implantação dos serviços de atenção básica e especializada tenha se mantido estável.Abstract This study analyzed the implementation of Brazil’s National Oral Health Policy during the period 2018-2021, covering institutional actions, implementation of public dental services, results achieved, and federal funding. We conducted a retrospective descriptive study using documentary analysis and secondary data obtained from institutional websites, government information systems, and reports published by dental organizations. The findings show a significant reduction in funding between 2020 and 2021 and declining performance against indicators since 2018, such as coverage of first dental appointments and group supervised tooth brushing, which stood at 1.8% and 0.02%, respectively, in 2021. Federal funding dropped in 2018 and 2019 (8.45%), followed by an increase in 2020 (59.53%) and decrease in 2021 (-5.18%). The study period was marked by economic and political crises aggravated by the COVID-19 pandemic. This context influenced the functioning of health services in Brazil. There was a sharp reduction in performance against oral health indicators, while performance in primary health care and specialized care services remained stable.&quot;,&quot;publisher&quot;:&quot;FapUNIFESP (SciELO)&quot;,&quot;issue&quot;:&quot;5&quot;,&quot;volume&quot;:&quot;28&quot;},&quot;isTemporary&quot;:false}]},{&quot;citationID&quot;:&quot;MENDELEY_CITATION_9af95001-52a3-451f-9ed0-f449b4d56669&quot;,&quot;properties&quot;:{&quot;noteIndex&quot;:0},&quot;isEdited&quot;:false,&quot;manualOverride&quot;:{&quot;isManuallyOverridden&quot;:false,&quot;citeprocText&quot;:&quot;(Brasil, 2021b)&quot;,&quot;manualOverrideText&quot;:&quot;&quot;},&quot;citationTag&quot;:&quot;MENDELEY_CITATION_v3_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&quot;,&quot;citationItems&quot;:[{&quot;id&quot;:&quot;4a1c9fed-c15d-3a70-8e35-734bdec3fe3f&quot;,&quot;itemData&quot;:{&quot;type&quot;:&quot;report&quot;,&quot;id&quot;:&quot;4a1c9fed-c15d-3a70-8e35-734bdec3fe3f&quot;,&quot;title&quot;:&quot;Resolução nº 3, 2021 - Institui as Diretrizes Curriculares Nacionais do curso de graduação em Odontologia e dá outras providências&quot;,&quot;author&quot;:[{&quot;family&quot;:&quot;Brasil&quot;,&quot;given&quot;:&quot;&quot;,&quot;parse-names&quot;:false,&quot;dropping-particle&quot;:&quot;&quot;,&quot;non-dropping-particle&quot;:&quot;&quot;}],&quot;issued&quot;:{&quot;date-parts&quot;:[[2021]]},&quot;container-title-short&quot;:&quot;&quot;},&quot;isTemporary&quot;:false}]},{&quot;citationID&quot;:&quot;MENDELEY_CITATION_1acb6bc1-cfaf-4413-872e-1dc7c3be17bf&quot;,&quot;properties&quot;:{&quot;noteIndex&quot;:0},&quot;isEdited&quot;:false,&quot;manualOverride&quot;:{&quot;isManuallyOverridden&quot;:false,&quot;citeprocText&quot;:&quot;(Brasil, 2024)&quot;,&quot;manualOverrideText&quot;:&quot;&quot;},&quot;citationTag&quot;:&quot;MENDELEY_CITATION_v3_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&quot;,&quot;citationItems&quot;:[{&quot;id&quot;:&quot;039ce23c-c310-33e4-9ff5-17517b13e0fc&quot;,&quot;itemData&quot;:{&quot;type&quot;:&quot;book&quot;,&quot;id&quot;:&quot;039ce23c-c310-33e4-9ff5-17517b13e0fc&quot;,&quot;title&quot;:&quot;Política Nacional de Saúde Bucal - Ações estratégicas para implementar as diretrizes da Lei nº 14.572/23&quot;,&quot;author&quot;:[{&quot;family&quot;:&quot;Brasil&quot;,&quot;given&quot;:&quot;&quot;,&quot;parse-names&quot;:false,&quot;dropping-particle&quot;:&quot;&quot;,&quot;non-dropping-particle&quot;:&quot;&quot;}],&quot;ISBN&quot;:&quot;9786559936328&quot;,&quot;URL&quot;:&quot;http://bvsms.saude.gov.br.&quot;,&quot;issued&quot;:{&quot;date-parts&quot;:[[2024]]},&quot;publisher&quot;:&quot;Ministério da Saúde&quot;,&quot;container-title-short&quot;:&quot;&quot;},&quot;isTemporary&quot;:false}]},{&quot;citationID&quot;:&quot;MENDELEY_CITATION_72bd6159-f1a4-48b8-b726-4ec383d799f5&quot;,&quot;properties&quot;:{&quot;noteIndex&quot;:0},&quot;isEdited&quot;:false,&quot;manualOverride&quot;:{&quot;isManuallyOverridden&quot;:false,&quot;citeprocText&quot;:&quot;(Brasil, 2023)&quot;,&quot;manualOverrideText&quot;:&quot;&quot;},&quot;citationTag&quot;:&quot;MENDELEY_CITATION_v3_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&quot;,&quot;citationItems&quot;:[{&quot;id&quot;:&quot;b9259585-417a-3e29-b546-302d6dfc7f31&quot;,&quot;itemData&quot;:{&quot;type&quot;:&quot;webpage&quot;,&quot;id&quot;:&quot;b9259585-417a-3e29-b546-302d6dfc7f31&quot;,&quot;title&quot;:&quot;Saúde bucal terá orçamento dobrado para o ano de 2024&quot;,&quot;author&quot;:[{&quot;family&quot;:&quot;Brasil&quot;,&quot;given&quot;:&quot;&quot;,&quot;parse-names&quot;:false,&quot;dropping-particle&quot;:&quot;&quot;,&quot;non-dropping-particle&quot;:&quot;&quot;}],&quot;container-title&quot;:&quot;https://www.gov.br/saude/pt-br/assuntos/noticias/2023/novembro/saude-bucal-tera-orcamento-dobrado-para-o-ano-de-2024&quot;,&quot;issued&quot;:{&quot;date-parts&quot;:[[2023]]},&quot;container-title-short&quot;:&quot;&quot;},&quot;isTemporary&quot;:false}]},{&quot;citationID&quot;:&quot;MENDELEY_CITATION_6dfa3561-014e-4251-9bcc-4b05238ab4aa&quot;,&quot;properties&quot;:{&quot;noteIndex&quot;:0},&quot;isEdited&quot;:false,&quot;manualOverride&quot;:{&quot;isManuallyOverridden&quot;:false,&quot;citeprocText&quot;:&quot;(Brasil, 2024)&quot;,&quot;manualOverrideText&quot;:&quot;&quot;},&quot;citationTag&quot;:&quot;MENDELEY_CITATION_v3_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&quot;,&quot;citationItems&quot;:[{&quot;id&quot;:&quot;039ce23c-c310-33e4-9ff5-17517b13e0fc&quot;,&quot;itemData&quot;:{&quot;type&quot;:&quot;book&quot;,&quot;id&quot;:&quot;039ce23c-c310-33e4-9ff5-17517b13e0fc&quot;,&quot;title&quot;:&quot;Política Nacional de Saúde Bucal - Ações estratégicas para implementar as diretrizes da Lei nº 14.572/23&quot;,&quot;author&quot;:[{&quot;family&quot;:&quot;Brasil&quot;,&quot;given&quot;:&quot;&quot;,&quot;parse-names&quot;:false,&quot;dropping-particle&quot;:&quot;&quot;,&quot;non-dropping-particle&quot;:&quot;&quot;}],&quot;ISBN&quot;:&quot;9786559936328&quot;,&quot;URL&quot;:&quot;http://bvsms.saude.gov.br.&quot;,&quot;issued&quot;:{&quot;date-parts&quot;:[[2024]]},&quot;publisher&quot;:&quot;Ministério da Saúde&quot;,&quot;container-title-short&quot;:&quot;&quot;},&quot;isTemporary&quot;:false}]},{&quot;citationID&quot;:&quot;MENDELEY_CITATION_4a87f134-2594-4778-b0cc-9f437781c99f&quot;,&quot;properties&quot;:{&quot;noteIndex&quot;:0},&quot;isEdited&quot;:false,&quot;manualOverride&quot;:{&quot;isManuallyOverridden&quot;:false,&quot;citeprocText&quot;:&quot;(Rees et al., 2023; Sonderegger et al., 2021)&quot;,&quot;manualOverrideText&quot;:&quot;&quot;},&quot;citationTag&quot;:&quot;MENDELEY_CITATION_v3_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&quot;,&quot;citationItems&quot;:[{&quot;id&quot;:&quot;d052f1b0-74e8-30bb-9f9e-1115c4aa7153&quot;,&quot;itemData&quot;:{&quot;type&quot;:&quot;article&quot;,&quot;id&quot;:&quot;d052f1b0-74e8-30bb-9f9e-1115c4aa7153&quot;,&quot;title&quot;:&quot;Are Sustainable Health Workforces Possible? Issues and a Possible Remedy&quot;,&quot;author&quot;:[{&quot;family&quot;:&quot;Rees&quot;,&quot;given&quot;:&quot;Gareth H.&quot;,&quot;parse-names&quot;:false,&quot;dropping-particle&quot;:&quot;&quot;,&quot;non-dropping-particle&quot;:&quot;&quot;},{&quot;family&quot;:&quot;James&quot;,&quot;given&quot;:&quot;Rosemary&quot;,&quot;parse-names&quot;:false,&quot;dropping-particle&quot;:&quot;&quot;,&quot;non-dropping-particle&quot;:&quot;&quot;},{&quot;family&quot;:&quot;Samadashvili&quot;,&quot;given&quot;:&quot;Levan&quot;,&quot;parse-names&quot;:false,&quot;dropping-particle&quot;:&quot;&quot;,&quot;non-dropping-particle&quot;:&quot;&quot;},{&quot;family&quot;:&quot;Scotter&quot;,&quot;given&quot;:&quot;Cris&quot;,&quot;parse-names&quot;:false,&quot;dropping-particle&quot;:&quot;&quot;,&quot;non-dropping-particle&quot;:&quot;&quot;}],&quot;container-title&quot;:&quot;Sustainability (Switzerland)&quot;,&quot;DOI&quot;:&quot;10.3390/su15043596&quot;,&quot;ISSN&quot;:&quot;20711050&quot;,&quot;issued&quot;:{&quot;date-parts&quot;:[[2023,2,1]]},&quot;abstract&quot;:&quot;The 2020–2022 period of the global COVID-19 pandemic exposed the fact that many countries health systems had inadequate health workforce availability. This is despite sustainable health workforces being critical to health service and healthcare delivery, an acknowledgement that drove the significant investment and focus on health workforce development over the previous two decades. As such, this review article discusses health workforce governance and planning, notes its weaknesses, and identifies some of the barriers to the implementation of health workforce policy making and planning and the achievement of sustainable health workforces. Important is the recognition that health workforce planning is long-term in nature, while health workforce decision-making processes are dominated by political processes that have much shorter time frames. The article concludes by offering the approach of backcasting to overcome this dichotomy.&quot;,&quot;publisher&quot;:&quot;MDPI&quot;,&quot;issue&quot;:&quot;4&quot;,&quot;volume&quot;:&quot;15&quot;,&quot;container-title-short&quot;:&quot;&quot;},&quot;isTemporary&quot;:false},{&quot;id&quot;:&quot;53d39bf4-b5b1-3106-b430-2fcdee3a1a20&quot;,&quot;itemData&quot;:{&quot;type&quot;:&quot;article-journal&quot;,&quot;id&quot;:&quot;53d39bf4-b5b1-3106-b430-2fcdee3a1a20&quot;,&quot;title&quot;:&quot;Visualizing the drivers of an effective health workforce: a detailed, interactive logic model&quot;,&quot;author&quot;:[{&quot;family&quot;:&quot;Sonderegger&quot;,&quot;given&quot;:&quot;Serena&quot;,&quot;parse-names&quot;:false,&quot;dropping-particle&quot;:&quot;&quot;,&quot;non-dropping-particle&quot;:&quot;&quot;},{&quot;family&quot;:&quot;Bennett&quot;,&quot;given&quot;:&quot;Sara&quot;,&quot;parse-names&quot;:false,&quot;dropping-particle&quot;:&quot;&quot;,&quot;non-dropping-particle&quot;:&quot;&quot;},{&quot;family&quot;:&quot;Sriram&quot;,&quot;given&quot;:&quot;Veena&quot;,&quot;parse-names&quot;:false,&quot;dropping-particle&quot;:&quot;&quot;,&quot;non-dropping-particle&quot;:&quot;&quot;},{&quot;family&quot;:&quot;Lalani&quot;,&quot;given&quot;:&quot;Ummekulsoom&quot;,&quot;parse-names&quot;:false,&quot;dropping-particle&quot;:&quot;&quot;,&quot;non-dropping-particle&quot;:&quot;&quot;},{&quot;family&quot;:&quot;Hariyani&quot;,&quot;given&quot;:&quot;Shreya&quot;,&quot;parse-names&quot;:false,&quot;dropping-particle&quot;:&quot;&quot;,&quot;non-dropping-particle&quot;:&quot;&quot;},{&quot;family&quot;:&quot;Roberton&quot;,&quot;given&quot;:&quot;Timothy&quot;,&quot;parse-names&quot;:false,&quot;dropping-particle&quot;:&quot;&quot;,&quot;non-dropping-particle&quot;:&quot;&quot;}],&quot;container-title&quot;:&quot;Human Resources for Health&quot;,&quot;DOI&quot;:&quot;10.1186/s12960-021-00570-7&quot;,&quot;ISSN&quot;:&quot;14784491&quot;,&quot;PMID&quot;:&quot;33706778&quot;,&quot;issued&quot;:{&quot;date-parts&quot;:[[2021,12,1]]},&quot;abstract&quot;:&quot;Background: A strong health workforce is a key building block of a well-functioning health system. To achieve health systems goals, policymakers need information on what works to improve and sustain health workforce performance. Most frameworks on health workforce planning and policymaking are high-level and conceptual, and do not provide a structure for synthesizing the growing body of empirical literature on the effectiveness of strategies to strengthen human resources for health (HRH). Our aim is to create a detailed, interactive logic model to map HRH evidence and inform policy development and decision-making. Methods: We reviewed existing conceptual frameworks and models on health workforce planning and policymaking. We included frameworks that were: (1) visual, (2) comprehensive (not concentrated on specific outcomes or strategies), and (3) designed to support decision-making. We compared and synthesized the frameworks to develop a detailed logic model and interactive evidence visualization tool. Results: Ten frameworks met our inclusion criteria. The resulting logic model, available at hrhvisualizer.org, allows for visualization of high-level linkages as well as a detailed understanding of the factors that affect health workforce outcomes. HRH data and governance systems interact with the context to affect how human resource policies are formulated and implemented. These policies affect HRH processes and strategies that influence health workforce outcomes and contribute to the overarching health systems goals of clinical quality, responsiveness, efficiency, and coverage. Unlike existing conceptual frameworks, this logic model has been operationalized in a highly visual, interactive platform that can be used to map the research informing policies and illuminating their underlying mechanisms. Conclusions: The interactive logic model presented in this paper will allow for comprehensive mapping of literature around effective strategies to strengthen HRH. It can aid researchers in communicating with policymakers about the evidence behind policy questions, thus supporting the translation of evidence to policy.&quot;,&quot;publisher&quot;:&quot;BioMed Central Ltd&quot;,&quot;issue&quot;:&quot;1&quot;,&quot;volume&quot;:&quot;19&quot;,&quot;container-title-short&quot;:&quot;Hum Resour Health&quot;},&quot;isTemporary&quot;:false}]},{&quot;citationID&quot;:&quot;MENDELEY_CITATION_31cabaad-bbc0-4e8c-9344-eea6c3f34a9c&quot;,&quot;properties&quot;:{&quot;noteIndex&quot;:0},&quot;isEdited&quot;:false,&quot;manualOverride&quot;:{&quot;isManuallyOverridden&quot;:false,&quot;citeprocText&quot;:&quot;(Galvão &amp;#38; Roncalli, 2021; Teixeira et al., 2023)&quot;,&quot;manualOverrideText&quot;:&quot;&quot;},&quot;citationTag&quot;:&quot;MENDELEY_CITATION_v3_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&quot;,&quot;citationItems&quot;:[{&quot;id&quot;:&quot;c1ed0e58-1a92-34b3-a606-93a46ec3ae59&quot;,&quot;itemData&quot;:{&quot;type&quot;:&quot;article-journal&quot;,&quot;id&quot;:&quot;c1ed0e58-1a92-34b3-a606-93a46ec3ae59&quot;,&quot;title&quot;:&quot;The use of dental services in the past year in the brazilian population: a systematic review with meta-analysis&quot;,&quot;author&quot;:[{&quot;family&quot;:&quot;Teixeira&quot;,&quot;given&quot;:&quot;Cinthia Nara Gadelha&quot;,&quot;parse-names&quot;:false,&quot;dropping-particle&quot;:&quot;&quot;,&quot;non-dropping-particle&quot;:&quot;&quot;},{&quot;family&quot;:&quot;Pereira&quot;,&quot;given&quot;:&quot;Sângela Maria da Silva&quot;,&quot;parse-names&quot;:false,&quot;dropping-particle&quot;:&quot;&quot;,&quot;non-dropping-particle&quot;:&quot;&quot;},{&quot;family&quot;:&quot;Hilgert&quot;,&quot;given&quot;:&quot;Juliana Balbinot&quot;,&quot;parse-names&quot;:false,&quot;dropping-particle&quot;:&quot;&quot;,&quot;non-dropping-particle&quot;:&quot;&quot;},{&quot;family&quot;:&quot;Oliveira&quot;,&quot;given&quot;:&quot;Neurinéia Margarida Alves&quot;,&quot;parse-names&quot;:false,&quot;dropping-particle&quot;:&quot;&quot;,&quot;non-dropping-particle&quot;:&quot;de&quot;},{&quot;family&quot;:&quot;Ribeiro&quot;,&quot;given&quot;:&quot;Cecília Cláudia Costa&quot;,&quot;parse-names&quot;:false,&quot;dropping-particle&quot;:&quot;&quot;,&quot;non-dropping-particle&quot;:&quot;&quot;},{&quot;family&quot;:&quot;Neves&quot;,&quot;given&quot;:&quot;Matheus&quot;,&quot;parse-names&quot;:false,&quot;dropping-particle&quot;:&quot;&quot;,&quot;non-dropping-particle&quot;:&quot;&quot;},{&quot;family&quot;:&quot;Thomaz&quot;,&quot;given&quot;:&quot;Erika Bárbara Abreu Fonseca&quot;,&quot;parse-names&quot;:false,&quot;dropping-particle&quot;:&quot;&quot;,&quot;non-dropping-particle&quot;:&quot;&quot;},{&quot;family&quot;:&quot;Hugo&quot;,&quot;given&quot;:&quot;Fernando Neves&quot;,&quot;parse-names&quot;:false,&quot;dropping-particle&quot;:&quot;&quot;,&quot;non-dropping-particle&quot;:&quot;&quot;},{&quot;family&quot;:&quot;Alves&quot;,&quot;given&quot;:&quot;Cláudia Maria Coelho&quot;,&quot;parse-names&quot;:false,&quot;dropping-particle&quot;:&quot;&quot;,&quot;non-dropping-particle&quot;:&quot;&quot;}],&quot;container-title&quot;:&quot;Ciencia e Saude Coletiva&quot;,&quot;DOI&quot;:&quot;10.1590/1413-81232023284.11452022&quot;,&quot;ISSN&quot;:&quot;16784561&quot;,&quot;PMID&quot;:&quot;37042890&quot;,&quot;issued&quot;:{&quot;date-parts&quot;:[[2023]]},&quot;page&quot;:&quot;1087-1100&quot;,&quot;abstract&quot;:&quot;The scope of this study was to ana-lyze the factors associated with the use of dental services in Brazil. The review strategy included PubMed, SciELO, LILACS, BBO, EMBASE, Scopus, WOS and Google Scholar databases, in addition to repositories and databases of disser-tations and theses. Studies were selected using the PEO (Population/Exposure/Outcomes) strategy. The outcome of this study was the use of dental services in the last year by the Brazilian popu-lation, treated as dichotomous variables for the following analyses: ≤ 1 year and &gt; 1 year. Man-tel-Haenszel random effect meta-analysis was performed, estimating Prevalence Ratios (PR) and 95% confidence intervals (95%CI). A total of 94 studies were selected. The majority (98%) had a cross-sectional design, with 63% derived from primary data. For the meta-analysis, 25 studies were included. The use of oral health services in the last year was associated with higher educa-tion (≥ 8 years of schooling) (PR = 0.49, (95%CI: 0.39-0.60)); higher family income (≥ 2 minimum wages) (RP = 0.79, (95%CI: 0.74-0.84)); and living in urban areas (RP = 0.79, (95%CI: 0.64-0.97)). The availability of dental services in the Unified Health System needs to be made readily accessible to people with lower income, less edu-cation and those living in rural areas.&quot;,&quot;publisher&quot;:&quot;Associacao Brasileira de Pos - Graduacao em Saude Coletiva&quot;,&quot;issue&quot;:&quot;4&quot;,&quot;volume&quot;:&quot;28&quot;,&quot;container-title-short&quot;:&quot;&quot;},&quot;isTemporary&quot;:false},{&quot;id&quot;:&quot;2b6dd72f-4b21-384c-9937-502594b9c335&quot;,&quot;itemData&quot;:{&quot;type&quot;:&quot;article-journal&quot;,&quot;id&quot;:&quot;2b6dd72f-4b21-384c-9937-502594b9c335&quot;,&quot;title&quot;:&quot;Does the implementation of a national oral health policy reduce inequalities in oral health services utilization? The Brazilian experience&quot;,&quot;author&quot;:[{&quot;family&quot;:&quot;Galvão&quot;,&quot;given&quot;:&quot;Maria Helena Rodrigues&quot;,&quot;parse-names&quot;:false,&quot;dropping-particle&quot;:&quot;&quot;,&quot;non-dropping-particle&quot;:&quot;&quot;},{&quot;family&quot;:&quot;Roncalli&quot;,&quot;given&quot;:&quot;Angelo Giuseppe&quot;,&quot;parse-names&quot;:false,&quot;dropping-particle&quot;:&quot;&quot;,&quot;non-dropping-particle&quot;:&quot;&quot;}],&quot;container-title&quot;:&quot;BMC Public Health&quot;,&quot;container-title-short&quot;:&quot;BMC Public Health&quot;,&quot;DOI&quot;:&quot;10.1186/s12889-021-10586-2&quot;,&quot;ISSN&quot;:&quot;14712458&quot;,&quot;PMID&quot;:&quot;33740941&quot;,&quot;issued&quot;:{&quot;date-parts&quot;:[[2021,12,1]]},&quot;abstract&quot;:&quot;Background: This study aimed to assess the trend in income-related inequalities in oral health services utilization by the Brazilian population from 1998 to 2013. This period represents a timeline that includes different stages of implementation of the National Oral Health Policy. Methods: The design was based on repeated cross-sectional surveys using secondary data from household-based studies carried out in Brazil in 1998, 2003, 2008, and 2013. The dependent variable was “having access to a dentist appointment at least once in a lifetime (yes/no).” Monthly household per capita income, based on Brazil’s minimum wage, was included as the main independent variable. To measure the inequalities in oral health access related to economic position, the following complex indexes based on regression were used: (a) the slope index of inequality (SII) and (b) the relative index of inequality (RII). Results: There was a reduction in the percentage of individuals who never had a dentist appointment for all age groups and income classifications. In general, there was a reduction trend in absolute inequality for all age groups (p &lt; 0.001). The relative inequality and reduction trend were different between the age groups studied. Conclusions: The National Oral Health Policy was very important for expanding free of charge, public access to dental appointment. However, despite policy implementation, there continues to be high levels of inequality in access to dental consultation. Assessing which strategies are necessary to overcome this challenge is discussed.&quot;,&quot;publisher&quot;:&quot;BioMed Central Ltd&quot;,&quot;issue&quot;:&quot;1&quot;,&quot;volume&quot;:&quot;21&quot;},&quot;isTemporary&quot;:false}]}]"/>
    <we:property name="MENDELEY_CITATIONS_LOCALE_CODE" value="&quot;en-US&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8710D8-67FD-4300-B025-1C190F417B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732</TotalTime>
  <Pages>1</Pages>
  <Words>10196</Words>
  <Characters>55063</Characters>
  <Application>Microsoft Office Word</Application>
  <DocSecurity>0</DocSecurity>
  <Lines>458</Lines>
  <Paragraphs>130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Pagotto</dc:creator>
  <cp:keywords/>
  <dc:description/>
  <cp:lastModifiedBy>Daniel Pagotto</cp:lastModifiedBy>
  <cp:revision>5</cp:revision>
  <dcterms:created xsi:type="dcterms:W3CDTF">2025-02-08T18:37:00Z</dcterms:created>
  <dcterms:modified xsi:type="dcterms:W3CDTF">2025-02-18T12:03:00Z</dcterms:modified>
</cp:coreProperties>
</file>